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DAD5" w14:textId="77777777" w:rsidR="00A55B53" w:rsidRPr="00831A9F" w:rsidRDefault="00A55B53" w:rsidP="00CF0833">
      <w:pPr>
        <w:jc w:val="center"/>
        <w:rPr>
          <w:b/>
        </w:rPr>
      </w:pPr>
    </w:p>
    <w:p w14:paraId="1983D9B3" w14:textId="16E93EC6" w:rsidR="00A55B53" w:rsidRPr="00123177" w:rsidRDefault="006D6615" w:rsidP="00A55B53">
      <w:pPr>
        <w:pStyle w:val="ProcessVersionNo"/>
      </w:pPr>
      <w:r>
        <w:rPr>
          <w:noProof/>
        </w:rPr>
        <w:drawing>
          <wp:inline distT="0" distB="0" distL="0" distR="0" wp14:anchorId="44DE1497" wp14:editId="6C90D23B">
            <wp:extent cx="2749550" cy="615950"/>
            <wp:effectExtent l="0" t="0" r="0" b="0"/>
            <wp:docPr id="1453560227"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60227" name="Picture 1" descr="A close-up of a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9550" cy="615950"/>
                    </a:xfrm>
                    <a:prstGeom prst="rect">
                      <a:avLst/>
                    </a:prstGeom>
                    <a:noFill/>
                    <a:ln>
                      <a:noFill/>
                    </a:ln>
                  </pic:spPr>
                </pic:pic>
              </a:graphicData>
            </a:graphic>
          </wp:inline>
        </w:drawing>
      </w:r>
    </w:p>
    <w:p w14:paraId="724363F8" w14:textId="77777777" w:rsidR="00A55B53" w:rsidRPr="00123177" w:rsidRDefault="00A55B53" w:rsidP="00A55B53"/>
    <w:p w14:paraId="1E5F06EC" w14:textId="77777777" w:rsidR="00A55B53" w:rsidRPr="00123177" w:rsidRDefault="00A55B53" w:rsidP="00A55B53"/>
    <w:p w14:paraId="3E995FE1" w14:textId="77777777" w:rsidR="00A55B53" w:rsidRPr="00123177" w:rsidRDefault="00A55B53" w:rsidP="00A55B53"/>
    <w:p w14:paraId="1D0013E8" w14:textId="77777777" w:rsidR="00A55B53" w:rsidRPr="00123177" w:rsidRDefault="00A55B53" w:rsidP="00A55B53">
      <w:r w:rsidRPr="00123177">
        <w:tab/>
      </w:r>
      <w:r w:rsidRPr="00123177">
        <w:tab/>
      </w:r>
      <w:r w:rsidRPr="00123177">
        <w:tab/>
      </w:r>
      <w:r w:rsidRPr="00123177">
        <w:tab/>
      </w:r>
    </w:p>
    <w:p w14:paraId="3F8E70AB" w14:textId="77777777" w:rsidR="00A55B53" w:rsidRPr="00123177" w:rsidRDefault="00A55B53" w:rsidP="00A55B53"/>
    <w:p w14:paraId="56851534" w14:textId="77777777" w:rsidR="00A55B53" w:rsidRPr="00123177" w:rsidRDefault="00A55B53" w:rsidP="00A55B53"/>
    <w:p w14:paraId="4A8B57DD" w14:textId="77777777" w:rsidR="00A55B53" w:rsidRPr="00123177" w:rsidRDefault="00A55B53" w:rsidP="00A55B53"/>
    <w:p w14:paraId="5EB6894F" w14:textId="77777777" w:rsidR="00A55B53" w:rsidRPr="00123177" w:rsidRDefault="00A55B53" w:rsidP="00A55B53"/>
    <w:p w14:paraId="1BBE753E" w14:textId="77777777" w:rsidR="00A55B53" w:rsidRPr="00123177" w:rsidRDefault="00A55B53" w:rsidP="00A55B53"/>
    <w:p w14:paraId="74A48152" w14:textId="77777777" w:rsidR="00A55B53" w:rsidRPr="00123177" w:rsidRDefault="00A55B53" w:rsidP="00A55B53"/>
    <w:p w14:paraId="660210A9" w14:textId="77777777" w:rsidR="00A55B53" w:rsidRPr="00123177" w:rsidRDefault="00A55B53" w:rsidP="00A55B53"/>
    <w:p w14:paraId="7846168E" w14:textId="77777777" w:rsidR="00A55B53" w:rsidRPr="00123177" w:rsidRDefault="00A55B53" w:rsidP="00A55B53">
      <w:pPr>
        <w:jc w:val="center"/>
        <w:rPr>
          <w:b/>
          <w:sz w:val="36"/>
          <w:szCs w:val="36"/>
        </w:rPr>
      </w:pPr>
      <w:r w:rsidRPr="00123177">
        <w:rPr>
          <w:b/>
          <w:color w:val="2B579A"/>
          <w:sz w:val="40"/>
          <w:szCs w:val="40"/>
          <w:shd w:val="clear" w:color="auto" w:fill="E6E6E6"/>
        </w:rPr>
        <w:fldChar w:fldCharType="begin"/>
      </w:r>
      <w:r w:rsidRPr="00123177">
        <w:rPr>
          <w:b/>
          <w:bCs/>
          <w:sz w:val="40"/>
          <w:szCs w:val="40"/>
        </w:rPr>
        <w:instrText xml:space="preserve"> DOCPROPERTY "Title"</w:instrText>
      </w:r>
      <w:r w:rsidRPr="00123177">
        <w:rPr>
          <w:b/>
          <w:color w:val="2B579A"/>
          <w:sz w:val="40"/>
          <w:szCs w:val="40"/>
          <w:shd w:val="clear" w:color="auto" w:fill="E6E6E6"/>
        </w:rPr>
        <w:fldChar w:fldCharType="separate"/>
      </w:r>
      <w:r w:rsidRPr="00123177">
        <w:rPr>
          <w:b/>
          <w:bCs/>
          <w:sz w:val="40"/>
          <w:szCs w:val="40"/>
        </w:rPr>
        <w:t>Software Requirement Specification</w:t>
      </w:r>
      <w:r w:rsidRPr="00123177">
        <w:rPr>
          <w:b/>
          <w:color w:val="2B579A"/>
          <w:sz w:val="40"/>
          <w:szCs w:val="40"/>
          <w:shd w:val="clear" w:color="auto" w:fill="E6E6E6"/>
        </w:rPr>
        <w:fldChar w:fldCharType="end"/>
      </w:r>
    </w:p>
    <w:p w14:paraId="33DC4CC2" w14:textId="77777777" w:rsidR="00A55B53" w:rsidRPr="00123177" w:rsidRDefault="00A55B53" w:rsidP="00A55B53">
      <w:pPr>
        <w:pStyle w:val="BodyText"/>
        <w:spacing w:line="259" w:lineRule="auto"/>
        <w:jc w:val="center"/>
        <w:rPr>
          <w:b/>
          <w:bCs/>
          <w:sz w:val="36"/>
          <w:szCs w:val="36"/>
        </w:rPr>
      </w:pPr>
      <w:r w:rsidRPr="00123177">
        <w:rPr>
          <w:b/>
          <w:bCs/>
          <w:sz w:val="36"/>
          <w:szCs w:val="36"/>
        </w:rPr>
        <w:t>MAL P18 DC-DC</w:t>
      </w:r>
    </w:p>
    <w:p w14:paraId="25797C07" w14:textId="77777777" w:rsidR="00A55B53" w:rsidRPr="00123177" w:rsidRDefault="00A55B53" w:rsidP="00A55B53">
      <w:pPr>
        <w:pStyle w:val="BodyText"/>
        <w:jc w:val="center"/>
        <w:rPr>
          <w:b/>
          <w:sz w:val="36"/>
          <w:szCs w:val="36"/>
        </w:rPr>
      </w:pPr>
    </w:p>
    <w:p w14:paraId="4097F24F" w14:textId="77777777" w:rsidR="00A55B53" w:rsidRPr="00123177" w:rsidRDefault="00A55B53" w:rsidP="00A55B53">
      <w:pPr>
        <w:pStyle w:val="ProcessVersionNo"/>
        <w:tabs>
          <w:tab w:val="left" w:pos="3420"/>
        </w:tabs>
        <w:jc w:val="left"/>
      </w:pPr>
      <w:r w:rsidRPr="00123177">
        <w:tab/>
      </w:r>
    </w:p>
    <w:tbl>
      <w:tblPr>
        <w:tblW w:w="0" w:type="auto"/>
        <w:jc w:val="center"/>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left w:w="72" w:type="dxa"/>
          <w:right w:w="72" w:type="dxa"/>
        </w:tblCellMar>
        <w:tblLook w:val="0000" w:firstRow="0" w:lastRow="0" w:firstColumn="0" w:lastColumn="0" w:noHBand="0" w:noVBand="0"/>
      </w:tblPr>
      <w:tblGrid>
        <w:gridCol w:w="3240"/>
        <w:gridCol w:w="3418"/>
      </w:tblGrid>
      <w:tr w:rsidR="00A55B53" w:rsidRPr="00123177" w14:paraId="2223A086" w14:textId="77777777" w:rsidTr="00535342">
        <w:trPr>
          <w:trHeight w:val="2020"/>
          <w:jc w:val="center"/>
        </w:trPr>
        <w:tc>
          <w:tcPr>
            <w:tcW w:w="3240" w:type="dxa"/>
            <w:tcBorders>
              <w:top w:val="single" w:sz="2" w:space="0" w:color="FFFFFF"/>
              <w:left w:val="single" w:sz="2" w:space="0" w:color="FFFFFF"/>
              <w:bottom w:val="single" w:sz="2" w:space="0" w:color="FFFFFF"/>
              <w:right w:val="single" w:sz="2" w:space="0" w:color="FFFFFF"/>
            </w:tcBorders>
          </w:tcPr>
          <w:p w14:paraId="20378B68" w14:textId="77777777" w:rsidR="00A55B53" w:rsidRPr="00123177" w:rsidRDefault="00A55B53" w:rsidP="00535342">
            <w:pPr>
              <w:pStyle w:val="TableText"/>
              <w:rPr>
                <w:b/>
              </w:rPr>
            </w:pPr>
            <w:r w:rsidRPr="00123177">
              <w:rPr>
                <w:b/>
              </w:rPr>
              <w:t>Version</w:t>
            </w:r>
          </w:p>
          <w:p w14:paraId="0DEBCBEF" w14:textId="77777777" w:rsidR="00A55B53" w:rsidRPr="00123177" w:rsidRDefault="00A55B53" w:rsidP="00535342">
            <w:pPr>
              <w:pStyle w:val="TableText"/>
              <w:rPr>
                <w:b/>
              </w:rPr>
            </w:pPr>
            <w:r w:rsidRPr="00123177">
              <w:rPr>
                <w:b/>
              </w:rPr>
              <w:t>Status</w:t>
            </w:r>
          </w:p>
          <w:p w14:paraId="29FB3750" w14:textId="77777777" w:rsidR="00A55B53" w:rsidRPr="00123177" w:rsidRDefault="00A55B53" w:rsidP="00535342">
            <w:pPr>
              <w:pStyle w:val="TableText"/>
              <w:rPr>
                <w:b/>
              </w:rPr>
            </w:pPr>
            <w:r w:rsidRPr="00123177">
              <w:rPr>
                <w:b/>
              </w:rPr>
              <w:t>Date</w:t>
            </w:r>
          </w:p>
        </w:tc>
        <w:tc>
          <w:tcPr>
            <w:tcW w:w="3418" w:type="dxa"/>
            <w:tcBorders>
              <w:top w:val="single" w:sz="2" w:space="0" w:color="FFFFFF"/>
              <w:left w:val="single" w:sz="2" w:space="0" w:color="FFFFFF"/>
              <w:bottom w:val="single" w:sz="2" w:space="0" w:color="FFFFFF"/>
              <w:right w:val="single" w:sz="2" w:space="0" w:color="FFFFFF"/>
            </w:tcBorders>
          </w:tcPr>
          <w:p w14:paraId="2585C757" w14:textId="1B918FEB" w:rsidR="00A55B53" w:rsidRPr="00123177" w:rsidRDefault="00463DCC" w:rsidP="00535342">
            <w:pPr>
              <w:pStyle w:val="TableText"/>
            </w:pPr>
            <w:r>
              <w:t>1.</w:t>
            </w:r>
            <w:r w:rsidR="00DE4F13">
              <w:t>2</w:t>
            </w:r>
          </w:p>
          <w:p w14:paraId="183D0ED4" w14:textId="77777777" w:rsidR="00A55B53" w:rsidRPr="00123177" w:rsidRDefault="00A55B53" w:rsidP="00535342">
            <w:pPr>
              <w:pStyle w:val="TableText"/>
            </w:pPr>
            <w:r w:rsidRPr="00123177">
              <w:t>Draft</w:t>
            </w:r>
          </w:p>
          <w:p w14:paraId="796E93A9" w14:textId="0D206840" w:rsidR="00A55B53" w:rsidRPr="00123177" w:rsidRDefault="00463DCC" w:rsidP="00535342">
            <w:pPr>
              <w:pStyle w:val="TableText"/>
            </w:pPr>
            <w:r>
              <w:t>1</w:t>
            </w:r>
            <w:r w:rsidR="00DE4F13">
              <w:t>1</w:t>
            </w:r>
            <w:r w:rsidRPr="00463DCC">
              <w:rPr>
                <w:vertAlign w:val="superscript"/>
              </w:rPr>
              <w:t>th</w:t>
            </w:r>
            <w:r>
              <w:t xml:space="preserve"> </w:t>
            </w:r>
            <w:r w:rsidR="00DE4F13">
              <w:t>Jul</w:t>
            </w:r>
            <w:r w:rsidR="00B00C60">
              <w:t>y</w:t>
            </w:r>
            <w:r w:rsidR="00A55B53" w:rsidRPr="00123177">
              <w:t xml:space="preserve"> 2024</w:t>
            </w:r>
          </w:p>
        </w:tc>
      </w:tr>
      <w:tr w:rsidR="00A55B53" w:rsidRPr="00123177" w14:paraId="554BCBEA" w14:textId="77777777" w:rsidTr="00535342">
        <w:trPr>
          <w:trHeight w:val="2020"/>
          <w:jc w:val="center"/>
        </w:trPr>
        <w:tc>
          <w:tcPr>
            <w:tcW w:w="3240" w:type="dxa"/>
            <w:tcBorders>
              <w:top w:val="single" w:sz="2" w:space="0" w:color="FFFFFF"/>
              <w:left w:val="single" w:sz="2" w:space="0" w:color="FFFFFF"/>
              <w:bottom w:val="single" w:sz="2" w:space="0" w:color="FFFFFF"/>
              <w:right w:val="single" w:sz="2" w:space="0" w:color="FFFFFF"/>
            </w:tcBorders>
          </w:tcPr>
          <w:p w14:paraId="4BD1FE55" w14:textId="77777777" w:rsidR="00A55B53" w:rsidRPr="00123177" w:rsidRDefault="00A55B53" w:rsidP="00535342">
            <w:pPr>
              <w:pStyle w:val="TableText"/>
              <w:rPr>
                <w:b/>
              </w:rPr>
            </w:pPr>
          </w:p>
        </w:tc>
        <w:tc>
          <w:tcPr>
            <w:tcW w:w="3418" w:type="dxa"/>
            <w:tcBorders>
              <w:top w:val="single" w:sz="2" w:space="0" w:color="FFFFFF"/>
              <w:left w:val="single" w:sz="2" w:space="0" w:color="FFFFFF"/>
              <w:bottom w:val="single" w:sz="2" w:space="0" w:color="FFFFFF"/>
              <w:right w:val="single" w:sz="2" w:space="0" w:color="FFFFFF"/>
            </w:tcBorders>
          </w:tcPr>
          <w:p w14:paraId="5216F1EC" w14:textId="77777777" w:rsidR="00A55B53" w:rsidRPr="00123177" w:rsidRDefault="00A55B53" w:rsidP="00535342">
            <w:pPr>
              <w:pStyle w:val="TableText"/>
            </w:pPr>
          </w:p>
        </w:tc>
      </w:tr>
    </w:tbl>
    <w:p w14:paraId="57DAC066" w14:textId="77777777" w:rsidR="00A55B53" w:rsidRPr="00123177" w:rsidRDefault="00A55B53" w:rsidP="00A55B53">
      <w:pPr>
        <w:pStyle w:val="ProcessVersionNo"/>
        <w:tabs>
          <w:tab w:val="left" w:pos="3420"/>
        </w:tabs>
        <w:jc w:val="left"/>
      </w:pPr>
    </w:p>
    <w:p w14:paraId="7E13F493" w14:textId="77777777" w:rsidR="00A55B53" w:rsidRPr="00123177" w:rsidRDefault="00A55B53" w:rsidP="00A55B53">
      <w:pPr>
        <w:pStyle w:val="ProcessVersionNo"/>
        <w:jc w:val="left"/>
      </w:pPr>
    </w:p>
    <w:p w14:paraId="5E9A9E57" w14:textId="77777777" w:rsidR="00A55B53" w:rsidRPr="00123177" w:rsidRDefault="00A55B53" w:rsidP="00A55B53">
      <w:pPr>
        <w:pStyle w:val="ProcessVersionNo"/>
        <w:jc w:val="left"/>
      </w:pPr>
    </w:p>
    <w:p w14:paraId="4ECE0DAB" w14:textId="77777777" w:rsidR="00A55B53" w:rsidRPr="00123177" w:rsidRDefault="00A55B53" w:rsidP="00A55B53">
      <w:pPr>
        <w:pStyle w:val="ProcessVersionNo"/>
        <w:jc w:val="left"/>
      </w:pPr>
    </w:p>
    <w:p w14:paraId="51EF3D13" w14:textId="77777777" w:rsidR="00A55B53" w:rsidRPr="00123177" w:rsidRDefault="00A55B53" w:rsidP="00A55B53">
      <w:pPr>
        <w:pStyle w:val="ProcessVersionNo"/>
        <w:jc w:val="left"/>
      </w:pPr>
    </w:p>
    <w:p w14:paraId="6206E794" w14:textId="77777777" w:rsidR="00A55B53" w:rsidRPr="00123177" w:rsidRDefault="00A55B53" w:rsidP="00A55B53"/>
    <w:p w14:paraId="3DEF0543" w14:textId="77777777" w:rsidR="00A55B53" w:rsidRPr="00123177" w:rsidRDefault="00A55B53" w:rsidP="00A55B53">
      <w:pPr>
        <w:pStyle w:val="BodyText"/>
        <w:rPr>
          <w:b/>
        </w:rPr>
      </w:pPr>
      <w:r w:rsidRPr="00123177">
        <w:rPr>
          <w:b/>
        </w:rPr>
        <w:t>Confidentiality Notice</w:t>
      </w:r>
    </w:p>
    <w:p w14:paraId="15A9B5C8" w14:textId="4CA316F6" w:rsidR="00A55B53" w:rsidRPr="00123177" w:rsidRDefault="00A55B53" w:rsidP="00A55B53">
      <w:pPr>
        <w:pStyle w:val="BodyText"/>
        <w:rPr>
          <w:sz w:val="18"/>
          <w:szCs w:val="18"/>
        </w:rPr>
      </w:pPr>
      <w:r w:rsidRPr="00123177">
        <w:rPr>
          <w:sz w:val="18"/>
          <w:szCs w:val="18"/>
        </w:rPr>
        <w:t xml:space="preserve">Copyright (c) </w:t>
      </w:r>
      <w:r w:rsidRPr="00123177">
        <w:rPr>
          <w:sz w:val="18"/>
          <w:szCs w:val="18"/>
        </w:rPr>
        <w:fldChar w:fldCharType="begin"/>
      </w:r>
      <w:r w:rsidRPr="00123177">
        <w:rPr>
          <w:sz w:val="18"/>
          <w:szCs w:val="18"/>
        </w:rPr>
        <w:instrText xml:space="preserve"> DATE \@"YYYY" </w:instrText>
      </w:r>
      <w:r w:rsidRPr="00123177">
        <w:rPr>
          <w:sz w:val="18"/>
          <w:szCs w:val="18"/>
        </w:rPr>
        <w:fldChar w:fldCharType="separate"/>
      </w:r>
      <w:r w:rsidR="00CF0833">
        <w:rPr>
          <w:noProof/>
          <w:sz w:val="18"/>
          <w:szCs w:val="18"/>
        </w:rPr>
        <w:t>2026</w:t>
      </w:r>
      <w:r w:rsidRPr="00123177">
        <w:rPr>
          <w:sz w:val="18"/>
          <w:szCs w:val="18"/>
        </w:rPr>
        <w:fldChar w:fldCharType="end"/>
      </w:r>
      <w:r w:rsidRPr="00123177">
        <w:rPr>
          <w:sz w:val="18"/>
          <w:szCs w:val="18"/>
        </w:rPr>
        <w:t xml:space="preserve"> eInfochips. - All rights reserved </w:t>
      </w:r>
    </w:p>
    <w:p w14:paraId="2AAF765A" w14:textId="77777777" w:rsidR="00A55B53" w:rsidRPr="00123177" w:rsidRDefault="00A55B53" w:rsidP="00A55B53">
      <w:pPr>
        <w:pStyle w:val="BodyText"/>
        <w:rPr>
          <w:sz w:val="18"/>
          <w:szCs w:val="18"/>
        </w:rPr>
      </w:pPr>
      <w:r w:rsidRPr="00123177">
        <w:rPr>
          <w:sz w:val="18"/>
          <w:szCs w:val="18"/>
        </w:rPr>
        <w:t>This document is authored by eInfochips and is eInfochips intellectual property, including the copyrights in all countries in the world. This document is provided under a license to use only with all other rights, including ownership rights, being retained by eInfochips. This file may not be distributed, copied, or reproduced in any manner, electronic or otherwise, without the express written consent of eInfochips.</w:t>
      </w:r>
    </w:p>
    <w:p w14:paraId="285C131E" w14:textId="77777777" w:rsidR="00A55B53" w:rsidRPr="00123177" w:rsidRDefault="00A55B53" w:rsidP="00A55B53">
      <w:pPr>
        <w:pStyle w:val="BodyText"/>
        <w:rPr>
          <w:sz w:val="18"/>
          <w:szCs w:val="18"/>
        </w:rPr>
      </w:pPr>
    </w:p>
    <w:p w14:paraId="6F56371E" w14:textId="710AF801" w:rsidR="00A55B53" w:rsidRPr="00123177" w:rsidRDefault="00A55B53" w:rsidP="00A55B53">
      <w:pPr>
        <w:pStyle w:val="BodyText"/>
        <w:rPr>
          <w:sz w:val="18"/>
          <w:szCs w:val="18"/>
        </w:rPr>
      </w:pPr>
      <w:r w:rsidRPr="00123177">
        <w:rPr>
          <w:sz w:val="18"/>
          <w:szCs w:val="18"/>
        </w:rPr>
        <w:t>Template Version 1.</w:t>
      </w:r>
      <w:r w:rsidR="006D6615">
        <w:rPr>
          <w:sz w:val="18"/>
          <w:szCs w:val="18"/>
        </w:rPr>
        <w:t>6</w:t>
      </w:r>
    </w:p>
    <w:p w14:paraId="598D7634" w14:textId="77777777" w:rsidR="00A55B53" w:rsidRPr="00123177" w:rsidRDefault="00A55B53" w:rsidP="00A55B53">
      <w:pPr>
        <w:sectPr w:rsidR="00A55B53" w:rsidRPr="00123177" w:rsidSect="00B04DD7">
          <w:headerReference w:type="default" r:id="rId12"/>
          <w:footerReference w:type="default" r:id="rId13"/>
          <w:pgSz w:w="11906" w:h="16838"/>
          <w:pgMar w:top="1440" w:right="1105" w:bottom="1224" w:left="1440" w:header="288" w:footer="994" w:gutter="0"/>
          <w:pgNumType w:start="1"/>
          <w:cols w:space="720"/>
          <w:docGrid w:linePitch="212"/>
        </w:sectPr>
      </w:pPr>
    </w:p>
    <w:p w14:paraId="22FC8FEB" w14:textId="77777777" w:rsidR="00A55B53" w:rsidRPr="00123177" w:rsidRDefault="00A55B53" w:rsidP="00A55B53">
      <w:pPr>
        <w:pStyle w:val="TOCTitle"/>
      </w:pPr>
      <w:r w:rsidRPr="00123177">
        <w:lastRenderedPageBreak/>
        <w:t>Contents</w:t>
      </w:r>
    </w:p>
    <w:p w14:paraId="4E29FAD8" w14:textId="77777777" w:rsidR="00A55B53" w:rsidRPr="00123177" w:rsidRDefault="00A55B53" w:rsidP="00A55B53">
      <w:pPr>
        <w:pStyle w:val="TableofFigures"/>
        <w:rPr>
          <w:rFonts w:cs="Arial"/>
        </w:rPr>
      </w:pPr>
    </w:p>
    <w:p w14:paraId="3B890D75" w14:textId="77777777" w:rsidR="00A55B53" w:rsidRPr="00123177" w:rsidRDefault="00A55B53" w:rsidP="00A55B53">
      <w:pPr>
        <w:sectPr w:rsidR="00A55B53" w:rsidRPr="00123177" w:rsidSect="00B04DD7">
          <w:headerReference w:type="even" r:id="rId14"/>
          <w:headerReference w:type="default" r:id="rId15"/>
          <w:footerReference w:type="even" r:id="rId16"/>
          <w:footerReference w:type="default" r:id="rId17"/>
          <w:headerReference w:type="first" r:id="rId18"/>
          <w:footerReference w:type="first" r:id="rId19"/>
          <w:pgSz w:w="11906" w:h="16838"/>
          <w:pgMar w:top="1440" w:right="1105" w:bottom="994" w:left="1440" w:header="288" w:footer="432" w:gutter="0"/>
          <w:cols w:space="720"/>
          <w:docGrid w:linePitch="212"/>
        </w:sectPr>
      </w:pPr>
    </w:p>
    <w:p w14:paraId="66C474CB" w14:textId="1DC8D8F5" w:rsidR="00475A90" w:rsidRDefault="00A55B53">
      <w:pPr>
        <w:pStyle w:val="TOC1"/>
        <w:tabs>
          <w:tab w:val="left" w:pos="400"/>
          <w:tab w:val="right" w:leader="dot" w:pos="9351"/>
        </w:tabs>
        <w:rPr>
          <w:rFonts w:asciiTheme="minorHAnsi" w:eastAsiaTheme="minorEastAsia" w:hAnsiTheme="minorHAnsi" w:cstheme="minorBidi"/>
          <w:b w:val="0"/>
          <w:bCs w:val="0"/>
          <w:caps w:val="0"/>
          <w:noProof/>
          <w:kern w:val="2"/>
          <w:sz w:val="24"/>
          <w14:ligatures w14:val="standardContextual"/>
        </w:rPr>
      </w:pPr>
      <w:r w:rsidRPr="00123177">
        <w:rPr>
          <w:rFonts w:cs="Arial"/>
          <w:color w:val="2B579A"/>
          <w:shd w:val="clear" w:color="auto" w:fill="E6E6E6"/>
        </w:rPr>
        <w:fldChar w:fldCharType="begin"/>
      </w:r>
      <w:r w:rsidRPr="00123177">
        <w:rPr>
          <w:rFonts w:cs="Arial"/>
        </w:rPr>
        <w:instrText xml:space="preserve"> TOC \o "1-3" \h \z </w:instrText>
      </w:r>
      <w:r w:rsidRPr="00123177">
        <w:rPr>
          <w:rFonts w:cs="Arial"/>
          <w:color w:val="2B579A"/>
          <w:shd w:val="clear" w:color="auto" w:fill="E6E6E6"/>
        </w:rPr>
        <w:fldChar w:fldCharType="separate"/>
      </w:r>
      <w:hyperlink w:anchor="_Toc164692367" w:history="1">
        <w:r w:rsidR="00475A90" w:rsidRPr="006D65C3">
          <w:rPr>
            <w:rStyle w:val="Hyperlink"/>
            <w:noProof/>
          </w:rPr>
          <w:t>1</w:t>
        </w:r>
        <w:r w:rsidR="00475A90">
          <w:rPr>
            <w:rFonts w:asciiTheme="minorHAnsi" w:eastAsiaTheme="minorEastAsia" w:hAnsiTheme="minorHAnsi" w:cstheme="minorBidi"/>
            <w:b w:val="0"/>
            <w:bCs w:val="0"/>
            <w:caps w:val="0"/>
            <w:noProof/>
            <w:kern w:val="2"/>
            <w:sz w:val="24"/>
            <w14:ligatures w14:val="standardContextual"/>
          </w:rPr>
          <w:tab/>
        </w:r>
        <w:r w:rsidR="00475A90" w:rsidRPr="006D65C3">
          <w:rPr>
            <w:rStyle w:val="Hyperlink"/>
            <w:noProof/>
          </w:rPr>
          <w:t>Document Details</w:t>
        </w:r>
        <w:r w:rsidR="00475A90">
          <w:rPr>
            <w:noProof/>
            <w:webHidden/>
          </w:rPr>
          <w:tab/>
        </w:r>
        <w:r w:rsidR="00475A90">
          <w:rPr>
            <w:noProof/>
            <w:webHidden/>
          </w:rPr>
          <w:fldChar w:fldCharType="begin"/>
        </w:r>
        <w:r w:rsidR="00475A90">
          <w:rPr>
            <w:noProof/>
            <w:webHidden/>
          </w:rPr>
          <w:instrText xml:space="preserve"> PAGEREF _Toc164692367 \h </w:instrText>
        </w:r>
        <w:r w:rsidR="00475A90">
          <w:rPr>
            <w:noProof/>
            <w:webHidden/>
          </w:rPr>
        </w:r>
        <w:r w:rsidR="00475A90">
          <w:rPr>
            <w:noProof/>
            <w:webHidden/>
          </w:rPr>
          <w:fldChar w:fldCharType="separate"/>
        </w:r>
        <w:r w:rsidR="00475A90">
          <w:rPr>
            <w:noProof/>
            <w:webHidden/>
          </w:rPr>
          <w:t>5</w:t>
        </w:r>
        <w:r w:rsidR="00475A90">
          <w:rPr>
            <w:noProof/>
            <w:webHidden/>
          </w:rPr>
          <w:fldChar w:fldCharType="end"/>
        </w:r>
      </w:hyperlink>
    </w:p>
    <w:p w14:paraId="19C176B3" w14:textId="777923E8"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368" w:history="1">
        <w:r w:rsidRPr="006D65C3">
          <w:rPr>
            <w:rStyle w:val="Hyperlink"/>
            <w:noProof/>
          </w:rPr>
          <w:t>1.1</w:t>
        </w:r>
        <w:r>
          <w:rPr>
            <w:rFonts w:asciiTheme="minorHAnsi" w:eastAsiaTheme="minorEastAsia" w:hAnsiTheme="minorHAnsi" w:cstheme="minorBidi"/>
            <w:noProof/>
            <w:kern w:val="2"/>
            <w14:ligatures w14:val="standardContextual"/>
          </w:rPr>
          <w:tab/>
        </w:r>
        <w:r w:rsidRPr="006D65C3">
          <w:rPr>
            <w:rStyle w:val="Hyperlink"/>
            <w:noProof/>
          </w:rPr>
          <w:t>Revision &amp; Approval History</w:t>
        </w:r>
        <w:r>
          <w:rPr>
            <w:noProof/>
            <w:webHidden/>
          </w:rPr>
          <w:tab/>
        </w:r>
        <w:r>
          <w:rPr>
            <w:noProof/>
            <w:webHidden/>
          </w:rPr>
          <w:fldChar w:fldCharType="begin"/>
        </w:r>
        <w:r>
          <w:rPr>
            <w:noProof/>
            <w:webHidden/>
          </w:rPr>
          <w:instrText xml:space="preserve"> PAGEREF _Toc164692368 \h </w:instrText>
        </w:r>
        <w:r>
          <w:rPr>
            <w:noProof/>
            <w:webHidden/>
          </w:rPr>
        </w:r>
        <w:r>
          <w:rPr>
            <w:noProof/>
            <w:webHidden/>
          </w:rPr>
          <w:fldChar w:fldCharType="separate"/>
        </w:r>
        <w:r>
          <w:rPr>
            <w:noProof/>
            <w:webHidden/>
          </w:rPr>
          <w:t>5</w:t>
        </w:r>
        <w:r>
          <w:rPr>
            <w:noProof/>
            <w:webHidden/>
          </w:rPr>
          <w:fldChar w:fldCharType="end"/>
        </w:r>
      </w:hyperlink>
    </w:p>
    <w:p w14:paraId="2DF37A89" w14:textId="0F4A0B68"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369" w:history="1">
        <w:r w:rsidRPr="006D65C3">
          <w:rPr>
            <w:rStyle w:val="Hyperlink"/>
            <w:noProof/>
          </w:rPr>
          <w:t>1.2</w:t>
        </w:r>
        <w:r>
          <w:rPr>
            <w:rFonts w:asciiTheme="minorHAnsi" w:eastAsiaTheme="minorEastAsia" w:hAnsiTheme="minorHAnsi" w:cstheme="minorBidi"/>
            <w:noProof/>
            <w:kern w:val="2"/>
            <w14:ligatures w14:val="standardContextual"/>
          </w:rPr>
          <w:tab/>
        </w:r>
        <w:r w:rsidRPr="006D65C3">
          <w:rPr>
            <w:rStyle w:val="Hyperlink"/>
            <w:noProof/>
          </w:rPr>
          <w:t>Definition, Acronyms and Abbreviations</w:t>
        </w:r>
        <w:r>
          <w:rPr>
            <w:noProof/>
            <w:webHidden/>
          </w:rPr>
          <w:tab/>
        </w:r>
        <w:r>
          <w:rPr>
            <w:noProof/>
            <w:webHidden/>
          </w:rPr>
          <w:fldChar w:fldCharType="begin"/>
        </w:r>
        <w:r>
          <w:rPr>
            <w:noProof/>
            <w:webHidden/>
          </w:rPr>
          <w:instrText xml:space="preserve"> PAGEREF _Toc164692369 \h </w:instrText>
        </w:r>
        <w:r>
          <w:rPr>
            <w:noProof/>
            <w:webHidden/>
          </w:rPr>
        </w:r>
        <w:r>
          <w:rPr>
            <w:noProof/>
            <w:webHidden/>
          </w:rPr>
          <w:fldChar w:fldCharType="separate"/>
        </w:r>
        <w:r>
          <w:rPr>
            <w:noProof/>
            <w:webHidden/>
          </w:rPr>
          <w:t>6</w:t>
        </w:r>
        <w:r>
          <w:rPr>
            <w:noProof/>
            <w:webHidden/>
          </w:rPr>
          <w:fldChar w:fldCharType="end"/>
        </w:r>
      </w:hyperlink>
    </w:p>
    <w:p w14:paraId="70B09483" w14:textId="05F4D67B"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370" w:history="1">
        <w:r w:rsidRPr="006D65C3">
          <w:rPr>
            <w:rStyle w:val="Hyperlink"/>
            <w:noProof/>
          </w:rPr>
          <w:t>1.3</w:t>
        </w:r>
        <w:r>
          <w:rPr>
            <w:rFonts w:asciiTheme="minorHAnsi" w:eastAsiaTheme="minorEastAsia" w:hAnsiTheme="minorHAnsi" w:cstheme="minorBidi"/>
            <w:noProof/>
            <w:kern w:val="2"/>
            <w14:ligatures w14:val="standardContextual"/>
          </w:rPr>
          <w:tab/>
        </w:r>
        <w:r w:rsidRPr="006D65C3">
          <w:rPr>
            <w:rStyle w:val="Hyperlink"/>
            <w:noProof/>
          </w:rPr>
          <w:t>References</w:t>
        </w:r>
        <w:r>
          <w:rPr>
            <w:noProof/>
            <w:webHidden/>
          </w:rPr>
          <w:tab/>
        </w:r>
        <w:r>
          <w:rPr>
            <w:noProof/>
            <w:webHidden/>
          </w:rPr>
          <w:fldChar w:fldCharType="begin"/>
        </w:r>
        <w:r>
          <w:rPr>
            <w:noProof/>
            <w:webHidden/>
          </w:rPr>
          <w:instrText xml:space="preserve"> PAGEREF _Toc164692370 \h </w:instrText>
        </w:r>
        <w:r>
          <w:rPr>
            <w:noProof/>
            <w:webHidden/>
          </w:rPr>
        </w:r>
        <w:r>
          <w:rPr>
            <w:noProof/>
            <w:webHidden/>
          </w:rPr>
          <w:fldChar w:fldCharType="separate"/>
        </w:r>
        <w:r>
          <w:rPr>
            <w:noProof/>
            <w:webHidden/>
          </w:rPr>
          <w:t>6</w:t>
        </w:r>
        <w:r>
          <w:rPr>
            <w:noProof/>
            <w:webHidden/>
          </w:rPr>
          <w:fldChar w:fldCharType="end"/>
        </w:r>
      </w:hyperlink>
    </w:p>
    <w:p w14:paraId="413E4F04" w14:textId="382BD7EB" w:rsidR="00475A90" w:rsidRDefault="00475A90">
      <w:pPr>
        <w:pStyle w:val="TOC1"/>
        <w:tabs>
          <w:tab w:val="left" w:pos="400"/>
          <w:tab w:val="right" w:leader="dot" w:pos="9351"/>
        </w:tabs>
        <w:rPr>
          <w:rFonts w:asciiTheme="minorHAnsi" w:eastAsiaTheme="minorEastAsia" w:hAnsiTheme="minorHAnsi" w:cstheme="minorBidi"/>
          <w:b w:val="0"/>
          <w:bCs w:val="0"/>
          <w:caps w:val="0"/>
          <w:noProof/>
          <w:kern w:val="2"/>
          <w:sz w:val="24"/>
          <w14:ligatures w14:val="standardContextual"/>
        </w:rPr>
      </w:pPr>
      <w:hyperlink w:anchor="_Toc164692371" w:history="1">
        <w:r w:rsidRPr="006D65C3">
          <w:rPr>
            <w:rStyle w:val="Hyperlink"/>
            <w:noProof/>
          </w:rPr>
          <w:t>2</w:t>
        </w:r>
        <w:r>
          <w:rPr>
            <w:rFonts w:asciiTheme="minorHAnsi" w:eastAsiaTheme="minorEastAsia" w:hAnsiTheme="minorHAnsi" w:cstheme="minorBidi"/>
            <w:b w:val="0"/>
            <w:bCs w:val="0"/>
            <w:caps w:val="0"/>
            <w:noProof/>
            <w:kern w:val="2"/>
            <w:sz w:val="24"/>
            <w14:ligatures w14:val="standardContextual"/>
          </w:rPr>
          <w:tab/>
        </w:r>
        <w:r w:rsidRPr="006D65C3">
          <w:rPr>
            <w:rStyle w:val="Hyperlink"/>
            <w:noProof/>
          </w:rPr>
          <w:t>introduction</w:t>
        </w:r>
        <w:r>
          <w:rPr>
            <w:noProof/>
            <w:webHidden/>
          </w:rPr>
          <w:tab/>
        </w:r>
        <w:r>
          <w:rPr>
            <w:noProof/>
            <w:webHidden/>
          </w:rPr>
          <w:fldChar w:fldCharType="begin"/>
        </w:r>
        <w:r>
          <w:rPr>
            <w:noProof/>
            <w:webHidden/>
          </w:rPr>
          <w:instrText xml:space="preserve"> PAGEREF _Toc164692371 \h </w:instrText>
        </w:r>
        <w:r>
          <w:rPr>
            <w:noProof/>
            <w:webHidden/>
          </w:rPr>
        </w:r>
        <w:r>
          <w:rPr>
            <w:noProof/>
            <w:webHidden/>
          </w:rPr>
          <w:fldChar w:fldCharType="separate"/>
        </w:r>
        <w:r>
          <w:rPr>
            <w:noProof/>
            <w:webHidden/>
          </w:rPr>
          <w:t>7</w:t>
        </w:r>
        <w:r>
          <w:rPr>
            <w:noProof/>
            <w:webHidden/>
          </w:rPr>
          <w:fldChar w:fldCharType="end"/>
        </w:r>
      </w:hyperlink>
    </w:p>
    <w:p w14:paraId="0E6A15D0" w14:textId="25FFB188"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372" w:history="1">
        <w:r w:rsidRPr="006D65C3">
          <w:rPr>
            <w:rStyle w:val="Hyperlink"/>
            <w:noProof/>
          </w:rPr>
          <w:t>2.1</w:t>
        </w:r>
        <w:r>
          <w:rPr>
            <w:rFonts w:asciiTheme="minorHAnsi" w:eastAsiaTheme="minorEastAsia" w:hAnsiTheme="minorHAnsi" w:cstheme="minorBidi"/>
            <w:noProof/>
            <w:kern w:val="2"/>
            <w14:ligatures w14:val="standardContextual"/>
          </w:rPr>
          <w:tab/>
        </w:r>
        <w:r w:rsidRPr="006D65C3">
          <w:rPr>
            <w:rStyle w:val="Hyperlink"/>
            <w:noProof/>
          </w:rPr>
          <w:t>Purpose of the Document</w:t>
        </w:r>
        <w:r>
          <w:rPr>
            <w:noProof/>
            <w:webHidden/>
          </w:rPr>
          <w:tab/>
        </w:r>
        <w:r>
          <w:rPr>
            <w:noProof/>
            <w:webHidden/>
          </w:rPr>
          <w:fldChar w:fldCharType="begin"/>
        </w:r>
        <w:r>
          <w:rPr>
            <w:noProof/>
            <w:webHidden/>
          </w:rPr>
          <w:instrText xml:space="preserve"> PAGEREF _Toc164692372 \h </w:instrText>
        </w:r>
        <w:r>
          <w:rPr>
            <w:noProof/>
            <w:webHidden/>
          </w:rPr>
        </w:r>
        <w:r>
          <w:rPr>
            <w:noProof/>
            <w:webHidden/>
          </w:rPr>
          <w:fldChar w:fldCharType="separate"/>
        </w:r>
        <w:r>
          <w:rPr>
            <w:noProof/>
            <w:webHidden/>
          </w:rPr>
          <w:t>7</w:t>
        </w:r>
        <w:r>
          <w:rPr>
            <w:noProof/>
            <w:webHidden/>
          </w:rPr>
          <w:fldChar w:fldCharType="end"/>
        </w:r>
      </w:hyperlink>
    </w:p>
    <w:p w14:paraId="16D3795F" w14:textId="476A69B6"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373" w:history="1">
        <w:r w:rsidRPr="006D65C3">
          <w:rPr>
            <w:rStyle w:val="Hyperlink"/>
            <w:noProof/>
          </w:rPr>
          <w:t>2.2</w:t>
        </w:r>
        <w:r>
          <w:rPr>
            <w:rFonts w:asciiTheme="minorHAnsi" w:eastAsiaTheme="minorEastAsia" w:hAnsiTheme="minorHAnsi" w:cstheme="minorBidi"/>
            <w:noProof/>
            <w:kern w:val="2"/>
            <w14:ligatures w14:val="standardContextual"/>
          </w:rPr>
          <w:tab/>
        </w:r>
        <w:r w:rsidRPr="006D65C3">
          <w:rPr>
            <w:rStyle w:val="Hyperlink"/>
            <w:noProof/>
          </w:rPr>
          <w:t>Intended Audience</w:t>
        </w:r>
        <w:r>
          <w:rPr>
            <w:noProof/>
            <w:webHidden/>
          </w:rPr>
          <w:tab/>
        </w:r>
        <w:r>
          <w:rPr>
            <w:noProof/>
            <w:webHidden/>
          </w:rPr>
          <w:fldChar w:fldCharType="begin"/>
        </w:r>
        <w:r>
          <w:rPr>
            <w:noProof/>
            <w:webHidden/>
          </w:rPr>
          <w:instrText xml:space="preserve"> PAGEREF _Toc164692373 \h </w:instrText>
        </w:r>
        <w:r>
          <w:rPr>
            <w:noProof/>
            <w:webHidden/>
          </w:rPr>
        </w:r>
        <w:r>
          <w:rPr>
            <w:noProof/>
            <w:webHidden/>
          </w:rPr>
          <w:fldChar w:fldCharType="separate"/>
        </w:r>
        <w:r>
          <w:rPr>
            <w:noProof/>
            <w:webHidden/>
          </w:rPr>
          <w:t>7</w:t>
        </w:r>
        <w:r>
          <w:rPr>
            <w:noProof/>
            <w:webHidden/>
          </w:rPr>
          <w:fldChar w:fldCharType="end"/>
        </w:r>
      </w:hyperlink>
    </w:p>
    <w:p w14:paraId="49E3FCD0" w14:textId="7CF9B083" w:rsidR="00475A90" w:rsidRDefault="00475A90">
      <w:pPr>
        <w:pStyle w:val="TOC1"/>
        <w:tabs>
          <w:tab w:val="left" w:pos="400"/>
          <w:tab w:val="right" w:leader="dot" w:pos="9351"/>
        </w:tabs>
        <w:rPr>
          <w:rFonts w:asciiTheme="minorHAnsi" w:eastAsiaTheme="minorEastAsia" w:hAnsiTheme="minorHAnsi" w:cstheme="minorBidi"/>
          <w:b w:val="0"/>
          <w:bCs w:val="0"/>
          <w:caps w:val="0"/>
          <w:noProof/>
          <w:kern w:val="2"/>
          <w:sz w:val="24"/>
          <w14:ligatures w14:val="standardContextual"/>
        </w:rPr>
      </w:pPr>
      <w:hyperlink w:anchor="_Toc164692374" w:history="1">
        <w:r w:rsidRPr="006D65C3">
          <w:rPr>
            <w:rStyle w:val="Hyperlink"/>
            <w:noProof/>
          </w:rPr>
          <w:t>3</w:t>
        </w:r>
        <w:r>
          <w:rPr>
            <w:rFonts w:asciiTheme="minorHAnsi" w:eastAsiaTheme="minorEastAsia" w:hAnsiTheme="minorHAnsi" w:cstheme="minorBidi"/>
            <w:b w:val="0"/>
            <w:bCs w:val="0"/>
            <w:caps w:val="0"/>
            <w:noProof/>
            <w:kern w:val="2"/>
            <w:sz w:val="24"/>
            <w14:ligatures w14:val="standardContextual"/>
          </w:rPr>
          <w:tab/>
        </w:r>
        <w:r w:rsidRPr="006D65C3">
          <w:rPr>
            <w:rStyle w:val="Hyperlink"/>
            <w:noProof/>
          </w:rPr>
          <w:t>software overview</w:t>
        </w:r>
        <w:r>
          <w:rPr>
            <w:noProof/>
            <w:webHidden/>
          </w:rPr>
          <w:tab/>
        </w:r>
        <w:r>
          <w:rPr>
            <w:noProof/>
            <w:webHidden/>
          </w:rPr>
          <w:fldChar w:fldCharType="begin"/>
        </w:r>
        <w:r>
          <w:rPr>
            <w:noProof/>
            <w:webHidden/>
          </w:rPr>
          <w:instrText xml:space="preserve"> PAGEREF _Toc164692374 \h </w:instrText>
        </w:r>
        <w:r>
          <w:rPr>
            <w:noProof/>
            <w:webHidden/>
          </w:rPr>
        </w:r>
        <w:r>
          <w:rPr>
            <w:noProof/>
            <w:webHidden/>
          </w:rPr>
          <w:fldChar w:fldCharType="separate"/>
        </w:r>
        <w:r>
          <w:rPr>
            <w:noProof/>
            <w:webHidden/>
          </w:rPr>
          <w:t>8</w:t>
        </w:r>
        <w:r>
          <w:rPr>
            <w:noProof/>
            <w:webHidden/>
          </w:rPr>
          <w:fldChar w:fldCharType="end"/>
        </w:r>
      </w:hyperlink>
    </w:p>
    <w:p w14:paraId="4A66A675" w14:textId="4CACE65B"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375" w:history="1">
        <w:r w:rsidRPr="006D65C3">
          <w:rPr>
            <w:rStyle w:val="Hyperlink"/>
            <w:noProof/>
          </w:rPr>
          <w:t>3.1</w:t>
        </w:r>
        <w:r>
          <w:rPr>
            <w:rFonts w:asciiTheme="minorHAnsi" w:eastAsiaTheme="minorEastAsia" w:hAnsiTheme="minorHAnsi" w:cstheme="minorBidi"/>
            <w:noProof/>
            <w:kern w:val="2"/>
            <w14:ligatures w14:val="standardContextual"/>
          </w:rPr>
          <w:tab/>
        </w:r>
        <w:r w:rsidRPr="006D65C3">
          <w:rPr>
            <w:rStyle w:val="Hyperlink"/>
            <w:noProof/>
          </w:rPr>
          <w:t>System Overview</w:t>
        </w:r>
        <w:r>
          <w:rPr>
            <w:noProof/>
            <w:webHidden/>
          </w:rPr>
          <w:tab/>
        </w:r>
        <w:r>
          <w:rPr>
            <w:noProof/>
            <w:webHidden/>
          </w:rPr>
          <w:fldChar w:fldCharType="begin"/>
        </w:r>
        <w:r>
          <w:rPr>
            <w:noProof/>
            <w:webHidden/>
          </w:rPr>
          <w:instrText xml:space="preserve"> PAGEREF _Toc164692375 \h </w:instrText>
        </w:r>
        <w:r>
          <w:rPr>
            <w:noProof/>
            <w:webHidden/>
          </w:rPr>
        </w:r>
        <w:r>
          <w:rPr>
            <w:noProof/>
            <w:webHidden/>
          </w:rPr>
          <w:fldChar w:fldCharType="separate"/>
        </w:r>
        <w:r>
          <w:rPr>
            <w:noProof/>
            <w:webHidden/>
          </w:rPr>
          <w:t>8</w:t>
        </w:r>
        <w:r>
          <w:rPr>
            <w:noProof/>
            <w:webHidden/>
          </w:rPr>
          <w:fldChar w:fldCharType="end"/>
        </w:r>
      </w:hyperlink>
    </w:p>
    <w:p w14:paraId="5F0CA9BF" w14:textId="0FDD2840"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376" w:history="1">
        <w:r w:rsidRPr="006D65C3">
          <w:rPr>
            <w:rStyle w:val="Hyperlink"/>
            <w:noProof/>
          </w:rPr>
          <w:t>3.2</w:t>
        </w:r>
        <w:r>
          <w:rPr>
            <w:rFonts w:asciiTheme="minorHAnsi" w:eastAsiaTheme="minorEastAsia" w:hAnsiTheme="minorHAnsi" w:cstheme="minorBidi"/>
            <w:noProof/>
            <w:kern w:val="2"/>
            <w14:ligatures w14:val="standardContextual"/>
          </w:rPr>
          <w:tab/>
        </w:r>
        <w:r w:rsidRPr="006D65C3">
          <w:rPr>
            <w:rStyle w:val="Hyperlink"/>
            <w:noProof/>
          </w:rPr>
          <w:t>Scope</w:t>
        </w:r>
        <w:r>
          <w:rPr>
            <w:noProof/>
            <w:webHidden/>
          </w:rPr>
          <w:tab/>
        </w:r>
        <w:r>
          <w:rPr>
            <w:noProof/>
            <w:webHidden/>
          </w:rPr>
          <w:fldChar w:fldCharType="begin"/>
        </w:r>
        <w:r>
          <w:rPr>
            <w:noProof/>
            <w:webHidden/>
          </w:rPr>
          <w:instrText xml:space="preserve"> PAGEREF _Toc164692376 \h </w:instrText>
        </w:r>
        <w:r>
          <w:rPr>
            <w:noProof/>
            <w:webHidden/>
          </w:rPr>
        </w:r>
        <w:r>
          <w:rPr>
            <w:noProof/>
            <w:webHidden/>
          </w:rPr>
          <w:fldChar w:fldCharType="separate"/>
        </w:r>
        <w:r>
          <w:rPr>
            <w:noProof/>
            <w:webHidden/>
          </w:rPr>
          <w:t>9</w:t>
        </w:r>
        <w:r>
          <w:rPr>
            <w:noProof/>
            <w:webHidden/>
          </w:rPr>
          <w:fldChar w:fldCharType="end"/>
        </w:r>
      </w:hyperlink>
    </w:p>
    <w:p w14:paraId="03D8FD06" w14:textId="062FA7CA" w:rsidR="00475A90" w:rsidRDefault="00475A90">
      <w:pPr>
        <w:pStyle w:val="TOC1"/>
        <w:tabs>
          <w:tab w:val="left" w:pos="400"/>
          <w:tab w:val="right" w:leader="dot" w:pos="9351"/>
        </w:tabs>
        <w:rPr>
          <w:rFonts w:asciiTheme="minorHAnsi" w:eastAsiaTheme="minorEastAsia" w:hAnsiTheme="minorHAnsi" w:cstheme="minorBidi"/>
          <w:b w:val="0"/>
          <w:bCs w:val="0"/>
          <w:caps w:val="0"/>
          <w:noProof/>
          <w:kern w:val="2"/>
          <w:sz w:val="24"/>
          <w14:ligatures w14:val="standardContextual"/>
        </w:rPr>
      </w:pPr>
      <w:hyperlink w:anchor="_Toc164692377" w:history="1">
        <w:r w:rsidRPr="006D65C3">
          <w:rPr>
            <w:rStyle w:val="Hyperlink"/>
            <w:noProof/>
          </w:rPr>
          <w:t>4</w:t>
        </w:r>
        <w:r>
          <w:rPr>
            <w:rFonts w:asciiTheme="minorHAnsi" w:eastAsiaTheme="minorEastAsia" w:hAnsiTheme="minorHAnsi" w:cstheme="minorBidi"/>
            <w:b w:val="0"/>
            <w:bCs w:val="0"/>
            <w:caps w:val="0"/>
            <w:noProof/>
            <w:kern w:val="2"/>
            <w:sz w:val="24"/>
            <w14:ligatures w14:val="standardContextual"/>
          </w:rPr>
          <w:tab/>
        </w:r>
        <w:r w:rsidRPr="006D65C3">
          <w:rPr>
            <w:rStyle w:val="Hyperlink"/>
            <w:noProof/>
          </w:rPr>
          <w:t>Functional Requirement</w:t>
        </w:r>
        <w:r>
          <w:rPr>
            <w:noProof/>
            <w:webHidden/>
          </w:rPr>
          <w:tab/>
        </w:r>
        <w:r>
          <w:rPr>
            <w:noProof/>
            <w:webHidden/>
          </w:rPr>
          <w:fldChar w:fldCharType="begin"/>
        </w:r>
        <w:r>
          <w:rPr>
            <w:noProof/>
            <w:webHidden/>
          </w:rPr>
          <w:instrText xml:space="preserve"> PAGEREF _Toc164692377 \h </w:instrText>
        </w:r>
        <w:r>
          <w:rPr>
            <w:noProof/>
            <w:webHidden/>
          </w:rPr>
        </w:r>
        <w:r>
          <w:rPr>
            <w:noProof/>
            <w:webHidden/>
          </w:rPr>
          <w:fldChar w:fldCharType="separate"/>
        </w:r>
        <w:r>
          <w:rPr>
            <w:noProof/>
            <w:webHidden/>
          </w:rPr>
          <w:t>10</w:t>
        </w:r>
        <w:r>
          <w:rPr>
            <w:noProof/>
            <w:webHidden/>
          </w:rPr>
          <w:fldChar w:fldCharType="end"/>
        </w:r>
      </w:hyperlink>
    </w:p>
    <w:p w14:paraId="366F9397" w14:textId="0A6DD401"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378" w:history="1">
        <w:r w:rsidRPr="006D65C3">
          <w:rPr>
            <w:rStyle w:val="Hyperlink"/>
            <w:rFonts w:eastAsia="Arial"/>
            <w:noProof/>
          </w:rPr>
          <w:t>4.1</w:t>
        </w:r>
        <w:r>
          <w:rPr>
            <w:rFonts w:asciiTheme="minorHAnsi" w:eastAsiaTheme="minorEastAsia" w:hAnsiTheme="minorHAnsi" w:cstheme="minorBidi"/>
            <w:noProof/>
            <w:kern w:val="2"/>
            <w14:ligatures w14:val="standardContextual"/>
          </w:rPr>
          <w:tab/>
        </w:r>
        <w:r w:rsidRPr="006D65C3">
          <w:rPr>
            <w:rStyle w:val="Hyperlink"/>
            <w:rFonts w:eastAsia="Arial"/>
            <w:noProof/>
          </w:rPr>
          <w:t>Communication</w:t>
        </w:r>
        <w:r>
          <w:rPr>
            <w:noProof/>
            <w:webHidden/>
          </w:rPr>
          <w:tab/>
        </w:r>
        <w:r>
          <w:rPr>
            <w:noProof/>
            <w:webHidden/>
          </w:rPr>
          <w:fldChar w:fldCharType="begin"/>
        </w:r>
        <w:r>
          <w:rPr>
            <w:noProof/>
            <w:webHidden/>
          </w:rPr>
          <w:instrText xml:space="preserve"> PAGEREF _Toc164692378 \h </w:instrText>
        </w:r>
        <w:r>
          <w:rPr>
            <w:noProof/>
            <w:webHidden/>
          </w:rPr>
        </w:r>
        <w:r>
          <w:rPr>
            <w:noProof/>
            <w:webHidden/>
          </w:rPr>
          <w:fldChar w:fldCharType="separate"/>
        </w:r>
        <w:r>
          <w:rPr>
            <w:noProof/>
            <w:webHidden/>
          </w:rPr>
          <w:t>10</w:t>
        </w:r>
        <w:r>
          <w:rPr>
            <w:noProof/>
            <w:webHidden/>
          </w:rPr>
          <w:fldChar w:fldCharType="end"/>
        </w:r>
      </w:hyperlink>
    </w:p>
    <w:p w14:paraId="717DDB79" w14:textId="58564270"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79" w:history="1">
        <w:r w:rsidRPr="006D65C3">
          <w:rPr>
            <w:rStyle w:val="Hyperlink"/>
            <w:noProof/>
          </w:rPr>
          <w:t>4.1.1</w:t>
        </w:r>
        <w:r>
          <w:rPr>
            <w:rFonts w:asciiTheme="minorHAnsi" w:eastAsiaTheme="minorEastAsia" w:hAnsiTheme="minorHAnsi" w:cstheme="minorBidi"/>
            <w:noProof/>
            <w:kern w:val="2"/>
            <w14:ligatures w14:val="standardContextual"/>
          </w:rPr>
          <w:tab/>
        </w:r>
        <w:r w:rsidRPr="006D65C3">
          <w:rPr>
            <w:rStyle w:val="Hyperlink"/>
            <w:noProof/>
          </w:rPr>
          <w:t>Requirements</w:t>
        </w:r>
        <w:r>
          <w:rPr>
            <w:noProof/>
            <w:webHidden/>
          </w:rPr>
          <w:tab/>
        </w:r>
        <w:r>
          <w:rPr>
            <w:noProof/>
            <w:webHidden/>
          </w:rPr>
          <w:fldChar w:fldCharType="begin"/>
        </w:r>
        <w:r>
          <w:rPr>
            <w:noProof/>
            <w:webHidden/>
          </w:rPr>
          <w:instrText xml:space="preserve"> PAGEREF _Toc164692379 \h </w:instrText>
        </w:r>
        <w:r>
          <w:rPr>
            <w:noProof/>
            <w:webHidden/>
          </w:rPr>
        </w:r>
        <w:r>
          <w:rPr>
            <w:noProof/>
            <w:webHidden/>
          </w:rPr>
          <w:fldChar w:fldCharType="separate"/>
        </w:r>
        <w:r>
          <w:rPr>
            <w:noProof/>
            <w:webHidden/>
          </w:rPr>
          <w:t>10</w:t>
        </w:r>
        <w:r>
          <w:rPr>
            <w:noProof/>
            <w:webHidden/>
          </w:rPr>
          <w:fldChar w:fldCharType="end"/>
        </w:r>
      </w:hyperlink>
    </w:p>
    <w:p w14:paraId="0459A613" w14:textId="2AA53896"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80" w:history="1">
        <w:r w:rsidRPr="006D65C3">
          <w:rPr>
            <w:rStyle w:val="Hyperlink"/>
            <w:noProof/>
          </w:rPr>
          <w:t>4.1.2</w:t>
        </w:r>
        <w:r>
          <w:rPr>
            <w:rFonts w:asciiTheme="minorHAnsi" w:eastAsiaTheme="minorEastAsia" w:hAnsiTheme="minorHAnsi" w:cstheme="minorBidi"/>
            <w:noProof/>
            <w:kern w:val="2"/>
            <w14:ligatures w14:val="standardContextual"/>
          </w:rPr>
          <w:tab/>
        </w:r>
        <w:r w:rsidRPr="006D65C3">
          <w:rPr>
            <w:rStyle w:val="Hyperlink"/>
            <w:noProof/>
          </w:rPr>
          <w:t>Safety Requirements</w:t>
        </w:r>
        <w:r>
          <w:rPr>
            <w:noProof/>
            <w:webHidden/>
          </w:rPr>
          <w:tab/>
        </w:r>
        <w:r>
          <w:rPr>
            <w:noProof/>
            <w:webHidden/>
          </w:rPr>
          <w:fldChar w:fldCharType="begin"/>
        </w:r>
        <w:r>
          <w:rPr>
            <w:noProof/>
            <w:webHidden/>
          </w:rPr>
          <w:instrText xml:space="preserve"> PAGEREF _Toc164692380 \h </w:instrText>
        </w:r>
        <w:r>
          <w:rPr>
            <w:noProof/>
            <w:webHidden/>
          </w:rPr>
        </w:r>
        <w:r>
          <w:rPr>
            <w:noProof/>
            <w:webHidden/>
          </w:rPr>
          <w:fldChar w:fldCharType="separate"/>
        </w:r>
        <w:r>
          <w:rPr>
            <w:noProof/>
            <w:webHidden/>
          </w:rPr>
          <w:t>80</w:t>
        </w:r>
        <w:r>
          <w:rPr>
            <w:noProof/>
            <w:webHidden/>
          </w:rPr>
          <w:fldChar w:fldCharType="end"/>
        </w:r>
      </w:hyperlink>
    </w:p>
    <w:p w14:paraId="7E44D6C7" w14:textId="6BDA1810"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81" w:history="1">
        <w:r w:rsidRPr="006D65C3">
          <w:rPr>
            <w:rStyle w:val="Hyperlink"/>
            <w:rFonts w:eastAsia="Arial"/>
            <w:noProof/>
          </w:rPr>
          <w:t>4.1.3</w:t>
        </w:r>
        <w:r>
          <w:rPr>
            <w:rFonts w:asciiTheme="minorHAnsi" w:eastAsiaTheme="minorEastAsia" w:hAnsiTheme="minorHAnsi" w:cstheme="minorBidi"/>
            <w:noProof/>
            <w:kern w:val="2"/>
            <w14:ligatures w14:val="standardContextual"/>
          </w:rPr>
          <w:tab/>
        </w:r>
        <w:r w:rsidRPr="006D65C3">
          <w:rPr>
            <w:rStyle w:val="Hyperlink"/>
            <w:noProof/>
          </w:rPr>
          <w:t>Business Rules</w:t>
        </w:r>
        <w:r>
          <w:rPr>
            <w:noProof/>
            <w:webHidden/>
          </w:rPr>
          <w:tab/>
        </w:r>
        <w:r>
          <w:rPr>
            <w:noProof/>
            <w:webHidden/>
          </w:rPr>
          <w:fldChar w:fldCharType="begin"/>
        </w:r>
        <w:r>
          <w:rPr>
            <w:noProof/>
            <w:webHidden/>
          </w:rPr>
          <w:instrText xml:space="preserve"> PAGEREF _Toc164692381 \h </w:instrText>
        </w:r>
        <w:r>
          <w:rPr>
            <w:noProof/>
            <w:webHidden/>
          </w:rPr>
        </w:r>
        <w:r>
          <w:rPr>
            <w:noProof/>
            <w:webHidden/>
          </w:rPr>
          <w:fldChar w:fldCharType="separate"/>
        </w:r>
        <w:r>
          <w:rPr>
            <w:noProof/>
            <w:webHidden/>
          </w:rPr>
          <w:t>80</w:t>
        </w:r>
        <w:r>
          <w:rPr>
            <w:noProof/>
            <w:webHidden/>
          </w:rPr>
          <w:fldChar w:fldCharType="end"/>
        </w:r>
      </w:hyperlink>
    </w:p>
    <w:p w14:paraId="31F0931E" w14:textId="0653C811"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82" w:history="1">
        <w:r w:rsidRPr="006D65C3">
          <w:rPr>
            <w:rStyle w:val="Hyperlink"/>
            <w:noProof/>
          </w:rPr>
          <w:t>4.1.4</w:t>
        </w:r>
        <w:r>
          <w:rPr>
            <w:rFonts w:asciiTheme="minorHAnsi" w:eastAsiaTheme="minorEastAsia" w:hAnsiTheme="minorHAnsi" w:cstheme="minorBidi"/>
            <w:noProof/>
            <w:kern w:val="2"/>
            <w14:ligatures w14:val="standardContextual"/>
          </w:rPr>
          <w:tab/>
        </w:r>
        <w:r w:rsidRPr="006D65C3">
          <w:rPr>
            <w:rStyle w:val="Hyperlink"/>
            <w:noProof/>
          </w:rPr>
          <w:t>Screens / Wireframes</w:t>
        </w:r>
        <w:r>
          <w:rPr>
            <w:noProof/>
            <w:webHidden/>
          </w:rPr>
          <w:tab/>
        </w:r>
        <w:r>
          <w:rPr>
            <w:noProof/>
            <w:webHidden/>
          </w:rPr>
          <w:fldChar w:fldCharType="begin"/>
        </w:r>
        <w:r>
          <w:rPr>
            <w:noProof/>
            <w:webHidden/>
          </w:rPr>
          <w:instrText xml:space="preserve"> PAGEREF _Toc164692382 \h </w:instrText>
        </w:r>
        <w:r>
          <w:rPr>
            <w:noProof/>
            <w:webHidden/>
          </w:rPr>
        </w:r>
        <w:r>
          <w:rPr>
            <w:noProof/>
            <w:webHidden/>
          </w:rPr>
          <w:fldChar w:fldCharType="separate"/>
        </w:r>
        <w:r>
          <w:rPr>
            <w:noProof/>
            <w:webHidden/>
          </w:rPr>
          <w:t>80</w:t>
        </w:r>
        <w:r>
          <w:rPr>
            <w:noProof/>
            <w:webHidden/>
          </w:rPr>
          <w:fldChar w:fldCharType="end"/>
        </w:r>
      </w:hyperlink>
    </w:p>
    <w:p w14:paraId="7548C56E" w14:textId="406D63E6"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383" w:history="1">
        <w:r w:rsidRPr="006D65C3">
          <w:rPr>
            <w:rStyle w:val="Hyperlink"/>
            <w:rFonts w:eastAsia="Arial"/>
            <w:noProof/>
          </w:rPr>
          <w:t>4.2</w:t>
        </w:r>
        <w:r>
          <w:rPr>
            <w:rFonts w:asciiTheme="minorHAnsi" w:eastAsiaTheme="minorEastAsia" w:hAnsiTheme="minorHAnsi" w:cstheme="minorBidi"/>
            <w:noProof/>
            <w:kern w:val="2"/>
            <w14:ligatures w14:val="standardContextual"/>
          </w:rPr>
          <w:tab/>
        </w:r>
        <w:r w:rsidRPr="006D65C3">
          <w:rPr>
            <w:rStyle w:val="Hyperlink"/>
            <w:rFonts w:eastAsia="Arial"/>
            <w:noProof/>
          </w:rPr>
          <w:t>State-Machine</w:t>
        </w:r>
        <w:r>
          <w:rPr>
            <w:noProof/>
            <w:webHidden/>
          </w:rPr>
          <w:tab/>
        </w:r>
        <w:r>
          <w:rPr>
            <w:noProof/>
            <w:webHidden/>
          </w:rPr>
          <w:fldChar w:fldCharType="begin"/>
        </w:r>
        <w:r>
          <w:rPr>
            <w:noProof/>
            <w:webHidden/>
          </w:rPr>
          <w:instrText xml:space="preserve"> PAGEREF _Toc164692383 \h </w:instrText>
        </w:r>
        <w:r>
          <w:rPr>
            <w:noProof/>
            <w:webHidden/>
          </w:rPr>
        </w:r>
        <w:r>
          <w:rPr>
            <w:noProof/>
            <w:webHidden/>
          </w:rPr>
          <w:fldChar w:fldCharType="separate"/>
        </w:r>
        <w:r>
          <w:rPr>
            <w:noProof/>
            <w:webHidden/>
          </w:rPr>
          <w:t>80</w:t>
        </w:r>
        <w:r>
          <w:rPr>
            <w:noProof/>
            <w:webHidden/>
          </w:rPr>
          <w:fldChar w:fldCharType="end"/>
        </w:r>
      </w:hyperlink>
    </w:p>
    <w:p w14:paraId="03CAFD82" w14:textId="1AD6F1AA"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84" w:history="1">
        <w:r w:rsidRPr="006D65C3">
          <w:rPr>
            <w:rStyle w:val="Hyperlink"/>
            <w:rFonts w:eastAsia="Arial"/>
            <w:noProof/>
          </w:rPr>
          <w:t>4.2.1</w:t>
        </w:r>
        <w:r>
          <w:rPr>
            <w:rFonts w:asciiTheme="minorHAnsi" w:eastAsiaTheme="minorEastAsia" w:hAnsiTheme="minorHAnsi" w:cstheme="minorBidi"/>
            <w:noProof/>
            <w:kern w:val="2"/>
            <w14:ligatures w14:val="standardContextual"/>
          </w:rPr>
          <w:tab/>
        </w:r>
        <w:r w:rsidRPr="006D65C3">
          <w:rPr>
            <w:rStyle w:val="Hyperlink"/>
            <w:noProof/>
          </w:rPr>
          <w:t>Requirements</w:t>
        </w:r>
        <w:r>
          <w:rPr>
            <w:noProof/>
            <w:webHidden/>
          </w:rPr>
          <w:tab/>
        </w:r>
        <w:r>
          <w:rPr>
            <w:noProof/>
            <w:webHidden/>
          </w:rPr>
          <w:fldChar w:fldCharType="begin"/>
        </w:r>
        <w:r>
          <w:rPr>
            <w:noProof/>
            <w:webHidden/>
          </w:rPr>
          <w:instrText xml:space="preserve"> PAGEREF _Toc164692384 \h </w:instrText>
        </w:r>
        <w:r>
          <w:rPr>
            <w:noProof/>
            <w:webHidden/>
          </w:rPr>
        </w:r>
        <w:r>
          <w:rPr>
            <w:noProof/>
            <w:webHidden/>
          </w:rPr>
          <w:fldChar w:fldCharType="separate"/>
        </w:r>
        <w:r>
          <w:rPr>
            <w:noProof/>
            <w:webHidden/>
          </w:rPr>
          <w:t>80</w:t>
        </w:r>
        <w:r>
          <w:rPr>
            <w:noProof/>
            <w:webHidden/>
          </w:rPr>
          <w:fldChar w:fldCharType="end"/>
        </w:r>
      </w:hyperlink>
    </w:p>
    <w:p w14:paraId="1D6C111C" w14:textId="7475E35E"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85" w:history="1">
        <w:r w:rsidRPr="006D65C3">
          <w:rPr>
            <w:rStyle w:val="Hyperlink"/>
            <w:noProof/>
          </w:rPr>
          <w:t>4.2.2</w:t>
        </w:r>
        <w:r>
          <w:rPr>
            <w:rFonts w:asciiTheme="minorHAnsi" w:eastAsiaTheme="minorEastAsia" w:hAnsiTheme="minorHAnsi" w:cstheme="minorBidi"/>
            <w:noProof/>
            <w:kern w:val="2"/>
            <w14:ligatures w14:val="standardContextual"/>
          </w:rPr>
          <w:tab/>
        </w:r>
        <w:r w:rsidRPr="006D65C3">
          <w:rPr>
            <w:rStyle w:val="Hyperlink"/>
            <w:noProof/>
          </w:rPr>
          <w:t>Safety Requirements</w:t>
        </w:r>
        <w:r>
          <w:rPr>
            <w:noProof/>
            <w:webHidden/>
          </w:rPr>
          <w:tab/>
        </w:r>
        <w:r>
          <w:rPr>
            <w:noProof/>
            <w:webHidden/>
          </w:rPr>
          <w:fldChar w:fldCharType="begin"/>
        </w:r>
        <w:r>
          <w:rPr>
            <w:noProof/>
            <w:webHidden/>
          </w:rPr>
          <w:instrText xml:space="preserve"> PAGEREF _Toc164692385 \h </w:instrText>
        </w:r>
        <w:r>
          <w:rPr>
            <w:noProof/>
            <w:webHidden/>
          </w:rPr>
        </w:r>
        <w:r>
          <w:rPr>
            <w:noProof/>
            <w:webHidden/>
          </w:rPr>
          <w:fldChar w:fldCharType="separate"/>
        </w:r>
        <w:r>
          <w:rPr>
            <w:noProof/>
            <w:webHidden/>
          </w:rPr>
          <w:t>151</w:t>
        </w:r>
        <w:r>
          <w:rPr>
            <w:noProof/>
            <w:webHidden/>
          </w:rPr>
          <w:fldChar w:fldCharType="end"/>
        </w:r>
      </w:hyperlink>
    </w:p>
    <w:p w14:paraId="55D93171" w14:textId="2B5A9C5B"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86" w:history="1">
        <w:r w:rsidRPr="006D65C3">
          <w:rPr>
            <w:rStyle w:val="Hyperlink"/>
            <w:noProof/>
          </w:rPr>
          <w:t>4.2.3</w:t>
        </w:r>
        <w:r>
          <w:rPr>
            <w:rFonts w:asciiTheme="minorHAnsi" w:eastAsiaTheme="minorEastAsia" w:hAnsiTheme="minorHAnsi" w:cstheme="minorBidi"/>
            <w:noProof/>
            <w:kern w:val="2"/>
            <w14:ligatures w14:val="standardContextual"/>
          </w:rPr>
          <w:tab/>
        </w:r>
        <w:r w:rsidRPr="006D65C3">
          <w:rPr>
            <w:rStyle w:val="Hyperlink"/>
            <w:noProof/>
          </w:rPr>
          <w:t>Business Rules</w:t>
        </w:r>
        <w:r>
          <w:rPr>
            <w:noProof/>
            <w:webHidden/>
          </w:rPr>
          <w:tab/>
        </w:r>
        <w:r>
          <w:rPr>
            <w:noProof/>
            <w:webHidden/>
          </w:rPr>
          <w:fldChar w:fldCharType="begin"/>
        </w:r>
        <w:r>
          <w:rPr>
            <w:noProof/>
            <w:webHidden/>
          </w:rPr>
          <w:instrText xml:space="preserve"> PAGEREF _Toc164692386 \h </w:instrText>
        </w:r>
        <w:r>
          <w:rPr>
            <w:noProof/>
            <w:webHidden/>
          </w:rPr>
        </w:r>
        <w:r>
          <w:rPr>
            <w:noProof/>
            <w:webHidden/>
          </w:rPr>
          <w:fldChar w:fldCharType="separate"/>
        </w:r>
        <w:r>
          <w:rPr>
            <w:noProof/>
            <w:webHidden/>
          </w:rPr>
          <w:t>151</w:t>
        </w:r>
        <w:r>
          <w:rPr>
            <w:noProof/>
            <w:webHidden/>
          </w:rPr>
          <w:fldChar w:fldCharType="end"/>
        </w:r>
      </w:hyperlink>
    </w:p>
    <w:p w14:paraId="084AA6D4" w14:textId="2FBADB8D"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87" w:history="1">
        <w:r w:rsidRPr="006D65C3">
          <w:rPr>
            <w:rStyle w:val="Hyperlink"/>
            <w:noProof/>
          </w:rPr>
          <w:t>4.2.4</w:t>
        </w:r>
        <w:r>
          <w:rPr>
            <w:rFonts w:asciiTheme="minorHAnsi" w:eastAsiaTheme="minorEastAsia" w:hAnsiTheme="minorHAnsi" w:cstheme="minorBidi"/>
            <w:noProof/>
            <w:kern w:val="2"/>
            <w14:ligatures w14:val="standardContextual"/>
          </w:rPr>
          <w:tab/>
        </w:r>
        <w:r w:rsidRPr="006D65C3">
          <w:rPr>
            <w:rStyle w:val="Hyperlink"/>
            <w:noProof/>
          </w:rPr>
          <w:t>Screens / Wireframes</w:t>
        </w:r>
        <w:r>
          <w:rPr>
            <w:noProof/>
            <w:webHidden/>
          </w:rPr>
          <w:tab/>
        </w:r>
        <w:r>
          <w:rPr>
            <w:noProof/>
            <w:webHidden/>
          </w:rPr>
          <w:fldChar w:fldCharType="begin"/>
        </w:r>
        <w:r>
          <w:rPr>
            <w:noProof/>
            <w:webHidden/>
          </w:rPr>
          <w:instrText xml:space="preserve"> PAGEREF _Toc164692387 \h </w:instrText>
        </w:r>
        <w:r>
          <w:rPr>
            <w:noProof/>
            <w:webHidden/>
          </w:rPr>
        </w:r>
        <w:r>
          <w:rPr>
            <w:noProof/>
            <w:webHidden/>
          </w:rPr>
          <w:fldChar w:fldCharType="separate"/>
        </w:r>
        <w:r>
          <w:rPr>
            <w:noProof/>
            <w:webHidden/>
          </w:rPr>
          <w:t>151</w:t>
        </w:r>
        <w:r>
          <w:rPr>
            <w:noProof/>
            <w:webHidden/>
          </w:rPr>
          <w:fldChar w:fldCharType="end"/>
        </w:r>
      </w:hyperlink>
    </w:p>
    <w:p w14:paraId="32EEC046" w14:textId="2BF862DC"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388" w:history="1">
        <w:r w:rsidRPr="006D65C3">
          <w:rPr>
            <w:rStyle w:val="Hyperlink"/>
            <w:rFonts w:eastAsia="Arial"/>
            <w:noProof/>
          </w:rPr>
          <w:t>4.3</w:t>
        </w:r>
        <w:r>
          <w:rPr>
            <w:rFonts w:asciiTheme="minorHAnsi" w:eastAsiaTheme="minorEastAsia" w:hAnsiTheme="minorHAnsi" w:cstheme="minorBidi"/>
            <w:noProof/>
            <w:kern w:val="2"/>
            <w14:ligatures w14:val="standardContextual"/>
          </w:rPr>
          <w:tab/>
        </w:r>
        <w:r w:rsidRPr="006D65C3">
          <w:rPr>
            <w:rStyle w:val="Hyperlink"/>
            <w:rFonts w:eastAsia="Arial"/>
            <w:noProof/>
          </w:rPr>
          <w:t>Diagnostics</w:t>
        </w:r>
        <w:r>
          <w:rPr>
            <w:noProof/>
            <w:webHidden/>
          </w:rPr>
          <w:tab/>
        </w:r>
        <w:r>
          <w:rPr>
            <w:noProof/>
            <w:webHidden/>
          </w:rPr>
          <w:fldChar w:fldCharType="begin"/>
        </w:r>
        <w:r>
          <w:rPr>
            <w:noProof/>
            <w:webHidden/>
          </w:rPr>
          <w:instrText xml:space="preserve"> PAGEREF _Toc164692388 \h </w:instrText>
        </w:r>
        <w:r>
          <w:rPr>
            <w:noProof/>
            <w:webHidden/>
          </w:rPr>
        </w:r>
        <w:r>
          <w:rPr>
            <w:noProof/>
            <w:webHidden/>
          </w:rPr>
          <w:fldChar w:fldCharType="separate"/>
        </w:r>
        <w:r>
          <w:rPr>
            <w:noProof/>
            <w:webHidden/>
          </w:rPr>
          <w:t>151</w:t>
        </w:r>
        <w:r>
          <w:rPr>
            <w:noProof/>
            <w:webHidden/>
          </w:rPr>
          <w:fldChar w:fldCharType="end"/>
        </w:r>
      </w:hyperlink>
    </w:p>
    <w:p w14:paraId="0C530C2F" w14:textId="3A0F202F"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89" w:history="1">
        <w:r w:rsidRPr="006D65C3">
          <w:rPr>
            <w:rStyle w:val="Hyperlink"/>
            <w:noProof/>
          </w:rPr>
          <w:t>4.3.1</w:t>
        </w:r>
        <w:r>
          <w:rPr>
            <w:rFonts w:asciiTheme="minorHAnsi" w:eastAsiaTheme="minorEastAsia" w:hAnsiTheme="minorHAnsi" w:cstheme="minorBidi"/>
            <w:noProof/>
            <w:kern w:val="2"/>
            <w14:ligatures w14:val="standardContextual"/>
          </w:rPr>
          <w:tab/>
        </w:r>
        <w:r w:rsidRPr="006D65C3">
          <w:rPr>
            <w:rStyle w:val="Hyperlink"/>
            <w:noProof/>
          </w:rPr>
          <w:t>Requirements</w:t>
        </w:r>
        <w:r>
          <w:rPr>
            <w:noProof/>
            <w:webHidden/>
          </w:rPr>
          <w:tab/>
        </w:r>
        <w:r>
          <w:rPr>
            <w:noProof/>
            <w:webHidden/>
          </w:rPr>
          <w:fldChar w:fldCharType="begin"/>
        </w:r>
        <w:r>
          <w:rPr>
            <w:noProof/>
            <w:webHidden/>
          </w:rPr>
          <w:instrText xml:space="preserve"> PAGEREF _Toc164692389 \h </w:instrText>
        </w:r>
        <w:r>
          <w:rPr>
            <w:noProof/>
            <w:webHidden/>
          </w:rPr>
        </w:r>
        <w:r>
          <w:rPr>
            <w:noProof/>
            <w:webHidden/>
          </w:rPr>
          <w:fldChar w:fldCharType="separate"/>
        </w:r>
        <w:r>
          <w:rPr>
            <w:noProof/>
            <w:webHidden/>
          </w:rPr>
          <w:t>151</w:t>
        </w:r>
        <w:r>
          <w:rPr>
            <w:noProof/>
            <w:webHidden/>
          </w:rPr>
          <w:fldChar w:fldCharType="end"/>
        </w:r>
      </w:hyperlink>
    </w:p>
    <w:p w14:paraId="690716E0" w14:textId="15F50D99"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90" w:history="1">
        <w:r w:rsidRPr="006D65C3">
          <w:rPr>
            <w:rStyle w:val="Hyperlink"/>
            <w:noProof/>
          </w:rPr>
          <w:t>4.3.2</w:t>
        </w:r>
        <w:r>
          <w:rPr>
            <w:rFonts w:asciiTheme="minorHAnsi" w:eastAsiaTheme="minorEastAsia" w:hAnsiTheme="minorHAnsi" w:cstheme="minorBidi"/>
            <w:noProof/>
            <w:kern w:val="2"/>
            <w14:ligatures w14:val="standardContextual"/>
          </w:rPr>
          <w:tab/>
        </w:r>
        <w:r w:rsidRPr="006D65C3">
          <w:rPr>
            <w:rStyle w:val="Hyperlink"/>
            <w:noProof/>
          </w:rPr>
          <w:t>Safety Requirements</w:t>
        </w:r>
        <w:r>
          <w:rPr>
            <w:noProof/>
            <w:webHidden/>
          </w:rPr>
          <w:tab/>
        </w:r>
        <w:r>
          <w:rPr>
            <w:noProof/>
            <w:webHidden/>
          </w:rPr>
          <w:fldChar w:fldCharType="begin"/>
        </w:r>
        <w:r>
          <w:rPr>
            <w:noProof/>
            <w:webHidden/>
          </w:rPr>
          <w:instrText xml:space="preserve"> PAGEREF _Toc164692390 \h </w:instrText>
        </w:r>
        <w:r>
          <w:rPr>
            <w:noProof/>
            <w:webHidden/>
          </w:rPr>
        </w:r>
        <w:r>
          <w:rPr>
            <w:noProof/>
            <w:webHidden/>
          </w:rPr>
          <w:fldChar w:fldCharType="separate"/>
        </w:r>
        <w:r>
          <w:rPr>
            <w:noProof/>
            <w:webHidden/>
          </w:rPr>
          <w:t>345</w:t>
        </w:r>
        <w:r>
          <w:rPr>
            <w:noProof/>
            <w:webHidden/>
          </w:rPr>
          <w:fldChar w:fldCharType="end"/>
        </w:r>
      </w:hyperlink>
    </w:p>
    <w:p w14:paraId="50058B3B" w14:textId="6ABB671F"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91" w:history="1">
        <w:r w:rsidRPr="006D65C3">
          <w:rPr>
            <w:rStyle w:val="Hyperlink"/>
            <w:noProof/>
          </w:rPr>
          <w:t>4.3.3</w:t>
        </w:r>
        <w:r>
          <w:rPr>
            <w:rFonts w:asciiTheme="minorHAnsi" w:eastAsiaTheme="minorEastAsia" w:hAnsiTheme="minorHAnsi" w:cstheme="minorBidi"/>
            <w:noProof/>
            <w:kern w:val="2"/>
            <w14:ligatures w14:val="standardContextual"/>
          </w:rPr>
          <w:tab/>
        </w:r>
        <w:r w:rsidRPr="006D65C3">
          <w:rPr>
            <w:rStyle w:val="Hyperlink"/>
            <w:noProof/>
          </w:rPr>
          <w:t>Business Rules</w:t>
        </w:r>
        <w:r>
          <w:rPr>
            <w:noProof/>
            <w:webHidden/>
          </w:rPr>
          <w:tab/>
        </w:r>
        <w:r>
          <w:rPr>
            <w:noProof/>
            <w:webHidden/>
          </w:rPr>
          <w:fldChar w:fldCharType="begin"/>
        </w:r>
        <w:r>
          <w:rPr>
            <w:noProof/>
            <w:webHidden/>
          </w:rPr>
          <w:instrText xml:space="preserve"> PAGEREF _Toc164692391 \h </w:instrText>
        </w:r>
        <w:r>
          <w:rPr>
            <w:noProof/>
            <w:webHidden/>
          </w:rPr>
        </w:r>
        <w:r>
          <w:rPr>
            <w:noProof/>
            <w:webHidden/>
          </w:rPr>
          <w:fldChar w:fldCharType="separate"/>
        </w:r>
        <w:r>
          <w:rPr>
            <w:noProof/>
            <w:webHidden/>
          </w:rPr>
          <w:t>345</w:t>
        </w:r>
        <w:r>
          <w:rPr>
            <w:noProof/>
            <w:webHidden/>
          </w:rPr>
          <w:fldChar w:fldCharType="end"/>
        </w:r>
      </w:hyperlink>
    </w:p>
    <w:p w14:paraId="7FBB39EF" w14:textId="147C770C"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92" w:history="1">
        <w:r w:rsidRPr="006D65C3">
          <w:rPr>
            <w:rStyle w:val="Hyperlink"/>
            <w:noProof/>
          </w:rPr>
          <w:t>4.3.4</w:t>
        </w:r>
        <w:r>
          <w:rPr>
            <w:rFonts w:asciiTheme="minorHAnsi" w:eastAsiaTheme="minorEastAsia" w:hAnsiTheme="minorHAnsi" w:cstheme="minorBidi"/>
            <w:noProof/>
            <w:kern w:val="2"/>
            <w14:ligatures w14:val="standardContextual"/>
          </w:rPr>
          <w:tab/>
        </w:r>
        <w:r w:rsidRPr="006D65C3">
          <w:rPr>
            <w:rStyle w:val="Hyperlink"/>
            <w:noProof/>
          </w:rPr>
          <w:t>Screens / Wireframes</w:t>
        </w:r>
        <w:r>
          <w:rPr>
            <w:noProof/>
            <w:webHidden/>
          </w:rPr>
          <w:tab/>
        </w:r>
        <w:r>
          <w:rPr>
            <w:noProof/>
            <w:webHidden/>
          </w:rPr>
          <w:fldChar w:fldCharType="begin"/>
        </w:r>
        <w:r>
          <w:rPr>
            <w:noProof/>
            <w:webHidden/>
          </w:rPr>
          <w:instrText xml:space="preserve"> PAGEREF _Toc164692392 \h </w:instrText>
        </w:r>
        <w:r>
          <w:rPr>
            <w:noProof/>
            <w:webHidden/>
          </w:rPr>
        </w:r>
        <w:r>
          <w:rPr>
            <w:noProof/>
            <w:webHidden/>
          </w:rPr>
          <w:fldChar w:fldCharType="separate"/>
        </w:r>
        <w:r>
          <w:rPr>
            <w:noProof/>
            <w:webHidden/>
          </w:rPr>
          <w:t>346</w:t>
        </w:r>
        <w:r>
          <w:rPr>
            <w:noProof/>
            <w:webHidden/>
          </w:rPr>
          <w:fldChar w:fldCharType="end"/>
        </w:r>
      </w:hyperlink>
    </w:p>
    <w:p w14:paraId="4CAA8E6B" w14:textId="4AA8C886"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393" w:history="1">
        <w:r w:rsidRPr="006D65C3">
          <w:rPr>
            <w:rStyle w:val="Hyperlink"/>
            <w:rFonts w:eastAsia="Arial"/>
            <w:noProof/>
          </w:rPr>
          <w:t>4.4</w:t>
        </w:r>
        <w:r>
          <w:rPr>
            <w:rFonts w:asciiTheme="minorHAnsi" w:eastAsiaTheme="minorEastAsia" w:hAnsiTheme="minorHAnsi" w:cstheme="minorBidi"/>
            <w:noProof/>
            <w:kern w:val="2"/>
            <w14:ligatures w14:val="standardContextual"/>
          </w:rPr>
          <w:tab/>
        </w:r>
        <w:r w:rsidRPr="006D65C3">
          <w:rPr>
            <w:rStyle w:val="Hyperlink"/>
            <w:rFonts w:eastAsia="Arial"/>
            <w:noProof/>
          </w:rPr>
          <w:t>General Diagnostics</w:t>
        </w:r>
        <w:r>
          <w:rPr>
            <w:noProof/>
            <w:webHidden/>
          </w:rPr>
          <w:tab/>
        </w:r>
        <w:r>
          <w:rPr>
            <w:noProof/>
            <w:webHidden/>
          </w:rPr>
          <w:fldChar w:fldCharType="begin"/>
        </w:r>
        <w:r>
          <w:rPr>
            <w:noProof/>
            <w:webHidden/>
          </w:rPr>
          <w:instrText xml:space="preserve"> PAGEREF _Toc164692393 \h </w:instrText>
        </w:r>
        <w:r>
          <w:rPr>
            <w:noProof/>
            <w:webHidden/>
          </w:rPr>
        </w:r>
        <w:r>
          <w:rPr>
            <w:noProof/>
            <w:webHidden/>
          </w:rPr>
          <w:fldChar w:fldCharType="separate"/>
        </w:r>
        <w:r>
          <w:rPr>
            <w:noProof/>
            <w:webHidden/>
          </w:rPr>
          <w:t>346</w:t>
        </w:r>
        <w:r>
          <w:rPr>
            <w:noProof/>
            <w:webHidden/>
          </w:rPr>
          <w:fldChar w:fldCharType="end"/>
        </w:r>
      </w:hyperlink>
    </w:p>
    <w:p w14:paraId="46267DCE" w14:textId="0CEF8962"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94" w:history="1">
        <w:r w:rsidRPr="006D65C3">
          <w:rPr>
            <w:rStyle w:val="Hyperlink"/>
            <w:noProof/>
          </w:rPr>
          <w:t>4.4.1</w:t>
        </w:r>
        <w:r>
          <w:rPr>
            <w:rFonts w:asciiTheme="minorHAnsi" w:eastAsiaTheme="minorEastAsia" w:hAnsiTheme="minorHAnsi" w:cstheme="minorBidi"/>
            <w:noProof/>
            <w:kern w:val="2"/>
            <w14:ligatures w14:val="standardContextual"/>
          </w:rPr>
          <w:tab/>
        </w:r>
        <w:r w:rsidRPr="006D65C3">
          <w:rPr>
            <w:rStyle w:val="Hyperlink"/>
            <w:noProof/>
          </w:rPr>
          <w:t>Requirements</w:t>
        </w:r>
        <w:r>
          <w:rPr>
            <w:noProof/>
            <w:webHidden/>
          </w:rPr>
          <w:tab/>
        </w:r>
        <w:r>
          <w:rPr>
            <w:noProof/>
            <w:webHidden/>
          </w:rPr>
          <w:fldChar w:fldCharType="begin"/>
        </w:r>
        <w:r>
          <w:rPr>
            <w:noProof/>
            <w:webHidden/>
          </w:rPr>
          <w:instrText xml:space="preserve"> PAGEREF _Toc164692394 \h </w:instrText>
        </w:r>
        <w:r>
          <w:rPr>
            <w:noProof/>
            <w:webHidden/>
          </w:rPr>
        </w:r>
        <w:r>
          <w:rPr>
            <w:noProof/>
            <w:webHidden/>
          </w:rPr>
          <w:fldChar w:fldCharType="separate"/>
        </w:r>
        <w:r>
          <w:rPr>
            <w:noProof/>
            <w:webHidden/>
          </w:rPr>
          <w:t>346</w:t>
        </w:r>
        <w:r>
          <w:rPr>
            <w:noProof/>
            <w:webHidden/>
          </w:rPr>
          <w:fldChar w:fldCharType="end"/>
        </w:r>
      </w:hyperlink>
    </w:p>
    <w:p w14:paraId="4DB526FF" w14:textId="1C5DBCED"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95" w:history="1">
        <w:r w:rsidRPr="006D65C3">
          <w:rPr>
            <w:rStyle w:val="Hyperlink"/>
            <w:noProof/>
          </w:rPr>
          <w:t>4.4.2</w:t>
        </w:r>
        <w:r>
          <w:rPr>
            <w:rFonts w:asciiTheme="minorHAnsi" w:eastAsiaTheme="minorEastAsia" w:hAnsiTheme="minorHAnsi" w:cstheme="minorBidi"/>
            <w:noProof/>
            <w:kern w:val="2"/>
            <w14:ligatures w14:val="standardContextual"/>
          </w:rPr>
          <w:tab/>
        </w:r>
        <w:r w:rsidRPr="006D65C3">
          <w:rPr>
            <w:rStyle w:val="Hyperlink"/>
            <w:noProof/>
          </w:rPr>
          <w:t>Safety Requirements</w:t>
        </w:r>
        <w:r>
          <w:rPr>
            <w:noProof/>
            <w:webHidden/>
          </w:rPr>
          <w:tab/>
        </w:r>
        <w:r>
          <w:rPr>
            <w:noProof/>
            <w:webHidden/>
          </w:rPr>
          <w:fldChar w:fldCharType="begin"/>
        </w:r>
        <w:r>
          <w:rPr>
            <w:noProof/>
            <w:webHidden/>
          </w:rPr>
          <w:instrText xml:space="preserve"> PAGEREF _Toc164692395 \h </w:instrText>
        </w:r>
        <w:r>
          <w:rPr>
            <w:noProof/>
            <w:webHidden/>
          </w:rPr>
        </w:r>
        <w:r>
          <w:rPr>
            <w:noProof/>
            <w:webHidden/>
          </w:rPr>
          <w:fldChar w:fldCharType="separate"/>
        </w:r>
        <w:r>
          <w:rPr>
            <w:noProof/>
            <w:webHidden/>
          </w:rPr>
          <w:t>357</w:t>
        </w:r>
        <w:r>
          <w:rPr>
            <w:noProof/>
            <w:webHidden/>
          </w:rPr>
          <w:fldChar w:fldCharType="end"/>
        </w:r>
      </w:hyperlink>
    </w:p>
    <w:p w14:paraId="39A5D257" w14:textId="59BC0AF8"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96" w:history="1">
        <w:r w:rsidRPr="006D65C3">
          <w:rPr>
            <w:rStyle w:val="Hyperlink"/>
            <w:noProof/>
          </w:rPr>
          <w:t>4.4.3</w:t>
        </w:r>
        <w:r>
          <w:rPr>
            <w:rFonts w:asciiTheme="minorHAnsi" w:eastAsiaTheme="minorEastAsia" w:hAnsiTheme="minorHAnsi" w:cstheme="minorBidi"/>
            <w:noProof/>
            <w:kern w:val="2"/>
            <w14:ligatures w14:val="standardContextual"/>
          </w:rPr>
          <w:tab/>
        </w:r>
        <w:r w:rsidRPr="006D65C3">
          <w:rPr>
            <w:rStyle w:val="Hyperlink"/>
            <w:noProof/>
          </w:rPr>
          <w:t>Business Rules</w:t>
        </w:r>
        <w:r>
          <w:rPr>
            <w:noProof/>
            <w:webHidden/>
          </w:rPr>
          <w:tab/>
        </w:r>
        <w:r>
          <w:rPr>
            <w:noProof/>
            <w:webHidden/>
          </w:rPr>
          <w:fldChar w:fldCharType="begin"/>
        </w:r>
        <w:r>
          <w:rPr>
            <w:noProof/>
            <w:webHidden/>
          </w:rPr>
          <w:instrText xml:space="preserve"> PAGEREF _Toc164692396 \h </w:instrText>
        </w:r>
        <w:r>
          <w:rPr>
            <w:noProof/>
            <w:webHidden/>
          </w:rPr>
        </w:r>
        <w:r>
          <w:rPr>
            <w:noProof/>
            <w:webHidden/>
          </w:rPr>
          <w:fldChar w:fldCharType="separate"/>
        </w:r>
        <w:r>
          <w:rPr>
            <w:noProof/>
            <w:webHidden/>
          </w:rPr>
          <w:t>357</w:t>
        </w:r>
        <w:r>
          <w:rPr>
            <w:noProof/>
            <w:webHidden/>
          </w:rPr>
          <w:fldChar w:fldCharType="end"/>
        </w:r>
      </w:hyperlink>
    </w:p>
    <w:p w14:paraId="298314F2" w14:textId="4A85AEDA"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97" w:history="1">
        <w:r w:rsidRPr="006D65C3">
          <w:rPr>
            <w:rStyle w:val="Hyperlink"/>
            <w:noProof/>
          </w:rPr>
          <w:t>4.4.4</w:t>
        </w:r>
        <w:r>
          <w:rPr>
            <w:rFonts w:asciiTheme="minorHAnsi" w:eastAsiaTheme="minorEastAsia" w:hAnsiTheme="minorHAnsi" w:cstheme="minorBidi"/>
            <w:noProof/>
            <w:kern w:val="2"/>
            <w14:ligatures w14:val="standardContextual"/>
          </w:rPr>
          <w:tab/>
        </w:r>
        <w:r w:rsidRPr="006D65C3">
          <w:rPr>
            <w:rStyle w:val="Hyperlink"/>
            <w:noProof/>
          </w:rPr>
          <w:t>Screens / Wireframes</w:t>
        </w:r>
        <w:r>
          <w:rPr>
            <w:noProof/>
            <w:webHidden/>
          </w:rPr>
          <w:tab/>
        </w:r>
        <w:r>
          <w:rPr>
            <w:noProof/>
            <w:webHidden/>
          </w:rPr>
          <w:fldChar w:fldCharType="begin"/>
        </w:r>
        <w:r>
          <w:rPr>
            <w:noProof/>
            <w:webHidden/>
          </w:rPr>
          <w:instrText xml:space="preserve"> PAGEREF _Toc164692397 \h </w:instrText>
        </w:r>
        <w:r>
          <w:rPr>
            <w:noProof/>
            <w:webHidden/>
          </w:rPr>
        </w:r>
        <w:r>
          <w:rPr>
            <w:noProof/>
            <w:webHidden/>
          </w:rPr>
          <w:fldChar w:fldCharType="separate"/>
        </w:r>
        <w:r>
          <w:rPr>
            <w:noProof/>
            <w:webHidden/>
          </w:rPr>
          <w:t>357</w:t>
        </w:r>
        <w:r>
          <w:rPr>
            <w:noProof/>
            <w:webHidden/>
          </w:rPr>
          <w:fldChar w:fldCharType="end"/>
        </w:r>
      </w:hyperlink>
    </w:p>
    <w:p w14:paraId="24C74A61" w14:textId="79849672"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398" w:history="1">
        <w:r w:rsidRPr="006D65C3">
          <w:rPr>
            <w:rStyle w:val="Hyperlink"/>
            <w:noProof/>
          </w:rPr>
          <w:t>4.5</w:t>
        </w:r>
        <w:r>
          <w:rPr>
            <w:rFonts w:asciiTheme="minorHAnsi" w:eastAsiaTheme="minorEastAsia" w:hAnsiTheme="minorHAnsi" w:cstheme="minorBidi"/>
            <w:noProof/>
            <w:kern w:val="2"/>
            <w14:ligatures w14:val="standardContextual"/>
          </w:rPr>
          <w:tab/>
        </w:r>
        <w:r w:rsidRPr="006D65C3">
          <w:rPr>
            <w:rStyle w:val="Hyperlink"/>
            <w:rFonts w:eastAsia="Arial"/>
            <w:noProof/>
          </w:rPr>
          <w:t>Power Management Controller interface driver</w:t>
        </w:r>
        <w:r>
          <w:rPr>
            <w:noProof/>
            <w:webHidden/>
          </w:rPr>
          <w:tab/>
        </w:r>
        <w:r>
          <w:rPr>
            <w:noProof/>
            <w:webHidden/>
          </w:rPr>
          <w:fldChar w:fldCharType="begin"/>
        </w:r>
        <w:r>
          <w:rPr>
            <w:noProof/>
            <w:webHidden/>
          </w:rPr>
          <w:instrText xml:space="preserve"> PAGEREF _Toc164692398 \h </w:instrText>
        </w:r>
        <w:r>
          <w:rPr>
            <w:noProof/>
            <w:webHidden/>
          </w:rPr>
        </w:r>
        <w:r>
          <w:rPr>
            <w:noProof/>
            <w:webHidden/>
          </w:rPr>
          <w:fldChar w:fldCharType="separate"/>
        </w:r>
        <w:r>
          <w:rPr>
            <w:noProof/>
            <w:webHidden/>
          </w:rPr>
          <w:t>358</w:t>
        </w:r>
        <w:r>
          <w:rPr>
            <w:noProof/>
            <w:webHidden/>
          </w:rPr>
          <w:fldChar w:fldCharType="end"/>
        </w:r>
      </w:hyperlink>
    </w:p>
    <w:p w14:paraId="0C7D2323" w14:textId="3F702169"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399" w:history="1">
        <w:r w:rsidRPr="006D65C3">
          <w:rPr>
            <w:rStyle w:val="Hyperlink"/>
            <w:noProof/>
          </w:rPr>
          <w:t>4.5.1</w:t>
        </w:r>
        <w:r>
          <w:rPr>
            <w:rFonts w:asciiTheme="minorHAnsi" w:eastAsiaTheme="minorEastAsia" w:hAnsiTheme="minorHAnsi" w:cstheme="minorBidi"/>
            <w:noProof/>
            <w:kern w:val="2"/>
            <w14:ligatures w14:val="standardContextual"/>
          </w:rPr>
          <w:tab/>
        </w:r>
        <w:r w:rsidRPr="006D65C3">
          <w:rPr>
            <w:rStyle w:val="Hyperlink"/>
            <w:noProof/>
          </w:rPr>
          <w:t>Requirements</w:t>
        </w:r>
        <w:r>
          <w:rPr>
            <w:noProof/>
            <w:webHidden/>
          </w:rPr>
          <w:tab/>
        </w:r>
        <w:r>
          <w:rPr>
            <w:noProof/>
            <w:webHidden/>
          </w:rPr>
          <w:fldChar w:fldCharType="begin"/>
        </w:r>
        <w:r>
          <w:rPr>
            <w:noProof/>
            <w:webHidden/>
          </w:rPr>
          <w:instrText xml:space="preserve"> PAGEREF _Toc164692399 \h </w:instrText>
        </w:r>
        <w:r>
          <w:rPr>
            <w:noProof/>
            <w:webHidden/>
          </w:rPr>
        </w:r>
        <w:r>
          <w:rPr>
            <w:noProof/>
            <w:webHidden/>
          </w:rPr>
          <w:fldChar w:fldCharType="separate"/>
        </w:r>
        <w:r>
          <w:rPr>
            <w:noProof/>
            <w:webHidden/>
          </w:rPr>
          <w:t>359</w:t>
        </w:r>
        <w:r>
          <w:rPr>
            <w:noProof/>
            <w:webHidden/>
          </w:rPr>
          <w:fldChar w:fldCharType="end"/>
        </w:r>
      </w:hyperlink>
    </w:p>
    <w:p w14:paraId="37B9BC86" w14:textId="2CC39930"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00" w:history="1">
        <w:r w:rsidRPr="006D65C3">
          <w:rPr>
            <w:rStyle w:val="Hyperlink"/>
            <w:noProof/>
          </w:rPr>
          <w:t>4.5.2</w:t>
        </w:r>
        <w:r>
          <w:rPr>
            <w:rFonts w:asciiTheme="minorHAnsi" w:eastAsiaTheme="minorEastAsia" w:hAnsiTheme="minorHAnsi" w:cstheme="minorBidi"/>
            <w:noProof/>
            <w:kern w:val="2"/>
            <w14:ligatures w14:val="standardContextual"/>
          </w:rPr>
          <w:tab/>
        </w:r>
        <w:r w:rsidRPr="006D65C3">
          <w:rPr>
            <w:rStyle w:val="Hyperlink"/>
            <w:noProof/>
          </w:rPr>
          <w:t>Safety Requirements</w:t>
        </w:r>
        <w:r>
          <w:rPr>
            <w:noProof/>
            <w:webHidden/>
          </w:rPr>
          <w:tab/>
        </w:r>
        <w:r>
          <w:rPr>
            <w:noProof/>
            <w:webHidden/>
          </w:rPr>
          <w:fldChar w:fldCharType="begin"/>
        </w:r>
        <w:r>
          <w:rPr>
            <w:noProof/>
            <w:webHidden/>
          </w:rPr>
          <w:instrText xml:space="preserve"> PAGEREF _Toc164692400 \h </w:instrText>
        </w:r>
        <w:r>
          <w:rPr>
            <w:noProof/>
            <w:webHidden/>
          </w:rPr>
        </w:r>
        <w:r>
          <w:rPr>
            <w:noProof/>
            <w:webHidden/>
          </w:rPr>
          <w:fldChar w:fldCharType="separate"/>
        </w:r>
        <w:r>
          <w:rPr>
            <w:noProof/>
            <w:webHidden/>
          </w:rPr>
          <w:t>375</w:t>
        </w:r>
        <w:r>
          <w:rPr>
            <w:noProof/>
            <w:webHidden/>
          </w:rPr>
          <w:fldChar w:fldCharType="end"/>
        </w:r>
      </w:hyperlink>
    </w:p>
    <w:p w14:paraId="6B822D1B" w14:textId="2471ACD3"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01" w:history="1">
        <w:r w:rsidRPr="006D65C3">
          <w:rPr>
            <w:rStyle w:val="Hyperlink"/>
            <w:noProof/>
          </w:rPr>
          <w:t>4.5.3</w:t>
        </w:r>
        <w:r>
          <w:rPr>
            <w:rFonts w:asciiTheme="minorHAnsi" w:eastAsiaTheme="minorEastAsia" w:hAnsiTheme="minorHAnsi" w:cstheme="minorBidi"/>
            <w:noProof/>
            <w:kern w:val="2"/>
            <w14:ligatures w14:val="standardContextual"/>
          </w:rPr>
          <w:tab/>
        </w:r>
        <w:r w:rsidRPr="006D65C3">
          <w:rPr>
            <w:rStyle w:val="Hyperlink"/>
            <w:noProof/>
          </w:rPr>
          <w:t>Business Rules</w:t>
        </w:r>
        <w:r>
          <w:rPr>
            <w:noProof/>
            <w:webHidden/>
          </w:rPr>
          <w:tab/>
        </w:r>
        <w:r>
          <w:rPr>
            <w:noProof/>
            <w:webHidden/>
          </w:rPr>
          <w:fldChar w:fldCharType="begin"/>
        </w:r>
        <w:r>
          <w:rPr>
            <w:noProof/>
            <w:webHidden/>
          </w:rPr>
          <w:instrText xml:space="preserve"> PAGEREF _Toc164692401 \h </w:instrText>
        </w:r>
        <w:r>
          <w:rPr>
            <w:noProof/>
            <w:webHidden/>
          </w:rPr>
        </w:r>
        <w:r>
          <w:rPr>
            <w:noProof/>
            <w:webHidden/>
          </w:rPr>
          <w:fldChar w:fldCharType="separate"/>
        </w:r>
        <w:r>
          <w:rPr>
            <w:noProof/>
            <w:webHidden/>
          </w:rPr>
          <w:t>375</w:t>
        </w:r>
        <w:r>
          <w:rPr>
            <w:noProof/>
            <w:webHidden/>
          </w:rPr>
          <w:fldChar w:fldCharType="end"/>
        </w:r>
      </w:hyperlink>
    </w:p>
    <w:p w14:paraId="7C094922" w14:textId="5D1CDED6"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02" w:history="1">
        <w:r w:rsidRPr="006D65C3">
          <w:rPr>
            <w:rStyle w:val="Hyperlink"/>
            <w:noProof/>
          </w:rPr>
          <w:t>4.5.4</w:t>
        </w:r>
        <w:r>
          <w:rPr>
            <w:rFonts w:asciiTheme="minorHAnsi" w:eastAsiaTheme="minorEastAsia" w:hAnsiTheme="minorHAnsi" w:cstheme="minorBidi"/>
            <w:noProof/>
            <w:kern w:val="2"/>
            <w14:ligatures w14:val="standardContextual"/>
          </w:rPr>
          <w:tab/>
        </w:r>
        <w:r w:rsidRPr="006D65C3">
          <w:rPr>
            <w:rStyle w:val="Hyperlink"/>
            <w:noProof/>
          </w:rPr>
          <w:t>Screens / Wireframes</w:t>
        </w:r>
        <w:r>
          <w:rPr>
            <w:noProof/>
            <w:webHidden/>
          </w:rPr>
          <w:tab/>
        </w:r>
        <w:r>
          <w:rPr>
            <w:noProof/>
            <w:webHidden/>
          </w:rPr>
          <w:fldChar w:fldCharType="begin"/>
        </w:r>
        <w:r>
          <w:rPr>
            <w:noProof/>
            <w:webHidden/>
          </w:rPr>
          <w:instrText xml:space="preserve"> PAGEREF _Toc164692402 \h </w:instrText>
        </w:r>
        <w:r>
          <w:rPr>
            <w:noProof/>
            <w:webHidden/>
          </w:rPr>
        </w:r>
        <w:r>
          <w:rPr>
            <w:noProof/>
            <w:webHidden/>
          </w:rPr>
          <w:fldChar w:fldCharType="separate"/>
        </w:r>
        <w:r>
          <w:rPr>
            <w:noProof/>
            <w:webHidden/>
          </w:rPr>
          <w:t>375</w:t>
        </w:r>
        <w:r>
          <w:rPr>
            <w:noProof/>
            <w:webHidden/>
          </w:rPr>
          <w:fldChar w:fldCharType="end"/>
        </w:r>
      </w:hyperlink>
    </w:p>
    <w:p w14:paraId="0B47A5F3" w14:textId="61E6880D"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403" w:history="1">
        <w:r w:rsidRPr="006D65C3">
          <w:rPr>
            <w:rStyle w:val="Hyperlink"/>
            <w:noProof/>
          </w:rPr>
          <w:t>4.6</w:t>
        </w:r>
        <w:r>
          <w:rPr>
            <w:rFonts w:asciiTheme="minorHAnsi" w:eastAsiaTheme="minorEastAsia" w:hAnsiTheme="minorHAnsi" w:cstheme="minorBidi"/>
            <w:noProof/>
            <w:kern w:val="2"/>
            <w14:ligatures w14:val="standardContextual"/>
          </w:rPr>
          <w:tab/>
        </w:r>
        <w:r w:rsidRPr="006D65C3">
          <w:rPr>
            <w:rStyle w:val="Hyperlink"/>
            <w:noProof/>
          </w:rPr>
          <w:t>Specific OBD Requirements</w:t>
        </w:r>
        <w:r>
          <w:rPr>
            <w:noProof/>
            <w:webHidden/>
          </w:rPr>
          <w:tab/>
        </w:r>
        <w:r>
          <w:rPr>
            <w:noProof/>
            <w:webHidden/>
          </w:rPr>
          <w:fldChar w:fldCharType="begin"/>
        </w:r>
        <w:r>
          <w:rPr>
            <w:noProof/>
            <w:webHidden/>
          </w:rPr>
          <w:instrText xml:space="preserve"> PAGEREF _Toc164692403 \h </w:instrText>
        </w:r>
        <w:r>
          <w:rPr>
            <w:noProof/>
            <w:webHidden/>
          </w:rPr>
        </w:r>
        <w:r>
          <w:rPr>
            <w:noProof/>
            <w:webHidden/>
          </w:rPr>
          <w:fldChar w:fldCharType="separate"/>
        </w:r>
        <w:r>
          <w:rPr>
            <w:noProof/>
            <w:webHidden/>
          </w:rPr>
          <w:t>375</w:t>
        </w:r>
        <w:r>
          <w:rPr>
            <w:noProof/>
            <w:webHidden/>
          </w:rPr>
          <w:fldChar w:fldCharType="end"/>
        </w:r>
      </w:hyperlink>
    </w:p>
    <w:p w14:paraId="56B613D9" w14:textId="648F61D7"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04" w:history="1">
        <w:r w:rsidRPr="006D65C3">
          <w:rPr>
            <w:rStyle w:val="Hyperlink"/>
            <w:noProof/>
          </w:rPr>
          <w:t>4.6.1</w:t>
        </w:r>
        <w:r>
          <w:rPr>
            <w:rFonts w:asciiTheme="minorHAnsi" w:eastAsiaTheme="minorEastAsia" w:hAnsiTheme="minorHAnsi" w:cstheme="minorBidi"/>
            <w:noProof/>
            <w:kern w:val="2"/>
            <w14:ligatures w14:val="standardContextual"/>
          </w:rPr>
          <w:tab/>
        </w:r>
        <w:r w:rsidRPr="006D65C3">
          <w:rPr>
            <w:rStyle w:val="Hyperlink"/>
            <w:noProof/>
          </w:rPr>
          <w:t>Requirements</w:t>
        </w:r>
        <w:r>
          <w:rPr>
            <w:noProof/>
            <w:webHidden/>
          </w:rPr>
          <w:tab/>
        </w:r>
        <w:r>
          <w:rPr>
            <w:noProof/>
            <w:webHidden/>
          </w:rPr>
          <w:fldChar w:fldCharType="begin"/>
        </w:r>
        <w:r>
          <w:rPr>
            <w:noProof/>
            <w:webHidden/>
          </w:rPr>
          <w:instrText xml:space="preserve"> PAGEREF _Toc164692404 \h </w:instrText>
        </w:r>
        <w:r>
          <w:rPr>
            <w:noProof/>
            <w:webHidden/>
          </w:rPr>
        </w:r>
        <w:r>
          <w:rPr>
            <w:noProof/>
            <w:webHidden/>
          </w:rPr>
          <w:fldChar w:fldCharType="separate"/>
        </w:r>
        <w:r>
          <w:rPr>
            <w:noProof/>
            <w:webHidden/>
          </w:rPr>
          <w:t>375</w:t>
        </w:r>
        <w:r>
          <w:rPr>
            <w:noProof/>
            <w:webHidden/>
          </w:rPr>
          <w:fldChar w:fldCharType="end"/>
        </w:r>
      </w:hyperlink>
    </w:p>
    <w:p w14:paraId="22244AFE" w14:textId="49F6FD4C"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05" w:history="1">
        <w:r w:rsidRPr="006D65C3">
          <w:rPr>
            <w:rStyle w:val="Hyperlink"/>
            <w:noProof/>
          </w:rPr>
          <w:t>4.6.2</w:t>
        </w:r>
        <w:r>
          <w:rPr>
            <w:rFonts w:asciiTheme="minorHAnsi" w:eastAsiaTheme="minorEastAsia" w:hAnsiTheme="minorHAnsi" w:cstheme="minorBidi"/>
            <w:noProof/>
            <w:kern w:val="2"/>
            <w14:ligatures w14:val="standardContextual"/>
          </w:rPr>
          <w:tab/>
        </w:r>
        <w:r w:rsidRPr="006D65C3">
          <w:rPr>
            <w:rStyle w:val="Hyperlink"/>
            <w:noProof/>
          </w:rPr>
          <w:t>Safety Requirements</w:t>
        </w:r>
        <w:r>
          <w:rPr>
            <w:noProof/>
            <w:webHidden/>
          </w:rPr>
          <w:tab/>
        </w:r>
        <w:r>
          <w:rPr>
            <w:noProof/>
            <w:webHidden/>
          </w:rPr>
          <w:fldChar w:fldCharType="begin"/>
        </w:r>
        <w:r>
          <w:rPr>
            <w:noProof/>
            <w:webHidden/>
          </w:rPr>
          <w:instrText xml:space="preserve"> PAGEREF _Toc164692405 \h </w:instrText>
        </w:r>
        <w:r>
          <w:rPr>
            <w:noProof/>
            <w:webHidden/>
          </w:rPr>
        </w:r>
        <w:r>
          <w:rPr>
            <w:noProof/>
            <w:webHidden/>
          </w:rPr>
          <w:fldChar w:fldCharType="separate"/>
        </w:r>
        <w:r>
          <w:rPr>
            <w:noProof/>
            <w:webHidden/>
          </w:rPr>
          <w:t>434</w:t>
        </w:r>
        <w:r>
          <w:rPr>
            <w:noProof/>
            <w:webHidden/>
          </w:rPr>
          <w:fldChar w:fldCharType="end"/>
        </w:r>
      </w:hyperlink>
    </w:p>
    <w:p w14:paraId="655DBFF9" w14:textId="2708EB27"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06" w:history="1">
        <w:r w:rsidRPr="006D65C3">
          <w:rPr>
            <w:rStyle w:val="Hyperlink"/>
            <w:noProof/>
          </w:rPr>
          <w:t>4.6.3</w:t>
        </w:r>
        <w:r>
          <w:rPr>
            <w:rFonts w:asciiTheme="minorHAnsi" w:eastAsiaTheme="minorEastAsia" w:hAnsiTheme="minorHAnsi" w:cstheme="minorBidi"/>
            <w:noProof/>
            <w:kern w:val="2"/>
            <w14:ligatures w14:val="standardContextual"/>
          </w:rPr>
          <w:tab/>
        </w:r>
        <w:r w:rsidRPr="006D65C3">
          <w:rPr>
            <w:rStyle w:val="Hyperlink"/>
            <w:noProof/>
          </w:rPr>
          <w:t>Business Rules</w:t>
        </w:r>
        <w:r>
          <w:rPr>
            <w:noProof/>
            <w:webHidden/>
          </w:rPr>
          <w:tab/>
        </w:r>
        <w:r>
          <w:rPr>
            <w:noProof/>
            <w:webHidden/>
          </w:rPr>
          <w:fldChar w:fldCharType="begin"/>
        </w:r>
        <w:r>
          <w:rPr>
            <w:noProof/>
            <w:webHidden/>
          </w:rPr>
          <w:instrText xml:space="preserve"> PAGEREF _Toc164692406 \h </w:instrText>
        </w:r>
        <w:r>
          <w:rPr>
            <w:noProof/>
            <w:webHidden/>
          </w:rPr>
        </w:r>
        <w:r>
          <w:rPr>
            <w:noProof/>
            <w:webHidden/>
          </w:rPr>
          <w:fldChar w:fldCharType="separate"/>
        </w:r>
        <w:r>
          <w:rPr>
            <w:noProof/>
            <w:webHidden/>
          </w:rPr>
          <w:t>434</w:t>
        </w:r>
        <w:r>
          <w:rPr>
            <w:noProof/>
            <w:webHidden/>
          </w:rPr>
          <w:fldChar w:fldCharType="end"/>
        </w:r>
      </w:hyperlink>
    </w:p>
    <w:p w14:paraId="589A9B28" w14:textId="032DA751"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07" w:history="1">
        <w:r w:rsidRPr="006D65C3">
          <w:rPr>
            <w:rStyle w:val="Hyperlink"/>
            <w:noProof/>
          </w:rPr>
          <w:t>4.6.4</w:t>
        </w:r>
        <w:r>
          <w:rPr>
            <w:rFonts w:asciiTheme="minorHAnsi" w:eastAsiaTheme="minorEastAsia" w:hAnsiTheme="minorHAnsi" w:cstheme="minorBidi"/>
            <w:noProof/>
            <w:kern w:val="2"/>
            <w14:ligatures w14:val="standardContextual"/>
          </w:rPr>
          <w:tab/>
        </w:r>
        <w:r w:rsidRPr="006D65C3">
          <w:rPr>
            <w:rStyle w:val="Hyperlink"/>
            <w:noProof/>
          </w:rPr>
          <w:t>Screens / Wireframes</w:t>
        </w:r>
        <w:r>
          <w:rPr>
            <w:noProof/>
            <w:webHidden/>
          </w:rPr>
          <w:tab/>
        </w:r>
        <w:r>
          <w:rPr>
            <w:noProof/>
            <w:webHidden/>
          </w:rPr>
          <w:fldChar w:fldCharType="begin"/>
        </w:r>
        <w:r>
          <w:rPr>
            <w:noProof/>
            <w:webHidden/>
          </w:rPr>
          <w:instrText xml:space="preserve"> PAGEREF _Toc164692407 \h </w:instrText>
        </w:r>
        <w:r>
          <w:rPr>
            <w:noProof/>
            <w:webHidden/>
          </w:rPr>
        </w:r>
        <w:r>
          <w:rPr>
            <w:noProof/>
            <w:webHidden/>
          </w:rPr>
          <w:fldChar w:fldCharType="separate"/>
        </w:r>
        <w:r>
          <w:rPr>
            <w:noProof/>
            <w:webHidden/>
          </w:rPr>
          <w:t>434</w:t>
        </w:r>
        <w:r>
          <w:rPr>
            <w:noProof/>
            <w:webHidden/>
          </w:rPr>
          <w:fldChar w:fldCharType="end"/>
        </w:r>
      </w:hyperlink>
    </w:p>
    <w:p w14:paraId="3E3F365B" w14:textId="3DAAFD90"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408" w:history="1">
        <w:r w:rsidRPr="006D65C3">
          <w:rPr>
            <w:rStyle w:val="Hyperlink"/>
            <w:noProof/>
            <w:specVanish/>
          </w:rPr>
          <w:t>4.7</w:t>
        </w:r>
        <w:r>
          <w:rPr>
            <w:rFonts w:asciiTheme="minorHAnsi" w:eastAsiaTheme="minorEastAsia" w:hAnsiTheme="minorHAnsi" w:cstheme="minorBidi"/>
            <w:noProof/>
            <w:kern w:val="2"/>
            <w14:ligatures w14:val="standardContextual"/>
          </w:rPr>
          <w:tab/>
        </w:r>
        <w:r w:rsidRPr="006D65C3">
          <w:rPr>
            <w:rStyle w:val="Hyperlink"/>
            <w:noProof/>
          </w:rPr>
          <w:t>P18 OBD Required Documents</w:t>
        </w:r>
        <w:r>
          <w:rPr>
            <w:noProof/>
            <w:webHidden/>
          </w:rPr>
          <w:tab/>
        </w:r>
        <w:r>
          <w:rPr>
            <w:noProof/>
            <w:webHidden/>
          </w:rPr>
          <w:fldChar w:fldCharType="begin"/>
        </w:r>
        <w:r>
          <w:rPr>
            <w:noProof/>
            <w:webHidden/>
          </w:rPr>
          <w:instrText xml:space="preserve"> PAGEREF _Toc164692408 \h </w:instrText>
        </w:r>
        <w:r>
          <w:rPr>
            <w:noProof/>
            <w:webHidden/>
          </w:rPr>
        </w:r>
        <w:r>
          <w:rPr>
            <w:noProof/>
            <w:webHidden/>
          </w:rPr>
          <w:fldChar w:fldCharType="separate"/>
        </w:r>
        <w:r>
          <w:rPr>
            <w:noProof/>
            <w:webHidden/>
          </w:rPr>
          <w:t>434</w:t>
        </w:r>
        <w:r>
          <w:rPr>
            <w:noProof/>
            <w:webHidden/>
          </w:rPr>
          <w:fldChar w:fldCharType="end"/>
        </w:r>
      </w:hyperlink>
    </w:p>
    <w:p w14:paraId="1A151F52" w14:textId="70064585"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09" w:history="1">
        <w:r w:rsidRPr="006D65C3">
          <w:rPr>
            <w:rStyle w:val="Hyperlink"/>
            <w:noProof/>
          </w:rPr>
          <w:t>4.7.1</w:t>
        </w:r>
        <w:r>
          <w:rPr>
            <w:rFonts w:asciiTheme="minorHAnsi" w:eastAsiaTheme="minorEastAsia" w:hAnsiTheme="minorHAnsi" w:cstheme="minorBidi"/>
            <w:noProof/>
            <w:kern w:val="2"/>
            <w14:ligatures w14:val="standardContextual"/>
          </w:rPr>
          <w:tab/>
        </w:r>
        <w:r w:rsidRPr="006D65C3">
          <w:rPr>
            <w:rStyle w:val="Hyperlink"/>
            <w:noProof/>
          </w:rPr>
          <w:t>Requirements</w:t>
        </w:r>
        <w:r>
          <w:rPr>
            <w:noProof/>
            <w:webHidden/>
          </w:rPr>
          <w:tab/>
        </w:r>
        <w:r>
          <w:rPr>
            <w:noProof/>
            <w:webHidden/>
          </w:rPr>
          <w:fldChar w:fldCharType="begin"/>
        </w:r>
        <w:r>
          <w:rPr>
            <w:noProof/>
            <w:webHidden/>
          </w:rPr>
          <w:instrText xml:space="preserve"> PAGEREF _Toc164692409 \h </w:instrText>
        </w:r>
        <w:r>
          <w:rPr>
            <w:noProof/>
            <w:webHidden/>
          </w:rPr>
        </w:r>
        <w:r>
          <w:rPr>
            <w:noProof/>
            <w:webHidden/>
          </w:rPr>
          <w:fldChar w:fldCharType="separate"/>
        </w:r>
        <w:r>
          <w:rPr>
            <w:noProof/>
            <w:webHidden/>
          </w:rPr>
          <w:t>434</w:t>
        </w:r>
        <w:r>
          <w:rPr>
            <w:noProof/>
            <w:webHidden/>
          </w:rPr>
          <w:fldChar w:fldCharType="end"/>
        </w:r>
      </w:hyperlink>
    </w:p>
    <w:p w14:paraId="375F5399" w14:textId="413DD22A"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10" w:history="1">
        <w:r w:rsidRPr="006D65C3">
          <w:rPr>
            <w:rStyle w:val="Hyperlink"/>
            <w:noProof/>
          </w:rPr>
          <w:t>4.7.2</w:t>
        </w:r>
        <w:r>
          <w:rPr>
            <w:rFonts w:asciiTheme="minorHAnsi" w:eastAsiaTheme="minorEastAsia" w:hAnsiTheme="minorHAnsi" w:cstheme="minorBidi"/>
            <w:noProof/>
            <w:kern w:val="2"/>
            <w14:ligatures w14:val="standardContextual"/>
          </w:rPr>
          <w:tab/>
        </w:r>
        <w:r w:rsidRPr="006D65C3">
          <w:rPr>
            <w:rStyle w:val="Hyperlink"/>
            <w:noProof/>
          </w:rPr>
          <w:t>Safety Requirements.</w:t>
        </w:r>
        <w:r>
          <w:rPr>
            <w:noProof/>
            <w:webHidden/>
          </w:rPr>
          <w:tab/>
        </w:r>
        <w:r>
          <w:rPr>
            <w:noProof/>
            <w:webHidden/>
          </w:rPr>
          <w:fldChar w:fldCharType="begin"/>
        </w:r>
        <w:r>
          <w:rPr>
            <w:noProof/>
            <w:webHidden/>
          </w:rPr>
          <w:instrText xml:space="preserve"> PAGEREF _Toc164692410 \h </w:instrText>
        </w:r>
        <w:r>
          <w:rPr>
            <w:noProof/>
            <w:webHidden/>
          </w:rPr>
        </w:r>
        <w:r>
          <w:rPr>
            <w:noProof/>
            <w:webHidden/>
          </w:rPr>
          <w:fldChar w:fldCharType="separate"/>
        </w:r>
        <w:r>
          <w:rPr>
            <w:noProof/>
            <w:webHidden/>
          </w:rPr>
          <w:t>436</w:t>
        </w:r>
        <w:r>
          <w:rPr>
            <w:noProof/>
            <w:webHidden/>
          </w:rPr>
          <w:fldChar w:fldCharType="end"/>
        </w:r>
      </w:hyperlink>
    </w:p>
    <w:p w14:paraId="5F16E102" w14:textId="2903D878"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11" w:history="1">
        <w:r w:rsidRPr="006D65C3">
          <w:rPr>
            <w:rStyle w:val="Hyperlink"/>
            <w:noProof/>
          </w:rPr>
          <w:t>4.7.3</w:t>
        </w:r>
        <w:r>
          <w:rPr>
            <w:rFonts w:asciiTheme="minorHAnsi" w:eastAsiaTheme="minorEastAsia" w:hAnsiTheme="minorHAnsi" w:cstheme="minorBidi"/>
            <w:noProof/>
            <w:kern w:val="2"/>
            <w14:ligatures w14:val="standardContextual"/>
          </w:rPr>
          <w:tab/>
        </w:r>
        <w:r w:rsidRPr="006D65C3">
          <w:rPr>
            <w:rStyle w:val="Hyperlink"/>
            <w:noProof/>
          </w:rPr>
          <w:t>Business Rules.</w:t>
        </w:r>
        <w:r>
          <w:rPr>
            <w:noProof/>
            <w:webHidden/>
          </w:rPr>
          <w:tab/>
        </w:r>
        <w:r>
          <w:rPr>
            <w:noProof/>
            <w:webHidden/>
          </w:rPr>
          <w:fldChar w:fldCharType="begin"/>
        </w:r>
        <w:r>
          <w:rPr>
            <w:noProof/>
            <w:webHidden/>
          </w:rPr>
          <w:instrText xml:space="preserve"> PAGEREF _Toc164692411 \h </w:instrText>
        </w:r>
        <w:r>
          <w:rPr>
            <w:noProof/>
            <w:webHidden/>
          </w:rPr>
        </w:r>
        <w:r>
          <w:rPr>
            <w:noProof/>
            <w:webHidden/>
          </w:rPr>
          <w:fldChar w:fldCharType="separate"/>
        </w:r>
        <w:r>
          <w:rPr>
            <w:noProof/>
            <w:webHidden/>
          </w:rPr>
          <w:t>436</w:t>
        </w:r>
        <w:r>
          <w:rPr>
            <w:noProof/>
            <w:webHidden/>
          </w:rPr>
          <w:fldChar w:fldCharType="end"/>
        </w:r>
      </w:hyperlink>
    </w:p>
    <w:p w14:paraId="0BC2EE0F" w14:textId="76A902CE"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412" w:history="1">
        <w:r w:rsidRPr="006D65C3">
          <w:rPr>
            <w:rStyle w:val="Hyperlink"/>
            <w:noProof/>
          </w:rPr>
          <w:t>4.8</w:t>
        </w:r>
        <w:r>
          <w:rPr>
            <w:rFonts w:asciiTheme="minorHAnsi" w:eastAsiaTheme="minorEastAsia" w:hAnsiTheme="minorHAnsi" w:cstheme="minorBidi"/>
            <w:noProof/>
            <w:kern w:val="2"/>
            <w14:ligatures w14:val="standardContextual"/>
          </w:rPr>
          <w:tab/>
        </w:r>
        <w:r w:rsidRPr="006D65C3">
          <w:rPr>
            <w:rStyle w:val="Hyperlink"/>
            <w:noProof/>
          </w:rPr>
          <w:t>Safety Requirements</w:t>
        </w:r>
        <w:r>
          <w:rPr>
            <w:noProof/>
            <w:webHidden/>
          </w:rPr>
          <w:tab/>
        </w:r>
        <w:r>
          <w:rPr>
            <w:noProof/>
            <w:webHidden/>
          </w:rPr>
          <w:fldChar w:fldCharType="begin"/>
        </w:r>
        <w:r>
          <w:rPr>
            <w:noProof/>
            <w:webHidden/>
          </w:rPr>
          <w:instrText xml:space="preserve"> PAGEREF _Toc164692412 \h </w:instrText>
        </w:r>
        <w:r>
          <w:rPr>
            <w:noProof/>
            <w:webHidden/>
          </w:rPr>
        </w:r>
        <w:r>
          <w:rPr>
            <w:noProof/>
            <w:webHidden/>
          </w:rPr>
          <w:fldChar w:fldCharType="separate"/>
        </w:r>
        <w:r>
          <w:rPr>
            <w:noProof/>
            <w:webHidden/>
          </w:rPr>
          <w:t>436</w:t>
        </w:r>
        <w:r>
          <w:rPr>
            <w:noProof/>
            <w:webHidden/>
          </w:rPr>
          <w:fldChar w:fldCharType="end"/>
        </w:r>
      </w:hyperlink>
    </w:p>
    <w:p w14:paraId="5033713E" w14:textId="39FA8C89"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13" w:history="1">
        <w:r w:rsidRPr="006D65C3">
          <w:rPr>
            <w:rStyle w:val="Hyperlink"/>
            <w:noProof/>
          </w:rPr>
          <w:t>4.8.1</w:t>
        </w:r>
        <w:r>
          <w:rPr>
            <w:rFonts w:asciiTheme="minorHAnsi" w:eastAsiaTheme="minorEastAsia" w:hAnsiTheme="minorHAnsi" w:cstheme="minorBidi"/>
            <w:noProof/>
            <w:kern w:val="2"/>
            <w14:ligatures w14:val="standardContextual"/>
          </w:rPr>
          <w:tab/>
        </w:r>
        <w:r w:rsidRPr="006D65C3">
          <w:rPr>
            <w:rStyle w:val="Hyperlink"/>
            <w:noProof/>
          </w:rPr>
          <w:t>Requirements</w:t>
        </w:r>
        <w:r>
          <w:rPr>
            <w:noProof/>
            <w:webHidden/>
          </w:rPr>
          <w:tab/>
        </w:r>
        <w:r>
          <w:rPr>
            <w:noProof/>
            <w:webHidden/>
          </w:rPr>
          <w:fldChar w:fldCharType="begin"/>
        </w:r>
        <w:r>
          <w:rPr>
            <w:noProof/>
            <w:webHidden/>
          </w:rPr>
          <w:instrText xml:space="preserve"> PAGEREF _Toc164692413 \h </w:instrText>
        </w:r>
        <w:r>
          <w:rPr>
            <w:noProof/>
            <w:webHidden/>
          </w:rPr>
        </w:r>
        <w:r>
          <w:rPr>
            <w:noProof/>
            <w:webHidden/>
          </w:rPr>
          <w:fldChar w:fldCharType="separate"/>
        </w:r>
        <w:r>
          <w:rPr>
            <w:noProof/>
            <w:webHidden/>
          </w:rPr>
          <w:t>436</w:t>
        </w:r>
        <w:r>
          <w:rPr>
            <w:noProof/>
            <w:webHidden/>
          </w:rPr>
          <w:fldChar w:fldCharType="end"/>
        </w:r>
      </w:hyperlink>
    </w:p>
    <w:p w14:paraId="608C2F6A" w14:textId="200EF7CC"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14" w:history="1">
        <w:r w:rsidRPr="006D65C3">
          <w:rPr>
            <w:rStyle w:val="Hyperlink"/>
            <w:noProof/>
          </w:rPr>
          <w:t>4.8.2</w:t>
        </w:r>
        <w:r>
          <w:rPr>
            <w:rFonts w:asciiTheme="minorHAnsi" w:eastAsiaTheme="minorEastAsia" w:hAnsiTheme="minorHAnsi" w:cstheme="minorBidi"/>
            <w:noProof/>
            <w:kern w:val="2"/>
            <w14:ligatures w14:val="standardContextual"/>
          </w:rPr>
          <w:tab/>
        </w:r>
        <w:r w:rsidRPr="006D65C3">
          <w:rPr>
            <w:rStyle w:val="Hyperlink"/>
            <w:noProof/>
          </w:rPr>
          <w:t>Safety Requirements</w:t>
        </w:r>
        <w:r>
          <w:rPr>
            <w:noProof/>
            <w:webHidden/>
          </w:rPr>
          <w:tab/>
        </w:r>
        <w:r>
          <w:rPr>
            <w:noProof/>
            <w:webHidden/>
          </w:rPr>
          <w:fldChar w:fldCharType="begin"/>
        </w:r>
        <w:r>
          <w:rPr>
            <w:noProof/>
            <w:webHidden/>
          </w:rPr>
          <w:instrText xml:space="preserve"> PAGEREF _Toc164692414 \h </w:instrText>
        </w:r>
        <w:r>
          <w:rPr>
            <w:noProof/>
            <w:webHidden/>
          </w:rPr>
        </w:r>
        <w:r>
          <w:rPr>
            <w:noProof/>
            <w:webHidden/>
          </w:rPr>
          <w:fldChar w:fldCharType="separate"/>
        </w:r>
        <w:r>
          <w:rPr>
            <w:noProof/>
            <w:webHidden/>
          </w:rPr>
          <w:t>448</w:t>
        </w:r>
        <w:r>
          <w:rPr>
            <w:noProof/>
            <w:webHidden/>
          </w:rPr>
          <w:fldChar w:fldCharType="end"/>
        </w:r>
      </w:hyperlink>
    </w:p>
    <w:p w14:paraId="7D03D1D1" w14:textId="2F07C8DD"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15" w:history="1">
        <w:r w:rsidRPr="006D65C3">
          <w:rPr>
            <w:rStyle w:val="Hyperlink"/>
            <w:noProof/>
          </w:rPr>
          <w:t>4.8.3</w:t>
        </w:r>
        <w:r>
          <w:rPr>
            <w:rFonts w:asciiTheme="minorHAnsi" w:eastAsiaTheme="minorEastAsia" w:hAnsiTheme="minorHAnsi" w:cstheme="minorBidi"/>
            <w:noProof/>
            <w:kern w:val="2"/>
            <w14:ligatures w14:val="standardContextual"/>
          </w:rPr>
          <w:tab/>
        </w:r>
        <w:r w:rsidRPr="006D65C3">
          <w:rPr>
            <w:rStyle w:val="Hyperlink"/>
            <w:noProof/>
          </w:rPr>
          <w:t>Business Rules</w:t>
        </w:r>
        <w:r>
          <w:rPr>
            <w:noProof/>
            <w:webHidden/>
          </w:rPr>
          <w:tab/>
        </w:r>
        <w:r>
          <w:rPr>
            <w:noProof/>
            <w:webHidden/>
          </w:rPr>
          <w:fldChar w:fldCharType="begin"/>
        </w:r>
        <w:r>
          <w:rPr>
            <w:noProof/>
            <w:webHidden/>
          </w:rPr>
          <w:instrText xml:space="preserve"> PAGEREF _Toc164692415 \h </w:instrText>
        </w:r>
        <w:r>
          <w:rPr>
            <w:noProof/>
            <w:webHidden/>
          </w:rPr>
        </w:r>
        <w:r>
          <w:rPr>
            <w:noProof/>
            <w:webHidden/>
          </w:rPr>
          <w:fldChar w:fldCharType="separate"/>
        </w:r>
        <w:r>
          <w:rPr>
            <w:noProof/>
            <w:webHidden/>
          </w:rPr>
          <w:t>448</w:t>
        </w:r>
        <w:r>
          <w:rPr>
            <w:noProof/>
            <w:webHidden/>
          </w:rPr>
          <w:fldChar w:fldCharType="end"/>
        </w:r>
      </w:hyperlink>
    </w:p>
    <w:p w14:paraId="169536BD" w14:textId="1CB6697D"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416" w:history="1">
        <w:r w:rsidRPr="006D65C3">
          <w:rPr>
            <w:rStyle w:val="Hyperlink"/>
            <w:noProof/>
          </w:rPr>
          <w:t>4.9</w:t>
        </w:r>
        <w:r>
          <w:rPr>
            <w:rFonts w:asciiTheme="minorHAnsi" w:eastAsiaTheme="minorEastAsia" w:hAnsiTheme="minorHAnsi" w:cstheme="minorBidi"/>
            <w:noProof/>
            <w:kern w:val="2"/>
            <w14:ligatures w14:val="standardContextual"/>
          </w:rPr>
          <w:tab/>
        </w:r>
        <w:r w:rsidRPr="006D65C3">
          <w:rPr>
            <w:rStyle w:val="Hyperlink"/>
            <w:noProof/>
          </w:rPr>
          <w:t>Non-Functional Requirements</w:t>
        </w:r>
        <w:r>
          <w:rPr>
            <w:noProof/>
            <w:webHidden/>
          </w:rPr>
          <w:tab/>
        </w:r>
        <w:r>
          <w:rPr>
            <w:noProof/>
            <w:webHidden/>
          </w:rPr>
          <w:fldChar w:fldCharType="begin"/>
        </w:r>
        <w:r>
          <w:rPr>
            <w:noProof/>
            <w:webHidden/>
          </w:rPr>
          <w:instrText xml:space="preserve"> PAGEREF _Toc164692416 \h </w:instrText>
        </w:r>
        <w:r>
          <w:rPr>
            <w:noProof/>
            <w:webHidden/>
          </w:rPr>
        </w:r>
        <w:r>
          <w:rPr>
            <w:noProof/>
            <w:webHidden/>
          </w:rPr>
          <w:fldChar w:fldCharType="separate"/>
        </w:r>
        <w:r>
          <w:rPr>
            <w:noProof/>
            <w:webHidden/>
          </w:rPr>
          <w:t>448</w:t>
        </w:r>
        <w:r>
          <w:rPr>
            <w:noProof/>
            <w:webHidden/>
          </w:rPr>
          <w:fldChar w:fldCharType="end"/>
        </w:r>
      </w:hyperlink>
    </w:p>
    <w:p w14:paraId="7561B537" w14:textId="6254B57A"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17" w:history="1">
        <w:r w:rsidRPr="006D65C3">
          <w:rPr>
            <w:rStyle w:val="Hyperlink"/>
            <w:noProof/>
          </w:rPr>
          <w:t>4.9.1</w:t>
        </w:r>
        <w:r>
          <w:rPr>
            <w:rFonts w:asciiTheme="minorHAnsi" w:eastAsiaTheme="minorEastAsia" w:hAnsiTheme="minorHAnsi" w:cstheme="minorBidi"/>
            <w:noProof/>
            <w:kern w:val="2"/>
            <w14:ligatures w14:val="standardContextual"/>
          </w:rPr>
          <w:tab/>
        </w:r>
        <w:r w:rsidRPr="006D65C3">
          <w:rPr>
            <w:rStyle w:val="Hyperlink"/>
            <w:noProof/>
          </w:rPr>
          <w:t>Requirements</w:t>
        </w:r>
        <w:r>
          <w:rPr>
            <w:noProof/>
            <w:webHidden/>
          </w:rPr>
          <w:tab/>
        </w:r>
        <w:r>
          <w:rPr>
            <w:noProof/>
            <w:webHidden/>
          </w:rPr>
          <w:fldChar w:fldCharType="begin"/>
        </w:r>
        <w:r>
          <w:rPr>
            <w:noProof/>
            <w:webHidden/>
          </w:rPr>
          <w:instrText xml:space="preserve"> PAGEREF _Toc164692417 \h </w:instrText>
        </w:r>
        <w:r>
          <w:rPr>
            <w:noProof/>
            <w:webHidden/>
          </w:rPr>
        </w:r>
        <w:r>
          <w:rPr>
            <w:noProof/>
            <w:webHidden/>
          </w:rPr>
          <w:fldChar w:fldCharType="separate"/>
        </w:r>
        <w:r>
          <w:rPr>
            <w:noProof/>
            <w:webHidden/>
          </w:rPr>
          <w:t>448</w:t>
        </w:r>
        <w:r>
          <w:rPr>
            <w:noProof/>
            <w:webHidden/>
          </w:rPr>
          <w:fldChar w:fldCharType="end"/>
        </w:r>
      </w:hyperlink>
    </w:p>
    <w:p w14:paraId="407206E7" w14:textId="50541DE6" w:rsidR="00475A90" w:rsidRDefault="00475A90">
      <w:pPr>
        <w:pStyle w:val="TOC3"/>
        <w:tabs>
          <w:tab w:val="right" w:leader="dot" w:pos="9351"/>
        </w:tabs>
        <w:rPr>
          <w:rFonts w:asciiTheme="minorHAnsi" w:eastAsiaTheme="minorEastAsia" w:hAnsiTheme="minorHAnsi" w:cstheme="minorBidi"/>
          <w:noProof/>
          <w:kern w:val="2"/>
          <w14:ligatures w14:val="standardContextual"/>
        </w:rPr>
      </w:pPr>
      <w:hyperlink w:anchor="_Toc164692418" w:history="1">
        <w:r w:rsidRPr="006D65C3">
          <w:rPr>
            <w:rStyle w:val="Hyperlink"/>
            <w:noProof/>
          </w:rPr>
          <w:t>4.9.2  Safety Requirements</w:t>
        </w:r>
        <w:r>
          <w:rPr>
            <w:noProof/>
            <w:webHidden/>
          </w:rPr>
          <w:tab/>
        </w:r>
        <w:r>
          <w:rPr>
            <w:noProof/>
            <w:webHidden/>
          </w:rPr>
          <w:fldChar w:fldCharType="begin"/>
        </w:r>
        <w:r>
          <w:rPr>
            <w:noProof/>
            <w:webHidden/>
          </w:rPr>
          <w:instrText xml:space="preserve"> PAGEREF _Toc164692418 \h </w:instrText>
        </w:r>
        <w:r>
          <w:rPr>
            <w:noProof/>
            <w:webHidden/>
          </w:rPr>
        </w:r>
        <w:r>
          <w:rPr>
            <w:noProof/>
            <w:webHidden/>
          </w:rPr>
          <w:fldChar w:fldCharType="separate"/>
        </w:r>
        <w:r>
          <w:rPr>
            <w:noProof/>
            <w:webHidden/>
          </w:rPr>
          <w:t>481</w:t>
        </w:r>
        <w:r>
          <w:rPr>
            <w:noProof/>
            <w:webHidden/>
          </w:rPr>
          <w:fldChar w:fldCharType="end"/>
        </w:r>
      </w:hyperlink>
    </w:p>
    <w:p w14:paraId="717F9293" w14:textId="542F6646"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19" w:history="1">
        <w:r w:rsidRPr="006D65C3">
          <w:rPr>
            <w:rStyle w:val="Hyperlink"/>
            <w:noProof/>
          </w:rPr>
          <w:t>4.9.2</w:t>
        </w:r>
        <w:r>
          <w:rPr>
            <w:rFonts w:asciiTheme="minorHAnsi" w:eastAsiaTheme="minorEastAsia" w:hAnsiTheme="minorHAnsi" w:cstheme="minorBidi"/>
            <w:noProof/>
            <w:kern w:val="2"/>
            <w14:ligatures w14:val="standardContextual"/>
          </w:rPr>
          <w:tab/>
        </w:r>
        <w:r w:rsidRPr="006D65C3">
          <w:rPr>
            <w:rStyle w:val="Hyperlink"/>
            <w:noProof/>
          </w:rPr>
          <w:t>Business Rules</w:t>
        </w:r>
        <w:r>
          <w:rPr>
            <w:noProof/>
            <w:webHidden/>
          </w:rPr>
          <w:tab/>
        </w:r>
        <w:r>
          <w:rPr>
            <w:noProof/>
            <w:webHidden/>
          </w:rPr>
          <w:fldChar w:fldCharType="begin"/>
        </w:r>
        <w:r>
          <w:rPr>
            <w:noProof/>
            <w:webHidden/>
          </w:rPr>
          <w:instrText xml:space="preserve"> PAGEREF _Toc164692419 \h </w:instrText>
        </w:r>
        <w:r>
          <w:rPr>
            <w:noProof/>
            <w:webHidden/>
          </w:rPr>
        </w:r>
        <w:r>
          <w:rPr>
            <w:noProof/>
            <w:webHidden/>
          </w:rPr>
          <w:fldChar w:fldCharType="separate"/>
        </w:r>
        <w:r>
          <w:rPr>
            <w:noProof/>
            <w:webHidden/>
          </w:rPr>
          <w:t>481</w:t>
        </w:r>
        <w:r>
          <w:rPr>
            <w:noProof/>
            <w:webHidden/>
          </w:rPr>
          <w:fldChar w:fldCharType="end"/>
        </w:r>
      </w:hyperlink>
    </w:p>
    <w:p w14:paraId="4626F641" w14:textId="5F802778" w:rsidR="00475A90" w:rsidRDefault="00475A90">
      <w:pPr>
        <w:pStyle w:val="TOC3"/>
        <w:tabs>
          <w:tab w:val="left" w:pos="1132"/>
          <w:tab w:val="right" w:leader="dot" w:pos="9351"/>
        </w:tabs>
        <w:rPr>
          <w:rFonts w:asciiTheme="minorHAnsi" w:eastAsiaTheme="minorEastAsia" w:hAnsiTheme="minorHAnsi" w:cstheme="minorBidi"/>
          <w:noProof/>
          <w:kern w:val="2"/>
          <w14:ligatures w14:val="standardContextual"/>
        </w:rPr>
      </w:pPr>
      <w:hyperlink w:anchor="_Toc164692420" w:history="1">
        <w:r w:rsidRPr="006D65C3">
          <w:rPr>
            <w:rStyle w:val="Hyperlink"/>
            <w:noProof/>
          </w:rPr>
          <w:t>4.9.3</w:t>
        </w:r>
        <w:r>
          <w:rPr>
            <w:rFonts w:asciiTheme="minorHAnsi" w:eastAsiaTheme="minorEastAsia" w:hAnsiTheme="minorHAnsi" w:cstheme="minorBidi"/>
            <w:noProof/>
            <w:kern w:val="2"/>
            <w14:ligatures w14:val="standardContextual"/>
          </w:rPr>
          <w:tab/>
        </w:r>
        <w:r w:rsidRPr="006D65C3">
          <w:rPr>
            <w:rStyle w:val="Hyperlink"/>
            <w:noProof/>
          </w:rPr>
          <w:t>Screens / Wireframes</w:t>
        </w:r>
        <w:r>
          <w:rPr>
            <w:noProof/>
            <w:webHidden/>
          </w:rPr>
          <w:tab/>
        </w:r>
        <w:r>
          <w:rPr>
            <w:noProof/>
            <w:webHidden/>
          </w:rPr>
          <w:fldChar w:fldCharType="begin"/>
        </w:r>
        <w:r>
          <w:rPr>
            <w:noProof/>
            <w:webHidden/>
          </w:rPr>
          <w:instrText xml:space="preserve"> PAGEREF _Toc164692420 \h </w:instrText>
        </w:r>
        <w:r>
          <w:rPr>
            <w:noProof/>
            <w:webHidden/>
          </w:rPr>
        </w:r>
        <w:r>
          <w:rPr>
            <w:noProof/>
            <w:webHidden/>
          </w:rPr>
          <w:fldChar w:fldCharType="separate"/>
        </w:r>
        <w:r>
          <w:rPr>
            <w:noProof/>
            <w:webHidden/>
          </w:rPr>
          <w:t>481</w:t>
        </w:r>
        <w:r>
          <w:rPr>
            <w:noProof/>
            <w:webHidden/>
          </w:rPr>
          <w:fldChar w:fldCharType="end"/>
        </w:r>
      </w:hyperlink>
    </w:p>
    <w:p w14:paraId="5FC20855" w14:textId="5EB34216"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421" w:history="1">
        <w:r w:rsidRPr="006D65C3">
          <w:rPr>
            <w:rStyle w:val="Hyperlink"/>
            <w:noProof/>
          </w:rPr>
          <w:t>4.10</w:t>
        </w:r>
        <w:r>
          <w:rPr>
            <w:rFonts w:asciiTheme="minorHAnsi" w:eastAsiaTheme="minorEastAsia" w:hAnsiTheme="minorHAnsi" w:cstheme="minorBidi"/>
            <w:noProof/>
            <w:kern w:val="2"/>
            <w14:ligatures w14:val="standardContextual"/>
          </w:rPr>
          <w:tab/>
        </w:r>
        <w:r w:rsidRPr="006D65C3">
          <w:rPr>
            <w:rStyle w:val="Hyperlink"/>
            <w:noProof/>
          </w:rPr>
          <w:t>Operating environment</w:t>
        </w:r>
        <w:r>
          <w:rPr>
            <w:noProof/>
            <w:webHidden/>
          </w:rPr>
          <w:tab/>
        </w:r>
        <w:r>
          <w:rPr>
            <w:noProof/>
            <w:webHidden/>
          </w:rPr>
          <w:fldChar w:fldCharType="begin"/>
        </w:r>
        <w:r>
          <w:rPr>
            <w:noProof/>
            <w:webHidden/>
          </w:rPr>
          <w:instrText xml:space="preserve"> PAGEREF _Toc164692421 \h </w:instrText>
        </w:r>
        <w:r>
          <w:rPr>
            <w:noProof/>
            <w:webHidden/>
          </w:rPr>
        </w:r>
        <w:r>
          <w:rPr>
            <w:noProof/>
            <w:webHidden/>
          </w:rPr>
          <w:fldChar w:fldCharType="separate"/>
        </w:r>
        <w:r>
          <w:rPr>
            <w:noProof/>
            <w:webHidden/>
          </w:rPr>
          <w:t>481</w:t>
        </w:r>
        <w:r>
          <w:rPr>
            <w:noProof/>
            <w:webHidden/>
          </w:rPr>
          <w:fldChar w:fldCharType="end"/>
        </w:r>
      </w:hyperlink>
    </w:p>
    <w:p w14:paraId="31C69439" w14:textId="291B8E63"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422" w:history="1">
        <w:r w:rsidRPr="006D65C3">
          <w:rPr>
            <w:rStyle w:val="Hyperlink"/>
            <w:noProof/>
          </w:rPr>
          <w:t>4.11</w:t>
        </w:r>
        <w:r>
          <w:rPr>
            <w:rFonts w:asciiTheme="minorHAnsi" w:eastAsiaTheme="minorEastAsia" w:hAnsiTheme="minorHAnsi" w:cstheme="minorBidi"/>
            <w:noProof/>
            <w:kern w:val="2"/>
            <w14:ligatures w14:val="standardContextual"/>
          </w:rPr>
          <w:tab/>
        </w:r>
        <w:r w:rsidRPr="006D65C3">
          <w:rPr>
            <w:rStyle w:val="Hyperlink"/>
            <w:noProof/>
          </w:rPr>
          <w:t>Configuration Parameters</w:t>
        </w:r>
        <w:r>
          <w:rPr>
            <w:noProof/>
            <w:webHidden/>
          </w:rPr>
          <w:tab/>
        </w:r>
        <w:r>
          <w:rPr>
            <w:noProof/>
            <w:webHidden/>
          </w:rPr>
          <w:fldChar w:fldCharType="begin"/>
        </w:r>
        <w:r>
          <w:rPr>
            <w:noProof/>
            <w:webHidden/>
          </w:rPr>
          <w:instrText xml:space="preserve"> PAGEREF _Toc164692422 \h </w:instrText>
        </w:r>
        <w:r>
          <w:rPr>
            <w:noProof/>
            <w:webHidden/>
          </w:rPr>
        </w:r>
        <w:r>
          <w:rPr>
            <w:noProof/>
            <w:webHidden/>
          </w:rPr>
          <w:fldChar w:fldCharType="separate"/>
        </w:r>
        <w:r>
          <w:rPr>
            <w:noProof/>
            <w:webHidden/>
          </w:rPr>
          <w:t>482</w:t>
        </w:r>
        <w:r>
          <w:rPr>
            <w:noProof/>
            <w:webHidden/>
          </w:rPr>
          <w:fldChar w:fldCharType="end"/>
        </w:r>
      </w:hyperlink>
    </w:p>
    <w:p w14:paraId="2A312567" w14:textId="20AD8FE5" w:rsidR="00475A90" w:rsidRDefault="00475A90">
      <w:pPr>
        <w:pStyle w:val="TOC1"/>
        <w:tabs>
          <w:tab w:val="left" w:pos="400"/>
          <w:tab w:val="right" w:leader="dot" w:pos="9351"/>
        </w:tabs>
        <w:rPr>
          <w:rFonts w:asciiTheme="minorHAnsi" w:eastAsiaTheme="minorEastAsia" w:hAnsiTheme="minorHAnsi" w:cstheme="minorBidi"/>
          <w:b w:val="0"/>
          <w:bCs w:val="0"/>
          <w:caps w:val="0"/>
          <w:noProof/>
          <w:kern w:val="2"/>
          <w:sz w:val="24"/>
          <w14:ligatures w14:val="standardContextual"/>
        </w:rPr>
      </w:pPr>
      <w:hyperlink w:anchor="_Toc164692423" w:history="1">
        <w:r w:rsidRPr="006D65C3">
          <w:rPr>
            <w:rStyle w:val="Hyperlink"/>
            <w:noProof/>
          </w:rPr>
          <w:t>5</w:t>
        </w:r>
        <w:r>
          <w:rPr>
            <w:rFonts w:asciiTheme="minorHAnsi" w:eastAsiaTheme="minorEastAsia" w:hAnsiTheme="minorHAnsi" w:cstheme="minorBidi"/>
            <w:b w:val="0"/>
            <w:bCs w:val="0"/>
            <w:caps w:val="0"/>
            <w:noProof/>
            <w:kern w:val="2"/>
            <w:sz w:val="24"/>
            <w14:ligatures w14:val="standardContextual"/>
          </w:rPr>
          <w:tab/>
        </w:r>
        <w:r w:rsidRPr="006D65C3">
          <w:rPr>
            <w:rStyle w:val="Hyperlink"/>
            <w:noProof/>
          </w:rPr>
          <w:t>External Interface</w:t>
        </w:r>
        <w:r>
          <w:rPr>
            <w:noProof/>
            <w:webHidden/>
          </w:rPr>
          <w:tab/>
        </w:r>
        <w:r>
          <w:rPr>
            <w:noProof/>
            <w:webHidden/>
          </w:rPr>
          <w:fldChar w:fldCharType="begin"/>
        </w:r>
        <w:r>
          <w:rPr>
            <w:noProof/>
            <w:webHidden/>
          </w:rPr>
          <w:instrText xml:space="preserve"> PAGEREF _Toc164692423 \h </w:instrText>
        </w:r>
        <w:r>
          <w:rPr>
            <w:noProof/>
            <w:webHidden/>
          </w:rPr>
        </w:r>
        <w:r>
          <w:rPr>
            <w:noProof/>
            <w:webHidden/>
          </w:rPr>
          <w:fldChar w:fldCharType="separate"/>
        </w:r>
        <w:r>
          <w:rPr>
            <w:noProof/>
            <w:webHidden/>
          </w:rPr>
          <w:t>483</w:t>
        </w:r>
        <w:r>
          <w:rPr>
            <w:noProof/>
            <w:webHidden/>
          </w:rPr>
          <w:fldChar w:fldCharType="end"/>
        </w:r>
      </w:hyperlink>
    </w:p>
    <w:p w14:paraId="3A7499F7" w14:textId="2EA14B83"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424" w:history="1">
        <w:r w:rsidRPr="006D65C3">
          <w:rPr>
            <w:rStyle w:val="Hyperlink"/>
            <w:noProof/>
          </w:rPr>
          <w:t>5.1</w:t>
        </w:r>
        <w:r>
          <w:rPr>
            <w:rFonts w:asciiTheme="minorHAnsi" w:eastAsiaTheme="minorEastAsia" w:hAnsiTheme="minorHAnsi" w:cstheme="minorBidi"/>
            <w:noProof/>
            <w:kern w:val="2"/>
            <w14:ligatures w14:val="standardContextual"/>
          </w:rPr>
          <w:tab/>
        </w:r>
        <w:r w:rsidRPr="006D65C3">
          <w:rPr>
            <w:rStyle w:val="Hyperlink"/>
            <w:noProof/>
          </w:rPr>
          <w:t>User Interface</w:t>
        </w:r>
        <w:r>
          <w:rPr>
            <w:noProof/>
            <w:webHidden/>
          </w:rPr>
          <w:tab/>
        </w:r>
        <w:r>
          <w:rPr>
            <w:noProof/>
            <w:webHidden/>
          </w:rPr>
          <w:fldChar w:fldCharType="begin"/>
        </w:r>
        <w:r>
          <w:rPr>
            <w:noProof/>
            <w:webHidden/>
          </w:rPr>
          <w:instrText xml:space="preserve"> PAGEREF _Toc164692424 \h </w:instrText>
        </w:r>
        <w:r>
          <w:rPr>
            <w:noProof/>
            <w:webHidden/>
          </w:rPr>
        </w:r>
        <w:r>
          <w:rPr>
            <w:noProof/>
            <w:webHidden/>
          </w:rPr>
          <w:fldChar w:fldCharType="separate"/>
        </w:r>
        <w:r>
          <w:rPr>
            <w:noProof/>
            <w:webHidden/>
          </w:rPr>
          <w:t>483</w:t>
        </w:r>
        <w:r>
          <w:rPr>
            <w:noProof/>
            <w:webHidden/>
          </w:rPr>
          <w:fldChar w:fldCharType="end"/>
        </w:r>
      </w:hyperlink>
    </w:p>
    <w:p w14:paraId="26435F64" w14:textId="7E101A21"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425" w:history="1">
        <w:r w:rsidRPr="006D65C3">
          <w:rPr>
            <w:rStyle w:val="Hyperlink"/>
            <w:noProof/>
          </w:rPr>
          <w:t>5.2</w:t>
        </w:r>
        <w:r>
          <w:rPr>
            <w:rFonts w:asciiTheme="minorHAnsi" w:eastAsiaTheme="minorEastAsia" w:hAnsiTheme="minorHAnsi" w:cstheme="minorBidi"/>
            <w:noProof/>
            <w:kern w:val="2"/>
            <w14:ligatures w14:val="standardContextual"/>
          </w:rPr>
          <w:tab/>
        </w:r>
        <w:r w:rsidRPr="006D65C3">
          <w:rPr>
            <w:rStyle w:val="Hyperlink"/>
            <w:noProof/>
          </w:rPr>
          <w:t>Hardware Interface</w:t>
        </w:r>
        <w:r>
          <w:rPr>
            <w:noProof/>
            <w:webHidden/>
          </w:rPr>
          <w:tab/>
        </w:r>
        <w:r>
          <w:rPr>
            <w:noProof/>
            <w:webHidden/>
          </w:rPr>
          <w:fldChar w:fldCharType="begin"/>
        </w:r>
        <w:r>
          <w:rPr>
            <w:noProof/>
            <w:webHidden/>
          </w:rPr>
          <w:instrText xml:space="preserve"> PAGEREF _Toc164692425 \h </w:instrText>
        </w:r>
        <w:r>
          <w:rPr>
            <w:noProof/>
            <w:webHidden/>
          </w:rPr>
        </w:r>
        <w:r>
          <w:rPr>
            <w:noProof/>
            <w:webHidden/>
          </w:rPr>
          <w:fldChar w:fldCharType="separate"/>
        </w:r>
        <w:r>
          <w:rPr>
            <w:noProof/>
            <w:webHidden/>
          </w:rPr>
          <w:t>483</w:t>
        </w:r>
        <w:r>
          <w:rPr>
            <w:noProof/>
            <w:webHidden/>
          </w:rPr>
          <w:fldChar w:fldCharType="end"/>
        </w:r>
      </w:hyperlink>
    </w:p>
    <w:p w14:paraId="01AF3DD3" w14:textId="5B52E277" w:rsidR="00475A90" w:rsidRDefault="00475A90">
      <w:pPr>
        <w:pStyle w:val="TOC2"/>
        <w:tabs>
          <w:tab w:val="left" w:pos="849"/>
          <w:tab w:val="right" w:leader="dot" w:pos="9351"/>
        </w:tabs>
        <w:rPr>
          <w:rFonts w:asciiTheme="minorHAnsi" w:eastAsiaTheme="minorEastAsia" w:hAnsiTheme="minorHAnsi" w:cstheme="minorBidi"/>
          <w:noProof/>
          <w:kern w:val="2"/>
          <w14:ligatures w14:val="standardContextual"/>
        </w:rPr>
      </w:pPr>
      <w:hyperlink w:anchor="_Toc164692426" w:history="1">
        <w:r w:rsidRPr="006D65C3">
          <w:rPr>
            <w:rStyle w:val="Hyperlink"/>
            <w:noProof/>
          </w:rPr>
          <w:t>5.3</w:t>
        </w:r>
        <w:r>
          <w:rPr>
            <w:rFonts w:asciiTheme="minorHAnsi" w:eastAsiaTheme="minorEastAsia" w:hAnsiTheme="minorHAnsi" w:cstheme="minorBidi"/>
            <w:noProof/>
            <w:kern w:val="2"/>
            <w14:ligatures w14:val="standardContextual"/>
          </w:rPr>
          <w:tab/>
        </w:r>
        <w:r w:rsidRPr="006D65C3">
          <w:rPr>
            <w:rStyle w:val="Hyperlink"/>
            <w:noProof/>
          </w:rPr>
          <w:t>Software Interface</w:t>
        </w:r>
        <w:r>
          <w:rPr>
            <w:noProof/>
            <w:webHidden/>
          </w:rPr>
          <w:tab/>
        </w:r>
        <w:r>
          <w:rPr>
            <w:noProof/>
            <w:webHidden/>
          </w:rPr>
          <w:fldChar w:fldCharType="begin"/>
        </w:r>
        <w:r>
          <w:rPr>
            <w:noProof/>
            <w:webHidden/>
          </w:rPr>
          <w:instrText xml:space="preserve"> PAGEREF _Toc164692426 \h </w:instrText>
        </w:r>
        <w:r>
          <w:rPr>
            <w:noProof/>
            <w:webHidden/>
          </w:rPr>
        </w:r>
        <w:r>
          <w:rPr>
            <w:noProof/>
            <w:webHidden/>
          </w:rPr>
          <w:fldChar w:fldCharType="separate"/>
        </w:r>
        <w:r>
          <w:rPr>
            <w:noProof/>
            <w:webHidden/>
          </w:rPr>
          <w:t>483</w:t>
        </w:r>
        <w:r>
          <w:rPr>
            <w:noProof/>
            <w:webHidden/>
          </w:rPr>
          <w:fldChar w:fldCharType="end"/>
        </w:r>
      </w:hyperlink>
    </w:p>
    <w:p w14:paraId="79C79058" w14:textId="6940D310" w:rsidR="00475A90" w:rsidRDefault="00475A90">
      <w:pPr>
        <w:pStyle w:val="TOC1"/>
        <w:tabs>
          <w:tab w:val="left" w:pos="400"/>
          <w:tab w:val="right" w:leader="dot" w:pos="9351"/>
        </w:tabs>
        <w:rPr>
          <w:rFonts w:asciiTheme="minorHAnsi" w:eastAsiaTheme="minorEastAsia" w:hAnsiTheme="minorHAnsi" w:cstheme="minorBidi"/>
          <w:b w:val="0"/>
          <w:bCs w:val="0"/>
          <w:caps w:val="0"/>
          <w:noProof/>
          <w:kern w:val="2"/>
          <w:sz w:val="24"/>
          <w14:ligatures w14:val="standardContextual"/>
        </w:rPr>
      </w:pPr>
    </w:p>
    <w:p w14:paraId="055100A7" w14:textId="72E48FDE" w:rsidR="00A55B53" w:rsidRPr="00123177" w:rsidRDefault="00A55B53" w:rsidP="00A55B53">
      <w:pPr>
        <w:pStyle w:val="TOC1"/>
        <w:tabs>
          <w:tab w:val="right" w:leader="dot" w:pos="9361"/>
        </w:tabs>
        <w:rPr>
          <w:rFonts w:cs="Arial"/>
        </w:rPr>
        <w:sectPr w:rsidR="00A55B53" w:rsidRPr="00123177" w:rsidSect="00B04DD7">
          <w:type w:val="continuous"/>
          <w:pgSz w:w="11906" w:h="16838"/>
          <w:pgMar w:top="1440" w:right="1105" w:bottom="994" w:left="1440" w:header="288" w:footer="432" w:gutter="0"/>
          <w:cols w:space="720"/>
          <w:docGrid w:linePitch="212"/>
        </w:sectPr>
      </w:pPr>
      <w:r w:rsidRPr="00123177">
        <w:rPr>
          <w:rFonts w:cs="Arial"/>
          <w:color w:val="2B579A"/>
          <w:shd w:val="clear" w:color="auto" w:fill="E6E6E6"/>
        </w:rPr>
        <w:fldChar w:fldCharType="end"/>
      </w:r>
    </w:p>
    <w:p w14:paraId="0F92B534" w14:textId="77777777" w:rsidR="00A55B53" w:rsidRPr="00123177" w:rsidRDefault="00A55B53" w:rsidP="00A55B53">
      <w:pPr>
        <w:sectPr w:rsidR="00A55B53" w:rsidRPr="00123177" w:rsidSect="00B04DD7">
          <w:type w:val="continuous"/>
          <w:pgSz w:w="11906" w:h="16838"/>
          <w:pgMar w:top="1440" w:right="1105" w:bottom="994" w:left="1440" w:header="288" w:footer="432" w:gutter="0"/>
          <w:cols w:space="720"/>
          <w:docGrid w:linePitch="212"/>
        </w:sectPr>
      </w:pPr>
    </w:p>
    <w:p w14:paraId="5B6EA9B8" w14:textId="76EE02AC" w:rsidR="00A55B53" w:rsidRPr="00123177" w:rsidRDefault="00A55B53" w:rsidP="00CF0833">
      <w:pPr>
        <w:pStyle w:val="Heading1"/>
        <w:numPr>
          <w:ilvl w:val="0"/>
          <w:numId w:val="0"/>
        </w:numPr>
      </w:pPr>
      <w:bookmarkStart w:id="0" w:name="_Toc164692367"/>
      <w:r w:rsidRPr="00123177">
        <w:lastRenderedPageBreak/>
        <w:t>Document Details</w:t>
      </w:r>
      <w:bookmarkEnd w:id="0"/>
    </w:p>
    <w:p w14:paraId="3F71F19A" w14:textId="77777777" w:rsidR="00A55B53" w:rsidRPr="00123177" w:rsidRDefault="00A55B53" w:rsidP="00A55B53">
      <w:pPr>
        <w:pStyle w:val="BodyText"/>
      </w:pPr>
    </w:p>
    <w:p w14:paraId="114E8128" w14:textId="77777777" w:rsidR="00A55B53" w:rsidRPr="00123177" w:rsidRDefault="00A55B53" w:rsidP="00A55B53">
      <w:pPr>
        <w:pStyle w:val="Heading2"/>
        <w:numPr>
          <w:ilvl w:val="1"/>
          <w:numId w:val="3"/>
        </w:numPr>
        <w:tabs>
          <w:tab w:val="left" w:pos="576"/>
        </w:tabs>
      </w:pPr>
      <w:bookmarkStart w:id="1" w:name="_Toc164692368"/>
      <w:r w:rsidRPr="00123177">
        <w:t>Revision &amp; Approval History</w:t>
      </w:r>
      <w:bookmarkEnd w:id="1"/>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
        <w:gridCol w:w="1809"/>
        <w:gridCol w:w="1260"/>
        <w:gridCol w:w="1377"/>
        <w:gridCol w:w="1065"/>
        <w:gridCol w:w="1243"/>
        <w:gridCol w:w="1521"/>
      </w:tblGrid>
      <w:tr w:rsidR="00A55B53" w:rsidRPr="00123177" w14:paraId="0CC17423" w14:textId="77777777" w:rsidTr="00DE4F13">
        <w:trPr>
          <w:trHeight w:val="500"/>
        </w:trPr>
        <w:tc>
          <w:tcPr>
            <w:tcW w:w="594" w:type="pct"/>
            <w:vMerge w:val="restart"/>
            <w:vAlign w:val="center"/>
          </w:tcPr>
          <w:p w14:paraId="0BBD97B4" w14:textId="77777777" w:rsidR="00A55B53" w:rsidRPr="00123177" w:rsidRDefault="00A55B53" w:rsidP="00535342">
            <w:pPr>
              <w:ind w:left="99"/>
              <w:jc w:val="center"/>
              <w:rPr>
                <w:b/>
                <w:bCs/>
                <w:szCs w:val="20"/>
              </w:rPr>
            </w:pPr>
            <w:r w:rsidRPr="00123177">
              <w:rPr>
                <w:b/>
                <w:bCs/>
                <w:szCs w:val="20"/>
              </w:rPr>
              <w:t>Version</w:t>
            </w:r>
          </w:p>
        </w:tc>
        <w:tc>
          <w:tcPr>
            <w:tcW w:w="1634" w:type="pct"/>
            <w:gridSpan w:val="2"/>
            <w:vAlign w:val="center"/>
          </w:tcPr>
          <w:p w14:paraId="03718267" w14:textId="77777777" w:rsidR="00A55B53" w:rsidRPr="00123177" w:rsidRDefault="00A55B53" w:rsidP="00535342">
            <w:pPr>
              <w:jc w:val="center"/>
              <w:rPr>
                <w:b/>
                <w:bCs/>
                <w:szCs w:val="20"/>
              </w:rPr>
            </w:pPr>
            <w:r w:rsidRPr="00123177">
              <w:rPr>
                <w:b/>
                <w:bCs/>
                <w:szCs w:val="20"/>
              </w:rPr>
              <w:t>Author</w:t>
            </w:r>
          </w:p>
        </w:tc>
        <w:tc>
          <w:tcPr>
            <w:tcW w:w="1300" w:type="pct"/>
            <w:gridSpan w:val="2"/>
            <w:vAlign w:val="center"/>
          </w:tcPr>
          <w:p w14:paraId="34A44AC3" w14:textId="77777777" w:rsidR="00A55B53" w:rsidRPr="00123177" w:rsidRDefault="00A55B53" w:rsidP="00535342">
            <w:pPr>
              <w:jc w:val="center"/>
              <w:rPr>
                <w:b/>
                <w:bCs/>
                <w:szCs w:val="20"/>
              </w:rPr>
            </w:pPr>
            <w:r w:rsidRPr="00123177">
              <w:rPr>
                <w:b/>
                <w:bCs/>
                <w:szCs w:val="20"/>
              </w:rPr>
              <w:t>Reviewer</w:t>
            </w:r>
          </w:p>
        </w:tc>
        <w:tc>
          <w:tcPr>
            <w:tcW w:w="1472" w:type="pct"/>
            <w:gridSpan w:val="2"/>
            <w:vAlign w:val="center"/>
          </w:tcPr>
          <w:p w14:paraId="1DD4EE2A" w14:textId="77777777" w:rsidR="00A55B53" w:rsidRPr="00123177" w:rsidRDefault="00A55B53" w:rsidP="00535342">
            <w:pPr>
              <w:jc w:val="center"/>
            </w:pPr>
            <w:r w:rsidRPr="00123177">
              <w:rPr>
                <w:b/>
                <w:bCs/>
                <w:szCs w:val="20"/>
              </w:rPr>
              <w:t>Approver</w:t>
            </w:r>
          </w:p>
        </w:tc>
      </w:tr>
      <w:tr w:rsidR="00A55B53" w:rsidRPr="00123177" w14:paraId="31A7C613" w14:textId="77777777" w:rsidTr="00DE4F13">
        <w:tc>
          <w:tcPr>
            <w:tcW w:w="594" w:type="pct"/>
            <w:vMerge/>
            <w:vAlign w:val="center"/>
          </w:tcPr>
          <w:p w14:paraId="74912300" w14:textId="77777777" w:rsidR="00A55B53" w:rsidRPr="00123177" w:rsidRDefault="00A55B53" w:rsidP="00535342"/>
        </w:tc>
        <w:tc>
          <w:tcPr>
            <w:tcW w:w="963" w:type="pct"/>
            <w:vAlign w:val="center"/>
          </w:tcPr>
          <w:p w14:paraId="7EF8B15B" w14:textId="77777777" w:rsidR="00A55B53" w:rsidRPr="00123177" w:rsidRDefault="00A55B53" w:rsidP="00535342">
            <w:pPr>
              <w:jc w:val="center"/>
            </w:pPr>
            <w:r w:rsidRPr="00123177">
              <w:rPr>
                <w:b/>
                <w:bCs/>
                <w:szCs w:val="20"/>
              </w:rPr>
              <w:t>Name</w:t>
            </w:r>
          </w:p>
        </w:tc>
        <w:tc>
          <w:tcPr>
            <w:tcW w:w="671" w:type="pct"/>
            <w:vAlign w:val="center"/>
          </w:tcPr>
          <w:p w14:paraId="25B8E1BA" w14:textId="77777777" w:rsidR="00A55B53" w:rsidRPr="00123177" w:rsidRDefault="00A55B53" w:rsidP="00535342">
            <w:pPr>
              <w:jc w:val="center"/>
              <w:rPr>
                <w:b/>
                <w:bCs/>
                <w:szCs w:val="20"/>
              </w:rPr>
            </w:pPr>
            <w:r w:rsidRPr="00123177">
              <w:rPr>
                <w:b/>
                <w:bCs/>
                <w:szCs w:val="20"/>
              </w:rPr>
              <w:t>Date</w:t>
            </w:r>
          </w:p>
          <w:p w14:paraId="40B8652D" w14:textId="77777777" w:rsidR="00A55B53" w:rsidRPr="00123177" w:rsidRDefault="00A55B53" w:rsidP="00535342">
            <w:pPr>
              <w:jc w:val="center"/>
            </w:pPr>
            <w:r w:rsidRPr="00123177">
              <w:rPr>
                <w:b/>
                <w:bCs/>
                <w:sz w:val="18"/>
                <w:szCs w:val="20"/>
              </w:rPr>
              <w:t>(DD-MM-YYYY)</w:t>
            </w:r>
          </w:p>
        </w:tc>
        <w:tc>
          <w:tcPr>
            <w:tcW w:w="733" w:type="pct"/>
            <w:vAlign w:val="center"/>
          </w:tcPr>
          <w:p w14:paraId="7D0E498F" w14:textId="77777777" w:rsidR="00A55B53" w:rsidRPr="00123177" w:rsidRDefault="00A55B53" w:rsidP="00535342">
            <w:pPr>
              <w:jc w:val="center"/>
            </w:pPr>
            <w:r w:rsidRPr="00123177">
              <w:rPr>
                <w:b/>
                <w:bCs/>
                <w:szCs w:val="20"/>
              </w:rPr>
              <w:t>Name</w:t>
            </w:r>
          </w:p>
        </w:tc>
        <w:tc>
          <w:tcPr>
            <w:tcW w:w="567" w:type="pct"/>
            <w:vAlign w:val="center"/>
          </w:tcPr>
          <w:p w14:paraId="2828E777" w14:textId="77777777" w:rsidR="00A55B53" w:rsidRPr="00123177" w:rsidRDefault="00A55B53" w:rsidP="00535342">
            <w:pPr>
              <w:jc w:val="center"/>
              <w:rPr>
                <w:b/>
                <w:bCs/>
                <w:szCs w:val="20"/>
              </w:rPr>
            </w:pPr>
            <w:r w:rsidRPr="00123177">
              <w:rPr>
                <w:b/>
                <w:bCs/>
                <w:szCs w:val="20"/>
              </w:rPr>
              <w:t>Date</w:t>
            </w:r>
          </w:p>
          <w:p w14:paraId="44448517" w14:textId="77777777" w:rsidR="00A55B53" w:rsidRPr="00123177" w:rsidRDefault="00A55B53" w:rsidP="00535342">
            <w:pPr>
              <w:jc w:val="center"/>
            </w:pPr>
            <w:r w:rsidRPr="00123177">
              <w:rPr>
                <w:b/>
                <w:bCs/>
                <w:sz w:val="18"/>
                <w:szCs w:val="20"/>
              </w:rPr>
              <w:t>(DD-MMM-YYYY)</w:t>
            </w:r>
          </w:p>
        </w:tc>
        <w:tc>
          <w:tcPr>
            <w:tcW w:w="662" w:type="pct"/>
            <w:vAlign w:val="center"/>
          </w:tcPr>
          <w:p w14:paraId="13B29A6D" w14:textId="77777777" w:rsidR="00A55B53" w:rsidRPr="00123177" w:rsidRDefault="00A55B53" w:rsidP="00535342">
            <w:pPr>
              <w:jc w:val="center"/>
            </w:pPr>
            <w:r w:rsidRPr="00123177">
              <w:rPr>
                <w:b/>
                <w:bCs/>
                <w:szCs w:val="20"/>
              </w:rPr>
              <w:t>Name</w:t>
            </w:r>
          </w:p>
        </w:tc>
        <w:tc>
          <w:tcPr>
            <w:tcW w:w="810" w:type="pct"/>
            <w:vAlign w:val="center"/>
          </w:tcPr>
          <w:p w14:paraId="45DAFD9F" w14:textId="77777777" w:rsidR="00A55B53" w:rsidRPr="00123177" w:rsidRDefault="00A55B53" w:rsidP="00535342">
            <w:pPr>
              <w:jc w:val="center"/>
              <w:rPr>
                <w:b/>
                <w:bCs/>
                <w:szCs w:val="20"/>
              </w:rPr>
            </w:pPr>
            <w:r w:rsidRPr="00123177">
              <w:rPr>
                <w:b/>
                <w:bCs/>
                <w:szCs w:val="20"/>
              </w:rPr>
              <w:t>Date</w:t>
            </w:r>
          </w:p>
          <w:p w14:paraId="7D40952C" w14:textId="77777777" w:rsidR="00A55B53" w:rsidRPr="00123177" w:rsidRDefault="00A55B53" w:rsidP="00535342">
            <w:pPr>
              <w:jc w:val="center"/>
            </w:pPr>
            <w:r w:rsidRPr="00123177">
              <w:rPr>
                <w:b/>
                <w:bCs/>
                <w:sz w:val="18"/>
                <w:szCs w:val="20"/>
              </w:rPr>
              <w:t>(DD-MM-YYYY)</w:t>
            </w:r>
          </w:p>
        </w:tc>
      </w:tr>
      <w:tr w:rsidR="00A55B53" w:rsidRPr="00123177" w14:paraId="135522DE" w14:textId="77777777" w:rsidTr="00DE4F13">
        <w:trPr>
          <w:trHeight w:val="563"/>
        </w:trPr>
        <w:tc>
          <w:tcPr>
            <w:tcW w:w="594" w:type="pct"/>
          </w:tcPr>
          <w:p w14:paraId="0C66A1F2" w14:textId="77777777" w:rsidR="00A55B53" w:rsidRPr="00123177" w:rsidRDefault="00A55B53" w:rsidP="00535342">
            <w:pPr>
              <w:jc w:val="center"/>
              <w:rPr>
                <w:color w:val="000000" w:themeColor="text1"/>
              </w:rPr>
            </w:pPr>
            <w:r w:rsidRPr="00123177">
              <w:rPr>
                <w:color w:val="000000" w:themeColor="text1"/>
              </w:rPr>
              <w:t>Draft 0.1</w:t>
            </w:r>
          </w:p>
        </w:tc>
        <w:tc>
          <w:tcPr>
            <w:tcW w:w="963" w:type="pct"/>
          </w:tcPr>
          <w:p w14:paraId="585F68A0" w14:textId="77777777" w:rsidR="00A55B53" w:rsidRPr="00123177" w:rsidRDefault="00A55B53" w:rsidP="00535342">
            <w:pPr>
              <w:rPr>
                <w:color w:val="000000" w:themeColor="text1"/>
              </w:rPr>
            </w:pPr>
            <w:r w:rsidRPr="00123177">
              <w:rPr>
                <w:color w:val="000000" w:themeColor="text1"/>
              </w:rPr>
              <w:t>Manish Thakur</w:t>
            </w:r>
          </w:p>
          <w:p w14:paraId="5F3DA64D" w14:textId="77777777" w:rsidR="00A55B53" w:rsidRPr="00123177" w:rsidRDefault="00A55B53" w:rsidP="00535342">
            <w:pPr>
              <w:rPr>
                <w:color w:val="000000" w:themeColor="text1"/>
              </w:rPr>
            </w:pPr>
            <w:r w:rsidRPr="00123177">
              <w:rPr>
                <w:color w:val="000000" w:themeColor="text1"/>
              </w:rPr>
              <w:t>Deep Darji</w:t>
            </w:r>
          </w:p>
          <w:p w14:paraId="5B21D28E" w14:textId="77777777" w:rsidR="00A55B53" w:rsidRPr="00123177" w:rsidRDefault="00A55B53" w:rsidP="00535342">
            <w:pPr>
              <w:rPr>
                <w:color w:val="000000" w:themeColor="text1"/>
              </w:rPr>
            </w:pPr>
            <w:r w:rsidRPr="00123177">
              <w:rPr>
                <w:color w:val="000000" w:themeColor="text1"/>
              </w:rPr>
              <w:t>Rahul Sonawane</w:t>
            </w:r>
          </w:p>
          <w:p w14:paraId="3B9771B8" w14:textId="77777777" w:rsidR="00A55B53" w:rsidRPr="00123177" w:rsidRDefault="00A55B53" w:rsidP="00535342">
            <w:pPr>
              <w:spacing w:line="259" w:lineRule="auto"/>
              <w:rPr>
                <w:color w:val="000000" w:themeColor="text1"/>
              </w:rPr>
            </w:pPr>
            <w:r w:rsidRPr="00123177">
              <w:rPr>
                <w:color w:val="000000" w:themeColor="text1"/>
              </w:rPr>
              <w:t>Praveen Mayappa</w:t>
            </w:r>
          </w:p>
        </w:tc>
        <w:tc>
          <w:tcPr>
            <w:tcW w:w="671" w:type="pct"/>
          </w:tcPr>
          <w:p w14:paraId="3BF27B68" w14:textId="77777777" w:rsidR="00A55B53" w:rsidRPr="00123177" w:rsidRDefault="00A55B53" w:rsidP="00535342">
            <w:pPr>
              <w:rPr>
                <w:color w:val="000000" w:themeColor="text1"/>
              </w:rPr>
            </w:pPr>
            <w:r w:rsidRPr="00123177">
              <w:rPr>
                <w:color w:val="000000" w:themeColor="text1"/>
              </w:rPr>
              <w:t>4-Jan-2023</w:t>
            </w:r>
          </w:p>
        </w:tc>
        <w:tc>
          <w:tcPr>
            <w:tcW w:w="733" w:type="pct"/>
          </w:tcPr>
          <w:p w14:paraId="60751D45" w14:textId="77777777" w:rsidR="00A55B53" w:rsidRPr="00123177" w:rsidRDefault="00A55B53" w:rsidP="00535342">
            <w:pPr>
              <w:spacing w:line="259" w:lineRule="auto"/>
              <w:rPr>
                <w:color w:val="000000" w:themeColor="text1"/>
              </w:rPr>
            </w:pPr>
            <w:r w:rsidRPr="00123177">
              <w:rPr>
                <w:color w:val="000000" w:themeColor="text1"/>
              </w:rPr>
              <w:t>Prashant Tajne / Laxmikant</w:t>
            </w:r>
          </w:p>
        </w:tc>
        <w:tc>
          <w:tcPr>
            <w:tcW w:w="567" w:type="pct"/>
          </w:tcPr>
          <w:p w14:paraId="07F0CDC4" w14:textId="77777777" w:rsidR="00A55B53" w:rsidRPr="00123177" w:rsidRDefault="00A55B53" w:rsidP="00535342">
            <w:pPr>
              <w:rPr>
                <w:color w:val="000000" w:themeColor="text1"/>
              </w:rPr>
            </w:pPr>
            <w:r w:rsidRPr="00123177">
              <w:rPr>
                <w:color w:val="000000" w:themeColor="text1"/>
              </w:rPr>
              <w:t>04-Jan-2023</w:t>
            </w:r>
          </w:p>
        </w:tc>
        <w:tc>
          <w:tcPr>
            <w:tcW w:w="662" w:type="pct"/>
          </w:tcPr>
          <w:p w14:paraId="3C1288AF" w14:textId="77777777" w:rsidR="00A55B53" w:rsidRPr="00123177" w:rsidRDefault="00A55B53" w:rsidP="00535342">
            <w:pPr>
              <w:spacing w:line="259" w:lineRule="auto"/>
              <w:rPr>
                <w:color w:val="000000" w:themeColor="text1"/>
              </w:rPr>
            </w:pPr>
          </w:p>
        </w:tc>
        <w:tc>
          <w:tcPr>
            <w:tcW w:w="810" w:type="pct"/>
          </w:tcPr>
          <w:p w14:paraId="2E12690F" w14:textId="77777777" w:rsidR="00A55B53" w:rsidRPr="00123177" w:rsidRDefault="00A55B53" w:rsidP="00535342">
            <w:pPr>
              <w:rPr>
                <w:color w:val="000000" w:themeColor="text1"/>
              </w:rPr>
            </w:pPr>
          </w:p>
        </w:tc>
      </w:tr>
      <w:tr w:rsidR="00A55B53" w:rsidRPr="00123177" w14:paraId="34639B14" w14:textId="77777777" w:rsidTr="00DE4F13">
        <w:trPr>
          <w:trHeight w:val="563"/>
        </w:trPr>
        <w:tc>
          <w:tcPr>
            <w:tcW w:w="594" w:type="pct"/>
          </w:tcPr>
          <w:p w14:paraId="44275DE3" w14:textId="77777777" w:rsidR="00A55B53" w:rsidRPr="00123177" w:rsidRDefault="00A55B53" w:rsidP="00535342">
            <w:pPr>
              <w:jc w:val="center"/>
              <w:rPr>
                <w:color w:val="000000" w:themeColor="text1"/>
              </w:rPr>
            </w:pPr>
            <w:r w:rsidRPr="00123177">
              <w:rPr>
                <w:color w:val="000000" w:themeColor="text1"/>
              </w:rPr>
              <w:t>Draft 0.2</w:t>
            </w:r>
          </w:p>
        </w:tc>
        <w:tc>
          <w:tcPr>
            <w:tcW w:w="963" w:type="pct"/>
          </w:tcPr>
          <w:p w14:paraId="3549B2FE" w14:textId="77777777" w:rsidR="00A55B53" w:rsidRPr="00123177" w:rsidRDefault="00A55B53" w:rsidP="00535342">
            <w:pPr>
              <w:rPr>
                <w:color w:val="000000" w:themeColor="text1"/>
              </w:rPr>
            </w:pPr>
            <w:r w:rsidRPr="00123177">
              <w:rPr>
                <w:color w:val="000000" w:themeColor="text1"/>
              </w:rPr>
              <w:t>Manish Thakur</w:t>
            </w:r>
          </w:p>
          <w:p w14:paraId="676498D5" w14:textId="77777777" w:rsidR="00A55B53" w:rsidRPr="00123177" w:rsidRDefault="00A55B53" w:rsidP="00535342">
            <w:pPr>
              <w:rPr>
                <w:color w:val="000000" w:themeColor="text1"/>
              </w:rPr>
            </w:pPr>
            <w:r w:rsidRPr="00123177">
              <w:rPr>
                <w:color w:val="000000" w:themeColor="text1"/>
              </w:rPr>
              <w:t>Deep Darji</w:t>
            </w:r>
          </w:p>
          <w:p w14:paraId="19480610" w14:textId="77777777" w:rsidR="00A55B53" w:rsidRPr="00123177" w:rsidRDefault="00A55B53" w:rsidP="00535342">
            <w:pPr>
              <w:rPr>
                <w:color w:val="000000" w:themeColor="text1"/>
              </w:rPr>
            </w:pPr>
            <w:r w:rsidRPr="00123177">
              <w:rPr>
                <w:color w:val="000000" w:themeColor="text1"/>
              </w:rPr>
              <w:t>Rahul Sonawane</w:t>
            </w:r>
          </w:p>
          <w:p w14:paraId="7B1D4FC0" w14:textId="77777777" w:rsidR="00A55B53" w:rsidRPr="00123177" w:rsidRDefault="00A55B53" w:rsidP="00535342">
            <w:pPr>
              <w:spacing w:line="259" w:lineRule="auto"/>
              <w:rPr>
                <w:color w:val="000000" w:themeColor="text1"/>
              </w:rPr>
            </w:pPr>
            <w:r w:rsidRPr="00123177">
              <w:rPr>
                <w:color w:val="000000" w:themeColor="text1"/>
              </w:rPr>
              <w:t>Praveen Mayappa</w:t>
            </w:r>
          </w:p>
        </w:tc>
        <w:tc>
          <w:tcPr>
            <w:tcW w:w="671" w:type="pct"/>
          </w:tcPr>
          <w:p w14:paraId="2E8984F1" w14:textId="77777777" w:rsidR="00A55B53" w:rsidRPr="00123177" w:rsidRDefault="00A55B53" w:rsidP="00535342">
            <w:pPr>
              <w:rPr>
                <w:color w:val="000000" w:themeColor="text1"/>
              </w:rPr>
            </w:pPr>
            <w:r w:rsidRPr="00123177">
              <w:rPr>
                <w:color w:val="000000" w:themeColor="text1"/>
              </w:rPr>
              <w:t>09-Feb-2023</w:t>
            </w:r>
          </w:p>
        </w:tc>
        <w:tc>
          <w:tcPr>
            <w:tcW w:w="733" w:type="pct"/>
          </w:tcPr>
          <w:p w14:paraId="6CBDE5B1" w14:textId="77777777" w:rsidR="00A55B53" w:rsidRPr="00123177" w:rsidRDefault="00A55B53" w:rsidP="00535342">
            <w:pPr>
              <w:spacing w:line="259" w:lineRule="auto"/>
              <w:rPr>
                <w:color w:val="000000" w:themeColor="text1"/>
              </w:rPr>
            </w:pPr>
            <w:r w:rsidRPr="00123177">
              <w:rPr>
                <w:color w:val="000000" w:themeColor="text1"/>
              </w:rPr>
              <w:t>Prashant Tajne</w:t>
            </w:r>
          </w:p>
        </w:tc>
        <w:tc>
          <w:tcPr>
            <w:tcW w:w="567" w:type="pct"/>
          </w:tcPr>
          <w:p w14:paraId="4C21B6D4" w14:textId="77777777" w:rsidR="00A55B53" w:rsidRPr="00123177" w:rsidRDefault="00A55B53" w:rsidP="00535342">
            <w:pPr>
              <w:rPr>
                <w:color w:val="000000" w:themeColor="text1"/>
              </w:rPr>
            </w:pPr>
            <w:r w:rsidRPr="00123177">
              <w:rPr>
                <w:color w:val="000000" w:themeColor="text1"/>
              </w:rPr>
              <w:t>10-Feb-2023</w:t>
            </w:r>
          </w:p>
        </w:tc>
        <w:tc>
          <w:tcPr>
            <w:tcW w:w="662" w:type="pct"/>
          </w:tcPr>
          <w:p w14:paraId="446FC2D9" w14:textId="77777777" w:rsidR="00A55B53" w:rsidRPr="00123177" w:rsidRDefault="00A55B53" w:rsidP="00535342">
            <w:pPr>
              <w:spacing w:line="259" w:lineRule="auto"/>
              <w:rPr>
                <w:i/>
                <w:iCs/>
                <w:color w:val="3366FF"/>
              </w:rPr>
            </w:pPr>
          </w:p>
        </w:tc>
        <w:tc>
          <w:tcPr>
            <w:tcW w:w="810" w:type="pct"/>
          </w:tcPr>
          <w:p w14:paraId="0E92E4E3" w14:textId="77777777" w:rsidR="00A55B53" w:rsidRPr="00123177" w:rsidRDefault="00A55B53" w:rsidP="00535342">
            <w:pPr>
              <w:rPr>
                <w:i/>
                <w:iCs/>
                <w:color w:val="3366FF"/>
              </w:rPr>
            </w:pPr>
          </w:p>
        </w:tc>
      </w:tr>
      <w:tr w:rsidR="00A55B53" w:rsidRPr="00123177" w14:paraId="6EF95BD8" w14:textId="77777777" w:rsidTr="00DE4F13">
        <w:trPr>
          <w:trHeight w:val="563"/>
        </w:trPr>
        <w:tc>
          <w:tcPr>
            <w:tcW w:w="594" w:type="pct"/>
          </w:tcPr>
          <w:p w14:paraId="6C411419" w14:textId="77777777" w:rsidR="00A55B53" w:rsidRPr="00123177" w:rsidRDefault="00A55B53" w:rsidP="00535342">
            <w:pPr>
              <w:jc w:val="center"/>
              <w:rPr>
                <w:color w:val="000000" w:themeColor="text1"/>
              </w:rPr>
            </w:pPr>
            <w:r w:rsidRPr="00123177">
              <w:rPr>
                <w:color w:val="000000" w:themeColor="text1"/>
              </w:rPr>
              <w:t>Draft 0.3</w:t>
            </w:r>
          </w:p>
        </w:tc>
        <w:tc>
          <w:tcPr>
            <w:tcW w:w="963" w:type="pct"/>
          </w:tcPr>
          <w:p w14:paraId="17ACE803" w14:textId="77777777" w:rsidR="00A55B53" w:rsidRPr="00123177" w:rsidRDefault="00A55B53" w:rsidP="00535342">
            <w:pPr>
              <w:rPr>
                <w:color w:val="000000" w:themeColor="text1"/>
              </w:rPr>
            </w:pPr>
            <w:r w:rsidRPr="00123177">
              <w:rPr>
                <w:color w:val="000000" w:themeColor="text1"/>
              </w:rPr>
              <w:t>Rahul Sonawane</w:t>
            </w:r>
          </w:p>
          <w:p w14:paraId="5F4D8857" w14:textId="77777777" w:rsidR="00A55B53" w:rsidRPr="00123177" w:rsidRDefault="00A55B53" w:rsidP="00535342">
            <w:pPr>
              <w:rPr>
                <w:color w:val="000000" w:themeColor="text1"/>
              </w:rPr>
            </w:pPr>
            <w:r w:rsidRPr="00123177">
              <w:rPr>
                <w:color w:val="000000" w:themeColor="text1"/>
              </w:rPr>
              <w:t>Deep Darji</w:t>
            </w:r>
          </w:p>
          <w:p w14:paraId="3C7455DC" w14:textId="77777777" w:rsidR="00A55B53" w:rsidRPr="00123177" w:rsidRDefault="00A55B53" w:rsidP="00535342">
            <w:pPr>
              <w:rPr>
                <w:color w:val="000000" w:themeColor="text1"/>
              </w:rPr>
            </w:pPr>
            <w:r w:rsidRPr="00123177">
              <w:rPr>
                <w:color w:val="000000" w:themeColor="text1"/>
              </w:rPr>
              <w:t>Yatish Thakre</w:t>
            </w:r>
          </w:p>
        </w:tc>
        <w:tc>
          <w:tcPr>
            <w:tcW w:w="671" w:type="pct"/>
          </w:tcPr>
          <w:p w14:paraId="560EB41C" w14:textId="77777777" w:rsidR="00A55B53" w:rsidRPr="00123177" w:rsidRDefault="00A55B53" w:rsidP="00535342">
            <w:pPr>
              <w:rPr>
                <w:color w:val="000000" w:themeColor="text1"/>
              </w:rPr>
            </w:pPr>
            <w:r w:rsidRPr="00123177">
              <w:rPr>
                <w:color w:val="000000" w:themeColor="text1"/>
              </w:rPr>
              <w:t>3-Jan-2024</w:t>
            </w:r>
          </w:p>
        </w:tc>
        <w:tc>
          <w:tcPr>
            <w:tcW w:w="733" w:type="pct"/>
          </w:tcPr>
          <w:p w14:paraId="0D207230" w14:textId="77777777" w:rsidR="00A55B53" w:rsidRPr="00123177" w:rsidRDefault="00A55B53" w:rsidP="00535342">
            <w:pPr>
              <w:spacing w:line="259" w:lineRule="auto"/>
              <w:rPr>
                <w:color w:val="000000" w:themeColor="text1"/>
              </w:rPr>
            </w:pPr>
            <w:r w:rsidRPr="00123177">
              <w:rPr>
                <w:color w:val="000000" w:themeColor="text1"/>
              </w:rPr>
              <w:t>Mayur Gaikwad</w:t>
            </w:r>
          </w:p>
        </w:tc>
        <w:tc>
          <w:tcPr>
            <w:tcW w:w="567" w:type="pct"/>
          </w:tcPr>
          <w:p w14:paraId="30C95103" w14:textId="77777777" w:rsidR="00A55B53" w:rsidRPr="00123177" w:rsidRDefault="00A55B53" w:rsidP="00535342">
            <w:pPr>
              <w:rPr>
                <w:color w:val="000000" w:themeColor="text1"/>
              </w:rPr>
            </w:pPr>
            <w:r w:rsidRPr="00123177">
              <w:rPr>
                <w:color w:val="000000" w:themeColor="text1"/>
              </w:rPr>
              <w:t>10-Jan-2024</w:t>
            </w:r>
          </w:p>
        </w:tc>
        <w:tc>
          <w:tcPr>
            <w:tcW w:w="662" w:type="pct"/>
          </w:tcPr>
          <w:p w14:paraId="3635B50F" w14:textId="77777777" w:rsidR="00A55B53" w:rsidRPr="00123177" w:rsidRDefault="00A55B53" w:rsidP="00535342">
            <w:pPr>
              <w:spacing w:line="259" w:lineRule="auto"/>
              <w:rPr>
                <w:i/>
                <w:iCs/>
                <w:color w:val="3366FF"/>
              </w:rPr>
            </w:pPr>
          </w:p>
        </w:tc>
        <w:tc>
          <w:tcPr>
            <w:tcW w:w="810" w:type="pct"/>
          </w:tcPr>
          <w:p w14:paraId="456FD98A" w14:textId="77777777" w:rsidR="00A55B53" w:rsidRPr="00123177" w:rsidRDefault="00A55B53" w:rsidP="00535342">
            <w:pPr>
              <w:rPr>
                <w:i/>
                <w:iCs/>
                <w:color w:val="3366FF"/>
              </w:rPr>
            </w:pPr>
          </w:p>
        </w:tc>
      </w:tr>
      <w:tr w:rsidR="00A55B53" w:rsidRPr="00123177" w14:paraId="510CB2F1" w14:textId="77777777" w:rsidTr="00DE4F13">
        <w:trPr>
          <w:trHeight w:val="563"/>
        </w:trPr>
        <w:tc>
          <w:tcPr>
            <w:tcW w:w="594" w:type="pct"/>
          </w:tcPr>
          <w:p w14:paraId="6F457011" w14:textId="77777777" w:rsidR="00A55B53" w:rsidRPr="00123177" w:rsidRDefault="00A55B53" w:rsidP="00535342">
            <w:pPr>
              <w:jc w:val="center"/>
              <w:rPr>
                <w:color w:val="000000" w:themeColor="text1"/>
              </w:rPr>
            </w:pPr>
            <w:r w:rsidRPr="00123177">
              <w:rPr>
                <w:color w:val="000000" w:themeColor="text1"/>
              </w:rPr>
              <w:t>Draft 0.4</w:t>
            </w:r>
          </w:p>
        </w:tc>
        <w:tc>
          <w:tcPr>
            <w:tcW w:w="963" w:type="pct"/>
          </w:tcPr>
          <w:p w14:paraId="55E92D17" w14:textId="77777777" w:rsidR="00A55B53" w:rsidRPr="00123177" w:rsidRDefault="00A55B53" w:rsidP="00535342">
            <w:pPr>
              <w:rPr>
                <w:color w:val="000000" w:themeColor="text1"/>
              </w:rPr>
            </w:pPr>
            <w:r w:rsidRPr="00123177">
              <w:rPr>
                <w:color w:val="000000" w:themeColor="text1"/>
              </w:rPr>
              <w:t>Mayur Gaikwad</w:t>
            </w:r>
          </w:p>
        </w:tc>
        <w:tc>
          <w:tcPr>
            <w:tcW w:w="671" w:type="pct"/>
          </w:tcPr>
          <w:p w14:paraId="6D73C15D" w14:textId="77777777" w:rsidR="00A55B53" w:rsidRPr="00123177" w:rsidRDefault="00A55B53" w:rsidP="00535342">
            <w:pPr>
              <w:rPr>
                <w:color w:val="000000" w:themeColor="text1"/>
              </w:rPr>
            </w:pPr>
            <w:r w:rsidRPr="00123177">
              <w:rPr>
                <w:color w:val="000000" w:themeColor="text1"/>
              </w:rPr>
              <w:t>12-Mar-2024</w:t>
            </w:r>
          </w:p>
        </w:tc>
        <w:tc>
          <w:tcPr>
            <w:tcW w:w="733" w:type="pct"/>
          </w:tcPr>
          <w:p w14:paraId="0CCE1036" w14:textId="77777777" w:rsidR="00A55B53" w:rsidRPr="00123177" w:rsidRDefault="00A55B53" w:rsidP="00535342">
            <w:pPr>
              <w:spacing w:line="259" w:lineRule="auto"/>
              <w:rPr>
                <w:color w:val="000000" w:themeColor="text1"/>
              </w:rPr>
            </w:pPr>
            <w:r w:rsidRPr="00123177">
              <w:rPr>
                <w:color w:val="000000" w:themeColor="text1"/>
              </w:rPr>
              <w:t>Muhammad Fawzi,</w:t>
            </w:r>
          </w:p>
          <w:p w14:paraId="5850B22B" w14:textId="77777777" w:rsidR="00A55B53" w:rsidRPr="00123177" w:rsidRDefault="00A55B53" w:rsidP="00535342">
            <w:pPr>
              <w:spacing w:line="259" w:lineRule="auto"/>
              <w:rPr>
                <w:color w:val="000000" w:themeColor="text1"/>
              </w:rPr>
            </w:pPr>
            <w:r w:rsidRPr="00123177">
              <w:rPr>
                <w:color w:val="000000" w:themeColor="text1"/>
              </w:rPr>
              <w:t>Simran Ruprah</w:t>
            </w:r>
          </w:p>
        </w:tc>
        <w:tc>
          <w:tcPr>
            <w:tcW w:w="567" w:type="pct"/>
          </w:tcPr>
          <w:p w14:paraId="2AD0118F" w14:textId="77777777" w:rsidR="00A55B53" w:rsidRPr="00123177" w:rsidRDefault="00A55B53" w:rsidP="00535342">
            <w:pPr>
              <w:rPr>
                <w:color w:val="000000" w:themeColor="text1"/>
              </w:rPr>
            </w:pPr>
            <w:r w:rsidRPr="00123177">
              <w:rPr>
                <w:color w:val="000000" w:themeColor="text1"/>
              </w:rPr>
              <w:t>18-Mar-2024</w:t>
            </w:r>
          </w:p>
        </w:tc>
        <w:tc>
          <w:tcPr>
            <w:tcW w:w="662" w:type="pct"/>
          </w:tcPr>
          <w:p w14:paraId="0B3E710C" w14:textId="77777777" w:rsidR="00A55B53" w:rsidRPr="00123177" w:rsidRDefault="00A55B53" w:rsidP="00535342">
            <w:pPr>
              <w:spacing w:line="259" w:lineRule="auto"/>
              <w:rPr>
                <w:i/>
                <w:iCs/>
                <w:color w:val="3366FF"/>
              </w:rPr>
            </w:pPr>
          </w:p>
        </w:tc>
        <w:tc>
          <w:tcPr>
            <w:tcW w:w="810" w:type="pct"/>
          </w:tcPr>
          <w:p w14:paraId="75838185" w14:textId="77777777" w:rsidR="00A55B53" w:rsidRPr="00123177" w:rsidRDefault="00A55B53" w:rsidP="00535342">
            <w:pPr>
              <w:rPr>
                <w:i/>
                <w:iCs/>
                <w:color w:val="3366FF"/>
              </w:rPr>
            </w:pPr>
          </w:p>
        </w:tc>
      </w:tr>
      <w:tr w:rsidR="00A55B53" w:rsidRPr="00123177" w14:paraId="769416C9" w14:textId="77777777" w:rsidTr="00DE4F13">
        <w:trPr>
          <w:trHeight w:val="563"/>
        </w:trPr>
        <w:tc>
          <w:tcPr>
            <w:tcW w:w="594" w:type="pct"/>
          </w:tcPr>
          <w:p w14:paraId="6F39A97B" w14:textId="77777777" w:rsidR="00A55B53" w:rsidRPr="00123177" w:rsidRDefault="00A55B53" w:rsidP="00535342">
            <w:pPr>
              <w:jc w:val="center"/>
              <w:rPr>
                <w:color w:val="000000" w:themeColor="text1"/>
              </w:rPr>
            </w:pPr>
            <w:r w:rsidRPr="00123177">
              <w:rPr>
                <w:color w:val="000000" w:themeColor="text1"/>
              </w:rPr>
              <w:t>Draft 0.5</w:t>
            </w:r>
          </w:p>
        </w:tc>
        <w:tc>
          <w:tcPr>
            <w:tcW w:w="963" w:type="pct"/>
          </w:tcPr>
          <w:p w14:paraId="1227BD09" w14:textId="77777777" w:rsidR="00A55B53" w:rsidRPr="00123177" w:rsidRDefault="00A55B53" w:rsidP="00535342">
            <w:pPr>
              <w:rPr>
                <w:color w:val="000000" w:themeColor="text1"/>
              </w:rPr>
            </w:pPr>
            <w:r w:rsidRPr="00123177">
              <w:rPr>
                <w:color w:val="000000" w:themeColor="text1"/>
              </w:rPr>
              <w:t>Mayur Gaikwad</w:t>
            </w:r>
          </w:p>
        </w:tc>
        <w:tc>
          <w:tcPr>
            <w:tcW w:w="671" w:type="pct"/>
          </w:tcPr>
          <w:p w14:paraId="198BC4BC" w14:textId="77777777" w:rsidR="00A55B53" w:rsidRPr="00123177" w:rsidRDefault="00A55B53" w:rsidP="00535342">
            <w:pPr>
              <w:rPr>
                <w:color w:val="000000" w:themeColor="text1"/>
              </w:rPr>
            </w:pPr>
            <w:r w:rsidRPr="00123177">
              <w:rPr>
                <w:color w:val="000000" w:themeColor="text1"/>
              </w:rPr>
              <w:t>23-Mar-2024</w:t>
            </w:r>
          </w:p>
        </w:tc>
        <w:tc>
          <w:tcPr>
            <w:tcW w:w="733" w:type="pct"/>
          </w:tcPr>
          <w:p w14:paraId="22071832" w14:textId="77777777" w:rsidR="00A55B53" w:rsidRPr="00123177" w:rsidRDefault="00A55B53" w:rsidP="00535342">
            <w:pPr>
              <w:spacing w:line="259" w:lineRule="auto"/>
              <w:rPr>
                <w:color w:val="000000" w:themeColor="text1"/>
              </w:rPr>
            </w:pPr>
            <w:r w:rsidRPr="00123177">
              <w:rPr>
                <w:color w:val="000000" w:themeColor="text1"/>
              </w:rPr>
              <w:t>Muhammad Fawzi,</w:t>
            </w:r>
          </w:p>
          <w:p w14:paraId="0537FCFA" w14:textId="77777777" w:rsidR="00A55B53" w:rsidRPr="00123177" w:rsidRDefault="00A55B53" w:rsidP="00535342">
            <w:pPr>
              <w:spacing w:line="259" w:lineRule="auto"/>
              <w:rPr>
                <w:color w:val="000000" w:themeColor="text1"/>
              </w:rPr>
            </w:pPr>
          </w:p>
        </w:tc>
        <w:tc>
          <w:tcPr>
            <w:tcW w:w="567" w:type="pct"/>
          </w:tcPr>
          <w:p w14:paraId="4FF0A8E2" w14:textId="77777777" w:rsidR="00A55B53" w:rsidRPr="00123177" w:rsidRDefault="00A55B53" w:rsidP="00535342">
            <w:pPr>
              <w:rPr>
                <w:color w:val="000000" w:themeColor="text1"/>
              </w:rPr>
            </w:pPr>
            <w:r w:rsidRPr="00123177">
              <w:rPr>
                <w:color w:val="000000" w:themeColor="text1"/>
              </w:rPr>
              <w:t>31-Mar-2024</w:t>
            </w:r>
          </w:p>
        </w:tc>
        <w:tc>
          <w:tcPr>
            <w:tcW w:w="662" w:type="pct"/>
          </w:tcPr>
          <w:p w14:paraId="5E8BCA6E" w14:textId="77777777" w:rsidR="00A55B53" w:rsidRPr="00123177" w:rsidRDefault="00A55B53" w:rsidP="00535342">
            <w:pPr>
              <w:spacing w:line="259" w:lineRule="auto"/>
              <w:rPr>
                <w:i/>
                <w:iCs/>
                <w:color w:val="3366FF"/>
              </w:rPr>
            </w:pPr>
          </w:p>
        </w:tc>
        <w:tc>
          <w:tcPr>
            <w:tcW w:w="810" w:type="pct"/>
          </w:tcPr>
          <w:p w14:paraId="33E1C01E" w14:textId="77777777" w:rsidR="00A55B53" w:rsidRPr="00123177" w:rsidRDefault="00A55B53" w:rsidP="00535342">
            <w:pPr>
              <w:rPr>
                <w:i/>
                <w:iCs/>
                <w:color w:val="3366FF"/>
              </w:rPr>
            </w:pPr>
          </w:p>
        </w:tc>
      </w:tr>
      <w:tr w:rsidR="00A55B53" w:rsidRPr="00123177" w14:paraId="7953748A" w14:textId="77777777" w:rsidTr="00DE4F13">
        <w:trPr>
          <w:trHeight w:val="563"/>
        </w:trPr>
        <w:tc>
          <w:tcPr>
            <w:tcW w:w="594" w:type="pct"/>
          </w:tcPr>
          <w:p w14:paraId="2A3B1FB2" w14:textId="77777777" w:rsidR="00A55B53" w:rsidRPr="00123177" w:rsidRDefault="00A55B53" w:rsidP="00535342">
            <w:pPr>
              <w:jc w:val="center"/>
              <w:rPr>
                <w:color w:val="000000" w:themeColor="text1"/>
              </w:rPr>
            </w:pPr>
            <w:r w:rsidRPr="00123177">
              <w:rPr>
                <w:color w:val="000000" w:themeColor="text1"/>
              </w:rPr>
              <w:t>Draft 0.6</w:t>
            </w:r>
          </w:p>
        </w:tc>
        <w:tc>
          <w:tcPr>
            <w:tcW w:w="963" w:type="pct"/>
          </w:tcPr>
          <w:p w14:paraId="393BC11D" w14:textId="77777777" w:rsidR="00A55B53" w:rsidRPr="00123177" w:rsidRDefault="00A55B53" w:rsidP="00535342">
            <w:pPr>
              <w:rPr>
                <w:color w:val="000000" w:themeColor="text1"/>
              </w:rPr>
            </w:pPr>
            <w:r w:rsidRPr="00123177">
              <w:rPr>
                <w:color w:val="000000" w:themeColor="text1"/>
              </w:rPr>
              <w:t>Mayur Gaikwad</w:t>
            </w:r>
          </w:p>
        </w:tc>
        <w:tc>
          <w:tcPr>
            <w:tcW w:w="671" w:type="pct"/>
          </w:tcPr>
          <w:p w14:paraId="446C3A05" w14:textId="77777777" w:rsidR="00A55B53" w:rsidRPr="00123177" w:rsidRDefault="00A55B53" w:rsidP="00535342">
            <w:pPr>
              <w:rPr>
                <w:color w:val="000000" w:themeColor="text1"/>
              </w:rPr>
            </w:pPr>
            <w:r w:rsidRPr="00123177">
              <w:rPr>
                <w:color w:val="000000" w:themeColor="text1"/>
              </w:rPr>
              <w:t>02-Apr-2024</w:t>
            </w:r>
          </w:p>
        </w:tc>
        <w:tc>
          <w:tcPr>
            <w:tcW w:w="733" w:type="pct"/>
          </w:tcPr>
          <w:p w14:paraId="06FAAC69" w14:textId="3BD14FF6" w:rsidR="00A55B53" w:rsidRPr="00123177" w:rsidRDefault="0080405D" w:rsidP="00535342">
            <w:pPr>
              <w:spacing w:line="259" w:lineRule="auto"/>
              <w:rPr>
                <w:color w:val="000000" w:themeColor="text1"/>
              </w:rPr>
            </w:pPr>
            <w:r>
              <w:rPr>
                <w:color w:val="000000" w:themeColor="text1"/>
              </w:rPr>
              <w:t>Arturo</w:t>
            </w:r>
          </w:p>
        </w:tc>
        <w:tc>
          <w:tcPr>
            <w:tcW w:w="567" w:type="pct"/>
          </w:tcPr>
          <w:p w14:paraId="59B4DC69" w14:textId="6E4A5336" w:rsidR="00A55B53" w:rsidRPr="00123177" w:rsidRDefault="0080405D" w:rsidP="00535342">
            <w:pPr>
              <w:rPr>
                <w:color w:val="000000" w:themeColor="text1"/>
              </w:rPr>
            </w:pPr>
            <w:r>
              <w:rPr>
                <w:color w:val="000000" w:themeColor="text1"/>
              </w:rPr>
              <w:t>17</w:t>
            </w:r>
            <w:r w:rsidRPr="00123177">
              <w:rPr>
                <w:color w:val="000000" w:themeColor="text1"/>
              </w:rPr>
              <w:t>-</w:t>
            </w:r>
            <w:r>
              <w:rPr>
                <w:color w:val="000000" w:themeColor="text1"/>
              </w:rPr>
              <w:t>April</w:t>
            </w:r>
            <w:r w:rsidRPr="00123177">
              <w:rPr>
                <w:color w:val="000000" w:themeColor="text1"/>
              </w:rPr>
              <w:t>-2024</w:t>
            </w:r>
          </w:p>
        </w:tc>
        <w:tc>
          <w:tcPr>
            <w:tcW w:w="662" w:type="pct"/>
          </w:tcPr>
          <w:p w14:paraId="0A787EB1" w14:textId="77777777" w:rsidR="00A55B53" w:rsidRPr="00123177" w:rsidRDefault="00A55B53" w:rsidP="00535342">
            <w:pPr>
              <w:spacing w:line="259" w:lineRule="auto"/>
              <w:rPr>
                <w:i/>
                <w:iCs/>
                <w:color w:val="3366FF"/>
              </w:rPr>
            </w:pPr>
          </w:p>
        </w:tc>
        <w:tc>
          <w:tcPr>
            <w:tcW w:w="810" w:type="pct"/>
          </w:tcPr>
          <w:p w14:paraId="4BA0F7E9" w14:textId="77777777" w:rsidR="00A55B53" w:rsidRPr="00123177" w:rsidRDefault="00A55B53" w:rsidP="00535342">
            <w:pPr>
              <w:rPr>
                <w:i/>
                <w:iCs/>
                <w:color w:val="3366FF"/>
              </w:rPr>
            </w:pPr>
          </w:p>
        </w:tc>
      </w:tr>
      <w:tr w:rsidR="002D3A25" w:rsidRPr="00123177" w14:paraId="394D57BF" w14:textId="77777777" w:rsidTr="00DE4F13">
        <w:trPr>
          <w:trHeight w:val="563"/>
        </w:trPr>
        <w:tc>
          <w:tcPr>
            <w:tcW w:w="594" w:type="pct"/>
          </w:tcPr>
          <w:p w14:paraId="3971F7F1" w14:textId="754FB23D" w:rsidR="002D3A25" w:rsidRPr="00123177" w:rsidRDefault="002D3A25" w:rsidP="002D3A25">
            <w:pPr>
              <w:jc w:val="center"/>
              <w:rPr>
                <w:color w:val="000000" w:themeColor="text1"/>
              </w:rPr>
            </w:pPr>
            <w:r w:rsidRPr="00123177">
              <w:rPr>
                <w:color w:val="000000" w:themeColor="text1"/>
              </w:rPr>
              <w:t>Draft 0.</w:t>
            </w:r>
            <w:r>
              <w:rPr>
                <w:color w:val="000000" w:themeColor="text1"/>
              </w:rPr>
              <w:t>7</w:t>
            </w:r>
          </w:p>
        </w:tc>
        <w:tc>
          <w:tcPr>
            <w:tcW w:w="963" w:type="pct"/>
          </w:tcPr>
          <w:p w14:paraId="6441A4AD" w14:textId="415E6C42" w:rsidR="002D3A25" w:rsidRPr="00123177" w:rsidRDefault="002D3A25" w:rsidP="002D3A25">
            <w:pPr>
              <w:rPr>
                <w:color w:val="000000" w:themeColor="text1"/>
              </w:rPr>
            </w:pPr>
            <w:r w:rsidRPr="00123177">
              <w:rPr>
                <w:color w:val="000000" w:themeColor="text1"/>
              </w:rPr>
              <w:t>Mayur Gaikwad</w:t>
            </w:r>
          </w:p>
        </w:tc>
        <w:tc>
          <w:tcPr>
            <w:tcW w:w="671" w:type="pct"/>
          </w:tcPr>
          <w:p w14:paraId="45576FAB" w14:textId="2040BC54" w:rsidR="002D3A25" w:rsidRPr="00123177" w:rsidRDefault="002D3A25" w:rsidP="002D3A25">
            <w:pPr>
              <w:rPr>
                <w:color w:val="000000" w:themeColor="text1"/>
              </w:rPr>
            </w:pPr>
            <w:r>
              <w:rPr>
                <w:color w:val="000000" w:themeColor="text1"/>
              </w:rPr>
              <w:t>19</w:t>
            </w:r>
            <w:r w:rsidRPr="00123177">
              <w:rPr>
                <w:color w:val="000000" w:themeColor="text1"/>
              </w:rPr>
              <w:t>-Apr-2024</w:t>
            </w:r>
          </w:p>
        </w:tc>
        <w:tc>
          <w:tcPr>
            <w:tcW w:w="733" w:type="pct"/>
          </w:tcPr>
          <w:p w14:paraId="6FB82A52" w14:textId="77777777" w:rsidR="002D3A25" w:rsidRPr="00123177" w:rsidRDefault="002D3A25" w:rsidP="002D3A25">
            <w:pPr>
              <w:spacing w:line="259" w:lineRule="auto"/>
              <w:rPr>
                <w:color w:val="000000" w:themeColor="text1"/>
              </w:rPr>
            </w:pPr>
            <w:r w:rsidRPr="00123177">
              <w:rPr>
                <w:color w:val="000000" w:themeColor="text1"/>
              </w:rPr>
              <w:t>Muhammad Fawzi,</w:t>
            </w:r>
          </w:p>
          <w:p w14:paraId="4663BF66" w14:textId="125037B3" w:rsidR="002D3A25" w:rsidRDefault="002D3A25" w:rsidP="002D3A25">
            <w:pPr>
              <w:spacing w:line="259" w:lineRule="auto"/>
              <w:rPr>
                <w:color w:val="000000" w:themeColor="text1"/>
              </w:rPr>
            </w:pPr>
          </w:p>
        </w:tc>
        <w:tc>
          <w:tcPr>
            <w:tcW w:w="567" w:type="pct"/>
          </w:tcPr>
          <w:p w14:paraId="7BB28272" w14:textId="6A1CB2A0" w:rsidR="002D3A25" w:rsidRDefault="002D3A25" w:rsidP="002D3A25">
            <w:pPr>
              <w:rPr>
                <w:color w:val="000000" w:themeColor="text1"/>
              </w:rPr>
            </w:pPr>
            <w:r>
              <w:rPr>
                <w:color w:val="000000" w:themeColor="text1"/>
              </w:rPr>
              <w:t>22</w:t>
            </w:r>
            <w:r w:rsidRPr="00123177">
              <w:rPr>
                <w:color w:val="000000" w:themeColor="text1"/>
              </w:rPr>
              <w:t>-</w:t>
            </w:r>
            <w:r>
              <w:rPr>
                <w:color w:val="000000" w:themeColor="text1"/>
              </w:rPr>
              <w:t>Apr</w:t>
            </w:r>
            <w:r w:rsidRPr="00123177">
              <w:rPr>
                <w:color w:val="000000" w:themeColor="text1"/>
              </w:rPr>
              <w:t>-2024</w:t>
            </w:r>
          </w:p>
        </w:tc>
        <w:tc>
          <w:tcPr>
            <w:tcW w:w="662" w:type="pct"/>
          </w:tcPr>
          <w:p w14:paraId="0A4339D1" w14:textId="3E81661C" w:rsidR="002D3A25" w:rsidRPr="00123177" w:rsidRDefault="002D3A25" w:rsidP="002D3A25">
            <w:pPr>
              <w:spacing w:line="259" w:lineRule="auto"/>
              <w:rPr>
                <w:i/>
                <w:iCs/>
                <w:color w:val="3366FF"/>
              </w:rPr>
            </w:pPr>
          </w:p>
        </w:tc>
        <w:tc>
          <w:tcPr>
            <w:tcW w:w="810" w:type="pct"/>
          </w:tcPr>
          <w:p w14:paraId="500DB7B4" w14:textId="303BC4CB" w:rsidR="002D3A25" w:rsidRPr="00123177" w:rsidRDefault="002D3A25" w:rsidP="002D3A25">
            <w:pPr>
              <w:rPr>
                <w:i/>
                <w:iCs/>
                <w:color w:val="3366FF"/>
              </w:rPr>
            </w:pPr>
          </w:p>
        </w:tc>
      </w:tr>
      <w:tr w:rsidR="00463DCC" w:rsidRPr="00123177" w14:paraId="55451B6B" w14:textId="77777777" w:rsidTr="00DE4F13">
        <w:trPr>
          <w:trHeight w:val="563"/>
        </w:trPr>
        <w:tc>
          <w:tcPr>
            <w:tcW w:w="594" w:type="pct"/>
          </w:tcPr>
          <w:p w14:paraId="5C19A122" w14:textId="7CB1CE83" w:rsidR="00463DCC" w:rsidRPr="00123177" w:rsidRDefault="00463DCC" w:rsidP="00463DCC">
            <w:pPr>
              <w:jc w:val="center"/>
              <w:rPr>
                <w:color w:val="000000" w:themeColor="text1"/>
              </w:rPr>
            </w:pPr>
            <w:r>
              <w:rPr>
                <w:color w:val="000000" w:themeColor="text1"/>
              </w:rPr>
              <w:t>Baseline 1.0</w:t>
            </w:r>
          </w:p>
        </w:tc>
        <w:tc>
          <w:tcPr>
            <w:tcW w:w="963" w:type="pct"/>
          </w:tcPr>
          <w:p w14:paraId="5E47824C" w14:textId="2C1DFE2F" w:rsidR="00463DCC" w:rsidRPr="00123177" w:rsidRDefault="00463DCC" w:rsidP="00463DCC">
            <w:pPr>
              <w:rPr>
                <w:color w:val="000000" w:themeColor="text1"/>
              </w:rPr>
            </w:pPr>
            <w:r w:rsidRPr="00123177">
              <w:rPr>
                <w:color w:val="000000" w:themeColor="text1"/>
              </w:rPr>
              <w:t>Mayur Gaikwad</w:t>
            </w:r>
          </w:p>
        </w:tc>
        <w:tc>
          <w:tcPr>
            <w:tcW w:w="671" w:type="pct"/>
          </w:tcPr>
          <w:p w14:paraId="785E7B7E" w14:textId="2EBBCB89" w:rsidR="00463DCC" w:rsidRDefault="00463DCC" w:rsidP="00463DCC">
            <w:pPr>
              <w:rPr>
                <w:color w:val="000000" w:themeColor="text1"/>
              </w:rPr>
            </w:pPr>
            <w:r>
              <w:rPr>
                <w:color w:val="000000" w:themeColor="text1"/>
              </w:rPr>
              <w:t>2</w:t>
            </w:r>
            <w:r w:rsidRPr="00123177">
              <w:rPr>
                <w:color w:val="000000" w:themeColor="text1"/>
              </w:rPr>
              <w:t>-</w:t>
            </w:r>
            <w:r>
              <w:rPr>
                <w:color w:val="000000" w:themeColor="text1"/>
              </w:rPr>
              <w:t>May</w:t>
            </w:r>
            <w:r w:rsidRPr="00123177">
              <w:rPr>
                <w:color w:val="000000" w:themeColor="text1"/>
              </w:rPr>
              <w:t>-2024</w:t>
            </w:r>
          </w:p>
        </w:tc>
        <w:tc>
          <w:tcPr>
            <w:tcW w:w="733" w:type="pct"/>
          </w:tcPr>
          <w:p w14:paraId="757C1464" w14:textId="77777777" w:rsidR="00463DCC" w:rsidRPr="00123177" w:rsidRDefault="00463DCC" w:rsidP="00463DCC">
            <w:pPr>
              <w:spacing w:line="259" w:lineRule="auto"/>
              <w:rPr>
                <w:color w:val="000000" w:themeColor="text1"/>
              </w:rPr>
            </w:pPr>
            <w:r>
              <w:rPr>
                <w:color w:val="000000" w:themeColor="text1"/>
              </w:rPr>
              <w:t>Arturo</w:t>
            </w:r>
          </w:p>
          <w:p w14:paraId="5BB48177" w14:textId="77777777" w:rsidR="00463DCC" w:rsidRPr="00123177" w:rsidRDefault="00463DCC" w:rsidP="00463DCC">
            <w:pPr>
              <w:spacing w:line="259" w:lineRule="auto"/>
              <w:rPr>
                <w:color w:val="000000" w:themeColor="text1"/>
              </w:rPr>
            </w:pPr>
          </w:p>
        </w:tc>
        <w:tc>
          <w:tcPr>
            <w:tcW w:w="567" w:type="pct"/>
          </w:tcPr>
          <w:p w14:paraId="36D79343" w14:textId="61EBE741" w:rsidR="00463DCC" w:rsidRDefault="00463DCC" w:rsidP="00463DCC">
            <w:pPr>
              <w:rPr>
                <w:color w:val="000000" w:themeColor="text1"/>
              </w:rPr>
            </w:pPr>
            <w:r>
              <w:rPr>
                <w:color w:val="000000" w:themeColor="text1"/>
              </w:rPr>
              <w:t>7</w:t>
            </w:r>
            <w:r w:rsidRPr="00123177">
              <w:rPr>
                <w:color w:val="000000" w:themeColor="text1"/>
              </w:rPr>
              <w:t>-</w:t>
            </w:r>
            <w:r>
              <w:rPr>
                <w:color w:val="000000" w:themeColor="text1"/>
              </w:rPr>
              <w:t>May</w:t>
            </w:r>
            <w:r w:rsidRPr="00123177">
              <w:rPr>
                <w:color w:val="000000" w:themeColor="text1"/>
              </w:rPr>
              <w:t>-2024</w:t>
            </w:r>
          </w:p>
        </w:tc>
        <w:tc>
          <w:tcPr>
            <w:tcW w:w="662" w:type="pct"/>
          </w:tcPr>
          <w:p w14:paraId="073953CD" w14:textId="3326FACD" w:rsidR="00463DCC" w:rsidRPr="00123177" w:rsidRDefault="00463DCC" w:rsidP="00463DCC">
            <w:pPr>
              <w:spacing w:line="259" w:lineRule="auto"/>
              <w:rPr>
                <w:i/>
                <w:iCs/>
                <w:color w:val="3366FF"/>
              </w:rPr>
            </w:pPr>
            <w:r w:rsidRPr="009D0525">
              <w:rPr>
                <w:color w:val="000000" w:themeColor="text1"/>
              </w:rPr>
              <w:t>Mohan Wankhede</w:t>
            </w:r>
          </w:p>
        </w:tc>
        <w:tc>
          <w:tcPr>
            <w:tcW w:w="810" w:type="pct"/>
          </w:tcPr>
          <w:p w14:paraId="3D508683" w14:textId="68E775AC" w:rsidR="00463DCC" w:rsidRPr="00123177" w:rsidRDefault="00463DCC" w:rsidP="00463DCC">
            <w:pPr>
              <w:rPr>
                <w:i/>
                <w:iCs/>
                <w:color w:val="3366FF"/>
              </w:rPr>
            </w:pPr>
            <w:r>
              <w:rPr>
                <w:color w:val="000000" w:themeColor="text1"/>
              </w:rPr>
              <w:t>14</w:t>
            </w:r>
            <w:r w:rsidRPr="00123177">
              <w:rPr>
                <w:color w:val="000000" w:themeColor="text1"/>
              </w:rPr>
              <w:t>-</w:t>
            </w:r>
            <w:r>
              <w:rPr>
                <w:color w:val="000000" w:themeColor="text1"/>
              </w:rPr>
              <w:t>May</w:t>
            </w:r>
            <w:r w:rsidRPr="00123177">
              <w:rPr>
                <w:color w:val="000000" w:themeColor="text1"/>
              </w:rPr>
              <w:t>-2024</w:t>
            </w:r>
          </w:p>
        </w:tc>
      </w:tr>
      <w:tr w:rsidR="00463DCC" w:rsidRPr="00123177" w14:paraId="2D627222" w14:textId="77777777" w:rsidTr="00DE4F13">
        <w:trPr>
          <w:trHeight w:val="563"/>
        </w:trPr>
        <w:tc>
          <w:tcPr>
            <w:tcW w:w="594" w:type="pct"/>
          </w:tcPr>
          <w:p w14:paraId="5042D5F4" w14:textId="129A26B9" w:rsidR="00463DCC" w:rsidRDefault="00463DCC" w:rsidP="00463DCC">
            <w:pPr>
              <w:jc w:val="center"/>
              <w:rPr>
                <w:color w:val="000000" w:themeColor="text1"/>
              </w:rPr>
            </w:pPr>
            <w:r>
              <w:rPr>
                <w:color w:val="000000" w:themeColor="text1"/>
              </w:rPr>
              <w:t>Draft 1.1</w:t>
            </w:r>
          </w:p>
        </w:tc>
        <w:tc>
          <w:tcPr>
            <w:tcW w:w="963" w:type="pct"/>
          </w:tcPr>
          <w:p w14:paraId="2F16D885" w14:textId="3ECC3583" w:rsidR="00463DCC" w:rsidRPr="00123177" w:rsidRDefault="00463DCC" w:rsidP="00463DCC">
            <w:pPr>
              <w:rPr>
                <w:color w:val="000000" w:themeColor="text1"/>
              </w:rPr>
            </w:pPr>
            <w:r w:rsidRPr="00123177">
              <w:rPr>
                <w:color w:val="000000" w:themeColor="text1"/>
              </w:rPr>
              <w:t>Mayur Gaikwad</w:t>
            </w:r>
          </w:p>
        </w:tc>
        <w:tc>
          <w:tcPr>
            <w:tcW w:w="671" w:type="pct"/>
          </w:tcPr>
          <w:p w14:paraId="1A7D28DB" w14:textId="3B2DC62C" w:rsidR="00463DCC" w:rsidRDefault="00463DCC" w:rsidP="00463DCC">
            <w:pPr>
              <w:rPr>
                <w:color w:val="000000" w:themeColor="text1"/>
              </w:rPr>
            </w:pPr>
            <w:r>
              <w:rPr>
                <w:color w:val="000000" w:themeColor="text1"/>
              </w:rPr>
              <w:t>14</w:t>
            </w:r>
            <w:r w:rsidRPr="00123177">
              <w:rPr>
                <w:color w:val="000000" w:themeColor="text1"/>
              </w:rPr>
              <w:t>-</w:t>
            </w:r>
            <w:r>
              <w:rPr>
                <w:color w:val="000000" w:themeColor="text1"/>
              </w:rPr>
              <w:t>May</w:t>
            </w:r>
            <w:r w:rsidRPr="00123177">
              <w:rPr>
                <w:color w:val="000000" w:themeColor="text1"/>
              </w:rPr>
              <w:t>-2024</w:t>
            </w:r>
          </w:p>
        </w:tc>
        <w:tc>
          <w:tcPr>
            <w:tcW w:w="733" w:type="pct"/>
          </w:tcPr>
          <w:p w14:paraId="661848D2" w14:textId="77777777" w:rsidR="00463DCC" w:rsidRPr="00123177" w:rsidRDefault="00463DCC" w:rsidP="00463DCC">
            <w:pPr>
              <w:spacing w:line="259" w:lineRule="auto"/>
              <w:rPr>
                <w:color w:val="000000" w:themeColor="text1"/>
              </w:rPr>
            </w:pPr>
            <w:r>
              <w:rPr>
                <w:color w:val="000000" w:themeColor="text1"/>
              </w:rPr>
              <w:t>Arturo</w:t>
            </w:r>
          </w:p>
          <w:p w14:paraId="4E95186C" w14:textId="77777777" w:rsidR="00463DCC" w:rsidRDefault="00463DCC" w:rsidP="00463DCC">
            <w:pPr>
              <w:spacing w:line="259" w:lineRule="auto"/>
              <w:rPr>
                <w:color w:val="000000" w:themeColor="text1"/>
              </w:rPr>
            </w:pPr>
          </w:p>
        </w:tc>
        <w:tc>
          <w:tcPr>
            <w:tcW w:w="567" w:type="pct"/>
          </w:tcPr>
          <w:p w14:paraId="48D6D049" w14:textId="4CAE7B07" w:rsidR="00463DCC" w:rsidRDefault="00463DCC" w:rsidP="00463DCC">
            <w:pPr>
              <w:rPr>
                <w:color w:val="000000" w:themeColor="text1"/>
              </w:rPr>
            </w:pPr>
            <w:r>
              <w:rPr>
                <w:color w:val="000000" w:themeColor="text1"/>
              </w:rPr>
              <w:t>14</w:t>
            </w:r>
            <w:r w:rsidRPr="00123177">
              <w:rPr>
                <w:color w:val="000000" w:themeColor="text1"/>
              </w:rPr>
              <w:t>-</w:t>
            </w:r>
            <w:r>
              <w:rPr>
                <w:color w:val="000000" w:themeColor="text1"/>
              </w:rPr>
              <w:t>May</w:t>
            </w:r>
            <w:r w:rsidRPr="00123177">
              <w:rPr>
                <w:color w:val="000000" w:themeColor="text1"/>
              </w:rPr>
              <w:t>-2024</w:t>
            </w:r>
          </w:p>
        </w:tc>
        <w:tc>
          <w:tcPr>
            <w:tcW w:w="662" w:type="pct"/>
          </w:tcPr>
          <w:p w14:paraId="74014D51" w14:textId="77777777" w:rsidR="00463DCC" w:rsidRPr="009D0525" w:rsidRDefault="00463DCC" w:rsidP="00463DCC">
            <w:pPr>
              <w:spacing w:line="259" w:lineRule="auto"/>
              <w:rPr>
                <w:color w:val="000000" w:themeColor="text1"/>
              </w:rPr>
            </w:pPr>
          </w:p>
        </w:tc>
        <w:tc>
          <w:tcPr>
            <w:tcW w:w="810" w:type="pct"/>
          </w:tcPr>
          <w:p w14:paraId="71002398" w14:textId="77777777" w:rsidR="00463DCC" w:rsidRDefault="00463DCC" w:rsidP="00463DCC">
            <w:pPr>
              <w:rPr>
                <w:color w:val="000000" w:themeColor="text1"/>
              </w:rPr>
            </w:pPr>
          </w:p>
        </w:tc>
      </w:tr>
      <w:tr w:rsidR="00DE4F13" w:rsidRPr="00123177" w14:paraId="1BD8FB13" w14:textId="77777777" w:rsidTr="00DE4F13">
        <w:trPr>
          <w:trHeight w:val="563"/>
        </w:trPr>
        <w:tc>
          <w:tcPr>
            <w:tcW w:w="594" w:type="pct"/>
          </w:tcPr>
          <w:p w14:paraId="0B7CA5FC" w14:textId="7BAC26BD" w:rsidR="00DE4F13" w:rsidRDefault="00DE4F13" w:rsidP="00DE4F13">
            <w:pPr>
              <w:jc w:val="center"/>
              <w:rPr>
                <w:color w:val="000000" w:themeColor="text1"/>
              </w:rPr>
            </w:pPr>
            <w:r>
              <w:rPr>
                <w:color w:val="000000" w:themeColor="text1"/>
              </w:rPr>
              <w:t>Draft 1.2</w:t>
            </w:r>
          </w:p>
        </w:tc>
        <w:tc>
          <w:tcPr>
            <w:tcW w:w="963" w:type="pct"/>
          </w:tcPr>
          <w:p w14:paraId="47F87C7A" w14:textId="7279B77C" w:rsidR="00DE4F13" w:rsidRPr="00123177" w:rsidRDefault="00DE4F13" w:rsidP="00DE4F13">
            <w:pPr>
              <w:rPr>
                <w:color w:val="000000" w:themeColor="text1"/>
              </w:rPr>
            </w:pPr>
            <w:r>
              <w:rPr>
                <w:color w:val="000000" w:themeColor="text1"/>
              </w:rPr>
              <w:t>Shweta Sable</w:t>
            </w:r>
          </w:p>
        </w:tc>
        <w:tc>
          <w:tcPr>
            <w:tcW w:w="671" w:type="pct"/>
          </w:tcPr>
          <w:p w14:paraId="22CC3C8C" w14:textId="36BCA89D" w:rsidR="00DE4F13" w:rsidRDefault="00DE4F13" w:rsidP="00DE4F13">
            <w:pPr>
              <w:rPr>
                <w:color w:val="000000" w:themeColor="text1"/>
              </w:rPr>
            </w:pPr>
            <w:r>
              <w:rPr>
                <w:color w:val="000000" w:themeColor="text1"/>
              </w:rPr>
              <w:t>11</w:t>
            </w:r>
            <w:r w:rsidRPr="00123177">
              <w:rPr>
                <w:color w:val="000000" w:themeColor="text1"/>
              </w:rPr>
              <w:t>-</w:t>
            </w:r>
            <w:r>
              <w:rPr>
                <w:color w:val="000000" w:themeColor="text1"/>
              </w:rPr>
              <w:t>July</w:t>
            </w:r>
            <w:r w:rsidRPr="00123177">
              <w:rPr>
                <w:color w:val="000000" w:themeColor="text1"/>
              </w:rPr>
              <w:t>-2024</w:t>
            </w:r>
          </w:p>
        </w:tc>
        <w:tc>
          <w:tcPr>
            <w:tcW w:w="733" w:type="pct"/>
          </w:tcPr>
          <w:p w14:paraId="5B5F4B54" w14:textId="78A53B3A" w:rsidR="00DE4F13" w:rsidRPr="00123177" w:rsidRDefault="00DE4F13" w:rsidP="00DE4F13">
            <w:pPr>
              <w:spacing w:line="259" w:lineRule="auto"/>
              <w:rPr>
                <w:color w:val="000000" w:themeColor="text1"/>
              </w:rPr>
            </w:pPr>
            <w:r>
              <w:rPr>
                <w:color w:val="000000" w:themeColor="text1"/>
              </w:rPr>
              <w:t>Mayur Gaikwad</w:t>
            </w:r>
          </w:p>
          <w:p w14:paraId="103B93BD" w14:textId="77777777" w:rsidR="00DE4F13" w:rsidRDefault="00DE4F13" w:rsidP="00DE4F13">
            <w:pPr>
              <w:spacing w:line="259" w:lineRule="auto"/>
              <w:rPr>
                <w:color w:val="000000" w:themeColor="text1"/>
              </w:rPr>
            </w:pPr>
          </w:p>
        </w:tc>
        <w:tc>
          <w:tcPr>
            <w:tcW w:w="567" w:type="pct"/>
          </w:tcPr>
          <w:p w14:paraId="589F7B12" w14:textId="74801111" w:rsidR="00DE4F13" w:rsidRDefault="00DE4F13" w:rsidP="00DE4F13">
            <w:pPr>
              <w:rPr>
                <w:color w:val="000000" w:themeColor="text1"/>
              </w:rPr>
            </w:pPr>
            <w:r>
              <w:rPr>
                <w:color w:val="000000" w:themeColor="text1"/>
              </w:rPr>
              <w:t>12</w:t>
            </w:r>
            <w:r w:rsidRPr="00123177">
              <w:rPr>
                <w:color w:val="000000" w:themeColor="text1"/>
              </w:rPr>
              <w:t>-</w:t>
            </w:r>
            <w:r>
              <w:rPr>
                <w:color w:val="000000" w:themeColor="text1"/>
              </w:rPr>
              <w:t>May</w:t>
            </w:r>
            <w:r w:rsidRPr="00123177">
              <w:rPr>
                <w:color w:val="000000" w:themeColor="text1"/>
              </w:rPr>
              <w:t>-2024</w:t>
            </w:r>
          </w:p>
        </w:tc>
        <w:tc>
          <w:tcPr>
            <w:tcW w:w="662" w:type="pct"/>
          </w:tcPr>
          <w:p w14:paraId="79415154" w14:textId="22784577" w:rsidR="00DE4F13" w:rsidRPr="009D0525" w:rsidRDefault="00456B99" w:rsidP="00DE4F13">
            <w:pPr>
              <w:spacing w:line="259" w:lineRule="auto"/>
              <w:rPr>
                <w:color w:val="000000" w:themeColor="text1"/>
              </w:rPr>
            </w:pPr>
            <w:r>
              <w:rPr>
                <w:color w:val="000000" w:themeColor="text1"/>
              </w:rPr>
              <w:t>Mohan Wankhede</w:t>
            </w:r>
          </w:p>
        </w:tc>
        <w:tc>
          <w:tcPr>
            <w:tcW w:w="810" w:type="pct"/>
          </w:tcPr>
          <w:p w14:paraId="59DA0404" w14:textId="77777777" w:rsidR="00DE4F13" w:rsidRDefault="00DE4F13" w:rsidP="00DE4F13">
            <w:pPr>
              <w:rPr>
                <w:color w:val="000000" w:themeColor="text1"/>
              </w:rPr>
            </w:pPr>
          </w:p>
        </w:tc>
      </w:tr>
    </w:tbl>
    <w:p w14:paraId="11AADC9A" w14:textId="77777777" w:rsidR="00A55B53" w:rsidRPr="00123177" w:rsidRDefault="00A55B53" w:rsidP="00A55B53">
      <w:pPr>
        <w:pStyle w:val="BodyText"/>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95"/>
        <w:gridCol w:w="8196"/>
      </w:tblGrid>
      <w:tr w:rsidR="00A55B53" w:rsidRPr="00123177" w14:paraId="4B8F730F" w14:textId="77777777" w:rsidTr="00535342">
        <w:trPr>
          <w:cantSplit/>
          <w:tblHeader/>
        </w:trPr>
        <w:tc>
          <w:tcPr>
            <w:tcW w:w="636" w:type="pct"/>
          </w:tcPr>
          <w:p w14:paraId="62DDCD32" w14:textId="77777777" w:rsidR="00A55B53" w:rsidRPr="00123177" w:rsidRDefault="00A55B53" w:rsidP="00535342">
            <w:pPr>
              <w:rPr>
                <w:b/>
                <w:bCs/>
                <w:szCs w:val="20"/>
              </w:rPr>
            </w:pPr>
            <w:r w:rsidRPr="00123177">
              <w:rPr>
                <w:b/>
                <w:bCs/>
                <w:szCs w:val="20"/>
              </w:rPr>
              <w:lastRenderedPageBreak/>
              <w:t>Version</w:t>
            </w:r>
          </w:p>
        </w:tc>
        <w:tc>
          <w:tcPr>
            <w:tcW w:w="4364" w:type="pct"/>
          </w:tcPr>
          <w:p w14:paraId="7215DB6A" w14:textId="77777777" w:rsidR="00A55B53" w:rsidRPr="00123177" w:rsidRDefault="00A55B53" w:rsidP="00535342">
            <w:pPr>
              <w:rPr>
                <w:b/>
                <w:bCs/>
                <w:szCs w:val="20"/>
              </w:rPr>
            </w:pPr>
            <w:r w:rsidRPr="00123177">
              <w:rPr>
                <w:b/>
                <w:bCs/>
                <w:szCs w:val="20"/>
              </w:rPr>
              <w:t>Description of Change</w:t>
            </w:r>
          </w:p>
        </w:tc>
      </w:tr>
      <w:tr w:rsidR="00A55B53" w:rsidRPr="00123177" w14:paraId="4B76B1B2" w14:textId="77777777" w:rsidTr="00535342">
        <w:tc>
          <w:tcPr>
            <w:tcW w:w="636" w:type="pct"/>
          </w:tcPr>
          <w:p w14:paraId="593DE289" w14:textId="77777777" w:rsidR="00A55B53" w:rsidRPr="00123177" w:rsidRDefault="00A55B53" w:rsidP="00535342">
            <w:pPr>
              <w:jc w:val="center"/>
              <w:rPr>
                <w:color w:val="000000" w:themeColor="text1"/>
              </w:rPr>
            </w:pPr>
            <w:r w:rsidRPr="00123177">
              <w:rPr>
                <w:color w:val="000000" w:themeColor="text1"/>
              </w:rPr>
              <w:t>Draft 0.1</w:t>
            </w:r>
          </w:p>
        </w:tc>
        <w:tc>
          <w:tcPr>
            <w:tcW w:w="4364" w:type="pct"/>
          </w:tcPr>
          <w:p w14:paraId="362884AD" w14:textId="77777777" w:rsidR="00A55B53" w:rsidRPr="00123177" w:rsidRDefault="00A55B53" w:rsidP="00535342">
            <w:pPr>
              <w:spacing w:line="259" w:lineRule="auto"/>
              <w:rPr>
                <w:color w:val="000000" w:themeColor="text1"/>
              </w:rPr>
            </w:pPr>
            <w:r w:rsidRPr="00123177">
              <w:rPr>
                <w:color w:val="000000" w:themeColor="text1"/>
              </w:rPr>
              <w:t>First Draft for PF1.0</w:t>
            </w:r>
          </w:p>
        </w:tc>
      </w:tr>
      <w:tr w:rsidR="00A55B53" w:rsidRPr="00123177" w14:paraId="24A2C8B5" w14:textId="77777777" w:rsidTr="00535342">
        <w:tc>
          <w:tcPr>
            <w:tcW w:w="636" w:type="pct"/>
          </w:tcPr>
          <w:p w14:paraId="238BD321" w14:textId="77777777" w:rsidR="00A55B53" w:rsidRPr="00123177" w:rsidRDefault="00A55B53" w:rsidP="00535342">
            <w:pPr>
              <w:jc w:val="center"/>
              <w:rPr>
                <w:color w:val="000000" w:themeColor="text1"/>
              </w:rPr>
            </w:pPr>
            <w:r w:rsidRPr="00123177">
              <w:rPr>
                <w:color w:val="000000" w:themeColor="text1"/>
              </w:rPr>
              <w:t>Draft 0.2</w:t>
            </w:r>
          </w:p>
        </w:tc>
        <w:tc>
          <w:tcPr>
            <w:tcW w:w="4364" w:type="pct"/>
          </w:tcPr>
          <w:p w14:paraId="462F6E2F" w14:textId="77777777" w:rsidR="00A55B53" w:rsidRPr="00123177" w:rsidRDefault="00A55B53" w:rsidP="00535342">
            <w:pPr>
              <w:spacing w:line="259" w:lineRule="auto"/>
              <w:rPr>
                <w:color w:val="000000" w:themeColor="text1"/>
              </w:rPr>
            </w:pPr>
            <w:r w:rsidRPr="00123177">
              <w:rPr>
                <w:color w:val="000000" w:themeColor="text1"/>
              </w:rPr>
              <w:t xml:space="preserve">Second draft for PF1.0 </w:t>
            </w:r>
          </w:p>
        </w:tc>
      </w:tr>
      <w:tr w:rsidR="00A55B53" w:rsidRPr="00123177" w14:paraId="5CDEF55F" w14:textId="77777777" w:rsidTr="00535342">
        <w:tc>
          <w:tcPr>
            <w:tcW w:w="636" w:type="pct"/>
          </w:tcPr>
          <w:p w14:paraId="13FA941C" w14:textId="77777777" w:rsidR="00A55B53" w:rsidRPr="00123177" w:rsidRDefault="00A55B53" w:rsidP="00535342">
            <w:pPr>
              <w:jc w:val="center"/>
              <w:rPr>
                <w:color w:val="000000" w:themeColor="text1"/>
              </w:rPr>
            </w:pPr>
            <w:r w:rsidRPr="00123177">
              <w:rPr>
                <w:color w:val="000000" w:themeColor="text1"/>
              </w:rPr>
              <w:t>Draft 0.3</w:t>
            </w:r>
          </w:p>
        </w:tc>
        <w:tc>
          <w:tcPr>
            <w:tcW w:w="4364" w:type="pct"/>
          </w:tcPr>
          <w:p w14:paraId="0F10AD2C" w14:textId="77777777" w:rsidR="00A55B53" w:rsidRPr="00123177" w:rsidRDefault="00A55B53" w:rsidP="00535342">
            <w:pPr>
              <w:spacing w:line="259" w:lineRule="auto"/>
              <w:rPr>
                <w:color w:val="000000" w:themeColor="text1"/>
              </w:rPr>
            </w:pPr>
            <w:r w:rsidRPr="00123177">
              <w:rPr>
                <w:color w:val="000000" w:themeColor="text1"/>
              </w:rPr>
              <w:t>-Reviewed document</w:t>
            </w:r>
          </w:p>
          <w:p w14:paraId="0DD030E7" w14:textId="77777777" w:rsidR="00A55B53" w:rsidRPr="00123177" w:rsidRDefault="00A55B53" w:rsidP="00535342">
            <w:pPr>
              <w:spacing w:line="259" w:lineRule="auto"/>
              <w:rPr>
                <w:color w:val="000000" w:themeColor="text1"/>
              </w:rPr>
            </w:pPr>
            <w:r w:rsidRPr="00123177">
              <w:rPr>
                <w:color w:val="000000" w:themeColor="text1"/>
              </w:rPr>
              <w:t>-Added PF2.0 Requirements details</w:t>
            </w:r>
          </w:p>
          <w:p w14:paraId="06F0BF13" w14:textId="77777777" w:rsidR="00A55B53" w:rsidRPr="00123177" w:rsidRDefault="00A55B53" w:rsidP="00535342">
            <w:pPr>
              <w:spacing w:line="259" w:lineRule="auto"/>
              <w:rPr>
                <w:color w:val="000000" w:themeColor="text1"/>
              </w:rPr>
            </w:pPr>
          </w:p>
        </w:tc>
      </w:tr>
      <w:tr w:rsidR="00A55B53" w:rsidRPr="00123177" w14:paraId="0344955B" w14:textId="77777777" w:rsidTr="00535342">
        <w:tc>
          <w:tcPr>
            <w:tcW w:w="636" w:type="pct"/>
          </w:tcPr>
          <w:p w14:paraId="70782390" w14:textId="77777777" w:rsidR="00A55B53" w:rsidRPr="00123177" w:rsidRDefault="00A55B53" w:rsidP="00535342">
            <w:pPr>
              <w:jc w:val="center"/>
              <w:rPr>
                <w:color w:val="000000" w:themeColor="text1"/>
              </w:rPr>
            </w:pPr>
            <w:r w:rsidRPr="00123177">
              <w:rPr>
                <w:color w:val="000000" w:themeColor="text1"/>
              </w:rPr>
              <w:t>Draft 0.4</w:t>
            </w:r>
          </w:p>
        </w:tc>
        <w:tc>
          <w:tcPr>
            <w:tcW w:w="4364" w:type="pct"/>
          </w:tcPr>
          <w:p w14:paraId="4BF93449" w14:textId="77777777" w:rsidR="00A55B53" w:rsidRPr="00123177" w:rsidRDefault="00A55B53" w:rsidP="00535342">
            <w:pPr>
              <w:spacing w:line="259" w:lineRule="auto"/>
              <w:rPr>
                <w:color w:val="000000" w:themeColor="text1"/>
              </w:rPr>
            </w:pPr>
            <w:r w:rsidRPr="00123177">
              <w:rPr>
                <w:color w:val="000000" w:themeColor="text1"/>
              </w:rPr>
              <w:t>-Added PF2.1 &amp; PF3.0 Requirements details</w:t>
            </w:r>
          </w:p>
          <w:p w14:paraId="3257C0CB" w14:textId="77777777" w:rsidR="00A55B53" w:rsidRPr="00123177" w:rsidRDefault="00A55B53" w:rsidP="00535342">
            <w:pPr>
              <w:pStyle w:val="TableText"/>
              <w:snapToGrid w:val="0"/>
              <w:spacing w:line="254" w:lineRule="auto"/>
            </w:pPr>
            <w:r w:rsidRPr="00123177">
              <w:rPr>
                <w:color w:val="000000" w:themeColor="text1"/>
              </w:rPr>
              <w:t>-Added the proper comments in not applicable sections of each requirement (</w:t>
            </w:r>
            <w:r w:rsidRPr="00123177">
              <w:t xml:space="preserve">Derived Requirement, Access Restrictions, Mandatory Fields, Pre-Loaded Values, Default Values, Valid range of Values, Data Latency Period, Data Retention Period, Data Rate/ &lt;Daily&gt; Number of transactions, External Events, Temporal Events, Validation Rules/ </w:t>
            </w:r>
          </w:p>
          <w:p w14:paraId="6B8BF147" w14:textId="77777777" w:rsidR="00A55B53" w:rsidRPr="00123177" w:rsidRDefault="00A55B53" w:rsidP="00535342">
            <w:pPr>
              <w:spacing w:line="259" w:lineRule="auto"/>
              <w:rPr>
                <w:color w:val="000000" w:themeColor="text1"/>
              </w:rPr>
            </w:pPr>
            <w:r w:rsidRPr="00123177">
              <w:t>Verification criteria etc</w:t>
            </w:r>
            <w:r w:rsidRPr="00123177">
              <w:rPr>
                <w:color w:val="000000" w:themeColor="text1"/>
              </w:rPr>
              <w:t>)</w:t>
            </w:r>
          </w:p>
          <w:p w14:paraId="74CF0B47" w14:textId="77777777" w:rsidR="00A55B53" w:rsidRDefault="00A55B53" w:rsidP="00535342">
            <w:pPr>
              <w:spacing w:line="259" w:lineRule="auto"/>
              <w:rPr>
                <w:color w:val="000000" w:themeColor="text1"/>
              </w:rPr>
            </w:pPr>
            <w:r w:rsidRPr="00123177">
              <w:rPr>
                <w:color w:val="000000" w:themeColor="text1"/>
              </w:rPr>
              <w:t xml:space="preserve">- Added all the diagnostics requirement </w:t>
            </w:r>
          </w:p>
          <w:p w14:paraId="72B42035" w14:textId="77777777" w:rsidR="0080405D" w:rsidRPr="00123177" w:rsidRDefault="0080405D" w:rsidP="00535342">
            <w:pPr>
              <w:spacing w:line="259" w:lineRule="auto"/>
              <w:rPr>
                <w:color w:val="000000" w:themeColor="text1"/>
              </w:rPr>
            </w:pPr>
          </w:p>
        </w:tc>
      </w:tr>
      <w:tr w:rsidR="00A55B53" w:rsidRPr="00123177" w14:paraId="394C5F26" w14:textId="77777777" w:rsidTr="00535342">
        <w:tc>
          <w:tcPr>
            <w:tcW w:w="636" w:type="pct"/>
          </w:tcPr>
          <w:p w14:paraId="79228086" w14:textId="77777777" w:rsidR="00A55B53" w:rsidRPr="00123177" w:rsidRDefault="00A55B53" w:rsidP="00535342">
            <w:pPr>
              <w:jc w:val="center"/>
              <w:rPr>
                <w:color w:val="000000" w:themeColor="text1"/>
              </w:rPr>
            </w:pPr>
            <w:r w:rsidRPr="00123177">
              <w:rPr>
                <w:color w:val="000000" w:themeColor="text1"/>
              </w:rPr>
              <w:t>Draft 0.5</w:t>
            </w:r>
          </w:p>
        </w:tc>
        <w:tc>
          <w:tcPr>
            <w:tcW w:w="4364" w:type="pct"/>
          </w:tcPr>
          <w:p w14:paraId="3BA984ED" w14:textId="77777777" w:rsidR="00A55B53" w:rsidRPr="00123177" w:rsidRDefault="00A55B53" w:rsidP="00535342">
            <w:pPr>
              <w:spacing w:line="259" w:lineRule="auto"/>
              <w:rPr>
                <w:color w:val="000000" w:themeColor="text1"/>
              </w:rPr>
            </w:pPr>
            <w:r w:rsidRPr="00123177">
              <w:rPr>
                <w:color w:val="000000" w:themeColor="text1"/>
              </w:rPr>
              <w:t>-Modified the document after reviewer’s comments</w:t>
            </w:r>
          </w:p>
          <w:p w14:paraId="715D4665" w14:textId="77777777" w:rsidR="00A55B53" w:rsidRPr="00123177" w:rsidRDefault="00A55B53" w:rsidP="00535342">
            <w:pPr>
              <w:spacing w:line="259" w:lineRule="auto"/>
              <w:rPr>
                <w:color w:val="000000" w:themeColor="text1"/>
              </w:rPr>
            </w:pPr>
            <w:r w:rsidRPr="00123177">
              <w:rPr>
                <w:color w:val="000000" w:themeColor="text1"/>
              </w:rPr>
              <w:t>-Added NM software requirements</w:t>
            </w:r>
          </w:p>
          <w:p w14:paraId="226289C7" w14:textId="77777777" w:rsidR="00A55B53" w:rsidRPr="00123177" w:rsidRDefault="00A55B53" w:rsidP="00535342">
            <w:pPr>
              <w:spacing w:line="259" w:lineRule="auto"/>
              <w:rPr>
                <w:color w:val="000000" w:themeColor="text1"/>
              </w:rPr>
            </w:pPr>
            <w:r w:rsidRPr="00123177">
              <w:rPr>
                <w:color w:val="000000" w:themeColor="text1"/>
              </w:rPr>
              <w:t>-Added SW requirements for newly added requirements</w:t>
            </w:r>
          </w:p>
        </w:tc>
      </w:tr>
      <w:tr w:rsidR="00A55B53" w:rsidRPr="00123177" w14:paraId="36B33F8B" w14:textId="77777777" w:rsidTr="00535342">
        <w:tc>
          <w:tcPr>
            <w:tcW w:w="636" w:type="pct"/>
          </w:tcPr>
          <w:p w14:paraId="41EB1610" w14:textId="77777777" w:rsidR="00A55B53" w:rsidRPr="00123177" w:rsidRDefault="00A55B53" w:rsidP="00535342">
            <w:pPr>
              <w:jc w:val="center"/>
              <w:rPr>
                <w:color w:val="000000" w:themeColor="text1"/>
              </w:rPr>
            </w:pPr>
            <w:r w:rsidRPr="00123177">
              <w:rPr>
                <w:color w:val="000000" w:themeColor="text1"/>
              </w:rPr>
              <w:t>Draft 0.6</w:t>
            </w:r>
          </w:p>
        </w:tc>
        <w:tc>
          <w:tcPr>
            <w:tcW w:w="4364" w:type="pct"/>
          </w:tcPr>
          <w:p w14:paraId="72BA34CF" w14:textId="77777777" w:rsidR="00A55B53" w:rsidRPr="00123177" w:rsidRDefault="00A55B53">
            <w:pPr>
              <w:pStyle w:val="ListParagraph"/>
              <w:numPr>
                <w:ilvl w:val="0"/>
                <w:numId w:val="58"/>
              </w:numPr>
              <w:spacing w:line="259" w:lineRule="auto"/>
              <w:rPr>
                <w:color w:val="000000" w:themeColor="text1"/>
              </w:rPr>
            </w:pPr>
            <w:r w:rsidRPr="00123177">
              <w:rPr>
                <w:color w:val="000000" w:themeColor="text1"/>
              </w:rPr>
              <w:t>Fixed review comments from Muhammad</w:t>
            </w:r>
          </w:p>
          <w:p w14:paraId="6C88D099" w14:textId="77777777" w:rsidR="00A55B53" w:rsidRPr="00123177" w:rsidRDefault="00A55B53">
            <w:pPr>
              <w:pStyle w:val="ListParagraph"/>
              <w:numPr>
                <w:ilvl w:val="0"/>
                <w:numId w:val="58"/>
              </w:numPr>
              <w:spacing w:line="259" w:lineRule="auto"/>
              <w:rPr>
                <w:color w:val="000000" w:themeColor="text1"/>
              </w:rPr>
            </w:pPr>
            <w:r w:rsidRPr="00123177">
              <w:rPr>
                <w:color w:val="000000" w:themeColor="text1"/>
              </w:rPr>
              <w:t>Corrected Verification Criteria of mentioned requirements (SWRS_APP_STATE_04, SWRS_APP_STATE_05, SWRS_APP_STATE_06, SWRS_APP_STATE_07, SWRS_APP_STATE_08)</w:t>
            </w:r>
          </w:p>
          <w:p w14:paraId="57B770E5" w14:textId="77777777" w:rsidR="00A55B53" w:rsidRPr="00123177" w:rsidRDefault="00A55B53">
            <w:pPr>
              <w:pStyle w:val="ListParagraph"/>
              <w:numPr>
                <w:ilvl w:val="0"/>
                <w:numId w:val="58"/>
              </w:numPr>
              <w:spacing w:line="259" w:lineRule="auto"/>
              <w:rPr>
                <w:color w:val="000000" w:themeColor="text1"/>
              </w:rPr>
            </w:pPr>
            <w:r w:rsidRPr="00123177">
              <w:rPr>
                <w:color w:val="000000" w:themeColor="text1"/>
              </w:rPr>
              <w:t>Added Abbreviations</w:t>
            </w:r>
          </w:p>
          <w:p w14:paraId="3372F003" w14:textId="5B1BAECC" w:rsidR="00A55B53" w:rsidRPr="00123177" w:rsidRDefault="00A55B53" w:rsidP="00535342">
            <w:pPr>
              <w:spacing w:line="259" w:lineRule="auto"/>
              <w:rPr>
                <w:color w:val="000000" w:themeColor="text1"/>
              </w:rPr>
            </w:pPr>
            <w:r w:rsidRPr="00123177">
              <w:rPr>
                <w:color w:val="000000" w:themeColor="text1"/>
              </w:rPr>
              <w:t>Added OBD requirements</w:t>
            </w:r>
            <w:r w:rsidR="00042CF7">
              <w:rPr>
                <w:color w:val="000000" w:themeColor="text1"/>
              </w:rPr>
              <w:t>.</w:t>
            </w:r>
          </w:p>
          <w:p w14:paraId="2E7D23FA" w14:textId="7136B71C" w:rsidR="00A55B53" w:rsidRDefault="00A55B53" w:rsidP="00535342">
            <w:pPr>
              <w:spacing w:line="259" w:lineRule="auto"/>
              <w:rPr>
                <w:color w:val="000000" w:themeColor="text1"/>
              </w:rPr>
            </w:pPr>
            <w:r w:rsidRPr="00123177">
              <w:rPr>
                <w:color w:val="000000" w:themeColor="text1"/>
              </w:rPr>
              <w:t>Aspice specific comments fixed in the document</w:t>
            </w:r>
            <w:r w:rsidR="00042CF7">
              <w:rPr>
                <w:color w:val="000000" w:themeColor="text1"/>
              </w:rPr>
              <w:t>.</w:t>
            </w:r>
          </w:p>
          <w:p w14:paraId="5B6E6F5E" w14:textId="77777777" w:rsidR="0080405D" w:rsidRPr="00123177" w:rsidRDefault="0080405D" w:rsidP="00535342">
            <w:pPr>
              <w:spacing w:line="259" w:lineRule="auto"/>
              <w:rPr>
                <w:color w:val="000000" w:themeColor="text1"/>
              </w:rPr>
            </w:pPr>
          </w:p>
        </w:tc>
      </w:tr>
      <w:tr w:rsidR="0080405D" w:rsidRPr="00123177" w14:paraId="33FD72E4" w14:textId="77777777" w:rsidTr="00535342">
        <w:tc>
          <w:tcPr>
            <w:tcW w:w="636" w:type="pct"/>
          </w:tcPr>
          <w:p w14:paraId="6FE53363" w14:textId="2BDDA3DB" w:rsidR="0080405D" w:rsidRPr="00123177" w:rsidRDefault="0080405D" w:rsidP="00535342">
            <w:pPr>
              <w:jc w:val="center"/>
              <w:rPr>
                <w:color w:val="000000" w:themeColor="text1"/>
              </w:rPr>
            </w:pPr>
            <w:r w:rsidRPr="00123177">
              <w:rPr>
                <w:color w:val="000000" w:themeColor="text1"/>
              </w:rPr>
              <w:t>Draft 0.</w:t>
            </w:r>
            <w:r>
              <w:rPr>
                <w:color w:val="000000" w:themeColor="text1"/>
              </w:rPr>
              <w:t>7</w:t>
            </w:r>
          </w:p>
        </w:tc>
        <w:tc>
          <w:tcPr>
            <w:tcW w:w="4364" w:type="pct"/>
          </w:tcPr>
          <w:p w14:paraId="4F61B8E7" w14:textId="621DF13B" w:rsidR="0080405D" w:rsidRDefault="0080405D" w:rsidP="00F13332">
            <w:pPr>
              <w:spacing w:line="259" w:lineRule="auto"/>
              <w:rPr>
                <w:color w:val="000000" w:themeColor="text1"/>
              </w:rPr>
            </w:pPr>
            <w:r>
              <w:rPr>
                <w:color w:val="000000" w:themeColor="text1"/>
              </w:rPr>
              <w:t>Fixed review comments from Arturo.</w:t>
            </w:r>
          </w:p>
          <w:p w14:paraId="761B4771" w14:textId="420F5ADF" w:rsidR="0080405D" w:rsidRPr="00F13332" w:rsidRDefault="0080405D">
            <w:pPr>
              <w:pStyle w:val="ListParagraph"/>
              <w:numPr>
                <w:ilvl w:val="0"/>
                <w:numId w:val="65"/>
              </w:numPr>
              <w:spacing w:line="259" w:lineRule="auto"/>
              <w:rPr>
                <w:color w:val="000000" w:themeColor="text1"/>
              </w:rPr>
            </w:pPr>
            <w:r w:rsidRPr="00F13332">
              <w:rPr>
                <w:color w:val="000000" w:themeColor="text1"/>
              </w:rPr>
              <w:t>SWRS_Diag_01: In input, add that the fault should be generated in all states. (Applicable for all other requirements).</w:t>
            </w:r>
          </w:p>
          <w:p w14:paraId="1A23D5F9" w14:textId="2A636466" w:rsidR="0080405D" w:rsidRPr="0080405D" w:rsidRDefault="0080405D">
            <w:pPr>
              <w:pStyle w:val="ListParagraph"/>
              <w:numPr>
                <w:ilvl w:val="0"/>
                <w:numId w:val="65"/>
              </w:numPr>
              <w:spacing w:line="259" w:lineRule="auto"/>
              <w:rPr>
                <w:color w:val="000000" w:themeColor="text1"/>
              </w:rPr>
            </w:pPr>
            <w:r w:rsidRPr="0080405D">
              <w:rPr>
                <w:color w:val="000000" w:themeColor="text1"/>
              </w:rPr>
              <w:t>SWRS_Diag_07, SWRS_Diag_08, SWRS_Diag_09 =&gt; Add</w:t>
            </w:r>
            <w:r>
              <w:rPr>
                <w:color w:val="000000" w:themeColor="text1"/>
              </w:rPr>
              <w:t>ed</w:t>
            </w:r>
            <w:r w:rsidRPr="0080405D">
              <w:rPr>
                <w:color w:val="000000" w:themeColor="text1"/>
              </w:rPr>
              <w:t xml:space="preserve"> fault condition in input</w:t>
            </w:r>
            <w:r>
              <w:rPr>
                <w:color w:val="000000" w:themeColor="text1"/>
              </w:rPr>
              <w:t>.</w:t>
            </w:r>
          </w:p>
          <w:p w14:paraId="3AA2C95D" w14:textId="7C4F9E32" w:rsidR="0080405D" w:rsidRPr="0080405D" w:rsidRDefault="0080405D">
            <w:pPr>
              <w:pStyle w:val="ListParagraph"/>
              <w:numPr>
                <w:ilvl w:val="0"/>
                <w:numId w:val="65"/>
              </w:numPr>
              <w:spacing w:line="259" w:lineRule="auto"/>
              <w:rPr>
                <w:color w:val="000000" w:themeColor="text1"/>
              </w:rPr>
            </w:pPr>
            <w:r w:rsidRPr="0080405D">
              <w:rPr>
                <w:color w:val="000000" w:themeColor="text1"/>
              </w:rPr>
              <w:t>SWRS_Diag_115: Input to correct: The Conversion should be start and HVDCDC should be in HVON state</w:t>
            </w:r>
            <w:r>
              <w:rPr>
                <w:color w:val="000000" w:themeColor="text1"/>
              </w:rPr>
              <w:t>.</w:t>
            </w:r>
            <w:r w:rsidRPr="0080405D">
              <w:rPr>
                <w:color w:val="000000" w:themeColor="text1"/>
              </w:rPr>
              <w:t xml:space="preserve">  </w:t>
            </w:r>
          </w:p>
          <w:p w14:paraId="1213CB1B" w14:textId="7E8AB58A" w:rsidR="0080405D" w:rsidRPr="0080405D" w:rsidRDefault="0080405D">
            <w:pPr>
              <w:pStyle w:val="ListParagraph"/>
              <w:numPr>
                <w:ilvl w:val="0"/>
                <w:numId w:val="65"/>
              </w:numPr>
              <w:spacing w:line="259" w:lineRule="auto"/>
              <w:rPr>
                <w:color w:val="000000" w:themeColor="text1"/>
              </w:rPr>
            </w:pPr>
            <w:r w:rsidRPr="0080405D">
              <w:rPr>
                <w:color w:val="000000" w:themeColor="text1"/>
              </w:rPr>
              <w:t>SWRS_Diag_55: Add the exact state of HVIL in purpose</w:t>
            </w:r>
            <w:r>
              <w:rPr>
                <w:color w:val="000000" w:themeColor="text1"/>
              </w:rPr>
              <w:t>.</w:t>
            </w:r>
          </w:p>
          <w:p w14:paraId="1AE2514B" w14:textId="34672738" w:rsidR="0080405D" w:rsidRDefault="0080405D">
            <w:pPr>
              <w:pStyle w:val="ListParagraph"/>
              <w:numPr>
                <w:ilvl w:val="0"/>
                <w:numId w:val="65"/>
              </w:numPr>
              <w:spacing w:line="259" w:lineRule="auto"/>
              <w:rPr>
                <w:color w:val="000000" w:themeColor="text1"/>
              </w:rPr>
            </w:pPr>
            <w:r w:rsidRPr="0080405D">
              <w:rPr>
                <w:color w:val="000000" w:themeColor="text1"/>
              </w:rPr>
              <w:t>SWRS_Diag_109: Add input as Sample Depth for each sensing should need diff calibratable</w:t>
            </w:r>
            <w:r>
              <w:rPr>
                <w:color w:val="000000" w:themeColor="text1"/>
              </w:rPr>
              <w:t>.</w:t>
            </w:r>
          </w:p>
          <w:p w14:paraId="2FDAE49A" w14:textId="3E41D4BA" w:rsidR="0080405D" w:rsidRPr="00F13332" w:rsidRDefault="0080405D">
            <w:pPr>
              <w:pStyle w:val="ListParagraph"/>
              <w:numPr>
                <w:ilvl w:val="0"/>
                <w:numId w:val="65"/>
              </w:numPr>
              <w:spacing w:line="259" w:lineRule="auto"/>
              <w:rPr>
                <w:color w:val="000000" w:themeColor="text1"/>
              </w:rPr>
            </w:pPr>
            <w:r w:rsidRPr="00F13332">
              <w:rPr>
                <w:color w:val="000000" w:themeColor="text1"/>
              </w:rPr>
              <w:t>NM requirements should be updated as per the HVDCDC state machine.</w:t>
            </w:r>
          </w:p>
          <w:p w14:paraId="471AD4FB" w14:textId="4A1A416F" w:rsidR="0080405D" w:rsidRPr="00F13332" w:rsidRDefault="0080405D">
            <w:pPr>
              <w:pStyle w:val="ListParagraph"/>
              <w:numPr>
                <w:ilvl w:val="0"/>
                <w:numId w:val="66"/>
              </w:numPr>
              <w:spacing w:line="259" w:lineRule="auto"/>
              <w:rPr>
                <w:color w:val="000000" w:themeColor="text1"/>
              </w:rPr>
            </w:pPr>
            <w:r w:rsidRPr="00F13332">
              <w:rPr>
                <w:color w:val="000000" w:themeColor="text1"/>
              </w:rPr>
              <w:t>Corrected default timing for all the NM configurable parameters and change the same.</w:t>
            </w:r>
          </w:p>
          <w:p w14:paraId="46F15959" w14:textId="7DA8ADAD" w:rsidR="0080405D" w:rsidRPr="0080405D" w:rsidRDefault="0080405D" w:rsidP="0080405D">
            <w:pPr>
              <w:spacing w:line="259" w:lineRule="auto"/>
              <w:rPr>
                <w:color w:val="000000" w:themeColor="text1"/>
              </w:rPr>
            </w:pPr>
          </w:p>
        </w:tc>
      </w:tr>
      <w:tr w:rsidR="0080405D" w:rsidRPr="00123177" w14:paraId="07BC7DE0" w14:textId="77777777" w:rsidTr="00535342">
        <w:tc>
          <w:tcPr>
            <w:tcW w:w="636" w:type="pct"/>
          </w:tcPr>
          <w:p w14:paraId="034E6F12" w14:textId="0FF1472C" w:rsidR="0080405D" w:rsidRPr="00123177" w:rsidRDefault="00F42E01" w:rsidP="00535342">
            <w:pPr>
              <w:jc w:val="center"/>
              <w:rPr>
                <w:color w:val="000000" w:themeColor="text1"/>
              </w:rPr>
            </w:pPr>
            <w:r>
              <w:rPr>
                <w:color w:val="000000" w:themeColor="text1"/>
              </w:rPr>
              <w:t>Draft 0.8</w:t>
            </w:r>
          </w:p>
        </w:tc>
        <w:tc>
          <w:tcPr>
            <w:tcW w:w="4364" w:type="pct"/>
          </w:tcPr>
          <w:p w14:paraId="3D65E0EC" w14:textId="77777777" w:rsidR="002761E0" w:rsidRPr="002761E0" w:rsidRDefault="002761E0" w:rsidP="002761E0">
            <w:pPr>
              <w:spacing w:line="259" w:lineRule="auto"/>
              <w:rPr>
                <w:color w:val="000000" w:themeColor="text1"/>
              </w:rPr>
            </w:pPr>
            <w:r w:rsidRPr="002761E0">
              <w:rPr>
                <w:color w:val="000000" w:themeColor="text1"/>
              </w:rPr>
              <w:t>Fixed review comments from Arturo on OBD requirements</w:t>
            </w:r>
          </w:p>
          <w:p w14:paraId="08728213" w14:textId="77777777" w:rsidR="002761E0" w:rsidRPr="002761E0" w:rsidRDefault="002761E0">
            <w:pPr>
              <w:pStyle w:val="ListParagraph"/>
              <w:numPr>
                <w:ilvl w:val="0"/>
                <w:numId w:val="65"/>
              </w:numPr>
              <w:spacing w:line="259" w:lineRule="auto"/>
              <w:rPr>
                <w:color w:val="000000" w:themeColor="text1"/>
              </w:rPr>
            </w:pPr>
            <w:r w:rsidRPr="002761E0">
              <w:rPr>
                <w:color w:val="000000" w:themeColor="text1"/>
              </w:rPr>
              <w:t>SWRS_OBD_37: Do not consider DTC’s from DCDC ones, use DCU ZC1</w:t>
            </w:r>
          </w:p>
          <w:p w14:paraId="2BF4B931" w14:textId="77777777" w:rsidR="002761E0" w:rsidRPr="002761E0" w:rsidRDefault="002761E0">
            <w:pPr>
              <w:pStyle w:val="ListParagraph"/>
              <w:numPr>
                <w:ilvl w:val="0"/>
                <w:numId w:val="65"/>
              </w:numPr>
              <w:spacing w:line="259" w:lineRule="auto"/>
              <w:rPr>
                <w:color w:val="000000" w:themeColor="text1"/>
              </w:rPr>
            </w:pPr>
            <w:r w:rsidRPr="002761E0">
              <w:rPr>
                <w:color w:val="000000" w:themeColor="text1"/>
              </w:rPr>
              <w:lastRenderedPageBreak/>
              <w:t>SWRS_OBD_03: Test Currently Failing: Bad calibration or wrong SW is not the correct cause. Issue at the application that will cause the fail of Diag monitor test.</w:t>
            </w:r>
          </w:p>
          <w:p w14:paraId="66715FAB" w14:textId="6961CCB9" w:rsidR="002761E0" w:rsidRPr="002761E0" w:rsidRDefault="002761E0">
            <w:pPr>
              <w:pStyle w:val="ListParagraph"/>
              <w:numPr>
                <w:ilvl w:val="0"/>
                <w:numId w:val="65"/>
              </w:numPr>
              <w:spacing w:line="259" w:lineRule="auto"/>
              <w:rPr>
                <w:color w:val="000000" w:themeColor="text1"/>
              </w:rPr>
            </w:pPr>
            <w:r w:rsidRPr="002761E0">
              <w:rPr>
                <w:color w:val="000000" w:themeColor="text1"/>
              </w:rPr>
              <w:t>Add requirement for SAE specific DTC's</w:t>
            </w:r>
            <w:r>
              <w:rPr>
                <w:color w:val="000000" w:themeColor="text1"/>
              </w:rPr>
              <w:t>.</w:t>
            </w:r>
          </w:p>
          <w:p w14:paraId="7307A7C7" w14:textId="5890ECAA" w:rsidR="00042CF7" w:rsidRPr="002761E0" w:rsidRDefault="002761E0" w:rsidP="002761E0">
            <w:pPr>
              <w:spacing w:line="259" w:lineRule="auto"/>
              <w:rPr>
                <w:color w:val="000000" w:themeColor="text1"/>
              </w:rPr>
            </w:pPr>
            <w:r w:rsidRPr="002761E0">
              <w:rPr>
                <w:color w:val="000000" w:themeColor="text1"/>
              </w:rPr>
              <w:t>Fixed comments from Quality team</w:t>
            </w:r>
          </w:p>
        </w:tc>
      </w:tr>
      <w:tr w:rsidR="00463DCC" w:rsidRPr="00123177" w14:paraId="44CC646F" w14:textId="77777777" w:rsidTr="00535342">
        <w:tc>
          <w:tcPr>
            <w:tcW w:w="636" w:type="pct"/>
          </w:tcPr>
          <w:p w14:paraId="01C628AF" w14:textId="0AFBAB7C" w:rsidR="00463DCC" w:rsidRDefault="00463DCC" w:rsidP="00463DCC">
            <w:pPr>
              <w:jc w:val="center"/>
              <w:rPr>
                <w:color w:val="000000" w:themeColor="text1"/>
              </w:rPr>
            </w:pPr>
            <w:r>
              <w:rPr>
                <w:color w:val="000000" w:themeColor="text1"/>
              </w:rPr>
              <w:t>Baseline 1.0</w:t>
            </w:r>
          </w:p>
        </w:tc>
        <w:tc>
          <w:tcPr>
            <w:tcW w:w="4364" w:type="pct"/>
          </w:tcPr>
          <w:p w14:paraId="2A136312" w14:textId="73EE76E1" w:rsidR="00463DCC" w:rsidRPr="002761E0" w:rsidRDefault="00463DCC" w:rsidP="00463DCC">
            <w:pPr>
              <w:spacing w:line="259" w:lineRule="auto"/>
              <w:rPr>
                <w:color w:val="000000" w:themeColor="text1"/>
              </w:rPr>
            </w:pPr>
            <w:r>
              <w:rPr>
                <w:color w:val="000000" w:themeColor="text1"/>
              </w:rPr>
              <w:t>Baseline the document after DM approval</w:t>
            </w:r>
          </w:p>
        </w:tc>
      </w:tr>
      <w:tr w:rsidR="00463DCC" w:rsidRPr="00123177" w14:paraId="4049919E" w14:textId="77777777" w:rsidTr="00535342">
        <w:tc>
          <w:tcPr>
            <w:tcW w:w="636" w:type="pct"/>
          </w:tcPr>
          <w:p w14:paraId="36162D43" w14:textId="1E5396D8" w:rsidR="00463DCC" w:rsidRDefault="00463DCC" w:rsidP="00463DCC">
            <w:pPr>
              <w:jc w:val="center"/>
              <w:rPr>
                <w:color w:val="000000" w:themeColor="text1"/>
              </w:rPr>
            </w:pPr>
            <w:r>
              <w:rPr>
                <w:color w:val="000000" w:themeColor="text1"/>
              </w:rPr>
              <w:t>Draft 1.1</w:t>
            </w:r>
          </w:p>
        </w:tc>
        <w:tc>
          <w:tcPr>
            <w:tcW w:w="4364" w:type="pct"/>
          </w:tcPr>
          <w:p w14:paraId="07CE8EC0" w14:textId="77777777" w:rsidR="00463DCC" w:rsidRPr="00D16D95" w:rsidRDefault="00463DCC" w:rsidP="00D16D95">
            <w:pPr>
              <w:spacing w:line="259" w:lineRule="auto"/>
              <w:rPr>
                <w:color w:val="000000" w:themeColor="text1"/>
              </w:rPr>
            </w:pPr>
            <w:r w:rsidRPr="00D16D95">
              <w:rPr>
                <w:color w:val="000000" w:themeColor="text1"/>
              </w:rPr>
              <w:t>Fixed review comments from Arturo on OBD requirements</w:t>
            </w:r>
          </w:p>
          <w:p w14:paraId="1A470AA8" w14:textId="77777777" w:rsidR="00463DCC" w:rsidRPr="002761E0" w:rsidRDefault="00463DCC">
            <w:pPr>
              <w:pStyle w:val="ListParagraph"/>
              <w:numPr>
                <w:ilvl w:val="0"/>
                <w:numId w:val="65"/>
              </w:numPr>
              <w:spacing w:line="259" w:lineRule="auto"/>
              <w:rPr>
                <w:color w:val="000000" w:themeColor="text1"/>
              </w:rPr>
            </w:pPr>
            <w:r>
              <w:rPr>
                <w:color w:val="000000" w:themeColor="text1"/>
              </w:rPr>
              <w:t>Section 4.7.1.1</w:t>
            </w:r>
            <w:r w:rsidRPr="002761E0">
              <w:rPr>
                <w:color w:val="000000" w:themeColor="text1"/>
              </w:rPr>
              <w:t xml:space="preserve">: </w:t>
            </w:r>
            <w:r>
              <w:rPr>
                <w:color w:val="000000" w:themeColor="text1"/>
              </w:rPr>
              <w:t>The OBD DTC should not be of 3 byte. It should be 2 byte</w:t>
            </w:r>
          </w:p>
          <w:p w14:paraId="32709DA2" w14:textId="77777777" w:rsidR="00463DCC" w:rsidRDefault="00463DCC">
            <w:pPr>
              <w:pStyle w:val="ListParagraph"/>
              <w:numPr>
                <w:ilvl w:val="0"/>
                <w:numId w:val="65"/>
              </w:numPr>
              <w:spacing w:line="259" w:lineRule="auto"/>
              <w:rPr>
                <w:color w:val="000000" w:themeColor="text1"/>
              </w:rPr>
            </w:pPr>
            <w:r>
              <w:rPr>
                <w:color w:val="000000" w:themeColor="text1"/>
              </w:rPr>
              <w:t>Section 4.6.1.9</w:t>
            </w:r>
            <w:r w:rsidRPr="002761E0">
              <w:rPr>
                <w:color w:val="000000" w:themeColor="text1"/>
              </w:rPr>
              <w:t xml:space="preserve">: </w:t>
            </w:r>
            <w:r>
              <w:rPr>
                <w:color w:val="000000" w:themeColor="text1"/>
              </w:rPr>
              <w:t>Flowchart need to be provided for all Diag Text Description.</w:t>
            </w:r>
          </w:p>
          <w:p w14:paraId="0BD3329E" w14:textId="255C1816" w:rsidR="00463DCC" w:rsidRPr="002761E0" w:rsidRDefault="00463DCC">
            <w:pPr>
              <w:pStyle w:val="ListParagraph"/>
              <w:numPr>
                <w:ilvl w:val="0"/>
                <w:numId w:val="65"/>
              </w:numPr>
              <w:spacing w:line="259" w:lineRule="auto"/>
              <w:rPr>
                <w:color w:val="000000" w:themeColor="text1"/>
              </w:rPr>
            </w:pPr>
            <w:r>
              <w:rPr>
                <w:color w:val="000000" w:themeColor="text1"/>
              </w:rPr>
              <w:t>Section 4.7.1.2</w:t>
            </w:r>
            <w:r w:rsidRPr="002761E0">
              <w:rPr>
                <w:color w:val="000000" w:themeColor="text1"/>
              </w:rPr>
              <w:t>:</w:t>
            </w:r>
            <w:r>
              <w:rPr>
                <w:color w:val="000000" w:themeColor="text1"/>
              </w:rPr>
              <w:t xml:space="preserve"> Summary table needs to be updated as per the example provided.</w:t>
            </w:r>
          </w:p>
        </w:tc>
      </w:tr>
      <w:tr w:rsidR="00DE4F13" w:rsidRPr="00123177" w14:paraId="028932AE" w14:textId="77777777" w:rsidTr="00535342">
        <w:tc>
          <w:tcPr>
            <w:tcW w:w="636" w:type="pct"/>
          </w:tcPr>
          <w:p w14:paraId="43549709" w14:textId="27C4DF30" w:rsidR="00DE4F13" w:rsidRDefault="00DE4F13" w:rsidP="00463DCC">
            <w:pPr>
              <w:jc w:val="center"/>
              <w:rPr>
                <w:color w:val="000000" w:themeColor="text1"/>
              </w:rPr>
            </w:pPr>
            <w:r>
              <w:rPr>
                <w:color w:val="000000" w:themeColor="text1"/>
              </w:rPr>
              <w:t>Draft 1.2</w:t>
            </w:r>
          </w:p>
        </w:tc>
        <w:tc>
          <w:tcPr>
            <w:tcW w:w="4364" w:type="pct"/>
          </w:tcPr>
          <w:p w14:paraId="42DAEE19" w14:textId="31F3AF17" w:rsidR="006D6615" w:rsidRDefault="006D6615" w:rsidP="00D16D95">
            <w:pPr>
              <w:spacing w:line="259" w:lineRule="auto"/>
              <w:rPr>
                <w:color w:val="000000" w:themeColor="text1"/>
              </w:rPr>
            </w:pPr>
            <w:r>
              <w:rPr>
                <w:color w:val="000000" w:themeColor="text1"/>
              </w:rPr>
              <w:t>Migrated to Latest QMS Template Version 1.6</w:t>
            </w:r>
          </w:p>
          <w:p w14:paraId="58B7C143" w14:textId="4CD92E88" w:rsidR="00DE4F13" w:rsidRDefault="00DE4F13" w:rsidP="00D16D95">
            <w:pPr>
              <w:spacing w:line="259" w:lineRule="auto"/>
              <w:rPr>
                <w:color w:val="000000" w:themeColor="text1"/>
              </w:rPr>
            </w:pPr>
            <w:r>
              <w:rPr>
                <w:color w:val="000000" w:themeColor="text1"/>
              </w:rPr>
              <w:t xml:space="preserve">Added SRS requirements for </w:t>
            </w:r>
            <w:r w:rsidR="0042206F">
              <w:rPr>
                <w:color w:val="000000" w:themeColor="text1"/>
              </w:rPr>
              <w:t xml:space="preserve">new SDS requirements from </w:t>
            </w:r>
            <w:r w:rsidRPr="00DE4F13">
              <w:rPr>
                <w:color w:val="000000" w:themeColor="text1"/>
              </w:rPr>
              <w:t>P18 HV DCDC System Design Specification_v2.5</w:t>
            </w:r>
          </w:p>
          <w:p w14:paraId="178D438F" w14:textId="37F9BAFE" w:rsidR="00DE4F13" w:rsidRDefault="00DE4F13" w:rsidP="00D16D95">
            <w:pPr>
              <w:spacing w:line="259" w:lineRule="auto"/>
              <w:rPr>
                <w:color w:val="000000" w:themeColor="text1"/>
              </w:rPr>
            </w:pPr>
            <w:r>
              <w:rPr>
                <w:color w:val="000000" w:themeColor="text1"/>
              </w:rPr>
              <w:t>Fixed the comments provided for below requirements</w:t>
            </w:r>
          </w:p>
          <w:p w14:paraId="219A62C1" w14:textId="4105D3CA" w:rsidR="00DE4F13" w:rsidRDefault="00DE4F13">
            <w:pPr>
              <w:pStyle w:val="ListParagraph"/>
              <w:numPr>
                <w:ilvl w:val="0"/>
                <w:numId w:val="74"/>
              </w:numPr>
              <w:spacing w:line="259" w:lineRule="auto"/>
              <w:rPr>
                <w:color w:val="000000" w:themeColor="text1"/>
              </w:rPr>
            </w:pPr>
            <w:r w:rsidRPr="00DE4F13">
              <w:rPr>
                <w:color w:val="000000" w:themeColor="text1"/>
              </w:rPr>
              <w:t>SDS-HVDCDC-304</w:t>
            </w:r>
          </w:p>
          <w:p w14:paraId="292339D4" w14:textId="450866E1" w:rsidR="00DE4F13" w:rsidRDefault="00DE4F13">
            <w:pPr>
              <w:pStyle w:val="ListParagraph"/>
              <w:numPr>
                <w:ilvl w:val="0"/>
                <w:numId w:val="74"/>
              </w:numPr>
              <w:spacing w:line="259" w:lineRule="auto"/>
              <w:rPr>
                <w:color w:val="000000" w:themeColor="text1"/>
              </w:rPr>
            </w:pPr>
            <w:r w:rsidRPr="00DE4F13">
              <w:rPr>
                <w:color w:val="000000" w:themeColor="text1"/>
              </w:rPr>
              <w:t>SDS-HVDCDC-</w:t>
            </w:r>
            <w:r>
              <w:rPr>
                <w:color w:val="000000" w:themeColor="text1"/>
              </w:rPr>
              <w:t>435</w:t>
            </w:r>
          </w:p>
          <w:p w14:paraId="6409D2FD" w14:textId="6A6817C4" w:rsidR="00DE4F13" w:rsidRPr="00DE4F13" w:rsidRDefault="00DE4F13">
            <w:pPr>
              <w:pStyle w:val="ListParagraph"/>
              <w:numPr>
                <w:ilvl w:val="0"/>
                <w:numId w:val="74"/>
              </w:numPr>
              <w:spacing w:line="259" w:lineRule="auto"/>
              <w:rPr>
                <w:color w:val="000000" w:themeColor="text1"/>
              </w:rPr>
            </w:pPr>
            <w:r w:rsidRPr="00DE4F13">
              <w:rPr>
                <w:color w:val="000000" w:themeColor="text1"/>
              </w:rPr>
              <w:t>SDS-HVDCDC-</w:t>
            </w:r>
            <w:r>
              <w:rPr>
                <w:color w:val="000000" w:themeColor="text1"/>
              </w:rPr>
              <w:t xml:space="preserve">542 to </w:t>
            </w:r>
            <w:r w:rsidRPr="00DE4F13">
              <w:rPr>
                <w:color w:val="000000" w:themeColor="text1"/>
              </w:rPr>
              <w:t>SDS-HVDCDC-</w:t>
            </w:r>
            <w:r>
              <w:rPr>
                <w:color w:val="000000" w:themeColor="text1"/>
              </w:rPr>
              <w:t>551</w:t>
            </w:r>
          </w:p>
          <w:p w14:paraId="1F32FFBA" w14:textId="39D87C21" w:rsidR="00DE4F13" w:rsidRPr="00D16D95" w:rsidRDefault="00DE4F13" w:rsidP="00D16D95">
            <w:pPr>
              <w:spacing w:line="259" w:lineRule="auto"/>
              <w:rPr>
                <w:color w:val="000000" w:themeColor="text1"/>
              </w:rPr>
            </w:pPr>
          </w:p>
        </w:tc>
      </w:tr>
    </w:tbl>
    <w:p w14:paraId="15997B89" w14:textId="77777777" w:rsidR="00A55B53" w:rsidRDefault="00A55B53" w:rsidP="00A55B53">
      <w:pPr>
        <w:pStyle w:val="BodyText"/>
      </w:pPr>
    </w:p>
    <w:p w14:paraId="043BEA75" w14:textId="77777777" w:rsidR="0080405D" w:rsidRPr="00123177" w:rsidRDefault="0080405D" w:rsidP="00A55B53">
      <w:pPr>
        <w:pStyle w:val="BodyText"/>
      </w:pPr>
    </w:p>
    <w:p w14:paraId="3C24E78C" w14:textId="77777777" w:rsidR="00A55B53" w:rsidRPr="00123177" w:rsidRDefault="00A55B53" w:rsidP="00A55B53">
      <w:pPr>
        <w:pStyle w:val="BodyText"/>
      </w:pPr>
    </w:p>
    <w:p w14:paraId="6ED3C936" w14:textId="77777777" w:rsidR="00A55B53" w:rsidRPr="00123177" w:rsidRDefault="00A55B53" w:rsidP="00A55B53"/>
    <w:p w14:paraId="4DDB1746" w14:textId="77777777" w:rsidR="00A55B53" w:rsidRPr="00123177" w:rsidRDefault="00A55B53" w:rsidP="00A55B53">
      <w:pPr>
        <w:pStyle w:val="Heading2"/>
        <w:numPr>
          <w:ilvl w:val="1"/>
          <w:numId w:val="3"/>
        </w:numPr>
        <w:tabs>
          <w:tab w:val="left" w:pos="576"/>
        </w:tabs>
      </w:pPr>
      <w:bookmarkStart w:id="2" w:name="_Toc164692369"/>
      <w:r w:rsidRPr="00123177">
        <w:t>Definition, Acronyms and Abbreviations</w:t>
      </w:r>
      <w:bookmarkEnd w:id="2"/>
    </w:p>
    <w:tbl>
      <w:tblPr>
        <w:tblW w:w="5000" w:type="pct"/>
        <w:tblLook w:val="0000" w:firstRow="0" w:lastRow="0" w:firstColumn="0" w:lastColumn="0" w:noHBand="0" w:noVBand="0"/>
      </w:tblPr>
      <w:tblGrid>
        <w:gridCol w:w="3696"/>
        <w:gridCol w:w="5695"/>
      </w:tblGrid>
      <w:tr w:rsidR="00A55B53" w:rsidRPr="00123177" w14:paraId="1D461697" w14:textId="77777777" w:rsidTr="00535342">
        <w:trPr>
          <w:cantSplit/>
          <w:tblHeader/>
        </w:trPr>
        <w:tc>
          <w:tcPr>
            <w:tcW w:w="1814" w:type="pct"/>
            <w:tcBorders>
              <w:top w:val="single" w:sz="4" w:space="0" w:color="000000" w:themeColor="text1"/>
              <w:left w:val="single" w:sz="4" w:space="0" w:color="000000" w:themeColor="text1"/>
              <w:bottom w:val="single" w:sz="4" w:space="0" w:color="000000" w:themeColor="text1"/>
            </w:tcBorders>
          </w:tcPr>
          <w:p w14:paraId="6918BF9B" w14:textId="77777777" w:rsidR="00A55B53" w:rsidRPr="00123177" w:rsidRDefault="00A55B53" w:rsidP="00535342">
            <w:pPr>
              <w:pStyle w:val="TableColumnTitle"/>
              <w:snapToGrid w:val="0"/>
            </w:pPr>
            <w:r w:rsidRPr="00123177">
              <w:t>Definition/Acronym/Abbreviation</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7B7BB7" w14:textId="77777777" w:rsidR="00A55B53" w:rsidRPr="00123177" w:rsidRDefault="00A55B53" w:rsidP="00535342">
            <w:pPr>
              <w:pStyle w:val="TableColumnTitle"/>
              <w:snapToGrid w:val="0"/>
            </w:pPr>
            <w:r w:rsidRPr="00123177">
              <w:t>Description</w:t>
            </w:r>
          </w:p>
        </w:tc>
      </w:tr>
      <w:tr w:rsidR="00A55B53" w:rsidRPr="00123177" w14:paraId="416A9A1F" w14:textId="77777777" w:rsidTr="00535342">
        <w:trPr>
          <w:cantSplit/>
        </w:trPr>
        <w:tc>
          <w:tcPr>
            <w:tcW w:w="1814" w:type="pct"/>
            <w:tcBorders>
              <w:top w:val="single" w:sz="4" w:space="0" w:color="000000" w:themeColor="text1"/>
              <w:left w:val="single" w:sz="4" w:space="0" w:color="000000" w:themeColor="text1"/>
              <w:bottom w:val="single" w:sz="4" w:space="0" w:color="000000" w:themeColor="text1"/>
            </w:tcBorders>
          </w:tcPr>
          <w:p w14:paraId="24DD631E" w14:textId="77777777" w:rsidR="00A55B53" w:rsidRPr="00123177" w:rsidRDefault="00A55B53" w:rsidP="00535342">
            <w:pPr>
              <w:snapToGrid w:val="0"/>
            </w:pPr>
            <w:r w:rsidRPr="00123177">
              <w:t xml:space="preserve">RTM </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303B95" w14:textId="77777777" w:rsidR="00A55B53" w:rsidRPr="00123177" w:rsidRDefault="00A55B53" w:rsidP="00535342">
            <w:pPr>
              <w:snapToGrid w:val="0"/>
            </w:pPr>
            <w:r w:rsidRPr="00123177">
              <w:t>Requirement Traceability Matrix</w:t>
            </w:r>
          </w:p>
        </w:tc>
      </w:tr>
      <w:tr w:rsidR="00A55B53" w:rsidRPr="00123177" w14:paraId="6AF824BD" w14:textId="77777777" w:rsidTr="00535342">
        <w:trPr>
          <w:cantSplit/>
        </w:trPr>
        <w:tc>
          <w:tcPr>
            <w:tcW w:w="1814" w:type="pct"/>
            <w:tcBorders>
              <w:top w:val="single" w:sz="4" w:space="0" w:color="000000" w:themeColor="text1"/>
              <w:left w:val="single" w:sz="4" w:space="0" w:color="000000" w:themeColor="text1"/>
              <w:bottom w:val="single" w:sz="4" w:space="0" w:color="000000" w:themeColor="text1"/>
            </w:tcBorders>
          </w:tcPr>
          <w:p w14:paraId="31A76CAE" w14:textId="77777777" w:rsidR="00A55B53" w:rsidRPr="00123177" w:rsidRDefault="00A55B53" w:rsidP="00535342">
            <w:pPr>
              <w:snapToGrid w:val="0"/>
            </w:pPr>
            <w:r w:rsidRPr="00123177">
              <w:t>QTS</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012BBE" w14:textId="77777777" w:rsidR="00A55B53" w:rsidRPr="00123177" w:rsidRDefault="00A55B53" w:rsidP="00535342">
            <w:pPr>
              <w:snapToGrid w:val="0"/>
            </w:pPr>
            <w:r w:rsidRPr="00123177">
              <w:t>Query Tracking Sheet</w:t>
            </w:r>
          </w:p>
        </w:tc>
      </w:tr>
      <w:tr w:rsidR="00A55B53" w:rsidRPr="00123177" w14:paraId="73190A3F" w14:textId="77777777" w:rsidTr="00535342">
        <w:trPr>
          <w:cantSplit/>
        </w:trPr>
        <w:tc>
          <w:tcPr>
            <w:tcW w:w="1814" w:type="pct"/>
            <w:tcBorders>
              <w:top w:val="single" w:sz="4" w:space="0" w:color="000000" w:themeColor="text1"/>
              <w:left w:val="single" w:sz="4" w:space="0" w:color="000000" w:themeColor="text1"/>
              <w:bottom w:val="single" w:sz="4" w:space="0" w:color="000000" w:themeColor="text1"/>
            </w:tcBorders>
          </w:tcPr>
          <w:p w14:paraId="4CA6454B" w14:textId="77777777" w:rsidR="00A55B53" w:rsidRPr="00123177" w:rsidRDefault="00A55B53" w:rsidP="00535342">
            <w:pPr>
              <w:snapToGrid w:val="0"/>
              <w:rPr>
                <w:szCs w:val="22"/>
              </w:rPr>
            </w:pPr>
            <w:r w:rsidRPr="00123177">
              <w:rPr>
                <w:szCs w:val="22"/>
              </w:rPr>
              <w:t>FMEA</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BD37F9" w14:textId="77777777" w:rsidR="00A55B53" w:rsidRPr="00123177" w:rsidRDefault="00A55B53" w:rsidP="00535342">
            <w:pPr>
              <w:snapToGrid w:val="0"/>
            </w:pPr>
            <w:r w:rsidRPr="00123177">
              <w:t>Failure Mode &amp; Effect Analysis</w:t>
            </w:r>
          </w:p>
        </w:tc>
      </w:tr>
      <w:tr w:rsidR="00A55B53" w:rsidRPr="00123177" w14:paraId="61D81CC1" w14:textId="77777777" w:rsidTr="00535342">
        <w:trPr>
          <w:cantSplit/>
        </w:trPr>
        <w:tc>
          <w:tcPr>
            <w:tcW w:w="1814" w:type="pct"/>
            <w:tcBorders>
              <w:top w:val="single" w:sz="4" w:space="0" w:color="000000" w:themeColor="text1"/>
              <w:left w:val="single" w:sz="4" w:space="0" w:color="000000" w:themeColor="text1"/>
              <w:bottom w:val="single" w:sz="4" w:space="0" w:color="000000" w:themeColor="text1"/>
            </w:tcBorders>
          </w:tcPr>
          <w:p w14:paraId="22AAF4F8" w14:textId="77777777" w:rsidR="00A55B53" w:rsidRPr="00123177" w:rsidRDefault="00A55B53" w:rsidP="00535342">
            <w:pPr>
              <w:snapToGrid w:val="0"/>
              <w:rPr>
                <w:szCs w:val="22"/>
              </w:rPr>
            </w:pPr>
            <w:r w:rsidRPr="00123177">
              <w:rPr>
                <w:szCs w:val="22"/>
              </w:rPr>
              <w:t>SAFREQ</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49F18" w14:textId="77777777" w:rsidR="00A55B53" w:rsidRPr="00123177" w:rsidRDefault="00A55B53" w:rsidP="00535342">
            <w:pPr>
              <w:snapToGrid w:val="0"/>
            </w:pPr>
            <w:r w:rsidRPr="00123177">
              <w:t>Safety Requirement</w:t>
            </w:r>
          </w:p>
        </w:tc>
      </w:tr>
      <w:tr w:rsidR="00A55B53" w:rsidRPr="00123177" w14:paraId="3E6F4C47" w14:textId="77777777" w:rsidTr="00535342">
        <w:trPr>
          <w:cantSplit/>
        </w:trPr>
        <w:tc>
          <w:tcPr>
            <w:tcW w:w="1814" w:type="pct"/>
            <w:tcBorders>
              <w:top w:val="single" w:sz="4" w:space="0" w:color="000000" w:themeColor="text1"/>
              <w:left w:val="single" w:sz="4" w:space="0" w:color="000000" w:themeColor="text1"/>
              <w:bottom w:val="single" w:sz="4" w:space="0" w:color="000000" w:themeColor="text1"/>
            </w:tcBorders>
          </w:tcPr>
          <w:p w14:paraId="3AD40B6E" w14:textId="77777777" w:rsidR="00A55B53" w:rsidRPr="00123177" w:rsidRDefault="00A55B53" w:rsidP="00535342">
            <w:pPr>
              <w:snapToGrid w:val="0"/>
              <w:rPr>
                <w:szCs w:val="22"/>
              </w:rPr>
            </w:pPr>
            <w:r w:rsidRPr="00123177">
              <w:rPr>
                <w:szCs w:val="22"/>
              </w:rPr>
              <w:t>ASIL</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74357" w14:textId="77777777" w:rsidR="00A55B53" w:rsidRPr="00123177" w:rsidRDefault="00A55B53" w:rsidP="00535342">
            <w:pPr>
              <w:snapToGrid w:val="0"/>
            </w:pPr>
            <w:r w:rsidRPr="00123177">
              <w:t>Automotive Safety Integrity Level</w:t>
            </w:r>
          </w:p>
        </w:tc>
      </w:tr>
      <w:tr w:rsidR="00A55B53" w:rsidRPr="00123177" w14:paraId="773169F9" w14:textId="77777777" w:rsidTr="00535342">
        <w:trPr>
          <w:cantSplit/>
        </w:trPr>
        <w:tc>
          <w:tcPr>
            <w:tcW w:w="1814" w:type="pct"/>
            <w:tcBorders>
              <w:top w:val="single" w:sz="4" w:space="0" w:color="000000" w:themeColor="text1"/>
              <w:left w:val="single" w:sz="4" w:space="0" w:color="000000" w:themeColor="text1"/>
              <w:bottom w:val="single" w:sz="4" w:space="0" w:color="000000" w:themeColor="text1"/>
            </w:tcBorders>
          </w:tcPr>
          <w:p w14:paraId="4ECE1A61" w14:textId="77777777" w:rsidR="00A55B53" w:rsidRPr="00123177" w:rsidRDefault="00A55B53" w:rsidP="00535342">
            <w:pPr>
              <w:snapToGrid w:val="0"/>
              <w:rPr>
                <w:szCs w:val="22"/>
              </w:rPr>
            </w:pPr>
            <w:r w:rsidRPr="00123177">
              <w:rPr>
                <w:szCs w:val="22"/>
              </w:rPr>
              <w:t xml:space="preserve">FTTI </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D6EC3B" w14:textId="77777777" w:rsidR="00A55B53" w:rsidRPr="00123177" w:rsidRDefault="00A55B53" w:rsidP="00535342">
            <w:pPr>
              <w:snapToGrid w:val="0"/>
            </w:pPr>
            <w:r w:rsidRPr="00123177">
              <w:t>Fault Handling Time Interval</w:t>
            </w:r>
          </w:p>
        </w:tc>
      </w:tr>
      <w:tr w:rsidR="00A55B53" w:rsidRPr="00123177" w14:paraId="0F1D04CA"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3DBB6DCB" w14:textId="77777777" w:rsidR="00A55B53" w:rsidRPr="00123177" w:rsidRDefault="00A55B53" w:rsidP="00535342">
            <w:r w:rsidRPr="00123177">
              <w:t>HV</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6FD3CB" w14:textId="77777777" w:rsidR="00A55B53" w:rsidRPr="00123177" w:rsidRDefault="00A55B53" w:rsidP="00535342">
            <w:r w:rsidRPr="00123177">
              <w:t>High Voltage</w:t>
            </w:r>
          </w:p>
        </w:tc>
      </w:tr>
      <w:tr w:rsidR="00A55B53" w:rsidRPr="00123177" w14:paraId="6B7E3C05"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674D7E64" w14:textId="77777777" w:rsidR="00A55B53" w:rsidRPr="00123177" w:rsidRDefault="00A55B53" w:rsidP="00535342">
            <w:r w:rsidRPr="00123177">
              <w:t>MAL</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F6A755" w14:textId="77777777" w:rsidR="00A55B53" w:rsidRPr="00123177" w:rsidRDefault="00A55B53" w:rsidP="00535342">
            <w:r w:rsidRPr="00123177">
              <w:t>Maclaren Automotive Ltd</w:t>
            </w:r>
          </w:p>
        </w:tc>
      </w:tr>
      <w:tr w:rsidR="00A55B53" w:rsidRPr="00123177" w14:paraId="63023486"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64D18B58" w14:textId="77777777" w:rsidR="00A55B53" w:rsidRPr="00123177" w:rsidRDefault="00A55B53" w:rsidP="00535342">
            <w:r w:rsidRPr="00123177">
              <w:t>SNA</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B8ECD" w14:textId="77777777" w:rsidR="00A55B53" w:rsidRPr="00123177" w:rsidRDefault="00A55B53" w:rsidP="00535342">
            <w:r w:rsidRPr="00123177">
              <w:t>Signal Not Available</w:t>
            </w:r>
          </w:p>
        </w:tc>
      </w:tr>
      <w:tr w:rsidR="00A55B53" w:rsidRPr="00123177" w14:paraId="083D9638"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66A5E1A7" w14:textId="77777777" w:rsidR="00A55B53" w:rsidRPr="00123177" w:rsidRDefault="00A55B53" w:rsidP="00535342">
            <w:r w:rsidRPr="00123177">
              <w:rPr>
                <w:color w:val="000000" w:themeColor="text1"/>
              </w:rPr>
              <w:t>PM Bus</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CEAFDE" w14:textId="77777777" w:rsidR="00A55B53" w:rsidRPr="00123177" w:rsidRDefault="00A55B53" w:rsidP="00535342">
            <w:r w:rsidRPr="00123177">
              <w:rPr>
                <w:color w:val="000000" w:themeColor="text1"/>
              </w:rPr>
              <w:t>Power Management Bus</w:t>
            </w:r>
          </w:p>
        </w:tc>
      </w:tr>
      <w:tr w:rsidR="00A55B53" w:rsidRPr="00123177" w14:paraId="2790513D"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3DB88928" w14:textId="77777777" w:rsidR="00A55B53" w:rsidRPr="00123177" w:rsidRDefault="00A55B53" w:rsidP="00535342">
            <w:r w:rsidRPr="00123177">
              <w:t>PMIC</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72A0D1" w14:textId="77777777" w:rsidR="00A55B53" w:rsidRPr="00123177" w:rsidRDefault="00A55B53" w:rsidP="00535342">
            <w:r w:rsidRPr="00123177">
              <w:rPr>
                <w:color w:val="000000" w:themeColor="text1"/>
              </w:rPr>
              <w:t>Power Management Integrated Circuit</w:t>
            </w:r>
          </w:p>
        </w:tc>
      </w:tr>
      <w:tr w:rsidR="00A55B53" w:rsidRPr="00123177" w14:paraId="6A7EB53A"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6689466F" w14:textId="77777777" w:rsidR="00A55B53" w:rsidRPr="00123177" w:rsidRDefault="00A55B53" w:rsidP="00535342">
            <w:r w:rsidRPr="00123177">
              <w:t>CAN</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5FEFC9" w14:textId="77777777" w:rsidR="00A55B53" w:rsidRPr="00123177" w:rsidRDefault="00A55B53" w:rsidP="00535342">
            <w:r w:rsidRPr="00123177">
              <w:rPr>
                <w:color w:val="000000" w:themeColor="text1"/>
              </w:rPr>
              <w:t>Controller Area Network</w:t>
            </w:r>
          </w:p>
        </w:tc>
      </w:tr>
      <w:tr w:rsidR="00A55B53" w:rsidRPr="00123177" w14:paraId="6C3879A9"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19FB6FA7" w14:textId="77777777" w:rsidR="00A55B53" w:rsidRPr="00123177" w:rsidRDefault="00A55B53" w:rsidP="00535342">
            <w:r w:rsidRPr="00123177">
              <w:rPr>
                <w:color w:val="000000" w:themeColor="text1"/>
              </w:rPr>
              <w:t>DCM</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F71DA0" w14:textId="77777777" w:rsidR="00A55B53" w:rsidRPr="00123177" w:rsidRDefault="00A55B53" w:rsidP="00535342">
            <w:r w:rsidRPr="00123177">
              <w:rPr>
                <w:color w:val="000000" w:themeColor="text1"/>
              </w:rPr>
              <w:t>DC-DC Converter Module</w:t>
            </w:r>
          </w:p>
        </w:tc>
      </w:tr>
      <w:tr w:rsidR="00A55B53" w:rsidRPr="00123177" w14:paraId="1EABE1F5"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4DA02FDF" w14:textId="77777777" w:rsidR="00A55B53" w:rsidRPr="00123177" w:rsidRDefault="00A55B53" w:rsidP="00535342">
            <w:r w:rsidRPr="00123177">
              <w:rPr>
                <w:color w:val="000000" w:themeColor="text1"/>
              </w:rPr>
              <w:t>I2C</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595202" w14:textId="77777777" w:rsidR="00A55B53" w:rsidRPr="00123177" w:rsidRDefault="00A55B53" w:rsidP="00535342">
            <w:r w:rsidRPr="00123177">
              <w:rPr>
                <w:color w:val="000000" w:themeColor="text1"/>
              </w:rPr>
              <w:t>Inter-Integrated Circuit</w:t>
            </w:r>
          </w:p>
        </w:tc>
      </w:tr>
      <w:tr w:rsidR="00A55B53" w:rsidRPr="00123177" w14:paraId="53DC1EE4"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43083591" w14:textId="77777777" w:rsidR="00A55B53" w:rsidRPr="00123177" w:rsidRDefault="00A55B53" w:rsidP="00535342">
            <w:r w:rsidRPr="00123177">
              <w:rPr>
                <w:color w:val="000000" w:themeColor="text1"/>
              </w:rPr>
              <w:t>SPI</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FBD30B" w14:textId="77777777" w:rsidR="00A55B53" w:rsidRPr="00123177" w:rsidRDefault="00A55B53" w:rsidP="00535342">
            <w:r w:rsidRPr="00123177">
              <w:rPr>
                <w:color w:val="000000" w:themeColor="text1"/>
              </w:rPr>
              <w:t>Serial peripheral interface</w:t>
            </w:r>
          </w:p>
        </w:tc>
      </w:tr>
      <w:tr w:rsidR="00A55B53" w:rsidRPr="00123177" w14:paraId="2499F84A"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3E99FF1F" w14:textId="77777777" w:rsidR="00A55B53" w:rsidRPr="00123177" w:rsidRDefault="00A55B53" w:rsidP="00535342">
            <w:r w:rsidRPr="00123177">
              <w:rPr>
                <w:color w:val="000000" w:themeColor="text1"/>
              </w:rPr>
              <w:t>SSS</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D307D" w14:textId="77777777" w:rsidR="00A55B53" w:rsidRPr="00123177" w:rsidRDefault="00A55B53" w:rsidP="00535342">
            <w:r w:rsidRPr="00123177">
              <w:rPr>
                <w:color w:val="000000" w:themeColor="text1"/>
              </w:rPr>
              <w:t>Solid State Switch</w:t>
            </w:r>
          </w:p>
        </w:tc>
      </w:tr>
      <w:tr w:rsidR="00A55B53" w:rsidRPr="00123177" w14:paraId="7A7722C5"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41D6F04C" w14:textId="77777777" w:rsidR="00A55B53" w:rsidRPr="00123177" w:rsidRDefault="00A55B53" w:rsidP="00535342">
            <w:r w:rsidRPr="00123177">
              <w:rPr>
                <w:color w:val="000000" w:themeColor="text1"/>
              </w:rPr>
              <w:lastRenderedPageBreak/>
              <w:t>PEC</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CD5D09" w14:textId="77777777" w:rsidR="00A55B53" w:rsidRPr="00123177" w:rsidRDefault="00A55B53" w:rsidP="00535342">
            <w:r w:rsidRPr="00123177">
              <w:rPr>
                <w:color w:val="000000" w:themeColor="text1"/>
              </w:rPr>
              <w:t>Packet Error Checking</w:t>
            </w:r>
          </w:p>
        </w:tc>
      </w:tr>
      <w:tr w:rsidR="00A55B53" w:rsidRPr="00123177" w14:paraId="5EA4FA89"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477DCD30" w14:textId="77777777" w:rsidR="00A55B53" w:rsidRPr="00123177" w:rsidRDefault="00A55B53" w:rsidP="00535342">
            <w:pPr>
              <w:rPr>
                <w:color w:val="000000" w:themeColor="text1"/>
              </w:rPr>
            </w:pPr>
            <w:r w:rsidRPr="00123177">
              <w:rPr>
                <w:color w:val="000000" w:themeColor="text1"/>
              </w:rPr>
              <w:t>EDSU</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57A63" w14:textId="77777777" w:rsidR="00A55B53" w:rsidRPr="00123177" w:rsidRDefault="00A55B53" w:rsidP="00535342">
            <w:pPr>
              <w:rPr>
                <w:color w:val="000000" w:themeColor="text1"/>
              </w:rPr>
            </w:pPr>
            <w:r w:rsidRPr="00123177">
              <w:rPr>
                <w:color w:val="000000" w:themeColor="text1"/>
              </w:rPr>
              <w:t>External ECU</w:t>
            </w:r>
          </w:p>
        </w:tc>
      </w:tr>
      <w:tr w:rsidR="00A55B53" w:rsidRPr="00123177" w14:paraId="7DAED0F4"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7A2C3A0D" w14:textId="77777777" w:rsidR="00A55B53" w:rsidRPr="00123177" w:rsidRDefault="00A55B53" w:rsidP="00535342">
            <w:pPr>
              <w:rPr>
                <w:color w:val="000000" w:themeColor="text1"/>
              </w:rPr>
            </w:pPr>
            <w:r w:rsidRPr="00123177">
              <w:rPr>
                <w:color w:val="000000" w:themeColor="text1"/>
              </w:rPr>
              <w:t>VIN</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BBEE3A" w14:textId="77777777" w:rsidR="00A55B53" w:rsidRPr="00123177" w:rsidRDefault="00A55B53" w:rsidP="00535342">
            <w:pPr>
              <w:rPr>
                <w:color w:val="000000" w:themeColor="text1"/>
              </w:rPr>
            </w:pPr>
            <w:r w:rsidRPr="00123177">
              <w:rPr>
                <w:color w:val="000000" w:themeColor="text1"/>
              </w:rPr>
              <w:t>Vehicle CAN Input messages</w:t>
            </w:r>
          </w:p>
        </w:tc>
      </w:tr>
      <w:tr w:rsidR="00A55B53" w:rsidRPr="00123177" w14:paraId="7096861E"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36930F16" w14:textId="77777777" w:rsidR="00A55B53" w:rsidRPr="00123177" w:rsidRDefault="00A55B53" w:rsidP="00535342">
            <w:pPr>
              <w:rPr>
                <w:color w:val="000000" w:themeColor="text1"/>
              </w:rPr>
            </w:pPr>
            <w:r w:rsidRPr="00123177">
              <w:rPr>
                <w:color w:val="000000" w:themeColor="text1"/>
              </w:rPr>
              <w:t>SCR</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B68EF1" w14:textId="77777777" w:rsidR="00A55B53" w:rsidRPr="00123177" w:rsidRDefault="00A55B53" w:rsidP="00535342">
            <w:pPr>
              <w:rPr>
                <w:color w:val="000000" w:themeColor="text1"/>
              </w:rPr>
            </w:pPr>
            <w:r w:rsidRPr="00123177">
              <w:rPr>
                <w:color w:val="000000" w:themeColor="text1"/>
              </w:rPr>
              <w:t xml:space="preserve">Secondary Core </w:t>
            </w:r>
          </w:p>
        </w:tc>
      </w:tr>
      <w:tr w:rsidR="00A55B53" w:rsidRPr="00123177" w14:paraId="21189AC2"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59A4338B" w14:textId="77777777" w:rsidR="00A55B53" w:rsidRPr="00123177" w:rsidRDefault="00A55B53" w:rsidP="00535342">
            <w:pPr>
              <w:rPr>
                <w:color w:val="000000" w:themeColor="text1"/>
              </w:rPr>
            </w:pPr>
            <w:r w:rsidRPr="00123177">
              <w:rPr>
                <w:color w:val="000000" w:themeColor="text1"/>
              </w:rPr>
              <w:t>DSO</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A4513" w14:textId="77777777" w:rsidR="00A55B53" w:rsidRPr="00123177" w:rsidRDefault="00A55B53" w:rsidP="00535342">
            <w:pPr>
              <w:rPr>
                <w:color w:val="000000" w:themeColor="text1"/>
              </w:rPr>
            </w:pPr>
            <w:r w:rsidRPr="00123177">
              <w:rPr>
                <w:color w:val="000000" w:themeColor="text1"/>
              </w:rPr>
              <w:t>Digital Storage Oscilloscope</w:t>
            </w:r>
          </w:p>
        </w:tc>
      </w:tr>
      <w:tr w:rsidR="00A55B53" w:rsidRPr="00123177" w14:paraId="06201F67" w14:textId="77777777" w:rsidTr="00535342">
        <w:trPr>
          <w:cantSplit/>
          <w:trHeight w:val="300"/>
        </w:trPr>
        <w:tc>
          <w:tcPr>
            <w:tcW w:w="1814" w:type="pct"/>
            <w:tcBorders>
              <w:top w:val="single" w:sz="4" w:space="0" w:color="000000" w:themeColor="text1"/>
              <w:left w:val="single" w:sz="4" w:space="0" w:color="000000" w:themeColor="text1"/>
              <w:bottom w:val="single" w:sz="4" w:space="0" w:color="000000" w:themeColor="text1"/>
            </w:tcBorders>
          </w:tcPr>
          <w:p w14:paraId="47F5C870" w14:textId="77777777" w:rsidR="00A55B53" w:rsidRPr="00123177" w:rsidRDefault="00A55B53" w:rsidP="00535342">
            <w:pPr>
              <w:rPr>
                <w:color w:val="000000" w:themeColor="text1"/>
              </w:rPr>
            </w:pPr>
            <w:r w:rsidRPr="00123177">
              <w:rPr>
                <w:color w:val="000000" w:themeColor="text1"/>
              </w:rPr>
              <w:t>DMM</w:t>
            </w:r>
          </w:p>
        </w:tc>
        <w:tc>
          <w:tcPr>
            <w:tcW w:w="31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1740DD" w14:textId="77777777" w:rsidR="00A55B53" w:rsidRPr="00123177" w:rsidRDefault="00A55B53" w:rsidP="00535342">
            <w:pPr>
              <w:rPr>
                <w:color w:val="000000" w:themeColor="text1"/>
              </w:rPr>
            </w:pPr>
            <w:r w:rsidRPr="00123177">
              <w:rPr>
                <w:color w:val="000000" w:themeColor="text1"/>
              </w:rPr>
              <w:t>Digital Multimeter</w:t>
            </w:r>
          </w:p>
        </w:tc>
      </w:tr>
    </w:tbl>
    <w:p w14:paraId="19615FFA" w14:textId="77777777" w:rsidR="00A55B53" w:rsidRPr="00123177" w:rsidRDefault="00A55B53" w:rsidP="00A55B53">
      <w:pPr>
        <w:pStyle w:val="Caption"/>
        <w:jc w:val="center"/>
      </w:pPr>
      <w:bookmarkStart w:id="3" w:name="_Toc58431927"/>
      <w:r w:rsidRPr="00123177">
        <w:t xml:space="preserve">Table </w:t>
      </w:r>
      <w:r w:rsidRPr="00123177">
        <w:rPr>
          <w:color w:val="2B579A"/>
          <w:shd w:val="clear" w:color="auto" w:fill="E6E6E6"/>
        </w:rPr>
        <w:fldChar w:fldCharType="begin"/>
      </w:r>
      <w:r w:rsidRPr="00123177">
        <w:instrText xml:space="preserve"> SEQ Table \* ARABIC </w:instrText>
      </w:r>
      <w:r w:rsidRPr="00123177">
        <w:rPr>
          <w:color w:val="2B579A"/>
          <w:shd w:val="clear" w:color="auto" w:fill="E6E6E6"/>
        </w:rPr>
        <w:fldChar w:fldCharType="separate"/>
      </w:r>
      <w:r w:rsidRPr="00123177">
        <w:rPr>
          <w:noProof/>
        </w:rPr>
        <w:t>1</w:t>
      </w:r>
      <w:r w:rsidRPr="00123177">
        <w:rPr>
          <w:color w:val="2B579A"/>
          <w:shd w:val="clear" w:color="auto" w:fill="E6E6E6"/>
        </w:rPr>
        <w:fldChar w:fldCharType="end"/>
      </w:r>
      <w:r w:rsidRPr="00123177">
        <w:t>: Definitions, Acronyms and Abbreviations</w:t>
      </w:r>
      <w:bookmarkEnd w:id="3"/>
    </w:p>
    <w:p w14:paraId="47ABBE14" w14:textId="77777777" w:rsidR="00A55B53" w:rsidRPr="00123177" w:rsidRDefault="00A55B53" w:rsidP="00A55B53">
      <w:pPr>
        <w:pStyle w:val="Heading2"/>
        <w:numPr>
          <w:ilvl w:val="1"/>
          <w:numId w:val="3"/>
        </w:numPr>
        <w:tabs>
          <w:tab w:val="left" w:pos="576"/>
        </w:tabs>
      </w:pPr>
      <w:bookmarkStart w:id="4" w:name="_Toc164692370"/>
      <w:r w:rsidRPr="00123177">
        <w:t>References</w:t>
      </w:r>
      <w:bookmarkEnd w:id="4"/>
    </w:p>
    <w:p w14:paraId="22A7F150" w14:textId="77777777" w:rsidR="00A55B53" w:rsidRPr="00123177" w:rsidRDefault="00A55B53" w:rsidP="00A55B53">
      <w:pPr>
        <w:pStyle w:val="BodyText"/>
      </w:pPr>
    </w:p>
    <w:tbl>
      <w:tblPr>
        <w:tblW w:w="5000" w:type="pct"/>
        <w:tblCellMar>
          <w:left w:w="115" w:type="dxa"/>
          <w:right w:w="115" w:type="dxa"/>
        </w:tblCellMar>
        <w:tblLook w:val="0000" w:firstRow="0" w:lastRow="0" w:firstColumn="0" w:lastColumn="0" w:noHBand="0" w:noVBand="0"/>
      </w:tblPr>
      <w:tblGrid>
        <w:gridCol w:w="600"/>
        <w:gridCol w:w="5263"/>
        <w:gridCol w:w="1146"/>
        <w:gridCol w:w="2382"/>
      </w:tblGrid>
      <w:tr w:rsidR="00A55B53" w:rsidRPr="00123177" w14:paraId="7308D76A" w14:textId="77777777" w:rsidTr="00535342">
        <w:trPr>
          <w:cantSplit/>
          <w:tblHeader/>
        </w:trPr>
        <w:tc>
          <w:tcPr>
            <w:tcW w:w="320" w:type="pct"/>
            <w:tcBorders>
              <w:top w:val="single" w:sz="4" w:space="0" w:color="000000" w:themeColor="text1"/>
              <w:left w:val="single" w:sz="4" w:space="0" w:color="000000" w:themeColor="text1"/>
              <w:bottom w:val="single" w:sz="4" w:space="0" w:color="000000" w:themeColor="text1"/>
            </w:tcBorders>
          </w:tcPr>
          <w:p w14:paraId="1FE1610E" w14:textId="77777777" w:rsidR="00A55B53" w:rsidRPr="00123177" w:rsidRDefault="00A55B53" w:rsidP="00535342">
            <w:pPr>
              <w:pStyle w:val="TableColumnTitle"/>
              <w:snapToGrid w:val="0"/>
            </w:pPr>
            <w:r w:rsidRPr="00123177">
              <w:t>No.</w:t>
            </w:r>
          </w:p>
        </w:tc>
        <w:tc>
          <w:tcPr>
            <w:tcW w:w="2802" w:type="pct"/>
            <w:tcBorders>
              <w:top w:val="single" w:sz="4" w:space="0" w:color="000000" w:themeColor="text1"/>
              <w:left w:val="single" w:sz="4" w:space="0" w:color="000000" w:themeColor="text1"/>
              <w:bottom w:val="single" w:sz="4" w:space="0" w:color="000000" w:themeColor="text1"/>
            </w:tcBorders>
          </w:tcPr>
          <w:p w14:paraId="24552B82" w14:textId="77777777" w:rsidR="00A55B53" w:rsidRPr="00123177" w:rsidRDefault="00A55B53" w:rsidP="00535342">
            <w:pPr>
              <w:pStyle w:val="TableColumnTitle"/>
              <w:snapToGrid w:val="0"/>
            </w:pPr>
            <w:r w:rsidRPr="00123177">
              <w:t>Document</w:t>
            </w:r>
          </w:p>
        </w:tc>
        <w:tc>
          <w:tcPr>
            <w:tcW w:w="610" w:type="pct"/>
            <w:tcBorders>
              <w:top w:val="single" w:sz="4" w:space="0" w:color="000000" w:themeColor="text1"/>
              <w:left w:val="single" w:sz="4" w:space="0" w:color="000000" w:themeColor="text1"/>
              <w:bottom w:val="single" w:sz="4" w:space="0" w:color="000000" w:themeColor="text1"/>
            </w:tcBorders>
          </w:tcPr>
          <w:p w14:paraId="7272D066" w14:textId="77777777" w:rsidR="00A55B53" w:rsidRPr="00123177" w:rsidRDefault="00A55B53" w:rsidP="00535342">
            <w:pPr>
              <w:pStyle w:val="TableColumnTitle"/>
              <w:snapToGrid w:val="0"/>
            </w:pPr>
            <w:r w:rsidRPr="00123177">
              <w:t>Version</w:t>
            </w:r>
          </w:p>
        </w:tc>
        <w:tc>
          <w:tcPr>
            <w:tcW w:w="126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B1BF68" w14:textId="77777777" w:rsidR="00A55B53" w:rsidRPr="00123177" w:rsidRDefault="00A55B53" w:rsidP="00535342">
            <w:pPr>
              <w:pStyle w:val="TableColumnTitle"/>
              <w:snapToGrid w:val="0"/>
            </w:pPr>
            <w:r w:rsidRPr="00123177">
              <w:t>Remarks</w:t>
            </w:r>
          </w:p>
        </w:tc>
      </w:tr>
      <w:tr w:rsidR="00A55B53" w:rsidRPr="00123177" w14:paraId="7E74D05C" w14:textId="77777777" w:rsidTr="00535342">
        <w:trPr>
          <w:cantSplit/>
          <w:trHeight w:val="132"/>
        </w:trPr>
        <w:tc>
          <w:tcPr>
            <w:tcW w:w="320" w:type="pct"/>
            <w:tcBorders>
              <w:top w:val="single" w:sz="4" w:space="0" w:color="000000" w:themeColor="text1"/>
              <w:left w:val="single" w:sz="4" w:space="0" w:color="000000" w:themeColor="text1"/>
              <w:bottom w:val="single" w:sz="4" w:space="0" w:color="000000" w:themeColor="text1"/>
            </w:tcBorders>
          </w:tcPr>
          <w:p w14:paraId="353CE728" w14:textId="77777777" w:rsidR="00A55B53" w:rsidRPr="00123177" w:rsidRDefault="00A55B53" w:rsidP="00535342">
            <w:pPr>
              <w:snapToGrid w:val="0"/>
            </w:pPr>
            <w:r w:rsidRPr="00123177">
              <w:t>1</w:t>
            </w:r>
          </w:p>
        </w:tc>
        <w:tc>
          <w:tcPr>
            <w:tcW w:w="2802" w:type="pct"/>
            <w:tcBorders>
              <w:top w:val="single" w:sz="4" w:space="0" w:color="000000" w:themeColor="text1"/>
              <w:left w:val="single" w:sz="4" w:space="0" w:color="000000" w:themeColor="text1"/>
              <w:bottom w:val="single" w:sz="4" w:space="0" w:color="000000" w:themeColor="text1"/>
            </w:tcBorders>
          </w:tcPr>
          <w:p w14:paraId="7C7CC7DD" w14:textId="77777777" w:rsidR="00A55B53" w:rsidRPr="00123177" w:rsidRDefault="00A55B53" w:rsidP="00535342">
            <w:pPr>
              <w:snapToGrid w:val="0"/>
            </w:pPr>
            <w:r w:rsidRPr="00123177">
              <w:t>P18 HV DCDC System Design Specification.xlsx</w:t>
            </w:r>
          </w:p>
        </w:tc>
        <w:tc>
          <w:tcPr>
            <w:tcW w:w="610" w:type="pct"/>
            <w:tcBorders>
              <w:top w:val="single" w:sz="4" w:space="0" w:color="000000" w:themeColor="text1"/>
              <w:left w:val="single" w:sz="4" w:space="0" w:color="000000" w:themeColor="text1"/>
              <w:bottom w:val="single" w:sz="4" w:space="0" w:color="000000" w:themeColor="text1"/>
            </w:tcBorders>
          </w:tcPr>
          <w:p w14:paraId="5A0C5D6C" w14:textId="23EE1C6B" w:rsidR="00A55B53" w:rsidRPr="00123177" w:rsidRDefault="00A55B53" w:rsidP="00535342">
            <w:pPr>
              <w:snapToGrid w:val="0"/>
            </w:pPr>
            <w:r w:rsidRPr="00123177">
              <w:t>2.</w:t>
            </w:r>
            <w:r w:rsidR="00492214">
              <w:t>5</w:t>
            </w:r>
          </w:p>
        </w:tc>
        <w:tc>
          <w:tcPr>
            <w:tcW w:w="126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68E70E" w14:textId="77777777" w:rsidR="00A55B53" w:rsidRPr="00123177" w:rsidRDefault="00A55B53" w:rsidP="00535342">
            <w:pPr>
              <w:snapToGrid w:val="0"/>
            </w:pPr>
          </w:p>
        </w:tc>
      </w:tr>
      <w:tr w:rsidR="00A55B53" w:rsidRPr="00123177" w14:paraId="199C778E" w14:textId="77777777" w:rsidTr="00535342">
        <w:trPr>
          <w:cantSplit/>
        </w:trPr>
        <w:tc>
          <w:tcPr>
            <w:tcW w:w="320" w:type="pct"/>
            <w:tcBorders>
              <w:top w:val="single" w:sz="4" w:space="0" w:color="000000" w:themeColor="text1"/>
              <w:left w:val="single" w:sz="4" w:space="0" w:color="000000" w:themeColor="text1"/>
              <w:bottom w:val="single" w:sz="4" w:space="0" w:color="000000" w:themeColor="text1"/>
            </w:tcBorders>
          </w:tcPr>
          <w:p w14:paraId="626A562D" w14:textId="77777777" w:rsidR="00A55B53" w:rsidRPr="00123177" w:rsidRDefault="00A55B53" w:rsidP="00535342">
            <w:pPr>
              <w:snapToGrid w:val="0"/>
              <w:rPr>
                <w:b/>
                <w:bCs/>
                <w:sz w:val="26"/>
                <w:szCs w:val="36"/>
              </w:rPr>
            </w:pPr>
          </w:p>
        </w:tc>
        <w:tc>
          <w:tcPr>
            <w:tcW w:w="2802" w:type="pct"/>
            <w:tcBorders>
              <w:top w:val="single" w:sz="4" w:space="0" w:color="000000" w:themeColor="text1"/>
              <w:left w:val="single" w:sz="4" w:space="0" w:color="000000" w:themeColor="text1"/>
              <w:bottom w:val="single" w:sz="4" w:space="0" w:color="000000" w:themeColor="text1"/>
            </w:tcBorders>
          </w:tcPr>
          <w:p w14:paraId="2478E6D3" w14:textId="77777777" w:rsidR="00A55B53" w:rsidRPr="00123177" w:rsidRDefault="00A55B53" w:rsidP="00535342">
            <w:pPr>
              <w:snapToGrid w:val="0"/>
            </w:pPr>
          </w:p>
        </w:tc>
        <w:tc>
          <w:tcPr>
            <w:tcW w:w="610" w:type="pct"/>
            <w:tcBorders>
              <w:top w:val="single" w:sz="4" w:space="0" w:color="000000" w:themeColor="text1"/>
              <w:left w:val="single" w:sz="4" w:space="0" w:color="000000" w:themeColor="text1"/>
              <w:bottom w:val="single" w:sz="4" w:space="0" w:color="000000" w:themeColor="text1"/>
            </w:tcBorders>
          </w:tcPr>
          <w:p w14:paraId="4D3BE466" w14:textId="77777777" w:rsidR="00A55B53" w:rsidRPr="00123177" w:rsidRDefault="00A55B53" w:rsidP="00535342">
            <w:pPr>
              <w:snapToGrid w:val="0"/>
            </w:pPr>
          </w:p>
        </w:tc>
        <w:tc>
          <w:tcPr>
            <w:tcW w:w="126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B5FC4B" w14:textId="77777777" w:rsidR="00A55B53" w:rsidRPr="00123177" w:rsidRDefault="00A55B53" w:rsidP="00535342">
            <w:pPr>
              <w:snapToGrid w:val="0"/>
            </w:pPr>
          </w:p>
        </w:tc>
      </w:tr>
      <w:tr w:rsidR="00A55B53" w:rsidRPr="00123177" w14:paraId="3A041F9A" w14:textId="77777777" w:rsidTr="00535342">
        <w:trPr>
          <w:cantSplit/>
        </w:trPr>
        <w:tc>
          <w:tcPr>
            <w:tcW w:w="320" w:type="pct"/>
            <w:tcBorders>
              <w:top w:val="single" w:sz="4" w:space="0" w:color="000000" w:themeColor="text1"/>
              <w:left w:val="single" w:sz="4" w:space="0" w:color="000000" w:themeColor="text1"/>
              <w:bottom w:val="single" w:sz="4" w:space="0" w:color="000000" w:themeColor="text1"/>
            </w:tcBorders>
          </w:tcPr>
          <w:p w14:paraId="22A33FCE" w14:textId="77777777" w:rsidR="00A55B53" w:rsidRPr="00123177" w:rsidRDefault="00A55B53" w:rsidP="00535342">
            <w:pPr>
              <w:snapToGrid w:val="0"/>
              <w:rPr>
                <w:b/>
                <w:bCs/>
                <w:sz w:val="26"/>
                <w:szCs w:val="36"/>
              </w:rPr>
            </w:pPr>
          </w:p>
        </w:tc>
        <w:tc>
          <w:tcPr>
            <w:tcW w:w="2802" w:type="pct"/>
            <w:tcBorders>
              <w:top w:val="single" w:sz="4" w:space="0" w:color="000000" w:themeColor="text1"/>
              <w:left w:val="single" w:sz="4" w:space="0" w:color="000000" w:themeColor="text1"/>
              <w:bottom w:val="single" w:sz="4" w:space="0" w:color="000000" w:themeColor="text1"/>
            </w:tcBorders>
          </w:tcPr>
          <w:p w14:paraId="6BD384AB" w14:textId="77777777" w:rsidR="00A55B53" w:rsidRPr="00123177" w:rsidRDefault="00A55B53" w:rsidP="00535342">
            <w:pPr>
              <w:snapToGrid w:val="0"/>
            </w:pPr>
          </w:p>
        </w:tc>
        <w:tc>
          <w:tcPr>
            <w:tcW w:w="610" w:type="pct"/>
            <w:tcBorders>
              <w:top w:val="single" w:sz="4" w:space="0" w:color="000000" w:themeColor="text1"/>
              <w:left w:val="single" w:sz="4" w:space="0" w:color="000000" w:themeColor="text1"/>
              <w:bottom w:val="single" w:sz="4" w:space="0" w:color="000000" w:themeColor="text1"/>
            </w:tcBorders>
          </w:tcPr>
          <w:p w14:paraId="2C959539" w14:textId="77777777" w:rsidR="00A55B53" w:rsidRPr="00123177" w:rsidRDefault="00A55B53" w:rsidP="00535342">
            <w:pPr>
              <w:snapToGrid w:val="0"/>
            </w:pPr>
          </w:p>
        </w:tc>
        <w:tc>
          <w:tcPr>
            <w:tcW w:w="126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8A845A" w14:textId="77777777" w:rsidR="00A55B53" w:rsidRPr="00123177" w:rsidRDefault="00A55B53" w:rsidP="00535342">
            <w:pPr>
              <w:snapToGrid w:val="0"/>
            </w:pPr>
          </w:p>
        </w:tc>
      </w:tr>
    </w:tbl>
    <w:p w14:paraId="4B3D258C" w14:textId="77777777" w:rsidR="00A55B53" w:rsidRPr="00123177" w:rsidRDefault="00A55B53" w:rsidP="00A55B53">
      <w:pPr>
        <w:pStyle w:val="Caption"/>
        <w:jc w:val="center"/>
      </w:pPr>
      <w:bookmarkStart w:id="5" w:name="_Toc58431928"/>
      <w:r w:rsidRPr="00123177">
        <w:t xml:space="preserve">Table </w:t>
      </w:r>
      <w:r w:rsidRPr="00123177">
        <w:rPr>
          <w:color w:val="2B579A"/>
          <w:shd w:val="clear" w:color="auto" w:fill="E6E6E6"/>
        </w:rPr>
        <w:fldChar w:fldCharType="begin"/>
      </w:r>
      <w:r w:rsidRPr="00123177">
        <w:instrText xml:space="preserve"> SEQ Table \* ARABIC </w:instrText>
      </w:r>
      <w:r w:rsidRPr="00123177">
        <w:rPr>
          <w:color w:val="2B579A"/>
          <w:shd w:val="clear" w:color="auto" w:fill="E6E6E6"/>
        </w:rPr>
        <w:fldChar w:fldCharType="separate"/>
      </w:r>
      <w:r w:rsidRPr="00123177">
        <w:rPr>
          <w:noProof/>
        </w:rPr>
        <w:t>2</w:t>
      </w:r>
      <w:r w:rsidRPr="00123177">
        <w:rPr>
          <w:color w:val="2B579A"/>
          <w:shd w:val="clear" w:color="auto" w:fill="E6E6E6"/>
        </w:rPr>
        <w:fldChar w:fldCharType="end"/>
      </w:r>
      <w:r w:rsidRPr="00123177">
        <w:t>: References</w:t>
      </w:r>
      <w:bookmarkEnd w:id="5"/>
    </w:p>
    <w:p w14:paraId="03D63F8F" w14:textId="77777777" w:rsidR="00A55B53" w:rsidRPr="00123177" w:rsidRDefault="00A55B53" w:rsidP="00A55B53">
      <w:pPr>
        <w:pStyle w:val="Heading1"/>
      </w:pPr>
      <w:bookmarkStart w:id="6" w:name="_Toc164692371"/>
      <w:r w:rsidRPr="00123177">
        <w:lastRenderedPageBreak/>
        <w:t>introduction</w:t>
      </w:r>
      <w:bookmarkEnd w:id="6"/>
    </w:p>
    <w:p w14:paraId="4D51004E" w14:textId="77777777" w:rsidR="00A55B53" w:rsidRPr="00123177" w:rsidRDefault="00A55B53" w:rsidP="00A55B53">
      <w:pPr>
        <w:pStyle w:val="Heading2"/>
        <w:tabs>
          <w:tab w:val="left" w:pos="500"/>
        </w:tabs>
      </w:pPr>
      <w:bookmarkStart w:id="7" w:name="_Toc164692372"/>
      <w:r w:rsidRPr="00123177">
        <w:t>Purpose of the Document</w:t>
      </w:r>
      <w:bookmarkEnd w:id="7"/>
    </w:p>
    <w:p w14:paraId="37858262" w14:textId="77777777" w:rsidR="00A55B53" w:rsidRPr="00123177" w:rsidRDefault="00A55B53" w:rsidP="00A55B53">
      <w:pPr>
        <w:snapToGrid w:val="0"/>
        <w:ind w:left="360"/>
        <w:rPr>
          <w:i/>
          <w:iCs/>
          <w:color w:val="4F81BD"/>
        </w:rPr>
      </w:pPr>
      <w:r w:rsidRPr="00123177">
        <w:t>The purpose of the document is to specify software requirements for the P18 HV DCDC Project.</w:t>
      </w:r>
      <w:r w:rsidRPr="00123177">
        <w:br/>
      </w:r>
    </w:p>
    <w:p w14:paraId="17E7BF79" w14:textId="77777777" w:rsidR="00A55B53" w:rsidRPr="00123177" w:rsidRDefault="00A55B53" w:rsidP="00A55B53">
      <w:pPr>
        <w:pStyle w:val="BodyText"/>
      </w:pPr>
    </w:p>
    <w:p w14:paraId="30A93E94" w14:textId="77777777" w:rsidR="00A55B53" w:rsidRPr="00123177" w:rsidRDefault="00A55B53" w:rsidP="00A55B53"/>
    <w:p w14:paraId="67D28164" w14:textId="77777777" w:rsidR="00A55B53" w:rsidRPr="00123177" w:rsidRDefault="00A55B53" w:rsidP="00A55B53">
      <w:pPr>
        <w:pStyle w:val="Heading2"/>
        <w:tabs>
          <w:tab w:val="left" w:pos="500"/>
        </w:tabs>
      </w:pPr>
      <w:bookmarkStart w:id="8" w:name="_Toc164692373"/>
      <w:r w:rsidRPr="00123177">
        <w:t>Intended Audience</w:t>
      </w:r>
      <w:bookmarkEnd w:id="8"/>
    </w:p>
    <w:p w14:paraId="11BABA10" w14:textId="77777777" w:rsidR="00A55B53" w:rsidRPr="00123177" w:rsidRDefault="00A55B53" w:rsidP="00A55B53">
      <w:pPr>
        <w:snapToGrid w:val="0"/>
        <w:ind w:left="360"/>
        <w:rPr>
          <w:i/>
          <w:iCs/>
          <w:color w:val="4F81BD"/>
        </w:rPr>
      </w:pPr>
      <w:r w:rsidRPr="00123177">
        <w:t>The intended audience of this document is software developers and integration, system testers.</w:t>
      </w:r>
    </w:p>
    <w:p w14:paraId="4380BE65" w14:textId="77777777" w:rsidR="00A55B53" w:rsidRPr="00123177" w:rsidRDefault="00A55B53" w:rsidP="00A55B53">
      <w:pPr>
        <w:pStyle w:val="BodyText"/>
      </w:pPr>
    </w:p>
    <w:p w14:paraId="3D150694" w14:textId="77777777" w:rsidR="00A55B53" w:rsidRPr="00123177" w:rsidRDefault="00A55B53" w:rsidP="00A55B53">
      <w:pPr>
        <w:pStyle w:val="BodyText"/>
        <w:rPr>
          <w:i/>
          <w:color w:val="3366FF"/>
          <w:szCs w:val="20"/>
        </w:rPr>
      </w:pPr>
    </w:p>
    <w:p w14:paraId="6AAA2618" w14:textId="77777777" w:rsidR="00A55B53" w:rsidRPr="00123177" w:rsidRDefault="00A55B53" w:rsidP="00A55B53">
      <w:pPr>
        <w:pStyle w:val="Heading1"/>
      </w:pPr>
      <w:bookmarkStart w:id="9" w:name="_Toc164692374"/>
      <w:r w:rsidRPr="00123177">
        <w:lastRenderedPageBreak/>
        <w:t>software overview</w:t>
      </w:r>
      <w:bookmarkEnd w:id="9"/>
      <w:r w:rsidRPr="00123177">
        <w:t xml:space="preserve">  </w:t>
      </w:r>
    </w:p>
    <w:p w14:paraId="1C8447C1" w14:textId="77777777" w:rsidR="00A55B53" w:rsidRPr="00123177" w:rsidRDefault="00A55B53" w:rsidP="00A55B53">
      <w:pPr>
        <w:spacing w:after="60"/>
      </w:pPr>
    </w:p>
    <w:p w14:paraId="19C17335" w14:textId="77777777" w:rsidR="00A55B53" w:rsidRPr="00123177" w:rsidRDefault="00A55B53" w:rsidP="00A55B53">
      <w:pPr>
        <w:pStyle w:val="Heading2"/>
      </w:pPr>
      <w:bookmarkStart w:id="10" w:name="_Toc164692375"/>
      <w:r w:rsidRPr="00123177">
        <w:t>System Overview</w:t>
      </w:r>
      <w:bookmarkEnd w:id="10"/>
    </w:p>
    <w:p w14:paraId="2D6D85A8" w14:textId="77777777" w:rsidR="00A55B53" w:rsidRPr="00123177" w:rsidRDefault="00A55B53" w:rsidP="00A55B53">
      <w:r w:rsidRPr="00123177">
        <w:t>The DCDC converter is responsible for converting the energy between 800V HV Bus of the ESS and 400V HV Bus of the IPU.</w:t>
      </w:r>
    </w:p>
    <w:p w14:paraId="5DAD49DB" w14:textId="77777777" w:rsidR="00A55B53" w:rsidRPr="00123177" w:rsidRDefault="00A55B53" w:rsidP="00A55B53">
      <w:pPr>
        <w:numPr>
          <w:ilvl w:val="0"/>
          <w:numId w:val="4"/>
        </w:numPr>
        <w:contextualSpacing/>
        <w:rPr>
          <w:rFonts w:eastAsia="Arial"/>
          <w:lang w:val="en-GB"/>
        </w:rPr>
      </w:pPr>
      <w:r w:rsidRPr="00123177">
        <w:rPr>
          <w:rFonts w:eastAsia="Arial"/>
          <w:b/>
          <w:bCs/>
          <w:lang w:val="en-GB"/>
        </w:rPr>
        <w:t>400V Power Conversion (Buck)</w:t>
      </w:r>
      <w:r w:rsidRPr="00123177">
        <w:rPr>
          <w:rFonts w:eastAsia="Arial"/>
          <w:lang w:val="en-GB"/>
        </w:rPr>
        <w:t xml:space="preserve"> – The HV DCDC shall convert electrical power from the 800V HV bus to the 400V HV bus. The HV DCDC shall supply power to the 400V bus in form of electrical current and maintain the voltage at the 400V bus to sustain the loads on 12V HVDCDC, PTC and eAC. </w:t>
      </w:r>
    </w:p>
    <w:p w14:paraId="5BF74FDE" w14:textId="77777777" w:rsidR="00A55B53" w:rsidRPr="00123177" w:rsidRDefault="00A55B53" w:rsidP="00A55B53">
      <w:pPr>
        <w:numPr>
          <w:ilvl w:val="0"/>
          <w:numId w:val="4"/>
        </w:numPr>
        <w:contextualSpacing/>
        <w:rPr>
          <w:rFonts w:eastAsia="Arial"/>
          <w:lang w:val="en-GB"/>
        </w:rPr>
      </w:pPr>
      <w:r w:rsidRPr="00123177">
        <w:rPr>
          <w:rFonts w:eastAsia="Arial"/>
          <w:b/>
          <w:bCs/>
          <w:lang w:val="en-GB"/>
        </w:rPr>
        <w:t xml:space="preserve">800V Power Conversion (Boost) </w:t>
      </w:r>
      <w:r w:rsidRPr="00123177">
        <w:rPr>
          <w:rFonts w:eastAsia="Arial"/>
          <w:lang w:val="en-GB"/>
        </w:rPr>
        <w:t>– The DCDC shall convert electrical power from the 400V HV bus to the 800V ESS HV bus during charging. The DCDC shall control voltage and current on the 800V bus during charging.</w:t>
      </w:r>
    </w:p>
    <w:p w14:paraId="39BFD469" w14:textId="77777777" w:rsidR="00A55B53" w:rsidRPr="00123177" w:rsidRDefault="00A55B53" w:rsidP="00A55B53">
      <w:pPr>
        <w:numPr>
          <w:ilvl w:val="0"/>
          <w:numId w:val="4"/>
        </w:numPr>
        <w:contextualSpacing/>
        <w:rPr>
          <w:rFonts w:eastAsia="Arial"/>
          <w:lang w:val="en-GB"/>
        </w:rPr>
      </w:pPr>
      <w:r w:rsidRPr="00123177">
        <w:rPr>
          <w:rFonts w:eastAsia="Arial"/>
          <w:b/>
          <w:bCs/>
          <w:lang w:val="en-GB"/>
        </w:rPr>
        <w:t>Control Topology</w:t>
      </w:r>
      <w:r w:rsidRPr="00123177">
        <w:rPr>
          <w:rFonts w:eastAsia="Arial"/>
          <w:lang w:val="en-GB"/>
        </w:rPr>
        <w:t xml:space="preserve"> – The HV DCDC shall respond to commands from the Electric Drive Supervisory Unit for all supported functions.</w:t>
      </w:r>
    </w:p>
    <w:p w14:paraId="0F44950B" w14:textId="77777777" w:rsidR="00A55B53" w:rsidRPr="00123177" w:rsidRDefault="00A55B53" w:rsidP="00A55B53">
      <w:pPr>
        <w:numPr>
          <w:ilvl w:val="0"/>
          <w:numId w:val="4"/>
        </w:numPr>
        <w:contextualSpacing/>
        <w:rPr>
          <w:rFonts w:eastAsia="Arial"/>
          <w:lang w:val="en-GB"/>
        </w:rPr>
      </w:pPr>
      <w:r w:rsidRPr="00123177">
        <w:rPr>
          <w:rFonts w:eastAsia="Arial"/>
          <w:b/>
          <w:bCs/>
          <w:lang w:val="en-GB"/>
        </w:rPr>
        <w:t>Cooling</w:t>
      </w:r>
      <w:r w:rsidRPr="00123177">
        <w:rPr>
          <w:rFonts w:eastAsia="Arial"/>
          <w:lang w:val="en-GB"/>
        </w:rPr>
        <w:t xml:space="preserve"> – The HV DCDC shall have one inlet/outlet cooling interfaces to cool the internal components.</w:t>
      </w:r>
    </w:p>
    <w:p w14:paraId="551672C1" w14:textId="77777777" w:rsidR="00A55B53" w:rsidRPr="00123177" w:rsidRDefault="00A55B53" w:rsidP="00A55B53">
      <w:pPr>
        <w:pStyle w:val="Normal2"/>
        <w:ind w:left="0"/>
        <w:rPr>
          <w:rFonts w:cs="Arial"/>
          <w:iCs/>
        </w:rPr>
      </w:pPr>
    </w:p>
    <w:p w14:paraId="593D32F3" w14:textId="77777777" w:rsidR="00A55B53" w:rsidRPr="00123177" w:rsidRDefault="00A55B53" w:rsidP="00A55B53">
      <w:pPr>
        <w:pStyle w:val="BodyText"/>
      </w:pPr>
      <w:r w:rsidRPr="00123177">
        <w:rPr>
          <w:color w:val="2B579A"/>
          <w:shd w:val="clear" w:color="auto" w:fill="E6E6E6"/>
        </w:rPr>
        <w:object w:dxaOrig="13776" w:dyaOrig="4969" w14:anchorId="127BA3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5pt;height:160.5pt" o:ole="">
            <v:imagedata r:id="rId20" o:title=""/>
          </v:shape>
          <o:OLEObject Type="Embed" ProgID="Visio.Drawing.15" ShapeID="_x0000_i1025" DrawAspect="Content" ObjectID="_1840276279" r:id="rId21"/>
        </w:object>
      </w:r>
    </w:p>
    <w:p w14:paraId="1BD87024" w14:textId="77777777" w:rsidR="00A55B53" w:rsidRPr="00123177" w:rsidRDefault="00A55B53" w:rsidP="00A55B53">
      <w:pPr>
        <w:pStyle w:val="Caption"/>
        <w:jc w:val="center"/>
      </w:pPr>
      <w:r w:rsidRPr="00123177">
        <w:t xml:space="preserve">Figure </w:t>
      </w:r>
      <w:r w:rsidRPr="00123177">
        <w:rPr>
          <w:color w:val="2B579A"/>
          <w:shd w:val="clear" w:color="auto" w:fill="E6E6E6"/>
        </w:rPr>
        <w:fldChar w:fldCharType="begin"/>
      </w:r>
      <w:r w:rsidRPr="00123177">
        <w:instrText xml:space="preserve"> SEQ Figure \* ARABIC </w:instrText>
      </w:r>
      <w:r w:rsidRPr="00123177">
        <w:rPr>
          <w:color w:val="2B579A"/>
          <w:shd w:val="clear" w:color="auto" w:fill="E6E6E6"/>
        </w:rPr>
        <w:fldChar w:fldCharType="separate"/>
      </w:r>
      <w:r w:rsidRPr="00123177">
        <w:rPr>
          <w:noProof/>
        </w:rPr>
        <w:t>1</w:t>
      </w:r>
      <w:r w:rsidRPr="00123177">
        <w:rPr>
          <w:color w:val="2B579A"/>
          <w:shd w:val="clear" w:color="auto" w:fill="E6E6E6"/>
        </w:rPr>
        <w:fldChar w:fldCharType="end"/>
      </w:r>
      <w:r w:rsidRPr="00123177">
        <w:t>: System Input/Output Diagram</w:t>
      </w:r>
    </w:p>
    <w:p w14:paraId="5952E314" w14:textId="77777777" w:rsidR="00A55B53" w:rsidRPr="00123177" w:rsidRDefault="00A55B53" w:rsidP="00A55B53">
      <w:pPr>
        <w:pStyle w:val="BodyText"/>
      </w:pPr>
    </w:p>
    <w:p w14:paraId="5BDE537A" w14:textId="77777777" w:rsidR="00A55B53" w:rsidRPr="00123177" w:rsidRDefault="00A55B53" w:rsidP="00A55B53">
      <w:pPr>
        <w:pStyle w:val="BodyText"/>
      </w:pPr>
    </w:p>
    <w:p w14:paraId="7B3547A8" w14:textId="77777777" w:rsidR="00A55B53" w:rsidRPr="00123177" w:rsidRDefault="00A55B53" w:rsidP="00A55B53">
      <w:pPr>
        <w:jc w:val="center"/>
      </w:pPr>
      <w:r w:rsidRPr="00123177">
        <w:rPr>
          <w:noProof/>
          <w:color w:val="2B579A"/>
          <w:shd w:val="clear" w:color="auto" w:fill="E6E6E6"/>
        </w:rPr>
        <w:lastRenderedPageBreak/>
        <w:drawing>
          <wp:inline distT="0" distB="0" distL="0" distR="0" wp14:anchorId="3008D312" wp14:editId="5D9633E4">
            <wp:extent cx="5962650" cy="3057525"/>
            <wp:effectExtent l="0" t="0" r="0" b="9525"/>
            <wp:docPr id="4" name="Picture 4" descr="A computer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diagram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62650" cy="3057525"/>
                    </a:xfrm>
                    <a:prstGeom prst="rect">
                      <a:avLst/>
                    </a:prstGeom>
                    <a:noFill/>
                    <a:ln>
                      <a:noFill/>
                    </a:ln>
                  </pic:spPr>
                </pic:pic>
              </a:graphicData>
            </a:graphic>
          </wp:inline>
        </w:drawing>
      </w:r>
    </w:p>
    <w:p w14:paraId="460AFE27" w14:textId="77777777" w:rsidR="00A55B53" w:rsidRDefault="00A55B53" w:rsidP="00A55B53">
      <w:pPr>
        <w:pStyle w:val="Caption"/>
        <w:jc w:val="center"/>
      </w:pPr>
      <w:bookmarkStart w:id="11" w:name="_Toc58431932"/>
      <w:r w:rsidRPr="00123177">
        <w:t xml:space="preserve">Figure </w:t>
      </w:r>
      <w:r w:rsidRPr="00123177">
        <w:rPr>
          <w:color w:val="2B579A"/>
          <w:shd w:val="clear" w:color="auto" w:fill="E6E6E6"/>
        </w:rPr>
        <w:fldChar w:fldCharType="begin"/>
      </w:r>
      <w:r w:rsidRPr="00123177">
        <w:instrText xml:space="preserve"> SEQ Figure \* ARABIC </w:instrText>
      </w:r>
      <w:r w:rsidRPr="00123177">
        <w:rPr>
          <w:color w:val="2B579A"/>
          <w:shd w:val="clear" w:color="auto" w:fill="E6E6E6"/>
        </w:rPr>
        <w:fldChar w:fldCharType="separate"/>
      </w:r>
      <w:r w:rsidRPr="00123177">
        <w:rPr>
          <w:noProof/>
        </w:rPr>
        <w:t>2</w:t>
      </w:r>
      <w:r w:rsidRPr="00123177">
        <w:rPr>
          <w:color w:val="2B579A"/>
          <w:shd w:val="clear" w:color="auto" w:fill="E6E6E6"/>
        </w:rPr>
        <w:fldChar w:fldCharType="end"/>
      </w:r>
      <w:r w:rsidRPr="00123177">
        <w:t>: System Architecture Diagram</w:t>
      </w:r>
      <w:bookmarkEnd w:id="11"/>
    </w:p>
    <w:p w14:paraId="4E5FA41A" w14:textId="77777777" w:rsidR="00CF0833" w:rsidRDefault="00CF0833" w:rsidP="00CF0833"/>
    <w:p w14:paraId="6FB5720A" w14:textId="77777777" w:rsidR="00CF0833" w:rsidRDefault="00CF0833" w:rsidP="00CF0833"/>
    <w:p w14:paraId="4D89F852" w14:textId="77777777" w:rsidR="00CF0833" w:rsidRDefault="00CF0833" w:rsidP="00CF0833"/>
    <w:p w14:paraId="750C73D6" w14:textId="77777777" w:rsidR="00CF0833" w:rsidRDefault="00CF0833" w:rsidP="00CF0833"/>
    <w:p w14:paraId="0F5372A2" w14:textId="77777777" w:rsidR="00CF0833" w:rsidRDefault="00CF0833" w:rsidP="00CF0833"/>
    <w:p w14:paraId="275B304B" w14:textId="77777777" w:rsidR="00CF0833" w:rsidRDefault="00CF0833" w:rsidP="00CF0833"/>
    <w:p w14:paraId="0A1EA3E6" w14:textId="77777777" w:rsidR="00CF0833" w:rsidRDefault="00CF0833" w:rsidP="00CF0833"/>
    <w:p w14:paraId="2A0B922A" w14:textId="77777777" w:rsidR="00CF0833" w:rsidRDefault="00CF0833" w:rsidP="00CF0833"/>
    <w:p w14:paraId="42857939" w14:textId="77777777" w:rsidR="00CF0833" w:rsidRDefault="00CF0833" w:rsidP="00CF0833"/>
    <w:p w14:paraId="29D7AD6E" w14:textId="77777777" w:rsidR="00CF0833" w:rsidRDefault="00CF0833" w:rsidP="00CF0833"/>
    <w:p w14:paraId="76C388AD" w14:textId="77777777" w:rsidR="00CF0833" w:rsidRDefault="00CF0833" w:rsidP="00CF0833"/>
    <w:p w14:paraId="52C1A04C" w14:textId="77777777" w:rsidR="00CF0833" w:rsidRDefault="00CF0833" w:rsidP="00CF0833"/>
    <w:p w14:paraId="5865FEDB" w14:textId="77777777" w:rsidR="00CF0833" w:rsidRDefault="00CF0833" w:rsidP="00CF0833"/>
    <w:p w14:paraId="788489AA" w14:textId="77777777" w:rsidR="00CF0833" w:rsidRDefault="00CF0833" w:rsidP="00CF0833"/>
    <w:p w14:paraId="5C08EFB3" w14:textId="77777777" w:rsidR="00CF0833" w:rsidRDefault="00CF0833" w:rsidP="00CF0833"/>
    <w:p w14:paraId="0ABB409F" w14:textId="77777777" w:rsidR="00CF0833" w:rsidRDefault="00CF0833" w:rsidP="00CF0833"/>
    <w:p w14:paraId="515F01AA" w14:textId="77777777" w:rsidR="00CF0833" w:rsidRDefault="00CF0833" w:rsidP="00CF0833"/>
    <w:p w14:paraId="6F4948A8" w14:textId="77777777" w:rsidR="00CF0833" w:rsidRDefault="00CF0833" w:rsidP="00CF0833"/>
    <w:p w14:paraId="528230EE" w14:textId="77777777" w:rsidR="00CF0833" w:rsidRDefault="00CF0833" w:rsidP="00CF0833"/>
    <w:p w14:paraId="64B022E0" w14:textId="77777777" w:rsidR="00CF0833" w:rsidRDefault="00CF0833" w:rsidP="00CF0833"/>
    <w:p w14:paraId="58185409" w14:textId="77777777" w:rsidR="00CF0833" w:rsidRDefault="00CF0833" w:rsidP="00CF0833"/>
    <w:p w14:paraId="577F23A1" w14:textId="77777777" w:rsidR="00CF0833" w:rsidRDefault="00CF0833" w:rsidP="00CF0833"/>
    <w:p w14:paraId="211717A6" w14:textId="77777777" w:rsidR="00CF0833" w:rsidRDefault="00CF0833" w:rsidP="00CF0833"/>
    <w:p w14:paraId="3BEA5E64" w14:textId="77777777" w:rsidR="00CF0833" w:rsidRDefault="00CF0833" w:rsidP="00CF0833"/>
    <w:p w14:paraId="46C8D88C" w14:textId="77777777" w:rsidR="00CF0833" w:rsidRDefault="00CF0833" w:rsidP="00CF0833"/>
    <w:p w14:paraId="48789DA9" w14:textId="77777777" w:rsidR="00CF0833" w:rsidRPr="00CF0833" w:rsidRDefault="00CF0833" w:rsidP="00CF0833"/>
    <w:p w14:paraId="2EC4FD67" w14:textId="77777777" w:rsidR="00A55B53" w:rsidRPr="00123177" w:rsidRDefault="00A55B53" w:rsidP="00A55B53"/>
    <w:p w14:paraId="563A2D16" w14:textId="77777777" w:rsidR="00A55B53" w:rsidRPr="00123177" w:rsidRDefault="00A55B53" w:rsidP="00A55B53">
      <w:pPr>
        <w:pStyle w:val="Heading2"/>
      </w:pPr>
      <w:bookmarkStart w:id="12" w:name="_Toc164692376"/>
      <w:r w:rsidRPr="00123177">
        <w:lastRenderedPageBreak/>
        <w:t>Scope</w:t>
      </w:r>
      <w:bookmarkEnd w:id="12"/>
    </w:p>
    <w:p w14:paraId="10E08893" w14:textId="77777777" w:rsidR="00A55B53" w:rsidRPr="00123177" w:rsidRDefault="00A55B53" w:rsidP="00A55B53">
      <w:r w:rsidRPr="00123177">
        <w:t xml:space="preserve">The software block diagram is a logical view of the software being specified with a set of logical blocks and each block has a set of requirements. </w:t>
      </w:r>
    </w:p>
    <w:p w14:paraId="10E4323E" w14:textId="77777777" w:rsidR="00A55B53" w:rsidRPr="00123177" w:rsidRDefault="00A55B53" w:rsidP="00A55B53">
      <w:pPr>
        <w:pStyle w:val="BodyText"/>
        <w:ind w:left="40"/>
      </w:pPr>
    </w:p>
    <w:p w14:paraId="1D6828E7" w14:textId="77777777" w:rsidR="00A55B53" w:rsidRPr="00123177" w:rsidRDefault="00A55B53" w:rsidP="00A55B53">
      <w:pPr>
        <w:numPr>
          <w:ilvl w:val="0"/>
          <w:numId w:val="4"/>
        </w:numPr>
        <w:contextualSpacing/>
        <w:rPr>
          <w:rFonts w:eastAsia="Calibri"/>
          <w:szCs w:val="22"/>
          <w:lang w:val="en-GB"/>
        </w:rPr>
      </w:pPr>
      <w:r w:rsidRPr="00123177">
        <w:rPr>
          <w:rFonts w:eastAsia="Calibri"/>
          <w:b/>
          <w:szCs w:val="22"/>
          <w:lang w:val="en-GB"/>
        </w:rPr>
        <w:t>Application Business Logic</w:t>
      </w:r>
      <w:r w:rsidRPr="00123177">
        <w:rPr>
          <w:rFonts w:eastAsia="Calibri"/>
          <w:szCs w:val="22"/>
          <w:lang w:val="en-GB"/>
        </w:rPr>
        <w:t xml:space="preserve"> – This module contains the handling of overall application state machine, start-up and runtime routines and diagnostic, communication glue logics.</w:t>
      </w:r>
    </w:p>
    <w:p w14:paraId="3FF5D81F" w14:textId="77777777" w:rsidR="00A55B53" w:rsidRPr="00123177" w:rsidRDefault="00A55B53" w:rsidP="00A55B53">
      <w:pPr>
        <w:numPr>
          <w:ilvl w:val="0"/>
          <w:numId w:val="4"/>
        </w:numPr>
        <w:contextualSpacing/>
        <w:rPr>
          <w:rFonts w:eastAsia="Calibri"/>
          <w:szCs w:val="22"/>
          <w:lang w:val="en-GB"/>
        </w:rPr>
      </w:pPr>
      <w:r w:rsidRPr="00123177">
        <w:rPr>
          <w:rFonts w:eastAsia="Calibri"/>
          <w:b/>
          <w:szCs w:val="22"/>
          <w:lang w:val="en-GB"/>
        </w:rPr>
        <w:t>Middle Ware Communication</w:t>
      </w:r>
      <w:r w:rsidRPr="00123177">
        <w:rPr>
          <w:rFonts w:eastAsia="Calibri"/>
          <w:szCs w:val="22"/>
          <w:lang w:val="en-GB"/>
        </w:rPr>
        <w:t xml:space="preserve"> – This module contains the CAN Communication logic for vehicle communication.</w:t>
      </w:r>
    </w:p>
    <w:p w14:paraId="5570EB90" w14:textId="77777777" w:rsidR="00A55B53" w:rsidRPr="00123177" w:rsidRDefault="00A55B53" w:rsidP="00A55B53">
      <w:pPr>
        <w:numPr>
          <w:ilvl w:val="0"/>
          <w:numId w:val="4"/>
        </w:numPr>
        <w:contextualSpacing/>
        <w:rPr>
          <w:rFonts w:eastAsia="Calibri"/>
          <w:szCs w:val="22"/>
          <w:lang w:val="en-GB"/>
        </w:rPr>
      </w:pPr>
      <w:r w:rsidRPr="00123177">
        <w:rPr>
          <w:rFonts w:eastAsia="Calibri"/>
          <w:b/>
          <w:szCs w:val="22"/>
          <w:lang w:val="en-GB"/>
        </w:rPr>
        <w:t>Middle Ware Diagnostics</w:t>
      </w:r>
      <w:r w:rsidRPr="00123177">
        <w:rPr>
          <w:rFonts w:eastAsia="Calibri"/>
          <w:szCs w:val="22"/>
          <w:lang w:val="en-GB"/>
        </w:rPr>
        <w:t xml:space="preserve"> – This module contains the Diagnostics logic for failures monitoring.</w:t>
      </w:r>
    </w:p>
    <w:p w14:paraId="6809C608" w14:textId="77777777" w:rsidR="00A55B53" w:rsidRPr="00123177" w:rsidRDefault="00A55B53" w:rsidP="00A55B53">
      <w:pPr>
        <w:numPr>
          <w:ilvl w:val="0"/>
          <w:numId w:val="4"/>
        </w:numPr>
        <w:contextualSpacing/>
        <w:rPr>
          <w:rFonts w:eastAsia="Calibri"/>
          <w:szCs w:val="22"/>
          <w:lang w:val="en-GB"/>
        </w:rPr>
      </w:pPr>
      <w:r w:rsidRPr="00123177">
        <w:rPr>
          <w:rFonts w:eastAsia="Calibri"/>
          <w:b/>
          <w:szCs w:val="22"/>
          <w:lang w:val="en-GB"/>
        </w:rPr>
        <w:t>Middle Ware Sensors</w:t>
      </w:r>
      <w:r w:rsidRPr="00123177">
        <w:rPr>
          <w:rFonts w:eastAsia="Calibri"/>
          <w:szCs w:val="22"/>
          <w:lang w:val="en-GB"/>
        </w:rPr>
        <w:t xml:space="preserve"> – This module contains the Sensor interfacing logic for Current, Voltage and temperature sensors.</w:t>
      </w:r>
    </w:p>
    <w:p w14:paraId="59FF0F20" w14:textId="77777777" w:rsidR="00A55B53" w:rsidRPr="00123177" w:rsidRDefault="00A55B53" w:rsidP="00A55B53">
      <w:pPr>
        <w:numPr>
          <w:ilvl w:val="0"/>
          <w:numId w:val="4"/>
        </w:numPr>
        <w:contextualSpacing/>
        <w:rPr>
          <w:rFonts w:eastAsia="Calibri"/>
          <w:szCs w:val="22"/>
          <w:lang w:val="en-GB"/>
        </w:rPr>
      </w:pPr>
      <w:r w:rsidRPr="00123177">
        <w:rPr>
          <w:rFonts w:eastAsia="Calibri"/>
          <w:b/>
          <w:szCs w:val="22"/>
          <w:lang w:val="en-GB"/>
        </w:rPr>
        <w:t>Middle Ware PMIC IF</w:t>
      </w:r>
      <w:r w:rsidRPr="00123177">
        <w:rPr>
          <w:rFonts w:eastAsia="Calibri"/>
          <w:szCs w:val="22"/>
          <w:lang w:val="en-GB"/>
        </w:rPr>
        <w:t xml:space="preserve"> – This module contains the Diagnostics logic for failures monitoring.</w:t>
      </w:r>
    </w:p>
    <w:p w14:paraId="28F41FE2" w14:textId="77777777" w:rsidR="00A55B53" w:rsidRPr="00123177" w:rsidRDefault="00A55B53" w:rsidP="00A55B53">
      <w:pPr>
        <w:numPr>
          <w:ilvl w:val="0"/>
          <w:numId w:val="4"/>
        </w:numPr>
        <w:contextualSpacing/>
        <w:rPr>
          <w:rFonts w:eastAsia="Calibri"/>
          <w:szCs w:val="22"/>
          <w:lang w:val="en-GB"/>
        </w:rPr>
      </w:pPr>
      <w:r w:rsidRPr="00123177">
        <w:rPr>
          <w:rFonts w:eastAsia="Calibri"/>
          <w:b/>
          <w:szCs w:val="22"/>
          <w:lang w:val="en-GB"/>
        </w:rPr>
        <w:t>Middle Ware Scheduler</w:t>
      </w:r>
      <w:r w:rsidRPr="00123177">
        <w:rPr>
          <w:rFonts w:eastAsia="Calibri"/>
          <w:szCs w:val="22"/>
          <w:lang w:val="en-GB"/>
        </w:rPr>
        <w:t xml:space="preserve"> – This module contains the task scheduler.</w:t>
      </w:r>
    </w:p>
    <w:p w14:paraId="3877F21A" w14:textId="77777777" w:rsidR="00A55B53" w:rsidRPr="00123177" w:rsidRDefault="00A55B53" w:rsidP="00A55B53">
      <w:pPr>
        <w:numPr>
          <w:ilvl w:val="0"/>
          <w:numId w:val="4"/>
        </w:numPr>
        <w:contextualSpacing/>
        <w:rPr>
          <w:rFonts w:eastAsia="Calibri"/>
          <w:lang w:val="en-GB"/>
        </w:rPr>
      </w:pPr>
      <w:r w:rsidRPr="00123177">
        <w:rPr>
          <w:rFonts w:eastAsia="Calibri"/>
          <w:b/>
          <w:bCs/>
          <w:lang w:val="en-GB"/>
        </w:rPr>
        <w:t>HAL</w:t>
      </w:r>
      <w:r w:rsidRPr="00123177">
        <w:rPr>
          <w:rFonts w:eastAsia="Calibri"/>
          <w:lang w:val="en-GB"/>
        </w:rPr>
        <w:t xml:space="preserve"> – This module contains hardware abstraction layer for MCU peripherals.</w:t>
      </w:r>
    </w:p>
    <w:p w14:paraId="6C8F907B" w14:textId="77777777" w:rsidR="00A55B53" w:rsidRPr="00123177" w:rsidRDefault="00A55B53" w:rsidP="00A55B53">
      <w:pPr>
        <w:numPr>
          <w:ilvl w:val="0"/>
          <w:numId w:val="4"/>
        </w:numPr>
        <w:contextualSpacing/>
        <w:rPr>
          <w:rFonts w:eastAsia="Calibri"/>
          <w:lang w:val="en-GB"/>
        </w:rPr>
      </w:pPr>
      <w:r w:rsidRPr="00123177">
        <w:rPr>
          <w:rFonts w:eastAsia="Calibri"/>
          <w:b/>
          <w:bCs/>
          <w:lang w:val="en-GB"/>
        </w:rPr>
        <w:t>MCU</w:t>
      </w:r>
      <w:r w:rsidRPr="00123177">
        <w:rPr>
          <w:rFonts w:eastAsia="Calibri"/>
          <w:lang w:val="en-GB"/>
        </w:rPr>
        <w:t xml:space="preserve">– Infineon SAK-TC397XA-256F300W is selected as choice of </w:t>
      </w:r>
      <w:del w:id="13" w:author="Mayur Gaikwad" w:date="2024-01-17T12:59:00Z">
        <w:r w:rsidRPr="00123177" w:rsidDel="002B4885">
          <w:rPr>
            <w:rFonts w:eastAsia="Calibri"/>
            <w:lang w:val="en-GB"/>
          </w:rPr>
          <w:delText>controler</w:delText>
        </w:r>
      </w:del>
      <w:ins w:id="14" w:author="Mayur Gaikwad" w:date="2024-01-17T12:59:00Z">
        <w:r w:rsidRPr="00123177">
          <w:rPr>
            <w:rFonts w:eastAsia="Calibri"/>
            <w:lang w:val="en-GB"/>
          </w:rPr>
          <w:t>controller</w:t>
        </w:r>
      </w:ins>
      <w:r w:rsidRPr="00123177">
        <w:rPr>
          <w:rFonts w:eastAsia="Calibri"/>
          <w:lang w:val="en-GB"/>
        </w:rPr>
        <w:t xml:space="preserve"> used in this project.</w:t>
      </w:r>
    </w:p>
    <w:p w14:paraId="5AA6B1FF" w14:textId="77777777" w:rsidR="00A55B53" w:rsidRPr="00123177" w:rsidRDefault="00A55B53" w:rsidP="00A55B53">
      <w:pPr>
        <w:numPr>
          <w:ilvl w:val="0"/>
          <w:numId w:val="4"/>
        </w:numPr>
        <w:contextualSpacing/>
        <w:rPr>
          <w:rFonts w:eastAsia="Calibri"/>
          <w:szCs w:val="22"/>
          <w:lang w:val="en-GB"/>
        </w:rPr>
      </w:pPr>
    </w:p>
    <w:p w14:paraId="48077275" w14:textId="77777777" w:rsidR="00A55B53" w:rsidRPr="00123177" w:rsidRDefault="00A55B53" w:rsidP="00A55B53">
      <w:pPr>
        <w:pStyle w:val="BodyText"/>
        <w:ind w:left="40"/>
      </w:pPr>
    </w:p>
    <w:p w14:paraId="60BEBEC7" w14:textId="77777777" w:rsidR="00A55B53" w:rsidRPr="00123177" w:rsidRDefault="00A55B53" w:rsidP="00A55B53">
      <w:pPr>
        <w:pStyle w:val="BodyText"/>
        <w:ind w:left="40"/>
        <w:jc w:val="center"/>
        <w:rPr>
          <w:i/>
          <w:iCs/>
          <w:color w:val="3366FF"/>
        </w:rPr>
      </w:pPr>
      <w:r w:rsidRPr="00123177">
        <w:rPr>
          <w:i/>
          <w:noProof/>
          <w:color w:val="3366FF"/>
          <w:shd w:val="clear" w:color="auto" w:fill="E6E6E6"/>
        </w:rPr>
        <w:drawing>
          <wp:inline distT="0" distB="0" distL="0" distR="0" wp14:anchorId="6651A507" wp14:editId="6534F4FA">
            <wp:extent cx="5143500" cy="2688901"/>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55233" cy="2695035"/>
                    </a:xfrm>
                    <a:prstGeom prst="rect">
                      <a:avLst/>
                    </a:prstGeom>
                    <a:noFill/>
                    <a:ln>
                      <a:noFill/>
                    </a:ln>
                  </pic:spPr>
                </pic:pic>
              </a:graphicData>
            </a:graphic>
          </wp:inline>
        </w:drawing>
      </w:r>
    </w:p>
    <w:p w14:paraId="10A9D50D" w14:textId="77777777" w:rsidR="00A55B53" w:rsidRPr="00123177" w:rsidRDefault="00A55B53" w:rsidP="00A55B53">
      <w:pPr>
        <w:pStyle w:val="Caption"/>
        <w:jc w:val="center"/>
      </w:pPr>
      <w:bookmarkStart w:id="15" w:name="_Toc58431933"/>
      <w:r w:rsidRPr="00123177">
        <w:t xml:space="preserve">Figure </w:t>
      </w:r>
      <w:r w:rsidRPr="00123177">
        <w:rPr>
          <w:color w:val="2B579A"/>
          <w:shd w:val="clear" w:color="auto" w:fill="E6E6E6"/>
        </w:rPr>
        <w:fldChar w:fldCharType="begin"/>
      </w:r>
      <w:r w:rsidRPr="00123177">
        <w:instrText xml:space="preserve"> SEQ Figure \* ARABIC </w:instrText>
      </w:r>
      <w:r w:rsidRPr="00123177">
        <w:rPr>
          <w:color w:val="2B579A"/>
          <w:shd w:val="clear" w:color="auto" w:fill="E6E6E6"/>
        </w:rPr>
        <w:fldChar w:fldCharType="separate"/>
      </w:r>
      <w:r w:rsidRPr="00123177">
        <w:rPr>
          <w:noProof/>
        </w:rPr>
        <w:t>2</w:t>
      </w:r>
      <w:r w:rsidRPr="00123177">
        <w:rPr>
          <w:color w:val="2B579A"/>
          <w:shd w:val="clear" w:color="auto" w:fill="E6E6E6"/>
        </w:rPr>
        <w:fldChar w:fldCharType="end"/>
      </w:r>
      <w:r w:rsidRPr="00123177">
        <w:t>: Logical View</w:t>
      </w:r>
      <w:bookmarkEnd w:id="15"/>
    </w:p>
    <w:p w14:paraId="5E5F17C2" w14:textId="77777777" w:rsidR="00A55B53" w:rsidRPr="00123177" w:rsidRDefault="00A55B53" w:rsidP="00A55B53"/>
    <w:p w14:paraId="011F449F" w14:textId="77777777" w:rsidR="00A55B53" w:rsidRPr="00123177" w:rsidRDefault="00A55B53" w:rsidP="00A55B53"/>
    <w:p w14:paraId="279844C1" w14:textId="77777777" w:rsidR="00A55B53" w:rsidRPr="00123177" w:rsidRDefault="00A55B53" w:rsidP="00A55B53">
      <w:pPr>
        <w:pStyle w:val="Heading1"/>
      </w:pPr>
      <w:bookmarkStart w:id="16" w:name="_Toc30583902"/>
      <w:bookmarkStart w:id="17" w:name="_Toc30584169"/>
      <w:bookmarkStart w:id="18" w:name="_Toc30584218"/>
      <w:bookmarkStart w:id="19" w:name="_Toc30584350"/>
      <w:bookmarkStart w:id="20" w:name="_Toc30586552"/>
      <w:bookmarkStart w:id="21" w:name="_Toc30587327"/>
      <w:bookmarkStart w:id="22" w:name="_Toc30587830"/>
      <w:bookmarkStart w:id="23" w:name="_Toc30588603"/>
      <w:bookmarkStart w:id="24" w:name="_Toc30588883"/>
      <w:bookmarkStart w:id="25" w:name="_Toc30665416"/>
      <w:bookmarkStart w:id="26" w:name="_Toc30666246"/>
      <w:bookmarkStart w:id="27" w:name="_Toc30583903"/>
      <w:bookmarkStart w:id="28" w:name="_Toc30584170"/>
      <w:bookmarkStart w:id="29" w:name="_Toc30584219"/>
      <w:bookmarkStart w:id="30" w:name="_Toc30584351"/>
      <w:bookmarkStart w:id="31" w:name="_Toc30586553"/>
      <w:bookmarkStart w:id="32" w:name="_Toc30587328"/>
      <w:bookmarkStart w:id="33" w:name="_Toc30587831"/>
      <w:bookmarkStart w:id="34" w:name="_Toc30588604"/>
      <w:bookmarkStart w:id="35" w:name="_Toc30588884"/>
      <w:bookmarkStart w:id="36" w:name="_Toc30665417"/>
      <w:bookmarkStart w:id="37" w:name="_Toc30666247"/>
      <w:bookmarkStart w:id="38" w:name="_Toc30583904"/>
      <w:bookmarkStart w:id="39" w:name="_Toc30584171"/>
      <w:bookmarkStart w:id="40" w:name="_Toc30584220"/>
      <w:bookmarkStart w:id="41" w:name="_Toc30584352"/>
      <w:bookmarkStart w:id="42" w:name="_Toc30586554"/>
      <w:bookmarkStart w:id="43" w:name="_Toc30587329"/>
      <w:bookmarkStart w:id="44" w:name="_Toc30587832"/>
      <w:bookmarkStart w:id="45" w:name="_Toc30588605"/>
      <w:bookmarkStart w:id="46" w:name="_Toc30588885"/>
      <w:bookmarkStart w:id="47" w:name="_Toc30665418"/>
      <w:bookmarkStart w:id="48" w:name="_Toc30666248"/>
      <w:bookmarkStart w:id="49" w:name="_Toc164692377"/>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123177">
        <w:lastRenderedPageBreak/>
        <w:t>Functional Requirement</w:t>
      </w:r>
      <w:bookmarkEnd w:id="49"/>
    </w:p>
    <w:p w14:paraId="17927469" w14:textId="77777777" w:rsidR="00A55B53" w:rsidRPr="00123177" w:rsidRDefault="00A55B53" w:rsidP="00A55B53">
      <w:pPr>
        <w:pStyle w:val="Heading2"/>
        <w:rPr>
          <w:rFonts w:eastAsia="Arial"/>
        </w:rPr>
      </w:pPr>
      <w:bookmarkStart w:id="50" w:name="_Toc164692378"/>
      <w:r w:rsidRPr="00123177">
        <w:rPr>
          <w:rFonts w:eastAsia="Arial"/>
        </w:rPr>
        <w:t>Communication</w:t>
      </w:r>
      <w:bookmarkEnd w:id="50"/>
    </w:p>
    <w:p w14:paraId="6888AC62" w14:textId="77777777" w:rsidR="00A55B53" w:rsidRPr="00123177" w:rsidRDefault="00A55B53" w:rsidP="00A55B53">
      <w:pPr>
        <w:pStyle w:val="Heading3"/>
      </w:pPr>
      <w:bookmarkStart w:id="51" w:name="_Toc134021873"/>
      <w:bookmarkStart w:id="52" w:name="_Toc164692379"/>
      <w:r w:rsidRPr="00123177">
        <w:t>Requirements</w:t>
      </w:r>
      <w:bookmarkEnd w:id="51"/>
      <w:bookmarkEnd w:id="52"/>
    </w:p>
    <w:p w14:paraId="5E4A11B1" w14:textId="77777777" w:rsidR="00A55B53" w:rsidRPr="00123177" w:rsidRDefault="00A55B53" w:rsidP="00A55B53">
      <w:pPr>
        <w:pStyle w:val="Heading4"/>
      </w:pPr>
      <w:r w:rsidRPr="00123177">
        <w:t>Vehicle &amp; Debug CAN communication on HVDCDC</w:t>
      </w:r>
    </w:p>
    <w:p w14:paraId="5A958C9D"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5EF2EBE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64050A8"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C630CE7" w14:textId="77777777" w:rsidR="00A55B53" w:rsidRPr="00123177" w:rsidRDefault="00A55B53" w:rsidP="00535342">
            <w:pPr>
              <w:pStyle w:val="TableColumnTitle"/>
              <w:snapToGrid w:val="0"/>
            </w:pPr>
            <w:r w:rsidRPr="00123177">
              <w:t>Description</w:t>
            </w:r>
          </w:p>
        </w:tc>
      </w:tr>
      <w:tr w:rsidR="00A55B53" w:rsidRPr="00123177" w14:paraId="2D3DCFA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8502182"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223AFD" w14:textId="77777777" w:rsidR="00A55B53" w:rsidRPr="00123177" w:rsidRDefault="00A55B53" w:rsidP="00535342">
            <w:pPr>
              <w:snapToGrid w:val="0"/>
            </w:pPr>
            <w:r w:rsidRPr="00123177">
              <w:rPr>
                <w:rFonts w:eastAsia="Arial"/>
                <w:color w:val="000000" w:themeColor="text1"/>
                <w:szCs w:val="20"/>
              </w:rPr>
              <w:t>SWRS_COMM_01</w:t>
            </w:r>
          </w:p>
        </w:tc>
      </w:tr>
      <w:tr w:rsidR="00A55B53" w:rsidRPr="00123177" w14:paraId="297B07E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75522E6"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289F7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SDS-HVDCDC-84</w:t>
            </w:r>
          </w:p>
        </w:tc>
      </w:tr>
      <w:tr w:rsidR="00A55B53" w:rsidRPr="00123177" w14:paraId="6FB81B8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FEBEB8E"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B8AC55" w14:textId="77777777" w:rsidR="00A55B53" w:rsidRPr="00123177" w:rsidRDefault="00A55B53" w:rsidP="00535342">
            <w:pPr>
              <w:pStyle w:val="TableText"/>
              <w:snapToGrid w:val="0"/>
            </w:pPr>
            <w:r w:rsidRPr="00123177">
              <w:t>A-Sample/PF1.0</w:t>
            </w:r>
          </w:p>
        </w:tc>
      </w:tr>
      <w:tr w:rsidR="00A55B53" w:rsidRPr="00123177" w14:paraId="48B7404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5061F42"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E9E671" w14:textId="77777777" w:rsidR="00A55B53" w:rsidRPr="00123177" w:rsidRDefault="00A55B53" w:rsidP="00535342">
            <w:pPr>
              <w:snapToGrid w:val="0"/>
              <w:rPr>
                <w:rFonts w:eastAsia="Arial"/>
                <w:color w:val="000000" w:themeColor="text1"/>
              </w:rPr>
            </w:pPr>
            <w:r w:rsidRPr="00123177">
              <w:rPr>
                <w:rFonts w:eastAsia="Arial"/>
              </w:rPr>
              <w:t xml:space="preserve">The HVHVDCDC shall integrate the low CAN drivers provided by a third </w:t>
            </w:r>
            <w:commentRangeStart w:id="53"/>
            <w:commentRangeStart w:id="54"/>
            <w:r w:rsidRPr="00123177">
              <w:rPr>
                <w:rFonts w:eastAsia="Arial"/>
              </w:rPr>
              <w:t>party</w:t>
            </w:r>
            <w:commentRangeEnd w:id="53"/>
            <w:r w:rsidRPr="00123177">
              <w:rPr>
                <w:rStyle w:val="CommentReference"/>
                <w:rFonts w:eastAsia="Arial"/>
                <w:sz w:val="24"/>
                <w:szCs w:val="24"/>
              </w:rPr>
              <w:commentReference w:id="53"/>
            </w:r>
            <w:commentRangeEnd w:id="54"/>
            <w:r w:rsidRPr="00123177">
              <w:rPr>
                <w:rStyle w:val="CommentReference"/>
                <w:rFonts w:eastAsia="Arial"/>
                <w:sz w:val="24"/>
                <w:szCs w:val="24"/>
              </w:rPr>
              <w:commentReference w:id="54"/>
            </w:r>
            <w:r w:rsidRPr="00123177">
              <w:rPr>
                <w:rFonts w:eastAsia="Arial"/>
              </w:rPr>
              <w:t xml:space="preserve">. </w:t>
            </w:r>
            <w:r w:rsidRPr="00123177">
              <w:rPr>
                <w:rFonts w:eastAsia="Arial"/>
                <w:color w:val="000000" w:themeColor="text1"/>
              </w:rPr>
              <w:t>The HVHVDCDC shall support below two CAN interfaces:</w:t>
            </w:r>
          </w:p>
          <w:p w14:paraId="663A511E" w14:textId="77777777" w:rsidR="00A55B53" w:rsidRPr="00123177" w:rsidRDefault="00A55B53" w:rsidP="00535342">
            <w:pPr>
              <w:snapToGrid w:val="0"/>
              <w:rPr>
                <w:rFonts w:eastAsia="Arial"/>
                <w:color w:val="000000" w:themeColor="text1"/>
              </w:rPr>
            </w:pPr>
            <w:r w:rsidRPr="00123177">
              <w:rPr>
                <w:rFonts w:eastAsia="Arial"/>
                <w:color w:val="000000" w:themeColor="text1"/>
              </w:rPr>
              <w:t>1. MCAN interface with LV connector (Vehicle communication)</w:t>
            </w:r>
          </w:p>
          <w:p w14:paraId="6646E475" w14:textId="77777777" w:rsidR="00A55B53" w:rsidRPr="00123177" w:rsidRDefault="00A55B53" w:rsidP="00535342">
            <w:pPr>
              <w:snapToGrid w:val="0"/>
              <w:rPr>
                <w:rFonts w:eastAsia="Arial"/>
                <w:color w:val="000000" w:themeColor="text1"/>
              </w:rPr>
            </w:pPr>
            <w:r w:rsidRPr="00123177">
              <w:rPr>
                <w:rFonts w:eastAsia="Arial"/>
                <w:color w:val="000000" w:themeColor="text1"/>
              </w:rPr>
              <w:t>2. DCAN interface with LV connector (Debug communication)</w:t>
            </w:r>
          </w:p>
        </w:tc>
      </w:tr>
      <w:tr w:rsidR="00A55B53" w:rsidRPr="00123177" w14:paraId="0563B6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2AEE71"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0A336D"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6F5EAB6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54F89E"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2A708" w14:textId="77777777" w:rsidR="00A55B53" w:rsidRPr="00123177" w:rsidRDefault="00A55B53" w:rsidP="00535342">
            <w:pPr>
              <w:snapToGrid w:val="0"/>
              <w:rPr>
                <w:rFonts w:eastAsia="Arial"/>
              </w:rPr>
            </w:pPr>
            <w:r w:rsidRPr="00123177">
              <w:rPr>
                <w:rFonts w:eastAsia="Arial"/>
              </w:rPr>
              <w:t>Medium</w:t>
            </w:r>
          </w:p>
        </w:tc>
      </w:tr>
      <w:tr w:rsidR="00A55B53" w:rsidRPr="00123177" w14:paraId="48D438BF" w14:textId="77777777" w:rsidTr="00535342">
        <w:trPr>
          <w:cantSplit/>
          <w:trHeight w:val="628"/>
        </w:trPr>
        <w:tc>
          <w:tcPr>
            <w:tcW w:w="1920" w:type="dxa"/>
            <w:tcBorders>
              <w:top w:val="single" w:sz="4" w:space="0" w:color="000000" w:themeColor="text1"/>
              <w:left w:val="single" w:sz="4" w:space="0" w:color="000000" w:themeColor="text1"/>
              <w:bottom w:val="single" w:sz="4" w:space="0" w:color="000000" w:themeColor="text1"/>
            </w:tcBorders>
          </w:tcPr>
          <w:p w14:paraId="1DE1A166"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F994F4"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534FF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91C4A4"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18578" w14:textId="77777777" w:rsidR="00A55B53" w:rsidRPr="00123177" w:rsidRDefault="00A55B53" w:rsidP="00535342">
            <w:pPr>
              <w:pStyle w:val="TableText"/>
              <w:snapToGrid w:val="0"/>
              <w:rPr>
                <w:rFonts w:eastAsia="Arial"/>
              </w:rPr>
            </w:pPr>
            <w:r w:rsidRPr="00123177">
              <w:rPr>
                <w:rFonts w:eastAsia="Arial"/>
              </w:rPr>
              <w:t>For MCAN Interface : CAN stack/ARXML provided by a third party.</w:t>
            </w:r>
          </w:p>
          <w:p w14:paraId="5DDA27C8" w14:textId="77777777" w:rsidR="00A55B53" w:rsidRPr="00123177" w:rsidRDefault="00A55B53" w:rsidP="00535342">
            <w:pPr>
              <w:pStyle w:val="TableText"/>
              <w:snapToGrid w:val="0"/>
              <w:rPr>
                <w:rFonts w:eastAsia="Arial"/>
                <w:color w:val="000000" w:themeColor="text1"/>
              </w:rPr>
            </w:pPr>
            <w:r w:rsidRPr="00123177">
              <w:rPr>
                <w:rFonts w:eastAsia="Arial"/>
              </w:rPr>
              <w:t>For DCAN Interface : Document having information of DCAN messages</w:t>
            </w:r>
          </w:p>
        </w:tc>
      </w:tr>
      <w:tr w:rsidR="00A55B53" w:rsidRPr="00123177" w14:paraId="287B7BD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411F0F"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51576B" w14:textId="77777777" w:rsidR="00A55B53" w:rsidRPr="00123177" w:rsidRDefault="00A55B53" w:rsidP="00535342">
            <w:pPr>
              <w:pStyle w:val="TableText"/>
              <w:snapToGrid w:val="0"/>
            </w:pPr>
            <w:r w:rsidRPr="00123177">
              <w:rPr>
                <w:rStyle w:val="normaltextrun"/>
                <w:szCs w:val="20"/>
                <w:shd w:val="clear" w:color="auto" w:fill="FFFFFF"/>
              </w:rPr>
              <w:t>HVDCDC device has communication handler which handles the system status transmission over CAN.</w:t>
            </w:r>
            <w:r w:rsidRPr="00123177">
              <w:rPr>
                <w:rStyle w:val="eop"/>
                <w:szCs w:val="20"/>
                <w:shd w:val="clear" w:color="auto" w:fill="FFFFFF"/>
              </w:rPr>
              <w:t> </w:t>
            </w:r>
          </w:p>
          <w:p w14:paraId="69937CF5" w14:textId="77777777" w:rsidR="00A55B53" w:rsidRPr="00123177" w:rsidRDefault="00A55B53" w:rsidP="00535342">
            <w:pPr>
              <w:pStyle w:val="TableText"/>
              <w:numPr>
                <w:ilvl w:val="0"/>
                <w:numId w:val="33"/>
              </w:numPr>
              <w:snapToGrid w:val="0"/>
              <w:rPr>
                <w:rStyle w:val="normaltextrun"/>
              </w:rPr>
            </w:pPr>
            <w:r w:rsidRPr="00123177">
              <w:t xml:space="preserve">MCAN </w:t>
            </w:r>
            <w:r w:rsidRPr="00123177">
              <w:rPr>
                <w:rStyle w:val="normaltextrun"/>
                <w:szCs w:val="20"/>
                <w:shd w:val="clear" w:color="auto" w:fill="FFFFFF"/>
              </w:rPr>
              <w:t xml:space="preserve">interfaces for communication with vehicle EDSU. </w:t>
            </w:r>
            <w:r w:rsidRPr="00123177">
              <w:t xml:space="preserve">The HVHVDCDC </w:t>
            </w:r>
            <w:r w:rsidRPr="00123177">
              <w:rPr>
                <w:rStyle w:val="normaltextrun"/>
              </w:rPr>
              <w:t>broadcast the operating modes, fault levels, HVIL status, DC link currents and voltages on both the 800V side and 400V side, and temperatures etc. over MCAN.</w:t>
            </w:r>
          </w:p>
          <w:p w14:paraId="5A2DC215" w14:textId="77777777" w:rsidR="00A55B53" w:rsidRPr="00123177" w:rsidRDefault="00A55B53" w:rsidP="00535342">
            <w:pPr>
              <w:pStyle w:val="TableText"/>
              <w:numPr>
                <w:ilvl w:val="0"/>
                <w:numId w:val="33"/>
              </w:numPr>
              <w:snapToGrid w:val="0"/>
            </w:pPr>
            <w:r w:rsidRPr="00123177">
              <w:rPr>
                <w:rFonts w:eastAsia="Arial"/>
              </w:rPr>
              <w:t>DCAN</w:t>
            </w:r>
            <w:r w:rsidRPr="00123177">
              <w:rPr>
                <w:rStyle w:val="normaltextrun"/>
                <w:szCs w:val="20"/>
                <w:shd w:val="clear" w:color="auto" w:fill="FFFFFF"/>
              </w:rPr>
              <w:t xml:space="preserve"> interfaces for communication with vehicle diagnostic port.</w:t>
            </w:r>
            <w:r w:rsidRPr="00123177">
              <w:t xml:space="preserve"> The HVHVDCDC </w:t>
            </w:r>
            <w:r w:rsidRPr="00123177">
              <w:rPr>
                <w:rStyle w:val="normaltextrun"/>
              </w:rPr>
              <w:t>broadcast the information reported by the power module, the internal state of the state machine transition, 400V side solid state switch status, precharge contactor status, 400V side active discharge switch status, internal fault ID, and Calibration parameters etc. over DCAN.</w:t>
            </w:r>
          </w:p>
        </w:tc>
      </w:tr>
      <w:tr w:rsidR="00A55B53" w:rsidRPr="00123177" w14:paraId="1937E6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4BBE21"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9C099" w14:textId="77777777" w:rsidR="00A55B53" w:rsidRPr="00123177" w:rsidRDefault="00A55B53" w:rsidP="00535342">
            <w:pPr>
              <w:pStyle w:val="TableText"/>
              <w:tabs>
                <w:tab w:val="left" w:pos="2060"/>
              </w:tabs>
              <w:snapToGrid w:val="0"/>
              <w:rPr>
                <w:rStyle w:val="normaltextrun"/>
              </w:rPr>
            </w:pPr>
            <w:r w:rsidRPr="00123177">
              <w:rPr>
                <w:rStyle w:val="normaltextrun"/>
              </w:rPr>
              <w:t xml:space="preserve">1. Set 800V side (high side) voltage of the power module greater than 480V. </w:t>
            </w:r>
          </w:p>
          <w:p w14:paraId="3EEE616F" w14:textId="77777777" w:rsidR="00A55B53" w:rsidRPr="00123177" w:rsidRDefault="00A55B53" w:rsidP="00535342">
            <w:pPr>
              <w:pStyle w:val="TableText"/>
              <w:tabs>
                <w:tab w:val="left" w:pos="2060"/>
              </w:tabs>
              <w:snapToGrid w:val="0"/>
              <w:rPr>
                <w:rStyle w:val="normaltextrun"/>
              </w:rPr>
            </w:pPr>
            <w:r w:rsidRPr="00123177">
              <w:rPr>
                <w:rStyle w:val="normaltextrun"/>
              </w:rPr>
              <w:t>2. After voltage stabilize at 480V, wait for a duration of 200ms</w:t>
            </w:r>
          </w:p>
          <w:p w14:paraId="5A1CAD79" w14:textId="77777777" w:rsidR="00A55B53" w:rsidRPr="00123177" w:rsidRDefault="00A55B53" w:rsidP="00535342">
            <w:pPr>
              <w:pStyle w:val="TableText"/>
              <w:tabs>
                <w:tab w:val="left" w:pos="2060"/>
              </w:tabs>
              <w:snapToGrid w:val="0"/>
              <w:rPr>
                <w:rStyle w:val="normaltextrun"/>
              </w:rPr>
            </w:pPr>
            <w:r w:rsidRPr="00123177">
              <w:rPr>
                <w:rStyle w:val="normaltextrun"/>
              </w:rPr>
              <w:t>3. Send NHVDCDCCommand as 0x01 (Enable) using MCAN interface</w:t>
            </w:r>
          </w:p>
        </w:tc>
      </w:tr>
      <w:tr w:rsidR="00A55B53" w:rsidRPr="00123177" w14:paraId="608422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8369E9"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82C9CB" w14:textId="77777777" w:rsidR="00A55B53" w:rsidRPr="00123177" w:rsidRDefault="00A55B53" w:rsidP="00535342">
            <w:pPr>
              <w:pStyle w:val="TableText"/>
              <w:snapToGrid w:val="0"/>
            </w:pPr>
            <w:r w:rsidRPr="00123177">
              <w:t>No such mandatory fields is applicable.</w:t>
            </w:r>
          </w:p>
        </w:tc>
      </w:tr>
      <w:tr w:rsidR="00A55B53" w:rsidRPr="00123177" w14:paraId="2CE1F3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29737C"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02540" w14:textId="77777777" w:rsidR="00A55B53" w:rsidRPr="00123177" w:rsidRDefault="00A55B53" w:rsidP="00535342">
            <w:pPr>
              <w:pStyle w:val="TableText"/>
              <w:snapToGrid w:val="0"/>
            </w:pPr>
            <w:r w:rsidRPr="00123177">
              <w:t>No Tx and Rx frame should be there</w:t>
            </w:r>
          </w:p>
        </w:tc>
      </w:tr>
      <w:tr w:rsidR="00A55B53" w:rsidRPr="00123177" w14:paraId="29D3DE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549F60"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731406"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585651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0246AB" w14:textId="77777777" w:rsidR="00A55B53" w:rsidRPr="00123177" w:rsidRDefault="00A55B53" w:rsidP="00535342">
            <w:pPr>
              <w:pStyle w:val="TableText"/>
              <w:snapToGrid w:val="0"/>
            </w:pPr>
            <w:r w:rsidRPr="00123177">
              <w:lastRenderedPageBreak/>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5DECE8" w14:textId="77777777" w:rsidR="00A55B53" w:rsidRPr="00123177" w:rsidRDefault="00A55B53" w:rsidP="00535342">
            <w:pPr>
              <w:pStyle w:val="TableText"/>
              <w:snapToGrid w:val="0"/>
            </w:pPr>
            <w:r w:rsidRPr="00123177">
              <w:rPr>
                <w:szCs w:val="20"/>
              </w:rPr>
              <w:t>Valid range value is not required.</w:t>
            </w:r>
          </w:p>
        </w:tc>
      </w:tr>
      <w:tr w:rsidR="00A55B53" w:rsidRPr="00123177" w14:paraId="468A2EE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8197CF"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A9A0CA"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6FB4AF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35B293"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1091C3"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2A451F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CEA30C"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51A573" w14:textId="77777777" w:rsidR="00A55B53" w:rsidRPr="00123177" w:rsidRDefault="00A55B53" w:rsidP="00535342">
            <w:pPr>
              <w:pStyle w:val="TableText"/>
            </w:pPr>
            <w:r w:rsidRPr="00123177">
              <w:rPr>
                <w:szCs w:val="20"/>
              </w:rPr>
              <w:t>Data rate is not applicable.</w:t>
            </w:r>
            <w:r w:rsidRPr="00123177">
              <w:t xml:space="preserve"> </w:t>
            </w:r>
          </w:p>
        </w:tc>
      </w:tr>
      <w:tr w:rsidR="00A55B53" w:rsidRPr="00123177" w14:paraId="634EE62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D33958"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4BA6E9"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78E3FF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DF3D47"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3EBCF5"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A277D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E03F7C" w14:textId="77777777" w:rsidR="00A55B53" w:rsidRPr="00123177" w:rsidRDefault="00A55B53" w:rsidP="00535342">
            <w:pPr>
              <w:pStyle w:val="TableText"/>
              <w:snapToGrid w:val="0"/>
            </w:pPr>
            <w:r w:rsidRPr="00123177">
              <w:t xml:space="preserve">Validation Rules/ </w:t>
            </w:r>
          </w:p>
          <w:p w14:paraId="7EF06943"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031AC9" w14:textId="77777777" w:rsidR="00A55B53" w:rsidRPr="00123177" w:rsidRDefault="00A55B53" w:rsidP="00535342">
            <w:pPr>
              <w:pStyle w:val="TableText"/>
              <w:snapToGrid w:val="0"/>
              <w:rPr>
                <w:i/>
                <w:iCs/>
              </w:rPr>
            </w:pPr>
            <w:r w:rsidRPr="00123177">
              <w:t>CANape or CAN BUS Analyzer is a software tool Validating CAN networks</w:t>
            </w:r>
          </w:p>
        </w:tc>
      </w:tr>
      <w:tr w:rsidR="00A55B53" w:rsidRPr="00123177" w14:paraId="6C7EA35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F8AC0A"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ECCCEE" w14:textId="77777777" w:rsidR="00A55B53" w:rsidRPr="00123177" w:rsidRDefault="00A55B53" w:rsidP="00535342">
            <w:pPr>
              <w:pStyle w:val="TableText"/>
              <w:snapToGrid w:val="0"/>
            </w:pPr>
            <w:r w:rsidRPr="00123177">
              <w:rPr>
                <w:szCs w:val="20"/>
              </w:rPr>
              <w:t>Constraints is not applicable.</w:t>
            </w:r>
          </w:p>
        </w:tc>
      </w:tr>
      <w:tr w:rsidR="00A55B53" w:rsidRPr="00123177" w14:paraId="24953D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4E5657"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5337EC" w14:textId="77777777" w:rsidR="00A55B53" w:rsidRPr="00123177" w:rsidRDefault="00A55B53" w:rsidP="00535342">
            <w:pPr>
              <w:pStyle w:val="TableText"/>
              <w:snapToGrid w:val="0"/>
            </w:pPr>
            <w:r w:rsidRPr="00123177">
              <w:rPr>
                <w:szCs w:val="20"/>
              </w:rPr>
              <w:t>No effects on other system</w:t>
            </w:r>
          </w:p>
        </w:tc>
      </w:tr>
      <w:tr w:rsidR="00A55B53" w:rsidRPr="00123177" w14:paraId="2272BEB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5D1096" w14:textId="77777777" w:rsidR="00A55B53" w:rsidRPr="00123177" w:rsidRDefault="00A55B53" w:rsidP="00535342">
            <w:pPr>
              <w:pStyle w:val="TableText"/>
              <w:snapToGrid w:val="0"/>
            </w:pPr>
            <w:r w:rsidRPr="00123177">
              <w:t>Testability with respect to test environment</w:t>
            </w:r>
          </w:p>
          <w:p w14:paraId="6951EFA8" w14:textId="77777777" w:rsidR="00A55B53" w:rsidRPr="00123177" w:rsidRDefault="00A55B53" w:rsidP="00535342">
            <w:pPr>
              <w:pStyle w:val="TableText"/>
            </w:pPr>
            <w:r w:rsidRPr="00123177">
              <w:t>(Yes/No)</w:t>
            </w:r>
          </w:p>
          <w:p w14:paraId="0763DD7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340B7A" w14:textId="27EA7F57" w:rsidR="00A55B53" w:rsidRPr="00123177" w:rsidRDefault="00A55B53" w:rsidP="00535342">
            <w:pPr>
              <w:pStyle w:val="TableText"/>
              <w:snapToGrid w:val="0"/>
            </w:pPr>
            <w:commentRangeStart w:id="55"/>
            <w:r w:rsidRPr="00123177">
              <w:t>YES</w:t>
            </w:r>
            <w:commentRangeEnd w:id="55"/>
            <w:r w:rsidR="00481F0E">
              <w:rPr>
                <w:rStyle w:val="CommentReference"/>
                <w:sz w:val="24"/>
                <w:szCs w:val="24"/>
              </w:rPr>
              <w:commentReference w:id="55"/>
            </w:r>
            <w:r w:rsidR="00481F0E">
              <w:t xml:space="preserve"> </w:t>
            </w:r>
          </w:p>
          <w:p w14:paraId="70A91AB6" w14:textId="77777777" w:rsidR="00A55B53" w:rsidRPr="00123177" w:rsidRDefault="00A55B53" w:rsidP="00535342">
            <w:pPr>
              <w:pStyle w:val="TableText"/>
              <w:snapToGrid w:val="0"/>
            </w:pPr>
          </w:p>
        </w:tc>
      </w:tr>
      <w:tr w:rsidR="00A55B53" w:rsidRPr="00123177" w14:paraId="3747757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0A4878" w14:textId="77777777" w:rsidR="00A55B53" w:rsidRPr="00123177" w:rsidRDefault="00A55B53" w:rsidP="00535342">
            <w:pPr>
              <w:pStyle w:val="TableText"/>
              <w:snapToGrid w:val="0"/>
            </w:pPr>
            <w:r w:rsidRPr="00123177">
              <w:t>Feasible within project constraints</w:t>
            </w:r>
          </w:p>
          <w:p w14:paraId="508AF7F6" w14:textId="77777777" w:rsidR="00A55B53" w:rsidRPr="00123177" w:rsidRDefault="00A55B53" w:rsidP="00535342">
            <w:pPr>
              <w:pStyle w:val="TableText"/>
              <w:snapToGrid w:val="0"/>
            </w:pPr>
            <w:r w:rsidRPr="00123177">
              <w:t>(Yes/No)</w:t>
            </w:r>
          </w:p>
          <w:p w14:paraId="7E57866F"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CD4A01" w14:textId="77777777" w:rsidR="00A55B53" w:rsidRPr="00123177" w:rsidRDefault="00A55B53" w:rsidP="00535342">
            <w:pPr>
              <w:pStyle w:val="TableText"/>
              <w:snapToGrid w:val="0"/>
            </w:pPr>
            <w:r w:rsidRPr="00123177">
              <w:t>YES</w:t>
            </w:r>
          </w:p>
          <w:p w14:paraId="249D07F8" w14:textId="77777777" w:rsidR="00A55B53" w:rsidRPr="00123177" w:rsidRDefault="00A55B53" w:rsidP="00535342">
            <w:pPr>
              <w:pStyle w:val="TableText"/>
              <w:snapToGrid w:val="0"/>
              <w:rPr>
                <w:i/>
                <w:iCs/>
              </w:rPr>
            </w:pPr>
          </w:p>
        </w:tc>
      </w:tr>
      <w:tr w:rsidR="00A55B53" w:rsidRPr="00123177" w14:paraId="7C041F5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71E477" w14:textId="77777777" w:rsidR="00A55B53" w:rsidRPr="00123177" w:rsidRDefault="00A55B53" w:rsidP="00535342">
            <w:pPr>
              <w:pStyle w:val="TableText"/>
              <w:snapToGrid w:val="0"/>
            </w:pPr>
            <w:r w:rsidRPr="00123177">
              <w:t>Critical</w:t>
            </w:r>
          </w:p>
          <w:p w14:paraId="6B5696B3"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E03953" w14:textId="77777777" w:rsidR="00A55B53" w:rsidRPr="00123177" w:rsidRDefault="00A55B53" w:rsidP="00535342">
            <w:pPr>
              <w:pStyle w:val="TableText"/>
              <w:snapToGrid w:val="0"/>
            </w:pPr>
            <w:r w:rsidRPr="00123177">
              <w:t>YES</w:t>
            </w:r>
          </w:p>
        </w:tc>
      </w:tr>
      <w:tr w:rsidR="00A55B53" w:rsidRPr="00123177" w14:paraId="73E247E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33F027" w14:textId="77777777" w:rsidR="00A55B53" w:rsidRPr="00123177" w:rsidRDefault="00A55B53" w:rsidP="00535342">
            <w:pPr>
              <w:pStyle w:val="TableText"/>
              <w:snapToGrid w:val="0"/>
            </w:pPr>
            <w:r w:rsidRPr="00123177">
              <w:lastRenderedPageBreak/>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90D903"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4AEDD7B7" w14:textId="77777777" w:rsidR="00A55B53" w:rsidRPr="00123177" w:rsidRDefault="00A55B53" w:rsidP="00A55B53">
      <w:pPr>
        <w:pStyle w:val="BodyText"/>
        <w:rPr>
          <w:b/>
          <w:bCs/>
        </w:rPr>
      </w:pPr>
    </w:p>
    <w:p w14:paraId="21795D20" w14:textId="77777777" w:rsidR="00A55B53" w:rsidRPr="00123177" w:rsidRDefault="00A55B53" w:rsidP="00A55B53">
      <w:pPr>
        <w:pStyle w:val="BodyText"/>
        <w:rPr>
          <w:b/>
          <w:bCs/>
        </w:rPr>
      </w:pPr>
    </w:p>
    <w:p w14:paraId="47F65FB4" w14:textId="77777777" w:rsidR="00A55B53" w:rsidRPr="00123177" w:rsidRDefault="00A55B53" w:rsidP="00A55B53">
      <w:pPr>
        <w:pStyle w:val="Heading4"/>
      </w:pPr>
      <w:r w:rsidRPr="00123177">
        <w:t>Integration of DBC or ARXML on HVDCDC</w:t>
      </w:r>
    </w:p>
    <w:p w14:paraId="51C25661" w14:textId="77777777" w:rsidR="00A55B53" w:rsidRPr="00123177" w:rsidRDefault="00A55B53" w:rsidP="00A55B53">
      <w:pPr>
        <w:pStyle w:val="BodyText"/>
        <w:rPr>
          <w:b/>
          <w:bCs/>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F90A3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778A6D9"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AA5A3FA" w14:textId="77777777" w:rsidR="00A55B53" w:rsidRPr="00123177" w:rsidRDefault="00A55B53" w:rsidP="00535342">
            <w:pPr>
              <w:pStyle w:val="TableColumnTitle"/>
              <w:snapToGrid w:val="0"/>
            </w:pPr>
            <w:r w:rsidRPr="00123177">
              <w:t>Description</w:t>
            </w:r>
          </w:p>
        </w:tc>
      </w:tr>
      <w:tr w:rsidR="00A55B53" w:rsidRPr="00123177" w14:paraId="54ADE45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AD0209B"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7FA370" w14:textId="77777777" w:rsidR="00A55B53" w:rsidRPr="00123177" w:rsidRDefault="00A55B53" w:rsidP="00535342">
            <w:pPr>
              <w:snapToGrid w:val="0"/>
            </w:pPr>
            <w:r w:rsidRPr="00123177">
              <w:rPr>
                <w:rFonts w:eastAsia="Arial"/>
                <w:color w:val="000000" w:themeColor="text1"/>
                <w:szCs w:val="20"/>
              </w:rPr>
              <w:t>SWRS_COMM_02</w:t>
            </w:r>
          </w:p>
        </w:tc>
      </w:tr>
      <w:tr w:rsidR="00A55B53" w:rsidRPr="00123177" w14:paraId="36FC7A5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E1CCF2B"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44730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SDS-HVDCDC-84</w:t>
            </w:r>
          </w:p>
        </w:tc>
      </w:tr>
      <w:tr w:rsidR="00A55B53" w:rsidRPr="00123177" w14:paraId="4CC04F9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EEDAC41"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F5F4E2" w14:textId="77777777" w:rsidR="00A55B53" w:rsidRPr="00123177" w:rsidRDefault="00A55B53" w:rsidP="00535342">
            <w:pPr>
              <w:pStyle w:val="TableText"/>
              <w:snapToGrid w:val="0"/>
            </w:pPr>
            <w:r w:rsidRPr="00123177">
              <w:t>A-Sample/PF1.0</w:t>
            </w:r>
          </w:p>
        </w:tc>
      </w:tr>
      <w:tr w:rsidR="00A55B53" w:rsidRPr="00123177" w14:paraId="7752859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8B9B391"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2A6A23" w14:textId="77777777" w:rsidR="00A55B53" w:rsidRPr="00123177" w:rsidRDefault="00A55B53" w:rsidP="00535342">
            <w:pPr>
              <w:snapToGrid w:val="0"/>
              <w:rPr>
                <w:rFonts w:eastAsia="Arial"/>
                <w:color w:val="000000" w:themeColor="text1"/>
              </w:rPr>
            </w:pPr>
            <w:r w:rsidRPr="00123177">
              <w:rPr>
                <w:rFonts w:eastAsia="Arial"/>
              </w:rPr>
              <w:t>The HVHVDCDC shall integrate communication extract (DBC or ARXML file) provided by customer.</w:t>
            </w:r>
          </w:p>
          <w:p w14:paraId="11369DDB" w14:textId="77777777" w:rsidR="00A55B53" w:rsidRPr="00123177" w:rsidRDefault="00A55B53" w:rsidP="00535342">
            <w:pPr>
              <w:snapToGrid w:val="0"/>
              <w:rPr>
                <w:rFonts w:eastAsia="Arial"/>
                <w:color w:val="000000" w:themeColor="text1"/>
              </w:rPr>
            </w:pPr>
          </w:p>
        </w:tc>
      </w:tr>
      <w:tr w:rsidR="00A55B53" w:rsidRPr="00123177" w14:paraId="327F82B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DAEF8E"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24F95E"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0F6F3D0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C73C3D"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5ED71C"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395CB3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8589BE"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020115" w14:textId="77777777" w:rsidR="00A55B53" w:rsidRPr="00123177" w:rsidRDefault="00A55B53" w:rsidP="00535342">
            <w:pPr>
              <w:pStyle w:val="TableText"/>
              <w:snapToGrid w:val="0"/>
              <w:rPr>
                <w:rFonts w:eastAsia="Arial"/>
              </w:rPr>
            </w:pPr>
            <w:r w:rsidRPr="00123177">
              <w:rPr>
                <w:rFonts w:eastAsia="Arial"/>
              </w:rPr>
              <w:t>For MCAN Interface: CAN stack/ARXML provided by a third party.</w:t>
            </w:r>
          </w:p>
          <w:p w14:paraId="0EF07246" w14:textId="77777777" w:rsidR="00A55B53" w:rsidRPr="00123177" w:rsidRDefault="00A55B53" w:rsidP="00535342">
            <w:pPr>
              <w:pStyle w:val="TableText"/>
              <w:snapToGrid w:val="0"/>
              <w:rPr>
                <w:rFonts w:eastAsia="Arial"/>
                <w:color w:val="000000" w:themeColor="text1"/>
              </w:rPr>
            </w:pPr>
            <w:r w:rsidRPr="00123177">
              <w:rPr>
                <w:rFonts w:eastAsia="Arial"/>
              </w:rPr>
              <w:t>For DCAN Interface: Document having information of DCAN messages</w:t>
            </w:r>
          </w:p>
        </w:tc>
      </w:tr>
      <w:tr w:rsidR="00A55B53" w:rsidRPr="00123177" w14:paraId="0724038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641D47"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C3F4F2" w14:textId="77777777" w:rsidR="00A55B53" w:rsidRPr="00123177" w:rsidRDefault="00A55B53" w:rsidP="00535342">
            <w:pPr>
              <w:pStyle w:val="TableText"/>
              <w:snapToGrid w:val="0"/>
              <w:rPr>
                <w:rFonts w:eastAsia="Arial"/>
              </w:rPr>
            </w:pPr>
            <w:r w:rsidRPr="00123177">
              <w:rPr>
                <w:rFonts w:eastAsia="Arial"/>
              </w:rPr>
              <w:t>Below CAN messages are observed on the MCAN interface</w:t>
            </w:r>
          </w:p>
          <w:p w14:paraId="1B98E50C" w14:textId="77777777" w:rsidR="00A55B53" w:rsidRPr="00123177" w:rsidRDefault="00A55B53" w:rsidP="00535342">
            <w:pPr>
              <w:pStyle w:val="TableText"/>
              <w:snapToGrid w:val="0"/>
              <w:rPr>
                <w:rFonts w:eastAsia="Arial"/>
              </w:rPr>
            </w:pPr>
            <w:r w:rsidRPr="00123177">
              <w:rPr>
                <w:rFonts w:eastAsia="Arial"/>
              </w:rPr>
              <w:t>NHVDCDCStatus @ HVDCDC_Status1 is set to 0x1 ("Normal State")</w:t>
            </w:r>
          </w:p>
          <w:p w14:paraId="5397BE06" w14:textId="77777777" w:rsidR="00A55B53" w:rsidRPr="00123177" w:rsidRDefault="00A55B53" w:rsidP="00535342">
            <w:pPr>
              <w:pStyle w:val="TableText"/>
              <w:snapToGrid w:val="0"/>
              <w:rPr>
                <w:rFonts w:eastAsia="Arial"/>
                <w:rtl/>
                <w:lang w:bidi="ar-EG"/>
              </w:rPr>
            </w:pPr>
          </w:p>
          <w:p w14:paraId="7F61BCA6" w14:textId="77777777" w:rsidR="00A55B53" w:rsidRPr="00123177" w:rsidRDefault="00A55B53" w:rsidP="00535342">
            <w:pPr>
              <w:pStyle w:val="TableText"/>
              <w:snapToGrid w:val="0"/>
              <w:rPr>
                <w:rFonts w:eastAsia="Arial"/>
              </w:rPr>
            </w:pPr>
            <w:r w:rsidRPr="00123177">
              <w:rPr>
                <w:rFonts w:eastAsia="Arial"/>
              </w:rPr>
              <w:t>Below CAN messages are observed on the DCAN interface</w:t>
            </w:r>
          </w:p>
          <w:p w14:paraId="638F2FA7" w14:textId="77777777" w:rsidR="00A55B53" w:rsidRPr="00123177" w:rsidRDefault="00A55B53" w:rsidP="00535342">
            <w:pPr>
              <w:pStyle w:val="TableText"/>
              <w:snapToGrid w:val="0"/>
            </w:pPr>
            <w:r w:rsidRPr="00123177">
              <w:rPr>
                <w:rFonts w:eastAsia="Arial"/>
              </w:rPr>
              <w:t>NHVDCDCStatusDebug @ HVDCDC_Debug is equal to 0x6 ("Normal state")</w:t>
            </w:r>
          </w:p>
        </w:tc>
      </w:tr>
      <w:tr w:rsidR="00A55B53" w:rsidRPr="00123177" w14:paraId="6A4FCA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A8B83A"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B03C8B" w14:textId="77777777" w:rsidR="00A55B53" w:rsidRPr="00123177" w:rsidRDefault="00A55B53" w:rsidP="00535342">
            <w:pPr>
              <w:pStyle w:val="TableText"/>
              <w:snapToGrid w:val="0"/>
            </w:pPr>
            <w:r w:rsidRPr="00123177">
              <w:t xml:space="preserve">1. Set 800V side (high side) voltage of the power module greater than 480V. </w:t>
            </w:r>
          </w:p>
          <w:p w14:paraId="1E0F9889" w14:textId="77777777" w:rsidR="00A55B53" w:rsidRPr="00123177" w:rsidRDefault="00A55B53" w:rsidP="00535342">
            <w:pPr>
              <w:pStyle w:val="TableText"/>
              <w:snapToGrid w:val="0"/>
            </w:pPr>
            <w:r w:rsidRPr="00123177">
              <w:t>2. After voltage stabilize at 480V, wait for a duration of 200ms</w:t>
            </w:r>
          </w:p>
          <w:p w14:paraId="575B72CB" w14:textId="77777777" w:rsidR="00A55B53" w:rsidRPr="00123177" w:rsidRDefault="00A55B53" w:rsidP="00535342">
            <w:pPr>
              <w:pStyle w:val="TableText"/>
              <w:snapToGrid w:val="0"/>
            </w:pPr>
            <w:r w:rsidRPr="00123177">
              <w:t>3. Send NHVDCDCCommand as 0x01 (Enable) using MCAN interface</w:t>
            </w:r>
          </w:p>
        </w:tc>
      </w:tr>
      <w:tr w:rsidR="00A55B53" w:rsidRPr="00123177" w14:paraId="04F6B1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1210FF"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22D29D" w14:textId="77777777" w:rsidR="00A55B53" w:rsidRPr="00123177" w:rsidRDefault="00A55B53" w:rsidP="00535342">
            <w:pPr>
              <w:pStyle w:val="TableText"/>
              <w:snapToGrid w:val="0"/>
            </w:pPr>
            <w:r w:rsidRPr="00123177">
              <w:t>No such mandatory fields is applicable.</w:t>
            </w:r>
          </w:p>
        </w:tc>
      </w:tr>
      <w:tr w:rsidR="00A55B53" w:rsidRPr="00123177" w14:paraId="3123050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1458E5"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A2F879" w14:textId="77777777" w:rsidR="00A55B53" w:rsidRPr="00123177" w:rsidRDefault="00A55B53" w:rsidP="00535342">
            <w:pPr>
              <w:pStyle w:val="TableText"/>
              <w:snapToGrid w:val="0"/>
            </w:pPr>
            <w:r w:rsidRPr="00123177">
              <w:t>HVDCDC= Normal, HVDCDC_Status1=Normal, HVDCDC_Debug=Normal, NHVDCDCFault= No Fault</w:t>
            </w:r>
          </w:p>
        </w:tc>
      </w:tr>
      <w:tr w:rsidR="00A55B53" w:rsidRPr="00123177" w14:paraId="0ABE46A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850443"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013796"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A59D8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A8D08E"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559C4C" w14:textId="77777777" w:rsidR="00A55B53" w:rsidRPr="00123177" w:rsidRDefault="00A55B53" w:rsidP="00535342">
            <w:pPr>
              <w:pStyle w:val="TableText"/>
              <w:snapToGrid w:val="0"/>
            </w:pPr>
            <w:r w:rsidRPr="00123177">
              <w:rPr>
                <w:szCs w:val="20"/>
              </w:rPr>
              <w:t>Valid range value is not required.</w:t>
            </w:r>
          </w:p>
        </w:tc>
      </w:tr>
      <w:tr w:rsidR="00A55B53" w:rsidRPr="00123177" w14:paraId="069FC5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DCAF4B"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D818D"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1F3E20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6D8F4D"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1F4056"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6B5B92C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332EFE" w14:textId="77777777" w:rsidR="00A55B53" w:rsidRPr="00123177" w:rsidRDefault="00A55B53" w:rsidP="00535342">
            <w:pPr>
              <w:pStyle w:val="TableText"/>
              <w:snapToGrid w:val="0"/>
            </w:pPr>
            <w:r w:rsidRPr="00123177">
              <w:lastRenderedPageBreak/>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9E70D6" w14:textId="77777777" w:rsidR="00A55B53" w:rsidRPr="00123177" w:rsidRDefault="00A55B53" w:rsidP="00535342">
            <w:pPr>
              <w:pStyle w:val="TableText"/>
            </w:pPr>
            <w:r w:rsidRPr="00123177">
              <w:rPr>
                <w:szCs w:val="20"/>
              </w:rPr>
              <w:t>Data rate is not applicable.</w:t>
            </w:r>
          </w:p>
        </w:tc>
      </w:tr>
      <w:tr w:rsidR="00A55B53" w:rsidRPr="00123177" w14:paraId="3CB0F3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1BC7EC"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D16F8B"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22335E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8A8910"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B90CF8"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62A98F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AF289A" w14:textId="77777777" w:rsidR="00A55B53" w:rsidRPr="00123177" w:rsidRDefault="00A55B53" w:rsidP="00535342">
            <w:pPr>
              <w:pStyle w:val="TableText"/>
              <w:snapToGrid w:val="0"/>
            </w:pPr>
            <w:r w:rsidRPr="00123177">
              <w:t xml:space="preserve">Validation Rules/ </w:t>
            </w:r>
          </w:p>
          <w:p w14:paraId="05B56527"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F64E68" w14:textId="77777777" w:rsidR="00A55B53" w:rsidRPr="00123177" w:rsidRDefault="00A55B53" w:rsidP="00535342">
            <w:pPr>
              <w:pStyle w:val="TableText"/>
              <w:snapToGrid w:val="0"/>
              <w:rPr>
                <w:i/>
                <w:iCs/>
              </w:rPr>
            </w:pPr>
            <w:r w:rsidRPr="00123177">
              <w:t>CANape or CAN BUS Analyzer is a software tool for developing and debugging high-speed CAN networks</w:t>
            </w:r>
          </w:p>
        </w:tc>
      </w:tr>
      <w:tr w:rsidR="00A55B53" w:rsidRPr="00123177" w14:paraId="37CF56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3B0383"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29308" w14:textId="77777777" w:rsidR="00A55B53" w:rsidRPr="00123177" w:rsidRDefault="00A55B53" w:rsidP="00535342">
            <w:pPr>
              <w:pStyle w:val="TableText"/>
              <w:snapToGrid w:val="0"/>
            </w:pPr>
            <w:r w:rsidRPr="00123177">
              <w:rPr>
                <w:szCs w:val="20"/>
              </w:rPr>
              <w:t>Constraints is not applicable.</w:t>
            </w:r>
          </w:p>
        </w:tc>
      </w:tr>
      <w:tr w:rsidR="00A55B53" w:rsidRPr="00123177" w14:paraId="5A914FC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3A0A5F"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ACA05F" w14:textId="77777777" w:rsidR="00A55B53" w:rsidRPr="00123177" w:rsidRDefault="00A55B53" w:rsidP="00535342">
            <w:pPr>
              <w:pStyle w:val="TableText"/>
              <w:snapToGrid w:val="0"/>
            </w:pPr>
            <w:r w:rsidRPr="00123177">
              <w:rPr>
                <w:szCs w:val="20"/>
              </w:rPr>
              <w:t>No effects on other system</w:t>
            </w:r>
          </w:p>
        </w:tc>
      </w:tr>
      <w:tr w:rsidR="00A55B53" w:rsidRPr="00123177" w14:paraId="5FB035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AD6087" w14:textId="77777777" w:rsidR="00A55B53" w:rsidRPr="00123177" w:rsidRDefault="00A55B53" w:rsidP="00535342">
            <w:pPr>
              <w:pStyle w:val="TableText"/>
              <w:snapToGrid w:val="0"/>
            </w:pPr>
            <w:r w:rsidRPr="00123177">
              <w:t>Testability with respect to test environment</w:t>
            </w:r>
          </w:p>
          <w:p w14:paraId="7D5CE478" w14:textId="77777777" w:rsidR="00A55B53" w:rsidRPr="00123177" w:rsidRDefault="00A55B53" w:rsidP="00535342">
            <w:pPr>
              <w:pStyle w:val="TableText"/>
            </w:pPr>
            <w:r w:rsidRPr="00123177">
              <w:t>(Yes/No)</w:t>
            </w:r>
          </w:p>
          <w:p w14:paraId="6FB5D01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FD1657" w14:textId="77777777" w:rsidR="00A55B53" w:rsidRPr="00123177" w:rsidRDefault="00A55B53" w:rsidP="00535342">
            <w:pPr>
              <w:pStyle w:val="TableText"/>
              <w:snapToGrid w:val="0"/>
            </w:pPr>
            <w:r w:rsidRPr="00123177">
              <w:t>YES</w:t>
            </w:r>
          </w:p>
          <w:p w14:paraId="044ED78F" w14:textId="77777777" w:rsidR="00A55B53" w:rsidRPr="00123177" w:rsidRDefault="00A55B53" w:rsidP="00535342">
            <w:pPr>
              <w:pStyle w:val="TableText"/>
              <w:snapToGrid w:val="0"/>
            </w:pPr>
          </w:p>
        </w:tc>
      </w:tr>
      <w:tr w:rsidR="00A55B53" w:rsidRPr="00123177" w14:paraId="549EEC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F41FD1" w14:textId="77777777" w:rsidR="00A55B53" w:rsidRPr="00123177" w:rsidRDefault="00A55B53" w:rsidP="00535342">
            <w:pPr>
              <w:pStyle w:val="TableText"/>
              <w:snapToGrid w:val="0"/>
            </w:pPr>
            <w:r w:rsidRPr="00123177">
              <w:t>Feasible within project constraints</w:t>
            </w:r>
          </w:p>
          <w:p w14:paraId="01755811" w14:textId="77777777" w:rsidR="00A55B53" w:rsidRPr="00123177" w:rsidRDefault="00A55B53" w:rsidP="00535342">
            <w:pPr>
              <w:pStyle w:val="TableText"/>
              <w:snapToGrid w:val="0"/>
            </w:pPr>
            <w:r w:rsidRPr="00123177">
              <w:t>(Yes/No)</w:t>
            </w:r>
          </w:p>
          <w:p w14:paraId="0DC02E10"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B3E3E6" w14:textId="77777777" w:rsidR="00A55B53" w:rsidRPr="00123177" w:rsidRDefault="00A55B53" w:rsidP="00535342">
            <w:pPr>
              <w:pStyle w:val="TableText"/>
              <w:snapToGrid w:val="0"/>
            </w:pPr>
            <w:r w:rsidRPr="00123177">
              <w:t>YES</w:t>
            </w:r>
          </w:p>
          <w:p w14:paraId="303AA37E" w14:textId="77777777" w:rsidR="00A55B53" w:rsidRPr="00123177" w:rsidRDefault="00A55B53" w:rsidP="00535342">
            <w:pPr>
              <w:pStyle w:val="TableText"/>
              <w:snapToGrid w:val="0"/>
              <w:rPr>
                <w:i/>
                <w:iCs/>
              </w:rPr>
            </w:pPr>
          </w:p>
        </w:tc>
      </w:tr>
      <w:tr w:rsidR="00A55B53" w:rsidRPr="00123177" w14:paraId="7704E3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D2BE05" w14:textId="77777777" w:rsidR="00A55B53" w:rsidRPr="00123177" w:rsidRDefault="00A55B53" w:rsidP="00535342">
            <w:pPr>
              <w:pStyle w:val="TableText"/>
              <w:snapToGrid w:val="0"/>
            </w:pPr>
            <w:r w:rsidRPr="00123177">
              <w:t>Critical</w:t>
            </w:r>
          </w:p>
          <w:p w14:paraId="02D0C1C0"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5A703" w14:textId="77777777" w:rsidR="00A55B53" w:rsidRPr="00123177" w:rsidRDefault="00A55B53" w:rsidP="00535342">
            <w:pPr>
              <w:pStyle w:val="TableText"/>
              <w:snapToGrid w:val="0"/>
            </w:pPr>
            <w:r w:rsidRPr="00123177">
              <w:t>YES</w:t>
            </w:r>
          </w:p>
        </w:tc>
      </w:tr>
      <w:tr w:rsidR="00A55B53" w:rsidRPr="00123177" w14:paraId="5362B9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A310ED"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CD2073"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D6559FF" w14:textId="77777777" w:rsidR="00A55B53" w:rsidRPr="00123177" w:rsidRDefault="00A55B53" w:rsidP="00A55B53">
      <w:pPr>
        <w:pStyle w:val="BodyText"/>
        <w:rPr>
          <w:b/>
          <w:bCs/>
        </w:rPr>
      </w:pPr>
    </w:p>
    <w:p w14:paraId="043A3CCB" w14:textId="77777777" w:rsidR="00A55B53" w:rsidRDefault="00A55B53" w:rsidP="00A55B53">
      <w:pPr>
        <w:pStyle w:val="BodyText"/>
        <w:rPr>
          <w:b/>
          <w:bCs/>
        </w:rPr>
      </w:pPr>
    </w:p>
    <w:p w14:paraId="37B5E393" w14:textId="77777777" w:rsidR="00CF0833" w:rsidRDefault="00CF0833" w:rsidP="00A55B53">
      <w:pPr>
        <w:pStyle w:val="BodyText"/>
        <w:rPr>
          <w:b/>
          <w:bCs/>
        </w:rPr>
      </w:pPr>
    </w:p>
    <w:p w14:paraId="078E1433" w14:textId="77777777" w:rsidR="00CF0833" w:rsidRDefault="00CF0833" w:rsidP="00A55B53">
      <w:pPr>
        <w:pStyle w:val="BodyText"/>
        <w:rPr>
          <w:b/>
          <w:bCs/>
        </w:rPr>
      </w:pPr>
    </w:p>
    <w:p w14:paraId="35C164D0" w14:textId="77777777" w:rsidR="00CF0833" w:rsidRPr="00123177" w:rsidRDefault="00CF0833" w:rsidP="00A55B53">
      <w:pPr>
        <w:pStyle w:val="BodyText"/>
        <w:rPr>
          <w:b/>
          <w:bCs/>
        </w:rPr>
      </w:pPr>
    </w:p>
    <w:p w14:paraId="493AF137" w14:textId="77777777" w:rsidR="00A55B53" w:rsidRPr="00123177" w:rsidRDefault="00A55B53" w:rsidP="00A55B53">
      <w:pPr>
        <w:pStyle w:val="Heading4"/>
      </w:pPr>
      <w:r w:rsidRPr="00123177">
        <w:lastRenderedPageBreak/>
        <w:t>Invalid CAN signal attributes or SNA requirements.</w:t>
      </w:r>
    </w:p>
    <w:p w14:paraId="7544B108" w14:textId="77777777" w:rsidR="00A55B53" w:rsidRPr="00123177" w:rsidRDefault="00A55B53" w:rsidP="00A55B53">
      <w:pPr>
        <w:pStyle w:val="BodyText"/>
        <w:rPr>
          <w:b/>
          <w:bCs/>
        </w:rPr>
      </w:pPr>
    </w:p>
    <w:tbl>
      <w:tblPr>
        <w:tblW w:w="9540" w:type="dxa"/>
        <w:tblInd w:w="108" w:type="dxa"/>
        <w:tblLayout w:type="fixed"/>
        <w:tblLook w:val="0000" w:firstRow="0" w:lastRow="0" w:firstColumn="0" w:lastColumn="0" w:noHBand="0" w:noVBand="0"/>
      </w:tblPr>
      <w:tblGrid>
        <w:gridCol w:w="1920"/>
        <w:gridCol w:w="7620"/>
      </w:tblGrid>
      <w:tr w:rsidR="00A55B53" w:rsidRPr="00123177" w14:paraId="0BF874A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74868E1" w14:textId="77777777" w:rsidR="00A55B53" w:rsidRPr="00123177" w:rsidRDefault="00A55B53" w:rsidP="00535342">
            <w:pPr>
              <w:pStyle w:val="TableColumnTitle"/>
              <w:snapToGrid w:val="0"/>
            </w:pPr>
            <w:r w:rsidRPr="00123177">
              <w:t>Term</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FEC6C02" w14:textId="77777777" w:rsidR="00A55B53" w:rsidRPr="00123177" w:rsidRDefault="00A55B53" w:rsidP="00535342">
            <w:pPr>
              <w:pStyle w:val="TableColumnTitle"/>
              <w:snapToGrid w:val="0"/>
            </w:pPr>
            <w:r w:rsidRPr="00123177">
              <w:t>Description</w:t>
            </w:r>
          </w:p>
        </w:tc>
      </w:tr>
      <w:tr w:rsidR="00A55B53" w:rsidRPr="00123177" w14:paraId="4362F14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59EE72E" w14:textId="77777777" w:rsidR="00A55B53" w:rsidRPr="00123177" w:rsidRDefault="00A55B53" w:rsidP="00535342">
            <w:pPr>
              <w:pStyle w:val="TableText"/>
              <w:snapToGrid w:val="0"/>
            </w:pPr>
            <w:r w:rsidRPr="00123177">
              <w:t>REQ ID</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17AD5F" w14:textId="77777777" w:rsidR="00A55B53" w:rsidRPr="00123177" w:rsidRDefault="00A55B53" w:rsidP="00535342">
            <w:pPr>
              <w:snapToGrid w:val="0"/>
            </w:pPr>
            <w:r w:rsidRPr="00123177">
              <w:rPr>
                <w:rFonts w:eastAsia="Arial"/>
                <w:color w:val="000000" w:themeColor="text1"/>
              </w:rPr>
              <w:t>SWRS_COMM_03</w:t>
            </w:r>
          </w:p>
        </w:tc>
      </w:tr>
      <w:tr w:rsidR="00A55B53" w:rsidRPr="00123177" w14:paraId="47085DA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5CFDE01" w14:textId="77777777" w:rsidR="00A55B53" w:rsidRPr="00123177" w:rsidRDefault="00A55B53" w:rsidP="00535342">
            <w:pPr>
              <w:pStyle w:val="TableText"/>
            </w:pPr>
            <w:r w:rsidRPr="00123177">
              <w:t>Customer Req ID</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84ADB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SDS-HVDCDC-85</w:t>
            </w:r>
          </w:p>
        </w:tc>
      </w:tr>
      <w:tr w:rsidR="00A55B53" w:rsidRPr="00123177" w14:paraId="34D30C0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6FCCCC5" w14:textId="77777777" w:rsidR="00A55B53" w:rsidRPr="00123177" w:rsidRDefault="00A55B53" w:rsidP="00535342">
            <w:pPr>
              <w:pStyle w:val="TableText"/>
              <w:snapToGrid w:val="0"/>
            </w:pPr>
            <w:r w:rsidRPr="00123177">
              <w:t>Milestone</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486EE4" w14:textId="77777777" w:rsidR="00A55B53" w:rsidRPr="00123177" w:rsidRDefault="00A55B53" w:rsidP="00535342">
            <w:pPr>
              <w:pStyle w:val="TableText"/>
              <w:snapToGrid w:val="0"/>
            </w:pPr>
            <w:r w:rsidRPr="00123177">
              <w:t xml:space="preserve"> PF2.0</w:t>
            </w:r>
          </w:p>
        </w:tc>
      </w:tr>
      <w:tr w:rsidR="00A55B53" w:rsidRPr="00123177" w14:paraId="094E389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F8225CB"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F092C5" w14:textId="77777777" w:rsidR="00A55B53" w:rsidRPr="00123177" w:rsidRDefault="00A55B53" w:rsidP="00535342">
            <w:pPr>
              <w:snapToGrid w:val="0"/>
              <w:rPr>
                <w:rFonts w:eastAsia="Arial"/>
                <w:color w:val="000000" w:themeColor="text1"/>
              </w:rPr>
            </w:pPr>
            <w:r w:rsidRPr="00123177">
              <w:rPr>
                <w:rFonts w:eastAsia="Arial"/>
                <w:color w:val="000000" w:themeColor="text1"/>
              </w:rPr>
              <w:t>Each CAN Signal received or transmitted by the HVDCDC shall have a definition of "Signal not available", which indicates that the signal content is invalid.</w:t>
            </w:r>
          </w:p>
          <w:p w14:paraId="4E3B67FB" w14:textId="77777777" w:rsidR="00A55B53" w:rsidRPr="00123177" w:rsidRDefault="00A55B53" w:rsidP="00535342">
            <w:pPr>
              <w:snapToGrid w:val="0"/>
              <w:rPr>
                <w:rFonts w:eastAsia="Arial"/>
                <w:color w:val="000000" w:themeColor="text1"/>
              </w:rPr>
            </w:pPr>
          </w:p>
          <w:p w14:paraId="5810EEE9" w14:textId="77777777" w:rsidR="00A55B53" w:rsidRPr="00123177" w:rsidRDefault="00A55B53" w:rsidP="00535342">
            <w:pPr>
              <w:snapToGrid w:val="0"/>
              <w:rPr>
                <w:rFonts w:eastAsia="Arial"/>
                <w:color w:val="000000" w:themeColor="text1"/>
              </w:rPr>
            </w:pPr>
            <w:r w:rsidRPr="00123177">
              <w:rPr>
                <w:rFonts w:eastAsia="Arial"/>
                <w:color w:val="000000" w:themeColor="text1"/>
              </w:rPr>
              <w:t>For physical quantities, "SNA" shall be defined as the highest positive number.</w:t>
            </w:r>
          </w:p>
          <w:p w14:paraId="1CAA3B9C" w14:textId="77777777" w:rsidR="00A55B53" w:rsidRPr="00123177" w:rsidRDefault="00A55B53" w:rsidP="00535342">
            <w:pPr>
              <w:snapToGrid w:val="0"/>
              <w:rPr>
                <w:rFonts w:eastAsia="Arial"/>
                <w:color w:val="000000" w:themeColor="text1"/>
              </w:rPr>
            </w:pPr>
          </w:p>
          <w:p w14:paraId="49BD96C7" w14:textId="77777777" w:rsidR="00A55B53" w:rsidRPr="00123177" w:rsidRDefault="00A55B53" w:rsidP="00535342">
            <w:pPr>
              <w:snapToGrid w:val="0"/>
              <w:rPr>
                <w:rFonts w:eastAsia="Arial"/>
                <w:color w:val="000000" w:themeColor="text1"/>
              </w:rPr>
            </w:pPr>
            <w:r w:rsidRPr="00123177">
              <w:rPr>
                <w:rFonts w:eastAsia="Arial"/>
                <w:color w:val="000000" w:themeColor="text1"/>
              </w:rPr>
              <w:t>For state signals, "SNA" shall be defined as a dedicated state, with the name "Unknown" or "SNA" or "Invalid".</w:t>
            </w:r>
          </w:p>
        </w:tc>
      </w:tr>
      <w:tr w:rsidR="00A55B53" w:rsidRPr="00123177" w14:paraId="642D156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DDF311" w14:textId="77777777" w:rsidR="00A55B53" w:rsidRPr="00123177" w:rsidRDefault="00A55B53" w:rsidP="00535342">
            <w:pPr>
              <w:pStyle w:val="TableText"/>
              <w:snapToGrid w:val="0"/>
            </w:pPr>
            <w:r w:rsidRPr="00123177">
              <w:t xml:space="preserve">Derived Requirement </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C29078"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CFFA36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9AC0AC" w14:textId="77777777" w:rsidR="00A55B53" w:rsidRPr="00123177" w:rsidRDefault="00A55B53" w:rsidP="00535342">
            <w:pPr>
              <w:pStyle w:val="TableText"/>
              <w:snapToGrid w:val="0"/>
            </w:pPr>
            <w:r w:rsidRPr="00123177">
              <w:t>Access Restrictions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DE5F6D"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5F83F0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2B7E5A" w14:textId="77777777" w:rsidR="00A55B53" w:rsidRPr="00123177" w:rsidRDefault="00A55B53" w:rsidP="00535342">
            <w:pPr>
              <w:pStyle w:val="TableText"/>
              <w:snapToGrid w:val="0"/>
              <w:rPr>
                <w:b/>
                <w:bCs/>
              </w:rPr>
            </w:pPr>
            <w:r w:rsidRPr="00123177">
              <w:t>Input(s)</w:t>
            </w:r>
            <w:r w:rsidRPr="00123177">
              <w:rPr>
                <w:b/>
                <w:bCs/>
              </w:rPr>
              <w:t xml:space="preserve"> </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9B32C9" w14:textId="77777777" w:rsidR="00A55B53" w:rsidRPr="00123177" w:rsidRDefault="00A55B53" w:rsidP="00535342">
            <w:pPr>
              <w:pStyle w:val="TableText"/>
              <w:snapToGrid w:val="0"/>
              <w:rPr>
                <w:rFonts w:eastAsia="Arial"/>
              </w:rPr>
            </w:pPr>
            <w:r w:rsidRPr="00123177">
              <w:rPr>
                <w:rFonts w:eastAsia="Arial"/>
              </w:rPr>
              <w:t>CAN signal parameter without “SNA” validation</w:t>
            </w:r>
          </w:p>
        </w:tc>
      </w:tr>
      <w:tr w:rsidR="00A55B53" w:rsidRPr="00123177" w14:paraId="21680F8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96F2F8"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F3DE80" w14:textId="77777777" w:rsidR="00A55B53" w:rsidRPr="00123177" w:rsidRDefault="00A55B53" w:rsidP="00535342">
            <w:pPr>
              <w:pStyle w:val="NormalWeb"/>
              <w:rPr>
                <w:rFonts w:ascii="Arial" w:hAnsi="Arial" w:cs="Arial"/>
                <w:sz w:val="20"/>
                <w:szCs w:val="20"/>
              </w:rPr>
            </w:pPr>
            <w:r w:rsidRPr="00123177">
              <w:rPr>
                <w:rFonts w:ascii="Arial" w:hAnsi="Arial" w:cs="Arial"/>
                <w:sz w:val="20"/>
                <w:szCs w:val="20"/>
              </w:rPr>
              <w:t>Status of signal for which value is set to its maximum value is set to SNA(Invalid_SingalName_NW).</w:t>
            </w:r>
          </w:p>
          <w:p w14:paraId="52AB9623" w14:textId="77777777" w:rsidR="00A55B53" w:rsidRPr="00123177" w:rsidRDefault="00A55B53" w:rsidP="00535342">
            <w:pPr>
              <w:pStyle w:val="NormalWeb"/>
              <w:rPr>
                <w:rFonts w:ascii="Arial" w:hAnsi="Arial" w:cs="Arial"/>
                <w:sz w:val="20"/>
                <w:szCs w:val="20"/>
              </w:rPr>
            </w:pPr>
            <w:r w:rsidRPr="00123177">
              <w:rPr>
                <w:rFonts w:ascii="Arial" w:hAnsi="Arial" w:cs="Arial"/>
                <w:sz w:val="20"/>
                <w:szCs w:val="20"/>
              </w:rPr>
              <w:t>Here, SignalName is the respective signal name from PDU structure</w:t>
            </w:r>
          </w:p>
          <w:p w14:paraId="1BAB9B0D" w14:textId="77777777" w:rsidR="00A55B53" w:rsidRPr="00123177" w:rsidRDefault="00A55B53" w:rsidP="00535342">
            <w:pPr>
              <w:pStyle w:val="TableText"/>
              <w:snapToGrid w:val="0"/>
              <w:ind w:left="720"/>
            </w:pPr>
          </w:p>
        </w:tc>
      </w:tr>
      <w:tr w:rsidR="00A55B53" w:rsidRPr="00123177" w14:paraId="376FD4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2769CF" w14:textId="77777777" w:rsidR="00A55B53" w:rsidRPr="00123177" w:rsidRDefault="00A55B53" w:rsidP="00535342">
            <w:pPr>
              <w:pStyle w:val="TableText"/>
              <w:snapToGrid w:val="0"/>
            </w:pPr>
            <w:r w:rsidRPr="00123177">
              <w:t>Process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12E889" w14:textId="77777777" w:rsidR="00A55B53" w:rsidRPr="00123177" w:rsidRDefault="00A55B53" w:rsidP="00535342">
            <w:pPr>
              <w:pStyle w:val="TableText"/>
              <w:snapToGrid w:val="0"/>
              <w:rPr>
                <w:rStyle w:val="normaltextrun"/>
              </w:rPr>
            </w:pPr>
            <w:r w:rsidRPr="00123177">
              <w:t>Software shall send the received fault/status information to MCAN.</w:t>
            </w:r>
          </w:p>
        </w:tc>
      </w:tr>
      <w:tr w:rsidR="00A55B53" w:rsidRPr="00123177" w14:paraId="1D6C4A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424CED" w14:textId="77777777" w:rsidR="00A55B53" w:rsidRPr="00123177" w:rsidRDefault="00A55B53" w:rsidP="00535342">
            <w:pPr>
              <w:pStyle w:val="TableText"/>
              <w:snapToGrid w:val="0"/>
            </w:pPr>
            <w:r w:rsidRPr="00123177">
              <w:t>Mandatory Fields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8E0541" w14:textId="77777777" w:rsidR="00A55B53" w:rsidRPr="00123177" w:rsidRDefault="00A55B53" w:rsidP="00535342">
            <w:pPr>
              <w:pStyle w:val="TableText"/>
              <w:snapToGrid w:val="0"/>
            </w:pPr>
            <w:r w:rsidRPr="00123177">
              <w:t>No such mandatory fields is applicable.</w:t>
            </w:r>
          </w:p>
        </w:tc>
      </w:tr>
      <w:tr w:rsidR="00A55B53" w:rsidRPr="00123177" w14:paraId="781E6C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6C6FCD" w14:textId="77777777" w:rsidR="00A55B53" w:rsidRPr="00123177" w:rsidRDefault="00A55B53" w:rsidP="00535342">
            <w:pPr>
              <w:pStyle w:val="TableText"/>
              <w:snapToGrid w:val="0"/>
            </w:pPr>
            <w:r w:rsidRPr="00123177">
              <w:t>Pre-Loaded Values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A02EA" w14:textId="77777777" w:rsidR="00A55B53" w:rsidRPr="00123177" w:rsidRDefault="00A55B53" w:rsidP="00535342">
            <w:pPr>
              <w:pStyle w:val="TableText"/>
              <w:snapToGrid w:val="0"/>
            </w:pPr>
            <w:r w:rsidRPr="00123177">
              <w:t xml:space="preserve">HVDCDCStatus = 0, NHVDCDCStatusDebug = 0, NHVDCDCFault = 0 (No Faults) </w:t>
            </w:r>
          </w:p>
        </w:tc>
      </w:tr>
      <w:tr w:rsidR="00A55B53" w:rsidRPr="00123177" w14:paraId="0292AFD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3B0B80" w14:textId="77777777" w:rsidR="00A55B53" w:rsidRPr="00123177" w:rsidRDefault="00A55B53" w:rsidP="00535342">
            <w:pPr>
              <w:pStyle w:val="TableText"/>
              <w:snapToGrid w:val="0"/>
            </w:pPr>
            <w:r w:rsidRPr="00123177">
              <w:t>Default Values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501CB"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37523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70EF46" w14:textId="77777777" w:rsidR="00A55B53" w:rsidRPr="00123177" w:rsidRDefault="00A55B53" w:rsidP="00535342">
            <w:pPr>
              <w:pStyle w:val="TableText"/>
              <w:snapToGrid w:val="0"/>
            </w:pPr>
            <w:r w:rsidRPr="00123177">
              <w:t>Valid range of Values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98294D" w14:textId="77777777" w:rsidR="00A55B53" w:rsidRPr="00123177" w:rsidRDefault="00A55B53" w:rsidP="00535342">
            <w:pPr>
              <w:pStyle w:val="TableText"/>
              <w:snapToGrid w:val="0"/>
            </w:pPr>
            <w:r w:rsidRPr="00123177">
              <w:rPr>
                <w:szCs w:val="20"/>
              </w:rPr>
              <w:t>Valid range value is not required. As this requirement is to verify SNA value.</w:t>
            </w:r>
          </w:p>
        </w:tc>
      </w:tr>
      <w:tr w:rsidR="00A55B53" w:rsidRPr="00123177" w14:paraId="1E09D2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DCC5C4" w14:textId="77777777" w:rsidR="00A55B53" w:rsidRPr="00123177" w:rsidRDefault="00A55B53" w:rsidP="00535342">
            <w:pPr>
              <w:pStyle w:val="TableText"/>
              <w:snapToGrid w:val="0"/>
            </w:pPr>
            <w:r w:rsidRPr="00123177">
              <w:t xml:space="preserve">Data Latency Period </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9BE0BF"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EA637F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E2631F" w14:textId="77777777" w:rsidR="00A55B53" w:rsidRPr="00123177" w:rsidRDefault="00A55B53" w:rsidP="00535342">
            <w:pPr>
              <w:pStyle w:val="TableText"/>
              <w:snapToGrid w:val="0"/>
            </w:pPr>
            <w:r w:rsidRPr="00123177">
              <w:t xml:space="preserve">Data Retention Period  </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018708"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0DB0B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BDD487" w14:textId="77777777" w:rsidR="00A55B53" w:rsidRPr="00123177" w:rsidRDefault="00A55B53" w:rsidP="00535342">
            <w:pPr>
              <w:pStyle w:val="TableText"/>
              <w:snapToGrid w:val="0"/>
            </w:pPr>
            <w:r w:rsidRPr="00123177">
              <w:t>Data Rate/ &lt;Daily&gt; Number of transaction</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8EF1B2" w14:textId="77777777" w:rsidR="00A55B53" w:rsidRPr="00123177" w:rsidRDefault="00A55B53" w:rsidP="00535342">
            <w:pPr>
              <w:pStyle w:val="TableText"/>
            </w:pPr>
            <w:r w:rsidRPr="00123177">
              <w:rPr>
                <w:szCs w:val="20"/>
              </w:rPr>
              <w:t>Data rate is not applicable.</w:t>
            </w:r>
          </w:p>
        </w:tc>
      </w:tr>
      <w:tr w:rsidR="00A55B53" w:rsidRPr="00123177" w14:paraId="4CD28F4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519B80" w14:textId="77777777" w:rsidR="00A55B53" w:rsidRPr="00123177" w:rsidRDefault="00A55B53" w:rsidP="00535342">
            <w:pPr>
              <w:pStyle w:val="TableText"/>
              <w:snapToGrid w:val="0"/>
            </w:pPr>
            <w:r w:rsidRPr="00123177">
              <w:t>External Events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C76DF8"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15A0FF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D02609" w14:textId="77777777" w:rsidR="00A55B53" w:rsidRPr="00123177" w:rsidRDefault="00A55B53" w:rsidP="00535342">
            <w:pPr>
              <w:pStyle w:val="TableText"/>
              <w:snapToGrid w:val="0"/>
            </w:pPr>
            <w:r w:rsidRPr="00123177">
              <w:lastRenderedPageBreak/>
              <w:t>Temporal Events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FEF6E"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203E668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7179A9" w14:textId="77777777" w:rsidR="00A55B53" w:rsidRPr="00123177" w:rsidRDefault="00A55B53" w:rsidP="00535342">
            <w:pPr>
              <w:pStyle w:val="TableText"/>
              <w:snapToGrid w:val="0"/>
            </w:pPr>
            <w:r w:rsidRPr="00123177">
              <w:t xml:space="preserve">Validation Rules/ </w:t>
            </w:r>
          </w:p>
          <w:p w14:paraId="08553FAA"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781EB2"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2EA411E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EF6CE2" w14:textId="77777777" w:rsidR="00A55B53" w:rsidRPr="00123177" w:rsidRDefault="00A55B53" w:rsidP="00535342">
            <w:pPr>
              <w:pStyle w:val="TableText"/>
              <w:snapToGrid w:val="0"/>
            </w:pPr>
            <w:r w:rsidRPr="00123177">
              <w:t>Constraints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0E3E8" w14:textId="77777777" w:rsidR="00A55B53" w:rsidRPr="00123177" w:rsidRDefault="00A55B53" w:rsidP="00535342">
            <w:pPr>
              <w:pStyle w:val="TableText"/>
              <w:snapToGrid w:val="0"/>
            </w:pPr>
            <w:r w:rsidRPr="00123177">
              <w:rPr>
                <w:szCs w:val="20"/>
              </w:rPr>
              <w:t>Constraints is not applicable.</w:t>
            </w:r>
          </w:p>
        </w:tc>
      </w:tr>
      <w:tr w:rsidR="00A55B53" w:rsidRPr="00123177" w14:paraId="3E9D647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4F7D7E" w14:textId="77777777" w:rsidR="00A55B53" w:rsidRPr="00123177" w:rsidRDefault="00A55B53" w:rsidP="00535342">
            <w:pPr>
              <w:pStyle w:val="TableText"/>
              <w:snapToGrid w:val="0"/>
            </w:pPr>
            <w:r w:rsidRPr="00123177">
              <w:t>Effects on other systems/sub system</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E3BEA" w14:textId="77777777" w:rsidR="00A55B53" w:rsidRPr="00123177" w:rsidRDefault="00A55B53" w:rsidP="00535342">
            <w:pPr>
              <w:pStyle w:val="TableText"/>
              <w:snapToGrid w:val="0"/>
            </w:pPr>
            <w:r w:rsidRPr="00123177">
              <w:rPr>
                <w:szCs w:val="20"/>
              </w:rPr>
              <w:t>No effects on other system</w:t>
            </w:r>
          </w:p>
        </w:tc>
      </w:tr>
      <w:tr w:rsidR="00A55B53" w:rsidRPr="00123177" w14:paraId="3366023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24D937" w14:textId="77777777" w:rsidR="00A55B53" w:rsidRPr="00123177" w:rsidRDefault="00A55B53" w:rsidP="00535342">
            <w:pPr>
              <w:pStyle w:val="TableText"/>
              <w:snapToGrid w:val="0"/>
            </w:pPr>
            <w:r w:rsidRPr="00123177">
              <w:t>Testability with respect to test environment</w:t>
            </w:r>
          </w:p>
          <w:p w14:paraId="1BADE99A" w14:textId="77777777" w:rsidR="00A55B53" w:rsidRPr="00123177" w:rsidRDefault="00A55B53" w:rsidP="00535342">
            <w:pPr>
              <w:pStyle w:val="TableText"/>
            </w:pPr>
            <w:r w:rsidRPr="00123177">
              <w:t>(Yes/No)</w:t>
            </w:r>
          </w:p>
          <w:p w14:paraId="79E76B85" w14:textId="77777777" w:rsidR="00A55B53" w:rsidRPr="00123177" w:rsidRDefault="00A55B53" w:rsidP="00535342">
            <w:pPr>
              <w:pStyle w:val="TableText"/>
            </w:pPr>
            <w:r w:rsidRPr="00123177">
              <w:rPr>
                <w:i/>
                <w:iCs/>
              </w:rPr>
              <w:t>Note: Mention in which phase of testing, this requirement will be tested</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14BE75" w14:textId="77777777" w:rsidR="00A55B53" w:rsidRPr="00123177" w:rsidRDefault="00A55B53" w:rsidP="00535342">
            <w:pPr>
              <w:pStyle w:val="TableText"/>
              <w:snapToGrid w:val="0"/>
            </w:pPr>
            <w:r w:rsidRPr="00123177">
              <w:t>YES</w:t>
            </w:r>
          </w:p>
          <w:p w14:paraId="3CDB7322" w14:textId="77777777" w:rsidR="00A55B53" w:rsidRPr="00123177" w:rsidRDefault="00A55B53" w:rsidP="00535342">
            <w:pPr>
              <w:pStyle w:val="TableText"/>
              <w:snapToGrid w:val="0"/>
            </w:pPr>
          </w:p>
          <w:p w14:paraId="49DCB704" w14:textId="77777777" w:rsidR="00A55B53" w:rsidRPr="00123177" w:rsidRDefault="00A55B53" w:rsidP="00535342">
            <w:pPr>
              <w:pStyle w:val="TableText"/>
              <w:snapToGrid w:val="0"/>
            </w:pPr>
          </w:p>
        </w:tc>
      </w:tr>
      <w:tr w:rsidR="00A55B53" w:rsidRPr="00123177" w14:paraId="783A937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702284" w14:textId="77777777" w:rsidR="00A55B53" w:rsidRPr="00123177" w:rsidRDefault="00A55B53" w:rsidP="00535342">
            <w:pPr>
              <w:pStyle w:val="TableText"/>
              <w:snapToGrid w:val="0"/>
            </w:pPr>
            <w:r w:rsidRPr="00123177">
              <w:t>Feasible within project constraints</w:t>
            </w:r>
          </w:p>
          <w:p w14:paraId="47E90BAD" w14:textId="77777777" w:rsidR="00A55B53" w:rsidRPr="00123177" w:rsidRDefault="00A55B53" w:rsidP="00535342">
            <w:pPr>
              <w:pStyle w:val="TableText"/>
              <w:snapToGrid w:val="0"/>
            </w:pPr>
            <w:r w:rsidRPr="00123177">
              <w:t>(Yes/No)</w:t>
            </w:r>
          </w:p>
          <w:p w14:paraId="5271D113"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6EAEF3" w14:textId="77777777" w:rsidR="00A55B53" w:rsidRPr="00123177" w:rsidRDefault="00A55B53" w:rsidP="00535342">
            <w:pPr>
              <w:tabs>
                <w:tab w:val="left" w:pos="1070"/>
              </w:tabs>
            </w:pPr>
            <w:r w:rsidRPr="00123177">
              <w:t>YES</w:t>
            </w:r>
          </w:p>
        </w:tc>
      </w:tr>
      <w:tr w:rsidR="00A55B53" w:rsidRPr="00123177" w14:paraId="23E607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3736EE" w14:textId="77777777" w:rsidR="00A55B53" w:rsidRPr="00123177" w:rsidRDefault="00A55B53" w:rsidP="00535342">
            <w:pPr>
              <w:pStyle w:val="TableText"/>
              <w:snapToGrid w:val="0"/>
            </w:pPr>
            <w:r w:rsidRPr="00123177">
              <w:t>Critical</w:t>
            </w:r>
          </w:p>
          <w:p w14:paraId="3343436B" w14:textId="77777777" w:rsidR="00A55B53" w:rsidRPr="00123177" w:rsidRDefault="00A55B53" w:rsidP="00535342">
            <w:pPr>
              <w:pStyle w:val="TableText"/>
              <w:snapToGrid w:val="0"/>
            </w:pPr>
            <w:r w:rsidRPr="00123177">
              <w:t>(Yes/No)</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7E3C8F" w14:textId="77777777" w:rsidR="00A55B53" w:rsidRPr="00123177" w:rsidRDefault="00A55B53" w:rsidP="00535342">
            <w:pPr>
              <w:pStyle w:val="TableText"/>
              <w:snapToGrid w:val="0"/>
            </w:pPr>
            <w:r w:rsidRPr="00123177">
              <w:t>YES</w:t>
            </w:r>
          </w:p>
        </w:tc>
      </w:tr>
      <w:tr w:rsidR="00A55B53" w:rsidRPr="00123177" w14:paraId="04399E4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C8F29E" w14:textId="77777777" w:rsidR="00A55B53" w:rsidRPr="00123177" w:rsidRDefault="00A55B53" w:rsidP="00535342">
            <w:pPr>
              <w:pStyle w:val="TableText"/>
              <w:snapToGrid w:val="0"/>
            </w:pPr>
            <w:r w:rsidRPr="00123177">
              <w:t>Acceptance Criteria</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1073DD"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317AF8F1" w14:textId="77777777" w:rsidR="00A55B53" w:rsidRPr="00123177" w:rsidRDefault="00A55B53" w:rsidP="00A55B53">
      <w:pPr>
        <w:pStyle w:val="BodyText"/>
        <w:rPr>
          <w:b/>
          <w:bCs/>
        </w:rPr>
      </w:pPr>
    </w:p>
    <w:p w14:paraId="55AD10E3" w14:textId="77777777" w:rsidR="00A55B53" w:rsidRPr="00123177" w:rsidRDefault="00A55B53" w:rsidP="00A55B53">
      <w:pPr>
        <w:pStyle w:val="Heading4"/>
      </w:pPr>
      <w:r w:rsidRPr="00123177">
        <w:t>CAN signal level upper limit requirements on HVDCDC.</w:t>
      </w:r>
    </w:p>
    <w:p w14:paraId="6B6DBE69" w14:textId="77777777" w:rsidR="00A55B53" w:rsidRPr="00123177" w:rsidRDefault="00A55B53" w:rsidP="00A55B53">
      <w:pPr>
        <w:pStyle w:val="BodyText"/>
        <w:rPr>
          <w:b/>
          <w:bCs/>
        </w:rPr>
      </w:pPr>
    </w:p>
    <w:tbl>
      <w:tblPr>
        <w:tblW w:w="9540" w:type="dxa"/>
        <w:tblInd w:w="108" w:type="dxa"/>
        <w:tblLayout w:type="fixed"/>
        <w:tblLook w:val="0000" w:firstRow="0" w:lastRow="0" w:firstColumn="0" w:lastColumn="0" w:noHBand="0" w:noVBand="0"/>
      </w:tblPr>
      <w:tblGrid>
        <w:gridCol w:w="1920"/>
        <w:gridCol w:w="7620"/>
      </w:tblGrid>
      <w:tr w:rsidR="00A55B53" w:rsidRPr="00123177" w14:paraId="36E2CEA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C2EBC33" w14:textId="77777777" w:rsidR="00A55B53" w:rsidRPr="00123177" w:rsidRDefault="00A55B53" w:rsidP="00535342">
            <w:pPr>
              <w:pStyle w:val="TableColumnTitle"/>
              <w:snapToGrid w:val="0"/>
            </w:pPr>
            <w:r w:rsidRPr="00123177">
              <w:t>Term</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7F6ECAF" w14:textId="77777777" w:rsidR="00A55B53" w:rsidRPr="00123177" w:rsidRDefault="00A55B53" w:rsidP="00535342">
            <w:pPr>
              <w:pStyle w:val="TableColumnTitle"/>
              <w:snapToGrid w:val="0"/>
            </w:pPr>
            <w:r w:rsidRPr="00123177">
              <w:t>Description</w:t>
            </w:r>
          </w:p>
        </w:tc>
      </w:tr>
      <w:tr w:rsidR="00A55B53" w:rsidRPr="00123177" w14:paraId="6608F6A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61F2879" w14:textId="77777777" w:rsidR="00A55B53" w:rsidRPr="00123177" w:rsidRDefault="00A55B53" w:rsidP="00535342">
            <w:pPr>
              <w:pStyle w:val="TableText"/>
              <w:snapToGrid w:val="0"/>
            </w:pPr>
            <w:r w:rsidRPr="00123177">
              <w:t>REQ ID</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608631" w14:textId="77777777" w:rsidR="00A55B53" w:rsidRPr="00123177" w:rsidRDefault="00A55B53" w:rsidP="00535342">
            <w:pPr>
              <w:snapToGrid w:val="0"/>
            </w:pPr>
            <w:r w:rsidRPr="00123177">
              <w:rPr>
                <w:rFonts w:eastAsia="Arial"/>
                <w:color w:val="000000" w:themeColor="text1"/>
              </w:rPr>
              <w:t>SWRS_COMM_04</w:t>
            </w:r>
          </w:p>
        </w:tc>
      </w:tr>
      <w:tr w:rsidR="00A55B53" w:rsidRPr="00123177" w14:paraId="3BC1E80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0EAE08D" w14:textId="77777777" w:rsidR="00A55B53" w:rsidRPr="00123177" w:rsidRDefault="00A55B53" w:rsidP="00535342">
            <w:pPr>
              <w:pStyle w:val="TableText"/>
            </w:pPr>
            <w:r w:rsidRPr="00123177">
              <w:t>Customer Req ID</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B53513"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SDS-HVDCDC-265</w:t>
            </w:r>
          </w:p>
        </w:tc>
      </w:tr>
      <w:tr w:rsidR="00A55B53" w:rsidRPr="00123177" w14:paraId="3A91D7F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8F03156" w14:textId="77777777" w:rsidR="00A55B53" w:rsidRPr="00123177" w:rsidRDefault="00A55B53" w:rsidP="00535342">
            <w:pPr>
              <w:pStyle w:val="TableText"/>
              <w:snapToGrid w:val="0"/>
            </w:pPr>
            <w:r w:rsidRPr="00123177">
              <w:t>Milestone</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A17853" w14:textId="77777777" w:rsidR="00A55B53" w:rsidRPr="00123177" w:rsidRDefault="00A55B53" w:rsidP="00535342">
            <w:pPr>
              <w:pStyle w:val="TableText"/>
              <w:snapToGrid w:val="0"/>
            </w:pPr>
            <w:r w:rsidRPr="00123177">
              <w:t xml:space="preserve"> PF2.0</w:t>
            </w:r>
          </w:p>
        </w:tc>
      </w:tr>
      <w:tr w:rsidR="00A55B53" w:rsidRPr="00123177" w14:paraId="65FD1A6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8167047"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DE15F4" w14:textId="77777777" w:rsidR="00A55B53" w:rsidRPr="00123177" w:rsidRDefault="00A55B53" w:rsidP="00535342">
            <w:pPr>
              <w:snapToGrid w:val="0"/>
              <w:rPr>
                <w:rFonts w:eastAsia="Arial"/>
                <w:color w:val="000000" w:themeColor="text1"/>
              </w:rPr>
            </w:pPr>
            <w:r w:rsidRPr="00123177">
              <w:rPr>
                <w:rFonts w:eastAsia="Arial"/>
                <w:color w:val="000000" w:themeColor="text1"/>
              </w:rPr>
              <w:t>All transmit CAN signals shall be capped to a maximum value of "SNA" -1. This is so that "SNA" can be differentiated from signal railed at upper limit.</w:t>
            </w:r>
          </w:p>
        </w:tc>
      </w:tr>
      <w:tr w:rsidR="00A55B53" w:rsidRPr="00123177" w14:paraId="4FC9E55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EA459F" w14:textId="77777777" w:rsidR="00A55B53" w:rsidRPr="00123177" w:rsidRDefault="00A55B53" w:rsidP="00535342">
            <w:pPr>
              <w:pStyle w:val="TableText"/>
              <w:snapToGrid w:val="0"/>
            </w:pPr>
            <w:r w:rsidRPr="00123177">
              <w:lastRenderedPageBreak/>
              <w:t xml:space="preserve">Derived Requirement </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7DAFB0"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12BDFE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7095A0" w14:textId="77777777" w:rsidR="00A55B53" w:rsidRPr="00123177" w:rsidRDefault="00A55B53" w:rsidP="00535342">
            <w:pPr>
              <w:pStyle w:val="TableText"/>
              <w:snapToGrid w:val="0"/>
            </w:pPr>
            <w:r w:rsidRPr="00123177">
              <w:t>Access Restrictions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28CC20"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D8F97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38CF79" w14:textId="77777777" w:rsidR="00A55B53" w:rsidRPr="00123177" w:rsidRDefault="00A55B53" w:rsidP="00535342">
            <w:pPr>
              <w:pStyle w:val="TableText"/>
              <w:snapToGrid w:val="0"/>
              <w:rPr>
                <w:b/>
                <w:bCs/>
              </w:rPr>
            </w:pPr>
            <w:r w:rsidRPr="00123177">
              <w:t>Input(s)</w:t>
            </w:r>
            <w:r w:rsidRPr="00123177">
              <w:rPr>
                <w:b/>
                <w:bCs/>
              </w:rPr>
              <w:t xml:space="preserve"> </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7C1DC9" w14:textId="77777777" w:rsidR="00A55B53" w:rsidRPr="00123177" w:rsidRDefault="00A55B53" w:rsidP="00535342">
            <w:pPr>
              <w:pStyle w:val="TableText"/>
              <w:snapToGrid w:val="0"/>
              <w:rPr>
                <w:rFonts w:eastAsia="Arial"/>
              </w:rPr>
            </w:pPr>
            <w:r w:rsidRPr="00123177">
              <w:rPr>
                <w:rFonts w:eastAsia="Arial"/>
              </w:rPr>
              <w:t xml:space="preserve">CAN signal parameter without “SNA” </w:t>
            </w:r>
            <w:commentRangeStart w:id="56"/>
            <w:commentRangeStart w:id="57"/>
            <w:r w:rsidRPr="00123177">
              <w:rPr>
                <w:rFonts w:eastAsia="Arial"/>
              </w:rPr>
              <w:t>validation</w:t>
            </w:r>
            <w:commentRangeEnd w:id="56"/>
            <w:r w:rsidRPr="00123177">
              <w:rPr>
                <w:rStyle w:val="CommentReference"/>
                <w:rFonts w:eastAsia="Arial"/>
                <w:sz w:val="24"/>
                <w:szCs w:val="24"/>
              </w:rPr>
              <w:commentReference w:id="56"/>
            </w:r>
            <w:commentRangeEnd w:id="57"/>
            <w:r w:rsidRPr="00123177">
              <w:rPr>
                <w:rStyle w:val="CommentReference"/>
                <w:rFonts w:eastAsia="Arial"/>
                <w:sz w:val="24"/>
                <w:szCs w:val="24"/>
              </w:rPr>
              <w:commentReference w:id="57"/>
            </w:r>
            <w:r w:rsidRPr="00123177">
              <w:rPr>
                <w:rFonts w:eastAsia="Arial"/>
              </w:rPr>
              <w:t xml:space="preserve">. The Maximum value should be </w:t>
            </w:r>
            <w:r w:rsidRPr="00123177">
              <w:rPr>
                <w:rFonts w:eastAsia="Arial"/>
                <w:color w:val="000000" w:themeColor="text1"/>
              </w:rPr>
              <w:t>"SNA" -1</w:t>
            </w:r>
          </w:p>
        </w:tc>
      </w:tr>
      <w:tr w:rsidR="00A55B53" w:rsidRPr="00123177" w14:paraId="062FCE7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A601F1"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A5476E" w14:textId="77777777" w:rsidR="00A55B53" w:rsidRPr="00123177" w:rsidRDefault="00A55B53" w:rsidP="00535342">
            <w:pPr>
              <w:pStyle w:val="NormalWeb"/>
              <w:rPr>
                <w:rFonts w:ascii="Arial" w:hAnsi="Arial" w:cs="Arial"/>
                <w:sz w:val="20"/>
                <w:szCs w:val="20"/>
              </w:rPr>
            </w:pPr>
            <w:r w:rsidRPr="00123177">
              <w:rPr>
                <w:rFonts w:ascii="Arial" w:hAnsi="Arial" w:cs="Arial"/>
                <w:sz w:val="20"/>
                <w:szCs w:val="20"/>
              </w:rPr>
              <w:t>Status of signal for which value is set to its maximum value is set to SNA-1.</w:t>
            </w:r>
          </w:p>
          <w:p w14:paraId="66B2085F" w14:textId="77777777" w:rsidR="00A55B53" w:rsidRPr="00123177" w:rsidRDefault="00A55B53" w:rsidP="00535342">
            <w:pPr>
              <w:pStyle w:val="NormalWeb"/>
              <w:rPr>
                <w:rFonts w:ascii="Arial" w:hAnsi="Arial" w:cs="Arial"/>
                <w:sz w:val="20"/>
                <w:szCs w:val="20"/>
              </w:rPr>
            </w:pPr>
            <w:r w:rsidRPr="00123177">
              <w:rPr>
                <w:rFonts w:ascii="Arial" w:hAnsi="Arial" w:cs="Arial"/>
                <w:sz w:val="20"/>
                <w:szCs w:val="20"/>
              </w:rPr>
              <w:t>Here, SignalName is the respective signal name from PDU structure</w:t>
            </w:r>
          </w:p>
          <w:p w14:paraId="56F8144E" w14:textId="77777777" w:rsidR="00A55B53" w:rsidRPr="00123177" w:rsidRDefault="00A55B53" w:rsidP="00535342">
            <w:pPr>
              <w:pStyle w:val="TableText"/>
              <w:snapToGrid w:val="0"/>
              <w:ind w:left="720"/>
            </w:pPr>
          </w:p>
        </w:tc>
      </w:tr>
      <w:tr w:rsidR="00A55B53" w:rsidRPr="00123177" w14:paraId="6677AB5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10E580" w14:textId="77777777" w:rsidR="00A55B53" w:rsidRPr="00123177" w:rsidRDefault="00A55B53" w:rsidP="00535342">
            <w:pPr>
              <w:pStyle w:val="TableText"/>
              <w:snapToGrid w:val="0"/>
            </w:pPr>
            <w:r w:rsidRPr="00123177">
              <w:t>Process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14EC4" w14:textId="77777777" w:rsidR="00A55B53" w:rsidRPr="00123177" w:rsidRDefault="00A55B53" w:rsidP="00535342">
            <w:pPr>
              <w:pStyle w:val="TableText"/>
              <w:snapToGrid w:val="0"/>
              <w:rPr>
                <w:rStyle w:val="normaltextrun"/>
              </w:rPr>
            </w:pPr>
            <w:r w:rsidRPr="00123177">
              <w:t>Observe that the Software shall send the maximum value of SNA-1 over the MCAN.</w:t>
            </w:r>
          </w:p>
        </w:tc>
      </w:tr>
      <w:tr w:rsidR="00A55B53" w:rsidRPr="00123177" w14:paraId="07030B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F5F9C9" w14:textId="77777777" w:rsidR="00A55B53" w:rsidRPr="00123177" w:rsidRDefault="00A55B53" w:rsidP="00535342">
            <w:pPr>
              <w:pStyle w:val="TableText"/>
              <w:snapToGrid w:val="0"/>
            </w:pPr>
            <w:r w:rsidRPr="00123177">
              <w:t>Mandatory Fields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7C562E" w14:textId="77777777" w:rsidR="00A55B53" w:rsidRPr="00123177" w:rsidRDefault="00A55B53" w:rsidP="00535342">
            <w:pPr>
              <w:pStyle w:val="TableText"/>
              <w:snapToGrid w:val="0"/>
            </w:pPr>
            <w:r w:rsidRPr="00123177">
              <w:t>No such mandatory fields is applicable.</w:t>
            </w:r>
          </w:p>
        </w:tc>
      </w:tr>
      <w:tr w:rsidR="00A55B53" w:rsidRPr="00123177" w14:paraId="2313AAB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DB8529" w14:textId="77777777" w:rsidR="00A55B53" w:rsidRPr="00123177" w:rsidRDefault="00A55B53" w:rsidP="00535342">
            <w:pPr>
              <w:pStyle w:val="TableText"/>
              <w:snapToGrid w:val="0"/>
            </w:pPr>
            <w:r w:rsidRPr="00123177">
              <w:t>Pre-Loaded Values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9040D2" w14:textId="77777777" w:rsidR="00A55B53" w:rsidRPr="00123177" w:rsidRDefault="00A55B53" w:rsidP="00535342">
            <w:pPr>
              <w:pStyle w:val="TableText"/>
              <w:snapToGrid w:val="0"/>
            </w:pPr>
            <w:r w:rsidRPr="00123177">
              <w:t xml:space="preserve">HVDCDCStatus = 0, NHVDCDCStatusDebug = 0, NHVDCDCFault = 0 (No Faults) </w:t>
            </w:r>
          </w:p>
        </w:tc>
      </w:tr>
      <w:tr w:rsidR="00A55B53" w:rsidRPr="00123177" w14:paraId="74F90AA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88A351" w14:textId="77777777" w:rsidR="00A55B53" w:rsidRPr="00123177" w:rsidRDefault="00A55B53" w:rsidP="00535342">
            <w:pPr>
              <w:pStyle w:val="TableText"/>
              <w:snapToGrid w:val="0"/>
            </w:pPr>
            <w:r w:rsidRPr="00123177">
              <w:t>Default Values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EE31CB"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3198930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1A23E0" w14:textId="77777777" w:rsidR="00A55B53" w:rsidRPr="00123177" w:rsidRDefault="00A55B53" w:rsidP="00535342">
            <w:pPr>
              <w:pStyle w:val="TableText"/>
              <w:snapToGrid w:val="0"/>
            </w:pPr>
            <w:r w:rsidRPr="00123177">
              <w:t>Valid range of Values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DF0A3D" w14:textId="77777777" w:rsidR="00A55B53" w:rsidRPr="00123177" w:rsidRDefault="00A55B53" w:rsidP="00535342">
            <w:pPr>
              <w:pStyle w:val="TableText"/>
              <w:snapToGrid w:val="0"/>
            </w:pPr>
            <w:r w:rsidRPr="00123177">
              <w:rPr>
                <w:szCs w:val="20"/>
              </w:rPr>
              <w:t>Valid range value is not required. As this requirement is to verify SNA value.</w:t>
            </w:r>
          </w:p>
        </w:tc>
      </w:tr>
      <w:tr w:rsidR="00A55B53" w:rsidRPr="00123177" w14:paraId="309628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4DA80C" w14:textId="77777777" w:rsidR="00A55B53" w:rsidRPr="00123177" w:rsidRDefault="00A55B53" w:rsidP="00535342">
            <w:pPr>
              <w:pStyle w:val="TableText"/>
              <w:snapToGrid w:val="0"/>
            </w:pPr>
            <w:r w:rsidRPr="00123177">
              <w:t xml:space="preserve">Data Latency Period </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349DCA"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8B4CD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9D63DD" w14:textId="77777777" w:rsidR="00A55B53" w:rsidRPr="00123177" w:rsidRDefault="00A55B53" w:rsidP="00535342">
            <w:pPr>
              <w:pStyle w:val="TableText"/>
              <w:snapToGrid w:val="0"/>
            </w:pPr>
            <w:r w:rsidRPr="00123177">
              <w:t xml:space="preserve">Data Retention Period  </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0CDE31"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291E26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3D71B5" w14:textId="77777777" w:rsidR="00A55B53" w:rsidRPr="00123177" w:rsidRDefault="00A55B53" w:rsidP="00535342">
            <w:pPr>
              <w:pStyle w:val="TableText"/>
              <w:snapToGrid w:val="0"/>
            </w:pPr>
            <w:r w:rsidRPr="00123177">
              <w:t>Data Rate/ &lt;Daily&gt; Number of transaction</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40197A" w14:textId="77777777" w:rsidR="00A55B53" w:rsidRPr="00123177" w:rsidRDefault="00A55B53" w:rsidP="00535342">
            <w:pPr>
              <w:pStyle w:val="TableText"/>
            </w:pPr>
            <w:r w:rsidRPr="00123177">
              <w:rPr>
                <w:szCs w:val="20"/>
              </w:rPr>
              <w:t>Data rate is not applicable.</w:t>
            </w:r>
          </w:p>
        </w:tc>
      </w:tr>
      <w:tr w:rsidR="00A55B53" w:rsidRPr="00123177" w14:paraId="3B94D9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B02EAB" w14:textId="77777777" w:rsidR="00A55B53" w:rsidRPr="00123177" w:rsidRDefault="00A55B53" w:rsidP="00535342">
            <w:pPr>
              <w:pStyle w:val="TableText"/>
              <w:snapToGrid w:val="0"/>
            </w:pPr>
            <w:r w:rsidRPr="00123177">
              <w:t>External Events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FB0FAA"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1EE42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738C38" w14:textId="77777777" w:rsidR="00A55B53" w:rsidRPr="00123177" w:rsidRDefault="00A55B53" w:rsidP="00535342">
            <w:pPr>
              <w:pStyle w:val="TableText"/>
              <w:snapToGrid w:val="0"/>
            </w:pPr>
            <w:r w:rsidRPr="00123177">
              <w:t>Temporal Events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D733E2"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28533BD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75AF46" w14:textId="77777777" w:rsidR="00A55B53" w:rsidRPr="00123177" w:rsidRDefault="00A55B53" w:rsidP="00535342">
            <w:pPr>
              <w:pStyle w:val="TableText"/>
              <w:snapToGrid w:val="0"/>
            </w:pPr>
            <w:r w:rsidRPr="00123177">
              <w:t xml:space="preserve">Validation Rules/ </w:t>
            </w:r>
          </w:p>
          <w:p w14:paraId="09D1EC12"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5A27A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EAF5B6C" w14:textId="77777777" w:rsidR="00A55B53" w:rsidRPr="00123177" w:rsidRDefault="00A55B53" w:rsidP="00535342">
            <w:pPr>
              <w:pStyle w:val="TableText"/>
              <w:snapToGrid w:val="0"/>
              <w:rPr>
                <w:i/>
                <w:iCs/>
              </w:rPr>
            </w:pPr>
            <w:r w:rsidRPr="00123177">
              <w:rPr>
                <w:rFonts w:eastAsia="Arial"/>
                <w:color w:val="000000" w:themeColor="text1"/>
              </w:rPr>
              <w:t>Verify that the maximum value of all the transmit CAN signals shall be SNA-1</w:t>
            </w:r>
          </w:p>
        </w:tc>
      </w:tr>
      <w:tr w:rsidR="00A55B53" w:rsidRPr="00123177" w14:paraId="6B75FC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2A84E3" w14:textId="77777777" w:rsidR="00A55B53" w:rsidRPr="00123177" w:rsidRDefault="00A55B53" w:rsidP="00535342">
            <w:pPr>
              <w:pStyle w:val="TableText"/>
              <w:snapToGrid w:val="0"/>
            </w:pPr>
            <w:r w:rsidRPr="00123177">
              <w:t>Constraints</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38C8A4" w14:textId="77777777" w:rsidR="00A55B53" w:rsidRPr="00123177" w:rsidRDefault="00A55B53" w:rsidP="00535342">
            <w:pPr>
              <w:pStyle w:val="TableText"/>
              <w:snapToGrid w:val="0"/>
            </w:pPr>
            <w:r w:rsidRPr="00123177">
              <w:rPr>
                <w:szCs w:val="20"/>
              </w:rPr>
              <w:t>Constraints is not applicable.</w:t>
            </w:r>
          </w:p>
        </w:tc>
      </w:tr>
      <w:tr w:rsidR="00A55B53" w:rsidRPr="00123177" w14:paraId="1B08DB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6BE639" w14:textId="77777777" w:rsidR="00A55B53" w:rsidRPr="00123177" w:rsidRDefault="00A55B53" w:rsidP="00535342">
            <w:pPr>
              <w:pStyle w:val="TableText"/>
              <w:snapToGrid w:val="0"/>
            </w:pPr>
            <w:r w:rsidRPr="00123177">
              <w:t>Effects on other systems/sub system</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6BDCF7" w14:textId="77777777" w:rsidR="00A55B53" w:rsidRPr="00123177" w:rsidRDefault="00A55B53" w:rsidP="00535342">
            <w:pPr>
              <w:pStyle w:val="TableText"/>
              <w:snapToGrid w:val="0"/>
            </w:pPr>
            <w:r w:rsidRPr="00123177">
              <w:rPr>
                <w:szCs w:val="20"/>
              </w:rPr>
              <w:t>No effects on other system</w:t>
            </w:r>
          </w:p>
        </w:tc>
      </w:tr>
      <w:tr w:rsidR="00A55B53" w:rsidRPr="00123177" w14:paraId="360A38E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E43849" w14:textId="77777777" w:rsidR="00A55B53" w:rsidRPr="00123177" w:rsidRDefault="00A55B53" w:rsidP="00535342">
            <w:pPr>
              <w:pStyle w:val="TableText"/>
              <w:snapToGrid w:val="0"/>
            </w:pPr>
            <w:r w:rsidRPr="00123177">
              <w:lastRenderedPageBreak/>
              <w:t>Testability with respect to test environment</w:t>
            </w:r>
          </w:p>
          <w:p w14:paraId="77501DEF" w14:textId="77777777" w:rsidR="00A55B53" w:rsidRPr="00123177" w:rsidRDefault="00A55B53" w:rsidP="00535342">
            <w:pPr>
              <w:pStyle w:val="TableText"/>
            </w:pPr>
            <w:r w:rsidRPr="00123177">
              <w:t>(Yes/No)</w:t>
            </w:r>
          </w:p>
          <w:p w14:paraId="57995CB9" w14:textId="77777777" w:rsidR="00A55B53" w:rsidRPr="00123177" w:rsidRDefault="00A55B53" w:rsidP="00535342">
            <w:pPr>
              <w:pStyle w:val="TableText"/>
            </w:pPr>
            <w:r w:rsidRPr="00123177">
              <w:rPr>
                <w:i/>
                <w:iCs/>
              </w:rPr>
              <w:t>Note: Mention in which phase of testing, this requirement will be tested</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870BA3" w14:textId="77777777" w:rsidR="00A55B53" w:rsidRPr="00123177" w:rsidRDefault="00A55B53" w:rsidP="00535342">
            <w:pPr>
              <w:pStyle w:val="TableText"/>
              <w:snapToGrid w:val="0"/>
            </w:pPr>
            <w:r w:rsidRPr="00123177">
              <w:t>YES</w:t>
            </w:r>
          </w:p>
          <w:p w14:paraId="24D62B4E" w14:textId="77777777" w:rsidR="00A55B53" w:rsidRPr="00123177" w:rsidRDefault="00A55B53" w:rsidP="00535342">
            <w:pPr>
              <w:pStyle w:val="TableText"/>
              <w:snapToGrid w:val="0"/>
            </w:pPr>
          </w:p>
          <w:p w14:paraId="474826ED" w14:textId="77777777" w:rsidR="00A55B53" w:rsidRPr="00123177" w:rsidRDefault="00A55B53" w:rsidP="00535342">
            <w:pPr>
              <w:pStyle w:val="TableText"/>
              <w:snapToGrid w:val="0"/>
            </w:pPr>
          </w:p>
        </w:tc>
      </w:tr>
      <w:tr w:rsidR="00A55B53" w:rsidRPr="00123177" w14:paraId="1746190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135B17C" w14:textId="77777777" w:rsidR="00A55B53" w:rsidRPr="00123177" w:rsidRDefault="00A55B53" w:rsidP="00535342">
            <w:pPr>
              <w:pStyle w:val="TableText"/>
              <w:snapToGrid w:val="0"/>
            </w:pPr>
            <w:r w:rsidRPr="00123177">
              <w:t>Feasible within project constraints</w:t>
            </w:r>
          </w:p>
          <w:p w14:paraId="43E6CB65" w14:textId="77777777" w:rsidR="00A55B53" w:rsidRPr="00123177" w:rsidRDefault="00A55B53" w:rsidP="00535342">
            <w:pPr>
              <w:pStyle w:val="TableText"/>
              <w:snapToGrid w:val="0"/>
            </w:pPr>
            <w:r w:rsidRPr="00123177">
              <w:t>(Yes/No)</w:t>
            </w:r>
          </w:p>
          <w:p w14:paraId="0815CA5F"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014879" w14:textId="77777777" w:rsidR="00A55B53" w:rsidRPr="00123177" w:rsidRDefault="00A55B53" w:rsidP="00535342">
            <w:pPr>
              <w:tabs>
                <w:tab w:val="left" w:pos="1070"/>
              </w:tabs>
            </w:pPr>
            <w:r w:rsidRPr="00123177">
              <w:t>YES</w:t>
            </w:r>
          </w:p>
        </w:tc>
      </w:tr>
      <w:tr w:rsidR="00A55B53" w:rsidRPr="00123177" w14:paraId="1E0856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3A2D67" w14:textId="77777777" w:rsidR="00A55B53" w:rsidRPr="00123177" w:rsidRDefault="00A55B53" w:rsidP="00535342">
            <w:pPr>
              <w:pStyle w:val="TableText"/>
              <w:snapToGrid w:val="0"/>
            </w:pPr>
            <w:r w:rsidRPr="00123177">
              <w:t>Critical</w:t>
            </w:r>
          </w:p>
          <w:p w14:paraId="0DECB3CB" w14:textId="77777777" w:rsidR="00A55B53" w:rsidRPr="00123177" w:rsidRDefault="00A55B53" w:rsidP="00535342">
            <w:pPr>
              <w:pStyle w:val="TableText"/>
              <w:snapToGrid w:val="0"/>
            </w:pPr>
            <w:r w:rsidRPr="00123177">
              <w:t>(Yes/No)</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BA3176" w14:textId="77777777" w:rsidR="00A55B53" w:rsidRPr="00123177" w:rsidRDefault="00A55B53" w:rsidP="00535342">
            <w:pPr>
              <w:pStyle w:val="TableText"/>
              <w:snapToGrid w:val="0"/>
            </w:pPr>
            <w:r w:rsidRPr="00123177">
              <w:t>YES</w:t>
            </w:r>
          </w:p>
        </w:tc>
      </w:tr>
      <w:tr w:rsidR="00A55B53" w:rsidRPr="00123177" w14:paraId="478CA39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FDB03A" w14:textId="77777777" w:rsidR="00A55B53" w:rsidRPr="00123177" w:rsidRDefault="00A55B53" w:rsidP="00535342">
            <w:pPr>
              <w:pStyle w:val="TableText"/>
              <w:snapToGrid w:val="0"/>
            </w:pPr>
            <w:r w:rsidRPr="00123177">
              <w:t>Acceptance Criteria</w:t>
            </w:r>
          </w:p>
        </w:tc>
        <w:tc>
          <w:tcPr>
            <w:tcW w:w="7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5E8120"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796C67BD" w14:textId="77777777" w:rsidR="00A55B53" w:rsidRPr="00123177" w:rsidRDefault="00A55B53" w:rsidP="00A55B53">
      <w:pPr>
        <w:pStyle w:val="BodyText"/>
        <w:rPr>
          <w:b/>
          <w:bCs/>
        </w:rPr>
      </w:pPr>
    </w:p>
    <w:p w14:paraId="4ED4AAFB" w14:textId="77777777" w:rsidR="00A55B53" w:rsidRPr="00123177" w:rsidRDefault="00A55B53" w:rsidP="00A55B53">
      <w:pPr>
        <w:pStyle w:val="Heading4"/>
      </w:pPr>
      <w:r w:rsidRPr="00123177">
        <w:t>‘Operation’ commands receive feature on HVDCDC</w:t>
      </w:r>
    </w:p>
    <w:p w14:paraId="4FB0399F" w14:textId="77777777" w:rsidR="00A55B53" w:rsidRPr="00123177" w:rsidRDefault="00A55B53" w:rsidP="00A55B53">
      <w:pPr>
        <w:pStyle w:val="BodyText"/>
        <w:rPr>
          <w:b/>
          <w:bCs/>
        </w:rPr>
      </w:pPr>
    </w:p>
    <w:tbl>
      <w:tblPr>
        <w:tblW w:w="9629" w:type="dxa"/>
        <w:tblInd w:w="108" w:type="dxa"/>
        <w:tblLook w:val="0000" w:firstRow="0" w:lastRow="0" w:firstColumn="0" w:lastColumn="0" w:noHBand="0" w:noVBand="0"/>
      </w:tblPr>
      <w:tblGrid>
        <w:gridCol w:w="1708"/>
        <w:gridCol w:w="7921"/>
      </w:tblGrid>
      <w:tr w:rsidR="00A55B53" w:rsidRPr="00123177" w14:paraId="737F8A56"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69F6BD1" w14:textId="77777777" w:rsidR="00A55B53" w:rsidRPr="00123177" w:rsidRDefault="00A55B53" w:rsidP="00535342">
            <w:pPr>
              <w:pStyle w:val="TableColumnTitle"/>
            </w:pPr>
            <w:r w:rsidRPr="00123177">
              <w:t>Term</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CF80FB6" w14:textId="77777777" w:rsidR="00A55B53" w:rsidRPr="00123177" w:rsidRDefault="00A55B53" w:rsidP="00535342">
            <w:pPr>
              <w:pStyle w:val="TableColumnTitle"/>
            </w:pPr>
            <w:r w:rsidRPr="00123177">
              <w:t>Description</w:t>
            </w:r>
          </w:p>
        </w:tc>
      </w:tr>
      <w:tr w:rsidR="00A55B53" w:rsidRPr="00123177" w14:paraId="63245B03" w14:textId="77777777" w:rsidTr="00535342">
        <w:trPr>
          <w:trHeight w:val="133"/>
        </w:trPr>
        <w:tc>
          <w:tcPr>
            <w:tcW w:w="1708" w:type="dxa"/>
            <w:tcBorders>
              <w:top w:val="single" w:sz="4" w:space="0" w:color="000000" w:themeColor="text1"/>
              <w:left w:val="single" w:sz="4" w:space="0" w:color="000000" w:themeColor="text1"/>
              <w:bottom w:val="single" w:sz="4" w:space="0" w:color="000000" w:themeColor="text1"/>
            </w:tcBorders>
          </w:tcPr>
          <w:p w14:paraId="7EEB018B" w14:textId="77777777" w:rsidR="00A55B53" w:rsidRPr="00123177" w:rsidRDefault="00A55B53" w:rsidP="00535342">
            <w:pPr>
              <w:pStyle w:val="TableText"/>
            </w:pPr>
            <w:r w:rsidRPr="00123177">
              <w:t>REQ ID</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73EE3" w14:textId="77777777" w:rsidR="00A55B53" w:rsidRPr="00123177" w:rsidRDefault="00A55B53" w:rsidP="00535342">
            <w:r w:rsidRPr="00123177">
              <w:rPr>
                <w:rFonts w:eastAsia="Arial"/>
                <w:color w:val="000000" w:themeColor="text1"/>
                <w:szCs w:val="20"/>
              </w:rPr>
              <w:t>SWRS_COMM_05</w:t>
            </w:r>
          </w:p>
        </w:tc>
      </w:tr>
      <w:tr w:rsidR="00A55B53" w:rsidRPr="00123177" w14:paraId="6F9347FA" w14:textId="77777777" w:rsidTr="00535342">
        <w:trPr>
          <w:trHeight w:val="133"/>
        </w:trPr>
        <w:tc>
          <w:tcPr>
            <w:tcW w:w="1708" w:type="dxa"/>
            <w:tcBorders>
              <w:top w:val="single" w:sz="4" w:space="0" w:color="000000" w:themeColor="text1"/>
              <w:left w:val="single" w:sz="4" w:space="0" w:color="000000" w:themeColor="text1"/>
              <w:bottom w:val="single" w:sz="4" w:space="0" w:color="000000" w:themeColor="text1"/>
            </w:tcBorders>
          </w:tcPr>
          <w:p w14:paraId="04C4660C" w14:textId="77777777" w:rsidR="00A55B53" w:rsidRPr="00123177" w:rsidRDefault="00A55B53" w:rsidP="00535342">
            <w:pPr>
              <w:pStyle w:val="TableText"/>
            </w:pPr>
            <w:r w:rsidRPr="00123177">
              <w:t>Customer Req ID</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8B99A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SDS-HVDCDC-91</w:t>
            </w:r>
          </w:p>
        </w:tc>
      </w:tr>
      <w:tr w:rsidR="00A55B53" w:rsidRPr="00123177" w14:paraId="125C0096" w14:textId="77777777" w:rsidTr="00535342">
        <w:trPr>
          <w:trHeight w:val="133"/>
        </w:trPr>
        <w:tc>
          <w:tcPr>
            <w:tcW w:w="1708" w:type="dxa"/>
            <w:tcBorders>
              <w:top w:val="single" w:sz="4" w:space="0" w:color="000000" w:themeColor="text1"/>
              <w:left w:val="single" w:sz="4" w:space="0" w:color="000000" w:themeColor="text1"/>
              <w:bottom w:val="single" w:sz="4" w:space="0" w:color="000000" w:themeColor="text1"/>
            </w:tcBorders>
          </w:tcPr>
          <w:p w14:paraId="003D42A0" w14:textId="77777777" w:rsidR="00A55B53" w:rsidRPr="00123177" w:rsidRDefault="00A55B53" w:rsidP="00535342">
            <w:pPr>
              <w:pStyle w:val="TableText"/>
            </w:pPr>
            <w:r w:rsidRPr="00123177">
              <w:t>Milestone</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31B0E4" w14:textId="77777777" w:rsidR="00A55B53" w:rsidRPr="00123177" w:rsidRDefault="00A55B53" w:rsidP="00535342">
            <w:pPr>
              <w:pStyle w:val="TableText"/>
            </w:pPr>
            <w:r w:rsidRPr="00123177">
              <w:t>A-Sample/ PF1.0</w:t>
            </w:r>
          </w:p>
        </w:tc>
      </w:tr>
      <w:tr w:rsidR="00A55B53" w:rsidRPr="00123177" w14:paraId="7744D62F" w14:textId="77777777" w:rsidTr="00535342">
        <w:trPr>
          <w:trHeight w:val="133"/>
        </w:trPr>
        <w:tc>
          <w:tcPr>
            <w:tcW w:w="1708" w:type="dxa"/>
            <w:tcBorders>
              <w:top w:val="single" w:sz="4" w:space="0" w:color="000000" w:themeColor="text1"/>
              <w:left w:val="single" w:sz="4" w:space="0" w:color="000000" w:themeColor="text1"/>
              <w:bottom w:val="single" w:sz="4" w:space="0" w:color="000000" w:themeColor="text1"/>
            </w:tcBorders>
          </w:tcPr>
          <w:p w14:paraId="6E8F2F9D" w14:textId="77777777" w:rsidR="00A55B53" w:rsidRPr="00123177" w:rsidRDefault="00A55B53" w:rsidP="00535342">
            <w:pPr>
              <w:pStyle w:val="TableText"/>
              <w:rPr>
                <w:vertAlign w:val="superscript"/>
              </w:rPr>
            </w:pPr>
            <w:r w:rsidRPr="00123177">
              <w:t>Purpose</w:t>
            </w:r>
            <w:r w:rsidRPr="00123177">
              <w:rPr>
                <w:vertAlign w:val="superscript"/>
              </w:rPr>
              <w:t>1</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2291ED" w14:textId="77777777" w:rsidR="00A55B53" w:rsidRPr="00123177" w:rsidRDefault="00A55B53" w:rsidP="00535342">
            <w:r w:rsidRPr="00123177">
              <w:rPr>
                <w:rFonts w:eastAsia="Arial"/>
                <w:szCs w:val="20"/>
              </w:rPr>
              <w:t>The HVHVDCDC shall must be able to receive operation commands from the vehicle's CAN network.</w:t>
            </w:r>
          </w:p>
        </w:tc>
      </w:tr>
      <w:tr w:rsidR="00A55B53" w:rsidRPr="00123177" w14:paraId="4D0B2348"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26D9C5E8" w14:textId="77777777" w:rsidR="00A55B53" w:rsidRPr="00123177" w:rsidRDefault="00A55B53" w:rsidP="00535342">
            <w:pPr>
              <w:pStyle w:val="TableText"/>
            </w:pPr>
            <w:r w:rsidRPr="00123177">
              <w:t xml:space="preserve">Derived Requirement </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8A2070" w14:textId="77777777" w:rsidR="00A55B53" w:rsidRPr="00123177" w:rsidRDefault="00A55B53" w:rsidP="00535342">
            <w:pPr>
              <w:pStyle w:val="TableText"/>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6D555BAE"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3F555CA5" w14:textId="77777777" w:rsidR="00A55B53" w:rsidRPr="00123177" w:rsidRDefault="00A55B53" w:rsidP="00535342">
            <w:pPr>
              <w:pStyle w:val="TableText"/>
            </w:pPr>
            <w:r w:rsidRPr="00123177">
              <w:t>Access Restrictions</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CFF777" w14:textId="77777777" w:rsidR="00A55B53" w:rsidRPr="00123177" w:rsidRDefault="00A55B53" w:rsidP="00535342">
            <w:pPr>
              <w:pStyle w:val="TableText"/>
            </w:pPr>
            <w:r w:rsidRPr="00123177">
              <w:rPr>
                <w:rFonts w:eastAsia="Arial"/>
                <w:color w:val="000000" w:themeColor="text1"/>
                <w:szCs w:val="20"/>
              </w:rPr>
              <w:t>No Specific access restrictions is applicable.</w:t>
            </w:r>
          </w:p>
        </w:tc>
      </w:tr>
      <w:tr w:rsidR="00A55B53" w:rsidRPr="00123177" w14:paraId="21BD3C15"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7EAB1F0A" w14:textId="77777777" w:rsidR="00A55B53" w:rsidRPr="00123177" w:rsidRDefault="00A55B53" w:rsidP="00535342">
            <w:pPr>
              <w:pStyle w:val="TableText"/>
              <w:rPr>
                <w:b/>
                <w:bCs/>
              </w:rPr>
            </w:pPr>
            <w:r w:rsidRPr="00123177">
              <w:t>Input(s)</w:t>
            </w:r>
            <w:r w:rsidRPr="00123177">
              <w:rPr>
                <w:b/>
                <w:bCs/>
              </w:rPr>
              <w:t xml:space="preserve"> </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D2B427" w14:textId="77777777" w:rsidR="00A55B53" w:rsidRPr="00123177" w:rsidRDefault="00A55B53" w:rsidP="00535342">
            <w:pPr>
              <w:pStyle w:val="TableText"/>
            </w:pPr>
            <w:r w:rsidRPr="00123177">
              <w:t>Vehicle CAN transmit 0x0 "Standby” operation command to the HVDCDC</w:t>
            </w:r>
          </w:p>
          <w:p w14:paraId="7F55F6D5" w14:textId="77777777" w:rsidR="00A55B53" w:rsidRPr="00123177" w:rsidRDefault="00A55B53" w:rsidP="00535342">
            <w:pPr>
              <w:pStyle w:val="TableText"/>
            </w:pPr>
            <w:r w:rsidRPr="00123177">
              <w:t xml:space="preserve">Vehicle CAN transmit </w:t>
            </w:r>
            <w:r w:rsidRPr="00123177">
              <w:rPr>
                <w:rFonts w:eastAsia="Arial"/>
              </w:rPr>
              <w:t>0x1 "Enable"</w:t>
            </w:r>
            <w:r w:rsidRPr="00123177">
              <w:t xml:space="preserve"> operation command to the HVDCDC</w:t>
            </w:r>
          </w:p>
          <w:p w14:paraId="1FEB5233" w14:textId="77777777" w:rsidR="00A55B53" w:rsidRPr="00123177" w:rsidRDefault="00A55B53" w:rsidP="00535342">
            <w:pPr>
              <w:pStyle w:val="TableText"/>
            </w:pPr>
            <w:r w:rsidRPr="00123177">
              <w:t xml:space="preserve">Vehicle CAN transmit </w:t>
            </w:r>
            <w:r w:rsidRPr="00123177">
              <w:rPr>
                <w:rFonts w:eastAsia="Arial"/>
              </w:rPr>
              <w:t>0x2 "Safe State"</w:t>
            </w:r>
            <w:r w:rsidRPr="00123177">
              <w:t xml:space="preserve"> operation command to the HVDCDC</w:t>
            </w:r>
          </w:p>
        </w:tc>
      </w:tr>
      <w:tr w:rsidR="00A55B53" w:rsidRPr="00123177" w14:paraId="4FFFB442"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73B6A507" w14:textId="77777777" w:rsidR="00A55B53" w:rsidRPr="00123177" w:rsidRDefault="00A55B53" w:rsidP="00535342">
            <w:pPr>
              <w:pStyle w:val="TableText"/>
              <w:rPr>
                <w:b/>
                <w:bCs/>
              </w:rPr>
            </w:pPr>
            <w:r w:rsidRPr="00123177">
              <w:lastRenderedPageBreak/>
              <w:t>Output(s)</w:t>
            </w:r>
            <w:r w:rsidRPr="00123177">
              <w:rPr>
                <w:b/>
                <w:bCs/>
              </w:rPr>
              <w:t xml:space="preserve"> </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5EE9C" w14:textId="77777777" w:rsidR="00A55B53" w:rsidRPr="00123177" w:rsidRDefault="00A55B53" w:rsidP="00535342">
            <w:pPr>
              <w:pStyle w:val="TableText"/>
            </w:pPr>
            <w:r w:rsidRPr="00123177">
              <w:t>HVHVDCDC should execute these commands as per the command function.</w:t>
            </w:r>
          </w:p>
        </w:tc>
      </w:tr>
      <w:tr w:rsidR="00A55B53" w:rsidRPr="00123177" w14:paraId="12B5A3AF"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1FB31CCC" w14:textId="77777777" w:rsidR="00A55B53" w:rsidRPr="00123177" w:rsidRDefault="00A55B53" w:rsidP="00535342">
            <w:pPr>
              <w:pStyle w:val="TableText"/>
            </w:pPr>
            <w:r w:rsidRPr="00123177">
              <w:t>Process</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648943" w14:textId="77777777" w:rsidR="00A55B53" w:rsidRPr="00123177" w:rsidRDefault="00A55B53" w:rsidP="00535342">
            <w:pPr>
              <w:pStyle w:val="TableText"/>
              <w:numPr>
                <w:ilvl w:val="0"/>
                <w:numId w:val="7"/>
              </w:numPr>
            </w:pPr>
            <w:r w:rsidRPr="00123177">
              <w:t>Vehicle CAN broadcast the 0x0 "Standby” operation command to the HVHVDCDC go into the Standby mode.</w:t>
            </w:r>
          </w:p>
          <w:p w14:paraId="6CF2B04B" w14:textId="77777777" w:rsidR="00A55B53" w:rsidRPr="00123177" w:rsidRDefault="00A55B53" w:rsidP="00535342">
            <w:pPr>
              <w:pStyle w:val="TableText"/>
              <w:numPr>
                <w:ilvl w:val="0"/>
                <w:numId w:val="7"/>
              </w:numPr>
            </w:pPr>
            <w:r w:rsidRPr="00123177">
              <w:t xml:space="preserve">Vehicle CAN broadcast the </w:t>
            </w:r>
            <w:r w:rsidRPr="00123177">
              <w:rPr>
                <w:rFonts w:eastAsia="Arial"/>
              </w:rPr>
              <w:t>0x1 "Enable"</w:t>
            </w:r>
            <w:r w:rsidRPr="00123177">
              <w:t xml:space="preserve"> operation command to the HVHVDCDC go into the </w:t>
            </w:r>
            <w:r w:rsidRPr="00123177">
              <w:rPr>
                <w:rFonts w:eastAsia="Arial"/>
              </w:rPr>
              <w:t>Enable</w:t>
            </w:r>
            <w:r w:rsidRPr="00123177">
              <w:t xml:space="preserve"> mode.</w:t>
            </w:r>
          </w:p>
          <w:p w14:paraId="35622F19" w14:textId="77777777" w:rsidR="00A55B53" w:rsidRPr="00123177" w:rsidRDefault="00A55B53" w:rsidP="00535342">
            <w:pPr>
              <w:pStyle w:val="TableText"/>
              <w:numPr>
                <w:ilvl w:val="0"/>
                <w:numId w:val="7"/>
              </w:numPr>
            </w:pPr>
            <w:r w:rsidRPr="00123177">
              <w:t xml:space="preserve">Vehicle CAN broadcast the </w:t>
            </w:r>
            <w:r w:rsidRPr="00123177">
              <w:rPr>
                <w:rFonts w:eastAsia="Arial"/>
              </w:rPr>
              <w:t>0x2 "Safe State"</w:t>
            </w:r>
            <w:r w:rsidRPr="00123177">
              <w:t xml:space="preserve"> operation command to the HVHVDCDC go into the </w:t>
            </w:r>
            <w:r w:rsidRPr="00123177">
              <w:rPr>
                <w:rFonts w:eastAsia="Arial"/>
              </w:rPr>
              <w:t>Safe State</w:t>
            </w:r>
            <w:r w:rsidRPr="00123177">
              <w:t xml:space="preserve"> mode.</w:t>
            </w:r>
          </w:p>
        </w:tc>
      </w:tr>
      <w:tr w:rsidR="00A55B53" w:rsidRPr="00123177" w14:paraId="7AC380E7"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5D551CA1" w14:textId="77777777" w:rsidR="00A55B53" w:rsidRPr="00123177" w:rsidRDefault="00A55B53" w:rsidP="00535342">
            <w:pPr>
              <w:pStyle w:val="TableText"/>
            </w:pPr>
            <w:r w:rsidRPr="00123177">
              <w:t>Mandatory Fields</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384533" w14:textId="77777777" w:rsidR="00A55B53" w:rsidRPr="00123177" w:rsidRDefault="00A55B53" w:rsidP="00535342">
            <w:pPr>
              <w:pStyle w:val="TableText"/>
            </w:pPr>
            <w:r w:rsidRPr="00123177">
              <w:t>No such mandatory fields is applicable.</w:t>
            </w:r>
          </w:p>
        </w:tc>
      </w:tr>
      <w:tr w:rsidR="00A55B53" w:rsidRPr="00123177" w14:paraId="19F4E12D"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393513C8" w14:textId="77777777" w:rsidR="00A55B53" w:rsidRPr="00123177" w:rsidRDefault="00A55B53" w:rsidP="00535342">
            <w:pPr>
              <w:pStyle w:val="TableText"/>
            </w:pPr>
            <w:r w:rsidRPr="00123177">
              <w:t>Pre-Loaded Values</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44AEDB" w14:textId="77777777" w:rsidR="00A55B53" w:rsidRPr="00123177" w:rsidRDefault="00A55B53" w:rsidP="00535342">
            <w:pPr>
              <w:pStyle w:val="TableText"/>
            </w:pPr>
            <w:r w:rsidRPr="00123177">
              <w:t>HVDCDC= Normal, HVDCDC_Status1=Normal, HVDCDC_Debug=Normal, NHVDCDCFault= No Fault</w:t>
            </w:r>
          </w:p>
        </w:tc>
      </w:tr>
      <w:tr w:rsidR="00A55B53" w:rsidRPr="00123177" w14:paraId="2D3A61FC"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626F381D" w14:textId="77777777" w:rsidR="00A55B53" w:rsidRPr="00123177" w:rsidRDefault="00A55B53" w:rsidP="00535342">
            <w:pPr>
              <w:pStyle w:val="TableText"/>
            </w:pPr>
            <w:r w:rsidRPr="00123177">
              <w:t>Default Values</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C89649" w14:textId="77777777" w:rsidR="00A55B53" w:rsidRPr="00123177" w:rsidRDefault="00A55B53" w:rsidP="00535342">
            <w:pPr>
              <w:pStyle w:val="TableText"/>
            </w:pPr>
            <w:r w:rsidRPr="00123177">
              <w:rPr>
                <w:szCs w:val="20"/>
              </w:rPr>
              <w:t>Default values shall be applicable with respect to Pre-Loaded Values</w:t>
            </w:r>
          </w:p>
        </w:tc>
      </w:tr>
      <w:tr w:rsidR="00A55B53" w:rsidRPr="00123177" w14:paraId="1C9FAABF"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33CDD6DE" w14:textId="77777777" w:rsidR="00A55B53" w:rsidRPr="00123177" w:rsidRDefault="00A55B53" w:rsidP="00535342">
            <w:pPr>
              <w:pStyle w:val="TableText"/>
            </w:pPr>
            <w:r w:rsidRPr="00123177">
              <w:t>Valid range of Values</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B8BFB6" w14:textId="77777777" w:rsidR="00A55B53" w:rsidRPr="00123177" w:rsidRDefault="00A55B53" w:rsidP="00535342">
            <w:pPr>
              <w:pStyle w:val="TableText"/>
            </w:pPr>
            <w:r w:rsidRPr="00123177">
              <w:t>NHVDCDCStatus signal valid value range is = 0 - 7</w:t>
            </w:r>
          </w:p>
        </w:tc>
      </w:tr>
      <w:tr w:rsidR="00A55B53" w:rsidRPr="00123177" w14:paraId="236061D6"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34661E28" w14:textId="77777777" w:rsidR="00A55B53" w:rsidRPr="00123177" w:rsidRDefault="00A55B53" w:rsidP="00535342">
            <w:pPr>
              <w:pStyle w:val="TableText"/>
            </w:pPr>
            <w:r w:rsidRPr="00123177">
              <w:t xml:space="preserve">Data Latency Period </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9FA3EC" w14:textId="77777777" w:rsidR="00A55B53" w:rsidRPr="00123177" w:rsidRDefault="00A55B53" w:rsidP="00535342">
            <w:pPr>
              <w:pStyle w:val="TableText"/>
            </w:pPr>
            <w:r w:rsidRPr="00123177">
              <w:rPr>
                <w:szCs w:val="20"/>
              </w:rPr>
              <w:t>Data latency period is not applicable</w:t>
            </w:r>
          </w:p>
        </w:tc>
      </w:tr>
      <w:tr w:rsidR="00A55B53" w:rsidRPr="00123177" w14:paraId="33EDFA01"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4396250F" w14:textId="77777777" w:rsidR="00A55B53" w:rsidRPr="00123177" w:rsidRDefault="00A55B53" w:rsidP="00535342">
            <w:pPr>
              <w:pStyle w:val="TableText"/>
            </w:pPr>
            <w:r w:rsidRPr="00123177">
              <w:t xml:space="preserve">Data Retention Period  </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1893E0" w14:textId="77777777" w:rsidR="00A55B53" w:rsidRPr="00123177" w:rsidRDefault="00A55B53" w:rsidP="00535342">
            <w:pPr>
              <w:pStyle w:val="TableText"/>
            </w:pPr>
            <w:r w:rsidRPr="00123177">
              <w:rPr>
                <w:szCs w:val="20"/>
              </w:rPr>
              <w:t>Data Retention period is not applicable.</w:t>
            </w:r>
          </w:p>
        </w:tc>
      </w:tr>
      <w:tr w:rsidR="00A55B53" w:rsidRPr="00123177" w14:paraId="31397E20"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4B9CB521" w14:textId="77777777" w:rsidR="00A55B53" w:rsidRPr="00123177" w:rsidRDefault="00A55B53" w:rsidP="00535342">
            <w:pPr>
              <w:pStyle w:val="TableText"/>
            </w:pPr>
            <w:r w:rsidRPr="00123177">
              <w:t>Data Rate/ &lt;Daily&gt; Number of transaction</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D98BD" w14:textId="77777777" w:rsidR="00A55B53" w:rsidRPr="00123177" w:rsidRDefault="00A55B53" w:rsidP="00535342">
            <w:pPr>
              <w:pStyle w:val="TableText"/>
            </w:pPr>
            <w:r w:rsidRPr="00123177">
              <w:rPr>
                <w:szCs w:val="20"/>
              </w:rPr>
              <w:t>Data rate is not applicable.</w:t>
            </w:r>
          </w:p>
        </w:tc>
      </w:tr>
      <w:tr w:rsidR="00A55B53" w:rsidRPr="00123177" w14:paraId="60435772"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05A867F2" w14:textId="77777777" w:rsidR="00A55B53" w:rsidRPr="00123177" w:rsidRDefault="00A55B53" w:rsidP="00535342">
            <w:pPr>
              <w:pStyle w:val="TableText"/>
            </w:pPr>
            <w:r w:rsidRPr="00123177">
              <w:t>External Events</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A86BFB"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04E8D92"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127E9366" w14:textId="77777777" w:rsidR="00A55B53" w:rsidRPr="00123177" w:rsidRDefault="00A55B53" w:rsidP="00535342">
            <w:pPr>
              <w:pStyle w:val="TableText"/>
            </w:pPr>
            <w:r w:rsidRPr="00123177">
              <w:t>Temporal Events</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E96183"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22BEB71"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2099EF9C" w14:textId="77777777" w:rsidR="00A55B53" w:rsidRPr="00123177" w:rsidRDefault="00A55B53" w:rsidP="00535342">
            <w:pPr>
              <w:pStyle w:val="TableText"/>
            </w:pPr>
            <w:r w:rsidRPr="00123177">
              <w:t xml:space="preserve">Validation Rules/ </w:t>
            </w:r>
          </w:p>
          <w:p w14:paraId="4C89F7C8" w14:textId="77777777" w:rsidR="00A55B53" w:rsidRPr="00123177" w:rsidRDefault="00A55B53" w:rsidP="00535342">
            <w:pPr>
              <w:pStyle w:val="TableText"/>
              <w:rPr>
                <w:vertAlign w:val="superscript"/>
              </w:rPr>
            </w:pPr>
            <w:r w:rsidRPr="00123177">
              <w:t>Verification criteria</w:t>
            </w:r>
            <w:r w:rsidRPr="00123177">
              <w:rPr>
                <w:vertAlign w:val="superscript"/>
              </w:rPr>
              <w:t>2</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391C4" w14:textId="77777777" w:rsidR="00A55B53" w:rsidRPr="00123177" w:rsidRDefault="00A55B53" w:rsidP="00535342">
            <w:pPr>
              <w:pStyle w:val="TableText"/>
              <w:snapToGrid w:val="0"/>
            </w:pPr>
            <w:r w:rsidRPr="00123177">
              <w:t>CANape or CAN BUS Analyzer is a software tool Validating CAN networks.</w:t>
            </w:r>
          </w:p>
        </w:tc>
      </w:tr>
      <w:tr w:rsidR="00A55B53" w:rsidRPr="00123177" w14:paraId="0948E06B"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39F3FC5B" w14:textId="77777777" w:rsidR="00A55B53" w:rsidRPr="00123177" w:rsidRDefault="00A55B53" w:rsidP="00535342">
            <w:pPr>
              <w:pStyle w:val="TableText"/>
            </w:pPr>
            <w:r w:rsidRPr="00123177">
              <w:t>Constraints</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2512A3" w14:textId="77777777" w:rsidR="00A55B53" w:rsidRPr="00123177" w:rsidRDefault="00A55B53" w:rsidP="00535342">
            <w:pPr>
              <w:pStyle w:val="TableText"/>
            </w:pPr>
            <w:r w:rsidRPr="00123177">
              <w:rPr>
                <w:szCs w:val="20"/>
              </w:rPr>
              <w:t>Constraints is not applicable.</w:t>
            </w:r>
          </w:p>
        </w:tc>
      </w:tr>
      <w:tr w:rsidR="00A55B53" w:rsidRPr="00123177" w14:paraId="02927A72"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4BD61D3F" w14:textId="77777777" w:rsidR="00A55B53" w:rsidRPr="00123177" w:rsidRDefault="00A55B53" w:rsidP="00535342">
            <w:pPr>
              <w:pStyle w:val="TableText"/>
            </w:pPr>
            <w:r w:rsidRPr="00123177">
              <w:t>Effects on other systems/sub system</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2CD273" w14:textId="77777777" w:rsidR="00A55B53" w:rsidRPr="00123177" w:rsidRDefault="00A55B53" w:rsidP="00535342">
            <w:pPr>
              <w:pStyle w:val="TableText"/>
            </w:pPr>
            <w:r w:rsidRPr="00123177">
              <w:rPr>
                <w:szCs w:val="20"/>
              </w:rPr>
              <w:t>No effects on other system</w:t>
            </w:r>
          </w:p>
        </w:tc>
      </w:tr>
      <w:tr w:rsidR="00A55B53" w:rsidRPr="00123177" w14:paraId="4AD6C712"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487013D9" w14:textId="77777777" w:rsidR="00A55B53" w:rsidRPr="00123177" w:rsidRDefault="00A55B53" w:rsidP="00535342">
            <w:pPr>
              <w:pStyle w:val="TableText"/>
            </w:pPr>
            <w:r w:rsidRPr="00123177">
              <w:t>Testability with respect to test environment</w:t>
            </w:r>
          </w:p>
          <w:p w14:paraId="0EB63AAA" w14:textId="77777777" w:rsidR="00A55B53" w:rsidRPr="00123177" w:rsidRDefault="00A55B53" w:rsidP="00535342">
            <w:pPr>
              <w:pStyle w:val="TableText"/>
            </w:pPr>
            <w:r w:rsidRPr="00123177">
              <w:t>(Yes/No)</w:t>
            </w:r>
          </w:p>
          <w:p w14:paraId="7FF5332B" w14:textId="77777777" w:rsidR="00A55B53" w:rsidRPr="00123177" w:rsidRDefault="00A55B53" w:rsidP="00535342">
            <w:pPr>
              <w:pStyle w:val="TableText"/>
            </w:pPr>
            <w:r w:rsidRPr="00123177">
              <w:rPr>
                <w:i/>
                <w:iCs/>
              </w:rPr>
              <w:lastRenderedPageBreak/>
              <w:t>Note: Mention in which phase of testing, this requirement will be tested</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8E749" w14:textId="77777777" w:rsidR="00A55B53" w:rsidRPr="00123177" w:rsidRDefault="00A55B53" w:rsidP="00535342">
            <w:pPr>
              <w:pStyle w:val="TableText"/>
              <w:snapToGrid w:val="0"/>
            </w:pPr>
            <w:r w:rsidRPr="00123177">
              <w:lastRenderedPageBreak/>
              <w:t>YES</w:t>
            </w:r>
          </w:p>
          <w:p w14:paraId="5C8DE6A9" w14:textId="77777777" w:rsidR="00A55B53" w:rsidRPr="00123177" w:rsidRDefault="00A55B53" w:rsidP="00535342">
            <w:pPr>
              <w:pStyle w:val="TableText"/>
            </w:pPr>
          </w:p>
        </w:tc>
      </w:tr>
      <w:tr w:rsidR="00A55B53" w:rsidRPr="00123177" w14:paraId="7FE6A981"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2C9FEA09" w14:textId="77777777" w:rsidR="00A55B53" w:rsidRPr="00123177" w:rsidRDefault="00A55B53" w:rsidP="00535342">
            <w:pPr>
              <w:pStyle w:val="TableText"/>
            </w:pPr>
            <w:r w:rsidRPr="00123177">
              <w:t>Feasible within project constraints</w:t>
            </w:r>
          </w:p>
          <w:p w14:paraId="0DE235B6" w14:textId="77777777" w:rsidR="00A55B53" w:rsidRPr="00123177" w:rsidRDefault="00A55B53" w:rsidP="00535342">
            <w:pPr>
              <w:pStyle w:val="TableText"/>
            </w:pPr>
            <w:r w:rsidRPr="00123177">
              <w:t>(Yes/No)</w:t>
            </w:r>
          </w:p>
          <w:p w14:paraId="3A3343CF" w14:textId="77777777" w:rsidR="00A55B53" w:rsidRPr="00123177" w:rsidRDefault="00A55B53" w:rsidP="00535342">
            <w:pPr>
              <w:pStyle w:val="TableText"/>
            </w:pPr>
            <w:r w:rsidRPr="00123177">
              <w:rPr>
                <w:i/>
                <w:iCs/>
              </w:rPr>
              <w:t>Note: Add the impact of requirement on operating environment defined in section 4.2</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BD3AFB" w14:textId="77777777" w:rsidR="00A55B53" w:rsidRPr="00123177" w:rsidRDefault="00A55B53" w:rsidP="00535342">
            <w:pPr>
              <w:pStyle w:val="TableText"/>
              <w:snapToGrid w:val="0"/>
            </w:pPr>
            <w:r w:rsidRPr="00123177">
              <w:t>YES</w:t>
            </w:r>
          </w:p>
          <w:p w14:paraId="058CA6C6" w14:textId="77777777" w:rsidR="00A55B53" w:rsidRPr="00123177" w:rsidRDefault="00A55B53" w:rsidP="00535342">
            <w:pPr>
              <w:pStyle w:val="TableText"/>
              <w:rPr>
                <w:i/>
                <w:iCs/>
              </w:rPr>
            </w:pPr>
          </w:p>
        </w:tc>
      </w:tr>
      <w:tr w:rsidR="00A55B53" w:rsidRPr="00123177" w14:paraId="004DCD34"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4F01C72D" w14:textId="77777777" w:rsidR="00A55B53" w:rsidRPr="00123177" w:rsidRDefault="00A55B53" w:rsidP="00535342">
            <w:pPr>
              <w:pStyle w:val="TableText"/>
            </w:pPr>
            <w:r w:rsidRPr="00123177">
              <w:t>Critical</w:t>
            </w:r>
          </w:p>
          <w:p w14:paraId="1242F95E" w14:textId="77777777" w:rsidR="00A55B53" w:rsidRPr="00123177" w:rsidRDefault="00A55B53" w:rsidP="00535342">
            <w:pPr>
              <w:pStyle w:val="TableText"/>
            </w:pPr>
            <w:r w:rsidRPr="00123177">
              <w:t>(Yes/No)</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6553D5" w14:textId="77777777" w:rsidR="00A55B53" w:rsidRPr="00123177" w:rsidRDefault="00A55B53" w:rsidP="00535342">
            <w:pPr>
              <w:pStyle w:val="TableText"/>
            </w:pPr>
            <w:r w:rsidRPr="00123177">
              <w:t>YES</w:t>
            </w:r>
          </w:p>
        </w:tc>
      </w:tr>
      <w:tr w:rsidR="00A55B53" w:rsidRPr="00123177" w14:paraId="34FCF323" w14:textId="77777777" w:rsidTr="00535342">
        <w:trPr>
          <w:trHeight w:val="300"/>
        </w:trPr>
        <w:tc>
          <w:tcPr>
            <w:tcW w:w="1708" w:type="dxa"/>
            <w:tcBorders>
              <w:top w:val="single" w:sz="4" w:space="0" w:color="000000" w:themeColor="text1"/>
              <w:left w:val="single" w:sz="4" w:space="0" w:color="000000" w:themeColor="text1"/>
              <w:bottom w:val="single" w:sz="4" w:space="0" w:color="000000" w:themeColor="text1"/>
            </w:tcBorders>
          </w:tcPr>
          <w:p w14:paraId="43C5E78E" w14:textId="77777777" w:rsidR="00A55B53" w:rsidRPr="00123177" w:rsidRDefault="00A55B53" w:rsidP="00535342">
            <w:pPr>
              <w:pStyle w:val="TableText"/>
              <w:jc w:val="center"/>
            </w:pPr>
            <w:r w:rsidRPr="00123177">
              <w:t>Acceptance Criteria</w:t>
            </w:r>
          </w:p>
        </w:tc>
        <w:tc>
          <w:tcPr>
            <w:tcW w:w="7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511E1D" w14:textId="77777777" w:rsidR="00A55B53" w:rsidRPr="00123177" w:rsidRDefault="00A55B53" w:rsidP="00535342">
            <w:pPr>
              <w:pStyle w:val="TableText"/>
            </w:pPr>
            <w:r w:rsidRPr="00123177">
              <w:t>Acceptance Criteria for this requirement should be as per SECTION-6 ACCEPTANCE CRITERIA</w:t>
            </w:r>
          </w:p>
        </w:tc>
      </w:tr>
    </w:tbl>
    <w:p w14:paraId="67084CD2" w14:textId="77777777" w:rsidR="00A55B53" w:rsidRPr="00123177" w:rsidRDefault="00A55B53" w:rsidP="00A55B53">
      <w:pPr>
        <w:pStyle w:val="BodyText"/>
        <w:rPr>
          <w:b/>
          <w:bCs/>
        </w:rPr>
      </w:pPr>
    </w:p>
    <w:p w14:paraId="4477FC97" w14:textId="77777777" w:rsidR="00A55B53" w:rsidRPr="00123177" w:rsidRDefault="00A55B53" w:rsidP="00A55B53">
      <w:pPr>
        <w:pStyle w:val="Heading4"/>
      </w:pPr>
      <w:r w:rsidRPr="00123177">
        <w:rPr>
          <w:rFonts w:eastAsia="Arial"/>
          <w:color w:val="000000" w:themeColor="text1"/>
          <w:szCs w:val="20"/>
        </w:rPr>
        <w:t xml:space="preserve">Fault unlatching request over CAN </w:t>
      </w:r>
      <w:r w:rsidRPr="00123177">
        <w:t>on HVDCDC.</w:t>
      </w:r>
    </w:p>
    <w:p w14:paraId="4A2200B3" w14:textId="77777777" w:rsidR="00A55B53" w:rsidRPr="00123177" w:rsidRDefault="00A55B53" w:rsidP="00A55B53">
      <w:pPr>
        <w:pStyle w:val="BodyText"/>
        <w:rPr>
          <w:b/>
          <w:bCs/>
        </w:rPr>
      </w:pPr>
    </w:p>
    <w:tbl>
      <w:tblPr>
        <w:tblW w:w="9519" w:type="dxa"/>
        <w:tblInd w:w="103" w:type="dxa"/>
        <w:tblLayout w:type="fixed"/>
        <w:tblLook w:val="06A0" w:firstRow="1" w:lastRow="0" w:firstColumn="1" w:lastColumn="0" w:noHBand="1" w:noVBand="1"/>
      </w:tblPr>
      <w:tblGrid>
        <w:gridCol w:w="1670"/>
        <w:gridCol w:w="7849"/>
      </w:tblGrid>
      <w:tr w:rsidR="00A55B53" w:rsidRPr="00123177" w14:paraId="32EF5CD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581B6AF" w14:textId="77777777" w:rsidR="00A55B53" w:rsidRPr="00123177" w:rsidRDefault="00A55B53" w:rsidP="00535342">
            <w:r w:rsidRPr="00123177">
              <w:rPr>
                <w:rFonts w:eastAsia="Arial"/>
                <w:b/>
                <w:bCs/>
                <w:color w:val="000000" w:themeColor="text1"/>
                <w:szCs w:val="20"/>
              </w:rPr>
              <w:t>Term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C4A2161" w14:textId="77777777" w:rsidR="00A55B53" w:rsidRPr="00123177" w:rsidRDefault="00A55B53" w:rsidP="00535342">
            <w:r w:rsidRPr="00123177">
              <w:rPr>
                <w:rFonts w:eastAsia="Arial"/>
                <w:b/>
                <w:bCs/>
                <w:color w:val="000000" w:themeColor="text1"/>
                <w:szCs w:val="20"/>
              </w:rPr>
              <w:t>Description</w:t>
            </w:r>
          </w:p>
        </w:tc>
      </w:tr>
      <w:tr w:rsidR="00A55B53" w:rsidRPr="00123177" w14:paraId="6A944345"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23CA1680" w14:textId="77777777" w:rsidR="00A55B53" w:rsidRPr="00123177" w:rsidRDefault="00A55B53" w:rsidP="00535342">
            <w:r w:rsidRPr="00123177">
              <w:rPr>
                <w:rFonts w:eastAsia="Arial"/>
                <w:color w:val="000000" w:themeColor="text1"/>
                <w:szCs w:val="20"/>
              </w:rPr>
              <w:t>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CDF748" w14:textId="77777777" w:rsidR="00A55B53" w:rsidRPr="00123177" w:rsidRDefault="00A55B53" w:rsidP="00535342">
            <w:r w:rsidRPr="00123177">
              <w:rPr>
                <w:rFonts w:eastAsia="Arial"/>
                <w:color w:val="000000" w:themeColor="text1"/>
                <w:szCs w:val="20"/>
              </w:rPr>
              <w:t>SWRS_COMM_06</w:t>
            </w:r>
          </w:p>
        </w:tc>
      </w:tr>
      <w:tr w:rsidR="00A55B53" w:rsidRPr="00123177" w14:paraId="512B638E"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54E59E28" w14:textId="77777777" w:rsidR="00A55B53" w:rsidRPr="00123177" w:rsidRDefault="00A55B53" w:rsidP="00535342">
            <w:pPr>
              <w:pStyle w:val="TableText"/>
            </w:pPr>
            <w:r w:rsidRPr="00123177">
              <w:t>Customer 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F15A8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SDS-HVDCDC-92</w:t>
            </w:r>
          </w:p>
        </w:tc>
      </w:tr>
      <w:tr w:rsidR="00A55B53" w:rsidRPr="00123177" w14:paraId="4BFCC600"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08972F5B" w14:textId="77777777" w:rsidR="00A55B53" w:rsidRPr="00123177" w:rsidRDefault="00A55B53" w:rsidP="00535342">
            <w:pPr>
              <w:pStyle w:val="TableText"/>
            </w:pPr>
            <w:r w:rsidRPr="00123177">
              <w:t>Milestone</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0077B3" w14:textId="77777777" w:rsidR="00A55B53" w:rsidRPr="00123177" w:rsidRDefault="00A55B53" w:rsidP="00535342">
            <w:pPr>
              <w:pStyle w:val="TableText"/>
            </w:pPr>
            <w:r w:rsidRPr="00123177">
              <w:t>A-Sample/ PF1.0</w:t>
            </w:r>
          </w:p>
        </w:tc>
      </w:tr>
      <w:tr w:rsidR="00A55B53" w:rsidRPr="00123177" w14:paraId="187F974A"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3B44BBC7"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E48999" w14:textId="77777777" w:rsidR="00A55B53" w:rsidRPr="00123177" w:rsidRDefault="00A55B53" w:rsidP="00535342">
            <w:r w:rsidRPr="00123177">
              <w:rPr>
                <w:rFonts w:eastAsia="Arial"/>
                <w:color w:val="000000" w:themeColor="text1"/>
                <w:szCs w:val="20"/>
              </w:rPr>
              <w:t>The HVHVDCDC must be able to receive a fault unlatching request from the vehicle's CAN network.</w:t>
            </w:r>
          </w:p>
        </w:tc>
      </w:tr>
      <w:tr w:rsidR="00A55B53" w:rsidRPr="00123177" w14:paraId="219CC74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1DBAA27" w14:textId="77777777" w:rsidR="00A55B53" w:rsidRPr="00123177" w:rsidRDefault="00A55B53" w:rsidP="00535342">
            <w:r w:rsidRPr="00123177">
              <w:rPr>
                <w:rFonts w:eastAsia="Arial"/>
                <w:color w:val="000000" w:themeColor="text1"/>
                <w:szCs w:val="20"/>
              </w:rPr>
              <w:t xml:space="preserve">Derived Requirement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1B83D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73D4F597"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695231E" w14:textId="77777777" w:rsidR="00A55B53" w:rsidRPr="00123177" w:rsidRDefault="00A55B53" w:rsidP="00535342">
            <w:r w:rsidRPr="00123177">
              <w:rPr>
                <w:rFonts w:eastAsia="Arial"/>
                <w:color w:val="000000" w:themeColor="text1"/>
                <w:szCs w:val="20"/>
              </w:rPr>
              <w:t>Access Restrictions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70FE34"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0B153687"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BDEA6DA"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B3E2EC" w14:textId="77777777" w:rsidR="00A55B53" w:rsidRPr="00123177" w:rsidRDefault="00A55B53" w:rsidP="00535342">
            <w:pPr>
              <w:pStyle w:val="TableText"/>
            </w:pPr>
            <w:r w:rsidRPr="00123177">
              <w:t xml:space="preserve">Vehicle CAN transmit 0x1 "unlatch" request to the HVDCDC for </w:t>
            </w:r>
            <w:r w:rsidRPr="00123177">
              <w:rPr>
                <w:rFonts w:eastAsia="Arial"/>
                <w:color w:val="000000" w:themeColor="text1"/>
                <w:szCs w:val="20"/>
              </w:rPr>
              <w:t>fault unlatching.</w:t>
            </w:r>
          </w:p>
        </w:tc>
      </w:tr>
      <w:tr w:rsidR="00A55B53" w:rsidRPr="00123177" w14:paraId="2EDE9246"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7D994C3"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2CCDC4" w14:textId="77777777" w:rsidR="00A55B53" w:rsidRPr="00123177" w:rsidRDefault="00A55B53" w:rsidP="00535342">
            <w:pPr>
              <w:pStyle w:val="TableText"/>
              <w:snapToGrid w:val="0"/>
            </w:pPr>
            <w:r w:rsidRPr="00123177">
              <w:t xml:space="preserve">In HVHVDCDC a fault is "latched", the act of "unlatching" removes the system ability to forcefully continue to broadcast the active fault state. </w:t>
            </w:r>
          </w:p>
        </w:tc>
      </w:tr>
      <w:tr w:rsidR="00A55B53" w:rsidRPr="00123177" w14:paraId="0A04B3FE"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B9E5881" w14:textId="77777777" w:rsidR="00A55B53" w:rsidRPr="00123177" w:rsidRDefault="00A55B53" w:rsidP="00535342">
            <w:r w:rsidRPr="00123177">
              <w:rPr>
                <w:rFonts w:eastAsia="Arial"/>
                <w:color w:val="000000" w:themeColor="text1"/>
                <w:szCs w:val="20"/>
              </w:rPr>
              <w:t>Process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B6205E" w14:textId="77777777" w:rsidR="00A55B53" w:rsidRPr="00123177" w:rsidRDefault="00A55B53" w:rsidP="00535342">
            <w:pPr>
              <w:pStyle w:val="ListParagraph"/>
              <w:numPr>
                <w:ilvl w:val="0"/>
                <w:numId w:val="14"/>
              </w:numPr>
            </w:pPr>
            <w:r w:rsidRPr="00123177">
              <w:t>Vehicle CAN broadcast the 0x1 "unlatch" request to HVDCDC for the clear fault in Fault unlatching state.</w:t>
            </w:r>
          </w:p>
        </w:tc>
      </w:tr>
      <w:tr w:rsidR="00A55B53" w:rsidRPr="00123177" w14:paraId="4A2871EA"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179E07A" w14:textId="77777777" w:rsidR="00A55B53" w:rsidRPr="00123177" w:rsidRDefault="00A55B53" w:rsidP="00535342">
            <w:r w:rsidRPr="00123177">
              <w:rPr>
                <w:rFonts w:eastAsia="Arial"/>
                <w:color w:val="000000" w:themeColor="text1"/>
                <w:szCs w:val="20"/>
              </w:rPr>
              <w:t>Mandatory Fields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A593EA" w14:textId="77777777" w:rsidR="00A55B53" w:rsidRPr="00123177" w:rsidRDefault="00A55B53" w:rsidP="00535342">
            <w:r w:rsidRPr="00123177">
              <w:t>No such mandatory fields is applicable.</w:t>
            </w:r>
          </w:p>
        </w:tc>
      </w:tr>
      <w:tr w:rsidR="00A55B53" w:rsidRPr="00123177" w14:paraId="5C9FDD8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CA70C3B" w14:textId="77777777" w:rsidR="00A55B53" w:rsidRPr="00123177" w:rsidRDefault="00A55B53" w:rsidP="00535342">
            <w:r w:rsidRPr="00123177">
              <w:rPr>
                <w:rFonts w:eastAsia="Arial"/>
                <w:color w:val="000000" w:themeColor="text1"/>
                <w:szCs w:val="20"/>
              </w:rPr>
              <w:lastRenderedPageBreak/>
              <w:t>Pre-Loaded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8CEE53" w14:textId="77777777" w:rsidR="00A55B53" w:rsidRPr="00123177" w:rsidRDefault="00A55B53" w:rsidP="00535342">
            <w:r w:rsidRPr="00123177">
              <w:t>HVDCDCStatus=Faulty(6), NHVDCDCFault= Faulty.</w:t>
            </w:r>
          </w:p>
        </w:tc>
      </w:tr>
      <w:tr w:rsidR="00A55B53" w:rsidRPr="00123177" w14:paraId="1B5E455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C01D210" w14:textId="77777777" w:rsidR="00A55B53" w:rsidRPr="00123177" w:rsidRDefault="00A55B53" w:rsidP="00535342">
            <w:r w:rsidRPr="00123177">
              <w:rPr>
                <w:rFonts w:eastAsia="Arial"/>
                <w:color w:val="000000" w:themeColor="text1"/>
                <w:szCs w:val="20"/>
              </w:rPr>
              <w:t>Default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E4AA18" w14:textId="77777777" w:rsidR="00A55B53" w:rsidRPr="00123177" w:rsidRDefault="00A55B53" w:rsidP="00535342">
            <w:r w:rsidRPr="00123177">
              <w:rPr>
                <w:szCs w:val="20"/>
              </w:rPr>
              <w:t>Default values shall be applicable with respect to Pre-Loaded Values</w:t>
            </w:r>
          </w:p>
        </w:tc>
      </w:tr>
      <w:tr w:rsidR="00A55B53" w:rsidRPr="00123177" w14:paraId="4EFD91B4"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A9706BB" w14:textId="77777777" w:rsidR="00A55B53" w:rsidRPr="00123177" w:rsidRDefault="00A55B53" w:rsidP="00535342">
            <w:r w:rsidRPr="00123177">
              <w:rPr>
                <w:rFonts w:eastAsia="Arial"/>
                <w:color w:val="000000" w:themeColor="text1"/>
                <w:szCs w:val="20"/>
              </w:rPr>
              <w:t>Valid range of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E9EB87" w14:textId="77777777" w:rsidR="00A55B53" w:rsidRPr="00123177" w:rsidRDefault="00A55B53" w:rsidP="00535342">
            <w:r w:rsidRPr="00123177">
              <w:t>NFaultUnlatchRequestHVDCDC signal valid value range is = 0 - 3.</w:t>
            </w:r>
          </w:p>
        </w:tc>
      </w:tr>
      <w:tr w:rsidR="00A55B53" w:rsidRPr="00123177" w14:paraId="1F93BFC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0CB834D" w14:textId="77777777" w:rsidR="00A55B53" w:rsidRPr="00123177" w:rsidRDefault="00A55B53" w:rsidP="00535342">
            <w:r w:rsidRPr="00123177">
              <w:rPr>
                <w:rFonts w:eastAsia="Arial"/>
                <w:color w:val="000000" w:themeColor="text1"/>
                <w:szCs w:val="20"/>
              </w:rPr>
              <w:t xml:space="preserve">Data Latency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7903CE" w14:textId="77777777" w:rsidR="00A55B53" w:rsidRPr="00123177" w:rsidRDefault="00A55B53" w:rsidP="00535342">
            <w:r w:rsidRPr="00123177">
              <w:rPr>
                <w:szCs w:val="20"/>
              </w:rPr>
              <w:t>Data latency period is not applicable</w:t>
            </w:r>
          </w:p>
        </w:tc>
      </w:tr>
      <w:tr w:rsidR="00A55B53" w:rsidRPr="00123177" w14:paraId="7AB406FE"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2318CF1" w14:textId="77777777" w:rsidR="00A55B53" w:rsidRPr="00123177" w:rsidRDefault="00A55B53" w:rsidP="00535342">
            <w:r w:rsidRPr="00123177">
              <w:rPr>
                <w:rFonts w:eastAsia="Arial"/>
                <w:color w:val="000000" w:themeColor="text1"/>
                <w:szCs w:val="20"/>
              </w:rPr>
              <w:t xml:space="preserve">Data Retention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F8A3E3" w14:textId="77777777" w:rsidR="00A55B53" w:rsidRPr="00123177" w:rsidRDefault="00A55B53" w:rsidP="00535342">
            <w:r w:rsidRPr="00123177">
              <w:rPr>
                <w:szCs w:val="20"/>
              </w:rPr>
              <w:t>Data Retention period is not applicable.</w:t>
            </w:r>
          </w:p>
        </w:tc>
      </w:tr>
      <w:tr w:rsidR="00A55B53" w:rsidRPr="00123177" w14:paraId="6C277B91"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77D32B6" w14:textId="77777777" w:rsidR="00A55B53" w:rsidRPr="00123177" w:rsidRDefault="00A55B53" w:rsidP="00535342">
            <w:r w:rsidRPr="00123177">
              <w:rPr>
                <w:rFonts w:eastAsia="Arial"/>
                <w:color w:val="000000" w:themeColor="text1"/>
                <w:szCs w:val="20"/>
              </w:rPr>
              <w:t>Data Rate/ &lt;Daily&gt; Number of transaction</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0F5472" w14:textId="77777777" w:rsidR="00A55B53" w:rsidRPr="00123177" w:rsidRDefault="00A55B53" w:rsidP="00535342">
            <w:r w:rsidRPr="00123177">
              <w:rPr>
                <w:szCs w:val="20"/>
              </w:rPr>
              <w:t>Data rate is not applicable.</w:t>
            </w:r>
          </w:p>
        </w:tc>
      </w:tr>
      <w:tr w:rsidR="00A55B53" w:rsidRPr="00123177" w14:paraId="3DA9EA3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1BC67EE" w14:textId="77777777" w:rsidR="00A55B53" w:rsidRPr="00123177" w:rsidRDefault="00A55B53" w:rsidP="00535342">
            <w:r w:rsidRPr="00123177">
              <w:rPr>
                <w:rFonts w:eastAsia="Arial"/>
                <w:color w:val="000000" w:themeColor="text1"/>
                <w:szCs w:val="20"/>
              </w:rPr>
              <w:t>External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EBF1D8" w14:textId="77777777" w:rsidR="00A55B53" w:rsidRPr="00123177" w:rsidRDefault="00A55B53" w:rsidP="00535342">
            <w:r w:rsidRPr="00123177">
              <w:rPr>
                <w:szCs w:val="20"/>
              </w:rPr>
              <w:t>External event is not required.</w:t>
            </w:r>
          </w:p>
        </w:tc>
      </w:tr>
      <w:tr w:rsidR="00A55B53" w:rsidRPr="00123177" w14:paraId="5AB7421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A8C599D" w14:textId="77777777" w:rsidR="00A55B53" w:rsidRPr="00123177" w:rsidRDefault="00A55B53" w:rsidP="00535342">
            <w:r w:rsidRPr="00123177">
              <w:rPr>
                <w:rFonts w:eastAsia="Arial"/>
                <w:color w:val="000000" w:themeColor="text1"/>
                <w:szCs w:val="20"/>
              </w:rPr>
              <w:t>Temporal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56B700" w14:textId="77777777" w:rsidR="00A55B53" w:rsidRPr="00123177" w:rsidRDefault="00A55B53" w:rsidP="00535342">
            <w:r w:rsidRPr="00123177">
              <w:rPr>
                <w:szCs w:val="20"/>
              </w:rPr>
              <w:t>Temporal event is not applicable.</w:t>
            </w:r>
          </w:p>
        </w:tc>
      </w:tr>
      <w:tr w:rsidR="00A55B53" w:rsidRPr="00123177" w14:paraId="2870C0FA"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36FEE1C" w14:textId="77777777" w:rsidR="00A55B53" w:rsidRPr="00123177" w:rsidRDefault="00A55B53" w:rsidP="00535342">
            <w:r w:rsidRPr="00123177">
              <w:rPr>
                <w:rFonts w:eastAsia="Arial"/>
                <w:color w:val="000000" w:themeColor="text1"/>
                <w:szCs w:val="20"/>
              </w:rPr>
              <w:t xml:space="preserve">Validation Rules/ </w:t>
            </w:r>
          </w:p>
          <w:p w14:paraId="380E7C04"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B8891C" w14:textId="77777777" w:rsidR="00A55B53" w:rsidRPr="00123177" w:rsidRDefault="00A55B53" w:rsidP="00535342">
            <w:pPr>
              <w:pStyle w:val="TableText"/>
              <w:snapToGrid w:val="0"/>
            </w:pPr>
            <w:r w:rsidRPr="00123177">
              <w:t>CANape or CAN BUS Analyzer is a software tool Validating CAN networks.</w:t>
            </w:r>
          </w:p>
        </w:tc>
      </w:tr>
      <w:tr w:rsidR="00A55B53" w:rsidRPr="00123177" w14:paraId="6B599D44"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8A80D71" w14:textId="77777777" w:rsidR="00A55B53" w:rsidRPr="00123177" w:rsidRDefault="00A55B53" w:rsidP="00535342">
            <w:r w:rsidRPr="00123177">
              <w:rPr>
                <w:rFonts w:eastAsia="Arial"/>
                <w:color w:val="000000" w:themeColor="text1"/>
                <w:szCs w:val="20"/>
              </w:rPr>
              <w:t>Constraints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185AA1" w14:textId="77777777" w:rsidR="00A55B53" w:rsidRPr="00123177" w:rsidRDefault="00A55B53" w:rsidP="00535342">
            <w:r w:rsidRPr="00123177">
              <w:rPr>
                <w:szCs w:val="20"/>
              </w:rPr>
              <w:t>Constraints is not applicable.</w:t>
            </w:r>
          </w:p>
        </w:tc>
      </w:tr>
      <w:tr w:rsidR="00A55B53" w:rsidRPr="00123177" w14:paraId="5FE3205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7F31E2E" w14:textId="77777777" w:rsidR="00A55B53" w:rsidRPr="00123177" w:rsidRDefault="00A55B53" w:rsidP="00535342">
            <w:r w:rsidRPr="00123177">
              <w:rPr>
                <w:rFonts w:eastAsia="Arial"/>
                <w:color w:val="000000" w:themeColor="text1"/>
                <w:szCs w:val="20"/>
              </w:rPr>
              <w:t>Effects on other systems/sub system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D9BAE0" w14:textId="77777777" w:rsidR="00A55B53" w:rsidRPr="00123177" w:rsidRDefault="00A55B53" w:rsidP="00535342">
            <w:r w:rsidRPr="00123177">
              <w:rPr>
                <w:szCs w:val="20"/>
              </w:rPr>
              <w:t>No effects on other system</w:t>
            </w:r>
          </w:p>
        </w:tc>
      </w:tr>
      <w:tr w:rsidR="00A55B53" w:rsidRPr="00123177" w14:paraId="55517B0E"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75D1C00" w14:textId="77777777" w:rsidR="00A55B53" w:rsidRPr="00123177" w:rsidRDefault="00A55B53" w:rsidP="00535342">
            <w:r w:rsidRPr="00123177">
              <w:rPr>
                <w:rFonts w:eastAsia="Arial"/>
                <w:color w:val="000000" w:themeColor="text1"/>
                <w:szCs w:val="20"/>
              </w:rPr>
              <w:t>Testability with respect to test environment</w:t>
            </w:r>
          </w:p>
          <w:p w14:paraId="3A07F6C7" w14:textId="77777777" w:rsidR="00A55B53" w:rsidRPr="00123177" w:rsidRDefault="00A55B53" w:rsidP="00535342">
            <w:r w:rsidRPr="00123177">
              <w:rPr>
                <w:rFonts w:eastAsia="Arial"/>
                <w:color w:val="000000" w:themeColor="text1"/>
                <w:szCs w:val="20"/>
              </w:rPr>
              <w:t>(Yes/No)</w:t>
            </w:r>
          </w:p>
          <w:p w14:paraId="5E9314C5"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90B9A9" w14:textId="77777777" w:rsidR="00A55B53" w:rsidRPr="00123177" w:rsidRDefault="00A55B53" w:rsidP="00535342">
            <w:pPr>
              <w:pStyle w:val="TableText"/>
              <w:snapToGrid w:val="0"/>
            </w:pPr>
            <w:r w:rsidRPr="00123177">
              <w:t>YES</w:t>
            </w:r>
          </w:p>
          <w:p w14:paraId="0A2F580C" w14:textId="77777777" w:rsidR="00A55B53" w:rsidRPr="00123177" w:rsidRDefault="00A55B53" w:rsidP="00535342"/>
        </w:tc>
      </w:tr>
      <w:tr w:rsidR="00A55B53" w:rsidRPr="00123177" w14:paraId="28CFEE4A"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1EAB8DB" w14:textId="77777777" w:rsidR="00A55B53" w:rsidRPr="00123177" w:rsidRDefault="00A55B53" w:rsidP="00535342">
            <w:r w:rsidRPr="00123177">
              <w:rPr>
                <w:rFonts w:eastAsia="Arial"/>
                <w:color w:val="000000" w:themeColor="text1"/>
                <w:szCs w:val="20"/>
              </w:rPr>
              <w:t>Feasible within project constraints</w:t>
            </w:r>
          </w:p>
          <w:p w14:paraId="14C26B33" w14:textId="77777777" w:rsidR="00A55B53" w:rsidRPr="00123177" w:rsidRDefault="00A55B53" w:rsidP="00535342">
            <w:r w:rsidRPr="00123177">
              <w:rPr>
                <w:rFonts w:eastAsia="Arial"/>
                <w:color w:val="000000" w:themeColor="text1"/>
                <w:szCs w:val="20"/>
              </w:rPr>
              <w:t>(Yes/No)</w:t>
            </w:r>
          </w:p>
          <w:p w14:paraId="01973B81"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D26B47" w14:textId="77777777" w:rsidR="00A55B53" w:rsidRPr="00123177" w:rsidRDefault="00A55B53" w:rsidP="00535342">
            <w:pPr>
              <w:pStyle w:val="TableText"/>
              <w:snapToGrid w:val="0"/>
            </w:pPr>
            <w:r w:rsidRPr="00123177">
              <w:t>YES</w:t>
            </w:r>
          </w:p>
          <w:p w14:paraId="206A4B1A" w14:textId="77777777" w:rsidR="00A55B53" w:rsidRPr="00123177" w:rsidRDefault="00A55B53" w:rsidP="00535342"/>
        </w:tc>
      </w:tr>
      <w:tr w:rsidR="00A55B53" w:rsidRPr="00123177" w14:paraId="5FED3A14"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BF553CD" w14:textId="77777777" w:rsidR="00A55B53" w:rsidRPr="00123177" w:rsidRDefault="00A55B53" w:rsidP="00535342">
            <w:r w:rsidRPr="00123177">
              <w:rPr>
                <w:rFonts w:eastAsia="Arial"/>
                <w:color w:val="000000" w:themeColor="text1"/>
                <w:szCs w:val="20"/>
              </w:rPr>
              <w:t>Critical</w:t>
            </w:r>
          </w:p>
          <w:p w14:paraId="1D9CC989" w14:textId="77777777" w:rsidR="00A55B53" w:rsidRPr="00123177" w:rsidRDefault="00A55B53" w:rsidP="00535342">
            <w:r w:rsidRPr="00123177">
              <w:rPr>
                <w:rFonts w:eastAsia="Arial"/>
                <w:color w:val="000000" w:themeColor="text1"/>
                <w:szCs w:val="20"/>
              </w:rPr>
              <w:lastRenderedPageBreak/>
              <w:t>(Yes/No)</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EC57B3" w14:textId="77777777" w:rsidR="00A55B53" w:rsidRPr="00123177" w:rsidRDefault="00A55B53" w:rsidP="00535342">
            <w:r w:rsidRPr="00123177">
              <w:lastRenderedPageBreak/>
              <w:t>YES</w:t>
            </w:r>
          </w:p>
        </w:tc>
      </w:tr>
      <w:tr w:rsidR="00A55B53" w:rsidRPr="00123177" w14:paraId="5B156DA0"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AD9F91E" w14:textId="77777777" w:rsidR="00A55B53" w:rsidRPr="00123177" w:rsidRDefault="00A55B53" w:rsidP="00535342">
            <w:pPr>
              <w:jc w:val="center"/>
              <w:rPr>
                <w:rFonts w:eastAsia="Arial"/>
                <w:color w:val="000000" w:themeColor="text1"/>
                <w:szCs w:val="20"/>
              </w:rPr>
            </w:pPr>
            <w:r w:rsidRPr="00123177">
              <w:t>Acceptance Criteria</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36C44D" w14:textId="77777777" w:rsidR="00A55B53" w:rsidRPr="00123177" w:rsidRDefault="00A55B53" w:rsidP="00535342">
            <w:r w:rsidRPr="00123177">
              <w:t>Acceptance Criteria for this requirement should be as per SECTION-6 ACCEPTANCE CRITERIA</w:t>
            </w:r>
          </w:p>
        </w:tc>
      </w:tr>
    </w:tbl>
    <w:p w14:paraId="601B810B" w14:textId="77777777" w:rsidR="00A55B53" w:rsidRPr="00123177" w:rsidRDefault="00A55B53" w:rsidP="00A55B53">
      <w:pPr>
        <w:pStyle w:val="BodyText"/>
        <w:rPr>
          <w:b/>
          <w:bCs/>
        </w:rPr>
      </w:pPr>
    </w:p>
    <w:p w14:paraId="1A326EBF" w14:textId="77777777" w:rsidR="00A55B53" w:rsidRPr="00123177" w:rsidRDefault="00A55B53" w:rsidP="00A55B53">
      <w:pPr>
        <w:pStyle w:val="Heading4"/>
      </w:pPr>
      <w:bookmarkStart w:id="58" w:name="_Hlk164035270"/>
      <w:r w:rsidRPr="00123177">
        <w:rPr>
          <w:rFonts w:eastAsia="Arial"/>
          <w:color w:val="000000" w:themeColor="text1"/>
          <w:szCs w:val="20"/>
        </w:rPr>
        <w:t xml:space="preserve">VIN related messages over CAN </w:t>
      </w:r>
      <w:r w:rsidRPr="00123177">
        <w:t>on HVDCDC.</w:t>
      </w:r>
    </w:p>
    <w:bookmarkEnd w:id="58"/>
    <w:p w14:paraId="1BCF5082" w14:textId="77777777" w:rsidR="00A55B53" w:rsidRPr="00123177" w:rsidRDefault="00A55B53" w:rsidP="00A55B53">
      <w:pPr>
        <w:pStyle w:val="BodyText"/>
        <w:rPr>
          <w:b/>
          <w:bCs/>
        </w:rPr>
      </w:pPr>
    </w:p>
    <w:tbl>
      <w:tblPr>
        <w:tblW w:w="9519" w:type="dxa"/>
        <w:tblInd w:w="103" w:type="dxa"/>
        <w:tblLayout w:type="fixed"/>
        <w:tblLook w:val="06A0" w:firstRow="1" w:lastRow="0" w:firstColumn="1" w:lastColumn="0" w:noHBand="1" w:noVBand="1"/>
      </w:tblPr>
      <w:tblGrid>
        <w:gridCol w:w="1670"/>
        <w:gridCol w:w="7849"/>
      </w:tblGrid>
      <w:tr w:rsidR="00A55B53" w:rsidRPr="00123177" w14:paraId="0CB544AD"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B504AC3" w14:textId="77777777" w:rsidR="00A55B53" w:rsidRPr="00123177" w:rsidRDefault="00A55B53" w:rsidP="00535342">
            <w:r w:rsidRPr="00123177">
              <w:rPr>
                <w:rFonts w:eastAsia="Arial"/>
                <w:b/>
                <w:bCs/>
                <w:color w:val="000000" w:themeColor="text1"/>
                <w:szCs w:val="20"/>
              </w:rPr>
              <w:t>Term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2511C3D" w14:textId="77777777" w:rsidR="00A55B53" w:rsidRPr="00123177" w:rsidRDefault="00A55B53" w:rsidP="00535342">
            <w:r w:rsidRPr="00123177">
              <w:rPr>
                <w:rFonts w:eastAsia="Arial"/>
                <w:b/>
                <w:bCs/>
                <w:color w:val="000000" w:themeColor="text1"/>
                <w:szCs w:val="20"/>
              </w:rPr>
              <w:t>Description</w:t>
            </w:r>
          </w:p>
        </w:tc>
      </w:tr>
      <w:tr w:rsidR="00A55B53" w:rsidRPr="00123177" w14:paraId="52A695C9"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211865A2" w14:textId="77777777" w:rsidR="00A55B53" w:rsidRPr="00123177" w:rsidRDefault="00A55B53" w:rsidP="00535342">
            <w:r w:rsidRPr="00123177">
              <w:rPr>
                <w:rFonts w:eastAsia="Arial"/>
                <w:color w:val="000000" w:themeColor="text1"/>
                <w:szCs w:val="20"/>
              </w:rPr>
              <w:t>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FFC7F3" w14:textId="77777777" w:rsidR="00A55B53" w:rsidRPr="00123177" w:rsidRDefault="00A55B53" w:rsidP="00535342">
            <w:r w:rsidRPr="00123177">
              <w:rPr>
                <w:rFonts w:eastAsia="Arial"/>
                <w:color w:val="000000" w:themeColor="text1"/>
                <w:szCs w:val="20"/>
              </w:rPr>
              <w:t>SWRS_COMM_07</w:t>
            </w:r>
          </w:p>
        </w:tc>
      </w:tr>
      <w:tr w:rsidR="00A55B53" w:rsidRPr="00123177" w14:paraId="167F593C"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5BCD180F" w14:textId="77777777" w:rsidR="00A55B53" w:rsidRPr="00123177" w:rsidRDefault="00A55B53" w:rsidP="00535342">
            <w:pPr>
              <w:pStyle w:val="TableText"/>
            </w:pPr>
            <w:r w:rsidRPr="00123177">
              <w:t>Customer 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20E1B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SDS-HVDCDC-338</w:t>
            </w:r>
          </w:p>
        </w:tc>
      </w:tr>
      <w:tr w:rsidR="00A55B53" w:rsidRPr="00123177" w14:paraId="1F2C2FED"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2E8F1808" w14:textId="77777777" w:rsidR="00A55B53" w:rsidRPr="00123177" w:rsidRDefault="00A55B53" w:rsidP="00535342">
            <w:pPr>
              <w:pStyle w:val="TableText"/>
            </w:pPr>
            <w:r w:rsidRPr="00123177">
              <w:t>Milestone</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99BE74" w14:textId="77777777" w:rsidR="00A55B53" w:rsidRPr="00123177" w:rsidRDefault="00A55B53" w:rsidP="00535342">
            <w:pPr>
              <w:pStyle w:val="TableText"/>
            </w:pPr>
            <w:r w:rsidRPr="00123177">
              <w:t>PreC-Sample/ PF3.0 Phase 2</w:t>
            </w:r>
          </w:p>
        </w:tc>
      </w:tr>
      <w:tr w:rsidR="00A55B53" w:rsidRPr="00123177" w14:paraId="10A01CA4"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7D374B05"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45FA4C" w14:textId="77777777" w:rsidR="00A55B53" w:rsidRPr="00123177" w:rsidRDefault="00A55B53" w:rsidP="00535342">
            <w:r w:rsidRPr="00123177">
              <w:rPr>
                <w:rFonts w:eastAsia="Arial"/>
                <w:color w:val="000000" w:themeColor="text1"/>
                <w:szCs w:val="20"/>
              </w:rPr>
              <w:t>The HVDCDC shall receive VIN related messages.</w:t>
            </w:r>
          </w:p>
        </w:tc>
      </w:tr>
      <w:tr w:rsidR="00A55B53" w:rsidRPr="00123177" w14:paraId="199F8489"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97769B0" w14:textId="77777777" w:rsidR="00A55B53" w:rsidRPr="00123177" w:rsidRDefault="00A55B53" w:rsidP="00535342">
            <w:r w:rsidRPr="00123177">
              <w:rPr>
                <w:rFonts w:eastAsia="Arial"/>
                <w:color w:val="000000" w:themeColor="text1"/>
                <w:szCs w:val="20"/>
              </w:rPr>
              <w:t xml:space="preserve">Derived Requirement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1E61E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210515AA"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7AC4188" w14:textId="77777777" w:rsidR="00A55B53" w:rsidRPr="00123177" w:rsidRDefault="00A55B53" w:rsidP="00535342">
            <w:r w:rsidRPr="00123177">
              <w:rPr>
                <w:rFonts w:eastAsia="Arial"/>
                <w:color w:val="000000" w:themeColor="text1"/>
                <w:szCs w:val="20"/>
              </w:rPr>
              <w:t>Access Restrictions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5AB601"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7188FB3C"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B1CD14E"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96802A"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sz w:val="20"/>
                <w:szCs w:val="20"/>
              </w:rPr>
              <w:t>1. The CAN communication is established</w:t>
            </w:r>
          </w:p>
          <w:p w14:paraId="57BFBB80"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sz w:val="20"/>
                <w:szCs w:val="20"/>
              </w:rPr>
              <w:t xml:space="preserve">2. Information/messages related to VIN shall be received over </w:t>
            </w:r>
            <w:commentRangeStart w:id="59"/>
            <w:commentRangeStart w:id="60"/>
            <w:r w:rsidRPr="00123177">
              <w:rPr>
                <w:rFonts w:ascii="Arial" w:hAnsi="Arial" w:cs="Arial"/>
                <w:color w:val="000000"/>
                <w:sz w:val="20"/>
                <w:szCs w:val="20"/>
              </w:rPr>
              <w:t>CAN</w:t>
            </w:r>
            <w:commentRangeEnd w:id="59"/>
            <w:r w:rsidRPr="00123177">
              <w:rPr>
                <w:rStyle w:val="CommentReference"/>
                <w:rFonts w:ascii="Arial" w:hAnsi="Arial" w:cs="Arial"/>
                <w:color w:val="000000"/>
                <w:sz w:val="20"/>
                <w:szCs w:val="20"/>
              </w:rPr>
              <w:commentReference w:id="59"/>
            </w:r>
            <w:commentRangeEnd w:id="60"/>
            <w:r w:rsidRPr="00123177">
              <w:rPr>
                <w:rStyle w:val="CommentReference"/>
                <w:rFonts w:ascii="Arial" w:hAnsi="Arial" w:cs="Arial"/>
                <w:color w:val="000000"/>
                <w:sz w:val="20"/>
                <w:szCs w:val="20"/>
              </w:rPr>
              <w:commentReference w:id="60"/>
            </w:r>
          </w:p>
        </w:tc>
      </w:tr>
      <w:tr w:rsidR="00A55B53" w:rsidRPr="00123177" w14:paraId="7E4D0C16"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F1B0F8E"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307DA6"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sz w:val="20"/>
                <w:szCs w:val="20"/>
              </w:rPr>
              <w:t>1. The HVDCDC shall handle VIN related messages.</w:t>
            </w:r>
          </w:p>
          <w:p w14:paraId="2B511296"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sz w:val="20"/>
                <w:szCs w:val="20"/>
              </w:rPr>
              <w:t>2. The HVDCDC shall Store VIN related messages into memory.</w:t>
            </w:r>
          </w:p>
          <w:p w14:paraId="6042D0B1" w14:textId="77777777" w:rsidR="00A55B53" w:rsidRPr="00123177" w:rsidRDefault="00A55B53" w:rsidP="00535342">
            <w:pPr>
              <w:pStyle w:val="TableText"/>
              <w:snapToGrid w:val="0"/>
            </w:pPr>
          </w:p>
        </w:tc>
      </w:tr>
      <w:tr w:rsidR="00A55B53" w:rsidRPr="00123177" w14:paraId="5529C7E1"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CD59682" w14:textId="77777777" w:rsidR="00A55B53" w:rsidRPr="00123177" w:rsidRDefault="00A55B53" w:rsidP="00535342">
            <w:r w:rsidRPr="00123177">
              <w:rPr>
                <w:rFonts w:eastAsia="Arial"/>
                <w:color w:val="000000" w:themeColor="text1"/>
                <w:szCs w:val="20"/>
              </w:rPr>
              <w:t>Process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FBF66E" w14:textId="77777777" w:rsidR="00A55B53" w:rsidRPr="00123177" w:rsidRDefault="00A55B53" w:rsidP="00535342">
            <w:r w:rsidRPr="00123177">
              <w:t xml:space="preserve">1. Verify that the </w:t>
            </w:r>
            <w:r w:rsidRPr="00123177">
              <w:rPr>
                <w:szCs w:val="20"/>
              </w:rPr>
              <w:t xml:space="preserve">VIN related messages </w:t>
            </w:r>
            <w:r w:rsidRPr="00123177">
              <w:t>shall be received, handled and store by HVDCDC convertor</w:t>
            </w:r>
          </w:p>
        </w:tc>
      </w:tr>
      <w:tr w:rsidR="00A55B53" w:rsidRPr="00123177" w14:paraId="5650DCF2"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EE5EE7C" w14:textId="77777777" w:rsidR="00A55B53" w:rsidRPr="00123177" w:rsidRDefault="00A55B53" w:rsidP="00535342">
            <w:r w:rsidRPr="00123177">
              <w:rPr>
                <w:rFonts w:eastAsia="Arial"/>
                <w:color w:val="000000" w:themeColor="text1"/>
                <w:szCs w:val="20"/>
              </w:rPr>
              <w:t>Mandatory Fields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FAEC88" w14:textId="77777777" w:rsidR="00A55B53" w:rsidRPr="00123177" w:rsidRDefault="00A55B53" w:rsidP="00535342">
            <w:r w:rsidRPr="00123177">
              <w:t>No such mandatory fields is applicable.</w:t>
            </w:r>
          </w:p>
        </w:tc>
      </w:tr>
      <w:tr w:rsidR="00A55B53" w:rsidRPr="00123177" w14:paraId="04C6F75C"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7390AF3" w14:textId="77777777" w:rsidR="00A55B53" w:rsidRPr="00123177" w:rsidRDefault="00A55B53" w:rsidP="00535342">
            <w:r w:rsidRPr="00123177">
              <w:rPr>
                <w:rFonts w:eastAsia="Arial"/>
                <w:color w:val="000000" w:themeColor="text1"/>
                <w:szCs w:val="20"/>
              </w:rPr>
              <w:t>Pre-Loaded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6600B7"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The HVDCDC should be in IGN ON State</w:t>
            </w:r>
          </w:p>
          <w:p w14:paraId="7E3650CE"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themeColor="text1"/>
                <w:sz w:val="20"/>
                <w:szCs w:val="20"/>
              </w:rPr>
              <w:t>2. HVDCDCStatus = 0, HVDCDCStatusDebug = 0, NHVDCDCFault = 0,</w:t>
            </w:r>
          </w:p>
        </w:tc>
      </w:tr>
      <w:tr w:rsidR="00A55B53" w:rsidRPr="00123177" w14:paraId="20B15116"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00C3619" w14:textId="77777777" w:rsidR="00A55B53" w:rsidRPr="00123177" w:rsidRDefault="00A55B53" w:rsidP="00535342">
            <w:r w:rsidRPr="00123177">
              <w:rPr>
                <w:rFonts w:eastAsia="Arial"/>
                <w:color w:val="000000" w:themeColor="text1"/>
                <w:szCs w:val="20"/>
              </w:rPr>
              <w:t>Default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844754" w14:textId="77777777" w:rsidR="00A55B53" w:rsidRPr="00123177" w:rsidRDefault="00A55B53" w:rsidP="00535342">
            <w:r w:rsidRPr="00123177">
              <w:rPr>
                <w:szCs w:val="20"/>
              </w:rPr>
              <w:t>Default values shall be applicable with respect to Pre-Loaded Values</w:t>
            </w:r>
          </w:p>
        </w:tc>
      </w:tr>
      <w:tr w:rsidR="00A55B53" w:rsidRPr="00123177" w14:paraId="5C76572E"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D807E3A" w14:textId="77777777" w:rsidR="00A55B53" w:rsidRPr="00123177" w:rsidRDefault="00A55B53" w:rsidP="00535342">
            <w:r w:rsidRPr="00123177">
              <w:rPr>
                <w:rFonts w:eastAsia="Arial"/>
                <w:color w:val="000000" w:themeColor="text1"/>
                <w:szCs w:val="20"/>
              </w:rPr>
              <w:t>Valid range of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774A9D" w14:textId="77777777" w:rsidR="00A55B53" w:rsidRPr="00123177" w:rsidRDefault="00A55B53" w:rsidP="00535342">
            <w:r w:rsidRPr="00123177">
              <w:rPr>
                <w:szCs w:val="20"/>
              </w:rPr>
              <w:t>Valid range value is not required.</w:t>
            </w:r>
          </w:p>
        </w:tc>
      </w:tr>
      <w:tr w:rsidR="00A55B53" w:rsidRPr="00123177" w14:paraId="252470ED"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2FB5A00" w14:textId="77777777" w:rsidR="00A55B53" w:rsidRPr="00123177" w:rsidRDefault="00A55B53" w:rsidP="00535342">
            <w:r w:rsidRPr="00123177">
              <w:rPr>
                <w:rFonts w:eastAsia="Arial"/>
                <w:color w:val="000000" w:themeColor="text1"/>
                <w:szCs w:val="20"/>
              </w:rPr>
              <w:t xml:space="preserve">Data Latency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B8871E" w14:textId="77777777" w:rsidR="00A55B53" w:rsidRPr="00123177" w:rsidRDefault="00A55B53" w:rsidP="00535342">
            <w:r w:rsidRPr="00123177">
              <w:rPr>
                <w:szCs w:val="20"/>
              </w:rPr>
              <w:t>Data latency period is not applicable</w:t>
            </w:r>
          </w:p>
        </w:tc>
      </w:tr>
      <w:tr w:rsidR="00A55B53" w:rsidRPr="00123177" w14:paraId="530CF9F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20D0493" w14:textId="77777777" w:rsidR="00A55B53" w:rsidRPr="00123177" w:rsidRDefault="00A55B53" w:rsidP="00535342">
            <w:r w:rsidRPr="00123177">
              <w:rPr>
                <w:rFonts w:eastAsia="Arial"/>
                <w:color w:val="000000" w:themeColor="text1"/>
                <w:szCs w:val="20"/>
              </w:rPr>
              <w:t xml:space="preserve">Data Retention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753206" w14:textId="77777777" w:rsidR="00A55B53" w:rsidRPr="00123177" w:rsidRDefault="00A55B53" w:rsidP="00535342">
            <w:r w:rsidRPr="00123177">
              <w:rPr>
                <w:szCs w:val="20"/>
              </w:rPr>
              <w:t>Data Retention period is not applicable.</w:t>
            </w:r>
          </w:p>
        </w:tc>
      </w:tr>
      <w:tr w:rsidR="00A55B53" w:rsidRPr="00123177" w14:paraId="27506D5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3DEEEF2" w14:textId="77777777" w:rsidR="00A55B53" w:rsidRPr="00123177" w:rsidRDefault="00A55B53" w:rsidP="00535342">
            <w:r w:rsidRPr="00123177">
              <w:rPr>
                <w:rFonts w:eastAsia="Arial"/>
                <w:color w:val="000000" w:themeColor="text1"/>
                <w:szCs w:val="20"/>
              </w:rPr>
              <w:t>Data Rate/ &lt;Daily&gt; Number of transaction</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818ED0" w14:textId="77777777" w:rsidR="00A55B53" w:rsidRPr="00123177" w:rsidRDefault="00A55B53" w:rsidP="00535342">
            <w:r w:rsidRPr="00123177">
              <w:rPr>
                <w:szCs w:val="20"/>
              </w:rPr>
              <w:t>Data rate is not applicable.</w:t>
            </w:r>
          </w:p>
        </w:tc>
      </w:tr>
      <w:tr w:rsidR="00A55B53" w:rsidRPr="00123177" w14:paraId="11B90FEA"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37EBFA0" w14:textId="77777777" w:rsidR="00A55B53" w:rsidRPr="00123177" w:rsidRDefault="00A55B53" w:rsidP="00535342">
            <w:r w:rsidRPr="00123177">
              <w:rPr>
                <w:rFonts w:eastAsia="Arial"/>
                <w:color w:val="000000" w:themeColor="text1"/>
                <w:szCs w:val="20"/>
              </w:rPr>
              <w:t>External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8A38FD" w14:textId="77777777" w:rsidR="00A55B53" w:rsidRPr="00123177" w:rsidRDefault="00A55B53" w:rsidP="00535342">
            <w:r w:rsidRPr="00123177">
              <w:rPr>
                <w:szCs w:val="20"/>
              </w:rPr>
              <w:t>External event is not required.</w:t>
            </w:r>
          </w:p>
        </w:tc>
      </w:tr>
      <w:tr w:rsidR="00A55B53" w:rsidRPr="00123177" w14:paraId="229F4651"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3A43ADC" w14:textId="77777777" w:rsidR="00A55B53" w:rsidRPr="00123177" w:rsidRDefault="00A55B53" w:rsidP="00535342">
            <w:r w:rsidRPr="00123177">
              <w:rPr>
                <w:rFonts w:eastAsia="Arial"/>
                <w:color w:val="000000" w:themeColor="text1"/>
                <w:szCs w:val="20"/>
              </w:rPr>
              <w:t>Temporal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72BBE6" w14:textId="77777777" w:rsidR="00A55B53" w:rsidRPr="00123177" w:rsidRDefault="00A55B53" w:rsidP="00535342">
            <w:r w:rsidRPr="00123177">
              <w:rPr>
                <w:szCs w:val="20"/>
              </w:rPr>
              <w:t>Temporal event is not applicable.</w:t>
            </w:r>
          </w:p>
        </w:tc>
      </w:tr>
      <w:tr w:rsidR="00A55B53" w:rsidRPr="00123177" w14:paraId="5F35FD9D"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3594A25" w14:textId="77777777" w:rsidR="00A55B53" w:rsidRPr="00123177" w:rsidRDefault="00A55B53" w:rsidP="00535342">
            <w:r w:rsidRPr="00123177">
              <w:rPr>
                <w:rFonts w:eastAsia="Arial"/>
                <w:color w:val="000000" w:themeColor="text1"/>
                <w:szCs w:val="20"/>
              </w:rPr>
              <w:t xml:space="preserve">Validation Rules/ </w:t>
            </w:r>
          </w:p>
          <w:p w14:paraId="237E5A8A" w14:textId="77777777" w:rsidR="00A55B53" w:rsidRPr="00123177" w:rsidRDefault="00A55B53" w:rsidP="00535342">
            <w:r w:rsidRPr="00123177">
              <w:rPr>
                <w:rFonts w:eastAsia="Arial"/>
                <w:color w:val="000000" w:themeColor="text1"/>
                <w:szCs w:val="20"/>
              </w:rPr>
              <w:lastRenderedPageBreak/>
              <w:t>Verification criteria</w:t>
            </w:r>
            <w:r w:rsidRPr="00123177">
              <w:rPr>
                <w:rFonts w:eastAsia="Arial"/>
                <w:color w:val="000000" w:themeColor="text1"/>
                <w:szCs w:val="20"/>
                <w:vertAlign w:val="superscript"/>
              </w:rPr>
              <w:t>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642597"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lastRenderedPageBreak/>
              <w:t>Verify that the below functionality perform by HVDCDC</w:t>
            </w:r>
          </w:p>
          <w:p w14:paraId="3A02FA4E"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sz w:val="20"/>
                <w:szCs w:val="20"/>
              </w:rPr>
              <w:t>1. The HVDCDC shall handle VIN related messages.</w:t>
            </w:r>
          </w:p>
          <w:p w14:paraId="1F49641F"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sz w:val="20"/>
                <w:szCs w:val="20"/>
              </w:rPr>
              <w:lastRenderedPageBreak/>
              <w:t>2. The HVDCDC shall Store VIN related messages into memory.</w:t>
            </w:r>
          </w:p>
          <w:p w14:paraId="5D92AE4F" w14:textId="77777777" w:rsidR="00A55B53" w:rsidRPr="00123177" w:rsidRDefault="00A55B53" w:rsidP="00535342">
            <w:pPr>
              <w:pStyle w:val="TableText"/>
              <w:snapToGrid w:val="0"/>
            </w:pPr>
          </w:p>
        </w:tc>
      </w:tr>
      <w:tr w:rsidR="00A55B53" w:rsidRPr="00123177" w14:paraId="41E50AB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54F65F9" w14:textId="77777777" w:rsidR="00A55B53" w:rsidRPr="00123177" w:rsidRDefault="00A55B53" w:rsidP="00535342">
            <w:r w:rsidRPr="00123177">
              <w:rPr>
                <w:rFonts w:eastAsia="Arial"/>
                <w:color w:val="000000" w:themeColor="text1"/>
                <w:szCs w:val="20"/>
              </w:rPr>
              <w:t>Constraints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07D78D" w14:textId="77777777" w:rsidR="00A55B53" w:rsidRPr="00123177" w:rsidRDefault="00A55B53" w:rsidP="00535342">
            <w:r w:rsidRPr="00123177">
              <w:rPr>
                <w:szCs w:val="20"/>
              </w:rPr>
              <w:t>Constraints is not applicable.</w:t>
            </w:r>
          </w:p>
        </w:tc>
      </w:tr>
      <w:tr w:rsidR="00A55B53" w:rsidRPr="00123177" w14:paraId="160FDB4C"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ADA2904" w14:textId="77777777" w:rsidR="00A55B53" w:rsidRPr="00123177" w:rsidRDefault="00A55B53" w:rsidP="00535342">
            <w:r w:rsidRPr="00123177">
              <w:rPr>
                <w:rFonts w:eastAsia="Arial"/>
                <w:color w:val="000000" w:themeColor="text1"/>
                <w:szCs w:val="20"/>
              </w:rPr>
              <w:t>Effects on other systems/sub system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6439F2" w14:textId="77777777" w:rsidR="00A55B53" w:rsidRPr="00123177" w:rsidRDefault="00A55B53" w:rsidP="00535342">
            <w:r w:rsidRPr="00123177">
              <w:rPr>
                <w:szCs w:val="20"/>
              </w:rPr>
              <w:t>No effects on other system</w:t>
            </w:r>
          </w:p>
        </w:tc>
      </w:tr>
      <w:tr w:rsidR="00A55B53" w:rsidRPr="00123177" w14:paraId="7ECAAB7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95CB91D" w14:textId="77777777" w:rsidR="00A55B53" w:rsidRPr="00123177" w:rsidRDefault="00A55B53" w:rsidP="00535342">
            <w:r w:rsidRPr="00123177">
              <w:rPr>
                <w:rFonts w:eastAsia="Arial"/>
                <w:color w:val="000000" w:themeColor="text1"/>
                <w:szCs w:val="20"/>
              </w:rPr>
              <w:t>Testability with respect to test environment</w:t>
            </w:r>
          </w:p>
          <w:p w14:paraId="75368AD0" w14:textId="77777777" w:rsidR="00A55B53" w:rsidRPr="00123177" w:rsidRDefault="00A55B53" w:rsidP="00535342">
            <w:r w:rsidRPr="00123177">
              <w:rPr>
                <w:rFonts w:eastAsia="Arial"/>
                <w:color w:val="000000" w:themeColor="text1"/>
                <w:szCs w:val="20"/>
              </w:rPr>
              <w:t>(Yes/No)</w:t>
            </w:r>
          </w:p>
          <w:p w14:paraId="48784260"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973D9B" w14:textId="77777777" w:rsidR="00A55B53" w:rsidRPr="00123177" w:rsidRDefault="00A55B53" w:rsidP="00535342">
            <w:pPr>
              <w:pStyle w:val="TableText"/>
              <w:snapToGrid w:val="0"/>
            </w:pPr>
            <w:r w:rsidRPr="00123177">
              <w:t>YES</w:t>
            </w:r>
          </w:p>
          <w:p w14:paraId="6D235040" w14:textId="77777777" w:rsidR="00A55B53" w:rsidRPr="00123177" w:rsidRDefault="00A55B53" w:rsidP="00535342"/>
        </w:tc>
      </w:tr>
      <w:tr w:rsidR="00A55B53" w:rsidRPr="00123177" w14:paraId="6A574530"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02217E7" w14:textId="77777777" w:rsidR="00A55B53" w:rsidRPr="00123177" w:rsidRDefault="00A55B53" w:rsidP="00535342">
            <w:r w:rsidRPr="00123177">
              <w:rPr>
                <w:rFonts w:eastAsia="Arial"/>
                <w:color w:val="000000" w:themeColor="text1"/>
                <w:szCs w:val="20"/>
              </w:rPr>
              <w:t>Feasible within project constraints</w:t>
            </w:r>
          </w:p>
          <w:p w14:paraId="76FBE0FE" w14:textId="77777777" w:rsidR="00A55B53" w:rsidRPr="00123177" w:rsidRDefault="00A55B53" w:rsidP="00535342">
            <w:r w:rsidRPr="00123177">
              <w:rPr>
                <w:rFonts w:eastAsia="Arial"/>
                <w:color w:val="000000" w:themeColor="text1"/>
                <w:szCs w:val="20"/>
              </w:rPr>
              <w:t>(Yes/No)</w:t>
            </w:r>
          </w:p>
          <w:p w14:paraId="37F35594"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26D86C" w14:textId="77777777" w:rsidR="00A55B53" w:rsidRPr="00123177" w:rsidRDefault="00A55B53" w:rsidP="00535342">
            <w:pPr>
              <w:pStyle w:val="TableText"/>
              <w:snapToGrid w:val="0"/>
            </w:pPr>
            <w:r w:rsidRPr="00123177">
              <w:t>YES</w:t>
            </w:r>
          </w:p>
          <w:p w14:paraId="26496FEB" w14:textId="77777777" w:rsidR="00A55B53" w:rsidRPr="00123177" w:rsidRDefault="00A55B53" w:rsidP="00535342"/>
        </w:tc>
      </w:tr>
      <w:tr w:rsidR="00A55B53" w:rsidRPr="00123177" w14:paraId="14A28E06"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10632D5" w14:textId="77777777" w:rsidR="00A55B53" w:rsidRPr="00123177" w:rsidRDefault="00A55B53" w:rsidP="00535342">
            <w:r w:rsidRPr="00123177">
              <w:rPr>
                <w:rFonts w:eastAsia="Arial"/>
                <w:color w:val="000000" w:themeColor="text1"/>
                <w:szCs w:val="20"/>
              </w:rPr>
              <w:t>Critical</w:t>
            </w:r>
          </w:p>
          <w:p w14:paraId="55D8DA89" w14:textId="77777777" w:rsidR="00A55B53" w:rsidRPr="00123177" w:rsidRDefault="00A55B53" w:rsidP="00535342">
            <w:r w:rsidRPr="00123177">
              <w:rPr>
                <w:rFonts w:eastAsia="Arial"/>
                <w:color w:val="000000" w:themeColor="text1"/>
                <w:szCs w:val="20"/>
              </w:rPr>
              <w:t>(Yes/No)</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44ACB5" w14:textId="77777777" w:rsidR="00A55B53" w:rsidRPr="00123177" w:rsidRDefault="00A55B53" w:rsidP="00535342">
            <w:r w:rsidRPr="00123177">
              <w:t>YES</w:t>
            </w:r>
          </w:p>
        </w:tc>
      </w:tr>
      <w:tr w:rsidR="00A55B53" w:rsidRPr="00123177" w14:paraId="56F4D38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B2F2FCE" w14:textId="77777777" w:rsidR="00A55B53" w:rsidRPr="00123177" w:rsidRDefault="00A55B53" w:rsidP="00535342">
            <w:pPr>
              <w:rPr>
                <w:rFonts w:eastAsia="Arial"/>
                <w:color w:val="000000" w:themeColor="text1"/>
                <w:szCs w:val="20"/>
              </w:rPr>
            </w:pPr>
            <w:r w:rsidRPr="00123177">
              <w:t>Acceptance Criteria</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49D172" w14:textId="77777777" w:rsidR="00A55B53" w:rsidRPr="00123177" w:rsidRDefault="00A55B53" w:rsidP="00535342">
            <w:r w:rsidRPr="00123177">
              <w:t>Acceptance Criteria for this requirement should be as per SECTION-6 ACCEPTANCE CRITERIA</w:t>
            </w:r>
          </w:p>
        </w:tc>
      </w:tr>
    </w:tbl>
    <w:p w14:paraId="09650A4A" w14:textId="77777777" w:rsidR="00A55B53" w:rsidRPr="00123177" w:rsidRDefault="00A55B53" w:rsidP="00A55B53">
      <w:pPr>
        <w:pStyle w:val="BodyText"/>
      </w:pPr>
    </w:p>
    <w:p w14:paraId="04487D99" w14:textId="77777777" w:rsidR="00A55B53" w:rsidRPr="00123177" w:rsidRDefault="00A55B53" w:rsidP="00A55B53">
      <w:pPr>
        <w:pStyle w:val="Heading4"/>
      </w:pPr>
      <w:r w:rsidRPr="00123177">
        <w:rPr>
          <w:rFonts w:eastAsia="Arial"/>
          <w:color w:val="000000" w:themeColor="text1"/>
          <w:szCs w:val="20"/>
        </w:rPr>
        <w:t xml:space="preserve">Total distance information feature over CAN </w:t>
      </w:r>
      <w:r w:rsidRPr="00123177">
        <w:t>on HVDCDC.</w:t>
      </w:r>
    </w:p>
    <w:p w14:paraId="6C06F959" w14:textId="77777777" w:rsidR="00A55B53" w:rsidRPr="00123177" w:rsidRDefault="00A55B53" w:rsidP="00A55B53">
      <w:pPr>
        <w:pStyle w:val="BodyText"/>
        <w:rPr>
          <w:b/>
          <w:bCs/>
        </w:rPr>
      </w:pPr>
    </w:p>
    <w:tbl>
      <w:tblPr>
        <w:tblW w:w="9519" w:type="dxa"/>
        <w:tblInd w:w="103" w:type="dxa"/>
        <w:tblLayout w:type="fixed"/>
        <w:tblLook w:val="06A0" w:firstRow="1" w:lastRow="0" w:firstColumn="1" w:lastColumn="0" w:noHBand="1" w:noVBand="1"/>
      </w:tblPr>
      <w:tblGrid>
        <w:gridCol w:w="1670"/>
        <w:gridCol w:w="7849"/>
      </w:tblGrid>
      <w:tr w:rsidR="00A55B53" w:rsidRPr="00123177" w14:paraId="1112288D"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298AFF5" w14:textId="77777777" w:rsidR="00A55B53" w:rsidRPr="00123177" w:rsidRDefault="00A55B53" w:rsidP="00535342">
            <w:r w:rsidRPr="00123177">
              <w:rPr>
                <w:rFonts w:eastAsia="Arial"/>
                <w:b/>
                <w:bCs/>
                <w:color w:val="000000" w:themeColor="text1"/>
                <w:szCs w:val="20"/>
              </w:rPr>
              <w:t>Term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6A3481C" w14:textId="77777777" w:rsidR="00A55B53" w:rsidRPr="00123177" w:rsidRDefault="00A55B53" w:rsidP="00535342">
            <w:r w:rsidRPr="00123177">
              <w:rPr>
                <w:rFonts w:eastAsia="Arial"/>
                <w:b/>
                <w:bCs/>
                <w:color w:val="000000" w:themeColor="text1"/>
                <w:szCs w:val="20"/>
              </w:rPr>
              <w:t>Description</w:t>
            </w:r>
          </w:p>
        </w:tc>
      </w:tr>
      <w:tr w:rsidR="00A55B53" w:rsidRPr="00123177" w14:paraId="6E07A8A2"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00AA5C8D" w14:textId="77777777" w:rsidR="00A55B53" w:rsidRPr="00123177" w:rsidRDefault="00A55B53" w:rsidP="00535342">
            <w:r w:rsidRPr="00123177">
              <w:rPr>
                <w:rFonts w:eastAsia="Arial"/>
                <w:color w:val="000000" w:themeColor="text1"/>
                <w:szCs w:val="20"/>
              </w:rPr>
              <w:t>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AD50F6" w14:textId="77777777" w:rsidR="00A55B53" w:rsidRPr="00123177" w:rsidRDefault="00A55B53" w:rsidP="00535342">
            <w:r w:rsidRPr="00123177">
              <w:rPr>
                <w:rFonts w:eastAsia="Arial"/>
                <w:color w:val="000000" w:themeColor="text1"/>
                <w:szCs w:val="20"/>
              </w:rPr>
              <w:t>SWRS_COMM_08</w:t>
            </w:r>
          </w:p>
        </w:tc>
      </w:tr>
      <w:tr w:rsidR="00A55B53" w:rsidRPr="00123177" w14:paraId="1A3EA310"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36DD4E31" w14:textId="77777777" w:rsidR="00A55B53" w:rsidRPr="00123177" w:rsidRDefault="00A55B53" w:rsidP="00535342">
            <w:pPr>
              <w:pStyle w:val="TableText"/>
            </w:pPr>
            <w:r w:rsidRPr="00123177">
              <w:t>Customer 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0D8F4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SDS-HVDCDC-339 </w:t>
            </w:r>
          </w:p>
        </w:tc>
      </w:tr>
      <w:tr w:rsidR="00A55B53" w:rsidRPr="00123177" w14:paraId="3A88D760"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7002517C" w14:textId="77777777" w:rsidR="00A55B53" w:rsidRPr="00123177" w:rsidRDefault="00A55B53" w:rsidP="00535342">
            <w:pPr>
              <w:pStyle w:val="TableText"/>
            </w:pPr>
            <w:r w:rsidRPr="00123177">
              <w:t>Milestone</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FCF67D" w14:textId="77777777" w:rsidR="00A55B53" w:rsidRPr="00123177" w:rsidRDefault="00A55B53" w:rsidP="00535342">
            <w:pPr>
              <w:pStyle w:val="TableText"/>
            </w:pPr>
            <w:r w:rsidRPr="00123177">
              <w:t>PreC-Sample/ PF3.0 Phase 2</w:t>
            </w:r>
          </w:p>
        </w:tc>
      </w:tr>
      <w:tr w:rsidR="00A55B53" w:rsidRPr="00123177" w14:paraId="2BBF706C"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2EBB6008"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5FEACC" w14:textId="77777777" w:rsidR="00A55B53" w:rsidRPr="00123177" w:rsidRDefault="00A55B53" w:rsidP="00535342">
            <w:r w:rsidRPr="00123177">
              <w:rPr>
                <w:rFonts w:eastAsia="Arial"/>
                <w:color w:val="000000" w:themeColor="text1"/>
                <w:szCs w:val="20"/>
              </w:rPr>
              <w:t>The HVDCDC shall receive the total distance in km IPART1Totalizer from the ZC1.</w:t>
            </w:r>
          </w:p>
        </w:tc>
      </w:tr>
      <w:tr w:rsidR="00A55B53" w:rsidRPr="00123177" w14:paraId="2EEF900A"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A48B0AE" w14:textId="77777777" w:rsidR="00A55B53" w:rsidRPr="00123177" w:rsidRDefault="00A55B53" w:rsidP="00535342">
            <w:r w:rsidRPr="00123177">
              <w:rPr>
                <w:rFonts w:eastAsia="Arial"/>
                <w:color w:val="000000" w:themeColor="text1"/>
                <w:szCs w:val="20"/>
              </w:rPr>
              <w:t xml:space="preserve">Derived Requirement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AEEE1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1F38725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7759A44" w14:textId="77777777" w:rsidR="00A55B53" w:rsidRPr="00123177" w:rsidRDefault="00A55B53" w:rsidP="00535342">
            <w:r w:rsidRPr="00123177">
              <w:rPr>
                <w:rFonts w:eastAsia="Arial"/>
                <w:color w:val="000000" w:themeColor="text1"/>
                <w:szCs w:val="20"/>
              </w:rPr>
              <w:t>Access Restrictions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ABE9E3"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67D7BB5C"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388763C" w14:textId="77777777" w:rsidR="00A55B53" w:rsidRPr="00123177" w:rsidRDefault="00A55B53" w:rsidP="00535342">
            <w:r w:rsidRPr="00123177">
              <w:rPr>
                <w:rFonts w:eastAsia="Arial"/>
                <w:color w:val="000000" w:themeColor="text1"/>
                <w:szCs w:val="20"/>
              </w:rPr>
              <w:lastRenderedPageBreak/>
              <w:t>Input(s)</w:t>
            </w:r>
            <w:r w:rsidRPr="00123177">
              <w:rPr>
                <w:rFonts w:eastAsia="Arial"/>
                <w:b/>
                <w:bCs/>
                <w:color w:val="000000" w:themeColor="text1"/>
                <w:szCs w:val="20"/>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2CBFD4" w14:textId="77777777" w:rsidR="00A55B53" w:rsidRPr="00123177" w:rsidRDefault="00A55B53" w:rsidP="00535342">
            <w:pPr>
              <w:pStyle w:val="TableText"/>
              <w:rPr>
                <w:rFonts w:eastAsia="Arial"/>
                <w:color w:val="000000" w:themeColor="text1"/>
                <w:szCs w:val="20"/>
              </w:rPr>
            </w:pPr>
            <w:r w:rsidRPr="00123177">
              <w:rPr>
                <w:rFonts w:eastAsia="Arial"/>
                <w:color w:val="000000" w:themeColor="text1"/>
                <w:szCs w:val="20"/>
              </w:rPr>
              <w:t xml:space="preserve">1. </w:t>
            </w:r>
            <w:r w:rsidRPr="00123177">
              <w:rPr>
                <w:szCs w:val="20"/>
              </w:rPr>
              <w:t xml:space="preserve">The </w:t>
            </w:r>
            <w:r w:rsidRPr="00123177">
              <w:rPr>
                <w:rFonts w:eastAsia="Arial"/>
              </w:rPr>
              <w:t>CAN communication is established</w:t>
            </w:r>
          </w:p>
          <w:p w14:paraId="10C7EE4D" w14:textId="77777777" w:rsidR="00A55B53" w:rsidRPr="00123177" w:rsidRDefault="00A55B53" w:rsidP="00535342">
            <w:pPr>
              <w:pStyle w:val="TableText"/>
              <w:rPr>
                <w:rFonts w:eastAsia="Arial"/>
                <w:color w:val="000000" w:themeColor="text1"/>
                <w:szCs w:val="20"/>
              </w:rPr>
            </w:pPr>
            <w:r w:rsidRPr="00123177">
              <w:rPr>
                <w:rFonts w:eastAsia="Arial"/>
                <w:color w:val="000000" w:themeColor="text1"/>
                <w:szCs w:val="20"/>
              </w:rPr>
              <w:t>2. Total distance in km IPART1Totalizer from the ZC1 shall be received over CAN</w:t>
            </w:r>
          </w:p>
          <w:p w14:paraId="610DC1FC" w14:textId="77777777" w:rsidR="00A55B53" w:rsidRPr="00123177" w:rsidRDefault="00A55B53" w:rsidP="00535342">
            <w:pPr>
              <w:pStyle w:val="TableText"/>
            </w:pPr>
          </w:p>
        </w:tc>
      </w:tr>
      <w:tr w:rsidR="00A55B53" w:rsidRPr="00123177" w14:paraId="4F7C3E52"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A3B97F4"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415C2F" w14:textId="77777777" w:rsidR="00A55B53" w:rsidRPr="00123177" w:rsidRDefault="00A55B53" w:rsidP="00535342">
            <w:pPr>
              <w:pStyle w:val="TableText"/>
              <w:snapToGrid w:val="0"/>
              <w:rPr>
                <w:rFonts w:eastAsia="Arial"/>
                <w:color w:val="000000" w:themeColor="text1"/>
                <w:szCs w:val="20"/>
              </w:rPr>
            </w:pPr>
            <w:r w:rsidRPr="00123177">
              <w:t xml:space="preserve">1. The HVDCDC shall handle the </w:t>
            </w:r>
            <w:r w:rsidRPr="00123177">
              <w:rPr>
                <w:rFonts w:eastAsia="Arial"/>
                <w:color w:val="000000" w:themeColor="text1"/>
                <w:szCs w:val="20"/>
              </w:rPr>
              <w:t>total distance in km IPART1Totalizer received from the ZC1.</w:t>
            </w:r>
          </w:p>
          <w:p w14:paraId="557A4A2B" w14:textId="77777777" w:rsidR="00A55B53" w:rsidRPr="00123177" w:rsidRDefault="00A55B53" w:rsidP="00535342">
            <w:pPr>
              <w:pStyle w:val="TableText"/>
              <w:snapToGrid w:val="0"/>
            </w:pPr>
            <w:r w:rsidRPr="00123177">
              <w:rPr>
                <w:rFonts w:eastAsia="Arial"/>
                <w:color w:val="000000" w:themeColor="text1"/>
                <w:szCs w:val="20"/>
              </w:rPr>
              <w:t xml:space="preserve">2. </w:t>
            </w:r>
            <w:r w:rsidRPr="00123177">
              <w:t xml:space="preserve">The HVDCDC shall Store the </w:t>
            </w:r>
            <w:r w:rsidRPr="00123177">
              <w:rPr>
                <w:rFonts w:eastAsia="Arial"/>
                <w:color w:val="000000" w:themeColor="text1"/>
                <w:szCs w:val="20"/>
              </w:rPr>
              <w:t>total distance in km IPART1Totalizer received from the ZC1 into memory.</w:t>
            </w:r>
          </w:p>
        </w:tc>
      </w:tr>
      <w:tr w:rsidR="00A55B53" w:rsidRPr="00123177" w14:paraId="4D72CCAD"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C6F9C70" w14:textId="77777777" w:rsidR="00A55B53" w:rsidRPr="00123177" w:rsidRDefault="00A55B53" w:rsidP="00535342">
            <w:r w:rsidRPr="00123177">
              <w:rPr>
                <w:rFonts w:eastAsia="Arial"/>
                <w:color w:val="000000" w:themeColor="text1"/>
                <w:szCs w:val="20"/>
              </w:rPr>
              <w:t>Process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D16DED" w14:textId="77777777" w:rsidR="00A55B53" w:rsidRPr="00123177" w:rsidRDefault="00A55B53" w:rsidP="00535342">
            <w:r w:rsidRPr="00123177">
              <w:t xml:space="preserve">Verify that </w:t>
            </w:r>
            <w:r w:rsidRPr="00123177">
              <w:rPr>
                <w:rFonts w:eastAsia="Arial"/>
                <w:color w:val="000000" w:themeColor="text1"/>
                <w:szCs w:val="20"/>
              </w:rPr>
              <w:t>the total distance in km IPART1Totalizer from the ZC1 shall receive, handled and store by HVDCDC convertor</w:t>
            </w:r>
          </w:p>
        </w:tc>
      </w:tr>
      <w:tr w:rsidR="00A55B53" w:rsidRPr="00123177" w14:paraId="2E06DBEE"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822EFCD" w14:textId="77777777" w:rsidR="00A55B53" w:rsidRPr="00123177" w:rsidRDefault="00A55B53" w:rsidP="00535342">
            <w:r w:rsidRPr="00123177">
              <w:rPr>
                <w:rFonts w:eastAsia="Arial"/>
                <w:color w:val="000000" w:themeColor="text1"/>
                <w:szCs w:val="20"/>
              </w:rPr>
              <w:t>Mandatory Fields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5654F9" w14:textId="77777777" w:rsidR="00A55B53" w:rsidRPr="00123177" w:rsidRDefault="00A55B53" w:rsidP="00535342">
            <w:r w:rsidRPr="00123177">
              <w:t>No such mandatory fields is applicable.</w:t>
            </w:r>
          </w:p>
        </w:tc>
      </w:tr>
      <w:tr w:rsidR="00A55B53" w:rsidRPr="00123177" w14:paraId="38098677"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82FFC85" w14:textId="77777777" w:rsidR="00A55B53" w:rsidRPr="00123177" w:rsidRDefault="00A55B53" w:rsidP="00535342">
            <w:r w:rsidRPr="00123177">
              <w:rPr>
                <w:rFonts w:eastAsia="Arial"/>
                <w:color w:val="000000" w:themeColor="text1"/>
                <w:szCs w:val="20"/>
              </w:rPr>
              <w:t>Pre-Loaded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F769F6"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The HVDCDC should be in IGN ON State</w:t>
            </w:r>
          </w:p>
          <w:p w14:paraId="05A8CE93"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themeColor="text1"/>
                <w:sz w:val="20"/>
                <w:szCs w:val="20"/>
              </w:rPr>
              <w:t>2. HVDCDCStatus = 0, HVDCDCStatusDebug = 0, NHVDCDCFault = 0,</w:t>
            </w:r>
          </w:p>
        </w:tc>
      </w:tr>
      <w:tr w:rsidR="00A55B53" w:rsidRPr="00123177" w14:paraId="12904BD0"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0784B62" w14:textId="77777777" w:rsidR="00A55B53" w:rsidRPr="00123177" w:rsidRDefault="00A55B53" w:rsidP="00535342">
            <w:r w:rsidRPr="00123177">
              <w:rPr>
                <w:rFonts w:eastAsia="Arial"/>
                <w:color w:val="000000" w:themeColor="text1"/>
                <w:szCs w:val="20"/>
              </w:rPr>
              <w:t>Default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F0EBBC" w14:textId="77777777" w:rsidR="00A55B53" w:rsidRPr="00123177" w:rsidRDefault="00A55B53" w:rsidP="00535342">
            <w:r w:rsidRPr="00123177">
              <w:rPr>
                <w:szCs w:val="20"/>
              </w:rPr>
              <w:t>Default values shall be applicable with respect to Pre-Loaded Values</w:t>
            </w:r>
          </w:p>
        </w:tc>
      </w:tr>
      <w:tr w:rsidR="00A55B53" w:rsidRPr="00123177" w14:paraId="2A8C210C"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4B92D1A" w14:textId="77777777" w:rsidR="00A55B53" w:rsidRPr="00123177" w:rsidRDefault="00A55B53" w:rsidP="00535342">
            <w:r w:rsidRPr="00123177">
              <w:rPr>
                <w:rFonts w:eastAsia="Arial"/>
                <w:color w:val="000000" w:themeColor="text1"/>
                <w:szCs w:val="20"/>
              </w:rPr>
              <w:t>Valid range of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041451" w14:textId="77777777" w:rsidR="00A55B53" w:rsidRPr="00123177" w:rsidRDefault="00A55B53" w:rsidP="00535342">
            <w:r w:rsidRPr="00123177">
              <w:rPr>
                <w:szCs w:val="20"/>
              </w:rPr>
              <w:t>Valid range value is not required.</w:t>
            </w:r>
          </w:p>
        </w:tc>
      </w:tr>
      <w:tr w:rsidR="00A55B53" w:rsidRPr="00123177" w14:paraId="2EC4EABD"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CDC96FC" w14:textId="77777777" w:rsidR="00A55B53" w:rsidRPr="00123177" w:rsidRDefault="00A55B53" w:rsidP="00535342">
            <w:r w:rsidRPr="00123177">
              <w:rPr>
                <w:rFonts w:eastAsia="Arial"/>
                <w:color w:val="000000" w:themeColor="text1"/>
                <w:szCs w:val="20"/>
              </w:rPr>
              <w:t xml:space="preserve">Data Latency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992248" w14:textId="77777777" w:rsidR="00A55B53" w:rsidRPr="00123177" w:rsidRDefault="00A55B53" w:rsidP="00535342">
            <w:r w:rsidRPr="00123177">
              <w:rPr>
                <w:szCs w:val="20"/>
              </w:rPr>
              <w:t>Data latency period is not applicable</w:t>
            </w:r>
          </w:p>
        </w:tc>
      </w:tr>
      <w:tr w:rsidR="00A55B53" w:rsidRPr="00123177" w14:paraId="2405E579"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36E328B" w14:textId="77777777" w:rsidR="00A55B53" w:rsidRPr="00123177" w:rsidRDefault="00A55B53" w:rsidP="00535342">
            <w:r w:rsidRPr="00123177">
              <w:rPr>
                <w:rFonts w:eastAsia="Arial"/>
                <w:color w:val="000000" w:themeColor="text1"/>
                <w:szCs w:val="20"/>
              </w:rPr>
              <w:t xml:space="preserve">Data Retention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95EF30" w14:textId="77777777" w:rsidR="00A55B53" w:rsidRPr="00123177" w:rsidRDefault="00A55B53" w:rsidP="00535342">
            <w:r w:rsidRPr="00123177">
              <w:rPr>
                <w:szCs w:val="20"/>
              </w:rPr>
              <w:t>Data Retention period is not applicable.</w:t>
            </w:r>
          </w:p>
        </w:tc>
      </w:tr>
      <w:tr w:rsidR="00A55B53" w:rsidRPr="00123177" w14:paraId="65151E7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1410F0D" w14:textId="77777777" w:rsidR="00A55B53" w:rsidRPr="00123177" w:rsidRDefault="00A55B53" w:rsidP="00535342">
            <w:r w:rsidRPr="00123177">
              <w:rPr>
                <w:rFonts w:eastAsia="Arial"/>
                <w:color w:val="000000" w:themeColor="text1"/>
                <w:szCs w:val="20"/>
              </w:rPr>
              <w:t>Data Rate/ &lt;Daily&gt; Number of transaction</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EB3321" w14:textId="77777777" w:rsidR="00A55B53" w:rsidRPr="00123177" w:rsidRDefault="00A55B53" w:rsidP="00535342">
            <w:r w:rsidRPr="00123177">
              <w:rPr>
                <w:szCs w:val="20"/>
              </w:rPr>
              <w:t>Data rate is not applicable.</w:t>
            </w:r>
          </w:p>
        </w:tc>
      </w:tr>
      <w:tr w:rsidR="00A55B53" w:rsidRPr="00123177" w14:paraId="2BAA7C29"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63E1B15" w14:textId="77777777" w:rsidR="00A55B53" w:rsidRPr="00123177" w:rsidRDefault="00A55B53" w:rsidP="00535342">
            <w:r w:rsidRPr="00123177">
              <w:rPr>
                <w:rFonts w:eastAsia="Arial"/>
                <w:color w:val="000000" w:themeColor="text1"/>
                <w:szCs w:val="20"/>
              </w:rPr>
              <w:t>External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A1F7C1" w14:textId="77777777" w:rsidR="00A55B53" w:rsidRPr="00123177" w:rsidRDefault="00A55B53" w:rsidP="00535342">
            <w:r w:rsidRPr="00123177">
              <w:rPr>
                <w:szCs w:val="20"/>
              </w:rPr>
              <w:t>External event is not required.</w:t>
            </w:r>
          </w:p>
        </w:tc>
      </w:tr>
      <w:tr w:rsidR="00A55B53" w:rsidRPr="00123177" w14:paraId="4B48536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669EA97" w14:textId="77777777" w:rsidR="00A55B53" w:rsidRPr="00123177" w:rsidRDefault="00A55B53" w:rsidP="00535342">
            <w:r w:rsidRPr="00123177">
              <w:rPr>
                <w:rFonts w:eastAsia="Arial"/>
                <w:color w:val="000000" w:themeColor="text1"/>
                <w:szCs w:val="20"/>
              </w:rPr>
              <w:t>Temporal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597773" w14:textId="77777777" w:rsidR="00A55B53" w:rsidRPr="00123177" w:rsidRDefault="00A55B53" w:rsidP="00535342">
            <w:r w:rsidRPr="00123177">
              <w:rPr>
                <w:szCs w:val="20"/>
              </w:rPr>
              <w:t>Temporal event is not applicable.</w:t>
            </w:r>
          </w:p>
        </w:tc>
      </w:tr>
      <w:tr w:rsidR="00A55B53" w:rsidRPr="00123177" w14:paraId="6D3D78AC"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0B3EA49" w14:textId="77777777" w:rsidR="00A55B53" w:rsidRPr="00123177" w:rsidRDefault="00A55B53" w:rsidP="00535342">
            <w:r w:rsidRPr="00123177">
              <w:rPr>
                <w:rFonts w:eastAsia="Arial"/>
                <w:color w:val="000000" w:themeColor="text1"/>
                <w:szCs w:val="20"/>
              </w:rPr>
              <w:t xml:space="preserve">Validation Rules/ </w:t>
            </w:r>
          </w:p>
          <w:p w14:paraId="012FCCE3"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D3D631"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Verify that the below functionality perform by HVDCDC</w:t>
            </w:r>
          </w:p>
          <w:p w14:paraId="56CCD258" w14:textId="77777777" w:rsidR="00A55B53" w:rsidRPr="00123177" w:rsidRDefault="00A55B53" w:rsidP="00535342">
            <w:pPr>
              <w:pStyle w:val="TableText"/>
              <w:snapToGrid w:val="0"/>
            </w:pPr>
          </w:p>
          <w:p w14:paraId="0AAE5652" w14:textId="77777777" w:rsidR="00A55B53" w:rsidRPr="00123177" w:rsidRDefault="00A55B53" w:rsidP="00535342">
            <w:pPr>
              <w:pStyle w:val="TableText"/>
              <w:snapToGrid w:val="0"/>
              <w:rPr>
                <w:rFonts w:eastAsia="Arial"/>
                <w:color w:val="000000" w:themeColor="text1"/>
                <w:szCs w:val="20"/>
              </w:rPr>
            </w:pPr>
            <w:r w:rsidRPr="00123177">
              <w:t xml:space="preserve">1. The HVDCDC shall handle the </w:t>
            </w:r>
            <w:r w:rsidRPr="00123177">
              <w:rPr>
                <w:rFonts w:eastAsia="Arial"/>
                <w:color w:val="000000" w:themeColor="text1"/>
                <w:szCs w:val="20"/>
              </w:rPr>
              <w:t>total distance in km IPART1Totalizer received from the ZC1.</w:t>
            </w:r>
          </w:p>
          <w:p w14:paraId="5D324993" w14:textId="77777777" w:rsidR="00A55B53" w:rsidRPr="00123177" w:rsidRDefault="00A55B53" w:rsidP="00535342">
            <w:pPr>
              <w:pStyle w:val="TableText"/>
              <w:snapToGrid w:val="0"/>
            </w:pPr>
            <w:r w:rsidRPr="00123177">
              <w:rPr>
                <w:rFonts w:eastAsia="Arial"/>
                <w:color w:val="000000" w:themeColor="text1"/>
                <w:szCs w:val="20"/>
              </w:rPr>
              <w:t xml:space="preserve">2. </w:t>
            </w:r>
            <w:r w:rsidRPr="00123177">
              <w:t xml:space="preserve">The HVDCDC shall Store the </w:t>
            </w:r>
            <w:r w:rsidRPr="00123177">
              <w:rPr>
                <w:rFonts w:eastAsia="Arial"/>
                <w:color w:val="000000" w:themeColor="text1"/>
                <w:szCs w:val="20"/>
              </w:rPr>
              <w:t>total distance in km IPART1Totalizer received from the ZC1 into memory.</w:t>
            </w:r>
          </w:p>
        </w:tc>
      </w:tr>
      <w:tr w:rsidR="00A55B53" w:rsidRPr="00123177" w14:paraId="48AFBCB1"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A4B4A61" w14:textId="77777777" w:rsidR="00A55B53" w:rsidRPr="00123177" w:rsidRDefault="00A55B53" w:rsidP="00535342">
            <w:r w:rsidRPr="00123177">
              <w:rPr>
                <w:rFonts w:eastAsia="Arial"/>
                <w:color w:val="000000" w:themeColor="text1"/>
                <w:szCs w:val="20"/>
              </w:rPr>
              <w:t>Constraints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715AA8" w14:textId="77777777" w:rsidR="00A55B53" w:rsidRPr="00123177" w:rsidRDefault="00A55B53" w:rsidP="00535342">
            <w:r w:rsidRPr="00123177">
              <w:rPr>
                <w:szCs w:val="20"/>
              </w:rPr>
              <w:t>Constraints is not applicable.</w:t>
            </w:r>
          </w:p>
        </w:tc>
      </w:tr>
      <w:tr w:rsidR="00A55B53" w:rsidRPr="00123177" w14:paraId="060B0A4D"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8E6AE17" w14:textId="77777777" w:rsidR="00A55B53" w:rsidRPr="00123177" w:rsidRDefault="00A55B53" w:rsidP="00535342">
            <w:r w:rsidRPr="00123177">
              <w:rPr>
                <w:rFonts w:eastAsia="Arial"/>
                <w:color w:val="000000" w:themeColor="text1"/>
                <w:szCs w:val="20"/>
              </w:rPr>
              <w:t>Effects on other systems/sub system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B16F63" w14:textId="77777777" w:rsidR="00A55B53" w:rsidRPr="00123177" w:rsidRDefault="00A55B53" w:rsidP="00535342">
            <w:r w:rsidRPr="00123177">
              <w:rPr>
                <w:szCs w:val="20"/>
              </w:rPr>
              <w:t>No effects on other system</w:t>
            </w:r>
          </w:p>
        </w:tc>
      </w:tr>
      <w:tr w:rsidR="00A55B53" w:rsidRPr="00123177" w14:paraId="699B0E02"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096DD93" w14:textId="77777777" w:rsidR="00A55B53" w:rsidRPr="00123177" w:rsidRDefault="00A55B53" w:rsidP="00535342">
            <w:r w:rsidRPr="00123177">
              <w:rPr>
                <w:rFonts w:eastAsia="Arial"/>
                <w:color w:val="000000" w:themeColor="text1"/>
                <w:szCs w:val="20"/>
              </w:rPr>
              <w:t>Testability with respect to test environment</w:t>
            </w:r>
          </w:p>
          <w:p w14:paraId="66BF33AE" w14:textId="77777777" w:rsidR="00A55B53" w:rsidRPr="00123177" w:rsidRDefault="00A55B53" w:rsidP="00535342">
            <w:r w:rsidRPr="00123177">
              <w:rPr>
                <w:rFonts w:eastAsia="Arial"/>
                <w:color w:val="000000" w:themeColor="text1"/>
                <w:szCs w:val="20"/>
              </w:rPr>
              <w:t>(Yes/No)</w:t>
            </w:r>
          </w:p>
          <w:p w14:paraId="502E8DF9" w14:textId="77777777" w:rsidR="00A55B53" w:rsidRPr="00123177" w:rsidRDefault="00A55B53" w:rsidP="00535342">
            <w:r w:rsidRPr="00123177">
              <w:rPr>
                <w:rFonts w:eastAsia="Arial"/>
                <w:i/>
                <w:iCs/>
                <w:color w:val="000000" w:themeColor="text1"/>
                <w:szCs w:val="20"/>
              </w:rPr>
              <w:lastRenderedPageBreak/>
              <w:t>Note: Mention in which phase of testing, this requirement will be tested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097BA6" w14:textId="77777777" w:rsidR="00A55B53" w:rsidRPr="00123177" w:rsidRDefault="00A55B53" w:rsidP="00535342">
            <w:pPr>
              <w:pStyle w:val="TableText"/>
              <w:snapToGrid w:val="0"/>
            </w:pPr>
            <w:r w:rsidRPr="00123177">
              <w:lastRenderedPageBreak/>
              <w:t>YES</w:t>
            </w:r>
          </w:p>
          <w:p w14:paraId="77D9623F" w14:textId="77777777" w:rsidR="00A55B53" w:rsidRPr="00123177" w:rsidRDefault="00A55B53" w:rsidP="00535342"/>
        </w:tc>
      </w:tr>
      <w:tr w:rsidR="00A55B53" w:rsidRPr="00123177" w14:paraId="637B39B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C755E21" w14:textId="77777777" w:rsidR="00A55B53" w:rsidRPr="00123177" w:rsidRDefault="00A55B53" w:rsidP="00535342">
            <w:r w:rsidRPr="00123177">
              <w:rPr>
                <w:rFonts w:eastAsia="Arial"/>
                <w:color w:val="000000" w:themeColor="text1"/>
                <w:szCs w:val="20"/>
              </w:rPr>
              <w:t>Feasible within project constraints</w:t>
            </w:r>
          </w:p>
          <w:p w14:paraId="3DA91E69" w14:textId="77777777" w:rsidR="00A55B53" w:rsidRPr="00123177" w:rsidRDefault="00A55B53" w:rsidP="00535342">
            <w:r w:rsidRPr="00123177">
              <w:rPr>
                <w:rFonts w:eastAsia="Arial"/>
                <w:color w:val="000000" w:themeColor="text1"/>
                <w:szCs w:val="20"/>
              </w:rPr>
              <w:t>(Yes/No)</w:t>
            </w:r>
          </w:p>
          <w:p w14:paraId="1C0076E4"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DDCD03" w14:textId="77777777" w:rsidR="00A55B53" w:rsidRPr="00123177" w:rsidRDefault="00A55B53" w:rsidP="00535342">
            <w:pPr>
              <w:pStyle w:val="TableText"/>
              <w:snapToGrid w:val="0"/>
            </w:pPr>
            <w:r w:rsidRPr="00123177">
              <w:t>YES</w:t>
            </w:r>
          </w:p>
          <w:p w14:paraId="500ED12B" w14:textId="77777777" w:rsidR="00A55B53" w:rsidRPr="00123177" w:rsidRDefault="00A55B53" w:rsidP="00535342"/>
        </w:tc>
      </w:tr>
      <w:tr w:rsidR="00A55B53" w:rsidRPr="00123177" w14:paraId="36132E4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962B658" w14:textId="77777777" w:rsidR="00A55B53" w:rsidRPr="00123177" w:rsidRDefault="00A55B53" w:rsidP="00535342">
            <w:r w:rsidRPr="00123177">
              <w:rPr>
                <w:rFonts w:eastAsia="Arial"/>
                <w:color w:val="000000" w:themeColor="text1"/>
                <w:szCs w:val="20"/>
              </w:rPr>
              <w:t>Critical</w:t>
            </w:r>
          </w:p>
          <w:p w14:paraId="2AFA07AA" w14:textId="77777777" w:rsidR="00A55B53" w:rsidRPr="00123177" w:rsidRDefault="00A55B53" w:rsidP="00535342">
            <w:r w:rsidRPr="00123177">
              <w:rPr>
                <w:rFonts w:eastAsia="Arial"/>
                <w:color w:val="000000" w:themeColor="text1"/>
                <w:szCs w:val="20"/>
              </w:rPr>
              <w:t>(Yes/No)</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04D95A" w14:textId="77777777" w:rsidR="00A55B53" w:rsidRPr="00123177" w:rsidRDefault="00A55B53" w:rsidP="00535342">
            <w:r w:rsidRPr="00123177">
              <w:t>YES</w:t>
            </w:r>
          </w:p>
        </w:tc>
      </w:tr>
      <w:tr w:rsidR="00A55B53" w:rsidRPr="00123177" w14:paraId="2682B4C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8E453A9" w14:textId="77777777" w:rsidR="00A55B53" w:rsidRPr="00123177" w:rsidRDefault="00A55B53" w:rsidP="00535342">
            <w:pPr>
              <w:rPr>
                <w:rFonts w:eastAsia="Arial"/>
                <w:color w:val="000000" w:themeColor="text1"/>
                <w:szCs w:val="20"/>
              </w:rPr>
            </w:pPr>
            <w:r w:rsidRPr="00123177">
              <w:t>Acceptance Criteria</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6A2E66" w14:textId="77777777" w:rsidR="00A55B53" w:rsidRPr="00123177" w:rsidRDefault="00A55B53" w:rsidP="00535342">
            <w:r w:rsidRPr="00123177">
              <w:t>Acceptance Criteria for this requirement should be as per SECTION-6 ACCEPTANCE CRITERIA</w:t>
            </w:r>
          </w:p>
        </w:tc>
      </w:tr>
    </w:tbl>
    <w:p w14:paraId="7F5E1932" w14:textId="77777777" w:rsidR="00A55B53" w:rsidRPr="00123177" w:rsidRDefault="00A55B53" w:rsidP="00A55B53">
      <w:pPr>
        <w:pStyle w:val="BodyText"/>
        <w:rPr>
          <w:b/>
          <w:bCs/>
        </w:rPr>
      </w:pPr>
    </w:p>
    <w:p w14:paraId="57F98A60" w14:textId="77777777" w:rsidR="00A55B53" w:rsidRPr="00123177" w:rsidRDefault="00A55B53" w:rsidP="00A55B53">
      <w:pPr>
        <w:pStyle w:val="Heading4"/>
      </w:pPr>
      <w:r w:rsidRPr="00123177">
        <w:rPr>
          <w:rFonts w:eastAsia="Arial"/>
          <w:color w:val="000000" w:themeColor="text1"/>
          <w:szCs w:val="20"/>
        </w:rPr>
        <w:t xml:space="preserve">CentralTimePDU related messages over CAN </w:t>
      </w:r>
      <w:r w:rsidRPr="00123177">
        <w:t>on HVDCDC.</w:t>
      </w:r>
    </w:p>
    <w:p w14:paraId="1B3E5E6B" w14:textId="77777777" w:rsidR="00A55B53" w:rsidRPr="00123177" w:rsidRDefault="00A55B53" w:rsidP="00A55B53">
      <w:pPr>
        <w:pStyle w:val="BodyText"/>
        <w:rPr>
          <w:b/>
          <w:bCs/>
        </w:rPr>
      </w:pPr>
    </w:p>
    <w:tbl>
      <w:tblPr>
        <w:tblW w:w="9519" w:type="dxa"/>
        <w:tblInd w:w="103" w:type="dxa"/>
        <w:tblLayout w:type="fixed"/>
        <w:tblLook w:val="06A0" w:firstRow="1" w:lastRow="0" w:firstColumn="1" w:lastColumn="0" w:noHBand="1" w:noVBand="1"/>
      </w:tblPr>
      <w:tblGrid>
        <w:gridCol w:w="1670"/>
        <w:gridCol w:w="7849"/>
      </w:tblGrid>
      <w:tr w:rsidR="00A55B53" w:rsidRPr="00123177" w14:paraId="3007CC5D"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2B8E4AB" w14:textId="77777777" w:rsidR="00A55B53" w:rsidRPr="00123177" w:rsidRDefault="00A55B53" w:rsidP="00535342">
            <w:r w:rsidRPr="00123177">
              <w:rPr>
                <w:rFonts w:eastAsia="Arial"/>
                <w:b/>
                <w:bCs/>
                <w:color w:val="000000" w:themeColor="text1"/>
                <w:szCs w:val="20"/>
              </w:rPr>
              <w:t>Term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A295DFF" w14:textId="77777777" w:rsidR="00A55B53" w:rsidRPr="00123177" w:rsidRDefault="00A55B53" w:rsidP="00535342">
            <w:r w:rsidRPr="00123177">
              <w:rPr>
                <w:rFonts w:eastAsia="Arial"/>
                <w:b/>
                <w:bCs/>
                <w:color w:val="000000" w:themeColor="text1"/>
                <w:szCs w:val="20"/>
              </w:rPr>
              <w:t>Description</w:t>
            </w:r>
          </w:p>
        </w:tc>
      </w:tr>
      <w:tr w:rsidR="00A55B53" w:rsidRPr="00123177" w14:paraId="1E9EF780"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3637E5A0" w14:textId="77777777" w:rsidR="00A55B53" w:rsidRPr="00123177" w:rsidRDefault="00A55B53" w:rsidP="00535342">
            <w:r w:rsidRPr="00123177">
              <w:rPr>
                <w:rFonts w:eastAsia="Arial"/>
                <w:color w:val="000000" w:themeColor="text1"/>
                <w:szCs w:val="20"/>
              </w:rPr>
              <w:t>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70FCCD" w14:textId="77777777" w:rsidR="00A55B53" w:rsidRPr="00123177" w:rsidRDefault="00A55B53" w:rsidP="00535342">
            <w:r w:rsidRPr="00123177">
              <w:rPr>
                <w:rFonts w:eastAsia="Arial"/>
                <w:color w:val="000000" w:themeColor="text1"/>
                <w:szCs w:val="20"/>
              </w:rPr>
              <w:t>SWRS_COMM_09</w:t>
            </w:r>
          </w:p>
        </w:tc>
      </w:tr>
      <w:tr w:rsidR="00A55B53" w:rsidRPr="00123177" w14:paraId="4E7D0A21"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5389B7B9" w14:textId="77777777" w:rsidR="00A55B53" w:rsidRPr="00123177" w:rsidRDefault="00A55B53" w:rsidP="00535342">
            <w:pPr>
              <w:pStyle w:val="TableText"/>
            </w:pPr>
            <w:r w:rsidRPr="00123177">
              <w:t>Customer 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5A265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SDS-HVDCDC-340</w:t>
            </w:r>
          </w:p>
        </w:tc>
      </w:tr>
      <w:tr w:rsidR="00A55B53" w:rsidRPr="00123177" w14:paraId="65912E0C"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2DFA74DF" w14:textId="77777777" w:rsidR="00A55B53" w:rsidRPr="00123177" w:rsidRDefault="00A55B53" w:rsidP="00535342">
            <w:pPr>
              <w:pStyle w:val="TableText"/>
            </w:pPr>
            <w:r w:rsidRPr="00123177">
              <w:t>Milestone</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626387" w14:textId="77777777" w:rsidR="00A55B53" w:rsidRPr="00123177" w:rsidRDefault="00A55B53" w:rsidP="00535342">
            <w:pPr>
              <w:pStyle w:val="TableText"/>
            </w:pPr>
            <w:r w:rsidRPr="00123177">
              <w:t>PreC-Sample/ PF3.0 Phase 2</w:t>
            </w:r>
          </w:p>
        </w:tc>
      </w:tr>
      <w:tr w:rsidR="00A55B53" w:rsidRPr="00123177" w14:paraId="54C64D5E"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0DA073E1"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8A3955" w14:textId="77777777" w:rsidR="00A55B53" w:rsidRPr="00123177" w:rsidRDefault="00A55B53" w:rsidP="00535342">
            <w:r w:rsidRPr="00123177">
              <w:rPr>
                <w:rFonts w:eastAsia="Arial"/>
                <w:color w:val="000000" w:themeColor="text1"/>
                <w:szCs w:val="20"/>
              </w:rPr>
              <w:t>The HVDCDC shall receive the CentralTimePDU messages from the ZC1.</w:t>
            </w:r>
          </w:p>
        </w:tc>
      </w:tr>
      <w:tr w:rsidR="00A55B53" w:rsidRPr="00123177" w14:paraId="3A6B5AA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692E0AB" w14:textId="77777777" w:rsidR="00A55B53" w:rsidRPr="00123177" w:rsidRDefault="00A55B53" w:rsidP="00535342">
            <w:r w:rsidRPr="00123177">
              <w:rPr>
                <w:rFonts w:eastAsia="Arial"/>
                <w:color w:val="000000" w:themeColor="text1"/>
                <w:szCs w:val="20"/>
              </w:rPr>
              <w:t xml:space="preserve">Derived Requirement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C1F1F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1B16709D"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381AA09" w14:textId="77777777" w:rsidR="00A55B53" w:rsidRPr="00123177" w:rsidRDefault="00A55B53" w:rsidP="00535342">
            <w:r w:rsidRPr="00123177">
              <w:rPr>
                <w:rFonts w:eastAsia="Arial"/>
                <w:color w:val="000000" w:themeColor="text1"/>
                <w:szCs w:val="20"/>
              </w:rPr>
              <w:t>Access Restrictions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64EE4A"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3781A771"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6EB07CF"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9762B2"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sz w:val="20"/>
                <w:szCs w:val="20"/>
              </w:rPr>
              <w:t>1. The CAN communication is established</w:t>
            </w:r>
          </w:p>
          <w:p w14:paraId="67B21FFA"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2. Information/messages related to CentralTimePDU shall be received from ZC1 over CAN</w:t>
            </w:r>
          </w:p>
        </w:tc>
      </w:tr>
      <w:tr w:rsidR="00A55B53" w:rsidRPr="00123177" w14:paraId="5814C3C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40169EE"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4974B3"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1. The HVDCDC shall handle CentralTimePDU messages from the ZC1.</w:t>
            </w:r>
          </w:p>
          <w:p w14:paraId="2E0EDB6F"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2. The HVDCDC shall Store CentralTimePDU messages from the ZC1.</w:t>
            </w:r>
          </w:p>
          <w:p w14:paraId="0B04F417" w14:textId="77777777" w:rsidR="00A55B53" w:rsidRPr="00123177" w:rsidRDefault="00A55B53" w:rsidP="00535342">
            <w:pPr>
              <w:pStyle w:val="TableText"/>
              <w:snapToGrid w:val="0"/>
            </w:pPr>
            <w:r w:rsidRPr="00123177">
              <w:rPr>
                <w:szCs w:val="20"/>
              </w:rPr>
              <w:t> </w:t>
            </w:r>
          </w:p>
        </w:tc>
      </w:tr>
      <w:tr w:rsidR="00A55B53" w:rsidRPr="00123177" w14:paraId="17AD3457"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FA6EC87" w14:textId="77777777" w:rsidR="00A55B53" w:rsidRPr="00123177" w:rsidRDefault="00A55B53" w:rsidP="00535342">
            <w:r w:rsidRPr="00123177">
              <w:rPr>
                <w:rFonts w:eastAsia="Arial"/>
                <w:color w:val="000000" w:themeColor="text1"/>
                <w:szCs w:val="20"/>
              </w:rPr>
              <w:t>Process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CCC4F8" w14:textId="77777777" w:rsidR="00A55B53" w:rsidRPr="00123177" w:rsidRDefault="00A55B53" w:rsidP="00535342">
            <w:r w:rsidRPr="00123177">
              <w:rPr>
                <w:szCs w:val="20"/>
              </w:rPr>
              <w:t xml:space="preserve">1. Verify that the </w:t>
            </w:r>
            <w:r w:rsidRPr="00123177">
              <w:rPr>
                <w:rFonts w:eastAsia="Arial"/>
                <w:color w:val="000000" w:themeColor="text1"/>
                <w:szCs w:val="20"/>
              </w:rPr>
              <w:t>CentralTimePDU messages from the ZC1</w:t>
            </w:r>
            <w:r w:rsidRPr="00123177">
              <w:rPr>
                <w:szCs w:val="20"/>
              </w:rPr>
              <w:t>shall be received, handled and store by HVDCDC convertor</w:t>
            </w:r>
          </w:p>
        </w:tc>
      </w:tr>
      <w:tr w:rsidR="00A55B53" w:rsidRPr="00123177" w14:paraId="4FF00189"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ABDA3B4" w14:textId="77777777" w:rsidR="00A55B53" w:rsidRPr="00123177" w:rsidRDefault="00A55B53" w:rsidP="00535342">
            <w:r w:rsidRPr="00123177">
              <w:rPr>
                <w:rFonts w:eastAsia="Arial"/>
                <w:color w:val="000000" w:themeColor="text1"/>
                <w:szCs w:val="20"/>
              </w:rPr>
              <w:t>Mandatory Fields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3E0FC7" w14:textId="77777777" w:rsidR="00A55B53" w:rsidRPr="00123177" w:rsidRDefault="00A55B53" w:rsidP="00535342">
            <w:r w:rsidRPr="00123177">
              <w:rPr>
                <w:szCs w:val="20"/>
              </w:rPr>
              <w:t>No such mandatory fields is applicable.</w:t>
            </w:r>
          </w:p>
        </w:tc>
      </w:tr>
      <w:tr w:rsidR="00A55B53" w:rsidRPr="00123177" w14:paraId="6AF818B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577C01B" w14:textId="77777777" w:rsidR="00A55B53" w:rsidRPr="00123177" w:rsidRDefault="00A55B53" w:rsidP="00535342">
            <w:r w:rsidRPr="00123177">
              <w:rPr>
                <w:rFonts w:eastAsia="Arial"/>
                <w:color w:val="000000" w:themeColor="text1"/>
                <w:szCs w:val="20"/>
              </w:rPr>
              <w:t>Pre-Loaded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11B5C2"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The HVDCDC should be in IGN ON State</w:t>
            </w:r>
          </w:p>
          <w:p w14:paraId="2876A72C" w14:textId="77777777" w:rsidR="00A55B53" w:rsidRPr="00123177" w:rsidRDefault="00A55B53" w:rsidP="00535342">
            <w:r w:rsidRPr="00123177">
              <w:rPr>
                <w:szCs w:val="20"/>
              </w:rPr>
              <w:t>2. HVDCDCStatus = 0, HVDCDCStatusDebug = 0, NHVDCDCFault = 0,</w:t>
            </w:r>
          </w:p>
        </w:tc>
      </w:tr>
      <w:tr w:rsidR="00A55B53" w:rsidRPr="00123177" w14:paraId="34114871"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AD88370" w14:textId="77777777" w:rsidR="00A55B53" w:rsidRPr="00123177" w:rsidRDefault="00A55B53" w:rsidP="00535342">
            <w:r w:rsidRPr="00123177">
              <w:rPr>
                <w:rFonts w:eastAsia="Arial"/>
                <w:color w:val="000000" w:themeColor="text1"/>
                <w:szCs w:val="20"/>
              </w:rPr>
              <w:lastRenderedPageBreak/>
              <w:t>Default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3735A1" w14:textId="77777777" w:rsidR="00A55B53" w:rsidRPr="00123177" w:rsidRDefault="00A55B53" w:rsidP="00535342">
            <w:r w:rsidRPr="00123177">
              <w:rPr>
                <w:szCs w:val="20"/>
              </w:rPr>
              <w:t>Default values shall be applicable with respect to Pre-Loaded Values</w:t>
            </w:r>
          </w:p>
        </w:tc>
      </w:tr>
      <w:tr w:rsidR="00A55B53" w:rsidRPr="00123177" w14:paraId="44D0AB82"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614E0B5" w14:textId="77777777" w:rsidR="00A55B53" w:rsidRPr="00123177" w:rsidRDefault="00A55B53" w:rsidP="00535342">
            <w:r w:rsidRPr="00123177">
              <w:rPr>
                <w:rFonts w:eastAsia="Arial"/>
                <w:color w:val="000000" w:themeColor="text1"/>
                <w:szCs w:val="20"/>
              </w:rPr>
              <w:t>Valid range of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FD486F" w14:textId="77777777" w:rsidR="00A55B53" w:rsidRPr="00123177" w:rsidRDefault="00A55B53" w:rsidP="00535342">
            <w:r w:rsidRPr="00123177">
              <w:rPr>
                <w:szCs w:val="20"/>
              </w:rPr>
              <w:t>Valid range value is not required.</w:t>
            </w:r>
          </w:p>
        </w:tc>
      </w:tr>
      <w:tr w:rsidR="00A55B53" w:rsidRPr="00123177" w14:paraId="3855F44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4506442" w14:textId="77777777" w:rsidR="00A55B53" w:rsidRPr="00123177" w:rsidRDefault="00A55B53" w:rsidP="00535342">
            <w:r w:rsidRPr="00123177">
              <w:rPr>
                <w:rFonts w:eastAsia="Arial"/>
                <w:color w:val="000000" w:themeColor="text1"/>
                <w:szCs w:val="20"/>
              </w:rPr>
              <w:t xml:space="preserve">Data Latency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22FD22" w14:textId="77777777" w:rsidR="00A55B53" w:rsidRPr="00123177" w:rsidRDefault="00A55B53" w:rsidP="00535342">
            <w:r w:rsidRPr="00123177">
              <w:rPr>
                <w:szCs w:val="20"/>
              </w:rPr>
              <w:t>Data latency period is not applicable</w:t>
            </w:r>
          </w:p>
        </w:tc>
      </w:tr>
      <w:tr w:rsidR="00A55B53" w:rsidRPr="00123177" w14:paraId="25E59344"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489AD4C" w14:textId="77777777" w:rsidR="00A55B53" w:rsidRPr="00123177" w:rsidRDefault="00A55B53" w:rsidP="00535342">
            <w:r w:rsidRPr="00123177">
              <w:rPr>
                <w:rFonts w:eastAsia="Arial"/>
                <w:color w:val="000000" w:themeColor="text1"/>
                <w:szCs w:val="20"/>
              </w:rPr>
              <w:t xml:space="preserve">Data Retention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CA2476" w14:textId="77777777" w:rsidR="00A55B53" w:rsidRPr="00123177" w:rsidRDefault="00A55B53" w:rsidP="00535342">
            <w:r w:rsidRPr="00123177">
              <w:rPr>
                <w:szCs w:val="20"/>
              </w:rPr>
              <w:t>Data Retention period is not applicable.</w:t>
            </w:r>
          </w:p>
        </w:tc>
      </w:tr>
      <w:tr w:rsidR="00A55B53" w:rsidRPr="00123177" w14:paraId="7BB639A9"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34F6DB8" w14:textId="77777777" w:rsidR="00A55B53" w:rsidRPr="00123177" w:rsidRDefault="00A55B53" w:rsidP="00535342">
            <w:r w:rsidRPr="00123177">
              <w:rPr>
                <w:rFonts w:eastAsia="Arial"/>
                <w:color w:val="000000" w:themeColor="text1"/>
                <w:szCs w:val="20"/>
              </w:rPr>
              <w:t>Data Rate/ &lt;Daily&gt; Number of transaction</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3119C3" w14:textId="77777777" w:rsidR="00A55B53" w:rsidRPr="00123177" w:rsidRDefault="00A55B53" w:rsidP="00535342">
            <w:r w:rsidRPr="00123177">
              <w:rPr>
                <w:szCs w:val="20"/>
              </w:rPr>
              <w:t>Data rate is not applicable.</w:t>
            </w:r>
          </w:p>
        </w:tc>
      </w:tr>
      <w:tr w:rsidR="00A55B53" w:rsidRPr="00123177" w14:paraId="03B6E26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8CEF0D9" w14:textId="77777777" w:rsidR="00A55B53" w:rsidRPr="00123177" w:rsidRDefault="00A55B53" w:rsidP="00535342">
            <w:r w:rsidRPr="00123177">
              <w:rPr>
                <w:rFonts w:eastAsia="Arial"/>
                <w:color w:val="000000" w:themeColor="text1"/>
                <w:szCs w:val="20"/>
              </w:rPr>
              <w:t>External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FA7066" w14:textId="77777777" w:rsidR="00A55B53" w:rsidRPr="00123177" w:rsidRDefault="00A55B53" w:rsidP="00535342">
            <w:r w:rsidRPr="00123177">
              <w:rPr>
                <w:szCs w:val="20"/>
              </w:rPr>
              <w:t>External event is not required.</w:t>
            </w:r>
          </w:p>
        </w:tc>
      </w:tr>
      <w:tr w:rsidR="00A55B53" w:rsidRPr="00123177" w14:paraId="76F61C0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A187218" w14:textId="77777777" w:rsidR="00A55B53" w:rsidRPr="00123177" w:rsidRDefault="00A55B53" w:rsidP="00535342">
            <w:r w:rsidRPr="00123177">
              <w:rPr>
                <w:rFonts w:eastAsia="Arial"/>
                <w:color w:val="000000" w:themeColor="text1"/>
                <w:szCs w:val="20"/>
              </w:rPr>
              <w:t>Temporal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DDD30B" w14:textId="77777777" w:rsidR="00A55B53" w:rsidRPr="00123177" w:rsidRDefault="00A55B53" w:rsidP="00535342">
            <w:r w:rsidRPr="00123177">
              <w:rPr>
                <w:szCs w:val="20"/>
              </w:rPr>
              <w:t>Temporal event is not applicable.</w:t>
            </w:r>
          </w:p>
        </w:tc>
      </w:tr>
      <w:tr w:rsidR="00A55B53" w:rsidRPr="00123177" w14:paraId="1B18A7D9"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A9EC409" w14:textId="77777777" w:rsidR="00A55B53" w:rsidRPr="00123177" w:rsidRDefault="00A55B53" w:rsidP="00535342">
            <w:r w:rsidRPr="00123177">
              <w:rPr>
                <w:rFonts w:eastAsia="Arial"/>
                <w:color w:val="000000" w:themeColor="text1"/>
                <w:szCs w:val="20"/>
              </w:rPr>
              <w:t xml:space="preserve">Validation Rules/ </w:t>
            </w:r>
          </w:p>
          <w:p w14:paraId="17D378CB"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CDD053"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Verify that the below functionality perform by HVDCDC</w:t>
            </w:r>
          </w:p>
          <w:p w14:paraId="40BDCC0E"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1. The HVDCDC shall handle the CentralTimePDU messages.</w:t>
            </w:r>
          </w:p>
          <w:p w14:paraId="4C4A0F00" w14:textId="77777777"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2. The HVDCDC shall Store the CentralTimePDU messages into memory.</w:t>
            </w:r>
          </w:p>
          <w:p w14:paraId="502E4BA4" w14:textId="77777777" w:rsidR="00A55B53" w:rsidRPr="00123177" w:rsidRDefault="00A55B53" w:rsidP="00535342">
            <w:pPr>
              <w:pStyle w:val="TableText"/>
              <w:snapToGrid w:val="0"/>
            </w:pPr>
          </w:p>
        </w:tc>
      </w:tr>
      <w:tr w:rsidR="00A55B53" w:rsidRPr="00123177" w14:paraId="7B5E1551"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BEBFE6F" w14:textId="77777777" w:rsidR="00A55B53" w:rsidRPr="00123177" w:rsidRDefault="00A55B53" w:rsidP="00535342">
            <w:r w:rsidRPr="00123177">
              <w:rPr>
                <w:rFonts w:eastAsia="Arial"/>
                <w:color w:val="000000" w:themeColor="text1"/>
                <w:szCs w:val="20"/>
              </w:rPr>
              <w:t>Constraints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8CB08E" w14:textId="77777777" w:rsidR="00A55B53" w:rsidRPr="00123177" w:rsidRDefault="00A55B53" w:rsidP="00535342">
            <w:r w:rsidRPr="00123177">
              <w:rPr>
                <w:szCs w:val="20"/>
              </w:rPr>
              <w:t>Constraints is not applicable.</w:t>
            </w:r>
          </w:p>
        </w:tc>
      </w:tr>
      <w:tr w:rsidR="00A55B53" w:rsidRPr="00123177" w14:paraId="60FDC50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364CD8B" w14:textId="77777777" w:rsidR="00A55B53" w:rsidRPr="00123177" w:rsidRDefault="00A55B53" w:rsidP="00535342">
            <w:r w:rsidRPr="00123177">
              <w:rPr>
                <w:rFonts w:eastAsia="Arial"/>
                <w:color w:val="000000" w:themeColor="text1"/>
                <w:szCs w:val="20"/>
              </w:rPr>
              <w:t>Effects on other systems/sub system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2E36EC" w14:textId="77777777" w:rsidR="00A55B53" w:rsidRPr="00123177" w:rsidRDefault="00A55B53" w:rsidP="00535342">
            <w:r w:rsidRPr="00123177">
              <w:rPr>
                <w:szCs w:val="20"/>
              </w:rPr>
              <w:t>No effects on other system</w:t>
            </w:r>
          </w:p>
        </w:tc>
      </w:tr>
      <w:tr w:rsidR="00A55B53" w:rsidRPr="00123177" w14:paraId="790A6DE5"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27BF6A9" w14:textId="77777777" w:rsidR="00A55B53" w:rsidRPr="00123177" w:rsidRDefault="00A55B53" w:rsidP="00535342">
            <w:r w:rsidRPr="00123177">
              <w:rPr>
                <w:rFonts w:eastAsia="Arial"/>
                <w:color w:val="000000" w:themeColor="text1"/>
                <w:szCs w:val="20"/>
              </w:rPr>
              <w:t>Testability with respect to test environment</w:t>
            </w:r>
          </w:p>
          <w:p w14:paraId="68B25A74" w14:textId="77777777" w:rsidR="00A55B53" w:rsidRPr="00123177" w:rsidRDefault="00A55B53" w:rsidP="00535342">
            <w:r w:rsidRPr="00123177">
              <w:rPr>
                <w:rFonts w:eastAsia="Arial"/>
                <w:color w:val="000000" w:themeColor="text1"/>
                <w:szCs w:val="20"/>
              </w:rPr>
              <w:t>(Yes/No)</w:t>
            </w:r>
          </w:p>
          <w:p w14:paraId="1D4502AA"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83FB29" w14:textId="77777777" w:rsidR="00A55B53" w:rsidRPr="00123177" w:rsidRDefault="00A55B53" w:rsidP="00535342">
            <w:pPr>
              <w:pStyle w:val="TableText"/>
              <w:snapToGrid w:val="0"/>
            </w:pPr>
            <w:r w:rsidRPr="00123177">
              <w:t>YES</w:t>
            </w:r>
          </w:p>
          <w:p w14:paraId="11475812" w14:textId="77777777" w:rsidR="00A55B53" w:rsidRPr="00123177" w:rsidRDefault="00A55B53" w:rsidP="00535342"/>
        </w:tc>
      </w:tr>
      <w:tr w:rsidR="00A55B53" w:rsidRPr="00123177" w14:paraId="6CBE461E"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026F5B6" w14:textId="77777777" w:rsidR="00A55B53" w:rsidRPr="00123177" w:rsidRDefault="00A55B53" w:rsidP="00535342">
            <w:r w:rsidRPr="00123177">
              <w:rPr>
                <w:rFonts w:eastAsia="Arial"/>
                <w:color w:val="000000" w:themeColor="text1"/>
                <w:szCs w:val="20"/>
              </w:rPr>
              <w:t>Feasible within project constraints</w:t>
            </w:r>
          </w:p>
          <w:p w14:paraId="11AD02FD" w14:textId="77777777" w:rsidR="00A55B53" w:rsidRPr="00123177" w:rsidRDefault="00A55B53" w:rsidP="00535342">
            <w:r w:rsidRPr="00123177">
              <w:rPr>
                <w:rFonts w:eastAsia="Arial"/>
                <w:color w:val="000000" w:themeColor="text1"/>
                <w:szCs w:val="20"/>
              </w:rPr>
              <w:t>(Yes/No)</w:t>
            </w:r>
          </w:p>
          <w:p w14:paraId="35585C68"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DDD9F9" w14:textId="77777777" w:rsidR="00A55B53" w:rsidRPr="00123177" w:rsidRDefault="00A55B53" w:rsidP="00535342">
            <w:pPr>
              <w:pStyle w:val="TableText"/>
              <w:snapToGrid w:val="0"/>
            </w:pPr>
            <w:r w:rsidRPr="00123177">
              <w:t>YES</w:t>
            </w:r>
          </w:p>
          <w:p w14:paraId="6EFFF747" w14:textId="77777777" w:rsidR="00A55B53" w:rsidRPr="00123177" w:rsidRDefault="00A55B53" w:rsidP="00535342"/>
        </w:tc>
      </w:tr>
      <w:tr w:rsidR="00A55B53" w:rsidRPr="00123177" w14:paraId="2053E17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A94D952" w14:textId="77777777" w:rsidR="00A55B53" w:rsidRPr="00123177" w:rsidRDefault="00A55B53" w:rsidP="00535342">
            <w:r w:rsidRPr="00123177">
              <w:rPr>
                <w:rFonts w:eastAsia="Arial"/>
                <w:color w:val="000000" w:themeColor="text1"/>
                <w:szCs w:val="20"/>
              </w:rPr>
              <w:t>Critical</w:t>
            </w:r>
          </w:p>
          <w:p w14:paraId="1B61F256" w14:textId="77777777" w:rsidR="00A55B53" w:rsidRPr="00123177" w:rsidRDefault="00A55B53" w:rsidP="00535342">
            <w:r w:rsidRPr="00123177">
              <w:rPr>
                <w:rFonts w:eastAsia="Arial"/>
                <w:color w:val="000000" w:themeColor="text1"/>
                <w:szCs w:val="20"/>
              </w:rPr>
              <w:t>(Yes/No)</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9A9507" w14:textId="77777777" w:rsidR="00A55B53" w:rsidRPr="00123177" w:rsidRDefault="00A55B53" w:rsidP="00535342">
            <w:r w:rsidRPr="00123177">
              <w:t>YES</w:t>
            </w:r>
          </w:p>
        </w:tc>
      </w:tr>
      <w:tr w:rsidR="00A55B53" w:rsidRPr="00123177" w14:paraId="468569EA"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CFD8DB6" w14:textId="77777777" w:rsidR="00A55B53" w:rsidRPr="00123177" w:rsidRDefault="00A55B53" w:rsidP="00535342">
            <w:pPr>
              <w:rPr>
                <w:rFonts w:eastAsia="Arial"/>
                <w:color w:val="000000" w:themeColor="text1"/>
                <w:szCs w:val="20"/>
              </w:rPr>
            </w:pPr>
            <w:r w:rsidRPr="00123177">
              <w:lastRenderedPageBreak/>
              <w:t>Acceptance Criteria</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326625" w14:textId="77777777" w:rsidR="00A55B53" w:rsidRPr="00123177" w:rsidRDefault="00A55B53" w:rsidP="00535342">
            <w:r w:rsidRPr="00123177">
              <w:t>Acceptance Criteria for this requirement should be as per SECTION-6 ACCEPTANCE CRITERIA</w:t>
            </w:r>
          </w:p>
        </w:tc>
      </w:tr>
    </w:tbl>
    <w:p w14:paraId="073D12FF" w14:textId="77777777" w:rsidR="00A55B53" w:rsidRPr="00123177" w:rsidRDefault="00A55B53" w:rsidP="00A55B53">
      <w:pPr>
        <w:pStyle w:val="BodyText"/>
        <w:rPr>
          <w:b/>
          <w:bCs/>
        </w:rPr>
      </w:pPr>
    </w:p>
    <w:p w14:paraId="12CBC898" w14:textId="0A966AC0" w:rsidR="009060F0" w:rsidRPr="00123177" w:rsidRDefault="009060F0" w:rsidP="009060F0">
      <w:pPr>
        <w:pStyle w:val="Heading4"/>
      </w:pPr>
      <w:r>
        <w:rPr>
          <w:rFonts w:eastAsia="Arial"/>
          <w:color w:val="000000" w:themeColor="text1"/>
          <w:szCs w:val="20"/>
        </w:rPr>
        <w:t>R</w:t>
      </w:r>
      <w:r w:rsidRPr="009060F0">
        <w:rPr>
          <w:rFonts w:eastAsia="Arial"/>
          <w:color w:val="000000" w:themeColor="text1"/>
          <w:szCs w:val="20"/>
        </w:rPr>
        <w:t>eceive the Outside Temperature (TAmbient) in Hybrid_Therm_Sts_PDU from the ZC1</w:t>
      </w:r>
      <w:r w:rsidRPr="00123177">
        <w:t>.</w:t>
      </w:r>
    </w:p>
    <w:p w14:paraId="2EDB1788" w14:textId="77777777" w:rsidR="009060F0" w:rsidRPr="00123177" w:rsidRDefault="009060F0" w:rsidP="009060F0">
      <w:pPr>
        <w:pStyle w:val="BodyText"/>
        <w:rPr>
          <w:b/>
          <w:bCs/>
        </w:rPr>
      </w:pPr>
    </w:p>
    <w:tbl>
      <w:tblPr>
        <w:tblW w:w="9519" w:type="dxa"/>
        <w:tblInd w:w="103" w:type="dxa"/>
        <w:tblLayout w:type="fixed"/>
        <w:tblLook w:val="06A0" w:firstRow="1" w:lastRow="0" w:firstColumn="1" w:lastColumn="0" w:noHBand="1" w:noVBand="1"/>
      </w:tblPr>
      <w:tblGrid>
        <w:gridCol w:w="1670"/>
        <w:gridCol w:w="7849"/>
      </w:tblGrid>
      <w:tr w:rsidR="009060F0" w:rsidRPr="00123177" w14:paraId="78DB4ADD"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26228B9B" w14:textId="77777777" w:rsidR="009060F0" w:rsidRPr="00123177" w:rsidRDefault="009060F0" w:rsidP="00535342">
            <w:r w:rsidRPr="00123177">
              <w:rPr>
                <w:rFonts w:eastAsia="Arial"/>
                <w:b/>
                <w:bCs/>
                <w:color w:val="000000" w:themeColor="text1"/>
                <w:szCs w:val="20"/>
              </w:rPr>
              <w:t>Term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65292ED" w14:textId="77777777" w:rsidR="009060F0" w:rsidRPr="00123177" w:rsidRDefault="009060F0" w:rsidP="00535342">
            <w:r w:rsidRPr="00123177">
              <w:rPr>
                <w:rFonts w:eastAsia="Arial"/>
                <w:b/>
                <w:bCs/>
                <w:color w:val="000000" w:themeColor="text1"/>
                <w:szCs w:val="20"/>
              </w:rPr>
              <w:t>Description</w:t>
            </w:r>
          </w:p>
        </w:tc>
      </w:tr>
      <w:tr w:rsidR="009060F0" w:rsidRPr="00123177" w14:paraId="06D5F45C"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0FD3E60B" w14:textId="77777777" w:rsidR="009060F0" w:rsidRPr="00123177" w:rsidRDefault="009060F0" w:rsidP="00535342">
            <w:r w:rsidRPr="00123177">
              <w:rPr>
                <w:rFonts w:eastAsia="Arial"/>
                <w:color w:val="000000" w:themeColor="text1"/>
                <w:szCs w:val="20"/>
              </w:rPr>
              <w:t>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2CDAE2" w14:textId="0AAD0FCB"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SWRS_COMM_</w:t>
            </w:r>
            <w:r w:rsidR="000B0AEB" w:rsidRPr="00DD78F8">
              <w:rPr>
                <w:rFonts w:ascii="Arial" w:hAnsi="Arial" w:cs="Arial"/>
                <w:color w:val="000000" w:themeColor="text1"/>
                <w:sz w:val="20"/>
                <w:szCs w:val="20"/>
              </w:rPr>
              <w:t>36</w:t>
            </w:r>
          </w:p>
        </w:tc>
      </w:tr>
      <w:tr w:rsidR="009060F0" w:rsidRPr="00123177" w14:paraId="7F31A17D"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590C223F" w14:textId="77777777" w:rsidR="009060F0" w:rsidRPr="00123177" w:rsidRDefault="009060F0" w:rsidP="00535342">
            <w:pPr>
              <w:pStyle w:val="TableText"/>
            </w:pPr>
            <w:r w:rsidRPr="00123177">
              <w:t>Customer 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8AA6E6" w14:textId="05173F13"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SDS-HVDCDC-429</w:t>
            </w:r>
          </w:p>
        </w:tc>
      </w:tr>
      <w:tr w:rsidR="009060F0" w:rsidRPr="00123177" w14:paraId="0F49C5FF"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2E0D33BE" w14:textId="77777777" w:rsidR="009060F0" w:rsidRPr="00123177" w:rsidRDefault="009060F0" w:rsidP="00535342">
            <w:pPr>
              <w:pStyle w:val="TableText"/>
            </w:pPr>
            <w:r w:rsidRPr="00123177">
              <w:t>Milestone</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86D943" w14:textId="77777777" w:rsidR="009060F0" w:rsidRPr="00DD78F8" w:rsidRDefault="009060F0" w:rsidP="00535342">
            <w:pPr>
              <w:pStyle w:val="TableText"/>
              <w:rPr>
                <w:rFonts w:ascii="Arial" w:hAnsi="Arial" w:cs="Arial"/>
                <w:color w:val="000000" w:themeColor="text1"/>
                <w:sz w:val="20"/>
                <w:szCs w:val="20"/>
              </w:rPr>
            </w:pPr>
            <w:r w:rsidRPr="00DD78F8">
              <w:rPr>
                <w:rFonts w:ascii="Arial" w:hAnsi="Arial" w:cs="Arial"/>
                <w:color w:val="000000" w:themeColor="text1"/>
                <w:sz w:val="20"/>
                <w:szCs w:val="20"/>
              </w:rPr>
              <w:t>PreC-Sample/ PF3.0 Phase 2</w:t>
            </w:r>
          </w:p>
        </w:tc>
      </w:tr>
      <w:tr w:rsidR="009060F0" w:rsidRPr="00123177" w14:paraId="382D5C2C"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1C3D7545" w14:textId="77777777" w:rsidR="009060F0" w:rsidRPr="00123177" w:rsidRDefault="009060F0"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C8A34B" w14:textId="14C8EE3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The HVDCDC shall receive the Outside Temperature (TAmbient) in Hybrid_Therm_Sts_PDU from the ZC1.</w:t>
            </w:r>
          </w:p>
        </w:tc>
      </w:tr>
      <w:tr w:rsidR="009060F0" w:rsidRPr="00123177" w14:paraId="1284420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F35DB6D" w14:textId="77777777" w:rsidR="009060F0" w:rsidRPr="00123177" w:rsidRDefault="009060F0" w:rsidP="00535342">
            <w:r w:rsidRPr="00123177">
              <w:rPr>
                <w:rFonts w:eastAsia="Arial"/>
                <w:color w:val="000000" w:themeColor="text1"/>
                <w:szCs w:val="20"/>
              </w:rPr>
              <w:t xml:space="preserve">Derived Requirement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2FBD77" w14:textId="7777777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No Such derived requirement is applicable.</w:t>
            </w:r>
          </w:p>
        </w:tc>
      </w:tr>
      <w:tr w:rsidR="009060F0" w:rsidRPr="00123177" w14:paraId="3CC2E86A"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6E6623B" w14:textId="77777777" w:rsidR="009060F0" w:rsidRPr="00123177" w:rsidRDefault="009060F0" w:rsidP="00535342">
            <w:r w:rsidRPr="00123177">
              <w:rPr>
                <w:rFonts w:eastAsia="Arial"/>
                <w:color w:val="000000" w:themeColor="text1"/>
                <w:szCs w:val="20"/>
              </w:rPr>
              <w:t>Access Restrictions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536126" w14:textId="7777777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No Specific access restrictions is applicable.</w:t>
            </w:r>
          </w:p>
        </w:tc>
      </w:tr>
      <w:tr w:rsidR="009060F0" w:rsidRPr="00123177" w14:paraId="76E5850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C5AFCDB" w14:textId="77777777" w:rsidR="009060F0" w:rsidRPr="00123177" w:rsidRDefault="009060F0"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A328EF" w14:textId="77777777" w:rsidR="009060F0" w:rsidRPr="00DD78F8" w:rsidRDefault="009060F0" w:rsidP="00DD78F8">
            <w:pPr>
              <w:rPr>
                <w:rFonts w:ascii="Arial" w:hAnsi="Arial" w:cs="Arial"/>
                <w:color w:val="000000" w:themeColor="text1"/>
                <w:sz w:val="20"/>
                <w:szCs w:val="20"/>
              </w:rPr>
            </w:pPr>
            <w:r w:rsidRPr="00DD78F8">
              <w:rPr>
                <w:rFonts w:ascii="Arial" w:hAnsi="Arial" w:cs="Arial"/>
                <w:color w:val="000000" w:themeColor="text1"/>
                <w:sz w:val="20"/>
                <w:szCs w:val="20"/>
              </w:rPr>
              <w:t>1. The CAN communication is established</w:t>
            </w:r>
          </w:p>
          <w:p w14:paraId="33664EB0" w14:textId="643E5B04" w:rsidR="009060F0" w:rsidRPr="00DD78F8" w:rsidRDefault="009060F0" w:rsidP="00DD78F8">
            <w:pPr>
              <w:rPr>
                <w:rFonts w:ascii="Arial" w:hAnsi="Arial" w:cs="Arial"/>
                <w:color w:val="000000" w:themeColor="text1"/>
                <w:sz w:val="20"/>
                <w:szCs w:val="20"/>
              </w:rPr>
            </w:pPr>
            <w:r w:rsidRPr="00123177">
              <w:rPr>
                <w:rFonts w:ascii="Arial" w:hAnsi="Arial" w:cs="Arial"/>
                <w:color w:val="000000" w:themeColor="text1"/>
                <w:sz w:val="20"/>
                <w:szCs w:val="20"/>
              </w:rPr>
              <w:t xml:space="preserve">2. </w:t>
            </w:r>
            <w:r w:rsidR="00040840">
              <w:rPr>
                <w:rFonts w:ascii="Arial" w:hAnsi="Arial" w:cs="Arial"/>
                <w:color w:val="000000" w:themeColor="text1"/>
                <w:sz w:val="20"/>
                <w:szCs w:val="20"/>
              </w:rPr>
              <w:t>The Signal “</w:t>
            </w:r>
            <w:r w:rsidR="00040840" w:rsidRPr="00040840">
              <w:rPr>
                <w:rFonts w:ascii="Arial" w:hAnsi="Arial" w:cs="Arial"/>
                <w:color w:val="000000" w:themeColor="text1"/>
                <w:sz w:val="20"/>
                <w:szCs w:val="20"/>
              </w:rPr>
              <w:t>TAmbientRaw</w:t>
            </w:r>
            <w:r w:rsidR="00040840">
              <w:rPr>
                <w:rFonts w:ascii="Arial" w:hAnsi="Arial" w:cs="Arial"/>
                <w:color w:val="000000" w:themeColor="text1"/>
                <w:sz w:val="20"/>
                <w:szCs w:val="20"/>
              </w:rPr>
              <w:t>”</w:t>
            </w:r>
            <w:r w:rsidRPr="00123177">
              <w:rPr>
                <w:rFonts w:ascii="Arial" w:hAnsi="Arial" w:cs="Arial"/>
                <w:color w:val="000000" w:themeColor="text1"/>
                <w:sz w:val="20"/>
                <w:szCs w:val="20"/>
              </w:rPr>
              <w:t xml:space="preserve"> </w:t>
            </w:r>
            <w:r w:rsidR="00040840">
              <w:rPr>
                <w:rFonts w:ascii="Arial" w:hAnsi="Arial" w:cs="Arial"/>
                <w:color w:val="000000" w:themeColor="text1"/>
                <w:sz w:val="20"/>
                <w:szCs w:val="20"/>
              </w:rPr>
              <w:t>of “</w:t>
            </w:r>
            <w:r w:rsidR="00040840" w:rsidRPr="00040840">
              <w:rPr>
                <w:rFonts w:ascii="Arial" w:hAnsi="Arial" w:cs="Arial"/>
                <w:color w:val="000000" w:themeColor="text1"/>
                <w:sz w:val="20"/>
                <w:szCs w:val="20"/>
              </w:rPr>
              <w:t>HVAC_Status_PDU_Hybrid_CAN</w:t>
            </w:r>
            <w:r w:rsidR="00040840">
              <w:rPr>
                <w:rFonts w:ascii="Arial" w:hAnsi="Arial" w:cs="Arial"/>
                <w:color w:val="000000" w:themeColor="text1"/>
                <w:sz w:val="20"/>
                <w:szCs w:val="20"/>
              </w:rPr>
              <w:t>”</w:t>
            </w:r>
            <w:r w:rsidRPr="00123177">
              <w:rPr>
                <w:rFonts w:ascii="Arial" w:hAnsi="Arial" w:cs="Arial"/>
                <w:color w:val="000000" w:themeColor="text1"/>
                <w:sz w:val="20"/>
                <w:szCs w:val="20"/>
              </w:rPr>
              <w:t xml:space="preserve"> shall be received from ZC1 over CAN</w:t>
            </w:r>
          </w:p>
        </w:tc>
      </w:tr>
      <w:tr w:rsidR="009060F0" w:rsidRPr="00123177" w14:paraId="57E724E4"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E2E8975" w14:textId="77777777" w:rsidR="009060F0" w:rsidRPr="00123177" w:rsidRDefault="009060F0"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5C34D5" w14:textId="18F0B41A" w:rsidR="009060F0" w:rsidRPr="00DD78F8" w:rsidRDefault="009060F0" w:rsidP="00DD78F8">
            <w:pPr>
              <w:rPr>
                <w:rFonts w:ascii="Arial" w:hAnsi="Arial" w:cs="Arial"/>
                <w:color w:val="000000" w:themeColor="text1"/>
                <w:sz w:val="20"/>
                <w:szCs w:val="20"/>
              </w:rPr>
            </w:pPr>
            <w:r w:rsidRPr="00123177">
              <w:rPr>
                <w:rFonts w:ascii="Arial" w:hAnsi="Arial" w:cs="Arial"/>
                <w:color w:val="000000" w:themeColor="text1"/>
                <w:sz w:val="20"/>
                <w:szCs w:val="20"/>
              </w:rPr>
              <w:t xml:space="preserve">1. The HVDCDC shall handle </w:t>
            </w:r>
            <w:r w:rsidR="00601FC7" w:rsidRPr="00040840">
              <w:rPr>
                <w:rFonts w:ascii="Arial" w:hAnsi="Arial" w:cs="Arial"/>
                <w:color w:val="000000" w:themeColor="text1"/>
                <w:sz w:val="20"/>
                <w:szCs w:val="20"/>
              </w:rPr>
              <w:t>HVAC_Status_PDU_Hybrid_CAN</w:t>
            </w:r>
            <w:r w:rsidR="00601FC7" w:rsidRPr="00123177">
              <w:rPr>
                <w:rFonts w:ascii="Arial" w:hAnsi="Arial" w:cs="Arial"/>
                <w:color w:val="000000" w:themeColor="text1"/>
                <w:sz w:val="20"/>
                <w:szCs w:val="20"/>
              </w:rPr>
              <w:t xml:space="preserve"> </w:t>
            </w:r>
            <w:r w:rsidRPr="00123177">
              <w:rPr>
                <w:rFonts w:ascii="Arial" w:hAnsi="Arial" w:cs="Arial"/>
                <w:color w:val="000000" w:themeColor="text1"/>
                <w:sz w:val="20"/>
                <w:szCs w:val="20"/>
              </w:rPr>
              <w:t>messages from the ZC1.</w:t>
            </w:r>
          </w:p>
          <w:p w14:paraId="7E63955C" w14:textId="3772751D" w:rsidR="009060F0" w:rsidRPr="00DD78F8" w:rsidRDefault="009060F0" w:rsidP="00DD78F8">
            <w:pPr>
              <w:rPr>
                <w:rFonts w:ascii="Arial" w:hAnsi="Arial" w:cs="Arial"/>
                <w:color w:val="000000" w:themeColor="text1"/>
                <w:sz w:val="20"/>
                <w:szCs w:val="20"/>
              </w:rPr>
            </w:pPr>
            <w:r w:rsidRPr="00123177">
              <w:rPr>
                <w:rFonts w:ascii="Arial" w:hAnsi="Arial" w:cs="Arial"/>
                <w:color w:val="000000" w:themeColor="text1"/>
                <w:sz w:val="20"/>
                <w:szCs w:val="20"/>
              </w:rPr>
              <w:t>2. The HVDCDC shall Store</w:t>
            </w:r>
            <w:r w:rsidR="00601FC7">
              <w:rPr>
                <w:rFonts w:ascii="Arial" w:hAnsi="Arial" w:cs="Arial"/>
                <w:color w:val="000000" w:themeColor="text1"/>
                <w:sz w:val="20"/>
                <w:szCs w:val="20"/>
              </w:rPr>
              <w:t xml:space="preserve"> information from</w:t>
            </w:r>
            <w:r w:rsidRPr="00123177">
              <w:rPr>
                <w:rFonts w:ascii="Arial" w:hAnsi="Arial" w:cs="Arial"/>
                <w:color w:val="000000" w:themeColor="text1"/>
                <w:sz w:val="20"/>
                <w:szCs w:val="20"/>
              </w:rPr>
              <w:t xml:space="preserve"> </w:t>
            </w:r>
            <w:r w:rsidR="00601FC7" w:rsidRPr="00040840">
              <w:rPr>
                <w:rFonts w:ascii="Arial" w:hAnsi="Arial" w:cs="Arial"/>
                <w:color w:val="000000" w:themeColor="text1"/>
                <w:sz w:val="20"/>
                <w:szCs w:val="20"/>
              </w:rPr>
              <w:t>HVAC_Status_PDU_Hybrid_CAN</w:t>
            </w:r>
            <w:r w:rsidR="00601FC7" w:rsidRPr="00123177">
              <w:rPr>
                <w:rFonts w:ascii="Arial" w:hAnsi="Arial" w:cs="Arial"/>
                <w:color w:val="000000" w:themeColor="text1"/>
                <w:sz w:val="20"/>
                <w:szCs w:val="20"/>
              </w:rPr>
              <w:t xml:space="preserve"> </w:t>
            </w:r>
            <w:r w:rsidRPr="00123177">
              <w:rPr>
                <w:rFonts w:ascii="Arial" w:hAnsi="Arial" w:cs="Arial"/>
                <w:color w:val="000000" w:themeColor="text1"/>
                <w:sz w:val="20"/>
                <w:szCs w:val="20"/>
              </w:rPr>
              <w:t>messages from the ZC1.</w:t>
            </w:r>
          </w:p>
          <w:p w14:paraId="4D65DD49" w14:textId="77777777" w:rsidR="009060F0" w:rsidRPr="00DD78F8" w:rsidRDefault="009060F0" w:rsidP="00DD78F8">
            <w:pPr>
              <w:rPr>
                <w:rFonts w:ascii="Arial" w:hAnsi="Arial" w:cs="Arial"/>
                <w:color w:val="000000" w:themeColor="text1"/>
                <w:sz w:val="20"/>
                <w:szCs w:val="20"/>
              </w:rPr>
            </w:pPr>
            <w:r w:rsidRPr="00DD78F8">
              <w:rPr>
                <w:rFonts w:ascii="Arial" w:hAnsi="Arial" w:cs="Arial"/>
                <w:color w:val="000000" w:themeColor="text1"/>
                <w:sz w:val="20"/>
                <w:szCs w:val="20"/>
              </w:rPr>
              <w:t> </w:t>
            </w:r>
          </w:p>
        </w:tc>
      </w:tr>
      <w:tr w:rsidR="009060F0" w:rsidRPr="00123177" w14:paraId="5D65CBD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97F23D5" w14:textId="77777777" w:rsidR="009060F0" w:rsidRPr="00123177" w:rsidRDefault="009060F0" w:rsidP="00535342">
            <w:r w:rsidRPr="00123177">
              <w:rPr>
                <w:rFonts w:eastAsia="Arial"/>
                <w:color w:val="000000" w:themeColor="text1"/>
                <w:szCs w:val="20"/>
              </w:rPr>
              <w:t>Process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8E7685" w14:textId="763CBE96"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 xml:space="preserve">1. Verify that the </w:t>
            </w:r>
            <w:r w:rsidR="00601FC7" w:rsidRPr="00040840">
              <w:rPr>
                <w:rFonts w:ascii="Arial" w:hAnsi="Arial" w:cs="Arial"/>
                <w:color w:val="000000" w:themeColor="text1"/>
                <w:sz w:val="20"/>
                <w:szCs w:val="20"/>
              </w:rPr>
              <w:t>HVAC_Status_PDU_Hybrid_CAN</w:t>
            </w:r>
            <w:r w:rsidR="00601FC7" w:rsidRPr="00DD78F8">
              <w:rPr>
                <w:rFonts w:ascii="Arial" w:hAnsi="Arial" w:cs="Arial"/>
                <w:color w:val="000000" w:themeColor="text1"/>
                <w:sz w:val="20"/>
                <w:szCs w:val="20"/>
              </w:rPr>
              <w:t xml:space="preserve"> </w:t>
            </w:r>
            <w:r w:rsidRPr="00DD78F8">
              <w:rPr>
                <w:rFonts w:ascii="Arial" w:hAnsi="Arial" w:cs="Arial"/>
                <w:color w:val="000000" w:themeColor="text1"/>
                <w:sz w:val="20"/>
                <w:szCs w:val="20"/>
              </w:rPr>
              <w:t>messages from the ZC1shall be received, handled and store by HVDCDC convertor</w:t>
            </w:r>
          </w:p>
        </w:tc>
      </w:tr>
      <w:tr w:rsidR="009060F0" w:rsidRPr="00123177" w14:paraId="3D6F242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549FD4E" w14:textId="77777777" w:rsidR="009060F0" w:rsidRPr="00123177" w:rsidRDefault="009060F0" w:rsidP="00535342">
            <w:r w:rsidRPr="00123177">
              <w:rPr>
                <w:rFonts w:eastAsia="Arial"/>
                <w:color w:val="000000" w:themeColor="text1"/>
                <w:szCs w:val="20"/>
              </w:rPr>
              <w:t>Mandatory Fields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875907" w14:textId="7777777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No such mandatory fields is applicable.</w:t>
            </w:r>
          </w:p>
        </w:tc>
      </w:tr>
      <w:tr w:rsidR="009060F0" w:rsidRPr="00123177" w14:paraId="4F864B30"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BCAD85D" w14:textId="77777777" w:rsidR="009060F0" w:rsidRPr="00123177" w:rsidRDefault="009060F0" w:rsidP="00535342">
            <w:r w:rsidRPr="00123177">
              <w:rPr>
                <w:rFonts w:eastAsia="Arial"/>
                <w:color w:val="000000" w:themeColor="text1"/>
                <w:szCs w:val="20"/>
              </w:rPr>
              <w:t>Pre-Loaded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DB4CB6" w14:textId="77777777" w:rsidR="009060F0" w:rsidRPr="00DD78F8" w:rsidRDefault="009060F0" w:rsidP="00DD78F8">
            <w:pPr>
              <w:rPr>
                <w:rFonts w:ascii="Arial" w:hAnsi="Arial" w:cs="Arial"/>
                <w:color w:val="000000" w:themeColor="text1"/>
                <w:sz w:val="20"/>
                <w:szCs w:val="20"/>
              </w:rPr>
            </w:pPr>
            <w:r w:rsidRPr="00DD78F8">
              <w:rPr>
                <w:rFonts w:ascii="Arial" w:hAnsi="Arial" w:cs="Arial"/>
                <w:color w:val="000000" w:themeColor="text1"/>
                <w:sz w:val="20"/>
                <w:szCs w:val="20"/>
              </w:rPr>
              <w:t>1. The HVDCDC should be in IGN ON State</w:t>
            </w:r>
          </w:p>
          <w:p w14:paraId="7B1AD5BA" w14:textId="77777777" w:rsidR="009060F0" w:rsidRPr="00DD78F8" w:rsidRDefault="009060F0" w:rsidP="00DD78F8">
            <w:pPr>
              <w:rPr>
                <w:rFonts w:ascii="Arial" w:hAnsi="Arial" w:cs="Arial"/>
                <w:color w:val="000000" w:themeColor="text1"/>
                <w:sz w:val="20"/>
                <w:szCs w:val="20"/>
              </w:rPr>
            </w:pPr>
            <w:r w:rsidRPr="00DD78F8">
              <w:rPr>
                <w:rFonts w:ascii="Arial" w:hAnsi="Arial" w:cs="Arial"/>
                <w:color w:val="000000" w:themeColor="text1"/>
                <w:sz w:val="20"/>
                <w:szCs w:val="20"/>
              </w:rPr>
              <w:t>2. HVDCDCStatus = 0, HVDCDCStatusDebug = 0, NHVDCDCFault = 0,</w:t>
            </w:r>
          </w:p>
        </w:tc>
      </w:tr>
      <w:tr w:rsidR="009060F0" w:rsidRPr="00123177" w14:paraId="18958F96"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DFF4BC6" w14:textId="77777777" w:rsidR="009060F0" w:rsidRPr="00123177" w:rsidRDefault="009060F0" w:rsidP="00535342">
            <w:r w:rsidRPr="00123177">
              <w:rPr>
                <w:rFonts w:eastAsia="Arial"/>
                <w:color w:val="000000" w:themeColor="text1"/>
                <w:szCs w:val="20"/>
              </w:rPr>
              <w:t>Default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0AD4E0" w14:textId="7777777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Default values shall be applicable with respect to Pre-Loaded Values</w:t>
            </w:r>
          </w:p>
        </w:tc>
      </w:tr>
      <w:tr w:rsidR="009060F0" w:rsidRPr="00123177" w14:paraId="4D5E2129"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CB22ADC" w14:textId="77777777" w:rsidR="009060F0" w:rsidRPr="00123177" w:rsidRDefault="009060F0" w:rsidP="00535342">
            <w:r w:rsidRPr="00123177">
              <w:rPr>
                <w:rFonts w:eastAsia="Arial"/>
                <w:color w:val="000000" w:themeColor="text1"/>
                <w:szCs w:val="20"/>
              </w:rPr>
              <w:t>Valid range of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230AB2" w14:textId="7777777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Valid range value is not required.</w:t>
            </w:r>
          </w:p>
        </w:tc>
      </w:tr>
      <w:tr w:rsidR="009060F0" w:rsidRPr="00123177" w14:paraId="13C51A40"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F2AFB36" w14:textId="77777777" w:rsidR="009060F0" w:rsidRPr="00123177" w:rsidRDefault="009060F0" w:rsidP="00535342">
            <w:r w:rsidRPr="00123177">
              <w:rPr>
                <w:rFonts w:eastAsia="Arial"/>
                <w:color w:val="000000" w:themeColor="text1"/>
                <w:szCs w:val="20"/>
              </w:rPr>
              <w:t xml:space="preserve">Data Latency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F40DE0" w14:textId="7777777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Data latency period is not applicable</w:t>
            </w:r>
          </w:p>
        </w:tc>
      </w:tr>
      <w:tr w:rsidR="009060F0" w:rsidRPr="00123177" w14:paraId="74013DB4"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B8CD4DB" w14:textId="77777777" w:rsidR="009060F0" w:rsidRPr="00123177" w:rsidRDefault="009060F0" w:rsidP="00535342">
            <w:r w:rsidRPr="00123177">
              <w:rPr>
                <w:rFonts w:eastAsia="Arial"/>
                <w:color w:val="000000" w:themeColor="text1"/>
                <w:szCs w:val="20"/>
              </w:rPr>
              <w:t xml:space="preserve">Data Retention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CE939A" w14:textId="7777777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Data Retention period is not applicable.</w:t>
            </w:r>
          </w:p>
        </w:tc>
      </w:tr>
      <w:tr w:rsidR="009060F0" w:rsidRPr="00123177" w14:paraId="7A512CE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EA91C85" w14:textId="77777777" w:rsidR="009060F0" w:rsidRPr="00123177" w:rsidRDefault="009060F0" w:rsidP="00535342">
            <w:r w:rsidRPr="00123177">
              <w:rPr>
                <w:rFonts w:eastAsia="Arial"/>
                <w:color w:val="000000" w:themeColor="text1"/>
                <w:szCs w:val="20"/>
              </w:rPr>
              <w:t>Data Rate/ &lt;Daily&gt; Number of transaction</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B81D84" w14:textId="7777777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Data rate is not applicable.</w:t>
            </w:r>
          </w:p>
        </w:tc>
      </w:tr>
      <w:tr w:rsidR="009060F0" w:rsidRPr="00123177" w14:paraId="48E12EFC"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733FBCD" w14:textId="77777777" w:rsidR="009060F0" w:rsidRPr="00123177" w:rsidRDefault="009060F0" w:rsidP="00535342">
            <w:r w:rsidRPr="00123177">
              <w:rPr>
                <w:rFonts w:eastAsia="Arial"/>
                <w:color w:val="000000" w:themeColor="text1"/>
                <w:szCs w:val="20"/>
              </w:rPr>
              <w:t>External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4F9A59" w14:textId="7777777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External event is not required.</w:t>
            </w:r>
          </w:p>
        </w:tc>
      </w:tr>
      <w:tr w:rsidR="009060F0" w:rsidRPr="00123177" w14:paraId="1382D92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1D44D8C" w14:textId="77777777" w:rsidR="009060F0" w:rsidRPr="00123177" w:rsidRDefault="009060F0" w:rsidP="00535342">
            <w:r w:rsidRPr="00123177">
              <w:rPr>
                <w:rFonts w:eastAsia="Arial"/>
                <w:color w:val="000000" w:themeColor="text1"/>
                <w:szCs w:val="20"/>
              </w:rPr>
              <w:t>Temporal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AF98B9" w14:textId="7777777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Temporal event is not applicable.</w:t>
            </w:r>
          </w:p>
        </w:tc>
      </w:tr>
      <w:tr w:rsidR="009060F0" w:rsidRPr="00123177" w14:paraId="6D4BB071"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DD0DBB9" w14:textId="77777777" w:rsidR="009060F0" w:rsidRPr="00123177" w:rsidRDefault="009060F0" w:rsidP="00535342">
            <w:r w:rsidRPr="00123177">
              <w:rPr>
                <w:rFonts w:eastAsia="Arial"/>
                <w:color w:val="000000" w:themeColor="text1"/>
                <w:szCs w:val="20"/>
              </w:rPr>
              <w:t xml:space="preserve">Validation Rules/ </w:t>
            </w:r>
          </w:p>
          <w:p w14:paraId="708A1109" w14:textId="77777777" w:rsidR="009060F0" w:rsidRPr="00123177" w:rsidRDefault="009060F0" w:rsidP="00535342">
            <w:r w:rsidRPr="00123177">
              <w:rPr>
                <w:rFonts w:eastAsia="Arial"/>
                <w:color w:val="000000" w:themeColor="text1"/>
                <w:szCs w:val="20"/>
              </w:rPr>
              <w:lastRenderedPageBreak/>
              <w:t>Verification criteria</w:t>
            </w:r>
            <w:r w:rsidRPr="00123177">
              <w:rPr>
                <w:rFonts w:eastAsia="Arial"/>
                <w:color w:val="000000" w:themeColor="text1"/>
                <w:szCs w:val="20"/>
                <w:vertAlign w:val="superscript"/>
              </w:rPr>
              <w:t>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BC7563" w14:textId="77777777" w:rsidR="009060F0" w:rsidRPr="00DD78F8" w:rsidRDefault="009060F0" w:rsidP="00DD78F8">
            <w:pPr>
              <w:rPr>
                <w:rFonts w:ascii="Arial" w:hAnsi="Arial" w:cs="Arial"/>
                <w:color w:val="000000" w:themeColor="text1"/>
                <w:sz w:val="20"/>
                <w:szCs w:val="20"/>
              </w:rPr>
            </w:pPr>
            <w:r w:rsidRPr="00123177">
              <w:rPr>
                <w:rFonts w:ascii="Arial" w:hAnsi="Arial" w:cs="Arial"/>
                <w:color w:val="000000" w:themeColor="text1"/>
                <w:sz w:val="20"/>
                <w:szCs w:val="20"/>
              </w:rPr>
              <w:lastRenderedPageBreak/>
              <w:t>Verify that the below functionality perform by HVDCDC</w:t>
            </w:r>
          </w:p>
          <w:p w14:paraId="07F03F32" w14:textId="023DCDA6" w:rsidR="009060F0" w:rsidRPr="00DD78F8" w:rsidRDefault="009060F0" w:rsidP="00DD78F8">
            <w:pPr>
              <w:rPr>
                <w:rFonts w:ascii="Arial" w:hAnsi="Arial" w:cs="Arial"/>
                <w:color w:val="000000" w:themeColor="text1"/>
                <w:sz w:val="20"/>
                <w:szCs w:val="20"/>
              </w:rPr>
            </w:pPr>
            <w:r w:rsidRPr="00123177">
              <w:rPr>
                <w:rFonts w:ascii="Arial" w:hAnsi="Arial" w:cs="Arial"/>
                <w:color w:val="000000" w:themeColor="text1"/>
                <w:sz w:val="20"/>
                <w:szCs w:val="20"/>
              </w:rPr>
              <w:t xml:space="preserve">1. The HVDCDC shall handle the </w:t>
            </w:r>
            <w:r w:rsidR="00601FC7" w:rsidRPr="00040840">
              <w:rPr>
                <w:rFonts w:ascii="Arial" w:hAnsi="Arial" w:cs="Arial"/>
                <w:color w:val="000000" w:themeColor="text1"/>
                <w:sz w:val="20"/>
                <w:szCs w:val="20"/>
              </w:rPr>
              <w:t>HVAC_Status_PDU_Hybrid_CAN</w:t>
            </w:r>
            <w:r w:rsidR="00601FC7" w:rsidRPr="00123177">
              <w:rPr>
                <w:rFonts w:ascii="Arial" w:hAnsi="Arial" w:cs="Arial"/>
                <w:color w:val="000000" w:themeColor="text1"/>
                <w:sz w:val="20"/>
                <w:szCs w:val="20"/>
              </w:rPr>
              <w:t xml:space="preserve"> </w:t>
            </w:r>
            <w:r w:rsidRPr="00123177">
              <w:rPr>
                <w:rFonts w:ascii="Arial" w:hAnsi="Arial" w:cs="Arial"/>
                <w:color w:val="000000" w:themeColor="text1"/>
                <w:sz w:val="20"/>
                <w:szCs w:val="20"/>
              </w:rPr>
              <w:t>messages.</w:t>
            </w:r>
          </w:p>
          <w:p w14:paraId="26B507C1" w14:textId="50C90DE2" w:rsidR="009060F0" w:rsidRPr="00DD78F8" w:rsidRDefault="009060F0" w:rsidP="00DD78F8">
            <w:pPr>
              <w:rPr>
                <w:rFonts w:ascii="Arial" w:hAnsi="Arial" w:cs="Arial"/>
                <w:color w:val="000000" w:themeColor="text1"/>
                <w:sz w:val="20"/>
                <w:szCs w:val="20"/>
              </w:rPr>
            </w:pPr>
            <w:r w:rsidRPr="00123177">
              <w:rPr>
                <w:rFonts w:ascii="Arial" w:hAnsi="Arial" w:cs="Arial"/>
                <w:color w:val="000000" w:themeColor="text1"/>
                <w:sz w:val="20"/>
                <w:szCs w:val="20"/>
              </w:rPr>
              <w:lastRenderedPageBreak/>
              <w:t xml:space="preserve">2. The HVDCDC shall Store the </w:t>
            </w:r>
            <w:r w:rsidR="00601FC7">
              <w:rPr>
                <w:rFonts w:ascii="Arial" w:hAnsi="Arial" w:cs="Arial"/>
                <w:color w:val="000000" w:themeColor="text1"/>
                <w:sz w:val="20"/>
                <w:szCs w:val="20"/>
              </w:rPr>
              <w:t xml:space="preserve">information from </w:t>
            </w:r>
            <w:r w:rsidR="00601FC7" w:rsidRPr="00040840">
              <w:rPr>
                <w:rFonts w:ascii="Arial" w:hAnsi="Arial" w:cs="Arial"/>
                <w:color w:val="000000" w:themeColor="text1"/>
                <w:sz w:val="20"/>
                <w:szCs w:val="20"/>
              </w:rPr>
              <w:t>HVAC_Status_PDU_Hybrid_CAN</w:t>
            </w:r>
            <w:r w:rsidR="00601FC7" w:rsidRPr="00123177">
              <w:rPr>
                <w:rFonts w:ascii="Arial" w:hAnsi="Arial" w:cs="Arial"/>
                <w:color w:val="000000" w:themeColor="text1"/>
                <w:sz w:val="20"/>
                <w:szCs w:val="20"/>
              </w:rPr>
              <w:t xml:space="preserve"> </w:t>
            </w:r>
            <w:r w:rsidRPr="00123177">
              <w:rPr>
                <w:rFonts w:ascii="Arial" w:hAnsi="Arial" w:cs="Arial"/>
                <w:color w:val="000000" w:themeColor="text1"/>
                <w:sz w:val="20"/>
                <w:szCs w:val="20"/>
              </w:rPr>
              <w:t>messages into memory.</w:t>
            </w:r>
          </w:p>
          <w:p w14:paraId="09F73F7F" w14:textId="77777777" w:rsidR="009060F0" w:rsidRPr="00DD78F8" w:rsidRDefault="009060F0" w:rsidP="00DD78F8">
            <w:pPr>
              <w:rPr>
                <w:rFonts w:ascii="Arial" w:hAnsi="Arial" w:cs="Arial"/>
                <w:color w:val="000000" w:themeColor="text1"/>
                <w:sz w:val="20"/>
                <w:szCs w:val="20"/>
              </w:rPr>
            </w:pPr>
          </w:p>
        </w:tc>
      </w:tr>
      <w:tr w:rsidR="009060F0" w:rsidRPr="00123177" w14:paraId="34EB8CED"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BBCDFEE" w14:textId="77777777" w:rsidR="009060F0" w:rsidRPr="00123177" w:rsidRDefault="009060F0" w:rsidP="00535342">
            <w:r w:rsidRPr="00123177">
              <w:rPr>
                <w:rFonts w:eastAsia="Arial"/>
                <w:color w:val="000000" w:themeColor="text1"/>
                <w:szCs w:val="20"/>
              </w:rPr>
              <w:t>Constraints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E7711E" w14:textId="7777777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Constraints is not applicable.</w:t>
            </w:r>
          </w:p>
        </w:tc>
      </w:tr>
      <w:tr w:rsidR="009060F0" w:rsidRPr="00123177" w14:paraId="39F0BA57"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B8A31B2" w14:textId="77777777" w:rsidR="009060F0" w:rsidRPr="00123177" w:rsidRDefault="009060F0" w:rsidP="00535342">
            <w:r w:rsidRPr="00123177">
              <w:rPr>
                <w:rFonts w:eastAsia="Arial"/>
                <w:color w:val="000000" w:themeColor="text1"/>
                <w:szCs w:val="20"/>
              </w:rPr>
              <w:t>Effects on other systems/sub system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A14C17" w14:textId="7777777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No effects on other system</w:t>
            </w:r>
          </w:p>
        </w:tc>
      </w:tr>
      <w:tr w:rsidR="009060F0" w:rsidRPr="00123177" w14:paraId="4D60F69A"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32966FB" w14:textId="77777777" w:rsidR="009060F0" w:rsidRPr="00123177" w:rsidRDefault="009060F0" w:rsidP="00535342">
            <w:r w:rsidRPr="00123177">
              <w:rPr>
                <w:rFonts w:eastAsia="Arial"/>
                <w:color w:val="000000" w:themeColor="text1"/>
                <w:szCs w:val="20"/>
              </w:rPr>
              <w:t>Testability with respect to test environment</w:t>
            </w:r>
          </w:p>
          <w:p w14:paraId="4660A10C" w14:textId="77777777" w:rsidR="009060F0" w:rsidRPr="00123177" w:rsidRDefault="009060F0" w:rsidP="00535342">
            <w:r w:rsidRPr="00123177">
              <w:rPr>
                <w:rFonts w:eastAsia="Arial"/>
                <w:color w:val="000000" w:themeColor="text1"/>
                <w:szCs w:val="20"/>
              </w:rPr>
              <w:t>(Yes/No)</w:t>
            </w:r>
          </w:p>
          <w:p w14:paraId="040F187D" w14:textId="77777777" w:rsidR="009060F0" w:rsidRPr="00123177" w:rsidRDefault="009060F0" w:rsidP="00535342">
            <w:r w:rsidRPr="00123177">
              <w:rPr>
                <w:rFonts w:eastAsia="Arial"/>
                <w:i/>
                <w:iCs/>
                <w:color w:val="000000" w:themeColor="text1"/>
                <w:szCs w:val="20"/>
              </w:rPr>
              <w:t>Note: Mention in which phase of testing, this requirement will be tested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2B1FB1" w14:textId="77777777" w:rsidR="009060F0" w:rsidRPr="00DD78F8" w:rsidRDefault="009060F0" w:rsidP="00DD78F8">
            <w:pPr>
              <w:rPr>
                <w:rFonts w:ascii="Arial" w:hAnsi="Arial" w:cs="Arial"/>
                <w:color w:val="000000" w:themeColor="text1"/>
                <w:sz w:val="20"/>
                <w:szCs w:val="20"/>
              </w:rPr>
            </w:pPr>
            <w:r w:rsidRPr="00DD78F8">
              <w:rPr>
                <w:rFonts w:ascii="Arial" w:hAnsi="Arial" w:cs="Arial"/>
                <w:color w:val="000000" w:themeColor="text1"/>
                <w:sz w:val="20"/>
                <w:szCs w:val="20"/>
              </w:rPr>
              <w:t>YES</w:t>
            </w:r>
          </w:p>
          <w:p w14:paraId="5B6BB08D" w14:textId="77777777" w:rsidR="009060F0" w:rsidRPr="00DD78F8" w:rsidRDefault="009060F0" w:rsidP="00DD78F8">
            <w:pPr>
              <w:rPr>
                <w:rFonts w:ascii="Arial" w:hAnsi="Arial" w:cs="Arial"/>
                <w:color w:val="000000" w:themeColor="text1"/>
                <w:sz w:val="20"/>
                <w:szCs w:val="20"/>
              </w:rPr>
            </w:pPr>
          </w:p>
        </w:tc>
      </w:tr>
      <w:tr w:rsidR="009060F0" w:rsidRPr="00123177" w14:paraId="6312949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BE14292" w14:textId="77777777" w:rsidR="009060F0" w:rsidRPr="00123177" w:rsidRDefault="009060F0" w:rsidP="00535342">
            <w:r w:rsidRPr="00123177">
              <w:rPr>
                <w:rFonts w:eastAsia="Arial"/>
                <w:color w:val="000000" w:themeColor="text1"/>
                <w:szCs w:val="20"/>
              </w:rPr>
              <w:t>Feasible within project constraints</w:t>
            </w:r>
          </w:p>
          <w:p w14:paraId="2BC39F9A" w14:textId="77777777" w:rsidR="009060F0" w:rsidRPr="00123177" w:rsidRDefault="009060F0" w:rsidP="00535342">
            <w:r w:rsidRPr="00123177">
              <w:rPr>
                <w:rFonts w:eastAsia="Arial"/>
                <w:color w:val="000000" w:themeColor="text1"/>
                <w:szCs w:val="20"/>
              </w:rPr>
              <w:t>(Yes/No)</w:t>
            </w:r>
          </w:p>
          <w:p w14:paraId="0ACE9224" w14:textId="77777777" w:rsidR="009060F0" w:rsidRPr="00123177" w:rsidRDefault="009060F0" w:rsidP="00535342">
            <w:r w:rsidRPr="00123177">
              <w:rPr>
                <w:rFonts w:eastAsia="Arial"/>
                <w:i/>
                <w:iCs/>
                <w:color w:val="000000" w:themeColor="text1"/>
                <w:szCs w:val="20"/>
              </w:rPr>
              <w:t>Note: Add the impact of requirement on operating environment defined in section 4.2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C93596" w14:textId="77777777" w:rsidR="009060F0" w:rsidRPr="00DD78F8" w:rsidRDefault="009060F0" w:rsidP="00DD78F8">
            <w:pPr>
              <w:rPr>
                <w:rFonts w:ascii="Arial" w:hAnsi="Arial" w:cs="Arial"/>
                <w:color w:val="000000" w:themeColor="text1"/>
                <w:sz w:val="20"/>
                <w:szCs w:val="20"/>
              </w:rPr>
            </w:pPr>
            <w:r w:rsidRPr="00DD78F8">
              <w:rPr>
                <w:rFonts w:ascii="Arial" w:hAnsi="Arial" w:cs="Arial"/>
                <w:color w:val="000000" w:themeColor="text1"/>
                <w:sz w:val="20"/>
                <w:szCs w:val="20"/>
              </w:rPr>
              <w:t>YES</w:t>
            </w:r>
          </w:p>
          <w:p w14:paraId="0F19926A" w14:textId="77777777" w:rsidR="009060F0" w:rsidRPr="00DD78F8" w:rsidRDefault="009060F0" w:rsidP="00DD78F8">
            <w:pPr>
              <w:rPr>
                <w:rFonts w:ascii="Arial" w:hAnsi="Arial" w:cs="Arial"/>
                <w:color w:val="000000" w:themeColor="text1"/>
                <w:sz w:val="20"/>
                <w:szCs w:val="20"/>
              </w:rPr>
            </w:pPr>
          </w:p>
        </w:tc>
      </w:tr>
      <w:tr w:rsidR="009060F0" w:rsidRPr="00123177" w14:paraId="2EE76F59"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ADB6BE0" w14:textId="77777777" w:rsidR="009060F0" w:rsidRPr="00123177" w:rsidRDefault="009060F0" w:rsidP="00535342">
            <w:r w:rsidRPr="00123177">
              <w:rPr>
                <w:rFonts w:eastAsia="Arial"/>
                <w:color w:val="000000" w:themeColor="text1"/>
                <w:szCs w:val="20"/>
              </w:rPr>
              <w:t>Critical</w:t>
            </w:r>
          </w:p>
          <w:p w14:paraId="2EC6565B" w14:textId="77777777" w:rsidR="009060F0" w:rsidRPr="00123177" w:rsidRDefault="009060F0" w:rsidP="00535342">
            <w:r w:rsidRPr="00123177">
              <w:rPr>
                <w:rFonts w:eastAsia="Arial"/>
                <w:color w:val="000000" w:themeColor="text1"/>
                <w:szCs w:val="20"/>
              </w:rPr>
              <w:t>(Yes/No)</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EB9CB5" w14:textId="7777777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YES</w:t>
            </w:r>
          </w:p>
        </w:tc>
      </w:tr>
      <w:tr w:rsidR="009060F0" w:rsidRPr="00123177" w14:paraId="028764D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FA76785" w14:textId="77777777" w:rsidR="009060F0" w:rsidRPr="00123177" w:rsidRDefault="009060F0" w:rsidP="00535342">
            <w:pPr>
              <w:rPr>
                <w:rFonts w:eastAsia="Arial"/>
                <w:color w:val="000000" w:themeColor="text1"/>
                <w:szCs w:val="20"/>
              </w:rPr>
            </w:pPr>
            <w:r w:rsidRPr="00123177">
              <w:t>Acceptance Criteria</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3B5060" w14:textId="77777777" w:rsidR="009060F0" w:rsidRPr="00DD78F8" w:rsidRDefault="009060F0" w:rsidP="00535342">
            <w:pPr>
              <w:rPr>
                <w:rFonts w:ascii="Arial" w:hAnsi="Arial" w:cs="Arial"/>
                <w:color w:val="000000" w:themeColor="text1"/>
                <w:sz w:val="20"/>
                <w:szCs w:val="20"/>
              </w:rPr>
            </w:pPr>
            <w:r w:rsidRPr="00DD78F8">
              <w:rPr>
                <w:rFonts w:ascii="Arial" w:hAnsi="Arial" w:cs="Arial"/>
                <w:color w:val="000000" w:themeColor="text1"/>
                <w:sz w:val="20"/>
                <w:szCs w:val="20"/>
              </w:rPr>
              <w:t>Acceptance Criteria for this requirement should be as per SECTION-6 ACCEPTANCE CRITERIA</w:t>
            </w:r>
          </w:p>
        </w:tc>
      </w:tr>
    </w:tbl>
    <w:p w14:paraId="1F347083" w14:textId="77777777" w:rsidR="009060F0" w:rsidRPr="00123177" w:rsidRDefault="009060F0" w:rsidP="009060F0">
      <w:pPr>
        <w:pStyle w:val="BodyText"/>
        <w:rPr>
          <w:b/>
          <w:bCs/>
        </w:rPr>
      </w:pPr>
    </w:p>
    <w:p w14:paraId="40BD95F5" w14:textId="7AC5BACF" w:rsidR="00CF585B" w:rsidRPr="00123177" w:rsidRDefault="00CF585B" w:rsidP="00CF585B">
      <w:pPr>
        <w:pStyle w:val="Heading4"/>
      </w:pPr>
      <w:r>
        <w:rPr>
          <w:rFonts w:eastAsia="Arial"/>
          <w:color w:val="000000" w:themeColor="text1"/>
          <w:szCs w:val="20"/>
        </w:rPr>
        <w:t>R</w:t>
      </w:r>
      <w:r w:rsidRPr="009060F0">
        <w:rPr>
          <w:rFonts w:eastAsia="Arial"/>
          <w:color w:val="000000" w:themeColor="text1"/>
          <w:szCs w:val="20"/>
        </w:rPr>
        <w:t xml:space="preserve">eceive </w:t>
      </w:r>
      <w:r w:rsidRPr="00CF585B">
        <w:rPr>
          <w:rFonts w:eastAsia="Arial"/>
          <w:color w:val="000000" w:themeColor="text1"/>
          <w:szCs w:val="20"/>
        </w:rPr>
        <w:t>the NIgnitionStatus in VehState_PDU from ZC1</w:t>
      </w:r>
      <w:r w:rsidRPr="00123177">
        <w:t>.</w:t>
      </w:r>
    </w:p>
    <w:p w14:paraId="442EBE6E" w14:textId="77777777" w:rsidR="00CF585B" w:rsidRPr="00123177" w:rsidRDefault="00CF585B" w:rsidP="00CF585B">
      <w:pPr>
        <w:pStyle w:val="BodyText"/>
        <w:rPr>
          <w:b/>
          <w:bCs/>
        </w:rPr>
      </w:pPr>
    </w:p>
    <w:tbl>
      <w:tblPr>
        <w:tblW w:w="9519" w:type="dxa"/>
        <w:tblInd w:w="103" w:type="dxa"/>
        <w:tblLayout w:type="fixed"/>
        <w:tblLook w:val="06A0" w:firstRow="1" w:lastRow="0" w:firstColumn="1" w:lastColumn="0" w:noHBand="1" w:noVBand="1"/>
      </w:tblPr>
      <w:tblGrid>
        <w:gridCol w:w="1670"/>
        <w:gridCol w:w="7849"/>
      </w:tblGrid>
      <w:tr w:rsidR="00CF585B" w:rsidRPr="00DD78F8" w14:paraId="052416E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04C676A" w14:textId="77777777" w:rsidR="00CF585B" w:rsidRPr="00DD78F8" w:rsidRDefault="00CF585B" w:rsidP="00535342">
            <w:r w:rsidRPr="00DD78F8">
              <w:rPr>
                <w:rFonts w:eastAsia="Arial"/>
                <w:b/>
                <w:bCs/>
                <w:color w:val="000000" w:themeColor="text1"/>
              </w:rPr>
              <w:t>Term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E28251A" w14:textId="77777777" w:rsidR="00CF585B" w:rsidRPr="00DD78F8" w:rsidRDefault="00CF585B" w:rsidP="00535342">
            <w:r w:rsidRPr="00DD78F8">
              <w:rPr>
                <w:rFonts w:eastAsia="Arial"/>
                <w:b/>
                <w:bCs/>
                <w:color w:val="000000" w:themeColor="text1"/>
              </w:rPr>
              <w:t>Description</w:t>
            </w:r>
          </w:p>
        </w:tc>
      </w:tr>
      <w:tr w:rsidR="00CF585B" w:rsidRPr="00DD78F8" w14:paraId="0FB8004B"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548EBE08" w14:textId="77777777" w:rsidR="00CF585B" w:rsidRPr="00DD78F8" w:rsidRDefault="00CF585B" w:rsidP="00535342">
            <w:r w:rsidRPr="00DD78F8">
              <w:rPr>
                <w:rFonts w:eastAsia="Arial"/>
                <w:color w:val="000000" w:themeColor="text1"/>
              </w:rPr>
              <w:t>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1D2242" w14:textId="0267D018" w:rsidR="00CF585B" w:rsidRPr="00DD78F8" w:rsidRDefault="00CF585B" w:rsidP="00535342">
            <w:r w:rsidRPr="00DD78F8">
              <w:rPr>
                <w:rFonts w:eastAsia="Arial"/>
                <w:color w:val="000000" w:themeColor="text1"/>
              </w:rPr>
              <w:t>SWRS_COMM_</w:t>
            </w:r>
            <w:r w:rsidR="000B0AEB" w:rsidRPr="00DD78F8">
              <w:rPr>
                <w:rFonts w:eastAsia="Arial"/>
                <w:color w:val="000000" w:themeColor="text1"/>
              </w:rPr>
              <w:t>37</w:t>
            </w:r>
          </w:p>
        </w:tc>
      </w:tr>
      <w:tr w:rsidR="00CF585B" w:rsidRPr="00DD78F8" w14:paraId="5C7C134F"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20EFE736" w14:textId="77777777" w:rsidR="00CF585B" w:rsidRPr="00DD78F8" w:rsidRDefault="00CF585B" w:rsidP="00535342">
            <w:pPr>
              <w:pStyle w:val="TableText"/>
            </w:pPr>
            <w:r w:rsidRPr="00DD78F8">
              <w:t>Customer 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85C24F" w14:textId="16FBF9AB" w:rsidR="00CF585B" w:rsidRPr="00DD78F8" w:rsidRDefault="00CF585B" w:rsidP="00535342">
            <w:pPr>
              <w:rPr>
                <w:rFonts w:eastAsia="Arial"/>
                <w:color w:val="000000" w:themeColor="text1"/>
              </w:rPr>
            </w:pPr>
            <w:r w:rsidRPr="00DD78F8">
              <w:rPr>
                <w:rFonts w:eastAsia="Arial"/>
                <w:color w:val="000000" w:themeColor="text1"/>
              </w:rPr>
              <w:t>SDS-HVDCDC-430</w:t>
            </w:r>
          </w:p>
        </w:tc>
      </w:tr>
      <w:tr w:rsidR="00CF585B" w:rsidRPr="00DD78F8" w14:paraId="2F2AC170"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1EFDA9E6" w14:textId="77777777" w:rsidR="00CF585B" w:rsidRPr="00DD78F8" w:rsidRDefault="00CF585B" w:rsidP="00535342">
            <w:pPr>
              <w:pStyle w:val="TableText"/>
            </w:pPr>
            <w:r w:rsidRPr="00DD78F8">
              <w:t>Milestone</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6B9B20" w14:textId="77777777" w:rsidR="00CF585B" w:rsidRPr="00DD78F8" w:rsidRDefault="00CF585B" w:rsidP="00535342">
            <w:pPr>
              <w:pStyle w:val="TableText"/>
            </w:pPr>
            <w:r w:rsidRPr="00DD78F8">
              <w:t>PreC-Sample/ PF3.0 Phase 2</w:t>
            </w:r>
          </w:p>
        </w:tc>
      </w:tr>
      <w:tr w:rsidR="00CF585B" w:rsidRPr="00DD78F8" w14:paraId="1D149FD8"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164BC2FA" w14:textId="77777777" w:rsidR="00CF585B" w:rsidRPr="00DD78F8" w:rsidRDefault="00CF585B" w:rsidP="00535342">
            <w:r w:rsidRPr="00DD78F8">
              <w:rPr>
                <w:rFonts w:eastAsia="Arial"/>
                <w:color w:val="000000" w:themeColor="text1"/>
              </w:rPr>
              <w:t>Purpose</w:t>
            </w:r>
            <w:r w:rsidRPr="00DD78F8">
              <w:rPr>
                <w:rFonts w:eastAsia="Arial"/>
                <w:color w:val="000000" w:themeColor="text1"/>
                <w:vertAlign w:val="superscript"/>
              </w:rPr>
              <w:t>1</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83A9C3" w14:textId="4546BFBC" w:rsidR="00CF585B" w:rsidRPr="00DD78F8" w:rsidRDefault="00CF585B" w:rsidP="00535342">
            <w:r w:rsidRPr="00DD78F8">
              <w:rPr>
                <w:rFonts w:eastAsia="Arial"/>
                <w:color w:val="000000" w:themeColor="text1"/>
              </w:rPr>
              <w:t>The HVDCDC shall receive the NIgnitionStatus in VehState_PDU from ZC1.</w:t>
            </w:r>
          </w:p>
        </w:tc>
      </w:tr>
      <w:tr w:rsidR="00CF585B" w:rsidRPr="00DD78F8" w14:paraId="078BD89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B44DAA4" w14:textId="77777777" w:rsidR="00CF585B" w:rsidRPr="00DD78F8" w:rsidRDefault="00CF585B" w:rsidP="00535342">
            <w:r w:rsidRPr="00DD78F8">
              <w:rPr>
                <w:rFonts w:eastAsia="Arial"/>
                <w:color w:val="000000" w:themeColor="text1"/>
              </w:rPr>
              <w:t xml:space="preserve">Derived Requirement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848FC1" w14:textId="77777777" w:rsidR="00CF585B" w:rsidRPr="00DD78F8" w:rsidRDefault="00CF585B" w:rsidP="00535342">
            <w:pPr>
              <w:rPr>
                <w:rFonts w:eastAsia="Arial"/>
                <w:color w:val="000000" w:themeColor="text1"/>
              </w:rPr>
            </w:pPr>
            <w:r w:rsidRPr="00DD78F8">
              <w:rPr>
                <w:rFonts w:eastAsia="Arial"/>
                <w:color w:val="000000" w:themeColor="text1"/>
              </w:rPr>
              <w:t>No Such derived requirement is applicable.</w:t>
            </w:r>
          </w:p>
        </w:tc>
      </w:tr>
      <w:tr w:rsidR="00CF585B" w:rsidRPr="00DD78F8" w14:paraId="754EADEE"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B0043BD" w14:textId="77777777" w:rsidR="00CF585B" w:rsidRPr="00DD78F8" w:rsidRDefault="00CF585B" w:rsidP="00535342">
            <w:r w:rsidRPr="00DD78F8">
              <w:rPr>
                <w:rFonts w:eastAsia="Arial"/>
                <w:color w:val="000000" w:themeColor="text1"/>
              </w:rPr>
              <w:t>Access Restrictions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33764F" w14:textId="77777777" w:rsidR="00CF585B" w:rsidRPr="00DD78F8" w:rsidRDefault="00CF585B" w:rsidP="00535342">
            <w:r w:rsidRPr="00DD78F8">
              <w:rPr>
                <w:rFonts w:eastAsia="Arial"/>
                <w:color w:val="000000" w:themeColor="text1"/>
              </w:rPr>
              <w:t>No Specific access restrictions is applicable.</w:t>
            </w:r>
          </w:p>
        </w:tc>
      </w:tr>
      <w:tr w:rsidR="00CF585B" w:rsidRPr="00DD78F8" w14:paraId="552FBD6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6737FC4" w14:textId="77777777" w:rsidR="00CF585B" w:rsidRPr="00DD78F8" w:rsidRDefault="00CF585B" w:rsidP="00535342">
            <w:r w:rsidRPr="00DD78F8">
              <w:rPr>
                <w:rFonts w:eastAsia="Arial"/>
                <w:color w:val="000000" w:themeColor="text1"/>
              </w:rPr>
              <w:lastRenderedPageBreak/>
              <w:t>Input(s)</w:t>
            </w:r>
            <w:r w:rsidRPr="00DD78F8">
              <w:rPr>
                <w:rFonts w:eastAsia="Arial"/>
                <w:b/>
                <w:bCs/>
                <w:color w:val="000000" w:themeColor="text1"/>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F9693A" w14:textId="77777777" w:rsidR="00CF585B" w:rsidRPr="00DD78F8" w:rsidRDefault="00CF585B" w:rsidP="00535342">
            <w:pPr>
              <w:pStyle w:val="NormalWeb"/>
              <w:spacing w:before="60" w:beforeAutospacing="0" w:after="60" w:afterAutospacing="0"/>
              <w:rPr>
                <w:color w:val="000000"/>
              </w:rPr>
            </w:pPr>
            <w:r w:rsidRPr="00DD78F8">
              <w:rPr>
                <w:color w:val="000000"/>
              </w:rPr>
              <w:t>1. The CAN communication is established</w:t>
            </w:r>
          </w:p>
          <w:p w14:paraId="3646CCE8" w14:textId="183BA0EE" w:rsidR="00CF585B" w:rsidRPr="00DD78F8" w:rsidRDefault="00CF585B" w:rsidP="00535342">
            <w:pPr>
              <w:pStyle w:val="NormalWeb"/>
              <w:spacing w:before="60" w:beforeAutospacing="0" w:after="60" w:afterAutospacing="0"/>
              <w:rPr>
                <w:color w:val="000000"/>
              </w:rPr>
            </w:pPr>
            <w:r w:rsidRPr="00DD78F8">
              <w:rPr>
                <w:color w:val="000000" w:themeColor="text1"/>
              </w:rPr>
              <w:t xml:space="preserve">2. Information/messages related to </w:t>
            </w:r>
            <w:r w:rsidR="00420CCE" w:rsidRPr="00DD78F8">
              <w:rPr>
                <w:color w:val="000000" w:themeColor="text1"/>
              </w:rPr>
              <w:t xml:space="preserve">NIgnitionStatus in VehState_PDU </w:t>
            </w:r>
            <w:r w:rsidRPr="00DD78F8">
              <w:rPr>
                <w:color w:val="000000" w:themeColor="text1"/>
              </w:rPr>
              <w:t>shall be received from ZC1 over CAN</w:t>
            </w:r>
          </w:p>
        </w:tc>
      </w:tr>
      <w:tr w:rsidR="00CF585B" w:rsidRPr="00DD78F8" w14:paraId="18DF8797"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382833F" w14:textId="77777777" w:rsidR="00CF585B" w:rsidRPr="00DD78F8" w:rsidRDefault="00CF585B" w:rsidP="00535342">
            <w:r w:rsidRPr="00DD78F8">
              <w:rPr>
                <w:rFonts w:eastAsia="Arial"/>
                <w:color w:val="000000" w:themeColor="text1"/>
              </w:rPr>
              <w:t>Output(s)</w:t>
            </w:r>
            <w:r w:rsidRPr="00DD78F8">
              <w:rPr>
                <w:rFonts w:eastAsia="Arial"/>
                <w:b/>
                <w:bCs/>
                <w:color w:val="000000" w:themeColor="text1"/>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F1C567" w14:textId="7020568F" w:rsidR="00CF585B" w:rsidRPr="00DD78F8" w:rsidRDefault="00CF585B" w:rsidP="00535342">
            <w:pPr>
              <w:pStyle w:val="NormalWeb"/>
              <w:spacing w:before="60" w:beforeAutospacing="0" w:after="60" w:afterAutospacing="0"/>
              <w:rPr>
                <w:color w:val="000000"/>
              </w:rPr>
            </w:pPr>
            <w:r w:rsidRPr="00DD78F8">
              <w:rPr>
                <w:color w:val="000000" w:themeColor="text1"/>
              </w:rPr>
              <w:t xml:space="preserve">1. The HVDCDC shall handle </w:t>
            </w:r>
            <w:r w:rsidR="00420CCE" w:rsidRPr="00DD78F8">
              <w:rPr>
                <w:color w:val="000000" w:themeColor="text1"/>
              </w:rPr>
              <w:t>VehState_PDU</w:t>
            </w:r>
            <w:r w:rsidRPr="00DD78F8">
              <w:rPr>
                <w:color w:val="000000" w:themeColor="text1"/>
              </w:rPr>
              <w:t xml:space="preserve"> messages from the ZC1.</w:t>
            </w:r>
          </w:p>
          <w:p w14:paraId="362EDF21" w14:textId="217497D6" w:rsidR="00CF585B" w:rsidRPr="00DD78F8" w:rsidRDefault="00CF585B" w:rsidP="00535342">
            <w:pPr>
              <w:pStyle w:val="NormalWeb"/>
              <w:spacing w:before="60" w:beforeAutospacing="0" w:after="60" w:afterAutospacing="0"/>
              <w:rPr>
                <w:color w:val="000000"/>
              </w:rPr>
            </w:pPr>
            <w:r w:rsidRPr="00DD78F8">
              <w:rPr>
                <w:color w:val="000000" w:themeColor="text1"/>
              </w:rPr>
              <w:t xml:space="preserve">2. The HVDCDC shall Store </w:t>
            </w:r>
            <w:r w:rsidR="00420CCE" w:rsidRPr="00DD78F8">
              <w:rPr>
                <w:color w:val="000000" w:themeColor="text1"/>
              </w:rPr>
              <w:t>VehState_PDU</w:t>
            </w:r>
            <w:r w:rsidRPr="00DD78F8">
              <w:rPr>
                <w:color w:val="000000" w:themeColor="text1"/>
              </w:rPr>
              <w:t xml:space="preserve"> messages from the ZC1.</w:t>
            </w:r>
          </w:p>
          <w:p w14:paraId="3F32BF3E" w14:textId="77777777" w:rsidR="00CF585B" w:rsidRPr="00DD78F8" w:rsidRDefault="00CF585B" w:rsidP="00535342">
            <w:pPr>
              <w:pStyle w:val="TableText"/>
              <w:snapToGrid w:val="0"/>
            </w:pPr>
            <w:r w:rsidRPr="00DD78F8">
              <w:t> </w:t>
            </w:r>
          </w:p>
        </w:tc>
      </w:tr>
      <w:tr w:rsidR="00CF585B" w:rsidRPr="00DD78F8" w14:paraId="6BD77906"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2616C11" w14:textId="77777777" w:rsidR="00CF585B" w:rsidRPr="00DD78F8" w:rsidRDefault="00CF585B" w:rsidP="00535342">
            <w:r w:rsidRPr="00DD78F8">
              <w:rPr>
                <w:rFonts w:eastAsia="Arial"/>
                <w:color w:val="000000" w:themeColor="text1"/>
              </w:rPr>
              <w:t>Process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7BBB90" w14:textId="24428BFD" w:rsidR="00CF585B" w:rsidRPr="00DD78F8" w:rsidRDefault="00CF585B" w:rsidP="00535342">
            <w:r w:rsidRPr="00DD78F8">
              <w:t xml:space="preserve">1. Verify that the </w:t>
            </w:r>
            <w:r w:rsidR="00420CCE" w:rsidRPr="00DD78F8">
              <w:rPr>
                <w:color w:val="000000" w:themeColor="text1"/>
              </w:rPr>
              <w:t xml:space="preserve">VehState_PDU </w:t>
            </w:r>
            <w:r w:rsidRPr="00DD78F8">
              <w:rPr>
                <w:rFonts w:eastAsia="Arial"/>
                <w:color w:val="000000" w:themeColor="text1"/>
              </w:rPr>
              <w:t>messages from the ZC1</w:t>
            </w:r>
            <w:r w:rsidRPr="00DD78F8">
              <w:t>shall be received, handled and store by HVDCDC convertor</w:t>
            </w:r>
          </w:p>
        </w:tc>
      </w:tr>
      <w:tr w:rsidR="00CF585B" w:rsidRPr="00DD78F8" w14:paraId="067B5A8E"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44AC2CE" w14:textId="77777777" w:rsidR="00CF585B" w:rsidRPr="00DD78F8" w:rsidRDefault="00CF585B" w:rsidP="00535342">
            <w:r w:rsidRPr="00DD78F8">
              <w:rPr>
                <w:rFonts w:eastAsia="Arial"/>
                <w:color w:val="000000" w:themeColor="text1"/>
              </w:rPr>
              <w:t>Mandatory Fields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203AC5" w14:textId="77777777" w:rsidR="00CF585B" w:rsidRPr="00DD78F8" w:rsidRDefault="00CF585B" w:rsidP="00535342">
            <w:r w:rsidRPr="00DD78F8">
              <w:t>No such mandatory fields is applicable.</w:t>
            </w:r>
          </w:p>
        </w:tc>
      </w:tr>
      <w:tr w:rsidR="00CF585B" w:rsidRPr="00DD78F8" w14:paraId="01C3404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54DBBE6" w14:textId="77777777" w:rsidR="00CF585B" w:rsidRPr="00DD78F8" w:rsidRDefault="00CF585B" w:rsidP="00535342">
            <w:r w:rsidRPr="00DD78F8">
              <w:rPr>
                <w:rFonts w:eastAsia="Arial"/>
                <w:color w:val="000000" w:themeColor="text1"/>
              </w:rPr>
              <w:t>Pre-Loaded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2E4DDF" w14:textId="77777777" w:rsidR="00CF585B" w:rsidRPr="00DD78F8" w:rsidRDefault="00CF585B" w:rsidP="00535342">
            <w:pPr>
              <w:pStyle w:val="NormalWeb"/>
              <w:spacing w:before="0" w:beforeAutospacing="0" w:after="0" w:afterAutospacing="0"/>
              <w:rPr>
                <w:color w:val="000000"/>
              </w:rPr>
            </w:pPr>
            <w:r w:rsidRPr="00DD78F8">
              <w:rPr>
                <w:color w:val="000000"/>
              </w:rPr>
              <w:t>1. The HVDCDC should be in IGN ON State</w:t>
            </w:r>
          </w:p>
          <w:p w14:paraId="556E4112" w14:textId="77777777" w:rsidR="00CF585B" w:rsidRPr="00DD78F8" w:rsidRDefault="00CF585B" w:rsidP="00535342">
            <w:r w:rsidRPr="00DD78F8">
              <w:t>2. HVDCDCStatus = 0, HVDCDCStatusDebug = 0, NHVDCDCFault = 0,</w:t>
            </w:r>
          </w:p>
        </w:tc>
      </w:tr>
      <w:tr w:rsidR="00CF585B" w:rsidRPr="00DD78F8" w14:paraId="6F7BC78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A86D856" w14:textId="77777777" w:rsidR="00CF585B" w:rsidRPr="00DD78F8" w:rsidRDefault="00CF585B" w:rsidP="00535342">
            <w:r w:rsidRPr="00DD78F8">
              <w:rPr>
                <w:rFonts w:eastAsia="Arial"/>
                <w:color w:val="000000" w:themeColor="text1"/>
              </w:rPr>
              <w:t>Default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263994" w14:textId="77777777" w:rsidR="00CF585B" w:rsidRPr="00DD78F8" w:rsidRDefault="00CF585B" w:rsidP="00535342">
            <w:r w:rsidRPr="00DD78F8">
              <w:t>Default values shall be applicable with respect to Pre-Loaded Values</w:t>
            </w:r>
          </w:p>
        </w:tc>
      </w:tr>
      <w:tr w:rsidR="00CF585B" w:rsidRPr="00DD78F8" w14:paraId="4837C04E"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AA30518" w14:textId="77777777" w:rsidR="00CF585B" w:rsidRPr="00DD78F8" w:rsidRDefault="00CF585B" w:rsidP="00535342">
            <w:r w:rsidRPr="00DD78F8">
              <w:rPr>
                <w:rFonts w:eastAsia="Arial"/>
                <w:color w:val="000000" w:themeColor="text1"/>
              </w:rPr>
              <w:t>Valid range of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07759C" w14:textId="77777777" w:rsidR="00CF585B" w:rsidRPr="00DD78F8" w:rsidRDefault="00CF585B" w:rsidP="00535342">
            <w:r w:rsidRPr="00DD78F8">
              <w:t>Valid range value is not required.</w:t>
            </w:r>
          </w:p>
        </w:tc>
      </w:tr>
      <w:tr w:rsidR="00CF585B" w:rsidRPr="00DD78F8" w14:paraId="4DCF4A2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DD959FD" w14:textId="77777777" w:rsidR="00CF585B" w:rsidRPr="00DD78F8" w:rsidRDefault="00CF585B" w:rsidP="00535342">
            <w:r w:rsidRPr="00DD78F8">
              <w:rPr>
                <w:rFonts w:eastAsia="Arial"/>
                <w:color w:val="000000" w:themeColor="text1"/>
              </w:rPr>
              <w:t xml:space="preserve">Data Latency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5DF6BC" w14:textId="77777777" w:rsidR="00CF585B" w:rsidRPr="00DD78F8" w:rsidRDefault="00CF585B" w:rsidP="00535342">
            <w:r w:rsidRPr="00DD78F8">
              <w:t>Data latency period is not applicable</w:t>
            </w:r>
          </w:p>
        </w:tc>
      </w:tr>
      <w:tr w:rsidR="00CF585B" w:rsidRPr="00DD78F8" w14:paraId="15DDD1ED"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45BF144" w14:textId="77777777" w:rsidR="00CF585B" w:rsidRPr="00DD78F8" w:rsidRDefault="00CF585B" w:rsidP="00535342">
            <w:r w:rsidRPr="00DD78F8">
              <w:rPr>
                <w:rFonts w:eastAsia="Arial"/>
                <w:color w:val="000000" w:themeColor="text1"/>
              </w:rPr>
              <w:t xml:space="preserve">Data Retention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437B4B" w14:textId="77777777" w:rsidR="00CF585B" w:rsidRPr="00DD78F8" w:rsidRDefault="00CF585B" w:rsidP="00535342">
            <w:r w:rsidRPr="00DD78F8">
              <w:t>Data Retention period is not applicable.</w:t>
            </w:r>
          </w:p>
        </w:tc>
      </w:tr>
      <w:tr w:rsidR="00CF585B" w:rsidRPr="00DD78F8" w14:paraId="49C533F5"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9CB374D" w14:textId="77777777" w:rsidR="00CF585B" w:rsidRPr="00DD78F8" w:rsidRDefault="00CF585B" w:rsidP="00535342">
            <w:r w:rsidRPr="00DD78F8">
              <w:rPr>
                <w:rFonts w:eastAsia="Arial"/>
                <w:color w:val="000000" w:themeColor="text1"/>
              </w:rPr>
              <w:t>Data Rate/ &lt;Daily&gt; Number of transaction</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158CBF" w14:textId="77777777" w:rsidR="00CF585B" w:rsidRPr="00DD78F8" w:rsidRDefault="00CF585B" w:rsidP="00535342">
            <w:r w:rsidRPr="00DD78F8">
              <w:t>Data rate is not applicable.</w:t>
            </w:r>
          </w:p>
        </w:tc>
      </w:tr>
      <w:tr w:rsidR="00CF585B" w:rsidRPr="00DD78F8" w14:paraId="30101BB5"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D671D2A" w14:textId="77777777" w:rsidR="00CF585B" w:rsidRPr="00DD78F8" w:rsidRDefault="00CF585B" w:rsidP="00535342">
            <w:r w:rsidRPr="00DD78F8">
              <w:rPr>
                <w:rFonts w:eastAsia="Arial"/>
                <w:color w:val="000000" w:themeColor="text1"/>
              </w:rPr>
              <w:t>External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D6A1F5" w14:textId="77777777" w:rsidR="00CF585B" w:rsidRPr="00DD78F8" w:rsidRDefault="00CF585B" w:rsidP="00535342">
            <w:r w:rsidRPr="00DD78F8">
              <w:t>External event is not required.</w:t>
            </w:r>
          </w:p>
        </w:tc>
      </w:tr>
      <w:tr w:rsidR="00CF585B" w:rsidRPr="00DD78F8" w14:paraId="3C7C367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503B136" w14:textId="77777777" w:rsidR="00CF585B" w:rsidRPr="00DD78F8" w:rsidRDefault="00CF585B" w:rsidP="00535342">
            <w:r w:rsidRPr="00DD78F8">
              <w:rPr>
                <w:rFonts w:eastAsia="Arial"/>
                <w:color w:val="000000" w:themeColor="text1"/>
              </w:rPr>
              <w:t>Temporal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B2693E" w14:textId="77777777" w:rsidR="00CF585B" w:rsidRPr="00DD78F8" w:rsidRDefault="00CF585B" w:rsidP="00535342">
            <w:r w:rsidRPr="00DD78F8">
              <w:t>Temporal event is not applicable.</w:t>
            </w:r>
          </w:p>
        </w:tc>
      </w:tr>
      <w:tr w:rsidR="00CF585B" w:rsidRPr="00DD78F8" w14:paraId="5AD7AC69"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442E70D" w14:textId="77777777" w:rsidR="00CF585B" w:rsidRPr="00DD78F8" w:rsidRDefault="00CF585B" w:rsidP="00535342">
            <w:r w:rsidRPr="00DD78F8">
              <w:rPr>
                <w:rFonts w:eastAsia="Arial"/>
                <w:color w:val="000000" w:themeColor="text1"/>
              </w:rPr>
              <w:t xml:space="preserve">Validation Rules/ </w:t>
            </w:r>
          </w:p>
          <w:p w14:paraId="15A69373" w14:textId="77777777" w:rsidR="00CF585B" w:rsidRPr="00DD78F8" w:rsidRDefault="00CF585B" w:rsidP="00535342">
            <w:r w:rsidRPr="00DD78F8">
              <w:rPr>
                <w:rFonts w:eastAsia="Arial"/>
                <w:color w:val="000000" w:themeColor="text1"/>
              </w:rPr>
              <w:t>Verification criteria</w:t>
            </w:r>
            <w:r w:rsidRPr="00DD78F8">
              <w:rPr>
                <w:rFonts w:eastAsia="Arial"/>
                <w:color w:val="000000" w:themeColor="text1"/>
                <w:vertAlign w:val="superscript"/>
              </w:rPr>
              <w:t>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735F52" w14:textId="77777777" w:rsidR="00CF585B" w:rsidRPr="00DD78F8" w:rsidRDefault="00CF585B" w:rsidP="00535342">
            <w:pPr>
              <w:pStyle w:val="NormalWeb"/>
              <w:spacing w:before="60" w:beforeAutospacing="0" w:after="60" w:afterAutospacing="0"/>
              <w:rPr>
                <w:color w:val="000000"/>
              </w:rPr>
            </w:pPr>
            <w:r w:rsidRPr="00DD78F8">
              <w:rPr>
                <w:color w:val="000000" w:themeColor="text1"/>
              </w:rPr>
              <w:t>Verify that the below functionality perform by HVDCDC</w:t>
            </w:r>
          </w:p>
          <w:p w14:paraId="0F1C9DA4" w14:textId="66BC17B4" w:rsidR="00CF585B" w:rsidRPr="00DD78F8" w:rsidRDefault="00CF585B" w:rsidP="00535342">
            <w:pPr>
              <w:pStyle w:val="NormalWeb"/>
              <w:spacing w:before="60" w:beforeAutospacing="0" w:after="60" w:afterAutospacing="0"/>
              <w:rPr>
                <w:color w:val="000000"/>
              </w:rPr>
            </w:pPr>
            <w:r w:rsidRPr="00DD78F8">
              <w:rPr>
                <w:color w:val="000000" w:themeColor="text1"/>
              </w:rPr>
              <w:t xml:space="preserve">1. The HVDCDC shall handle the </w:t>
            </w:r>
            <w:r w:rsidR="00DD78F8" w:rsidRPr="00DD78F8">
              <w:rPr>
                <w:color w:val="000000" w:themeColor="text1"/>
              </w:rPr>
              <w:t>VehState_PDU</w:t>
            </w:r>
            <w:r w:rsidRPr="00DD78F8">
              <w:rPr>
                <w:color w:val="000000" w:themeColor="text1"/>
              </w:rPr>
              <w:t xml:space="preserve"> messages.</w:t>
            </w:r>
          </w:p>
          <w:p w14:paraId="57D84FAE" w14:textId="16B8635C" w:rsidR="00CF585B" w:rsidRPr="00DD78F8" w:rsidRDefault="00CF585B" w:rsidP="00535342">
            <w:pPr>
              <w:pStyle w:val="NormalWeb"/>
              <w:spacing w:before="60" w:beforeAutospacing="0" w:after="60" w:afterAutospacing="0"/>
              <w:rPr>
                <w:color w:val="000000"/>
              </w:rPr>
            </w:pPr>
            <w:r w:rsidRPr="00DD78F8">
              <w:rPr>
                <w:color w:val="000000" w:themeColor="text1"/>
              </w:rPr>
              <w:t xml:space="preserve">2. The HVDCDC shall Store the </w:t>
            </w:r>
            <w:r w:rsidR="00DD78F8" w:rsidRPr="00DD78F8">
              <w:rPr>
                <w:color w:val="000000" w:themeColor="text1"/>
              </w:rPr>
              <w:t>VehState_PDU</w:t>
            </w:r>
            <w:r w:rsidRPr="00DD78F8">
              <w:rPr>
                <w:color w:val="000000" w:themeColor="text1"/>
              </w:rPr>
              <w:t xml:space="preserve"> messages into memory.</w:t>
            </w:r>
          </w:p>
          <w:p w14:paraId="20759B68" w14:textId="77777777" w:rsidR="00CF585B" w:rsidRPr="00DD78F8" w:rsidRDefault="00CF585B" w:rsidP="00535342">
            <w:pPr>
              <w:pStyle w:val="TableText"/>
              <w:snapToGrid w:val="0"/>
            </w:pPr>
          </w:p>
        </w:tc>
      </w:tr>
      <w:tr w:rsidR="00CF585B" w:rsidRPr="00DD78F8" w14:paraId="18ED0B70"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EFE2ADD" w14:textId="77777777" w:rsidR="00CF585B" w:rsidRPr="00DD78F8" w:rsidRDefault="00CF585B" w:rsidP="00535342">
            <w:r w:rsidRPr="00DD78F8">
              <w:rPr>
                <w:rFonts w:eastAsia="Arial"/>
                <w:color w:val="000000" w:themeColor="text1"/>
              </w:rPr>
              <w:t>Constraints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BF1749" w14:textId="77777777" w:rsidR="00CF585B" w:rsidRPr="00DD78F8" w:rsidRDefault="00CF585B" w:rsidP="00535342">
            <w:r w:rsidRPr="00DD78F8">
              <w:t>Constraints is not applicable.</w:t>
            </w:r>
          </w:p>
        </w:tc>
      </w:tr>
      <w:tr w:rsidR="00CF585B" w:rsidRPr="00DD78F8" w14:paraId="3DAE703E"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8DC78D7" w14:textId="77777777" w:rsidR="00CF585B" w:rsidRPr="00DD78F8" w:rsidRDefault="00CF585B" w:rsidP="00535342">
            <w:r w:rsidRPr="00DD78F8">
              <w:rPr>
                <w:rFonts w:eastAsia="Arial"/>
                <w:color w:val="000000" w:themeColor="text1"/>
              </w:rPr>
              <w:t>Effects on other systems/sub system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14AFF1" w14:textId="77777777" w:rsidR="00CF585B" w:rsidRPr="00DD78F8" w:rsidRDefault="00CF585B" w:rsidP="00535342">
            <w:r w:rsidRPr="00DD78F8">
              <w:t>No effects on other system</w:t>
            </w:r>
          </w:p>
        </w:tc>
      </w:tr>
      <w:tr w:rsidR="00CF585B" w:rsidRPr="00DD78F8" w14:paraId="3B403FF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814BD22" w14:textId="77777777" w:rsidR="00CF585B" w:rsidRPr="00DD78F8" w:rsidRDefault="00CF585B" w:rsidP="00535342">
            <w:r w:rsidRPr="00DD78F8">
              <w:rPr>
                <w:rFonts w:eastAsia="Arial"/>
                <w:color w:val="000000" w:themeColor="text1"/>
              </w:rPr>
              <w:t>Testability with respect to test environment</w:t>
            </w:r>
          </w:p>
          <w:p w14:paraId="7EA8AD8B" w14:textId="77777777" w:rsidR="00CF585B" w:rsidRPr="00DD78F8" w:rsidRDefault="00CF585B" w:rsidP="00535342">
            <w:r w:rsidRPr="00DD78F8">
              <w:rPr>
                <w:rFonts w:eastAsia="Arial"/>
                <w:color w:val="000000" w:themeColor="text1"/>
              </w:rPr>
              <w:t>(Yes/No)</w:t>
            </w:r>
          </w:p>
          <w:p w14:paraId="2816B8CA" w14:textId="77777777" w:rsidR="00CF585B" w:rsidRPr="00DD78F8" w:rsidRDefault="00CF585B" w:rsidP="00535342">
            <w:r w:rsidRPr="00DD78F8">
              <w:rPr>
                <w:rFonts w:eastAsia="Arial"/>
                <w:i/>
                <w:iCs/>
                <w:color w:val="000000" w:themeColor="text1"/>
              </w:rPr>
              <w:t xml:space="preserve">Note: Mention in which phase of testing, this </w:t>
            </w:r>
            <w:r w:rsidRPr="00DD78F8">
              <w:rPr>
                <w:rFonts w:eastAsia="Arial"/>
                <w:i/>
                <w:iCs/>
                <w:color w:val="000000" w:themeColor="text1"/>
              </w:rPr>
              <w:lastRenderedPageBreak/>
              <w:t>requirement will be tested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BBEAA3" w14:textId="77777777" w:rsidR="00CF585B" w:rsidRPr="00DD78F8" w:rsidRDefault="00CF585B" w:rsidP="00535342">
            <w:pPr>
              <w:pStyle w:val="TableText"/>
              <w:snapToGrid w:val="0"/>
            </w:pPr>
            <w:r w:rsidRPr="00DD78F8">
              <w:lastRenderedPageBreak/>
              <w:t>YES</w:t>
            </w:r>
          </w:p>
          <w:p w14:paraId="66252D1B" w14:textId="77777777" w:rsidR="00CF585B" w:rsidRPr="00DD78F8" w:rsidRDefault="00CF585B" w:rsidP="00535342"/>
        </w:tc>
      </w:tr>
      <w:tr w:rsidR="00CF585B" w:rsidRPr="00DD78F8" w14:paraId="23B3893D"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AE3F5A6" w14:textId="77777777" w:rsidR="00CF585B" w:rsidRPr="00DD78F8" w:rsidRDefault="00CF585B" w:rsidP="00535342">
            <w:r w:rsidRPr="00DD78F8">
              <w:rPr>
                <w:rFonts w:eastAsia="Arial"/>
                <w:color w:val="000000" w:themeColor="text1"/>
              </w:rPr>
              <w:t>Feasible within project constraints</w:t>
            </w:r>
          </w:p>
          <w:p w14:paraId="0653BD3F" w14:textId="77777777" w:rsidR="00CF585B" w:rsidRPr="00DD78F8" w:rsidRDefault="00CF585B" w:rsidP="00535342">
            <w:r w:rsidRPr="00DD78F8">
              <w:rPr>
                <w:rFonts w:eastAsia="Arial"/>
                <w:color w:val="000000" w:themeColor="text1"/>
              </w:rPr>
              <w:t>(Yes/No)</w:t>
            </w:r>
          </w:p>
          <w:p w14:paraId="558FC87E" w14:textId="77777777" w:rsidR="00CF585B" w:rsidRPr="00DD78F8" w:rsidRDefault="00CF585B" w:rsidP="00535342">
            <w:r w:rsidRPr="00DD78F8">
              <w:rPr>
                <w:rFonts w:eastAsia="Arial"/>
                <w:i/>
                <w:iCs/>
                <w:color w:val="000000" w:themeColor="text1"/>
              </w:rPr>
              <w:t>Note: Add the impact of requirement on operating environment defined in section 4.2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0B62DE" w14:textId="77777777" w:rsidR="00CF585B" w:rsidRPr="00DD78F8" w:rsidRDefault="00CF585B" w:rsidP="00535342">
            <w:pPr>
              <w:pStyle w:val="TableText"/>
              <w:snapToGrid w:val="0"/>
            </w:pPr>
            <w:r w:rsidRPr="00DD78F8">
              <w:t>YES</w:t>
            </w:r>
          </w:p>
          <w:p w14:paraId="37DC9100" w14:textId="77777777" w:rsidR="00CF585B" w:rsidRPr="00DD78F8" w:rsidRDefault="00CF585B" w:rsidP="00535342"/>
        </w:tc>
      </w:tr>
      <w:tr w:rsidR="00CF585B" w:rsidRPr="00DD78F8" w14:paraId="43A0D10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9A4B3A4" w14:textId="77777777" w:rsidR="00CF585B" w:rsidRPr="00DD78F8" w:rsidRDefault="00CF585B" w:rsidP="00535342">
            <w:r w:rsidRPr="00DD78F8">
              <w:rPr>
                <w:rFonts w:eastAsia="Arial"/>
                <w:color w:val="000000" w:themeColor="text1"/>
              </w:rPr>
              <w:t>Critical</w:t>
            </w:r>
          </w:p>
          <w:p w14:paraId="7E8C632E" w14:textId="77777777" w:rsidR="00CF585B" w:rsidRPr="00DD78F8" w:rsidRDefault="00CF585B" w:rsidP="00535342">
            <w:r w:rsidRPr="00DD78F8">
              <w:rPr>
                <w:rFonts w:eastAsia="Arial"/>
                <w:color w:val="000000" w:themeColor="text1"/>
              </w:rPr>
              <w:t>(Yes/No)</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C5DC49" w14:textId="77777777" w:rsidR="00CF585B" w:rsidRPr="00DD78F8" w:rsidRDefault="00CF585B" w:rsidP="00535342">
            <w:r w:rsidRPr="00DD78F8">
              <w:t>YES</w:t>
            </w:r>
          </w:p>
        </w:tc>
      </w:tr>
      <w:tr w:rsidR="00CF585B" w:rsidRPr="00DD78F8" w14:paraId="59029D79"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B800B22" w14:textId="77777777" w:rsidR="00CF585B" w:rsidRPr="00DD78F8" w:rsidRDefault="00CF585B" w:rsidP="00535342">
            <w:pPr>
              <w:rPr>
                <w:rFonts w:eastAsia="Arial"/>
                <w:color w:val="000000" w:themeColor="text1"/>
              </w:rPr>
            </w:pPr>
            <w:r w:rsidRPr="00DD78F8">
              <w:t>Acceptance Criteria</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37C80E" w14:textId="77777777" w:rsidR="00CF585B" w:rsidRPr="00DD78F8" w:rsidRDefault="00CF585B" w:rsidP="00535342">
            <w:r w:rsidRPr="00DD78F8">
              <w:t>Acceptance Criteria for this requirement should be as per SECTION-6 ACCEPTANCE CRITERIA</w:t>
            </w:r>
          </w:p>
        </w:tc>
      </w:tr>
    </w:tbl>
    <w:p w14:paraId="5460035F" w14:textId="77777777" w:rsidR="00CF585B" w:rsidRPr="00123177" w:rsidRDefault="00CF585B" w:rsidP="00CF585B">
      <w:pPr>
        <w:pStyle w:val="BodyText"/>
        <w:rPr>
          <w:b/>
          <w:bCs/>
        </w:rPr>
      </w:pPr>
    </w:p>
    <w:p w14:paraId="088DA7F0" w14:textId="3446C4B9" w:rsidR="00CF585B" w:rsidRPr="00123177" w:rsidRDefault="00CF585B" w:rsidP="00CF585B">
      <w:pPr>
        <w:pStyle w:val="Heading4"/>
      </w:pPr>
      <w:r>
        <w:rPr>
          <w:rFonts w:eastAsia="Arial"/>
          <w:color w:val="000000" w:themeColor="text1"/>
          <w:szCs w:val="20"/>
        </w:rPr>
        <w:t>R</w:t>
      </w:r>
      <w:r w:rsidRPr="00CF585B">
        <w:rPr>
          <w:rFonts w:eastAsia="Arial"/>
          <w:color w:val="000000" w:themeColor="text1"/>
          <w:szCs w:val="20"/>
        </w:rPr>
        <w:t>eceive the nEngine in ECM_4_PDU from ZC1</w:t>
      </w:r>
      <w:r w:rsidRPr="00123177">
        <w:t>.</w:t>
      </w:r>
    </w:p>
    <w:p w14:paraId="3D705284" w14:textId="77777777" w:rsidR="00CF585B" w:rsidRPr="00123177" w:rsidRDefault="00CF585B" w:rsidP="00CF585B">
      <w:pPr>
        <w:pStyle w:val="BodyText"/>
        <w:rPr>
          <w:b/>
          <w:bCs/>
        </w:rPr>
      </w:pPr>
    </w:p>
    <w:tbl>
      <w:tblPr>
        <w:tblW w:w="9519" w:type="dxa"/>
        <w:tblInd w:w="103" w:type="dxa"/>
        <w:tblLayout w:type="fixed"/>
        <w:tblLook w:val="06A0" w:firstRow="1" w:lastRow="0" w:firstColumn="1" w:lastColumn="0" w:noHBand="1" w:noVBand="1"/>
      </w:tblPr>
      <w:tblGrid>
        <w:gridCol w:w="1670"/>
        <w:gridCol w:w="7849"/>
      </w:tblGrid>
      <w:tr w:rsidR="00CF585B" w:rsidRPr="00420CCE" w14:paraId="54E48F67"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91A71DD" w14:textId="77777777" w:rsidR="00CF585B" w:rsidRPr="00420CCE" w:rsidRDefault="00CF585B" w:rsidP="00535342">
            <w:r w:rsidRPr="00420CCE">
              <w:rPr>
                <w:rFonts w:eastAsia="Arial"/>
                <w:b/>
                <w:bCs/>
                <w:color w:val="000000" w:themeColor="text1"/>
              </w:rPr>
              <w:t>Term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68EF1F2" w14:textId="77777777" w:rsidR="00CF585B" w:rsidRPr="00420CCE" w:rsidRDefault="00CF585B" w:rsidP="00535342">
            <w:r w:rsidRPr="00420CCE">
              <w:rPr>
                <w:rFonts w:eastAsia="Arial"/>
                <w:b/>
                <w:bCs/>
                <w:color w:val="000000" w:themeColor="text1"/>
              </w:rPr>
              <w:t>Description</w:t>
            </w:r>
          </w:p>
        </w:tc>
      </w:tr>
      <w:tr w:rsidR="00CF585B" w:rsidRPr="00420CCE" w14:paraId="394FFF5C"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5F5E4EFD" w14:textId="77777777" w:rsidR="00CF585B" w:rsidRPr="00420CCE" w:rsidRDefault="00CF585B" w:rsidP="00535342">
            <w:r w:rsidRPr="00420CCE">
              <w:rPr>
                <w:rFonts w:eastAsia="Arial"/>
                <w:color w:val="000000" w:themeColor="text1"/>
              </w:rPr>
              <w:t>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092151" w14:textId="7BEFC16D" w:rsidR="00CF585B" w:rsidRPr="00420CCE" w:rsidRDefault="00CF585B" w:rsidP="00535342">
            <w:r w:rsidRPr="00420CCE">
              <w:rPr>
                <w:rFonts w:eastAsia="Arial"/>
                <w:color w:val="000000" w:themeColor="text1"/>
              </w:rPr>
              <w:t>SWRS_COMM_</w:t>
            </w:r>
            <w:r w:rsidR="000B0AEB" w:rsidRPr="00420CCE">
              <w:rPr>
                <w:rFonts w:eastAsia="Arial"/>
                <w:color w:val="000000" w:themeColor="text1"/>
              </w:rPr>
              <w:t>38</w:t>
            </w:r>
          </w:p>
        </w:tc>
      </w:tr>
      <w:tr w:rsidR="00CF585B" w:rsidRPr="00420CCE" w14:paraId="46938CB7"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4D044B95" w14:textId="77777777" w:rsidR="00CF585B" w:rsidRPr="00420CCE" w:rsidRDefault="00CF585B" w:rsidP="00535342">
            <w:pPr>
              <w:pStyle w:val="TableText"/>
            </w:pPr>
            <w:r w:rsidRPr="00420CCE">
              <w:t>Customer 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D460D5" w14:textId="05BC5F35" w:rsidR="00CF585B" w:rsidRPr="00420CCE" w:rsidRDefault="00CF585B" w:rsidP="00535342">
            <w:pPr>
              <w:rPr>
                <w:rFonts w:eastAsia="Arial"/>
                <w:color w:val="000000" w:themeColor="text1"/>
              </w:rPr>
            </w:pPr>
            <w:r w:rsidRPr="00420CCE">
              <w:rPr>
                <w:rFonts w:eastAsia="Arial"/>
                <w:color w:val="000000" w:themeColor="text1"/>
              </w:rPr>
              <w:t>SDS-HVDCDC-431</w:t>
            </w:r>
          </w:p>
        </w:tc>
      </w:tr>
      <w:tr w:rsidR="00CF585B" w:rsidRPr="00420CCE" w14:paraId="26D0C364"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258A314F" w14:textId="77777777" w:rsidR="00CF585B" w:rsidRPr="00420CCE" w:rsidRDefault="00CF585B" w:rsidP="00535342">
            <w:pPr>
              <w:pStyle w:val="TableText"/>
            </w:pPr>
            <w:r w:rsidRPr="00420CCE">
              <w:t>Milestone</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925B99" w14:textId="77777777" w:rsidR="00CF585B" w:rsidRPr="00420CCE" w:rsidRDefault="00CF585B" w:rsidP="00535342">
            <w:pPr>
              <w:pStyle w:val="TableText"/>
            </w:pPr>
            <w:r w:rsidRPr="00420CCE">
              <w:t>PreC-Sample/ PF3.0 Phase 2</w:t>
            </w:r>
          </w:p>
        </w:tc>
      </w:tr>
      <w:tr w:rsidR="00CF585B" w:rsidRPr="00420CCE" w14:paraId="45123835"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31E49FC2" w14:textId="77777777" w:rsidR="00CF585B" w:rsidRPr="00420CCE" w:rsidRDefault="00CF585B" w:rsidP="00535342">
            <w:r w:rsidRPr="00420CCE">
              <w:rPr>
                <w:rFonts w:eastAsia="Arial"/>
                <w:color w:val="000000" w:themeColor="text1"/>
              </w:rPr>
              <w:t>Purpose</w:t>
            </w:r>
            <w:r w:rsidRPr="00420CCE">
              <w:rPr>
                <w:rFonts w:eastAsia="Arial"/>
                <w:color w:val="000000" w:themeColor="text1"/>
                <w:vertAlign w:val="superscript"/>
              </w:rPr>
              <w:t>1</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D19372" w14:textId="57E745C7" w:rsidR="00CF585B" w:rsidRPr="00420CCE" w:rsidRDefault="00CF585B" w:rsidP="00535342">
            <w:r w:rsidRPr="00420CCE">
              <w:rPr>
                <w:rFonts w:eastAsia="Arial"/>
                <w:color w:val="000000" w:themeColor="text1"/>
              </w:rPr>
              <w:t>The HVDCDC shall receive the nEngine in ECM_4_PDU from ZC1.</w:t>
            </w:r>
          </w:p>
        </w:tc>
      </w:tr>
      <w:tr w:rsidR="00CF585B" w:rsidRPr="00420CCE" w14:paraId="7BF5118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7032125" w14:textId="77777777" w:rsidR="00CF585B" w:rsidRPr="00420CCE" w:rsidRDefault="00CF585B" w:rsidP="00535342">
            <w:r w:rsidRPr="00420CCE">
              <w:rPr>
                <w:rFonts w:eastAsia="Arial"/>
                <w:color w:val="000000" w:themeColor="text1"/>
              </w:rPr>
              <w:t xml:space="preserve">Derived Requirement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1B64C0" w14:textId="77777777" w:rsidR="00CF585B" w:rsidRPr="00420CCE" w:rsidRDefault="00CF585B" w:rsidP="00535342">
            <w:pPr>
              <w:rPr>
                <w:rFonts w:eastAsia="Arial"/>
                <w:color w:val="000000" w:themeColor="text1"/>
              </w:rPr>
            </w:pPr>
            <w:r w:rsidRPr="00420CCE">
              <w:rPr>
                <w:rFonts w:eastAsia="Arial"/>
                <w:color w:val="000000" w:themeColor="text1"/>
              </w:rPr>
              <w:t>No Such derived requirement is applicable.</w:t>
            </w:r>
          </w:p>
        </w:tc>
      </w:tr>
      <w:tr w:rsidR="00CF585B" w:rsidRPr="00420CCE" w14:paraId="0F3F906C"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3AF85E0" w14:textId="77777777" w:rsidR="00CF585B" w:rsidRPr="00420CCE" w:rsidRDefault="00CF585B" w:rsidP="00535342">
            <w:r w:rsidRPr="00420CCE">
              <w:rPr>
                <w:rFonts w:eastAsia="Arial"/>
                <w:color w:val="000000" w:themeColor="text1"/>
              </w:rPr>
              <w:t>Access Restrictions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AF9DA4" w14:textId="77777777" w:rsidR="00CF585B" w:rsidRPr="00420CCE" w:rsidRDefault="00CF585B" w:rsidP="00535342">
            <w:r w:rsidRPr="00420CCE">
              <w:rPr>
                <w:rFonts w:eastAsia="Arial"/>
                <w:color w:val="000000" w:themeColor="text1"/>
              </w:rPr>
              <w:t>No Specific access restrictions is applicable.</w:t>
            </w:r>
          </w:p>
        </w:tc>
      </w:tr>
      <w:tr w:rsidR="00CF585B" w:rsidRPr="00420CCE" w14:paraId="29459681"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4942BD2" w14:textId="77777777" w:rsidR="00CF585B" w:rsidRPr="00420CCE" w:rsidRDefault="00CF585B" w:rsidP="00535342">
            <w:r w:rsidRPr="00420CCE">
              <w:rPr>
                <w:rFonts w:eastAsia="Arial"/>
                <w:color w:val="000000" w:themeColor="text1"/>
              </w:rPr>
              <w:t>Input(s)</w:t>
            </w:r>
            <w:r w:rsidRPr="00420CCE">
              <w:rPr>
                <w:rFonts w:eastAsia="Arial"/>
                <w:b/>
                <w:bCs/>
                <w:color w:val="000000" w:themeColor="text1"/>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61CDB1" w14:textId="77777777" w:rsidR="00CF585B" w:rsidRPr="00420CCE" w:rsidRDefault="00CF585B" w:rsidP="00535342">
            <w:pPr>
              <w:pStyle w:val="NormalWeb"/>
              <w:spacing w:before="60" w:beforeAutospacing="0" w:after="60" w:afterAutospacing="0"/>
              <w:rPr>
                <w:color w:val="000000"/>
              </w:rPr>
            </w:pPr>
            <w:r w:rsidRPr="00420CCE">
              <w:rPr>
                <w:color w:val="000000"/>
              </w:rPr>
              <w:t>1. The CAN communication is established</w:t>
            </w:r>
          </w:p>
          <w:p w14:paraId="2A1CADD5" w14:textId="0921BBFB" w:rsidR="00CF585B" w:rsidRPr="00420CCE" w:rsidRDefault="00CF585B" w:rsidP="00535342">
            <w:pPr>
              <w:pStyle w:val="NormalWeb"/>
              <w:spacing w:before="60" w:beforeAutospacing="0" w:after="60" w:afterAutospacing="0"/>
              <w:rPr>
                <w:color w:val="000000"/>
              </w:rPr>
            </w:pPr>
            <w:r w:rsidRPr="00420CCE">
              <w:rPr>
                <w:color w:val="000000" w:themeColor="text1"/>
              </w:rPr>
              <w:t xml:space="preserve">2. Information/messages related to </w:t>
            </w:r>
            <w:r w:rsidR="00420CCE" w:rsidRPr="00420CCE">
              <w:rPr>
                <w:rFonts w:eastAsia="Arial"/>
                <w:color w:val="000000" w:themeColor="text1"/>
              </w:rPr>
              <w:t>ECM_4_PDU</w:t>
            </w:r>
            <w:r w:rsidRPr="00420CCE">
              <w:rPr>
                <w:color w:val="000000" w:themeColor="text1"/>
              </w:rPr>
              <w:t xml:space="preserve"> shall be received from ZC1 over CAN</w:t>
            </w:r>
          </w:p>
        </w:tc>
      </w:tr>
      <w:tr w:rsidR="00CF585B" w:rsidRPr="00420CCE" w14:paraId="30787745"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DAB8955" w14:textId="77777777" w:rsidR="00CF585B" w:rsidRPr="00420CCE" w:rsidRDefault="00CF585B" w:rsidP="00535342">
            <w:r w:rsidRPr="00420CCE">
              <w:rPr>
                <w:rFonts w:eastAsia="Arial"/>
                <w:color w:val="000000" w:themeColor="text1"/>
              </w:rPr>
              <w:t>Output(s)</w:t>
            </w:r>
            <w:r w:rsidRPr="00420CCE">
              <w:rPr>
                <w:rFonts w:eastAsia="Arial"/>
                <w:b/>
                <w:bCs/>
                <w:color w:val="000000" w:themeColor="text1"/>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C0841A" w14:textId="0E506B9E" w:rsidR="00CF585B" w:rsidRPr="00420CCE" w:rsidRDefault="00CF585B" w:rsidP="00535342">
            <w:pPr>
              <w:pStyle w:val="NormalWeb"/>
              <w:spacing w:before="60" w:beforeAutospacing="0" w:after="60" w:afterAutospacing="0"/>
              <w:rPr>
                <w:color w:val="000000"/>
              </w:rPr>
            </w:pPr>
            <w:r w:rsidRPr="00420CCE">
              <w:rPr>
                <w:color w:val="000000" w:themeColor="text1"/>
              </w:rPr>
              <w:t xml:space="preserve">1. The HVDCDC shall handle </w:t>
            </w:r>
            <w:r w:rsidR="00420CCE" w:rsidRPr="00420CCE">
              <w:rPr>
                <w:rFonts w:eastAsia="Arial"/>
                <w:color w:val="000000" w:themeColor="text1"/>
              </w:rPr>
              <w:t>ECM_4_PDU</w:t>
            </w:r>
            <w:r w:rsidRPr="00420CCE">
              <w:rPr>
                <w:color w:val="000000" w:themeColor="text1"/>
              </w:rPr>
              <w:t xml:space="preserve"> messages from the ZC1.</w:t>
            </w:r>
          </w:p>
          <w:p w14:paraId="3C98CDF6" w14:textId="50D92E40" w:rsidR="00CF585B" w:rsidRPr="00420CCE" w:rsidRDefault="00CF585B" w:rsidP="00535342">
            <w:pPr>
              <w:pStyle w:val="NormalWeb"/>
              <w:spacing w:before="60" w:beforeAutospacing="0" w:after="60" w:afterAutospacing="0"/>
              <w:rPr>
                <w:color w:val="000000"/>
              </w:rPr>
            </w:pPr>
            <w:r w:rsidRPr="00420CCE">
              <w:rPr>
                <w:color w:val="000000" w:themeColor="text1"/>
              </w:rPr>
              <w:t xml:space="preserve">2. The HVDCDC shall Store </w:t>
            </w:r>
            <w:r w:rsidR="00420CCE" w:rsidRPr="00420CCE">
              <w:rPr>
                <w:rFonts w:eastAsia="Arial"/>
                <w:color w:val="000000" w:themeColor="text1"/>
              </w:rPr>
              <w:t>ECM_4_PDU</w:t>
            </w:r>
            <w:r w:rsidRPr="00420CCE">
              <w:rPr>
                <w:color w:val="000000" w:themeColor="text1"/>
              </w:rPr>
              <w:t xml:space="preserve"> messages from the ZC1.</w:t>
            </w:r>
          </w:p>
          <w:p w14:paraId="4D221B27" w14:textId="77777777" w:rsidR="00CF585B" w:rsidRPr="00420CCE" w:rsidRDefault="00CF585B" w:rsidP="00535342">
            <w:pPr>
              <w:pStyle w:val="TableText"/>
              <w:snapToGrid w:val="0"/>
            </w:pPr>
            <w:r w:rsidRPr="00420CCE">
              <w:t> </w:t>
            </w:r>
          </w:p>
        </w:tc>
      </w:tr>
      <w:tr w:rsidR="00CF585B" w:rsidRPr="00420CCE" w14:paraId="2D36964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8844C37" w14:textId="77777777" w:rsidR="00CF585B" w:rsidRPr="00420CCE" w:rsidRDefault="00CF585B" w:rsidP="00535342">
            <w:r w:rsidRPr="00420CCE">
              <w:rPr>
                <w:rFonts w:eastAsia="Arial"/>
                <w:color w:val="000000" w:themeColor="text1"/>
              </w:rPr>
              <w:t>Process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6C8BA9" w14:textId="6BC02048" w:rsidR="00CF585B" w:rsidRPr="00420CCE" w:rsidRDefault="00CF585B" w:rsidP="00535342">
            <w:r w:rsidRPr="00420CCE">
              <w:t xml:space="preserve">1. Verify that the </w:t>
            </w:r>
            <w:r w:rsidR="00420CCE" w:rsidRPr="00420CCE">
              <w:rPr>
                <w:rFonts w:eastAsia="Arial"/>
                <w:color w:val="000000" w:themeColor="text1"/>
              </w:rPr>
              <w:t>ECM_4_PDU</w:t>
            </w:r>
            <w:r w:rsidRPr="00420CCE">
              <w:rPr>
                <w:rFonts w:eastAsia="Arial"/>
                <w:color w:val="000000" w:themeColor="text1"/>
              </w:rPr>
              <w:t xml:space="preserve"> messages from the ZC1</w:t>
            </w:r>
            <w:r w:rsidRPr="00420CCE">
              <w:t>shall be received, handled and store by HVDCDC convertor</w:t>
            </w:r>
          </w:p>
        </w:tc>
      </w:tr>
      <w:tr w:rsidR="00CF585B" w:rsidRPr="00420CCE" w14:paraId="6DE9AD5C"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230115D" w14:textId="77777777" w:rsidR="00CF585B" w:rsidRPr="00420CCE" w:rsidRDefault="00CF585B" w:rsidP="00535342">
            <w:r w:rsidRPr="00420CCE">
              <w:rPr>
                <w:rFonts w:eastAsia="Arial"/>
                <w:color w:val="000000" w:themeColor="text1"/>
              </w:rPr>
              <w:t>Mandatory Fields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16E205" w14:textId="77777777" w:rsidR="00CF585B" w:rsidRPr="00420CCE" w:rsidRDefault="00CF585B" w:rsidP="00535342">
            <w:r w:rsidRPr="00420CCE">
              <w:t>No such mandatory fields is applicable.</w:t>
            </w:r>
          </w:p>
        </w:tc>
      </w:tr>
      <w:tr w:rsidR="00CF585B" w:rsidRPr="00420CCE" w14:paraId="1C2EBBA4"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8AC9091" w14:textId="77777777" w:rsidR="00CF585B" w:rsidRPr="00420CCE" w:rsidRDefault="00CF585B" w:rsidP="00535342">
            <w:r w:rsidRPr="00420CCE">
              <w:rPr>
                <w:rFonts w:eastAsia="Arial"/>
                <w:color w:val="000000" w:themeColor="text1"/>
              </w:rPr>
              <w:t>Pre-Loaded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32E51D" w14:textId="77777777" w:rsidR="00CF585B" w:rsidRPr="00420CCE" w:rsidRDefault="00CF585B" w:rsidP="00535342">
            <w:pPr>
              <w:pStyle w:val="NormalWeb"/>
              <w:spacing w:before="0" w:beforeAutospacing="0" w:after="0" w:afterAutospacing="0"/>
              <w:rPr>
                <w:color w:val="000000"/>
              </w:rPr>
            </w:pPr>
            <w:r w:rsidRPr="00420CCE">
              <w:rPr>
                <w:color w:val="000000"/>
              </w:rPr>
              <w:t>1. The HVDCDC should be in IGN ON State</w:t>
            </w:r>
          </w:p>
          <w:p w14:paraId="6E8C6C96" w14:textId="77777777" w:rsidR="00CF585B" w:rsidRPr="00420CCE" w:rsidRDefault="00CF585B" w:rsidP="00535342">
            <w:r w:rsidRPr="00420CCE">
              <w:t>2. HVDCDCStatus = 0, HVDCDCStatusDebug = 0, NHVDCDCFault = 0,</w:t>
            </w:r>
          </w:p>
        </w:tc>
      </w:tr>
      <w:tr w:rsidR="00CF585B" w:rsidRPr="00420CCE" w14:paraId="167AF45A"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7E153E0" w14:textId="77777777" w:rsidR="00CF585B" w:rsidRPr="00420CCE" w:rsidRDefault="00CF585B" w:rsidP="00535342">
            <w:r w:rsidRPr="00420CCE">
              <w:rPr>
                <w:rFonts w:eastAsia="Arial"/>
                <w:color w:val="000000" w:themeColor="text1"/>
              </w:rPr>
              <w:t>Default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5B954A" w14:textId="77777777" w:rsidR="00CF585B" w:rsidRPr="00420CCE" w:rsidRDefault="00CF585B" w:rsidP="00535342">
            <w:r w:rsidRPr="00420CCE">
              <w:t>Default values shall be applicable with respect to Pre-Loaded Values</w:t>
            </w:r>
          </w:p>
        </w:tc>
      </w:tr>
      <w:tr w:rsidR="00CF585B" w:rsidRPr="00420CCE" w14:paraId="270D4CB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5FCEA94" w14:textId="77777777" w:rsidR="00CF585B" w:rsidRPr="00420CCE" w:rsidRDefault="00CF585B" w:rsidP="00535342">
            <w:r w:rsidRPr="00420CCE">
              <w:rPr>
                <w:rFonts w:eastAsia="Arial"/>
                <w:color w:val="000000" w:themeColor="text1"/>
              </w:rPr>
              <w:lastRenderedPageBreak/>
              <w:t>Valid range of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BFE6FD" w14:textId="77777777" w:rsidR="00CF585B" w:rsidRPr="00420CCE" w:rsidRDefault="00CF585B" w:rsidP="00535342">
            <w:r w:rsidRPr="00420CCE">
              <w:t>Valid range value is not required.</w:t>
            </w:r>
          </w:p>
        </w:tc>
      </w:tr>
      <w:tr w:rsidR="00CF585B" w:rsidRPr="00420CCE" w14:paraId="0594D6C5"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4456D16" w14:textId="77777777" w:rsidR="00CF585B" w:rsidRPr="00420CCE" w:rsidRDefault="00CF585B" w:rsidP="00535342">
            <w:r w:rsidRPr="00420CCE">
              <w:rPr>
                <w:rFonts w:eastAsia="Arial"/>
                <w:color w:val="000000" w:themeColor="text1"/>
              </w:rPr>
              <w:t xml:space="preserve">Data Latency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76C5F3" w14:textId="77777777" w:rsidR="00CF585B" w:rsidRPr="00420CCE" w:rsidRDefault="00CF585B" w:rsidP="00535342">
            <w:r w:rsidRPr="00420CCE">
              <w:t>Data latency period is not applicable</w:t>
            </w:r>
          </w:p>
        </w:tc>
      </w:tr>
      <w:tr w:rsidR="00CF585B" w:rsidRPr="00420CCE" w14:paraId="10DDB9A6"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9FFEEBA" w14:textId="77777777" w:rsidR="00CF585B" w:rsidRPr="00420CCE" w:rsidRDefault="00CF585B" w:rsidP="00535342">
            <w:r w:rsidRPr="00420CCE">
              <w:rPr>
                <w:rFonts w:eastAsia="Arial"/>
                <w:color w:val="000000" w:themeColor="text1"/>
              </w:rPr>
              <w:t xml:space="preserve">Data Retention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762106" w14:textId="77777777" w:rsidR="00CF585B" w:rsidRPr="00420CCE" w:rsidRDefault="00CF585B" w:rsidP="00535342">
            <w:r w:rsidRPr="00420CCE">
              <w:t>Data Retention period is not applicable.</w:t>
            </w:r>
          </w:p>
        </w:tc>
      </w:tr>
      <w:tr w:rsidR="00CF585B" w:rsidRPr="00420CCE" w14:paraId="58E2BB92"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527E04F" w14:textId="77777777" w:rsidR="00CF585B" w:rsidRPr="00420CCE" w:rsidRDefault="00CF585B" w:rsidP="00535342">
            <w:r w:rsidRPr="00420CCE">
              <w:rPr>
                <w:rFonts w:eastAsia="Arial"/>
                <w:color w:val="000000" w:themeColor="text1"/>
              </w:rPr>
              <w:t>Data Rate/ &lt;Daily&gt; Number of transaction</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D509B9" w14:textId="77777777" w:rsidR="00CF585B" w:rsidRPr="00420CCE" w:rsidRDefault="00CF585B" w:rsidP="00535342">
            <w:r w:rsidRPr="00420CCE">
              <w:t>Data rate is not applicable.</w:t>
            </w:r>
          </w:p>
        </w:tc>
      </w:tr>
      <w:tr w:rsidR="00CF585B" w:rsidRPr="00420CCE" w14:paraId="0801C6C9"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D42C72E" w14:textId="77777777" w:rsidR="00CF585B" w:rsidRPr="00420CCE" w:rsidRDefault="00CF585B" w:rsidP="00535342">
            <w:r w:rsidRPr="00420CCE">
              <w:rPr>
                <w:rFonts w:eastAsia="Arial"/>
                <w:color w:val="000000" w:themeColor="text1"/>
              </w:rPr>
              <w:t>External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DFDBD8" w14:textId="77777777" w:rsidR="00CF585B" w:rsidRPr="00420CCE" w:rsidRDefault="00CF585B" w:rsidP="00535342">
            <w:r w:rsidRPr="00420CCE">
              <w:t>External event is not required.</w:t>
            </w:r>
          </w:p>
        </w:tc>
      </w:tr>
      <w:tr w:rsidR="00CF585B" w:rsidRPr="00420CCE" w14:paraId="44F2A6B9"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733D447" w14:textId="77777777" w:rsidR="00CF585B" w:rsidRPr="00420CCE" w:rsidRDefault="00CF585B" w:rsidP="00535342">
            <w:r w:rsidRPr="00420CCE">
              <w:rPr>
                <w:rFonts w:eastAsia="Arial"/>
                <w:color w:val="000000" w:themeColor="text1"/>
              </w:rPr>
              <w:t>Temporal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6377AB" w14:textId="77777777" w:rsidR="00CF585B" w:rsidRPr="00420CCE" w:rsidRDefault="00CF585B" w:rsidP="00535342">
            <w:r w:rsidRPr="00420CCE">
              <w:t>Temporal event is not applicable.</w:t>
            </w:r>
          </w:p>
        </w:tc>
      </w:tr>
      <w:tr w:rsidR="00CF585B" w:rsidRPr="00420CCE" w14:paraId="130E983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BF2EB9D" w14:textId="77777777" w:rsidR="00CF585B" w:rsidRPr="00420CCE" w:rsidRDefault="00CF585B" w:rsidP="00535342">
            <w:r w:rsidRPr="00420CCE">
              <w:rPr>
                <w:rFonts w:eastAsia="Arial"/>
                <w:color w:val="000000" w:themeColor="text1"/>
              </w:rPr>
              <w:t xml:space="preserve">Validation Rules/ </w:t>
            </w:r>
          </w:p>
          <w:p w14:paraId="2145A8CC" w14:textId="77777777" w:rsidR="00CF585B" w:rsidRPr="00420CCE" w:rsidRDefault="00CF585B" w:rsidP="00535342">
            <w:r w:rsidRPr="00420CCE">
              <w:rPr>
                <w:rFonts w:eastAsia="Arial"/>
                <w:color w:val="000000" w:themeColor="text1"/>
              </w:rPr>
              <w:t>Verification criteria</w:t>
            </w:r>
            <w:r w:rsidRPr="00420CCE">
              <w:rPr>
                <w:rFonts w:eastAsia="Arial"/>
                <w:color w:val="000000" w:themeColor="text1"/>
                <w:vertAlign w:val="superscript"/>
              </w:rPr>
              <w:t>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696DE2" w14:textId="77777777" w:rsidR="00CF585B" w:rsidRPr="00420CCE" w:rsidRDefault="00CF585B" w:rsidP="00535342">
            <w:pPr>
              <w:pStyle w:val="NormalWeb"/>
              <w:spacing w:before="60" w:beforeAutospacing="0" w:after="60" w:afterAutospacing="0"/>
              <w:rPr>
                <w:color w:val="000000"/>
              </w:rPr>
            </w:pPr>
            <w:r w:rsidRPr="00420CCE">
              <w:rPr>
                <w:color w:val="000000" w:themeColor="text1"/>
              </w:rPr>
              <w:t>Verify that the below functionality perform by HVDCDC</w:t>
            </w:r>
          </w:p>
          <w:p w14:paraId="4FA92D6D" w14:textId="4AB8AE3D" w:rsidR="00CF585B" w:rsidRPr="00420CCE" w:rsidRDefault="00CF585B" w:rsidP="00535342">
            <w:pPr>
              <w:pStyle w:val="NormalWeb"/>
              <w:spacing w:before="60" w:beforeAutospacing="0" w:after="60" w:afterAutospacing="0"/>
              <w:rPr>
                <w:color w:val="000000"/>
              </w:rPr>
            </w:pPr>
            <w:r w:rsidRPr="00420CCE">
              <w:rPr>
                <w:color w:val="000000" w:themeColor="text1"/>
              </w:rPr>
              <w:t xml:space="preserve">1. The HVDCDC shall handle the </w:t>
            </w:r>
            <w:r w:rsidR="00420CCE" w:rsidRPr="00420CCE">
              <w:rPr>
                <w:rFonts w:eastAsia="Arial"/>
                <w:color w:val="000000" w:themeColor="text1"/>
              </w:rPr>
              <w:t>ECM_4_PDU</w:t>
            </w:r>
            <w:r w:rsidRPr="00420CCE">
              <w:rPr>
                <w:color w:val="000000" w:themeColor="text1"/>
              </w:rPr>
              <w:t xml:space="preserve"> messages.</w:t>
            </w:r>
          </w:p>
          <w:p w14:paraId="28407C86" w14:textId="0D373E87" w:rsidR="00CF585B" w:rsidRPr="00420CCE" w:rsidRDefault="00CF585B" w:rsidP="00535342">
            <w:pPr>
              <w:pStyle w:val="NormalWeb"/>
              <w:spacing w:before="60" w:beforeAutospacing="0" w:after="60" w:afterAutospacing="0"/>
              <w:rPr>
                <w:color w:val="000000"/>
              </w:rPr>
            </w:pPr>
            <w:r w:rsidRPr="00420CCE">
              <w:rPr>
                <w:color w:val="000000" w:themeColor="text1"/>
              </w:rPr>
              <w:t xml:space="preserve">2. The HVDCDC shall Store the </w:t>
            </w:r>
            <w:r w:rsidR="00420CCE" w:rsidRPr="00420CCE">
              <w:rPr>
                <w:rFonts w:eastAsia="Arial"/>
                <w:color w:val="000000" w:themeColor="text1"/>
              </w:rPr>
              <w:t>ECM_4_PDU</w:t>
            </w:r>
            <w:r w:rsidRPr="00420CCE">
              <w:rPr>
                <w:color w:val="000000" w:themeColor="text1"/>
              </w:rPr>
              <w:t xml:space="preserve"> messages into memory.</w:t>
            </w:r>
          </w:p>
          <w:p w14:paraId="4CF5F6EC" w14:textId="77777777" w:rsidR="00CF585B" w:rsidRPr="00420CCE" w:rsidRDefault="00CF585B" w:rsidP="00535342">
            <w:pPr>
              <w:pStyle w:val="TableText"/>
              <w:snapToGrid w:val="0"/>
            </w:pPr>
          </w:p>
        </w:tc>
      </w:tr>
      <w:tr w:rsidR="00CF585B" w:rsidRPr="00420CCE" w14:paraId="39E8F692"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1F1958D" w14:textId="77777777" w:rsidR="00CF585B" w:rsidRPr="00420CCE" w:rsidRDefault="00CF585B" w:rsidP="00535342">
            <w:r w:rsidRPr="00420CCE">
              <w:rPr>
                <w:rFonts w:eastAsia="Arial"/>
                <w:color w:val="000000" w:themeColor="text1"/>
              </w:rPr>
              <w:t>Constraints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02FE78" w14:textId="77777777" w:rsidR="00CF585B" w:rsidRPr="00420CCE" w:rsidRDefault="00CF585B" w:rsidP="00535342">
            <w:r w:rsidRPr="00420CCE">
              <w:t>Constraints is not applicable.</w:t>
            </w:r>
          </w:p>
        </w:tc>
      </w:tr>
      <w:tr w:rsidR="00CF585B" w:rsidRPr="00420CCE" w14:paraId="0EFC590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94802A0" w14:textId="77777777" w:rsidR="00CF585B" w:rsidRPr="00420CCE" w:rsidRDefault="00CF585B" w:rsidP="00535342">
            <w:r w:rsidRPr="00420CCE">
              <w:rPr>
                <w:rFonts w:eastAsia="Arial"/>
                <w:color w:val="000000" w:themeColor="text1"/>
              </w:rPr>
              <w:t>Effects on other systems/sub system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9987D3" w14:textId="77777777" w:rsidR="00CF585B" w:rsidRPr="00420CCE" w:rsidRDefault="00CF585B" w:rsidP="00535342">
            <w:r w:rsidRPr="00420CCE">
              <w:t>No effects on other system</w:t>
            </w:r>
          </w:p>
        </w:tc>
      </w:tr>
      <w:tr w:rsidR="00CF585B" w:rsidRPr="00420CCE" w14:paraId="2943A469"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1EF73C7" w14:textId="77777777" w:rsidR="00CF585B" w:rsidRPr="00420CCE" w:rsidRDefault="00CF585B" w:rsidP="00535342">
            <w:r w:rsidRPr="00420CCE">
              <w:rPr>
                <w:rFonts w:eastAsia="Arial"/>
                <w:color w:val="000000" w:themeColor="text1"/>
              </w:rPr>
              <w:t>Testability with respect to test environment</w:t>
            </w:r>
          </w:p>
          <w:p w14:paraId="5A3948CC" w14:textId="77777777" w:rsidR="00CF585B" w:rsidRPr="00420CCE" w:rsidRDefault="00CF585B" w:rsidP="00535342">
            <w:r w:rsidRPr="00420CCE">
              <w:rPr>
                <w:rFonts w:eastAsia="Arial"/>
                <w:color w:val="000000" w:themeColor="text1"/>
              </w:rPr>
              <w:t>(Yes/No)</w:t>
            </w:r>
          </w:p>
          <w:p w14:paraId="62AA9A18" w14:textId="77777777" w:rsidR="00CF585B" w:rsidRPr="00420CCE" w:rsidRDefault="00CF585B" w:rsidP="00535342">
            <w:r w:rsidRPr="00420CCE">
              <w:rPr>
                <w:rFonts w:eastAsia="Arial"/>
                <w:i/>
                <w:iCs/>
                <w:color w:val="000000" w:themeColor="text1"/>
              </w:rPr>
              <w:t>Note: Mention in which phase of testing, this requirement will be tested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E66F59" w14:textId="77777777" w:rsidR="00CF585B" w:rsidRPr="00420CCE" w:rsidRDefault="00CF585B" w:rsidP="00535342">
            <w:pPr>
              <w:pStyle w:val="TableText"/>
              <w:snapToGrid w:val="0"/>
            </w:pPr>
            <w:r w:rsidRPr="00420CCE">
              <w:t>YES</w:t>
            </w:r>
          </w:p>
          <w:p w14:paraId="344A8100" w14:textId="77777777" w:rsidR="00CF585B" w:rsidRPr="00420CCE" w:rsidRDefault="00CF585B" w:rsidP="00535342"/>
        </w:tc>
      </w:tr>
      <w:tr w:rsidR="00CF585B" w:rsidRPr="00420CCE" w14:paraId="43C0ED3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3070798" w14:textId="77777777" w:rsidR="00CF585B" w:rsidRPr="00420CCE" w:rsidRDefault="00CF585B" w:rsidP="00535342">
            <w:r w:rsidRPr="00420CCE">
              <w:rPr>
                <w:rFonts w:eastAsia="Arial"/>
                <w:color w:val="000000" w:themeColor="text1"/>
              </w:rPr>
              <w:t>Feasible within project constraints</w:t>
            </w:r>
          </w:p>
          <w:p w14:paraId="5FBB1594" w14:textId="77777777" w:rsidR="00CF585B" w:rsidRPr="00420CCE" w:rsidRDefault="00CF585B" w:rsidP="00535342">
            <w:r w:rsidRPr="00420CCE">
              <w:rPr>
                <w:rFonts w:eastAsia="Arial"/>
                <w:color w:val="000000" w:themeColor="text1"/>
              </w:rPr>
              <w:t>(Yes/No)</w:t>
            </w:r>
          </w:p>
          <w:p w14:paraId="2737B3EC" w14:textId="77777777" w:rsidR="00CF585B" w:rsidRPr="00420CCE" w:rsidRDefault="00CF585B" w:rsidP="00535342">
            <w:r w:rsidRPr="00420CCE">
              <w:rPr>
                <w:rFonts w:eastAsia="Arial"/>
                <w:i/>
                <w:iCs/>
                <w:color w:val="000000" w:themeColor="text1"/>
              </w:rPr>
              <w:t>Note: Add the impact of requirement on operating environment defined in section 4.2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FE2074" w14:textId="77777777" w:rsidR="00CF585B" w:rsidRPr="00420CCE" w:rsidRDefault="00CF585B" w:rsidP="00535342">
            <w:pPr>
              <w:pStyle w:val="TableText"/>
              <w:snapToGrid w:val="0"/>
            </w:pPr>
            <w:r w:rsidRPr="00420CCE">
              <w:t>YES</w:t>
            </w:r>
          </w:p>
          <w:p w14:paraId="162FD311" w14:textId="77777777" w:rsidR="00CF585B" w:rsidRPr="00420CCE" w:rsidRDefault="00CF585B" w:rsidP="00535342"/>
        </w:tc>
      </w:tr>
      <w:tr w:rsidR="00CF585B" w:rsidRPr="00420CCE" w14:paraId="2547D68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B5A5AF5" w14:textId="77777777" w:rsidR="00CF585B" w:rsidRPr="00420CCE" w:rsidRDefault="00CF585B" w:rsidP="00535342">
            <w:r w:rsidRPr="00420CCE">
              <w:rPr>
                <w:rFonts w:eastAsia="Arial"/>
                <w:color w:val="000000" w:themeColor="text1"/>
              </w:rPr>
              <w:t>Critical</w:t>
            </w:r>
          </w:p>
          <w:p w14:paraId="34605760" w14:textId="77777777" w:rsidR="00CF585B" w:rsidRPr="00420CCE" w:rsidRDefault="00CF585B" w:rsidP="00535342">
            <w:r w:rsidRPr="00420CCE">
              <w:rPr>
                <w:rFonts w:eastAsia="Arial"/>
                <w:color w:val="000000" w:themeColor="text1"/>
              </w:rPr>
              <w:t>(Yes/No)</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04C6B4" w14:textId="77777777" w:rsidR="00CF585B" w:rsidRPr="00420CCE" w:rsidRDefault="00CF585B" w:rsidP="00535342">
            <w:r w:rsidRPr="00420CCE">
              <w:t>YES</w:t>
            </w:r>
          </w:p>
        </w:tc>
      </w:tr>
      <w:tr w:rsidR="00CF585B" w:rsidRPr="00420CCE" w14:paraId="3E1A7D3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FFD2173" w14:textId="77777777" w:rsidR="00CF585B" w:rsidRPr="00420CCE" w:rsidRDefault="00CF585B" w:rsidP="00535342">
            <w:pPr>
              <w:rPr>
                <w:rFonts w:eastAsia="Arial"/>
                <w:color w:val="000000" w:themeColor="text1"/>
              </w:rPr>
            </w:pPr>
            <w:r w:rsidRPr="00420CCE">
              <w:lastRenderedPageBreak/>
              <w:t>Acceptance Criteria</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F92C04" w14:textId="77777777" w:rsidR="00CF585B" w:rsidRPr="00420CCE" w:rsidRDefault="00CF585B" w:rsidP="00535342">
            <w:r w:rsidRPr="00420CCE">
              <w:t>Acceptance Criteria for this requirement should be as per SECTION-6 ACCEPTANCE CRITERIA</w:t>
            </w:r>
          </w:p>
        </w:tc>
      </w:tr>
    </w:tbl>
    <w:p w14:paraId="4D0E8412" w14:textId="77777777" w:rsidR="00A55B53" w:rsidRDefault="00A55B53" w:rsidP="00A55B53">
      <w:pPr>
        <w:pStyle w:val="BodyText"/>
        <w:rPr>
          <w:b/>
          <w:bCs/>
        </w:rPr>
      </w:pPr>
    </w:p>
    <w:p w14:paraId="30653062" w14:textId="042038DE" w:rsidR="00CF585B" w:rsidRPr="00123177" w:rsidRDefault="00CF585B" w:rsidP="00CF585B">
      <w:pPr>
        <w:pStyle w:val="Heading4"/>
      </w:pPr>
      <w:r w:rsidRPr="00CF585B">
        <w:rPr>
          <w:rFonts w:eastAsia="Arial"/>
          <w:color w:val="000000" w:themeColor="text1"/>
          <w:szCs w:val="20"/>
        </w:rPr>
        <w:t>HVDCDC shall receive the Battery Voltage</w:t>
      </w:r>
      <w:r w:rsidRPr="00123177">
        <w:t>.</w:t>
      </w:r>
    </w:p>
    <w:p w14:paraId="34FDE270" w14:textId="77777777" w:rsidR="00CF585B" w:rsidRPr="00123177" w:rsidRDefault="00CF585B" w:rsidP="00CF585B">
      <w:pPr>
        <w:pStyle w:val="BodyText"/>
        <w:rPr>
          <w:b/>
          <w:bCs/>
        </w:rPr>
      </w:pPr>
    </w:p>
    <w:tbl>
      <w:tblPr>
        <w:tblW w:w="9519" w:type="dxa"/>
        <w:tblInd w:w="103" w:type="dxa"/>
        <w:tblLayout w:type="fixed"/>
        <w:tblLook w:val="06A0" w:firstRow="1" w:lastRow="0" w:firstColumn="1" w:lastColumn="0" w:noHBand="1" w:noVBand="1"/>
      </w:tblPr>
      <w:tblGrid>
        <w:gridCol w:w="1670"/>
        <w:gridCol w:w="7849"/>
      </w:tblGrid>
      <w:tr w:rsidR="00CF585B" w:rsidRPr="00123177" w14:paraId="39A2348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AE4BD6E" w14:textId="77777777" w:rsidR="00CF585B" w:rsidRPr="00123177" w:rsidRDefault="00CF585B" w:rsidP="00535342">
            <w:r w:rsidRPr="00123177">
              <w:rPr>
                <w:rFonts w:eastAsia="Arial"/>
                <w:b/>
                <w:bCs/>
                <w:color w:val="000000" w:themeColor="text1"/>
                <w:szCs w:val="20"/>
              </w:rPr>
              <w:t>Term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443D72B" w14:textId="77777777" w:rsidR="00CF585B" w:rsidRPr="00123177" w:rsidRDefault="00CF585B" w:rsidP="00535342">
            <w:r w:rsidRPr="00123177">
              <w:rPr>
                <w:rFonts w:eastAsia="Arial"/>
                <w:b/>
                <w:bCs/>
                <w:color w:val="000000" w:themeColor="text1"/>
                <w:szCs w:val="20"/>
              </w:rPr>
              <w:t>Description</w:t>
            </w:r>
          </w:p>
        </w:tc>
      </w:tr>
      <w:tr w:rsidR="00CF585B" w:rsidRPr="00123177" w14:paraId="3D1EC4DD"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1EC724AC" w14:textId="77777777" w:rsidR="00CF585B" w:rsidRPr="00123177" w:rsidRDefault="00CF585B" w:rsidP="00535342">
            <w:r w:rsidRPr="00123177">
              <w:rPr>
                <w:rFonts w:eastAsia="Arial"/>
                <w:color w:val="000000" w:themeColor="text1"/>
                <w:szCs w:val="20"/>
              </w:rPr>
              <w:t>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D6A257" w14:textId="20A5835B" w:rsidR="00CF585B" w:rsidRPr="00123177" w:rsidRDefault="00CF585B" w:rsidP="00535342">
            <w:r w:rsidRPr="00123177">
              <w:rPr>
                <w:rFonts w:eastAsia="Arial"/>
                <w:color w:val="000000" w:themeColor="text1"/>
                <w:szCs w:val="20"/>
              </w:rPr>
              <w:t>SWRS_COMM_</w:t>
            </w:r>
            <w:r w:rsidR="000B0AEB">
              <w:rPr>
                <w:rFonts w:eastAsia="Arial"/>
                <w:color w:val="000000" w:themeColor="text1"/>
                <w:szCs w:val="20"/>
              </w:rPr>
              <w:t>3</w:t>
            </w:r>
            <w:r w:rsidRPr="00123177">
              <w:rPr>
                <w:rFonts w:eastAsia="Arial"/>
                <w:color w:val="000000" w:themeColor="text1"/>
                <w:szCs w:val="20"/>
              </w:rPr>
              <w:t>9</w:t>
            </w:r>
          </w:p>
        </w:tc>
      </w:tr>
      <w:tr w:rsidR="00CF585B" w:rsidRPr="00123177" w14:paraId="4F4102E6"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60732348" w14:textId="77777777" w:rsidR="00CF585B" w:rsidRPr="00123177" w:rsidRDefault="00CF585B" w:rsidP="00535342">
            <w:pPr>
              <w:pStyle w:val="TableText"/>
            </w:pPr>
            <w:r w:rsidRPr="00123177">
              <w:t>Customer 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1D688F" w14:textId="4EA49AD1" w:rsidR="00CF585B" w:rsidRPr="00123177" w:rsidRDefault="00CF585B" w:rsidP="00535342">
            <w:pPr>
              <w:rPr>
                <w:rFonts w:eastAsia="Arial"/>
                <w:color w:val="000000" w:themeColor="text1"/>
                <w:szCs w:val="20"/>
              </w:rPr>
            </w:pPr>
            <w:r w:rsidRPr="00123177">
              <w:rPr>
                <w:rFonts w:eastAsia="Arial"/>
                <w:color w:val="000000" w:themeColor="text1"/>
                <w:szCs w:val="20"/>
              </w:rPr>
              <w:t>SDS-HVDCDC-</w:t>
            </w:r>
            <w:r>
              <w:rPr>
                <w:rFonts w:eastAsia="Arial"/>
                <w:color w:val="000000" w:themeColor="text1"/>
                <w:szCs w:val="20"/>
              </w:rPr>
              <w:t>432</w:t>
            </w:r>
          </w:p>
        </w:tc>
      </w:tr>
      <w:tr w:rsidR="00CF585B" w:rsidRPr="00123177" w14:paraId="7B0077AB"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0C19204D" w14:textId="77777777" w:rsidR="00CF585B" w:rsidRPr="00123177" w:rsidRDefault="00CF585B" w:rsidP="00535342">
            <w:pPr>
              <w:pStyle w:val="TableText"/>
            </w:pPr>
            <w:r w:rsidRPr="00123177">
              <w:t>Milestone</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F8EF48" w14:textId="77777777" w:rsidR="00CF585B" w:rsidRPr="00123177" w:rsidRDefault="00CF585B" w:rsidP="00535342">
            <w:pPr>
              <w:pStyle w:val="TableText"/>
            </w:pPr>
            <w:r w:rsidRPr="00123177">
              <w:t>PreC-Sample/ PF3.0 Phase 2</w:t>
            </w:r>
          </w:p>
        </w:tc>
      </w:tr>
      <w:tr w:rsidR="00CF585B" w:rsidRPr="00123177" w14:paraId="40057847"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5BFBC525" w14:textId="77777777" w:rsidR="00CF585B" w:rsidRPr="00123177" w:rsidRDefault="00CF585B"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C6F72D" w14:textId="499B9D8C" w:rsidR="00CF585B" w:rsidRPr="00123177" w:rsidRDefault="00CF585B" w:rsidP="00535342">
            <w:r w:rsidRPr="00CF585B">
              <w:rPr>
                <w:rFonts w:eastAsia="Arial"/>
                <w:color w:val="000000" w:themeColor="text1"/>
                <w:szCs w:val="20"/>
              </w:rPr>
              <w:t>The HVDCDC shall receive the Battery Voltage.</w:t>
            </w:r>
          </w:p>
        </w:tc>
      </w:tr>
      <w:tr w:rsidR="00CF585B" w:rsidRPr="00123177" w14:paraId="70646FE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CE40A18" w14:textId="77777777" w:rsidR="00CF585B" w:rsidRPr="00123177" w:rsidRDefault="00CF585B" w:rsidP="00535342">
            <w:r w:rsidRPr="00123177">
              <w:rPr>
                <w:rFonts w:eastAsia="Arial"/>
                <w:color w:val="000000" w:themeColor="text1"/>
                <w:szCs w:val="20"/>
              </w:rPr>
              <w:t xml:space="preserve">Derived Requirement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640D71" w14:textId="77777777" w:rsidR="00CF585B" w:rsidRPr="00123177" w:rsidRDefault="00CF585B"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CF585B" w:rsidRPr="00123177" w14:paraId="35047422"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825F889" w14:textId="77777777" w:rsidR="00CF585B" w:rsidRPr="00123177" w:rsidRDefault="00CF585B" w:rsidP="00535342">
            <w:r w:rsidRPr="00123177">
              <w:rPr>
                <w:rFonts w:eastAsia="Arial"/>
                <w:color w:val="000000" w:themeColor="text1"/>
                <w:szCs w:val="20"/>
              </w:rPr>
              <w:t>Access Restrictions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BC9748" w14:textId="77777777" w:rsidR="00CF585B" w:rsidRPr="00123177" w:rsidRDefault="00CF585B" w:rsidP="00535342">
            <w:r w:rsidRPr="00123177">
              <w:rPr>
                <w:rFonts w:eastAsia="Arial"/>
                <w:color w:val="000000" w:themeColor="text1"/>
                <w:szCs w:val="20"/>
              </w:rPr>
              <w:t>No Specific access restrictions is applicable.</w:t>
            </w:r>
          </w:p>
        </w:tc>
      </w:tr>
      <w:tr w:rsidR="00CF585B" w:rsidRPr="00123177" w14:paraId="3E5E9961"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6E80111" w14:textId="77777777" w:rsidR="00CF585B" w:rsidRPr="00123177" w:rsidRDefault="00CF585B"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7D8BF2" w14:textId="77777777" w:rsidR="00CF585B" w:rsidRPr="00123177" w:rsidRDefault="00CF585B"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sz w:val="20"/>
                <w:szCs w:val="20"/>
              </w:rPr>
              <w:t>1. The CAN communication is established</w:t>
            </w:r>
          </w:p>
          <w:p w14:paraId="246E812E" w14:textId="371BD44A" w:rsidR="00CF585B" w:rsidRPr="00123177" w:rsidRDefault="00CF585B"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 xml:space="preserve">2. </w:t>
            </w:r>
            <w:r w:rsidR="00601FC7">
              <w:rPr>
                <w:rFonts w:ascii="Arial" w:hAnsi="Arial" w:cs="Arial"/>
                <w:color w:val="000000" w:themeColor="text1"/>
                <w:sz w:val="20"/>
                <w:szCs w:val="20"/>
              </w:rPr>
              <w:t>The</w:t>
            </w:r>
            <w:r w:rsidRPr="00123177">
              <w:rPr>
                <w:rFonts w:ascii="Arial" w:hAnsi="Arial" w:cs="Arial"/>
                <w:color w:val="000000" w:themeColor="text1"/>
                <w:sz w:val="20"/>
                <w:szCs w:val="20"/>
              </w:rPr>
              <w:t xml:space="preserve"> </w:t>
            </w:r>
            <w:r w:rsidR="00420CCE">
              <w:rPr>
                <w:rFonts w:ascii="Arial" w:hAnsi="Arial" w:cs="Arial"/>
                <w:color w:val="000000" w:themeColor="text1"/>
                <w:sz w:val="20"/>
                <w:szCs w:val="20"/>
              </w:rPr>
              <w:t>Battery voltage</w:t>
            </w:r>
            <w:r w:rsidR="004B1343">
              <w:rPr>
                <w:rFonts w:ascii="Arial" w:hAnsi="Arial" w:cs="Arial"/>
                <w:color w:val="000000" w:themeColor="text1"/>
                <w:sz w:val="20"/>
                <w:szCs w:val="20"/>
              </w:rPr>
              <w:t xml:space="preserve"> signal</w:t>
            </w:r>
            <w:r w:rsidR="00601FC7">
              <w:rPr>
                <w:rFonts w:ascii="Arial" w:hAnsi="Arial" w:cs="Arial"/>
                <w:color w:val="000000" w:themeColor="text1"/>
                <w:sz w:val="20"/>
                <w:szCs w:val="20"/>
              </w:rPr>
              <w:t xml:space="preserve"> </w:t>
            </w:r>
            <w:r w:rsidR="00601FC7" w:rsidRPr="00601FC7">
              <w:rPr>
                <w:rFonts w:ascii="Arial" w:hAnsi="Arial" w:cs="Arial"/>
                <w:color w:val="000000" w:themeColor="text1"/>
                <w:sz w:val="20"/>
                <w:szCs w:val="20"/>
              </w:rPr>
              <w:t>vLVBattery</w:t>
            </w:r>
            <w:r w:rsidR="00601FC7">
              <w:rPr>
                <w:rFonts w:ascii="Arial" w:hAnsi="Arial" w:cs="Arial"/>
                <w:color w:val="000000" w:themeColor="text1"/>
                <w:sz w:val="20"/>
                <w:szCs w:val="20"/>
              </w:rPr>
              <w:t>@</w:t>
            </w:r>
            <w:r w:rsidR="00601FC7" w:rsidRPr="00601FC7">
              <w:rPr>
                <w:rFonts w:ascii="Arial" w:hAnsi="Arial" w:cs="Arial"/>
                <w:color w:val="000000" w:themeColor="text1"/>
                <w:sz w:val="20"/>
                <w:szCs w:val="20"/>
              </w:rPr>
              <w:t xml:space="preserve">LV_Batt_HybridCAN_PDU </w:t>
            </w:r>
            <w:r w:rsidRPr="00123177">
              <w:rPr>
                <w:rFonts w:ascii="Arial" w:hAnsi="Arial" w:cs="Arial"/>
                <w:color w:val="000000" w:themeColor="text1"/>
                <w:sz w:val="20"/>
                <w:szCs w:val="20"/>
              </w:rPr>
              <w:t>shall be received from ZC1 over CAN</w:t>
            </w:r>
          </w:p>
        </w:tc>
      </w:tr>
      <w:tr w:rsidR="00CF585B" w:rsidRPr="00123177" w14:paraId="6870CE1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E2EE5A5" w14:textId="77777777" w:rsidR="00CF585B" w:rsidRPr="00123177" w:rsidRDefault="00CF585B"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2CC8C0" w14:textId="1A76F9AA" w:rsidR="00CF585B" w:rsidRPr="00123177" w:rsidRDefault="00CF585B"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 xml:space="preserve">1. The HVDCDC shall handle </w:t>
            </w:r>
            <w:r w:rsidR="004B1343">
              <w:rPr>
                <w:rFonts w:ascii="Arial" w:hAnsi="Arial" w:cs="Arial"/>
                <w:color w:val="000000" w:themeColor="text1"/>
                <w:sz w:val="20"/>
                <w:szCs w:val="20"/>
              </w:rPr>
              <w:t xml:space="preserve">Battery voltage </w:t>
            </w:r>
            <w:r w:rsidR="004B1343" w:rsidRPr="00601FC7">
              <w:rPr>
                <w:rFonts w:ascii="Arial" w:hAnsi="Arial" w:cs="Arial"/>
                <w:color w:val="000000" w:themeColor="text1"/>
                <w:sz w:val="20"/>
                <w:szCs w:val="20"/>
              </w:rPr>
              <w:t>vLVBattery</w:t>
            </w:r>
            <w:r w:rsidR="004B1343">
              <w:rPr>
                <w:rFonts w:ascii="Arial" w:hAnsi="Arial" w:cs="Arial"/>
                <w:color w:val="000000" w:themeColor="text1"/>
                <w:sz w:val="20"/>
                <w:szCs w:val="20"/>
              </w:rPr>
              <w:t>@</w:t>
            </w:r>
            <w:r w:rsidR="004B1343" w:rsidRPr="00601FC7">
              <w:rPr>
                <w:rFonts w:ascii="Arial" w:hAnsi="Arial" w:cs="Arial"/>
                <w:color w:val="000000" w:themeColor="text1"/>
                <w:sz w:val="20"/>
                <w:szCs w:val="20"/>
              </w:rPr>
              <w:t>LV_Batt_HybridCAN_PDU</w:t>
            </w:r>
            <w:r w:rsidR="00420CCE" w:rsidRPr="00123177">
              <w:rPr>
                <w:rFonts w:ascii="Arial" w:hAnsi="Arial" w:cs="Arial"/>
                <w:color w:val="000000" w:themeColor="text1"/>
                <w:sz w:val="20"/>
                <w:szCs w:val="20"/>
              </w:rPr>
              <w:t xml:space="preserve"> </w:t>
            </w:r>
            <w:r w:rsidRPr="00123177">
              <w:rPr>
                <w:rFonts w:ascii="Arial" w:hAnsi="Arial" w:cs="Arial"/>
                <w:color w:val="000000" w:themeColor="text1"/>
                <w:sz w:val="20"/>
                <w:szCs w:val="20"/>
              </w:rPr>
              <w:t>messages from the ZC1.</w:t>
            </w:r>
          </w:p>
          <w:p w14:paraId="691E5779" w14:textId="263DFAA5" w:rsidR="00CF585B" w:rsidRPr="00123177" w:rsidRDefault="00CF585B"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 xml:space="preserve">2. The HVDCDC shall Store </w:t>
            </w:r>
            <w:r w:rsidR="00420CCE">
              <w:rPr>
                <w:rFonts w:ascii="Arial" w:hAnsi="Arial" w:cs="Arial"/>
                <w:color w:val="000000" w:themeColor="text1"/>
                <w:sz w:val="20"/>
                <w:szCs w:val="20"/>
              </w:rPr>
              <w:t>Battery voltage</w:t>
            </w:r>
            <w:r w:rsidRPr="00123177">
              <w:rPr>
                <w:rFonts w:ascii="Arial" w:hAnsi="Arial" w:cs="Arial"/>
                <w:color w:val="000000" w:themeColor="text1"/>
                <w:sz w:val="20"/>
                <w:szCs w:val="20"/>
              </w:rPr>
              <w:t xml:space="preserve"> </w:t>
            </w:r>
            <w:r w:rsidR="004B1343" w:rsidRPr="00601FC7">
              <w:rPr>
                <w:rFonts w:ascii="Arial" w:hAnsi="Arial" w:cs="Arial"/>
                <w:color w:val="000000" w:themeColor="text1"/>
                <w:sz w:val="20"/>
                <w:szCs w:val="20"/>
              </w:rPr>
              <w:t>vLVBattery</w:t>
            </w:r>
            <w:r w:rsidR="004B1343">
              <w:rPr>
                <w:rFonts w:ascii="Arial" w:hAnsi="Arial" w:cs="Arial"/>
                <w:color w:val="000000" w:themeColor="text1"/>
                <w:sz w:val="20"/>
                <w:szCs w:val="20"/>
              </w:rPr>
              <w:t>@</w:t>
            </w:r>
            <w:r w:rsidR="004B1343" w:rsidRPr="00601FC7">
              <w:rPr>
                <w:rFonts w:ascii="Arial" w:hAnsi="Arial" w:cs="Arial"/>
                <w:color w:val="000000" w:themeColor="text1"/>
                <w:sz w:val="20"/>
                <w:szCs w:val="20"/>
              </w:rPr>
              <w:t xml:space="preserve">LV_Batt_HybridCAN_PDU </w:t>
            </w:r>
            <w:r w:rsidR="004B1343">
              <w:rPr>
                <w:rFonts w:ascii="Arial" w:hAnsi="Arial" w:cs="Arial"/>
                <w:color w:val="000000" w:themeColor="text1"/>
                <w:sz w:val="20"/>
                <w:szCs w:val="20"/>
              </w:rPr>
              <w:t xml:space="preserve"> </w:t>
            </w:r>
            <w:r w:rsidRPr="00123177">
              <w:rPr>
                <w:rFonts w:ascii="Arial" w:hAnsi="Arial" w:cs="Arial"/>
                <w:color w:val="000000" w:themeColor="text1"/>
                <w:sz w:val="20"/>
                <w:szCs w:val="20"/>
              </w:rPr>
              <w:t>messages from the ZC1.</w:t>
            </w:r>
          </w:p>
          <w:p w14:paraId="4C0EA22F" w14:textId="77777777" w:rsidR="00CF585B" w:rsidRPr="00123177" w:rsidRDefault="00CF585B" w:rsidP="00535342">
            <w:pPr>
              <w:pStyle w:val="TableText"/>
              <w:snapToGrid w:val="0"/>
            </w:pPr>
            <w:r w:rsidRPr="00123177">
              <w:rPr>
                <w:szCs w:val="20"/>
              </w:rPr>
              <w:t> </w:t>
            </w:r>
          </w:p>
        </w:tc>
      </w:tr>
      <w:tr w:rsidR="00CF585B" w:rsidRPr="00123177" w14:paraId="65E95F54"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AA06E6D" w14:textId="77777777" w:rsidR="00CF585B" w:rsidRPr="00123177" w:rsidRDefault="00CF585B" w:rsidP="00535342">
            <w:r w:rsidRPr="00123177">
              <w:rPr>
                <w:rFonts w:eastAsia="Arial"/>
                <w:color w:val="000000" w:themeColor="text1"/>
                <w:szCs w:val="20"/>
              </w:rPr>
              <w:t>Process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B92C69" w14:textId="28052F3E" w:rsidR="00CF585B" w:rsidRPr="00123177" w:rsidRDefault="00CF585B" w:rsidP="00535342">
            <w:r w:rsidRPr="00123177">
              <w:rPr>
                <w:szCs w:val="20"/>
              </w:rPr>
              <w:t xml:space="preserve">1. Verify that the </w:t>
            </w:r>
            <w:r w:rsidR="004B1343">
              <w:rPr>
                <w:rFonts w:ascii="Arial" w:hAnsi="Arial" w:cs="Arial"/>
                <w:color w:val="000000" w:themeColor="text1"/>
                <w:sz w:val="20"/>
                <w:szCs w:val="20"/>
              </w:rPr>
              <w:t xml:space="preserve">Battery voltage </w:t>
            </w:r>
            <w:r w:rsidR="004B1343" w:rsidRPr="00601FC7">
              <w:rPr>
                <w:rFonts w:ascii="Arial" w:hAnsi="Arial" w:cs="Arial"/>
                <w:color w:val="000000" w:themeColor="text1"/>
                <w:sz w:val="20"/>
                <w:szCs w:val="20"/>
              </w:rPr>
              <w:t>vLVBattery</w:t>
            </w:r>
            <w:r w:rsidR="004B1343">
              <w:rPr>
                <w:rFonts w:ascii="Arial" w:hAnsi="Arial" w:cs="Arial"/>
                <w:color w:val="000000" w:themeColor="text1"/>
                <w:sz w:val="20"/>
                <w:szCs w:val="20"/>
              </w:rPr>
              <w:t>@</w:t>
            </w:r>
            <w:r w:rsidR="004B1343" w:rsidRPr="00601FC7">
              <w:rPr>
                <w:rFonts w:ascii="Arial" w:hAnsi="Arial" w:cs="Arial"/>
                <w:color w:val="000000" w:themeColor="text1"/>
                <w:sz w:val="20"/>
                <w:szCs w:val="20"/>
              </w:rPr>
              <w:t xml:space="preserve">LV_Batt_HybridCAN_PDU </w:t>
            </w:r>
            <w:r w:rsidRPr="00123177">
              <w:rPr>
                <w:rFonts w:eastAsia="Arial"/>
                <w:color w:val="000000" w:themeColor="text1"/>
                <w:szCs w:val="20"/>
              </w:rPr>
              <w:t>messages from the ZC1</w:t>
            </w:r>
            <w:r w:rsidRPr="00123177">
              <w:rPr>
                <w:szCs w:val="20"/>
              </w:rPr>
              <w:t>shall be received, handled and store by HVDCDC convertor</w:t>
            </w:r>
          </w:p>
        </w:tc>
      </w:tr>
      <w:tr w:rsidR="00CF585B" w:rsidRPr="00123177" w14:paraId="3AFA2C74"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4FB19A5" w14:textId="77777777" w:rsidR="00CF585B" w:rsidRPr="00123177" w:rsidRDefault="00CF585B" w:rsidP="00535342">
            <w:r w:rsidRPr="00123177">
              <w:rPr>
                <w:rFonts w:eastAsia="Arial"/>
                <w:color w:val="000000" w:themeColor="text1"/>
                <w:szCs w:val="20"/>
              </w:rPr>
              <w:t>Mandatory Fields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1399A4" w14:textId="77777777" w:rsidR="00CF585B" w:rsidRPr="00123177" w:rsidRDefault="00CF585B" w:rsidP="00535342">
            <w:r w:rsidRPr="00123177">
              <w:rPr>
                <w:szCs w:val="20"/>
              </w:rPr>
              <w:t>No such mandatory fields is applicable.</w:t>
            </w:r>
          </w:p>
        </w:tc>
      </w:tr>
      <w:tr w:rsidR="00CF585B" w:rsidRPr="00123177" w14:paraId="6EC14B0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A882BFE" w14:textId="77777777" w:rsidR="00CF585B" w:rsidRPr="00123177" w:rsidRDefault="00CF585B" w:rsidP="00535342">
            <w:r w:rsidRPr="00123177">
              <w:rPr>
                <w:rFonts w:eastAsia="Arial"/>
                <w:color w:val="000000" w:themeColor="text1"/>
                <w:szCs w:val="20"/>
              </w:rPr>
              <w:t>Pre-Loaded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0C7E8C" w14:textId="77777777" w:rsidR="00CF585B" w:rsidRPr="00123177" w:rsidRDefault="00CF585B"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The HVDCDC should be in IGN ON State</w:t>
            </w:r>
          </w:p>
          <w:p w14:paraId="0B5FA172" w14:textId="77777777" w:rsidR="00CF585B" w:rsidRPr="00123177" w:rsidRDefault="00CF585B" w:rsidP="00535342">
            <w:r w:rsidRPr="00123177">
              <w:rPr>
                <w:szCs w:val="20"/>
              </w:rPr>
              <w:t>2. HVDCDCStatus = 0, HVDCDCStatusDebug = 0, NHVDCDCFault = 0,</w:t>
            </w:r>
          </w:p>
        </w:tc>
      </w:tr>
      <w:tr w:rsidR="00CF585B" w:rsidRPr="00123177" w14:paraId="2D0E36E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8696495" w14:textId="77777777" w:rsidR="00CF585B" w:rsidRPr="00123177" w:rsidRDefault="00CF585B" w:rsidP="00535342">
            <w:r w:rsidRPr="00123177">
              <w:rPr>
                <w:rFonts w:eastAsia="Arial"/>
                <w:color w:val="000000" w:themeColor="text1"/>
                <w:szCs w:val="20"/>
              </w:rPr>
              <w:t>Default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444B6B" w14:textId="77777777" w:rsidR="00CF585B" w:rsidRPr="00123177" w:rsidRDefault="00CF585B" w:rsidP="00535342">
            <w:r w:rsidRPr="00123177">
              <w:rPr>
                <w:szCs w:val="20"/>
              </w:rPr>
              <w:t>Default values shall be applicable with respect to Pre-Loaded Values</w:t>
            </w:r>
          </w:p>
        </w:tc>
      </w:tr>
      <w:tr w:rsidR="00CF585B" w:rsidRPr="00123177" w14:paraId="3828BD8A"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55D9031" w14:textId="77777777" w:rsidR="00CF585B" w:rsidRPr="00123177" w:rsidRDefault="00CF585B" w:rsidP="00535342">
            <w:r w:rsidRPr="00123177">
              <w:rPr>
                <w:rFonts w:eastAsia="Arial"/>
                <w:color w:val="000000" w:themeColor="text1"/>
                <w:szCs w:val="20"/>
              </w:rPr>
              <w:t>Valid range of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7171D5" w14:textId="77777777" w:rsidR="00CF585B" w:rsidRPr="00123177" w:rsidRDefault="00CF585B" w:rsidP="00535342">
            <w:r w:rsidRPr="00123177">
              <w:rPr>
                <w:szCs w:val="20"/>
              </w:rPr>
              <w:t>Valid range value is not required.</w:t>
            </w:r>
          </w:p>
        </w:tc>
      </w:tr>
      <w:tr w:rsidR="00CF585B" w:rsidRPr="00123177" w14:paraId="29169EBB"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DFC23B7" w14:textId="77777777" w:rsidR="00CF585B" w:rsidRPr="00123177" w:rsidRDefault="00CF585B" w:rsidP="00535342">
            <w:r w:rsidRPr="00123177">
              <w:rPr>
                <w:rFonts w:eastAsia="Arial"/>
                <w:color w:val="000000" w:themeColor="text1"/>
                <w:szCs w:val="20"/>
              </w:rPr>
              <w:t xml:space="preserve">Data Latency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F2C906" w14:textId="77777777" w:rsidR="00CF585B" w:rsidRPr="00123177" w:rsidRDefault="00CF585B" w:rsidP="00535342">
            <w:r w:rsidRPr="00123177">
              <w:rPr>
                <w:szCs w:val="20"/>
              </w:rPr>
              <w:t>Data latency period is not applicable</w:t>
            </w:r>
          </w:p>
        </w:tc>
      </w:tr>
      <w:tr w:rsidR="00CF585B" w:rsidRPr="00123177" w14:paraId="7755E515"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3D44492" w14:textId="77777777" w:rsidR="00CF585B" w:rsidRPr="00123177" w:rsidRDefault="00CF585B" w:rsidP="00535342">
            <w:r w:rsidRPr="00123177">
              <w:rPr>
                <w:rFonts w:eastAsia="Arial"/>
                <w:color w:val="000000" w:themeColor="text1"/>
                <w:szCs w:val="20"/>
              </w:rPr>
              <w:t xml:space="preserve">Data Retention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5790AB" w14:textId="77777777" w:rsidR="00CF585B" w:rsidRPr="00123177" w:rsidRDefault="00CF585B" w:rsidP="00535342">
            <w:r w:rsidRPr="00123177">
              <w:rPr>
                <w:szCs w:val="20"/>
              </w:rPr>
              <w:t>Data Retention period is not applicable.</w:t>
            </w:r>
          </w:p>
        </w:tc>
      </w:tr>
      <w:tr w:rsidR="00CF585B" w:rsidRPr="00123177" w14:paraId="584DC6CE"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5424539" w14:textId="77777777" w:rsidR="00CF585B" w:rsidRPr="00123177" w:rsidRDefault="00CF585B" w:rsidP="00535342">
            <w:r w:rsidRPr="00123177">
              <w:rPr>
                <w:rFonts w:eastAsia="Arial"/>
                <w:color w:val="000000" w:themeColor="text1"/>
                <w:szCs w:val="20"/>
              </w:rPr>
              <w:t>Data Rate/ &lt;Daily&gt; Number of transaction</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667971" w14:textId="77777777" w:rsidR="00CF585B" w:rsidRPr="00123177" w:rsidRDefault="00CF585B" w:rsidP="00535342">
            <w:r w:rsidRPr="00123177">
              <w:rPr>
                <w:szCs w:val="20"/>
              </w:rPr>
              <w:t>Data rate is not applicable.</w:t>
            </w:r>
          </w:p>
        </w:tc>
      </w:tr>
      <w:tr w:rsidR="00CF585B" w:rsidRPr="00123177" w14:paraId="07715930"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AD0B61C" w14:textId="77777777" w:rsidR="00CF585B" w:rsidRPr="00123177" w:rsidRDefault="00CF585B" w:rsidP="00535342">
            <w:r w:rsidRPr="00123177">
              <w:rPr>
                <w:rFonts w:eastAsia="Arial"/>
                <w:color w:val="000000" w:themeColor="text1"/>
                <w:szCs w:val="20"/>
              </w:rPr>
              <w:t>External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E731E0" w14:textId="77777777" w:rsidR="00CF585B" w:rsidRPr="00123177" w:rsidRDefault="00CF585B" w:rsidP="00535342">
            <w:r w:rsidRPr="00123177">
              <w:rPr>
                <w:szCs w:val="20"/>
              </w:rPr>
              <w:t>External event is not required.</w:t>
            </w:r>
          </w:p>
        </w:tc>
      </w:tr>
      <w:tr w:rsidR="00CF585B" w:rsidRPr="00123177" w14:paraId="72138FC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2772ED3" w14:textId="77777777" w:rsidR="00CF585B" w:rsidRPr="00123177" w:rsidRDefault="00CF585B" w:rsidP="00535342">
            <w:r w:rsidRPr="00123177">
              <w:rPr>
                <w:rFonts w:eastAsia="Arial"/>
                <w:color w:val="000000" w:themeColor="text1"/>
                <w:szCs w:val="20"/>
              </w:rPr>
              <w:t>Temporal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4C2AD2" w14:textId="77777777" w:rsidR="00CF585B" w:rsidRPr="00123177" w:rsidRDefault="00CF585B" w:rsidP="00535342">
            <w:r w:rsidRPr="00123177">
              <w:rPr>
                <w:szCs w:val="20"/>
              </w:rPr>
              <w:t>Temporal event is not applicable.</w:t>
            </w:r>
          </w:p>
        </w:tc>
      </w:tr>
      <w:tr w:rsidR="00CF585B" w:rsidRPr="00123177" w14:paraId="1ED52CF2"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37FCF29" w14:textId="77777777" w:rsidR="00CF585B" w:rsidRPr="00123177" w:rsidRDefault="00CF585B" w:rsidP="00535342">
            <w:r w:rsidRPr="00123177">
              <w:rPr>
                <w:rFonts w:eastAsia="Arial"/>
                <w:color w:val="000000" w:themeColor="text1"/>
                <w:szCs w:val="20"/>
              </w:rPr>
              <w:lastRenderedPageBreak/>
              <w:t xml:space="preserve">Validation Rules/ </w:t>
            </w:r>
          </w:p>
          <w:p w14:paraId="093B3A21" w14:textId="77777777" w:rsidR="00CF585B" w:rsidRPr="00123177" w:rsidRDefault="00CF585B"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31BC8F" w14:textId="77777777" w:rsidR="00CF585B" w:rsidRPr="00123177" w:rsidRDefault="00CF585B"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Verify that the below functionality perform by HVDCDC</w:t>
            </w:r>
          </w:p>
          <w:p w14:paraId="4F1B991C" w14:textId="307D7290" w:rsidR="00CF585B" w:rsidRPr="00123177" w:rsidRDefault="00CF585B"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 xml:space="preserve">1. The HVDCDC shall handle the </w:t>
            </w:r>
            <w:r w:rsidR="004B1343">
              <w:rPr>
                <w:rFonts w:ascii="Arial" w:hAnsi="Arial" w:cs="Arial"/>
                <w:color w:val="000000" w:themeColor="text1"/>
                <w:sz w:val="20"/>
                <w:szCs w:val="20"/>
              </w:rPr>
              <w:t xml:space="preserve">Battery voltage </w:t>
            </w:r>
            <w:r w:rsidR="004B1343" w:rsidRPr="00601FC7">
              <w:rPr>
                <w:rFonts w:ascii="Arial" w:hAnsi="Arial" w:cs="Arial"/>
                <w:color w:val="000000" w:themeColor="text1"/>
                <w:sz w:val="20"/>
                <w:szCs w:val="20"/>
              </w:rPr>
              <w:t>vLVBattery</w:t>
            </w:r>
            <w:r w:rsidR="004B1343">
              <w:rPr>
                <w:rFonts w:ascii="Arial" w:hAnsi="Arial" w:cs="Arial"/>
                <w:color w:val="000000" w:themeColor="text1"/>
                <w:sz w:val="20"/>
                <w:szCs w:val="20"/>
              </w:rPr>
              <w:t>@</w:t>
            </w:r>
            <w:r w:rsidR="004B1343" w:rsidRPr="00601FC7">
              <w:rPr>
                <w:rFonts w:ascii="Arial" w:hAnsi="Arial" w:cs="Arial"/>
                <w:color w:val="000000" w:themeColor="text1"/>
                <w:sz w:val="20"/>
                <w:szCs w:val="20"/>
              </w:rPr>
              <w:t xml:space="preserve">LV_Batt_HybridCAN_PDU </w:t>
            </w:r>
            <w:r w:rsidRPr="00123177">
              <w:rPr>
                <w:rFonts w:ascii="Arial" w:hAnsi="Arial" w:cs="Arial"/>
                <w:color w:val="000000" w:themeColor="text1"/>
                <w:sz w:val="20"/>
                <w:szCs w:val="20"/>
              </w:rPr>
              <w:t>messages.</w:t>
            </w:r>
          </w:p>
          <w:p w14:paraId="70CD94DF" w14:textId="511990CF" w:rsidR="00CF585B" w:rsidRPr="00123177" w:rsidRDefault="00CF585B"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 xml:space="preserve">2. The HVDCDC shall Store the </w:t>
            </w:r>
            <w:r w:rsidR="00420CCE">
              <w:rPr>
                <w:rFonts w:ascii="Arial" w:hAnsi="Arial" w:cs="Arial"/>
                <w:color w:val="000000" w:themeColor="text1"/>
                <w:sz w:val="20"/>
                <w:szCs w:val="20"/>
              </w:rPr>
              <w:t>Battery voltage</w:t>
            </w:r>
            <w:r w:rsidR="004B1343">
              <w:rPr>
                <w:rFonts w:ascii="Arial" w:hAnsi="Arial" w:cs="Arial"/>
                <w:color w:val="000000" w:themeColor="text1"/>
                <w:sz w:val="20"/>
                <w:szCs w:val="20"/>
              </w:rPr>
              <w:t xml:space="preserve"> </w:t>
            </w:r>
            <w:r w:rsidR="004B1343" w:rsidRPr="00601FC7">
              <w:rPr>
                <w:rFonts w:ascii="Arial" w:hAnsi="Arial" w:cs="Arial"/>
                <w:color w:val="000000" w:themeColor="text1"/>
                <w:sz w:val="20"/>
                <w:szCs w:val="20"/>
              </w:rPr>
              <w:t>vLVBattery</w:t>
            </w:r>
            <w:r w:rsidR="004B1343">
              <w:rPr>
                <w:rFonts w:ascii="Arial" w:hAnsi="Arial" w:cs="Arial"/>
                <w:color w:val="000000" w:themeColor="text1"/>
                <w:sz w:val="20"/>
                <w:szCs w:val="20"/>
              </w:rPr>
              <w:t>@</w:t>
            </w:r>
            <w:r w:rsidR="004B1343" w:rsidRPr="00601FC7">
              <w:rPr>
                <w:rFonts w:ascii="Arial" w:hAnsi="Arial" w:cs="Arial"/>
                <w:color w:val="000000" w:themeColor="text1"/>
                <w:sz w:val="20"/>
                <w:szCs w:val="20"/>
              </w:rPr>
              <w:t>LV_Batt_HybridCAN_PDU</w:t>
            </w:r>
            <w:r w:rsidRPr="00123177">
              <w:rPr>
                <w:rFonts w:ascii="Arial" w:hAnsi="Arial" w:cs="Arial"/>
                <w:color w:val="000000" w:themeColor="text1"/>
                <w:sz w:val="20"/>
                <w:szCs w:val="20"/>
              </w:rPr>
              <w:t xml:space="preserve"> messages into memory.</w:t>
            </w:r>
          </w:p>
          <w:p w14:paraId="19D516B7" w14:textId="77777777" w:rsidR="00CF585B" w:rsidRPr="00123177" w:rsidRDefault="00CF585B" w:rsidP="00535342">
            <w:pPr>
              <w:pStyle w:val="TableText"/>
              <w:snapToGrid w:val="0"/>
            </w:pPr>
          </w:p>
        </w:tc>
      </w:tr>
      <w:tr w:rsidR="00CF585B" w:rsidRPr="00123177" w14:paraId="304BE204"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7329F7CF" w14:textId="77777777" w:rsidR="00CF585B" w:rsidRPr="00123177" w:rsidRDefault="00CF585B" w:rsidP="00535342">
            <w:r w:rsidRPr="00123177">
              <w:rPr>
                <w:rFonts w:eastAsia="Arial"/>
                <w:color w:val="000000" w:themeColor="text1"/>
                <w:szCs w:val="20"/>
              </w:rPr>
              <w:t>Constraints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14AD5F" w14:textId="77777777" w:rsidR="00CF585B" w:rsidRPr="00123177" w:rsidRDefault="00CF585B" w:rsidP="00535342">
            <w:r w:rsidRPr="00123177">
              <w:rPr>
                <w:szCs w:val="20"/>
              </w:rPr>
              <w:t>Constraints is not applicable.</w:t>
            </w:r>
          </w:p>
        </w:tc>
      </w:tr>
      <w:tr w:rsidR="00CF585B" w:rsidRPr="00123177" w14:paraId="4EC57444"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A2A7863" w14:textId="77777777" w:rsidR="00CF585B" w:rsidRPr="00123177" w:rsidRDefault="00CF585B" w:rsidP="00535342">
            <w:r w:rsidRPr="00123177">
              <w:rPr>
                <w:rFonts w:eastAsia="Arial"/>
                <w:color w:val="000000" w:themeColor="text1"/>
                <w:szCs w:val="20"/>
              </w:rPr>
              <w:t>Effects on other systems/sub system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594BFF" w14:textId="77777777" w:rsidR="00CF585B" w:rsidRPr="00123177" w:rsidRDefault="00CF585B" w:rsidP="00535342">
            <w:r w:rsidRPr="00123177">
              <w:rPr>
                <w:szCs w:val="20"/>
              </w:rPr>
              <w:t>No effects on other system</w:t>
            </w:r>
          </w:p>
        </w:tc>
      </w:tr>
      <w:tr w:rsidR="00CF585B" w:rsidRPr="00123177" w14:paraId="51A5FCC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80A2DA6" w14:textId="77777777" w:rsidR="00CF585B" w:rsidRPr="00123177" w:rsidRDefault="00CF585B" w:rsidP="00535342">
            <w:r w:rsidRPr="00123177">
              <w:rPr>
                <w:rFonts w:eastAsia="Arial"/>
                <w:color w:val="000000" w:themeColor="text1"/>
                <w:szCs w:val="20"/>
              </w:rPr>
              <w:t>Testability with respect to test environment</w:t>
            </w:r>
          </w:p>
          <w:p w14:paraId="0985DDB9" w14:textId="77777777" w:rsidR="00CF585B" w:rsidRPr="00123177" w:rsidRDefault="00CF585B" w:rsidP="00535342">
            <w:r w:rsidRPr="00123177">
              <w:rPr>
                <w:rFonts w:eastAsia="Arial"/>
                <w:color w:val="000000" w:themeColor="text1"/>
                <w:szCs w:val="20"/>
              </w:rPr>
              <w:t>(Yes/No)</w:t>
            </w:r>
          </w:p>
          <w:p w14:paraId="6F97C052" w14:textId="77777777" w:rsidR="00CF585B" w:rsidRPr="00123177" w:rsidRDefault="00CF585B" w:rsidP="00535342">
            <w:r w:rsidRPr="00123177">
              <w:rPr>
                <w:rFonts w:eastAsia="Arial"/>
                <w:i/>
                <w:iCs/>
                <w:color w:val="000000" w:themeColor="text1"/>
                <w:szCs w:val="20"/>
              </w:rPr>
              <w:t>Note: Mention in which phase of testing, this requirement will be tested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B9F9E2" w14:textId="77777777" w:rsidR="00CF585B" w:rsidRPr="00123177" w:rsidRDefault="00CF585B" w:rsidP="00535342">
            <w:pPr>
              <w:pStyle w:val="TableText"/>
              <w:snapToGrid w:val="0"/>
            </w:pPr>
            <w:r w:rsidRPr="00123177">
              <w:t>YES</w:t>
            </w:r>
          </w:p>
          <w:p w14:paraId="18B422C1" w14:textId="77777777" w:rsidR="00CF585B" w:rsidRPr="00123177" w:rsidRDefault="00CF585B" w:rsidP="00535342"/>
        </w:tc>
      </w:tr>
      <w:tr w:rsidR="00CF585B" w:rsidRPr="00123177" w14:paraId="2BC81E60"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7E081F7" w14:textId="77777777" w:rsidR="00CF585B" w:rsidRPr="00123177" w:rsidRDefault="00CF585B" w:rsidP="00535342">
            <w:r w:rsidRPr="00123177">
              <w:rPr>
                <w:rFonts w:eastAsia="Arial"/>
                <w:color w:val="000000" w:themeColor="text1"/>
                <w:szCs w:val="20"/>
              </w:rPr>
              <w:t>Feasible within project constraints</w:t>
            </w:r>
          </w:p>
          <w:p w14:paraId="2AE6C8BC" w14:textId="77777777" w:rsidR="00CF585B" w:rsidRPr="00123177" w:rsidRDefault="00CF585B" w:rsidP="00535342">
            <w:r w:rsidRPr="00123177">
              <w:rPr>
                <w:rFonts w:eastAsia="Arial"/>
                <w:color w:val="000000" w:themeColor="text1"/>
                <w:szCs w:val="20"/>
              </w:rPr>
              <w:t>(Yes/No)</w:t>
            </w:r>
          </w:p>
          <w:p w14:paraId="72AF8C44" w14:textId="77777777" w:rsidR="00CF585B" w:rsidRPr="00123177" w:rsidRDefault="00CF585B" w:rsidP="00535342">
            <w:r w:rsidRPr="00123177">
              <w:rPr>
                <w:rFonts w:eastAsia="Arial"/>
                <w:i/>
                <w:iCs/>
                <w:color w:val="000000" w:themeColor="text1"/>
                <w:szCs w:val="20"/>
              </w:rPr>
              <w:t>Note: Add the impact of requirement on operating environment defined in section 4.2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A500D7" w14:textId="77777777" w:rsidR="00CF585B" w:rsidRPr="00123177" w:rsidRDefault="00CF585B" w:rsidP="00535342">
            <w:pPr>
              <w:pStyle w:val="TableText"/>
              <w:snapToGrid w:val="0"/>
            </w:pPr>
            <w:r w:rsidRPr="00123177">
              <w:t>YES</w:t>
            </w:r>
          </w:p>
          <w:p w14:paraId="7C1E26EC" w14:textId="77777777" w:rsidR="00CF585B" w:rsidRPr="00123177" w:rsidRDefault="00CF585B" w:rsidP="00535342"/>
        </w:tc>
      </w:tr>
      <w:tr w:rsidR="00CF585B" w:rsidRPr="00123177" w14:paraId="354E1854"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7421F6B" w14:textId="77777777" w:rsidR="00CF585B" w:rsidRPr="00123177" w:rsidRDefault="00CF585B" w:rsidP="00535342">
            <w:r w:rsidRPr="00123177">
              <w:rPr>
                <w:rFonts w:eastAsia="Arial"/>
                <w:color w:val="000000" w:themeColor="text1"/>
                <w:szCs w:val="20"/>
              </w:rPr>
              <w:t>Critical</w:t>
            </w:r>
          </w:p>
          <w:p w14:paraId="7EBC1DD7" w14:textId="77777777" w:rsidR="00CF585B" w:rsidRPr="00123177" w:rsidRDefault="00CF585B" w:rsidP="00535342">
            <w:r w:rsidRPr="00123177">
              <w:rPr>
                <w:rFonts w:eastAsia="Arial"/>
                <w:color w:val="000000" w:themeColor="text1"/>
                <w:szCs w:val="20"/>
              </w:rPr>
              <w:t>(Yes/No)</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D1B65F" w14:textId="77777777" w:rsidR="00CF585B" w:rsidRPr="00123177" w:rsidRDefault="00CF585B" w:rsidP="00535342">
            <w:r w:rsidRPr="00123177">
              <w:t>YES</w:t>
            </w:r>
          </w:p>
        </w:tc>
      </w:tr>
      <w:tr w:rsidR="00CF585B" w:rsidRPr="00123177" w14:paraId="064B6587"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00822BD" w14:textId="77777777" w:rsidR="00CF585B" w:rsidRPr="00123177" w:rsidRDefault="00CF585B" w:rsidP="00535342">
            <w:pPr>
              <w:rPr>
                <w:rFonts w:eastAsia="Arial"/>
                <w:color w:val="000000" w:themeColor="text1"/>
                <w:szCs w:val="20"/>
              </w:rPr>
            </w:pPr>
            <w:r w:rsidRPr="00123177">
              <w:t>Acceptance Criteria</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29666F" w14:textId="77777777" w:rsidR="00CF585B" w:rsidRPr="00123177" w:rsidRDefault="00CF585B" w:rsidP="00535342">
            <w:r w:rsidRPr="00123177">
              <w:t>Acceptance Criteria for this requirement should be as per SECTION-6 ACCEPTANCE CRITERIA</w:t>
            </w:r>
          </w:p>
        </w:tc>
      </w:tr>
    </w:tbl>
    <w:p w14:paraId="15829E2C" w14:textId="77777777" w:rsidR="00CF585B" w:rsidRDefault="00CF585B" w:rsidP="00CF585B">
      <w:pPr>
        <w:pStyle w:val="BodyText"/>
        <w:rPr>
          <w:b/>
          <w:bCs/>
        </w:rPr>
      </w:pPr>
    </w:p>
    <w:p w14:paraId="2A31CC5D" w14:textId="68959ADB" w:rsidR="00CF585B" w:rsidRPr="00123177" w:rsidRDefault="00CF585B" w:rsidP="00CF585B">
      <w:pPr>
        <w:pStyle w:val="Heading4"/>
      </w:pPr>
      <w:r>
        <w:rPr>
          <w:rFonts w:eastAsia="Arial"/>
          <w:color w:val="000000" w:themeColor="text1"/>
          <w:szCs w:val="20"/>
        </w:rPr>
        <w:t>R</w:t>
      </w:r>
      <w:r w:rsidRPr="00CF585B">
        <w:rPr>
          <w:rFonts w:eastAsia="Arial"/>
          <w:color w:val="000000" w:themeColor="text1"/>
          <w:szCs w:val="20"/>
        </w:rPr>
        <w:t>eceive the ZC1_ObdMode4_Request PDU for OBD diagnostics.</w:t>
      </w:r>
      <w:r w:rsidRPr="00123177">
        <w:t>.</w:t>
      </w:r>
    </w:p>
    <w:p w14:paraId="5379DBE2" w14:textId="77777777" w:rsidR="00CF585B" w:rsidRPr="00123177" w:rsidRDefault="00CF585B" w:rsidP="00CF585B">
      <w:pPr>
        <w:pStyle w:val="BodyText"/>
        <w:rPr>
          <w:b/>
          <w:bCs/>
        </w:rPr>
      </w:pPr>
    </w:p>
    <w:tbl>
      <w:tblPr>
        <w:tblW w:w="9519" w:type="dxa"/>
        <w:tblInd w:w="103" w:type="dxa"/>
        <w:tblLayout w:type="fixed"/>
        <w:tblLook w:val="06A0" w:firstRow="1" w:lastRow="0" w:firstColumn="1" w:lastColumn="0" w:noHBand="1" w:noVBand="1"/>
      </w:tblPr>
      <w:tblGrid>
        <w:gridCol w:w="1670"/>
        <w:gridCol w:w="7849"/>
      </w:tblGrid>
      <w:tr w:rsidR="00CF585B" w:rsidRPr="00123177" w14:paraId="4912FD5E"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4F54D9D" w14:textId="77777777" w:rsidR="00CF585B" w:rsidRPr="00123177" w:rsidRDefault="00CF585B" w:rsidP="00535342">
            <w:r w:rsidRPr="00123177">
              <w:rPr>
                <w:rFonts w:eastAsia="Arial"/>
                <w:b/>
                <w:bCs/>
                <w:color w:val="000000" w:themeColor="text1"/>
                <w:szCs w:val="20"/>
              </w:rPr>
              <w:t>Term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1AF31B6" w14:textId="77777777" w:rsidR="00CF585B" w:rsidRPr="00123177" w:rsidRDefault="00CF585B" w:rsidP="00535342">
            <w:r w:rsidRPr="00123177">
              <w:rPr>
                <w:rFonts w:eastAsia="Arial"/>
                <w:b/>
                <w:bCs/>
                <w:color w:val="000000" w:themeColor="text1"/>
                <w:szCs w:val="20"/>
              </w:rPr>
              <w:t>Description</w:t>
            </w:r>
          </w:p>
        </w:tc>
      </w:tr>
      <w:tr w:rsidR="00CF585B" w:rsidRPr="00123177" w14:paraId="28E2E0CB"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788EC85A" w14:textId="77777777" w:rsidR="00CF585B" w:rsidRPr="00123177" w:rsidRDefault="00CF585B" w:rsidP="00535342">
            <w:r w:rsidRPr="00123177">
              <w:rPr>
                <w:rFonts w:eastAsia="Arial"/>
                <w:color w:val="000000" w:themeColor="text1"/>
                <w:szCs w:val="20"/>
              </w:rPr>
              <w:t>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A9104C" w14:textId="508558CE" w:rsidR="00CF585B" w:rsidRPr="00123177" w:rsidRDefault="00CF585B" w:rsidP="00535342">
            <w:r w:rsidRPr="00123177">
              <w:rPr>
                <w:rFonts w:eastAsia="Arial"/>
                <w:color w:val="000000" w:themeColor="text1"/>
                <w:szCs w:val="20"/>
              </w:rPr>
              <w:t>SWRS_COMM_</w:t>
            </w:r>
            <w:r w:rsidR="000B0AEB">
              <w:rPr>
                <w:rFonts w:eastAsia="Arial"/>
                <w:color w:val="000000" w:themeColor="text1"/>
                <w:szCs w:val="20"/>
              </w:rPr>
              <w:t>40</w:t>
            </w:r>
          </w:p>
        </w:tc>
      </w:tr>
      <w:tr w:rsidR="00CF585B" w:rsidRPr="00123177" w14:paraId="513C9DFF"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22D69388" w14:textId="77777777" w:rsidR="00CF585B" w:rsidRPr="00123177" w:rsidRDefault="00CF585B" w:rsidP="00535342">
            <w:pPr>
              <w:pStyle w:val="TableText"/>
            </w:pPr>
            <w:r w:rsidRPr="00123177">
              <w:t>Customer Req ID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E67C56" w14:textId="09BEBCA2" w:rsidR="00CF585B" w:rsidRPr="00123177" w:rsidRDefault="00CF585B" w:rsidP="00535342">
            <w:pPr>
              <w:rPr>
                <w:rFonts w:eastAsia="Arial"/>
                <w:color w:val="000000" w:themeColor="text1"/>
                <w:szCs w:val="20"/>
              </w:rPr>
            </w:pPr>
            <w:r w:rsidRPr="00123177">
              <w:rPr>
                <w:rFonts w:eastAsia="Arial"/>
                <w:color w:val="000000" w:themeColor="text1"/>
                <w:szCs w:val="20"/>
              </w:rPr>
              <w:t>SDS-HVDCDC-</w:t>
            </w:r>
            <w:r>
              <w:rPr>
                <w:rFonts w:eastAsia="Arial"/>
                <w:color w:val="000000" w:themeColor="text1"/>
                <w:szCs w:val="20"/>
              </w:rPr>
              <w:t>433</w:t>
            </w:r>
          </w:p>
        </w:tc>
      </w:tr>
      <w:tr w:rsidR="00CF585B" w:rsidRPr="00123177" w14:paraId="395C6C6C"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1D8626AA" w14:textId="77777777" w:rsidR="00CF585B" w:rsidRPr="00123177" w:rsidRDefault="00CF585B" w:rsidP="00535342">
            <w:pPr>
              <w:pStyle w:val="TableText"/>
            </w:pPr>
            <w:r w:rsidRPr="00123177">
              <w:t>Milestone</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86183B" w14:textId="77777777" w:rsidR="00CF585B" w:rsidRPr="00123177" w:rsidRDefault="00CF585B" w:rsidP="00535342">
            <w:pPr>
              <w:pStyle w:val="TableText"/>
            </w:pPr>
            <w:r w:rsidRPr="00123177">
              <w:t>PreC-Sample/ PF3.0 Phase 2</w:t>
            </w:r>
          </w:p>
        </w:tc>
      </w:tr>
      <w:tr w:rsidR="00CF585B" w:rsidRPr="00123177" w14:paraId="3E71227C" w14:textId="77777777" w:rsidTr="00535342">
        <w:trPr>
          <w:trHeight w:val="135"/>
        </w:trPr>
        <w:tc>
          <w:tcPr>
            <w:tcW w:w="1670" w:type="dxa"/>
            <w:tcBorders>
              <w:top w:val="single" w:sz="8" w:space="0" w:color="000000" w:themeColor="text1"/>
              <w:left w:val="single" w:sz="8" w:space="0" w:color="000000" w:themeColor="text1"/>
              <w:bottom w:val="single" w:sz="8" w:space="0" w:color="000000" w:themeColor="text1"/>
              <w:right w:val="nil"/>
            </w:tcBorders>
          </w:tcPr>
          <w:p w14:paraId="29B82EAC" w14:textId="77777777" w:rsidR="00CF585B" w:rsidRPr="00123177" w:rsidRDefault="00CF585B"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E3423F" w14:textId="7B35E720" w:rsidR="00CF585B" w:rsidRPr="00123177" w:rsidRDefault="00CF585B" w:rsidP="00535342">
            <w:r w:rsidRPr="00CF585B">
              <w:rPr>
                <w:rFonts w:eastAsia="Arial"/>
                <w:color w:val="000000" w:themeColor="text1"/>
                <w:szCs w:val="20"/>
              </w:rPr>
              <w:t>The HVDCDC shall receive the ZC1_ObdMode4_Request PDU for OBD diagnostics.</w:t>
            </w:r>
          </w:p>
        </w:tc>
      </w:tr>
      <w:tr w:rsidR="00CF585B" w:rsidRPr="00123177" w14:paraId="0627B693"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544C059" w14:textId="77777777" w:rsidR="00CF585B" w:rsidRPr="00123177" w:rsidRDefault="00CF585B" w:rsidP="00535342">
            <w:r w:rsidRPr="00123177">
              <w:rPr>
                <w:rFonts w:eastAsia="Arial"/>
                <w:color w:val="000000" w:themeColor="text1"/>
                <w:szCs w:val="20"/>
              </w:rPr>
              <w:lastRenderedPageBreak/>
              <w:t xml:space="preserve">Derived Requirement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93CCE2" w14:textId="77777777" w:rsidR="00CF585B" w:rsidRPr="00123177" w:rsidRDefault="00CF585B"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CF585B" w:rsidRPr="00123177" w14:paraId="0150D7D4"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C93C8EB" w14:textId="77777777" w:rsidR="00CF585B" w:rsidRPr="00123177" w:rsidRDefault="00CF585B" w:rsidP="00535342">
            <w:r w:rsidRPr="00123177">
              <w:rPr>
                <w:rFonts w:eastAsia="Arial"/>
                <w:color w:val="000000" w:themeColor="text1"/>
                <w:szCs w:val="20"/>
              </w:rPr>
              <w:t>Access Restrictions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8FBCF6" w14:textId="77777777" w:rsidR="00CF585B" w:rsidRPr="00123177" w:rsidRDefault="00CF585B" w:rsidP="00535342">
            <w:r w:rsidRPr="00123177">
              <w:rPr>
                <w:rFonts w:eastAsia="Arial"/>
                <w:color w:val="000000" w:themeColor="text1"/>
                <w:szCs w:val="20"/>
              </w:rPr>
              <w:t>No Specific access restrictions is applicable.</w:t>
            </w:r>
          </w:p>
        </w:tc>
      </w:tr>
      <w:tr w:rsidR="00CF585B" w:rsidRPr="00123177" w14:paraId="48D4617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57484CF" w14:textId="77777777" w:rsidR="00CF585B" w:rsidRPr="00123177" w:rsidRDefault="00CF585B"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17B3CC" w14:textId="77777777" w:rsidR="00CF585B" w:rsidRPr="00123177" w:rsidRDefault="00CF585B"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sz w:val="20"/>
                <w:szCs w:val="20"/>
              </w:rPr>
              <w:t>1. The CAN communication is established</w:t>
            </w:r>
          </w:p>
          <w:p w14:paraId="525959BC" w14:textId="5A79E0B6" w:rsidR="00CF585B" w:rsidRPr="00123177" w:rsidRDefault="00CF585B"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 xml:space="preserve">2. Information/messages related to </w:t>
            </w:r>
            <w:r w:rsidR="000B0AEB" w:rsidRPr="00CF585B">
              <w:rPr>
                <w:rFonts w:eastAsia="Arial"/>
                <w:color w:val="000000" w:themeColor="text1"/>
                <w:szCs w:val="20"/>
              </w:rPr>
              <w:t>ZC1_ObdMode4_Request PDU</w:t>
            </w:r>
            <w:r w:rsidRPr="00123177">
              <w:rPr>
                <w:rFonts w:ascii="Arial" w:hAnsi="Arial" w:cs="Arial"/>
                <w:color w:val="000000" w:themeColor="text1"/>
                <w:sz w:val="20"/>
                <w:szCs w:val="20"/>
              </w:rPr>
              <w:t xml:space="preserve"> shall be received from ZC1 over CAN</w:t>
            </w:r>
          </w:p>
        </w:tc>
      </w:tr>
      <w:tr w:rsidR="00CF585B" w:rsidRPr="00123177" w14:paraId="741CB250"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6AC046D" w14:textId="77777777" w:rsidR="00CF585B" w:rsidRPr="00123177" w:rsidRDefault="00CF585B"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32762E" w14:textId="12BD1CAD" w:rsidR="00CF585B" w:rsidRPr="00123177" w:rsidRDefault="00CF585B"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 xml:space="preserve">1. The HVDCDC shall handle </w:t>
            </w:r>
            <w:r w:rsidR="000B0AEB" w:rsidRPr="00CF585B">
              <w:rPr>
                <w:rFonts w:eastAsia="Arial"/>
                <w:color w:val="000000" w:themeColor="text1"/>
                <w:szCs w:val="20"/>
              </w:rPr>
              <w:t>ZC1_ObdMode4_Request PDU</w:t>
            </w:r>
            <w:r w:rsidRPr="00123177">
              <w:rPr>
                <w:rFonts w:ascii="Arial" w:hAnsi="Arial" w:cs="Arial"/>
                <w:color w:val="000000" w:themeColor="text1"/>
                <w:sz w:val="20"/>
                <w:szCs w:val="20"/>
              </w:rPr>
              <w:t xml:space="preserve"> messages from the ZC1.</w:t>
            </w:r>
          </w:p>
          <w:p w14:paraId="0AEC9F7A" w14:textId="6F107AE7" w:rsidR="00CF585B" w:rsidRPr="00123177" w:rsidRDefault="00CF585B"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 xml:space="preserve">2. The HVDCDC shall Store </w:t>
            </w:r>
            <w:r w:rsidR="000B0AEB" w:rsidRPr="00CF585B">
              <w:rPr>
                <w:rFonts w:eastAsia="Arial"/>
                <w:color w:val="000000" w:themeColor="text1"/>
                <w:szCs w:val="20"/>
              </w:rPr>
              <w:t>ZC1_ObdMode4_Request PDU</w:t>
            </w:r>
            <w:r w:rsidRPr="00123177">
              <w:rPr>
                <w:rFonts w:ascii="Arial" w:hAnsi="Arial" w:cs="Arial"/>
                <w:color w:val="000000" w:themeColor="text1"/>
                <w:sz w:val="20"/>
                <w:szCs w:val="20"/>
              </w:rPr>
              <w:t xml:space="preserve"> messages from the ZC1.</w:t>
            </w:r>
          </w:p>
          <w:p w14:paraId="32AEB9DA" w14:textId="77777777" w:rsidR="00CF585B" w:rsidRPr="00123177" w:rsidRDefault="00CF585B" w:rsidP="00535342">
            <w:pPr>
              <w:pStyle w:val="TableText"/>
              <w:snapToGrid w:val="0"/>
            </w:pPr>
            <w:r w:rsidRPr="00123177">
              <w:rPr>
                <w:szCs w:val="20"/>
              </w:rPr>
              <w:t> </w:t>
            </w:r>
          </w:p>
        </w:tc>
      </w:tr>
      <w:tr w:rsidR="00CF585B" w:rsidRPr="00123177" w14:paraId="79CD80C2"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BF1AA44" w14:textId="77777777" w:rsidR="00CF585B" w:rsidRPr="00123177" w:rsidRDefault="00CF585B" w:rsidP="00535342">
            <w:r w:rsidRPr="00123177">
              <w:rPr>
                <w:rFonts w:eastAsia="Arial"/>
                <w:color w:val="000000" w:themeColor="text1"/>
                <w:szCs w:val="20"/>
              </w:rPr>
              <w:t>Process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1DA847" w14:textId="70BCA80A" w:rsidR="00CF585B" w:rsidRPr="00123177" w:rsidRDefault="00CF585B" w:rsidP="00535342">
            <w:r w:rsidRPr="00123177">
              <w:rPr>
                <w:szCs w:val="20"/>
              </w:rPr>
              <w:t xml:space="preserve">1. Verify that the </w:t>
            </w:r>
            <w:r w:rsidR="000B0AEB" w:rsidRPr="00CF585B">
              <w:rPr>
                <w:rFonts w:eastAsia="Arial"/>
                <w:color w:val="000000" w:themeColor="text1"/>
                <w:szCs w:val="20"/>
              </w:rPr>
              <w:t>ZC1_ObdMode4_Request PDU</w:t>
            </w:r>
            <w:r w:rsidRPr="00123177">
              <w:rPr>
                <w:rFonts w:eastAsia="Arial"/>
                <w:color w:val="000000" w:themeColor="text1"/>
                <w:szCs w:val="20"/>
              </w:rPr>
              <w:t xml:space="preserve"> messages from the ZC1</w:t>
            </w:r>
            <w:r w:rsidRPr="00123177">
              <w:rPr>
                <w:szCs w:val="20"/>
              </w:rPr>
              <w:t>shall be received, handled and store by HVDCDC convertor</w:t>
            </w:r>
          </w:p>
        </w:tc>
      </w:tr>
      <w:tr w:rsidR="00CF585B" w:rsidRPr="00123177" w14:paraId="2DBFEA75"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BD191EE" w14:textId="77777777" w:rsidR="00CF585B" w:rsidRPr="00123177" w:rsidRDefault="00CF585B" w:rsidP="00535342">
            <w:r w:rsidRPr="00123177">
              <w:rPr>
                <w:rFonts w:eastAsia="Arial"/>
                <w:color w:val="000000" w:themeColor="text1"/>
                <w:szCs w:val="20"/>
              </w:rPr>
              <w:t>Mandatory Fields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D83041" w14:textId="77777777" w:rsidR="00CF585B" w:rsidRPr="00123177" w:rsidRDefault="00CF585B" w:rsidP="00535342">
            <w:r w:rsidRPr="00123177">
              <w:rPr>
                <w:szCs w:val="20"/>
              </w:rPr>
              <w:t>No such mandatory fields is applicable.</w:t>
            </w:r>
          </w:p>
        </w:tc>
      </w:tr>
      <w:tr w:rsidR="00CF585B" w:rsidRPr="00123177" w14:paraId="40747C9A"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69250DD" w14:textId="77777777" w:rsidR="00CF585B" w:rsidRPr="00123177" w:rsidRDefault="00CF585B" w:rsidP="00535342">
            <w:r w:rsidRPr="00123177">
              <w:rPr>
                <w:rFonts w:eastAsia="Arial"/>
                <w:color w:val="000000" w:themeColor="text1"/>
                <w:szCs w:val="20"/>
              </w:rPr>
              <w:t>Pre-Loaded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34F744" w14:textId="77777777" w:rsidR="00CF585B" w:rsidRPr="00123177" w:rsidRDefault="00CF585B"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The HVDCDC should be in IGN ON State</w:t>
            </w:r>
          </w:p>
          <w:p w14:paraId="58FEC265" w14:textId="77777777" w:rsidR="00CF585B" w:rsidRPr="00123177" w:rsidRDefault="00CF585B" w:rsidP="00535342">
            <w:r w:rsidRPr="00123177">
              <w:rPr>
                <w:szCs w:val="20"/>
              </w:rPr>
              <w:t>2. HVDCDCStatus = 0, HVDCDCStatusDebug = 0, NHVDCDCFault = 0,</w:t>
            </w:r>
          </w:p>
        </w:tc>
      </w:tr>
      <w:tr w:rsidR="00CF585B" w:rsidRPr="00123177" w14:paraId="324B2CAE"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FDCE69A" w14:textId="77777777" w:rsidR="00CF585B" w:rsidRPr="00123177" w:rsidRDefault="00CF585B" w:rsidP="00535342">
            <w:r w:rsidRPr="00123177">
              <w:rPr>
                <w:rFonts w:eastAsia="Arial"/>
                <w:color w:val="000000" w:themeColor="text1"/>
                <w:szCs w:val="20"/>
              </w:rPr>
              <w:t>Default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8786CC" w14:textId="77777777" w:rsidR="00CF585B" w:rsidRPr="00123177" w:rsidRDefault="00CF585B" w:rsidP="00535342">
            <w:r w:rsidRPr="00123177">
              <w:rPr>
                <w:szCs w:val="20"/>
              </w:rPr>
              <w:t>Default values shall be applicable with respect to Pre-Loaded Values</w:t>
            </w:r>
          </w:p>
        </w:tc>
      </w:tr>
      <w:tr w:rsidR="00CF585B" w:rsidRPr="00123177" w14:paraId="7DB9E809"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8FDF09F" w14:textId="77777777" w:rsidR="00CF585B" w:rsidRPr="00123177" w:rsidRDefault="00CF585B" w:rsidP="00535342">
            <w:r w:rsidRPr="00123177">
              <w:rPr>
                <w:rFonts w:eastAsia="Arial"/>
                <w:color w:val="000000" w:themeColor="text1"/>
                <w:szCs w:val="20"/>
              </w:rPr>
              <w:t>Valid range of Values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04BC56" w14:textId="77777777" w:rsidR="00CF585B" w:rsidRPr="00123177" w:rsidRDefault="00CF585B" w:rsidP="00535342">
            <w:r w:rsidRPr="00123177">
              <w:rPr>
                <w:szCs w:val="20"/>
              </w:rPr>
              <w:t>Valid range value is not required.</w:t>
            </w:r>
          </w:p>
        </w:tc>
      </w:tr>
      <w:tr w:rsidR="00CF585B" w:rsidRPr="00123177" w14:paraId="6BC38775"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0079555" w14:textId="77777777" w:rsidR="00CF585B" w:rsidRPr="00123177" w:rsidRDefault="00CF585B" w:rsidP="00535342">
            <w:r w:rsidRPr="00123177">
              <w:rPr>
                <w:rFonts w:eastAsia="Arial"/>
                <w:color w:val="000000" w:themeColor="text1"/>
                <w:szCs w:val="20"/>
              </w:rPr>
              <w:t xml:space="preserve">Data Latency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F8C5A8" w14:textId="77777777" w:rsidR="00CF585B" w:rsidRPr="00123177" w:rsidRDefault="00CF585B" w:rsidP="00535342">
            <w:r w:rsidRPr="00123177">
              <w:rPr>
                <w:szCs w:val="20"/>
              </w:rPr>
              <w:t>Data latency period is not applicable</w:t>
            </w:r>
          </w:p>
        </w:tc>
      </w:tr>
      <w:tr w:rsidR="00CF585B" w:rsidRPr="00123177" w14:paraId="0E2CAE6C"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7309401" w14:textId="77777777" w:rsidR="00CF585B" w:rsidRPr="00123177" w:rsidRDefault="00CF585B" w:rsidP="00535342">
            <w:r w:rsidRPr="00123177">
              <w:rPr>
                <w:rFonts w:eastAsia="Arial"/>
                <w:color w:val="000000" w:themeColor="text1"/>
                <w:szCs w:val="20"/>
              </w:rPr>
              <w:t xml:space="preserve">Data Retention Period  </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AAD7FC" w14:textId="77777777" w:rsidR="00CF585B" w:rsidRPr="00123177" w:rsidRDefault="00CF585B" w:rsidP="00535342">
            <w:r w:rsidRPr="00123177">
              <w:rPr>
                <w:szCs w:val="20"/>
              </w:rPr>
              <w:t>Data Retention period is not applicable.</w:t>
            </w:r>
          </w:p>
        </w:tc>
      </w:tr>
      <w:tr w:rsidR="00CF585B" w:rsidRPr="00123177" w14:paraId="740D8290"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632C30D6" w14:textId="77777777" w:rsidR="00CF585B" w:rsidRPr="00123177" w:rsidRDefault="00CF585B" w:rsidP="00535342">
            <w:r w:rsidRPr="00123177">
              <w:rPr>
                <w:rFonts w:eastAsia="Arial"/>
                <w:color w:val="000000" w:themeColor="text1"/>
                <w:szCs w:val="20"/>
              </w:rPr>
              <w:t>Data Rate/ &lt;Daily&gt; Number of transaction</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5A6626" w14:textId="77777777" w:rsidR="00CF585B" w:rsidRPr="00123177" w:rsidRDefault="00CF585B" w:rsidP="00535342">
            <w:r w:rsidRPr="00123177">
              <w:rPr>
                <w:szCs w:val="20"/>
              </w:rPr>
              <w:t>Data rate is not applicable.</w:t>
            </w:r>
          </w:p>
        </w:tc>
      </w:tr>
      <w:tr w:rsidR="00CF585B" w:rsidRPr="00123177" w14:paraId="21AE651D"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556C872" w14:textId="77777777" w:rsidR="00CF585B" w:rsidRPr="00123177" w:rsidRDefault="00CF585B" w:rsidP="00535342">
            <w:r w:rsidRPr="00123177">
              <w:rPr>
                <w:rFonts w:eastAsia="Arial"/>
                <w:color w:val="000000" w:themeColor="text1"/>
                <w:szCs w:val="20"/>
              </w:rPr>
              <w:t>External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549A40" w14:textId="77777777" w:rsidR="00CF585B" w:rsidRPr="00123177" w:rsidRDefault="00CF585B" w:rsidP="00535342">
            <w:r w:rsidRPr="00123177">
              <w:rPr>
                <w:szCs w:val="20"/>
              </w:rPr>
              <w:t>External event is not required.</w:t>
            </w:r>
          </w:p>
        </w:tc>
      </w:tr>
      <w:tr w:rsidR="00CF585B" w:rsidRPr="00123177" w14:paraId="55009886"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A69D789" w14:textId="77777777" w:rsidR="00CF585B" w:rsidRPr="00123177" w:rsidRDefault="00CF585B" w:rsidP="00535342">
            <w:r w:rsidRPr="00123177">
              <w:rPr>
                <w:rFonts w:eastAsia="Arial"/>
                <w:color w:val="000000" w:themeColor="text1"/>
                <w:szCs w:val="20"/>
              </w:rPr>
              <w:t>Temporal Events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7E7FFC" w14:textId="77777777" w:rsidR="00CF585B" w:rsidRPr="00123177" w:rsidRDefault="00CF585B" w:rsidP="00535342">
            <w:r w:rsidRPr="00123177">
              <w:rPr>
                <w:szCs w:val="20"/>
              </w:rPr>
              <w:t>Temporal event is not applicable.</w:t>
            </w:r>
          </w:p>
        </w:tc>
      </w:tr>
      <w:tr w:rsidR="00CF585B" w:rsidRPr="00123177" w14:paraId="0C919155"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12E82C71" w14:textId="77777777" w:rsidR="00CF585B" w:rsidRPr="00123177" w:rsidRDefault="00CF585B" w:rsidP="00535342">
            <w:r w:rsidRPr="00123177">
              <w:rPr>
                <w:rFonts w:eastAsia="Arial"/>
                <w:color w:val="000000" w:themeColor="text1"/>
                <w:szCs w:val="20"/>
              </w:rPr>
              <w:t xml:space="preserve">Validation Rules/ </w:t>
            </w:r>
          </w:p>
          <w:p w14:paraId="6FFDA3C5" w14:textId="77777777" w:rsidR="00CF585B" w:rsidRPr="00123177" w:rsidRDefault="00CF585B"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80A9A9" w14:textId="77777777" w:rsidR="00CF585B" w:rsidRPr="00123177" w:rsidRDefault="00CF585B"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Verify that the below functionality perform by HVDCDC</w:t>
            </w:r>
          </w:p>
          <w:p w14:paraId="12F9A438" w14:textId="69AD1710" w:rsidR="00CF585B" w:rsidRPr="00123177" w:rsidRDefault="00CF585B"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 xml:space="preserve">1. The HVDCDC shall handle the </w:t>
            </w:r>
            <w:r w:rsidR="00BB7C8D" w:rsidRPr="00CF585B">
              <w:rPr>
                <w:rFonts w:eastAsia="Arial"/>
                <w:color w:val="000000" w:themeColor="text1"/>
                <w:szCs w:val="20"/>
              </w:rPr>
              <w:t>ZC1_ObdMode4_Request PDU</w:t>
            </w:r>
            <w:r w:rsidRPr="00123177">
              <w:rPr>
                <w:rFonts w:ascii="Arial" w:hAnsi="Arial" w:cs="Arial"/>
                <w:color w:val="000000" w:themeColor="text1"/>
                <w:sz w:val="20"/>
                <w:szCs w:val="20"/>
              </w:rPr>
              <w:t xml:space="preserve"> messages.</w:t>
            </w:r>
          </w:p>
          <w:p w14:paraId="0E1DBA82" w14:textId="2183CC78" w:rsidR="00CF585B" w:rsidRPr="00123177" w:rsidRDefault="00CF585B"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themeColor="text1"/>
                <w:sz w:val="20"/>
                <w:szCs w:val="20"/>
              </w:rPr>
              <w:t xml:space="preserve">2. The HVDCDC shall Store the </w:t>
            </w:r>
            <w:r w:rsidR="00BB7C8D" w:rsidRPr="00CF585B">
              <w:rPr>
                <w:rFonts w:eastAsia="Arial"/>
                <w:color w:val="000000" w:themeColor="text1"/>
                <w:szCs w:val="20"/>
              </w:rPr>
              <w:t>ZC1_ObdMode4_Request PDU</w:t>
            </w:r>
            <w:r w:rsidRPr="00123177">
              <w:rPr>
                <w:rFonts w:ascii="Arial" w:hAnsi="Arial" w:cs="Arial"/>
                <w:color w:val="000000" w:themeColor="text1"/>
                <w:sz w:val="20"/>
                <w:szCs w:val="20"/>
              </w:rPr>
              <w:t xml:space="preserve"> messages into memory.</w:t>
            </w:r>
          </w:p>
          <w:p w14:paraId="2588CF9D" w14:textId="77777777" w:rsidR="00CF585B" w:rsidRPr="00123177" w:rsidRDefault="00CF585B" w:rsidP="00535342">
            <w:pPr>
              <w:pStyle w:val="TableText"/>
              <w:snapToGrid w:val="0"/>
            </w:pPr>
          </w:p>
        </w:tc>
      </w:tr>
      <w:tr w:rsidR="00CF585B" w:rsidRPr="00123177" w14:paraId="42097815"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47810E72" w14:textId="77777777" w:rsidR="00CF585B" w:rsidRPr="00123177" w:rsidRDefault="00CF585B" w:rsidP="00535342">
            <w:r w:rsidRPr="00123177">
              <w:rPr>
                <w:rFonts w:eastAsia="Arial"/>
                <w:color w:val="000000" w:themeColor="text1"/>
                <w:szCs w:val="20"/>
              </w:rPr>
              <w:t>Constraints</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13F777" w14:textId="77777777" w:rsidR="00CF585B" w:rsidRPr="00123177" w:rsidRDefault="00CF585B" w:rsidP="00535342">
            <w:r w:rsidRPr="00123177">
              <w:rPr>
                <w:szCs w:val="20"/>
              </w:rPr>
              <w:t>Constraints is not applicable.</w:t>
            </w:r>
          </w:p>
        </w:tc>
      </w:tr>
      <w:tr w:rsidR="00CF585B" w:rsidRPr="00123177" w14:paraId="28CEF3DF"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00508E08" w14:textId="77777777" w:rsidR="00CF585B" w:rsidRPr="00123177" w:rsidRDefault="00CF585B" w:rsidP="00535342">
            <w:r w:rsidRPr="00123177">
              <w:rPr>
                <w:rFonts w:eastAsia="Arial"/>
                <w:color w:val="000000" w:themeColor="text1"/>
                <w:szCs w:val="20"/>
              </w:rPr>
              <w:t>Effects on other systems/sub system</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657890" w14:textId="77777777" w:rsidR="00CF585B" w:rsidRPr="00123177" w:rsidRDefault="00CF585B" w:rsidP="00535342">
            <w:r w:rsidRPr="00123177">
              <w:rPr>
                <w:szCs w:val="20"/>
              </w:rPr>
              <w:t>No effects on other system</w:t>
            </w:r>
          </w:p>
        </w:tc>
      </w:tr>
      <w:tr w:rsidR="00CF585B" w:rsidRPr="00123177" w14:paraId="20385A68"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66E85C9" w14:textId="77777777" w:rsidR="00CF585B" w:rsidRPr="00123177" w:rsidRDefault="00CF585B" w:rsidP="00535342">
            <w:r w:rsidRPr="00123177">
              <w:rPr>
                <w:rFonts w:eastAsia="Arial"/>
                <w:color w:val="000000" w:themeColor="text1"/>
                <w:szCs w:val="20"/>
              </w:rPr>
              <w:t xml:space="preserve">Testability with respect to </w:t>
            </w:r>
            <w:r w:rsidRPr="00123177">
              <w:rPr>
                <w:rFonts w:eastAsia="Arial"/>
                <w:color w:val="000000" w:themeColor="text1"/>
                <w:szCs w:val="20"/>
              </w:rPr>
              <w:lastRenderedPageBreak/>
              <w:t>test environment</w:t>
            </w:r>
          </w:p>
          <w:p w14:paraId="790F2657" w14:textId="77777777" w:rsidR="00CF585B" w:rsidRPr="00123177" w:rsidRDefault="00CF585B" w:rsidP="00535342">
            <w:r w:rsidRPr="00123177">
              <w:rPr>
                <w:rFonts w:eastAsia="Arial"/>
                <w:color w:val="000000" w:themeColor="text1"/>
                <w:szCs w:val="20"/>
              </w:rPr>
              <w:t>(Yes/No)</w:t>
            </w:r>
          </w:p>
          <w:p w14:paraId="553ECBE5" w14:textId="77777777" w:rsidR="00CF585B" w:rsidRPr="00123177" w:rsidRDefault="00CF585B" w:rsidP="00535342">
            <w:r w:rsidRPr="00123177">
              <w:rPr>
                <w:rFonts w:eastAsia="Arial"/>
                <w:i/>
                <w:iCs/>
                <w:color w:val="000000" w:themeColor="text1"/>
                <w:szCs w:val="20"/>
              </w:rPr>
              <w:t>Note: Mention in which phase of testing, this requirement will be tested</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20E66F" w14:textId="77777777" w:rsidR="00CF585B" w:rsidRPr="00123177" w:rsidRDefault="00CF585B" w:rsidP="00535342">
            <w:pPr>
              <w:pStyle w:val="TableText"/>
              <w:snapToGrid w:val="0"/>
            </w:pPr>
            <w:r w:rsidRPr="00123177">
              <w:lastRenderedPageBreak/>
              <w:t>YES</w:t>
            </w:r>
          </w:p>
          <w:p w14:paraId="3A350CC9" w14:textId="77777777" w:rsidR="00CF585B" w:rsidRPr="00123177" w:rsidRDefault="00CF585B" w:rsidP="00535342"/>
        </w:tc>
      </w:tr>
      <w:tr w:rsidR="00CF585B" w:rsidRPr="00123177" w14:paraId="10919D2A"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2CF10406" w14:textId="77777777" w:rsidR="00CF585B" w:rsidRPr="00123177" w:rsidRDefault="00CF585B" w:rsidP="00535342">
            <w:r w:rsidRPr="00123177">
              <w:rPr>
                <w:rFonts w:eastAsia="Arial"/>
                <w:color w:val="000000" w:themeColor="text1"/>
                <w:szCs w:val="20"/>
              </w:rPr>
              <w:t>Feasible within project constraints</w:t>
            </w:r>
          </w:p>
          <w:p w14:paraId="35343585" w14:textId="77777777" w:rsidR="00CF585B" w:rsidRPr="00123177" w:rsidRDefault="00CF585B" w:rsidP="00535342">
            <w:r w:rsidRPr="00123177">
              <w:rPr>
                <w:rFonts w:eastAsia="Arial"/>
                <w:color w:val="000000" w:themeColor="text1"/>
                <w:szCs w:val="20"/>
              </w:rPr>
              <w:t>(Yes/No)</w:t>
            </w:r>
          </w:p>
          <w:p w14:paraId="2EF5F2E7" w14:textId="77777777" w:rsidR="00CF585B" w:rsidRPr="00123177" w:rsidRDefault="00CF585B" w:rsidP="00535342">
            <w:r w:rsidRPr="00123177">
              <w:rPr>
                <w:rFonts w:eastAsia="Arial"/>
                <w:i/>
                <w:iCs/>
                <w:color w:val="000000" w:themeColor="text1"/>
                <w:szCs w:val="20"/>
              </w:rPr>
              <w:t>Note: Add the impact of requirement on operating environment defined in section 4.2</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745B9D" w14:textId="77777777" w:rsidR="00CF585B" w:rsidRPr="00123177" w:rsidRDefault="00CF585B" w:rsidP="00535342">
            <w:pPr>
              <w:pStyle w:val="TableText"/>
              <w:snapToGrid w:val="0"/>
            </w:pPr>
            <w:r w:rsidRPr="00123177">
              <w:t>YES</w:t>
            </w:r>
          </w:p>
          <w:p w14:paraId="06EB6BC2" w14:textId="77777777" w:rsidR="00CF585B" w:rsidRPr="00123177" w:rsidRDefault="00CF585B" w:rsidP="00535342"/>
        </w:tc>
      </w:tr>
      <w:tr w:rsidR="00CF585B" w:rsidRPr="00123177" w14:paraId="07C2A787"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3D4703C3" w14:textId="77777777" w:rsidR="00CF585B" w:rsidRPr="00123177" w:rsidRDefault="00CF585B" w:rsidP="00535342">
            <w:r w:rsidRPr="00123177">
              <w:rPr>
                <w:rFonts w:eastAsia="Arial"/>
                <w:color w:val="000000" w:themeColor="text1"/>
                <w:szCs w:val="20"/>
              </w:rPr>
              <w:t>Critical</w:t>
            </w:r>
          </w:p>
          <w:p w14:paraId="68682FD2" w14:textId="77777777" w:rsidR="00CF585B" w:rsidRPr="00123177" w:rsidRDefault="00CF585B" w:rsidP="00535342">
            <w:r w:rsidRPr="00123177">
              <w:rPr>
                <w:rFonts w:eastAsia="Arial"/>
                <w:color w:val="000000" w:themeColor="text1"/>
                <w:szCs w:val="20"/>
              </w:rPr>
              <w:t>(Yes/No)</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FF7F46" w14:textId="77777777" w:rsidR="00CF585B" w:rsidRPr="00123177" w:rsidRDefault="00CF585B" w:rsidP="00535342">
            <w:r w:rsidRPr="00123177">
              <w:t>YES</w:t>
            </w:r>
          </w:p>
        </w:tc>
      </w:tr>
      <w:tr w:rsidR="00CF585B" w:rsidRPr="00123177" w14:paraId="25B22B50" w14:textId="77777777" w:rsidTr="00535342">
        <w:trPr>
          <w:trHeight w:val="300"/>
        </w:trPr>
        <w:tc>
          <w:tcPr>
            <w:tcW w:w="1670" w:type="dxa"/>
            <w:tcBorders>
              <w:top w:val="single" w:sz="8" w:space="0" w:color="000000" w:themeColor="text1"/>
              <w:left w:val="single" w:sz="8" w:space="0" w:color="000000" w:themeColor="text1"/>
              <w:bottom w:val="single" w:sz="8" w:space="0" w:color="000000" w:themeColor="text1"/>
              <w:right w:val="nil"/>
            </w:tcBorders>
          </w:tcPr>
          <w:p w14:paraId="51A1ACB3" w14:textId="77777777" w:rsidR="00CF585B" w:rsidRPr="00123177" w:rsidRDefault="00CF585B" w:rsidP="00535342">
            <w:pPr>
              <w:rPr>
                <w:rFonts w:eastAsia="Arial"/>
                <w:color w:val="000000" w:themeColor="text1"/>
                <w:szCs w:val="20"/>
              </w:rPr>
            </w:pPr>
            <w:r w:rsidRPr="00123177">
              <w:t>Acceptance Criteria</w:t>
            </w:r>
          </w:p>
        </w:tc>
        <w:tc>
          <w:tcPr>
            <w:tcW w:w="78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6B33E2" w14:textId="77777777" w:rsidR="00CF585B" w:rsidRPr="00123177" w:rsidRDefault="00CF585B" w:rsidP="00535342">
            <w:r w:rsidRPr="00123177">
              <w:t>Acceptance Criteria for this requirement should be as per SECTION-6 ACCEPTANCE CRITERIA</w:t>
            </w:r>
          </w:p>
        </w:tc>
      </w:tr>
    </w:tbl>
    <w:p w14:paraId="3F34571B" w14:textId="77777777" w:rsidR="00CF585B" w:rsidRDefault="00CF585B" w:rsidP="00CF585B">
      <w:pPr>
        <w:pStyle w:val="BodyText"/>
        <w:rPr>
          <w:b/>
          <w:bCs/>
        </w:rPr>
      </w:pPr>
    </w:p>
    <w:p w14:paraId="0608986A" w14:textId="77777777" w:rsidR="009060F0" w:rsidRDefault="009060F0" w:rsidP="00A55B53">
      <w:pPr>
        <w:pStyle w:val="BodyText"/>
        <w:rPr>
          <w:b/>
          <w:bCs/>
        </w:rPr>
      </w:pPr>
    </w:p>
    <w:p w14:paraId="3E090FA0" w14:textId="77777777" w:rsidR="009060F0" w:rsidRPr="00123177" w:rsidRDefault="009060F0" w:rsidP="00A55B53">
      <w:pPr>
        <w:pStyle w:val="BodyText"/>
        <w:rPr>
          <w:b/>
          <w:bCs/>
        </w:rPr>
      </w:pPr>
    </w:p>
    <w:p w14:paraId="40ED92A9" w14:textId="77777777" w:rsidR="00A55B53" w:rsidRPr="00123177" w:rsidRDefault="00A55B53" w:rsidP="00A55B53">
      <w:pPr>
        <w:pStyle w:val="Heading4"/>
      </w:pPr>
      <w:r w:rsidRPr="00123177">
        <w:rPr>
          <w:rFonts w:eastAsia="Arial"/>
          <w:color w:val="000000" w:themeColor="text1"/>
          <w:szCs w:val="20"/>
        </w:rPr>
        <w:t xml:space="preserve">Operating mode status over CAN </w:t>
      </w:r>
      <w:r w:rsidRPr="00123177">
        <w:t>on HVDCDC.</w:t>
      </w:r>
    </w:p>
    <w:p w14:paraId="75203B5A" w14:textId="77777777" w:rsidR="00A55B53" w:rsidRPr="00123177" w:rsidRDefault="00A55B53" w:rsidP="00A55B53">
      <w:pPr>
        <w:pStyle w:val="BodyText"/>
        <w:rPr>
          <w:b/>
          <w:bCs/>
        </w:rPr>
      </w:pPr>
    </w:p>
    <w:tbl>
      <w:tblPr>
        <w:tblW w:w="9518" w:type="dxa"/>
        <w:tblInd w:w="103" w:type="dxa"/>
        <w:tblLayout w:type="fixed"/>
        <w:tblLook w:val="06A0" w:firstRow="1" w:lastRow="0" w:firstColumn="1" w:lastColumn="0" w:noHBand="1" w:noVBand="1"/>
      </w:tblPr>
      <w:tblGrid>
        <w:gridCol w:w="1306"/>
        <w:gridCol w:w="8212"/>
      </w:tblGrid>
      <w:tr w:rsidR="00A55B53" w:rsidRPr="00123177" w14:paraId="56D14ADE"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091E35A" w14:textId="77777777" w:rsidR="00A55B53" w:rsidRPr="00123177" w:rsidRDefault="00A55B53" w:rsidP="00535342">
            <w:r w:rsidRPr="00123177">
              <w:rPr>
                <w:rFonts w:eastAsia="Arial"/>
                <w:b/>
                <w:bCs/>
                <w:color w:val="000000" w:themeColor="text1"/>
                <w:szCs w:val="20"/>
              </w:rPr>
              <w:t>Term</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7CBF70C" w14:textId="77777777" w:rsidR="00A55B53" w:rsidRPr="00123177" w:rsidRDefault="00A55B53" w:rsidP="00535342">
            <w:r w:rsidRPr="00123177">
              <w:rPr>
                <w:rFonts w:eastAsia="Arial"/>
                <w:b/>
                <w:bCs/>
                <w:color w:val="000000" w:themeColor="text1"/>
                <w:szCs w:val="20"/>
              </w:rPr>
              <w:t>Description</w:t>
            </w:r>
          </w:p>
        </w:tc>
      </w:tr>
      <w:tr w:rsidR="00A55B53" w:rsidRPr="00123177" w14:paraId="46679D2C" w14:textId="77777777" w:rsidTr="00535342">
        <w:trPr>
          <w:trHeight w:val="135"/>
        </w:trPr>
        <w:tc>
          <w:tcPr>
            <w:tcW w:w="1306" w:type="dxa"/>
            <w:tcBorders>
              <w:top w:val="single" w:sz="8" w:space="0" w:color="000000" w:themeColor="text1"/>
              <w:left w:val="single" w:sz="8" w:space="0" w:color="000000" w:themeColor="text1"/>
              <w:bottom w:val="single" w:sz="8" w:space="0" w:color="000000" w:themeColor="text1"/>
              <w:right w:val="nil"/>
            </w:tcBorders>
          </w:tcPr>
          <w:p w14:paraId="363219BD" w14:textId="77777777" w:rsidR="00A55B53" w:rsidRPr="00123177" w:rsidRDefault="00A55B53" w:rsidP="00535342">
            <w:r w:rsidRPr="00123177">
              <w:rPr>
                <w:rFonts w:eastAsia="Arial"/>
                <w:color w:val="000000" w:themeColor="text1"/>
                <w:szCs w:val="20"/>
              </w:rPr>
              <w:t>REQ ID</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124180" w14:textId="77777777" w:rsidR="00A55B53" w:rsidRPr="00123177" w:rsidRDefault="00A55B53" w:rsidP="00535342">
            <w:r w:rsidRPr="00123177">
              <w:rPr>
                <w:rFonts w:eastAsia="Arial"/>
                <w:color w:val="000000" w:themeColor="text1"/>
                <w:szCs w:val="20"/>
              </w:rPr>
              <w:t>SWRS_COMM_10</w:t>
            </w:r>
          </w:p>
        </w:tc>
      </w:tr>
      <w:tr w:rsidR="00A55B53" w:rsidRPr="00123177" w14:paraId="22964833" w14:textId="77777777" w:rsidTr="00535342">
        <w:trPr>
          <w:trHeight w:val="135"/>
        </w:trPr>
        <w:tc>
          <w:tcPr>
            <w:tcW w:w="1306" w:type="dxa"/>
            <w:tcBorders>
              <w:top w:val="single" w:sz="8" w:space="0" w:color="000000" w:themeColor="text1"/>
              <w:left w:val="single" w:sz="8" w:space="0" w:color="000000" w:themeColor="text1"/>
              <w:bottom w:val="single" w:sz="8" w:space="0" w:color="000000" w:themeColor="text1"/>
              <w:right w:val="nil"/>
            </w:tcBorders>
          </w:tcPr>
          <w:p w14:paraId="10057A61" w14:textId="77777777" w:rsidR="00A55B53" w:rsidRPr="00123177" w:rsidRDefault="00A55B53" w:rsidP="00535342">
            <w:pPr>
              <w:pStyle w:val="TableText"/>
            </w:pPr>
            <w:r w:rsidRPr="00123177">
              <w:t>Customer Req ID</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34831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SDS-HVDCDC-94</w:t>
            </w:r>
          </w:p>
        </w:tc>
      </w:tr>
      <w:tr w:rsidR="00A55B53" w:rsidRPr="00123177" w14:paraId="14A60CFC" w14:textId="77777777" w:rsidTr="00535342">
        <w:trPr>
          <w:trHeight w:val="135"/>
        </w:trPr>
        <w:tc>
          <w:tcPr>
            <w:tcW w:w="1306" w:type="dxa"/>
            <w:tcBorders>
              <w:top w:val="single" w:sz="8" w:space="0" w:color="000000" w:themeColor="text1"/>
              <w:left w:val="single" w:sz="8" w:space="0" w:color="000000" w:themeColor="text1"/>
              <w:bottom w:val="single" w:sz="8" w:space="0" w:color="000000" w:themeColor="text1"/>
              <w:right w:val="nil"/>
            </w:tcBorders>
          </w:tcPr>
          <w:p w14:paraId="7A5C9880" w14:textId="77777777" w:rsidR="00A55B53" w:rsidRPr="00123177" w:rsidRDefault="00A55B53" w:rsidP="00535342">
            <w:pPr>
              <w:pStyle w:val="TableText"/>
            </w:pPr>
            <w:r w:rsidRPr="00123177">
              <w:t>Milestone</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536DBF" w14:textId="77777777" w:rsidR="00A55B53" w:rsidRPr="00123177" w:rsidRDefault="00A55B53" w:rsidP="00535342">
            <w:pPr>
              <w:pStyle w:val="TableText"/>
            </w:pPr>
            <w:r w:rsidRPr="00123177">
              <w:t>A-Sample/ PF1.0</w:t>
            </w:r>
          </w:p>
        </w:tc>
      </w:tr>
      <w:tr w:rsidR="00A55B53" w:rsidRPr="00123177" w14:paraId="5298F88A" w14:textId="77777777" w:rsidTr="00535342">
        <w:trPr>
          <w:trHeight w:val="135"/>
        </w:trPr>
        <w:tc>
          <w:tcPr>
            <w:tcW w:w="1306" w:type="dxa"/>
            <w:tcBorders>
              <w:top w:val="single" w:sz="8" w:space="0" w:color="000000" w:themeColor="text1"/>
              <w:left w:val="single" w:sz="8" w:space="0" w:color="000000" w:themeColor="text1"/>
              <w:bottom w:val="single" w:sz="8" w:space="0" w:color="000000" w:themeColor="text1"/>
              <w:right w:val="nil"/>
            </w:tcBorders>
          </w:tcPr>
          <w:p w14:paraId="414CD5CC"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B2BA11" w14:textId="77777777" w:rsidR="00A55B53" w:rsidRPr="00123177" w:rsidRDefault="00A55B53" w:rsidP="00535342">
            <w:r w:rsidRPr="00123177">
              <w:rPr>
                <w:rFonts w:eastAsia="Arial"/>
                <w:color w:val="000000" w:themeColor="text1"/>
                <w:szCs w:val="20"/>
              </w:rPr>
              <w:t>The HVHVDCDC shall broadcast the operating mode status to the vehicle's CAN network as per specified in SharePoint PDU cycle time.</w:t>
            </w:r>
          </w:p>
        </w:tc>
      </w:tr>
      <w:tr w:rsidR="00A55B53" w:rsidRPr="00123177" w14:paraId="274F6519"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5183A238" w14:textId="77777777" w:rsidR="00A55B53" w:rsidRPr="00123177" w:rsidRDefault="00A55B53" w:rsidP="00535342">
            <w:r w:rsidRPr="00123177">
              <w:rPr>
                <w:rFonts w:eastAsia="Arial"/>
                <w:color w:val="000000" w:themeColor="text1"/>
                <w:szCs w:val="20"/>
              </w:rPr>
              <w:t xml:space="preserve">Derived Requirement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F32140" w14:textId="77777777" w:rsidR="00A55B53" w:rsidRPr="00123177" w:rsidRDefault="00A55B53" w:rsidP="00535342">
            <w:pPr>
              <w:pStyle w:val="ListParagraph"/>
              <w:ind w:left="0"/>
            </w:pPr>
            <w:r w:rsidRPr="00123177">
              <w:t>No Such derived requirement is applicable.</w:t>
            </w:r>
          </w:p>
        </w:tc>
      </w:tr>
      <w:tr w:rsidR="00A55B53" w:rsidRPr="00123177" w14:paraId="6DEBC1B7"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2BE6498C" w14:textId="77777777" w:rsidR="00A55B53" w:rsidRPr="00123177" w:rsidRDefault="00A55B53" w:rsidP="00535342">
            <w:r w:rsidRPr="00123177">
              <w:rPr>
                <w:rFonts w:eastAsia="Arial"/>
                <w:color w:val="000000" w:themeColor="text1"/>
                <w:szCs w:val="20"/>
              </w:rPr>
              <w:t>Access Restrictions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A0550E"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6EDE9759"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08737C33"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706799" w14:textId="77777777" w:rsidR="00A55B53" w:rsidRPr="00123177" w:rsidRDefault="00A55B53" w:rsidP="00535342">
            <w:r w:rsidRPr="00123177">
              <w:rPr>
                <w:rFonts w:eastAsia="Arial"/>
                <w:color w:val="000000" w:themeColor="text1"/>
                <w:szCs w:val="20"/>
              </w:rPr>
              <w:t>HVHVDCDC shall broadcast below operating mode status to the vehicle's CAN network</w:t>
            </w:r>
          </w:p>
          <w:p w14:paraId="604345D3" w14:textId="77777777" w:rsidR="00A55B53" w:rsidRPr="00123177" w:rsidRDefault="00A55B53" w:rsidP="00535342">
            <w:r w:rsidRPr="00123177">
              <w:t>0x0 "Standby"</w:t>
            </w:r>
          </w:p>
          <w:p w14:paraId="0FDAA96A" w14:textId="77777777" w:rsidR="00A55B53" w:rsidRPr="00123177" w:rsidRDefault="00A55B53" w:rsidP="00535342">
            <w:r w:rsidRPr="00123177">
              <w:t>0x1 "Normal"</w:t>
            </w:r>
          </w:p>
          <w:p w14:paraId="52A2015A" w14:textId="77777777" w:rsidR="00A55B53" w:rsidRPr="00123177" w:rsidRDefault="00A55B53" w:rsidP="00535342">
            <w:r w:rsidRPr="00123177">
              <w:t>0x2 "Enable power module"</w:t>
            </w:r>
          </w:p>
          <w:p w14:paraId="2C1ABC3A" w14:textId="77777777" w:rsidR="00A55B53" w:rsidRPr="00123177" w:rsidRDefault="00A55B53" w:rsidP="00535342">
            <w:r w:rsidRPr="00123177">
              <w:lastRenderedPageBreak/>
              <w:t>0x3 "Precharge 400V"</w:t>
            </w:r>
          </w:p>
          <w:p w14:paraId="18B3D171" w14:textId="77777777" w:rsidR="00A55B53" w:rsidRPr="00123177" w:rsidRDefault="00A55B53" w:rsidP="00535342">
            <w:r w:rsidRPr="00123177">
              <w:t>0x4 "Disable_power_module"</w:t>
            </w:r>
          </w:p>
          <w:p w14:paraId="4576A3C2" w14:textId="77777777" w:rsidR="00A55B53" w:rsidRPr="00123177" w:rsidRDefault="00A55B53" w:rsidP="00535342">
            <w:r w:rsidRPr="00123177">
              <w:t>0x5 "Discharge 400V"</w:t>
            </w:r>
          </w:p>
          <w:p w14:paraId="73751CCB" w14:textId="77777777" w:rsidR="00A55B53" w:rsidRPr="00123177" w:rsidRDefault="00A55B53" w:rsidP="00535342">
            <w:r w:rsidRPr="00123177">
              <w:t>0x6 "Faulty"</w:t>
            </w:r>
          </w:p>
        </w:tc>
      </w:tr>
      <w:tr w:rsidR="00A55B53" w:rsidRPr="00123177" w14:paraId="5C6BD38F"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6C61180E"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E4D27C" w14:textId="77777777" w:rsidR="00A55B53" w:rsidRPr="00123177" w:rsidRDefault="00A55B53" w:rsidP="00535342">
            <w:r w:rsidRPr="00123177">
              <w:t>In HVDCDC Software the all-state will reflect the operating mode status when they are working.</w:t>
            </w:r>
          </w:p>
        </w:tc>
      </w:tr>
      <w:tr w:rsidR="00A55B53" w:rsidRPr="00123177" w14:paraId="4FC05D2B"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2FA00019" w14:textId="77777777" w:rsidR="00A55B53" w:rsidRPr="00123177" w:rsidRDefault="00A55B53" w:rsidP="00535342">
            <w:r w:rsidRPr="00123177">
              <w:rPr>
                <w:rFonts w:eastAsia="Arial"/>
                <w:color w:val="000000" w:themeColor="text1"/>
                <w:szCs w:val="20"/>
              </w:rPr>
              <w:t>Process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308F2F" w14:textId="77777777" w:rsidR="00A55B53" w:rsidRPr="00123177" w:rsidRDefault="00A55B53" w:rsidP="00535342">
            <w:pPr>
              <w:pStyle w:val="ListParagraph"/>
              <w:numPr>
                <w:ilvl w:val="0"/>
                <w:numId w:val="8"/>
              </w:numPr>
            </w:pPr>
            <w:r w:rsidRPr="00123177">
              <w:t>The HVDCDC Software working at Standby Phase the status will reflect 0x0 "Standby" mode.</w:t>
            </w:r>
          </w:p>
          <w:p w14:paraId="69F1B837" w14:textId="77777777" w:rsidR="00A55B53" w:rsidRPr="00123177" w:rsidRDefault="00A55B53" w:rsidP="00535342">
            <w:pPr>
              <w:pStyle w:val="ListParagraph"/>
              <w:numPr>
                <w:ilvl w:val="0"/>
                <w:numId w:val="8"/>
              </w:numPr>
            </w:pPr>
            <w:r w:rsidRPr="00123177">
              <w:t>The HVDCDC Software working at HV_ON Enabling Phase the status will reflect 0x2 ”Enable Power Module”  mode.</w:t>
            </w:r>
          </w:p>
          <w:p w14:paraId="79351462" w14:textId="77777777" w:rsidR="00A55B53" w:rsidRPr="00123177" w:rsidRDefault="00A55B53" w:rsidP="00535342">
            <w:pPr>
              <w:pStyle w:val="ListParagraph"/>
              <w:numPr>
                <w:ilvl w:val="0"/>
                <w:numId w:val="8"/>
              </w:numPr>
            </w:pPr>
            <w:r w:rsidRPr="00123177">
              <w:t>The HVDCDC Software working at HV_ON Precharge Phase the status will reflect 0x3 “ Pr</w:t>
            </w:r>
            <w:del w:id="61" w:author="Mayur Gaikwad" w:date="2024-01-18T19:35:00Z">
              <w:r w:rsidRPr="00123177" w:rsidDel="009E05B4">
                <w:delText>a</w:delText>
              </w:r>
            </w:del>
            <w:r w:rsidRPr="00123177">
              <w:t>echarge 400v” mode.</w:t>
            </w:r>
          </w:p>
          <w:p w14:paraId="045BDDDB" w14:textId="77777777" w:rsidR="00A55B53" w:rsidRPr="00123177" w:rsidRDefault="00A55B53" w:rsidP="00535342">
            <w:pPr>
              <w:pStyle w:val="ListParagraph"/>
              <w:numPr>
                <w:ilvl w:val="0"/>
                <w:numId w:val="8"/>
              </w:numPr>
            </w:pPr>
            <w:r w:rsidRPr="00123177">
              <w:t>The HVDCDC Software working at HV_ON Normal Phase the status will reflect 0x1 ”Normal” mode.</w:t>
            </w:r>
          </w:p>
          <w:p w14:paraId="535ABD8D" w14:textId="77777777" w:rsidR="00A55B53" w:rsidRPr="00123177" w:rsidRDefault="00A55B53" w:rsidP="00535342">
            <w:pPr>
              <w:pStyle w:val="ListParagraph"/>
              <w:numPr>
                <w:ilvl w:val="0"/>
                <w:numId w:val="8"/>
              </w:numPr>
            </w:pPr>
            <w:r w:rsidRPr="00123177">
              <w:t>The HVDCDC Software working at Discharge Disabling the converter power module Phase the status will reflect 0x4 "Disable_power_module" mode.</w:t>
            </w:r>
          </w:p>
          <w:p w14:paraId="5B269D64" w14:textId="77777777" w:rsidR="00A55B53" w:rsidRPr="00123177" w:rsidRDefault="00A55B53" w:rsidP="00535342">
            <w:pPr>
              <w:pStyle w:val="ListParagraph"/>
              <w:numPr>
                <w:ilvl w:val="0"/>
                <w:numId w:val="8"/>
              </w:numPr>
            </w:pPr>
            <w:r w:rsidRPr="00123177">
              <w:t>The HVDCDC Software working at Discharge Phase (Open the solid state switch on the 400V side, Actively discharge 400V side DC Link, Disable active discharge on 400V side DC Link) the status will reflect 0x5 ” Discharge 400V” mode.</w:t>
            </w:r>
          </w:p>
          <w:p w14:paraId="7370F6FE" w14:textId="77777777" w:rsidR="00A55B53" w:rsidRPr="00123177" w:rsidRDefault="00A55B53" w:rsidP="00535342">
            <w:pPr>
              <w:pStyle w:val="ListParagraph"/>
              <w:numPr>
                <w:ilvl w:val="0"/>
                <w:numId w:val="8"/>
              </w:numPr>
            </w:pPr>
            <w:r w:rsidRPr="00123177">
              <w:t>HVDCDC Application at Fault_Unlatching and Faulty phase the status will reflects 0x6 “Faulty” mode.</w:t>
            </w:r>
          </w:p>
        </w:tc>
      </w:tr>
      <w:tr w:rsidR="00A55B53" w:rsidRPr="00123177" w14:paraId="07F05526"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21C30DDE" w14:textId="77777777" w:rsidR="00A55B53" w:rsidRPr="00123177" w:rsidRDefault="00A55B53" w:rsidP="00535342">
            <w:r w:rsidRPr="00123177">
              <w:rPr>
                <w:rFonts w:eastAsia="Arial"/>
                <w:color w:val="000000" w:themeColor="text1"/>
                <w:szCs w:val="20"/>
              </w:rPr>
              <w:t>Mandatory Fields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F7CFEB" w14:textId="77777777" w:rsidR="00A55B53" w:rsidRPr="00123177" w:rsidRDefault="00A55B53" w:rsidP="00535342">
            <w:r w:rsidRPr="00123177">
              <w:t>No such mandatory fields is applicable.</w:t>
            </w:r>
          </w:p>
        </w:tc>
      </w:tr>
      <w:tr w:rsidR="00A55B53" w:rsidRPr="00123177" w14:paraId="5D098E7B"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29FF4010" w14:textId="77777777" w:rsidR="00A55B53" w:rsidRPr="00123177" w:rsidRDefault="00A55B53" w:rsidP="00535342">
            <w:r w:rsidRPr="00123177">
              <w:rPr>
                <w:rFonts w:eastAsia="Arial"/>
                <w:color w:val="000000" w:themeColor="text1"/>
                <w:szCs w:val="20"/>
              </w:rPr>
              <w:t>Pre-Loaded Values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497490" w14:textId="77777777" w:rsidR="00A55B53" w:rsidRPr="00123177" w:rsidRDefault="00A55B53" w:rsidP="00535342">
            <w:r w:rsidRPr="00123177">
              <w:t>KL30 and KL15 both are off</w:t>
            </w:r>
          </w:p>
        </w:tc>
      </w:tr>
      <w:tr w:rsidR="00A55B53" w:rsidRPr="00123177" w14:paraId="4A15346D"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52ABDA2D" w14:textId="77777777" w:rsidR="00A55B53" w:rsidRPr="00123177" w:rsidRDefault="00A55B53" w:rsidP="00535342">
            <w:r w:rsidRPr="00123177">
              <w:rPr>
                <w:rFonts w:eastAsia="Arial"/>
                <w:color w:val="000000" w:themeColor="text1"/>
                <w:szCs w:val="20"/>
              </w:rPr>
              <w:t>Default Values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DDD3DB" w14:textId="77777777" w:rsidR="00A55B53" w:rsidRPr="00123177" w:rsidRDefault="00A55B53" w:rsidP="00535342">
            <w:r w:rsidRPr="00123177">
              <w:rPr>
                <w:szCs w:val="20"/>
              </w:rPr>
              <w:t>Default values shall be applicable with respect to Pre-Loaded Values</w:t>
            </w:r>
          </w:p>
        </w:tc>
      </w:tr>
      <w:tr w:rsidR="00A55B53" w:rsidRPr="00123177" w14:paraId="7BCC367C"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2A891875" w14:textId="77777777" w:rsidR="00A55B53" w:rsidRPr="00123177" w:rsidRDefault="00A55B53" w:rsidP="00535342">
            <w:r w:rsidRPr="00123177">
              <w:rPr>
                <w:rFonts w:eastAsia="Arial"/>
                <w:color w:val="000000" w:themeColor="text1"/>
                <w:szCs w:val="20"/>
              </w:rPr>
              <w:t>Valid range of Values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7C18B1" w14:textId="77777777" w:rsidR="00A55B53" w:rsidRPr="00123177" w:rsidRDefault="00A55B53" w:rsidP="00535342">
            <w:r w:rsidRPr="00123177">
              <w:rPr>
                <w:szCs w:val="20"/>
              </w:rPr>
              <w:t>Valid range value is not required.</w:t>
            </w:r>
          </w:p>
        </w:tc>
      </w:tr>
      <w:tr w:rsidR="00A55B53" w:rsidRPr="00123177" w14:paraId="016F964C"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64531A5F" w14:textId="77777777" w:rsidR="00A55B53" w:rsidRPr="00123177" w:rsidRDefault="00A55B53" w:rsidP="00535342">
            <w:r w:rsidRPr="00123177">
              <w:rPr>
                <w:rFonts w:eastAsia="Arial"/>
                <w:color w:val="000000" w:themeColor="text1"/>
                <w:szCs w:val="20"/>
              </w:rPr>
              <w:t xml:space="preserve">Data Latency Period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279AEE" w14:textId="77777777" w:rsidR="00A55B53" w:rsidRPr="00123177" w:rsidRDefault="00A55B53" w:rsidP="00535342">
            <w:r w:rsidRPr="00123177">
              <w:rPr>
                <w:szCs w:val="20"/>
              </w:rPr>
              <w:t>Data latency period is not applicable</w:t>
            </w:r>
          </w:p>
        </w:tc>
      </w:tr>
      <w:tr w:rsidR="00A55B53" w:rsidRPr="00123177" w14:paraId="0F878531"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30E5A26C" w14:textId="77777777" w:rsidR="00A55B53" w:rsidRPr="00123177" w:rsidRDefault="00A55B53" w:rsidP="00535342">
            <w:r w:rsidRPr="00123177">
              <w:rPr>
                <w:rFonts w:eastAsia="Arial"/>
                <w:color w:val="000000" w:themeColor="text1"/>
                <w:szCs w:val="20"/>
              </w:rPr>
              <w:t xml:space="preserve">Data Retention Period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94E7A4" w14:textId="77777777" w:rsidR="00A55B53" w:rsidRPr="00123177" w:rsidRDefault="00A55B53" w:rsidP="00535342">
            <w:r w:rsidRPr="00123177">
              <w:rPr>
                <w:szCs w:val="20"/>
              </w:rPr>
              <w:t>Data Retention period is not applicable.</w:t>
            </w:r>
          </w:p>
        </w:tc>
      </w:tr>
      <w:tr w:rsidR="00A55B53" w:rsidRPr="00123177" w14:paraId="5D1D5DAD"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5D0D5562" w14:textId="77777777" w:rsidR="00A55B53" w:rsidRPr="00123177" w:rsidRDefault="00A55B53" w:rsidP="00535342">
            <w:r w:rsidRPr="00123177">
              <w:rPr>
                <w:rFonts w:eastAsia="Arial"/>
                <w:color w:val="000000" w:themeColor="text1"/>
                <w:szCs w:val="20"/>
              </w:rPr>
              <w:t>Data Rate/ &lt;Daily&gt; Number of transaction</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916D5C" w14:textId="77777777" w:rsidR="00A55B53" w:rsidRPr="00123177" w:rsidRDefault="00A55B53" w:rsidP="00535342">
            <w:r w:rsidRPr="00123177">
              <w:rPr>
                <w:szCs w:val="20"/>
              </w:rPr>
              <w:t>Data rate is not applicable.</w:t>
            </w:r>
          </w:p>
        </w:tc>
      </w:tr>
      <w:tr w:rsidR="00A55B53" w:rsidRPr="00123177" w14:paraId="0D007B59"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4A9FAE55" w14:textId="77777777" w:rsidR="00A55B53" w:rsidRPr="00123177" w:rsidRDefault="00A55B53" w:rsidP="00535342">
            <w:r w:rsidRPr="00123177">
              <w:rPr>
                <w:rFonts w:eastAsia="Arial"/>
                <w:color w:val="000000" w:themeColor="text1"/>
                <w:szCs w:val="20"/>
              </w:rPr>
              <w:t>External Events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EFCFB6" w14:textId="77777777" w:rsidR="00A55B53" w:rsidRPr="00123177" w:rsidRDefault="00A55B53" w:rsidP="00535342">
            <w:r w:rsidRPr="00123177">
              <w:rPr>
                <w:szCs w:val="20"/>
              </w:rPr>
              <w:t>External event is not required.</w:t>
            </w:r>
          </w:p>
        </w:tc>
      </w:tr>
      <w:tr w:rsidR="00A55B53" w:rsidRPr="00123177" w14:paraId="0226F376"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6688AD1E" w14:textId="77777777" w:rsidR="00A55B53" w:rsidRPr="00123177" w:rsidRDefault="00A55B53" w:rsidP="00535342">
            <w:r w:rsidRPr="00123177">
              <w:rPr>
                <w:rFonts w:eastAsia="Arial"/>
                <w:color w:val="000000" w:themeColor="text1"/>
                <w:szCs w:val="20"/>
              </w:rPr>
              <w:t>Temporal Events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66430C" w14:textId="77777777" w:rsidR="00A55B53" w:rsidRPr="00123177" w:rsidRDefault="00A55B53" w:rsidP="00535342">
            <w:r w:rsidRPr="00123177">
              <w:rPr>
                <w:szCs w:val="20"/>
              </w:rPr>
              <w:t>Temporal event is not applicable.</w:t>
            </w:r>
          </w:p>
        </w:tc>
      </w:tr>
      <w:tr w:rsidR="00A55B53" w:rsidRPr="00123177" w14:paraId="32D4CC66"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2B56B003" w14:textId="77777777" w:rsidR="00A55B53" w:rsidRPr="00123177" w:rsidRDefault="00A55B53" w:rsidP="00535342">
            <w:r w:rsidRPr="00123177">
              <w:rPr>
                <w:rFonts w:eastAsia="Arial"/>
                <w:color w:val="000000" w:themeColor="text1"/>
                <w:szCs w:val="20"/>
              </w:rPr>
              <w:lastRenderedPageBreak/>
              <w:t xml:space="preserve">Validation Rules/ </w:t>
            </w:r>
          </w:p>
          <w:p w14:paraId="37AB3B22"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08623D" w14:textId="77777777" w:rsidR="00A55B53" w:rsidRPr="00123177" w:rsidRDefault="00A55B53" w:rsidP="00535342">
            <w:pPr>
              <w:pStyle w:val="TableText"/>
              <w:snapToGrid w:val="0"/>
            </w:pPr>
            <w:r w:rsidRPr="00123177">
              <w:t>CANape or CAN BUS Analyzer is a software tool Validating CAN Signal.</w:t>
            </w:r>
          </w:p>
          <w:p w14:paraId="3FADA4AA" w14:textId="77777777" w:rsidR="00A55B53" w:rsidRPr="00123177" w:rsidDel="00A97879" w:rsidRDefault="00A55B53" w:rsidP="00535342">
            <w:pPr>
              <w:pStyle w:val="TableText"/>
              <w:snapToGrid w:val="0"/>
              <w:rPr>
                <w:del w:id="62" w:author="Mayur Gaikwad" w:date="2024-01-24T16:40:00Z"/>
              </w:rPr>
            </w:pPr>
            <w:r w:rsidRPr="00123177">
              <w:t>UART to check operating mode status.</w:t>
            </w:r>
          </w:p>
          <w:p w14:paraId="0392D3D2" w14:textId="77777777" w:rsidR="00A55B53" w:rsidRPr="00123177" w:rsidRDefault="00A55B53" w:rsidP="00535342"/>
        </w:tc>
      </w:tr>
      <w:tr w:rsidR="00A55B53" w:rsidRPr="00123177" w14:paraId="6833D831"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28B225DF" w14:textId="77777777" w:rsidR="00A55B53" w:rsidRPr="00123177" w:rsidRDefault="00A55B53" w:rsidP="00535342">
            <w:r w:rsidRPr="00123177">
              <w:rPr>
                <w:rFonts w:eastAsia="Arial"/>
                <w:color w:val="000000" w:themeColor="text1"/>
                <w:szCs w:val="20"/>
              </w:rPr>
              <w:t>Constraints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63940F" w14:textId="77777777" w:rsidR="00A55B53" w:rsidRPr="00123177" w:rsidRDefault="00A55B53" w:rsidP="00535342">
            <w:r w:rsidRPr="00123177">
              <w:rPr>
                <w:szCs w:val="20"/>
              </w:rPr>
              <w:t>Constraints is not applicable.</w:t>
            </w:r>
          </w:p>
        </w:tc>
      </w:tr>
      <w:tr w:rsidR="00A55B53" w:rsidRPr="00123177" w14:paraId="5FCB1041"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27F9BA5A" w14:textId="77777777" w:rsidR="00A55B53" w:rsidRPr="00123177" w:rsidRDefault="00A55B53" w:rsidP="00535342">
            <w:r w:rsidRPr="00123177">
              <w:rPr>
                <w:rFonts w:eastAsia="Arial"/>
                <w:color w:val="000000" w:themeColor="text1"/>
                <w:szCs w:val="20"/>
              </w:rPr>
              <w:t>Effects on other systems/sub system</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6ECD69" w14:textId="77777777" w:rsidR="00A55B53" w:rsidRPr="00123177" w:rsidRDefault="00A55B53" w:rsidP="00535342">
            <w:r w:rsidRPr="00123177">
              <w:rPr>
                <w:szCs w:val="20"/>
              </w:rPr>
              <w:t>No effects on other system</w:t>
            </w:r>
          </w:p>
        </w:tc>
      </w:tr>
      <w:tr w:rsidR="00A55B53" w:rsidRPr="00123177" w14:paraId="4821018E"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0C3B8906" w14:textId="77777777" w:rsidR="00A55B53" w:rsidRPr="00123177" w:rsidRDefault="00A55B53" w:rsidP="00535342">
            <w:r w:rsidRPr="00123177">
              <w:rPr>
                <w:rFonts w:eastAsia="Arial"/>
                <w:color w:val="000000" w:themeColor="text1"/>
                <w:szCs w:val="20"/>
              </w:rPr>
              <w:t>Testability with respect to test environment</w:t>
            </w:r>
          </w:p>
          <w:p w14:paraId="630464DF" w14:textId="77777777" w:rsidR="00A55B53" w:rsidRPr="00123177" w:rsidRDefault="00A55B53" w:rsidP="00535342">
            <w:r w:rsidRPr="00123177">
              <w:rPr>
                <w:rFonts w:eastAsia="Arial"/>
                <w:color w:val="000000" w:themeColor="text1"/>
                <w:szCs w:val="20"/>
              </w:rPr>
              <w:t>(Yes/No)</w:t>
            </w:r>
          </w:p>
          <w:p w14:paraId="3A9EB9F8"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513BB4" w14:textId="77777777" w:rsidR="00A55B53" w:rsidRPr="00123177" w:rsidRDefault="00A55B53" w:rsidP="00535342">
            <w:pPr>
              <w:pStyle w:val="TableText"/>
              <w:snapToGrid w:val="0"/>
            </w:pPr>
            <w:r w:rsidRPr="00123177">
              <w:t>YES</w:t>
            </w:r>
          </w:p>
          <w:p w14:paraId="256C55B7" w14:textId="77777777" w:rsidR="00A55B53" w:rsidRPr="00123177" w:rsidRDefault="00A55B53" w:rsidP="00535342"/>
        </w:tc>
      </w:tr>
      <w:tr w:rsidR="00A55B53" w:rsidRPr="00123177" w14:paraId="1BC23169"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354587A4" w14:textId="77777777" w:rsidR="00A55B53" w:rsidRPr="00123177" w:rsidRDefault="00A55B53" w:rsidP="00535342">
            <w:r w:rsidRPr="00123177">
              <w:rPr>
                <w:rFonts w:eastAsia="Arial"/>
                <w:color w:val="000000" w:themeColor="text1"/>
                <w:szCs w:val="20"/>
              </w:rPr>
              <w:t>Feasible within project constraints</w:t>
            </w:r>
          </w:p>
          <w:p w14:paraId="47717D5D" w14:textId="77777777" w:rsidR="00A55B53" w:rsidRPr="00123177" w:rsidRDefault="00A55B53" w:rsidP="00535342">
            <w:r w:rsidRPr="00123177">
              <w:rPr>
                <w:rFonts w:eastAsia="Arial"/>
                <w:color w:val="000000" w:themeColor="text1"/>
                <w:szCs w:val="20"/>
              </w:rPr>
              <w:t>(Yes/No)</w:t>
            </w:r>
          </w:p>
          <w:p w14:paraId="67E32A01"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CF64AC" w14:textId="77777777" w:rsidR="00A55B53" w:rsidRPr="00123177" w:rsidRDefault="00A55B53" w:rsidP="00535342">
            <w:pPr>
              <w:pStyle w:val="TableText"/>
              <w:snapToGrid w:val="0"/>
            </w:pPr>
            <w:r w:rsidRPr="00123177">
              <w:t>YES</w:t>
            </w:r>
          </w:p>
          <w:p w14:paraId="7F55DB12" w14:textId="77777777" w:rsidR="00A55B53" w:rsidRPr="00123177" w:rsidRDefault="00A55B53" w:rsidP="00535342"/>
        </w:tc>
      </w:tr>
      <w:tr w:rsidR="00A55B53" w:rsidRPr="00123177" w14:paraId="37745694"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03EE43F8" w14:textId="77777777" w:rsidR="00A55B53" w:rsidRPr="00123177" w:rsidRDefault="00A55B53" w:rsidP="00535342">
            <w:r w:rsidRPr="00123177">
              <w:rPr>
                <w:rFonts w:eastAsia="Arial"/>
                <w:color w:val="000000" w:themeColor="text1"/>
                <w:szCs w:val="20"/>
              </w:rPr>
              <w:t>Critical</w:t>
            </w:r>
          </w:p>
          <w:p w14:paraId="66B224C2" w14:textId="77777777" w:rsidR="00A55B53" w:rsidRPr="00123177" w:rsidRDefault="00A55B53" w:rsidP="00535342">
            <w:r w:rsidRPr="00123177">
              <w:rPr>
                <w:rFonts w:eastAsia="Arial"/>
                <w:color w:val="000000" w:themeColor="text1"/>
                <w:szCs w:val="20"/>
              </w:rPr>
              <w:t>(Yes/No)</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3911FF" w14:textId="77777777" w:rsidR="00A55B53" w:rsidRPr="00123177" w:rsidRDefault="00A55B53" w:rsidP="00535342">
            <w:r w:rsidRPr="00123177">
              <w:t>YES</w:t>
            </w:r>
          </w:p>
        </w:tc>
      </w:tr>
      <w:tr w:rsidR="00A55B53" w:rsidRPr="00123177" w14:paraId="6FE4B2E8"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052A37AC" w14:textId="77777777" w:rsidR="00A55B53" w:rsidRPr="00123177" w:rsidRDefault="00A55B53" w:rsidP="00535342">
            <w:pPr>
              <w:rPr>
                <w:rFonts w:eastAsia="Arial"/>
                <w:color w:val="000000" w:themeColor="text1"/>
                <w:szCs w:val="20"/>
              </w:rPr>
            </w:pPr>
            <w:r w:rsidRPr="00123177">
              <w:t>Acceptance Criteria</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A67509" w14:textId="77777777" w:rsidR="00A55B53" w:rsidRPr="00123177" w:rsidRDefault="00A55B53" w:rsidP="00535342">
            <w:r w:rsidRPr="00123177">
              <w:t>Acceptance Criteria for this requirement should be as per SECTION-6 ACCEPTANCE CRITERIA</w:t>
            </w:r>
          </w:p>
        </w:tc>
      </w:tr>
    </w:tbl>
    <w:p w14:paraId="33B069EA" w14:textId="77777777" w:rsidR="00A55B53" w:rsidRPr="00123177" w:rsidRDefault="00A55B53" w:rsidP="00A55B53">
      <w:pPr>
        <w:pStyle w:val="BodyText"/>
        <w:rPr>
          <w:b/>
          <w:bCs/>
        </w:rPr>
      </w:pPr>
    </w:p>
    <w:p w14:paraId="11DC04C3" w14:textId="77777777" w:rsidR="00A55B53" w:rsidRPr="00123177" w:rsidRDefault="00A55B53" w:rsidP="00A55B53">
      <w:pPr>
        <w:pStyle w:val="Heading4"/>
      </w:pPr>
      <w:r w:rsidRPr="00123177">
        <w:rPr>
          <w:rFonts w:eastAsia="Arial"/>
          <w:color w:val="000000" w:themeColor="text1"/>
          <w:szCs w:val="20"/>
        </w:rPr>
        <w:t xml:space="preserve">Fault levels over CAN </w:t>
      </w:r>
      <w:r w:rsidRPr="00123177">
        <w:t>on HVDCDC.</w:t>
      </w:r>
    </w:p>
    <w:p w14:paraId="40AF5CA5" w14:textId="77777777" w:rsidR="00A55B53" w:rsidRPr="00123177" w:rsidRDefault="00A55B53" w:rsidP="00A55B53">
      <w:pPr>
        <w:pStyle w:val="BodyText"/>
        <w:rPr>
          <w:b/>
          <w:bCs/>
        </w:rPr>
      </w:pPr>
    </w:p>
    <w:tbl>
      <w:tblPr>
        <w:tblW w:w="9518" w:type="dxa"/>
        <w:tblInd w:w="103" w:type="dxa"/>
        <w:tblLayout w:type="fixed"/>
        <w:tblLook w:val="06A0" w:firstRow="1" w:lastRow="0" w:firstColumn="1" w:lastColumn="0" w:noHBand="1" w:noVBand="1"/>
      </w:tblPr>
      <w:tblGrid>
        <w:gridCol w:w="1306"/>
        <w:gridCol w:w="8212"/>
      </w:tblGrid>
      <w:tr w:rsidR="00A55B53" w:rsidRPr="00123177" w14:paraId="2A010B40"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2281FB70" w14:textId="77777777" w:rsidR="00A55B53" w:rsidRPr="00123177" w:rsidRDefault="00A55B53" w:rsidP="00535342">
            <w:r w:rsidRPr="00123177">
              <w:rPr>
                <w:rFonts w:eastAsia="Arial"/>
                <w:b/>
                <w:bCs/>
                <w:color w:val="000000" w:themeColor="text1"/>
                <w:szCs w:val="20"/>
              </w:rPr>
              <w:lastRenderedPageBreak/>
              <w:t>Term</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F97B4D4" w14:textId="77777777" w:rsidR="00A55B53" w:rsidRPr="00123177" w:rsidRDefault="00A55B53" w:rsidP="00535342">
            <w:r w:rsidRPr="00123177">
              <w:rPr>
                <w:rFonts w:eastAsia="Arial"/>
                <w:b/>
                <w:bCs/>
                <w:color w:val="000000" w:themeColor="text1"/>
                <w:szCs w:val="20"/>
              </w:rPr>
              <w:t>Description</w:t>
            </w:r>
          </w:p>
        </w:tc>
      </w:tr>
      <w:tr w:rsidR="00A55B53" w:rsidRPr="00123177" w14:paraId="7097E27A" w14:textId="77777777" w:rsidTr="00535342">
        <w:trPr>
          <w:trHeight w:val="135"/>
        </w:trPr>
        <w:tc>
          <w:tcPr>
            <w:tcW w:w="1306" w:type="dxa"/>
            <w:tcBorders>
              <w:top w:val="single" w:sz="8" w:space="0" w:color="000000" w:themeColor="text1"/>
              <w:left w:val="single" w:sz="8" w:space="0" w:color="000000" w:themeColor="text1"/>
              <w:bottom w:val="single" w:sz="8" w:space="0" w:color="000000" w:themeColor="text1"/>
              <w:right w:val="nil"/>
            </w:tcBorders>
          </w:tcPr>
          <w:p w14:paraId="05194ED3" w14:textId="77777777" w:rsidR="00A55B53" w:rsidRPr="00123177" w:rsidRDefault="00A55B53" w:rsidP="00535342">
            <w:r w:rsidRPr="00123177">
              <w:rPr>
                <w:rFonts w:eastAsia="Arial"/>
                <w:color w:val="000000" w:themeColor="text1"/>
                <w:szCs w:val="20"/>
              </w:rPr>
              <w:t>REQ ID</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F1AD73" w14:textId="77777777" w:rsidR="00A55B53" w:rsidRPr="00123177" w:rsidRDefault="00A55B53" w:rsidP="00535342">
            <w:r w:rsidRPr="00123177">
              <w:rPr>
                <w:rFonts w:eastAsia="Arial"/>
                <w:color w:val="000000" w:themeColor="text1"/>
                <w:szCs w:val="20"/>
              </w:rPr>
              <w:t>SWRS_COMM_11</w:t>
            </w:r>
          </w:p>
        </w:tc>
      </w:tr>
      <w:tr w:rsidR="00A55B53" w:rsidRPr="00123177" w14:paraId="397F93D7" w14:textId="77777777" w:rsidTr="00535342">
        <w:trPr>
          <w:trHeight w:val="135"/>
        </w:trPr>
        <w:tc>
          <w:tcPr>
            <w:tcW w:w="1306" w:type="dxa"/>
            <w:tcBorders>
              <w:top w:val="single" w:sz="8" w:space="0" w:color="000000" w:themeColor="text1"/>
              <w:left w:val="single" w:sz="8" w:space="0" w:color="000000" w:themeColor="text1"/>
              <w:bottom w:val="single" w:sz="8" w:space="0" w:color="000000" w:themeColor="text1"/>
              <w:right w:val="nil"/>
            </w:tcBorders>
          </w:tcPr>
          <w:p w14:paraId="0DD84A06" w14:textId="77777777" w:rsidR="00A55B53" w:rsidRPr="00123177" w:rsidRDefault="00A55B53" w:rsidP="00535342">
            <w:pPr>
              <w:pStyle w:val="TableText"/>
            </w:pPr>
            <w:r w:rsidRPr="00123177">
              <w:t>Customer Req ID</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9C8AA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SDS-HVDCDC-95</w:t>
            </w:r>
          </w:p>
        </w:tc>
      </w:tr>
      <w:tr w:rsidR="00A55B53" w:rsidRPr="00123177" w14:paraId="197E1CA8" w14:textId="77777777" w:rsidTr="00535342">
        <w:trPr>
          <w:trHeight w:val="135"/>
        </w:trPr>
        <w:tc>
          <w:tcPr>
            <w:tcW w:w="1306" w:type="dxa"/>
            <w:tcBorders>
              <w:top w:val="single" w:sz="8" w:space="0" w:color="000000" w:themeColor="text1"/>
              <w:left w:val="single" w:sz="8" w:space="0" w:color="000000" w:themeColor="text1"/>
              <w:bottom w:val="single" w:sz="8" w:space="0" w:color="000000" w:themeColor="text1"/>
              <w:right w:val="nil"/>
            </w:tcBorders>
          </w:tcPr>
          <w:p w14:paraId="6E5765E9" w14:textId="77777777" w:rsidR="00A55B53" w:rsidRPr="00123177" w:rsidRDefault="00A55B53" w:rsidP="00535342">
            <w:pPr>
              <w:pStyle w:val="TableText"/>
            </w:pPr>
            <w:r w:rsidRPr="00123177">
              <w:t>Milestone</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ED8E70" w14:textId="77777777" w:rsidR="00A55B53" w:rsidRPr="00123177" w:rsidRDefault="00A55B53" w:rsidP="00535342">
            <w:pPr>
              <w:pStyle w:val="TableText"/>
            </w:pPr>
            <w:r w:rsidRPr="00123177">
              <w:t>A-Sample/ PF1.0</w:t>
            </w:r>
          </w:p>
        </w:tc>
      </w:tr>
      <w:tr w:rsidR="00A55B53" w:rsidRPr="00123177" w14:paraId="122E42D0" w14:textId="77777777" w:rsidTr="00535342">
        <w:trPr>
          <w:trHeight w:val="135"/>
        </w:trPr>
        <w:tc>
          <w:tcPr>
            <w:tcW w:w="1306" w:type="dxa"/>
            <w:tcBorders>
              <w:top w:val="single" w:sz="8" w:space="0" w:color="000000" w:themeColor="text1"/>
              <w:left w:val="single" w:sz="8" w:space="0" w:color="000000" w:themeColor="text1"/>
              <w:bottom w:val="single" w:sz="8" w:space="0" w:color="000000" w:themeColor="text1"/>
              <w:right w:val="nil"/>
            </w:tcBorders>
          </w:tcPr>
          <w:p w14:paraId="161E14D4"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11BA8C" w14:textId="77777777" w:rsidR="00A55B53" w:rsidRPr="00123177" w:rsidRDefault="00A55B53" w:rsidP="00535342">
            <w:r w:rsidRPr="00123177">
              <w:rPr>
                <w:rFonts w:eastAsia="Arial"/>
                <w:color w:val="000000" w:themeColor="text1"/>
                <w:szCs w:val="20"/>
              </w:rPr>
              <w:t>The HVHVDCDC shall broadcast the fault levels to the vehicle's CAN network.</w:t>
            </w:r>
          </w:p>
        </w:tc>
      </w:tr>
      <w:tr w:rsidR="00A55B53" w:rsidRPr="00123177" w14:paraId="34753216"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13C5D0A6" w14:textId="77777777" w:rsidR="00A55B53" w:rsidRPr="00123177" w:rsidRDefault="00A55B53" w:rsidP="00535342">
            <w:r w:rsidRPr="00123177">
              <w:rPr>
                <w:rFonts w:eastAsia="Arial"/>
                <w:color w:val="000000" w:themeColor="text1"/>
                <w:szCs w:val="20"/>
              </w:rPr>
              <w:t xml:space="preserve">Derived Requirement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E234CA" w14:textId="77777777" w:rsidR="00A55B53" w:rsidRPr="00123177" w:rsidDel="009E05B4" w:rsidRDefault="00A55B53" w:rsidP="00535342">
            <w:pPr>
              <w:rPr>
                <w:del w:id="63" w:author="Mayur Gaikwad" w:date="2024-01-18T19:34:00Z"/>
              </w:rPr>
            </w:pPr>
            <w:r w:rsidRPr="00123177">
              <w:t>No Such derived requirement is applicable.</w:t>
            </w:r>
          </w:p>
          <w:p w14:paraId="4F1003F8" w14:textId="77777777" w:rsidR="00A55B53" w:rsidRPr="00123177" w:rsidRDefault="00A55B53" w:rsidP="00535342"/>
        </w:tc>
      </w:tr>
      <w:tr w:rsidR="00A55B53" w:rsidRPr="00123177" w14:paraId="3B9B48EC"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0F0F4C8A" w14:textId="77777777" w:rsidR="00A55B53" w:rsidRPr="00123177" w:rsidRDefault="00A55B53" w:rsidP="00535342">
            <w:r w:rsidRPr="00123177">
              <w:rPr>
                <w:rFonts w:eastAsia="Arial"/>
                <w:color w:val="000000" w:themeColor="text1"/>
                <w:szCs w:val="20"/>
              </w:rPr>
              <w:t>Access Restrictions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F7F5BD"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02A33C23"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4F4969D7"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6E2A5B" w14:textId="77777777" w:rsidR="00A55B53" w:rsidRPr="00123177" w:rsidRDefault="00A55B53" w:rsidP="00535342">
            <w:pPr>
              <w:rPr>
                <w:ins w:id="64" w:author="Mayur Gaikwad" w:date="2024-01-18T19:37:00Z"/>
                <w:rFonts w:eastAsia="Arial"/>
                <w:color w:val="000000" w:themeColor="text1"/>
              </w:rPr>
            </w:pPr>
            <w:r w:rsidRPr="00123177">
              <w:rPr>
                <w:rFonts w:eastAsia="Arial"/>
                <w:color w:val="000000" w:themeColor="text1"/>
              </w:rPr>
              <w:t xml:space="preserve">The HVHVDCDC shall broadcast the fault levels arises in state machine are given below:  </w:t>
            </w:r>
          </w:p>
          <w:p w14:paraId="735BC94F" w14:textId="77777777" w:rsidR="00A55B53" w:rsidRPr="00123177" w:rsidRDefault="00A55B53" w:rsidP="00535342">
            <w:r w:rsidRPr="00123177">
              <w:t xml:space="preserve">NHVDCDCFault = </w:t>
            </w:r>
          </w:p>
          <w:p w14:paraId="2346DD41" w14:textId="77777777" w:rsidR="00A55B53" w:rsidRPr="00123177" w:rsidRDefault="00A55B53" w:rsidP="00535342">
            <w:r w:rsidRPr="00123177">
              <w:t>0X0 "No Fault"</w:t>
            </w:r>
          </w:p>
          <w:p w14:paraId="70A2BC56" w14:textId="77777777" w:rsidR="00A55B53" w:rsidRPr="00123177" w:rsidRDefault="00A55B53" w:rsidP="00535342">
            <w:r w:rsidRPr="00123177">
              <w:t>0X1 "Level 0"</w:t>
            </w:r>
          </w:p>
          <w:p w14:paraId="2E201226" w14:textId="77777777" w:rsidR="00A55B53" w:rsidRPr="00123177" w:rsidRDefault="00A55B53" w:rsidP="00535342">
            <w:r w:rsidRPr="00123177">
              <w:t>0X2 "Level 1"</w:t>
            </w:r>
          </w:p>
          <w:p w14:paraId="1F650CA8" w14:textId="77777777" w:rsidR="00A55B53" w:rsidRPr="00123177" w:rsidRDefault="00A55B53" w:rsidP="00535342">
            <w:r w:rsidRPr="00123177">
              <w:t>0X3 "Level 2"</w:t>
            </w:r>
          </w:p>
        </w:tc>
      </w:tr>
      <w:tr w:rsidR="00A55B53" w:rsidRPr="00123177" w14:paraId="514B8021"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4B46B98B"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48F77E" w14:textId="77777777" w:rsidR="00A55B53" w:rsidRPr="00123177" w:rsidRDefault="00A55B53" w:rsidP="00535342">
            <w:r w:rsidRPr="00123177">
              <w:t xml:space="preserve">The </w:t>
            </w:r>
            <w:r w:rsidRPr="00123177">
              <w:rPr>
                <w:rFonts w:eastAsia="Arial"/>
                <w:color w:val="000000" w:themeColor="text1"/>
                <w:szCs w:val="20"/>
              </w:rPr>
              <w:t>HVHVDCDC shall detect the fault and the fault levels to the vehicle's CAN network.</w:t>
            </w:r>
          </w:p>
        </w:tc>
      </w:tr>
      <w:tr w:rsidR="00A55B53" w:rsidRPr="00123177" w14:paraId="483A1561"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587F466E" w14:textId="77777777" w:rsidR="00A55B53" w:rsidRPr="00123177" w:rsidRDefault="00A55B53" w:rsidP="00535342">
            <w:r w:rsidRPr="00123177">
              <w:rPr>
                <w:rFonts w:eastAsia="Arial"/>
                <w:color w:val="000000" w:themeColor="text1"/>
                <w:szCs w:val="20"/>
              </w:rPr>
              <w:t>Process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DDF00" w14:textId="77777777" w:rsidR="00A55B53" w:rsidRPr="00123177" w:rsidRDefault="00A55B53" w:rsidP="00535342">
            <w:pPr>
              <w:pStyle w:val="ListParagraph"/>
              <w:numPr>
                <w:ilvl w:val="0"/>
                <w:numId w:val="34"/>
              </w:numPr>
            </w:pPr>
            <w:r w:rsidRPr="00123177">
              <w:t xml:space="preserve">The </w:t>
            </w:r>
            <w:r w:rsidRPr="00123177">
              <w:rPr>
                <w:rFonts w:eastAsia="Arial"/>
                <w:color w:val="000000" w:themeColor="text1"/>
              </w:rPr>
              <w:t xml:space="preserve">HVHVDCDC shall detect the </w:t>
            </w:r>
            <w:r w:rsidRPr="00123177">
              <w:rPr>
                <w:b/>
                <w:bCs/>
              </w:rPr>
              <w:t>Level 2</w:t>
            </w:r>
            <w:r w:rsidRPr="00123177">
              <w:rPr>
                <w:rFonts w:eastAsia="Arial"/>
                <w:color w:val="000000" w:themeColor="text1"/>
              </w:rPr>
              <w:t xml:space="preserve"> fault in the state machine at  following condition : </w:t>
            </w:r>
            <w:r w:rsidRPr="00123177">
              <w:t xml:space="preserve">HVDCDC needs to be disabled to protect itself / The 400v DC Link needs to be discharged to protect the 400v HV components / The vehicle needs to open HV battery contactor to isolate the failure effects from the rest of HV components. The HVHVDCDC send </w:t>
            </w:r>
            <w:r w:rsidRPr="00123177">
              <w:rPr>
                <w:b/>
              </w:rPr>
              <w:t>NHVDCDCFault = 0X3 "Level 2"</w:t>
            </w:r>
            <w:r w:rsidRPr="00123177">
              <w:rPr>
                <w:b/>
                <w:bCs/>
              </w:rPr>
              <w:t xml:space="preserve"> </w:t>
            </w:r>
            <w:r w:rsidRPr="00123177">
              <w:t xml:space="preserve">message over </w:t>
            </w:r>
            <w:r w:rsidRPr="00123177">
              <w:rPr>
                <w:rFonts w:eastAsia="Arial"/>
                <w:color w:val="000000" w:themeColor="text1"/>
              </w:rPr>
              <w:t xml:space="preserve">vehicle's </w:t>
            </w:r>
            <w:r w:rsidRPr="00123177">
              <w:t>CAN.</w:t>
            </w:r>
          </w:p>
          <w:p w14:paraId="0020D234" w14:textId="77777777" w:rsidR="00A55B53" w:rsidRPr="00123177" w:rsidRDefault="00A55B53">
            <w:pPr>
              <w:pStyle w:val="ListParagraph"/>
              <w:numPr>
                <w:ilvl w:val="0"/>
                <w:numId w:val="41"/>
              </w:numPr>
            </w:pPr>
            <w:r w:rsidRPr="00123177">
              <w:t xml:space="preserve">The </w:t>
            </w:r>
            <w:r w:rsidRPr="00123177">
              <w:rPr>
                <w:rFonts w:eastAsia="Arial"/>
                <w:color w:val="000000" w:themeColor="text1"/>
              </w:rPr>
              <w:t xml:space="preserve">HVHVDCDC shall detect the </w:t>
            </w:r>
            <w:r w:rsidRPr="00123177">
              <w:rPr>
                <w:b/>
                <w:bCs/>
              </w:rPr>
              <w:t>Level 1</w:t>
            </w:r>
            <w:r w:rsidRPr="00123177">
              <w:rPr>
                <w:rFonts w:eastAsia="Arial"/>
                <w:color w:val="000000" w:themeColor="text1"/>
              </w:rPr>
              <w:t xml:space="preserve"> fault in the state machine at  following condition : </w:t>
            </w:r>
            <w:r w:rsidRPr="00123177">
              <w:t xml:space="preserve">HVDCDC or the vehicle needs to derates its performance to mitigate the failure effects. The HVHVDCDC send </w:t>
            </w:r>
            <w:r w:rsidRPr="00123177">
              <w:rPr>
                <w:b/>
                <w:bCs/>
              </w:rPr>
              <w:t xml:space="preserve">NHVDCDCFault = 0X2 "Level 1" </w:t>
            </w:r>
            <w:r w:rsidRPr="00123177">
              <w:t xml:space="preserve">message over </w:t>
            </w:r>
            <w:r w:rsidRPr="00123177">
              <w:rPr>
                <w:rFonts w:eastAsia="Arial"/>
                <w:color w:val="000000" w:themeColor="text1"/>
              </w:rPr>
              <w:t xml:space="preserve">vehicle's </w:t>
            </w:r>
            <w:r w:rsidRPr="00123177">
              <w:t>CAN.</w:t>
            </w:r>
          </w:p>
          <w:p w14:paraId="062CC825" w14:textId="77777777" w:rsidR="00A55B53" w:rsidRPr="00123177" w:rsidRDefault="00A55B53">
            <w:pPr>
              <w:pStyle w:val="ListParagraph"/>
              <w:numPr>
                <w:ilvl w:val="0"/>
                <w:numId w:val="41"/>
              </w:numPr>
            </w:pPr>
            <w:r w:rsidRPr="00123177">
              <w:t xml:space="preserve">The </w:t>
            </w:r>
            <w:r w:rsidRPr="00123177">
              <w:rPr>
                <w:rFonts w:eastAsia="Arial"/>
                <w:color w:val="000000" w:themeColor="text1"/>
              </w:rPr>
              <w:t xml:space="preserve">HVHVDCDC shall detect the </w:t>
            </w:r>
            <w:r w:rsidRPr="00123177">
              <w:rPr>
                <w:b/>
                <w:bCs/>
              </w:rPr>
              <w:t>Level 0</w:t>
            </w:r>
            <w:r w:rsidRPr="00123177">
              <w:rPr>
                <w:rFonts w:eastAsia="Arial"/>
                <w:color w:val="000000" w:themeColor="text1"/>
              </w:rPr>
              <w:t xml:space="preserve"> fault in the state machine at  following condition : </w:t>
            </w:r>
            <w:r w:rsidRPr="00123177">
              <w:t xml:space="preserve">The failure effects are invisible to rest of HV system / driver and HVDCDC or vehicle do not have to alternate its performance to mitigate the failure. The HVHVDCDC send </w:t>
            </w:r>
            <w:r w:rsidRPr="00123177">
              <w:rPr>
                <w:b/>
                <w:bCs/>
              </w:rPr>
              <w:t xml:space="preserve">NHVDCDCFault = 0X1 "Level 0" </w:t>
            </w:r>
            <w:r w:rsidRPr="00123177">
              <w:t xml:space="preserve">message over </w:t>
            </w:r>
            <w:r w:rsidRPr="00123177">
              <w:rPr>
                <w:rFonts w:eastAsia="Arial"/>
                <w:color w:val="000000" w:themeColor="text1"/>
              </w:rPr>
              <w:t xml:space="preserve">vehicle's </w:t>
            </w:r>
            <w:r w:rsidRPr="00123177">
              <w:t>CAN.</w:t>
            </w:r>
          </w:p>
          <w:p w14:paraId="7F06F035" w14:textId="77777777" w:rsidR="00A55B53" w:rsidRPr="00123177" w:rsidRDefault="00A55B53">
            <w:pPr>
              <w:pStyle w:val="ListParagraph"/>
              <w:numPr>
                <w:ilvl w:val="0"/>
                <w:numId w:val="41"/>
              </w:numPr>
            </w:pPr>
            <w:r w:rsidRPr="00123177">
              <w:t xml:space="preserve">The </w:t>
            </w:r>
            <w:r w:rsidRPr="00123177">
              <w:rPr>
                <w:rFonts w:eastAsia="Arial"/>
                <w:color w:val="000000" w:themeColor="text1"/>
              </w:rPr>
              <w:t xml:space="preserve">HVHVDCDC shall detect the </w:t>
            </w:r>
            <w:r w:rsidRPr="00123177">
              <w:rPr>
                <w:b/>
                <w:bCs/>
              </w:rPr>
              <w:t>No Fault</w:t>
            </w:r>
            <w:r w:rsidRPr="00123177">
              <w:rPr>
                <w:rFonts w:eastAsia="Arial"/>
                <w:color w:val="000000" w:themeColor="text1"/>
              </w:rPr>
              <w:t xml:space="preserve"> in the state machine. </w:t>
            </w:r>
            <w:r w:rsidRPr="00123177">
              <w:t xml:space="preserve">The HVHVDCDC send </w:t>
            </w:r>
            <w:r w:rsidRPr="00123177">
              <w:rPr>
                <w:b/>
                <w:bCs/>
              </w:rPr>
              <w:t xml:space="preserve">NHVDCDCFault = 0X1 "No Fault" </w:t>
            </w:r>
            <w:r w:rsidRPr="00123177">
              <w:t xml:space="preserve">message over </w:t>
            </w:r>
            <w:r w:rsidRPr="00123177">
              <w:rPr>
                <w:rFonts w:eastAsia="Arial"/>
                <w:color w:val="000000" w:themeColor="text1"/>
              </w:rPr>
              <w:t xml:space="preserve">vehicle's </w:t>
            </w:r>
            <w:r w:rsidRPr="00123177">
              <w:t>CAN.</w:t>
            </w:r>
          </w:p>
        </w:tc>
      </w:tr>
      <w:tr w:rsidR="00A55B53" w:rsidRPr="00123177" w14:paraId="0BCAC36C"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77530220" w14:textId="77777777" w:rsidR="00A55B53" w:rsidRPr="00123177" w:rsidRDefault="00A55B53" w:rsidP="00535342">
            <w:r w:rsidRPr="00123177">
              <w:rPr>
                <w:rFonts w:eastAsia="Arial"/>
                <w:color w:val="000000" w:themeColor="text1"/>
                <w:szCs w:val="20"/>
              </w:rPr>
              <w:t>Mandatory Fields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85884D" w14:textId="77777777" w:rsidR="00A55B53" w:rsidRPr="00123177" w:rsidRDefault="00A55B53" w:rsidP="00535342">
            <w:r w:rsidRPr="00123177">
              <w:t>No such mandatory fields is applicable.</w:t>
            </w:r>
          </w:p>
        </w:tc>
      </w:tr>
      <w:tr w:rsidR="00A55B53" w:rsidRPr="00123177" w14:paraId="4B6AA007"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7CB7CAB7" w14:textId="77777777" w:rsidR="00A55B53" w:rsidRPr="00123177" w:rsidRDefault="00A55B53" w:rsidP="00535342">
            <w:r w:rsidRPr="00123177">
              <w:rPr>
                <w:rFonts w:eastAsia="Arial"/>
                <w:color w:val="000000" w:themeColor="text1"/>
                <w:szCs w:val="20"/>
              </w:rPr>
              <w:t>Pre-Loaded Values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E8CF6F" w14:textId="77777777" w:rsidR="00A55B53" w:rsidRPr="00123177" w:rsidRDefault="00A55B53" w:rsidP="00535342">
            <w:r w:rsidRPr="00123177">
              <w:t>KL30 and KL15 both are off</w:t>
            </w:r>
          </w:p>
        </w:tc>
      </w:tr>
      <w:tr w:rsidR="00A55B53" w:rsidRPr="00123177" w14:paraId="65822E76"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548A0A0D" w14:textId="77777777" w:rsidR="00A55B53" w:rsidRPr="00123177" w:rsidRDefault="00A55B53" w:rsidP="00535342">
            <w:r w:rsidRPr="00123177">
              <w:rPr>
                <w:rFonts w:eastAsia="Arial"/>
                <w:color w:val="000000" w:themeColor="text1"/>
                <w:szCs w:val="20"/>
              </w:rPr>
              <w:t>Default Values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B088F0" w14:textId="77777777" w:rsidR="00A55B53" w:rsidRPr="00123177" w:rsidRDefault="00A55B53" w:rsidP="00535342">
            <w:r w:rsidRPr="00123177">
              <w:rPr>
                <w:szCs w:val="20"/>
              </w:rPr>
              <w:t>Default values shall be applicable with respect to Pre-Loaded Values</w:t>
            </w:r>
          </w:p>
        </w:tc>
      </w:tr>
      <w:tr w:rsidR="00A55B53" w:rsidRPr="00123177" w14:paraId="1202A426"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4E3D4573" w14:textId="77777777" w:rsidR="00A55B53" w:rsidRPr="00123177" w:rsidRDefault="00A55B53" w:rsidP="00535342">
            <w:r w:rsidRPr="00123177">
              <w:rPr>
                <w:rFonts w:eastAsia="Arial"/>
                <w:color w:val="000000" w:themeColor="text1"/>
                <w:szCs w:val="20"/>
              </w:rPr>
              <w:lastRenderedPageBreak/>
              <w:t>Valid range of Values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9E2BCA" w14:textId="77777777" w:rsidR="00A55B53" w:rsidRPr="00123177" w:rsidRDefault="00A55B53" w:rsidP="00535342">
            <w:r w:rsidRPr="00123177">
              <w:t>NHVDCDCFault signal valid value range is 0x0 - 0x3.</w:t>
            </w:r>
          </w:p>
        </w:tc>
      </w:tr>
      <w:tr w:rsidR="00A55B53" w:rsidRPr="00123177" w14:paraId="4E157426"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0A600F63" w14:textId="77777777" w:rsidR="00A55B53" w:rsidRPr="00123177" w:rsidRDefault="00A55B53" w:rsidP="00535342">
            <w:r w:rsidRPr="00123177">
              <w:rPr>
                <w:rFonts w:eastAsia="Arial"/>
                <w:color w:val="000000" w:themeColor="text1"/>
                <w:szCs w:val="20"/>
              </w:rPr>
              <w:t xml:space="preserve">Data Latency Period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3B0AAE" w14:textId="77777777" w:rsidR="00A55B53" w:rsidRPr="00123177" w:rsidRDefault="00A55B53" w:rsidP="00535342">
            <w:r w:rsidRPr="00123177">
              <w:rPr>
                <w:szCs w:val="20"/>
              </w:rPr>
              <w:t>Data latency period is not applicable</w:t>
            </w:r>
          </w:p>
        </w:tc>
      </w:tr>
      <w:tr w:rsidR="00A55B53" w:rsidRPr="00123177" w14:paraId="180DB610"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2815C5D3" w14:textId="77777777" w:rsidR="00A55B53" w:rsidRPr="00123177" w:rsidRDefault="00A55B53" w:rsidP="00535342">
            <w:r w:rsidRPr="00123177">
              <w:rPr>
                <w:rFonts w:eastAsia="Arial"/>
                <w:color w:val="000000" w:themeColor="text1"/>
                <w:szCs w:val="20"/>
              </w:rPr>
              <w:t xml:space="preserve">Data Retention Period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52F855" w14:textId="77777777" w:rsidR="00A55B53" w:rsidRPr="00123177" w:rsidRDefault="00A55B53" w:rsidP="00535342">
            <w:r w:rsidRPr="00123177">
              <w:rPr>
                <w:szCs w:val="20"/>
              </w:rPr>
              <w:t>Data Retention period is not applicable.</w:t>
            </w:r>
          </w:p>
        </w:tc>
      </w:tr>
      <w:tr w:rsidR="00A55B53" w:rsidRPr="00123177" w14:paraId="63D01910"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610E4DD7" w14:textId="77777777" w:rsidR="00A55B53" w:rsidRPr="00123177" w:rsidRDefault="00A55B53" w:rsidP="00535342">
            <w:r w:rsidRPr="00123177">
              <w:rPr>
                <w:rFonts w:eastAsia="Arial"/>
                <w:color w:val="000000" w:themeColor="text1"/>
                <w:szCs w:val="20"/>
              </w:rPr>
              <w:t>Data Rate/ &lt;Daily&gt; Number of transaction</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CD1CA0" w14:textId="77777777" w:rsidR="00A55B53" w:rsidRPr="00123177" w:rsidRDefault="00A55B53" w:rsidP="00535342">
            <w:r w:rsidRPr="00123177">
              <w:rPr>
                <w:szCs w:val="20"/>
              </w:rPr>
              <w:t>Data rate is not applicable.</w:t>
            </w:r>
          </w:p>
        </w:tc>
      </w:tr>
      <w:tr w:rsidR="00A55B53" w:rsidRPr="00123177" w14:paraId="0334FB23"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415E6D3A" w14:textId="77777777" w:rsidR="00A55B53" w:rsidRPr="00123177" w:rsidRDefault="00A55B53" w:rsidP="00535342">
            <w:r w:rsidRPr="00123177">
              <w:rPr>
                <w:rFonts w:eastAsia="Arial"/>
                <w:color w:val="000000" w:themeColor="text1"/>
                <w:szCs w:val="20"/>
              </w:rPr>
              <w:t>External Events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9131EB" w14:textId="77777777" w:rsidR="00A55B53" w:rsidRPr="00123177" w:rsidRDefault="00A55B53" w:rsidP="00535342">
            <w:r w:rsidRPr="00123177">
              <w:rPr>
                <w:szCs w:val="20"/>
              </w:rPr>
              <w:t>External event is not required.</w:t>
            </w:r>
          </w:p>
        </w:tc>
      </w:tr>
      <w:tr w:rsidR="00A55B53" w:rsidRPr="00123177" w14:paraId="5B62C7ED"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22931D5F" w14:textId="77777777" w:rsidR="00A55B53" w:rsidRPr="00123177" w:rsidRDefault="00A55B53" w:rsidP="00535342">
            <w:r w:rsidRPr="00123177">
              <w:rPr>
                <w:rFonts w:eastAsia="Arial"/>
                <w:color w:val="000000" w:themeColor="text1"/>
                <w:szCs w:val="20"/>
              </w:rPr>
              <w:t>Temporal Events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DA8D13" w14:textId="77777777" w:rsidR="00A55B53" w:rsidRPr="00123177" w:rsidRDefault="00A55B53" w:rsidP="00535342">
            <w:r w:rsidRPr="00123177">
              <w:rPr>
                <w:szCs w:val="20"/>
              </w:rPr>
              <w:t>Temporal event is not applicable.</w:t>
            </w:r>
          </w:p>
        </w:tc>
      </w:tr>
      <w:tr w:rsidR="00A55B53" w:rsidRPr="00123177" w14:paraId="7F241B2A"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779CA783" w14:textId="77777777" w:rsidR="00A55B53" w:rsidRPr="00123177" w:rsidRDefault="00A55B53" w:rsidP="00535342">
            <w:r w:rsidRPr="00123177">
              <w:rPr>
                <w:rFonts w:eastAsia="Arial"/>
                <w:color w:val="000000" w:themeColor="text1"/>
                <w:szCs w:val="20"/>
              </w:rPr>
              <w:t xml:space="preserve">Validation Rules/ </w:t>
            </w:r>
          </w:p>
          <w:p w14:paraId="4FD33EC8"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1C5199" w14:textId="77777777" w:rsidR="00A55B53" w:rsidRPr="00123177" w:rsidRDefault="00A55B53" w:rsidP="00535342">
            <w:pPr>
              <w:pStyle w:val="TableText"/>
              <w:snapToGrid w:val="0"/>
            </w:pPr>
            <w:r w:rsidRPr="00123177">
              <w:t>CANape or CAN BUS Analyzer is a software tool Validating CAN Signal.</w:t>
            </w:r>
          </w:p>
          <w:p w14:paraId="37735DB5" w14:textId="77777777" w:rsidR="00A55B53" w:rsidRPr="00123177" w:rsidDel="00B57828" w:rsidRDefault="00A55B53" w:rsidP="00535342">
            <w:pPr>
              <w:pStyle w:val="TableText"/>
              <w:snapToGrid w:val="0"/>
              <w:rPr>
                <w:del w:id="65" w:author="Mayur Gaikwad" w:date="2024-01-24T16:42:00Z"/>
              </w:rPr>
            </w:pPr>
          </w:p>
          <w:p w14:paraId="5FDEBDCC" w14:textId="77777777" w:rsidR="00A55B53" w:rsidRPr="00123177" w:rsidRDefault="00A55B53" w:rsidP="00535342"/>
        </w:tc>
      </w:tr>
      <w:tr w:rsidR="00A55B53" w:rsidRPr="00123177" w14:paraId="3C495D0C"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27331538" w14:textId="77777777" w:rsidR="00A55B53" w:rsidRPr="00123177" w:rsidRDefault="00A55B53" w:rsidP="00535342">
            <w:r w:rsidRPr="00123177">
              <w:rPr>
                <w:rFonts w:eastAsia="Arial"/>
                <w:color w:val="000000" w:themeColor="text1"/>
                <w:szCs w:val="20"/>
              </w:rPr>
              <w:t>Constraints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C1BBAA" w14:textId="77777777" w:rsidR="00A55B53" w:rsidRPr="00123177" w:rsidRDefault="00A55B53" w:rsidP="00535342">
            <w:r w:rsidRPr="00123177">
              <w:rPr>
                <w:szCs w:val="20"/>
              </w:rPr>
              <w:t>Constraints is not applicable.</w:t>
            </w:r>
          </w:p>
        </w:tc>
      </w:tr>
      <w:tr w:rsidR="00A55B53" w:rsidRPr="00123177" w14:paraId="5BF8A82A"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65836B9A" w14:textId="77777777" w:rsidR="00A55B53" w:rsidRPr="00123177" w:rsidRDefault="00A55B53" w:rsidP="00535342">
            <w:r w:rsidRPr="00123177">
              <w:rPr>
                <w:rFonts w:eastAsia="Arial"/>
                <w:color w:val="000000" w:themeColor="text1"/>
                <w:szCs w:val="20"/>
              </w:rPr>
              <w:t>Effects on other systems/sub system</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C3CF67" w14:textId="77777777" w:rsidR="00A55B53" w:rsidRPr="00123177" w:rsidRDefault="00A55B53" w:rsidP="00535342">
            <w:r w:rsidRPr="00123177">
              <w:rPr>
                <w:szCs w:val="20"/>
              </w:rPr>
              <w:t>No effects on other system</w:t>
            </w:r>
          </w:p>
        </w:tc>
      </w:tr>
      <w:tr w:rsidR="00A55B53" w:rsidRPr="00123177" w14:paraId="26835200"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6D5835F0" w14:textId="77777777" w:rsidR="00A55B53" w:rsidRPr="00123177" w:rsidRDefault="00A55B53" w:rsidP="00535342">
            <w:r w:rsidRPr="00123177">
              <w:rPr>
                <w:rFonts w:eastAsia="Arial"/>
                <w:color w:val="000000" w:themeColor="text1"/>
                <w:szCs w:val="20"/>
              </w:rPr>
              <w:t>Testability with respect to test environment</w:t>
            </w:r>
          </w:p>
          <w:p w14:paraId="6C1A1A7E" w14:textId="77777777" w:rsidR="00A55B53" w:rsidRPr="00123177" w:rsidRDefault="00A55B53" w:rsidP="00535342">
            <w:r w:rsidRPr="00123177">
              <w:rPr>
                <w:rFonts w:eastAsia="Arial"/>
                <w:color w:val="000000" w:themeColor="text1"/>
                <w:szCs w:val="20"/>
              </w:rPr>
              <w:t>(Yes/No)</w:t>
            </w:r>
          </w:p>
          <w:p w14:paraId="4077399A"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E99D17" w14:textId="77777777" w:rsidR="00A55B53" w:rsidRPr="00123177" w:rsidRDefault="00A55B53" w:rsidP="00535342">
            <w:pPr>
              <w:pStyle w:val="TableText"/>
              <w:snapToGrid w:val="0"/>
            </w:pPr>
            <w:r w:rsidRPr="00123177">
              <w:t>YES</w:t>
            </w:r>
          </w:p>
          <w:p w14:paraId="753C5484" w14:textId="77777777" w:rsidR="00A55B53" w:rsidRPr="00123177" w:rsidRDefault="00A55B53" w:rsidP="00535342"/>
        </w:tc>
      </w:tr>
      <w:tr w:rsidR="00A55B53" w:rsidRPr="00123177" w14:paraId="5606C71B"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16EDA232" w14:textId="77777777" w:rsidR="00A55B53" w:rsidRPr="00123177" w:rsidRDefault="00A55B53" w:rsidP="00535342">
            <w:r w:rsidRPr="00123177">
              <w:rPr>
                <w:rFonts w:eastAsia="Arial"/>
                <w:color w:val="000000" w:themeColor="text1"/>
                <w:szCs w:val="20"/>
              </w:rPr>
              <w:t>Feasible within project constraints</w:t>
            </w:r>
          </w:p>
          <w:p w14:paraId="357403A0" w14:textId="77777777" w:rsidR="00A55B53" w:rsidRPr="00123177" w:rsidRDefault="00A55B53" w:rsidP="00535342">
            <w:r w:rsidRPr="00123177">
              <w:rPr>
                <w:rFonts w:eastAsia="Arial"/>
                <w:color w:val="000000" w:themeColor="text1"/>
                <w:szCs w:val="20"/>
              </w:rPr>
              <w:t>(Yes/No)</w:t>
            </w:r>
          </w:p>
          <w:p w14:paraId="3EBBD217" w14:textId="77777777" w:rsidR="00A55B53" w:rsidRPr="00123177" w:rsidRDefault="00A55B53" w:rsidP="00535342">
            <w:r w:rsidRPr="00123177">
              <w:rPr>
                <w:rFonts w:eastAsia="Arial"/>
                <w:i/>
                <w:iCs/>
                <w:color w:val="000000" w:themeColor="text1"/>
                <w:szCs w:val="20"/>
              </w:rPr>
              <w:lastRenderedPageBreak/>
              <w:t>Note: Add the impact of requirement on operating environment defined in section 4.2</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778257" w14:textId="77777777" w:rsidR="00A55B53" w:rsidRPr="00123177" w:rsidRDefault="00A55B53" w:rsidP="00535342">
            <w:pPr>
              <w:pStyle w:val="TableText"/>
              <w:snapToGrid w:val="0"/>
            </w:pPr>
            <w:r w:rsidRPr="00123177">
              <w:lastRenderedPageBreak/>
              <w:t>YES</w:t>
            </w:r>
          </w:p>
          <w:p w14:paraId="71D0101B" w14:textId="77777777" w:rsidR="00A55B53" w:rsidRPr="00123177" w:rsidRDefault="00A55B53" w:rsidP="00535342"/>
        </w:tc>
      </w:tr>
      <w:tr w:rsidR="00A55B53" w:rsidRPr="00123177" w14:paraId="2F086A46"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5D1134D8" w14:textId="77777777" w:rsidR="00A55B53" w:rsidRPr="00123177" w:rsidRDefault="00A55B53" w:rsidP="00535342">
            <w:r w:rsidRPr="00123177">
              <w:rPr>
                <w:rFonts w:eastAsia="Arial"/>
                <w:color w:val="000000" w:themeColor="text1"/>
                <w:szCs w:val="20"/>
              </w:rPr>
              <w:t>Critical</w:t>
            </w:r>
          </w:p>
          <w:p w14:paraId="78251ABB" w14:textId="77777777" w:rsidR="00A55B53" w:rsidRPr="00123177" w:rsidRDefault="00A55B53" w:rsidP="00535342">
            <w:r w:rsidRPr="00123177">
              <w:rPr>
                <w:rFonts w:eastAsia="Arial"/>
                <w:color w:val="000000" w:themeColor="text1"/>
                <w:szCs w:val="20"/>
              </w:rPr>
              <w:t>(Yes/No)</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7F7716" w14:textId="77777777" w:rsidR="00A55B53" w:rsidRPr="00123177" w:rsidRDefault="00A55B53" w:rsidP="00535342">
            <w:r w:rsidRPr="00123177">
              <w:t>YES</w:t>
            </w:r>
          </w:p>
        </w:tc>
      </w:tr>
      <w:tr w:rsidR="00A55B53" w:rsidRPr="00123177" w14:paraId="381C0162"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70E1CCC1" w14:textId="77777777" w:rsidR="00A55B53" w:rsidRPr="00123177" w:rsidRDefault="00A55B53" w:rsidP="00535342">
            <w:pPr>
              <w:rPr>
                <w:rFonts w:eastAsia="Arial"/>
                <w:color w:val="000000" w:themeColor="text1"/>
                <w:szCs w:val="20"/>
              </w:rPr>
            </w:pPr>
            <w:r w:rsidRPr="00123177">
              <w:t>Acceptance Criteria</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78F356" w14:textId="77777777" w:rsidR="00A55B53" w:rsidRPr="00123177" w:rsidRDefault="00A55B53" w:rsidP="00535342">
            <w:r w:rsidRPr="00123177">
              <w:t>Acceptance Criteria for this requirement should be as per SECTION-6 ACCEPTANCE CRITERIA</w:t>
            </w:r>
          </w:p>
        </w:tc>
      </w:tr>
    </w:tbl>
    <w:p w14:paraId="256DEFF5" w14:textId="77777777" w:rsidR="00A55B53" w:rsidRPr="00123177" w:rsidRDefault="00A55B53" w:rsidP="00A55B53">
      <w:pPr>
        <w:pStyle w:val="BodyText"/>
        <w:rPr>
          <w:b/>
          <w:bCs/>
        </w:rPr>
      </w:pPr>
    </w:p>
    <w:p w14:paraId="059B5E4D" w14:textId="77777777" w:rsidR="00A55B53" w:rsidRPr="00123177" w:rsidRDefault="00A55B53" w:rsidP="00A55B53">
      <w:pPr>
        <w:pStyle w:val="Heading4"/>
      </w:pPr>
      <w:r w:rsidRPr="00123177">
        <w:rPr>
          <w:rFonts w:eastAsia="Arial"/>
          <w:color w:val="000000" w:themeColor="text1"/>
          <w:szCs w:val="20"/>
        </w:rPr>
        <w:t xml:space="preserve">HVIL status over CAN </w:t>
      </w:r>
      <w:r w:rsidRPr="00123177">
        <w:t>on HVDCDC.</w:t>
      </w:r>
    </w:p>
    <w:tbl>
      <w:tblPr>
        <w:tblW w:w="9518" w:type="dxa"/>
        <w:tblInd w:w="103" w:type="dxa"/>
        <w:tblLayout w:type="fixed"/>
        <w:tblLook w:val="06A0" w:firstRow="1" w:lastRow="0" w:firstColumn="1" w:lastColumn="0" w:noHBand="1" w:noVBand="1"/>
      </w:tblPr>
      <w:tblGrid>
        <w:gridCol w:w="1306"/>
        <w:gridCol w:w="8212"/>
      </w:tblGrid>
      <w:tr w:rsidR="00A55B53" w:rsidRPr="00123177" w14:paraId="4F2FBFD0"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47D70B6" w14:textId="77777777" w:rsidR="00A55B53" w:rsidRPr="00123177" w:rsidRDefault="00A55B53" w:rsidP="00535342">
            <w:r w:rsidRPr="00123177">
              <w:rPr>
                <w:rFonts w:eastAsia="Arial"/>
                <w:b/>
                <w:bCs/>
                <w:color w:val="000000" w:themeColor="text1"/>
                <w:szCs w:val="20"/>
              </w:rPr>
              <w:t>Term</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B59CD8F" w14:textId="77777777" w:rsidR="00A55B53" w:rsidRPr="00123177" w:rsidRDefault="00A55B53" w:rsidP="00535342">
            <w:r w:rsidRPr="00123177">
              <w:rPr>
                <w:rFonts w:eastAsia="Arial"/>
                <w:b/>
                <w:bCs/>
                <w:color w:val="000000" w:themeColor="text1"/>
                <w:szCs w:val="20"/>
              </w:rPr>
              <w:t>Description</w:t>
            </w:r>
          </w:p>
        </w:tc>
      </w:tr>
      <w:tr w:rsidR="00A55B53" w:rsidRPr="00123177" w14:paraId="6457BCE8" w14:textId="77777777" w:rsidTr="00535342">
        <w:trPr>
          <w:trHeight w:val="135"/>
        </w:trPr>
        <w:tc>
          <w:tcPr>
            <w:tcW w:w="1306" w:type="dxa"/>
            <w:tcBorders>
              <w:top w:val="single" w:sz="8" w:space="0" w:color="000000" w:themeColor="text1"/>
              <w:left w:val="single" w:sz="8" w:space="0" w:color="000000" w:themeColor="text1"/>
              <w:bottom w:val="single" w:sz="8" w:space="0" w:color="000000" w:themeColor="text1"/>
              <w:right w:val="nil"/>
            </w:tcBorders>
          </w:tcPr>
          <w:p w14:paraId="75DE78BC" w14:textId="77777777" w:rsidR="00A55B53" w:rsidRPr="00123177" w:rsidRDefault="00A55B53" w:rsidP="00535342">
            <w:r w:rsidRPr="00123177">
              <w:rPr>
                <w:rFonts w:eastAsia="Arial"/>
                <w:color w:val="000000" w:themeColor="text1"/>
                <w:szCs w:val="20"/>
              </w:rPr>
              <w:t>REQ ID</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CAACE5" w14:textId="77777777" w:rsidR="00A55B53" w:rsidRPr="00123177" w:rsidRDefault="00A55B53" w:rsidP="00535342">
            <w:r w:rsidRPr="00123177">
              <w:rPr>
                <w:rFonts w:eastAsia="Arial"/>
                <w:color w:val="000000" w:themeColor="text1"/>
                <w:szCs w:val="20"/>
              </w:rPr>
              <w:t>SWRS_COMM_12</w:t>
            </w:r>
          </w:p>
        </w:tc>
      </w:tr>
      <w:tr w:rsidR="00A55B53" w:rsidRPr="00123177" w14:paraId="034BA3DC" w14:textId="77777777" w:rsidTr="00535342">
        <w:trPr>
          <w:trHeight w:val="135"/>
        </w:trPr>
        <w:tc>
          <w:tcPr>
            <w:tcW w:w="1306" w:type="dxa"/>
            <w:tcBorders>
              <w:top w:val="single" w:sz="8" w:space="0" w:color="000000" w:themeColor="text1"/>
              <w:left w:val="single" w:sz="8" w:space="0" w:color="000000" w:themeColor="text1"/>
              <w:bottom w:val="single" w:sz="8" w:space="0" w:color="000000" w:themeColor="text1"/>
              <w:right w:val="nil"/>
            </w:tcBorders>
          </w:tcPr>
          <w:p w14:paraId="14F709E5" w14:textId="77777777" w:rsidR="00A55B53" w:rsidRPr="00123177" w:rsidRDefault="00A55B53" w:rsidP="00535342">
            <w:pPr>
              <w:pStyle w:val="TableText"/>
            </w:pPr>
            <w:r w:rsidRPr="00123177">
              <w:t>Customer Req ID</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43421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SDS-HVDCDC-96</w:t>
            </w:r>
          </w:p>
        </w:tc>
      </w:tr>
      <w:tr w:rsidR="00A55B53" w:rsidRPr="00123177" w14:paraId="03525F08" w14:textId="77777777" w:rsidTr="00535342">
        <w:trPr>
          <w:trHeight w:val="135"/>
        </w:trPr>
        <w:tc>
          <w:tcPr>
            <w:tcW w:w="1306" w:type="dxa"/>
            <w:tcBorders>
              <w:top w:val="single" w:sz="8" w:space="0" w:color="000000" w:themeColor="text1"/>
              <w:left w:val="single" w:sz="8" w:space="0" w:color="000000" w:themeColor="text1"/>
              <w:bottom w:val="single" w:sz="8" w:space="0" w:color="000000" w:themeColor="text1"/>
              <w:right w:val="nil"/>
            </w:tcBorders>
          </w:tcPr>
          <w:p w14:paraId="07D9DC2F" w14:textId="77777777" w:rsidR="00A55B53" w:rsidRPr="00123177" w:rsidRDefault="00A55B53" w:rsidP="00535342">
            <w:pPr>
              <w:pStyle w:val="TableText"/>
            </w:pPr>
            <w:r w:rsidRPr="00123177">
              <w:t>Milestone</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E09F76" w14:textId="77777777" w:rsidR="00A55B53" w:rsidRPr="00123177" w:rsidRDefault="00A55B53" w:rsidP="00535342">
            <w:pPr>
              <w:pStyle w:val="TableText"/>
            </w:pPr>
            <w:r w:rsidRPr="00123177">
              <w:t>B-Sample/ PF2.0</w:t>
            </w:r>
          </w:p>
        </w:tc>
      </w:tr>
      <w:tr w:rsidR="00A55B53" w:rsidRPr="00123177" w14:paraId="6D4217B5" w14:textId="77777777" w:rsidTr="00535342">
        <w:trPr>
          <w:trHeight w:val="135"/>
        </w:trPr>
        <w:tc>
          <w:tcPr>
            <w:tcW w:w="1306" w:type="dxa"/>
            <w:tcBorders>
              <w:top w:val="single" w:sz="8" w:space="0" w:color="000000" w:themeColor="text1"/>
              <w:left w:val="single" w:sz="8" w:space="0" w:color="000000" w:themeColor="text1"/>
              <w:bottom w:val="single" w:sz="8" w:space="0" w:color="000000" w:themeColor="text1"/>
              <w:right w:val="nil"/>
            </w:tcBorders>
          </w:tcPr>
          <w:p w14:paraId="0A14730D"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8E7598" w14:textId="77777777" w:rsidR="00A55B53" w:rsidRPr="00123177" w:rsidRDefault="00A55B53" w:rsidP="00535342">
            <w:r w:rsidRPr="00123177">
              <w:rPr>
                <w:rFonts w:eastAsia="Arial"/>
                <w:color w:val="000000" w:themeColor="text1"/>
                <w:szCs w:val="20"/>
              </w:rPr>
              <w:t>The HVHVDCDC shall broadcast the HVIL status to the vehicle's CAN network.</w:t>
            </w:r>
          </w:p>
        </w:tc>
      </w:tr>
      <w:tr w:rsidR="00A55B53" w:rsidRPr="00123177" w14:paraId="2889702E"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1B9460F5" w14:textId="77777777" w:rsidR="00A55B53" w:rsidRPr="00123177" w:rsidRDefault="00A55B53" w:rsidP="00535342">
            <w:r w:rsidRPr="00123177">
              <w:rPr>
                <w:rFonts w:eastAsia="Arial"/>
                <w:color w:val="000000" w:themeColor="text1"/>
                <w:szCs w:val="20"/>
              </w:rPr>
              <w:t xml:space="preserve">Derived Requirement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58678E" w14:textId="77777777" w:rsidR="00A55B53" w:rsidRPr="00123177" w:rsidRDefault="00A55B53" w:rsidP="00535342">
            <w:r w:rsidRPr="00123177">
              <w:t>No Such derived requirement is applicable.</w:t>
            </w:r>
          </w:p>
        </w:tc>
      </w:tr>
      <w:tr w:rsidR="00A55B53" w:rsidRPr="00123177" w14:paraId="1507054A"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3BA15407" w14:textId="77777777" w:rsidR="00A55B53" w:rsidRPr="00123177" w:rsidRDefault="00A55B53" w:rsidP="00535342">
            <w:r w:rsidRPr="00123177">
              <w:rPr>
                <w:rFonts w:eastAsia="Arial"/>
                <w:color w:val="000000" w:themeColor="text1"/>
                <w:szCs w:val="20"/>
              </w:rPr>
              <w:t>Access Restrictions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2156AD"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726C54A8"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4962A493"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507A2F" w14:textId="77777777" w:rsidR="00A55B53" w:rsidRPr="00123177" w:rsidRDefault="00A55B53" w:rsidP="00535342">
            <w:r w:rsidRPr="00123177">
              <w:rPr>
                <w:rFonts w:eastAsia="Arial"/>
                <w:color w:val="000000" w:themeColor="text1"/>
                <w:szCs w:val="20"/>
              </w:rPr>
              <w:t xml:space="preserve">The HVHVDCDC </w:t>
            </w:r>
            <w:r w:rsidRPr="00123177">
              <w:t>HVIL status from HVIL Monitoring circuit.</w:t>
            </w:r>
          </w:p>
        </w:tc>
      </w:tr>
      <w:tr w:rsidR="00A55B53" w:rsidRPr="00123177" w14:paraId="756A5E89"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40F8AD56"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1EA345" w14:textId="77777777" w:rsidR="00A55B53" w:rsidRPr="00123177" w:rsidRDefault="00A55B53" w:rsidP="00535342">
            <w:r w:rsidRPr="00123177">
              <w:t>NHVDCDCHVIL and Fault levels</w:t>
            </w:r>
          </w:p>
        </w:tc>
      </w:tr>
      <w:tr w:rsidR="00A55B53" w:rsidRPr="00123177" w14:paraId="2A6639A8"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0CB9B11F" w14:textId="77777777" w:rsidR="00A55B53" w:rsidRPr="00123177" w:rsidRDefault="00A55B53" w:rsidP="00535342">
            <w:r w:rsidRPr="00123177">
              <w:rPr>
                <w:rFonts w:eastAsia="Arial"/>
                <w:color w:val="000000" w:themeColor="text1"/>
                <w:szCs w:val="20"/>
              </w:rPr>
              <w:t>Process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CCB5C6" w14:textId="77777777" w:rsidR="00A55B53" w:rsidRPr="00123177" w:rsidRDefault="00A55B53" w:rsidP="00535342">
            <w:r w:rsidRPr="00123177">
              <w:t xml:space="preserve">The </w:t>
            </w:r>
            <w:r w:rsidRPr="00123177">
              <w:rPr>
                <w:rFonts w:eastAsia="Arial"/>
                <w:color w:val="000000" w:themeColor="text1"/>
              </w:rPr>
              <w:t xml:space="preserve">HVHVDCDC shall detect the status of the HVIL Monitoring circuit in the system. </w:t>
            </w:r>
            <w:r w:rsidRPr="00123177">
              <w:t xml:space="preserve">The HVHVDCDC sends an </w:t>
            </w:r>
            <w:r w:rsidRPr="00123177">
              <w:rPr>
                <w:b/>
                <w:bCs/>
              </w:rPr>
              <w:t xml:space="preserve">NHVDCDCHVIL </w:t>
            </w:r>
            <w:r w:rsidRPr="00123177">
              <w:t xml:space="preserve">message over the </w:t>
            </w:r>
            <w:r w:rsidRPr="00123177">
              <w:rPr>
                <w:rFonts w:eastAsia="Arial"/>
                <w:color w:val="000000" w:themeColor="text1"/>
              </w:rPr>
              <w:t>vehicle's C</w:t>
            </w:r>
            <w:r w:rsidRPr="00123177">
              <w:t>AN. And also triggers the fault level when fault detected at HVIL monitoring circuit.</w:t>
            </w:r>
          </w:p>
        </w:tc>
      </w:tr>
      <w:tr w:rsidR="00A55B53" w:rsidRPr="00123177" w14:paraId="60AAB1F6"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2EBEBBDF" w14:textId="77777777" w:rsidR="00A55B53" w:rsidRPr="00123177" w:rsidRDefault="00A55B53" w:rsidP="00535342">
            <w:r w:rsidRPr="00123177">
              <w:rPr>
                <w:rFonts w:eastAsia="Arial"/>
                <w:color w:val="000000" w:themeColor="text1"/>
                <w:szCs w:val="20"/>
              </w:rPr>
              <w:t>Mandatory Fields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3A2BAE" w14:textId="77777777" w:rsidR="00A55B53" w:rsidRPr="00123177" w:rsidRDefault="00A55B53" w:rsidP="00535342">
            <w:r w:rsidRPr="00123177">
              <w:t>No such mandatory fields is applicable.</w:t>
            </w:r>
          </w:p>
        </w:tc>
      </w:tr>
      <w:tr w:rsidR="00A55B53" w:rsidRPr="00123177" w14:paraId="0679A675"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0F7A1EF5" w14:textId="77777777" w:rsidR="00A55B53" w:rsidRPr="00123177" w:rsidRDefault="00A55B53" w:rsidP="00535342">
            <w:r w:rsidRPr="00123177">
              <w:rPr>
                <w:rFonts w:eastAsia="Arial"/>
                <w:color w:val="000000" w:themeColor="text1"/>
                <w:szCs w:val="20"/>
              </w:rPr>
              <w:t>Pre-Loaded Values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0268C1" w14:textId="77777777" w:rsidR="00A55B53" w:rsidRPr="00123177" w:rsidRDefault="00A55B53" w:rsidP="00535342">
            <w:r w:rsidRPr="00123177">
              <w:t>KL30 are off.</w:t>
            </w:r>
          </w:p>
        </w:tc>
      </w:tr>
      <w:tr w:rsidR="00A55B53" w:rsidRPr="00123177" w14:paraId="140A13AC"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03F39107" w14:textId="77777777" w:rsidR="00A55B53" w:rsidRPr="00123177" w:rsidRDefault="00A55B53" w:rsidP="00535342">
            <w:r w:rsidRPr="00123177">
              <w:rPr>
                <w:rFonts w:eastAsia="Arial"/>
                <w:color w:val="000000" w:themeColor="text1"/>
                <w:szCs w:val="20"/>
              </w:rPr>
              <w:t>Default Values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0F67B3" w14:textId="77777777" w:rsidR="00A55B53" w:rsidRPr="00123177" w:rsidRDefault="00A55B53" w:rsidP="00535342">
            <w:r w:rsidRPr="00123177">
              <w:rPr>
                <w:szCs w:val="20"/>
              </w:rPr>
              <w:t>Default values shall be applicable with respect to Pre-Loaded Values</w:t>
            </w:r>
          </w:p>
        </w:tc>
      </w:tr>
      <w:tr w:rsidR="00A55B53" w:rsidRPr="00123177" w14:paraId="784D9794"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61A17890" w14:textId="77777777" w:rsidR="00A55B53" w:rsidRPr="00123177" w:rsidRDefault="00A55B53" w:rsidP="00535342">
            <w:r w:rsidRPr="00123177">
              <w:rPr>
                <w:rFonts w:eastAsia="Arial"/>
                <w:color w:val="000000" w:themeColor="text1"/>
                <w:szCs w:val="20"/>
              </w:rPr>
              <w:t>Valid range of Values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9B064E" w14:textId="77777777" w:rsidR="00A55B53" w:rsidRPr="00123177" w:rsidRDefault="00A55B53" w:rsidP="00535342">
            <w:r w:rsidRPr="00123177">
              <w:t>NHVDCDCHVIL signal valid value range is 0 – 3.</w:t>
            </w:r>
          </w:p>
        </w:tc>
      </w:tr>
      <w:tr w:rsidR="00A55B53" w:rsidRPr="00123177" w14:paraId="36029426"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53BD0046" w14:textId="77777777" w:rsidR="00A55B53" w:rsidRPr="00123177" w:rsidRDefault="00A55B53" w:rsidP="00535342">
            <w:r w:rsidRPr="00123177">
              <w:rPr>
                <w:rFonts w:eastAsia="Arial"/>
                <w:color w:val="000000" w:themeColor="text1"/>
                <w:szCs w:val="20"/>
              </w:rPr>
              <w:lastRenderedPageBreak/>
              <w:t xml:space="preserve">Data Latency Period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C072D8" w14:textId="77777777" w:rsidR="00A55B53" w:rsidRPr="00123177" w:rsidRDefault="00A55B53" w:rsidP="00535342">
            <w:r w:rsidRPr="00123177">
              <w:rPr>
                <w:szCs w:val="20"/>
              </w:rPr>
              <w:t>Data latency period is not applicable</w:t>
            </w:r>
          </w:p>
        </w:tc>
      </w:tr>
      <w:tr w:rsidR="00A55B53" w:rsidRPr="00123177" w14:paraId="7ECDE8D1"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1BFA3AD1" w14:textId="77777777" w:rsidR="00A55B53" w:rsidRPr="00123177" w:rsidRDefault="00A55B53" w:rsidP="00535342">
            <w:r w:rsidRPr="00123177">
              <w:rPr>
                <w:rFonts w:eastAsia="Arial"/>
                <w:color w:val="000000" w:themeColor="text1"/>
                <w:szCs w:val="20"/>
              </w:rPr>
              <w:t xml:space="preserve">Data Retention Period  </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AF2290" w14:textId="77777777" w:rsidR="00A55B53" w:rsidRPr="00123177" w:rsidRDefault="00A55B53" w:rsidP="00535342">
            <w:r w:rsidRPr="00123177">
              <w:rPr>
                <w:szCs w:val="20"/>
              </w:rPr>
              <w:t>Data Retention period is not applicable.</w:t>
            </w:r>
          </w:p>
        </w:tc>
      </w:tr>
      <w:tr w:rsidR="00A55B53" w:rsidRPr="00123177" w14:paraId="7EB3F482"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3C699974" w14:textId="77777777" w:rsidR="00A55B53" w:rsidRPr="00123177" w:rsidRDefault="00A55B53" w:rsidP="00535342">
            <w:r w:rsidRPr="00123177">
              <w:rPr>
                <w:rFonts w:eastAsia="Arial"/>
                <w:color w:val="000000" w:themeColor="text1"/>
                <w:szCs w:val="20"/>
              </w:rPr>
              <w:t>Data Rate/ &lt;Daily&gt; Number of transaction</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30D6F9" w14:textId="77777777" w:rsidR="00A55B53" w:rsidRPr="00123177" w:rsidRDefault="00A55B53" w:rsidP="00535342">
            <w:r w:rsidRPr="00123177">
              <w:rPr>
                <w:szCs w:val="20"/>
              </w:rPr>
              <w:t>Data rate is not applicable.</w:t>
            </w:r>
          </w:p>
        </w:tc>
      </w:tr>
      <w:tr w:rsidR="00A55B53" w:rsidRPr="00123177" w14:paraId="7D6A1601"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58B80833" w14:textId="77777777" w:rsidR="00A55B53" w:rsidRPr="00123177" w:rsidRDefault="00A55B53" w:rsidP="00535342">
            <w:r w:rsidRPr="00123177">
              <w:rPr>
                <w:rFonts w:eastAsia="Arial"/>
                <w:color w:val="000000" w:themeColor="text1"/>
                <w:szCs w:val="20"/>
              </w:rPr>
              <w:t>External Events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1F78CD" w14:textId="77777777" w:rsidR="00A55B53" w:rsidRPr="00123177" w:rsidRDefault="00A55B53" w:rsidP="00535342">
            <w:r w:rsidRPr="00123177">
              <w:rPr>
                <w:szCs w:val="20"/>
              </w:rPr>
              <w:t>External event is not required.</w:t>
            </w:r>
          </w:p>
        </w:tc>
      </w:tr>
      <w:tr w:rsidR="00A55B53" w:rsidRPr="00123177" w14:paraId="5C788815"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69DB13C8" w14:textId="77777777" w:rsidR="00A55B53" w:rsidRPr="00123177" w:rsidRDefault="00A55B53" w:rsidP="00535342">
            <w:r w:rsidRPr="00123177">
              <w:rPr>
                <w:rFonts w:eastAsia="Arial"/>
                <w:color w:val="000000" w:themeColor="text1"/>
                <w:szCs w:val="20"/>
              </w:rPr>
              <w:t>Temporal Events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92BD65" w14:textId="77777777" w:rsidR="00A55B53" w:rsidRPr="00123177" w:rsidRDefault="00A55B53" w:rsidP="00535342">
            <w:r w:rsidRPr="00123177">
              <w:rPr>
                <w:szCs w:val="20"/>
              </w:rPr>
              <w:t>Temporal event is not applicable.</w:t>
            </w:r>
          </w:p>
        </w:tc>
      </w:tr>
      <w:tr w:rsidR="00A55B53" w:rsidRPr="00123177" w14:paraId="78105DAD"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170976E8" w14:textId="77777777" w:rsidR="00A55B53" w:rsidRPr="00123177" w:rsidRDefault="00A55B53" w:rsidP="00535342">
            <w:r w:rsidRPr="00123177">
              <w:rPr>
                <w:rFonts w:eastAsia="Arial"/>
                <w:color w:val="000000" w:themeColor="text1"/>
                <w:szCs w:val="20"/>
              </w:rPr>
              <w:t xml:space="preserve">Validation Rules/ </w:t>
            </w:r>
          </w:p>
          <w:p w14:paraId="61235D9F"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CB9792" w14:textId="77777777" w:rsidR="00A55B53" w:rsidRPr="00123177" w:rsidRDefault="00A55B53" w:rsidP="00535342">
            <w:pPr>
              <w:pStyle w:val="TableText"/>
              <w:snapToGrid w:val="0"/>
            </w:pPr>
            <w:r w:rsidRPr="00123177">
              <w:rPr>
                <w:rFonts w:eastAsia="Arial"/>
                <w:color w:val="000000" w:themeColor="text1"/>
              </w:rPr>
              <w:t>Verify the CAN messages and CAN signal mentioned in input and out section on CANalyzer Tool.</w:t>
            </w:r>
          </w:p>
          <w:p w14:paraId="31828AB7" w14:textId="77777777" w:rsidR="00A55B53" w:rsidRPr="00123177" w:rsidRDefault="00A55B53" w:rsidP="00535342"/>
        </w:tc>
      </w:tr>
      <w:tr w:rsidR="00A55B53" w:rsidRPr="00123177" w14:paraId="7F40D868"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26E6B5D4" w14:textId="77777777" w:rsidR="00A55B53" w:rsidRPr="00123177" w:rsidRDefault="00A55B53" w:rsidP="00535342">
            <w:r w:rsidRPr="00123177">
              <w:rPr>
                <w:rFonts w:eastAsia="Arial"/>
                <w:color w:val="000000" w:themeColor="text1"/>
                <w:szCs w:val="20"/>
              </w:rPr>
              <w:t>Constraints</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DA42C7" w14:textId="77777777" w:rsidR="00A55B53" w:rsidRPr="00123177" w:rsidRDefault="00A55B53" w:rsidP="00535342">
            <w:r w:rsidRPr="00123177">
              <w:rPr>
                <w:szCs w:val="20"/>
              </w:rPr>
              <w:t>Constraints is not applicable.</w:t>
            </w:r>
          </w:p>
        </w:tc>
      </w:tr>
      <w:tr w:rsidR="00A55B53" w:rsidRPr="00123177" w14:paraId="5BD6F60C"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75BB0165" w14:textId="77777777" w:rsidR="00A55B53" w:rsidRPr="00123177" w:rsidRDefault="00A55B53" w:rsidP="00535342">
            <w:r w:rsidRPr="00123177">
              <w:rPr>
                <w:rFonts w:eastAsia="Arial"/>
                <w:color w:val="000000" w:themeColor="text1"/>
                <w:szCs w:val="20"/>
              </w:rPr>
              <w:t>Effects on other systems/sub system</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316406" w14:textId="77777777" w:rsidR="00A55B53" w:rsidRPr="00123177" w:rsidRDefault="00A55B53" w:rsidP="00535342">
            <w:r w:rsidRPr="00123177">
              <w:rPr>
                <w:szCs w:val="20"/>
              </w:rPr>
              <w:t>No effects on other system</w:t>
            </w:r>
          </w:p>
        </w:tc>
      </w:tr>
      <w:tr w:rsidR="00A55B53" w:rsidRPr="00123177" w14:paraId="7644CEF3"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60AA0938" w14:textId="77777777" w:rsidR="00A55B53" w:rsidRPr="00123177" w:rsidRDefault="00A55B53" w:rsidP="00535342">
            <w:r w:rsidRPr="00123177">
              <w:rPr>
                <w:rFonts w:eastAsia="Arial"/>
                <w:color w:val="000000" w:themeColor="text1"/>
                <w:szCs w:val="20"/>
              </w:rPr>
              <w:t>Testability with respect to test environment</w:t>
            </w:r>
          </w:p>
          <w:p w14:paraId="76308188" w14:textId="77777777" w:rsidR="00A55B53" w:rsidRPr="00123177" w:rsidRDefault="00A55B53" w:rsidP="00535342">
            <w:r w:rsidRPr="00123177">
              <w:rPr>
                <w:rFonts w:eastAsia="Arial"/>
                <w:color w:val="000000" w:themeColor="text1"/>
                <w:szCs w:val="20"/>
              </w:rPr>
              <w:t>(Yes/No)</w:t>
            </w:r>
          </w:p>
          <w:p w14:paraId="3DE63697"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C9262F" w14:textId="77777777" w:rsidR="00A55B53" w:rsidRPr="00123177" w:rsidRDefault="00A55B53" w:rsidP="00535342">
            <w:pPr>
              <w:pStyle w:val="TableText"/>
              <w:snapToGrid w:val="0"/>
            </w:pPr>
            <w:r w:rsidRPr="00123177">
              <w:t>YES</w:t>
            </w:r>
          </w:p>
          <w:p w14:paraId="16CA9F0F" w14:textId="77777777" w:rsidR="00A55B53" w:rsidRPr="00123177" w:rsidRDefault="00A55B53" w:rsidP="00535342"/>
        </w:tc>
      </w:tr>
      <w:tr w:rsidR="00A55B53" w:rsidRPr="00123177" w14:paraId="018D0FFC"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48C42B93" w14:textId="77777777" w:rsidR="00A55B53" w:rsidRPr="00123177" w:rsidRDefault="00A55B53" w:rsidP="00535342">
            <w:r w:rsidRPr="00123177">
              <w:rPr>
                <w:rFonts w:eastAsia="Arial"/>
                <w:color w:val="000000" w:themeColor="text1"/>
                <w:szCs w:val="20"/>
              </w:rPr>
              <w:t>Feasible within project constraints</w:t>
            </w:r>
          </w:p>
          <w:p w14:paraId="28C88470" w14:textId="77777777" w:rsidR="00A55B53" w:rsidRPr="00123177" w:rsidRDefault="00A55B53" w:rsidP="00535342">
            <w:r w:rsidRPr="00123177">
              <w:rPr>
                <w:rFonts w:eastAsia="Arial"/>
                <w:color w:val="000000" w:themeColor="text1"/>
                <w:szCs w:val="20"/>
              </w:rPr>
              <w:t>(Yes/No)</w:t>
            </w:r>
          </w:p>
          <w:p w14:paraId="2F8D94F4" w14:textId="77777777" w:rsidR="00A55B53" w:rsidRPr="00123177" w:rsidRDefault="00A55B53" w:rsidP="00535342">
            <w:r w:rsidRPr="00123177">
              <w:rPr>
                <w:rFonts w:eastAsia="Arial"/>
                <w:i/>
                <w:iCs/>
                <w:color w:val="000000" w:themeColor="text1"/>
                <w:szCs w:val="20"/>
              </w:rPr>
              <w:t xml:space="preserve">Note: Add the impact of </w:t>
            </w:r>
            <w:r w:rsidRPr="00123177">
              <w:rPr>
                <w:rFonts w:eastAsia="Arial"/>
                <w:i/>
                <w:iCs/>
                <w:color w:val="000000" w:themeColor="text1"/>
                <w:szCs w:val="20"/>
              </w:rPr>
              <w:lastRenderedPageBreak/>
              <w:t>requirement on operating environment defined in section 4.2</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982D6E" w14:textId="77777777" w:rsidR="00A55B53" w:rsidRPr="00123177" w:rsidRDefault="00A55B53" w:rsidP="00535342">
            <w:pPr>
              <w:pStyle w:val="TableText"/>
              <w:snapToGrid w:val="0"/>
            </w:pPr>
            <w:r w:rsidRPr="00123177">
              <w:lastRenderedPageBreak/>
              <w:t>YES</w:t>
            </w:r>
          </w:p>
          <w:p w14:paraId="1A13B82B" w14:textId="77777777" w:rsidR="00A55B53" w:rsidRPr="00123177" w:rsidRDefault="00A55B53" w:rsidP="00535342"/>
        </w:tc>
      </w:tr>
      <w:tr w:rsidR="00A55B53" w:rsidRPr="00123177" w14:paraId="2DF13C3F"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1BAAD92B" w14:textId="77777777" w:rsidR="00A55B53" w:rsidRPr="00123177" w:rsidRDefault="00A55B53" w:rsidP="00535342">
            <w:r w:rsidRPr="00123177">
              <w:rPr>
                <w:rFonts w:eastAsia="Arial"/>
                <w:color w:val="000000" w:themeColor="text1"/>
                <w:szCs w:val="20"/>
              </w:rPr>
              <w:t>Critical</w:t>
            </w:r>
          </w:p>
          <w:p w14:paraId="0459F6F4" w14:textId="77777777" w:rsidR="00A55B53" w:rsidRPr="00123177" w:rsidRDefault="00A55B53" w:rsidP="00535342">
            <w:r w:rsidRPr="00123177">
              <w:rPr>
                <w:rFonts w:eastAsia="Arial"/>
                <w:color w:val="000000" w:themeColor="text1"/>
                <w:szCs w:val="20"/>
              </w:rPr>
              <w:t>(Yes/No)</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63B3B1" w14:textId="77777777" w:rsidR="00A55B53" w:rsidRPr="00123177" w:rsidRDefault="00A55B53" w:rsidP="00535342">
            <w:r w:rsidRPr="00123177">
              <w:t>YES</w:t>
            </w:r>
          </w:p>
        </w:tc>
      </w:tr>
      <w:tr w:rsidR="00A55B53" w:rsidRPr="00123177" w14:paraId="66FB0338" w14:textId="77777777" w:rsidTr="00535342">
        <w:trPr>
          <w:trHeight w:val="300"/>
        </w:trPr>
        <w:tc>
          <w:tcPr>
            <w:tcW w:w="1306" w:type="dxa"/>
            <w:tcBorders>
              <w:top w:val="single" w:sz="8" w:space="0" w:color="000000" w:themeColor="text1"/>
              <w:left w:val="single" w:sz="8" w:space="0" w:color="000000" w:themeColor="text1"/>
              <w:bottom w:val="single" w:sz="8" w:space="0" w:color="000000" w:themeColor="text1"/>
              <w:right w:val="nil"/>
            </w:tcBorders>
          </w:tcPr>
          <w:p w14:paraId="1AA0FBCB" w14:textId="77777777" w:rsidR="00A55B53" w:rsidRPr="00123177" w:rsidRDefault="00A55B53" w:rsidP="00535342">
            <w:pPr>
              <w:rPr>
                <w:rFonts w:eastAsia="Arial"/>
                <w:color w:val="000000" w:themeColor="text1"/>
                <w:szCs w:val="20"/>
              </w:rPr>
            </w:pPr>
            <w:r w:rsidRPr="00123177">
              <w:t>Acceptance Criteria</w:t>
            </w:r>
          </w:p>
        </w:tc>
        <w:tc>
          <w:tcPr>
            <w:tcW w:w="8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E84DBC" w14:textId="77777777" w:rsidR="00A55B53" w:rsidRPr="00123177" w:rsidRDefault="00A55B53" w:rsidP="00535342">
            <w:r w:rsidRPr="00123177">
              <w:t>Acceptance Criteria for this requirement should be as per SECTION-6 ACCEPTANCE CRITERIA</w:t>
            </w:r>
          </w:p>
        </w:tc>
      </w:tr>
    </w:tbl>
    <w:p w14:paraId="46B75C57" w14:textId="77777777" w:rsidR="00A55B53" w:rsidRPr="00123177" w:rsidRDefault="00A55B53" w:rsidP="00A55B53">
      <w:pPr>
        <w:pStyle w:val="BodyText"/>
        <w:rPr>
          <w:b/>
          <w:bCs/>
        </w:rPr>
      </w:pPr>
    </w:p>
    <w:p w14:paraId="035E4170" w14:textId="77777777" w:rsidR="00A55B53" w:rsidRPr="00123177" w:rsidRDefault="00A55B53" w:rsidP="00A55B53">
      <w:pPr>
        <w:pStyle w:val="Heading4"/>
      </w:pPr>
      <w:r w:rsidRPr="00123177">
        <w:rPr>
          <w:rFonts w:eastAsia="Arial"/>
          <w:color w:val="000000" w:themeColor="text1"/>
          <w:szCs w:val="20"/>
        </w:rPr>
        <w:t xml:space="preserve">Measured DC link currents and voltages on 800V side over CAN </w:t>
      </w:r>
      <w:r w:rsidRPr="00123177">
        <w:t>on HVDCDC.</w:t>
      </w:r>
    </w:p>
    <w:p w14:paraId="52011245" w14:textId="77777777" w:rsidR="00A55B53" w:rsidRPr="00123177" w:rsidRDefault="00A55B53" w:rsidP="00A55B53">
      <w:pPr>
        <w:pStyle w:val="BodyText"/>
        <w:rPr>
          <w:b/>
          <w:bCs/>
        </w:rPr>
      </w:pPr>
    </w:p>
    <w:tbl>
      <w:tblPr>
        <w:tblW w:w="9545" w:type="dxa"/>
        <w:tblInd w:w="103" w:type="dxa"/>
        <w:tblLayout w:type="fixed"/>
        <w:tblLook w:val="06A0" w:firstRow="1" w:lastRow="0" w:firstColumn="1" w:lastColumn="0" w:noHBand="1" w:noVBand="1"/>
      </w:tblPr>
      <w:tblGrid>
        <w:gridCol w:w="1310"/>
        <w:gridCol w:w="8235"/>
      </w:tblGrid>
      <w:tr w:rsidR="00A55B53" w:rsidRPr="00123177" w14:paraId="520CB6C4"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E26BDD5" w14:textId="77777777" w:rsidR="00A55B53" w:rsidRPr="00123177" w:rsidRDefault="00A55B53" w:rsidP="00535342">
            <w:r w:rsidRPr="00123177">
              <w:rPr>
                <w:rFonts w:eastAsia="Arial"/>
                <w:b/>
                <w:bCs/>
                <w:color w:val="000000" w:themeColor="text1"/>
                <w:szCs w:val="20"/>
              </w:rPr>
              <w:t>Term</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F4D42E8" w14:textId="77777777" w:rsidR="00A55B53" w:rsidRPr="00123177" w:rsidRDefault="00A55B53" w:rsidP="00535342">
            <w:r w:rsidRPr="00123177">
              <w:rPr>
                <w:rFonts w:eastAsia="Arial"/>
                <w:b/>
                <w:bCs/>
                <w:color w:val="000000" w:themeColor="text1"/>
                <w:szCs w:val="20"/>
              </w:rPr>
              <w:t>Description</w:t>
            </w:r>
          </w:p>
        </w:tc>
      </w:tr>
      <w:tr w:rsidR="00A55B53" w:rsidRPr="00123177" w14:paraId="61BD8F23" w14:textId="77777777" w:rsidTr="00535342">
        <w:trPr>
          <w:trHeight w:val="135"/>
        </w:trPr>
        <w:tc>
          <w:tcPr>
            <w:tcW w:w="1310" w:type="dxa"/>
            <w:tcBorders>
              <w:top w:val="single" w:sz="8" w:space="0" w:color="000000" w:themeColor="text1"/>
              <w:left w:val="single" w:sz="8" w:space="0" w:color="000000" w:themeColor="text1"/>
              <w:bottom w:val="single" w:sz="8" w:space="0" w:color="000000" w:themeColor="text1"/>
              <w:right w:val="nil"/>
            </w:tcBorders>
          </w:tcPr>
          <w:p w14:paraId="4CCC5A0A" w14:textId="77777777" w:rsidR="00A55B53" w:rsidRPr="00123177" w:rsidRDefault="00A55B53" w:rsidP="00535342">
            <w:r w:rsidRPr="00123177">
              <w:rPr>
                <w:rFonts w:eastAsia="Arial"/>
                <w:color w:val="000000" w:themeColor="text1"/>
                <w:szCs w:val="20"/>
              </w:rPr>
              <w:t>REQ ID</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A70D7E" w14:textId="77777777" w:rsidR="00A55B53" w:rsidRPr="00123177" w:rsidRDefault="00A55B53" w:rsidP="00535342">
            <w:r w:rsidRPr="00123177">
              <w:rPr>
                <w:rFonts w:eastAsia="Arial"/>
                <w:color w:val="000000" w:themeColor="text1"/>
                <w:szCs w:val="20"/>
              </w:rPr>
              <w:t>SWRS_COMM_13</w:t>
            </w:r>
          </w:p>
        </w:tc>
      </w:tr>
      <w:tr w:rsidR="00A55B53" w:rsidRPr="00123177" w14:paraId="4AE91272" w14:textId="77777777" w:rsidTr="00535342">
        <w:trPr>
          <w:trHeight w:val="135"/>
        </w:trPr>
        <w:tc>
          <w:tcPr>
            <w:tcW w:w="1310" w:type="dxa"/>
            <w:tcBorders>
              <w:top w:val="single" w:sz="8" w:space="0" w:color="000000" w:themeColor="text1"/>
              <w:left w:val="single" w:sz="8" w:space="0" w:color="000000" w:themeColor="text1"/>
              <w:bottom w:val="single" w:sz="8" w:space="0" w:color="000000" w:themeColor="text1"/>
              <w:right w:val="nil"/>
            </w:tcBorders>
          </w:tcPr>
          <w:p w14:paraId="40290EED" w14:textId="77777777" w:rsidR="00A55B53" w:rsidRPr="00123177" w:rsidRDefault="00A55B53" w:rsidP="00535342">
            <w:pPr>
              <w:pStyle w:val="TableText"/>
            </w:pPr>
            <w:r w:rsidRPr="00123177">
              <w:t>Customer Req ID</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2E727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SDS-HVDCDC-97 (Modified SDS)</w:t>
            </w:r>
          </w:p>
        </w:tc>
      </w:tr>
      <w:tr w:rsidR="00A55B53" w:rsidRPr="00123177" w14:paraId="0DC82A8E" w14:textId="77777777" w:rsidTr="00535342">
        <w:trPr>
          <w:trHeight w:val="135"/>
        </w:trPr>
        <w:tc>
          <w:tcPr>
            <w:tcW w:w="1310" w:type="dxa"/>
            <w:tcBorders>
              <w:top w:val="single" w:sz="8" w:space="0" w:color="000000" w:themeColor="text1"/>
              <w:left w:val="single" w:sz="8" w:space="0" w:color="000000" w:themeColor="text1"/>
              <w:bottom w:val="single" w:sz="8" w:space="0" w:color="000000" w:themeColor="text1"/>
              <w:right w:val="nil"/>
            </w:tcBorders>
          </w:tcPr>
          <w:p w14:paraId="6A757E80" w14:textId="77777777" w:rsidR="00A55B53" w:rsidRPr="00123177" w:rsidRDefault="00A55B53" w:rsidP="00535342">
            <w:pPr>
              <w:pStyle w:val="TableText"/>
            </w:pPr>
            <w:r w:rsidRPr="00123177">
              <w:t>Milestone</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82D23C" w14:textId="77777777" w:rsidR="00A55B53" w:rsidRPr="00123177" w:rsidRDefault="00A55B53" w:rsidP="00535342">
            <w:pPr>
              <w:pStyle w:val="TableText"/>
            </w:pPr>
            <w:r w:rsidRPr="00123177">
              <w:t>C-Sample/ PF3.0 Phase 2</w:t>
            </w:r>
          </w:p>
        </w:tc>
      </w:tr>
      <w:tr w:rsidR="00A55B53" w:rsidRPr="00123177" w14:paraId="5B2F83E9" w14:textId="77777777" w:rsidTr="00535342">
        <w:trPr>
          <w:trHeight w:val="135"/>
        </w:trPr>
        <w:tc>
          <w:tcPr>
            <w:tcW w:w="1310" w:type="dxa"/>
            <w:tcBorders>
              <w:top w:val="single" w:sz="8" w:space="0" w:color="000000" w:themeColor="text1"/>
              <w:left w:val="single" w:sz="8" w:space="0" w:color="000000" w:themeColor="text1"/>
              <w:bottom w:val="single" w:sz="8" w:space="0" w:color="000000" w:themeColor="text1"/>
              <w:right w:val="nil"/>
            </w:tcBorders>
          </w:tcPr>
          <w:p w14:paraId="53154C7F"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2485D7" w14:textId="77777777" w:rsidR="00A55B53" w:rsidRPr="00123177" w:rsidRDefault="00A55B53" w:rsidP="00535342">
            <w:r w:rsidRPr="00123177">
              <w:rPr>
                <w:rFonts w:eastAsia="Arial"/>
                <w:color w:val="000000" w:themeColor="text1"/>
                <w:szCs w:val="20"/>
              </w:rPr>
              <w:t xml:space="preserve">The HVHVDCDC shall broadcast the </w:t>
            </w:r>
            <w:bookmarkStart w:id="66" w:name="_Hlk164035326"/>
            <w:r w:rsidRPr="00123177">
              <w:rPr>
                <w:rFonts w:eastAsia="Arial"/>
                <w:color w:val="000000" w:themeColor="text1"/>
                <w:szCs w:val="20"/>
              </w:rPr>
              <w:t xml:space="preserve">measured DC link currents and voltages on 800V side </w:t>
            </w:r>
            <w:bookmarkEnd w:id="66"/>
            <w:r w:rsidRPr="00123177">
              <w:rPr>
                <w:rFonts w:eastAsia="Arial"/>
                <w:color w:val="000000" w:themeColor="text1"/>
                <w:szCs w:val="20"/>
              </w:rPr>
              <w:t>to the vehicle's CAN network.</w:t>
            </w:r>
          </w:p>
        </w:tc>
      </w:tr>
      <w:tr w:rsidR="00A55B53" w:rsidRPr="00123177" w14:paraId="224D7D70"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48E476C2" w14:textId="77777777" w:rsidR="00A55B53" w:rsidRPr="00123177" w:rsidRDefault="00A55B53" w:rsidP="00535342">
            <w:r w:rsidRPr="00123177">
              <w:rPr>
                <w:rFonts w:eastAsia="Arial"/>
                <w:color w:val="000000" w:themeColor="text1"/>
                <w:szCs w:val="20"/>
              </w:rPr>
              <w:t xml:space="preserve">Derived Requirement </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ACC6A4" w14:textId="77777777" w:rsidR="00A55B53" w:rsidRPr="00123177" w:rsidRDefault="00A55B53" w:rsidP="00535342">
            <w:r w:rsidRPr="00123177">
              <w:t>No Such derived requirement is applicable.</w:t>
            </w:r>
          </w:p>
        </w:tc>
      </w:tr>
      <w:tr w:rsidR="00A55B53" w:rsidRPr="00123177" w14:paraId="15E942A4"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11D1EEE8" w14:textId="77777777" w:rsidR="00A55B53" w:rsidRPr="00123177" w:rsidRDefault="00A55B53" w:rsidP="00535342">
            <w:r w:rsidRPr="00123177">
              <w:rPr>
                <w:rFonts w:eastAsia="Arial"/>
                <w:color w:val="000000" w:themeColor="text1"/>
                <w:szCs w:val="20"/>
              </w:rPr>
              <w:t>Access Restrictions</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C6FD1E"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3171EEBA"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30AE3FC8"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D1A9F5" w14:textId="77777777" w:rsidR="00A55B53" w:rsidRPr="00123177" w:rsidRDefault="00A55B53" w:rsidP="00535342">
            <w:r w:rsidRPr="00123177">
              <w:t>Provide the volatge at 800V side (High Side)</w:t>
            </w:r>
          </w:p>
        </w:tc>
      </w:tr>
      <w:tr w:rsidR="00A55B53" w:rsidRPr="00123177" w14:paraId="5D2E05B4"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7AE01D6C"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D5BFDC" w14:textId="77777777" w:rsidR="00A55B53" w:rsidRPr="00123177" w:rsidRDefault="00A55B53" w:rsidP="00535342">
            <w:r w:rsidRPr="00123177">
              <w:t>Measured DC link currents and voltages on both the 800 V side and the 400 V side give to the vehicle's CAN network</w:t>
            </w:r>
          </w:p>
        </w:tc>
      </w:tr>
      <w:tr w:rsidR="00A55B53" w:rsidRPr="00123177" w14:paraId="08087F9B"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499DBFBB" w14:textId="77777777" w:rsidR="00A55B53" w:rsidRPr="00123177" w:rsidRDefault="00A55B53" w:rsidP="00535342">
            <w:r w:rsidRPr="00123177">
              <w:rPr>
                <w:rFonts w:eastAsia="Arial"/>
                <w:color w:val="000000" w:themeColor="text1"/>
                <w:szCs w:val="20"/>
              </w:rPr>
              <w:t>Process</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D144A5" w14:textId="77777777" w:rsidR="00A55B53" w:rsidRPr="00123177" w:rsidRDefault="00A55B53" w:rsidP="00535342">
            <w:pPr>
              <w:pStyle w:val="ListParagraph"/>
              <w:numPr>
                <w:ilvl w:val="0"/>
                <w:numId w:val="11"/>
              </w:numPr>
            </w:pPr>
            <w:r w:rsidRPr="00123177">
              <w:t>Measured current and voltage on 800V_emi side of the VICOR module and transmitted it on vehicle's CAN network.</w:t>
            </w:r>
          </w:p>
          <w:p w14:paraId="4E43545E" w14:textId="77777777" w:rsidR="00A55B53" w:rsidRPr="00123177" w:rsidRDefault="00A55B53" w:rsidP="00535342">
            <w:pPr>
              <w:pStyle w:val="ListParagraph"/>
              <w:numPr>
                <w:ilvl w:val="0"/>
                <w:numId w:val="11"/>
              </w:numPr>
            </w:pPr>
            <w:r w:rsidRPr="00123177">
              <w:t>Measured current and voltage on 400V_emi side of the VICOR module and transmitted it on vehicle's CAN network.</w:t>
            </w:r>
          </w:p>
        </w:tc>
      </w:tr>
      <w:tr w:rsidR="00A55B53" w:rsidRPr="00123177" w14:paraId="0DB0B6F9"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49140E89" w14:textId="77777777" w:rsidR="00A55B53" w:rsidRPr="00123177" w:rsidRDefault="00A55B53" w:rsidP="00535342">
            <w:r w:rsidRPr="00123177">
              <w:rPr>
                <w:rFonts w:eastAsia="Arial"/>
                <w:color w:val="000000" w:themeColor="text1"/>
                <w:szCs w:val="20"/>
              </w:rPr>
              <w:t>Mandatory Fields</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7E8493" w14:textId="77777777" w:rsidR="00A55B53" w:rsidRPr="00123177" w:rsidRDefault="00A55B53" w:rsidP="00535342">
            <w:r w:rsidRPr="00123177">
              <w:t>No such mandatory fields is applicable.</w:t>
            </w:r>
          </w:p>
        </w:tc>
      </w:tr>
      <w:tr w:rsidR="00A55B53" w:rsidRPr="00123177" w14:paraId="36E543E5"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4F683171" w14:textId="77777777" w:rsidR="00A55B53" w:rsidRPr="00123177" w:rsidRDefault="00A55B53" w:rsidP="00535342">
            <w:r w:rsidRPr="00123177">
              <w:rPr>
                <w:rFonts w:eastAsia="Arial"/>
                <w:color w:val="000000" w:themeColor="text1"/>
                <w:szCs w:val="20"/>
              </w:rPr>
              <w:t>Pre-Loaded Values</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3DA4B9" w14:textId="77777777" w:rsidR="00A55B53" w:rsidRPr="00123177" w:rsidRDefault="00A55B53" w:rsidP="00535342">
            <w:r w:rsidRPr="00123177">
              <w:t>HVDCDCStatus = 0, NHVDCDCStatusDebug = 0, NHVDCDCFault = 0(No fault).</w:t>
            </w:r>
          </w:p>
        </w:tc>
      </w:tr>
      <w:tr w:rsidR="00A55B53" w:rsidRPr="00123177" w14:paraId="23D0FCE7"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146A773E" w14:textId="77777777" w:rsidR="00A55B53" w:rsidRPr="00123177" w:rsidRDefault="00A55B53" w:rsidP="00535342">
            <w:r w:rsidRPr="00123177">
              <w:rPr>
                <w:rFonts w:eastAsia="Arial"/>
                <w:color w:val="000000" w:themeColor="text1"/>
                <w:szCs w:val="20"/>
              </w:rPr>
              <w:t>Default Values</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6D5133" w14:textId="77777777" w:rsidR="00A55B53" w:rsidRPr="00123177" w:rsidRDefault="00A55B53" w:rsidP="00535342">
            <w:r w:rsidRPr="00123177">
              <w:rPr>
                <w:szCs w:val="20"/>
              </w:rPr>
              <w:t>Default values shall be applicable with respect to Pre-Loaded Values</w:t>
            </w:r>
          </w:p>
        </w:tc>
      </w:tr>
      <w:tr w:rsidR="00A55B53" w:rsidRPr="00123177" w14:paraId="22A22E9B"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2382E88F" w14:textId="77777777" w:rsidR="00A55B53" w:rsidRPr="00123177" w:rsidRDefault="00A55B53" w:rsidP="00535342">
            <w:r w:rsidRPr="00123177">
              <w:rPr>
                <w:rFonts w:eastAsia="Arial"/>
                <w:color w:val="000000" w:themeColor="text1"/>
                <w:szCs w:val="20"/>
              </w:rPr>
              <w:t>Valid range of Values</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208A17" w14:textId="77777777" w:rsidR="00A55B53" w:rsidRPr="00123177" w:rsidRDefault="00A55B53" w:rsidP="00535342">
            <w:r w:rsidRPr="00123177">
              <w:t>VHVDCDC800V_emi signal valid value range is 375V - 700V.</w:t>
            </w:r>
          </w:p>
          <w:p w14:paraId="2B5E93E3" w14:textId="77777777" w:rsidR="00A55B53" w:rsidRPr="00123177" w:rsidRDefault="00A55B53" w:rsidP="00535342">
            <w:r w:rsidRPr="00123177">
              <w:t>VHVDCDC400V_emi signal valid value range is 180V - 350V.</w:t>
            </w:r>
          </w:p>
          <w:p w14:paraId="665C24EF" w14:textId="77777777" w:rsidR="00A55B53" w:rsidRPr="00123177" w:rsidRDefault="00A55B53" w:rsidP="00535342">
            <w:r w:rsidRPr="00123177">
              <w:t>IHVDCDC800V signal valid value range is -30A - 30A.</w:t>
            </w:r>
          </w:p>
          <w:p w14:paraId="7801CAE0" w14:textId="77777777" w:rsidR="00A55B53" w:rsidRPr="00123177" w:rsidRDefault="00A55B53" w:rsidP="00535342">
            <w:r w:rsidRPr="00123177">
              <w:t>IHVDCDC400V signal valid value range is -60A - 60A.</w:t>
            </w:r>
          </w:p>
          <w:p w14:paraId="77D0DC59" w14:textId="77777777" w:rsidR="00A55B53" w:rsidRPr="00123177" w:rsidRDefault="00A55B53" w:rsidP="00535342"/>
        </w:tc>
      </w:tr>
      <w:tr w:rsidR="00A55B53" w:rsidRPr="00123177" w14:paraId="0B39A43C"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42E2B5EB" w14:textId="77777777" w:rsidR="00A55B53" w:rsidRPr="00123177" w:rsidRDefault="00A55B53" w:rsidP="00535342">
            <w:r w:rsidRPr="00123177">
              <w:rPr>
                <w:rFonts w:eastAsia="Arial"/>
                <w:color w:val="000000" w:themeColor="text1"/>
                <w:szCs w:val="20"/>
              </w:rPr>
              <w:lastRenderedPageBreak/>
              <w:t xml:space="preserve">Data Latency Period </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69C866" w14:textId="77777777" w:rsidR="00A55B53" w:rsidRPr="00123177" w:rsidRDefault="00A55B53" w:rsidP="00535342">
            <w:r w:rsidRPr="00123177">
              <w:rPr>
                <w:szCs w:val="20"/>
              </w:rPr>
              <w:t>Data latency period is not applicable</w:t>
            </w:r>
          </w:p>
        </w:tc>
      </w:tr>
      <w:tr w:rsidR="00A55B53" w:rsidRPr="00123177" w14:paraId="05BE7173"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3D5E4799" w14:textId="77777777" w:rsidR="00A55B53" w:rsidRPr="00123177" w:rsidRDefault="00A55B53" w:rsidP="00535342">
            <w:r w:rsidRPr="00123177">
              <w:rPr>
                <w:rFonts w:eastAsia="Arial"/>
                <w:color w:val="000000" w:themeColor="text1"/>
                <w:szCs w:val="20"/>
              </w:rPr>
              <w:t xml:space="preserve">Data Retention Period  </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ED7C17" w14:textId="77777777" w:rsidR="00A55B53" w:rsidRPr="00123177" w:rsidRDefault="00A55B53" w:rsidP="00535342">
            <w:r w:rsidRPr="00123177">
              <w:rPr>
                <w:szCs w:val="20"/>
              </w:rPr>
              <w:t>Data Retention period is not applicable.</w:t>
            </w:r>
          </w:p>
        </w:tc>
      </w:tr>
      <w:tr w:rsidR="00A55B53" w:rsidRPr="00123177" w14:paraId="08779910"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7612FC40" w14:textId="77777777" w:rsidR="00A55B53" w:rsidRPr="00123177" w:rsidRDefault="00A55B53" w:rsidP="00535342">
            <w:r w:rsidRPr="00123177">
              <w:rPr>
                <w:rFonts w:eastAsia="Arial"/>
                <w:color w:val="000000" w:themeColor="text1"/>
                <w:szCs w:val="20"/>
              </w:rPr>
              <w:t>Data Rate/ &lt;Daily&gt; Number of transaction</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641B49" w14:textId="77777777" w:rsidR="00A55B53" w:rsidRPr="00123177" w:rsidRDefault="00A55B53" w:rsidP="00535342">
            <w:r w:rsidRPr="00123177">
              <w:rPr>
                <w:szCs w:val="20"/>
              </w:rPr>
              <w:t>Data rate is not applicable.</w:t>
            </w:r>
          </w:p>
        </w:tc>
      </w:tr>
      <w:tr w:rsidR="00A55B53" w:rsidRPr="00123177" w14:paraId="19F5D9AA"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6F37B09C" w14:textId="77777777" w:rsidR="00A55B53" w:rsidRPr="00123177" w:rsidRDefault="00A55B53" w:rsidP="00535342">
            <w:r w:rsidRPr="00123177">
              <w:rPr>
                <w:rFonts w:eastAsia="Arial"/>
                <w:color w:val="000000" w:themeColor="text1"/>
                <w:szCs w:val="20"/>
              </w:rPr>
              <w:t>External Events</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7F3A8C" w14:textId="77777777" w:rsidR="00A55B53" w:rsidRPr="00123177" w:rsidRDefault="00A55B53" w:rsidP="00535342">
            <w:r w:rsidRPr="00123177">
              <w:rPr>
                <w:szCs w:val="20"/>
              </w:rPr>
              <w:t>External event is not required.</w:t>
            </w:r>
          </w:p>
        </w:tc>
      </w:tr>
      <w:tr w:rsidR="00A55B53" w:rsidRPr="00123177" w14:paraId="3FE111D1"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07AC0935" w14:textId="77777777" w:rsidR="00A55B53" w:rsidRPr="00123177" w:rsidRDefault="00A55B53" w:rsidP="00535342">
            <w:r w:rsidRPr="00123177">
              <w:rPr>
                <w:rFonts w:eastAsia="Arial"/>
                <w:color w:val="000000" w:themeColor="text1"/>
                <w:szCs w:val="20"/>
              </w:rPr>
              <w:t>Temporal Events</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E9DD70" w14:textId="77777777" w:rsidR="00A55B53" w:rsidRPr="00123177" w:rsidRDefault="00A55B53" w:rsidP="00535342">
            <w:r w:rsidRPr="00123177">
              <w:rPr>
                <w:szCs w:val="20"/>
              </w:rPr>
              <w:t>Temporal event is not applicable.</w:t>
            </w:r>
          </w:p>
        </w:tc>
      </w:tr>
      <w:tr w:rsidR="00A55B53" w:rsidRPr="00123177" w14:paraId="63BE6EE0"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387549C8" w14:textId="77777777" w:rsidR="00A55B53" w:rsidRPr="00123177" w:rsidRDefault="00A55B53" w:rsidP="00535342">
            <w:r w:rsidRPr="00123177">
              <w:rPr>
                <w:rFonts w:eastAsia="Arial"/>
                <w:color w:val="000000" w:themeColor="text1"/>
                <w:szCs w:val="20"/>
              </w:rPr>
              <w:t xml:space="preserve">Validation Rules/ </w:t>
            </w:r>
          </w:p>
          <w:p w14:paraId="069C42BE"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B938A2" w14:textId="77777777" w:rsidR="00A55B53" w:rsidRPr="00123177" w:rsidRDefault="00A55B53" w:rsidP="00535342">
            <w:pPr>
              <w:pStyle w:val="TableText"/>
              <w:snapToGrid w:val="0"/>
            </w:pPr>
            <w:r w:rsidRPr="00123177">
              <w:t>CANape or CAN BUS Analyzer is a software tool Validating CAN Signals.</w:t>
            </w:r>
          </w:p>
        </w:tc>
      </w:tr>
      <w:tr w:rsidR="00A55B53" w:rsidRPr="00123177" w14:paraId="2D05D47F"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1BB060EB" w14:textId="77777777" w:rsidR="00A55B53" w:rsidRPr="00123177" w:rsidRDefault="00A55B53" w:rsidP="00535342">
            <w:r w:rsidRPr="00123177">
              <w:rPr>
                <w:rFonts w:eastAsia="Arial"/>
                <w:color w:val="000000" w:themeColor="text1"/>
                <w:szCs w:val="20"/>
              </w:rPr>
              <w:t>Constraints</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82CD2B" w14:textId="77777777" w:rsidR="00A55B53" w:rsidRPr="00123177" w:rsidRDefault="00A55B53" w:rsidP="00535342">
            <w:r w:rsidRPr="00123177">
              <w:rPr>
                <w:szCs w:val="20"/>
              </w:rPr>
              <w:t>Constraints is not applicable.</w:t>
            </w:r>
          </w:p>
        </w:tc>
      </w:tr>
      <w:tr w:rsidR="00A55B53" w:rsidRPr="00123177" w14:paraId="6FD34D4B"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53B5D8DD" w14:textId="77777777" w:rsidR="00A55B53" w:rsidRPr="00123177" w:rsidRDefault="00A55B53" w:rsidP="00535342">
            <w:r w:rsidRPr="00123177">
              <w:rPr>
                <w:rFonts w:eastAsia="Arial"/>
                <w:color w:val="000000" w:themeColor="text1"/>
                <w:szCs w:val="20"/>
              </w:rPr>
              <w:t>Effects on other systems/sub system</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4D7021" w14:textId="77777777" w:rsidR="00A55B53" w:rsidRPr="00123177" w:rsidRDefault="00A55B53" w:rsidP="00535342">
            <w:r w:rsidRPr="00123177">
              <w:rPr>
                <w:szCs w:val="20"/>
              </w:rPr>
              <w:t>No effects on other system</w:t>
            </w:r>
          </w:p>
        </w:tc>
      </w:tr>
      <w:tr w:rsidR="00A55B53" w:rsidRPr="00123177" w14:paraId="12C68651"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18493601" w14:textId="77777777" w:rsidR="00A55B53" w:rsidRPr="00123177" w:rsidRDefault="00A55B53" w:rsidP="00535342">
            <w:r w:rsidRPr="00123177">
              <w:rPr>
                <w:rFonts w:eastAsia="Arial"/>
                <w:color w:val="000000" w:themeColor="text1"/>
                <w:szCs w:val="20"/>
              </w:rPr>
              <w:t>Testability with respect to test environment</w:t>
            </w:r>
          </w:p>
          <w:p w14:paraId="4BA9833A" w14:textId="77777777" w:rsidR="00A55B53" w:rsidRPr="00123177" w:rsidRDefault="00A55B53" w:rsidP="00535342">
            <w:r w:rsidRPr="00123177">
              <w:rPr>
                <w:rFonts w:eastAsia="Arial"/>
                <w:color w:val="000000" w:themeColor="text1"/>
                <w:szCs w:val="20"/>
              </w:rPr>
              <w:t>(Yes/No)</w:t>
            </w:r>
          </w:p>
          <w:p w14:paraId="411C311F"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953F0F" w14:textId="77777777" w:rsidR="00A55B53" w:rsidRPr="00123177" w:rsidRDefault="00A55B53" w:rsidP="00535342">
            <w:pPr>
              <w:pStyle w:val="TableText"/>
              <w:snapToGrid w:val="0"/>
            </w:pPr>
            <w:r w:rsidRPr="00123177">
              <w:t>YES</w:t>
            </w:r>
          </w:p>
          <w:p w14:paraId="05A129A0" w14:textId="77777777" w:rsidR="00A55B53" w:rsidRPr="00123177" w:rsidRDefault="00A55B53" w:rsidP="00535342"/>
        </w:tc>
      </w:tr>
      <w:tr w:rsidR="00A55B53" w:rsidRPr="00123177" w14:paraId="610B5FF4"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651B84D3" w14:textId="77777777" w:rsidR="00A55B53" w:rsidRPr="00123177" w:rsidRDefault="00A55B53" w:rsidP="00535342">
            <w:r w:rsidRPr="00123177">
              <w:rPr>
                <w:rFonts w:eastAsia="Arial"/>
                <w:color w:val="000000" w:themeColor="text1"/>
                <w:szCs w:val="20"/>
              </w:rPr>
              <w:t>Feasible within project constraints</w:t>
            </w:r>
          </w:p>
          <w:p w14:paraId="6BC383B7" w14:textId="77777777" w:rsidR="00A55B53" w:rsidRPr="00123177" w:rsidRDefault="00A55B53" w:rsidP="00535342">
            <w:r w:rsidRPr="00123177">
              <w:rPr>
                <w:rFonts w:eastAsia="Arial"/>
                <w:color w:val="000000" w:themeColor="text1"/>
                <w:szCs w:val="20"/>
              </w:rPr>
              <w:t>(Yes/No)</w:t>
            </w:r>
          </w:p>
          <w:p w14:paraId="46A1075B" w14:textId="77777777" w:rsidR="00A55B53" w:rsidRPr="00123177" w:rsidRDefault="00A55B53" w:rsidP="00535342">
            <w:r w:rsidRPr="00123177">
              <w:rPr>
                <w:rFonts w:eastAsia="Arial"/>
                <w:i/>
                <w:iCs/>
                <w:color w:val="000000" w:themeColor="text1"/>
                <w:szCs w:val="20"/>
              </w:rPr>
              <w:t>Note: Add the impact of requireme</w:t>
            </w:r>
            <w:r w:rsidRPr="00123177">
              <w:rPr>
                <w:rFonts w:eastAsia="Arial"/>
                <w:i/>
                <w:iCs/>
                <w:color w:val="000000" w:themeColor="text1"/>
                <w:szCs w:val="20"/>
              </w:rPr>
              <w:lastRenderedPageBreak/>
              <w:t>nt on operating environment defined in section 4.2</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A3FBE9" w14:textId="77777777" w:rsidR="00A55B53" w:rsidRPr="00123177" w:rsidRDefault="00A55B53" w:rsidP="00535342">
            <w:pPr>
              <w:pStyle w:val="TableText"/>
              <w:snapToGrid w:val="0"/>
            </w:pPr>
            <w:r w:rsidRPr="00123177">
              <w:lastRenderedPageBreak/>
              <w:t>YES</w:t>
            </w:r>
          </w:p>
          <w:p w14:paraId="7003E8EB" w14:textId="77777777" w:rsidR="00A55B53" w:rsidRPr="00123177" w:rsidRDefault="00A55B53" w:rsidP="00535342"/>
        </w:tc>
      </w:tr>
      <w:tr w:rsidR="00A55B53" w:rsidRPr="00123177" w14:paraId="1514E533" w14:textId="77777777" w:rsidTr="00535342">
        <w:trPr>
          <w:trHeight w:val="300"/>
        </w:trPr>
        <w:tc>
          <w:tcPr>
            <w:tcW w:w="1310" w:type="dxa"/>
            <w:tcBorders>
              <w:top w:val="single" w:sz="8" w:space="0" w:color="000000" w:themeColor="text1"/>
              <w:left w:val="single" w:sz="8" w:space="0" w:color="000000" w:themeColor="text1"/>
              <w:bottom w:val="single" w:sz="8" w:space="0" w:color="000000" w:themeColor="text1"/>
              <w:right w:val="nil"/>
            </w:tcBorders>
          </w:tcPr>
          <w:p w14:paraId="0C6CF2BA" w14:textId="77777777" w:rsidR="00A55B53" w:rsidRPr="00123177" w:rsidRDefault="00A55B53" w:rsidP="00535342">
            <w:r w:rsidRPr="00123177">
              <w:rPr>
                <w:rFonts w:eastAsia="Arial"/>
                <w:color w:val="000000" w:themeColor="text1"/>
                <w:szCs w:val="20"/>
              </w:rPr>
              <w:t>Critical</w:t>
            </w:r>
          </w:p>
          <w:p w14:paraId="4AA8904D" w14:textId="77777777" w:rsidR="00A55B53" w:rsidRPr="00123177" w:rsidRDefault="00A55B53" w:rsidP="00535342">
            <w:r w:rsidRPr="00123177">
              <w:rPr>
                <w:rFonts w:eastAsia="Arial"/>
                <w:color w:val="000000" w:themeColor="text1"/>
                <w:szCs w:val="20"/>
              </w:rPr>
              <w:t>(Yes/No)</w:t>
            </w:r>
          </w:p>
        </w:tc>
        <w:tc>
          <w:tcPr>
            <w:tcW w:w="8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B4C5CB" w14:textId="77777777" w:rsidR="00A55B53" w:rsidRPr="00123177" w:rsidRDefault="00A55B53" w:rsidP="00535342">
            <w:r w:rsidRPr="00123177">
              <w:t>YES</w:t>
            </w:r>
          </w:p>
        </w:tc>
      </w:tr>
      <w:tr w:rsidR="00A55B53" w:rsidRPr="00123177" w14:paraId="6FFDB411" w14:textId="77777777" w:rsidTr="00535342">
        <w:trPr>
          <w:trHeight w:val="300"/>
        </w:trPr>
        <w:tc>
          <w:tcPr>
            <w:tcW w:w="1310" w:type="dxa"/>
            <w:tcBorders>
              <w:top w:val="single" w:sz="8" w:space="0" w:color="000000" w:themeColor="text1"/>
              <w:left w:val="single" w:sz="8" w:space="0" w:color="000000" w:themeColor="text1"/>
              <w:bottom w:val="single" w:sz="4" w:space="0" w:color="auto"/>
              <w:right w:val="nil"/>
            </w:tcBorders>
          </w:tcPr>
          <w:p w14:paraId="5DA990F2" w14:textId="77777777" w:rsidR="00A55B53" w:rsidRPr="00123177" w:rsidRDefault="00A55B53" w:rsidP="00535342">
            <w:pPr>
              <w:rPr>
                <w:rFonts w:eastAsia="Arial"/>
                <w:color w:val="000000" w:themeColor="text1"/>
                <w:szCs w:val="20"/>
              </w:rPr>
            </w:pPr>
            <w:r w:rsidRPr="00123177">
              <w:t>Acceptance Criteria</w:t>
            </w:r>
          </w:p>
        </w:tc>
        <w:tc>
          <w:tcPr>
            <w:tcW w:w="8235" w:type="dxa"/>
            <w:tcBorders>
              <w:top w:val="single" w:sz="8" w:space="0" w:color="000000" w:themeColor="text1"/>
              <w:left w:val="single" w:sz="8" w:space="0" w:color="000000" w:themeColor="text1"/>
              <w:bottom w:val="single" w:sz="4" w:space="0" w:color="auto"/>
              <w:right w:val="single" w:sz="8" w:space="0" w:color="000000" w:themeColor="text1"/>
            </w:tcBorders>
          </w:tcPr>
          <w:p w14:paraId="4D2A6F53" w14:textId="77777777" w:rsidR="00A55B53" w:rsidRPr="00123177" w:rsidRDefault="00A55B53" w:rsidP="00535342">
            <w:r w:rsidRPr="00123177">
              <w:t>Acceptance Criteria for this requirement should be as per SECTION-6 ACCEPTANCE CRITERIA</w:t>
            </w:r>
          </w:p>
        </w:tc>
      </w:tr>
    </w:tbl>
    <w:p w14:paraId="72F1E61C" w14:textId="77777777" w:rsidR="00A55B53" w:rsidRPr="00123177" w:rsidRDefault="00A55B53" w:rsidP="00A55B53">
      <w:pPr>
        <w:pStyle w:val="BodyText"/>
        <w:rPr>
          <w:b/>
          <w:bCs/>
        </w:rPr>
      </w:pPr>
    </w:p>
    <w:p w14:paraId="4515BCC7" w14:textId="77777777" w:rsidR="00A55B53" w:rsidRPr="00123177" w:rsidRDefault="00A55B53" w:rsidP="00A55B53">
      <w:pPr>
        <w:pStyle w:val="BodyText"/>
        <w:rPr>
          <w:b/>
          <w:bCs/>
        </w:rPr>
      </w:pPr>
    </w:p>
    <w:p w14:paraId="6DF7FAD4" w14:textId="77777777" w:rsidR="00A55B53" w:rsidRPr="00123177" w:rsidRDefault="00A55B53" w:rsidP="00A55B53">
      <w:pPr>
        <w:pStyle w:val="Heading4"/>
      </w:pPr>
      <w:r w:rsidRPr="00123177">
        <w:rPr>
          <w:rFonts w:eastAsia="Arial"/>
          <w:color w:val="000000" w:themeColor="text1"/>
          <w:szCs w:val="20"/>
        </w:rPr>
        <w:t xml:space="preserve">Measured DC link currents and voltages on 400V side over CAN </w:t>
      </w:r>
      <w:r w:rsidRPr="00123177">
        <w:t>on HVDCDC.</w:t>
      </w:r>
    </w:p>
    <w:p w14:paraId="5D5E7D5E" w14:textId="77777777" w:rsidR="00A55B53" w:rsidRPr="00123177" w:rsidRDefault="00A55B53" w:rsidP="00A55B53">
      <w:pPr>
        <w:pStyle w:val="BodyText"/>
        <w:rPr>
          <w:b/>
          <w:bCs/>
        </w:rPr>
      </w:pPr>
    </w:p>
    <w:tbl>
      <w:tblPr>
        <w:tblW w:w="17189" w:type="dxa"/>
        <w:tblInd w:w="103" w:type="dxa"/>
        <w:tblLayout w:type="fixed"/>
        <w:tblLook w:val="06A0" w:firstRow="1" w:lastRow="0" w:firstColumn="1" w:lastColumn="0" w:noHBand="1" w:noVBand="1"/>
      </w:tblPr>
      <w:tblGrid>
        <w:gridCol w:w="1362"/>
        <w:gridCol w:w="85"/>
        <w:gridCol w:w="473"/>
        <w:gridCol w:w="6292"/>
        <w:gridCol w:w="765"/>
        <w:gridCol w:w="541"/>
        <w:gridCol w:w="27"/>
        <w:gridCol w:w="7644"/>
      </w:tblGrid>
      <w:tr w:rsidR="00A55B53" w:rsidRPr="00123177" w14:paraId="3D06AD85"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CFC5DC9" w14:textId="77777777" w:rsidR="00A55B53" w:rsidRPr="00123177" w:rsidRDefault="00A55B53" w:rsidP="00535342">
            <w:r w:rsidRPr="00123177">
              <w:rPr>
                <w:rFonts w:eastAsia="Arial"/>
                <w:b/>
                <w:bCs/>
                <w:color w:val="000000" w:themeColor="text1"/>
                <w:szCs w:val="20"/>
              </w:rPr>
              <w:t>Term</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8A6AB4E" w14:textId="77777777" w:rsidR="00A55B53" w:rsidRPr="00123177" w:rsidRDefault="00A55B53" w:rsidP="00535342">
            <w:r w:rsidRPr="00123177">
              <w:rPr>
                <w:rFonts w:eastAsia="Arial"/>
                <w:b/>
                <w:bCs/>
                <w:color w:val="000000" w:themeColor="text1"/>
                <w:szCs w:val="20"/>
              </w:rPr>
              <w:t>Description</w:t>
            </w:r>
          </w:p>
        </w:tc>
      </w:tr>
      <w:tr w:rsidR="00A55B53" w:rsidRPr="00123177" w14:paraId="06DADD3E" w14:textId="77777777" w:rsidTr="008F2CD1">
        <w:trPr>
          <w:gridAfter w:val="2"/>
          <w:wAfter w:w="7671" w:type="dxa"/>
          <w:trHeight w:val="135"/>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443BAD85" w14:textId="77777777" w:rsidR="00A55B53" w:rsidRPr="00123177" w:rsidRDefault="00A55B53" w:rsidP="00535342">
            <w:r w:rsidRPr="00123177">
              <w:rPr>
                <w:rFonts w:eastAsia="Arial"/>
                <w:color w:val="000000" w:themeColor="text1"/>
                <w:szCs w:val="20"/>
              </w:rPr>
              <w:t>REQ ID</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7C97DD" w14:textId="5DE72617" w:rsidR="00A55B53" w:rsidRPr="00123177" w:rsidRDefault="00A55B53" w:rsidP="00535342">
            <w:r w:rsidRPr="00123177">
              <w:rPr>
                <w:rFonts w:eastAsia="Arial"/>
                <w:color w:val="000000" w:themeColor="text1"/>
                <w:szCs w:val="20"/>
              </w:rPr>
              <w:t>SWRS_COMM_3</w:t>
            </w:r>
            <w:r w:rsidR="00FF12FD">
              <w:rPr>
                <w:rFonts w:eastAsia="Arial"/>
                <w:color w:val="000000" w:themeColor="text1"/>
                <w:szCs w:val="20"/>
              </w:rPr>
              <w:t>5</w:t>
            </w:r>
          </w:p>
        </w:tc>
      </w:tr>
      <w:tr w:rsidR="00A55B53" w:rsidRPr="00123177" w14:paraId="2E02A69A" w14:textId="77777777" w:rsidTr="008F2CD1">
        <w:trPr>
          <w:gridAfter w:val="2"/>
          <w:wAfter w:w="7671" w:type="dxa"/>
          <w:trHeight w:val="135"/>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156652D7" w14:textId="77777777" w:rsidR="00A55B53" w:rsidRPr="00123177" w:rsidRDefault="00A55B53" w:rsidP="00535342">
            <w:pPr>
              <w:pStyle w:val="TableText"/>
            </w:pPr>
            <w:r w:rsidRPr="00123177">
              <w:t>Customer Req ID</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84C83E" w14:textId="490304B1" w:rsidR="00A55B53" w:rsidRPr="00123177" w:rsidRDefault="00A55B53" w:rsidP="00535342">
            <w:pPr>
              <w:rPr>
                <w:rFonts w:eastAsia="Arial"/>
                <w:color w:val="000000" w:themeColor="text1"/>
                <w:szCs w:val="20"/>
              </w:rPr>
            </w:pPr>
            <w:r w:rsidRPr="00123177">
              <w:rPr>
                <w:rFonts w:eastAsia="Arial"/>
                <w:color w:val="000000" w:themeColor="text1"/>
                <w:szCs w:val="20"/>
              </w:rPr>
              <w:t>SDS-HVDCDC-97</w:t>
            </w:r>
          </w:p>
        </w:tc>
      </w:tr>
      <w:tr w:rsidR="00A55B53" w:rsidRPr="00123177" w14:paraId="3A4CFB39" w14:textId="77777777" w:rsidTr="008F2CD1">
        <w:trPr>
          <w:gridAfter w:val="2"/>
          <w:wAfter w:w="7671" w:type="dxa"/>
          <w:trHeight w:val="135"/>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36BE1EA3" w14:textId="77777777" w:rsidR="00A55B53" w:rsidRPr="00123177" w:rsidRDefault="00A55B53" w:rsidP="00535342">
            <w:pPr>
              <w:pStyle w:val="TableText"/>
            </w:pPr>
            <w:r w:rsidRPr="00123177">
              <w:t>Milestone</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AA3200" w14:textId="77777777" w:rsidR="00A55B53" w:rsidRPr="00123177" w:rsidRDefault="00A55B53" w:rsidP="00535342">
            <w:pPr>
              <w:pStyle w:val="TableText"/>
            </w:pPr>
            <w:r w:rsidRPr="00123177">
              <w:t>C-Sample/ PF3.0 Phase 2</w:t>
            </w:r>
          </w:p>
        </w:tc>
      </w:tr>
      <w:tr w:rsidR="00A55B53" w:rsidRPr="00123177" w14:paraId="679B3F7B" w14:textId="77777777" w:rsidTr="008F2CD1">
        <w:trPr>
          <w:gridAfter w:val="2"/>
          <w:wAfter w:w="7671" w:type="dxa"/>
          <w:trHeight w:val="135"/>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364E8FA7"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E9BA41" w14:textId="77777777" w:rsidR="00A55B53" w:rsidRPr="00123177" w:rsidRDefault="00A55B53" w:rsidP="00535342">
            <w:r w:rsidRPr="00123177">
              <w:rPr>
                <w:rFonts w:eastAsia="Arial"/>
                <w:color w:val="000000" w:themeColor="text1"/>
                <w:szCs w:val="20"/>
              </w:rPr>
              <w:t>The HVHVDCDC shall broadcast the measured DC link currents and voltages on 400V side to the vehicle's CAN network.</w:t>
            </w:r>
          </w:p>
        </w:tc>
      </w:tr>
      <w:tr w:rsidR="00A55B53" w:rsidRPr="00123177" w14:paraId="671E305E"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49DF32DE" w14:textId="77777777" w:rsidR="00A55B53" w:rsidRPr="00123177" w:rsidRDefault="00A55B53" w:rsidP="00535342">
            <w:r w:rsidRPr="00123177">
              <w:rPr>
                <w:rFonts w:eastAsia="Arial"/>
                <w:color w:val="000000" w:themeColor="text1"/>
                <w:szCs w:val="20"/>
              </w:rPr>
              <w:t xml:space="preserve">Derived Requirement </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AF38AE" w14:textId="77777777" w:rsidR="00A55B53" w:rsidRPr="00123177" w:rsidRDefault="00A55B53" w:rsidP="00535342">
            <w:r w:rsidRPr="00123177">
              <w:t>No Such derived requirement is applicable.</w:t>
            </w:r>
          </w:p>
        </w:tc>
      </w:tr>
      <w:tr w:rsidR="00A55B53" w:rsidRPr="00123177" w14:paraId="772744E3"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0C327918" w14:textId="77777777" w:rsidR="00A55B53" w:rsidRPr="00123177" w:rsidRDefault="00A55B53" w:rsidP="00535342">
            <w:r w:rsidRPr="00123177">
              <w:rPr>
                <w:rFonts w:eastAsia="Arial"/>
                <w:color w:val="000000" w:themeColor="text1"/>
                <w:szCs w:val="20"/>
              </w:rPr>
              <w:t>Access Restrictions</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5C3343"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5F470BC1"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388AB778"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AD4BF0" w14:textId="2D260295" w:rsidR="00A55B53" w:rsidRPr="00123177" w:rsidRDefault="00A55B53" w:rsidP="00535342">
            <w:r w:rsidRPr="00123177">
              <w:t xml:space="preserve">1. Provide the voltage at </w:t>
            </w:r>
            <w:r w:rsidR="00344D22">
              <w:t>4</w:t>
            </w:r>
            <w:r w:rsidRPr="00123177">
              <w:t>00V side (high Side)</w:t>
            </w:r>
          </w:p>
        </w:tc>
      </w:tr>
      <w:tr w:rsidR="00A55B53" w:rsidRPr="00123177" w14:paraId="04DD282F"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439AD596"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00B99B" w14:textId="77777777" w:rsidR="00A55B53" w:rsidRPr="00123177" w:rsidRDefault="00A55B53" w:rsidP="00535342">
            <w:r w:rsidRPr="00123177">
              <w:t>Measured DC link currents and voltages on the 400 V side give to the vehicle's CAN network</w:t>
            </w:r>
          </w:p>
        </w:tc>
      </w:tr>
      <w:tr w:rsidR="00A55B53" w:rsidRPr="00123177" w14:paraId="36CD8020"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335B4162" w14:textId="77777777" w:rsidR="00A55B53" w:rsidRPr="00123177" w:rsidRDefault="00A55B53" w:rsidP="00535342">
            <w:r w:rsidRPr="00123177">
              <w:rPr>
                <w:rFonts w:eastAsia="Arial"/>
                <w:color w:val="000000" w:themeColor="text1"/>
                <w:szCs w:val="20"/>
              </w:rPr>
              <w:t>Process</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E809D1" w14:textId="77777777" w:rsidR="00A55B53" w:rsidRPr="00123177" w:rsidRDefault="00A55B53" w:rsidP="00535342">
            <w:r w:rsidRPr="00123177">
              <w:t>Measured current and voltage on 400V_emi side of the VICOR module and transmitted it on vehicle's CAN network.</w:t>
            </w:r>
          </w:p>
        </w:tc>
      </w:tr>
      <w:tr w:rsidR="00A55B53" w:rsidRPr="00123177" w14:paraId="2DF1C8FF"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04B9265E" w14:textId="77777777" w:rsidR="00A55B53" w:rsidRPr="00123177" w:rsidRDefault="00A55B53" w:rsidP="00535342">
            <w:r w:rsidRPr="00123177">
              <w:rPr>
                <w:rFonts w:eastAsia="Arial"/>
                <w:color w:val="000000" w:themeColor="text1"/>
                <w:szCs w:val="20"/>
              </w:rPr>
              <w:t>Mandatory Fields</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01965A" w14:textId="77777777" w:rsidR="00A55B53" w:rsidRPr="00123177" w:rsidRDefault="00A55B53" w:rsidP="00535342">
            <w:r w:rsidRPr="00123177">
              <w:t>No such mandatory fields is applicable.</w:t>
            </w:r>
          </w:p>
        </w:tc>
      </w:tr>
      <w:tr w:rsidR="00A55B53" w:rsidRPr="00123177" w14:paraId="46F42B0D"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2FB8B15C" w14:textId="77777777" w:rsidR="00A55B53" w:rsidRPr="00123177" w:rsidRDefault="00A55B53" w:rsidP="00535342">
            <w:r w:rsidRPr="00123177">
              <w:rPr>
                <w:rFonts w:eastAsia="Arial"/>
                <w:color w:val="000000" w:themeColor="text1"/>
                <w:szCs w:val="20"/>
              </w:rPr>
              <w:t>Pre-Loaded Values</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78DE47" w14:textId="77777777" w:rsidR="00A55B53" w:rsidRPr="00123177" w:rsidRDefault="00A55B53" w:rsidP="00535342">
            <w:r w:rsidRPr="00123177">
              <w:t>HVDCDCStatus = 0, NHVDCDCStatusDebug = 0, NHVDCDCFault = 0(No fault).</w:t>
            </w:r>
          </w:p>
        </w:tc>
      </w:tr>
      <w:tr w:rsidR="00A55B53" w:rsidRPr="00123177" w14:paraId="31D181D7"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202462B9" w14:textId="77777777" w:rsidR="00A55B53" w:rsidRPr="00123177" w:rsidRDefault="00A55B53" w:rsidP="00535342">
            <w:r w:rsidRPr="00123177">
              <w:rPr>
                <w:rFonts w:eastAsia="Arial"/>
                <w:color w:val="000000" w:themeColor="text1"/>
                <w:szCs w:val="20"/>
              </w:rPr>
              <w:t>Default Values</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EC143F" w14:textId="77777777" w:rsidR="00A55B53" w:rsidRPr="00123177" w:rsidRDefault="00A55B53" w:rsidP="00535342">
            <w:r w:rsidRPr="00123177">
              <w:rPr>
                <w:szCs w:val="20"/>
              </w:rPr>
              <w:t>Default values shall be applicable with respect to Pre-Loaded Values</w:t>
            </w:r>
          </w:p>
        </w:tc>
      </w:tr>
      <w:tr w:rsidR="00A55B53" w:rsidRPr="00123177" w14:paraId="53A419F7"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4D6EDD7C" w14:textId="77777777" w:rsidR="00A55B53" w:rsidRPr="00123177" w:rsidRDefault="00A55B53" w:rsidP="00535342">
            <w:r w:rsidRPr="00123177">
              <w:rPr>
                <w:rFonts w:eastAsia="Arial"/>
                <w:color w:val="000000" w:themeColor="text1"/>
                <w:szCs w:val="20"/>
              </w:rPr>
              <w:t>Valid range of Values</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33C9B8" w14:textId="77777777" w:rsidR="00A55B53" w:rsidRPr="00123177" w:rsidRDefault="00A55B53" w:rsidP="00535342">
            <w:r w:rsidRPr="00123177">
              <w:t>VHVDCDC800V_emi signal valid value range is 375V - 700V.</w:t>
            </w:r>
          </w:p>
          <w:p w14:paraId="2ACE725C" w14:textId="77777777" w:rsidR="00A55B53" w:rsidRPr="00123177" w:rsidRDefault="00A55B53" w:rsidP="00535342">
            <w:r w:rsidRPr="00123177">
              <w:t>VHVDCDC400V_emi signal valid value range is 180V - 350V.</w:t>
            </w:r>
          </w:p>
          <w:p w14:paraId="4D05F715" w14:textId="77777777" w:rsidR="00A55B53" w:rsidRPr="00123177" w:rsidRDefault="00A55B53" w:rsidP="00535342">
            <w:r w:rsidRPr="00123177">
              <w:t>IHVDCDC800V signal valid value range is -30A - 30A.</w:t>
            </w:r>
          </w:p>
          <w:p w14:paraId="78E4BB4A" w14:textId="77777777" w:rsidR="00A55B53" w:rsidRPr="00123177" w:rsidRDefault="00A55B53" w:rsidP="00535342">
            <w:r w:rsidRPr="00123177">
              <w:t>IHVDCDC400V signal valid value range is -60A - 60A.</w:t>
            </w:r>
          </w:p>
          <w:p w14:paraId="79F1FDD7" w14:textId="77777777" w:rsidR="00A55B53" w:rsidRPr="00123177" w:rsidRDefault="00A55B53" w:rsidP="00535342"/>
        </w:tc>
      </w:tr>
      <w:tr w:rsidR="00A55B53" w:rsidRPr="00123177" w14:paraId="0594502B"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5984F21E" w14:textId="77777777" w:rsidR="00A55B53" w:rsidRPr="00123177" w:rsidRDefault="00A55B53" w:rsidP="00535342">
            <w:r w:rsidRPr="00123177">
              <w:rPr>
                <w:rFonts w:eastAsia="Arial"/>
                <w:color w:val="000000" w:themeColor="text1"/>
                <w:szCs w:val="20"/>
              </w:rPr>
              <w:t xml:space="preserve">Data Latency Period </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495D7C" w14:textId="77777777" w:rsidR="00A55B53" w:rsidRPr="00123177" w:rsidRDefault="00A55B53" w:rsidP="00535342">
            <w:r w:rsidRPr="00123177">
              <w:rPr>
                <w:szCs w:val="20"/>
              </w:rPr>
              <w:t>Data latency period is not applicable</w:t>
            </w:r>
          </w:p>
        </w:tc>
      </w:tr>
      <w:tr w:rsidR="00A55B53" w:rsidRPr="00123177" w14:paraId="1E6A2CBC"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25D4273D" w14:textId="77777777" w:rsidR="00A55B53" w:rsidRPr="00123177" w:rsidRDefault="00A55B53" w:rsidP="00535342">
            <w:r w:rsidRPr="00123177">
              <w:rPr>
                <w:rFonts w:eastAsia="Arial"/>
                <w:color w:val="000000" w:themeColor="text1"/>
                <w:szCs w:val="20"/>
              </w:rPr>
              <w:lastRenderedPageBreak/>
              <w:t xml:space="preserve">Data Retention Period  </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F209AE" w14:textId="77777777" w:rsidR="00A55B53" w:rsidRPr="00123177" w:rsidRDefault="00A55B53" w:rsidP="00535342">
            <w:r w:rsidRPr="00123177">
              <w:rPr>
                <w:szCs w:val="20"/>
              </w:rPr>
              <w:t>Data Retention period is not applicable.</w:t>
            </w:r>
          </w:p>
        </w:tc>
      </w:tr>
      <w:tr w:rsidR="00A55B53" w:rsidRPr="00123177" w14:paraId="57E71F75"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6A42D793" w14:textId="77777777" w:rsidR="00A55B53" w:rsidRPr="00123177" w:rsidRDefault="00A55B53" w:rsidP="00535342">
            <w:r w:rsidRPr="00123177">
              <w:rPr>
                <w:rFonts w:eastAsia="Arial"/>
                <w:color w:val="000000" w:themeColor="text1"/>
                <w:szCs w:val="20"/>
              </w:rPr>
              <w:t>Data Rate/ &lt;Daily&gt; Number of transaction</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5513D9" w14:textId="77777777" w:rsidR="00A55B53" w:rsidRPr="00123177" w:rsidRDefault="00A55B53" w:rsidP="00535342">
            <w:r w:rsidRPr="00123177">
              <w:rPr>
                <w:szCs w:val="20"/>
              </w:rPr>
              <w:t>Data rate is not applicable.</w:t>
            </w:r>
          </w:p>
        </w:tc>
      </w:tr>
      <w:tr w:rsidR="00A55B53" w:rsidRPr="00123177" w14:paraId="26DC308D"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58AEAB1C" w14:textId="77777777" w:rsidR="00A55B53" w:rsidRPr="00123177" w:rsidRDefault="00A55B53" w:rsidP="00535342">
            <w:r w:rsidRPr="00123177">
              <w:rPr>
                <w:rFonts w:eastAsia="Arial"/>
                <w:color w:val="000000" w:themeColor="text1"/>
                <w:szCs w:val="20"/>
              </w:rPr>
              <w:t>External Events</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E748AF" w14:textId="77777777" w:rsidR="00A55B53" w:rsidRPr="00123177" w:rsidRDefault="00A55B53" w:rsidP="00535342">
            <w:r w:rsidRPr="00123177">
              <w:rPr>
                <w:szCs w:val="20"/>
              </w:rPr>
              <w:t>External event is not required.</w:t>
            </w:r>
          </w:p>
        </w:tc>
      </w:tr>
      <w:tr w:rsidR="00A55B53" w:rsidRPr="00123177" w14:paraId="3909C745"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683F55EE" w14:textId="77777777" w:rsidR="00A55B53" w:rsidRPr="00123177" w:rsidRDefault="00A55B53" w:rsidP="00535342">
            <w:r w:rsidRPr="00123177">
              <w:rPr>
                <w:rFonts w:eastAsia="Arial"/>
                <w:color w:val="000000" w:themeColor="text1"/>
                <w:szCs w:val="20"/>
              </w:rPr>
              <w:t>Temporal Events</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D07AF4" w14:textId="77777777" w:rsidR="00A55B53" w:rsidRPr="00123177" w:rsidRDefault="00A55B53" w:rsidP="00535342">
            <w:r w:rsidRPr="00123177">
              <w:rPr>
                <w:szCs w:val="20"/>
              </w:rPr>
              <w:t>Temporal event is not applicable.</w:t>
            </w:r>
          </w:p>
        </w:tc>
      </w:tr>
      <w:tr w:rsidR="00A55B53" w:rsidRPr="00123177" w14:paraId="2B75D141"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472E79BB" w14:textId="77777777" w:rsidR="00A55B53" w:rsidRPr="00123177" w:rsidRDefault="00A55B53" w:rsidP="00535342">
            <w:r w:rsidRPr="00123177">
              <w:rPr>
                <w:rFonts w:eastAsia="Arial"/>
                <w:color w:val="000000" w:themeColor="text1"/>
                <w:szCs w:val="20"/>
              </w:rPr>
              <w:t xml:space="preserve">Validation Rules/ </w:t>
            </w:r>
          </w:p>
          <w:p w14:paraId="5D00E8B4"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EC1F34" w14:textId="77777777" w:rsidR="00A55B53" w:rsidRPr="00123177" w:rsidRDefault="00A55B53" w:rsidP="00535342">
            <w:pPr>
              <w:pStyle w:val="TableText"/>
              <w:snapToGrid w:val="0"/>
            </w:pPr>
            <w:r w:rsidRPr="00123177">
              <w:t>CANape or CAN BUS Analyzer is a software tool Validating CAN Signals.</w:t>
            </w:r>
          </w:p>
        </w:tc>
      </w:tr>
      <w:tr w:rsidR="00A55B53" w:rsidRPr="00123177" w14:paraId="3237DD6C"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61E96967" w14:textId="77777777" w:rsidR="00A55B53" w:rsidRPr="00123177" w:rsidRDefault="00A55B53" w:rsidP="00535342">
            <w:r w:rsidRPr="00123177">
              <w:rPr>
                <w:rFonts w:eastAsia="Arial"/>
                <w:color w:val="000000" w:themeColor="text1"/>
                <w:szCs w:val="20"/>
              </w:rPr>
              <w:t>Constraints</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7D7680" w14:textId="77777777" w:rsidR="00A55B53" w:rsidRPr="00123177" w:rsidRDefault="00A55B53" w:rsidP="00535342">
            <w:r w:rsidRPr="00123177">
              <w:rPr>
                <w:szCs w:val="20"/>
              </w:rPr>
              <w:t>Constraints is not applicable.</w:t>
            </w:r>
          </w:p>
        </w:tc>
      </w:tr>
      <w:tr w:rsidR="00A55B53" w:rsidRPr="00123177" w14:paraId="62746B2B"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243658AB" w14:textId="77777777" w:rsidR="00A55B53" w:rsidRPr="00123177" w:rsidRDefault="00A55B53" w:rsidP="00535342">
            <w:r w:rsidRPr="00123177">
              <w:rPr>
                <w:rFonts w:eastAsia="Arial"/>
                <w:color w:val="000000" w:themeColor="text1"/>
                <w:szCs w:val="20"/>
              </w:rPr>
              <w:t>Effects on other systems/sub system</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F46931" w14:textId="77777777" w:rsidR="00A55B53" w:rsidRPr="00123177" w:rsidRDefault="00A55B53" w:rsidP="00535342">
            <w:r w:rsidRPr="00123177">
              <w:rPr>
                <w:szCs w:val="20"/>
              </w:rPr>
              <w:t>No effects on other system</w:t>
            </w:r>
          </w:p>
        </w:tc>
      </w:tr>
      <w:tr w:rsidR="00A55B53" w:rsidRPr="00123177" w14:paraId="3EFE6895"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27403FD1" w14:textId="77777777" w:rsidR="00A55B53" w:rsidRPr="00123177" w:rsidRDefault="00A55B53" w:rsidP="00535342">
            <w:r w:rsidRPr="00123177">
              <w:rPr>
                <w:rFonts w:eastAsia="Arial"/>
                <w:color w:val="000000" w:themeColor="text1"/>
                <w:szCs w:val="20"/>
              </w:rPr>
              <w:t>Testability with respect to test environment</w:t>
            </w:r>
          </w:p>
          <w:p w14:paraId="66DCFDAE" w14:textId="77777777" w:rsidR="00A55B53" w:rsidRPr="00123177" w:rsidRDefault="00A55B53" w:rsidP="00535342">
            <w:r w:rsidRPr="00123177">
              <w:rPr>
                <w:rFonts w:eastAsia="Arial"/>
                <w:color w:val="000000" w:themeColor="text1"/>
                <w:szCs w:val="20"/>
              </w:rPr>
              <w:t>(Yes/No)</w:t>
            </w:r>
          </w:p>
          <w:p w14:paraId="46FCE45C"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D189B1" w14:textId="77777777" w:rsidR="00A55B53" w:rsidRPr="00123177" w:rsidRDefault="00A55B53" w:rsidP="00535342">
            <w:pPr>
              <w:pStyle w:val="TableText"/>
              <w:snapToGrid w:val="0"/>
            </w:pPr>
            <w:r w:rsidRPr="00123177">
              <w:t>YES</w:t>
            </w:r>
          </w:p>
          <w:p w14:paraId="779C3732" w14:textId="77777777" w:rsidR="00A55B53" w:rsidRPr="00123177" w:rsidRDefault="00A55B53" w:rsidP="00535342"/>
        </w:tc>
      </w:tr>
      <w:tr w:rsidR="00A55B53" w:rsidRPr="00123177" w14:paraId="215D62BC"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8" w:space="0" w:color="000000" w:themeColor="text1"/>
              <w:right w:val="nil"/>
            </w:tcBorders>
          </w:tcPr>
          <w:p w14:paraId="40FEF9DD" w14:textId="77777777" w:rsidR="00A55B53" w:rsidRPr="00123177" w:rsidRDefault="00A55B53" w:rsidP="00535342">
            <w:r w:rsidRPr="00123177">
              <w:rPr>
                <w:rFonts w:eastAsia="Arial"/>
                <w:color w:val="000000" w:themeColor="text1"/>
                <w:szCs w:val="20"/>
              </w:rPr>
              <w:t>Feasible within project constraints</w:t>
            </w:r>
          </w:p>
          <w:p w14:paraId="10C4760B" w14:textId="77777777" w:rsidR="00A55B53" w:rsidRPr="00123177" w:rsidRDefault="00A55B53" w:rsidP="00535342">
            <w:r w:rsidRPr="00123177">
              <w:rPr>
                <w:rFonts w:eastAsia="Arial"/>
                <w:color w:val="000000" w:themeColor="text1"/>
                <w:szCs w:val="20"/>
              </w:rPr>
              <w:t>(Yes/No)</w:t>
            </w:r>
          </w:p>
          <w:p w14:paraId="5BF146E8"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807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3A13FD" w14:textId="77777777" w:rsidR="00A55B53" w:rsidRPr="00123177" w:rsidRDefault="00A55B53" w:rsidP="00535342">
            <w:pPr>
              <w:pStyle w:val="TableText"/>
              <w:snapToGrid w:val="0"/>
            </w:pPr>
            <w:r w:rsidRPr="00123177">
              <w:t>YES</w:t>
            </w:r>
          </w:p>
          <w:p w14:paraId="191DA55B" w14:textId="77777777" w:rsidR="00A55B53" w:rsidRPr="00123177" w:rsidRDefault="00A55B53" w:rsidP="00535342"/>
        </w:tc>
      </w:tr>
      <w:tr w:rsidR="00A55B53" w:rsidRPr="00123177" w14:paraId="58F5377D"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4" w:space="0" w:color="auto"/>
              <w:right w:val="nil"/>
            </w:tcBorders>
          </w:tcPr>
          <w:p w14:paraId="16A19580" w14:textId="77777777" w:rsidR="00A55B53" w:rsidRPr="00123177" w:rsidRDefault="00A55B53" w:rsidP="00535342">
            <w:r w:rsidRPr="00123177">
              <w:rPr>
                <w:rFonts w:eastAsia="Arial"/>
                <w:color w:val="000000" w:themeColor="text1"/>
                <w:szCs w:val="20"/>
              </w:rPr>
              <w:t>Critical</w:t>
            </w:r>
          </w:p>
          <w:p w14:paraId="4FF102C0" w14:textId="77777777" w:rsidR="00A55B53" w:rsidRPr="00123177" w:rsidRDefault="00A55B53" w:rsidP="00535342">
            <w:r w:rsidRPr="00123177">
              <w:rPr>
                <w:rFonts w:eastAsia="Arial"/>
                <w:color w:val="000000" w:themeColor="text1"/>
                <w:szCs w:val="20"/>
              </w:rPr>
              <w:lastRenderedPageBreak/>
              <w:t>(Yes/No)</w:t>
            </w:r>
          </w:p>
        </w:tc>
        <w:tc>
          <w:tcPr>
            <w:tcW w:w="8071" w:type="dxa"/>
            <w:gridSpan w:val="4"/>
            <w:tcBorders>
              <w:top w:val="single" w:sz="8" w:space="0" w:color="000000" w:themeColor="text1"/>
              <w:left w:val="single" w:sz="8" w:space="0" w:color="000000" w:themeColor="text1"/>
              <w:bottom w:val="single" w:sz="4" w:space="0" w:color="auto"/>
              <w:right w:val="single" w:sz="8" w:space="0" w:color="000000" w:themeColor="text1"/>
            </w:tcBorders>
          </w:tcPr>
          <w:p w14:paraId="6C0362E1" w14:textId="77777777" w:rsidR="00A55B53" w:rsidRPr="00123177" w:rsidRDefault="00A55B53" w:rsidP="00535342">
            <w:r w:rsidRPr="00123177">
              <w:lastRenderedPageBreak/>
              <w:t>YES</w:t>
            </w:r>
          </w:p>
        </w:tc>
      </w:tr>
      <w:tr w:rsidR="00A55B53" w:rsidRPr="00123177" w14:paraId="60F15983" w14:textId="77777777" w:rsidTr="008F2CD1">
        <w:trPr>
          <w:gridAfter w:val="2"/>
          <w:wAfter w:w="7671" w:type="dxa"/>
          <w:trHeight w:val="300"/>
        </w:trPr>
        <w:tc>
          <w:tcPr>
            <w:tcW w:w="1447" w:type="dxa"/>
            <w:gridSpan w:val="2"/>
            <w:tcBorders>
              <w:top w:val="single" w:sz="8" w:space="0" w:color="000000" w:themeColor="text1"/>
              <w:left w:val="single" w:sz="8" w:space="0" w:color="000000" w:themeColor="text1"/>
              <w:bottom w:val="single" w:sz="4" w:space="0" w:color="auto"/>
              <w:right w:val="nil"/>
            </w:tcBorders>
          </w:tcPr>
          <w:p w14:paraId="525EAA06" w14:textId="77777777" w:rsidR="00A55B53" w:rsidRPr="00123177" w:rsidRDefault="00A55B53" w:rsidP="00535342">
            <w:pPr>
              <w:rPr>
                <w:rFonts w:eastAsia="Arial"/>
                <w:color w:val="000000" w:themeColor="text1"/>
                <w:szCs w:val="20"/>
              </w:rPr>
            </w:pPr>
            <w:r w:rsidRPr="00123177">
              <w:t>Acceptance Criteria</w:t>
            </w:r>
          </w:p>
        </w:tc>
        <w:tc>
          <w:tcPr>
            <w:tcW w:w="8071" w:type="dxa"/>
            <w:gridSpan w:val="4"/>
            <w:tcBorders>
              <w:top w:val="single" w:sz="8" w:space="0" w:color="000000" w:themeColor="text1"/>
              <w:left w:val="single" w:sz="8" w:space="0" w:color="000000" w:themeColor="text1"/>
              <w:bottom w:val="single" w:sz="4" w:space="0" w:color="auto"/>
              <w:right w:val="single" w:sz="8" w:space="0" w:color="000000" w:themeColor="text1"/>
            </w:tcBorders>
          </w:tcPr>
          <w:p w14:paraId="14AD8C70" w14:textId="77777777" w:rsidR="00A55B53" w:rsidRPr="00123177" w:rsidRDefault="00A55B53" w:rsidP="00535342">
            <w:r w:rsidRPr="00123177">
              <w:t>Acceptance Criteria for this requirement should be as per SECTION-6 ACCEPTANCE CRITERIA</w:t>
            </w:r>
          </w:p>
        </w:tc>
      </w:tr>
      <w:tr w:rsidR="00344D22" w:rsidRPr="00123177" w14:paraId="29DE378E" w14:textId="77777777" w:rsidTr="00535342">
        <w:trPr>
          <w:gridAfter w:val="4"/>
          <w:wAfter w:w="8977" w:type="dxa"/>
          <w:trHeight w:val="300"/>
        </w:trPr>
        <w:tc>
          <w:tcPr>
            <w:tcW w:w="8212" w:type="dxa"/>
            <w:gridSpan w:val="4"/>
            <w:tcBorders>
              <w:top w:val="single" w:sz="4" w:space="0" w:color="auto"/>
            </w:tcBorders>
          </w:tcPr>
          <w:p w14:paraId="15F3AC6E" w14:textId="77777777" w:rsidR="00344D22" w:rsidRDefault="00344D22" w:rsidP="008F2CD1">
            <w:pPr>
              <w:pStyle w:val="Heading4"/>
              <w:numPr>
                <w:ilvl w:val="0"/>
                <w:numId w:val="0"/>
              </w:numPr>
            </w:pPr>
          </w:p>
          <w:p w14:paraId="365D07E2" w14:textId="77777777" w:rsidR="008F2CD1" w:rsidRPr="00123177" w:rsidRDefault="008F2CD1" w:rsidP="008F2CD1">
            <w:pPr>
              <w:pStyle w:val="Heading4"/>
            </w:pPr>
            <w:r w:rsidRPr="00123177">
              <w:rPr>
                <w:rFonts w:eastAsia="Arial"/>
                <w:color w:val="000000" w:themeColor="text1"/>
                <w:szCs w:val="20"/>
              </w:rPr>
              <w:t xml:space="preserve">Measured DC link currents and voltages on 400V side over CAN </w:t>
            </w:r>
            <w:r w:rsidRPr="00560E0E">
              <w:rPr>
                <w:rFonts w:eastAsia="Arial"/>
                <w:color w:val="000000" w:themeColor="text1"/>
                <w:szCs w:val="20"/>
              </w:rPr>
              <w:t>on HVDCDC.</w:t>
            </w:r>
          </w:p>
          <w:p w14:paraId="089A7DF1" w14:textId="7C81AF60" w:rsidR="008F2CD1" w:rsidRPr="008F2CD1" w:rsidRDefault="008F2CD1" w:rsidP="008F2CD1"/>
        </w:tc>
      </w:tr>
      <w:tr w:rsidR="00A55B53" w:rsidRPr="00123177" w14:paraId="7FC87F0B"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D06147B" w14:textId="77777777" w:rsidR="00A55B53" w:rsidRPr="00123177" w:rsidRDefault="00A55B53" w:rsidP="00535342">
            <w:pPr>
              <w:pStyle w:val="TableColumnTitle"/>
              <w:snapToGrid w:val="0"/>
            </w:pPr>
            <w:r w:rsidRPr="00123177">
              <w:t>Term</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D4CA0FA" w14:textId="77777777" w:rsidR="00A55B53" w:rsidRPr="00123177" w:rsidRDefault="00A55B53" w:rsidP="00535342">
            <w:pPr>
              <w:pStyle w:val="TableColumnTitle"/>
              <w:snapToGrid w:val="0"/>
            </w:pPr>
            <w:r w:rsidRPr="00123177">
              <w:t>Description</w:t>
            </w:r>
          </w:p>
        </w:tc>
      </w:tr>
      <w:tr w:rsidR="00A55B53" w:rsidRPr="00123177" w14:paraId="1BEBE799" w14:textId="77777777" w:rsidTr="00535342">
        <w:tblPrEx>
          <w:tblLook w:val="0000" w:firstRow="0" w:lastRow="0" w:firstColumn="0" w:lastColumn="0" w:noHBand="0" w:noVBand="0"/>
        </w:tblPrEx>
        <w:trPr>
          <w:gridAfter w:val="2"/>
          <w:wAfter w:w="7671" w:type="dxa"/>
          <w:cantSplit/>
          <w:trHeight w:val="133"/>
        </w:trPr>
        <w:tc>
          <w:tcPr>
            <w:tcW w:w="1920" w:type="dxa"/>
            <w:gridSpan w:val="3"/>
            <w:tcBorders>
              <w:top w:val="single" w:sz="4" w:space="0" w:color="000000" w:themeColor="text1"/>
              <w:left w:val="single" w:sz="4" w:space="0" w:color="000000" w:themeColor="text1"/>
              <w:bottom w:val="single" w:sz="4" w:space="0" w:color="000000" w:themeColor="text1"/>
            </w:tcBorders>
          </w:tcPr>
          <w:p w14:paraId="49BEBC4F" w14:textId="77777777" w:rsidR="00A55B53" w:rsidRPr="00123177" w:rsidRDefault="00A55B53" w:rsidP="00535342">
            <w:pPr>
              <w:pStyle w:val="TableText"/>
              <w:snapToGrid w:val="0"/>
            </w:pPr>
            <w:r w:rsidRPr="00123177">
              <w:t>REQ ID</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4B1185" w14:textId="77777777" w:rsidR="00A55B53" w:rsidRPr="00123177" w:rsidRDefault="00A55B53" w:rsidP="00535342">
            <w:pPr>
              <w:snapToGrid w:val="0"/>
            </w:pPr>
            <w:r w:rsidRPr="00123177">
              <w:rPr>
                <w:rFonts w:eastAsia="Arial"/>
                <w:color w:val="000000" w:themeColor="text1"/>
              </w:rPr>
              <w:t>SWRS_COMM_14</w:t>
            </w:r>
          </w:p>
        </w:tc>
      </w:tr>
      <w:tr w:rsidR="00A55B53" w:rsidRPr="00123177" w14:paraId="545390AE" w14:textId="77777777" w:rsidTr="00535342">
        <w:tblPrEx>
          <w:tblLook w:val="0000" w:firstRow="0" w:lastRow="0" w:firstColumn="0" w:lastColumn="0" w:noHBand="0" w:noVBand="0"/>
        </w:tblPrEx>
        <w:trPr>
          <w:gridAfter w:val="2"/>
          <w:wAfter w:w="7671" w:type="dxa"/>
          <w:cantSplit/>
          <w:trHeight w:val="133"/>
        </w:trPr>
        <w:tc>
          <w:tcPr>
            <w:tcW w:w="1920" w:type="dxa"/>
            <w:gridSpan w:val="3"/>
            <w:tcBorders>
              <w:top w:val="single" w:sz="4" w:space="0" w:color="000000" w:themeColor="text1"/>
              <w:left w:val="single" w:sz="4" w:space="0" w:color="000000" w:themeColor="text1"/>
              <w:bottom w:val="single" w:sz="4" w:space="0" w:color="000000" w:themeColor="text1"/>
            </w:tcBorders>
          </w:tcPr>
          <w:p w14:paraId="4420889C" w14:textId="77777777" w:rsidR="00A55B53" w:rsidRPr="00123177" w:rsidRDefault="00A55B53" w:rsidP="00535342">
            <w:pPr>
              <w:pStyle w:val="TableText"/>
            </w:pPr>
            <w:r w:rsidRPr="00123177">
              <w:t>Customer Req ID</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25B31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SDS-HVDCDC-276</w:t>
            </w:r>
          </w:p>
        </w:tc>
      </w:tr>
      <w:tr w:rsidR="00A55B53" w:rsidRPr="00123177" w14:paraId="552A9D32" w14:textId="77777777" w:rsidTr="00535342">
        <w:tblPrEx>
          <w:tblLook w:val="0000" w:firstRow="0" w:lastRow="0" w:firstColumn="0" w:lastColumn="0" w:noHBand="0" w:noVBand="0"/>
        </w:tblPrEx>
        <w:trPr>
          <w:gridAfter w:val="2"/>
          <w:wAfter w:w="7671" w:type="dxa"/>
          <w:cantSplit/>
          <w:trHeight w:val="133"/>
        </w:trPr>
        <w:tc>
          <w:tcPr>
            <w:tcW w:w="1920" w:type="dxa"/>
            <w:gridSpan w:val="3"/>
            <w:tcBorders>
              <w:top w:val="single" w:sz="4" w:space="0" w:color="000000" w:themeColor="text1"/>
              <w:left w:val="single" w:sz="4" w:space="0" w:color="000000" w:themeColor="text1"/>
              <w:bottom w:val="single" w:sz="4" w:space="0" w:color="000000" w:themeColor="text1"/>
            </w:tcBorders>
          </w:tcPr>
          <w:p w14:paraId="24E24691" w14:textId="77777777" w:rsidR="00A55B53" w:rsidRPr="00123177" w:rsidRDefault="00A55B53" w:rsidP="00535342">
            <w:pPr>
              <w:pStyle w:val="TableText"/>
              <w:snapToGrid w:val="0"/>
            </w:pPr>
            <w:r w:rsidRPr="00123177">
              <w:t>Milestone</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9FCF9" w14:textId="77777777" w:rsidR="00A55B53" w:rsidRPr="00123177" w:rsidRDefault="00A55B53" w:rsidP="00535342">
            <w:pPr>
              <w:pStyle w:val="TableText"/>
              <w:snapToGrid w:val="0"/>
            </w:pPr>
            <w:r w:rsidRPr="00123177">
              <w:t>B-Sample/PF2.0</w:t>
            </w:r>
          </w:p>
        </w:tc>
      </w:tr>
      <w:tr w:rsidR="00A55B53" w:rsidRPr="00123177" w14:paraId="3A91E235" w14:textId="77777777" w:rsidTr="00535342">
        <w:tblPrEx>
          <w:tblLook w:val="0000" w:firstRow="0" w:lastRow="0" w:firstColumn="0" w:lastColumn="0" w:noHBand="0" w:noVBand="0"/>
        </w:tblPrEx>
        <w:trPr>
          <w:gridAfter w:val="2"/>
          <w:wAfter w:w="7671" w:type="dxa"/>
          <w:cantSplit/>
          <w:trHeight w:val="133"/>
        </w:trPr>
        <w:tc>
          <w:tcPr>
            <w:tcW w:w="1920" w:type="dxa"/>
            <w:gridSpan w:val="3"/>
            <w:tcBorders>
              <w:top w:val="single" w:sz="4" w:space="0" w:color="000000" w:themeColor="text1"/>
              <w:left w:val="single" w:sz="4" w:space="0" w:color="000000" w:themeColor="text1"/>
              <w:bottom w:val="single" w:sz="4" w:space="0" w:color="000000" w:themeColor="text1"/>
            </w:tcBorders>
          </w:tcPr>
          <w:p w14:paraId="5EDD5E9B"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3392C"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broadcast the measured 400V side power module voltage measurement using the following signals onto the vehicle CAN network.</w:t>
            </w:r>
          </w:p>
          <w:p w14:paraId="5E353728" w14:textId="77777777" w:rsidR="00A55B53" w:rsidRPr="00123177" w:rsidRDefault="00A55B53" w:rsidP="00535342">
            <w:pPr>
              <w:snapToGrid w:val="0"/>
              <w:rPr>
                <w:rFonts w:eastAsia="Arial"/>
                <w:color w:val="000000" w:themeColor="text1"/>
              </w:rPr>
            </w:pPr>
            <w:r w:rsidRPr="00123177">
              <w:rPr>
                <w:rFonts w:eastAsia="Arial"/>
                <w:color w:val="000000" w:themeColor="text1"/>
              </w:rPr>
              <w:t>VHVDCDCPwrModule400V</w:t>
            </w:r>
          </w:p>
        </w:tc>
      </w:tr>
      <w:tr w:rsidR="00A55B53" w:rsidRPr="00123177" w14:paraId="207B9C9B"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099FDB95" w14:textId="77777777" w:rsidR="00A55B53" w:rsidRPr="00123177" w:rsidRDefault="00A55B53" w:rsidP="00535342">
            <w:pPr>
              <w:pStyle w:val="TableText"/>
              <w:snapToGrid w:val="0"/>
            </w:pPr>
            <w:r w:rsidRPr="00123177">
              <w:t xml:space="preserve">Derived Requirement </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78BD0"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16357B1C"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4133AB51" w14:textId="77777777" w:rsidR="00A55B53" w:rsidRPr="00123177" w:rsidRDefault="00A55B53" w:rsidP="00535342">
            <w:pPr>
              <w:pStyle w:val="TableText"/>
              <w:snapToGrid w:val="0"/>
            </w:pPr>
            <w:r w:rsidRPr="00123177">
              <w:t>Access Restrictions</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40276D"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0C815139"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1CC0940D"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FC770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800V side (high side) voltage of the power module greater than 480V</w:t>
            </w:r>
          </w:p>
          <w:p w14:paraId="4A6E821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tc>
      </w:tr>
      <w:tr w:rsidR="00A55B53" w:rsidRPr="00123177" w14:paraId="05632272"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5815B945"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71636F" w14:textId="77777777" w:rsidR="00A55B53" w:rsidRPr="00123177" w:rsidRDefault="00A55B53" w:rsidP="00535342">
            <w:pPr>
              <w:pStyle w:val="TableText"/>
              <w:snapToGrid w:val="0"/>
            </w:pPr>
            <w:r w:rsidRPr="00123177">
              <w:t>vHVDCDC400V @ HVDCDC_CurrentVoltage1 is equal to VICOR output voltage (400V side (low side) voltage of the power module)</w:t>
            </w:r>
          </w:p>
          <w:p w14:paraId="1D006B39" w14:textId="77777777" w:rsidR="00A55B53" w:rsidRPr="00123177" w:rsidRDefault="00A55B53" w:rsidP="00535342">
            <w:pPr>
              <w:pStyle w:val="TableText"/>
              <w:snapToGrid w:val="0"/>
            </w:pPr>
          </w:p>
          <w:p w14:paraId="341E31A4" w14:textId="77777777" w:rsidR="00A55B53" w:rsidRPr="00123177" w:rsidRDefault="00A55B53" w:rsidP="00535342">
            <w:pPr>
              <w:pStyle w:val="TableText"/>
              <w:snapToGrid w:val="0"/>
            </w:pPr>
            <w:r w:rsidRPr="00123177">
              <w:t>VHVDCDCPwrModule400V @ HVDCDC_CurrentVoltage1 is equal to VICOR output voltage (400V side (low side) voltage of the power module)</w:t>
            </w:r>
          </w:p>
        </w:tc>
      </w:tr>
      <w:tr w:rsidR="00A55B53" w:rsidRPr="00123177" w14:paraId="34AAD6FA"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472D15ED" w14:textId="77777777" w:rsidR="00A55B53" w:rsidRPr="00123177" w:rsidRDefault="00A55B53" w:rsidP="00535342">
            <w:pPr>
              <w:pStyle w:val="TableText"/>
              <w:snapToGrid w:val="0"/>
            </w:pPr>
            <w:r w:rsidRPr="00123177">
              <w:t>Process</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AF0CE0" w14:textId="77777777" w:rsidR="00A55B53" w:rsidRPr="00123177" w:rsidRDefault="00A55B53" w:rsidP="00535342">
            <w:pPr>
              <w:pStyle w:val="TableText"/>
              <w:snapToGrid w:val="0"/>
              <w:rPr>
                <w:rStyle w:val="normaltextrun"/>
              </w:rPr>
            </w:pPr>
          </w:p>
          <w:p w14:paraId="018DB6CF" w14:textId="77777777" w:rsidR="00A55B53" w:rsidRPr="00123177" w:rsidRDefault="00A55B53" w:rsidP="00535342">
            <w:pPr>
              <w:pStyle w:val="TableText"/>
              <w:snapToGrid w:val="0"/>
              <w:rPr>
                <w:rStyle w:val="normaltextrun"/>
              </w:rPr>
            </w:pPr>
            <w:r w:rsidRPr="00123177">
              <w:rPr>
                <w:rStyle w:val="normaltextrun"/>
              </w:rPr>
              <w:t>The HVDCDC broadcasts the measured the 400V side power module voltage measurement using the signal "VHVDCDCPwrModule400V" onto the vehicle CAN network.</w:t>
            </w:r>
          </w:p>
        </w:tc>
      </w:tr>
      <w:tr w:rsidR="00A55B53" w:rsidRPr="00123177" w14:paraId="70BC11F0"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1905FC02" w14:textId="77777777" w:rsidR="00A55B53" w:rsidRPr="00123177" w:rsidRDefault="00A55B53" w:rsidP="00535342">
            <w:pPr>
              <w:pStyle w:val="TableText"/>
              <w:snapToGrid w:val="0"/>
            </w:pPr>
            <w:r w:rsidRPr="00123177">
              <w:t>Mandatory Fields</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A186C6" w14:textId="77777777" w:rsidR="00A55B53" w:rsidRPr="00123177" w:rsidRDefault="00A55B53" w:rsidP="00535342">
            <w:pPr>
              <w:pStyle w:val="TableText"/>
              <w:snapToGrid w:val="0"/>
            </w:pPr>
            <w:r w:rsidRPr="00123177">
              <w:t>No such mandatory fields is applicable.</w:t>
            </w:r>
          </w:p>
        </w:tc>
      </w:tr>
      <w:tr w:rsidR="00A55B53" w:rsidRPr="00123177" w14:paraId="689802C7"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7A0908A0" w14:textId="77777777" w:rsidR="00A55B53" w:rsidRPr="00123177" w:rsidRDefault="00A55B53" w:rsidP="00535342">
            <w:pPr>
              <w:pStyle w:val="TableText"/>
              <w:snapToGrid w:val="0"/>
            </w:pPr>
            <w:r w:rsidRPr="00123177">
              <w:t>Pre-Loaded Values</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9CE207" w14:textId="77777777" w:rsidR="00A55B53" w:rsidRPr="00123177" w:rsidRDefault="00A55B53" w:rsidP="00535342">
            <w:pPr>
              <w:pStyle w:val="TableText"/>
              <w:snapToGrid w:val="0"/>
            </w:pPr>
            <w:r w:rsidRPr="00123177">
              <w:t xml:space="preserve">HVDCDCStatus = 0, NHVDCDCStatusDebug = 0, NHVDCDCFault = 0 (No Faults) </w:t>
            </w:r>
          </w:p>
        </w:tc>
      </w:tr>
      <w:tr w:rsidR="00A55B53" w:rsidRPr="00123177" w14:paraId="73C1D400"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2AAF7D23" w14:textId="77777777" w:rsidR="00A55B53" w:rsidRPr="00123177" w:rsidRDefault="00A55B53" w:rsidP="00535342">
            <w:pPr>
              <w:pStyle w:val="TableText"/>
              <w:snapToGrid w:val="0"/>
            </w:pPr>
            <w:r w:rsidRPr="00123177">
              <w:t>Default Values</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607052"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07F96B5"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6DEEF883" w14:textId="77777777" w:rsidR="00A55B53" w:rsidRPr="00123177" w:rsidRDefault="00A55B53" w:rsidP="00535342">
            <w:pPr>
              <w:pStyle w:val="TableText"/>
              <w:snapToGrid w:val="0"/>
            </w:pPr>
            <w:r w:rsidRPr="00123177">
              <w:t>Valid range of Values</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C0A4D1" w14:textId="77777777" w:rsidR="00A55B53" w:rsidRPr="00123177" w:rsidRDefault="00A55B53" w:rsidP="00535342">
            <w:pPr>
              <w:pStyle w:val="TableText"/>
              <w:snapToGrid w:val="0"/>
            </w:pPr>
            <w:r w:rsidRPr="00123177">
              <w:t>VHVDCDC400V signal valid value range is 180V - 350V.</w:t>
            </w:r>
          </w:p>
        </w:tc>
      </w:tr>
      <w:tr w:rsidR="00A55B53" w:rsidRPr="00123177" w14:paraId="25AD6B50"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09C55AC0" w14:textId="77777777" w:rsidR="00A55B53" w:rsidRPr="00123177" w:rsidRDefault="00A55B53" w:rsidP="00535342">
            <w:pPr>
              <w:pStyle w:val="TableText"/>
              <w:snapToGrid w:val="0"/>
            </w:pPr>
            <w:r w:rsidRPr="00123177">
              <w:t xml:space="preserve">Data Latency Period </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3725AE"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6C84ADBE"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08FAB382" w14:textId="77777777" w:rsidR="00A55B53" w:rsidRPr="00123177" w:rsidRDefault="00A55B53" w:rsidP="00535342">
            <w:pPr>
              <w:pStyle w:val="TableText"/>
              <w:snapToGrid w:val="0"/>
            </w:pPr>
            <w:r w:rsidRPr="00123177">
              <w:t xml:space="preserve">Data Retention Period  </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C534BB"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0845A2DC"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390A3AA0" w14:textId="77777777" w:rsidR="00A55B53" w:rsidRPr="00123177" w:rsidRDefault="00A55B53" w:rsidP="00535342">
            <w:pPr>
              <w:pStyle w:val="TableText"/>
              <w:snapToGrid w:val="0"/>
            </w:pPr>
            <w:r w:rsidRPr="00123177">
              <w:lastRenderedPageBreak/>
              <w:t>Data Rate/ &lt;Daily&gt; Number of transaction</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77D57B" w14:textId="77777777" w:rsidR="00A55B53" w:rsidRPr="00123177" w:rsidRDefault="00A55B53" w:rsidP="00535342">
            <w:pPr>
              <w:pStyle w:val="TableText"/>
            </w:pPr>
            <w:r w:rsidRPr="00123177">
              <w:rPr>
                <w:szCs w:val="20"/>
              </w:rPr>
              <w:t>Data rate is not applicable.</w:t>
            </w:r>
          </w:p>
        </w:tc>
      </w:tr>
      <w:tr w:rsidR="00A55B53" w:rsidRPr="00123177" w14:paraId="47E4592C"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728576DC" w14:textId="77777777" w:rsidR="00A55B53" w:rsidRPr="00123177" w:rsidRDefault="00A55B53" w:rsidP="00535342">
            <w:pPr>
              <w:pStyle w:val="TableText"/>
              <w:snapToGrid w:val="0"/>
            </w:pPr>
            <w:r w:rsidRPr="00123177">
              <w:t>External Events</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2DC4D2"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24C4A896"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1E3DBF42" w14:textId="77777777" w:rsidR="00A55B53" w:rsidRPr="00123177" w:rsidRDefault="00A55B53" w:rsidP="00535342">
            <w:pPr>
              <w:pStyle w:val="TableText"/>
              <w:snapToGrid w:val="0"/>
            </w:pPr>
            <w:r w:rsidRPr="00123177">
              <w:t>Temporal Events</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F0B63"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31D61341"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2784513E" w14:textId="77777777" w:rsidR="00A55B53" w:rsidRPr="00123177" w:rsidRDefault="00A55B53" w:rsidP="00535342">
            <w:pPr>
              <w:pStyle w:val="TableText"/>
              <w:snapToGrid w:val="0"/>
            </w:pPr>
            <w:r w:rsidRPr="00123177">
              <w:t xml:space="preserve">Validation Rules/ </w:t>
            </w:r>
          </w:p>
          <w:p w14:paraId="1A2D8DB2"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A194CB"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1EEF05D7"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7CAD607A" w14:textId="77777777" w:rsidR="00A55B53" w:rsidRPr="00123177" w:rsidRDefault="00A55B53" w:rsidP="00535342">
            <w:pPr>
              <w:pStyle w:val="TableText"/>
              <w:snapToGrid w:val="0"/>
            </w:pPr>
            <w:r w:rsidRPr="00123177">
              <w:t>Constraints</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5B2D8C" w14:textId="77777777" w:rsidR="00A55B53" w:rsidRPr="00123177" w:rsidRDefault="00A55B53" w:rsidP="00535342">
            <w:pPr>
              <w:pStyle w:val="TableText"/>
              <w:snapToGrid w:val="0"/>
            </w:pPr>
            <w:r w:rsidRPr="00123177">
              <w:rPr>
                <w:szCs w:val="20"/>
              </w:rPr>
              <w:t>Constraints is not applicable.</w:t>
            </w:r>
          </w:p>
        </w:tc>
      </w:tr>
      <w:tr w:rsidR="00A55B53" w:rsidRPr="00123177" w14:paraId="007F4C3B"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52BFC280" w14:textId="77777777" w:rsidR="00A55B53" w:rsidRPr="00123177" w:rsidRDefault="00A55B53" w:rsidP="00535342">
            <w:pPr>
              <w:pStyle w:val="TableText"/>
              <w:snapToGrid w:val="0"/>
            </w:pPr>
            <w:r w:rsidRPr="00123177">
              <w:t>Effects on other systems/sub system</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958796" w14:textId="77777777" w:rsidR="00A55B53" w:rsidRPr="00123177" w:rsidRDefault="00A55B53" w:rsidP="00535342">
            <w:pPr>
              <w:pStyle w:val="TableText"/>
              <w:snapToGrid w:val="0"/>
            </w:pPr>
            <w:r w:rsidRPr="00123177">
              <w:rPr>
                <w:szCs w:val="20"/>
              </w:rPr>
              <w:t>No effects on other system</w:t>
            </w:r>
          </w:p>
        </w:tc>
      </w:tr>
      <w:tr w:rsidR="00A55B53" w:rsidRPr="00123177" w14:paraId="3F6B7BC5"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2E9C1288" w14:textId="77777777" w:rsidR="00A55B53" w:rsidRPr="00123177" w:rsidRDefault="00A55B53" w:rsidP="00535342">
            <w:pPr>
              <w:pStyle w:val="TableText"/>
              <w:snapToGrid w:val="0"/>
            </w:pPr>
            <w:r w:rsidRPr="00123177">
              <w:t>Testability with respect to test environment</w:t>
            </w:r>
          </w:p>
          <w:p w14:paraId="347FAD7F" w14:textId="77777777" w:rsidR="00A55B53" w:rsidRPr="00123177" w:rsidRDefault="00A55B53" w:rsidP="00535342">
            <w:pPr>
              <w:pStyle w:val="TableText"/>
            </w:pPr>
            <w:r w:rsidRPr="00123177">
              <w:t>(Yes/No)</w:t>
            </w:r>
          </w:p>
          <w:p w14:paraId="212FA80F" w14:textId="77777777" w:rsidR="00A55B53" w:rsidRPr="00123177" w:rsidRDefault="00A55B53" w:rsidP="00535342">
            <w:pPr>
              <w:pStyle w:val="TableText"/>
            </w:pPr>
            <w:r w:rsidRPr="00123177">
              <w:rPr>
                <w:i/>
                <w:iCs/>
              </w:rPr>
              <w:t>Note: Mention in which phase of testing, this requirement will be tested</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4F0B26" w14:textId="77777777" w:rsidR="00A55B53" w:rsidRPr="00123177" w:rsidRDefault="00A55B53" w:rsidP="00535342">
            <w:pPr>
              <w:pStyle w:val="TableText"/>
              <w:snapToGrid w:val="0"/>
            </w:pPr>
            <w:r w:rsidRPr="00123177">
              <w:t>YES</w:t>
            </w:r>
          </w:p>
        </w:tc>
      </w:tr>
      <w:tr w:rsidR="00A55B53" w:rsidRPr="00123177" w14:paraId="0EE80685"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19781753" w14:textId="77777777" w:rsidR="00A55B53" w:rsidRPr="00123177" w:rsidRDefault="00A55B53" w:rsidP="00535342">
            <w:pPr>
              <w:pStyle w:val="TableText"/>
              <w:snapToGrid w:val="0"/>
            </w:pPr>
            <w:r w:rsidRPr="00123177">
              <w:t>Feasible within project constraints</w:t>
            </w:r>
          </w:p>
          <w:p w14:paraId="2F238E11" w14:textId="77777777" w:rsidR="00A55B53" w:rsidRPr="00123177" w:rsidRDefault="00A55B53" w:rsidP="00535342">
            <w:pPr>
              <w:pStyle w:val="TableText"/>
              <w:snapToGrid w:val="0"/>
            </w:pPr>
            <w:r w:rsidRPr="00123177">
              <w:t>(Yes/No)</w:t>
            </w:r>
          </w:p>
          <w:p w14:paraId="020DDD86"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80BC2" w14:textId="77777777" w:rsidR="00A55B53" w:rsidRPr="00123177" w:rsidRDefault="00A55B53" w:rsidP="00535342">
            <w:pPr>
              <w:pStyle w:val="TableText"/>
              <w:snapToGrid w:val="0"/>
              <w:rPr>
                <w:i/>
                <w:iCs/>
              </w:rPr>
            </w:pPr>
            <w:r w:rsidRPr="00123177">
              <w:t>YES</w:t>
            </w:r>
          </w:p>
        </w:tc>
      </w:tr>
      <w:tr w:rsidR="00A55B53" w:rsidRPr="00123177" w14:paraId="209173E5"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764EDC27" w14:textId="77777777" w:rsidR="00A55B53" w:rsidRPr="00123177" w:rsidRDefault="00A55B53" w:rsidP="00535342">
            <w:pPr>
              <w:pStyle w:val="TableText"/>
              <w:snapToGrid w:val="0"/>
            </w:pPr>
            <w:r w:rsidRPr="00123177">
              <w:t>Critical</w:t>
            </w:r>
          </w:p>
          <w:p w14:paraId="4A60BB14" w14:textId="77777777" w:rsidR="00A55B53" w:rsidRPr="00123177" w:rsidRDefault="00A55B53" w:rsidP="00535342">
            <w:pPr>
              <w:pStyle w:val="TableText"/>
              <w:snapToGrid w:val="0"/>
            </w:pPr>
            <w:r w:rsidRPr="00123177">
              <w:t>(Yes/No)</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F5D24B" w14:textId="77777777" w:rsidR="00A55B53" w:rsidRPr="00123177" w:rsidRDefault="00A55B53" w:rsidP="00535342">
            <w:pPr>
              <w:pStyle w:val="TableText"/>
              <w:snapToGrid w:val="0"/>
            </w:pPr>
            <w:r w:rsidRPr="00123177">
              <w:t>YES</w:t>
            </w:r>
          </w:p>
        </w:tc>
      </w:tr>
      <w:tr w:rsidR="00A55B53" w:rsidRPr="00123177" w14:paraId="325EC7B5" w14:textId="77777777" w:rsidTr="00535342">
        <w:tblPrEx>
          <w:tblLook w:val="0000" w:firstRow="0" w:lastRow="0" w:firstColumn="0" w:lastColumn="0" w:noHBand="0" w:noVBand="0"/>
        </w:tblPrEx>
        <w:trPr>
          <w:gridAfter w:val="2"/>
          <w:wAfter w:w="7671" w:type="dxa"/>
          <w:cantSplit/>
        </w:trPr>
        <w:tc>
          <w:tcPr>
            <w:tcW w:w="1920" w:type="dxa"/>
            <w:gridSpan w:val="3"/>
            <w:tcBorders>
              <w:top w:val="single" w:sz="4" w:space="0" w:color="000000" w:themeColor="text1"/>
              <w:left w:val="single" w:sz="4" w:space="0" w:color="000000" w:themeColor="text1"/>
              <w:bottom w:val="single" w:sz="4" w:space="0" w:color="000000" w:themeColor="text1"/>
            </w:tcBorders>
          </w:tcPr>
          <w:p w14:paraId="0717DA5B" w14:textId="77777777" w:rsidR="00A55B53" w:rsidRPr="00123177" w:rsidRDefault="00A55B53" w:rsidP="00535342">
            <w:pPr>
              <w:pStyle w:val="TableText"/>
              <w:snapToGrid w:val="0"/>
            </w:pPr>
            <w:r w:rsidRPr="00123177">
              <w:t>Acceptance Criteria</w:t>
            </w:r>
          </w:p>
        </w:tc>
        <w:tc>
          <w:tcPr>
            <w:tcW w:w="759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209772" w14:textId="77777777" w:rsidR="00A55B53" w:rsidRPr="00123177" w:rsidRDefault="00A55B53" w:rsidP="00535342">
            <w:pPr>
              <w:pStyle w:val="TableText"/>
              <w:snapToGrid w:val="0"/>
            </w:pPr>
            <w:r w:rsidRPr="00123177">
              <w:t>Acceptance Criteria for this requirement should be as per SECTION-6 ACCEPTANCE CRITERIA</w:t>
            </w:r>
          </w:p>
        </w:tc>
      </w:tr>
      <w:tr w:rsidR="00A55B53" w:rsidRPr="00123177" w14:paraId="542CCAB9" w14:textId="77777777" w:rsidTr="00535342">
        <w:trPr>
          <w:trHeight w:val="300"/>
        </w:trPr>
        <w:tc>
          <w:tcPr>
            <w:tcW w:w="8977" w:type="dxa"/>
            <w:gridSpan w:val="5"/>
          </w:tcPr>
          <w:p w14:paraId="792035AE" w14:textId="77777777" w:rsidR="00A55B53" w:rsidRPr="00123177" w:rsidRDefault="00A55B53" w:rsidP="00535342">
            <w:pPr>
              <w:rPr>
                <w:rFonts w:eastAsia="Arial"/>
                <w:color w:val="000000" w:themeColor="text1"/>
                <w:szCs w:val="20"/>
              </w:rPr>
            </w:pPr>
          </w:p>
          <w:p w14:paraId="63B846A0" w14:textId="77777777" w:rsidR="00A55B53" w:rsidRPr="00123177" w:rsidRDefault="00A55B53" w:rsidP="00535342">
            <w:pPr>
              <w:rPr>
                <w:rFonts w:eastAsia="Arial"/>
                <w:color w:val="000000" w:themeColor="text1"/>
                <w:szCs w:val="20"/>
              </w:rPr>
            </w:pPr>
          </w:p>
          <w:p w14:paraId="2F7A500D" w14:textId="77777777" w:rsidR="00A55B53" w:rsidRPr="00123177" w:rsidRDefault="00A55B53" w:rsidP="00535342">
            <w:pPr>
              <w:pStyle w:val="Heading4"/>
            </w:pPr>
            <w:r w:rsidRPr="00123177">
              <w:t>Sign rules for DC link current measurements on both the 800V and 400V sides.</w:t>
            </w:r>
          </w:p>
          <w:p w14:paraId="025DDA18" w14:textId="77777777" w:rsidR="00A55B53" w:rsidRPr="00123177" w:rsidRDefault="00A12950" w:rsidP="00535342">
            <w:pPr>
              <w:rPr>
                <w:rFonts w:eastAsia="Arial"/>
                <w:color w:val="000000" w:themeColor="text1"/>
                <w:szCs w:val="20"/>
              </w:rPr>
            </w:pPr>
            <w:r>
              <w:rPr>
                <w:rFonts w:eastAsia="Arial"/>
                <w:color w:val="000000" w:themeColor="text1"/>
                <w:szCs w:val="20"/>
              </w:rPr>
              <w:pict w14:anchorId="2C38FF0A">
                <v:rect id="_x0000_i1026" style="width:0;height:1.5pt" o:hralign="center" o:hrstd="t" o:hr="t" fillcolor="#a0a0a0" stroked="f"/>
              </w:pict>
            </w:r>
          </w:p>
        </w:tc>
        <w:tc>
          <w:tcPr>
            <w:tcW w:w="8212" w:type="dxa"/>
            <w:gridSpan w:val="3"/>
          </w:tcPr>
          <w:p w14:paraId="65847640" w14:textId="77777777" w:rsidR="00A55B53" w:rsidRPr="00123177" w:rsidRDefault="00A55B53" w:rsidP="00535342"/>
          <w:p w14:paraId="25B9638C" w14:textId="77777777" w:rsidR="00A55B53" w:rsidRPr="00123177" w:rsidRDefault="00A55B53" w:rsidP="00535342"/>
        </w:tc>
      </w:tr>
      <w:tr w:rsidR="00A55B53" w:rsidRPr="00123177" w14:paraId="17D9FB77"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56A0561" w14:textId="77777777" w:rsidR="00A55B53" w:rsidRPr="00123177" w:rsidRDefault="00A55B53" w:rsidP="00535342">
            <w:r w:rsidRPr="00123177">
              <w:rPr>
                <w:rFonts w:eastAsia="Arial"/>
                <w:b/>
                <w:bCs/>
                <w:color w:val="000000" w:themeColor="text1"/>
              </w:rPr>
              <w:t>Term</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F5D42D6" w14:textId="77777777" w:rsidR="00A55B53" w:rsidRPr="00123177" w:rsidRDefault="00A55B53" w:rsidP="00535342">
            <w:r w:rsidRPr="00123177">
              <w:rPr>
                <w:rFonts w:eastAsia="Arial"/>
                <w:b/>
                <w:bCs/>
                <w:color w:val="000000" w:themeColor="text1"/>
              </w:rPr>
              <w:t>Description</w:t>
            </w:r>
          </w:p>
        </w:tc>
      </w:tr>
      <w:tr w:rsidR="00A55B53" w:rsidRPr="00123177" w14:paraId="01A59AB9"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090B10A" w14:textId="77777777" w:rsidR="00A55B53" w:rsidRPr="00123177" w:rsidRDefault="00A55B53" w:rsidP="00535342">
            <w:r w:rsidRPr="00123177">
              <w:rPr>
                <w:rFonts w:eastAsia="Arial"/>
                <w:color w:val="000000" w:themeColor="text1"/>
              </w:rPr>
              <w:t>REQ ID</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E497E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SWRS_COMM_15</w:t>
            </w:r>
          </w:p>
        </w:tc>
      </w:tr>
      <w:tr w:rsidR="00A55B53" w:rsidRPr="00123177" w14:paraId="70B7BC5C"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92D5817" w14:textId="77777777" w:rsidR="00A55B53" w:rsidRPr="00123177" w:rsidRDefault="00A55B53" w:rsidP="00535342">
            <w:pPr>
              <w:pStyle w:val="TableText"/>
            </w:pPr>
            <w:r w:rsidRPr="00123177">
              <w:lastRenderedPageBreak/>
              <w:t>Customer Req ID</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993CA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SDS-HVDCDC-98</w:t>
            </w:r>
          </w:p>
        </w:tc>
      </w:tr>
      <w:tr w:rsidR="00A55B53" w:rsidRPr="00123177" w14:paraId="29DBC3ED"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3C20789" w14:textId="77777777" w:rsidR="00A55B53" w:rsidRPr="00123177" w:rsidRDefault="00A55B53" w:rsidP="00535342">
            <w:pPr>
              <w:pStyle w:val="TableText"/>
            </w:pPr>
            <w:r w:rsidRPr="00123177">
              <w:t>Milestone</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A8052F" w14:textId="77777777" w:rsidR="00A55B53" w:rsidRPr="00123177" w:rsidRDefault="00A55B53" w:rsidP="00535342">
            <w:pPr>
              <w:pStyle w:val="TableText"/>
            </w:pPr>
            <w:r w:rsidRPr="00123177">
              <w:t>A-Sample/ PF1.0</w:t>
            </w:r>
          </w:p>
        </w:tc>
      </w:tr>
      <w:tr w:rsidR="00A55B53" w:rsidRPr="00123177" w14:paraId="691A1624"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EF82B7E" w14:textId="77777777" w:rsidR="00A55B53" w:rsidRPr="00123177" w:rsidRDefault="00A55B53" w:rsidP="00535342">
            <w:r w:rsidRPr="00123177">
              <w:rPr>
                <w:rFonts w:eastAsia="Arial"/>
                <w:color w:val="000000" w:themeColor="text1"/>
              </w:rPr>
              <w:t>Purpose</w:t>
            </w:r>
            <w:r w:rsidRPr="00123177">
              <w:rPr>
                <w:rFonts w:eastAsia="Arial"/>
                <w:color w:val="000000" w:themeColor="text1"/>
                <w:vertAlign w:val="superscript"/>
              </w:rPr>
              <w:t>1</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A97D28" w14:textId="77777777" w:rsidR="00A55B53" w:rsidRPr="00123177" w:rsidRDefault="00A55B53" w:rsidP="00535342">
            <w:r w:rsidRPr="00123177">
              <w:t xml:space="preserve">The HVHVDCDC applies the below </w:t>
            </w:r>
            <w:bookmarkStart w:id="67" w:name="_Hlk164035529"/>
            <w:r w:rsidRPr="00123177">
              <w:t>sign rules for DC link current measurements on both the 800V and 400V sides.</w:t>
            </w:r>
            <w:bookmarkEnd w:id="67"/>
          </w:p>
          <w:p w14:paraId="1E332F17" w14:textId="77777777" w:rsidR="00A55B53" w:rsidRPr="00123177" w:rsidRDefault="00A55B53" w:rsidP="00535342">
            <w:pPr>
              <w:pStyle w:val="ListParagraph"/>
              <w:numPr>
                <w:ilvl w:val="0"/>
                <w:numId w:val="6"/>
              </w:numPr>
            </w:pPr>
            <w:r w:rsidRPr="00123177">
              <w:t xml:space="preserve">A positive value indicates buck operation (HV battery discharge). </w:t>
            </w:r>
          </w:p>
          <w:p w14:paraId="2CA24ABE" w14:textId="77777777" w:rsidR="00A55B53" w:rsidRPr="00123177" w:rsidRDefault="00A55B53" w:rsidP="00535342">
            <w:pPr>
              <w:pStyle w:val="ListParagraph"/>
              <w:numPr>
                <w:ilvl w:val="0"/>
                <w:numId w:val="6"/>
              </w:numPr>
            </w:pPr>
            <w:r w:rsidRPr="00123177">
              <w:t>A negative value indicates boost mode (HV battery charging).</w:t>
            </w:r>
          </w:p>
        </w:tc>
      </w:tr>
      <w:tr w:rsidR="00A55B53" w:rsidRPr="00123177" w14:paraId="02EB78C9"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8D048FB" w14:textId="77777777" w:rsidR="00A55B53" w:rsidRPr="00123177" w:rsidRDefault="00A55B53" w:rsidP="00535342">
            <w:r w:rsidRPr="00123177">
              <w:rPr>
                <w:rFonts w:eastAsia="Arial"/>
                <w:color w:val="000000" w:themeColor="text1"/>
              </w:rPr>
              <w:t xml:space="preserve">Derived Requirement </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8CA038" w14:textId="77777777" w:rsidR="00A55B53" w:rsidRPr="00123177" w:rsidRDefault="00A55B53" w:rsidP="00535342">
            <w:r w:rsidRPr="00123177">
              <w:rPr>
                <w:rFonts w:eastAsia="Arial"/>
                <w:color w:val="000000" w:themeColor="text1"/>
              </w:rPr>
              <w:t>SWRS_COMM_08</w:t>
            </w:r>
          </w:p>
        </w:tc>
      </w:tr>
      <w:tr w:rsidR="00A55B53" w:rsidRPr="00123177" w14:paraId="2DEB1981"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E8574D6" w14:textId="77777777" w:rsidR="00A55B53" w:rsidRPr="00123177" w:rsidRDefault="00A55B53" w:rsidP="00535342">
            <w:r w:rsidRPr="00123177">
              <w:rPr>
                <w:rFonts w:eastAsia="Arial"/>
                <w:color w:val="000000" w:themeColor="text1"/>
              </w:rPr>
              <w:t>Access Restrictions</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E009F8"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00A6F878"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F3E3C5D" w14:textId="77777777" w:rsidR="00A55B53" w:rsidRPr="00123177" w:rsidRDefault="00A55B53" w:rsidP="00535342">
            <w:r w:rsidRPr="00123177">
              <w:rPr>
                <w:rFonts w:eastAsia="Arial"/>
                <w:color w:val="000000" w:themeColor="text1"/>
              </w:rPr>
              <w:t>Input(s)</w:t>
            </w:r>
            <w:r w:rsidRPr="00123177">
              <w:rPr>
                <w:rFonts w:eastAsia="Arial"/>
                <w:b/>
                <w:bCs/>
                <w:color w:val="000000" w:themeColor="text1"/>
              </w:rPr>
              <w:t xml:space="preserve"> </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9E7A3E" w14:textId="77777777" w:rsidR="00A55B53" w:rsidRPr="00123177" w:rsidRDefault="00A55B53" w:rsidP="00535342">
            <w:r w:rsidRPr="00123177">
              <w:t>IHVDCDC800V</w:t>
            </w:r>
          </w:p>
          <w:p w14:paraId="37C44C11" w14:textId="77777777" w:rsidR="00A55B53" w:rsidRPr="00123177" w:rsidRDefault="00A55B53" w:rsidP="00535342">
            <w:r w:rsidRPr="00123177">
              <w:t>IHVDCDC400V</w:t>
            </w:r>
          </w:p>
        </w:tc>
      </w:tr>
      <w:tr w:rsidR="00A55B53" w:rsidRPr="00123177" w14:paraId="641341C2"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096B11E" w14:textId="77777777" w:rsidR="00A55B53" w:rsidRPr="00123177" w:rsidRDefault="00A55B53" w:rsidP="00535342">
            <w:r w:rsidRPr="00123177">
              <w:rPr>
                <w:rFonts w:eastAsia="Arial"/>
                <w:color w:val="000000" w:themeColor="text1"/>
              </w:rPr>
              <w:t>Output(s)</w:t>
            </w:r>
            <w:r w:rsidRPr="00123177">
              <w:rPr>
                <w:rFonts w:eastAsia="Arial"/>
                <w:b/>
                <w:bCs/>
                <w:color w:val="000000" w:themeColor="text1"/>
              </w:rPr>
              <w:t xml:space="preserve"> </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15951B" w14:textId="77777777" w:rsidR="00A55B53" w:rsidRPr="00123177" w:rsidRDefault="00A55B53" w:rsidP="00535342">
            <w:r w:rsidRPr="00123177">
              <w:t xml:space="preserve">The HVHVDCDC measured DC link current at HV battery discharging: </w:t>
            </w:r>
          </w:p>
          <w:p w14:paraId="6705FD8B" w14:textId="77777777" w:rsidR="00A55B53" w:rsidRPr="00123177" w:rsidRDefault="00A55B53" w:rsidP="00535342">
            <w:r w:rsidRPr="00123177">
              <w:t xml:space="preserve">+(IHVDCDC800V) </w:t>
            </w:r>
          </w:p>
          <w:p w14:paraId="6BDC9FA6" w14:textId="77777777" w:rsidR="00A55B53" w:rsidRPr="00123177" w:rsidRDefault="00A55B53" w:rsidP="00535342">
            <w:r w:rsidRPr="00123177">
              <w:t xml:space="preserve">+(IHVDCDC400V) </w:t>
            </w:r>
          </w:p>
          <w:p w14:paraId="09E5A190" w14:textId="77777777" w:rsidR="00A55B53" w:rsidRPr="00123177" w:rsidRDefault="00A55B53" w:rsidP="00535342">
            <w:r w:rsidRPr="00123177">
              <w:t>The HVHVDCDC measured DC link current at HV battery charging:</w:t>
            </w:r>
          </w:p>
          <w:p w14:paraId="4973C756" w14:textId="77777777" w:rsidR="00A55B53" w:rsidRPr="00123177" w:rsidRDefault="00A55B53" w:rsidP="00535342">
            <w:r w:rsidRPr="00123177">
              <w:t>-(IHVDCDC800V)</w:t>
            </w:r>
          </w:p>
          <w:p w14:paraId="79B306A8" w14:textId="77777777" w:rsidR="00A55B53" w:rsidRPr="00123177" w:rsidRDefault="00A55B53" w:rsidP="00535342">
            <w:r w:rsidRPr="00123177">
              <w:t>-(IHVDCDC400V)</w:t>
            </w:r>
          </w:p>
        </w:tc>
      </w:tr>
      <w:tr w:rsidR="00A55B53" w:rsidRPr="00123177" w14:paraId="79053580"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1CE8A84" w14:textId="77777777" w:rsidR="00A55B53" w:rsidRPr="00123177" w:rsidRDefault="00A55B53" w:rsidP="00535342">
            <w:r w:rsidRPr="00123177">
              <w:rPr>
                <w:rFonts w:eastAsia="Arial"/>
                <w:color w:val="000000" w:themeColor="text1"/>
              </w:rPr>
              <w:t>Process</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A4B806" w14:textId="77777777" w:rsidR="00A55B53" w:rsidRPr="00123177" w:rsidRDefault="00A55B53" w:rsidP="00535342">
            <w:pPr>
              <w:pStyle w:val="ListParagraph"/>
              <w:numPr>
                <w:ilvl w:val="0"/>
                <w:numId w:val="10"/>
              </w:numPr>
            </w:pPr>
            <w:r w:rsidRPr="00123177">
              <w:t>The HVHVDCDC measured DC link current , When HV battery discharging &amp; starts current flowing in ‘+’ direction towards VICOR module is +(IHVDCDC800V) and away from VICOR module is +(IHVDCDC400V)</w:t>
            </w:r>
          </w:p>
          <w:p w14:paraId="7934C8B8" w14:textId="77777777" w:rsidR="00A55B53" w:rsidRPr="00123177" w:rsidRDefault="00A55B53" w:rsidP="00535342">
            <w:pPr>
              <w:pStyle w:val="ListParagraph"/>
              <w:numPr>
                <w:ilvl w:val="0"/>
                <w:numId w:val="10"/>
              </w:numPr>
            </w:pPr>
            <w:r w:rsidRPr="00123177">
              <w:t>The HVHVDCDC measured DC link current , When HV battery charging &amp; starts current flowing in ‘-’ direction towards VICOR module is -(IHVDCDC400V) and away from VICOR module is -(IHVDCDC800V)</w:t>
            </w:r>
          </w:p>
        </w:tc>
      </w:tr>
      <w:tr w:rsidR="00A55B53" w:rsidRPr="00123177" w14:paraId="7E86DD96"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7E256AD" w14:textId="77777777" w:rsidR="00A55B53" w:rsidRPr="00123177" w:rsidRDefault="00A55B53" w:rsidP="00535342">
            <w:r w:rsidRPr="00123177">
              <w:rPr>
                <w:rFonts w:eastAsia="Arial"/>
                <w:color w:val="000000" w:themeColor="text1"/>
              </w:rPr>
              <w:t xml:space="preserve"> Mandatory Fields</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240956" w14:textId="77777777" w:rsidR="00A55B53" w:rsidRPr="00123177" w:rsidRDefault="00A55B53" w:rsidP="00535342">
            <w:r w:rsidRPr="00123177">
              <w:t>No such mandatory fields is applicable.</w:t>
            </w:r>
          </w:p>
        </w:tc>
      </w:tr>
      <w:tr w:rsidR="00A55B53" w:rsidRPr="00123177" w14:paraId="3595FB22"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6EFD049" w14:textId="77777777" w:rsidR="00A55B53" w:rsidRPr="00123177" w:rsidRDefault="00A55B53" w:rsidP="00535342">
            <w:r w:rsidRPr="00123177">
              <w:rPr>
                <w:rFonts w:eastAsia="Arial"/>
                <w:color w:val="000000" w:themeColor="text1"/>
              </w:rPr>
              <w:t>Pre-Loaded Values</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163FB0" w14:textId="77777777" w:rsidR="00A55B53" w:rsidRPr="00123177" w:rsidRDefault="00A55B53" w:rsidP="00535342">
            <w:r w:rsidRPr="00123177">
              <w:t>HVDCDCStatus = 0, NHVDCDCStatusDebug = 0, NHVDCDCFault = 0(No fault).</w:t>
            </w:r>
          </w:p>
        </w:tc>
      </w:tr>
      <w:tr w:rsidR="00A55B53" w:rsidRPr="00123177" w14:paraId="6BC39871"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5D02A08" w14:textId="77777777" w:rsidR="00A55B53" w:rsidRPr="00123177" w:rsidRDefault="00A55B53" w:rsidP="00535342">
            <w:r w:rsidRPr="00123177">
              <w:rPr>
                <w:rFonts w:eastAsia="Arial"/>
                <w:color w:val="000000" w:themeColor="text1"/>
              </w:rPr>
              <w:t>Default Values</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E95737" w14:textId="77777777" w:rsidR="00A55B53" w:rsidRPr="00123177" w:rsidRDefault="00A55B53" w:rsidP="00535342">
            <w:r w:rsidRPr="00123177">
              <w:rPr>
                <w:szCs w:val="20"/>
              </w:rPr>
              <w:t>Default values shall be applicable with respect to Pre-Loaded Values</w:t>
            </w:r>
          </w:p>
        </w:tc>
      </w:tr>
      <w:tr w:rsidR="00A55B53" w:rsidRPr="00123177" w14:paraId="0AB07C0B"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9BC217C" w14:textId="77777777" w:rsidR="00A55B53" w:rsidRPr="00123177" w:rsidRDefault="00A55B53" w:rsidP="00535342">
            <w:r w:rsidRPr="00123177">
              <w:rPr>
                <w:rFonts w:eastAsia="Arial"/>
                <w:color w:val="000000" w:themeColor="text1"/>
              </w:rPr>
              <w:t>Valid range of Values</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5D6464" w14:textId="77777777" w:rsidR="00A55B53" w:rsidRPr="00123177" w:rsidRDefault="00A55B53" w:rsidP="00535342">
            <w:r w:rsidRPr="00123177">
              <w:t>IHVDCDC800V signal valid value range is -30A - 30A.</w:t>
            </w:r>
          </w:p>
          <w:p w14:paraId="06E14213" w14:textId="77777777" w:rsidR="00A55B53" w:rsidRPr="00123177" w:rsidRDefault="00A55B53" w:rsidP="00535342">
            <w:r w:rsidRPr="00123177">
              <w:t>IHVDCDC400V signal valid value range is -60A - 60A.</w:t>
            </w:r>
          </w:p>
        </w:tc>
      </w:tr>
      <w:tr w:rsidR="00A55B53" w:rsidRPr="00123177" w14:paraId="7B6B6782"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F935AC2" w14:textId="77777777" w:rsidR="00A55B53" w:rsidRPr="00123177" w:rsidRDefault="00A55B53" w:rsidP="00535342">
            <w:r w:rsidRPr="00123177">
              <w:rPr>
                <w:rFonts w:eastAsia="Arial"/>
                <w:color w:val="000000" w:themeColor="text1"/>
              </w:rPr>
              <w:t xml:space="preserve">Data Latency Period </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0D971F" w14:textId="77777777" w:rsidR="00A55B53" w:rsidRPr="00123177" w:rsidRDefault="00A55B53" w:rsidP="00535342">
            <w:r w:rsidRPr="00123177">
              <w:rPr>
                <w:szCs w:val="20"/>
              </w:rPr>
              <w:t>Data latency period is not applicable</w:t>
            </w:r>
          </w:p>
        </w:tc>
      </w:tr>
      <w:tr w:rsidR="00A55B53" w:rsidRPr="00123177" w14:paraId="67774246"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26EF1F7" w14:textId="77777777" w:rsidR="00A55B53" w:rsidRPr="00123177" w:rsidRDefault="00A55B53" w:rsidP="00535342">
            <w:r w:rsidRPr="00123177">
              <w:rPr>
                <w:rFonts w:eastAsia="Arial"/>
                <w:color w:val="000000" w:themeColor="text1"/>
              </w:rPr>
              <w:t xml:space="preserve">Data Retention Period  </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4587CA" w14:textId="77777777" w:rsidR="00A55B53" w:rsidRPr="00123177" w:rsidRDefault="00A55B53" w:rsidP="00535342">
            <w:r w:rsidRPr="00123177">
              <w:rPr>
                <w:szCs w:val="20"/>
              </w:rPr>
              <w:t>Data Retention period is not applicable.</w:t>
            </w:r>
          </w:p>
        </w:tc>
      </w:tr>
      <w:tr w:rsidR="00A55B53" w:rsidRPr="00123177" w14:paraId="102927CE"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53654DD" w14:textId="77777777" w:rsidR="00A55B53" w:rsidRPr="00123177" w:rsidRDefault="00A55B53" w:rsidP="00535342">
            <w:r w:rsidRPr="00123177">
              <w:rPr>
                <w:rFonts w:eastAsia="Arial"/>
                <w:color w:val="000000" w:themeColor="text1"/>
              </w:rPr>
              <w:t>Data Rate/ &lt;Daily&gt; Number of transaction</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628F87" w14:textId="77777777" w:rsidR="00A55B53" w:rsidRPr="00123177" w:rsidRDefault="00A55B53" w:rsidP="00535342">
            <w:r w:rsidRPr="00123177">
              <w:rPr>
                <w:szCs w:val="20"/>
              </w:rPr>
              <w:t>Data rate is not applicable.</w:t>
            </w:r>
          </w:p>
        </w:tc>
      </w:tr>
      <w:tr w:rsidR="00A55B53" w:rsidRPr="00123177" w14:paraId="37ACD349"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5E8C3C2" w14:textId="77777777" w:rsidR="00A55B53" w:rsidRPr="00123177" w:rsidRDefault="00A55B53" w:rsidP="00535342">
            <w:r w:rsidRPr="00123177">
              <w:rPr>
                <w:rFonts w:eastAsia="Arial"/>
                <w:color w:val="000000" w:themeColor="text1"/>
              </w:rPr>
              <w:lastRenderedPageBreak/>
              <w:t>External Events</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AAAC9D" w14:textId="77777777" w:rsidR="00A55B53" w:rsidRPr="00123177" w:rsidRDefault="00A55B53" w:rsidP="00535342">
            <w:r w:rsidRPr="00123177">
              <w:rPr>
                <w:szCs w:val="20"/>
              </w:rPr>
              <w:t>External event is not required.</w:t>
            </w:r>
          </w:p>
        </w:tc>
      </w:tr>
      <w:tr w:rsidR="00A55B53" w:rsidRPr="00123177" w14:paraId="5F947218"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C325F99" w14:textId="77777777" w:rsidR="00A55B53" w:rsidRPr="00123177" w:rsidRDefault="00A55B53" w:rsidP="00535342">
            <w:r w:rsidRPr="00123177">
              <w:rPr>
                <w:rFonts w:eastAsia="Arial"/>
                <w:color w:val="000000" w:themeColor="text1"/>
              </w:rPr>
              <w:t>Temporal Events</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8A66BF" w14:textId="77777777" w:rsidR="00A55B53" w:rsidRPr="00123177" w:rsidRDefault="00A55B53" w:rsidP="00535342">
            <w:r w:rsidRPr="00123177">
              <w:rPr>
                <w:szCs w:val="20"/>
              </w:rPr>
              <w:t>Temporal event is not applicable.</w:t>
            </w:r>
          </w:p>
        </w:tc>
      </w:tr>
      <w:tr w:rsidR="00A55B53" w:rsidRPr="00123177" w14:paraId="1211CCFF"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CE9F236" w14:textId="77777777" w:rsidR="00A55B53" w:rsidRPr="00123177" w:rsidRDefault="00A55B53" w:rsidP="00535342">
            <w:r w:rsidRPr="00123177">
              <w:rPr>
                <w:rFonts w:eastAsia="Arial"/>
                <w:color w:val="000000" w:themeColor="text1"/>
              </w:rPr>
              <w:t xml:space="preserve">Validation Rules/ </w:t>
            </w:r>
          </w:p>
          <w:p w14:paraId="15FDE640" w14:textId="77777777" w:rsidR="00A55B53" w:rsidRPr="00123177" w:rsidRDefault="00A55B53" w:rsidP="00535342">
            <w:r w:rsidRPr="00123177">
              <w:rPr>
                <w:rFonts w:eastAsia="Arial"/>
                <w:color w:val="000000" w:themeColor="text1"/>
              </w:rPr>
              <w:t>Verification criteria</w:t>
            </w:r>
            <w:r w:rsidRPr="00123177">
              <w:rPr>
                <w:rFonts w:eastAsia="Arial"/>
                <w:color w:val="000000" w:themeColor="text1"/>
                <w:vertAlign w:val="superscript"/>
              </w:rPr>
              <w:t>2</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76D68D" w14:textId="77777777" w:rsidR="00A55B53" w:rsidRPr="00123177" w:rsidRDefault="00A55B53" w:rsidP="00535342">
            <w:r w:rsidRPr="00123177">
              <w:t>CANape or CAN BUS Analyzer is a software tool Validating CAN Signals.</w:t>
            </w:r>
          </w:p>
        </w:tc>
      </w:tr>
      <w:tr w:rsidR="00A55B53" w:rsidRPr="00123177" w14:paraId="3E95AED9"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FF20A15" w14:textId="77777777" w:rsidR="00A55B53" w:rsidRPr="00123177" w:rsidRDefault="00A55B53" w:rsidP="00535342">
            <w:r w:rsidRPr="00123177">
              <w:rPr>
                <w:rFonts w:eastAsia="Arial"/>
                <w:color w:val="000000" w:themeColor="text1"/>
              </w:rPr>
              <w:t>Constraints</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79B15B" w14:textId="77777777" w:rsidR="00A55B53" w:rsidRPr="00123177" w:rsidRDefault="00A55B53" w:rsidP="00535342">
            <w:r w:rsidRPr="00123177">
              <w:rPr>
                <w:szCs w:val="20"/>
              </w:rPr>
              <w:t>Constraints is not applicable.</w:t>
            </w:r>
          </w:p>
        </w:tc>
      </w:tr>
      <w:tr w:rsidR="00A55B53" w:rsidRPr="00123177" w14:paraId="1ECAC3E5"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F619CEB" w14:textId="77777777" w:rsidR="00A55B53" w:rsidRPr="00123177" w:rsidRDefault="00A55B53" w:rsidP="00535342">
            <w:r w:rsidRPr="00123177">
              <w:rPr>
                <w:rFonts w:eastAsia="Arial"/>
                <w:color w:val="000000" w:themeColor="text1"/>
              </w:rPr>
              <w:t>Effects on other systems/sub system</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CD8DEF" w14:textId="77777777" w:rsidR="00A55B53" w:rsidRPr="00123177" w:rsidRDefault="00A55B53" w:rsidP="00535342">
            <w:r w:rsidRPr="00123177">
              <w:rPr>
                <w:szCs w:val="20"/>
              </w:rPr>
              <w:t>No effects on other system</w:t>
            </w:r>
          </w:p>
        </w:tc>
      </w:tr>
      <w:tr w:rsidR="00A55B53" w:rsidRPr="00123177" w14:paraId="6B91225B"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3C9F943" w14:textId="77777777" w:rsidR="00A55B53" w:rsidRPr="00123177" w:rsidRDefault="00A55B53" w:rsidP="00535342">
            <w:r w:rsidRPr="00123177">
              <w:rPr>
                <w:rFonts w:eastAsia="Arial"/>
                <w:color w:val="000000" w:themeColor="text1"/>
              </w:rPr>
              <w:t>Testability with respect to test environment</w:t>
            </w:r>
          </w:p>
          <w:p w14:paraId="566C6DB5" w14:textId="77777777" w:rsidR="00A55B53" w:rsidRPr="00123177" w:rsidRDefault="00A55B53" w:rsidP="00535342">
            <w:r w:rsidRPr="00123177">
              <w:rPr>
                <w:rFonts w:eastAsia="Arial"/>
                <w:color w:val="000000" w:themeColor="text1"/>
              </w:rPr>
              <w:t>(Yes/No)</w:t>
            </w:r>
          </w:p>
          <w:p w14:paraId="18B9A7F3" w14:textId="77777777" w:rsidR="00A55B53" w:rsidRPr="00123177" w:rsidRDefault="00A55B53" w:rsidP="00535342">
            <w:r w:rsidRPr="00123177">
              <w:rPr>
                <w:rFonts w:eastAsia="Arial"/>
                <w:i/>
                <w:iCs/>
                <w:color w:val="000000" w:themeColor="text1"/>
              </w:rPr>
              <w:t>Note: Mention in which phase of testing, this requirement will be tested</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6CDE09" w14:textId="77777777" w:rsidR="00A55B53" w:rsidRPr="00123177" w:rsidRDefault="00A55B53" w:rsidP="00535342">
            <w:pPr>
              <w:pStyle w:val="TableText"/>
            </w:pPr>
            <w:r w:rsidRPr="00123177">
              <w:t>YES</w:t>
            </w:r>
          </w:p>
          <w:p w14:paraId="5C8EC10E" w14:textId="77777777" w:rsidR="00A55B53" w:rsidRPr="00123177" w:rsidRDefault="00A55B53" w:rsidP="00535342"/>
        </w:tc>
      </w:tr>
      <w:tr w:rsidR="00A55B53" w:rsidRPr="00123177" w14:paraId="71FFCC62"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9DFE8F5" w14:textId="77777777" w:rsidR="00A55B53" w:rsidRPr="00123177" w:rsidRDefault="00A55B53" w:rsidP="00535342">
            <w:r w:rsidRPr="00123177">
              <w:rPr>
                <w:rFonts w:eastAsia="Arial"/>
                <w:color w:val="000000" w:themeColor="text1"/>
              </w:rPr>
              <w:t>Feasible within project constraints</w:t>
            </w:r>
          </w:p>
          <w:p w14:paraId="5DF8C80F" w14:textId="77777777" w:rsidR="00A55B53" w:rsidRPr="00123177" w:rsidRDefault="00A55B53" w:rsidP="00535342">
            <w:r w:rsidRPr="00123177">
              <w:rPr>
                <w:rFonts w:eastAsia="Arial"/>
                <w:color w:val="000000" w:themeColor="text1"/>
              </w:rPr>
              <w:t>(Yes/No)</w:t>
            </w:r>
          </w:p>
          <w:p w14:paraId="2C1FC51C" w14:textId="77777777" w:rsidR="00A55B53" w:rsidRPr="00123177" w:rsidRDefault="00A55B53" w:rsidP="00535342">
            <w:r w:rsidRPr="00123177">
              <w:rPr>
                <w:rFonts w:eastAsia="Arial"/>
                <w:i/>
                <w:iCs/>
                <w:color w:val="000000" w:themeColor="text1"/>
              </w:rPr>
              <w:t>Note: Add the impact of requirement on operating environment defined in section 4.2</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D99EF5" w14:textId="77777777" w:rsidR="00A55B53" w:rsidRPr="00123177" w:rsidRDefault="00A55B53" w:rsidP="00535342">
            <w:pPr>
              <w:pStyle w:val="TableText"/>
            </w:pPr>
            <w:r w:rsidRPr="00123177">
              <w:t>YES</w:t>
            </w:r>
          </w:p>
          <w:p w14:paraId="0CB40A67" w14:textId="77777777" w:rsidR="00A55B53" w:rsidRPr="00123177" w:rsidRDefault="00A55B53" w:rsidP="00535342"/>
        </w:tc>
      </w:tr>
      <w:tr w:rsidR="00A55B53" w:rsidRPr="00123177" w14:paraId="14E00536"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D50C9ED" w14:textId="77777777" w:rsidR="00A55B53" w:rsidRPr="00123177" w:rsidRDefault="00A55B53" w:rsidP="00535342">
            <w:r w:rsidRPr="00123177">
              <w:rPr>
                <w:rFonts w:eastAsia="Arial"/>
                <w:color w:val="000000" w:themeColor="text1"/>
              </w:rPr>
              <w:t>Critical</w:t>
            </w:r>
          </w:p>
          <w:p w14:paraId="1F5F92E5" w14:textId="77777777" w:rsidR="00A55B53" w:rsidRPr="00123177" w:rsidRDefault="00A55B53" w:rsidP="00535342">
            <w:r w:rsidRPr="00123177">
              <w:rPr>
                <w:rFonts w:eastAsia="Arial"/>
                <w:color w:val="000000" w:themeColor="text1"/>
              </w:rPr>
              <w:t>(Yes/No)</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93102B" w14:textId="77777777" w:rsidR="00A55B53" w:rsidRPr="00123177" w:rsidRDefault="00A55B53" w:rsidP="00535342">
            <w:r w:rsidRPr="00123177">
              <w:t>YES</w:t>
            </w:r>
          </w:p>
        </w:tc>
      </w:tr>
      <w:tr w:rsidR="00A55B53" w:rsidRPr="00123177" w14:paraId="2ABAE8AF" w14:textId="77777777" w:rsidTr="00535342">
        <w:trPr>
          <w:gridAfter w:val="1"/>
          <w:wAfter w:w="7644" w:type="dxa"/>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13495F2" w14:textId="77777777" w:rsidR="00A55B53" w:rsidRPr="00123177" w:rsidRDefault="00A55B53" w:rsidP="00535342">
            <w:pPr>
              <w:rPr>
                <w:rFonts w:eastAsia="Arial"/>
                <w:color w:val="000000" w:themeColor="text1"/>
              </w:rPr>
            </w:pPr>
            <w:r w:rsidRPr="00123177">
              <w:t>Acceptance Criteria</w:t>
            </w:r>
          </w:p>
        </w:tc>
        <w:tc>
          <w:tcPr>
            <w:tcW w:w="818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696100" w14:textId="77777777" w:rsidR="00A55B53" w:rsidRPr="00123177" w:rsidRDefault="00A55B53" w:rsidP="00535342">
            <w:r w:rsidRPr="00123177">
              <w:t>Acceptance Criteria for this requirement should be as per SECTION-6 ACCEPTANCE CRITERIA</w:t>
            </w:r>
          </w:p>
        </w:tc>
      </w:tr>
    </w:tbl>
    <w:p w14:paraId="5F7D5771" w14:textId="77777777" w:rsidR="00A55B53" w:rsidRPr="00123177" w:rsidRDefault="00A55B53" w:rsidP="00A55B53">
      <w:pPr>
        <w:pStyle w:val="BodyText"/>
        <w:rPr>
          <w:b/>
          <w:bCs/>
        </w:rPr>
      </w:pPr>
    </w:p>
    <w:p w14:paraId="66906A08" w14:textId="77777777" w:rsidR="00A55B53" w:rsidRPr="00123177" w:rsidRDefault="00A55B53" w:rsidP="00A55B53">
      <w:pPr>
        <w:pStyle w:val="Heading4"/>
      </w:pPr>
      <w:r w:rsidRPr="00123177">
        <w:rPr>
          <w:rFonts w:eastAsia="Arial"/>
          <w:color w:val="000000" w:themeColor="text1"/>
          <w:szCs w:val="20"/>
        </w:rPr>
        <w:lastRenderedPageBreak/>
        <w:t xml:space="preserve">Broadcast the measured critical component temperatures over CAN </w:t>
      </w:r>
      <w:r w:rsidRPr="00123177">
        <w:t>on HVDCDC.</w:t>
      </w:r>
    </w:p>
    <w:p w14:paraId="4D40A8E5" w14:textId="77777777" w:rsidR="00A55B53" w:rsidRPr="00123177" w:rsidRDefault="00A55B53" w:rsidP="00A55B53">
      <w:pPr>
        <w:pStyle w:val="BodyText"/>
        <w:rPr>
          <w:b/>
          <w:bCs/>
        </w:rPr>
      </w:pPr>
    </w:p>
    <w:tbl>
      <w:tblPr>
        <w:tblW w:w="9518" w:type="dxa"/>
        <w:tblInd w:w="103" w:type="dxa"/>
        <w:tblLayout w:type="fixed"/>
        <w:tblLook w:val="06A0" w:firstRow="1" w:lastRow="0" w:firstColumn="1" w:lastColumn="0" w:noHBand="1" w:noVBand="1"/>
      </w:tblPr>
      <w:tblGrid>
        <w:gridCol w:w="1417"/>
        <w:gridCol w:w="8101"/>
      </w:tblGrid>
      <w:tr w:rsidR="00A55B53" w:rsidRPr="00123177" w14:paraId="626B9418"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49C39ED" w14:textId="77777777" w:rsidR="00A55B53" w:rsidRPr="00123177" w:rsidRDefault="00A55B53" w:rsidP="00535342">
            <w:r w:rsidRPr="00123177">
              <w:rPr>
                <w:rFonts w:eastAsia="Arial"/>
                <w:b/>
                <w:bCs/>
                <w:color w:val="000000" w:themeColor="text1"/>
                <w:szCs w:val="20"/>
              </w:rPr>
              <w:t>Term</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866FFAE" w14:textId="77777777" w:rsidR="00A55B53" w:rsidRPr="00123177" w:rsidRDefault="00A55B53" w:rsidP="00535342">
            <w:r w:rsidRPr="00123177">
              <w:rPr>
                <w:rFonts w:eastAsia="Arial"/>
                <w:b/>
                <w:bCs/>
                <w:color w:val="000000" w:themeColor="text1"/>
                <w:szCs w:val="20"/>
              </w:rPr>
              <w:t>Description</w:t>
            </w:r>
          </w:p>
        </w:tc>
      </w:tr>
      <w:tr w:rsidR="00A55B53" w:rsidRPr="00123177" w14:paraId="53A11ECD" w14:textId="77777777" w:rsidTr="00535342">
        <w:trPr>
          <w:trHeight w:val="135"/>
        </w:trPr>
        <w:tc>
          <w:tcPr>
            <w:tcW w:w="1417" w:type="dxa"/>
            <w:tcBorders>
              <w:top w:val="single" w:sz="8" w:space="0" w:color="000000" w:themeColor="text1"/>
              <w:left w:val="single" w:sz="8" w:space="0" w:color="000000" w:themeColor="text1"/>
              <w:bottom w:val="single" w:sz="8" w:space="0" w:color="000000" w:themeColor="text1"/>
              <w:right w:val="nil"/>
            </w:tcBorders>
          </w:tcPr>
          <w:p w14:paraId="541D4D69" w14:textId="77777777" w:rsidR="00A55B53" w:rsidRPr="00123177" w:rsidRDefault="00A55B53" w:rsidP="00535342">
            <w:r w:rsidRPr="00123177">
              <w:rPr>
                <w:rFonts w:eastAsia="Arial"/>
                <w:color w:val="000000" w:themeColor="text1"/>
                <w:szCs w:val="20"/>
              </w:rPr>
              <w:t>REQ ID</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2F962E" w14:textId="77777777" w:rsidR="00A55B53" w:rsidRPr="00123177" w:rsidRDefault="00A55B53" w:rsidP="00535342">
            <w:pPr>
              <w:rPr>
                <w:rFonts w:eastAsia="Arial"/>
                <w:color w:val="000000" w:themeColor="text1"/>
              </w:rPr>
            </w:pPr>
            <w:r w:rsidRPr="00123177">
              <w:rPr>
                <w:rFonts w:eastAsia="Arial"/>
                <w:color w:val="000000" w:themeColor="text1"/>
              </w:rPr>
              <w:t>SWRS_COMM_16</w:t>
            </w:r>
          </w:p>
        </w:tc>
      </w:tr>
      <w:tr w:rsidR="00A55B53" w:rsidRPr="00123177" w14:paraId="59F2AA27" w14:textId="77777777" w:rsidTr="00535342">
        <w:trPr>
          <w:trHeight w:val="135"/>
        </w:trPr>
        <w:tc>
          <w:tcPr>
            <w:tcW w:w="1417" w:type="dxa"/>
            <w:tcBorders>
              <w:top w:val="single" w:sz="8" w:space="0" w:color="000000" w:themeColor="text1"/>
              <w:left w:val="single" w:sz="8" w:space="0" w:color="000000" w:themeColor="text1"/>
              <w:bottom w:val="single" w:sz="8" w:space="0" w:color="000000" w:themeColor="text1"/>
              <w:right w:val="nil"/>
            </w:tcBorders>
          </w:tcPr>
          <w:p w14:paraId="6727923D" w14:textId="77777777" w:rsidR="00A55B53" w:rsidRPr="00123177" w:rsidRDefault="00A55B53" w:rsidP="00535342">
            <w:pPr>
              <w:pStyle w:val="TableText"/>
            </w:pPr>
            <w:r w:rsidRPr="00123177">
              <w:t>Customer Req ID</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2210F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SDS-HVDCDC-99</w:t>
            </w:r>
          </w:p>
        </w:tc>
      </w:tr>
      <w:tr w:rsidR="00A55B53" w:rsidRPr="00123177" w14:paraId="19469EC3" w14:textId="77777777" w:rsidTr="00535342">
        <w:trPr>
          <w:trHeight w:val="135"/>
        </w:trPr>
        <w:tc>
          <w:tcPr>
            <w:tcW w:w="1417" w:type="dxa"/>
            <w:tcBorders>
              <w:top w:val="single" w:sz="8" w:space="0" w:color="000000" w:themeColor="text1"/>
              <w:left w:val="single" w:sz="8" w:space="0" w:color="000000" w:themeColor="text1"/>
              <w:bottom w:val="single" w:sz="8" w:space="0" w:color="000000" w:themeColor="text1"/>
              <w:right w:val="nil"/>
            </w:tcBorders>
          </w:tcPr>
          <w:p w14:paraId="4D7677E7" w14:textId="77777777" w:rsidR="00A55B53" w:rsidRPr="00123177" w:rsidRDefault="00A55B53" w:rsidP="00535342">
            <w:pPr>
              <w:pStyle w:val="TableText"/>
            </w:pPr>
            <w:r w:rsidRPr="00123177">
              <w:t>Milestone</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E2BBAC" w14:textId="77777777" w:rsidR="00A55B53" w:rsidRPr="00123177" w:rsidRDefault="00A55B53" w:rsidP="00535342">
            <w:pPr>
              <w:pStyle w:val="TableText"/>
            </w:pPr>
            <w:r w:rsidRPr="00123177">
              <w:t>B-Sample/ PF2.0</w:t>
            </w:r>
          </w:p>
        </w:tc>
      </w:tr>
      <w:tr w:rsidR="00A55B53" w:rsidRPr="00123177" w14:paraId="57F4D9FA" w14:textId="77777777" w:rsidTr="00535342">
        <w:trPr>
          <w:trHeight w:val="135"/>
        </w:trPr>
        <w:tc>
          <w:tcPr>
            <w:tcW w:w="1417" w:type="dxa"/>
            <w:tcBorders>
              <w:top w:val="single" w:sz="8" w:space="0" w:color="000000" w:themeColor="text1"/>
              <w:left w:val="single" w:sz="8" w:space="0" w:color="000000" w:themeColor="text1"/>
              <w:bottom w:val="single" w:sz="8" w:space="0" w:color="000000" w:themeColor="text1"/>
              <w:right w:val="nil"/>
            </w:tcBorders>
          </w:tcPr>
          <w:p w14:paraId="45455A2F"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A19186" w14:textId="77777777" w:rsidR="00A55B53" w:rsidRPr="00123177" w:rsidRDefault="00A55B53" w:rsidP="00535342">
            <w:r w:rsidRPr="00123177">
              <w:rPr>
                <w:rFonts w:eastAsia="Arial"/>
                <w:color w:val="000000" w:themeColor="text1"/>
                <w:szCs w:val="20"/>
              </w:rPr>
              <w:t xml:space="preserve">The HVHVDCDC shall broadcast the measured critical component temperatures to the vehicle's CAN network </w:t>
            </w:r>
            <w:r w:rsidRPr="00123177">
              <w:t xml:space="preserve">using the below signals for the EDSU to provide derating </w:t>
            </w:r>
            <w:commentRangeStart w:id="68"/>
            <w:commentRangeStart w:id="69"/>
            <w:r w:rsidRPr="00123177">
              <w:t>protection</w:t>
            </w:r>
            <w:commentRangeEnd w:id="68"/>
            <w:r w:rsidRPr="00123177">
              <w:rPr>
                <w:rStyle w:val="CommentReference"/>
                <w:sz w:val="24"/>
                <w:szCs w:val="24"/>
              </w:rPr>
              <w:commentReference w:id="68"/>
            </w:r>
            <w:commentRangeEnd w:id="69"/>
            <w:r w:rsidRPr="00123177">
              <w:rPr>
                <w:rStyle w:val="CommentReference"/>
                <w:sz w:val="24"/>
                <w:szCs w:val="24"/>
              </w:rPr>
              <w:commentReference w:id="69"/>
            </w:r>
            <w:r w:rsidRPr="00123177">
              <w:t>.</w:t>
            </w:r>
          </w:p>
          <w:p w14:paraId="215869FE" w14:textId="77777777" w:rsidR="00A55B53" w:rsidRPr="00123177" w:rsidRDefault="00A55B53" w:rsidP="00535342">
            <w:r w:rsidRPr="00123177">
              <w:t>THVDCDC1</w:t>
            </w:r>
          </w:p>
          <w:p w14:paraId="57E70479" w14:textId="77777777" w:rsidR="00A55B53" w:rsidRPr="00123177" w:rsidRDefault="00A55B53" w:rsidP="00535342">
            <w:r w:rsidRPr="00123177">
              <w:t>THVDCDC2</w:t>
            </w:r>
          </w:p>
          <w:p w14:paraId="54A36F92" w14:textId="77777777" w:rsidR="00A55B53" w:rsidRPr="00123177" w:rsidRDefault="00A55B53" w:rsidP="00535342">
            <w:r w:rsidRPr="00123177">
              <w:t>THVDCDC3</w:t>
            </w:r>
          </w:p>
          <w:p w14:paraId="1CFC172C" w14:textId="77777777" w:rsidR="00A55B53" w:rsidRPr="00123177" w:rsidRDefault="00A55B53" w:rsidP="00535342">
            <w:r w:rsidRPr="00123177">
              <w:t>THVDCDC4</w:t>
            </w:r>
          </w:p>
          <w:p w14:paraId="0E11B261" w14:textId="77777777" w:rsidR="00A55B53" w:rsidRPr="00123177" w:rsidRDefault="00A55B53" w:rsidP="00535342">
            <w:r w:rsidRPr="00123177">
              <w:t>THVDCDC5</w:t>
            </w:r>
          </w:p>
        </w:tc>
      </w:tr>
      <w:tr w:rsidR="00A55B53" w:rsidRPr="00123177" w14:paraId="6E5C72B4"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675B2223" w14:textId="77777777" w:rsidR="00A55B53" w:rsidRPr="00123177" w:rsidRDefault="00A55B53" w:rsidP="00535342">
            <w:r w:rsidRPr="00123177">
              <w:rPr>
                <w:rFonts w:eastAsia="Arial"/>
                <w:color w:val="000000" w:themeColor="text1"/>
                <w:szCs w:val="20"/>
              </w:rPr>
              <w:t>Derived Requirement</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397C25" w14:textId="77777777" w:rsidR="00A55B53" w:rsidRPr="00123177" w:rsidRDefault="00A55B53" w:rsidP="00535342">
            <w:r w:rsidRPr="00123177">
              <w:t>No Such derived requirement is applicable.</w:t>
            </w:r>
          </w:p>
        </w:tc>
      </w:tr>
      <w:tr w:rsidR="00A55B53" w:rsidRPr="00123177" w14:paraId="338085CE"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6BA9465E" w14:textId="77777777" w:rsidR="00A55B53" w:rsidRPr="00123177" w:rsidRDefault="00A55B53" w:rsidP="00535342">
            <w:r w:rsidRPr="00123177">
              <w:rPr>
                <w:rFonts w:eastAsia="Arial"/>
                <w:color w:val="000000" w:themeColor="text1"/>
                <w:szCs w:val="20"/>
              </w:rPr>
              <w:t>Access Restrictions</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FD8267"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0E785728"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649A0840"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3B65FB" w14:textId="77777777" w:rsidR="00A55B53" w:rsidRPr="00123177" w:rsidRDefault="00A55B53" w:rsidP="00535342">
            <w:pPr>
              <w:rPr>
                <w:rFonts w:eastAsia="Arial"/>
                <w:color w:val="000000" w:themeColor="text1"/>
              </w:rPr>
            </w:pPr>
            <w:r w:rsidRPr="00123177">
              <w:rPr>
                <w:rFonts w:eastAsia="Arial"/>
                <w:color w:val="000000" w:themeColor="text1"/>
              </w:rPr>
              <w:t>Temperatures of the critical components:</w:t>
            </w:r>
          </w:p>
          <w:p w14:paraId="75C402C8" w14:textId="77777777" w:rsidR="00A55B53" w:rsidRPr="00123177" w:rsidRDefault="00A55B53" w:rsidP="00535342">
            <w:pPr>
              <w:rPr>
                <w:rFonts w:eastAsia="Arial"/>
                <w:color w:val="000000" w:themeColor="text1"/>
              </w:rPr>
            </w:pPr>
            <w:r w:rsidRPr="00123177">
              <w:rPr>
                <w:rFonts w:eastAsia="Arial"/>
                <w:color w:val="000000" w:themeColor="text1"/>
              </w:rPr>
              <w:t>1) Temperature of the 800V EMI filter. (Temp_EMI_800V)</w:t>
            </w:r>
          </w:p>
          <w:p w14:paraId="7BABA020" w14:textId="77777777" w:rsidR="00A55B53" w:rsidRPr="00123177" w:rsidRDefault="00A55B53" w:rsidP="00535342">
            <w:pPr>
              <w:rPr>
                <w:rFonts w:eastAsia="Arial"/>
                <w:color w:val="000000" w:themeColor="text1"/>
              </w:rPr>
            </w:pPr>
            <w:r w:rsidRPr="00123177">
              <w:rPr>
                <w:rFonts w:eastAsia="Arial"/>
                <w:color w:val="000000" w:themeColor="text1"/>
              </w:rPr>
              <w:t>2) Temperature of the VICOR Module. (Temp_Vicor_A)</w:t>
            </w:r>
          </w:p>
          <w:p w14:paraId="022AD401" w14:textId="77777777" w:rsidR="00A55B53" w:rsidRPr="00123177" w:rsidRDefault="00A55B53" w:rsidP="00535342">
            <w:pPr>
              <w:rPr>
                <w:rFonts w:eastAsia="Arial"/>
                <w:color w:val="000000" w:themeColor="text1"/>
              </w:rPr>
            </w:pPr>
            <w:r w:rsidRPr="00123177">
              <w:rPr>
                <w:rFonts w:eastAsia="Arial"/>
                <w:color w:val="000000" w:themeColor="text1"/>
              </w:rPr>
              <w:t>3) Temperature of the VICOR Module. (Temp_Vicor_B)</w:t>
            </w:r>
          </w:p>
          <w:p w14:paraId="4013DEE3" w14:textId="77777777" w:rsidR="00A55B53" w:rsidRPr="00123177" w:rsidRDefault="00A55B53" w:rsidP="00535342">
            <w:pPr>
              <w:rPr>
                <w:rFonts w:eastAsia="Arial"/>
                <w:color w:val="000000" w:themeColor="text1"/>
              </w:rPr>
            </w:pPr>
            <w:r w:rsidRPr="00123177">
              <w:rPr>
                <w:rFonts w:eastAsia="Arial"/>
                <w:color w:val="000000" w:themeColor="text1"/>
              </w:rPr>
              <w:t>4) Temperature of the Solid-State Switch. (Temp_SSS)</w:t>
            </w:r>
          </w:p>
          <w:p w14:paraId="555A90F8" w14:textId="77777777" w:rsidR="00A55B53" w:rsidRPr="00123177" w:rsidRDefault="00A55B53" w:rsidP="00535342">
            <w:pPr>
              <w:rPr>
                <w:rFonts w:eastAsia="Arial"/>
                <w:color w:val="000000" w:themeColor="text1"/>
              </w:rPr>
            </w:pPr>
            <w:r w:rsidRPr="00123177">
              <w:rPr>
                <w:rFonts w:eastAsia="Arial"/>
                <w:color w:val="000000" w:themeColor="text1"/>
              </w:rPr>
              <w:t>5) Temperature of the 400V EMI filter. (Temp_EMI_400V)</w:t>
            </w:r>
          </w:p>
        </w:tc>
      </w:tr>
      <w:tr w:rsidR="00A55B53" w:rsidRPr="00123177" w14:paraId="0FE80FFE"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39B463F0" w14:textId="77777777" w:rsidR="00A55B53" w:rsidRPr="00123177" w:rsidRDefault="00A55B53" w:rsidP="00535342">
            <w:r w:rsidRPr="00123177">
              <w:rPr>
                <w:rFonts w:eastAsia="Arial"/>
                <w:color w:val="000000" w:themeColor="text1"/>
              </w:rPr>
              <w:t>Output(s)</w:t>
            </w:r>
            <w:r w:rsidRPr="00123177">
              <w:rPr>
                <w:rFonts w:eastAsia="Arial"/>
                <w:b/>
                <w:color w:val="000000" w:themeColor="text1"/>
              </w:rPr>
              <w:t xml:space="preserve"> </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6AAFD3" w14:textId="77777777" w:rsidR="00A55B53" w:rsidRPr="00123177" w:rsidRDefault="00A55B53" w:rsidP="00535342">
            <w:r w:rsidRPr="00123177">
              <w:t xml:space="preserve">Measured </w:t>
            </w:r>
            <w:r w:rsidRPr="00123177">
              <w:rPr>
                <w:rFonts w:eastAsia="Arial"/>
                <w:color w:val="000000" w:themeColor="text1"/>
              </w:rPr>
              <w:t>Temperatures of the critical components sent to</w:t>
            </w:r>
            <w:r w:rsidRPr="00123177">
              <w:t xml:space="preserve"> the vehicle's CAN network.</w:t>
            </w:r>
          </w:p>
        </w:tc>
      </w:tr>
      <w:tr w:rsidR="00A55B53" w:rsidRPr="00123177" w14:paraId="7C2590D0"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54BA2AAF" w14:textId="77777777" w:rsidR="00A55B53" w:rsidRPr="00123177" w:rsidRDefault="00A55B53" w:rsidP="00535342">
            <w:r w:rsidRPr="00123177">
              <w:rPr>
                <w:rFonts w:eastAsia="Arial"/>
                <w:color w:val="000000" w:themeColor="text1"/>
                <w:szCs w:val="20"/>
              </w:rPr>
              <w:t>Process</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046A3F" w14:textId="77777777" w:rsidR="00A55B53" w:rsidRPr="00123177" w:rsidRDefault="00A55B53" w:rsidP="00535342">
            <w:pPr>
              <w:pStyle w:val="ListParagraph"/>
              <w:numPr>
                <w:ilvl w:val="0"/>
                <w:numId w:val="9"/>
              </w:numPr>
              <w:rPr>
                <w:rFonts w:eastAsia="Arial"/>
                <w:color w:val="000000" w:themeColor="text1"/>
              </w:rPr>
            </w:pPr>
            <w:r w:rsidRPr="00123177">
              <w:rPr>
                <w:rFonts w:eastAsia="Arial"/>
                <w:color w:val="000000" w:themeColor="text1"/>
              </w:rPr>
              <w:t xml:space="preserve">The temperature of the VICOR Module (Temp_Vicor_B) me) is measured directly by the ADC_SPI to the controller. </w:t>
            </w:r>
          </w:p>
          <w:p w14:paraId="156CB13B" w14:textId="77777777" w:rsidR="00A55B53" w:rsidRPr="00123177" w:rsidRDefault="00A55B53" w:rsidP="00535342">
            <w:pPr>
              <w:pStyle w:val="ListParagraph"/>
              <w:numPr>
                <w:ilvl w:val="0"/>
                <w:numId w:val="9"/>
              </w:numPr>
              <w:rPr>
                <w:rFonts w:eastAsia="Arial"/>
                <w:color w:val="000000" w:themeColor="text1"/>
              </w:rPr>
            </w:pPr>
            <w:r w:rsidRPr="00123177">
              <w:rPr>
                <w:rFonts w:eastAsia="Arial"/>
                <w:color w:val="000000" w:themeColor="text1"/>
              </w:rPr>
              <w:t>The temperature of the 800V EMI filter (Temp_EMI_800V) and the Temperature of the 400V EMI filter (Temp_EMI_400V) measured SPI-ADC to the controller.</w:t>
            </w:r>
          </w:p>
          <w:p w14:paraId="05D7DCB5" w14:textId="77777777" w:rsidR="00A55B53" w:rsidRPr="00123177" w:rsidRDefault="00A55B53" w:rsidP="00535342">
            <w:pPr>
              <w:pStyle w:val="ListParagraph"/>
              <w:numPr>
                <w:ilvl w:val="0"/>
                <w:numId w:val="9"/>
              </w:numPr>
              <w:rPr>
                <w:rFonts w:eastAsia="Arial"/>
                <w:color w:val="000000" w:themeColor="text1"/>
              </w:rPr>
            </w:pPr>
            <w:r w:rsidRPr="00123177">
              <w:rPr>
                <w:rFonts w:eastAsia="Arial"/>
                <w:color w:val="000000" w:themeColor="text1"/>
              </w:rPr>
              <w:t>Temperature of the Solid-State Switch. (Temp_SSS) measured SPI-ADC to the controller.</w:t>
            </w:r>
          </w:p>
          <w:p w14:paraId="453ACF0A" w14:textId="77777777" w:rsidR="00A55B53" w:rsidRPr="00123177" w:rsidRDefault="00A55B53" w:rsidP="00535342">
            <w:pPr>
              <w:pStyle w:val="ListParagraph"/>
              <w:numPr>
                <w:ilvl w:val="0"/>
                <w:numId w:val="9"/>
              </w:numPr>
              <w:rPr>
                <w:rFonts w:eastAsia="Arial"/>
                <w:color w:val="000000" w:themeColor="text1"/>
              </w:rPr>
            </w:pPr>
            <w:r w:rsidRPr="00123177">
              <w:rPr>
                <w:rFonts w:eastAsia="Arial"/>
                <w:color w:val="000000" w:themeColor="text1"/>
              </w:rPr>
              <w:t xml:space="preserve">All measured temperatures are sent to </w:t>
            </w:r>
            <w:r w:rsidRPr="00123177">
              <w:t>the vehicle's CAN network.</w:t>
            </w:r>
          </w:p>
        </w:tc>
      </w:tr>
      <w:tr w:rsidR="00A55B53" w:rsidRPr="00123177" w14:paraId="4BACADB9"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48318821" w14:textId="77777777" w:rsidR="00A55B53" w:rsidRPr="00123177" w:rsidRDefault="00A55B53" w:rsidP="00535342">
            <w:r w:rsidRPr="00123177">
              <w:rPr>
                <w:rFonts w:eastAsia="Arial"/>
                <w:color w:val="000000" w:themeColor="text1"/>
                <w:szCs w:val="20"/>
              </w:rPr>
              <w:t>Mandatory Fields</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402A8A" w14:textId="77777777" w:rsidR="00A55B53" w:rsidRPr="00123177" w:rsidRDefault="00A55B53" w:rsidP="00535342">
            <w:r w:rsidRPr="00123177">
              <w:t>No such mandatory fields is applicable.</w:t>
            </w:r>
          </w:p>
        </w:tc>
      </w:tr>
      <w:tr w:rsidR="00A55B53" w:rsidRPr="00123177" w14:paraId="17309906"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3A9177E3" w14:textId="77777777" w:rsidR="00A55B53" w:rsidRPr="00123177" w:rsidRDefault="00A55B53" w:rsidP="00535342">
            <w:r w:rsidRPr="00123177">
              <w:rPr>
                <w:rFonts w:eastAsia="Arial"/>
                <w:color w:val="000000" w:themeColor="text1"/>
                <w:szCs w:val="20"/>
              </w:rPr>
              <w:t>Pre-Loaded Values</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B10598" w14:textId="77777777" w:rsidR="00A55B53" w:rsidRPr="00123177" w:rsidRDefault="00A55B53" w:rsidP="00535342">
            <w:r w:rsidRPr="00123177">
              <w:t>HVDCDCStatus = 0, NHVDCDCStatusDebug = 0, NHVDCDCFault = 0(No Faults).</w:t>
            </w:r>
          </w:p>
        </w:tc>
      </w:tr>
      <w:tr w:rsidR="00A55B53" w:rsidRPr="00123177" w14:paraId="7AE18138"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3E6B37F2" w14:textId="77777777" w:rsidR="00A55B53" w:rsidRPr="00123177" w:rsidRDefault="00A55B53" w:rsidP="00535342">
            <w:r w:rsidRPr="00123177">
              <w:rPr>
                <w:rFonts w:eastAsia="Arial"/>
                <w:color w:val="000000" w:themeColor="text1"/>
                <w:szCs w:val="20"/>
              </w:rPr>
              <w:t>Default Values</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4E24AB" w14:textId="77777777" w:rsidR="00A55B53" w:rsidRPr="00123177" w:rsidRDefault="00A55B53" w:rsidP="00535342">
            <w:r w:rsidRPr="00123177">
              <w:rPr>
                <w:szCs w:val="20"/>
              </w:rPr>
              <w:t>Default values shall be applicable with respect to Pre-Loaded Values</w:t>
            </w:r>
          </w:p>
        </w:tc>
      </w:tr>
      <w:tr w:rsidR="00A55B53" w:rsidRPr="00123177" w14:paraId="7C8202A7"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38273E06" w14:textId="77777777" w:rsidR="00A55B53" w:rsidRPr="00123177" w:rsidRDefault="00A55B53" w:rsidP="00535342">
            <w:r w:rsidRPr="00123177">
              <w:rPr>
                <w:rFonts w:eastAsia="Arial"/>
                <w:color w:val="000000" w:themeColor="text1"/>
                <w:szCs w:val="20"/>
              </w:rPr>
              <w:t>Valid range of Values</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834F9C" w14:textId="77777777" w:rsidR="00A55B53" w:rsidRPr="00123177" w:rsidRDefault="00A55B53" w:rsidP="00535342">
            <w:r w:rsidRPr="00123177">
              <w:t>400v over temperature value in degC</w:t>
            </w:r>
            <w:r w:rsidRPr="00123177">
              <w:tab/>
              <w:t>90°C</w:t>
            </w:r>
          </w:p>
          <w:p w14:paraId="4C91EEEF" w14:textId="77777777" w:rsidR="00A55B53" w:rsidRPr="00123177" w:rsidRDefault="00A55B53" w:rsidP="00535342">
            <w:r w:rsidRPr="00123177">
              <w:t>400v under temperature value in degC</w:t>
            </w:r>
            <w:r w:rsidRPr="00123177">
              <w:tab/>
              <w:t>-35°C</w:t>
            </w:r>
          </w:p>
          <w:p w14:paraId="158829CF" w14:textId="77777777" w:rsidR="00A55B53" w:rsidRPr="00123177" w:rsidRDefault="00A55B53" w:rsidP="00535342">
            <w:r w:rsidRPr="00123177">
              <w:t>800v over temperature value in degC</w:t>
            </w:r>
            <w:r w:rsidRPr="00123177">
              <w:tab/>
              <w:t>90°C</w:t>
            </w:r>
          </w:p>
          <w:p w14:paraId="23B89BA7" w14:textId="77777777" w:rsidR="00A55B53" w:rsidRPr="00123177" w:rsidRDefault="00A55B53" w:rsidP="00535342">
            <w:r w:rsidRPr="00123177">
              <w:t>800v under temperature value  in degC</w:t>
            </w:r>
            <w:r w:rsidRPr="00123177">
              <w:tab/>
              <w:t>-35°C</w:t>
            </w:r>
          </w:p>
          <w:p w14:paraId="7C382B02" w14:textId="77777777" w:rsidR="00A55B53" w:rsidRPr="00123177" w:rsidRDefault="00A55B53" w:rsidP="00535342">
            <w:r w:rsidRPr="00123177">
              <w:t>Vicor over temperature value  in degC</w:t>
            </w:r>
            <w:r w:rsidRPr="00123177">
              <w:tab/>
              <w:t>90°C</w:t>
            </w:r>
          </w:p>
          <w:p w14:paraId="11D6E7A9" w14:textId="77777777" w:rsidR="00A55B53" w:rsidRPr="00123177" w:rsidRDefault="00A55B53" w:rsidP="00535342">
            <w:r w:rsidRPr="00123177">
              <w:lastRenderedPageBreak/>
              <w:t>Vicor under temperature value  in degC</w:t>
            </w:r>
            <w:r w:rsidRPr="00123177">
              <w:tab/>
              <w:t>-35°C</w:t>
            </w:r>
          </w:p>
        </w:tc>
      </w:tr>
      <w:tr w:rsidR="00A55B53" w:rsidRPr="00123177" w14:paraId="7B461A1D"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22ACACB7" w14:textId="77777777" w:rsidR="00A55B53" w:rsidRPr="00123177" w:rsidRDefault="00A55B53" w:rsidP="00535342">
            <w:r w:rsidRPr="00123177">
              <w:rPr>
                <w:rFonts w:eastAsia="Arial"/>
                <w:color w:val="000000" w:themeColor="text1"/>
                <w:szCs w:val="20"/>
              </w:rPr>
              <w:t xml:space="preserve">Data Latency Period </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6ABF9F" w14:textId="77777777" w:rsidR="00A55B53" w:rsidRPr="00123177" w:rsidRDefault="00A55B53" w:rsidP="00535342">
            <w:r w:rsidRPr="00123177">
              <w:rPr>
                <w:szCs w:val="20"/>
              </w:rPr>
              <w:t>Data latency period is not applicable</w:t>
            </w:r>
          </w:p>
        </w:tc>
      </w:tr>
      <w:tr w:rsidR="00A55B53" w:rsidRPr="00123177" w14:paraId="0550883C"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4B64C531" w14:textId="77777777" w:rsidR="00A55B53" w:rsidRPr="00123177" w:rsidRDefault="00A55B53" w:rsidP="00535342">
            <w:r w:rsidRPr="00123177">
              <w:rPr>
                <w:rFonts w:eastAsia="Arial"/>
                <w:color w:val="000000" w:themeColor="text1"/>
                <w:szCs w:val="20"/>
              </w:rPr>
              <w:t xml:space="preserve">Data Retention Period  </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EDCFF9" w14:textId="77777777" w:rsidR="00A55B53" w:rsidRPr="00123177" w:rsidRDefault="00A55B53" w:rsidP="00535342">
            <w:r w:rsidRPr="00123177">
              <w:rPr>
                <w:szCs w:val="20"/>
              </w:rPr>
              <w:t>Data Retention period is not applicable.</w:t>
            </w:r>
          </w:p>
        </w:tc>
      </w:tr>
      <w:tr w:rsidR="00A55B53" w:rsidRPr="00123177" w14:paraId="1115F26C"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7D87142D" w14:textId="77777777" w:rsidR="00A55B53" w:rsidRPr="00123177" w:rsidRDefault="00A55B53" w:rsidP="00535342">
            <w:r w:rsidRPr="00123177">
              <w:rPr>
                <w:rFonts w:eastAsia="Arial"/>
                <w:color w:val="000000" w:themeColor="text1"/>
                <w:szCs w:val="20"/>
              </w:rPr>
              <w:t>Data Rate/ &lt;Daily&gt; Number of transaction</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1DECE5" w14:textId="77777777" w:rsidR="00A55B53" w:rsidRPr="00123177" w:rsidRDefault="00A55B53" w:rsidP="00535342">
            <w:r w:rsidRPr="00123177">
              <w:rPr>
                <w:szCs w:val="20"/>
              </w:rPr>
              <w:t>Data rate is not applicable.</w:t>
            </w:r>
          </w:p>
        </w:tc>
      </w:tr>
      <w:tr w:rsidR="00A55B53" w:rsidRPr="00123177" w14:paraId="09009D95"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1201DBEC" w14:textId="77777777" w:rsidR="00A55B53" w:rsidRPr="00123177" w:rsidRDefault="00A55B53" w:rsidP="00535342">
            <w:r w:rsidRPr="00123177">
              <w:rPr>
                <w:rFonts w:eastAsia="Arial"/>
                <w:color w:val="000000" w:themeColor="text1"/>
                <w:szCs w:val="20"/>
              </w:rPr>
              <w:t>External Events</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5EB989" w14:textId="77777777" w:rsidR="00A55B53" w:rsidRPr="00123177" w:rsidRDefault="00A55B53" w:rsidP="00535342">
            <w:r w:rsidRPr="00123177">
              <w:rPr>
                <w:szCs w:val="20"/>
              </w:rPr>
              <w:t>External event is not required.</w:t>
            </w:r>
          </w:p>
        </w:tc>
      </w:tr>
      <w:tr w:rsidR="00A55B53" w:rsidRPr="00123177" w14:paraId="1E272FA8"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77AA0450" w14:textId="77777777" w:rsidR="00A55B53" w:rsidRPr="00123177" w:rsidRDefault="00A55B53" w:rsidP="00535342">
            <w:r w:rsidRPr="00123177">
              <w:rPr>
                <w:rFonts w:eastAsia="Arial"/>
                <w:color w:val="000000" w:themeColor="text1"/>
                <w:szCs w:val="20"/>
              </w:rPr>
              <w:t>Temporal Events</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747130" w14:textId="77777777" w:rsidR="00A55B53" w:rsidRPr="00123177" w:rsidRDefault="00A55B53" w:rsidP="00535342">
            <w:r w:rsidRPr="00123177">
              <w:rPr>
                <w:szCs w:val="20"/>
              </w:rPr>
              <w:t>Temporal event is not applicable.</w:t>
            </w:r>
          </w:p>
        </w:tc>
      </w:tr>
      <w:tr w:rsidR="00A55B53" w:rsidRPr="00123177" w14:paraId="616A2CCA"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605C051D" w14:textId="77777777" w:rsidR="00A55B53" w:rsidRPr="00123177" w:rsidRDefault="00A55B53" w:rsidP="00535342">
            <w:r w:rsidRPr="00123177">
              <w:rPr>
                <w:rFonts w:eastAsia="Arial"/>
                <w:color w:val="000000" w:themeColor="text1"/>
                <w:szCs w:val="20"/>
              </w:rPr>
              <w:t xml:space="preserve">Validation Rules/ </w:t>
            </w:r>
          </w:p>
          <w:p w14:paraId="453D1582"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6EEC40" w14:textId="77777777" w:rsidR="00A55B53" w:rsidRPr="00123177" w:rsidRDefault="00A55B53" w:rsidP="00535342">
            <w:pPr>
              <w:pStyle w:val="TableText"/>
              <w:snapToGrid w:val="0"/>
            </w:pPr>
            <w:r w:rsidRPr="00123177">
              <w:t>CANape or CAN BUS Analyzer is a software tool Validating CAN Signal.</w:t>
            </w:r>
          </w:p>
        </w:tc>
      </w:tr>
      <w:tr w:rsidR="00A55B53" w:rsidRPr="00123177" w14:paraId="613DD43D"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41451D8B" w14:textId="77777777" w:rsidR="00A55B53" w:rsidRPr="00123177" w:rsidRDefault="00A55B53" w:rsidP="00535342">
            <w:r w:rsidRPr="00123177">
              <w:rPr>
                <w:rFonts w:eastAsia="Arial"/>
                <w:color w:val="000000" w:themeColor="text1"/>
                <w:szCs w:val="20"/>
              </w:rPr>
              <w:t>Constraints</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8B475F" w14:textId="77777777" w:rsidR="00A55B53" w:rsidRPr="00123177" w:rsidRDefault="00A55B53" w:rsidP="00535342">
            <w:r w:rsidRPr="00123177">
              <w:rPr>
                <w:szCs w:val="20"/>
              </w:rPr>
              <w:t>Constraints is not applicable.</w:t>
            </w:r>
          </w:p>
        </w:tc>
      </w:tr>
      <w:tr w:rsidR="00A55B53" w:rsidRPr="00123177" w14:paraId="48741EE0"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1C040200" w14:textId="77777777" w:rsidR="00A55B53" w:rsidRPr="00123177" w:rsidRDefault="00A55B53" w:rsidP="00535342">
            <w:r w:rsidRPr="00123177">
              <w:rPr>
                <w:rFonts w:eastAsia="Arial"/>
                <w:color w:val="000000" w:themeColor="text1"/>
                <w:szCs w:val="20"/>
              </w:rPr>
              <w:t>Effects on other systems/sub system</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CD8BAC" w14:textId="77777777" w:rsidR="00A55B53" w:rsidRPr="00123177" w:rsidRDefault="00A55B53" w:rsidP="00535342">
            <w:r w:rsidRPr="00123177">
              <w:rPr>
                <w:szCs w:val="20"/>
              </w:rPr>
              <w:t>No effects on other system</w:t>
            </w:r>
          </w:p>
        </w:tc>
      </w:tr>
      <w:tr w:rsidR="00A55B53" w:rsidRPr="00123177" w14:paraId="2040066D"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29D1459A" w14:textId="77777777" w:rsidR="00A55B53" w:rsidRPr="00123177" w:rsidRDefault="00A55B53" w:rsidP="00535342">
            <w:r w:rsidRPr="00123177">
              <w:rPr>
                <w:rFonts w:eastAsia="Arial"/>
                <w:color w:val="000000" w:themeColor="text1"/>
                <w:szCs w:val="20"/>
              </w:rPr>
              <w:t>Testability with respect to test environment</w:t>
            </w:r>
          </w:p>
          <w:p w14:paraId="5C67F0B2" w14:textId="77777777" w:rsidR="00A55B53" w:rsidRPr="00123177" w:rsidRDefault="00A55B53" w:rsidP="00535342">
            <w:r w:rsidRPr="00123177">
              <w:rPr>
                <w:rFonts w:eastAsia="Arial"/>
                <w:color w:val="000000" w:themeColor="text1"/>
                <w:szCs w:val="20"/>
              </w:rPr>
              <w:t>(Yes/No)</w:t>
            </w:r>
          </w:p>
          <w:p w14:paraId="1A89CF02"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D73A3F" w14:textId="77777777" w:rsidR="00A55B53" w:rsidRPr="00123177" w:rsidRDefault="00A55B53" w:rsidP="00535342">
            <w:pPr>
              <w:pStyle w:val="TableText"/>
              <w:snapToGrid w:val="0"/>
            </w:pPr>
            <w:r w:rsidRPr="00123177">
              <w:t>YES</w:t>
            </w:r>
          </w:p>
          <w:p w14:paraId="62E25767" w14:textId="77777777" w:rsidR="00A55B53" w:rsidRPr="00123177" w:rsidRDefault="00A55B53" w:rsidP="00535342"/>
        </w:tc>
      </w:tr>
      <w:tr w:rsidR="00A55B53" w:rsidRPr="00123177" w14:paraId="26C918FF"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53434EAD" w14:textId="77777777" w:rsidR="00A55B53" w:rsidRPr="00123177" w:rsidRDefault="00A55B53" w:rsidP="00535342">
            <w:r w:rsidRPr="00123177">
              <w:rPr>
                <w:rFonts w:eastAsia="Arial"/>
                <w:color w:val="000000" w:themeColor="text1"/>
                <w:szCs w:val="20"/>
              </w:rPr>
              <w:t>Feasible within project constraints</w:t>
            </w:r>
          </w:p>
          <w:p w14:paraId="582E1CD6" w14:textId="77777777" w:rsidR="00A55B53" w:rsidRPr="00123177" w:rsidRDefault="00A55B53" w:rsidP="00535342">
            <w:r w:rsidRPr="00123177">
              <w:rPr>
                <w:rFonts w:eastAsia="Arial"/>
                <w:color w:val="000000" w:themeColor="text1"/>
                <w:szCs w:val="20"/>
              </w:rPr>
              <w:t>(Yes/No)</w:t>
            </w:r>
          </w:p>
          <w:p w14:paraId="7C151D59" w14:textId="77777777" w:rsidR="00A55B53" w:rsidRPr="00123177" w:rsidRDefault="00A55B53" w:rsidP="00535342">
            <w:r w:rsidRPr="00123177">
              <w:rPr>
                <w:rFonts w:eastAsia="Arial"/>
                <w:i/>
                <w:iCs/>
                <w:color w:val="000000" w:themeColor="text1"/>
                <w:szCs w:val="20"/>
              </w:rPr>
              <w:t xml:space="preserve">Note: Add the impact of requirement on </w:t>
            </w:r>
            <w:r w:rsidRPr="00123177">
              <w:rPr>
                <w:rFonts w:eastAsia="Arial"/>
                <w:i/>
                <w:iCs/>
                <w:color w:val="000000" w:themeColor="text1"/>
                <w:szCs w:val="20"/>
              </w:rPr>
              <w:lastRenderedPageBreak/>
              <w:t>operating environment defined in section 4.2</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13D6D8" w14:textId="77777777" w:rsidR="00A55B53" w:rsidRPr="00123177" w:rsidRDefault="00A55B53" w:rsidP="00535342">
            <w:pPr>
              <w:pStyle w:val="TableText"/>
              <w:snapToGrid w:val="0"/>
            </w:pPr>
            <w:r w:rsidRPr="00123177">
              <w:lastRenderedPageBreak/>
              <w:t>YES</w:t>
            </w:r>
          </w:p>
          <w:p w14:paraId="0125EB86" w14:textId="77777777" w:rsidR="00A55B53" w:rsidRPr="00123177" w:rsidRDefault="00A55B53" w:rsidP="00535342"/>
        </w:tc>
      </w:tr>
      <w:tr w:rsidR="00A55B53" w:rsidRPr="00123177" w14:paraId="2CC7DBDF"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0BD0B3A6" w14:textId="77777777" w:rsidR="00A55B53" w:rsidRPr="00123177" w:rsidRDefault="00A55B53" w:rsidP="00535342">
            <w:r w:rsidRPr="00123177">
              <w:rPr>
                <w:rFonts w:eastAsia="Arial"/>
                <w:color w:val="000000" w:themeColor="text1"/>
                <w:szCs w:val="20"/>
              </w:rPr>
              <w:t>Critical</w:t>
            </w:r>
          </w:p>
          <w:p w14:paraId="6088B172" w14:textId="77777777" w:rsidR="00A55B53" w:rsidRPr="00123177" w:rsidRDefault="00A55B53" w:rsidP="00535342">
            <w:r w:rsidRPr="00123177">
              <w:rPr>
                <w:rFonts w:eastAsia="Arial"/>
                <w:color w:val="000000" w:themeColor="text1"/>
                <w:szCs w:val="20"/>
              </w:rPr>
              <w:t>(Yes/No)</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0C4534" w14:textId="77777777" w:rsidR="00A55B53" w:rsidRPr="00123177" w:rsidRDefault="00A55B53" w:rsidP="00535342">
            <w:r w:rsidRPr="00123177">
              <w:t>YES</w:t>
            </w:r>
          </w:p>
        </w:tc>
      </w:tr>
      <w:tr w:rsidR="00A55B53" w:rsidRPr="00123177" w14:paraId="57EA5776" w14:textId="77777777" w:rsidTr="00535342">
        <w:trPr>
          <w:trHeight w:val="300"/>
        </w:trPr>
        <w:tc>
          <w:tcPr>
            <w:tcW w:w="1417" w:type="dxa"/>
            <w:tcBorders>
              <w:top w:val="single" w:sz="8" w:space="0" w:color="000000" w:themeColor="text1"/>
              <w:left w:val="single" w:sz="8" w:space="0" w:color="000000" w:themeColor="text1"/>
              <w:bottom w:val="single" w:sz="8" w:space="0" w:color="000000" w:themeColor="text1"/>
              <w:right w:val="nil"/>
            </w:tcBorders>
          </w:tcPr>
          <w:p w14:paraId="0A4AB6C8" w14:textId="77777777" w:rsidR="00A55B53" w:rsidRPr="00123177" w:rsidRDefault="00A55B53" w:rsidP="00535342">
            <w:pPr>
              <w:rPr>
                <w:rFonts w:eastAsia="Arial"/>
                <w:color w:val="000000" w:themeColor="text1"/>
                <w:szCs w:val="20"/>
              </w:rPr>
            </w:pPr>
            <w:r w:rsidRPr="00123177">
              <w:t>Acceptance Criteria</w:t>
            </w:r>
          </w:p>
        </w:tc>
        <w:tc>
          <w:tcPr>
            <w:tcW w:w="81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52D60B" w14:textId="77777777" w:rsidR="00A55B53" w:rsidRPr="00123177" w:rsidRDefault="00A55B53" w:rsidP="00535342">
            <w:r w:rsidRPr="00123177">
              <w:t>Acceptance Criteria for this requirement should be as per SECTION-6 ACCEPTANCE CRITERIA</w:t>
            </w:r>
          </w:p>
        </w:tc>
      </w:tr>
    </w:tbl>
    <w:p w14:paraId="542A2042" w14:textId="77777777" w:rsidR="00A55B53" w:rsidRPr="00123177" w:rsidRDefault="00A55B53" w:rsidP="00A55B53">
      <w:pPr>
        <w:pStyle w:val="BodyText"/>
        <w:rPr>
          <w:b/>
          <w:bCs/>
        </w:rPr>
      </w:pPr>
    </w:p>
    <w:p w14:paraId="6F246E5F" w14:textId="77777777" w:rsidR="00A55B53" w:rsidRPr="00123177" w:rsidRDefault="00A55B53" w:rsidP="00A55B53">
      <w:pPr>
        <w:pStyle w:val="Heading4"/>
      </w:pPr>
      <w:r w:rsidRPr="00123177">
        <w:t>Vehicle CAN average cycle time of all PDUs over CAN</w:t>
      </w:r>
    </w:p>
    <w:p w14:paraId="63AB3004" w14:textId="77777777" w:rsidR="00A55B53" w:rsidRPr="00123177" w:rsidRDefault="00A55B53" w:rsidP="00A55B53">
      <w:pPr>
        <w:pStyle w:val="BodyText"/>
        <w:rPr>
          <w:b/>
          <w:bCs/>
        </w:rPr>
      </w:pPr>
    </w:p>
    <w:tbl>
      <w:tblPr>
        <w:tblW w:w="0" w:type="auto"/>
        <w:tblInd w:w="103" w:type="dxa"/>
        <w:tblLook w:val="06A0" w:firstRow="1" w:lastRow="0" w:firstColumn="1" w:lastColumn="0" w:noHBand="1" w:noVBand="1"/>
      </w:tblPr>
      <w:tblGrid>
        <w:gridCol w:w="1456"/>
        <w:gridCol w:w="7822"/>
      </w:tblGrid>
      <w:tr w:rsidR="00A55B53" w:rsidRPr="00123177" w14:paraId="608453C4"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95DECE2" w14:textId="77777777" w:rsidR="00A55B53" w:rsidRPr="00123177" w:rsidRDefault="00A55B53" w:rsidP="00535342">
            <w:r w:rsidRPr="00123177">
              <w:rPr>
                <w:rFonts w:eastAsia="Arial"/>
                <w:b/>
                <w:bCs/>
                <w:color w:val="000000" w:themeColor="text1"/>
              </w:rPr>
              <w:t>Term</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355755D" w14:textId="77777777" w:rsidR="00A55B53" w:rsidRPr="00123177" w:rsidRDefault="00A55B53" w:rsidP="00535342">
            <w:r w:rsidRPr="00123177">
              <w:rPr>
                <w:rFonts w:eastAsia="Arial"/>
                <w:b/>
                <w:bCs/>
                <w:color w:val="000000" w:themeColor="text1"/>
              </w:rPr>
              <w:t>Description</w:t>
            </w:r>
          </w:p>
        </w:tc>
      </w:tr>
      <w:tr w:rsidR="00A55B53" w:rsidRPr="00123177" w14:paraId="274DE977"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F8E5E05" w14:textId="77777777" w:rsidR="00A55B53" w:rsidRPr="00123177" w:rsidRDefault="00A55B53" w:rsidP="00535342">
            <w:r w:rsidRPr="00123177">
              <w:rPr>
                <w:rFonts w:eastAsia="Arial"/>
                <w:color w:val="000000" w:themeColor="text1"/>
              </w:rPr>
              <w:t>REQ ID</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B9BB29" w14:textId="77777777" w:rsidR="00A55B53" w:rsidRPr="00123177" w:rsidRDefault="00A55B53" w:rsidP="00535342">
            <w:pPr>
              <w:rPr>
                <w:rFonts w:eastAsia="Arial"/>
                <w:color w:val="000000" w:themeColor="text1"/>
              </w:rPr>
            </w:pPr>
            <w:r w:rsidRPr="00123177">
              <w:rPr>
                <w:rFonts w:eastAsia="Arial"/>
                <w:color w:val="000000" w:themeColor="text1"/>
              </w:rPr>
              <w:t>SWRS_COMM_17</w:t>
            </w:r>
          </w:p>
        </w:tc>
      </w:tr>
      <w:tr w:rsidR="00A55B53" w:rsidRPr="00123177" w14:paraId="0263E4B8"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3023E56" w14:textId="77777777" w:rsidR="00A55B53" w:rsidRPr="00123177" w:rsidRDefault="00A55B53" w:rsidP="00535342">
            <w:pPr>
              <w:pStyle w:val="TableText"/>
            </w:pPr>
            <w:r w:rsidRPr="00123177">
              <w:t>Customer Req ID</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1E6DB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SDS-HVDCDC-101</w:t>
            </w:r>
          </w:p>
        </w:tc>
      </w:tr>
      <w:tr w:rsidR="00A55B53" w:rsidRPr="00123177" w14:paraId="3EA54DCE"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D4A1526" w14:textId="77777777" w:rsidR="00A55B53" w:rsidRPr="00123177" w:rsidRDefault="00A55B53" w:rsidP="00535342">
            <w:pPr>
              <w:pStyle w:val="TableText"/>
            </w:pPr>
            <w:r w:rsidRPr="00123177">
              <w:t>Milestone</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1A3663" w14:textId="77777777" w:rsidR="00A55B53" w:rsidRPr="00123177" w:rsidRDefault="00A55B53" w:rsidP="00535342">
            <w:pPr>
              <w:pStyle w:val="TableText"/>
            </w:pPr>
            <w:r w:rsidRPr="00123177">
              <w:t>A-Sample/ PF1.0</w:t>
            </w:r>
          </w:p>
        </w:tc>
      </w:tr>
      <w:tr w:rsidR="00A55B53" w:rsidRPr="00123177" w14:paraId="7CFAB09F"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6A6A981" w14:textId="77777777" w:rsidR="00A55B53" w:rsidRPr="00123177" w:rsidRDefault="00A55B53" w:rsidP="00535342">
            <w:r w:rsidRPr="00123177">
              <w:rPr>
                <w:rFonts w:eastAsia="Arial"/>
                <w:color w:val="000000" w:themeColor="text1"/>
              </w:rPr>
              <w:t>Purpose</w:t>
            </w:r>
            <w:r w:rsidRPr="00123177">
              <w:rPr>
                <w:rFonts w:eastAsia="Arial"/>
                <w:color w:val="000000" w:themeColor="text1"/>
                <w:vertAlign w:val="superscript"/>
              </w:rPr>
              <w:t>1</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C1B99E" w14:textId="77777777" w:rsidR="00A55B53" w:rsidRPr="00123177" w:rsidRDefault="00A55B53" w:rsidP="00535342">
            <w:pPr>
              <w:pStyle w:val="ListParagraph"/>
              <w:ind w:left="0"/>
            </w:pPr>
            <w:r w:rsidRPr="00123177">
              <w:t xml:space="preserve">The HVHVDCDC shall have </w:t>
            </w:r>
            <w:bookmarkStart w:id="70" w:name="_Hlk164036870"/>
            <w:r w:rsidRPr="00123177">
              <w:t>vehicle CAN average cycle time of all PDUs</w:t>
            </w:r>
            <w:bookmarkEnd w:id="70"/>
            <w:r w:rsidRPr="00123177">
              <w:t xml:space="preserve"> in the network must be within ±2% of the specified PDU cycle time with a maximum of ±10 ms.</w:t>
            </w:r>
          </w:p>
        </w:tc>
      </w:tr>
      <w:tr w:rsidR="00A55B53" w:rsidRPr="00123177" w14:paraId="2D37E13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856B5E1" w14:textId="77777777" w:rsidR="00A55B53" w:rsidRPr="00123177" w:rsidRDefault="00A55B53" w:rsidP="00535342">
            <w:r w:rsidRPr="00123177">
              <w:rPr>
                <w:rFonts w:eastAsia="Arial"/>
                <w:color w:val="000000" w:themeColor="text1"/>
              </w:rPr>
              <w:t xml:space="preserve">Derived Requirement </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8C44CA" w14:textId="77777777" w:rsidR="00A55B53" w:rsidRPr="00123177" w:rsidRDefault="00A55B53" w:rsidP="00535342">
            <w:r w:rsidRPr="00123177">
              <w:t>No Such derived requirement is applicable.</w:t>
            </w:r>
          </w:p>
        </w:tc>
      </w:tr>
      <w:tr w:rsidR="00A55B53" w:rsidRPr="00123177" w14:paraId="5E8F4D69" w14:textId="77777777" w:rsidTr="00535342">
        <w:trPr>
          <w:trHeight w:val="780"/>
        </w:trPr>
        <w:tc>
          <w:tcPr>
            <w:tcW w:w="1362" w:type="dxa"/>
            <w:tcBorders>
              <w:top w:val="single" w:sz="8" w:space="0" w:color="000000" w:themeColor="text1"/>
              <w:left w:val="single" w:sz="8" w:space="0" w:color="000000" w:themeColor="text1"/>
              <w:bottom w:val="single" w:sz="8" w:space="0" w:color="000000" w:themeColor="text1"/>
              <w:right w:val="nil"/>
            </w:tcBorders>
          </w:tcPr>
          <w:p w14:paraId="53C88B58" w14:textId="77777777" w:rsidR="00A55B53" w:rsidRPr="00123177" w:rsidRDefault="00A55B53" w:rsidP="00535342">
            <w:r w:rsidRPr="00123177">
              <w:rPr>
                <w:rFonts w:eastAsia="Arial"/>
                <w:color w:val="000000" w:themeColor="text1"/>
              </w:rPr>
              <w:t>Access Restrictions</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9692EC"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1376DB83"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A99A1A4" w14:textId="77777777" w:rsidR="00A55B53" w:rsidRPr="00123177" w:rsidRDefault="00A55B53" w:rsidP="00535342">
            <w:r w:rsidRPr="00123177">
              <w:rPr>
                <w:rFonts w:eastAsia="Arial"/>
                <w:color w:val="000000" w:themeColor="text1"/>
              </w:rPr>
              <w:t>Input(s)</w:t>
            </w:r>
            <w:r w:rsidRPr="00123177">
              <w:rPr>
                <w:rFonts w:eastAsia="Arial"/>
                <w:b/>
                <w:bCs/>
                <w:color w:val="000000" w:themeColor="text1"/>
              </w:rPr>
              <w:t xml:space="preserve"> </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DAEB05" w14:textId="77777777" w:rsidR="00A55B53" w:rsidRPr="00123177" w:rsidRDefault="00A55B53" w:rsidP="00535342">
            <w:pPr>
              <w:rPr>
                <w:rFonts w:eastAsia="Arial"/>
                <w:color w:val="000000" w:themeColor="text1"/>
              </w:rPr>
            </w:pPr>
            <w:r w:rsidRPr="00123177">
              <w:rPr>
                <w:rFonts w:eastAsia="Arial"/>
                <w:color w:val="000000" w:themeColor="text1"/>
              </w:rPr>
              <w:t>Required CAN cycle time for each PDU given by the customer</w:t>
            </w:r>
          </w:p>
        </w:tc>
      </w:tr>
      <w:tr w:rsidR="00A55B53" w:rsidRPr="00123177" w14:paraId="089DDD8A"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1CFE903" w14:textId="77777777" w:rsidR="00A55B53" w:rsidRPr="00123177" w:rsidRDefault="00A55B53" w:rsidP="00535342">
            <w:pPr>
              <w:rPr>
                <w:rFonts w:eastAsia="Arial"/>
                <w:b/>
                <w:color w:val="000000" w:themeColor="text1"/>
              </w:rPr>
            </w:pPr>
            <w:r w:rsidRPr="00123177">
              <w:rPr>
                <w:rFonts w:eastAsia="Arial"/>
                <w:color w:val="000000" w:themeColor="text1"/>
              </w:rPr>
              <w:t>Output(s)</w:t>
            </w:r>
            <w:r w:rsidRPr="00123177">
              <w:rPr>
                <w:rFonts w:eastAsia="Arial"/>
                <w:b/>
                <w:bCs/>
                <w:color w:val="000000" w:themeColor="text1"/>
              </w:rPr>
              <w:t xml:space="preserve"> </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2AE950" w14:textId="77777777" w:rsidR="00A55B53" w:rsidRPr="00123177" w:rsidRDefault="00A55B53" w:rsidP="00535342">
            <w:r w:rsidRPr="00123177">
              <w:t>The average PDU cycle time for HVDCDC_Debug_PDU PDU is within 10ms(±2%).</w:t>
            </w:r>
          </w:p>
          <w:p w14:paraId="79457801" w14:textId="77777777" w:rsidR="00A55B53" w:rsidRPr="00123177" w:rsidRDefault="00A55B53" w:rsidP="00535342">
            <w:r w:rsidRPr="00123177">
              <w:t>The average PDU cycle time for HVDCDC_NBM PDU is within 20ms(±2%).</w:t>
            </w:r>
          </w:p>
          <w:p w14:paraId="7919A550" w14:textId="77777777" w:rsidR="00A55B53" w:rsidRPr="00123177" w:rsidRDefault="00A55B53" w:rsidP="00535342">
            <w:r w:rsidRPr="00123177">
              <w:t>The average PDU cycle time for HVDCDC_Status1 PDU is within 10ms(±2%).</w:t>
            </w:r>
          </w:p>
          <w:p w14:paraId="67E7DE14" w14:textId="77777777" w:rsidR="00A55B53" w:rsidRPr="00123177" w:rsidRDefault="00A55B53" w:rsidP="00535342">
            <w:r w:rsidRPr="00123177">
              <w:t>The average PDU cycle time for HVDCDC_Status2 PDU is within 20ms(±2%).</w:t>
            </w:r>
          </w:p>
          <w:p w14:paraId="453F9462" w14:textId="77777777" w:rsidR="00A55B53" w:rsidRPr="00123177" w:rsidRDefault="00A55B53" w:rsidP="00535342">
            <w:r w:rsidRPr="00123177">
              <w:t>The average PDU cycle time for HVDCDC_Status3 PDU is within 1000ms.(±2%).</w:t>
            </w:r>
          </w:p>
          <w:p w14:paraId="332C5BC1" w14:textId="77777777" w:rsidR="00A55B53" w:rsidRPr="00123177" w:rsidRDefault="00A55B53" w:rsidP="00535342">
            <w:r w:rsidRPr="00123177">
              <w:t>The average PDU cycle time for HVDCDC_Status4 PDU is within 20ms.(±2%).</w:t>
            </w:r>
          </w:p>
          <w:p w14:paraId="47C8C105" w14:textId="77777777" w:rsidR="00A55B53" w:rsidRPr="00123177" w:rsidRDefault="00A55B53" w:rsidP="00535342">
            <w:r w:rsidRPr="00123177">
              <w:t>The average PDU cycle time for HVDCDC_Status5 PDU is within 20ms.(±2%)</w:t>
            </w:r>
          </w:p>
          <w:p w14:paraId="7BA1C8B6" w14:textId="77777777" w:rsidR="00A55B53" w:rsidRPr="00123177" w:rsidRDefault="00A55B53" w:rsidP="00535342">
            <w:r w:rsidRPr="00123177">
              <w:t>The average PDU cycle time for HVDCDCPin_Sts PDU is within 20ms.(±2%)</w:t>
            </w:r>
          </w:p>
        </w:tc>
      </w:tr>
      <w:tr w:rsidR="00A55B53" w:rsidRPr="00123177" w14:paraId="34892FA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B48AE82" w14:textId="77777777" w:rsidR="00A55B53" w:rsidRPr="00123177" w:rsidRDefault="00A55B53" w:rsidP="00535342">
            <w:pPr>
              <w:rPr>
                <w:rFonts w:eastAsia="Arial"/>
                <w:color w:val="000000" w:themeColor="text1"/>
              </w:rPr>
            </w:pPr>
            <w:r w:rsidRPr="00123177">
              <w:rPr>
                <w:rFonts w:eastAsia="Arial"/>
                <w:color w:val="000000" w:themeColor="text1"/>
              </w:rPr>
              <w:t>Process</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B6D9F" w14:textId="77777777" w:rsidR="00A55B53" w:rsidRPr="00123177" w:rsidRDefault="00A55B53" w:rsidP="00535342">
            <w:pPr>
              <w:rPr>
                <w:szCs w:val="20"/>
              </w:rPr>
            </w:pPr>
            <w:r w:rsidRPr="00123177">
              <w:rPr>
                <w:szCs w:val="20"/>
              </w:rPr>
              <w:t>Observe the delta t time within consecutive frames for all CAN signals using the CANalyzer tool by monitoring the minimum and maximum time for the below-mentioned PDUs,</w:t>
            </w:r>
            <w:r w:rsidRPr="00123177">
              <w:rPr>
                <w:szCs w:val="20"/>
              </w:rPr>
              <w:br/>
              <w:t>HVDCDC_Debug_PDU</w:t>
            </w:r>
            <w:r w:rsidRPr="00123177">
              <w:rPr>
                <w:szCs w:val="20"/>
              </w:rPr>
              <w:br/>
              <w:t>HVDCDC_Status1</w:t>
            </w:r>
            <w:r w:rsidRPr="00123177">
              <w:rPr>
                <w:szCs w:val="20"/>
              </w:rPr>
              <w:br/>
              <w:t>HVDCDC_Status2</w:t>
            </w:r>
            <w:r w:rsidRPr="00123177">
              <w:rPr>
                <w:szCs w:val="20"/>
              </w:rPr>
              <w:br/>
              <w:t>HVDCDC_Status3</w:t>
            </w:r>
            <w:r w:rsidRPr="00123177">
              <w:rPr>
                <w:szCs w:val="20"/>
              </w:rPr>
              <w:br/>
            </w:r>
            <w:r w:rsidRPr="00123177">
              <w:rPr>
                <w:szCs w:val="20"/>
              </w:rPr>
              <w:lastRenderedPageBreak/>
              <w:t>HVDCDC_Status4</w:t>
            </w:r>
            <w:r w:rsidRPr="00123177">
              <w:rPr>
                <w:szCs w:val="20"/>
              </w:rPr>
              <w:br/>
              <w:t>HVDCDC_Status5</w:t>
            </w:r>
            <w:r w:rsidRPr="00123177">
              <w:rPr>
                <w:szCs w:val="20"/>
              </w:rPr>
              <w:br/>
              <w:t>HVDCDCPin_Sts</w:t>
            </w:r>
          </w:p>
        </w:tc>
      </w:tr>
      <w:tr w:rsidR="00A55B53" w:rsidRPr="00123177" w14:paraId="13BA0E91"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DF6BB32" w14:textId="77777777" w:rsidR="00A55B53" w:rsidRPr="00123177" w:rsidRDefault="00A55B53" w:rsidP="00535342">
            <w:r w:rsidRPr="00123177">
              <w:rPr>
                <w:rFonts w:eastAsia="Arial"/>
                <w:color w:val="000000" w:themeColor="text1"/>
              </w:rPr>
              <w:t>Mandatory Fields</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781B3F" w14:textId="77777777" w:rsidR="00A55B53" w:rsidRPr="00123177" w:rsidRDefault="00A55B53" w:rsidP="00535342">
            <w:r w:rsidRPr="00123177">
              <w:t>No such mandatory fields is applicable.</w:t>
            </w:r>
          </w:p>
        </w:tc>
      </w:tr>
      <w:tr w:rsidR="00A55B53" w:rsidRPr="00123177" w14:paraId="1DCC5E06"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3CD7983" w14:textId="77777777" w:rsidR="00A55B53" w:rsidRPr="00123177" w:rsidRDefault="00A55B53" w:rsidP="00535342">
            <w:r w:rsidRPr="00123177">
              <w:rPr>
                <w:rFonts w:eastAsia="Arial"/>
                <w:color w:val="000000" w:themeColor="text1"/>
              </w:rPr>
              <w:t>Pre-Loaded Values</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BB7034" w14:textId="77777777" w:rsidR="00A55B53" w:rsidRPr="00123177" w:rsidRDefault="00A55B53" w:rsidP="00535342">
            <w:r w:rsidRPr="00123177">
              <w:t>HVDCDC= Normal, HVDCDC_Status1=Normal, HVDCDC_Debug=Normal, NHVDCDCFault= No Fault</w:t>
            </w:r>
          </w:p>
        </w:tc>
      </w:tr>
      <w:tr w:rsidR="00A55B53" w:rsidRPr="00123177" w14:paraId="4074D465"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43FCB92" w14:textId="77777777" w:rsidR="00A55B53" w:rsidRPr="00123177" w:rsidRDefault="00A55B53" w:rsidP="00535342">
            <w:r w:rsidRPr="00123177">
              <w:rPr>
                <w:rFonts w:eastAsia="Arial"/>
                <w:color w:val="000000" w:themeColor="text1"/>
              </w:rPr>
              <w:t>Default Values</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716D24" w14:textId="77777777" w:rsidR="00A55B53" w:rsidRPr="00123177" w:rsidRDefault="00A55B53" w:rsidP="00535342">
            <w:r w:rsidRPr="00123177">
              <w:rPr>
                <w:szCs w:val="20"/>
              </w:rPr>
              <w:t>Default values shall be applicable with respect to Pre-Loaded Values</w:t>
            </w:r>
          </w:p>
        </w:tc>
      </w:tr>
      <w:tr w:rsidR="00A55B53" w:rsidRPr="00123177" w14:paraId="40D351A9"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D050A1F" w14:textId="77777777" w:rsidR="00A55B53" w:rsidRPr="00123177" w:rsidRDefault="00A55B53" w:rsidP="00535342">
            <w:r w:rsidRPr="00123177">
              <w:rPr>
                <w:rFonts w:eastAsia="Arial"/>
                <w:color w:val="000000" w:themeColor="text1"/>
              </w:rPr>
              <w:t>Valid range of Values</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622287" w14:textId="77777777" w:rsidR="00A55B53" w:rsidRPr="00123177" w:rsidRDefault="00A55B53" w:rsidP="00535342">
            <w:r w:rsidRPr="00123177">
              <w:rPr>
                <w:szCs w:val="20"/>
              </w:rPr>
              <w:t>Valid range value is not required.</w:t>
            </w:r>
          </w:p>
        </w:tc>
      </w:tr>
      <w:tr w:rsidR="00A55B53" w:rsidRPr="00123177" w14:paraId="3EF2C6F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5F09837" w14:textId="77777777" w:rsidR="00A55B53" w:rsidRPr="00123177" w:rsidRDefault="00A55B53" w:rsidP="00535342">
            <w:r w:rsidRPr="00123177">
              <w:rPr>
                <w:rFonts w:eastAsia="Arial"/>
                <w:color w:val="000000" w:themeColor="text1"/>
              </w:rPr>
              <w:t xml:space="preserve">Data Latency Period </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0C24F5" w14:textId="77777777" w:rsidR="00A55B53" w:rsidRPr="00123177" w:rsidRDefault="00A55B53" w:rsidP="00535342">
            <w:r w:rsidRPr="00123177">
              <w:rPr>
                <w:szCs w:val="20"/>
              </w:rPr>
              <w:t>Data latency period is not applicable</w:t>
            </w:r>
          </w:p>
        </w:tc>
      </w:tr>
      <w:tr w:rsidR="00A55B53" w:rsidRPr="00123177" w14:paraId="58EA93D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2C6A974" w14:textId="77777777" w:rsidR="00A55B53" w:rsidRPr="00123177" w:rsidRDefault="00A55B53" w:rsidP="00535342">
            <w:r w:rsidRPr="00123177">
              <w:rPr>
                <w:rFonts w:eastAsia="Arial"/>
                <w:color w:val="000000" w:themeColor="text1"/>
              </w:rPr>
              <w:t xml:space="preserve">Data Retention Period  </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5F6677" w14:textId="77777777" w:rsidR="00A55B53" w:rsidRPr="00123177" w:rsidRDefault="00A55B53" w:rsidP="00535342">
            <w:r w:rsidRPr="00123177">
              <w:rPr>
                <w:szCs w:val="20"/>
              </w:rPr>
              <w:t>Data Retention period is not applicable.</w:t>
            </w:r>
          </w:p>
        </w:tc>
      </w:tr>
      <w:tr w:rsidR="00A55B53" w:rsidRPr="00123177" w14:paraId="4CCBA9DD"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A374B58" w14:textId="77777777" w:rsidR="00A55B53" w:rsidRPr="00123177" w:rsidRDefault="00A55B53" w:rsidP="00535342">
            <w:r w:rsidRPr="00123177">
              <w:rPr>
                <w:rFonts w:eastAsia="Arial"/>
                <w:color w:val="000000" w:themeColor="text1"/>
              </w:rPr>
              <w:t>Data Rate/ &lt;Daily&gt; Number of transaction</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524270" w14:textId="77777777" w:rsidR="00A55B53" w:rsidRPr="00123177" w:rsidRDefault="00A55B53" w:rsidP="00535342">
            <w:r w:rsidRPr="00123177">
              <w:rPr>
                <w:szCs w:val="20"/>
              </w:rPr>
              <w:t>Data rate is not applicable.</w:t>
            </w:r>
          </w:p>
        </w:tc>
      </w:tr>
      <w:tr w:rsidR="00A55B53" w:rsidRPr="00123177" w14:paraId="790BF037"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C4061C5" w14:textId="77777777" w:rsidR="00A55B53" w:rsidRPr="00123177" w:rsidRDefault="00A55B53" w:rsidP="00535342">
            <w:r w:rsidRPr="00123177">
              <w:rPr>
                <w:rFonts w:eastAsia="Arial"/>
                <w:color w:val="000000" w:themeColor="text1"/>
              </w:rPr>
              <w:t>External Events</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F39E48" w14:textId="77777777" w:rsidR="00A55B53" w:rsidRPr="00123177" w:rsidRDefault="00A55B53" w:rsidP="00535342">
            <w:r w:rsidRPr="00123177">
              <w:rPr>
                <w:szCs w:val="20"/>
              </w:rPr>
              <w:t>External event is not required.</w:t>
            </w:r>
          </w:p>
        </w:tc>
      </w:tr>
      <w:tr w:rsidR="00A55B53" w:rsidRPr="00123177" w14:paraId="5DDF9F92"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A0B79CC" w14:textId="77777777" w:rsidR="00A55B53" w:rsidRPr="00123177" w:rsidRDefault="00A55B53" w:rsidP="00535342">
            <w:r w:rsidRPr="00123177">
              <w:rPr>
                <w:rFonts w:eastAsia="Arial"/>
                <w:color w:val="000000" w:themeColor="text1"/>
              </w:rPr>
              <w:t>Temporal Events</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4C5EDB" w14:textId="77777777" w:rsidR="00A55B53" w:rsidRPr="00123177" w:rsidRDefault="00A55B53" w:rsidP="00535342">
            <w:r w:rsidRPr="00123177">
              <w:rPr>
                <w:szCs w:val="20"/>
              </w:rPr>
              <w:t>Temporal event is not applicable.</w:t>
            </w:r>
          </w:p>
        </w:tc>
      </w:tr>
      <w:tr w:rsidR="00A55B53" w:rsidRPr="00123177" w14:paraId="093ED898"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6F97DBA" w14:textId="77777777" w:rsidR="00A55B53" w:rsidRPr="00123177" w:rsidRDefault="00A55B53" w:rsidP="00535342">
            <w:r w:rsidRPr="00123177">
              <w:rPr>
                <w:rFonts w:eastAsia="Arial"/>
                <w:color w:val="000000" w:themeColor="text1"/>
              </w:rPr>
              <w:t xml:space="preserve">Validation Rules/ </w:t>
            </w:r>
          </w:p>
          <w:p w14:paraId="0C5932AC" w14:textId="77777777" w:rsidR="00A55B53" w:rsidRPr="00123177" w:rsidRDefault="00A55B53" w:rsidP="00535342">
            <w:r w:rsidRPr="00123177">
              <w:rPr>
                <w:rFonts w:eastAsia="Arial"/>
                <w:color w:val="000000" w:themeColor="text1"/>
              </w:rPr>
              <w:t>Verification criteria</w:t>
            </w:r>
            <w:r w:rsidRPr="00123177">
              <w:rPr>
                <w:rFonts w:eastAsia="Arial"/>
                <w:color w:val="000000" w:themeColor="text1"/>
                <w:vertAlign w:val="superscript"/>
              </w:rPr>
              <w:t>2</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F9ABC0" w14:textId="77777777" w:rsidR="00A55B53" w:rsidRPr="00123177" w:rsidRDefault="00A55B53" w:rsidP="00535342">
            <w:r w:rsidRPr="00123177">
              <w:t>CANape or CAN BUS Analyzer is a software tool Validating CAN Signal.</w:t>
            </w:r>
          </w:p>
        </w:tc>
      </w:tr>
      <w:tr w:rsidR="00A55B53" w:rsidRPr="00123177" w14:paraId="2C32A2E9"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B07EBA7" w14:textId="77777777" w:rsidR="00A55B53" w:rsidRPr="00123177" w:rsidRDefault="00A55B53" w:rsidP="00535342">
            <w:r w:rsidRPr="00123177">
              <w:rPr>
                <w:rFonts w:eastAsia="Arial"/>
                <w:color w:val="000000" w:themeColor="text1"/>
              </w:rPr>
              <w:t>Constraints</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E8347F" w14:textId="77777777" w:rsidR="00A55B53" w:rsidRPr="00123177" w:rsidRDefault="00A55B53" w:rsidP="00535342">
            <w:r w:rsidRPr="00123177">
              <w:rPr>
                <w:szCs w:val="20"/>
              </w:rPr>
              <w:t>Constraints is not applicable.</w:t>
            </w:r>
          </w:p>
        </w:tc>
      </w:tr>
      <w:tr w:rsidR="00A55B53" w:rsidRPr="00123177" w14:paraId="3B61CA97"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DA09605" w14:textId="77777777" w:rsidR="00A55B53" w:rsidRPr="00123177" w:rsidRDefault="00A55B53" w:rsidP="00535342">
            <w:r w:rsidRPr="00123177">
              <w:rPr>
                <w:rFonts w:eastAsia="Arial"/>
                <w:color w:val="000000" w:themeColor="text1"/>
              </w:rPr>
              <w:t>Effects on other systems/sub system</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A7FB56" w14:textId="77777777" w:rsidR="00A55B53" w:rsidRPr="00123177" w:rsidRDefault="00A55B53" w:rsidP="00535342">
            <w:r w:rsidRPr="00123177">
              <w:rPr>
                <w:szCs w:val="20"/>
              </w:rPr>
              <w:t>No effects on other system</w:t>
            </w:r>
          </w:p>
        </w:tc>
      </w:tr>
      <w:tr w:rsidR="00A55B53" w:rsidRPr="00123177" w14:paraId="01E1A155"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1A5CD1C" w14:textId="77777777" w:rsidR="00A55B53" w:rsidRPr="00123177" w:rsidRDefault="00A55B53" w:rsidP="00535342">
            <w:r w:rsidRPr="00123177">
              <w:rPr>
                <w:rFonts w:eastAsia="Arial"/>
                <w:color w:val="000000" w:themeColor="text1"/>
              </w:rPr>
              <w:t>Testability with respect to test environment</w:t>
            </w:r>
          </w:p>
          <w:p w14:paraId="40BA853C" w14:textId="77777777" w:rsidR="00A55B53" w:rsidRPr="00123177" w:rsidRDefault="00A55B53" w:rsidP="00535342">
            <w:r w:rsidRPr="00123177">
              <w:rPr>
                <w:rFonts w:eastAsia="Arial"/>
                <w:color w:val="000000" w:themeColor="text1"/>
              </w:rPr>
              <w:t>(Yes/No)</w:t>
            </w:r>
          </w:p>
          <w:p w14:paraId="4E963560" w14:textId="77777777" w:rsidR="00A55B53" w:rsidRPr="00123177" w:rsidRDefault="00A55B53" w:rsidP="00535342">
            <w:r w:rsidRPr="00123177">
              <w:rPr>
                <w:rFonts w:eastAsia="Arial"/>
                <w:i/>
                <w:iCs/>
                <w:color w:val="000000" w:themeColor="text1"/>
              </w:rPr>
              <w:t>Note: Mention in which phase of testing, this requirement will be tested</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8A70E6" w14:textId="77777777" w:rsidR="00A55B53" w:rsidRPr="00123177" w:rsidRDefault="00A55B53" w:rsidP="00535342">
            <w:pPr>
              <w:pStyle w:val="TableText"/>
            </w:pPr>
            <w:r w:rsidRPr="00123177">
              <w:t>YES</w:t>
            </w:r>
          </w:p>
          <w:p w14:paraId="211A1D45" w14:textId="77777777" w:rsidR="00A55B53" w:rsidRPr="00123177" w:rsidRDefault="00A55B53" w:rsidP="00535342"/>
        </w:tc>
      </w:tr>
      <w:tr w:rsidR="00A55B53" w:rsidRPr="00123177" w14:paraId="7960AB9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7F6F55F" w14:textId="77777777" w:rsidR="00A55B53" w:rsidRPr="00123177" w:rsidRDefault="00A55B53" w:rsidP="00535342">
            <w:r w:rsidRPr="00123177">
              <w:rPr>
                <w:rFonts w:eastAsia="Arial"/>
                <w:color w:val="000000" w:themeColor="text1"/>
              </w:rPr>
              <w:lastRenderedPageBreak/>
              <w:t>Feasible within project constraints</w:t>
            </w:r>
          </w:p>
          <w:p w14:paraId="68301FE5" w14:textId="77777777" w:rsidR="00A55B53" w:rsidRPr="00123177" w:rsidRDefault="00A55B53" w:rsidP="00535342">
            <w:r w:rsidRPr="00123177">
              <w:rPr>
                <w:rFonts w:eastAsia="Arial"/>
                <w:color w:val="000000" w:themeColor="text1"/>
              </w:rPr>
              <w:t>(Yes/No)</w:t>
            </w:r>
          </w:p>
          <w:p w14:paraId="194471A1" w14:textId="77777777" w:rsidR="00A55B53" w:rsidRPr="00123177" w:rsidRDefault="00A55B53" w:rsidP="00535342">
            <w:r w:rsidRPr="00123177">
              <w:rPr>
                <w:rFonts w:eastAsia="Arial"/>
                <w:i/>
                <w:iCs/>
                <w:color w:val="000000" w:themeColor="text1"/>
              </w:rPr>
              <w:t>Note: Add the impact of requirement on operating environment defined in section 4.2</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C7F45E" w14:textId="77777777" w:rsidR="00A55B53" w:rsidRPr="00123177" w:rsidRDefault="00A55B53" w:rsidP="00535342">
            <w:pPr>
              <w:pStyle w:val="TableText"/>
            </w:pPr>
            <w:r w:rsidRPr="00123177">
              <w:t>YES</w:t>
            </w:r>
          </w:p>
          <w:p w14:paraId="1EF6B3E9" w14:textId="77777777" w:rsidR="00A55B53" w:rsidRPr="00123177" w:rsidRDefault="00A55B53" w:rsidP="00535342"/>
        </w:tc>
      </w:tr>
      <w:tr w:rsidR="00A55B53" w:rsidRPr="00123177" w14:paraId="7012EFBD"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CA29CD1" w14:textId="77777777" w:rsidR="00A55B53" w:rsidRPr="00123177" w:rsidRDefault="00A55B53" w:rsidP="00535342">
            <w:r w:rsidRPr="00123177">
              <w:rPr>
                <w:rFonts w:eastAsia="Arial"/>
                <w:color w:val="000000" w:themeColor="text1"/>
              </w:rPr>
              <w:t>Critical</w:t>
            </w:r>
          </w:p>
          <w:p w14:paraId="5566A7CF" w14:textId="77777777" w:rsidR="00A55B53" w:rsidRPr="00123177" w:rsidRDefault="00A55B53" w:rsidP="00535342">
            <w:r w:rsidRPr="00123177">
              <w:rPr>
                <w:rFonts w:eastAsia="Arial"/>
                <w:color w:val="000000" w:themeColor="text1"/>
              </w:rPr>
              <w:t>(Yes/No)</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409EA4" w14:textId="77777777" w:rsidR="00A55B53" w:rsidRPr="00123177" w:rsidRDefault="00A55B53" w:rsidP="00535342">
            <w:r w:rsidRPr="00123177">
              <w:t>YES</w:t>
            </w:r>
          </w:p>
        </w:tc>
      </w:tr>
      <w:tr w:rsidR="00A55B53" w:rsidRPr="00123177" w14:paraId="5F966156"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18410A9" w14:textId="77777777" w:rsidR="00A55B53" w:rsidRPr="00123177" w:rsidRDefault="00A55B53" w:rsidP="00535342">
            <w:pPr>
              <w:rPr>
                <w:rFonts w:eastAsia="Arial"/>
                <w:color w:val="000000" w:themeColor="text1"/>
              </w:rPr>
            </w:pPr>
            <w:r w:rsidRPr="00123177">
              <w:t>Acceptance Criteria</w:t>
            </w:r>
          </w:p>
        </w:tc>
        <w:tc>
          <w:tcPr>
            <w:tcW w:w="8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7FE58E" w14:textId="77777777" w:rsidR="00A55B53" w:rsidRPr="00123177" w:rsidRDefault="00A55B53" w:rsidP="00535342">
            <w:r w:rsidRPr="00123177">
              <w:t>Acceptance Criteria for this requirement should be as per SECTION-6 ACCEPTANCE CRITERIA</w:t>
            </w:r>
          </w:p>
        </w:tc>
      </w:tr>
    </w:tbl>
    <w:p w14:paraId="2720F789" w14:textId="77777777" w:rsidR="00A55B53" w:rsidRPr="00123177" w:rsidRDefault="00A55B53" w:rsidP="00A55B53">
      <w:pPr>
        <w:pStyle w:val="BodyText"/>
        <w:rPr>
          <w:b/>
          <w:bCs/>
        </w:rPr>
      </w:pPr>
    </w:p>
    <w:p w14:paraId="36C50DB3" w14:textId="77777777" w:rsidR="00A55B53" w:rsidRPr="00123177" w:rsidRDefault="00A55B53" w:rsidP="00A55B53">
      <w:pPr>
        <w:pStyle w:val="Heading4"/>
      </w:pPr>
      <w:r w:rsidRPr="00123177">
        <w:t>Broadcast all the information reported by the power module on to the debug CAN.</w:t>
      </w:r>
    </w:p>
    <w:tbl>
      <w:tblPr>
        <w:tblW w:w="0" w:type="auto"/>
        <w:tblInd w:w="103" w:type="dxa"/>
        <w:tblLook w:val="06A0" w:firstRow="1" w:lastRow="0" w:firstColumn="1" w:lastColumn="0" w:noHBand="1" w:noVBand="1"/>
      </w:tblPr>
      <w:tblGrid>
        <w:gridCol w:w="1456"/>
        <w:gridCol w:w="7822"/>
      </w:tblGrid>
      <w:tr w:rsidR="00A55B53" w:rsidRPr="00123177" w14:paraId="3AA2524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0AB5814" w14:textId="77777777" w:rsidR="00A55B53" w:rsidRPr="00123177" w:rsidRDefault="00A55B53" w:rsidP="00535342">
            <w:r w:rsidRPr="00123177">
              <w:rPr>
                <w:rFonts w:eastAsia="Arial"/>
                <w:b/>
                <w:bCs/>
                <w:color w:val="000000" w:themeColor="text1"/>
              </w:rPr>
              <w:t>Term</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85EDF1F" w14:textId="77777777" w:rsidR="00A55B53" w:rsidRPr="00123177" w:rsidRDefault="00A55B53" w:rsidP="00535342">
            <w:r w:rsidRPr="00123177">
              <w:rPr>
                <w:rFonts w:eastAsia="Arial"/>
                <w:b/>
                <w:bCs/>
                <w:color w:val="000000" w:themeColor="text1"/>
              </w:rPr>
              <w:t>Description</w:t>
            </w:r>
          </w:p>
        </w:tc>
      </w:tr>
      <w:tr w:rsidR="00A55B53" w:rsidRPr="00123177" w14:paraId="2C3C34BF"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03C03A2" w14:textId="77777777" w:rsidR="00A55B53" w:rsidRPr="00123177" w:rsidRDefault="00A55B53" w:rsidP="00535342">
            <w:r w:rsidRPr="00123177">
              <w:rPr>
                <w:rFonts w:eastAsia="Arial"/>
                <w:color w:val="000000" w:themeColor="text1"/>
              </w:rPr>
              <w:t>REQ ID</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63FF0C" w14:textId="77777777" w:rsidR="00A55B53" w:rsidRPr="00123177" w:rsidRDefault="00A55B53" w:rsidP="00535342">
            <w:pPr>
              <w:rPr>
                <w:rFonts w:eastAsia="Arial"/>
                <w:color w:val="000000" w:themeColor="text1"/>
              </w:rPr>
            </w:pPr>
            <w:r w:rsidRPr="00123177">
              <w:rPr>
                <w:rFonts w:eastAsia="Arial"/>
                <w:color w:val="000000" w:themeColor="text1"/>
              </w:rPr>
              <w:t>SWRS_COMM_18</w:t>
            </w:r>
          </w:p>
        </w:tc>
      </w:tr>
      <w:tr w:rsidR="00A55B53" w:rsidRPr="00123177" w14:paraId="1A7082BF"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CC04CE0" w14:textId="77777777" w:rsidR="00A55B53" w:rsidRPr="00123177" w:rsidRDefault="00A55B53" w:rsidP="00535342">
            <w:pPr>
              <w:pStyle w:val="TableText"/>
            </w:pPr>
            <w:r w:rsidRPr="00123177">
              <w:t>Customer Req ID</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51EFF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SDS-HVDCDC-103</w:t>
            </w:r>
          </w:p>
        </w:tc>
      </w:tr>
      <w:tr w:rsidR="00A55B53" w:rsidRPr="00123177" w14:paraId="1FCE8737"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95497F3" w14:textId="77777777" w:rsidR="00A55B53" w:rsidRPr="00123177" w:rsidRDefault="00A55B53" w:rsidP="00535342">
            <w:pPr>
              <w:pStyle w:val="TableText"/>
            </w:pPr>
            <w:r w:rsidRPr="00123177">
              <w:t>Milestone</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5638D0" w14:textId="77777777" w:rsidR="00A55B53" w:rsidRPr="00123177" w:rsidRDefault="00A55B53" w:rsidP="00535342">
            <w:pPr>
              <w:pStyle w:val="TableText"/>
            </w:pPr>
            <w:r w:rsidRPr="00123177">
              <w:t>B-Sample/ PF2.0</w:t>
            </w:r>
          </w:p>
        </w:tc>
      </w:tr>
      <w:tr w:rsidR="00A55B53" w:rsidRPr="00123177" w14:paraId="1CAFC1A6"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1260200" w14:textId="77777777" w:rsidR="00A55B53" w:rsidRPr="00123177" w:rsidRDefault="00A55B53" w:rsidP="00535342">
            <w:r w:rsidRPr="00123177">
              <w:rPr>
                <w:rFonts w:eastAsia="Arial"/>
                <w:color w:val="000000" w:themeColor="text1"/>
              </w:rPr>
              <w:t>Purpose</w:t>
            </w:r>
            <w:r w:rsidRPr="00123177">
              <w:rPr>
                <w:rFonts w:eastAsia="Arial"/>
                <w:color w:val="000000" w:themeColor="text1"/>
                <w:vertAlign w:val="superscript"/>
              </w:rPr>
              <w:t>1</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279C9B" w14:textId="77777777" w:rsidR="00A55B53" w:rsidRPr="00123177" w:rsidRDefault="00A55B53" w:rsidP="00535342">
            <w:pPr>
              <w:pStyle w:val="ListParagraph"/>
              <w:ind w:left="0"/>
            </w:pPr>
            <w:r w:rsidRPr="00123177">
              <w:t xml:space="preserve">The HVHVDCDC shall </w:t>
            </w:r>
            <w:bookmarkStart w:id="71" w:name="_Hlk164037222"/>
            <w:r w:rsidRPr="00123177">
              <w:t>broadcast all the information reported by the power module on to the debug CAN.</w:t>
            </w:r>
            <w:bookmarkEnd w:id="71"/>
          </w:p>
        </w:tc>
      </w:tr>
      <w:tr w:rsidR="00A55B53" w:rsidRPr="00123177" w14:paraId="1D01F066"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DA4C0E4" w14:textId="77777777" w:rsidR="00A55B53" w:rsidRPr="00123177" w:rsidRDefault="00A55B53" w:rsidP="00535342">
            <w:r w:rsidRPr="00123177">
              <w:rPr>
                <w:rFonts w:eastAsia="Arial"/>
                <w:color w:val="000000" w:themeColor="text1"/>
              </w:rPr>
              <w:t xml:space="preserve">Derived Requirement </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88BE86" w14:textId="77777777" w:rsidR="00A55B53" w:rsidRPr="00123177" w:rsidRDefault="00A55B53" w:rsidP="00535342">
            <w:r w:rsidRPr="00123177">
              <w:t>No Such derived requirement is applicable.</w:t>
            </w:r>
          </w:p>
        </w:tc>
      </w:tr>
      <w:tr w:rsidR="00A55B53" w:rsidRPr="00123177" w14:paraId="7E78AF31" w14:textId="77777777" w:rsidTr="00535342">
        <w:trPr>
          <w:trHeight w:val="780"/>
        </w:trPr>
        <w:tc>
          <w:tcPr>
            <w:tcW w:w="1362" w:type="dxa"/>
            <w:tcBorders>
              <w:top w:val="single" w:sz="8" w:space="0" w:color="000000" w:themeColor="text1"/>
              <w:left w:val="single" w:sz="8" w:space="0" w:color="000000" w:themeColor="text1"/>
              <w:bottom w:val="single" w:sz="8" w:space="0" w:color="000000" w:themeColor="text1"/>
              <w:right w:val="nil"/>
            </w:tcBorders>
          </w:tcPr>
          <w:p w14:paraId="6E704B19" w14:textId="77777777" w:rsidR="00A55B53" w:rsidRPr="00123177" w:rsidRDefault="00A55B53" w:rsidP="00535342">
            <w:r w:rsidRPr="00123177">
              <w:rPr>
                <w:rFonts w:eastAsia="Arial"/>
                <w:color w:val="000000" w:themeColor="text1"/>
              </w:rPr>
              <w:t>Access Restrictions</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FDFA50"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31F210F6"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6E5ECB9" w14:textId="77777777" w:rsidR="00A55B53" w:rsidRPr="00123177" w:rsidRDefault="00A55B53" w:rsidP="00535342">
            <w:r w:rsidRPr="00123177">
              <w:rPr>
                <w:rFonts w:eastAsia="Arial"/>
                <w:color w:val="000000" w:themeColor="text1"/>
              </w:rPr>
              <w:t>Input(s)</w:t>
            </w:r>
            <w:r w:rsidRPr="00123177">
              <w:rPr>
                <w:rFonts w:eastAsia="Arial"/>
                <w:b/>
                <w:bCs/>
                <w:color w:val="000000" w:themeColor="text1"/>
              </w:rPr>
              <w:t xml:space="preserve"> </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B77435" w14:textId="77777777" w:rsidR="00A55B53" w:rsidRPr="00123177" w:rsidRDefault="00A55B53" w:rsidP="00535342">
            <w:pPr>
              <w:rPr>
                <w:rFonts w:eastAsia="Arial"/>
                <w:color w:val="000000" w:themeColor="text1"/>
              </w:rPr>
            </w:pPr>
            <w:r w:rsidRPr="00123177">
              <w:rPr>
                <w:rFonts w:eastAsia="Arial"/>
                <w:color w:val="000000" w:themeColor="text1"/>
              </w:rPr>
              <w:t>Power module information like internal fault of power module and status received over i2c</w:t>
            </w:r>
          </w:p>
        </w:tc>
      </w:tr>
      <w:tr w:rsidR="00A55B53" w:rsidRPr="00123177" w14:paraId="447DAC9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E818303" w14:textId="77777777" w:rsidR="00A55B53" w:rsidRPr="00123177" w:rsidRDefault="00A55B53" w:rsidP="00535342">
            <w:r w:rsidRPr="00123177">
              <w:rPr>
                <w:rFonts w:eastAsia="Arial"/>
                <w:color w:val="000000" w:themeColor="text1"/>
              </w:rPr>
              <w:t>Output(s)</w:t>
            </w:r>
            <w:r w:rsidRPr="00123177">
              <w:rPr>
                <w:rFonts w:eastAsia="Arial"/>
                <w:b/>
                <w:bCs/>
                <w:color w:val="000000" w:themeColor="text1"/>
              </w:rPr>
              <w:t xml:space="preserve"> </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8BD52B" w14:textId="77777777" w:rsidR="00A55B53" w:rsidRPr="00123177" w:rsidRDefault="00A55B53" w:rsidP="00535342">
            <w:r w:rsidRPr="00123177">
              <w:t>Debug CAN message related to power module.</w:t>
            </w:r>
          </w:p>
        </w:tc>
      </w:tr>
      <w:tr w:rsidR="00A55B53" w:rsidRPr="00123177" w14:paraId="0F386A5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453BC48" w14:textId="77777777" w:rsidR="00A55B53" w:rsidRPr="00123177" w:rsidRDefault="00A55B53" w:rsidP="00535342">
            <w:r w:rsidRPr="00123177">
              <w:rPr>
                <w:rFonts w:eastAsia="Arial"/>
                <w:color w:val="000000" w:themeColor="text1"/>
              </w:rPr>
              <w:t>Process</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6AE74E" w14:textId="77777777" w:rsidR="00A55B53" w:rsidRPr="00123177" w:rsidRDefault="00A55B53" w:rsidP="00535342">
            <w:r w:rsidRPr="00123177">
              <w:t>HVHVDCDC shall send the received fault/status information to Debug CAN.</w:t>
            </w:r>
          </w:p>
        </w:tc>
      </w:tr>
      <w:tr w:rsidR="00A55B53" w:rsidRPr="00123177" w14:paraId="0FB04015"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25343C7" w14:textId="77777777" w:rsidR="00A55B53" w:rsidRPr="00123177" w:rsidRDefault="00A55B53" w:rsidP="00535342">
            <w:r w:rsidRPr="00123177">
              <w:rPr>
                <w:rFonts w:eastAsia="Arial"/>
                <w:color w:val="000000" w:themeColor="text1"/>
              </w:rPr>
              <w:t>Mandatory Fields</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5BCC0F" w14:textId="77777777" w:rsidR="00A55B53" w:rsidRPr="00123177" w:rsidRDefault="00A55B53" w:rsidP="00535342">
            <w:r w:rsidRPr="00123177">
              <w:t>No such mandatory fields is applicable.</w:t>
            </w:r>
          </w:p>
        </w:tc>
      </w:tr>
      <w:tr w:rsidR="00A55B53" w:rsidRPr="00123177" w14:paraId="4B9C2FAD"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7972DEF" w14:textId="77777777" w:rsidR="00A55B53" w:rsidRPr="00123177" w:rsidRDefault="00A55B53" w:rsidP="00535342">
            <w:r w:rsidRPr="00123177">
              <w:rPr>
                <w:rFonts w:eastAsia="Arial"/>
                <w:color w:val="000000" w:themeColor="text1"/>
              </w:rPr>
              <w:t>Pre-Loaded Values</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CA0E86" w14:textId="77777777" w:rsidR="00A55B53" w:rsidRPr="00123177" w:rsidRDefault="00A55B53" w:rsidP="00535342">
            <w:r w:rsidRPr="00123177">
              <w:t>HVDCDCStatus = 0, NHVDCDCStatusDebug = 0, NHVDCDCFault = 0(No Faults).</w:t>
            </w:r>
          </w:p>
        </w:tc>
      </w:tr>
      <w:tr w:rsidR="00A55B53" w:rsidRPr="00123177" w14:paraId="035B18E3"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1DDE992" w14:textId="77777777" w:rsidR="00A55B53" w:rsidRPr="00123177" w:rsidRDefault="00A55B53" w:rsidP="00535342">
            <w:r w:rsidRPr="00123177">
              <w:rPr>
                <w:rFonts w:eastAsia="Arial"/>
                <w:color w:val="000000" w:themeColor="text1"/>
              </w:rPr>
              <w:t>Default Values</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566B30" w14:textId="77777777" w:rsidR="00A55B53" w:rsidRPr="00123177" w:rsidRDefault="00A55B53" w:rsidP="00535342">
            <w:r w:rsidRPr="00123177">
              <w:rPr>
                <w:szCs w:val="20"/>
              </w:rPr>
              <w:t>Default values shall be applicable with respect to Pre-Loaded Values</w:t>
            </w:r>
          </w:p>
        </w:tc>
      </w:tr>
      <w:tr w:rsidR="00A55B53" w:rsidRPr="00123177" w14:paraId="4C318EFF"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8D66719" w14:textId="77777777" w:rsidR="00A55B53" w:rsidRPr="00123177" w:rsidRDefault="00A55B53" w:rsidP="00535342">
            <w:r w:rsidRPr="00123177">
              <w:rPr>
                <w:rFonts w:eastAsia="Arial"/>
                <w:color w:val="000000" w:themeColor="text1"/>
              </w:rPr>
              <w:t>Valid range of Values</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3E117C" w14:textId="77777777" w:rsidR="00A55B53" w:rsidRPr="00123177" w:rsidRDefault="00A55B53" w:rsidP="00535342">
            <w:r w:rsidRPr="00123177">
              <w:rPr>
                <w:szCs w:val="20"/>
              </w:rPr>
              <w:t>Valid range value is as per data base file(.dbc) for all signal.</w:t>
            </w:r>
          </w:p>
        </w:tc>
      </w:tr>
      <w:tr w:rsidR="00A55B53" w:rsidRPr="00123177" w14:paraId="7DC1BC28"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447BB62" w14:textId="77777777" w:rsidR="00A55B53" w:rsidRPr="00123177" w:rsidRDefault="00A55B53" w:rsidP="00535342">
            <w:r w:rsidRPr="00123177">
              <w:rPr>
                <w:rFonts w:eastAsia="Arial"/>
                <w:color w:val="000000" w:themeColor="text1"/>
              </w:rPr>
              <w:t xml:space="preserve">Data Latency Period </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EC63E8" w14:textId="77777777" w:rsidR="00A55B53" w:rsidRPr="00123177" w:rsidRDefault="00A55B53" w:rsidP="00535342">
            <w:r w:rsidRPr="00123177">
              <w:rPr>
                <w:szCs w:val="20"/>
              </w:rPr>
              <w:t>Data latency period is not applicable</w:t>
            </w:r>
          </w:p>
        </w:tc>
      </w:tr>
      <w:tr w:rsidR="00A55B53" w:rsidRPr="00123177" w14:paraId="1A5476B8"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C5C348F" w14:textId="77777777" w:rsidR="00A55B53" w:rsidRPr="00123177" w:rsidRDefault="00A55B53" w:rsidP="00535342">
            <w:r w:rsidRPr="00123177">
              <w:rPr>
                <w:rFonts w:eastAsia="Arial"/>
                <w:color w:val="000000" w:themeColor="text1"/>
              </w:rPr>
              <w:lastRenderedPageBreak/>
              <w:t xml:space="preserve">Data Retention Period  </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590653" w14:textId="77777777" w:rsidR="00A55B53" w:rsidRPr="00123177" w:rsidRDefault="00A55B53" w:rsidP="00535342">
            <w:r w:rsidRPr="00123177">
              <w:rPr>
                <w:szCs w:val="20"/>
              </w:rPr>
              <w:t>Data Retention period is not applicable.</w:t>
            </w:r>
          </w:p>
        </w:tc>
      </w:tr>
      <w:tr w:rsidR="00A55B53" w:rsidRPr="00123177" w14:paraId="6DDAB01D"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55B3F25" w14:textId="77777777" w:rsidR="00A55B53" w:rsidRPr="00123177" w:rsidRDefault="00A55B53" w:rsidP="00535342">
            <w:r w:rsidRPr="00123177">
              <w:rPr>
                <w:rFonts w:eastAsia="Arial"/>
                <w:color w:val="000000" w:themeColor="text1"/>
              </w:rPr>
              <w:t>Data Rate/ &lt;Daily&gt; Number of transaction</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92412A" w14:textId="77777777" w:rsidR="00A55B53" w:rsidRPr="00123177" w:rsidRDefault="00A55B53" w:rsidP="00535342">
            <w:r w:rsidRPr="00123177">
              <w:rPr>
                <w:szCs w:val="20"/>
              </w:rPr>
              <w:t>Data rate is not applicable.</w:t>
            </w:r>
          </w:p>
        </w:tc>
      </w:tr>
      <w:tr w:rsidR="00A55B53" w:rsidRPr="00123177" w14:paraId="722C1D3D"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9A329CA" w14:textId="77777777" w:rsidR="00A55B53" w:rsidRPr="00123177" w:rsidRDefault="00A55B53" w:rsidP="00535342">
            <w:r w:rsidRPr="00123177">
              <w:rPr>
                <w:rFonts w:eastAsia="Arial"/>
                <w:color w:val="000000" w:themeColor="text1"/>
              </w:rPr>
              <w:t>External Events</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8721E6" w14:textId="77777777" w:rsidR="00A55B53" w:rsidRPr="00123177" w:rsidRDefault="00A55B53" w:rsidP="00535342">
            <w:r w:rsidRPr="00123177">
              <w:rPr>
                <w:szCs w:val="20"/>
              </w:rPr>
              <w:t>External event is not required.</w:t>
            </w:r>
          </w:p>
        </w:tc>
      </w:tr>
      <w:tr w:rsidR="00A55B53" w:rsidRPr="00123177" w14:paraId="1400E64D"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16A9F34" w14:textId="77777777" w:rsidR="00A55B53" w:rsidRPr="00123177" w:rsidRDefault="00A55B53" w:rsidP="00535342">
            <w:r w:rsidRPr="00123177">
              <w:rPr>
                <w:rFonts w:eastAsia="Arial"/>
                <w:color w:val="000000" w:themeColor="text1"/>
              </w:rPr>
              <w:t>Temporal Events</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6A530D" w14:textId="77777777" w:rsidR="00A55B53" w:rsidRPr="00123177" w:rsidRDefault="00A55B53" w:rsidP="00535342">
            <w:r w:rsidRPr="00123177">
              <w:rPr>
                <w:szCs w:val="20"/>
              </w:rPr>
              <w:t>Temporal event is not applicable.</w:t>
            </w:r>
          </w:p>
        </w:tc>
      </w:tr>
      <w:tr w:rsidR="00A55B53" w:rsidRPr="00123177" w14:paraId="24002B07"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18FE3E1" w14:textId="77777777" w:rsidR="00A55B53" w:rsidRPr="00123177" w:rsidRDefault="00A55B53" w:rsidP="00535342">
            <w:r w:rsidRPr="00123177">
              <w:rPr>
                <w:rFonts w:eastAsia="Arial"/>
                <w:color w:val="000000" w:themeColor="text1"/>
              </w:rPr>
              <w:t xml:space="preserve">Validation Rules/ </w:t>
            </w:r>
          </w:p>
          <w:p w14:paraId="0825E24B" w14:textId="77777777" w:rsidR="00A55B53" w:rsidRPr="00123177" w:rsidRDefault="00A55B53" w:rsidP="00535342">
            <w:r w:rsidRPr="00123177">
              <w:rPr>
                <w:rFonts w:eastAsia="Arial"/>
                <w:color w:val="000000" w:themeColor="text1"/>
              </w:rPr>
              <w:t>Verification criteria</w:t>
            </w:r>
            <w:r w:rsidRPr="00123177">
              <w:rPr>
                <w:rFonts w:eastAsia="Arial"/>
                <w:color w:val="000000" w:themeColor="text1"/>
                <w:vertAlign w:val="superscript"/>
              </w:rPr>
              <w:t>2</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670987" w14:textId="77777777" w:rsidR="00A55B53" w:rsidRPr="00123177" w:rsidRDefault="00A55B53" w:rsidP="00535342">
            <w:pPr>
              <w:pStyle w:val="TableText"/>
            </w:pPr>
            <w:r w:rsidRPr="00123177">
              <w:t>Debug CAN message shall be verified on Canalyzer on Debug CAN.</w:t>
            </w:r>
          </w:p>
          <w:p w14:paraId="7BE53A72" w14:textId="77777777" w:rsidR="00A55B53" w:rsidRPr="00123177" w:rsidRDefault="00A55B53" w:rsidP="00535342"/>
        </w:tc>
      </w:tr>
      <w:tr w:rsidR="00A55B53" w:rsidRPr="00123177" w14:paraId="33D551C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57F744D" w14:textId="77777777" w:rsidR="00A55B53" w:rsidRPr="00123177" w:rsidRDefault="00A55B53" w:rsidP="00535342">
            <w:r w:rsidRPr="00123177">
              <w:rPr>
                <w:rFonts w:eastAsia="Arial"/>
                <w:color w:val="000000" w:themeColor="text1"/>
              </w:rPr>
              <w:t>Constraints</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9D6FC2" w14:textId="77777777" w:rsidR="00A55B53" w:rsidRPr="00123177" w:rsidRDefault="00A55B53" w:rsidP="00535342">
            <w:r w:rsidRPr="00123177">
              <w:rPr>
                <w:szCs w:val="20"/>
              </w:rPr>
              <w:t>Constraints is not applicable.</w:t>
            </w:r>
          </w:p>
        </w:tc>
      </w:tr>
      <w:tr w:rsidR="00A55B53" w:rsidRPr="00123177" w14:paraId="082D3BF5"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9ADF85C" w14:textId="77777777" w:rsidR="00A55B53" w:rsidRPr="00123177" w:rsidRDefault="00A55B53" w:rsidP="00535342">
            <w:r w:rsidRPr="00123177">
              <w:rPr>
                <w:rFonts w:eastAsia="Arial"/>
                <w:color w:val="000000" w:themeColor="text1"/>
              </w:rPr>
              <w:t>Effects on other systems/sub system</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1DB172" w14:textId="77777777" w:rsidR="00A55B53" w:rsidRPr="00123177" w:rsidRDefault="00A55B53" w:rsidP="00535342">
            <w:r w:rsidRPr="00123177">
              <w:rPr>
                <w:szCs w:val="20"/>
              </w:rPr>
              <w:t>No effects on other system</w:t>
            </w:r>
          </w:p>
        </w:tc>
      </w:tr>
      <w:tr w:rsidR="00A55B53" w:rsidRPr="00123177" w14:paraId="66A799D8"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A61DBCD" w14:textId="77777777" w:rsidR="00A55B53" w:rsidRPr="00123177" w:rsidRDefault="00A55B53" w:rsidP="00535342">
            <w:r w:rsidRPr="00123177">
              <w:rPr>
                <w:rFonts w:eastAsia="Arial"/>
                <w:color w:val="000000" w:themeColor="text1"/>
              </w:rPr>
              <w:t>Testability with respect to test environment</w:t>
            </w:r>
          </w:p>
          <w:p w14:paraId="273A3159" w14:textId="77777777" w:rsidR="00A55B53" w:rsidRPr="00123177" w:rsidRDefault="00A55B53" w:rsidP="00535342">
            <w:r w:rsidRPr="00123177">
              <w:rPr>
                <w:rFonts w:eastAsia="Arial"/>
                <w:color w:val="000000" w:themeColor="text1"/>
              </w:rPr>
              <w:t>(Yes/No)</w:t>
            </w:r>
          </w:p>
          <w:p w14:paraId="7E83F00E" w14:textId="77777777" w:rsidR="00A55B53" w:rsidRPr="00123177" w:rsidRDefault="00A55B53" w:rsidP="00535342">
            <w:r w:rsidRPr="00123177">
              <w:rPr>
                <w:rFonts w:eastAsia="Arial"/>
                <w:i/>
                <w:iCs/>
                <w:color w:val="000000" w:themeColor="text1"/>
              </w:rPr>
              <w:t>Note: Mention in which phase of testing, this requirement will be tested</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9D494A" w14:textId="77777777" w:rsidR="00A55B53" w:rsidRPr="00123177" w:rsidRDefault="00A55B53" w:rsidP="00535342">
            <w:pPr>
              <w:pStyle w:val="TableText"/>
            </w:pPr>
            <w:r w:rsidRPr="00123177">
              <w:t>YES</w:t>
            </w:r>
          </w:p>
          <w:p w14:paraId="7B116DA0" w14:textId="77777777" w:rsidR="00A55B53" w:rsidRPr="00123177" w:rsidRDefault="00A55B53" w:rsidP="00535342"/>
        </w:tc>
      </w:tr>
      <w:tr w:rsidR="00A55B53" w:rsidRPr="00123177" w14:paraId="39627EB3"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6C5E416" w14:textId="77777777" w:rsidR="00A55B53" w:rsidRPr="00123177" w:rsidRDefault="00A55B53" w:rsidP="00535342">
            <w:r w:rsidRPr="00123177">
              <w:rPr>
                <w:rFonts w:eastAsia="Arial"/>
                <w:color w:val="000000" w:themeColor="text1"/>
              </w:rPr>
              <w:t>Feasible within project constraints</w:t>
            </w:r>
          </w:p>
          <w:p w14:paraId="30CBFA0F" w14:textId="77777777" w:rsidR="00A55B53" w:rsidRPr="00123177" w:rsidRDefault="00A55B53" w:rsidP="00535342">
            <w:r w:rsidRPr="00123177">
              <w:rPr>
                <w:rFonts w:eastAsia="Arial"/>
                <w:color w:val="000000" w:themeColor="text1"/>
              </w:rPr>
              <w:t>(Yes/No)</w:t>
            </w:r>
          </w:p>
          <w:p w14:paraId="1C44D1AA" w14:textId="77777777" w:rsidR="00A55B53" w:rsidRPr="00123177" w:rsidRDefault="00A55B53" w:rsidP="00535342">
            <w:r w:rsidRPr="00123177">
              <w:rPr>
                <w:rFonts w:eastAsia="Arial"/>
                <w:i/>
                <w:iCs/>
                <w:color w:val="000000" w:themeColor="text1"/>
              </w:rPr>
              <w:t>Note: Add the impact of requirement on operating environment defined in section 4.2</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2C33C9" w14:textId="77777777" w:rsidR="00A55B53" w:rsidRPr="00123177" w:rsidRDefault="00A55B53" w:rsidP="00535342">
            <w:pPr>
              <w:pStyle w:val="TableText"/>
            </w:pPr>
            <w:r w:rsidRPr="00123177">
              <w:t>YES</w:t>
            </w:r>
          </w:p>
          <w:p w14:paraId="15CB755F" w14:textId="77777777" w:rsidR="00A55B53" w:rsidRPr="00123177" w:rsidRDefault="00A55B53" w:rsidP="00535342"/>
        </w:tc>
      </w:tr>
      <w:tr w:rsidR="00A55B53" w:rsidRPr="00123177" w14:paraId="28424CC7"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2A373EB" w14:textId="77777777" w:rsidR="00A55B53" w:rsidRPr="00123177" w:rsidRDefault="00A55B53" w:rsidP="00535342">
            <w:r w:rsidRPr="00123177">
              <w:rPr>
                <w:rFonts w:eastAsia="Arial"/>
                <w:color w:val="000000" w:themeColor="text1"/>
              </w:rPr>
              <w:t>Critical</w:t>
            </w:r>
          </w:p>
          <w:p w14:paraId="23A2BE83" w14:textId="77777777" w:rsidR="00A55B53" w:rsidRPr="00123177" w:rsidRDefault="00A55B53" w:rsidP="00535342">
            <w:r w:rsidRPr="00123177">
              <w:rPr>
                <w:rFonts w:eastAsia="Arial"/>
                <w:color w:val="000000" w:themeColor="text1"/>
              </w:rPr>
              <w:t>(Yes/No)</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736DA6" w14:textId="77777777" w:rsidR="00A55B53" w:rsidRPr="00123177" w:rsidRDefault="00A55B53" w:rsidP="00535342">
            <w:r w:rsidRPr="00123177">
              <w:t>YES</w:t>
            </w:r>
          </w:p>
        </w:tc>
      </w:tr>
      <w:tr w:rsidR="00A55B53" w:rsidRPr="00123177" w14:paraId="1B962217"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2882F1C" w14:textId="77777777" w:rsidR="00A55B53" w:rsidRPr="00123177" w:rsidRDefault="00A55B53" w:rsidP="00535342">
            <w:pPr>
              <w:rPr>
                <w:rFonts w:eastAsia="Arial"/>
                <w:color w:val="000000" w:themeColor="text1"/>
              </w:rPr>
            </w:pPr>
            <w:r w:rsidRPr="00123177">
              <w:lastRenderedPageBreak/>
              <w:t>Acceptance Criteria</w:t>
            </w:r>
          </w:p>
        </w:tc>
        <w:tc>
          <w:tcPr>
            <w:tcW w:w="791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83FD39" w14:textId="77777777" w:rsidR="00A55B53" w:rsidRPr="00123177" w:rsidRDefault="00A55B53" w:rsidP="00535342">
            <w:r w:rsidRPr="00123177">
              <w:t>Acceptance Criteria for this requirement should be as per SECTION-6 ACCEPTANCE CRITERIA</w:t>
            </w:r>
          </w:p>
        </w:tc>
      </w:tr>
    </w:tbl>
    <w:p w14:paraId="69A6908A" w14:textId="77777777" w:rsidR="00A55B53" w:rsidRPr="00123177" w:rsidRDefault="00A55B53" w:rsidP="00A55B53">
      <w:pPr>
        <w:pStyle w:val="BodyText"/>
        <w:rPr>
          <w:b/>
          <w:bCs/>
        </w:rPr>
      </w:pPr>
    </w:p>
    <w:p w14:paraId="3603E336" w14:textId="77777777" w:rsidR="00A55B53" w:rsidRPr="00123177" w:rsidRDefault="00A55B53" w:rsidP="00A55B53">
      <w:pPr>
        <w:pStyle w:val="BodyText"/>
        <w:rPr>
          <w:b/>
          <w:bCs/>
        </w:rPr>
      </w:pPr>
    </w:p>
    <w:p w14:paraId="4E3069BB" w14:textId="77777777" w:rsidR="00A55B53" w:rsidRPr="00123177" w:rsidRDefault="00A55B53" w:rsidP="00A55B53">
      <w:pPr>
        <w:pStyle w:val="Heading4"/>
      </w:pPr>
      <w:r w:rsidRPr="00123177">
        <w:t>CAN message for internal state of the state machine transitions.</w:t>
      </w:r>
    </w:p>
    <w:tbl>
      <w:tblPr>
        <w:tblW w:w="9734" w:type="dxa"/>
        <w:tblInd w:w="103" w:type="dxa"/>
        <w:tblLayout w:type="fixed"/>
        <w:tblLook w:val="06A0" w:firstRow="1" w:lastRow="0" w:firstColumn="1" w:lastColumn="0" w:noHBand="1" w:noVBand="1"/>
      </w:tblPr>
      <w:tblGrid>
        <w:gridCol w:w="1382"/>
        <w:gridCol w:w="8352"/>
      </w:tblGrid>
      <w:tr w:rsidR="00A55B53" w:rsidRPr="00123177" w14:paraId="7B3B0154"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254FFFA" w14:textId="77777777" w:rsidR="00A55B53" w:rsidRPr="00123177" w:rsidRDefault="00A55B53" w:rsidP="00535342">
            <w:r w:rsidRPr="00123177">
              <w:rPr>
                <w:rFonts w:eastAsia="Arial"/>
                <w:b/>
                <w:bCs/>
                <w:color w:val="000000" w:themeColor="text1"/>
                <w:szCs w:val="20"/>
              </w:rPr>
              <w:t>Term</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1ECF9E2" w14:textId="77777777" w:rsidR="00A55B53" w:rsidRPr="00123177" w:rsidRDefault="00A55B53" w:rsidP="00535342">
            <w:r w:rsidRPr="00123177">
              <w:rPr>
                <w:rFonts w:eastAsia="Arial"/>
                <w:b/>
                <w:bCs/>
                <w:color w:val="000000" w:themeColor="text1"/>
                <w:szCs w:val="20"/>
              </w:rPr>
              <w:t>Description</w:t>
            </w:r>
          </w:p>
        </w:tc>
      </w:tr>
      <w:tr w:rsidR="00A55B53" w:rsidRPr="00123177" w14:paraId="540B6677" w14:textId="77777777" w:rsidTr="00535342">
        <w:trPr>
          <w:trHeight w:val="135"/>
        </w:trPr>
        <w:tc>
          <w:tcPr>
            <w:tcW w:w="1382" w:type="dxa"/>
            <w:tcBorders>
              <w:top w:val="single" w:sz="8" w:space="0" w:color="000000" w:themeColor="text1"/>
              <w:left w:val="single" w:sz="8" w:space="0" w:color="000000" w:themeColor="text1"/>
              <w:bottom w:val="single" w:sz="8" w:space="0" w:color="000000" w:themeColor="text1"/>
              <w:right w:val="nil"/>
            </w:tcBorders>
          </w:tcPr>
          <w:p w14:paraId="21AEF67F" w14:textId="77777777" w:rsidR="00A55B53" w:rsidRPr="00123177" w:rsidRDefault="00A55B53" w:rsidP="00535342">
            <w:r w:rsidRPr="00123177">
              <w:rPr>
                <w:rFonts w:eastAsia="Arial"/>
                <w:color w:val="000000" w:themeColor="text1"/>
                <w:szCs w:val="20"/>
              </w:rPr>
              <w:t>REQ ID</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331DCF" w14:textId="77777777" w:rsidR="00A55B53" w:rsidRPr="00123177" w:rsidRDefault="00A55B53" w:rsidP="00535342">
            <w:pPr>
              <w:rPr>
                <w:rFonts w:eastAsia="Arial"/>
                <w:color w:val="000000" w:themeColor="text1"/>
              </w:rPr>
            </w:pPr>
            <w:r w:rsidRPr="00123177">
              <w:rPr>
                <w:rFonts w:eastAsia="Arial"/>
                <w:color w:val="000000" w:themeColor="text1"/>
              </w:rPr>
              <w:t>SWRS_COMM_19</w:t>
            </w:r>
          </w:p>
        </w:tc>
      </w:tr>
      <w:tr w:rsidR="00A55B53" w:rsidRPr="00123177" w14:paraId="56A97F89" w14:textId="77777777" w:rsidTr="00535342">
        <w:trPr>
          <w:trHeight w:val="135"/>
        </w:trPr>
        <w:tc>
          <w:tcPr>
            <w:tcW w:w="1382" w:type="dxa"/>
            <w:tcBorders>
              <w:top w:val="single" w:sz="8" w:space="0" w:color="000000" w:themeColor="text1"/>
              <w:left w:val="single" w:sz="8" w:space="0" w:color="000000" w:themeColor="text1"/>
              <w:bottom w:val="single" w:sz="8" w:space="0" w:color="000000" w:themeColor="text1"/>
              <w:right w:val="nil"/>
            </w:tcBorders>
          </w:tcPr>
          <w:p w14:paraId="5466BC05" w14:textId="77777777" w:rsidR="00A55B53" w:rsidRPr="00123177" w:rsidRDefault="00A55B53" w:rsidP="00535342">
            <w:pPr>
              <w:pStyle w:val="TableText"/>
            </w:pPr>
            <w:r w:rsidRPr="00123177">
              <w:t>Customer Req ID</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47EF07" w14:textId="77777777" w:rsidR="00A55B53" w:rsidRPr="00123177" w:rsidRDefault="00A55B53" w:rsidP="00535342">
            <w:pPr>
              <w:rPr>
                <w:rFonts w:eastAsia="Arial"/>
                <w:color w:val="000000" w:themeColor="text1"/>
              </w:rPr>
            </w:pPr>
            <w:r w:rsidRPr="00123177">
              <w:rPr>
                <w:rFonts w:eastAsia="Arial"/>
                <w:color w:val="000000" w:themeColor="text1"/>
              </w:rPr>
              <w:t>SDS-HVDCDC-104</w:t>
            </w:r>
          </w:p>
        </w:tc>
      </w:tr>
      <w:tr w:rsidR="00A55B53" w:rsidRPr="00123177" w14:paraId="11F68DFB" w14:textId="77777777" w:rsidTr="00535342">
        <w:trPr>
          <w:trHeight w:val="135"/>
        </w:trPr>
        <w:tc>
          <w:tcPr>
            <w:tcW w:w="1382" w:type="dxa"/>
            <w:tcBorders>
              <w:top w:val="single" w:sz="8" w:space="0" w:color="000000" w:themeColor="text1"/>
              <w:left w:val="single" w:sz="8" w:space="0" w:color="000000" w:themeColor="text1"/>
              <w:bottom w:val="single" w:sz="8" w:space="0" w:color="000000" w:themeColor="text1"/>
              <w:right w:val="nil"/>
            </w:tcBorders>
          </w:tcPr>
          <w:p w14:paraId="3F8E9A1D" w14:textId="77777777" w:rsidR="00A55B53" w:rsidRPr="00123177" w:rsidRDefault="00A55B53" w:rsidP="00535342">
            <w:pPr>
              <w:pStyle w:val="TableText"/>
            </w:pPr>
            <w:r w:rsidRPr="00123177">
              <w:t>Milestone</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BB213A" w14:textId="77777777" w:rsidR="00A55B53" w:rsidRPr="00123177" w:rsidRDefault="00A55B53" w:rsidP="00535342">
            <w:pPr>
              <w:pStyle w:val="TableText"/>
            </w:pPr>
            <w:r w:rsidRPr="00123177">
              <w:t>B-Sample/ PF2.0</w:t>
            </w:r>
          </w:p>
        </w:tc>
      </w:tr>
      <w:tr w:rsidR="00A55B53" w:rsidRPr="00123177" w14:paraId="465C4B93" w14:textId="77777777" w:rsidTr="00535342">
        <w:trPr>
          <w:trHeight w:val="135"/>
        </w:trPr>
        <w:tc>
          <w:tcPr>
            <w:tcW w:w="1382" w:type="dxa"/>
            <w:tcBorders>
              <w:top w:val="single" w:sz="8" w:space="0" w:color="000000" w:themeColor="text1"/>
              <w:left w:val="single" w:sz="8" w:space="0" w:color="000000" w:themeColor="text1"/>
              <w:bottom w:val="single" w:sz="8" w:space="0" w:color="000000" w:themeColor="text1"/>
              <w:right w:val="nil"/>
            </w:tcBorders>
          </w:tcPr>
          <w:p w14:paraId="3AB19CD7"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DAC8F5" w14:textId="77777777" w:rsidR="00A55B53" w:rsidRPr="00123177" w:rsidRDefault="00A55B53" w:rsidP="00535342">
            <w:r w:rsidRPr="00123177">
              <w:rPr>
                <w:rFonts w:eastAsia="Arial"/>
              </w:rPr>
              <w:t xml:space="preserve">The HVDCDC Software </w:t>
            </w:r>
            <w:r w:rsidRPr="00123177">
              <w:t xml:space="preserve">should use </w:t>
            </w:r>
            <w:r w:rsidRPr="00123177">
              <w:rPr>
                <w:b/>
                <w:bCs/>
              </w:rPr>
              <w:t xml:space="preserve">NHVDCDCStatusDebug </w:t>
            </w:r>
            <w:r w:rsidRPr="00123177">
              <w:t>on debug</w:t>
            </w:r>
            <w:r w:rsidRPr="00123177">
              <w:rPr>
                <w:rFonts w:eastAsia="Arial"/>
              </w:rPr>
              <w:t xml:space="preserve"> CAN</w:t>
            </w:r>
            <w:r w:rsidRPr="00123177">
              <w:t xml:space="preserve"> to send </w:t>
            </w:r>
            <w:bookmarkStart w:id="72" w:name="_Hlk164037460"/>
            <w:r w:rsidRPr="00123177">
              <w:t>internal state of state machine transitions.</w:t>
            </w:r>
            <w:bookmarkEnd w:id="72"/>
          </w:p>
        </w:tc>
      </w:tr>
      <w:tr w:rsidR="00A55B53" w:rsidRPr="00123177" w14:paraId="74F16A82"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5DCC27CF" w14:textId="77777777" w:rsidR="00A55B53" w:rsidRPr="00123177" w:rsidRDefault="00A55B53" w:rsidP="00535342">
            <w:r w:rsidRPr="00123177">
              <w:rPr>
                <w:rFonts w:eastAsia="Arial"/>
                <w:color w:val="000000" w:themeColor="text1"/>
                <w:szCs w:val="20"/>
              </w:rPr>
              <w:t xml:space="preserve">Derived Requirement </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200F21" w14:textId="77777777" w:rsidR="00A55B53" w:rsidRPr="00123177" w:rsidRDefault="00A55B53" w:rsidP="00535342">
            <w:r w:rsidRPr="00123177">
              <w:t>No Such derived requirement is applicable.</w:t>
            </w:r>
          </w:p>
        </w:tc>
      </w:tr>
      <w:tr w:rsidR="00A55B53" w:rsidRPr="00123177" w14:paraId="300F6FAF"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6C8FF170" w14:textId="77777777" w:rsidR="00A55B53" w:rsidRPr="00123177" w:rsidRDefault="00A55B53" w:rsidP="00535342">
            <w:r w:rsidRPr="00123177">
              <w:rPr>
                <w:rFonts w:eastAsia="Arial"/>
                <w:color w:val="000000" w:themeColor="text1"/>
                <w:szCs w:val="20"/>
              </w:rPr>
              <w:t>Access Restrictions</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2E4B66"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55811EA3"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5B3C4811"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A5968F" w14:textId="77777777" w:rsidR="00A55B53" w:rsidRPr="00123177" w:rsidRDefault="00A55B53" w:rsidP="00535342">
            <w:r w:rsidRPr="00123177">
              <w:rPr>
                <w:rFonts w:eastAsia="Arial"/>
                <w:color w:val="000000" w:themeColor="text1"/>
                <w:szCs w:val="20"/>
              </w:rPr>
              <w:t xml:space="preserve">The HVHVDCDC shall broadcast the </w:t>
            </w:r>
            <w:r w:rsidRPr="00123177">
              <w:t>NHVDCDCStatusDebug (for debugging purpose of state transition) to</w:t>
            </w:r>
            <w:r w:rsidRPr="00123177">
              <w:rPr>
                <w:rFonts w:eastAsia="Arial"/>
                <w:color w:val="000000" w:themeColor="text1"/>
                <w:szCs w:val="20"/>
              </w:rPr>
              <w:t xml:space="preserve"> the vehicle's CAN network </w:t>
            </w:r>
            <w:r w:rsidRPr="00123177">
              <w:t xml:space="preserve">using the below signals: </w:t>
            </w:r>
          </w:p>
          <w:p w14:paraId="158DB262" w14:textId="77777777" w:rsidR="00A55B53" w:rsidRPr="00123177" w:rsidRDefault="00A55B53" w:rsidP="00535342">
            <w:r w:rsidRPr="00123177">
              <w:t>0x0 "Standby"</w:t>
            </w:r>
          </w:p>
          <w:p w14:paraId="7801298C" w14:textId="77777777" w:rsidR="00A55B53" w:rsidRPr="00123177" w:rsidRDefault="00A55B53" w:rsidP="00535342">
            <w:r w:rsidRPr="00123177">
              <w:t>0x2 "Enable power module"</w:t>
            </w:r>
          </w:p>
          <w:p w14:paraId="5FA3D8CB" w14:textId="77777777" w:rsidR="00A55B53" w:rsidRPr="00123177" w:rsidRDefault="00A55B53" w:rsidP="00535342">
            <w:r w:rsidRPr="00123177">
              <w:t>0x3 "PrechargeLS_ClosePrechargeCtt"</w:t>
            </w:r>
          </w:p>
          <w:p w14:paraId="2BC0C42E" w14:textId="77777777" w:rsidR="00A55B53" w:rsidRPr="00123177" w:rsidRDefault="00A55B53" w:rsidP="00535342">
            <w:r w:rsidRPr="00123177">
              <w:t>0x4 "PrechargeLS_CloseSolidStateSw"</w:t>
            </w:r>
          </w:p>
          <w:p w14:paraId="1D32E9C9" w14:textId="77777777" w:rsidR="00A55B53" w:rsidRPr="00123177" w:rsidRDefault="00A55B53" w:rsidP="00535342">
            <w:r w:rsidRPr="00123177">
              <w:t>0x5 "PrechargeLS_OpenPrechargeCtt"</w:t>
            </w:r>
          </w:p>
          <w:p w14:paraId="453F8C07" w14:textId="77777777" w:rsidR="00A55B53" w:rsidRPr="00123177" w:rsidRDefault="00A55B53" w:rsidP="00535342">
            <w:r w:rsidRPr="00123177">
              <w:t>0x6 "Normal"</w:t>
            </w:r>
          </w:p>
          <w:p w14:paraId="31EBB160" w14:textId="77777777" w:rsidR="00A55B53" w:rsidRPr="00123177" w:rsidRDefault="00A55B53" w:rsidP="00535342">
            <w:r w:rsidRPr="00123177">
              <w:t>0x7 "Shutdown_DisablePM"</w:t>
            </w:r>
          </w:p>
          <w:p w14:paraId="3A0078A2" w14:textId="77777777" w:rsidR="00A55B53" w:rsidRPr="00123177" w:rsidRDefault="00A55B53" w:rsidP="00535342">
            <w:r w:rsidRPr="00123177">
              <w:t>0x8 "Shutdown_EnableAD400V"</w:t>
            </w:r>
          </w:p>
          <w:p w14:paraId="3F20A0A4" w14:textId="77777777" w:rsidR="00A55B53" w:rsidRPr="00123177" w:rsidRDefault="00A55B53" w:rsidP="00535342">
            <w:r w:rsidRPr="00123177">
              <w:t>0x9 "Shutdown_DisableAD400V"</w:t>
            </w:r>
          </w:p>
          <w:p w14:paraId="61BF797C" w14:textId="77777777" w:rsidR="00A55B53" w:rsidRPr="00123177" w:rsidRDefault="00A55B53" w:rsidP="00535342">
            <w:r w:rsidRPr="00123177">
              <w:t>0xA "Shutdown_OpenSolidStateSw"</w:t>
            </w:r>
          </w:p>
          <w:p w14:paraId="09A475F2" w14:textId="77777777" w:rsidR="00A55B53" w:rsidRPr="00123177" w:rsidRDefault="00A55B53" w:rsidP="00535342">
            <w:r w:rsidRPr="00123177">
              <w:t>0xB "Faulty_OpenSolidStateSw"</w:t>
            </w:r>
          </w:p>
          <w:p w14:paraId="054D8DF9" w14:textId="77777777" w:rsidR="00A55B53" w:rsidRPr="00123177" w:rsidRDefault="00A55B53" w:rsidP="00535342">
            <w:r w:rsidRPr="00123177">
              <w:t>0xC "Faulty_Enable400VAD"</w:t>
            </w:r>
          </w:p>
          <w:p w14:paraId="0B4C40C2" w14:textId="77777777" w:rsidR="00A55B53" w:rsidRPr="00123177" w:rsidRDefault="00A55B53" w:rsidP="00535342">
            <w:r w:rsidRPr="00123177">
              <w:t>0xD "Faulty_Disable400VAD"</w:t>
            </w:r>
          </w:p>
          <w:p w14:paraId="075D07E7" w14:textId="77777777" w:rsidR="00A55B53" w:rsidRPr="00123177" w:rsidRDefault="00A55B53" w:rsidP="00535342">
            <w:r w:rsidRPr="00123177">
              <w:t>0xE "Faulty_DisablePM"</w:t>
            </w:r>
          </w:p>
          <w:p w14:paraId="1704EFF4" w14:textId="77777777" w:rsidR="00A55B53" w:rsidRPr="00123177" w:rsidRDefault="00A55B53" w:rsidP="00535342">
            <w:r w:rsidRPr="00123177">
              <w:t>0X0F "FaultyUnlatch_ClearPM"</w:t>
            </w:r>
          </w:p>
          <w:p w14:paraId="33761E9C" w14:textId="77777777" w:rsidR="00A55B53" w:rsidRPr="00123177" w:rsidRDefault="00A55B53" w:rsidP="00535342">
            <w:r w:rsidRPr="00123177">
              <w:t>0x10 "FaultyUnlatch_ClearSys"</w:t>
            </w:r>
          </w:p>
        </w:tc>
      </w:tr>
      <w:tr w:rsidR="00A55B53" w:rsidRPr="00123177" w14:paraId="009E6118"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5581367E"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147376" w14:textId="77777777" w:rsidR="00A55B53" w:rsidRPr="00123177" w:rsidRDefault="00A55B53" w:rsidP="00535342">
            <w:r w:rsidRPr="00123177">
              <w:t xml:space="preserve">All state transitions debug status is sent to the DebugCAN. </w:t>
            </w:r>
          </w:p>
        </w:tc>
      </w:tr>
      <w:tr w:rsidR="00A55B53" w:rsidRPr="00123177" w14:paraId="42E45102"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56FF866C" w14:textId="77777777" w:rsidR="00A55B53" w:rsidRPr="00123177" w:rsidRDefault="00A55B53" w:rsidP="00535342">
            <w:r w:rsidRPr="00123177">
              <w:rPr>
                <w:rFonts w:eastAsia="Arial"/>
                <w:color w:val="000000" w:themeColor="text1"/>
                <w:szCs w:val="20"/>
              </w:rPr>
              <w:t>Process</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D4B9A0" w14:textId="77777777" w:rsidR="00A55B53" w:rsidRPr="00123177" w:rsidRDefault="00A55B53" w:rsidP="00535342">
            <w:pPr>
              <w:pStyle w:val="ListParagraph"/>
              <w:numPr>
                <w:ilvl w:val="0"/>
                <w:numId w:val="35"/>
              </w:numPr>
            </w:pPr>
            <w:r w:rsidRPr="00123177">
              <w:t>0x0 "Standby" Debug Message used for informing the status of  system in StandBy Mode</w:t>
            </w:r>
          </w:p>
          <w:p w14:paraId="32E1ECA4" w14:textId="77777777" w:rsidR="00A55B53" w:rsidRPr="00123177" w:rsidRDefault="00A55B53" w:rsidP="00535342">
            <w:pPr>
              <w:pStyle w:val="ListParagraph"/>
              <w:numPr>
                <w:ilvl w:val="0"/>
                <w:numId w:val="35"/>
              </w:numPr>
            </w:pPr>
            <w:r w:rsidRPr="00123177">
              <w:t xml:space="preserve">0x2 "Enable power module" Debug Message used for informing the status of the system working on HV and enables the converter power module  </w:t>
            </w:r>
          </w:p>
          <w:p w14:paraId="20402E4A" w14:textId="77777777" w:rsidR="00A55B53" w:rsidRPr="00123177" w:rsidRDefault="00A55B53" w:rsidP="00535342">
            <w:pPr>
              <w:pStyle w:val="ListParagraph"/>
              <w:numPr>
                <w:ilvl w:val="0"/>
                <w:numId w:val="35"/>
              </w:numPr>
            </w:pPr>
            <w:r w:rsidRPr="00123177">
              <w:t>0x3 "PrechargeLS_ClosePrechargeCtt" Debug Message used for informing the status of Close the precharge contactors</w:t>
            </w:r>
          </w:p>
          <w:p w14:paraId="593C9723" w14:textId="77777777" w:rsidR="00A55B53" w:rsidRPr="00123177" w:rsidRDefault="00A55B53" w:rsidP="00535342">
            <w:pPr>
              <w:pStyle w:val="ListParagraph"/>
              <w:numPr>
                <w:ilvl w:val="0"/>
                <w:numId w:val="35"/>
              </w:numPr>
            </w:pPr>
            <w:r w:rsidRPr="00123177">
              <w:t>0x4 "PrechargeLS_CloseSolidStateSw" Debug Message used for informing the status of Close the solid state switch on 400V side DC Link;</w:t>
            </w:r>
          </w:p>
          <w:p w14:paraId="047EF3C8" w14:textId="77777777" w:rsidR="00A55B53" w:rsidRPr="00123177" w:rsidRDefault="00A55B53" w:rsidP="00535342">
            <w:pPr>
              <w:pStyle w:val="ListParagraph"/>
              <w:numPr>
                <w:ilvl w:val="0"/>
                <w:numId w:val="35"/>
              </w:numPr>
            </w:pPr>
            <w:r w:rsidRPr="00123177">
              <w:t>0x5 "PrechargeLS_OpenPrechargeCtt" Debug Message used for informing the status of Open the precharge contactors;</w:t>
            </w:r>
          </w:p>
          <w:p w14:paraId="155AFFDF" w14:textId="77777777" w:rsidR="00A55B53" w:rsidRPr="00123177" w:rsidRDefault="00A55B53" w:rsidP="00535342">
            <w:pPr>
              <w:pStyle w:val="ListParagraph"/>
              <w:numPr>
                <w:ilvl w:val="0"/>
                <w:numId w:val="35"/>
              </w:numPr>
            </w:pPr>
            <w:r w:rsidRPr="00123177">
              <w:lastRenderedPageBreak/>
              <w:t>0x6 "Normal" Debug Message used for informing the status of system working at normal condition.</w:t>
            </w:r>
          </w:p>
          <w:p w14:paraId="5F16DB09" w14:textId="77777777" w:rsidR="00A55B53" w:rsidRPr="00123177" w:rsidRDefault="00A55B53" w:rsidP="00535342">
            <w:pPr>
              <w:pStyle w:val="ListParagraph"/>
              <w:numPr>
                <w:ilvl w:val="0"/>
                <w:numId w:val="35"/>
              </w:numPr>
            </w:pPr>
            <w:r w:rsidRPr="00123177">
              <w:t>0x7 "Shutdown_DisablePM" Debug Message used for informing the status of Disable the converter power module;</w:t>
            </w:r>
          </w:p>
          <w:p w14:paraId="0ADDDDFC" w14:textId="77777777" w:rsidR="00A55B53" w:rsidRPr="00123177" w:rsidRDefault="00A55B53" w:rsidP="00535342">
            <w:pPr>
              <w:pStyle w:val="ListParagraph"/>
              <w:numPr>
                <w:ilvl w:val="0"/>
                <w:numId w:val="35"/>
              </w:numPr>
            </w:pPr>
            <w:r w:rsidRPr="00123177">
              <w:t>0x8 "Shutdown_EnableAD400V" Debug Message used for informing the status of Actively discharge 400V side DC Link;</w:t>
            </w:r>
          </w:p>
          <w:p w14:paraId="7C99CDBB" w14:textId="77777777" w:rsidR="00A55B53" w:rsidRPr="00123177" w:rsidRDefault="00A55B53" w:rsidP="00535342">
            <w:pPr>
              <w:pStyle w:val="ListParagraph"/>
              <w:numPr>
                <w:ilvl w:val="0"/>
                <w:numId w:val="35"/>
              </w:numPr>
            </w:pPr>
            <w:r w:rsidRPr="00123177">
              <w:t>0x9 "Shutdown_DisableAD400V" Debug Message used for informing the status of Disable active discharge on 400V side DC Link;</w:t>
            </w:r>
          </w:p>
          <w:p w14:paraId="33768030" w14:textId="77777777" w:rsidR="00A55B53" w:rsidRPr="00123177" w:rsidRDefault="00A55B53" w:rsidP="00535342">
            <w:pPr>
              <w:pStyle w:val="ListParagraph"/>
              <w:numPr>
                <w:ilvl w:val="0"/>
                <w:numId w:val="35"/>
              </w:numPr>
            </w:pPr>
            <w:r w:rsidRPr="00123177">
              <w:t>0xA "Shutdown_OpenSolidStateSw" Debug Message used for informing the status of Open the solid state switch on the 400V side;</w:t>
            </w:r>
          </w:p>
          <w:p w14:paraId="642071A6" w14:textId="77777777" w:rsidR="00A55B53" w:rsidRPr="00123177" w:rsidRDefault="00A55B53" w:rsidP="00535342">
            <w:pPr>
              <w:pStyle w:val="ListParagraph"/>
              <w:numPr>
                <w:ilvl w:val="0"/>
                <w:numId w:val="35"/>
              </w:numPr>
            </w:pPr>
            <w:r w:rsidRPr="00123177">
              <w:t>0xB "Faulty_OpenSolidStateSw" Debug Message used for informing the status of Open the solid state switch on the 400V side;</w:t>
            </w:r>
          </w:p>
          <w:p w14:paraId="4BB4E0B2" w14:textId="77777777" w:rsidR="00A55B53" w:rsidRPr="00123177" w:rsidRDefault="00A55B53" w:rsidP="00535342">
            <w:pPr>
              <w:pStyle w:val="ListParagraph"/>
              <w:numPr>
                <w:ilvl w:val="0"/>
                <w:numId w:val="35"/>
              </w:numPr>
            </w:pPr>
            <w:r w:rsidRPr="00123177">
              <w:t>0xC "Faulty_Enable400VAD" Debug Message used for informing the status of Actively discharge 400V side DC Link;</w:t>
            </w:r>
          </w:p>
          <w:p w14:paraId="751CDC03" w14:textId="77777777" w:rsidR="00A55B53" w:rsidRPr="00123177" w:rsidRDefault="00A55B53" w:rsidP="00535342">
            <w:pPr>
              <w:pStyle w:val="ListParagraph"/>
              <w:numPr>
                <w:ilvl w:val="0"/>
                <w:numId w:val="35"/>
              </w:numPr>
            </w:pPr>
            <w:r w:rsidRPr="00123177">
              <w:t>0xD "Faulty_Disable400VAD" Debug Message used for informing the status of Disable active discharge on 400V side DC Link;</w:t>
            </w:r>
          </w:p>
          <w:p w14:paraId="6F3146A3" w14:textId="77777777" w:rsidR="00A55B53" w:rsidRPr="00123177" w:rsidRDefault="00A55B53" w:rsidP="00535342">
            <w:pPr>
              <w:pStyle w:val="ListParagraph"/>
              <w:numPr>
                <w:ilvl w:val="0"/>
                <w:numId w:val="35"/>
              </w:numPr>
            </w:pPr>
            <w:r w:rsidRPr="00123177">
              <w:t>0xE "Faulty_DisablePM" Debug Message used for informing the status of Disable the converter power module;</w:t>
            </w:r>
          </w:p>
          <w:p w14:paraId="506FDC9E" w14:textId="77777777" w:rsidR="00A55B53" w:rsidRPr="00123177" w:rsidRDefault="00A55B53" w:rsidP="00535342">
            <w:pPr>
              <w:pStyle w:val="ListParagraph"/>
              <w:numPr>
                <w:ilvl w:val="0"/>
                <w:numId w:val="35"/>
              </w:numPr>
            </w:pPr>
            <w:r w:rsidRPr="00123177">
              <w:t>0X0F "FaultyUnlatch_ClearPM" Debug Message used for informing the status of Command the converter power module to clear fault.</w:t>
            </w:r>
          </w:p>
          <w:p w14:paraId="6E6F678C" w14:textId="77777777" w:rsidR="00A55B53" w:rsidRPr="00123177" w:rsidRDefault="00A55B53" w:rsidP="00535342">
            <w:pPr>
              <w:pStyle w:val="ListParagraph"/>
              <w:numPr>
                <w:ilvl w:val="0"/>
                <w:numId w:val="35"/>
              </w:numPr>
            </w:pPr>
            <w:r w:rsidRPr="00123177">
              <w:t>0x10 "FaultyUnlatch_ClearSys" Debug Message used for informing the status of Command to unlatch the main controller faults.</w:t>
            </w:r>
          </w:p>
        </w:tc>
      </w:tr>
      <w:tr w:rsidR="00A55B53" w:rsidRPr="00123177" w14:paraId="315884B8"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4C0489F9" w14:textId="77777777" w:rsidR="00A55B53" w:rsidRPr="00123177" w:rsidRDefault="00A55B53" w:rsidP="00535342">
            <w:r w:rsidRPr="00123177">
              <w:rPr>
                <w:rFonts w:eastAsia="Arial"/>
                <w:color w:val="000000" w:themeColor="text1"/>
                <w:szCs w:val="20"/>
              </w:rPr>
              <w:t>Mandatory Fields</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2E03E6" w14:textId="77777777" w:rsidR="00A55B53" w:rsidRPr="00123177" w:rsidRDefault="00A55B53" w:rsidP="00535342">
            <w:r w:rsidRPr="00123177">
              <w:t>No such mandatory fields is applicable.</w:t>
            </w:r>
          </w:p>
        </w:tc>
      </w:tr>
      <w:tr w:rsidR="00A55B53" w:rsidRPr="00123177" w14:paraId="04639A39"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2BE84B7B" w14:textId="77777777" w:rsidR="00A55B53" w:rsidRPr="00123177" w:rsidRDefault="00A55B53" w:rsidP="00535342">
            <w:r w:rsidRPr="00123177">
              <w:rPr>
                <w:rFonts w:eastAsia="Arial"/>
                <w:color w:val="000000" w:themeColor="text1"/>
                <w:szCs w:val="20"/>
              </w:rPr>
              <w:t>Pre-Loaded Values</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A46FD9" w14:textId="77777777" w:rsidR="00A55B53" w:rsidRPr="00123177" w:rsidRDefault="00A55B53" w:rsidP="00535342">
            <w:r w:rsidRPr="00123177">
              <w:t>HVDCDCStatus = 0, NHVDCDCStatusDebug = 0, NHVDCDCFault = 0(No Faults).</w:t>
            </w:r>
          </w:p>
        </w:tc>
      </w:tr>
      <w:tr w:rsidR="00A55B53" w:rsidRPr="00123177" w14:paraId="4764047E"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7C202DA2" w14:textId="77777777" w:rsidR="00A55B53" w:rsidRPr="00123177" w:rsidRDefault="00A55B53" w:rsidP="00535342">
            <w:r w:rsidRPr="00123177">
              <w:rPr>
                <w:rFonts w:eastAsia="Arial"/>
                <w:color w:val="000000" w:themeColor="text1"/>
                <w:szCs w:val="20"/>
              </w:rPr>
              <w:t>Default Values</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839124" w14:textId="77777777" w:rsidR="00A55B53" w:rsidRPr="00123177" w:rsidRDefault="00A55B53" w:rsidP="00535342">
            <w:r w:rsidRPr="00123177">
              <w:rPr>
                <w:szCs w:val="20"/>
              </w:rPr>
              <w:t>Default values shall be applicable with respect to Pre-Loaded Values</w:t>
            </w:r>
          </w:p>
        </w:tc>
      </w:tr>
      <w:tr w:rsidR="00A55B53" w:rsidRPr="00123177" w14:paraId="6A2E9B96"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630D3DB2" w14:textId="77777777" w:rsidR="00A55B53" w:rsidRPr="00123177" w:rsidRDefault="00A55B53" w:rsidP="00535342">
            <w:r w:rsidRPr="00123177">
              <w:rPr>
                <w:rFonts w:eastAsia="Arial"/>
                <w:color w:val="000000" w:themeColor="text1"/>
                <w:szCs w:val="20"/>
              </w:rPr>
              <w:t>Valid range of Values</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04D366" w14:textId="77777777" w:rsidR="00A55B53" w:rsidRPr="00123177" w:rsidRDefault="00A55B53" w:rsidP="00535342">
            <w:r w:rsidRPr="00123177">
              <w:t>NHVDCDCStatusDebug signal valid value is 0 - 19 and 31.</w:t>
            </w:r>
          </w:p>
        </w:tc>
      </w:tr>
      <w:tr w:rsidR="00A55B53" w:rsidRPr="00123177" w14:paraId="245777C4"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1913B7CA" w14:textId="77777777" w:rsidR="00A55B53" w:rsidRPr="00123177" w:rsidRDefault="00A55B53" w:rsidP="00535342">
            <w:r w:rsidRPr="00123177">
              <w:rPr>
                <w:rFonts w:eastAsia="Arial"/>
                <w:color w:val="000000" w:themeColor="text1"/>
                <w:szCs w:val="20"/>
              </w:rPr>
              <w:t xml:space="preserve">Data Latency Period </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7E823F" w14:textId="77777777" w:rsidR="00A55B53" w:rsidRPr="00123177" w:rsidRDefault="00A55B53" w:rsidP="00535342">
            <w:r w:rsidRPr="00123177">
              <w:rPr>
                <w:szCs w:val="20"/>
              </w:rPr>
              <w:t>Data latency period is not applicable</w:t>
            </w:r>
          </w:p>
        </w:tc>
      </w:tr>
      <w:tr w:rsidR="00A55B53" w:rsidRPr="00123177" w14:paraId="4E4FF027"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4A9A5B9D" w14:textId="77777777" w:rsidR="00A55B53" w:rsidRPr="00123177" w:rsidRDefault="00A55B53" w:rsidP="00535342">
            <w:r w:rsidRPr="00123177">
              <w:rPr>
                <w:rFonts w:eastAsia="Arial"/>
                <w:color w:val="000000" w:themeColor="text1"/>
                <w:szCs w:val="20"/>
              </w:rPr>
              <w:t xml:space="preserve">Data Retention Period  </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B985D5" w14:textId="77777777" w:rsidR="00A55B53" w:rsidRPr="00123177" w:rsidRDefault="00A55B53" w:rsidP="00535342">
            <w:r w:rsidRPr="00123177">
              <w:rPr>
                <w:szCs w:val="20"/>
              </w:rPr>
              <w:t>Data Retention period is not applicable.</w:t>
            </w:r>
          </w:p>
        </w:tc>
      </w:tr>
      <w:tr w:rsidR="00A55B53" w:rsidRPr="00123177" w14:paraId="53D243C3"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6BBCF5B6" w14:textId="77777777" w:rsidR="00A55B53" w:rsidRPr="00123177" w:rsidRDefault="00A55B53" w:rsidP="00535342">
            <w:r w:rsidRPr="00123177">
              <w:rPr>
                <w:rFonts w:eastAsia="Arial"/>
                <w:color w:val="000000" w:themeColor="text1"/>
                <w:szCs w:val="20"/>
              </w:rPr>
              <w:t>Data Rate/ &lt;Daily&gt; Number of transaction</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2B3663" w14:textId="77777777" w:rsidR="00A55B53" w:rsidRPr="00123177" w:rsidRDefault="00A55B53" w:rsidP="00535342">
            <w:r w:rsidRPr="00123177">
              <w:rPr>
                <w:szCs w:val="20"/>
              </w:rPr>
              <w:t>Data rate is not applicable.</w:t>
            </w:r>
          </w:p>
        </w:tc>
      </w:tr>
      <w:tr w:rsidR="00A55B53" w:rsidRPr="00123177" w14:paraId="54E9B574"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447E7AD6" w14:textId="77777777" w:rsidR="00A55B53" w:rsidRPr="00123177" w:rsidRDefault="00A55B53" w:rsidP="00535342">
            <w:r w:rsidRPr="00123177">
              <w:rPr>
                <w:rFonts w:eastAsia="Arial"/>
                <w:color w:val="000000" w:themeColor="text1"/>
                <w:szCs w:val="20"/>
              </w:rPr>
              <w:t>External Events</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3B4C44" w14:textId="77777777" w:rsidR="00A55B53" w:rsidRPr="00123177" w:rsidRDefault="00A55B53" w:rsidP="00535342">
            <w:r w:rsidRPr="00123177">
              <w:rPr>
                <w:szCs w:val="20"/>
              </w:rPr>
              <w:t>External event is not required.</w:t>
            </w:r>
          </w:p>
        </w:tc>
      </w:tr>
      <w:tr w:rsidR="00A55B53" w:rsidRPr="00123177" w14:paraId="61BD6CAA"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24E2FA6F" w14:textId="77777777" w:rsidR="00A55B53" w:rsidRPr="00123177" w:rsidRDefault="00A55B53" w:rsidP="00535342">
            <w:r w:rsidRPr="00123177">
              <w:rPr>
                <w:rFonts w:eastAsia="Arial"/>
                <w:color w:val="000000" w:themeColor="text1"/>
                <w:szCs w:val="20"/>
              </w:rPr>
              <w:t>Temporal Events</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AE3F41" w14:textId="77777777" w:rsidR="00A55B53" w:rsidRPr="00123177" w:rsidRDefault="00A55B53" w:rsidP="00535342">
            <w:r w:rsidRPr="00123177">
              <w:rPr>
                <w:szCs w:val="20"/>
              </w:rPr>
              <w:t>Temporal event is not applicable.</w:t>
            </w:r>
          </w:p>
        </w:tc>
      </w:tr>
      <w:tr w:rsidR="00A55B53" w:rsidRPr="00123177" w14:paraId="250B6B9D"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3AFE9D9C" w14:textId="77777777" w:rsidR="00A55B53" w:rsidRPr="00123177" w:rsidRDefault="00A55B53" w:rsidP="00535342">
            <w:r w:rsidRPr="00123177">
              <w:rPr>
                <w:rFonts w:eastAsia="Arial"/>
                <w:color w:val="000000" w:themeColor="text1"/>
                <w:szCs w:val="20"/>
              </w:rPr>
              <w:t xml:space="preserve">Validation Rules/ </w:t>
            </w:r>
          </w:p>
          <w:p w14:paraId="54F13A12"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4D9A8F" w14:textId="77777777" w:rsidR="00A55B53" w:rsidRPr="00123177" w:rsidDel="00605DB4" w:rsidRDefault="00A55B53" w:rsidP="00535342">
            <w:pPr>
              <w:pStyle w:val="TableText"/>
              <w:snapToGrid w:val="0"/>
              <w:rPr>
                <w:del w:id="73" w:author="Mayur Gaikwad" w:date="2024-01-24T15:42:00Z"/>
              </w:rPr>
            </w:pPr>
            <w:r w:rsidRPr="00123177">
              <w:t>Debug CAN message NHVDCDCStatusDebug shall be verified on Canalyzer.</w:t>
            </w:r>
          </w:p>
          <w:p w14:paraId="4D2F2781" w14:textId="77777777" w:rsidR="00A55B53" w:rsidRPr="00123177" w:rsidRDefault="00A55B53" w:rsidP="00535342"/>
        </w:tc>
      </w:tr>
      <w:tr w:rsidR="00A55B53" w:rsidRPr="00123177" w14:paraId="61157C93"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422C2127" w14:textId="77777777" w:rsidR="00A55B53" w:rsidRPr="00123177" w:rsidRDefault="00A55B53" w:rsidP="00535342">
            <w:r w:rsidRPr="00123177">
              <w:rPr>
                <w:rFonts w:eastAsia="Arial"/>
                <w:color w:val="000000" w:themeColor="text1"/>
                <w:szCs w:val="20"/>
              </w:rPr>
              <w:lastRenderedPageBreak/>
              <w:t>Constraints</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00BB12" w14:textId="77777777" w:rsidR="00A55B53" w:rsidRPr="00123177" w:rsidRDefault="00A55B53" w:rsidP="00535342">
            <w:r w:rsidRPr="00123177">
              <w:rPr>
                <w:szCs w:val="20"/>
              </w:rPr>
              <w:t>Constraints is not applicable.</w:t>
            </w:r>
          </w:p>
        </w:tc>
      </w:tr>
      <w:tr w:rsidR="00A55B53" w:rsidRPr="00123177" w14:paraId="75B46FBC"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105907D8" w14:textId="77777777" w:rsidR="00A55B53" w:rsidRPr="00123177" w:rsidRDefault="00A55B53" w:rsidP="00535342">
            <w:r w:rsidRPr="00123177">
              <w:rPr>
                <w:rFonts w:eastAsia="Arial"/>
                <w:color w:val="000000" w:themeColor="text1"/>
                <w:szCs w:val="20"/>
              </w:rPr>
              <w:t>Effects on other systems/sub system</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8EA749" w14:textId="77777777" w:rsidR="00A55B53" w:rsidRPr="00123177" w:rsidRDefault="00A55B53" w:rsidP="00535342">
            <w:r w:rsidRPr="00123177">
              <w:rPr>
                <w:szCs w:val="20"/>
              </w:rPr>
              <w:t>No effects on other system</w:t>
            </w:r>
          </w:p>
        </w:tc>
      </w:tr>
      <w:tr w:rsidR="00A55B53" w:rsidRPr="00123177" w14:paraId="0A25CA05"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262F85CC" w14:textId="77777777" w:rsidR="00A55B53" w:rsidRPr="00123177" w:rsidRDefault="00A55B53" w:rsidP="00535342">
            <w:r w:rsidRPr="00123177">
              <w:rPr>
                <w:rFonts w:eastAsia="Arial"/>
                <w:color w:val="000000" w:themeColor="text1"/>
                <w:szCs w:val="20"/>
              </w:rPr>
              <w:t>Testability with respect to test environment</w:t>
            </w:r>
          </w:p>
          <w:p w14:paraId="082C9863" w14:textId="77777777" w:rsidR="00A55B53" w:rsidRPr="00123177" w:rsidRDefault="00A55B53" w:rsidP="00535342">
            <w:r w:rsidRPr="00123177">
              <w:rPr>
                <w:rFonts w:eastAsia="Arial"/>
                <w:color w:val="000000" w:themeColor="text1"/>
                <w:szCs w:val="20"/>
              </w:rPr>
              <w:t>(Yes/No)</w:t>
            </w:r>
          </w:p>
          <w:p w14:paraId="31DEC710"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877406" w14:textId="77777777" w:rsidR="00A55B53" w:rsidRPr="00123177" w:rsidRDefault="00A55B53" w:rsidP="00535342">
            <w:pPr>
              <w:pStyle w:val="TableText"/>
              <w:snapToGrid w:val="0"/>
            </w:pPr>
            <w:r w:rsidRPr="00123177">
              <w:t>YES</w:t>
            </w:r>
          </w:p>
          <w:p w14:paraId="497AE165" w14:textId="77777777" w:rsidR="00A55B53" w:rsidRPr="00123177" w:rsidRDefault="00A55B53" w:rsidP="00535342"/>
        </w:tc>
      </w:tr>
      <w:tr w:rsidR="00A55B53" w:rsidRPr="00123177" w14:paraId="5BE5AFD3"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66C3CBA0" w14:textId="77777777" w:rsidR="00A55B53" w:rsidRPr="00123177" w:rsidRDefault="00A55B53" w:rsidP="00535342">
            <w:r w:rsidRPr="00123177">
              <w:rPr>
                <w:rFonts w:eastAsia="Arial"/>
                <w:color w:val="000000" w:themeColor="text1"/>
                <w:szCs w:val="20"/>
              </w:rPr>
              <w:t>Feasible within project constraints</w:t>
            </w:r>
          </w:p>
          <w:p w14:paraId="0067A09B" w14:textId="77777777" w:rsidR="00A55B53" w:rsidRPr="00123177" w:rsidRDefault="00A55B53" w:rsidP="00535342">
            <w:r w:rsidRPr="00123177">
              <w:rPr>
                <w:rFonts w:eastAsia="Arial"/>
                <w:color w:val="000000" w:themeColor="text1"/>
                <w:szCs w:val="20"/>
              </w:rPr>
              <w:t>(Yes/No)</w:t>
            </w:r>
          </w:p>
          <w:p w14:paraId="228907DE"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FF93E8" w14:textId="77777777" w:rsidR="00A55B53" w:rsidRPr="00123177" w:rsidRDefault="00A55B53" w:rsidP="00535342">
            <w:pPr>
              <w:pStyle w:val="TableText"/>
              <w:snapToGrid w:val="0"/>
            </w:pPr>
            <w:r w:rsidRPr="00123177">
              <w:t>YES</w:t>
            </w:r>
          </w:p>
          <w:p w14:paraId="50DA25B7" w14:textId="77777777" w:rsidR="00A55B53" w:rsidRPr="00123177" w:rsidRDefault="00A55B53" w:rsidP="00535342"/>
        </w:tc>
      </w:tr>
      <w:tr w:rsidR="00A55B53" w:rsidRPr="00123177" w14:paraId="400CD5BE"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15972365" w14:textId="77777777" w:rsidR="00A55B53" w:rsidRPr="00123177" w:rsidRDefault="00A55B53" w:rsidP="00535342">
            <w:r w:rsidRPr="00123177">
              <w:rPr>
                <w:rFonts w:eastAsia="Arial"/>
                <w:color w:val="000000" w:themeColor="text1"/>
                <w:szCs w:val="20"/>
              </w:rPr>
              <w:t>Critical</w:t>
            </w:r>
          </w:p>
          <w:p w14:paraId="6235A930" w14:textId="77777777" w:rsidR="00A55B53" w:rsidRPr="00123177" w:rsidRDefault="00A55B53" w:rsidP="00535342">
            <w:r w:rsidRPr="00123177">
              <w:rPr>
                <w:rFonts w:eastAsia="Arial"/>
                <w:color w:val="000000" w:themeColor="text1"/>
                <w:szCs w:val="20"/>
              </w:rPr>
              <w:t>(Yes/No)</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A88BED" w14:textId="77777777" w:rsidR="00A55B53" w:rsidRPr="00123177" w:rsidRDefault="00A55B53" w:rsidP="00535342">
            <w:r w:rsidRPr="00123177">
              <w:t>YES</w:t>
            </w:r>
          </w:p>
        </w:tc>
      </w:tr>
      <w:tr w:rsidR="00A55B53" w:rsidRPr="00123177" w14:paraId="403AF8D3" w14:textId="77777777" w:rsidTr="00535342">
        <w:trPr>
          <w:trHeight w:val="300"/>
        </w:trPr>
        <w:tc>
          <w:tcPr>
            <w:tcW w:w="1382" w:type="dxa"/>
            <w:tcBorders>
              <w:top w:val="single" w:sz="8" w:space="0" w:color="000000" w:themeColor="text1"/>
              <w:left w:val="single" w:sz="8" w:space="0" w:color="000000" w:themeColor="text1"/>
              <w:bottom w:val="single" w:sz="8" w:space="0" w:color="000000" w:themeColor="text1"/>
              <w:right w:val="nil"/>
            </w:tcBorders>
          </w:tcPr>
          <w:p w14:paraId="4770C146" w14:textId="77777777" w:rsidR="00A55B53" w:rsidRPr="00123177" w:rsidRDefault="00A55B53" w:rsidP="00535342">
            <w:pPr>
              <w:rPr>
                <w:rFonts w:eastAsia="Arial"/>
                <w:color w:val="000000" w:themeColor="text1"/>
                <w:szCs w:val="20"/>
              </w:rPr>
            </w:pPr>
            <w:r w:rsidRPr="00123177">
              <w:t>Acceptance Criteria</w:t>
            </w:r>
          </w:p>
        </w:tc>
        <w:tc>
          <w:tcPr>
            <w:tcW w:w="8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B37FCF" w14:textId="77777777" w:rsidR="00A55B53" w:rsidRPr="00123177" w:rsidRDefault="00A55B53" w:rsidP="00535342">
            <w:r w:rsidRPr="00123177">
              <w:t>Acceptance Criteria for this requirement should be as per SECTION-6 ACCEPTANCE CRITERIA</w:t>
            </w:r>
          </w:p>
        </w:tc>
      </w:tr>
    </w:tbl>
    <w:p w14:paraId="31687B37" w14:textId="77777777" w:rsidR="00A55B53" w:rsidRPr="00123177" w:rsidRDefault="00A55B53" w:rsidP="00A55B53">
      <w:pPr>
        <w:pStyle w:val="BodyText"/>
        <w:rPr>
          <w:b/>
          <w:bCs/>
        </w:rPr>
      </w:pPr>
    </w:p>
    <w:p w14:paraId="104BA82D" w14:textId="77777777" w:rsidR="00A55B53" w:rsidRPr="00123177" w:rsidRDefault="00A55B53" w:rsidP="00A55B53">
      <w:pPr>
        <w:pStyle w:val="Heading4"/>
      </w:pPr>
      <w:bookmarkStart w:id="74" w:name="_Hlk164041270"/>
      <w:r w:rsidRPr="00123177">
        <w:t>Broadcast the status of 400V side solid state switch on debug CAN.</w:t>
      </w:r>
    </w:p>
    <w:tbl>
      <w:tblPr>
        <w:tblW w:w="9725" w:type="dxa"/>
        <w:tblInd w:w="103" w:type="dxa"/>
        <w:tblLook w:val="06A0" w:firstRow="1" w:lastRow="0" w:firstColumn="1" w:lastColumn="0" w:noHBand="1" w:noVBand="1"/>
      </w:tblPr>
      <w:tblGrid>
        <w:gridCol w:w="1456"/>
        <w:gridCol w:w="8269"/>
      </w:tblGrid>
      <w:tr w:rsidR="00A55B53" w:rsidRPr="00123177" w14:paraId="4D260AC5"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bookmarkEnd w:id="74"/>
          <w:p w14:paraId="417F8CDB" w14:textId="77777777" w:rsidR="00A55B53" w:rsidRPr="00123177" w:rsidRDefault="00A55B53" w:rsidP="00535342">
            <w:r w:rsidRPr="00123177">
              <w:rPr>
                <w:rFonts w:eastAsia="Arial"/>
                <w:b/>
                <w:bCs/>
                <w:color w:val="000000" w:themeColor="text1"/>
              </w:rPr>
              <w:t>Term</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54B8479" w14:textId="77777777" w:rsidR="00A55B53" w:rsidRPr="00123177" w:rsidRDefault="00A55B53" w:rsidP="00535342">
            <w:r w:rsidRPr="00123177">
              <w:rPr>
                <w:rFonts w:eastAsia="Arial"/>
                <w:b/>
                <w:bCs/>
                <w:color w:val="000000" w:themeColor="text1"/>
              </w:rPr>
              <w:t>Description</w:t>
            </w:r>
          </w:p>
        </w:tc>
      </w:tr>
      <w:tr w:rsidR="00A55B53" w:rsidRPr="00123177" w14:paraId="53B71394" w14:textId="77777777" w:rsidTr="00535342">
        <w:trPr>
          <w:trHeight w:val="135"/>
        </w:trPr>
        <w:tc>
          <w:tcPr>
            <w:tcW w:w="1381" w:type="dxa"/>
            <w:tcBorders>
              <w:top w:val="single" w:sz="8" w:space="0" w:color="000000" w:themeColor="text1"/>
              <w:left w:val="single" w:sz="8" w:space="0" w:color="000000" w:themeColor="text1"/>
              <w:bottom w:val="single" w:sz="8" w:space="0" w:color="000000" w:themeColor="text1"/>
              <w:right w:val="nil"/>
            </w:tcBorders>
          </w:tcPr>
          <w:p w14:paraId="47780839" w14:textId="77777777" w:rsidR="00A55B53" w:rsidRPr="00123177" w:rsidRDefault="00A55B53" w:rsidP="00535342">
            <w:r w:rsidRPr="00123177">
              <w:rPr>
                <w:rFonts w:eastAsia="Arial"/>
                <w:color w:val="000000" w:themeColor="text1"/>
              </w:rPr>
              <w:t>REQ ID</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E058AF" w14:textId="77777777" w:rsidR="00A55B53" w:rsidRPr="00123177" w:rsidRDefault="00A55B53" w:rsidP="00535342">
            <w:pPr>
              <w:rPr>
                <w:rFonts w:eastAsia="Arial"/>
                <w:color w:val="000000" w:themeColor="text1"/>
              </w:rPr>
            </w:pPr>
            <w:r w:rsidRPr="00123177">
              <w:rPr>
                <w:rFonts w:eastAsia="Arial"/>
                <w:color w:val="000000" w:themeColor="text1"/>
              </w:rPr>
              <w:t>SWRS_COMM_20</w:t>
            </w:r>
          </w:p>
        </w:tc>
      </w:tr>
      <w:tr w:rsidR="00A55B53" w:rsidRPr="00123177" w14:paraId="41876AC6" w14:textId="77777777" w:rsidTr="00535342">
        <w:trPr>
          <w:trHeight w:val="135"/>
        </w:trPr>
        <w:tc>
          <w:tcPr>
            <w:tcW w:w="1381" w:type="dxa"/>
            <w:tcBorders>
              <w:top w:val="single" w:sz="8" w:space="0" w:color="000000" w:themeColor="text1"/>
              <w:left w:val="single" w:sz="8" w:space="0" w:color="000000" w:themeColor="text1"/>
              <w:bottom w:val="single" w:sz="8" w:space="0" w:color="000000" w:themeColor="text1"/>
              <w:right w:val="nil"/>
            </w:tcBorders>
          </w:tcPr>
          <w:p w14:paraId="31770516" w14:textId="77777777" w:rsidR="00A55B53" w:rsidRPr="00123177" w:rsidRDefault="00A55B53" w:rsidP="00535342">
            <w:pPr>
              <w:pStyle w:val="TableText"/>
            </w:pPr>
            <w:r w:rsidRPr="00123177">
              <w:t>Customer Req ID</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0ADB2F" w14:textId="77777777" w:rsidR="00A55B53" w:rsidRPr="00123177" w:rsidRDefault="00A55B53" w:rsidP="00535342">
            <w:pPr>
              <w:rPr>
                <w:rFonts w:eastAsia="Arial"/>
                <w:color w:val="000000" w:themeColor="text1"/>
              </w:rPr>
            </w:pPr>
            <w:r w:rsidRPr="00123177">
              <w:rPr>
                <w:rFonts w:eastAsia="Arial"/>
                <w:color w:val="000000" w:themeColor="text1"/>
              </w:rPr>
              <w:t>SDS-HVDCDC-105</w:t>
            </w:r>
          </w:p>
        </w:tc>
      </w:tr>
      <w:tr w:rsidR="00A55B53" w:rsidRPr="00123177" w14:paraId="5FE1166F" w14:textId="77777777" w:rsidTr="00535342">
        <w:trPr>
          <w:trHeight w:val="135"/>
        </w:trPr>
        <w:tc>
          <w:tcPr>
            <w:tcW w:w="1381" w:type="dxa"/>
            <w:tcBorders>
              <w:top w:val="single" w:sz="8" w:space="0" w:color="000000" w:themeColor="text1"/>
              <w:left w:val="single" w:sz="8" w:space="0" w:color="000000" w:themeColor="text1"/>
              <w:bottom w:val="single" w:sz="8" w:space="0" w:color="000000" w:themeColor="text1"/>
              <w:right w:val="nil"/>
            </w:tcBorders>
          </w:tcPr>
          <w:p w14:paraId="0317F976" w14:textId="77777777" w:rsidR="00A55B53" w:rsidRPr="00123177" w:rsidRDefault="00A55B53" w:rsidP="00535342">
            <w:pPr>
              <w:pStyle w:val="TableText"/>
            </w:pPr>
            <w:r w:rsidRPr="00123177">
              <w:t>Milestone</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C9DAF0" w14:textId="77777777" w:rsidR="00A55B53" w:rsidRPr="00123177" w:rsidRDefault="00A55B53" w:rsidP="00535342">
            <w:pPr>
              <w:pStyle w:val="TableText"/>
            </w:pPr>
            <w:r w:rsidRPr="00123177">
              <w:t>B-Sample/ PF2.0</w:t>
            </w:r>
          </w:p>
        </w:tc>
      </w:tr>
      <w:tr w:rsidR="00A55B53" w:rsidRPr="00123177" w14:paraId="675AE3AF" w14:textId="77777777" w:rsidTr="00535342">
        <w:trPr>
          <w:trHeight w:val="135"/>
        </w:trPr>
        <w:tc>
          <w:tcPr>
            <w:tcW w:w="1381" w:type="dxa"/>
            <w:tcBorders>
              <w:top w:val="single" w:sz="8" w:space="0" w:color="000000" w:themeColor="text1"/>
              <w:left w:val="single" w:sz="8" w:space="0" w:color="000000" w:themeColor="text1"/>
              <w:bottom w:val="single" w:sz="8" w:space="0" w:color="000000" w:themeColor="text1"/>
              <w:right w:val="nil"/>
            </w:tcBorders>
          </w:tcPr>
          <w:p w14:paraId="59268AB9" w14:textId="77777777" w:rsidR="00A55B53" w:rsidRPr="00123177" w:rsidRDefault="00A55B53" w:rsidP="00535342">
            <w:r w:rsidRPr="00123177">
              <w:rPr>
                <w:rFonts w:eastAsia="Arial"/>
                <w:color w:val="000000" w:themeColor="text1"/>
              </w:rPr>
              <w:lastRenderedPageBreak/>
              <w:t>Purpose</w:t>
            </w:r>
            <w:r w:rsidRPr="00123177">
              <w:rPr>
                <w:rFonts w:eastAsia="Arial"/>
                <w:color w:val="000000" w:themeColor="text1"/>
                <w:vertAlign w:val="superscript"/>
              </w:rPr>
              <w:t>1</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A4B259" w14:textId="77777777" w:rsidR="00A55B53" w:rsidRPr="00123177" w:rsidRDefault="00A55B53" w:rsidP="00535342">
            <w:r w:rsidRPr="00123177">
              <w:t xml:space="preserve">The HVHVDCDC uses </w:t>
            </w:r>
            <w:r w:rsidRPr="00123177">
              <w:rPr>
                <w:b/>
                <w:bCs/>
              </w:rPr>
              <w:t xml:space="preserve">NHVDCDC400VMainSwitch </w:t>
            </w:r>
            <w:r w:rsidRPr="00123177">
              <w:t>to broadcast the status of 400V side solid state switch on debug CAN.</w:t>
            </w:r>
          </w:p>
        </w:tc>
      </w:tr>
      <w:tr w:rsidR="00A55B53" w:rsidRPr="00123177" w14:paraId="5A85A836"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24DDAB3C" w14:textId="77777777" w:rsidR="00A55B53" w:rsidRPr="00123177" w:rsidRDefault="00A55B53" w:rsidP="00535342">
            <w:r w:rsidRPr="00123177">
              <w:rPr>
                <w:rFonts w:eastAsia="Arial"/>
                <w:color w:val="000000" w:themeColor="text1"/>
              </w:rPr>
              <w:t xml:space="preserve">Derived Requirement </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FEDD88" w14:textId="77777777" w:rsidR="00A55B53" w:rsidRPr="00123177" w:rsidRDefault="00A55B53" w:rsidP="00535342">
            <w:r w:rsidRPr="00123177">
              <w:t>No Such derived requirement is applicable.</w:t>
            </w:r>
          </w:p>
        </w:tc>
      </w:tr>
      <w:tr w:rsidR="00A55B53" w:rsidRPr="00123177" w14:paraId="0D1D6A29"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5492F87B" w14:textId="77777777" w:rsidR="00A55B53" w:rsidRPr="00123177" w:rsidRDefault="00A55B53" w:rsidP="00535342">
            <w:r w:rsidRPr="00123177">
              <w:rPr>
                <w:rFonts w:eastAsia="Arial"/>
                <w:color w:val="000000" w:themeColor="text1"/>
              </w:rPr>
              <w:t>Access Restrictions</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5370DC"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2DF36C8A"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3C7E7040" w14:textId="77777777" w:rsidR="00A55B53" w:rsidRPr="00123177" w:rsidRDefault="00A55B53" w:rsidP="00535342">
            <w:r w:rsidRPr="00123177">
              <w:rPr>
                <w:rFonts w:eastAsia="Arial"/>
                <w:color w:val="000000" w:themeColor="text1"/>
              </w:rPr>
              <w:t>Input(s)</w:t>
            </w:r>
            <w:r w:rsidRPr="00123177">
              <w:rPr>
                <w:rFonts w:eastAsia="Arial"/>
                <w:b/>
                <w:bCs/>
                <w:color w:val="000000" w:themeColor="text1"/>
              </w:rPr>
              <w:t xml:space="preserve"> </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A51A6B" w14:textId="77777777" w:rsidR="00A55B53" w:rsidRPr="00123177" w:rsidRDefault="00A55B53" w:rsidP="00535342">
            <w:r w:rsidRPr="00123177">
              <w:rPr>
                <w:rFonts w:eastAsia="Arial"/>
                <w:color w:val="000000" w:themeColor="text1"/>
                <w:szCs w:val="20"/>
              </w:rPr>
              <w:t xml:space="preserve">The HVHVDCDC shall broadcast the </w:t>
            </w:r>
            <w:r w:rsidRPr="00123177">
              <w:t>NHVDCDC400VMainSwitch to</w:t>
            </w:r>
            <w:r w:rsidRPr="00123177">
              <w:rPr>
                <w:rFonts w:eastAsia="Arial"/>
                <w:color w:val="000000" w:themeColor="text1"/>
                <w:szCs w:val="20"/>
              </w:rPr>
              <w:t xml:space="preserve"> the vehicle's CAN network </w:t>
            </w:r>
            <w:r w:rsidRPr="00123177">
              <w:t>for the knowing status of the solid-state switch</w:t>
            </w:r>
          </w:p>
        </w:tc>
      </w:tr>
      <w:tr w:rsidR="00A55B53" w:rsidRPr="00123177" w14:paraId="48E9B3B6"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6E97B2A9" w14:textId="77777777" w:rsidR="00A55B53" w:rsidRPr="00123177" w:rsidRDefault="00A55B53" w:rsidP="00535342">
            <w:r w:rsidRPr="00123177">
              <w:rPr>
                <w:rFonts w:eastAsia="Arial"/>
                <w:color w:val="000000" w:themeColor="text1"/>
              </w:rPr>
              <w:t>Output(s)</w:t>
            </w:r>
            <w:r w:rsidRPr="00123177">
              <w:rPr>
                <w:rFonts w:eastAsia="Arial"/>
                <w:b/>
                <w:bCs/>
                <w:color w:val="000000" w:themeColor="text1"/>
              </w:rPr>
              <w:t xml:space="preserve"> </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ADF701" w14:textId="77777777" w:rsidR="00A55B53" w:rsidRPr="00123177" w:rsidRDefault="00A55B53" w:rsidP="00535342">
            <w:r w:rsidRPr="00123177">
              <w:t>The status of the solid-state switch is ON or OFF.</w:t>
            </w:r>
          </w:p>
        </w:tc>
      </w:tr>
      <w:tr w:rsidR="00A55B53" w:rsidRPr="00123177" w14:paraId="4F0B2F57"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48A0187F" w14:textId="77777777" w:rsidR="00A55B53" w:rsidRPr="00123177" w:rsidRDefault="00A55B53" w:rsidP="00535342">
            <w:r w:rsidRPr="00123177">
              <w:rPr>
                <w:rFonts w:eastAsia="Arial"/>
                <w:color w:val="000000" w:themeColor="text1"/>
              </w:rPr>
              <w:t>Process</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D88FA3" w14:textId="77777777" w:rsidR="00A55B53" w:rsidRPr="00123177" w:rsidRDefault="00A55B53" w:rsidP="00535342">
            <w:r w:rsidRPr="00123177">
              <w:t>To measure the status of the Solid-state switch via ADC to the SPI Bus. Then this measured value gives to debug CAN.</w:t>
            </w:r>
          </w:p>
        </w:tc>
      </w:tr>
      <w:tr w:rsidR="00A55B53" w:rsidRPr="00123177" w14:paraId="50A98107"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7B23EF40" w14:textId="77777777" w:rsidR="00A55B53" w:rsidRPr="00123177" w:rsidRDefault="00A55B53" w:rsidP="00535342">
            <w:r w:rsidRPr="00123177">
              <w:rPr>
                <w:rFonts w:eastAsia="Arial"/>
                <w:color w:val="000000" w:themeColor="text1"/>
              </w:rPr>
              <w:t>Mandatory Fields</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9E5181" w14:textId="77777777" w:rsidR="00A55B53" w:rsidRPr="00123177" w:rsidRDefault="00A55B53" w:rsidP="00535342">
            <w:r w:rsidRPr="00123177">
              <w:t>No such mandatory fields is applicable.</w:t>
            </w:r>
          </w:p>
        </w:tc>
      </w:tr>
      <w:tr w:rsidR="00A55B53" w:rsidRPr="00123177" w14:paraId="1A5E5DEF"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11C7C81B" w14:textId="77777777" w:rsidR="00A55B53" w:rsidRPr="00123177" w:rsidRDefault="00A55B53" w:rsidP="00535342">
            <w:r w:rsidRPr="00123177">
              <w:rPr>
                <w:rFonts w:eastAsia="Arial"/>
                <w:color w:val="000000" w:themeColor="text1"/>
              </w:rPr>
              <w:t>Pre-Loaded Values</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547020" w14:textId="77777777" w:rsidR="00A55B53" w:rsidRPr="00123177" w:rsidRDefault="00A55B53" w:rsidP="00535342">
            <w:r w:rsidRPr="00123177">
              <w:t>HVDCDCStatus = 0, NHVDCDCStatusDebug =0, NHVDCDCFault = 0 (No faults).</w:t>
            </w:r>
          </w:p>
        </w:tc>
      </w:tr>
      <w:tr w:rsidR="00A55B53" w:rsidRPr="00123177" w14:paraId="068E45D7"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3146594A" w14:textId="77777777" w:rsidR="00A55B53" w:rsidRPr="00123177" w:rsidRDefault="00A55B53" w:rsidP="00535342">
            <w:r w:rsidRPr="00123177">
              <w:rPr>
                <w:rFonts w:eastAsia="Arial"/>
                <w:color w:val="000000" w:themeColor="text1"/>
              </w:rPr>
              <w:t>Default Values</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DC3FF3" w14:textId="77777777" w:rsidR="00A55B53" w:rsidRPr="00123177" w:rsidRDefault="00A55B53" w:rsidP="00535342">
            <w:r w:rsidRPr="00123177">
              <w:rPr>
                <w:szCs w:val="20"/>
              </w:rPr>
              <w:t>Default values shall be applicable with respect to Pre-Loaded Values</w:t>
            </w:r>
          </w:p>
        </w:tc>
      </w:tr>
      <w:tr w:rsidR="00A55B53" w:rsidRPr="00123177" w14:paraId="61BC4C36"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1B1A06A0" w14:textId="77777777" w:rsidR="00A55B53" w:rsidRPr="00123177" w:rsidRDefault="00A55B53" w:rsidP="00535342">
            <w:r w:rsidRPr="00123177">
              <w:rPr>
                <w:rFonts w:eastAsia="Arial"/>
                <w:color w:val="000000" w:themeColor="text1"/>
              </w:rPr>
              <w:t>Valid range of Values</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7CE078" w14:textId="77777777" w:rsidR="00A55B53" w:rsidRPr="00123177" w:rsidRDefault="00A55B53" w:rsidP="00535342">
            <w:r w:rsidRPr="00123177">
              <w:t>VHVDCDC400V signal valid value range is 180V - 350V.</w:t>
            </w:r>
          </w:p>
        </w:tc>
      </w:tr>
      <w:tr w:rsidR="00A55B53" w:rsidRPr="00123177" w14:paraId="71B53C68"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0FC48DAF" w14:textId="77777777" w:rsidR="00A55B53" w:rsidRPr="00123177" w:rsidRDefault="00A55B53" w:rsidP="00535342">
            <w:r w:rsidRPr="00123177">
              <w:rPr>
                <w:rFonts w:eastAsia="Arial"/>
                <w:color w:val="000000" w:themeColor="text1"/>
              </w:rPr>
              <w:t xml:space="preserve">Data Latency Period </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7C32CB" w14:textId="77777777" w:rsidR="00A55B53" w:rsidRPr="00123177" w:rsidRDefault="00A55B53" w:rsidP="00535342">
            <w:r w:rsidRPr="00123177">
              <w:rPr>
                <w:szCs w:val="20"/>
              </w:rPr>
              <w:t>Data latency period is not applicable</w:t>
            </w:r>
          </w:p>
        </w:tc>
      </w:tr>
      <w:tr w:rsidR="00A55B53" w:rsidRPr="00123177" w14:paraId="05601757"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50DB577F" w14:textId="77777777" w:rsidR="00A55B53" w:rsidRPr="00123177" w:rsidRDefault="00A55B53" w:rsidP="00535342">
            <w:r w:rsidRPr="00123177">
              <w:rPr>
                <w:rFonts w:eastAsia="Arial"/>
                <w:color w:val="000000" w:themeColor="text1"/>
              </w:rPr>
              <w:t xml:space="preserve">Data Retention Period  </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B87B55" w14:textId="77777777" w:rsidR="00A55B53" w:rsidRPr="00123177" w:rsidRDefault="00A55B53" w:rsidP="00535342">
            <w:r w:rsidRPr="00123177">
              <w:rPr>
                <w:szCs w:val="20"/>
              </w:rPr>
              <w:t>Data Retention period is not applicable.</w:t>
            </w:r>
          </w:p>
        </w:tc>
      </w:tr>
      <w:tr w:rsidR="00A55B53" w:rsidRPr="00123177" w14:paraId="44A86AAE"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526C2591" w14:textId="77777777" w:rsidR="00A55B53" w:rsidRPr="00123177" w:rsidRDefault="00A55B53" w:rsidP="00535342">
            <w:pPr>
              <w:rPr>
                <w:rFonts w:eastAsia="Arial"/>
                <w:color w:val="000000" w:themeColor="text1"/>
              </w:rPr>
            </w:pPr>
            <w:r w:rsidRPr="00123177">
              <w:rPr>
                <w:rFonts w:eastAsia="Arial"/>
                <w:color w:val="000000" w:themeColor="text1"/>
              </w:rPr>
              <w:t>Data Rate/ &lt;Daily&gt; Number of transaction</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EA1806" w14:textId="77777777" w:rsidR="00A55B53" w:rsidRPr="00123177" w:rsidRDefault="00A55B53" w:rsidP="00535342">
            <w:r w:rsidRPr="00123177">
              <w:rPr>
                <w:szCs w:val="20"/>
              </w:rPr>
              <w:t>Data rate is not applicable.</w:t>
            </w:r>
          </w:p>
        </w:tc>
      </w:tr>
      <w:tr w:rsidR="00A55B53" w:rsidRPr="00123177" w14:paraId="284AB79B"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0C118083" w14:textId="77777777" w:rsidR="00A55B53" w:rsidRPr="00123177" w:rsidRDefault="00A55B53" w:rsidP="00535342">
            <w:r w:rsidRPr="00123177">
              <w:rPr>
                <w:rFonts w:eastAsia="Arial"/>
                <w:color w:val="000000" w:themeColor="text1"/>
              </w:rPr>
              <w:t>External Events</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7BD944" w14:textId="77777777" w:rsidR="00A55B53" w:rsidRPr="00123177" w:rsidRDefault="00A55B53" w:rsidP="00535342">
            <w:r w:rsidRPr="00123177">
              <w:rPr>
                <w:szCs w:val="20"/>
              </w:rPr>
              <w:t>External event is not required.</w:t>
            </w:r>
          </w:p>
        </w:tc>
      </w:tr>
      <w:tr w:rsidR="00A55B53" w:rsidRPr="00123177" w14:paraId="03F6353F"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55728E19" w14:textId="77777777" w:rsidR="00A55B53" w:rsidRPr="00123177" w:rsidRDefault="00A55B53" w:rsidP="00535342">
            <w:r w:rsidRPr="00123177">
              <w:rPr>
                <w:rFonts w:eastAsia="Arial"/>
                <w:color w:val="000000" w:themeColor="text1"/>
              </w:rPr>
              <w:t>Temporal Events</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C2384A" w14:textId="77777777" w:rsidR="00A55B53" w:rsidRPr="00123177" w:rsidRDefault="00A55B53" w:rsidP="00535342">
            <w:r w:rsidRPr="00123177">
              <w:rPr>
                <w:szCs w:val="20"/>
              </w:rPr>
              <w:t>Temporal event is not applicable.</w:t>
            </w:r>
          </w:p>
        </w:tc>
      </w:tr>
      <w:tr w:rsidR="00A55B53" w:rsidRPr="00123177" w14:paraId="44A7309A"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17655482" w14:textId="77777777" w:rsidR="00A55B53" w:rsidRPr="00123177" w:rsidRDefault="00A55B53" w:rsidP="00535342">
            <w:r w:rsidRPr="00123177">
              <w:rPr>
                <w:rFonts w:eastAsia="Arial"/>
                <w:color w:val="000000" w:themeColor="text1"/>
              </w:rPr>
              <w:t xml:space="preserve">Validation Rules/ </w:t>
            </w:r>
          </w:p>
          <w:p w14:paraId="2567AF8F" w14:textId="77777777" w:rsidR="00A55B53" w:rsidRPr="00123177" w:rsidRDefault="00A55B53" w:rsidP="00535342">
            <w:r w:rsidRPr="00123177">
              <w:rPr>
                <w:rFonts w:eastAsia="Arial"/>
                <w:color w:val="000000" w:themeColor="text1"/>
              </w:rPr>
              <w:t>Verification criteria</w:t>
            </w:r>
            <w:r w:rsidRPr="00123177">
              <w:rPr>
                <w:rFonts w:eastAsia="Arial"/>
                <w:color w:val="000000" w:themeColor="text1"/>
                <w:vertAlign w:val="superscript"/>
              </w:rPr>
              <w:t>2</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C6BA7F" w14:textId="77777777" w:rsidR="00A55B53" w:rsidRPr="00123177" w:rsidDel="003D2894" w:rsidRDefault="00A55B53" w:rsidP="00535342">
            <w:pPr>
              <w:pStyle w:val="TableText"/>
              <w:snapToGrid w:val="0"/>
              <w:rPr>
                <w:del w:id="75" w:author="Mayur Gaikwad" w:date="2024-01-24T17:06:00Z"/>
              </w:rPr>
            </w:pPr>
            <w:r w:rsidRPr="00123177">
              <w:t>CANape or CAN BUS Analyzer is a software tool Validating CAN Signal.</w:t>
            </w:r>
          </w:p>
          <w:p w14:paraId="03ED60CC" w14:textId="77777777" w:rsidR="00A55B53" w:rsidRPr="00123177" w:rsidRDefault="00A55B53" w:rsidP="00535342"/>
        </w:tc>
      </w:tr>
      <w:tr w:rsidR="00A55B53" w:rsidRPr="00123177" w14:paraId="2A423557"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5D004A27" w14:textId="77777777" w:rsidR="00A55B53" w:rsidRPr="00123177" w:rsidRDefault="00A55B53" w:rsidP="00535342">
            <w:r w:rsidRPr="00123177">
              <w:rPr>
                <w:rFonts w:eastAsia="Arial"/>
                <w:color w:val="000000" w:themeColor="text1"/>
              </w:rPr>
              <w:t>Constraints</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299B92" w14:textId="77777777" w:rsidR="00A55B53" w:rsidRPr="00123177" w:rsidRDefault="00A55B53" w:rsidP="00535342">
            <w:r w:rsidRPr="00123177">
              <w:rPr>
                <w:szCs w:val="20"/>
              </w:rPr>
              <w:t>Constraints is not applicable.</w:t>
            </w:r>
          </w:p>
        </w:tc>
      </w:tr>
      <w:tr w:rsidR="00A55B53" w:rsidRPr="00123177" w14:paraId="58CE547D"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4905037A" w14:textId="77777777" w:rsidR="00A55B53" w:rsidRPr="00123177" w:rsidRDefault="00A55B53" w:rsidP="00535342">
            <w:r w:rsidRPr="00123177">
              <w:rPr>
                <w:rFonts w:eastAsia="Arial"/>
                <w:color w:val="000000" w:themeColor="text1"/>
              </w:rPr>
              <w:t>Effects on other systems/sub system</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6333FD" w14:textId="77777777" w:rsidR="00A55B53" w:rsidRPr="00123177" w:rsidRDefault="00A55B53" w:rsidP="00535342">
            <w:r w:rsidRPr="00123177">
              <w:rPr>
                <w:szCs w:val="20"/>
              </w:rPr>
              <w:t>No effects on other system</w:t>
            </w:r>
          </w:p>
        </w:tc>
      </w:tr>
      <w:tr w:rsidR="00A55B53" w:rsidRPr="00123177" w14:paraId="4E4A3947"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7E8C289B" w14:textId="77777777" w:rsidR="00A55B53" w:rsidRPr="00123177" w:rsidRDefault="00A55B53" w:rsidP="00535342">
            <w:r w:rsidRPr="00123177">
              <w:rPr>
                <w:rFonts w:eastAsia="Arial"/>
                <w:color w:val="000000" w:themeColor="text1"/>
              </w:rPr>
              <w:t>Testability with respect to test environment</w:t>
            </w:r>
          </w:p>
          <w:p w14:paraId="61FEC369" w14:textId="77777777" w:rsidR="00A55B53" w:rsidRPr="00123177" w:rsidRDefault="00A55B53" w:rsidP="00535342">
            <w:r w:rsidRPr="00123177">
              <w:rPr>
                <w:rFonts w:eastAsia="Arial"/>
                <w:color w:val="000000" w:themeColor="text1"/>
              </w:rPr>
              <w:t>(Yes/No)</w:t>
            </w:r>
          </w:p>
          <w:p w14:paraId="059B6BCA" w14:textId="77777777" w:rsidR="00A55B53" w:rsidRPr="00123177" w:rsidRDefault="00A55B53" w:rsidP="00535342">
            <w:r w:rsidRPr="00123177">
              <w:rPr>
                <w:rFonts w:eastAsia="Arial"/>
                <w:i/>
                <w:iCs/>
                <w:color w:val="000000" w:themeColor="text1"/>
              </w:rPr>
              <w:lastRenderedPageBreak/>
              <w:t>Note: Mention in which phase of testing, this requirement will be tested</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82D34A" w14:textId="77777777" w:rsidR="00A55B53" w:rsidRPr="00123177" w:rsidRDefault="00A55B53" w:rsidP="00535342">
            <w:pPr>
              <w:pStyle w:val="TableText"/>
            </w:pPr>
            <w:r w:rsidRPr="00123177">
              <w:lastRenderedPageBreak/>
              <w:t>YES</w:t>
            </w:r>
          </w:p>
          <w:p w14:paraId="53F08C7B" w14:textId="77777777" w:rsidR="00A55B53" w:rsidRPr="00123177" w:rsidRDefault="00A55B53" w:rsidP="00535342"/>
        </w:tc>
      </w:tr>
      <w:tr w:rsidR="00A55B53" w:rsidRPr="00123177" w14:paraId="7DCF6430"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10843688" w14:textId="77777777" w:rsidR="00A55B53" w:rsidRPr="00123177" w:rsidRDefault="00A55B53" w:rsidP="00535342">
            <w:r w:rsidRPr="00123177">
              <w:rPr>
                <w:rFonts w:eastAsia="Arial"/>
                <w:color w:val="000000" w:themeColor="text1"/>
              </w:rPr>
              <w:t>Feasible within project constraints</w:t>
            </w:r>
          </w:p>
          <w:p w14:paraId="3B2CBBCD" w14:textId="77777777" w:rsidR="00A55B53" w:rsidRPr="00123177" w:rsidRDefault="00A55B53" w:rsidP="00535342">
            <w:r w:rsidRPr="00123177">
              <w:rPr>
                <w:rFonts w:eastAsia="Arial"/>
                <w:color w:val="000000" w:themeColor="text1"/>
              </w:rPr>
              <w:t>(Yes/No)</w:t>
            </w:r>
          </w:p>
          <w:p w14:paraId="3E2D6A62" w14:textId="77777777" w:rsidR="00A55B53" w:rsidRPr="00123177" w:rsidRDefault="00A55B53" w:rsidP="00535342">
            <w:r w:rsidRPr="00123177">
              <w:rPr>
                <w:rFonts w:eastAsia="Arial"/>
                <w:i/>
                <w:iCs/>
                <w:color w:val="000000" w:themeColor="text1"/>
              </w:rPr>
              <w:t>Note: Add the impact of requirement on operating environment defined in section 4.2</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57134E" w14:textId="77777777" w:rsidR="00A55B53" w:rsidRPr="00123177" w:rsidRDefault="00A55B53" w:rsidP="00535342">
            <w:pPr>
              <w:pStyle w:val="TableText"/>
            </w:pPr>
            <w:r w:rsidRPr="00123177">
              <w:t>YES</w:t>
            </w:r>
          </w:p>
          <w:p w14:paraId="7A8C9224" w14:textId="77777777" w:rsidR="00A55B53" w:rsidRPr="00123177" w:rsidRDefault="00A55B53" w:rsidP="00535342"/>
        </w:tc>
      </w:tr>
      <w:tr w:rsidR="00A55B53" w:rsidRPr="00123177" w14:paraId="360A581D"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1843820C" w14:textId="77777777" w:rsidR="00A55B53" w:rsidRPr="00123177" w:rsidRDefault="00A55B53" w:rsidP="00535342">
            <w:r w:rsidRPr="00123177">
              <w:rPr>
                <w:rFonts w:eastAsia="Arial"/>
                <w:color w:val="000000" w:themeColor="text1"/>
              </w:rPr>
              <w:t>Critical</w:t>
            </w:r>
          </w:p>
          <w:p w14:paraId="70E0BC88" w14:textId="77777777" w:rsidR="00A55B53" w:rsidRPr="00123177" w:rsidRDefault="00A55B53" w:rsidP="00535342">
            <w:r w:rsidRPr="00123177">
              <w:rPr>
                <w:rFonts w:eastAsia="Arial"/>
                <w:color w:val="000000" w:themeColor="text1"/>
              </w:rPr>
              <w:t>(Yes/No)</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AD93C1" w14:textId="77777777" w:rsidR="00A55B53" w:rsidRPr="00123177" w:rsidRDefault="00A55B53" w:rsidP="00535342">
            <w:r w:rsidRPr="00123177">
              <w:t>YES</w:t>
            </w:r>
          </w:p>
        </w:tc>
      </w:tr>
      <w:tr w:rsidR="00A55B53" w:rsidRPr="00123177" w14:paraId="2E959B0D"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45E313E5" w14:textId="77777777" w:rsidR="00A55B53" w:rsidRPr="00123177" w:rsidRDefault="00A55B53" w:rsidP="00535342">
            <w:pPr>
              <w:rPr>
                <w:rFonts w:eastAsia="Arial"/>
                <w:color w:val="000000" w:themeColor="text1"/>
              </w:rPr>
            </w:pPr>
            <w:r w:rsidRPr="00123177">
              <w:t>Acceptance Criteria</w:t>
            </w:r>
          </w:p>
        </w:tc>
        <w:tc>
          <w:tcPr>
            <w:tcW w:w="83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7F1D58" w14:textId="77777777" w:rsidR="00A55B53" w:rsidRPr="00123177" w:rsidRDefault="00A55B53" w:rsidP="00535342">
            <w:r w:rsidRPr="00123177">
              <w:t>Acceptance Criteria for this requirement should be as per SECTION-6 ACCEPTANCE CRITERIA</w:t>
            </w:r>
          </w:p>
        </w:tc>
      </w:tr>
    </w:tbl>
    <w:p w14:paraId="3C6A12A5" w14:textId="77777777" w:rsidR="00A55B53" w:rsidRPr="00123177" w:rsidRDefault="00A55B53" w:rsidP="00A55B53">
      <w:pPr>
        <w:pStyle w:val="BodyText"/>
        <w:rPr>
          <w:b/>
          <w:bCs/>
        </w:rPr>
      </w:pPr>
    </w:p>
    <w:p w14:paraId="4C5A2460" w14:textId="77777777" w:rsidR="00A55B53" w:rsidRPr="00123177" w:rsidRDefault="00A55B53" w:rsidP="00A55B53">
      <w:pPr>
        <w:pStyle w:val="Heading4"/>
      </w:pPr>
      <w:bookmarkStart w:id="76" w:name="_Hlk164041293"/>
      <w:r w:rsidRPr="00123177">
        <w:t>Broadcast the status of 400V side pre-charge contactor on debug CAN</w:t>
      </w:r>
    </w:p>
    <w:bookmarkEnd w:id="76"/>
    <w:p w14:paraId="393247F3" w14:textId="77777777" w:rsidR="00A55B53" w:rsidRPr="00123177" w:rsidRDefault="00A55B53" w:rsidP="00A55B53">
      <w:pPr>
        <w:pStyle w:val="BodyText"/>
        <w:rPr>
          <w:b/>
          <w:bCs/>
        </w:rPr>
      </w:pPr>
    </w:p>
    <w:tbl>
      <w:tblPr>
        <w:tblW w:w="0" w:type="auto"/>
        <w:tblInd w:w="103" w:type="dxa"/>
        <w:tblLook w:val="06A0" w:firstRow="1" w:lastRow="0" w:firstColumn="1" w:lastColumn="0" w:noHBand="1" w:noVBand="1"/>
      </w:tblPr>
      <w:tblGrid>
        <w:gridCol w:w="1456"/>
        <w:gridCol w:w="7822"/>
      </w:tblGrid>
      <w:tr w:rsidR="00A55B53" w:rsidRPr="00123177" w14:paraId="5C2C1F73"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8FEFD48" w14:textId="77777777" w:rsidR="00A55B53" w:rsidRPr="00123177" w:rsidRDefault="00A55B53" w:rsidP="00535342">
            <w:r w:rsidRPr="00123177">
              <w:rPr>
                <w:rFonts w:eastAsia="Arial"/>
                <w:b/>
                <w:bCs/>
                <w:color w:val="000000" w:themeColor="text1"/>
              </w:rPr>
              <w:t>Term</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947A259" w14:textId="77777777" w:rsidR="00A55B53" w:rsidRPr="00123177" w:rsidRDefault="00A55B53" w:rsidP="00535342">
            <w:r w:rsidRPr="00123177">
              <w:rPr>
                <w:rFonts w:eastAsia="Arial"/>
                <w:b/>
                <w:bCs/>
                <w:color w:val="000000" w:themeColor="text1"/>
              </w:rPr>
              <w:t>Description</w:t>
            </w:r>
          </w:p>
        </w:tc>
      </w:tr>
      <w:tr w:rsidR="00A55B53" w:rsidRPr="00123177" w14:paraId="25E8C80C" w14:textId="77777777" w:rsidTr="00535342">
        <w:trPr>
          <w:trHeight w:val="135"/>
        </w:trPr>
        <w:tc>
          <w:tcPr>
            <w:tcW w:w="1380" w:type="dxa"/>
            <w:tcBorders>
              <w:top w:val="single" w:sz="8" w:space="0" w:color="000000" w:themeColor="text1"/>
              <w:left w:val="single" w:sz="8" w:space="0" w:color="000000" w:themeColor="text1"/>
              <w:bottom w:val="single" w:sz="8" w:space="0" w:color="000000" w:themeColor="text1"/>
              <w:right w:val="nil"/>
            </w:tcBorders>
          </w:tcPr>
          <w:p w14:paraId="23BF66EE" w14:textId="77777777" w:rsidR="00A55B53" w:rsidRPr="00123177" w:rsidRDefault="00A55B53" w:rsidP="00535342">
            <w:r w:rsidRPr="00123177">
              <w:rPr>
                <w:rFonts w:eastAsia="Arial"/>
                <w:color w:val="000000" w:themeColor="text1"/>
              </w:rPr>
              <w:t>REQ ID</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DC7E60" w14:textId="77777777" w:rsidR="00A55B53" w:rsidRPr="00123177" w:rsidRDefault="00A55B53" w:rsidP="00535342">
            <w:pPr>
              <w:rPr>
                <w:rFonts w:eastAsia="Arial"/>
                <w:color w:val="000000" w:themeColor="text1"/>
              </w:rPr>
            </w:pPr>
            <w:r w:rsidRPr="00123177">
              <w:rPr>
                <w:rFonts w:eastAsia="Arial"/>
                <w:color w:val="000000" w:themeColor="text1"/>
              </w:rPr>
              <w:t>SWRS_COMM_21</w:t>
            </w:r>
          </w:p>
        </w:tc>
      </w:tr>
      <w:tr w:rsidR="00A55B53" w:rsidRPr="00123177" w14:paraId="59FE2E98" w14:textId="77777777" w:rsidTr="00535342">
        <w:trPr>
          <w:trHeight w:val="135"/>
        </w:trPr>
        <w:tc>
          <w:tcPr>
            <w:tcW w:w="1380" w:type="dxa"/>
            <w:tcBorders>
              <w:top w:val="single" w:sz="8" w:space="0" w:color="000000" w:themeColor="text1"/>
              <w:left w:val="single" w:sz="8" w:space="0" w:color="000000" w:themeColor="text1"/>
              <w:bottom w:val="single" w:sz="8" w:space="0" w:color="000000" w:themeColor="text1"/>
              <w:right w:val="nil"/>
            </w:tcBorders>
          </w:tcPr>
          <w:p w14:paraId="6E4F3D6A" w14:textId="77777777" w:rsidR="00A55B53" w:rsidRPr="00123177" w:rsidRDefault="00A55B53" w:rsidP="00535342">
            <w:pPr>
              <w:pStyle w:val="TableText"/>
            </w:pPr>
            <w:r w:rsidRPr="00123177">
              <w:t>Customer Req ID</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F3F4AB" w14:textId="77777777" w:rsidR="00A55B53" w:rsidRPr="00123177" w:rsidRDefault="00A55B53" w:rsidP="00535342">
            <w:pPr>
              <w:rPr>
                <w:rFonts w:eastAsia="Arial"/>
                <w:color w:val="000000" w:themeColor="text1"/>
              </w:rPr>
            </w:pPr>
            <w:r w:rsidRPr="00123177">
              <w:rPr>
                <w:rFonts w:eastAsia="Arial"/>
                <w:color w:val="000000" w:themeColor="text1"/>
              </w:rPr>
              <w:t>SDS-HVDCDC-106</w:t>
            </w:r>
          </w:p>
        </w:tc>
      </w:tr>
      <w:tr w:rsidR="00A55B53" w:rsidRPr="00123177" w14:paraId="23C1F850" w14:textId="77777777" w:rsidTr="00535342">
        <w:trPr>
          <w:trHeight w:val="135"/>
        </w:trPr>
        <w:tc>
          <w:tcPr>
            <w:tcW w:w="1380" w:type="dxa"/>
            <w:tcBorders>
              <w:top w:val="single" w:sz="8" w:space="0" w:color="000000" w:themeColor="text1"/>
              <w:left w:val="single" w:sz="8" w:space="0" w:color="000000" w:themeColor="text1"/>
              <w:bottom w:val="single" w:sz="8" w:space="0" w:color="000000" w:themeColor="text1"/>
              <w:right w:val="nil"/>
            </w:tcBorders>
          </w:tcPr>
          <w:p w14:paraId="074E5B68" w14:textId="77777777" w:rsidR="00A55B53" w:rsidRPr="00123177" w:rsidRDefault="00A55B53" w:rsidP="00535342">
            <w:pPr>
              <w:pStyle w:val="TableText"/>
            </w:pPr>
            <w:r w:rsidRPr="00123177">
              <w:t>Milestone</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15649E" w14:textId="77777777" w:rsidR="00A55B53" w:rsidRPr="00123177" w:rsidRDefault="00A55B53" w:rsidP="00535342">
            <w:pPr>
              <w:pStyle w:val="TableText"/>
            </w:pPr>
            <w:r w:rsidRPr="00123177">
              <w:t>B-Sample/ PF2.0</w:t>
            </w:r>
          </w:p>
        </w:tc>
      </w:tr>
      <w:tr w:rsidR="00A55B53" w:rsidRPr="00123177" w14:paraId="1AB441AC" w14:textId="77777777" w:rsidTr="00535342">
        <w:trPr>
          <w:trHeight w:val="135"/>
        </w:trPr>
        <w:tc>
          <w:tcPr>
            <w:tcW w:w="1380" w:type="dxa"/>
            <w:tcBorders>
              <w:top w:val="single" w:sz="8" w:space="0" w:color="000000" w:themeColor="text1"/>
              <w:left w:val="single" w:sz="8" w:space="0" w:color="000000" w:themeColor="text1"/>
              <w:bottom w:val="single" w:sz="8" w:space="0" w:color="000000" w:themeColor="text1"/>
              <w:right w:val="nil"/>
            </w:tcBorders>
          </w:tcPr>
          <w:p w14:paraId="635FD2A7" w14:textId="77777777" w:rsidR="00A55B53" w:rsidRPr="00123177" w:rsidRDefault="00A55B53" w:rsidP="00535342">
            <w:r w:rsidRPr="00123177">
              <w:rPr>
                <w:rFonts w:eastAsia="Arial"/>
                <w:color w:val="000000" w:themeColor="text1"/>
              </w:rPr>
              <w:t>Purpose</w:t>
            </w:r>
            <w:r w:rsidRPr="00123177">
              <w:rPr>
                <w:rFonts w:eastAsia="Arial"/>
                <w:color w:val="000000" w:themeColor="text1"/>
                <w:vertAlign w:val="superscript"/>
              </w:rPr>
              <w:t>1</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213658" w14:textId="77777777" w:rsidR="00A55B53" w:rsidRPr="00123177" w:rsidRDefault="00A55B53" w:rsidP="00535342">
            <w:r w:rsidRPr="00123177">
              <w:t xml:space="preserve">The HVHVDCDC uses </w:t>
            </w:r>
            <w:r w:rsidRPr="00123177">
              <w:rPr>
                <w:b/>
                <w:bCs/>
              </w:rPr>
              <w:t xml:space="preserve">NHVDCDC400VPrechargeSwitch </w:t>
            </w:r>
            <w:r w:rsidRPr="00123177">
              <w:t>to broadcast the status of 400V side</w:t>
            </w:r>
            <w:r w:rsidRPr="00123177">
              <w:rPr>
                <w:b/>
                <w:bCs/>
              </w:rPr>
              <w:t xml:space="preserve"> </w:t>
            </w:r>
            <w:r w:rsidRPr="00123177">
              <w:t>pre-charge contactor on debug CAN.</w:t>
            </w:r>
          </w:p>
          <w:p w14:paraId="0B2EBA78" w14:textId="77777777" w:rsidR="00A55B53" w:rsidRPr="00123177" w:rsidRDefault="00A55B53" w:rsidP="00535342">
            <w:pPr>
              <w:pStyle w:val="ListParagraph"/>
              <w:rPr>
                <w:b/>
                <w:bCs/>
              </w:rPr>
            </w:pPr>
          </w:p>
        </w:tc>
      </w:tr>
      <w:tr w:rsidR="00A55B53" w:rsidRPr="00123177" w14:paraId="42C11293"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1048202E" w14:textId="77777777" w:rsidR="00A55B53" w:rsidRPr="00123177" w:rsidRDefault="00A55B53" w:rsidP="00535342">
            <w:r w:rsidRPr="00123177">
              <w:rPr>
                <w:rFonts w:eastAsia="Arial"/>
                <w:color w:val="000000" w:themeColor="text1"/>
              </w:rPr>
              <w:t xml:space="preserve">Derived Requirement </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073D22" w14:textId="77777777" w:rsidR="00A55B53" w:rsidRPr="00123177" w:rsidRDefault="00A55B53" w:rsidP="00535342">
            <w:r w:rsidRPr="00123177">
              <w:t>No Such derived requirement is applicable.</w:t>
            </w:r>
          </w:p>
        </w:tc>
      </w:tr>
      <w:tr w:rsidR="00A55B53" w:rsidRPr="00123177" w14:paraId="3B4C043D"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03F26759" w14:textId="77777777" w:rsidR="00A55B53" w:rsidRPr="00123177" w:rsidRDefault="00A55B53" w:rsidP="00535342">
            <w:r w:rsidRPr="00123177">
              <w:rPr>
                <w:rFonts w:eastAsia="Arial"/>
                <w:color w:val="000000" w:themeColor="text1"/>
              </w:rPr>
              <w:t>Access Restrictions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7381ED"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78E92E57"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6E4B7944" w14:textId="77777777" w:rsidR="00A55B53" w:rsidRPr="00123177" w:rsidRDefault="00A55B53" w:rsidP="00535342">
            <w:r w:rsidRPr="00123177">
              <w:rPr>
                <w:rFonts w:eastAsia="Arial"/>
                <w:color w:val="000000" w:themeColor="text1"/>
              </w:rPr>
              <w:t>Input(s)</w:t>
            </w:r>
            <w:r w:rsidRPr="00123177">
              <w:rPr>
                <w:rFonts w:eastAsia="Arial"/>
                <w:b/>
                <w:bCs/>
                <w:color w:val="000000" w:themeColor="text1"/>
              </w:rPr>
              <w:t xml:space="preserve"> </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780F20" w14:textId="77777777" w:rsidR="00A55B53" w:rsidRPr="00123177" w:rsidRDefault="00A55B53" w:rsidP="00535342">
            <w:pPr>
              <w:rPr>
                <w:b/>
                <w:bCs/>
              </w:rPr>
            </w:pPr>
            <w:r w:rsidRPr="00123177">
              <w:rPr>
                <w:rFonts w:eastAsia="Arial"/>
                <w:color w:val="000000" w:themeColor="text1"/>
                <w:szCs w:val="20"/>
              </w:rPr>
              <w:t xml:space="preserve">The HVHVDCDC shall broadcast the </w:t>
            </w:r>
            <w:r w:rsidRPr="00123177">
              <w:rPr>
                <w:b/>
                <w:bCs/>
              </w:rPr>
              <w:t>NHVDCDC400VPrechargeSwitch</w:t>
            </w:r>
            <w:r w:rsidRPr="00123177">
              <w:t xml:space="preserve"> to</w:t>
            </w:r>
            <w:r w:rsidRPr="00123177">
              <w:rPr>
                <w:rFonts w:eastAsia="Arial"/>
                <w:color w:val="000000" w:themeColor="text1"/>
                <w:szCs w:val="20"/>
              </w:rPr>
              <w:t xml:space="preserve"> the vehicle's CAN network </w:t>
            </w:r>
            <w:r w:rsidRPr="00123177">
              <w:t>for the knowing status of of 400V side</w:t>
            </w:r>
            <w:r w:rsidRPr="00123177">
              <w:rPr>
                <w:b/>
                <w:bCs/>
              </w:rPr>
              <w:t xml:space="preserve"> </w:t>
            </w:r>
            <w:r w:rsidRPr="00123177">
              <w:t>pre-charge contactor.</w:t>
            </w:r>
          </w:p>
        </w:tc>
      </w:tr>
      <w:tr w:rsidR="00A55B53" w:rsidRPr="00123177" w14:paraId="4EFDE8DF"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24A3B924" w14:textId="77777777" w:rsidR="00A55B53" w:rsidRPr="00123177" w:rsidRDefault="00A55B53" w:rsidP="00535342">
            <w:r w:rsidRPr="00123177">
              <w:rPr>
                <w:rFonts w:eastAsia="Arial"/>
                <w:color w:val="000000" w:themeColor="text1"/>
              </w:rPr>
              <w:t>Output(s)</w:t>
            </w:r>
            <w:r w:rsidRPr="00123177">
              <w:rPr>
                <w:rFonts w:eastAsia="Arial"/>
                <w:b/>
                <w:bCs/>
                <w:color w:val="000000" w:themeColor="text1"/>
              </w:rPr>
              <w:t xml:space="preserve"> </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026588" w14:textId="77777777" w:rsidR="00A55B53" w:rsidRPr="00123177" w:rsidRDefault="00A55B53" w:rsidP="00535342">
            <w:r w:rsidRPr="00123177">
              <w:t>the status of 400V side</w:t>
            </w:r>
            <w:r w:rsidRPr="00123177">
              <w:rPr>
                <w:b/>
                <w:bCs/>
              </w:rPr>
              <w:t xml:space="preserve"> </w:t>
            </w:r>
            <w:r w:rsidRPr="00123177">
              <w:t>pre-charge contactor is ON Or OFF.</w:t>
            </w:r>
          </w:p>
        </w:tc>
      </w:tr>
      <w:tr w:rsidR="00A55B53" w:rsidRPr="00123177" w14:paraId="5936F7B4"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7DDBA460" w14:textId="77777777" w:rsidR="00A55B53" w:rsidRPr="00123177" w:rsidRDefault="00A55B53" w:rsidP="00535342">
            <w:r w:rsidRPr="00123177">
              <w:rPr>
                <w:rFonts w:eastAsia="Arial"/>
                <w:color w:val="000000" w:themeColor="text1"/>
              </w:rPr>
              <w:t>Process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3DF042" w14:textId="77777777" w:rsidR="00A55B53" w:rsidRPr="00123177" w:rsidRDefault="00A55B53" w:rsidP="00535342">
            <w:r w:rsidRPr="00123177">
              <w:t>To measure the status of 400V side</w:t>
            </w:r>
            <w:r w:rsidRPr="00123177">
              <w:rPr>
                <w:b/>
                <w:bCs/>
              </w:rPr>
              <w:t xml:space="preserve"> </w:t>
            </w:r>
            <w:r w:rsidRPr="00123177">
              <w:t>pre-charge contactor via ADC to the SPI Bus. Then this measured value gives to debug CAN.</w:t>
            </w:r>
          </w:p>
        </w:tc>
      </w:tr>
      <w:tr w:rsidR="00A55B53" w:rsidRPr="00123177" w14:paraId="6EEDED56"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2CC9AB9A" w14:textId="77777777" w:rsidR="00A55B53" w:rsidRPr="00123177" w:rsidRDefault="00A55B53" w:rsidP="00535342">
            <w:r w:rsidRPr="00123177">
              <w:rPr>
                <w:rFonts w:eastAsia="Arial"/>
                <w:color w:val="000000" w:themeColor="text1"/>
              </w:rPr>
              <w:lastRenderedPageBreak/>
              <w:t>Mandatory Fields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C90C69" w14:textId="77777777" w:rsidR="00A55B53" w:rsidRPr="00123177" w:rsidRDefault="00A55B53" w:rsidP="00535342">
            <w:r w:rsidRPr="00123177">
              <w:t>No such mandatory fields is applicable.</w:t>
            </w:r>
          </w:p>
        </w:tc>
      </w:tr>
      <w:tr w:rsidR="00A55B53" w:rsidRPr="00123177" w14:paraId="5C1868F3"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38B6EA3D" w14:textId="77777777" w:rsidR="00A55B53" w:rsidRPr="00123177" w:rsidRDefault="00A55B53" w:rsidP="00535342">
            <w:r w:rsidRPr="00123177">
              <w:rPr>
                <w:rFonts w:eastAsia="Arial"/>
                <w:color w:val="000000" w:themeColor="text1"/>
              </w:rPr>
              <w:t>Pre-Loaded Values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44F283" w14:textId="77777777" w:rsidR="00A55B53" w:rsidRPr="00123177" w:rsidRDefault="00A55B53" w:rsidP="00535342">
            <w:r w:rsidRPr="00123177">
              <w:t xml:space="preserve">HVDCDCStatus = 0, NHVDCDCStatusDebug = 0, NHVDCDCFault = 0(No faults). </w:t>
            </w:r>
          </w:p>
        </w:tc>
      </w:tr>
      <w:tr w:rsidR="00A55B53" w:rsidRPr="00123177" w14:paraId="0E91E048"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2F7F188E" w14:textId="77777777" w:rsidR="00A55B53" w:rsidRPr="00123177" w:rsidRDefault="00A55B53" w:rsidP="00535342">
            <w:r w:rsidRPr="00123177">
              <w:rPr>
                <w:rFonts w:eastAsia="Arial"/>
                <w:color w:val="000000" w:themeColor="text1"/>
              </w:rPr>
              <w:t>Default Values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DDD71A" w14:textId="77777777" w:rsidR="00A55B53" w:rsidRPr="00123177" w:rsidRDefault="00A55B53" w:rsidP="00535342">
            <w:r w:rsidRPr="00123177">
              <w:rPr>
                <w:szCs w:val="20"/>
              </w:rPr>
              <w:t>Default values shall be applicable with respect to Pre-Loaded Values</w:t>
            </w:r>
          </w:p>
        </w:tc>
      </w:tr>
      <w:tr w:rsidR="00A55B53" w:rsidRPr="00123177" w14:paraId="6F93973F"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0D55E9D9" w14:textId="77777777" w:rsidR="00A55B53" w:rsidRPr="00123177" w:rsidRDefault="00A55B53" w:rsidP="00535342">
            <w:r w:rsidRPr="00123177">
              <w:rPr>
                <w:rFonts w:eastAsia="Arial"/>
                <w:color w:val="000000" w:themeColor="text1"/>
              </w:rPr>
              <w:t>Valid range of Values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F8EC72" w14:textId="77777777" w:rsidR="00A55B53" w:rsidRPr="00123177" w:rsidRDefault="00A55B53" w:rsidP="00535342">
            <w:r w:rsidRPr="00123177">
              <w:t>VHVDCDC400V signal valid value range is 180V - 350V.</w:t>
            </w:r>
          </w:p>
        </w:tc>
      </w:tr>
      <w:tr w:rsidR="00A55B53" w:rsidRPr="00123177" w14:paraId="23D8959B"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0C1E30D2" w14:textId="77777777" w:rsidR="00A55B53" w:rsidRPr="00123177" w:rsidRDefault="00A55B53" w:rsidP="00535342">
            <w:r w:rsidRPr="00123177">
              <w:rPr>
                <w:rFonts w:eastAsia="Arial"/>
                <w:color w:val="000000" w:themeColor="text1"/>
              </w:rPr>
              <w:t xml:space="preserve">Data Latency Period </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438F2C" w14:textId="77777777" w:rsidR="00A55B53" w:rsidRPr="00123177" w:rsidRDefault="00A55B53" w:rsidP="00535342">
            <w:r w:rsidRPr="00123177">
              <w:rPr>
                <w:szCs w:val="20"/>
              </w:rPr>
              <w:t>Data latency period is not applicable</w:t>
            </w:r>
          </w:p>
        </w:tc>
      </w:tr>
      <w:tr w:rsidR="00A55B53" w:rsidRPr="00123177" w14:paraId="55B1D381"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46F01048" w14:textId="77777777" w:rsidR="00A55B53" w:rsidRPr="00123177" w:rsidRDefault="00A55B53" w:rsidP="00535342">
            <w:r w:rsidRPr="00123177">
              <w:rPr>
                <w:rFonts w:eastAsia="Arial"/>
                <w:color w:val="000000" w:themeColor="text1"/>
              </w:rPr>
              <w:t xml:space="preserve">Data Retention Period  </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AD841C" w14:textId="77777777" w:rsidR="00A55B53" w:rsidRPr="00123177" w:rsidRDefault="00A55B53" w:rsidP="00535342">
            <w:r w:rsidRPr="00123177">
              <w:rPr>
                <w:szCs w:val="20"/>
              </w:rPr>
              <w:t>Data Retention period is not applicable.</w:t>
            </w:r>
          </w:p>
        </w:tc>
      </w:tr>
      <w:tr w:rsidR="00A55B53" w:rsidRPr="00123177" w14:paraId="1582F384"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220BD196" w14:textId="77777777" w:rsidR="00A55B53" w:rsidRPr="00123177" w:rsidRDefault="00A55B53" w:rsidP="00535342">
            <w:pPr>
              <w:rPr>
                <w:rFonts w:eastAsia="Arial"/>
                <w:color w:val="000000" w:themeColor="text1"/>
              </w:rPr>
            </w:pPr>
            <w:r w:rsidRPr="00123177">
              <w:rPr>
                <w:rFonts w:eastAsia="Arial"/>
                <w:color w:val="000000" w:themeColor="text1"/>
              </w:rPr>
              <w:t>Data Rate/ &lt;Daily&gt; Number of transaction</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742A2E" w14:textId="77777777" w:rsidR="00A55B53" w:rsidRPr="00123177" w:rsidRDefault="00A55B53" w:rsidP="00535342">
            <w:r w:rsidRPr="00123177">
              <w:rPr>
                <w:szCs w:val="20"/>
              </w:rPr>
              <w:t>Data rate is not applicable.</w:t>
            </w:r>
          </w:p>
        </w:tc>
      </w:tr>
      <w:tr w:rsidR="00A55B53" w:rsidRPr="00123177" w14:paraId="6C82E312"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5BC4C965" w14:textId="77777777" w:rsidR="00A55B53" w:rsidRPr="00123177" w:rsidRDefault="00A55B53" w:rsidP="00535342">
            <w:r w:rsidRPr="00123177">
              <w:rPr>
                <w:rFonts w:eastAsia="Arial"/>
                <w:color w:val="000000" w:themeColor="text1"/>
              </w:rPr>
              <w:t>External Events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6F1B9B" w14:textId="77777777" w:rsidR="00A55B53" w:rsidRPr="00123177" w:rsidRDefault="00A55B53" w:rsidP="00535342">
            <w:r w:rsidRPr="00123177">
              <w:rPr>
                <w:szCs w:val="20"/>
              </w:rPr>
              <w:t>External event is not required.</w:t>
            </w:r>
          </w:p>
        </w:tc>
      </w:tr>
      <w:tr w:rsidR="00A55B53" w:rsidRPr="00123177" w14:paraId="3339EB16"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744E1A9A" w14:textId="77777777" w:rsidR="00A55B53" w:rsidRPr="00123177" w:rsidRDefault="00A55B53" w:rsidP="00535342">
            <w:r w:rsidRPr="00123177">
              <w:rPr>
                <w:rFonts w:eastAsia="Arial"/>
                <w:color w:val="000000" w:themeColor="text1"/>
              </w:rPr>
              <w:t>Temporal Events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5F89E4" w14:textId="77777777" w:rsidR="00A55B53" w:rsidRPr="00123177" w:rsidRDefault="00A55B53" w:rsidP="00535342">
            <w:r w:rsidRPr="00123177">
              <w:rPr>
                <w:szCs w:val="20"/>
              </w:rPr>
              <w:t>Temporal event is not applicable.</w:t>
            </w:r>
          </w:p>
        </w:tc>
      </w:tr>
      <w:tr w:rsidR="00A55B53" w:rsidRPr="00123177" w14:paraId="55094714"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4FFC7D30" w14:textId="77777777" w:rsidR="00A55B53" w:rsidRPr="00123177" w:rsidRDefault="00A55B53" w:rsidP="00535342">
            <w:r w:rsidRPr="00123177">
              <w:rPr>
                <w:rFonts w:eastAsia="Arial"/>
                <w:color w:val="000000" w:themeColor="text1"/>
              </w:rPr>
              <w:t xml:space="preserve">Validation Rules/ </w:t>
            </w:r>
          </w:p>
          <w:p w14:paraId="245B7E3E" w14:textId="77777777" w:rsidR="00A55B53" w:rsidRPr="00123177" w:rsidRDefault="00A55B53" w:rsidP="00535342">
            <w:r w:rsidRPr="00123177">
              <w:rPr>
                <w:rFonts w:eastAsia="Arial"/>
                <w:color w:val="000000" w:themeColor="text1"/>
              </w:rPr>
              <w:t>Verification criteria</w:t>
            </w:r>
            <w:r w:rsidRPr="00123177">
              <w:rPr>
                <w:rFonts w:eastAsia="Arial"/>
                <w:color w:val="000000" w:themeColor="text1"/>
                <w:vertAlign w:val="superscript"/>
              </w:rPr>
              <w:t>2</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06E843" w14:textId="77777777" w:rsidR="00A55B53" w:rsidRPr="00123177" w:rsidRDefault="00A55B53" w:rsidP="00535342">
            <w:pPr>
              <w:pStyle w:val="TableText"/>
              <w:snapToGrid w:val="0"/>
            </w:pPr>
            <w:r w:rsidRPr="00123177">
              <w:t>CANape or CAN BUS Analyzer is a software tool Validating CAN Signal.</w:t>
            </w:r>
          </w:p>
        </w:tc>
      </w:tr>
      <w:tr w:rsidR="00A55B53" w:rsidRPr="00123177" w14:paraId="5BCD814A"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5FF8A3F4" w14:textId="77777777" w:rsidR="00A55B53" w:rsidRPr="00123177" w:rsidRDefault="00A55B53" w:rsidP="00535342">
            <w:r w:rsidRPr="00123177">
              <w:rPr>
                <w:rFonts w:eastAsia="Arial"/>
                <w:color w:val="000000" w:themeColor="text1"/>
              </w:rPr>
              <w:t>Constraints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B6B1BD" w14:textId="77777777" w:rsidR="00A55B53" w:rsidRPr="00123177" w:rsidRDefault="00A55B53" w:rsidP="00535342">
            <w:r w:rsidRPr="00123177">
              <w:rPr>
                <w:szCs w:val="20"/>
              </w:rPr>
              <w:t>Constraints is not applicable.</w:t>
            </w:r>
          </w:p>
        </w:tc>
      </w:tr>
      <w:tr w:rsidR="00A55B53" w:rsidRPr="00123177" w14:paraId="239D3044"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75E5E7B8" w14:textId="77777777" w:rsidR="00A55B53" w:rsidRPr="00123177" w:rsidRDefault="00A55B53" w:rsidP="00535342">
            <w:r w:rsidRPr="00123177">
              <w:rPr>
                <w:rFonts w:eastAsia="Arial"/>
                <w:color w:val="000000" w:themeColor="text1"/>
              </w:rPr>
              <w:t>Effects on other systems/sub system</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F77702" w14:textId="77777777" w:rsidR="00A55B53" w:rsidRPr="00123177" w:rsidRDefault="00A55B53" w:rsidP="00535342">
            <w:r w:rsidRPr="00123177">
              <w:rPr>
                <w:szCs w:val="20"/>
              </w:rPr>
              <w:t>No effects on other system</w:t>
            </w:r>
          </w:p>
        </w:tc>
      </w:tr>
      <w:tr w:rsidR="00A55B53" w:rsidRPr="00123177" w14:paraId="667679C5"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60515E71" w14:textId="77777777" w:rsidR="00A55B53" w:rsidRPr="00123177" w:rsidRDefault="00A55B53" w:rsidP="00535342">
            <w:r w:rsidRPr="00123177">
              <w:rPr>
                <w:rFonts w:eastAsia="Arial"/>
                <w:color w:val="000000" w:themeColor="text1"/>
              </w:rPr>
              <w:t>Testability with respect to test environment</w:t>
            </w:r>
          </w:p>
          <w:p w14:paraId="2CA108AB" w14:textId="77777777" w:rsidR="00A55B53" w:rsidRPr="00123177" w:rsidRDefault="00A55B53" w:rsidP="00535342">
            <w:r w:rsidRPr="00123177">
              <w:rPr>
                <w:rFonts w:eastAsia="Arial"/>
                <w:color w:val="000000" w:themeColor="text1"/>
              </w:rPr>
              <w:t>(Yes/No)</w:t>
            </w:r>
          </w:p>
          <w:p w14:paraId="38D64603" w14:textId="77777777" w:rsidR="00A55B53" w:rsidRPr="00123177" w:rsidRDefault="00A55B53" w:rsidP="00535342">
            <w:r w:rsidRPr="00123177">
              <w:rPr>
                <w:rFonts w:eastAsia="Arial"/>
                <w:i/>
                <w:iCs/>
                <w:color w:val="000000" w:themeColor="text1"/>
              </w:rPr>
              <w:t>Note: Mention in which phase of testing, this requirement will be tested</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48BC48" w14:textId="77777777" w:rsidR="00A55B53" w:rsidRPr="00123177" w:rsidRDefault="00A55B53" w:rsidP="00535342">
            <w:pPr>
              <w:pStyle w:val="TableText"/>
            </w:pPr>
            <w:r w:rsidRPr="00123177">
              <w:t>YES</w:t>
            </w:r>
          </w:p>
          <w:p w14:paraId="746BCBCD" w14:textId="77777777" w:rsidR="00A55B53" w:rsidRPr="00123177" w:rsidRDefault="00A55B53" w:rsidP="00535342"/>
        </w:tc>
      </w:tr>
      <w:tr w:rsidR="00A55B53" w:rsidRPr="00123177" w14:paraId="2476D922"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6A2A75F9" w14:textId="77777777" w:rsidR="00A55B53" w:rsidRPr="00123177" w:rsidRDefault="00A55B53" w:rsidP="00535342">
            <w:r w:rsidRPr="00123177">
              <w:rPr>
                <w:rFonts w:eastAsia="Arial"/>
                <w:color w:val="000000" w:themeColor="text1"/>
              </w:rPr>
              <w:t>Feasible within project constraints</w:t>
            </w:r>
          </w:p>
          <w:p w14:paraId="79FCB183" w14:textId="77777777" w:rsidR="00A55B53" w:rsidRPr="00123177" w:rsidRDefault="00A55B53" w:rsidP="00535342">
            <w:r w:rsidRPr="00123177">
              <w:rPr>
                <w:rFonts w:eastAsia="Arial"/>
                <w:color w:val="000000" w:themeColor="text1"/>
              </w:rPr>
              <w:lastRenderedPageBreak/>
              <w:t>(Yes/No)</w:t>
            </w:r>
          </w:p>
          <w:p w14:paraId="6E32E98B" w14:textId="77777777" w:rsidR="00A55B53" w:rsidRPr="00123177" w:rsidRDefault="00A55B53" w:rsidP="00535342">
            <w:r w:rsidRPr="00123177">
              <w:rPr>
                <w:rFonts w:eastAsia="Arial"/>
                <w:i/>
                <w:iCs/>
                <w:color w:val="000000" w:themeColor="text1"/>
              </w:rPr>
              <w:t>Note: Add the impact of requirement on operating environment defined in section 4.2</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367C8C" w14:textId="77777777" w:rsidR="00A55B53" w:rsidRPr="00123177" w:rsidRDefault="00A55B53" w:rsidP="00535342">
            <w:pPr>
              <w:pStyle w:val="TableText"/>
            </w:pPr>
            <w:r w:rsidRPr="00123177">
              <w:lastRenderedPageBreak/>
              <w:t>YES</w:t>
            </w:r>
          </w:p>
          <w:p w14:paraId="6F54D4DB" w14:textId="77777777" w:rsidR="00A55B53" w:rsidRPr="00123177" w:rsidRDefault="00A55B53" w:rsidP="00535342"/>
        </w:tc>
      </w:tr>
      <w:tr w:rsidR="00A55B53" w:rsidRPr="00123177" w14:paraId="4185E33E"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7E74C5B0" w14:textId="77777777" w:rsidR="00A55B53" w:rsidRPr="00123177" w:rsidRDefault="00A55B53" w:rsidP="00535342">
            <w:r w:rsidRPr="00123177">
              <w:rPr>
                <w:rFonts w:eastAsia="Arial"/>
                <w:color w:val="000000" w:themeColor="text1"/>
              </w:rPr>
              <w:t>Critical</w:t>
            </w:r>
          </w:p>
          <w:p w14:paraId="60D0F70F" w14:textId="77777777" w:rsidR="00A55B53" w:rsidRPr="00123177" w:rsidRDefault="00A55B53" w:rsidP="00535342">
            <w:r w:rsidRPr="00123177">
              <w:rPr>
                <w:rFonts w:eastAsia="Arial"/>
                <w:color w:val="000000" w:themeColor="text1"/>
              </w:rPr>
              <w:t>(Yes/No)</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A2D9AF" w14:textId="77777777" w:rsidR="00A55B53" w:rsidRPr="00123177" w:rsidRDefault="00A55B53" w:rsidP="00535342">
            <w:r w:rsidRPr="00123177">
              <w:t>YES</w:t>
            </w:r>
          </w:p>
        </w:tc>
      </w:tr>
      <w:tr w:rsidR="00A55B53" w:rsidRPr="00123177" w14:paraId="5F29F7AE"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486BA51A" w14:textId="77777777" w:rsidR="00A55B53" w:rsidRPr="00123177" w:rsidRDefault="00A55B53" w:rsidP="00535342">
            <w:pPr>
              <w:rPr>
                <w:rFonts w:eastAsia="Arial"/>
                <w:color w:val="000000" w:themeColor="text1"/>
              </w:rPr>
            </w:pPr>
            <w:r w:rsidRPr="00123177">
              <w:t>Acceptance Criteria</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A9BFA5" w14:textId="77777777" w:rsidR="00A55B53" w:rsidRPr="00123177" w:rsidRDefault="00A55B53" w:rsidP="00535342">
            <w:r w:rsidRPr="00123177">
              <w:t>Acceptance Criteria for this requirement should be as per SECTION-6 ACCEPTANCE CRITERIA</w:t>
            </w:r>
          </w:p>
        </w:tc>
      </w:tr>
    </w:tbl>
    <w:p w14:paraId="680FA6C6" w14:textId="77777777" w:rsidR="00A55B53" w:rsidRPr="00123177" w:rsidRDefault="00A55B53" w:rsidP="00A55B53">
      <w:pPr>
        <w:pStyle w:val="BodyText"/>
        <w:rPr>
          <w:b/>
          <w:bCs/>
        </w:rPr>
      </w:pPr>
    </w:p>
    <w:p w14:paraId="3B7DEE98" w14:textId="77777777" w:rsidR="00A55B53" w:rsidRPr="00123177" w:rsidRDefault="00A55B53" w:rsidP="00A55B53">
      <w:pPr>
        <w:pStyle w:val="Heading4"/>
      </w:pPr>
      <w:r w:rsidRPr="00123177">
        <w:t>Broadcast the status of 400V side active discharge switch on debug CAN.</w:t>
      </w:r>
    </w:p>
    <w:p w14:paraId="69370FF0" w14:textId="77777777" w:rsidR="00A55B53" w:rsidRPr="00123177" w:rsidRDefault="00A55B53" w:rsidP="00A55B53">
      <w:pPr>
        <w:pStyle w:val="BodyText"/>
        <w:rPr>
          <w:b/>
          <w:bCs/>
        </w:rPr>
      </w:pPr>
    </w:p>
    <w:tbl>
      <w:tblPr>
        <w:tblW w:w="0" w:type="auto"/>
        <w:tblInd w:w="103" w:type="dxa"/>
        <w:tblLook w:val="06A0" w:firstRow="1" w:lastRow="0" w:firstColumn="1" w:lastColumn="0" w:noHBand="1" w:noVBand="1"/>
      </w:tblPr>
      <w:tblGrid>
        <w:gridCol w:w="1456"/>
        <w:gridCol w:w="7822"/>
      </w:tblGrid>
      <w:tr w:rsidR="00A55B53" w:rsidRPr="00123177" w14:paraId="6A4FA3A1"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06B5869" w14:textId="77777777" w:rsidR="00A55B53" w:rsidRPr="00123177" w:rsidRDefault="00A55B53" w:rsidP="00535342">
            <w:r w:rsidRPr="00123177">
              <w:rPr>
                <w:rFonts w:eastAsia="Arial"/>
                <w:b/>
                <w:bCs/>
                <w:color w:val="000000" w:themeColor="text1"/>
              </w:rPr>
              <w:t>Term</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12B6F0A" w14:textId="77777777" w:rsidR="00A55B53" w:rsidRPr="00123177" w:rsidRDefault="00A55B53" w:rsidP="00535342">
            <w:r w:rsidRPr="00123177">
              <w:rPr>
                <w:rFonts w:eastAsia="Arial"/>
                <w:b/>
                <w:bCs/>
                <w:color w:val="000000" w:themeColor="text1"/>
              </w:rPr>
              <w:t>Description</w:t>
            </w:r>
          </w:p>
        </w:tc>
      </w:tr>
      <w:tr w:rsidR="00A55B53" w:rsidRPr="00123177" w14:paraId="163F3852" w14:textId="77777777" w:rsidTr="00535342">
        <w:trPr>
          <w:trHeight w:val="135"/>
        </w:trPr>
        <w:tc>
          <w:tcPr>
            <w:tcW w:w="1380" w:type="dxa"/>
            <w:tcBorders>
              <w:top w:val="single" w:sz="8" w:space="0" w:color="000000" w:themeColor="text1"/>
              <w:left w:val="single" w:sz="8" w:space="0" w:color="000000" w:themeColor="text1"/>
              <w:bottom w:val="single" w:sz="8" w:space="0" w:color="000000" w:themeColor="text1"/>
              <w:right w:val="nil"/>
            </w:tcBorders>
          </w:tcPr>
          <w:p w14:paraId="0C454A65" w14:textId="77777777" w:rsidR="00A55B53" w:rsidRPr="00123177" w:rsidRDefault="00A55B53" w:rsidP="00535342">
            <w:r w:rsidRPr="00123177">
              <w:rPr>
                <w:rFonts w:eastAsia="Arial"/>
                <w:color w:val="000000" w:themeColor="text1"/>
              </w:rPr>
              <w:t>REQ ID</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43B9E4" w14:textId="77777777" w:rsidR="00A55B53" w:rsidRPr="00123177" w:rsidRDefault="00A55B53" w:rsidP="00535342">
            <w:pPr>
              <w:rPr>
                <w:rFonts w:eastAsia="Arial"/>
                <w:color w:val="000000" w:themeColor="text1"/>
              </w:rPr>
            </w:pPr>
            <w:r w:rsidRPr="00123177">
              <w:rPr>
                <w:rFonts w:eastAsia="Arial"/>
                <w:color w:val="000000" w:themeColor="text1"/>
              </w:rPr>
              <w:t>SWRS_COMM_22</w:t>
            </w:r>
          </w:p>
        </w:tc>
      </w:tr>
      <w:tr w:rsidR="00A55B53" w:rsidRPr="00123177" w14:paraId="7B0A5049" w14:textId="77777777" w:rsidTr="00535342">
        <w:trPr>
          <w:trHeight w:val="135"/>
        </w:trPr>
        <w:tc>
          <w:tcPr>
            <w:tcW w:w="1380" w:type="dxa"/>
            <w:tcBorders>
              <w:top w:val="single" w:sz="8" w:space="0" w:color="000000" w:themeColor="text1"/>
              <w:left w:val="single" w:sz="8" w:space="0" w:color="000000" w:themeColor="text1"/>
              <w:bottom w:val="single" w:sz="8" w:space="0" w:color="000000" w:themeColor="text1"/>
              <w:right w:val="nil"/>
            </w:tcBorders>
          </w:tcPr>
          <w:p w14:paraId="12606920" w14:textId="77777777" w:rsidR="00A55B53" w:rsidRPr="00123177" w:rsidRDefault="00A55B53" w:rsidP="00535342">
            <w:pPr>
              <w:pStyle w:val="TableText"/>
            </w:pPr>
            <w:r w:rsidRPr="00123177">
              <w:t>Customer Req ID</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ADA11B" w14:textId="77777777" w:rsidR="00A55B53" w:rsidRPr="00123177" w:rsidRDefault="00A55B53" w:rsidP="00535342">
            <w:pPr>
              <w:rPr>
                <w:rFonts w:eastAsia="Arial"/>
                <w:color w:val="000000" w:themeColor="text1"/>
              </w:rPr>
            </w:pPr>
            <w:r w:rsidRPr="00123177">
              <w:rPr>
                <w:rFonts w:eastAsia="Arial"/>
                <w:color w:val="000000" w:themeColor="text1"/>
              </w:rPr>
              <w:t>SDS-HVDCDC-107</w:t>
            </w:r>
          </w:p>
        </w:tc>
      </w:tr>
      <w:tr w:rsidR="00A55B53" w:rsidRPr="00123177" w14:paraId="493EF709" w14:textId="77777777" w:rsidTr="00535342">
        <w:trPr>
          <w:trHeight w:val="135"/>
        </w:trPr>
        <w:tc>
          <w:tcPr>
            <w:tcW w:w="1380" w:type="dxa"/>
            <w:tcBorders>
              <w:top w:val="single" w:sz="8" w:space="0" w:color="000000" w:themeColor="text1"/>
              <w:left w:val="single" w:sz="8" w:space="0" w:color="000000" w:themeColor="text1"/>
              <w:bottom w:val="single" w:sz="8" w:space="0" w:color="000000" w:themeColor="text1"/>
              <w:right w:val="nil"/>
            </w:tcBorders>
          </w:tcPr>
          <w:p w14:paraId="55B70BA9" w14:textId="77777777" w:rsidR="00A55B53" w:rsidRPr="00123177" w:rsidRDefault="00A55B53" w:rsidP="00535342">
            <w:pPr>
              <w:pStyle w:val="TableText"/>
            </w:pPr>
            <w:r w:rsidRPr="00123177">
              <w:t>Milestone</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473812" w14:textId="77777777" w:rsidR="00A55B53" w:rsidRPr="00123177" w:rsidRDefault="00A55B53" w:rsidP="00535342">
            <w:pPr>
              <w:pStyle w:val="TableText"/>
            </w:pPr>
            <w:r w:rsidRPr="00123177">
              <w:t>B-Sample/ PF2.0</w:t>
            </w:r>
          </w:p>
        </w:tc>
      </w:tr>
      <w:tr w:rsidR="00A55B53" w:rsidRPr="00123177" w14:paraId="64007BFB" w14:textId="77777777" w:rsidTr="00535342">
        <w:trPr>
          <w:trHeight w:val="135"/>
        </w:trPr>
        <w:tc>
          <w:tcPr>
            <w:tcW w:w="1380" w:type="dxa"/>
            <w:tcBorders>
              <w:top w:val="single" w:sz="8" w:space="0" w:color="000000" w:themeColor="text1"/>
              <w:left w:val="single" w:sz="8" w:space="0" w:color="000000" w:themeColor="text1"/>
              <w:bottom w:val="single" w:sz="8" w:space="0" w:color="000000" w:themeColor="text1"/>
              <w:right w:val="nil"/>
            </w:tcBorders>
          </w:tcPr>
          <w:p w14:paraId="0F97EEB6" w14:textId="77777777" w:rsidR="00A55B53" w:rsidRPr="00123177" w:rsidRDefault="00A55B53" w:rsidP="00535342">
            <w:r w:rsidRPr="00123177">
              <w:rPr>
                <w:rFonts w:eastAsia="Arial"/>
                <w:color w:val="000000" w:themeColor="text1"/>
              </w:rPr>
              <w:t>Purpose</w:t>
            </w:r>
            <w:r w:rsidRPr="00123177">
              <w:rPr>
                <w:rFonts w:eastAsia="Arial"/>
                <w:color w:val="000000" w:themeColor="text1"/>
                <w:vertAlign w:val="superscript"/>
              </w:rPr>
              <w:t>1</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AD78CF" w14:textId="77777777" w:rsidR="00A55B53" w:rsidRPr="00123177" w:rsidRDefault="00A55B53" w:rsidP="00535342">
            <w:pPr>
              <w:pStyle w:val="ListParagraph"/>
              <w:ind w:left="0"/>
            </w:pPr>
            <w:r w:rsidRPr="00123177">
              <w:t xml:space="preserve">HVDCDC uses </w:t>
            </w:r>
            <w:r w:rsidRPr="00123177">
              <w:rPr>
                <w:b/>
                <w:bCs/>
              </w:rPr>
              <w:t xml:space="preserve">NHVDCDC400VDischargeStatus </w:t>
            </w:r>
            <w:r w:rsidRPr="00123177">
              <w:t>to send the status of 400V side active discharge switch on debug CAN.</w:t>
            </w:r>
          </w:p>
        </w:tc>
      </w:tr>
      <w:tr w:rsidR="00A55B53" w:rsidRPr="00123177" w14:paraId="161A0C2F"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01A143C6" w14:textId="77777777" w:rsidR="00A55B53" w:rsidRPr="00123177" w:rsidRDefault="00A55B53" w:rsidP="00535342">
            <w:r w:rsidRPr="00123177">
              <w:rPr>
                <w:rFonts w:eastAsia="Arial"/>
                <w:color w:val="000000" w:themeColor="text1"/>
              </w:rPr>
              <w:t xml:space="preserve">Derived Requirement </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B1B283" w14:textId="77777777" w:rsidR="00A55B53" w:rsidRPr="00123177" w:rsidRDefault="00A55B53" w:rsidP="00535342">
            <w:r w:rsidRPr="00123177">
              <w:t>No Such derived requirement is applicable.</w:t>
            </w:r>
          </w:p>
        </w:tc>
      </w:tr>
      <w:tr w:rsidR="00A55B53" w:rsidRPr="00123177" w14:paraId="7B5AD0A2"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005215B9" w14:textId="77777777" w:rsidR="00A55B53" w:rsidRPr="00123177" w:rsidRDefault="00A55B53" w:rsidP="00535342">
            <w:r w:rsidRPr="00123177">
              <w:rPr>
                <w:rFonts w:eastAsia="Arial"/>
                <w:color w:val="000000" w:themeColor="text1"/>
              </w:rPr>
              <w:t>Access Restrictions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17FD3C"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0D9F5003"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6602C19F" w14:textId="77777777" w:rsidR="00A55B53" w:rsidRPr="00123177" w:rsidRDefault="00A55B53" w:rsidP="00535342">
            <w:r w:rsidRPr="00123177">
              <w:rPr>
                <w:rFonts w:eastAsia="Arial"/>
                <w:color w:val="000000" w:themeColor="text1"/>
              </w:rPr>
              <w:t>Input(s)</w:t>
            </w:r>
            <w:r w:rsidRPr="00123177">
              <w:rPr>
                <w:rFonts w:eastAsia="Arial"/>
                <w:b/>
                <w:bCs/>
                <w:color w:val="000000" w:themeColor="text1"/>
              </w:rPr>
              <w:t xml:space="preserve"> </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CAEAD3" w14:textId="77777777" w:rsidR="00A55B53" w:rsidRPr="00123177" w:rsidRDefault="00A55B53" w:rsidP="00535342">
            <w:r w:rsidRPr="00123177">
              <w:rPr>
                <w:rFonts w:eastAsia="Arial"/>
                <w:color w:val="000000" w:themeColor="text1"/>
                <w:szCs w:val="20"/>
              </w:rPr>
              <w:t xml:space="preserve">The HVHVDCDC shall broadcast the </w:t>
            </w:r>
            <w:r w:rsidRPr="00123177">
              <w:rPr>
                <w:b/>
                <w:bCs/>
              </w:rPr>
              <w:t xml:space="preserve">NHVDCDC400VDischargeStatus </w:t>
            </w:r>
            <w:r w:rsidRPr="00123177">
              <w:t>to</w:t>
            </w:r>
            <w:r w:rsidRPr="00123177">
              <w:rPr>
                <w:rFonts w:eastAsia="Arial"/>
                <w:color w:val="000000" w:themeColor="text1"/>
                <w:szCs w:val="20"/>
              </w:rPr>
              <w:t xml:space="preserve"> the vehicle's CAN network </w:t>
            </w:r>
            <w:r w:rsidRPr="00123177">
              <w:t>for the knowing status of 400V side active discharge switch.</w:t>
            </w:r>
          </w:p>
        </w:tc>
      </w:tr>
      <w:tr w:rsidR="00A55B53" w:rsidRPr="00123177" w14:paraId="41D16D18"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33CD2EC6" w14:textId="77777777" w:rsidR="00A55B53" w:rsidRPr="00123177" w:rsidRDefault="00A55B53" w:rsidP="00535342">
            <w:r w:rsidRPr="00123177">
              <w:rPr>
                <w:rFonts w:eastAsia="Arial"/>
                <w:color w:val="000000" w:themeColor="text1"/>
              </w:rPr>
              <w:t>Output(s)</w:t>
            </w:r>
            <w:r w:rsidRPr="00123177">
              <w:rPr>
                <w:rFonts w:eastAsia="Arial"/>
                <w:b/>
                <w:bCs/>
                <w:color w:val="000000" w:themeColor="text1"/>
              </w:rPr>
              <w:t xml:space="preserve"> </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8837CC" w14:textId="77777777" w:rsidR="00A55B53" w:rsidRPr="00123177" w:rsidRDefault="00A55B53" w:rsidP="00535342">
            <w:r w:rsidRPr="00123177">
              <w:t>The status of 400V side active discharge switch is ON Or OFF.</w:t>
            </w:r>
          </w:p>
        </w:tc>
      </w:tr>
      <w:tr w:rsidR="00A55B53" w:rsidRPr="00123177" w14:paraId="046CC6FA"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1A52FF59" w14:textId="77777777" w:rsidR="00A55B53" w:rsidRPr="00123177" w:rsidRDefault="00A55B53" w:rsidP="00535342">
            <w:r w:rsidRPr="00123177">
              <w:rPr>
                <w:rFonts w:eastAsia="Arial"/>
                <w:color w:val="000000" w:themeColor="text1"/>
              </w:rPr>
              <w:t>Process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1AB3B3" w14:textId="77777777" w:rsidR="00A55B53" w:rsidRPr="00123177" w:rsidRDefault="00A55B53" w:rsidP="00535342">
            <w:r w:rsidRPr="00123177">
              <w:t>To measured Status of 400V side active discharge switch via ADC to the SPI Bus. Then this measured value shall be transmitted on debug CAN.</w:t>
            </w:r>
          </w:p>
        </w:tc>
      </w:tr>
      <w:tr w:rsidR="00A55B53" w:rsidRPr="00123177" w14:paraId="265CE66D"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5C1A1C7E" w14:textId="77777777" w:rsidR="00A55B53" w:rsidRPr="00123177" w:rsidRDefault="00A55B53" w:rsidP="00535342">
            <w:r w:rsidRPr="00123177">
              <w:rPr>
                <w:rFonts w:eastAsia="Arial"/>
                <w:color w:val="000000" w:themeColor="text1"/>
              </w:rPr>
              <w:t>Mandatory Fields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C3E609" w14:textId="77777777" w:rsidR="00A55B53" w:rsidRPr="00123177" w:rsidRDefault="00A55B53" w:rsidP="00535342">
            <w:r w:rsidRPr="00123177">
              <w:t>No such mandatory fields is applicable.</w:t>
            </w:r>
          </w:p>
        </w:tc>
      </w:tr>
      <w:tr w:rsidR="00A55B53" w:rsidRPr="00123177" w14:paraId="5FA95004"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5500A083" w14:textId="77777777" w:rsidR="00A55B53" w:rsidRPr="00123177" w:rsidRDefault="00A55B53" w:rsidP="00535342">
            <w:r w:rsidRPr="00123177">
              <w:rPr>
                <w:rFonts w:eastAsia="Arial"/>
                <w:color w:val="000000" w:themeColor="text1"/>
              </w:rPr>
              <w:t>Pre-Loaded Values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1AB548" w14:textId="77777777" w:rsidR="00A55B53" w:rsidRPr="00123177" w:rsidRDefault="00A55B53" w:rsidP="00535342">
            <w:r w:rsidRPr="00123177">
              <w:t xml:space="preserve">HVDCDCStatus = 0, NHVDCDCStatusDebug = 0, NHVDCDCFault = 0(No faults). </w:t>
            </w:r>
          </w:p>
        </w:tc>
      </w:tr>
      <w:tr w:rsidR="00A55B53" w:rsidRPr="00123177" w14:paraId="2218B3E2"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7D6F8084" w14:textId="77777777" w:rsidR="00A55B53" w:rsidRPr="00123177" w:rsidRDefault="00A55B53" w:rsidP="00535342">
            <w:r w:rsidRPr="00123177">
              <w:rPr>
                <w:rFonts w:eastAsia="Arial"/>
                <w:color w:val="000000" w:themeColor="text1"/>
              </w:rPr>
              <w:t>Default Values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A24AB4" w14:textId="77777777" w:rsidR="00A55B53" w:rsidRPr="00123177" w:rsidRDefault="00A55B53" w:rsidP="00535342">
            <w:r w:rsidRPr="00123177">
              <w:rPr>
                <w:szCs w:val="20"/>
              </w:rPr>
              <w:t>Default values shall be applicable with respect to Pre-Loaded Values</w:t>
            </w:r>
          </w:p>
        </w:tc>
      </w:tr>
      <w:tr w:rsidR="00A55B53" w:rsidRPr="00123177" w14:paraId="36823A1B"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28B9AC6F" w14:textId="77777777" w:rsidR="00A55B53" w:rsidRPr="00123177" w:rsidRDefault="00A55B53" w:rsidP="00535342">
            <w:r w:rsidRPr="00123177">
              <w:rPr>
                <w:rFonts w:eastAsia="Arial"/>
                <w:color w:val="000000" w:themeColor="text1"/>
              </w:rPr>
              <w:t>Valid range of Values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18F52A" w14:textId="77777777" w:rsidR="00A55B53" w:rsidRPr="00123177" w:rsidRDefault="00A55B53" w:rsidP="00535342">
            <w:r w:rsidRPr="00123177">
              <w:t>VHVDCDC400V signal valid value range is 180V - 350V.</w:t>
            </w:r>
          </w:p>
        </w:tc>
      </w:tr>
      <w:tr w:rsidR="00A55B53" w:rsidRPr="00123177" w14:paraId="743AFC01"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3CFBDC60" w14:textId="77777777" w:rsidR="00A55B53" w:rsidRPr="00123177" w:rsidRDefault="00A55B53" w:rsidP="00535342">
            <w:r w:rsidRPr="00123177">
              <w:rPr>
                <w:rFonts w:eastAsia="Arial"/>
                <w:color w:val="000000" w:themeColor="text1"/>
              </w:rPr>
              <w:t xml:space="preserve">Data Latency Period </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421C0E" w14:textId="77777777" w:rsidR="00A55B53" w:rsidRPr="00123177" w:rsidRDefault="00A55B53" w:rsidP="00535342">
            <w:r w:rsidRPr="00123177">
              <w:rPr>
                <w:szCs w:val="20"/>
              </w:rPr>
              <w:t>Data latency period is not applicable</w:t>
            </w:r>
          </w:p>
        </w:tc>
      </w:tr>
      <w:tr w:rsidR="00A55B53" w:rsidRPr="00123177" w14:paraId="63EAFFBD"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15E2B80A" w14:textId="77777777" w:rsidR="00A55B53" w:rsidRPr="00123177" w:rsidRDefault="00A55B53" w:rsidP="00535342">
            <w:r w:rsidRPr="00123177">
              <w:rPr>
                <w:rFonts w:eastAsia="Arial"/>
                <w:color w:val="000000" w:themeColor="text1"/>
              </w:rPr>
              <w:lastRenderedPageBreak/>
              <w:t xml:space="preserve">Data Retention Period  </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BB0CE8" w14:textId="77777777" w:rsidR="00A55B53" w:rsidRPr="00123177" w:rsidRDefault="00A55B53" w:rsidP="00535342">
            <w:r w:rsidRPr="00123177">
              <w:rPr>
                <w:szCs w:val="20"/>
              </w:rPr>
              <w:t>Data Retention period is not applicable.</w:t>
            </w:r>
          </w:p>
        </w:tc>
      </w:tr>
      <w:tr w:rsidR="00A55B53" w:rsidRPr="00123177" w14:paraId="7014D569"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4961DF3C" w14:textId="77777777" w:rsidR="00A55B53" w:rsidRPr="00123177" w:rsidRDefault="00A55B53" w:rsidP="00535342">
            <w:pPr>
              <w:rPr>
                <w:rFonts w:eastAsia="Arial"/>
                <w:color w:val="000000" w:themeColor="text1"/>
              </w:rPr>
            </w:pPr>
            <w:r w:rsidRPr="00123177">
              <w:rPr>
                <w:rFonts w:eastAsia="Arial"/>
                <w:color w:val="000000" w:themeColor="text1"/>
              </w:rPr>
              <w:t>Data Rate/ &lt;Daily&gt; Number of transaction</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BDD803" w14:textId="77777777" w:rsidR="00A55B53" w:rsidRPr="00123177" w:rsidRDefault="00A55B53" w:rsidP="00535342">
            <w:r w:rsidRPr="00123177">
              <w:rPr>
                <w:szCs w:val="20"/>
              </w:rPr>
              <w:t>Data rate is not applicable.</w:t>
            </w:r>
          </w:p>
        </w:tc>
      </w:tr>
      <w:tr w:rsidR="00A55B53" w:rsidRPr="00123177" w14:paraId="0E33B09A"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6A4C13AE" w14:textId="77777777" w:rsidR="00A55B53" w:rsidRPr="00123177" w:rsidRDefault="00A55B53" w:rsidP="00535342">
            <w:r w:rsidRPr="00123177">
              <w:rPr>
                <w:rFonts w:eastAsia="Arial"/>
                <w:color w:val="000000" w:themeColor="text1"/>
              </w:rPr>
              <w:t>External Events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9BE1D7" w14:textId="77777777" w:rsidR="00A55B53" w:rsidRPr="00123177" w:rsidRDefault="00A55B53" w:rsidP="00535342">
            <w:r w:rsidRPr="00123177">
              <w:rPr>
                <w:szCs w:val="20"/>
              </w:rPr>
              <w:t>External event is not required.</w:t>
            </w:r>
          </w:p>
        </w:tc>
      </w:tr>
      <w:tr w:rsidR="00A55B53" w:rsidRPr="00123177" w14:paraId="48987435"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700ABFF6" w14:textId="77777777" w:rsidR="00A55B53" w:rsidRPr="00123177" w:rsidRDefault="00A55B53" w:rsidP="00535342">
            <w:r w:rsidRPr="00123177">
              <w:rPr>
                <w:rFonts w:eastAsia="Arial"/>
                <w:color w:val="000000" w:themeColor="text1"/>
              </w:rPr>
              <w:t>Temporal Events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732D29" w14:textId="77777777" w:rsidR="00A55B53" w:rsidRPr="00123177" w:rsidRDefault="00A55B53" w:rsidP="00535342">
            <w:r w:rsidRPr="00123177">
              <w:rPr>
                <w:szCs w:val="20"/>
              </w:rPr>
              <w:t>Temporal event is not applicable.</w:t>
            </w:r>
          </w:p>
        </w:tc>
      </w:tr>
      <w:tr w:rsidR="00A55B53" w:rsidRPr="00123177" w14:paraId="7C404366"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1BAEE7D4" w14:textId="77777777" w:rsidR="00A55B53" w:rsidRPr="00123177" w:rsidRDefault="00A55B53" w:rsidP="00535342">
            <w:r w:rsidRPr="00123177">
              <w:rPr>
                <w:rFonts w:eastAsia="Arial"/>
                <w:color w:val="000000" w:themeColor="text1"/>
              </w:rPr>
              <w:t xml:space="preserve">Validation Rules/ </w:t>
            </w:r>
          </w:p>
          <w:p w14:paraId="200069F0" w14:textId="77777777" w:rsidR="00A55B53" w:rsidRPr="00123177" w:rsidRDefault="00A55B53" w:rsidP="00535342">
            <w:r w:rsidRPr="00123177">
              <w:rPr>
                <w:rFonts w:eastAsia="Arial"/>
                <w:color w:val="000000" w:themeColor="text1"/>
              </w:rPr>
              <w:t>Verification criteria</w:t>
            </w:r>
            <w:r w:rsidRPr="00123177">
              <w:rPr>
                <w:rFonts w:eastAsia="Arial"/>
                <w:color w:val="000000" w:themeColor="text1"/>
                <w:vertAlign w:val="superscript"/>
              </w:rPr>
              <w:t>2</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ECDF53" w14:textId="77777777" w:rsidR="00A55B53" w:rsidRPr="00123177" w:rsidRDefault="00A55B53" w:rsidP="00535342">
            <w:pPr>
              <w:pStyle w:val="TableText"/>
              <w:snapToGrid w:val="0"/>
            </w:pPr>
            <w:r w:rsidRPr="00123177">
              <w:t>CANape or CAN BUS Analyzer is a software tool Validating CAN Signal on Debug CAN.</w:t>
            </w:r>
          </w:p>
        </w:tc>
      </w:tr>
      <w:tr w:rsidR="00A55B53" w:rsidRPr="00123177" w14:paraId="36CCD259"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48668E80" w14:textId="77777777" w:rsidR="00A55B53" w:rsidRPr="00123177" w:rsidRDefault="00A55B53" w:rsidP="00535342">
            <w:r w:rsidRPr="00123177">
              <w:rPr>
                <w:rFonts w:eastAsia="Arial"/>
                <w:color w:val="000000" w:themeColor="text1"/>
              </w:rPr>
              <w:t>Constraints</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759473" w14:textId="77777777" w:rsidR="00A55B53" w:rsidRPr="00123177" w:rsidRDefault="00A55B53" w:rsidP="00535342">
            <w:r w:rsidRPr="00123177">
              <w:rPr>
                <w:szCs w:val="20"/>
              </w:rPr>
              <w:t>Constraints is not applicable.</w:t>
            </w:r>
          </w:p>
        </w:tc>
      </w:tr>
      <w:tr w:rsidR="00A55B53" w:rsidRPr="00123177" w14:paraId="77808804"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6AAE809D" w14:textId="77777777" w:rsidR="00A55B53" w:rsidRPr="00123177" w:rsidRDefault="00A55B53" w:rsidP="00535342">
            <w:r w:rsidRPr="00123177">
              <w:rPr>
                <w:rFonts w:eastAsia="Arial"/>
                <w:color w:val="000000" w:themeColor="text1"/>
              </w:rPr>
              <w:t>Effects on other systems/sub system</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88F089" w14:textId="77777777" w:rsidR="00A55B53" w:rsidRPr="00123177" w:rsidRDefault="00A55B53" w:rsidP="00535342">
            <w:r w:rsidRPr="00123177">
              <w:rPr>
                <w:szCs w:val="20"/>
              </w:rPr>
              <w:t>No effects on other system</w:t>
            </w:r>
          </w:p>
        </w:tc>
      </w:tr>
      <w:tr w:rsidR="00A55B53" w:rsidRPr="00123177" w14:paraId="469D9B73"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18EEEFE6" w14:textId="77777777" w:rsidR="00A55B53" w:rsidRPr="00123177" w:rsidRDefault="00A55B53" w:rsidP="00535342">
            <w:r w:rsidRPr="00123177">
              <w:rPr>
                <w:rFonts w:eastAsia="Arial"/>
                <w:color w:val="000000" w:themeColor="text1"/>
              </w:rPr>
              <w:t>Testability with respect to test environment</w:t>
            </w:r>
          </w:p>
          <w:p w14:paraId="21761A81" w14:textId="77777777" w:rsidR="00A55B53" w:rsidRPr="00123177" w:rsidRDefault="00A55B53" w:rsidP="00535342">
            <w:r w:rsidRPr="00123177">
              <w:rPr>
                <w:rFonts w:eastAsia="Arial"/>
                <w:color w:val="000000" w:themeColor="text1"/>
              </w:rPr>
              <w:t>(Yes/No)</w:t>
            </w:r>
          </w:p>
          <w:p w14:paraId="4AE3996F" w14:textId="77777777" w:rsidR="00A55B53" w:rsidRPr="00123177" w:rsidRDefault="00A55B53" w:rsidP="00535342">
            <w:r w:rsidRPr="00123177">
              <w:rPr>
                <w:rFonts w:eastAsia="Arial"/>
                <w:i/>
                <w:iCs/>
                <w:color w:val="000000" w:themeColor="text1"/>
              </w:rPr>
              <w:t>Note: Mention in which phase of testing, this requirement will be tested</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82179C" w14:textId="77777777" w:rsidR="00A55B53" w:rsidRPr="00123177" w:rsidRDefault="00A55B53" w:rsidP="00535342">
            <w:pPr>
              <w:pStyle w:val="TableText"/>
            </w:pPr>
            <w:r w:rsidRPr="00123177">
              <w:t>YES</w:t>
            </w:r>
          </w:p>
          <w:p w14:paraId="51D07ECF" w14:textId="77777777" w:rsidR="00A55B53" w:rsidRPr="00123177" w:rsidRDefault="00A55B53" w:rsidP="00535342"/>
        </w:tc>
      </w:tr>
      <w:tr w:rsidR="00A55B53" w:rsidRPr="00123177" w14:paraId="5322329A"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276152DC" w14:textId="77777777" w:rsidR="00A55B53" w:rsidRPr="00123177" w:rsidRDefault="00A55B53" w:rsidP="00535342">
            <w:r w:rsidRPr="00123177">
              <w:rPr>
                <w:rFonts w:eastAsia="Arial"/>
                <w:color w:val="000000" w:themeColor="text1"/>
              </w:rPr>
              <w:t>Feasible within project constraints</w:t>
            </w:r>
          </w:p>
          <w:p w14:paraId="5BB491B8" w14:textId="77777777" w:rsidR="00A55B53" w:rsidRPr="00123177" w:rsidRDefault="00A55B53" w:rsidP="00535342">
            <w:r w:rsidRPr="00123177">
              <w:rPr>
                <w:rFonts w:eastAsia="Arial"/>
                <w:color w:val="000000" w:themeColor="text1"/>
              </w:rPr>
              <w:t>(Yes/No)</w:t>
            </w:r>
          </w:p>
          <w:p w14:paraId="39472AD8" w14:textId="77777777" w:rsidR="00A55B53" w:rsidRPr="00123177" w:rsidRDefault="00A55B53" w:rsidP="00535342">
            <w:r w:rsidRPr="00123177">
              <w:rPr>
                <w:rFonts w:eastAsia="Arial"/>
                <w:i/>
                <w:iCs/>
                <w:color w:val="000000" w:themeColor="text1"/>
              </w:rPr>
              <w:t>Note: Add the impact of requirement on operating environment defined in section 4.2</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4362A1" w14:textId="77777777" w:rsidR="00A55B53" w:rsidRPr="00123177" w:rsidRDefault="00A55B53" w:rsidP="00535342">
            <w:pPr>
              <w:pStyle w:val="TableText"/>
            </w:pPr>
            <w:r w:rsidRPr="00123177">
              <w:t>YES</w:t>
            </w:r>
          </w:p>
          <w:p w14:paraId="062BA33E" w14:textId="77777777" w:rsidR="00A55B53" w:rsidRPr="00123177" w:rsidRDefault="00A55B53" w:rsidP="00535342"/>
        </w:tc>
      </w:tr>
      <w:tr w:rsidR="00A55B53" w:rsidRPr="00123177" w14:paraId="0E79A7E5"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61FC16CF" w14:textId="77777777" w:rsidR="00A55B53" w:rsidRPr="00123177" w:rsidRDefault="00A55B53" w:rsidP="00535342">
            <w:r w:rsidRPr="00123177">
              <w:rPr>
                <w:rFonts w:eastAsia="Arial"/>
                <w:color w:val="000000" w:themeColor="text1"/>
              </w:rPr>
              <w:t>Critical</w:t>
            </w:r>
          </w:p>
          <w:p w14:paraId="1F03ED60" w14:textId="77777777" w:rsidR="00A55B53" w:rsidRPr="00123177" w:rsidRDefault="00A55B53" w:rsidP="00535342">
            <w:r w:rsidRPr="00123177">
              <w:rPr>
                <w:rFonts w:eastAsia="Arial"/>
                <w:color w:val="000000" w:themeColor="text1"/>
              </w:rPr>
              <w:t>(Yes/No)</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B63E1C" w14:textId="77777777" w:rsidR="00A55B53" w:rsidRPr="00123177" w:rsidRDefault="00A55B53" w:rsidP="00535342">
            <w:r w:rsidRPr="00123177">
              <w:t>YES</w:t>
            </w:r>
          </w:p>
        </w:tc>
      </w:tr>
      <w:tr w:rsidR="00A55B53" w:rsidRPr="00123177" w14:paraId="466A52E8" w14:textId="77777777" w:rsidTr="00535342">
        <w:trPr>
          <w:trHeight w:val="300"/>
        </w:trPr>
        <w:tc>
          <w:tcPr>
            <w:tcW w:w="1380" w:type="dxa"/>
            <w:tcBorders>
              <w:top w:val="single" w:sz="8" w:space="0" w:color="000000" w:themeColor="text1"/>
              <w:left w:val="single" w:sz="8" w:space="0" w:color="000000" w:themeColor="text1"/>
              <w:bottom w:val="single" w:sz="8" w:space="0" w:color="000000" w:themeColor="text1"/>
              <w:right w:val="nil"/>
            </w:tcBorders>
          </w:tcPr>
          <w:p w14:paraId="6C2AA912" w14:textId="77777777" w:rsidR="00A55B53" w:rsidRPr="00123177" w:rsidRDefault="00A55B53" w:rsidP="00535342">
            <w:pPr>
              <w:rPr>
                <w:rFonts w:eastAsia="Arial"/>
                <w:color w:val="000000" w:themeColor="text1"/>
              </w:rPr>
            </w:pPr>
            <w:r w:rsidRPr="00123177">
              <w:lastRenderedPageBreak/>
              <w:t>Acceptance Criteria</w:t>
            </w:r>
          </w:p>
        </w:tc>
        <w:tc>
          <w:tcPr>
            <w:tcW w:w="7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A5102D" w14:textId="77777777" w:rsidR="00A55B53" w:rsidRPr="00123177" w:rsidRDefault="00A55B53" w:rsidP="00535342">
            <w:r w:rsidRPr="00123177">
              <w:t>Acceptance Criteria for this requirement should be as per SECTION-6 ACCEPTANCE CRITERIA</w:t>
            </w:r>
          </w:p>
        </w:tc>
      </w:tr>
    </w:tbl>
    <w:p w14:paraId="77FB6FD6" w14:textId="77777777" w:rsidR="00A55B53" w:rsidRPr="00123177" w:rsidRDefault="00A55B53" w:rsidP="00A55B53">
      <w:pPr>
        <w:pStyle w:val="BodyText"/>
        <w:rPr>
          <w:b/>
          <w:bCs/>
        </w:rPr>
      </w:pPr>
    </w:p>
    <w:p w14:paraId="03FE519E" w14:textId="77777777" w:rsidR="00A55B53" w:rsidRPr="00123177" w:rsidRDefault="00A55B53" w:rsidP="00A55B53">
      <w:pPr>
        <w:pStyle w:val="BodyText"/>
        <w:rPr>
          <w:b/>
          <w:bCs/>
        </w:rPr>
      </w:pPr>
    </w:p>
    <w:p w14:paraId="4E8DCB07" w14:textId="77777777" w:rsidR="00A55B53" w:rsidRPr="00123177" w:rsidRDefault="00A55B53" w:rsidP="00A55B53">
      <w:pPr>
        <w:pStyle w:val="BodyText"/>
        <w:rPr>
          <w:b/>
          <w:bCs/>
        </w:rPr>
      </w:pPr>
    </w:p>
    <w:p w14:paraId="30B2A0F6" w14:textId="77777777" w:rsidR="00A55B53" w:rsidRPr="00123177" w:rsidRDefault="00A55B53" w:rsidP="00A55B53">
      <w:pPr>
        <w:pStyle w:val="BodyText"/>
        <w:rPr>
          <w:b/>
          <w:bCs/>
        </w:rPr>
      </w:pPr>
    </w:p>
    <w:tbl>
      <w:tblPr>
        <w:tblW w:w="9545" w:type="dxa"/>
        <w:tblInd w:w="103" w:type="dxa"/>
        <w:tblLook w:val="06A0" w:firstRow="1" w:lastRow="0" w:firstColumn="1" w:lastColumn="0" w:noHBand="1" w:noVBand="1"/>
      </w:tblPr>
      <w:tblGrid>
        <w:gridCol w:w="1456"/>
        <w:gridCol w:w="8089"/>
      </w:tblGrid>
      <w:tr w:rsidR="00A55B53" w:rsidRPr="00123177" w14:paraId="000E8A8E"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FD5D9E7" w14:textId="77777777" w:rsidR="00A55B53" w:rsidRPr="00123177" w:rsidRDefault="00A55B53" w:rsidP="00535342">
            <w:r w:rsidRPr="00123177">
              <w:rPr>
                <w:rFonts w:eastAsia="Arial"/>
                <w:b/>
                <w:bCs/>
                <w:color w:val="000000" w:themeColor="text1"/>
              </w:rPr>
              <w:t>Term</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A155945" w14:textId="77777777" w:rsidR="00A55B53" w:rsidRPr="00123177" w:rsidRDefault="00A55B53" w:rsidP="00535342">
            <w:r w:rsidRPr="00123177">
              <w:rPr>
                <w:rFonts w:eastAsia="Arial"/>
                <w:b/>
                <w:bCs/>
                <w:color w:val="000000" w:themeColor="text1"/>
              </w:rPr>
              <w:t>Description</w:t>
            </w:r>
          </w:p>
        </w:tc>
      </w:tr>
      <w:tr w:rsidR="00A55B53" w:rsidRPr="00123177" w14:paraId="39C69357" w14:textId="77777777" w:rsidTr="00535342">
        <w:trPr>
          <w:trHeight w:val="135"/>
        </w:trPr>
        <w:tc>
          <w:tcPr>
            <w:tcW w:w="1381" w:type="dxa"/>
            <w:tcBorders>
              <w:top w:val="single" w:sz="8" w:space="0" w:color="000000" w:themeColor="text1"/>
              <w:left w:val="single" w:sz="8" w:space="0" w:color="000000" w:themeColor="text1"/>
              <w:bottom w:val="single" w:sz="8" w:space="0" w:color="000000" w:themeColor="text1"/>
              <w:right w:val="nil"/>
            </w:tcBorders>
          </w:tcPr>
          <w:p w14:paraId="48E61EEF" w14:textId="77777777" w:rsidR="00A55B53" w:rsidRPr="00123177" w:rsidRDefault="00A55B53" w:rsidP="00535342">
            <w:r w:rsidRPr="00123177">
              <w:rPr>
                <w:rFonts w:eastAsia="Arial"/>
                <w:color w:val="000000" w:themeColor="text1"/>
              </w:rPr>
              <w:t>REQ ID</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3D9D41" w14:textId="77777777" w:rsidR="00A55B53" w:rsidRPr="00123177" w:rsidRDefault="00A55B53" w:rsidP="00535342">
            <w:pPr>
              <w:rPr>
                <w:rFonts w:eastAsia="Arial"/>
                <w:color w:val="000000" w:themeColor="text1"/>
              </w:rPr>
            </w:pPr>
            <w:r w:rsidRPr="00123177">
              <w:rPr>
                <w:rFonts w:eastAsia="Arial"/>
                <w:color w:val="000000" w:themeColor="text1"/>
              </w:rPr>
              <w:t>SWRS_COMM_23</w:t>
            </w:r>
          </w:p>
        </w:tc>
      </w:tr>
      <w:tr w:rsidR="00A55B53" w:rsidRPr="00123177" w14:paraId="12DA2A62" w14:textId="77777777" w:rsidTr="00535342">
        <w:trPr>
          <w:trHeight w:val="135"/>
        </w:trPr>
        <w:tc>
          <w:tcPr>
            <w:tcW w:w="1381" w:type="dxa"/>
            <w:tcBorders>
              <w:top w:val="single" w:sz="8" w:space="0" w:color="000000" w:themeColor="text1"/>
              <w:left w:val="single" w:sz="8" w:space="0" w:color="000000" w:themeColor="text1"/>
              <w:bottom w:val="single" w:sz="8" w:space="0" w:color="000000" w:themeColor="text1"/>
              <w:right w:val="nil"/>
            </w:tcBorders>
          </w:tcPr>
          <w:p w14:paraId="120F4A73" w14:textId="77777777" w:rsidR="00A55B53" w:rsidRPr="00123177" w:rsidRDefault="00A55B53" w:rsidP="00535342">
            <w:pPr>
              <w:pStyle w:val="TableText"/>
            </w:pPr>
            <w:r w:rsidRPr="00123177">
              <w:t>Customer Req ID</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A7C915" w14:textId="77777777" w:rsidR="00A55B53" w:rsidRPr="00123177" w:rsidRDefault="00A55B53" w:rsidP="00535342">
            <w:pPr>
              <w:rPr>
                <w:rFonts w:eastAsia="Arial"/>
                <w:color w:val="000000" w:themeColor="text1"/>
              </w:rPr>
            </w:pPr>
            <w:r w:rsidRPr="00123177">
              <w:rPr>
                <w:rFonts w:eastAsia="Arial"/>
                <w:color w:val="000000" w:themeColor="text1"/>
              </w:rPr>
              <w:t>SDS-HVDCDC-108</w:t>
            </w:r>
          </w:p>
        </w:tc>
      </w:tr>
      <w:tr w:rsidR="00A55B53" w:rsidRPr="00123177" w14:paraId="49F2026F" w14:textId="77777777" w:rsidTr="00535342">
        <w:trPr>
          <w:trHeight w:val="135"/>
        </w:trPr>
        <w:tc>
          <w:tcPr>
            <w:tcW w:w="1381" w:type="dxa"/>
            <w:tcBorders>
              <w:top w:val="single" w:sz="8" w:space="0" w:color="000000" w:themeColor="text1"/>
              <w:left w:val="single" w:sz="8" w:space="0" w:color="000000" w:themeColor="text1"/>
              <w:bottom w:val="single" w:sz="8" w:space="0" w:color="000000" w:themeColor="text1"/>
              <w:right w:val="nil"/>
            </w:tcBorders>
          </w:tcPr>
          <w:p w14:paraId="5698BFE7" w14:textId="77777777" w:rsidR="00A55B53" w:rsidRPr="00123177" w:rsidRDefault="00A55B53" w:rsidP="00535342">
            <w:pPr>
              <w:pStyle w:val="TableText"/>
            </w:pPr>
            <w:r w:rsidRPr="00123177">
              <w:t>Milestone</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06D3A4" w14:textId="77777777" w:rsidR="00A55B53" w:rsidRPr="00123177" w:rsidRDefault="00A55B53" w:rsidP="00535342">
            <w:pPr>
              <w:pStyle w:val="TableText"/>
            </w:pPr>
            <w:r w:rsidRPr="00123177">
              <w:t>B-Sample/ PF2.0</w:t>
            </w:r>
          </w:p>
        </w:tc>
      </w:tr>
      <w:tr w:rsidR="00A55B53" w:rsidRPr="00123177" w14:paraId="28810907" w14:textId="77777777" w:rsidTr="00535342">
        <w:trPr>
          <w:trHeight w:val="135"/>
        </w:trPr>
        <w:tc>
          <w:tcPr>
            <w:tcW w:w="1381" w:type="dxa"/>
            <w:tcBorders>
              <w:top w:val="single" w:sz="8" w:space="0" w:color="000000" w:themeColor="text1"/>
              <w:left w:val="single" w:sz="8" w:space="0" w:color="000000" w:themeColor="text1"/>
              <w:bottom w:val="single" w:sz="8" w:space="0" w:color="000000" w:themeColor="text1"/>
              <w:right w:val="nil"/>
            </w:tcBorders>
          </w:tcPr>
          <w:p w14:paraId="64543D94" w14:textId="77777777" w:rsidR="00A55B53" w:rsidRPr="00123177" w:rsidRDefault="00A55B53" w:rsidP="00535342">
            <w:r w:rsidRPr="00123177">
              <w:rPr>
                <w:rFonts w:eastAsia="Arial"/>
                <w:color w:val="000000" w:themeColor="text1"/>
              </w:rPr>
              <w:t>Purpose</w:t>
            </w:r>
            <w:r w:rsidRPr="00123177">
              <w:rPr>
                <w:rFonts w:eastAsia="Arial"/>
                <w:color w:val="000000" w:themeColor="text1"/>
                <w:vertAlign w:val="superscript"/>
              </w:rPr>
              <w:t>1</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CB4E21" w14:textId="77777777" w:rsidR="00A55B53" w:rsidRPr="00123177" w:rsidRDefault="00A55B53" w:rsidP="00535342">
            <w:pPr>
              <w:pStyle w:val="ListParagraph"/>
              <w:ind w:left="0"/>
            </w:pPr>
            <w:r w:rsidRPr="00123177">
              <w:t xml:space="preserve">HVDCDC uses </w:t>
            </w:r>
            <w:r w:rsidRPr="00123177">
              <w:rPr>
                <w:b/>
                <w:bCs/>
              </w:rPr>
              <w:t xml:space="preserve">NHVDCDCFaultID </w:t>
            </w:r>
            <w:r w:rsidRPr="00123177">
              <w:t>to send the status of internal fault ID on debug CAN.</w:t>
            </w:r>
          </w:p>
        </w:tc>
      </w:tr>
      <w:tr w:rsidR="00A55B53" w:rsidRPr="00123177" w14:paraId="1130D1C7"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79441E7E" w14:textId="77777777" w:rsidR="00A55B53" w:rsidRPr="00123177" w:rsidRDefault="00A55B53" w:rsidP="00535342">
            <w:r w:rsidRPr="00123177">
              <w:rPr>
                <w:rFonts w:eastAsia="Arial"/>
                <w:color w:val="000000" w:themeColor="text1"/>
              </w:rPr>
              <w:t xml:space="preserve">Derived Requirement </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52B684" w14:textId="77777777" w:rsidR="00A55B53" w:rsidRPr="00123177" w:rsidRDefault="00A55B53" w:rsidP="00535342">
            <w:pPr>
              <w:rPr>
                <w:rFonts w:eastAsia="Arial"/>
                <w:color w:val="000000" w:themeColor="text1"/>
              </w:rPr>
            </w:pPr>
            <w:r w:rsidRPr="00123177">
              <w:rPr>
                <w:rFonts w:eastAsia="Arial"/>
                <w:color w:val="000000" w:themeColor="text1"/>
              </w:rPr>
              <w:t>SWRS_COMM_19</w:t>
            </w:r>
          </w:p>
        </w:tc>
      </w:tr>
      <w:tr w:rsidR="00A55B53" w:rsidRPr="00123177" w14:paraId="71D3C33A"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18EC8162" w14:textId="77777777" w:rsidR="00A55B53" w:rsidRPr="00123177" w:rsidRDefault="00A55B53" w:rsidP="00535342">
            <w:r w:rsidRPr="00123177">
              <w:rPr>
                <w:rFonts w:eastAsia="Arial"/>
                <w:color w:val="000000" w:themeColor="text1"/>
              </w:rPr>
              <w:t>Access Restrictions</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2C4805"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4158B803"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63F578FC" w14:textId="77777777" w:rsidR="00A55B53" w:rsidRPr="00123177" w:rsidRDefault="00A55B53" w:rsidP="00535342">
            <w:r w:rsidRPr="00123177">
              <w:rPr>
                <w:rFonts w:eastAsia="Arial"/>
                <w:color w:val="000000" w:themeColor="text1"/>
              </w:rPr>
              <w:t>Input(s)</w:t>
            </w:r>
            <w:r w:rsidRPr="00123177">
              <w:rPr>
                <w:rFonts w:eastAsia="Arial"/>
                <w:b/>
                <w:bCs/>
                <w:color w:val="000000" w:themeColor="text1"/>
              </w:rPr>
              <w:t xml:space="preserve"> </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2F518F" w14:textId="77777777" w:rsidR="00A55B53" w:rsidRPr="00123177" w:rsidRDefault="00A55B53" w:rsidP="00535342">
            <w:r w:rsidRPr="00123177">
              <w:t>The fault generated at internally in state machine.</w:t>
            </w:r>
          </w:p>
        </w:tc>
      </w:tr>
      <w:tr w:rsidR="00A55B53" w:rsidRPr="00123177" w14:paraId="72760C43"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0398157F" w14:textId="77777777" w:rsidR="00A55B53" w:rsidRPr="00123177" w:rsidRDefault="00A55B53" w:rsidP="00535342">
            <w:r w:rsidRPr="00123177">
              <w:rPr>
                <w:rFonts w:eastAsia="Arial"/>
                <w:color w:val="000000" w:themeColor="text1"/>
              </w:rPr>
              <w:t>Output(s)</w:t>
            </w:r>
            <w:r w:rsidRPr="00123177">
              <w:rPr>
                <w:rFonts w:eastAsia="Arial"/>
                <w:b/>
                <w:bCs/>
                <w:color w:val="000000" w:themeColor="text1"/>
              </w:rPr>
              <w:t xml:space="preserve"> </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7D6AC5" w14:textId="77777777" w:rsidR="00A55B53" w:rsidRPr="00123177" w:rsidRDefault="00A55B53" w:rsidP="00535342">
            <w:r w:rsidRPr="00123177">
              <w:t>The status of the fault generated at internally in state machine will broad cast to the debug CAN.</w:t>
            </w:r>
          </w:p>
        </w:tc>
      </w:tr>
      <w:tr w:rsidR="00A55B53" w:rsidRPr="00123177" w14:paraId="20186061"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35C15A8E" w14:textId="77777777" w:rsidR="00A55B53" w:rsidRPr="00123177" w:rsidRDefault="00A55B53" w:rsidP="00535342">
            <w:r w:rsidRPr="00123177">
              <w:rPr>
                <w:rFonts w:eastAsia="Arial"/>
                <w:color w:val="000000" w:themeColor="text1"/>
              </w:rPr>
              <w:t>Process</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BBC8EF" w14:textId="77777777" w:rsidR="00A55B53" w:rsidRPr="00123177" w:rsidRDefault="00A55B53" w:rsidP="00535342">
            <w:r w:rsidRPr="00123177">
              <w:t>To measured Status of internal fault ID via ADC to the SPI Bus. Then this measured value gives to debug CAN.</w:t>
            </w:r>
          </w:p>
        </w:tc>
      </w:tr>
      <w:tr w:rsidR="00A55B53" w:rsidRPr="00123177" w14:paraId="6CE6FE06"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62361DC3" w14:textId="77777777" w:rsidR="00A55B53" w:rsidRPr="00123177" w:rsidRDefault="00A55B53" w:rsidP="00535342">
            <w:r w:rsidRPr="00123177">
              <w:rPr>
                <w:rFonts w:eastAsia="Arial"/>
                <w:color w:val="000000" w:themeColor="text1"/>
              </w:rPr>
              <w:t>Mandatory Fields</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20A857" w14:textId="77777777" w:rsidR="00A55B53" w:rsidRPr="00123177" w:rsidRDefault="00A55B53" w:rsidP="00535342">
            <w:r w:rsidRPr="00123177">
              <w:t>No such mandatory fields is applicable.</w:t>
            </w:r>
          </w:p>
        </w:tc>
      </w:tr>
      <w:tr w:rsidR="00A55B53" w:rsidRPr="00123177" w14:paraId="778A56ED"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74AC2603" w14:textId="77777777" w:rsidR="00A55B53" w:rsidRPr="00123177" w:rsidRDefault="00A55B53" w:rsidP="00535342">
            <w:r w:rsidRPr="00123177">
              <w:rPr>
                <w:rFonts w:eastAsia="Arial"/>
                <w:color w:val="000000" w:themeColor="text1"/>
              </w:rPr>
              <w:t>Pre-Loaded Values</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3B286B" w14:textId="77777777" w:rsidR="00A55B53" w:rsidRPr="00123177" w:rsidRDefault="00A55B53" w:rsidP="00535342">
            <w:r w:rsidRPr="00123177">
              <w:t xml:space="preserve">HVDCDCStatus = 6, NHVDCDCFault = 1 (Faulty). </w:t>
            </w:r>
          </w:p>
        </w:tc>
      </w:tr>
      <w:tr w:rsidR="00A55B53" w:rsidRPr="00123177" w14:paraId="64948B5D"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1135BBEF" w14:textId="77777777" w:rsidR="00A55B53" w:rsidRPr="00123177" w:rsidRDefault="00A55B53" w:rsidP="00535342">
            <w:r w:rsidRPr="00123177">
              <w:rPr>
                <w:rFonts w:eastAsia="Arial"/>
                <w:color w:val="000000" w:themeColor="text1"/>
              </w:rPr>
              <w:t>Default Values</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7780C9" w14:textId="77777777" w:rsidR="00A55B53" w:rsidRPr="00123177" w:rsidRDefault="00A55B53" w:rsidP="00535342">
            <w:r w:rsidRPr="00123177">
              <w:rPr>
                <w:szCs w:val="20"/>
              </w:rPr>
              <w:t>Default values shall be applicable with respect to Pre-Loaded Values</w:t>
            </w:r>
          </w:p>
        </w:tc>
      </w:tr>
      <w:tr w:rsidR="00A55B53" w:rsidRPr="00123177" w14:paraId="6774D9FA"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31B361A7" w14:textId="77777777" w:rsidR="00A55B53" w:rsidRPr="00123177" w:rsidRDefault="00A55B53" w:rsidP="00535342">
            <w:r w:rsidRPr="00123177">
              <w:rPr>
                <w:rFonts w:eastAsia="Arial"/>
                <w:color w:val="000000" w:themeColor="text1"/>
              </w:rPr>
              <w:t>Valid range of Values</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B6089A" w14:textId="77777777" w:rsidR="00A55B53" w:rsidRPr="00123177" w:rsidRDefault="00A55B53" w:rsidP="00535342">
            <w:r w:rsidRPr="00123177">
              <w:t>NHVDCDCFaultID signal valid value range is 0 - 255.</w:t>
            </w:r>
          </w:p>
        </w:tc>
      </w:tr>
      <w:tr w:rsidR="00A55B53" w:rsidRPr="00123177" w14:paraId="7BD6FBE1"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08DB4A74" w14:textId="77777777" w:rsidR="00A55B53" w:rsidRPr="00123177" w:rsidRDefault="00A55B53" w:rsidP="00535342">
            <w:r w:rsidRPr="00123177">
              <w:rPr>
                <w:rFonts w:eastAsia="Arial"/>
                <w:color w:val="000000" w:themeColor="text1"/>
              </w:rPr>
              <w:t xml:space="preserve">Data Latency Period </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C3F691" w14:textId="77777777" w:rsidR="00A55B53" w:rsidRPr="00123177" w:rsidRDefault="00A55B53" w:rsidP="00535342">
            <w:r w:rsidRPr="00123177">
              <w:rPr>
                <w:szCs w:val="20"/>
              </w:rPr>
              <w:t>Data latency period is not applicable</w:t>
            </w:r>
          </w:p>
        </w:tc>
      </w:tr>
      <w:tr w:rsidR="00A55B53" w:rsidRPr="00123177" w14:paraId="5DE92165"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0189D377" w14:textId="77777777" w:rsidR="00A55B53" w:rsidRPr="00123177" w:rsidRDefault="00A55B53" w:rsidP="00535342">
            <w:r w:rsidRPr="00123177">
              <w:rPr>
                <w:rFonts w:eastAsia="Arial"/>
                <w:color w:val="000000" w:themeColor="text1"/>
              </w:rPr>
              <w:t xml:space="preserve">Data Retention Period  </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821EED" w14:textId="77777777" w:rsidR="00A55B53" w:rsidRPr="00123177" w:rsidRDefault="00A55B53" w:rsidP="00535342">
            <w:r w:rsidRPr="00123177">
              <w:rPr>
                <w:szCs w:val="20"/>
              </w:rPr>
              <w:t>Data Retention period is not applicable.</w:t>
            </w:r>
          </w:p>
        </w:tc>
      </w:tr>
      <w:tr w:rsidR="00A55B53" w:rsidRPr="00123177" w14:paraId="566C8FF7"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53B306FB" w14:textId="77777777" w:rsidR="00A55B53" w:rsidRPr="00123177" w:rsidRDefault="00A55B53" w:rsidP="00535342">
            <w:pPr>
              <w:rPr>
                <w:rFonts w:eastAsia="Arial"/>
                <w:color w:val="000000" w:themeColor="text1"/>
              </w:rPr>
            </w:pPr>
            <w:r w:rsidRPr="00123177">
              <w:rPr>
                <w:rFonts w:eastAsia="Arial"/>
                <w:color w:val="000000" w:themeColor="text1"/>
              </w:rPr>
              <w:t>Data Rate/ &lt;Daily&gt; Number of transaction</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1FA0E8" w14:textId="77777777" w:rsidR="00A55B53" w:rsidRPr="00123177" w:rsidRDefault="00A55B53" w:rsidP="00535342">
            <w:r w:rsidRPr="00123177">
              <w:rPr>
                <w:szCs w:val="20"/>
              </w:rPr>
              <w:t>Data rate is not applicable.</w:t>
            </w:r>
          </w:p>
        </w:tc>
      </w:tr>
      <w:tr w:rsidR="00A55B53" w:rsidRPr="00123177" w14:paraId="32C12D4D"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1DDBCC9A" w14:textId="77777777" w:rsidR="00A55B53" w:rsidRPr="00123177" w:rsidRDefault="00A55B53" w:rsidP="00535342">
            <w:r w:rsidRPr="00123177">
              <w:rPr>
                <w:rFonts w:eastAsia="Arial"/>
                <w:color w:val="000000" w:themeColor="text1"/>
              </w:rPr>
              <w:t>External Events</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44E991" w14:textId="77777777" w:rsidR="00A55B53" w:rsidRPr="00123177" w:rsidRDefault="00A55B53" w:rsidP="00535342">
            <w:r w:rsidRPr="00123177">
              <w:rPr>
                <w:szCs w:val="20"/>
              </w:rPr>
              <w:t>External event is not required.</w:t>
            </w:r>
          </w:p>
        </w:tc>
      </w:tr>
      <w:tr w:rsidR="00A55B53" w:rsidRPr="00123177" w14:paraId="47176A21"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37F3C3B5" w14:textId="77777777" w:rsidR="00A55B53" w:rsidRPr="00123177" w:rsidRDefault="00A55B53" w:rsidP="00535342">
            <w:r w:rsidRPr="00123177">
              <w:rPr>
                <w:rFonts w:eastAsia="Arial"/>
                <w:color w:val="000000" w:themeColor="text1"/>
              </w:rPr>
              <w:t>Temporal Events</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A7BD57" w14:textId="77777777" w:rsidR="00A55B53" w:rsidRPr="00123177" w:rsidRDefault="00A55B53" w:rsidP="00535342">
            <w:r w:rsidRPr="00123177">
              <w:rPr>
                <w:szCs w:val="20"/>
              </w:rPr>
              <w:t>Temporal event is not applicable.</w:t>
            </w:r>
          </w:p>
        </w:tc>
      </w:tr>
      <w:tr w:rsidR="00A55B53" w:rsidRPr="00123177" w14:paraId="59D4FF65"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684F3E51" w14:textId="77777777" w:rsidR="00A55B53" w:rsidRPr="00123177" w:rsidRDefault="00A55B53" w:rsidP="00535342">
            <w:r w:rsidRPr="00123177">
              <w:rPr>
                <w:rFonts w:eastAsia="Arial"/>
                <w:color w:val="000000" w:themeColor="text1"/>
              </w:rPr>
              <w:t xml:space="preserve">Validation Rules/ </w:t>
            </w:r>
          </w:p>
          <w:p w14:paraId="43168A75" w14:textId="77777777" w:rsidR="00A55B53" w:rsidRPr="00123177" w:rsidRDefault="00A55B53" w:rsidP="00535342">
            <w:r w:rsidRPr="00123177">
              <w:rPr>
                <w:rFonts w:eastAsia="Arial"/>
                <w:color w:val="000000" w:themeColor="text1"/>
              </w:rPr>
              <w:lastRenderedPageBreak/>
              <w:t>Verification criteria</w:t>
            </w:r>
            <w:r w:rsidRPr="00123177">
              <w:rPr>
                <w:rFonts w:eastAsia="Arial"/>
                <w:color w:val="000000" w:themeColor="text1"/>
                <w:vertAlign w:val="superscript"/>
              </w:rPr>
              <w:t>2</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CA8CF5" w14:textId="77777777" w:rsidR="00A55B53" w:rsidRPr="00123177" w:rsidDel="003D2894" w:rsidRDefault="00A55B53" w:rsidP="00535342">
            <w:pPr>
              <w:pStyle w:val="TableText"/>
              <w:snapToGrid w:val="0"/>
              <w:rPr>
                <w:del w:id="77" w:author="Mayur Gaikwad" w:date="2024-01-24T17:09:00Z"/>
              </w:rPr>
            </w:pPr>
            <w:r w:rsidRPr="00123177">
              <w:lastRenderedPageBreak/>
              <w:t>CANape or CAN BUS Analyzer is a software tool Validating CAN Signal.</w:t>
            </w:r>
          </w:p>
          <w:p w14:paraId="3F8E86C5" w14:textId="77777777" w:rsidR="00A55B53" w:rsidRPr="00123177" w:rsidRDefault="00A55B53" w:rsidP="00535342"/>
        </w:tc>
      </w:tr>
      <w:tr w:rsidR="00A55B53" w:rsidRPr="00123177" w14:paraId="0DC928B8"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5B5698A3" w14:textId="77777777" w:rsidR="00A55B53" w:rsidRPr="00123177" w:rsidRDefault="00A55B53" w:rsidP="00535342">
            <w:r w:rsidRPr="00123177">
              <w:rPr>
                <w:rFonts w:eastAsia="Arial"/>
                <w:color w:val="000000" w:themeColor="text1"/>
              </w:rPr>
              <w:t>Constraints</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2A81FA" w14:textId="77777777" w:rsidR="00A55B53" w:rsidRPr="00123177" w:rsidRDefault="00A55B53" w:rsidP="00535342">
            <w:r w:rsidRPr="00123177">
              <w:rPr>
                <w:szCs w:val="20"/>
              </w:rPr>
              <w:t>Constraints is not applicable.</w:t>
            </w:r>
          </w:p>
        </w:tc>
      </w:tr>
      <w:tr w:rsidR="00A55B53" w:rsidRPr="00123177" w14:paraId="7B657A97"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792BC699" w14:textId="77777777" w:rsidR="00A55B53" w:rsidRPr="00123177" w:rsidRDefault="00A55B53" w:rsidP="00535342">
            <w:r w:rsidRPr="00123177">
              <w:rPr>
                <w:rFonts w:eastAsia="Arial"/>
                <w:color w:val="000000" w:themeColor="text1"/>
              </w:rPr>
              <w:t>Effects on other systems/sub system</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6EDEC9" w14:textId="77777777" w:rsidR="00A55B53" w:rsidRPr="00123177" w:rsidRDefault="00A55B53" w:rsidP="00535342">
            <w:r w:rsidRPr="00123177">
              <w:rPr>
                <w:szCs w:val="20"/>
              </w:rPr>
              <w:t>No effects on other system</w:t>
            </w:r>
          </w:p>
        </w:tc>
      </w:tr>
      <w:tr w:rsidR="00A55B53" w:rsidRPr="00123177" w14:paraId="7F70FFFC"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7F1CEE2F" w14:textId="77777777" w:rsidR="00A55B53" w:rsidRPr="00123177" w:rsidRDefault="00A55B53" w:rsidP="00535342">
            <w:r w:rsidRPr="00123177">
              <w:rPr>
                <w:rFonts w:eastAsia="Arial"/>
                <w:color w:val="000000" w:themeColor="text1"/>
              </w:rPr>
              <w:t>Testability with respect to test environment</w:t>
            </w:r>
          </w:p>
          <w:p w14:paraId="13EA80AE" w14:textId="77777777" w:rsidR="00A55B53" w:rsidRPr="00123177" w:rsidRDefault="00A55B53" w:rsidP="00535342">
            <w:r w:rsidRPr="00123177">
              <w:rPr>
                <w:rFonts w:eastAsia="Arial"/>
                <w:color w:val="000000" w:themeColor="text1"/>
              </w:rPr>
              <w:t>(Yes/No)</w:t>
            </w:r>
          </w:p>
          <w:p w14:paraId="26575394" w14:textId="77777777" w:rsidR="00A55B53" w:rsidRPr="00123177" w:rsidRDefault="00A55B53" w:rsidP="00535342">
            <w:r w:rsidRPr="00123177">
              <w:rPr>
                <w:rFonts w:eastAsia="Arial"/>
                <w:i/>
                <w:iCs/>
                <w:color w:val="000000" w:themeColor="text1"/>
              </w:rPr>
              <w:t>Note: Mention in which phase of testing, this requirement will be tested</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2E095D" w14:textId="77777777" w:rsidR="00A55B53" w:rsidRPr="00123177" w:rsidRDefault="00A55B53" w:rsidP="00535342">
            <w:pPr>
              <w:pStyle w:val="TableText"/>
            </w:pPr>
            <w:r w:rsidRPr="00123177">
              <w:t>YES</w:t>
            </w:r>
          </w:p>
          <w:p w14:paraId="242A2242" w14:textId="77777777" w:rsidR="00A55B53" w:rsidRPr="00123177" w:rsidRDefault="00A55B53" w:rsidP="00535342"/>
        </w:tc>
      </w:tr>
      <w:tr w:rsidR="00A55B53" w:rsidRPr="00123177" w14:paraId="0906919F"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2D1967BA" w14:textId="77777777" w:rsidR="00A55B53" w:rsidRPr="00123177" w:rsidRDefault="00A55B53" w:rsidP="00535342">
            <w:r w:rsidRPr="00123177">
              <w:rPr>
                <w:rFonts w:eastAsia="Arial"/>
                <w:color w:val="000000" w:themeColor="text1"/>
              </w:rPr>
              <w:t>Feasible within project constraints</w:t>
            </w:r>
          </w:p>
          <w:p w14:paraId="42AD03BE" w14:textId="77777777" w:rsidR="00A55B53" w:rsidRPr="00123177" w:rsidRDefault="00A55B53" w:rsidP="00535342">
            <w:r w:rsidRPr="00123177">
              <w:rPr>
                <w:rFonts w:eastAsia="Arial"/>
                <w:color w:val="000000" w:themeColor="text1"/>
              </w:rPr>
              <w:t>(Yes/No)</w:t>
            </w:r>
          </w:p>
          <w:p w14:paraId="02755A35" w14:textId="77777777" w:rsidR="00A55B53" w:rsidRPr="00123177" w:rsidRDefault="00A55B53" w:rsidP="00535342">
            <w:r w:rsidRPr="00123177">
              <w:rPr>
                <w:rFonts w:eastAsia="Arial"/>
                <w:i/>
                <w:iCs/>
                <w:color w:val="000000" w:themeColor="text1"/>
              </w:rPr>
              <w:t>Note: Add the impact of requirement on operating environment defined in section 4.2</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124FFC" w14:textId="77777777" w:rsidR="00A55B53" w:rsidRPr="00123177" w:rsidRDefault="00A55B53" w:rsidP="00535342">
            <w:pPr>
              <w:pStyle w:val="TableText"/>
            </w:pPr>
            <w:r w:rsidRPr="00123177">
              <w:t>YES</w:t>
            </w:r>
          </w:p>
          <w:p w14:paraId="3893613F" w14:textId="77777777" w:rsidR="00A55B53" w:rsidRPr="00123177" w:rsidRDefault="00A55B53" w:rsidP="00535342"/>
        </w:tc>
      </w:tr>
      <w:tr w:rsidR="00A55B53" w:rsidRPr="00123177" w14:paraId="4E740042"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5C0D2B2B" w14:textId="77777777" w:rsidR="00A55B53" w:rsidRPr="00123177" w:rsidRDefault="00A55B53" w:rsidP="00535342">
            <w:r w:rsidRPr="00123177">
              <w:rPr>
                <w:rFonts w:eastAsia="Arial"/>
                <w:color w:val="000000" w:themeColor="text1"/>
              </w:rPr>
              <w:t>Critical</w:t>
            </w:r>
          </w:p>
          <w:p w14:paraId="003E097C" w14:textId="77777777" w:rsidR="00A55B53" w:rsidRPr="00123177" w:rsidRDefault="00A55B53" w:rsidP="00535342">
            <w:r w:rsidRPr="00123177">
              <w:rPr>
                <w:rFonts w:eastAsia="Arial"/>
                <w:color w:val="000000" w:themeColor="text1"/>
              </w:rPr>
              <w:t>(Yes/No)</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FE8CFF" w14:textId="77777777" w:rsidR="00A55B53" w:rsidRPr="00123177" w:rsidRDefault="00A55B53" w:rsidP="00535342">
            <w:r w:rsidRPr="00123177">
              <w:t>YES</w:t>
            </w:r>
          </w:p>
        </w:tc>
      </w:tr>
      <w:tr w:rsidR="00A55B53" w:rsidRPr="00123177" w14:paraId="2B404A86" w14:textId="77777777" w:rsidTr="00535342">
        <w:trPr>
          <w:trHeight w:val="300"/>
        </w:trPr>
        <w:tc>
          <w:tcPr>
            <w:tcW w:w="1381" w:type="dxa"/>
            <w:tcBorders>
              <w:top w:val="single" w:sz="8" w:space="0" w:color="000000" w:themeColor="text1"/>
              <w:left w:val="single" w:sz="8" w:space="0" w:color="000000" w:themeColor="text1"/>
              <w:bottom w:val="single" w:sz="8" w:space="0" w:color="000000" w:themeColor="text1"/>
              <w:right w:val="nil"/>
            </w:tcBorders>
          </w:tcPr>
          <w:p w14:paraId="533AC23C" w14:textId="77777777" w:rsidR="00A55B53" w:rsidRPr="00123177" w:rsidRDefault="00A55B53" w:rsidP="00535342">
            <w:pPr>
              <w:rPr>
                <w:rFonts w:eastAsia="Arial"/>
                <w:color w:val="000000" w:themeColor="text1"/>
              </w:rPr>
            </w:pPr>
            <w:r w:rsidRPr="00123177">
              <w:t>Acceptance Criteria</w:t>
            </w:r>
          </w:p>
        </w:tc>
        <w:tc>
          <w:tcPr>
            <w:tcW w:w="81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3A64F8" w14:textId="77777777" w:rsidR="00A55B53" w:rsidRPr="00123177" w:rsidRDefault="00A55B53" w:rsidP="00535342">
            <w:r w:rsidRPr="00123177">
              <w:t>Acceptance Criteria for this requirement should be as per SECTION-6 ACCEPTANCE CRITERIA</w:t>
            </w:r>
          </w:p>
        </w:tc>
      </w:tr>
    </w:tbl>
    <w:p w14:paraId="5C77B4A5" w14:textId="77777777" w:rsidR="00A55B53" w:rsidRPr="00123177" w:rsidRDefault="00A55B53" w:rsidP="00A55B53">
      <w:pPr>
        <w:pStyle w:val="BodyText"/>
        <w:rPr>
          <w:b/>
          <w:bCs/>
        </w:rPr>
      </w:pPr>
    </w:p>
    <w:p w14:paraId="775A0018" w14:textId="77777777" w:rsidR="00A55B53" w:rsidRPr="00123177" w:rsidRDefault="00A55B53" w:rsidP="00A55B53">
      <w:pPr>
        <w:pStyle w:val="BodyText"/>
        <w:rPr>
          <w:b/>
          <w:bCs/>
        </w:rPr>
      </w:pPr>
    </w:p>
    <w:p w14:paraId="52C296F9" w14:textId="77777777" w:rsidR="00A55B53" w:rsidRPr="00123177" w:rsidRDefault="00A55B53" w:rsidP="00A55B53">
      <w:pPr>
        <w:pStyle w:val="Heading4"/>
      </w:pPr>
      <w:r w:rsidRPr="00123177">
        <w:rPr>
          <w:rFonts w:eastAsia="Arial"/>
          <w:color w:val="000000" w:themeColor="text1"/>
        </w:rPr>
        <w:t>Fault levels to the vehicle CAN network for defining the faults and its reaction</w:t>
      </w:r>
      <w:r w:rsidRPr="00123177">
        <w:t xml:space="preserve"> on CAN.</w:t>
      </w:r>
    </w:p>
    <w:p w14:paraId="0E26AAD9" w14:textId="77777777" w:rsidR="00A55B53" w:rsidRPr="00123177" w:rsidRDefault="00A55B53" w:rsidP="00A55B53">
      <w:pPr>
        <w:pStyle w:val="BodyText"/>
        <w:rPr>
          <w:b/>
          <w:bCs/>
        </w:rPr>
      </w:pPr>
    </w:p>
    <w:tbl>
      <w:tblPr>
        <w:tblW w:w="0" w:type="auto"/>
        <w:tblInd w:w="103" w:type="dxa"/>
        <w:tblLook w:val="06A0" w:firstRow="1" w:lastRow="0" w:firstColumn="1" w:lastColumn="0" w:noHBand="1" w:noVBand="1"/>
      </w:tblPr>
      <w:tblGrid>
        <w:gridCol w:w="1659"/>
        <w:gridCol w:w="7619"/>
      </w:tblGrid>
      <w:tr w:rsidR="00A55B53" w:rsidRPr="00123177" w14:paraId="07308C0F"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C74F8E1" w14:textId="77777777" w:rsidR="00A55B53" w:rsidRPr="00123177" w:rsidRDefault="00A55B53" w:rsidP="00535342">
            <w:r w:rsidRPr="00123177">
              <w:rPr>
                <w:rFonts w:eastAsia="Arial"/>
                <w:b/>
                <w:bCs/>
                <w:color w:val="000000" w:themeColor="text1"/>
              </w:rPr>
              <w:t>Term</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E7CDCD4" w14:textId="77777777" w:rsidR="00A55B53" w:rsidRPr="00123177" w:rsidRDefault="00A55B53" w:rsidP="00535342">
            <w:r w:rsidRPr="00123177">
              <w:rPr>
                <w:rFonts w:eastAsia="Arial"/>
                <w:b/>
                <w:bCs/>
                <w:color w:val="000000" w:themeColor="text1"/>
              </w:rPr>
              <w:t>Description</w:t>
            </w:r>
          </w:p>
        </w:tc>
      </w:tr>
      <w:tr w:rsidR="00A55B53" w:rsidRPr="00123177" w14:paraId="51E10D32" w14:textId="77777777" w:rsidTr="00535342">
        <w:trPr>
          <w:trHeight w:val="135"/>
        </w:trPr>
        <w:tc>
          <w:tcPr>
            <w:tcW w:w="1666" w:type="dxa"/>
            <w:tcBorders>
              <w:top w:val="single" w:sz="8" w:space="0" w:color="000000" w:themeColor="text1"/>
              <w:left w:val="single" w:sz="8" w:space="0" w:color="000000" w:themeColor="text1"/>
              <w:bottom w:val="single" w:sz="8" w:space="0" w:color="000000" w:themeColor="text1"/>
              <w:right w:val="nil"/>
            </w:tcBorders>
          </w:tcPr>
          <w:p w14:paraId="6C79C329" w14:textId="77777777" w:rsidR="00A55B53" w:rsidRPr="00123177" w:rsidRDefault="00A55B53" w:rsidP="00535342">
            <w:r w:rsidRPr="00123177">
              <w:rPr>
                <w:rFonts w:eastAsia="Arial"/>
                <w:color w:val="000000" w:themeColor="text1"/>
              </w:rPr>
              <w:t>REQ ID</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40E014" w14:textId="77777777" w:rsidR="00A55B53" w:rsidRPr="00123177" w:rsidRDefault="00A55B53" w:rsidP="00535342">
            <w:pPr>
              <w:rPr>
                <w:rFonts w:eastAsia="Arial"/>
                <w:color w:val="000000" w:themeColor="text1"/>
              </w:rPr>
            </w:pPr>
            <w:r w:rsidRPr="00123177">
              <w:rPr>
                <w:rFonts w:eastAsia="Arial"/>
                <w:color w:val="000000" w:themeColor="text1"/>
              </w:rPr>
              <w:t>SWRS_COMM_24</w:t>
            </w:r>
          </w:p>
        </w:tc>
      </w:tr>
      <w:tr w:rsidR="00A55B53" w:rsidRPr="00123177" w14:paraId="2CC1DA4F" w14:textId="77777777" w:rsidTr="00535342">
        <w:trPr>
          <w:trHeight w:val="135"/>
        </w:trPr>
        <w:tc>
          <w:tcPr>
            <w:tcW w:w="1666" w:type="dxa"/>
            <w:tcBorders>
              <w:top w:val="single" w:sz="8" w:space="0" w:color="000000" w:themeColor="text1"/>
              <w:left w:val="single" w:sz="8" w:space="0" w:color="000000" w:themeColor="text1"/>
              <w:bottom w:val="single" w:sz="8" w:space="0" w:color="000000" w:themeColor="text1"/>
              <w:right w:val="nil"/>
            </w:tcBorders>
          </w:tcPr>
          <w:p w14:paraId="41C41E44" w14:textId="77777777" w:rsidR="00A55B53" w:rsidRPr="00123177" w:rsidRDefault="00A55B53" w:rsidP="00535342">
            <w:pPr>
              <w:pStyle w:val="TableText"/>
            </w:pPr>
            <w:r w:rsidRPr="00123177">
              <w:t>Customer Req ID</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C9EE26" w14:textId="77777777" w:rsidR="00A55B53" w:rsidRPr="00123177" w:rsidRDefault="00A55B53" w:rsidP="00535342">
            <w:pPr>
              <w:rPr>
                <w:rFonts w:eastAsia="Arial"/>
                <w:color w:val="000000" w:themeColor="text1"/>
              </w:rPr>
            </w:pPr>
            <w:r w:rsidRPr="00123177">
              <w:rPr>
                <w:rFonts w:eastAsia="Arial"/>
                <w:color w:val="000000" w:themeColor="text1"/>
              </w:rPr>
              <w:t>SDS-HVDCDC-174</w:t>
            </w:r>
          </w:p>
        </w:tc>
      </w:tr>
      <w:tr w:rsidR="00A55B53" w:rsidRPr="00123177" w14:paraId="1ABEB15F" w14:textId="77777777" w:rsidTr="00535342">
        <w:trPr>
          <w:trHeight w:val="390"/>
        </w:trPr>
        <w:tc>
          <w:tcPr>
            <w:tcW w:w="1666" w:type="dxa"/>
            <w:tcBorders>
              <w:top w:val="single" w:sz="8" w:space="0" w:color="000000" w:themeColor="text1"/>
              <w:left w:val="single" w:sz="8" w:space="0" w:color="000000" w:themeColor="text1"/>
              <w:bottom w:val="single" w:sz="8" w:space="0" w:color="000000" w:themeColor="text1"/>
              <w:right w:val="nil"/>
            </w:tcBorders>
          </w:tcPr>
          <w:p w14:paraId="23E0CC83" w14:textId="77777777" w:rsidR="00A55B53" w:rsidRPr="00123177" w:rsidRDefault="00A55B53" w:rsidP="00535342">
            <w:pPr>
              <w:pStyle w:val="TableText"/>
            </w:pPr>
            <w:r w:rsidRPr="00123177">
              <w:t>Milestone</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127FD5" w14:textId="77777777" w:rsidR="00A55B53" w:rsidRPr="00123177" w:rsidRDefault="00A55B53" w:rsidP="00535342">
            <w:pPr>
              <w:pStyle w:val="TableText"/>
            </w:pPr>
            <w:r w:rsidRPr="00123177">
              <w:t>A-Sample/ PF1.0</w:t>
            </w:r>
          </w:p>
        </w:tc>
      </w:tr>
      <w:tr w:rsidR="00A55B53" w:rsidRPr="00123177" w14:paraId="1CB8A891" w14:textId="77777777" w:rsidTr="00535342">
        <w:trPr>
          <w:trHeight w:val="135"/>
        </w:trPr>
        <w:tc>
          <w:tcPr>
            <w:tcW w:w="1666" w:type="dxa"/>
            <w:tcBorders>
              <w:top w:val="single" w:sz="8" w:space="0" w:color="000000" w:themeColor="text1"/>
              <w:left w:val="single" w:sz="8" w:space="0" w:color="000000" w:themeColor="text1"/>
              <w:bottom w:val="single" w:sz="8" w:space="0" w:color="000000" w:themeColor="text1"/>
              <w:right w:val="nil"/>
            </w:tcBorders>
          </w:tcPr>
          <w:p w14:paraId="20A75CB0" w14:textId="77777777" w:rsidR="00A55B53" w:rsidRPr="00123177" w:rsidRDefault="00A55B53" w:rsidP="00535342">
            <w:r w:rsidRPr="00123177">
              <w:rPr>
                <w:rFonts w:eastAsia="Arial"/>
                <w:color w:val="000000" w:themeColor="text1"/>
              </w:rPr>
              <w:lastRenderedPageBreak/>
              <w:t>Purpose</w:t>
            </w:r>
            <w:r w:rsidRPr="00123177">
              <w:rPr>
                <w:rFonts w:eastAsia="Arial"/>
                <w:color w:val="000000" w:themeColor="text1"/>
                <w:vertAlign w:val="superscript"/>
              </w:rPr>
              <w:t>1</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9B87E1" w14:textId="77777777" w:rsidR="00A55B53" w:rsidRPr="00123177" w:rsidRDefault="00A55B53" w:rsidP="00535342">
            <w:pPr>
              <w:rPr>
                <w:rFonts w:eastAsia="Arial"/>
                <w:color w:val="000000" w:themeColor="text1"/>
              </w:rPr>
            </w:pPr>
            <w:r w:rsidRPr="00123177">
              <w:rPr>
                <w:rFonts w:eastAsia="Arial"/>
                <w:color w:val="000000" w:themeColor="text1"/>
              </w:rPr>
              <w:t xml:space="preserve">The HVHVDCDC shall have fault level categorization, diagnostic debounces, fault reactions on HVDCDC system and the vehicle, and the CAN interface for HVDCDC to report the fault level to the vehicle CAN </w:t>
            </w:r>
            <w:commentRangeStart w:id="78"/>
            <w:commentRangeStart w:id="79"/>
            <w:r w:rsidRPr="00123177">
              <w:rPr>
                <w:rFonts w:eastAsia="Arial"/>
                <w:color w:val="000000" w:themeColor="text1"/>
              </w:rPr>
              <w:t>network</w:t>
            </w:r>
            <w:commentRangeEnd w:id="78"/>
            <w:r w:rsidRPr="00123177">
              <w:rPr>
                <w:rStyle w:val="CommentReference"/>
                <w:rFonts w:eastAsia="Arial"/>
                <w:color w:val="000000" w:themeColor="text1"/>
                <w:sz w:val="24"/>
                <w:szCs w:val="24"/>
              </w:rPr>
              <w:commentReference w:id="78"/>
            </w:r>
            <w:commentRangeEnd w:id="79"/>
            <w:r w:rsidRPr="00123177">
              <w:rPr>
                <w:rStyle w:val="CommentReference"/>
                <w:rFonts w:eastAsia="Arial"/>
                <w:color w:val="000000" w:themeColor="text1"/>
                <w:sz w:val="24"/>
                <w:szCs w:val="24"/>
              </w:rPr>
              <w:commentReference w:id="79"/>
            </w:r>
            <w:r w:rsidRPr="00123177">
              <w:rPr>
                <w:rFonts w:eastAsia="Arial"/>
                <w:color w:val="000000" w:themeColor="text1"/>
              </w:rPr>
              <w:t>.</w:t>
            </w:r>
          </w:p>
        </w:tc>
      </w:tr>
      <w:tr w:rsidR="00A55B53" w:rsidRPr="00123177" w14:paraId="2DCA0B02"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732796BE" w14:textId="77777777" w:rsidR="00A55B53" w:rsidRPr="00123177" w:rsidRDefault="00A55B53" w:rsidP="00535342">
            <w:r w:rsidRPr="00123177">
              <w:rPr>
                <w:rFonts w:eastAsia="Arial"/>
                <w:color w:val="000000" w:themeColor="text1"/>
              </w:rPr>
              <w:t xml:space="preserve">Derived Requirement </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CEEF95" w14:textId="77777777" w:rsidR="00A55B53" w:rsidRPr="00123177" w:rsidRDefault="00A55B53" w:rsidP="00535342">
            <w:r w:rsidRPr="00123177">
              <w:t>No Such derived requirement is applicable.</w:t>
            </w:r>
          </w:p>
        </w:tc>
      </w:tr>
      <w:tr w:rsidR="00A55B53" w:rsidRPr="00123177" w14:paraId="323AFB9E"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3B152A70" w14:textId="77777777" w:rsidR="00A55B53" w:rsidRPr="00123177" w:rsidRDefault="00A55B53" w:rsidP="00535342">
            <w:r w:rsidRPr="00123177">
              <w:rPr>
                <w:rFonts w:eastAsia="Arial"/>
                <w:color w:val="000000" w:themeColor="text1"/>
              </w:rPr>
              <w:t>Access Restrictions</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09D4F1"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530B3529"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1BD39C9D" w14:textId="77777777" w:rsidR="00A55B53" w:rsidRPr="00123177" w:rsidRDefault="00A55B53" w:rsidP="00535342">
            <w:r w:rsidRPr="00123177">
              <w:rPr>
                <w:rFonts w:eastAsia="Arial"/>
                <w:color w:val="000000" w:themeColor="text1"/>
              </w:rPr>
              <w:t>Input(s)</w:t>
            </w:r>
            <w:r w:rsidRPr="00123177">
              <w:rPr>
                <w:rFonts w:eastAsia="Arial"/>
                <w:b/>
                <w:bCs/>
                <w:color w:val="000000" w:themeColor="text1"/>
              </w:rPr>
              <w:t xml:space="preserve"> </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2C0010" w14:textId="77777777" w:rsidR="00A55B53" w:rsidRPr="00123177" w:rsidRDefault="00A55B53" w:rsidP="00535342">
            <w:pPr>
              <w:rPr>
                <w:rFonts w:eastAsia="Arial"/>
                <w:color w:val="000000" w:themeColor="text1"/>
              </w:rPr>
            </w:pPr>
            <w:r w:rsidRPr="00123177">
              <w:rPr>
                <w:rFonts w:eastAsia="Arial"/>
                <w:color w:val="000000" w:themeColor="text1"/>
              </w:rPr>
              <w:t xml:space="preserve">The fault levels to the vehicle CAN network for defining the faults and its reaction on HVDCDC system Or Vehicle. </w:t>
            </w:r>
          </w:p>
        </w:tc>
      </w:tr>
      <w:tr w:rsidR="00A55B53" w:rsidRPr="00123177" w14:paraId="3C09158D"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70034D71" w14:textId="77777777" w:rsidR="00A55B53" w:rsidRPr="00123177" w:rsidRDefault="00A55B53" w:rsidP="00535342">
            <w:r w:rsidRPr="00123177">
              <w:rPr>
                <w:rFonts w:eastAsia="Arial"/>
                <w:color w:val="000000" w:themeColor="text1"/>
              </w:rPr>
              <w:t>Output(s)</w:t>
            </w:r>
            <w:r w:rsidRPr="00123177">
              <w:rPr>
                <w:rFonts w:eastAsia="Arial"/>
                <w:b/>
                <w:bCs/>
                <w:color w:val="000000" w:themeColor="text1"/>
              </w:rPr>
              <w:t xml:space="preserve"> </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BEE94D" w14:textId="77777777" w:rsidR="00A55B53" w:rsidRPr="00123177" w:rsidRDefault="00A55B53" w:rsidP="00535342">
            <w:r w:rsidRPr="00123177">
              <w:t>The HVHVDCDC CAN Output NHVDCDCFault</w:t>
            </w:r>
          </w:p>
        </w:tc>
      </w:tr>
      <w:tr w:rsidR="00A55B53" w:rsidRPr="00123177" w14:paraId="73BCCEA1"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438C8F40" w14:textId="77777777" w:rsidR="00A55B53" w:rsidRPr="00123177" w:rsidRDefault="00A55B53" w:rsidP="00535342">
            <w:r w:rsidRPr="00123177">
              <w:rPr>
                <w:rFonts w:eastAsia="Arial"/>
                <w:color w:val="000000" w:themeColor="text1"/>
              </w:rPr>
              <w:t>Process</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60599A" w14:textId="77777777" w:rsidR="00A55B53" w:rsidRPr="00123177" w:rsidRDefault="00A55B53" w:rsidP="00535342">
            <w:pPr>
              <w:pStyle w:val="ListParagraph"/>
              <w:numPr>
                <w:ilvl w:val="0"/>
                <w:numId w:val="12"/>
              </w:numPr>
            </w:pPr>
            <w:r w:rsidRPr="00123177">
              <w:t xml:space="preserve">At No Fault: </w:t>
            </w:r>
          </w:p>
          <w:p w14:paraId="455A2A22" w14:textId="77777777" w:rsidR="00A55B53" w:rsidRPr="00123177" w:rsidRDefault="00A55B53" w:rsidP="00535342">
            <w:pPr>
              <w:pStyle w:val="ListParagraph"/>
              <w:numPr>
                <w:ilvl w:val="0"/>
                <w:numId w:val="13"/>
              </w:numPr>
            </w:pPr>
            <w:r w:rsidRPr="00123177">
              <w:t>Fault Severity: NA</w:t>
            </w:r>
          </w:p>
          <w:p w14:paraId="2F0F353E" w14:textId="77777777" w:rsidR="00A55B53" w:rsidRPr="00123177" w:rsidRDefault="00A55B53" w:rsidP="00535342">
            <w:pPr>
              <w:pStyle w:val="ListParagraph"/>
              <w:numPr>
                <w:ilvl w:val="0"/>
                <w:numId w:val="13"/>
              </w:numPr>
            </w:pPr>
            <w:r w:rsidRPr="00123177">
              <w:t>Fault categorization guide: NA</w:t>
            </w:r>
          </w:p>
          <w:p w14:paraId="757A62A9" w14:textId="77777777" w:rsidR="00A55B53" w:rsidRPr="00123177" w:rsidRDefault="00A55B53" w:rsidP="00535342">
            <w:pPr>
              <w:pStyle w:val="ListParagraph"/>
              <w:numPr>
                <w:ilvl w:val="0"/>
                <w:numId w:val="13"/>
              </w:numPr>
            </w:pPr>
            <w:r w:rsidRPr="00123177">
              <w:t>HVDCDC CAN Output: NHVDCDCFault = 0X0 "No Fault"</w:t>
            </w:r>
          </w:p>
          <w:p w14:paraId="7327F71C" w14:textId="77777777" w:rsidR="00A55B53" w:rsidRPr="00123177" w:rsidRDefault="00A55B53" w:rsidP="00535342">
            <w:pPr>
              <w:pStyle w:val="ListParagraph"/>
              <w:numPr>
                <w:ilvl w:val="0"/>
                <w:numId w:val="13"/>
              </w:numPr>
            </w:pPr>
            <w:r w:rsidRPr="00123177">
              <w:t>Debounce strategy: NA</w:t>
            </w:r>
          </w:p>
          <w:p w14:paraId="5F3FE7FA" w14:textId="77777777" w:rsidR="00A55B53" w:rsidRPr="00123177" w:rsidRDefault="00A55B53" w:rsidP="00535342">
            <w:pPr>
              <w:pStyle w:val="ListParagraph"/>
              <w:numPr>
                <w:ilvl w:val="0"/>
                <w:numId w:val="13"/>
              </w:numPr>
            </w:pPr>
            <w:r w:rsidRPr="00123177">
              <w:t>HVDCDC Fault Reaction: Normal Operation</w:t>
            </w:r>
          </w:p>
          <w:p w14:paraId="31B356EF" w14:textId="77777777" w:rsidR="00A55B53" w:rsidRPr="00123177" w:rsidRDefault="00A55B53" w:rsidP="00535342">
            <w:pPr>
              <w:pStyle w:val="ListParagraph"/>
              <w:numPr>
                <w:ilvl w:val="0"/>
                <w:numId w:val="13"/>
              </w:numPr>
            </w:pPr>
            <w:r w:rsidRPr="00123177">
              <w:t>HVDCDC Fault Recovery Mechanism: NA</w:t>
            </w:r>
          </w:p>
          <w:p w14:paraId="481AE4FE" w14:textId="77777777" w:rsidR="00A55B53" w:rsidRPr="00123177" w:rsidRDefault="00A55B53" w:rsidP="00535342">
            <w:pPr>
              <w:pStyle w:val="ListParagraph"/>
              <w:numPr>
                <w:ilvl w:val="0"/>
                <w:numId w:val="13"/>
              </w:numPr>
            </w:pPr>
            <w:r w:rsidRPr="00123177">
              <w:t>Set DTC in HVDCDC: NA</w:t>
            </w:r>
          </w:p>
          <w:p w14:paraId="4ACFB9C4" w14:textId="77777777" w:rsidR="00A55B53" w:rsidRPr="00123177" w:rsidRDefault="00A55B53" w:rsidP="00535342">
            <w:pPr>
              <w:pStyle w:val="ListParagraph"/>
              <w:numPr>
                <w:ilvl w:val="0"/>
                <w:numId w:val="13"/>
              </w:numPr>
            </w:pPr>
            <w:r w:rsidRPr="00123177">
              <w:t>Vehicle reaction: Normal Operation</w:t>
            </w:r>
          </w:p>
          <w:p w14:paraId="1E1677B6" w14:textId="77777777" w:rsidR="00A55B53" w:rsidRPr="00123177" w:rsidRDefault="00A55B53" w:rsidP="00535342">
            <w:pPr>
              <w:pStyle w:val="ListParagraph"/>
              <w:numPr>
                <w:ilvl w:val="0"/>
                <w:numId w:val="12"/>
              </w:numPr>
            </w:pPr>
            <w:r w:rsidRPr="00123177">
              <w:t xml:space="preserve">At Level 0: </w:t>
            </w:r>
          </w:p>
          <w:p w14:paraId="5EFB3CFC" w14:textId="77777777" w:rsidR="00A55B53" w:rsidRPr="00123177" w:rsidRDefault="00A55B53" w:rsidP="00535342">
            <w:pPr>
              <w:pStyle w:val="ListParagraph"/>
              <w:numPr>
                <w:ilvl w:val="0"/>
                <w:numId w:val="13"/>
              </w:numPr>
            </w:pPr>
            <w:r w:rsidRPr="00123177">
              <w:t>Fault Severity: LOW</w:t>
            </w:r>
          </w:p>
          <w:p w14:paraId="675F6E67" w14:textId="77777777" w:rsidR="00A55B53" w:rsidRPr="00123177" w:rsidRDefault="00A55B53" w:rsidP="00535342">
            <w:pPr>
              <w:pStyle w:val="ListParagraph"/>
              <w:numPr>
                <w:ilvl w:val="0"/>
                <w:numId w:val="13"/>
              </w:numPr>
            </w:pPr>
            <w:r w:rsidRPr="00123177">
              <w:t xml:space="preserve">Fault categorization guide: </w:t>
            </w:r>
          </w:p>
          <w:p w14:paraId="531B63F9" w14:textId="77777777" w:rsidR="00A55B53" w:rsidRPr="00123177" w:rsidRDefault="00A55B53" w:rsidP="00535342">
            <w:pPr>
              <w:pStyle w:val="ListParagraph"/>
              <w:ind w:left="1080"/>
            </w:pPr>
            <w:r w:rsidRPr="00123177">
              <w:t>1) The failure effects are invisible to rest of HV system / driver; and</w:t>
            </w:r>
          </w:p>
          <w:p w14:paraId="5CD71947" w14:textId="77777777" w:rsidR="00A55B53" w:rsidRPr="00123177" w:rsidRDefault="00A55B53" w:rsidP="00535342">
            <w:pPr>
              <w:pStyle w:val="ListParagraph"/>
              <w:ind w:left="1080"/>
            </w:pPr>
            <w:r w:rsidRPr="00123177">
              <w:t>2) HVDCDC or vehicle do not have to alternate its performance to mitigate the failure.</w:t>
            </w:r>
          </w:p>
          <w:p w14:paraId="42F1A01F" w14:textId="77777777" w:rsidR="00A55B53" w:rsidRPr="00123177" w:rsidRDefault="00A55B53" w:rsidP="00535342">
            <w:pPr>
              <w:pStyle w:val="ListParagraph"/>
              <w:numPr>
                <w:ilvl w:val="0"/>
                <w:numId w:val="13"/>
              </w:numPr>
            </w:pPr>
            <w:r w:rsidRPr="00123177">
              <w:t>HVDCDC CAN Output: NHVDCDCFault = 0X1 " Level 0"</w:t>
            </w:r>
          </w:p>
          <w:p w14:paraId="4A988B3F" w14:textId="77777777" w:rsidR="00A55B53" w:rsidRPr="00123177" w:rsidRDefault="00A55B53" w:rsidP="00535342">
            <w:pPr>
              <w:pStyle w:val="ListParagraph"/>
              <w:numPr>
                <w:ilvl w:val="0"/>
                <w:numId w:val="13"/>
              </w:numPr>
            </w:pPr>
            <w:r w:rsidRPr="00123177">
              <w:t xml:space="preserve">Debounce strategy: HVDCDC shall apply appropriate debounce strategy (e.g. counter-based or timer-based) to confirm the fault. This is required to prevent fault toggling or serve system rection on false diagnostic, for robustness.  </w:t>
            </w:r>
          </w:p>
          <w:p w14:paraId="5922BC63" w14:textId="77777777" w:rsidR="00A55B53" w:rsidRPr="00123177" w:rsidRDefault="00A55B53" w:rsidP="00535342">
            <w:pPr>
              <w:pStyle w:val="ListParagraph"/>
              <w:numPr>
                <w:ilvl w:val="0"/>
                <w:numId w:val="13"/>
              </w:numPr>
            </w:pPr>
            <w:r w:rsidRPr="00123177">
              <w:t>HVDCDC Fault Reaction: Normal Operation</w:t>
            </w:r>
          </w:p>
          <w:p w14:paraId="24A20D44" w14:textId="77777777" w:rsidR="00A55B53" w:rsidRPr="00123177" w:rsidRDefault="00A55B53" w:rsidP="00535342">
            <w:pPr>
              <w:pStyle w:val="ListParagraph"/>
              <w:numPr>
                <w:ilvl w:val="0"/>
                <w:numId w:val="13"/>
              </w:numPr>
            </w:pPr>
            <w:r w:rsidRPr="00123177">
              <w:t>HVDCDC Fault Recovery Mechanism: NA</w:t>
            </w:r>
          </w:p>
          <w:p w14:paraId="77E3A15F" w14:textId="77777777" w:rsidR="00A55B53" w:rsidRPr="00123177" w:rsidRDefault="00A55B53" w:rsidP="00535342">
            <w:pPr>
              <w:pStyle w:val="ListParagraph"/>
              <w:numPr>
                <w:ilvl w:val="0"/>
                <w:numId w:val="13"/>
              </w:numPr>
            </w:pPr>
            <w:r w:rsidRPr="00123177">
              <w:t>Set DTC in HVDCDC: Yes</w:t>
            </w:r>
          </w:p>
          <w:p w14:paraId="72B2B823" w14:textId="77777777" w:rsidR="00A55B53" w:rsidRPr="00123177" w:rsidRDefault="00A55B53" w:rsidP="00535342">
            <w:pPr>
              <w:pStyle w:val="ListParagraph"/>
              <w:numPr>
                <w:ilvl w:val="0"/>
                <w:numId w:val="13"/>
              </w:numPr>
            </w:pPr>
            <w:r w:rsidRPr="00123177">
              <w:t>Vehicle reaction: Normal Operation</w:t>
            </w:r>
          </w:p>
          <w:p w14:paraId="4D4F1604" w14:textId="77777777" w:rsidR="00A55B53" w:rsidRPr="00123177" w:rsidRDefault="00A55B53" w:rsidP="00535342">
            <w:pPr>
              <w:pStyle w:val="ListParagraph"/>
              <w:numPr>
                <w:ilvl w:val="0"/>
                <w:numId w:val="12"/>
              </w:numPr>
            </w:pPr>
            <w:r w:rsidRPr="00123177">
              <w:t xml:space="preserve">At Level 1: </w:t>
            </w:r>
          </w:p>
          <w:p w14:paraId="6E0C88AB" w14:textId="77777777" w:rsidR="00A55B53" w:rsidRPr="00123177" w:rsidRDefault="00A55B53" w:rsidP="00535342">
            <w:pPr>
              <w:pStyle w:val="ListParagraph"/>
              <w:numPr>
                <w:ilvl w:val="0"/>
                <w:numId w:val="13"/>
              </w:numPr>
            </w:pPr>
            <w:r w:rsidRPr="00123177">
              <w:t>Fault Severity: MEDIUM</w:t>
            </w:r>
          </w:p>
          <w:p w14:paraId="71E3F391" w14:textId="77777777" w:rsidR="00A55B53" w:rsidRPr="00123177" w:rsidRDefault="00A55B53" w:rsidP="00535342">
            <w:pPr>
              <w:pStyle w:val="ListParagraph"/>
              <w:numPr>
                <w:ilvl w:val="0"/>
                <w:numId w:val="13"/>
              </w:numPr>
            </w:pPr>
            <w:r w:rsidRPr="00123177">
              <w:t>Fault categorization guide: HVDCDC or the vehicle needs to derates its performance to mitigate the failure effects.</w:t>
            </w:r>
          </w:p>
          <w:p w14:paraId="5103EDCC" w14:textId="77777777" w:rsidR="00A55B53" w:rsidRPr="00123177" w:rsidRDefault="00A55B53" w:rsidP="00535342">
            <w:pPr>
              <w:pStyle w:val="ListParagraph"/>
              <w:numPr>
                <w:ilvl w:val="0"/>
                <w:numId w:val="13"/>
              </w:numPr>
            </w:pPr>
            <w:r w:rsidRPr="00123177">
              <w:t>HVDCDC CAN Output: NHVDCDCFault = 0X2 " Level 1"</w:t>
            </w:r>
          </w:p>
          <w:p w14:paraId="1EC68926" w14:textId="77777777" w:rsidR="00A55B53" w:rsidRPr="00123177" w:rsidRDefault="00A55B53" w:rsidP="00535342">
            <w:pPr>
              <w:pStyle w:val="ListParagraph"/>
              <w:numPr>
                <w:ilvl w:val="0"/>
                <w:numId w:val="13"/>
              </w:numPr>
            </w:pPr>
            <w:r w:rsidRPr="00123177">
              <w:t xml:space="preserve">Debounce strategy: HVDCDC shall apply appropriate debounce strategy (e.g. counter-based or timer-based) to confirm the fault. This is required to prevent fault toggling or serve system rection on false diagnostic, for robustness.  </w:t>
            </w:r>
          </w:p>
          <w:p w14:paraId="418828B5" w14:textId="77777777" w:rsidR="00A55B53" w:rsidRPr="00123177" w:rsidRDefault="00A55B53" w:rsidP="00535342">
            <w:pPr>
              <w:pStyle w:val="ListParagraph"/>
              <w:numPr>
                <w:ilvl w:val="0"/>
                <w:numId w:val="13"/>
              </w:numPr>
            </w:pPr>
            <w:r w:rsidRPr="00123177">
              <w:t>HVDCDC Fault Reaction: Derated Operation (if applicable).</w:t>
            </w:r>
          </w:p>
          <w:p w14:paraId="1F8E808C" w14:textId="77777777" w:rsidR="00A55B53" w:rsidRPr="00123177" w:rsidRDefault="00A55B53" w:rsidP="00535342">
            <w:pPr>
              <w:pStyle w:val="ListParagraph"/>
              <w:numPr>
                <w:ilvl w:val="0"/>
                <w:numId w:val="13"/>
              </w:numPr>
            </w:pPr>
            <w:r w:rsidRPr="00123177">
              <w:lastRenderedPageBreak/>
              <w:t>HVDCDC Fault Recovery Mechanism: Self-heatable. The HVDCDC shall unlatch the Level 1 fault rection as soon as the failure is not present( diagnostic tests pass, debounce may apply)</w:t>
            </w:r>
          </w:p>
          <w:p w14:paraId="38E637B4" w14:textId="77777777" w:rsidR="00A55B53" w:rsidRPr="00123177" w:rsidRDefault="00A55B53" w:rsidP="00535342">
            <w:pPr>
              <w:pStyle w:val="ListParagraph"/>
              <w:numPr>
                <w:ilvl w:val="0"/>
                <w:numId w:val="13"/>
              </w:numPr>
            </w:pPr>
            <w:r w:rsidRPr="00123177">
              <w:t>Set DTC in HVDCDC: Yes</w:t>
            </w:r>
          </w:p>
          <w:p w14:paraId="72F3BABF" w14:textId="77777777" w:rsidR="00A55B53" w:rsidRPr="00123177" w:rsidRDefault="00A55B53" w:rsidP="00535342">
            <w:pPr>
              <w:pStyle w:val="ListParagraph"/>
              <w:numPr>
                <w:ilvl w:val="0"/>
                <w:numId w:val="13"/>
              </w:numPr>
            </w:pPr>
            <w:r w:rsidRPr="00123177">
              <w:t>Vehicle reaction: Derated operation. Display warning to driver.</w:t>
            </w:r>
          </w:p>
          <w:p w14:paraId="0B5020BC" w14:textId="77777777" w:rsidR="00A55B53" w:rsidRPr="00123177" w:rsidRDefault="00A55B53" w:rsidP="00535342">
            <w:pPr>
              <w:pStyle w:val="ListParagraph"/>
              <w:numPr>
                <w:ilvl w:val="0"/>
                <w:numId w:val="12"/>
              </w:numPr>
            </w:pPr>
            <w:r w:rsidRPr="00123177">
              <w:t xml:space="preserve">At Level 2: </w:t>
            </w:r>
          </w:p>
          <w:p w14:paraId="1C047CC7" w14:textId="77777777" w:rsidR="00A55B53" w:rsidRPr="00123177" w:rsidRDefault="00A55B53" w:rsidP="00535342">
            <w:pPr>
              <w:pStyle w:val="ListParagraph"/>
              <w:numPr>
                <w:ilvl w:val="0"/>
                <w:numId w:val="13"/>
              </w:numPr>
            </w:pPr>
            <w:r w:rsidRPr="00123177">
              <w:t>Fault Severity: HIGH</w:t>
            </w:r>
          </w:p>
          <w:p w14:paraId="7333A5C6" w14:textId="77777777" w:rsidR="00A55B53" w:rsidRPr="00123177" w:rsidRDefault="00A55B53" w:rsidP="00535342">
            <w:pPr>
              <w:pStyle w:val="ListParagraph"/>
              <w:numPr>
                <w:ilvl w:val="0"/>
                <w:numId w:val="13"/>
              </w:numPr>
            </w:pPr>
            <w:r w:rsidRPr="00123177">
              <w:t>Fault categorization guide:</w:t>
            </w:r>
          </w:p>
          <w:p w14:paraId="1F6B81B6" w14:textId="77777777" w:rsidR="00A55B53" w:rsidRPr="00123177" w:rsidRDefault="00A55B53" w:rsidP="00535342">
            <w:pPr>
              <w:pStyle w:val="ListParagraph"/>
              <w:ind w:left="1080"/>
            </w:pPr>
            <w:r w:rsidRPr="00123177">
              <w:t>1) HVDCDC needs to be disabled to protect itself; and / or</w:t>
            </w:r>
          </w:p>
          <w:p w14:paraId="7A5BE26E" w14:textId="77777777" w:rsidR="00A55B53" w:rsidRPr="00123177" w:rsidRDefault="00A55B53" w:rsidP="00535342">
            <w:pPr>
              <w:pStyle w:val="ListParagraph"/>
              <w:ind w:left="1080"/>
            </w:pPr>
            <w:r w:rsidRPr="00123177">
              <w:t>2) The 400v DC Link needs to be discharged to protect the 400v HV components; and/ or</w:t>
            </w:r>
          </w:p>
          <w:p w14:paraId="320A8275" w14:textId="77777777" w:rsidR="00A55B53" w:rsidRPr="00123177" w:rsidRDefault="00A55B53" w:rsidP="00535342">
            <w:pPr>
              <w:pStyle w:val="ListParagraph"/>
              <w:ind w:left="1080"/>
            </w:pPr>
            <w:r w:rsidRPr="00123177">
              <w:t>3) The vehicle needs to open HV battery contactor to isolate the failure effects from the rest of HV components.</w:t>
            </w:r>
          </w:p>
          <w:p w14:paraId="583B9CF1" w14:textId="77777777" w:rsidR="00A55B53" w:rsidRPr="00123177" w:rsidRDefault="00A55B53" w:rsidP="00535342">
            <w:pPr>
              <w:pStyle w:val="ListParagraph"/>
              <w:numPr>
                <w:ilvl w:val="0"/>
                <w:numId w:val="13"/>
              </w:numPr>
            </w:pPr>
            <w:r w:rsidRPr="00123177">
              <w:t>HVDCDC CAN Output: NHVDCDCFault = 0X3 " Level 2"</w:t>
            </w:r>
          </w:p>
          <w:p w14:paraId="0200AC9C" w14:textId="77777777" w:rsidR="00A55B53" w:rsidRPr="00123177" w:rsidRDefault="00A55B53" w:rsidP="00535342">
            <w:pPr>
              <w:pStyle w:val="ListParagraph"/>
              <w:numPr>
                <w:ilvl w:val="0"/>
                <w:numId w:val="13"/>
              </w:numPr>
            </w:pPr>
            <w:r w:rsidRPr="00123177">
              <w:t xml:space="preserve">Debounce strategy: HVDCDC shall apply appropriate debounce strategy (e.g. counter-based or timer-based) to confirm the fault. This is required to prevent fault toggling or serve system rection on false diagnostic, for robustness.  </w:t>
            </w:r>
          </w:p>
          <w:p w14:paraId="6EEA9517" w14:textId="77777777" w:rsidR="00A55B53" w:rsidRPr="00123177" w:rsidRDefault="00A55B53" w:rsidP="00535342">
            <w:pPr>
              <w:pStyle w:val="ListParagraph"/>
              <w:numPr>
                <w:ilvl w:val="0"/>
                <w:numId w:val="13"/>
              </w:numPr>
            </w:pPr>
            <w:r w:rsidRPr="00123177">
              <w:t>HVDCDC Fault Reaction:</w:t>
            </w:r>
          </w:p>
          <w:p w14:paraId="38668AF2" w14:textId="77777777" w:rsidR="00A55B53" w:rsidRPr="00123177" w:rsidRDefault="00A55B53" w:rsidP="00535342">
            <w:pPr>
              <w:pStyle w:val="ListParagraph"/>
              <w:ind w:left="1080"/>
            </w:pPr>
            <w:r w:rsidRPr="00123177">
              <w:t xml:space="preserve">Depending on failure modes the HVDCDC power shall be disabled or expect the EDSU to command it to be disabled safety. The HVDCDC shall actively discharge the 400V DC link when possible. </w:t>
            </w:r>
          </w:p>
          <w:p w14:paraId="50ED2C92" w14:textId="77777777" w:rsidR="00A55B53" w:rsidRPr="00123177" w:rsidRDefault="00A55B53" w:rsidP="00535342">
            <w:pPr>
              <w:pStyle w:val="ListParagraph"/>
              <w:ind w:left="1080"/>
            </w:pPr>
            <w:r w:rsidRPr="00123177">
              <w:t>Keep CAN communication.</w:t>
            </w:r>
          </w:p>
          <w:p w14:paraId="35D3C1E5" w14:textId="77777777" w:rsidR="00A55B53" w:rsidRPr="00123177" w:rsidRDefault="00A55B53" w:rsidP="00535342">
            <w:pPr>
              <w:pStyle w:val="ListParagraph"/>
              <w:numPr>
                <w:ilvl w:val="0"/>
                <w:numId w:val="13"/>
              </w:numPr>
            </w:pPr>
            <w:r w:rsidRPr="00123177">
              <w:t>HVDCDC Fault Recovery Mechanism: Non Self-heatable. The HVDCDC shall latch the Level 2 fault rection until the unit sleeps or the unit receives the unlatch from the vehicle control.</w:t>
            </w:r>
          </w:p>
          <w:p w14:paraId="17C23467" w14:textId="77777777" w:rsidR="00A55B53" w:rsidRPr="00123177" w:rsidRDefault="00A55B53" w:rsidP="00535342">
            <w:pPr>
              <w:pStyle w:val="ListParagraph"/>
              <w:numPr>
                <w:ilvl w:val="0"/>
                <w:numId w:val="13"/>
              </w:numPr>
            </w:pPr>
            <w:r w:rsidRPr="00123177">
              <w:t>Set DTC in HVDCDC: Yes</w:t>
            </w:r>
          </w:p>
          <w:p w14:paraId="10610E77" w14:textId="77777777" w:rsidR="00A55B53" w:rsidRPr="00123177" w:rsidRDefault="00A55B53" w:rsidP="00535342">
            <w:pPr>
              <w:pStyle w:val="ListParagraph"/>
              <w:numPr>
                <w:ilvl w:val="0"/>
                <w:numId w:val="13"/>
              </w:numPr>
            </w:pPr>
            <w:r w:rsidRPr="00123177">
              <w:t>Vehicle reaction: Depending on the failure modes, the vehicle will command the HV systems to be disabled immediately or when its safe to do so. Vehicle limhome when possible. Display warning to driver.</w:t>
            </w:r>
          </w:p>
          <w:p w14:paraId="7674A3CC" w14:textId="77777777" w:rsidR="00A55B53" w:rsidRPr="00123177" w:rsidRDefault="00A55B53" w:rsidP="00535342"/>
        </w:tc>
      </w:tr>
      <w:tr w:rsidR="00A55B53" w:rsidRPr="00123177" w14:paraId="09CD9C37"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2D4FEAB4" w14:textId="77777777" w:rsidR="00A55B53" w:rsidRPr="00123177" w:rsidRDefault="00A55B53" w:rsidP="00535342">
            <w:r w:rsidRPr="00123177">
              <w:rPr>
                <w:rFonts w:eastAsia="Arial"/>
                <w:color w:val="000000" w:themeColor="text1"/>
              </w:rPr>
              <w:t>Mandatory Fields</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EBCABD" w14:textId="77777777" w:rsidR="00A55B53" w:rsidRPr="00123177" w:rsidRDefault="00A55B53" w:rsidP="00535342">
            <w:r w:rsidRPr="00123177">
              <w:t>No such mandatory fields is applicable.</w:t>
            </w:r>
          </w:p>
        </w:tc>
      </w:tr>
      <w:tr w:rsidR="00A55B53" w:rsidRPr="00123177" w14:paraId="4A1F2CFD"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2FEE9EA8" w14:textId="77777777" w:rsidR="00A55B53" w:rsidRPr="00123177" w:rsidRDefault="00A55B53" w:rsidP="00535342">
            <w:r w:rsidRPr="00123177">
              <w:rPr>
                <w:rFonts w:eastAsia="Arial"/>
                <w:color w:val="000000" w:themeColor="text1"/>
              </w:rPr>
              <w:t>Pre-Loaded Values</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49611B" w14:textId="77777777" w:rsidR="00A55B53" w:rsidRPr="00123177" w:rsidRDefault="00A55B53" w:rsidP="00535342">
            <w:r w:rsidRPr="00123177">
              <w:t>KL30 and KL15(IGN) is Off</w:t>
            </w:r>
          </w:p>
        </w:tc>
      </w:tr>
      <w:tr w:rsidR="00A55B53" w:rsidRPr="00123177" w14:paraId="28163EB7"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290DBA35" w14:textId="77777777" w:rsidR="00A55B53" w:rsidRPr="00123177" w:rsidRDefault="00A55B53" w:rsidP="00535342">
            <w:r w:rsidRPr="00123177">
              <w:rPr>
                <w:rFonts w:eastAsia="Arial"/>
                <w:color w:val="000000" w:themeColor="text1"/>
              </w:rPr>
              <w:t>Default Values</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AD43FF" w14:textId="77777777" w:rsidR="00A55B53" w:rsidRPr="00123177" w:rsidRDefault="00A55B53" w:rsidP="00535342">
            <w:r w:rsidRPr="00123177">
              <w:rPr>
                <w:szCs w:val="20"/>
              </w:rPr>
              <w:t>Default values shall be applicable with respect to Pre-Loaded Values</w:t>
            </w:r>
          </w:p>
        </w:tc>
      </w:tr>
      <w:tr w:rsidR="00A55B53" w:rsidRPr="00123177" w14:paraId="1ED822C1"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7870CB58" w14:textId="77777777" w:rsidR="00A55B53" w:rsidRPr="00123177" w:rsidRDefault="00A55B53" w:rsidP="00535342">
            <w:r w:rsidRPr="00123177">
              <w:rPr>
                <w:rFonts w:eastAsia="Arial"/>
                <w:color w:val="000000" w:themeColor="text1"/>
              </w:rPr>
              <w:t>Valid range of Values</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35D925" w14:textId="77777777" w:rsidR="00A55B53" w:rsidRPr="00123177" w:rsidRDefault="00A55B53" w:rsidP="00535342">
            <w:r w:rsidRPr="00123177">
              <w:t>NHVDCDCFaultID signal valid value range is 0 - 255.</w:t>
            </w:r>
          </w:p>
        </w:tc>
      </w:tr>
      <w:tr w:rsidR="00A55B53" w:rsidRPr="00123177" w14:paraId="3BAC3F57"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64BA166F" w14:textId="77777777" w:rsidR="00A55B53" w:rsidRPr="00123177" w:rsidRDefault="00A55B53" w:rsidP="00535342">
            <w:r w:rsidRPr="00123177">
              <w:rPr>
                <w:rFonts w:eastAsia="Arial"/>
                <w:color w:val="000000" w:themeColor="text1"/>
              </w:rPr>
              <w:t xml:space="preserve">Data Latency Period </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FB95BC" w14:textId="77777777" w:rsidR="00A55B53" w:rsidRPr="00123177" w:rsidRDefault="00A55B53" w:rsidP="00535342">
            <w:r w:rsidRPr="00123177">
              <w:rPr>
                <w:szCs w:val="20"/>
              </w:rPr>
              <w:t>Data latency period is not applicable</w:t>
            </w:r>
          </w:p>
        </w:tc>
      </w:tr>
      <w:tr w:rsidR="00A55B53" w:rsidRPr="00123177" w14:paraId="0E3F88C8"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5A06B19D" w14:textId="77777777" w:rsidR="00A55B53" w:rsidRPr="00123177" w:rsidRDefault="00A55B53" w:rsidP="00535342">
            <w:r w:rsidRPr="00123177">
              <w:rPr>
                <w:rFonts w:eastAsia="Arial"/>
                <w:color w:val="000000" w:themeColor="text1"/>
              </w:rPr>
              <w:t xml:space="preserve">Data Retention Period  </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D8B90A" w14:textId="77777777" w:rsidR="00A55B53" w:rsidRPr="00123177" w:rsidRDefault="00A55B53" w:rsidP="00535342">
            <w:r w:rsidRPr="00123177">
              <w:rPr>
                <w:szCs w:val="20"/>
              </w:rPr>
              <w:t>Data Retention period is not applicable.</w:t>
            </w:r>
          </w:p>
        </w:tc>
      </w:tr>
      <w:tr w:rsidR="00A55B53" w:rsidRPr="00123177" w14:paraId="63CCBC8D"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366F1375" w14:textId="77777777" w:rsidR="00A55B53" w:rsidRPr="00123177" w:rsidRDefault="00A55B53" w:rsidP="00535342">
            <w:pPr>
              <w:rPr>
                <w:rFonts w:eastAsia="Arial"/>
                <w:color w:val="000000" w:themeColor="text1"/>
              </w:rPr>
            </w:pPr>
            <w:r w:rsidRPr="00123177">
              <w:rPr>
                <w:rFonts w:eastAsia="Arial"/>
                <w:color w:val="000000" w:themeColor="text1"/>
              </w:rPr>
              <w:t xml:space="preserve">Data Rate/ &lt;Daily&gt; </w:t>
            </w:r>
            <w:r w:rsidRPr="00123177">
              <w:rPr>
                <w:rFonts w:eastAsia="Arial"/>
                <w:color w:val="000000" w:themeColor="text1"/>
              </w:rPr>
              <w:lastRenderedPageBreak/>
              <w:t>Number of transaction</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4A4F30" w14:textId="77777777" w:rsidR="00A55B53" w:rsidRPr="00123177" w:rsidRDefault="00A55B53" w:rsidP="00535342">
            <w:r w:rsidRPr="00123177">
              <w:rPr>
                <w:szCs w:val="20"/>
              </w:rPr>
              <w:lastRenderedPageBreak/>
              <w:t>Data rate is not applicable.</w:t>
            </w:r>
          </w:p>
        </w:tc>
      </w:tr>
      <w:tr w:rsidR="00A55B53" w:rsidRPr="00123177" w14:paraId="1A7E3653"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406A5E71" w14:textId="77777777" w:rsidR="00A55B53" w:rsidRPr="00123177" w:rsidRDefault="00A55B53" w:rsidP="00535342">
            <w:r w:rsidRPr="00123177">
              <w:rPr>
                <w:rFonts w:eastAsia="Arial"/>
                <w:color w:val="000000" w:themeColor="text1"/>
              </w:rPr>
              <w:t>External Events</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B5DA22" w14:textId="77777777" w:rsidR="00A55B53" w:rsidRPr="00123177" w:rsidRDefault="00A55B53" w:rsidP="00535342">
            <w:r w:rsidRPr="00123177">
              <w:rPr>
                <w:szCs w:val="20"/>
              </w:rPr>
              <w:t>External event is not required.</w:t>
            </w:r>
          </w:p>
        </w:tc>
      </w:tr>
      <w:tr w:rsidR="00A55B53" w:rsidRPr="00123177" w14:paraId="257109B4"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76F6DE2C" w14:textId="77777777" w:rsidR="00A55B53" w:rsidRPr="00123177" w:rsidRDefault="00A55B53" w:rsidP="00535342">
            <w:r w:rsidRPr="00123177">
              <w:rPr>
                <w:rFonts w:eastAsia="Arial"/>
                <w:color w:val="000000" w:themeColor="text1"/>
              </w:rPr>
              <w:t>Temporal Events</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B63DE2" w14:textId="77777777" w:rsidR="00A55B53" w:rsidRPr="00123177" w:rsidRDefault="00A55B53" w:rsidP="00535342">
            <w:r w:rsidRPr="00123177">
              <w:rPr>
                <w:szCs w:val="20"/>
              </w:rPr>
              <w:t>Temporal event is not applicable.</w:t>
            </w:r>
          </w:p>
        </w:tc>
      </w:tr>
      <w:tr w:rsidR="00A55B53" w:rsidRPr="00123177" w14:paraId="3D59E83E"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7C8E08F1" w14:textId="77777777" w:rsidR="00A55B53" w:rsidRPr="00123177" w:rsidRDefault="00A55B53" w:rsidP="00535342">
            <w:r w:rsidRPr="00123177">
              <w:rPr>
                <w:rFonts w:eastAsia="Arial"/>
                <w:color w:val="000000" w:themeColor="text1"/>
              </w:rPr>
              <w:t xml:space="preserve">Validation Rules/ </w:t>
            </w:r>
          </w:p>
          <w:p w14:paraId="6FF9FB7C" w14:textId="77777777" w:rsidR="00A55B53" w:rsidRPr="00123177" w:rsidRDefault="00A55B53" w:rsidP="00535342">
            <w:r w:rsidRPr="00123177">
              <w:rPr>
                <w:rFonts w:eastAsia="Arial"/>
                <w:color w:val="000000" w:themeColor="text1"/>
              </w:rPr>
              <w:t>Verification criteria</w:t>
            </w:r>
            <w:r w:rsidRPr="00123177">
              <w:rPr>
                <w:rFonts w:eastAsia="Arial"/>
                <w:color w:val="000000" w:themeColor="text1"/>
                <w:vertAlign w:val="superscript"/>
              </w:rPr>
              <w:t>2</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31C0A7" w14:textId="77777777" w:rsidR="00A55B53" w:rsidRPr="00123177" w:rsidDel="003D2894" w:rsidRDefault="00A55B53" w:rsidP="00535342">
            <w:pPr>
              <w:pStyle w:val="TableText"/>
              <w:snapToGrid w:val="0"/>
              <w:rPr>
                <w:del w:id="80" w:author="Mayur Gaikwad" w:date="2024-01-24T17:09:00Z"/>
              </w:rPr>
            </w:pPr>
            <w:r w:rsidRPr="00123177">
              <w:t>CANape or CAN BUS Analyzer is a software tool Validating CAN Signal.</w:t>
            </w:r>
          </w:p>
          <w:p w14:paraId="63B8A334" w14:textId="77777777" w:rsidR="00A55B53" w:rsidRPr="00123177" w:rsidRDefault="00A55B53" w:rsidP="00535342"/>
        </w:tc>
      </w:tr>
      <w:tr w:rsidR="00A55B53" w:rsidRPr="00123177" w14:paraId="4281F01D"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3D2F7102" w14:textId="77777777" w:rsidR="00A55B53" w:rsidRPr="00123177" w:rsidRDefault="00A55B53" w:rsidP="00535342">
            <w:r w:rsidRPr="00123177">
              <w:rPr>
                <w:rFonts w:eastAsia="Arial"/>
                <w:color w:val="000000" w:themeColor="text1"/>
              </w:rPr>
              <w:t>Constraints</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0F3570" w14:textId="77777777" w:rsidR="00A55B53" w:rsidRPr="00123177" w:rsidRDefault="00A55B53" w:rsidP="00535342">
            <w:r w:rsidRPr="00123177">
              <w:rPr>
                <w:szCs w:val="20"/>
              </w:rPr>
              <w:t>Constraints is not applicable.</w:t>
            </w:r>
          </w:p>
        </w:tc>
      </w:tr>
      <w:tr w:rsidR="00A55B53" w:rsidRPr="00123177" w14:paraId="22D1C74E"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0DE56DFE" w14:textId="77777777" w:rsidR="00A55B53" w:rsidRPr="00123177" w:rsidRDefault="00A55B53" w:rsidP="00535342">
            <w:r w:rsidRPr="00123177">
              <w:rPr>
                <w:rFonts w:eastAsia="Arial"/>
                <w:color w:val="000000" w:themeColor="text1"/>
              </w:rPr>
              <w:t>Effects on other systems/sub system</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B95A81" w14:textId="77777777" w:rsidR="00A55B53" w:rsidRPr="00123177" w:rsidRDefault="00A55B53" w:rsidP="00535342">
            <w:r w:rsidRPr="00123177">
              <w:rPr>
                <w:szCs w:val="20"/>
              </w:rPr>
              <w:t>No effects on other system</w:t>
            </w:r>
          </w:p>
        </w:tc>
      </w:tr>
      <w:tr w:rsidR="00A55B53" w:rsidRPr="00123177" w14:paraId="49EDC576"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64D7B6E7" w14:textId="77777777" w:rsidR="00A55B53" w:rsidRPr="00123177" w:rsidRDefault="00A55B53" w:rsidP="00535342">
            <w:r w:rsidRPr="00123177">
              <w:rPr>
                <w:rFonts w:eastAsia="Arial"/>
                <w:color w:val="000000" w:themeColor="text1"/>
              </w:rPr>
              <w:t>Testability with respect to test environment</w:t>
            </w:r>
          </w:p>
          <w:p w14:paraId="4290A544" w14:textId="77777777" w:rsidR="00A55B53" w:rsidRPr="00123177" w:rsidRDefault="00A55B53" w:rsidP="00535342">
            <w:r w:rsidRPr="00123177">
              <w:rPr>
                <w:rFonts w:eastAsia="Arial"/>
                <w:color w:val="000000" w:themeColor="text1"/>
              </w:rPr>
              <w:t>(Yes/No)</w:t>
            </w:r>
          </w:p>
          <w:p w14:paraId="42210A61" w14:textId="77777777" w:rsidR="00A55B53" w:rsidRPr="00123177" w:rsidRDefault="00A55B53" w:rsidP="00535342">
            <w:r w:rsidRPr="00123177">
              <w:rPr>
                <w:rFonts w:eastAsia="Arial"/>
                <w:i/>
                <w:iCs/>
                <w:color w:val="000000" w:themeColor="text1"/>
              </w:rPr>
              <w:t>Note: Mention in which phase of testing, this requirement will be tested</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97FB91" w14:textId="77777777" w:rsidR="00A55B53" w:rsidRPr="00123177" w:rsidRDefault="00A55B53" w:rsidP="00535342">
            <w:pPr>
              <w:pStyle w:val="TableText"/>
            </w:pPr>
            <w:r w:rsidRPr="00123177">
              <w:t>YES</w:t>
            </w:r>
          </w:p>
          <w:p w14:paraId="499A925D" w14:textId="77777777" w:rsidR="00A55B53" w:rsidRPr="00123177" w:rsidRDefault="00A55B53" w:rsidP="00535342"/>
        </w:tc>
      </w:tr>
      <w:tr w:rsidR="00A55B53" w:rsidRPr="00123177" w14:paraId="33CCD5AE"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41BD2B3D" w14:textId="77777777" w:rsidR="00A55B53" w:rsidRPr="00123177" w:rsidRDefault="00A55B53" w:rsidP="00535342">
            <w:r w:rsidRPr="00123177">
              <w:rPr>
                <w:rFonts w:eastAsia="Arial"/>
                <w:color w:val="000000" w:themeColor="text1"/>
              </w:rPr>
              <w:t>Feasible within project constraints</w:t>
            </w:r>
          </w:p>
          <w:p w14:paraId="1130A82B" w14:textId="77777777" w:rsidR="00A55B53" w:rsidRPr="00123177" w:rsidRDefault="00A55B53" w:rsidP="00535342">
            <w:r w:rsidRPr="00123177">
              <w:rPr>
                <w:rFonts w:eastAsia="Arial"/>
                <w:color w:val="000000" w:themeColor="text1"/>
              </w:rPr>
              <w:t>(Yes/No)</w:t>
            </w:r>
          </w:p>
          <w:p w14:paraId="12B02768" w14:textId="77777777" w:rsidR="00A55B53" w:rsidRPr="00123177" w:rsidRDefault="00A55B53" w:rsidP="00535342">
            <w:r w:rsidRPr="00123177">
              <w:rPr>
                <w:rFonts w:eastAsia="Arial"/>
                <w:i/>
                <w:iCs/>
                <w:color w:val="000000" w:themeColor="text1"/>
              </w:rPr>
              <w:t>Note: Add the impact of requirement on operating environment defined in section 4.2</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E47396" w14:textId="77777777" w:rsidR="00A55B53" w:rsidRPr="00123177" w:rsidRDefault="00A55B53" w:rsidP="00535342">
            <w:pPr>
              <w:pStyle w:val="TableText"/>
            </w:pPr>
            <w:r w:rsidRPr="00123177">
              <w:t>YES</w:t>
            </w:r>
          </w:p>
          <w:p w14:paraId="7932FACF" w14:textId="77777777" w:rsidR="00A55B53" w:rsidRPr="00123177" w:rsidRDefault="00A55B53" w:rsidP="00535342"/>
        </w:tc>
      </w:tr>
      <w:tr w:rsidR="00A55B53" w:rsidRPr="00123177" w14:paraId="0527414E"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542E3F10" w14:textId="77777777" w:rsidR="00A55B53" w:rsidRPr="00123177" w:rsidRDefault="00A55B53" w:rsidP="00535342">
            <w:r w:rsidRPr="00123177">
              <w:rPr>
                <w:rFonts w:eastAsia="Arial"/>
                <w:color w:val="000000" w:themeColor="text1"/>
              </w:rPr>
              <w:t>Critical</w:t>
            </w:r>
          </w:p>
          <w:p w14:paraId="0D363443" w14:textId="77777777" w:rsidR="00A55B53" w:rsidRPr="00123177" w:rsidRDefault="00A55B53" w:rsidP="00535342">
            <w:r w:rsidRPr="00123177">
              <w:rPr>
                <w:rFonts w:eastAsia="Arial"/>
                <w:color w:val="000000" w:themeColor="text1"/>
              </w:rPr>
              <w:t>(Yes/No)</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7FB3F2" w14:textId="77777777" w:rsidR="00A55B53" w:rsidRPr="00123177" w:rsidRDefault="00A55B53" w:rsidP="00535342">
            <w:r w:rsidRPr="00123177">
              <w:t>YES</w:t>
            </w:r>
          </w:p>
        </w:tc>
      </w:tr>
      <w:tr w:rsidR="00A55B53" w:rsidRPr="00123177" w14:paraId="444E18A0" w14:textId="77777777" w:rsidTr="00535342">
        <w:trPr>
          <w:trHeight w:val="300"/>
        </w:trPr>
        <w:tc>
          <w:tcPr>
            <w:tcW w:w="1666" w:type="dxa"/>
            <w:tcBorders>
              <w:top w:val="single" w:sz="8" w:space="0" w:color="000000" w:themeColor="text1"/>
              <w:left w:val="single" w:sz="8" w:space="0" w:color="000000" w:themeColor="text1"/>
              <w:bottom w:val="single" w:sz="8" w:space="0" w:color="000000" w:themeColor="text1"/>
              <w:right w:val="nil"/>
            </w:tcBorders>
          </w:tcPr>
          <w:p w14:paraId="4E010083" w14:textId="77777777" w:rsidR="00A55B53" w:rsidRPr="00123177" w:rsidRDefault="00A55B53" w:rsidP="00535342">
            <w:pPr>
              <w:rPr>
                <w:rFonts w:eastAsia="Arial"/>
                <w:color w:val="000000" w:themeColor="text1"/>
              </w:rPr>
            </w:pPr>
            <w:r w:rsidRPr="00123177">
              <w:t>Acceptance Criteria</w:t>
            </w:r>
          </w:p>
        </w:tc>
        <w:tc>
          <w:tcPr>
            <w:tcW w:w="7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7D7DC1" w14:textId="77777777" w:rsidR="00A55B53" w:rsidRPr="00123177" w:rsidRDefault="00A55B53" w:rsidP="00535342">
            <w:r w:rsidRPr="00123177">
              <w:t>Acceptance Criteria for this requirement should be as per SECTION-6 ACCEPTANCE CRITERIA</w:t>
            </w:r>
          </w:p>
        </w:tc>
      </w:tr>
    </w:tbl>
    <w:p w14:paraId="03137EDB" w14:textId="77777777" w:rsidR="00A55B53" w:rsidRPr="00123177" w:rsidRDefault="00A55B53" w:rsidP="00A55B53">
      <w:pPr>
        <w:pStyle w:val="BodyText"/>
        <w:rPr>
          <w:b/>
          <w:bCs/>
        </w:rPr>
      </w:pPr>
    </w:p>
    <w:p w14:paraId="1DF64B09" w14:textId="77777777" w:rsidR="00A55B53" w:rsidRPr="00123177" w:rsidRDefault="00A55B53" w:rsidP="00A55B53">
      <w:pPr>
        <w:pStyle w:val="Heading4"/>
      </w:pPr>
      <w:r w:rsidRPr="00123177">
        <w:rPr>
          <w:rFonts w:eastAsia="Arial"/>
          <w:color w:val="000000" w:themeColor="text1"/>
        </w:rPr>
        <w:t>Fault levels to the vehicle CAN network for defining the faults and its reaction</w:t>
      </w:r>
      <w:r w:rsidRPr="00123177">
        <w:t xml:space="preserve"> on CAN.</w:t>
      </w:r>
    </w:p>
    <w:p w14:paraId="0CA969F2" w14:textId="77777777" w:rsidR="00A55B53" w:rsidRPr="00123177" w:rsidRDefault="00A55B53" w:rsidP="00A55B53">
      <w:pPr>
        <w:pStyle w:val="BodyText"/>
        <w:rPr>
          <w:b/>
          <w:bCs/>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2AA92C7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A5232F1"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E793313" w14:textId="77777777" w:rsidR="00A55B53" w:rsidRPr="00123177" w:rsidRDefault="00A55B53" w:rsidP="00535342">
            <w:pPr>
              <w:pStyle w:val="TableColumnTitle"/>
              <w:snapToGrid w:val="0"/>
            </w:pPr>
            <w:r w:rsidRPr="00123177">
              <w:t>Description</w:t>
            </w:r>
          </w:p>
        </w:tc>
      </w:tr>
      <w:tr w:rsidR="00A55B53" w:rsidRPr="00123177" w14:paraId="186E586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71C3696"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66F268" w14:textId="77777777" w:rsidR="00A55B53" w:rsidRPr="00123177" w:rsidRDefault="00A55B53" w:rsidP="00535342">
            <w:pPr>
              <w:snapToGrid w:val="0"/>
            </w:pPr>
            <w:r w:rsidRPr="00123177">
              <w:rPr>
                <w:rFonts w:eastAsia="Arial"/>
                <w:color w:val="000000" w:themeColor="text1"/>
              </w:rPr>
              <w:t>SWRS_COMM_25</w:t>
            </w:r>
          </w:p>
        </w:tc>
      </w:tr>
      <w:tr w:rsidR="00A55B53" w:rsidRPr="00123177" w14:paraId="23A1307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C42FC80"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DDAF7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SDS-HVDCDC-276</w:t>
            </w:r>
          </w:p>
        </w:tc>
      </w:tr>
      <w:tr w:rsidR="00A55B53" w:rsidRPr="00123177" w14:paraId="49B9F67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9CCFC99" w14:textId="77777777" w:rsidR="00A55B53" w:rsidRPr="00123177" w:rsidRDefault="00A55B53" w:rsidP="00535342">
            <w:pPr>
              <w:pStyle w:val="TableText"/>
              <w:snapToGrid w:val="0"/>
            </w:pPr>
            <w:r w:rsidRPr="00123177">
              <w:lastRenderedPageBreak/>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0382B3" w14:textId="77777777" w:rsidR="00A55B53" w:rsidRPr="00123177" w:rsidRDefault="00A55B53" w:rsidP="00535342">
            <w:pPr>
              <w:pStyle w:val="TableText"/>
              <w:snapToGrid w:val="0"/>
            </w:pPr>
            <w:r w:rsidRPr="00123177">
              <w:t>B-Sample/ PF2.0</w:t>
            </w:r>
          </w:p>
        </w:tc>
      </w:tr>
      <w:tr w:rsidR="00A55B53" w:rsidRPr="00123177" w14:paraId="1A6EF89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E30896B"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14C070"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broadcast the measured 400V side power module voltage measurement using the following signals onto the vehicle CAN network.</w:t>
            </w:r>
          </w:p>
          <w:p w14:paraId="6227582F" w14:textId="77777777" w:rsidR="00A55B53" w:rsidRPr="00123177" w:rsidRDefault="00A55B53" w:rsidP="00535342">
            <w:pPr>
              <w:snapToGrid w:val="0"/>
              <w:rPr>
                <w:rFonts w:eastAsia="Arial"/>
                <w:b/>
                <w:bCs/>
                <w:color w:val="000000" w:themeColor="text1"/>
              </w:rPr>
            </w:pPr>
            <w:r w:rsidRPr="00123177">
              <w:rPr>
                <w:rFonts w:eastAsia="Arial"/>
                <w:b/>
                <w:bCs/>
                <w:color w:val="000000" w:themeColor="text1"/>
              </w:rPr>
              <w:t>VHVDCDCPwrModule400V</w:t>
            </w:r>
          </w:p>
        </w:tc>
      </w:tr>
      <w:tr w:rsidR="00A55B53" w:rsidRPr="00123177" w14:paraId="44CBF6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427EF6"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0D6441"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A9FB4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CF3EE5"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ACC21E"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5007B9F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CCC33A"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6A5F1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800V side (high side) voltage of the power module greater than 480V</w:t>
            </w:r>
          </w:p>
          <w:p w14:paraId="60CDBE3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tc>
      </w:tr>
      <w:tr w:rsidR="00A55B53" w:rsidRPr="00123177" w14:paraId="250D717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764572"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304E5" w14:textId="77777777" w:rsidR="00A55B53" w:rsidRPr="00123177" w:rsidRDefault="00A55B53" w:rsidP="00535342">
            <w:pPr>
              <w:pStyle w:val="TableText"/>
              <w:snapToGrid w:val="0"/>
            </w:pPr>
            <w:r w:rsidRPr="00123177">
              <w:t>vHVDCDC400V @ HVDCDC_CurrentVoltage1 is equal to VICOR output voltage (400V side (low side) voltage of the power module)</w:t>
            </w:r>
          </w:p>
          <w:p w14:paraId="3AEFC744" w14:textId="77777777" w:rsidR="00A55B53" w:rsidRPr="00123177" w:rsidRDefault="00A55B53" w:rsidP="00535342">
            <w:pPr>
              <w:pStyle w:val="TableText"/>
              <w:snapToGrid w:val="0"/>
            </w:pPr>
          </w:p>
          <w:p w14:paraId="1BBC6222" w14:textId="77777777" w:rsidR="00A55B53" w:rsidRPr="00123177" w:rsidRDefault="00A55B53" w:rsidP="00535342">
            <w:pPr>
              <w:pStyle w:val="TableText"/>
              <w:snapToGrid w:val="0"/>
            </w:pPr>
            <w:r w:rsidRPr="00123177">
              <w:t>VHVDCDCPwrModule400V @ HVDCDC_CurrentVoltage1 is equal to VICOR output voltage (400V side (low side) voltage of the power module)</w:t>
            </w:r>
          </w:p>
        </w:tc>
      </w:tr>
      <w:tr w:rsidR="00A55B53" w:rsidRPr="00123177" w14:paraId="4C1F22F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C5D3A5"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552161" w14:textId="77777777" w:rsidR="00A55B53" w:rsidRPr="00123177" w:rsidRDefault="00A55B53" w:rsidP="00535342">
            <w:pPr>
              <w:pStyle w:val="TableText"/>
              <w:snapToGrid w:val="0"/>
              <w:rPr>
                <w:rStyle w:val="normaltextrun"/>
              </w:rPr>
            </w:pPr>
          </w:p>
          <w:p w14:paraId="63EE682B" w14:textId="77777777" w:rsidR="00A55B53" w:rsidRPr="00123177" w:rsidRDefault="00A55B53" w:rsidP="00535342">
            <w:pPr>
              <w:pStyle w:val="TableText"/>
              <w:snapToGrid w:val="0"/>
              <w:rPr>
                <w:rStyle w:val="normaltextrun"/>
              </w:rPr>
            </w:pPr>
            <w:r w:rsidRPr="00123177">
              <w:rPr>
                <w:rStyle w:val="normaltextrun"/>
              </w:rPr>
              <w:t>The HVDCDC broadcasts the measured the 400V side power module voltage measurement using the signal "VHVDCDCPwrModule400V" onto the vehicle CAN network.</w:t>
            </w:r>
          </w:p>
        </w:tc>
      </w:tr>
      <w:tr w:rsidR="00A55B53" w:rsidRPr="00123177" w14:paraId="56F3A6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8D6CC4"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9291E5" w14:textId="77777777" w:rsidR="00A55B53" w:rsidRPr="00123177" w:rsidRDefault="00A55B53" w:rsidP="00535342">
            <w:pPr>
              <w:pStyle w:val="TableText"/>
              <w:snapToGrid w:val="0"/>
            </w:pPr>
            <w:r w:rsidRPr="00123177">
              <w:t>No such mandatory fields is applicable.</w:t>
            </w:r>
          </w:p>
        </w:tc>
      </w:tr>
      <w:tr w:rsidR="00A55B53" w:rsidRPr="00123177" w14:paraId="04C12EB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55D16A"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4FBAE1" w14:textId="77777777" w:rsidR="00A55B53" w:rsidRPr="00123177" w:rsidRDefault="00A55B53" w:rsidP="00535342">
            <w:pPr>
              <w:pStyle w:val="TableText"/>
              <w:snapToGrid w:val="0"/>
            </w:pPr>
            <w:r w:rsidRPr="00123177">
              <w:t xml:space="preserve">HVDCDCStatus = 0, NHVDCDCStatusDebug = 0, NHVDCDCFault = 0 (No Faults) </w:t>
            </w:r>
          </w:p>
        </w:tc>
      </w:tr>
      <w:tr w:rsidR="00A55B53" w:rsidRPr="00123177" w14:paraId="00253B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2B032C"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2561C9"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5D00A3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705783"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D9FE62" w14:textId="77777777" w:rsidR="00A55B53" w:rsidRPr="00123177" w:rsidRDefault="00A55B53" w:rsidP="00535342">
            <w:pPr>
              <w:pStyle w:val="TableText"/>
              <w:snapToGrid w:val="0"/>
            </w:pPr>
            <w:r w:rsidRPr="00123177">
              <w:t>VHVDCDC400V signal valid value range is 180V - 350V.</w:t>
            </w:r>
          </w:p>
        </w:tc>
      </w:tr>
      <w:tr w:rsidR="00A55B53" w:rsidRPr="00123177" w14:paraId="02B4FA1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8E7F81"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BE75AC"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466DA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EA0297"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725654"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1EF55C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D5DEC2"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CFB8E7" w14:textId="77777777" w:rsidR="00A55B53" w:rsidRPr="00123177" w:rsidRDefault="00A55B53" w:rsidP="00535342">
            <w:pPr>
              <w:pStyle w:val="TableText"/>
            </w:pPr>
            <w:r w:rsidRPr="00123177">
              <w:rPr>
                <w:szCs w:val="20"/>
              </w:rPr>
              <w:t>Data rate is not applicable.</w:t>
            </w:r>
          </w:p>
        </w:tc>
      </w:tr>
      <w:tr w:rsidR="00A55B53" w:rsidRPr="00123177" w14:paraId="23733D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F000E8"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F8B64"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C508CC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022D8D"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9A3784"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9A8D4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34C517" w14:textId="77777777" w:rsidR="00A55B53" w:rsidRPr="00123177" w:rsidRDefault="00A55B53" w:rsidP="00535342">
            <w:pPr>
              <w:pStyle w:val="TableText"/>
              <w:snapToGrid w:val="0"/>
            </w:pPr>
            <w:r w:rsidRPr="00123177">
              <w:t xml:space="preserve">Validation Rules/ </w:t>
            </w:r>
          </w:p>
          <w:p w14:paraId="787A02A8"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4D83F"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4E88B32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E98CCB"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B40FB" w14:textId="77777777" w:rsidR="00A55B53" w:rsidRPr="00123177" w:rsidRDefault="00A55B53" w:rsidP="00535342">
            <w:pPr>
              <w:pStyle w:val="TableText"/>
              <w:snapToGrid w:val="0"/>
            </w:pPr>
            <w:r w:rsidRPr="00123177">
              <w:rPr>
                <w:szCs w:val="20"/>
              </w:rPr>
              <w:t>Constraints is not applicable.</w:t>
            </w:r>
          </w:p>
        </w:tc>
      </w:tr>
      <w:tr w:rsidR="00A55B53" w:rsidRPr="00123177" w14:paraId="244734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4CB993"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782C45" w14:textId="77777777" w:rsidR="00A55B53" w:rsidRPr="00123177" w:rsidRDefault="00A55B53" w:rsidP="00535342">
            <w:pPr>
              <w:pStyle w:val="TableText"/>
              <w:snapToGrid w:val="0"/>
            </w:pPr>
            <w:r w:rsidRPr="00123177">
              <w:rPr>
                <w:szCs w:val="20"/>
              </w:rPr>
              <w:t>No effects on other system</w:t>
            </w:r>
          </w:p>
        </w:tc>
      </w:tr>
      <w:tr w:rsidR="00A55B53" w:rsidRPr="00123177" w14:paraId="5D10849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AC4547" w14:textId="77777777" w:rsidR="00A55B53" w:rsidRPr="00123177" w:rsidRDefault="00A55B53" w:rsidP="00535342">
            <w:pPr>
              <w:pStyle w:val="TableText"/>
              <w:snapToGrid w:val="0"/>
            </w:pPr>
            <w:r w:rsidRPr="00123177">
              <w:t>Testability with respect to test environment</w:t>
            </w:r>
          </w:p>
          <w:p w14:paraId="1DEAA051" w14:textId="77777777" w:rsidR="00A55B53" w:rsidRPr="00123177" w:rsidRDefault="00A55B53" w:rsidP="00535342">
            <w:pPr>
              <w:pStyle w:val="TableText"/>
            </w:pPr>
            <w:r w:rsidRPr="00123177">
              <w:t>(Yes/No)</w:t>
            </w:r>
          </w:p>
          <w:p w14:paraId="4D151001"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13C244" w14:textId="77777777" w:rsidR="00A55B53" w:rsidRPr="00123177" w:rsidRDefault="00A55B53" w:rsidP="00535342">
            <w:pPr>
              <w:pStyle w:val="TableText"/>
              <w:snapToGrid w:val="0"/>
            </w:pPr>
            <w:r w:rsidRPr="00123177">
              <w:t>YES</w:t>
            </w:r>
          </w:p>
        </w:tc>
      </w:tr>
      <w:tr w:rsidR="00A55B53" w:rsidRPr="00123177" w14:paraId="50DD009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BC7A0A" w14:textId="77777777" w:rsidR="00A55B53" w:rsidRPr="00123177" w:rsidRDefault="00A55B53" w:rsidP="00535342">
            <w:pPr>
              <w:pStyle w:val="TableText"/>
              <w:snapToGrid w:val="0"/>
            </w:pPr>
            <w:r w:rsidRPr="00123177">
              <w:t>Feasible within project constraints</w:t>
            </w:r>
          </w:p>
          <w:p w14:paraId="22A2A6E7" w14:textId="77777777" w:rsidR="00A55B53" w:rsidRPr="00123177" w:rsidRDefault="00A55B53" w:rsidP="00535342">
            <w:pPr>
              <w:pStyle w:val="TableText"/>
              <w:snapToGrid w:val="0"/>
            </w:pPr>
            <w:r w:rsidRPr="00123177">
              <w:t>(Yes/No)</w:t>
            </w:r>
          </w:p>
          <w:p w14:paraId="54E9BA84"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A5488D" w14:textId="77777777" w:rsidR="00A55B53" w:rsidRPr="00123177" w:rsidRDefault="00A55B53" w:rsidP="00535342">
            <w:pPr>
              <w:pStyle w:val="TableText"/>
              <w:snapToGrid w:val="0"/>
              <w:rPr>
                <w:i/>
                <w:iCs/>
              </w:rPr>
            </w:pPr>
            <w:r w:rsidRPr="00123177">
              <w:t>YES</w:t>
            </w:r>
          </w:p>
        </w:tc>
      </w:tr>
      <w:tr w:rsidR="00A55B53" w:rsidRPr="00123177" w14:paraId="1EF661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6CA9F9" w14:textId="77777777" w:rsidR="00A55B53" w:rsidRPr="00123177" w:rsidRDefault="00A55B53" w:rsidP="00535342">
            <w:pPr>
              <w:pStyle w:val="TableText"/>
              <w:snapToGrid w:val="0"/>
            </w:pPr>
            <w:r w:rsidRPr="00123177">
              <w:t>Critical</w:t>
            </w:r>
          </w:p>
          <w:p w14:paraId="68C19EBB"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34DA3" w14:textId="77777777" w:rsidR="00A55B53" w:rsidRPr="00123177" w:rsidRDefault="00A55B53" w:rsidP="00535342">
            <w:pPr>
              <w:pStyle w:val="TableText"/>
              <w:snapToGrid w:val="0"/>
            </w:pPr>
            <w:r w:rsidRPr="00123177">
              <w:t>YES</w:t>
            </w:r>
          </w:p>
        </w:tc>
      </w:tr>
      <w:tr w:rsidR="00A55B53" w:rsidRPr="00123177" w14:paraId="71BB45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F4F1DA"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EF2DC3"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3859465B" w14:textId="77777777" w:rsidR="00A55B53" w:rsidRPr="00123177" w:rsidRDefault="00A55B53" w:rsidP="00A55B53">
      <w:pPr>
        <w:pStyle w:val="BodyText"/>
        <w:rPr>
          <w:b/>
          <w:bCs/>
        </w:rPr>
      </w:pPr>
    </w:p>
    <w:p w14:paraId="53ECF2B0" w14:textId="77777777" w:rsidR="00A55B53" w:rsidRPr="00123177" w:rsidRDefault="00A55B53" w:rsidP="00A55B53">
      <w:pPr>
        <w:pStyle w:val="BodyText"/>
        <w:rPr>
          <w:b/>
          <w:bCs/>
        </w:rPr>
      </w:pPr>
    </w:p>
    <w:p w14:paraId="44273DC7" w14:textId="77777777" w:rsidR="00A55B53" w:rsidRPr="00123177" w:rsidRDefault="00A55B53" w:rsidP="00A55B53">
      <w:pPr>
        <w:pStyle w:val="Heading4"/>
      </w:pPr>
      <w:r w:rsidRPr="00123177">
        <w:rPr>
          <w:rFonts w:eastAsia="Arial"/>
          <w:color w:val="000000" w:themeColor="text1"/>
        </w:rPr>
        <w:t xml:space="preserve">800V side power module voltage measurement information </w:t>
      </w:r>
      <w:r w:rsidRPr="00123177">
        <w:t>on CAN.</w:t>
      </w:r>
    </w:p>
    <w:p w14:paraId="3079CE17" w14:textId="77777777" w:rsidR="00A55B53" w:rsidRPr="00123177" w:rsidRDefault="00A55B53" w:rsidP="00A55B53">
      <w:pPr>
        <w:pStyle w:val="BodyText"/>
        <w:rPr>
          <w:b/>
          <w:bCs/>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041182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BE4172E"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85A1CDA" w14:textId="77777777" w:rsidR="00A55B53" w:rsidRPr="00123177" w:rsidRDefault="00A55B53" w:rsidP="00535342">
            <w:pPr>
              <w:pStyle w:val="TableColumnTitle"/>
              <w:snapToGrid w:val="0"/>
            </w:pPr>
            <w:r w:rsidRPr="00123177">
              <w:t>Description</w:t>
            </w:r>
          </w:p>
        </w:tc>
      </w:tr>
      <w:tr w:rsidR="00A55B53" w:rsidRPr="00123177" w14:paraId="05EFEA0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EBCE8C5"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3AAC47" w14:textId="77777777" w:rsidR="00A55B53" w:rsidRPr="00123177" w:rsidRDefault="00A55B53" w:rsidP="00535342">
            <w:pPr>
              <w:snapToGrid w:val="0"/>
            </w:pPr>
            <w:r w:rsidRPr="00123177">
              <w:rPr>
                <w:rFonts w:eastAsia="Arial"/>
                <w:color w:val="000000" w:themeColor="text1"/>
              </w:rPr>
              <w:t>SWRS_COMM_26</w:t>
            </w:r>
          </w:p>
        </w:tc>
      </w:tr>
      <w:tr w:rsidR="00A55B53" w:rsidRPr="00123177" w14:paraId="1968819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FF2A86C"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41DC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SDS-HVDCDC-330</w:t>
            </w:r>
          </w:p>
        </w:tc>
      </w:tr>
      <w:tr w:rsidR="00A55B53" w:rsidRPr="00123177" w14:paraId="0363E8F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9404D34"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DEAB72" w14:textId="77777777" w:rsidR="00A55B53" w:rsidRPr="00123177" w:rsidRDefault="00A55B53" w:rsidP="00535342">
            <w:pPr>
              <w:pStyle w:val="TableText"/>
              <w:snapToGrid w:val="0"/>
            </w:pPr>
            <w:r w:rsidRPr="00123177">
              <w:t>Pre-C Sample/PF3.0 Phase - 1</w:t>
            </w:r>
          </w:p>
        </w:tc>
      </w:tr>
      <w:tr w:rsidR="00A55B53" w:rsidRPr="00123177" w14:paraId="427D230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AEC25B1"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6EBD5C" w14:textId="77777777" w:rsidR="00A55B53" w:rsidRPr="00123177" w:rsidRDefault="00A55B53" w:rsidP="00535342">
            <w:pPr>
              <w:snapToGrid w:val="0"/>
              <w:rPr>
                <w:rFonts w:eastAsia="Arial"/>
                <w:color w:val="000000" w:themeColor="text1"/>
              </w:rPr>
            </w:pPr>
            <w:r w:rsidRPr="00123177">
              <w:rPr>
                <w:rFonts w:eastAsia="Arial"/>
                <w:color w:val="000000" w:themeColor="text1"/>
              </w:rPr>
              <w:t>The measured 800V side power module voltage measurement shall be broadcast on vehicle CAN network using following Signal.</w:t>
            </w:r>
          </w:p>
          <w:p w14:paraId="736345E4" w14:textId="77777777" w:rsidR="00A55B53" w:rsidRPr="00123177" w:rsidRDefault="00A55B53" w:rsidP="00535342">
            <w:pPr>
              <w:snapToGrid w:val="0"/>
              <w:rPr>
                <w:rFonts w:eastAsia="Arial"/>
                <w:b/>
                <w:bCs/>
                <w:color w:val="000000" w:themeColor="text1"/>
              </w:rPr>
            </w:pPr>
            <w:r w:rsidRPr="00123177">
              <w:rPr>
                <w:rFonts w:eastAsia="Arial"/>
                <w:b/>
                <w:bCs/>
                <w:color w:val="000000" w:themeColor="text1"/>
              </w:rPr>
              <w:t>VHVDCDCPwrModule800V</w:t>
            </w:r>
          </w:p>
        </w:tc>
      </w:tr>
      <w:tr w:rsidR="00A55B53" w:rsidRPr="00123177" w14:paraId="74D36D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B4BBD9"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974F8C"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2E55B4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2CDC2F"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07F52E"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75078B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ED698E"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F72C3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800V side (high side) voltage of the power module at any voltage level</w:t>
            </w:r>
          </w:p>
          <w:p w14:paraId="43678289" w14:textId="77777777" w:rsidR="00A55B53" w:rsidRPr="00123177" w:rsidRDefault="00A55B53" w:rsidP="00535342">
            <w:pPr>
              <w:pStyle w:val="TableText"/>
              <w:snapToGrid w:val="0"/>
              <w:rPr>
                <w:rFonts w:eastAsia="Arial"/>
                <w:color w:val="000000" w:themeColor="text1"/>
              </w:rPr>
            </w:pPr>
          </w:p>
        </w:tc>
      </w:tr>
      <w:tr w:rsidR="00A55B53" w:rsidRPr="00123177" w14:paraId="674C7A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881CC3"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C435B0" w14:textId="77777777" w:rsidR="00A55B53" w:rsidRPr="00123177" w:rsidRDefault="00A55B53" w:rsidP="00535342">
            <w:pPr>
              <w:pStyle w:val="TableText"/>
              <w:snapToGrid w:val="0"/>
            </w:pPr>
            <w:r w:rsidRPr="00123177">
              <w:rPr>
                <w:rFonts w:eastAsia="Arial"/>
                <w:color w:val="000000" w:themeColor="text1"/>
              </w:rPr>
              <w:t>VHVDCDCPwrModule800V</w:t>
            </w:r>
            <w:r w:rsidRPr="00123177">
              <w:t xml:space="preserve"> @ HVDCDC_CurrentVoltage2 is equal to VICOR input voltage (800V side (high side) voltage of the power </w:t>
            </w:r>
            <w:commentRangeStart w:id="81"/>
            <w:r w:rsidRPr="00123177">
              <w:t>module</w:t>
            </w:r>
            <w:commentRangeEnd w:id="81"/>
            <w:r w:rsidRPr="00123177">
              <w:rPr>
                <w:rStyle w:val="CommentReference"/>
                <w:sz w:val="24"/>
                <w:szCs w:val="24"/>
              </w:rPr>
              <w:commentReference w:id="81"/>
            </w:r>
            <w:r w:rsidRPr="00123177">
              <w:t>)</w:t>
            </w:r>
          </w:p>
        </w:tc>
      </w:tr>
      <w:tr w:rsidR="00A55B53" w:rsidRPr="00123177" w14:paraId="101E88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00969C"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9ECCAB" w14:textId="77777777" w:rsidR="00A55B53" w:rsidRPr="00123177" w:rsidRDefault="00A55B53" w:rsidP="00535342">
            <w:pPr>
              <w:pStyle w:val="TableText"/>
              <w:snapToGrid w:val="0"/>
              <w:rPr>
                <w:rStyle w:val="normaltextrun"/>
              </w:rPr>
            </w:pPr>
            <w:r w:rsidRPr="00123177">
              <w:rPr>
                <w:rStyle w:val="normaltextrun"/>
              </w:rPr>
              <w:t>The HVDCDC broadcasts the measured the 800V side power module voltage measurement using the signal "VHVDCDCPwrModule800V" onto the vehicle CAN network.</w:t>
            </w:r>
          </w:p>
        </w:tc>
      </w:tr>
      <w:tr w:rsidR="00A55B53" w:rsidRPr="00123177" w14:paraId="5C07F4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666750"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9674B4" w14:textId="77777777" w:rsidR="00A55B53" w:rsidRPr="00123177" w:rsidRDefault="00A55B53" w:rsidP="00535342">
            <w:pPr>
              <w:pStyle w:val="TableText"/>
              <w:snapToGrid w:val="0"/>
            </w:pPr>
            <w:r w:rsidRPr="00123177">
              <w:t>No such mandatory fields is applicable.</w:t>
            </w:r>
          </w:p>
        </w:tc>
      </w:tr>
      <w:tr w:rsidR="00A55B53" w:rsidRPr="00123177" w14:paraId="022AC1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4E27FC"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60D07B" w14:textId="77777777" w:rsidR="00A55B53" w:rsidRPr="00123177" w:rsidRDefault="00A55B53" w:rsidP="00535342">
            <w:pPr>
              <w:pStyle w:val="TableText"/>
              <w:snapToGrid w:val="0"/>
            </w:pPr>
            <w:r w:rsidRPr="00123177">
              <w:t xml:space="preserve">HVDCDCStatus = 0, NHVDCDCStatusDebug = 0 </w:t>
            </w:r>
          </w:p>
        </w:tc>
      </w:tr>
      <w:tr w:rsidR="00A55B53" w:rsidRPr="00123177" w14:paraId="2AB2AF6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54A5CC"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69536F"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24E5204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FEDF00"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BDD6C6" w14:textId="77777777" w:rsidR="00A55B53" w:rsidRPr="00123177" w:rsidRDefault="00A55B53" w:rsidP="00535342">
            <w:pPr>
              <w:pStyle w:val="TableText"/>
              <w:snapToGrid w:val="0"/>
            </w:pPr>
            <w:r w:rsidRPr="00123177">
              <w:t>VHVDCDC800V signal valid value range is greater than 480V.</w:t>
            </w:r>
          </w:p>
        </w:tc>
      </w:tr>
      <w:tr w:rsidR="00A55B53" w:rsidRPr="00123177" w14:paraId="27ABF65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132B8B"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7A2360"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A33ED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1620A1"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EE7CBA"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5D234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225A18"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E6FF04" w14:textId="77777777" w:rsidR="00A55B53" w:rsidRPr="00123177" w:rsidRDefault="00A55B53" w:rsidP="00535342">
            <w:pPr>
              <w:pStyle w:val="TableText"/>
            </w:pPr>
            <w:r w:rsidRPr="00123177">
              <w:rPr>
                <w:szCs w:val="20"/>
              </w:rPr>
              <w:t>Data rate is not applicable.</w:t>
            </w:r>
          </w:p>
        </w:tc>
      </w:tr>
      <w:tr w:rsidR="00A55B53" w:rsidRPr="00123177" w14:paraId="5659349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3198EE"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C4B4CF"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7F00E3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42E144"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C8BCD4"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3EFC87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2AB1A5" w14:textId="77777777" w:rsidR="00A55B53" w:rsidRPr="00123177" w:rsidRDefault="00A55B53" w:rsidP="00535342">
            <w:pPr>
              <w:pStyle w:val="TableText"/>
              <w:snapToGrid w:val="0"/>
            </w:pPr>
            <w:r w:rsidRPr="00123177">
              <w:t xml:space="preserve">Validation Rules/ </w:t>
            </w:r>
          </w:p>
          <w:p w14:paraId="60EDEC78"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5962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5FAE38D9" w14:textId="77777777" w:rsidR="00A55B53" w:rsidRPr="00123177" w:rsidRDefault="00A55B53" w:rsidP="00535342">
            <w:pPr>
              <w:pStyle w:val="TableText"/>
              <w:snapToGrid w:val="0"/>
            </w:pPr>
          </w:p>
          <w:p w14:paraId="39C7BF23" w14:textId="77777777" w:rsidR="00A55B53" w:rsidRPr="00123177" w:rsidRDefault="00A55B53" w:rsidP="00535342">
            <w:pPr>
              <w:pStyle w:val="TableText"/>
              <w:snapToGrid w:val="0"/>
              <w:rPr>
                <w:i/>
                <w:iCs/>
              </w:rPr>
            </w:pPr>
            <w:r w:rsidRPr="00123177">
              <w:rPr>
                <w:rFonts w:eastAsia="Arial"/>
                <w:color w:val="000000" w:themeColor="text1"/>
              </w:rPr>
              <w:t>VHVDCDCPwrModule800V</w:t>
            </w:r>
            <w:r w:rsidRPr="00123177">
              <w:t xml:space="preserve"> @ HVDCDC_Status2 is equal to VICOR input voltage (800V side (high side) voltage of the power module</w:t>
            </w:r>
          </w:p>
        </w:tc>
      </w:tr>
      <w:tr w:rsidR="00A55B53" w:rsidRPr="00123177" w14:paraId="5F5EB5E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E8B390"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3D93E0" w14:textId="77777777" w:rsidR="00A55B53" w:rsidRPr="00123177" w:rsidRDefault="00A55B53" w:rsidP="00535342">
            <w:pPr>
              <w:pStyle w:val="TableText"/>
              <w:snapToGrid w:val="0"/>
            </w:pPr>
            <w:r w:rsidRPr="00123177">
              <w:rPr>
                <w:szCs w:val="20"/>
              </w:rPr>
              <w:t>Constraints is not applicable.</w:t>
            </w:r>
          </w:p>
        </w:tc>
      </w:tr>
      <w:tr w:rsidR="00A55B53" w:rsidRPr="00123177" w14:paraId="3FE8E2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74CA89"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8ADA63" w14:textId="77777777" w:rsidR="00A55B53" w:rsidRPr="00123177" w:rsidRDefault="00A55B53" w:rsidP="00535342">
            <w:pPr>
              <w:pStyle w:val="TableText"/>
              <w:snapToGrid w:val="0"/>
            </w:pPr>
            <w:r w:rsidRPr="00123177">
              <w:rPr>
                <w:szCs w:val="20"/>
              </w:rPr>
              <w:t>No effects on other system</w:t>
            </w:r>
          </w:p>
        </w:tc>
      </w:tr>
      <w:tr w:rsidR="00A55B53" w:rsidRPr="00123177" w14:paraId="2EFF117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340D1E" w14:textId="77777777" w:rsidR="00A55B53" w:rsidRPr="00123177" w:rsidRDefault="00A55B53" w:rsidP="00535342">
            <w:pPr>
              <w:pStyle w:val="TableText"/>
              <w:snapToGrid w:val="0"/>
            </w:pPr>
            <w:r w:rsidRPr="00123177">
              <w:lastRenderedPageBreak/>
              <w:t>Testability with respect to test environment</w:t>
            </w:r>
          </w:p>
          <w:p w14:paraId="3BE82B4A" w14:textId="77777777" w:rsidR="00A55B53" w:rsidRPr="00123177" w:rsidRDefault="00A55B53" w:rsidP="00535342">
            <w:pPr>
              <w:pStyle w:val="TableText"/>
            </w:pPr>
            <w:r w:rsidRPr="00123177">
              <w:t>(Yes/No)</w:t>
            </w:r>
          </w:p>
          <w:p w14:paraId="54D1853B"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F10FFD" w14:textId="77777777" w:rsidR="00A55B53" w:rsidRPr="00123177" w:rsidRDefault="00A55B53" w:rsidP="00535342">
            <w:pPr>
              <w:pStyle w:val="TableText"/>
              <w:snapToGrid w:val="0"/>
            </w:pPr>
            <w:r w:rsidRPr="00123177">
              <w:t>YES</w:t>
            </w:r>
          </w:p>
        </w:tc>
      </w:tr>
      <w:tr w:rsidR="00A55B53" w:rsidRPr="00123177" w14:paraId="6B687D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4CB5D4" w14:textId="77777777" w:rsidR="00A55B53" w:rsidRPr="00123177" w:rsidRDefault="00A55B53" w:rsidP="00535342">
            <w:pPr>
              <w:pStyle w:val="TableText"/>
              <w:snapToGrid w:val="0"/>
            </w:pPr>
            <w:r w:rsidRPr="00123177">
              <w:t>Feasible within project constraints</w:t>
            </w:r>
          </w:p>
          <w:p w14:paraId="3BE84C13" w14:textId="77777777" w:rsidR="00A55B53" w:rsidRPr="00123177" w:rsidRDefault="00A55B53" w:rsidP="00535342">
            <w:pPr>
              <w:pStyle w:val="TableText"/>
              <w:snapToGrid w:val="0"/>
            </w:pPr>
            <w:r w:rsidRPr="00123177">
              <w:t>(Yes/No)</w:t>
            </w:r>
          </w:p>
          <w:p w14:paraId="59BB485F"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D44BB1" w14:textId="77777777" w:rsidR="00A55B53" w:rsidRPr="00123177" w:rsidRDefault="00A55B53" w:rsidP="00535342">
            <w:pPr>
              <w:pStyle w:val="TableText"/>
              <w:snapToGrid w:val="0"/>
              <w:rPr>
                <w:i/>
                <w:iCs/>
              </w:rPr>
            </w:pPr>
            <w:r w:rsidRPr="00123177">
              <w:t>YES</w:t>
            </w:r>
          </w:p>
        </w:tc>
      </w:tr>
      <w:tr w:rsidR="00A55B53" w:rsidRPr="00123177" w14:paraId="568C68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9D9414" w14:textId="77777777" w:rsidR="00A55B53" w:rsidRPr="00123177" w:rsidRDefault="00A55B53" w:rsidP="00535342">
            <w:pPr>
              <w:pStyle w:val="TableText"/>
              <w:snapToGrid w:val="0"/>
            </w:pPr>
            <w:r w:rsidRPr="00123177">
              <w:t>Critical</w:t>
            </w:r>
          </w:p>
          <w:p w14:paraId="12469311"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84B7D0" w14:textId="77777777" w:rsidR="00A55B53" w:rsidRPr="00123177" w:rsidRDefault="00A55B53" w:rsidP="00535342">
            <w:pPr>
              <w:pStyle w:val="TableText"/>
              <w:snapToGrid w:val="0"/>
            </w:pPr>
            <w:r w:rsidRPr="00123177">
              <w:t>YES</w:t>
            </w:r>
          </w:p>
        </w:tc>
      </w:tr>
      <w:tr w:rsidR="00A55B53" w:rsidRPr="00123177" w14:paraId="61EE35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9A69F4"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DFB34C"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A88BB30" w14:textId="77777777" w:rsidR="00A55B53" w:rsidRPr="00123177" w:rsidRDefault="00A55B53" w:rsidP="00A55B53">
      <w:pPr>
        <w:pStyle w:val="BodyText"/>
        <w:rPr>
          <w:b/>
          <w:bCs/>
        </w:rPr>
      </w:pPr>
    </w:p>
    <w:p w14:paraId="3A81E1ED" w14:textId="77777777" w:rsidR="00A55B53" w:rsidRPr="00123177" w:rsidRDefault="00A55B53" w:rsidP="00A55B53">
      <w:pPr>
        <w:pStyle w:val="BodyText"/>
        <w:rPr>
          <w:b/>
          <w:bCs/>
        </w:rPr>
      </w:pPr>
    </w:p>
    <w:p w14:paraId="23C5117F" w14:textId="77777777" w:rsidR="00A55B53" w:rsidRPr="00123177" w:rsidRDefault="00A55B53" w:rsidP="00A55B53">
      <w:pPr>
        <w:pStyle w:val="Heading4"/>
      </w:pPr>
      <w:r w:rsidRPr="00123177">
        <w:rPr>
          <w:rFonts w:eastAsia="Arial"/>
          <w:color w:val="000000" w:themeColor="text1"/>
        </w:rPr>
        <w:t xml:space="preserve">Broadcast critical power module PMBus output information </w:t>
      </w:r>
      <w:r w:rsidRPr="00123177">
        <w:t>on CAN.</w:t>
      </w:r>
    </w:p>
    <w:p w14:paraId="5A3D0B27" w14:textId="77777777" w:rsidR="00A55B53" w:rsidRPr="00123177" w:rsidRDefault="00A55B53" w:rsidP="00A55B53">
      <w:pPr>
        <w:pStyle w:val="BodyText"/>
        <w:rPr>
          <w:b/>
          <w:bCs/>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34EBDC4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2E1C516"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A52C8BD" w14:textId="77777777" w:rsidR="00A55B53" w:rsidRPr="00123177" w:rsidRDefault="00A55B53" w:rsidP="00535342">
            <w:pPr>
              <w:pStyle w:val="TableColumnTitle"/>
              <w:snapToGrid w:val="0"/>
            </w:pPr>
            <w:r w:rsidRPr="00123177">
              <w:t>Description</w:t>
            </w:r>
          </w:p>
        </w:tc>
      </w:tr>
      <w:tr w:rsidR="00A55B53" w:rsidRPr="00123177" w14:paraId="194CF73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76EF6B9"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FBEA00" w14:textId="77777777" w:rsidR="00A55B53" w:rsidRPr="00123177" w:rsidRDefault="00A55B53" w:rsidP="00535342">
            <w:pPr>
              <w:snapToGrid w:val="0"/>
            </w:pPr>
            <w:r w:rsidRPr="00123177">
              <w:rPr>
                <w:rFonts w:eastAsia="Arial"/>
                <w:color w:val="000000" w:themeColor="text1"/>
              </w:rPr>
              <w:t>SWRS_COMM_27</w:t>
            </w:r>
          </w:p>
        </w:tc>
      </w:tr>
      <w:tr w:rsidR="00A55B53" w:rsidRPr="00123177" w14:paraId="5A70D8C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8B3C993"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48DDC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SDS-HVDCDC-283</w:t>
            </w:r>
          </w:p>
        </w:tc>
      </w:tr>
      <w:tr w:rsidR="00A55B53" w:rsidRPr="00123177" w14:paraId="1E3C289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63A5BE9"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E4C3E5" w14:textId="77777777" w:rsidR="00A55B53" w:rsidRPr="00123177" w:rsidRDefault="00A55B53" w:rsidP="00535342">
            <w:pPr>
              <w:pStyle w:val="TableText"/>
              <w:snapToGrid w:val="0"/>
            </w:pPr>
            <w:r w:rsidRPr="00123177">
              <w:t>B-Sample/ PF2.0</w:t>
            </w:r>
          </w:p>
        </w:tc>
      </w:tr>
      <w:tr w:rsidR="00A55B53" w:rsidRPr="00123177" w14:paraId="5A99B1F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4EF1C21"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16D296"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broadcast the critical power module PMBus output onto the PDU: HVDCDC_NBM and HVDCDC_NBM2.</w:t>
            </w:r>
          </w:p>
        </w:tc>
      </w:tr>
      <w:tr w:rsidR="00A55B53" w:rsidRPr="00123177" w14:paraId="7B08D06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4D12AB"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1FDF8"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4AE116E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2F2FC6"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486F42"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035B453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37C91F"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B8F1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551E381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tc>
      </w:tr>
      <w:tr w:rsidR="00A55B53" w:rsidRPr="00123177" w14:paraId="1746553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7B2DEA" w14:textId="77777777" w:rsidR="00A55B53" w:rsidRPr="00123177" w:rsidRDefault="00A55B53" w:rsidP="00535342">
            <w:pPr>
              <w:pStyle w:val="TableText"/>
              <w:snapToGrid w:val="0"/>
              <w:rPr>
                <w:b/>
                <w:bCs/>
              </w:rPr>
            </w:pPr>
            <w:r w:rsidRPr="00123177">
              <w:lastRenderedPageBreak/>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D492B" w14:textId="77777777" w:rsidR="00A55B53" w:rsidRPr="00123177" w:rsidRDefault="00A55B53" w:rsidP="00535342">
            <w:pPr>
              <w:pStyle w:val="TableText"/>
              <w:snapToGrid w:val="0"/>
            </w:pPr>
            <w:r w:rsidRPr="00123177">
              <w:t>1) Received Values for signals iHSHVDCDC @ HVDCDC_NBM_PDU, vHSHVDCDC @ HVDCDC_NBM_PDU, iLSHVDCDC @ HVDCDC_NBM_PDU, vLSHVDCDC @HVDCDC_NBM_PDU and THVDCDCNBM @ HVDCDC_NBM_PDU on MCAN interface.</w:t>
            </w:r>
          </w:p>
          <w:p w14:paraId="140CC453" w14:textId="77777777" w:rsidR="00A55B53" w:rsidRPr="00123177" w:rsidRDefault="00A55B53" w:rsidP="00535342">
            <w:pPr>
              <w:pStyle w:val="TableText"/>
              <w:snapToGrid w:val="0"/>
            </w:pPr>
            <w:r w:rsidRPr="00123177">
              <w:t>2. Received Values for signals NHVDCDCNBMStatus @ HVDCDC_NBM2_PDU, NHVDCDCNBMFLT @ HVDCDC_NBM2_PDU, NHVDCDCNBMVLOStatus  @ HVDCDC_NBM2_PDU, NHVDCDCNBMILOStatus @ HVDCDC_NBM2_PDU, NHVDCDCNBMVHIStatus @HVDCDC_NBM2_PDU, NHVDCDCNBMTempStatus @ HVDCDC_NBM2_PDU NHVDCDCNBMCMLStatus @ HVDCDC_NBM2_PDU and NHVDCDCNBMMFRSpecStatus @ HVDCDC_NBM2_PDU on MCAN interface.</w:t>
            </w:r>
          </w:p>
          <w:p w14:paraId="48D4657D" w14:textId="77777777" w:rsidR="00A55B53" w:rsidRPr="00123177" w:rsidRDefault="00A55B53" w:rsidP="00535342">
            <w:pPr>
              <w:pStyle w:val="TableText"/>
              <w:snapToGrid w:val="0"/>
            </w:pPr>
          </w:p>
        </w:tc>
      </w:tr>
      <w:tr w:rsidR="00A55B53" w:rsidRPr="00123177" w14:paraId="168E2A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40BD10"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1AF4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Check for CAN signals iHSHVDCDC @ HVDCDC_NBM_PDU, vHSHVDCDC @ HVDCDC_NBM_PDU, iLSHVDCDC @ HVDCDC_NBM_PDU, vLSHVDCDC @HVDCDC_NBM_PDU, THVDCDCNBM @ HVDCDC_NBM_PDU and NHVDCDCNBMSts @ HVDCDC_NBM_PDU on MCAN interface.</w:t>
            </w:r>
          </w:p>
          <w:p w14:paraId="2BCD4368" w14:textId="77777777" w:rsidR="00A55B53" w:rsidRPr="00123177" w:rsidRDefault="00A55B53" w:rsidP="00535342">
            <w:pPr>
              <w:pStyle w:val="TableText"/>
              <w:snapToGrid w:val="0"/>
              <w:rPr>
                <w:rStyle w:val="normaltextrun"/>
              </w:rPr>
            </w:pPr>
          </w:p>
          <w:p w14:paraId="7C9FB921" w14:textId="77777777" w:rsidR="00A55B53" w:rsidRPr="00123177" w:rsidRDefault="00A55B53" w:rsidP="00535342">
            <w:pPr>
              <w:pStyle w:val="TableText"/>
              <w:snapToGrid w:val="0"/>
              <w:rPr>
                <w:rStyle w:val="normaltextrun"/>
              </w:rPr>
            </w:pPr>
            <w:r w:rsidRPr="00123177">
              <w:rPr>
                <w:rStyle w:val="normaltextrun"/>
              </w:rPr>
              <w:t xml:space="preserve">2. Check for CAN </w:t>
            </w:r>
            <w:r w:rsidRPr="00123177">
              <w:t>signals NHVDCDCNBMStatus @ HVDCDC_NBM2_PDU, NHVDCDCNBMFLT @ HVDCDC_NBM2_PDU, NHVDCDCNBMVLOStatus  @ HVDCDC_NBM2_PDU, NHVDCDCNBMILOStatus @ HVDCDC_NBM2_PDU, NHVDCDCNBMVHIStatus @HVDCDC_NBM2_PDU, NHVDCDCNBMTempStatus @ HVDCDC_NBM2_PDU NHVDCDCNBMCMLStatus @ HVDCDC_NBM2_PDU and NHVDCDCNBMMFRSpecStatus @ HVDCDC_NBM2_PDU on MCAN interface.</w:t>
            </w:r>
          </w:p>
        </w:tc>
      </w:tr>
      <w:tr w:rsidR="00A55B53" w:rsidRPr="00123177" w14:paraId="6684D4D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096E8B"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E2AFF2" w14:textId="77777777" w:rsidR="00A55B53" w:rsidRPr="00123177" w:rsidRDefault="00A55B53" w:rsidP="00535342">
            <w:pPr>
              <w:pStyle w:val="TableText"/>
              <w:snapToGrid w:val="0"/>
            </w:pPr>
            <w:r w:rsidRPr="00123177">
              <w:t>No such mandatory fields is applicable.</w:t>
            </w:r>
          </w:p>
        </w:tc>
      </w:tr>
      <w:tr w:rsidR="00A55B53" w:rsidRPr="00123177" w14:paraId="5FE3E2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E72F87"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171095" w14:textId="77777777" w:rsidR="00A55B53" w:rsidRPr="00123177" w:rsidRDefault="00A55B53" w:rsidP="00535342">
            <w:pPr>
              <w:pStyle w:val="TableText"/>
              <w:snapToGrid w:val="0"/>
            </w:pPr>
            <w:r w:rsidRPr="00123177">
              <w:t xml:space="preserve">HVDCDCStatus = 0, NHVDCDCStatusDebug = 0, NHVDCDCFault = 0 (No Faults) </w:t>
            </w:r>
          </w:p>
        </w:tc>
      </w:tr>
      <w:tr w:rsidR="00A55B53" w:rsidRPr="00123177" w14:paraId="2422287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881353"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5A23F4"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41A1D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769154"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B21D47" w14:textId="77777777" w:rsidR="00A55B53" w:rsidRPr="00123177" w:rsidRDefault="00A55B53" w:rsidP="00535342">
            <w:pPr>
              <w:pStyle w:val="TableText"/>
              <w:snapToGrid w:val="0"/>
            </w:pPr>
            <w:r w:rsidRPr="00123177">
              <w:t>HVDCDC_NBM PDU’s signal valid value’s is as per (.dbc) file.</w:t>
            </w:r>
          </w:p>
        </w:tc>
      </w:tr>
      <w:tr w:rsidR="00A55B53" w:rsidRPr="00123177" w14:paraId="0DCD0BA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F85E6F"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B962D"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D0BFD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43B359"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4415FA"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23635D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1A1CDC"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D1E5A3" w14:textId="77777777" w:rsidR="00A55B53" w:rsidRPr="00123177" w:rsidRDefault="00A55B53" w:rsidP="00535342">
            <w:pPr>
              <w:pStyle w:val="TableText"/>
            </w:pPr>
            <w:r w:rsidRPr="00123177">
              <w:rPr>
                <w:szCs w:val="20"/>
              </w:rPr>
              <w:t>Data rate is not applicable.</w:t>
            </w:r>
          </w:p>
        </w:tc>
      </w:tr>
      <w:tr w:rsidR="00A55B53" w:rsidRPr="00123177" w14:paraId="386F0B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F99130"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43A71E"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F41AA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08EEA9" w14:textId="77777777" w:rsidR="00A55B53" w:rsidRPr="00123177" w:rsidRDefault="00A55B53" w:rsidP="00535342">
            <w:pPr>
              <w:pStyle w:val="TableText"/>
              <w:snapToGrid w:val="0"/>
            </w:pPr>
            <w:r w:rsidRPr="00123177">
              <w:lastRenderedPageBreak/>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B88E8E"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A488E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29D928" w14:textId="77777777" w:rsidR="00A55B53" w:rsidRPr="00123177" w:rsidRDefault="00A55B53" w:rsidP="00535342">
            <w:pPr>
              <w:pStyle w:val="TableText"/>
              <w:snapToGrid w:val="0"/>
            </w:pPr>
            <w:r w:rsidRPr="00123177">
              <w:t xml:space="preserve">Validation Rules/ </w:t>
            </w:r>
          </w:p>
          <w:p w14:paraId="617CD3CF"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D684D8" w14:textId="77777777" w:rsidR="00A55B53" w:rsidRPr="00123177" w:rsidRDefault="00A55B53" w:rsidP="00535342">
            <w:pPr>
              <w:pStyle w:val="TableText"/>
              <w:snapToGrid w:val="0"/>
            </w:pPr>
            <w:r w:rsidRPr="00123177">
              <w:t>CANape or CAN BUS Analyzer is a software tool Validating CAN Signal as mentioned in the input and output.</w:t>
            </w:r>
          </w:p>
          <w:p w14:paraId="1CB30160" w14:textId="77777777" w:rsidR="00A55B53" w:rsidRPr="00123177" w:rsidRDefault="00A55B53" w:rsidP="00535342">
            <w:pPr>
              <w:pStyle w:val="TableText"/>
              <w:snapToGrid w:val="0"/>
              <w:rPr>
                <w:i/>
                <w:iCs/>
              </w:rPr>
            </w:pPr>
          </w:p>
        </w:tc>
      </w:tr>
      <w:tr w:rsidR="00A55B53" w:rsidRPr="00123177" w14:paraId="68CD35D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8EA68C"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984CF5" w14:textId="77777777" w:rsidR="00A55B53" w:rsidRPr="00123177" w:rsidRDefault="00A55B53" w:rsidP="00535342">
            <w:pPr>
              <w:pStyle w:val="TableText"/>
              <w:snapToGrid w:val="0"/>
            </w:pPr>
            <w:r w:rsidRPr="00123177">
              <w:rPr>
                <w:szCs w:val="20"/>
              </w:rPr>
              <w:t>Constraints is not applicable.</w:t>
            </w:r>
          </w:p>
        </w:tc>
      </w:tr>
      <w:tr w:rsidR="00A55B53" w:rsidRPr="00123177" w14:paraId="4F05742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971CA0"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31DD58" w14:textId="77777777" w:rsidR="00A55B53" w:rsidRPr="00123177" w:rsidRDefault="00A55B53" w:rsidP="00535342">
            <w:pPr>
              <w:pStyle w:val="TableText"/>
              <w:snapToGrid w:val="0"/>
            </w:pPr>
            <w:r w:rsidRPr="00123177">
              <w:rPr>
                <w:szCs w:val="20"/>
              </w:rPr>
              <w:t>No effects on other system</w:t>
            </w:r>
          </w:p>
        </w:tc>
      </w:tr>
      <w:tr w:rsidR="00A55B53" w:rsidRPr="00123177" w14:paraId="1F8DF00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45C753" w14:textId="77777777" w:rsidR="00A55B53" w:rsidRPr="00123177" w:rsidRDefault="00A55B53" w:rsidP="00535342">
            <w:pPr>
              <w:pStyle w:val="TableText"/>
              <w:snapToGrid w:val="0"/>
            </w:pPr>
            <w:r w:rsidRPr="00123177">
              <w:t>Testability with respect to test environment</w:t>
            </w:r>
          </w:p>
          <w:p w14:paraId="52FC75BF" w14:textId="77777777" w:rsidR="00A55B53" w:rsidRPr="00123177" w:rsidRDefault="00A55B53" w:rsidP="00535342">
            <w:pPr>
              <w:pStyle w:val="TableText"/>
            </w:pPr>
            <w:r w:rsidRPr="00123177">
              <w:t>(Yes/No)</w:t>
            </w:r>
          </w:p>
          <w:p w14:paraId="3A3DFBE0"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F491E5" w14:textId="77777777" w:rsidR="00A55B53" w:rsidRPr="00123177" w:rsidRDefault="00A55B53" w:rsidP="00535342">
            <w:pPr>
              <w:pStyle w:val="TableText"/>
              <w:snapToGrid w:val="0"/>
            </w:pPr>
            <w:r w:rsidRPr="00123177">
              <w:t>YES</w:t>
            </w:r>
          </w:p>
        </w:tc>
      </w:tr>
      <w:tr w:rsidR="00A55B53" w:rsidRPr="00123177" w14:paraId="223764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3D5345" w14:textId="77777777" w:rsidR="00A55B53" w:rsidRPr="00123177" w:rsidRDefault="00A55B53" w:rsidP="00535342">
            <w:pPr>
              <w:pStyle w:val="TableText"/>
              <w:snapToGrid w:val="0"/>
            </w:pPr>
            <w:r w:rsidRPr="00123177">
              <w:t>Feasible within project constraints</w:t>
            </w:r>
          </w:p>
          <w:p w14:paraId="02B0500B" w14:textId="77777777" w:rsidR="00A55B53" w:rsidRPr="00123177" w:rsidRDefault="00A55B53" w:rsidP="00535342">
            <w:pPr>
              <w:pStyle w:val="TableText"/>
              <w:snapToGrid w:val="0"/>
            </w:pPr>
            <w:r w:rsidRPr="00123177">
              <w:t>(Yes/No)</w:t>
            </w:r>
          </w:p>
          <w:p w14:paraId="40FB5E88"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666B84" w14:textId="77777777" w:rsidR="00A55B53" w:rsidRPr="00123177" w:rsidRDefault="00A55B53" w:rsidP="00535342">
            <w:pPr>
              <w:pStyle w:val="TableText"/>
              <w:snapToGrid w:val="0"/>
              <w:rPr>
                <w:i/>
                <w:iCs/>
              </w:rPr>
            </w:pPr>
            <w:r w:rsidRPr="00123177">
              <w:t>YES</w:t>
            </w:r>
          </w:p>
        </w:tc>
      </w:tr>
      <w:tr w:rsidR="00A55B53" w:rsidRPr="00123177" w14:paraId="42FC54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248DA8" w14:textId="77777777" w:rsidR="00A55B53" w:rsidRPr="00123177" w:rsidRDefault="00A55B53" w:rsidP="00535342">
            <w:pPr>
              <w:pStyle w:val="TableText"/>
              <w:snapToGrid w:val="0"/>
            </w:pPr>
            <w:r w:rsidRPr="00123177">
              <w:t>Critical</w:t>
            </w:r>
          </w:p>
          <w:p w14:paraId="0F5B420C"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017BEF" w14:textId="77777777" w:rsidR="00A55B53" w:rsidRPr="00123177" w:rsidRDefault="00A55B53" w:rsidP="00535342">
            <w:pPr>
              <w:pStyle w:val="TableText"/>
              <w:snapToGrid w:val="0"/>
            </w:pPr>
            <w:r w:rsidRPr="00123177">
              <w:t>YES</w:t>
            </w:r>
          </w:p>
        </w:tc>
      </w:tr>
      <w:tr w:rsidR="00A55B53" w:rsidRPr="00123177" w14:paraId="53E56EB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4DC8D5"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1E9274"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3D63994" w14:textId="77777777" w:rsidR="00A55B53" w:rsidRPr="00123177" w:rsidRDefault="00A55B53" w:rsidP="00A55B53">
      <w:pPr>
        <w:pStyle w:val="BodyText"/>
        <w:rPr>
          <w:b/>
          <w:bCs/>
        </w:rPr>
      </w:pPr>
    </w:p>
    <w:p w14:paraId="6C6BB256" w14:textId="77777777" w:rsidR="00A55B53" w:rsidRPr="00123177" w:rsidRDefault="00A55B53" w:rsidP="00A55B53">
      <w:pPr>
        <w:pStyle w:val="BodyText"/>
        <w:rPr>
          <w:b/>
          <w:bCs/>
        </w:rPr>
      </w:pPr>
    </w:p>
    <w:p w14:paraId="7AA589B2" w14:textId="77777777" w:rsidR="00A55B53" w:rsidRPr="00123177" w:rsidRDefault="00A55B53" w:rsidP="00A55B53">
      <w:pPr>
        <w:pStyle w:val="Heading4"/>
      </w:pPr>
      <w:r w:rsidRPr="00123177">
        <w:rPr>
          <w:rFonts w:eastAsia="Arial"/>
          <w:color w:val="000000" w:themeColor="text1"/>
        </w:rPr>
        <w:t xml:space="preserve">Broadcast critical power module PMBus output information </w:t>
      </w:r>
      <w:r w:rsidRPr="00123177">
        <w:t>on CAN.</w:t>
      </w:r>
    </w:p>
    <w:p w14:paraId="3BA066A1" w14:textId="77777777" w:rsidR="00A55B53" w:rsidRPr="00123177" w:rsidRDefault="00A55B53" w:rsidP="00A55B53">
      <w:pPr>
        <w:pStyle w:val="BodyText"/>
        <w:rPr>
          <w:b/>
          <w:bCs/>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ACE506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38DF6CC"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841AE73" w14:textId="77777777" w:rsidR="00A55B53" w:rsidRPr="00123177" w:rsidRDefault="00A55B53" w:rsidP="00535342">
            <w:pPr>
              <w:pStyle w:val="TableColumnTitle"/>
              <w:snapToGrid w:val="0"/>
            </w:pPr>
            <w:r w:rsidRPr="00123177">
              <w:t>Description</w:t>
            </w:r>
          </w:p>
        </w:tc>
      </w:tr>
      <w:tr w:rsidR="00A55B53" w:rsidRPr="00123177" w14:paraId="159632B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7EFB5CA"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1E0AEE" w14:textId="77777777" w:rsidR="00A55B53" w:rsidRPr="00123177" w:rsidRDefault="00A55B53" w:rsidP="00535342">
            <w:pPr>
              <w:snapToGrid w:val="0"/>
            </w:pPr>
            <w:r w:rsidRPr="00123177">
              <w:rPr>
                <w:rFonts w:eastAsia="Arial"/>
                <w:color w:val="000000" w:themeColor="text1"/>
              </w:rPr>
              <w:t>SWRS_COMM_28</w:t>
            </w:r>
          </w:p>
        </w:tc>
      </w:tr>
      <w:tr w:rsidR="00A55B53" w:rsidRPr="00123177" w14:paraId="60FB24C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E25542D"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1B222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SDS-HVDCDC-267</w:t>
            </w:r>
          </w:p>
        </w:tc>
      </w:tr>
      <w:tr w:rsidR="00A55B53" w:rsidRPr="00123177" w14:paraId="5810EF6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DBE35D1"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2358C3" w14:textId="77777777" w:rsidR="00A55B53" w:rsidRPr="00123177" w:rsidRDefault="00A55B53" w:rsidP="00535342">
            <w:pPr>
              <w:pStyle w:val="TableText"/>
              <w:snapToGrid w:val="0"/>
            </w:pPr>
            <w:r w:rsidRPr="00123177">
              <w:t>B-Sample/ PF2.0</w:t>
            </w:r>
          </w:p>
        </w:tc>
      </w:tr>
      <w:tr w:rsidR="00A55B53" w:rsidRPr="00123177" w14:paraId="23C2573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CBD35F6" w14:textId="77777777" w:rsidR="00A55B53" w:rsidRPr="00123177" w:rsidRDefault="00A55B53" w:rsidP="00535342">
            <w:pPr>
              <w:pStyle w:val="TableText"/>
              <w:snapToGrid w:val="0"/>
              <w:rPr>
                <w:vertAlign w:val="superscript"/>
              </w:rPr>
            </w:pPr>
            <w:r w:rsidRPr="00123177">
              <w:lastRenderedPageBreak/>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CBD54B"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broadcast the critical debug CAN information of SDS Requirements (</w:t>
            </w:r>
            <w:r w:rsidRPr="00123177">
              <w:rPr>
                <w:rFonts w:eastAsia="Arial"/>
                <w:color w:val="000000" w:themeColor="text1"/>
                <w:szCs w:val="20"/>
              </w:rPr>
              <w:t>SDS-HVDCDC-</w:t>
            </w:r>
            <w:r w:rsidRPr="00123177">
              <w:rPr>
                <w:rFonts w:eastAsia="Arial"/>
                <w:color w:val="000000" w:themeColor="text1"/>
              </w:rPr>
              <w:t>104, 105, 106,107,108) onto the vehicle CAN network for development purpose.</w:t>
            </w:r>
          </w:p>
        </w:tc>
      </w:tr>
      <w:tr w:rsidR="00A55B53" w:rsidRPr="00123177" w14:paraId="510F3B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97CE6F"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D77E25"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0CD3BE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5D9F69"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B9613A"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3BA44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52F6B5"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CF4ED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KL30 and KL15(IGN) to On</w:t>
            </w:r>
          </w:p>
          <w:p w14:paraId="330FE30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Set the 800V side (high side) voltage of the power module to greater than 480V(e.g. 540V)</w:t>
            </w:r>
          </w:p>
          <w:p w14:paraId="0385260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Send NHVDCDCCommand as 0x01 ("Enable") using the CAN interface</w:t>
            </w:r>
          </w:p>
          <w:p w14:paraId="261009D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4. Once the HVDCDC application is reached in "Normal" mode send NHVDCDCCommand as to 0x00 ("Standby") using the CAN interface</w:t>
            </w:r>
          </w:p>
          <w:p w14:paraId="50568B9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5. Once the HVDCDC application is reached in "Standby" mode send NHVDCDCCommand as 0x01 ("Enable") using the CAN interface</w:t>
            </w:r>
          </w:p>
          <w:p w14:paraId="233718A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6. Once the HVDCDC application reached into "Normal" mode send NHVDCDCCommand as 0x02 ("Safe State") using the CAN interface</w:t>
            </w:r>
          </w:p>
        </w:tc>
      </w:tr>
      <w:tr w:rsidR="00A55B53" w:rsidRPr="00123177" w14:paraId="4C56397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D03CDF"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BC14AC" w14:textId="77777777" w:rsidR="00A55B53" w:rsidRPr="00123177" w:rsidRDefault="00A55B53" w:rsidP="00535342">
            <w:pPr>
              <w:pStyle w:val="TableText"/>
              <w:snapToGrid w:val="0"/>
            </w:pPr>
            <w:r w:rsidRPr="00123177">
              <w:rPr>
                <w:rStyle w:val="ui-provider"/>
              </w:rPr>
              <w:t xml:space="preserve"> Application shall provide CAN messages status as below,</w:t>
            </w:r>
            <w:r w:rsidRPr="00123177">
              <w:br/>
              <w:t>1) NHVDCDCStatus @ HVDCDC_Status1 is set to 0x0 (Standby)</w:t>
            </w:r>
          </w:p>
          <w:p w14:paraId="0071E66D" w14:textId="77777777" w:rsidR="00A55B53" w:rsidRPr="00123177" w:rsidRDefault="00A55B53" w:rsidP="00535342">
            <w:pPr>
              <w:pStyle w:val="TableText"/>
              <w:snapToGrid w:val="0"/>
            </w:pPr>
            <w:r w:rsidRPr="00123177">
              <w:t>2)CAN messages are observed sequentially on the MCAN interface</w:t>
            </w:r>
          </w:p>
          <w:p w14:paraId="2CA19234" w14:textId="77777777" w:rsidR="00A55B53" w:rsidRPr="00123177" w:rsidRDefault="00A55B53" w:rsidP="00535342">
            <w:pPr>
              <w:pStyle w:val="TableText"/>
              <w:snapToGrid w:val="0"/>
            </w:pPr>
            <w:r w:rsidRPr="00123177">
              <w:t>NHVDCDCStatus @ HVDCDC_Status1 is set to 0x2 ("Enable power module")</w:t>
            </w:r>
          </w:p>
          <w:p w14:paraId="4D72ADFB" w14:textId="77777777" w:rsidR="00A55B53" w:rsidRPr="00123177" w:rsidRDefault="00A55B53" w:rsidP="00535342">
            <w:pPr>
              <w:pStyle w:val="TableText"/>
              <w:snapToGrid w:val="0"/>
            </w:pPr>
            <w:r w:rsidRPr="00123177">
              <w:t>NHVDCDCStatus @ HVDCDC_Status1 is set to 0x3 ("Precharge 400V")</w:t>
            </w:r>
          </w:p>
          <w:p w14:paraId="43895A66" w14:textId="77777777" w:rsidR="00A55B53" w:rsidRPr="00123177" w:rsidRDefault="00A55B53" w:rsidP="00535342">
            <w:pPr>
              <w:pStyle w:val="TableText"/>
              <w:snapToGrid w:val="0"/>
            </w:pPr>
            <w:r w:rsidRPr="00123177">
              <w:t>NHVDCDCStatus @ HVDCDC_Status1 is set to 0x1 ("Normal")</w:t>
            </w:r>
          </w:p>
          <w:p w14:paraId="075DE5E8" w14:textId="77777777" w:rsidR="00A55B53" w:rsidRPr="00123177" w:rsidRDefault="00A55B53" w:rsidP="00535342">
            <w:pPr>
              <w:pStyle w:val="TableText"/>
              <w:snapToGrid w:val="0"/>
            </w:pPr>
            <w:r w:rsidRPr="00123177">
              <w:t>NHVDCDCStatus @ HVDCDC_Status1 is equal to 0x4("Disable_power_module")</w:t>
            </w:r>
          </w:p>
          <w:p w14:paraId="3849A982" w14:textId="77777777" w:rsidR="00A55B53" w:rsidRPr="00123177" w:rsidRDefault="00A55B53" w:rsidP="00535342">
            <w:pPr>
              <w:pStyle w:val="TableText"/>
              <w:snapToGrid w:val="0"/>
            </w:pPr>
            <w:r w:rsidRPr="00123177">
              <w:t>NHVDCDCStatus @ HVDCDC_Status1 is equal to 0x5 (“Discharge 400V”)</w:t>
            </w:r>
          </w:p>
          <w:p w14:paraId="7CF8AADA" w14:textId="77777777" w:rsidR="00A55B53" w:rsidRPr="00123177" w:rsidRDefault="00A55B53" w:rsidP="00535342">
            <w:pPr>
              <w:pStyle w:val="TableText"/>
              <w:snapToGrid w:val="0"/>
            </w:pPr>
            <w:r w:rsidRPr="00123177">
              <w:t>NHVDCDCStatus @ HVDCDC_Status1 is equal to 0x6 (“Faulty")</w:t>
            </w:r>
          </w:p>
          <w:p w14:paraId="6ABF6A19" w14:textId="77777777" w:rsidR="00A55B53" w:rsidRPr="00123177" w:rsidRDefault="00A55B53" w:rsidP="00535342">
            <w:pPr>
              <w:pStyle w:val="TableText"/>
              <w:snapToGrid w:val="0"/>
              <w:ind w:left="720"/>
            </w:pPr>
          </w:p>
        </w:tc>
      </w:tr>
      <w:tr w:rsidR="00A55B53" w:rsidRPr="00123177" w14:paraId="1B07F4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E86CA5"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9CAF90" w14:textId="77777777" w:rsidR="00A55B53" w:rsidRPr="00123177" w:rsidRDefault="00A55B53" w:rsidP="00535342">
            <w:pPr>
              <w:pStyle w:val="Caption"/>
              <w:rPr>
                <w:rStyle w:val="normaltextrun"/>
                <w:b w:val="0"/>
                <w:bCs w:val="0"/>
              </w:rPr>
            </w:pPr>
            <w:r w:rsidRPr="00123177">
              <w:rPr>
                <w:rStyle w:val="normaltextrun"/>
                <w:b w:val="0"/>
                <w:bCs w:val="0"/>
              </w:rPr>
              <w:t>The HVHVDCDC broadcasts the operating mode status to the vehicle's CAN network as per specified in SharePoint PDU cycle time.</w:t>
            </w:r>
          </w:p>
        </w:tc>
      </w:tr>
      <w:tr w:rsidR="00A55B53" w:rsidRPr="00123177" w14:paraId="4BC9A84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4C7BEC"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3AD351" w14:textId="77777777" w:rsidR="00A55B53" w:rsidRPr="00123177" w:rsidRDefault="00A55B53" w:rsidP="00535342">
            <w:pPr>
              <w:pStyle w:val="TableText"/>
              <w:snapToGrid w:val="0"/>
            </w:pPr>
            <w:r w:rsidRPr="00123177">
              <w:t>No such mandatory fields is applicable.</w:t>
            </w:r>
          </w:p>
        </w:tc>
      </w:tr>
      <w:tr w:rsidR="00A55B53" w:rsidRPr="00123177" w14:paraId="1F977BE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4ACF65"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03105C" w14:textId="77777777" w:rsidR="00A55B53" w:rsidRPr="00123177" w:rsidRDefault="00A55B53" w:rsidP="00535342">
            <w:pPr>
              <w:pStyle w:val="TableText"/>
              <w:snapToGrid w:val="0"/>
            </w:pPr>
            <w:r w:rsidRPr="00123177">
              <w:t>HVDCDCStatus = 0, NHVDCDCStatusDebug =0, NHVDCDCFault = 0 (No Faults)</w:t>
            </w:r>
          </w:p>
        </w:tc>
      </w:tr>
      <w:tr w:rsidR="00A55B53" w:rsidRPr="00123177" w14:paraId="65AFDB3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783424"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7514E8"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5F650B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7A1CD5"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B0EC46" w14:textId="77777777" w:rsidR="00A55B53" w:rsidRPr="00123177" w:rsidRDefault="00A55B53" w:rsidP="00535342">
            <w:pPr>
              <w:pStyle w:val="TableText"/>
              <w:snapToGrid w:val="0"/>
            </w:pPr>
            <w:r w:rsidRPr="00123177">
              <w:rPr>
                <w:szCs w:val="20"/>
              </w:rPr>
              <w:t>Valid range value is not required.</w:t>
            </w:r>
          </w:p>
        </w:tc>
      </w:tr>
      <w:tr w:rsidR="00A55B53" w:rsidRPr="00123177" w14:paraId="745F3F0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78FD0F"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910450"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5D9AA1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032607" w14:textId="77777777" w:rsidR="00A55B53" w:rsidRPr="00123177" w:rsidRDefault="00A55B53" w:rsidP="00535342">
            <w:pPr>
              <w:pStyle w:val="TableText"/>
              <w:snapToGrid w:val="0"/>
            </w:pPr>
            <w:r w:rsidRPr="00123177">
              <w:lastRenderedPageBreak/>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D68C85"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D3170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5E79FC"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7AA5A4" w14:textId="77777777" w:rsidR="00A55B53" w:rsidRPr="00123177" w:rsidRDefault="00A55B53" w:rsidP="00535342">
            <w:pPr>
              <w:pStyle w:val="TableText"/>
            </w:pPr>
            <w:r w:rsidRPr="00123177">
              <w:rPr>
                <w:szCs w:val="20"/>
              </w:rPr>
              <w:t>Data rate is not applicable.</w:t>
            </w:r>
          </w:p>
        </w:tc>
      </w:tr>
      <w:tr w:rsidR="00A55B53" w:rsidRPr="00123177" w14:paraId="35ED26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B1E194"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27D396"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78012A2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DEF3A6"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361CF1"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618B268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BA395C" w14:textId="77777777" w:rsidR="00A55B53" w:rsidRPr="00123177" w:rsidRDefault="00A55B53" w:rsidP="00535342">
            <w:pPr>
              <w:pStyle w:val="TableText"/>
              <w:snapToGrid w:val="0"/>
            </w:pPr>
            <w:r w:rsidRPr="00123177">
              <w:t xml:space="preserve">Validation Rules/ </w:t>
            </w:r>
          </w:p>
          <w:p w14:paraId="0637648E"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193ECE"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2576BBB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52AE2A"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F04AEA" w14:textId="77777777" w:rsidR="00A55B53" w:rsidRPr="00123177" w:rsidRDefault="00A55B53" w:rsidP="00535342">
            <w:pPr>
              <w:pStyle w:val="TableText"/>
              <w:snapToGrid w:val="0"/>
            </w:pPr>
            <w:r w:rsidRPr="00123177">
              <w:rPr>
                <w:szCs w:val="20"/>
              </w:rPr>
              <w:t>Constraints is not applicable.</w:t>
            </w:r>
          </w:p>
        </w:tc>
      </w:tr>
      <w:tr w:rsidR="00A55B53" w:rsidRPr="00123177" w14:paraId="712005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0B301E"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41DF4A" w14:textId="77777777" w:rsidR="00A55B53" w:rsidRPr="00123177" w:rsidRDefault="00A55B53" w:rsidP="00535342">
            <w:pPr>
              <w:pStyle w:val="TableText"/>
              <w:snapToGrid w:val="0"/>
            </w:pPr>
            <w:r w:rsidRPr="00123177">
              <w:rPr>
                <w:szCs w:val="20"/>
              </w:rPr>
              <w:t>No effects on other system</w:t>
            </w:r>
          </w:p>
        </w:tc>
      </w:tr>
      <w:tr w:rsidR="00A55B53" w:rsidRPr="00123177" w14:paraId="62CF2B7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7C335B" w14:textId="77777777" w:rsidR="00A55B53" w:rsidRPr="00123177" w:rsidRDefault="00A55B53" w:rsidP="00535342">
            <w:pPr>
              <w:pStyle w:val="TableText"/>
              <w:snapToGrid w:val="0"/>
            </w:pPr>
            <w:r w:rsidRPr="00123177">
              <w:t>Testability with respect to test environment</w:t>
            </w:r>
          </w:p>
          <w:p w14:paraId="5BCB1C79" w14:textId="77777777" w:rsidR="00A55B53" w:rsidRPr="00123177" w:rsidRDefault="00A55B53" w:rsidP="00535342">
            <w:pPr>
              <w:pStyle w:val="TableText"/>
            </w:pPr>
            <w:r w:rsidRPr="00123177">
              <w:t>(Yes/No)</w:t>
            </w:r>
          </w:p>
          <w:p w14:paraId="1A1035E3"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EFF677" w14:textId="77777777" w:rsidR="00A55B53" w:rsidRPr="00123177" w:rsidRDefault="00A55B53" w:rsidP="00535342">
            <w:pPr>
              <w:pStyle w:val="TableText"/>
              <w:snapToGrid w:val="0"/>
            </w:pPr>
            <w:r w:rsidRPr="00123177">
              <w:t>YES</w:t>
            </w:r>
          </w:p>
        </w:tc>
      </w:tr>
      <w:tr w:rsidR="00A55B53" w:rsidRPr="00123177" w14:paraId="31AF3A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C448C8" w14:textId="77777777" w:rsidR="00A55B53" w:rsidRPr="00123177" w:rsidRDefault="00A55B53" w:rsidP="00535342">
            <w:pPr>
              <w:pStyle w:val="TableText"/>
              <w:snapToGrid w:val="0"/>
            </w:pPr>
            <w:r w:rsidRPr="00123177">
              <w:t>Feasible within project constraints</w:t>
            </w:r>
          </w:p>
          <w:p w14:paraId="4528E97D" w14:textId="77777777" w:rsidR="00A55B53" w:rsidRPr="00123177" w:rsidRDefault="00A55B53" w:rsidP="00535342">
            <w:pPr>
              <w:pStyle w:val="TableText"/>
              <w:snapToGrid w:val="0"/>
            </w:pPr>
            <w:r w:rsidRPr="00123177">
              <w:t>(Yes/No)</w:t>
            </w:r>
          </w:p>
          <w:p w14:paraId="4D92292A"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421868" w14:textId="77777777" w:rsidR="00A55B53" w:rsidRPr="00123177" w:rsidRDefault="00A55B53" w:rsidP="00535342">
            <w:pPr>
              <w:pStyle w:val="TableText"/>
              <w:snapToGrid w:val="0"/>
            </w:pPr>
            <w:r w:rsidRPr="00123177">
              <w:t>YES</w:t>
            </w:r>
          </w:p>
        </w:tc>
      </w:tr>
      <w:tr w:rsidR="00A55B53" w:rsidRPr="00123177" w14:paraId="367FE5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52F0B2" w14:textId="77777777" w:rsidR="00A55B53" w:rsidRPr="00123177" w:rsidRDefault="00A55B53" w:rsidP="00535342">
            <w:pPr>
              <w:pStyle w:val="TableText"/>
              <w:snapToGrid w:val="0"/>
            </w:pPr>
            <w:r w:rsidRPr="00123177">
              <w:t>Critical</w:t>
            </w:r>
          </w:p>
          <w:p w14:paraId="4AE8ACB0"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35B57A" w14:textId="77777777" w:rsidR="00A55B53" w:rsidRPr="00123177" w:rsidRDefault="00A55B53" w:rsidP="00535342">
            <w:pPr>
              <w:pStyle w:val="TableText"/>
              <w:snapToGrid w:val="0"/>
            </w:pPr>
            <w:r w:rsidRPr="00123177">
              <w:t>YES</w:t>
            </w:r>
            <w:r w:rsidRPr="00123177">
              <w:br/>
            </w:r>
          </w:p>
        </w:tc>
      </w:tr>
      <w:tr w:rsidR="00A55B53" w:rsidRPr="00123177" w14:paraId="5D2D69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93898E"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10FFAD"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323C569C" w14:textId="77777777" w:rsidR="00A55B53" w:rsidRPr="00123177" w:rsidRDefault="00A55B53" w:rsidP="00A55B53">
      <w:pPr>
        <w:pStyle w:val="BodyText"/>
        <w:rPr>
          <w:b/>
          <w:bCs/>
        </w:rPr>
      </w:pPr>
    </w:p>
    <w:p w14:paraId="4FD37810" w14:textId="77777777" w:rsidR="00A55B53" w:rsidRPr="00123177" w:rsidRDefault="00A55B53" w:rsidP="00A55B53">
      <w:pPr>
        <w:pStyle w:val="BodyText"/>
        <w:rPr>
          <w:b/>
          <w:bCs/>
        </w:rPr>
      </w:pPr>
    </w:p>
    <w:p w14:paraId="7EB1CC09" w14:textId="77777777" w:rsidR="00A55B53" w:rsidRPr="00123177" w:rsidRDefault="00A55B53" w:rsidP="00A55B53">
      <w:pPr>
        <w:pStyle w:val="Heading4"/>
      </w:pPr>
      <w:r w:rsidRPr="00123177">
        <w:rPr>
          <w:rFonts w:eastAsia="Arial"/>
          <w:color w:val="000000" w:themeColor="text1"/>
        </w:rPr>
        <w:lastRenderedPageBreak/>
        <w:t>Broadcast all the information reported by the power module onto the debug</w:t>
      </w:r>
      <w:r w:rsidRPr="00123177">
        <w:t xml:space="preserve"> CAN.</w:t>
      </w:r>
    </w:p>
    <w:p w14:paraId="05ED6764" w14:textId="77777777" w:rsidR="00A55B53" w:rsidRPr="00123177" w:rsidRDefault="00A55B53" w:rsidP="00A55B53">
      <w:pPr>
        <w:pStyle w:val="BodyText"/>
        <w:rPr>
          <w:b/>
          <w:bCs/>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788D92E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FA40D03"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3943A4E" w14:textId="77777777" w:rsidR="00A55B53" w:rsidRPr="00123177" w:rsidRDefault="00A55B53" w:rsidP="00535342">
            <w:pPr>
              <w:pStyle w:val="TableColumnTitle"/>
              <w:snapToGrid w:val="0"/>
            </w:pPr>
            <w:r w:rsidRPr="00123177">
              <w:t>Description</w:t>
            </w:r>
          </w:p>
        </w:tc>
      </w:tr>
      <w:tr w:rsidR="00A55B53" w:rsidRPr="00123177" w14:paraId="0F1A571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A48CC0E"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C91AEB" w14:textId="77777777" w:rsidR="00A55B53" w:rsidRPr="00123177" w:rsidRDefault="00A55B53" w:rsidP="00535342">
            <w:pPr>
              <w:snapToGrid w:val="0"/>
            </w:pPr>
            <w:r w:rsidRPr="00123177">
              <w:rPr>
                <w:rFonts w:eastAsia="Arial"/>
                <w:color w:val="000000" w:themeColor="text1"/>
              </w:rPr>
              <w:t>SWRS_COMM_29</w:t>
            </w:r>
          </w:p>
        </w:tc>
      </w:tr>
      <w:tr w:rsidR="00A55B53" w:rsidRPr="00123177" w14:paraId="6F21743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08B6C77"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CCCEA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SDS-HVDCDC-103</w:t>
            </w:r>
          </w:p>
        </w:tc>
      </w:tr>
      <w:tr w:rsidR="00A55B53" w:rsidRPr="00123177" w14:paraId="78FA9A8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174AF0E"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CB222" w14:textId="77777777" w:rsidR="00A55B53" w:rsidRPr="00123177" w:rsidRDefault="00A55B53" w:rsidP="00535342">
            <w:pPr>
              <w:pStyle w:val="TableText"/>
              <w:snapToGrid w:val="0"/>
            </w:pPr>
            <w:r w:rsidRPr="00123177">
              <w:t>B-Sample/ PF2.0</w:t>
            </w:r>
          </w:p>
        </w:tc>
      </w:tr>
      <w:tr w:rsidR="00A55B53" w:rsidRPr="00123177" w14:paraId="3CECAC1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1079851"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6B42C0"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broadcast all the information reported by the power module onto the debug CAN.</w:t>
            </w:r>
          </w:p>
        </w:tc>
      </w:tr>
      <w:tr w:rsidR="00A55B53" w:rsidRPr="00123177" w14:paraId="38E095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930795"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96CA6D"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3C311E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D9401F"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7D97B1"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660492F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5E37CD"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8F7C7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 xml:space="preserve">1. Check for signals HVDCDC_VED_pin_sts @ HVDCDCPin_sts and HVDCDC_VICOR_FLT @ </w:t>
            </w:r>
            <w:r w:rsidRPr="00123177">
              <w:rPr>
                <w:rStyle w:val="ui-provider"/>
              </w:rPr>
              <w:t>HVDCDC_NBM2_PDU</w:t>
            </w:r>
            <w:r w:rsidRPr="00123177">
              <w:rPr>
                <w:rFonts w:eastAsia="Arial"/>
                <w:color w:val="000000" w:themeColor="text1"/>
              </w:rPr>
              <w:t xml:space="preserve"> on DCAN interface.</w:t>
            </w:r>
          </w:p>
          <w:p w14:paraId="6BA644D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Check for CAN signals iHSHVDCDC @ HVDCDC_PM_I2C_Info_PDU, vHSHVDCDC @ HVDCDC_PM_I2C_Info_PDU, iLSHVDCDC @ HVDCDC_PM_I2C_Info_PDU, vLSHVDCDC @ HVDCDC_PM_I2C_Info_PDU, THVDCDCNBM @ HVDCDC_PM_I2C_Info_PDU and NHVDCDCNBMSts @ HVDCDC_PM_I2C_Info_PDU on DCAN interface.</w:t>
            </w:r>
          </w:p>
          <w:p w14:paraId="64AB7F4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Set the 800V side (high side) voltage of the power module to greater than 480V(e.g. 540V)</w:t>
            </w:r>
          </w:p>
          <w:p w14:paraId="223F008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4. Send NHVDCDCCommand as 0x01 ("Enable") using the CAN interface.</w:t>
            </w:r>
          </w:p>
        </w:tc>
      </w:tr>
      <w:tr w:rsidR="00A55B53" w:rsidRPr="00123177" w14:paraId="177D43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87BA1E" w14:textId="77777777" w:rsidR="00A55B53" w:rsidRPr="00123177" w:rsidRDefault="00A55B53" w:rsidP="00535342">
            <w:pPr>
              <w:pStyle w:val="TableText"/>
              <w:snapToGrid w:val="0"/>
              <w:rPr>
                <w:b/>
                <w:bCs/>
              </w:rPr>
            </w:pPr>
            <w:r w:rsidRPr="00123177">
              <w:lastRenderedPageBreak/>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FBF24E" w14:textId="77777777" w:rsidR="00A55B53" w:rsidRPr="00123177" w:rsidRDefault="00A55B53" w:rsidP="00535342">
            <w:pPr>
              <w:pStyle w:val="TableText"/>
              <w:snapToGrid w:val="0"/>
            </w:pPr>
            <w:r w:rsidRPr="00123177">
              <w:t xml:space="preserve">1) Received value for signals HVDCDC_VED_pin_sts @ HVDCDCPin_sts is equal to 0 on Vehicle CAN and HVDCDC_VICOR_FLT @ </w:t>
            </w:r>
            <w:r w:rsidRPr="00123177">
              <w:rPr>
                <w:rStyle w:val="ui-provider"/>
              </w:rPr>
              <w:t xml:space="preserve">HVDCDC_NBM2_PDU </w:t>
            </w:r>
            <w:r w:rsidRPr="00123177">
              <w:t>is equal to 0 on DCAN.</w:t>
            </w:r>
          </w:p>
          <w:p w14:paraId="018B7946" w14:textId="77777777" w:rsidR="00A55B53" w:rsidRPr="00123177" w:rsidRDefault="00A55B53" w:rsidP="00535342">
            <w:pPr>
              <w:pStyle w:val="TableText"/>
              <w:snapToGrid w:val="0"/>
            </w:pPr>
          </w:p>
          <w:p w14:paraId="5EB82B39" w14:textId="77777777" w:rsidR="00A55B53" w:rsidRPr="00123177" w:rsidRDefault="00A55B53" w:rsidP="00535342">
            <w:pPr>
              <w:pStyle w:val="TableText"/>
              <w:snapToGrid w:val="0"/>
            </w:pPr>
            <w:r w:rsidRPr="00123177">
              <w:t>2) Received value for signals iHSHVDCDC @ HVDCDC_PM_I2C_Info_PDU, vHSHVDCDC @ HVDCDC_PM_I2C_Info_PDU, iLSHVDCDC @ HVDCDC_PM_I2C_Info_PDU, vLSHVDCDC @ HVDCDC_PM_I2C_Info_PDU, THVDCDCNBM @ HVDCDC_PM_I2C_Info_PDU and NHVDCDCNBMSts @ HVDCDC_PM_I2C_Info_PDU on DCAN interface all equal to 0.</w:t>
            </w:r>
          </w:p>
          <w:p w14:paraId="5A5F1DC5" w14:textId="77777777" w:rsidR="00A55B53" w:rsidRPr="00123177" w:rsidRDefault="00A55B53" w:rsidP="00535342">
            <w:pPr>
              <w:pStyle w:val="TableText"/>
              <w:snapToGrid w:val="0"/>
            </w:pPr>
          </w:p>
          <w:p w14:paraId="0E0601BC" w14:textId="77777777" w:rsidR="00A55B53" w:rsidRPr="00123177" w:rsidRDefault="00A55B53" w:rsidP="00535342">
            <w:pPr>
              <w:pStyle w:val="TableText"/>
              <w:snapToGrid w:val="0"/>
            </w:pPr>
            <w:r w:rsidRPr="00123177">
              <w:t>3) Received high side current value on signal iHSHVDCDC @ HVDCDC_PM_I2C_Info_PDU, received high side voltage on signal vHSHVDCDC @ HVDCDC_PM_I2C_Info_PDU, received low side current on signal iLSHVDCDC @ HVDCDC_PM_I2C_Info_PDU, received low side voltage on signal vLSHVDCDC @ HVDCDC_PM_I2C_Info_PDU, received VICOR temperature value on signal THVDCDCNBM @ HVDCDC_PM_I2C_Info_PDU and receive value equal to 0 on signal NHVDCDCNBMSts @ HVDCDC_PM_I2C_Info_PDU on DCAN interface.</w:t>
            </w:r>
          </w:p>
        </w:tc>
      </w:tr>
      <w:tr w:rsidR="00A55B53" w:rsidRPr="00123177" w14:paraId="35053E5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9C9D93"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5EA2C" w14:textId="77777777" w:rsidR="00A55B53" w:rsidRPr="00123177" w:rsidRDefault="00A55B53" w:rsidP="00535342">
            <w:pPr>
              <w:pStyle w:val="TableText"/>
              <w:snapToGrid w:val="0"/>
              <w:rPr>
                <w:rStyle w:val="normaltextrun"/>
              </w:rPr>
            </w:pPr>
            <w:r w:rsidRPr="00123177">
              <w:rPr>
                <w:rStyle w:val="normaltextrun"/>
              </w:rPr>
              <w:t>The HVDCDC broadcasts the critical power module PMBus output onto the PDU "HVDCDC_NBM".</w:t>
            </w:r>
          </w:p>
        </w:tc>
      </w:tr>
      <w:tr w:rsidR="00A55B53" w:rsidRPr="00123177" w14:paraId="4D491E3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34D3AB"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A9059C" w14:textId="77777777" w:rsidR="00A55B53" w:rsidRPr="00123177" w:rsidRDefault="00A55B53" w:rsidP="00535342">
            <w:pPr>
              <w:pStyle w:val="TableText"/>
              <w:snapToGrid w:val="0"/>
            </w:pPr>
            <w:r w:rsidRPr="00123177">
              <w:t>No such mandatory fields is applicable.</w:t>
            </w:r>
          </w:p>
        </w:tc>
      </w:tr>
      <w:tr w:rsidR="00A55B53" w:rsidRPr="00123177" w14:paraId="315E89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1A1202"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319644" w14:textId="77777777" w:rsidR="00A55B53" w:rsidRPr="00123177" w:rsidRDefault="00A55B53" w:rsidP="00535342">
            <w:pPr>
              <w:pStyle w:val="TableText"/>
              <w:snapToGrid w:val="0"/>
            </w:pPr>
            <w:r w:rsidRPr="00123177">
              <w:t>HVDCDCStatus = 0, NHVDCDCStatusDebug =0, NHVDCDCFault = 0 (No Faults)</w:t>
            </w:r>
          </w:p>
        </w:tc>
      </w:tr>
      <w:tr w:rsidR="00A55B53" w:rsidRPr="00123177" w14:paraId="6B08818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D70C1A"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F7FF42"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328530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5F2B15"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04A045" w14:textId="77777777" w:rsidR="00A55B53" w:rsidRPr="00123177" w:rsidRDefault="00A55B53" w:rsidP="00535342">
            <w:pPr>
              <w:pStyle w:val="TableText"/>
              <w:snapToGrid w:val="0"/>
            </w:pPr>
            <w:r w:rsidRPr="00123177">
              <w:rPr>
                <w:szCs w:val="20"/>
              </w:rPr>
              <w:t>Valid range value is not required.</w:t>
            </w:r>
          </w:p>
        </w:tc>
      </w:tr>
      <w:tr w:rsidR="00A55B53" w:rsidRPr="00123177" w14:paraId="67F027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957E78"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2198D0"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AB06B6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290FDB"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5205AC"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97586A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15500C"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AC98FA" w14:textId="77777777" w:rsidR="00A55B53" w:rsidRPr="00123177" w:rsidRDefault="00A55B53" w:rsidP="00535342">
            <w:pPr>
              <w:pStyle w:val="TableText"/>
            </w:pPr>
            <w:r w:rsidRPr="00123177">
              <w:rPr>
                <w:szCs w:val="20"/>
              </w:rPr>
              <w:t>Data rate is not applicable.</w:t>
            </w:r>
          </w:p>
        </w:tc>
      </w:tr>
      <w:tr w:rsidR="00A55B53" w:rsidRPr="00123177" w14:paraId="1E7B796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BAF090"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AB7384"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639D6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EE28C9"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F66DC"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F174E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E5B48C" w14:textId="77777777" w:rsidR="00A55B53" w:rsidRPr="00123177" w:rsidRDefault="00A55B53" w:rsidP="00535342">
            <w:pPr>
              <w:pStyle w:val="TableText"/>
              <w:snapToGrid w:val="0"/>
            </w:pPr>
            <w:r w:rsidRPr="00123177">
              <w:t xml:space="preserve">Validation Rules/ </w:t>
            </w:r>
          </w:p>
          <w:p w14:paraId="4E4C61D5"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5215B3"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output section on CANalyzer Tool</w:t>
            </w:r>
          </w:p>
        </w:tc>
      </w:tr>
      <w:tr w:rsidR="00A55B53" w:rsidRPr="00123177" w14:paraId="1387625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272E6B" w14:textId="77777777" w:rsidR="00A55B53" w:rsidRPr="00123177" w:rsidRDefault="00A55B53" w:rsidP="00535342">
            <w:pPr>
              <w:pStyle w:val="TableText"/>
              <w:snapToGrid w:val="0"/>
            </w:pPr>
            <w:r w:rsidRPr="00123177">
              <w:lastRenderedPageBreak/>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2C7B6A" w14:textId="77777777" w:rsidR="00A55B53" w:rsidRPr="00123177" w:rsidRDefault="00A55B53" w:rsidP="00535342">
            <w:pPr>
              <w:pStyle w:val="TableText"/>
              <w:snapToGrid w:val="0"/>
            </w:pPr>
            <w:r w:rsidRPr="00123177">
              <w:rPr>
                <w:szCs w:val="20"/>
              </w:rPr>
              <w:t>Constraints is not applicable.</w:t>
            </w:r>
          </w:p>
        </w:tc>
      </w:tr>
      <w:tr w:rsidR="00A55B53" w:rsidRPr="00123177" w14:paraId="1E45440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D51686"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CDE7DF" w14:textId="77777777" w:rsidR="00A55B53" w:rsidRPr="00123177" w:rsidRDefault="00A55B53" w:rsidP="00535342">
            <w:pPr>
              <w:pStyle w:val="TableText"/>
              <w:snapToGrid w:val="0"/>
            </w:pPr>
            <w:r w:rsidRPr="00123177">
              <w:rPr>
                <w:szCs w:val="20"/>
              </w:rPr>
              <w:t>No effects on other system</w:t>
            </w:r>
          </w:p>
        </w:tc>
      </w:tr>
      <w:tr w:rsidR="00A55B53" w:rsidRPr="00123177" w14:paraId="262DA7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4ECD14" w14:textId="77777777" w:rsidR="00A55B53" w:rsidRPr="00123177" w:rsidRDefault="00A55B53" w:rsidP="00535342">
            <w:pPr>
              <w:pStyle w:val="TableText"/>
              <w:snapToGrid w:val="0"/>
            </w:pPr>
            <w:r w:rsidRPr="00123177">
              <w:t>Testability with respect to test environment</w:t>
            </w:r>
          </w:p>
          <w:p w14:paraId="041E55A1" w14:textId="77777777" w:rsidR="00A55B53" w:rsidRPr="00123177" w:rsidRDefault="00A55B53" w:rsidP="00535342">
            <w:pPr>
              <w:pStyle w:val="TableText"/>
            </w:pPr>
            <w:r w:rsidRPr="00123177">
              <w:t>(Yes/No)</w:t>
            </w:r>
          </w:p>
          <w:p w14:paraId="1AC7C16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5363EE" w14:textId="77777777" w:rsidR="00A55B53" w:rsidRPr="00123177" w:rsidRDefault="00A55B53" w:rsidP="00535342">
            <w:pPr>
              <w:pStyle w:val="TableText"/>
              <w:snapToGrid w:val="0"/>
            </w:pPr>
            <w:r w:rsidRPr="00123177">
              <w:t>YES</w:t>
            </w:r>
          </w:p>
        </w:tc>
      </w:tr>
      <w:tr w:rsidR="00A55B53" w:rsidRPr="00123177" w14:paraId="6A7537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85BE29" w14:textId="77777777" w:rsidR="00A55B53" w:rsidRPr="00123177" w:rsidRDefault="00A55B53" w:rsidP="00535342">
            <w:pPr>
              <w:pStyle w:val="TableText"/>
              <w:snapToGrid w:val="0"/>
            </w:pPr>
            <w:r w:rsidRPr="00123177">
              <w:t>Feasible within project constraints</w:t>
            </w:r>
          </w:p>
          <w:p w14:paraId="65DCF479" w14:textId="77777777" w:rsidR="00A55B53" w:rsidRPr="00123177" w:rsidRDefault="00A55B53" w:rsidP="00535342">
            <w:pPr>
              <w:pStyle w:val="TableText"/>
              <w:snapToGrid w:val="0"/>
            </w:pPr>
            <w:r w:rsidRPr="00123177">
              <w:t>(Yes/No)</w:t>
            </w:r>
          </w:p>
          <w:p w14:paraId="689BAE08"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704E36" w14:textId="77777777" w:rsidR="00A55B53" w:rsidRPr="00123177" w:rsidRDefault="00A55B53" w:rsidP="00535342">
            <w:pPr>
              <w:pStyle w:val="TableText"/>
              <w:snapToGrid w:val="0"/>
            </w:pPr>
            <w:r w:rsidRPr="00123177">
              <w:t>YES</w:t>
            </w:r>
          </w:p>
        </w:tc>
      </w:tr>
      <w:tr w:rsidR="00A55B53" w:rsidRPr="00123177" w14:paraId="433E008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D6411D" w14:textId="77777777" w:rsidR="00A55B53" w:rsidRPr="00123177" w:rsidRDefault="00A55B53" w:rsidP="00535342">
            <w:pPr>
              <w:pStyle w:val="TableText"/>
              <w:snapToGrid w:val="0"/>
            </w:pPr>
            <w:r w:rsidRPr="00123177">
              <w:t>Critical</w:t>
            </w:r>
          </w:p>
          <w:p w14:paraId="0F8CB05B"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65D17" w14:textId="77777777" w:rsidR="00A55B53" w:rsidRPr="00123177" w:rsidRDefault="00A55B53" w:rsidP="00535342">
            <w:pPr>
              <w:pStyle w:val="TableText"/>
              <w:snapToGrid w:val="0"/>
            </w:pPr>
            <w:r w:rsidRPr="00123177">
              <w:t>YES</w:t>
            </w:r>
          </w:p>
        </w:tc>
      </w:tr>
      <w:tr w:rsidR="00A55B53" w:rsidRPr="00123177" w14:paraId="68E23D9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A69488"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9CF14F"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4A6288AD" w14:textId="77777777" w:rsidR="00A55B53" w:rsidRPr="00123177" w:rsidRDefault="00A55B53" w:rsidP="00A55B53">
      <w:pPr>
        <w:pStyle w:val="BodyText"/>
        <w:rPr>
          <w:b/>
          <w:bCs/>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34ABE9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1222A1E"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6B68F7F" w14:textId="77777777" w:rsidR="00A55B53" w:rsidRPr="00123177" w:rsidRDefault="00A55B53" w:rsidP="00535342">
            <w:pPr>
              <w:pStyle w:val="TableColumnTitle"/>
              <w:snapToGrid w:val="0"/>
            </w:pPr>
            <w:r w:rsidRPr="00123177">
              <w:t>Description</w:t>
            </w:r>
          </w:p>
        </w:tc>
      </w:tr>
      <w:tr w:rsidR="00A55B53" w:rsidRPr="00123177" w14:paraId="6F8C7CA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23288AB"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B1EAE1" w14:textId="77777777" w:rsidR="00A55B53" w:rsidRPr="00123177" w:rsidRDefault="00A55B53" w:rsidP="00535342">
            <w:pPr>
              <w:snapToGrid w:val="0"/>
            </w:pPr>
            <w:r w:rsidRPr="00123177">
              <w:rPr>
                <w:rFonts w:eastAsia="Arial"/>
                <w:color w:val="000000" w:themeColor="text1"/>
              </w:rPr>
              <w:t>SWRS_COMM_30</w:t>
            </w:r>
          </w:p>
        </w:tc>
      </w:tr>
      <w:tr w:rsidR="00A55B53" w:rsidRPr="00123177" w14:paraId="78FBDF8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B96CE02"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A1D8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SDS-HVDCDC-298</w:t>
            </w:r>
          </w:p>
        </w:tc>
      </w:tr>
      <w:tr w:rsidR="00A55B53" w:rsidRPr="00123177" w14:paraId="48DE127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1BAC77B"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83B5B1" w14:textId="77777777" w:rsidR="00A55B53" w:rsidRPr="00123177" w:rsidRDefault="00A55B53" w:rsidP="00535342">
            <w:pPr>
              <w:pStyle w:val="TableText"/>
              <w:snapToGrid w:val="0"/>
            </w:pPr>
            <w:r w:rsidRPr="00123177">
              <w:t>B-Sample/PF2.0</w:t>
            </w:r>
          </w:p>
        </w:tc>
      </w:tr>
      <w:tr w:rsidR="00A55B53" w:rsidRPr="00123177" w14:paraId="46A6999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A76CD1A"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A71393"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broadcast the internal temperature of the microcontroller using T HVDCDCuC onto the debug CAN.</w:t>
            </w:r>
          </w:p>
        </w:tc>
      </w:tr>
      <w:tr w:rsidR="00A55B53" w:rsidRPr="00123177" w14:paraId="7042667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5DF4C5"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83D9AC"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3254C1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62AAD1"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3FF2DC"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54687CC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801054"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F4E3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Internal temperature of the microcontroller using HVDCDCuC on Debug CAN.</w:t>
            </w:r>
          </w:p>
        </w:tc>
      </w:tr>
      <w:tr w:rsidR="00A55B53" w:rsidRPr="00123177" w14:paraId="33168E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88C918" w14:textId="77777777" w:rsidR="00A55B53" w:rsidRPr="00123177" w:rsidRDefault="00A55B53" w:rsidP="00535342">
            <w:pPr>
              <w:pStyle w:val="TableText"/>
              <w:snapToGrid w:val="0"/>
              <w:rPr>
                <w:b/>
                <w:bCs/>
              </w:rPr>
            </w:pPr>
            <w:r w:rsidRPr="00123177">
              <w:lastRenderedPageBreak/>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978AE3" w14:textId="77777777" w:rsidR="00A55B53" w:rsidRPr="00123177" w:rsidRDefault="00A55B53" w:rsidP="00535342">
            <w:pPr>
              <w:pStyle w:val="TableText"/>
              <w:snapToGrid w:val="0"/>
            </w:pPr>
            <w:r w:rsidRPr="00123177">
              <w:t>1) Below CAN messages are observed on the DCAN interface</w:t>
            </w:r>
          </w:p>
          <w:p w14:paraId="01B81942" w14:textId="77777777" w:rsidR="00A55B53" w:rsidRPr="00123177" w:rsidRDefault="00A55B53" w:rsidP="00535342">
            <w:pPr>
              <w:pStyle w:val="TableText"/>
              <w:snapToGrid w:val="0"/>
            </w:pPr>
            <w:r w:rsidRPr="00123177">
              <w:t>THVDCDCuC @ HVDCDC_MISC_Info_PDU shows the microcontroller's internal temperature.</w:t>
            </w:r>
          </w:p>
          <w:p w14:paraId="0EADB6F2" w14:textId="77777777" w:rsidR="00A55B53" w:rsidRPr="00123177" w:rsidRDefault="00A55B53" w:rsidP="00535342">
            <w:pPr>
              <w:pStyle w:val="TableText"/>
              <w:snapToGrid w:val="0"/>
            </w:pPr>
          </w:p>
          <w:p w14:paraId="39501DB6" w14:textId="77777777" w:rsidR="00A55B53" w:rsidRPr="00123177" w:rsidRDefault="00A55B53" w:rsidP="00535342">
            <w:pPr>
              <w:pStyle w:val="TableText"/>
              <w:snapToGrid w:val="0"/>
            </w:pPr>
            <w:r w:rsidRPr="00123177">
              <w:t>2) Below CAN messages are observed on the DCAN interface</w:t>
            </w:r>
          </w:p>
          <w:p w14:paraId="519097A6" w14:textId="77777777" w:rsidR="00A55B53" w:rsidRPr="00123177" w:rsidRDefault="00A55B53" w:rsidP="00535342">
            <w:pPr>
              <w:pStyle w:val="TableText"/>
              <w:snapToGrid w:val="0"/>
            </w:pPr>
            <w:r w:rsidRPr="00123177">
              <w:t>THVDCDCuC @ HVDCDC_MISC_Info_PDU shows the micro-controller internal temperature.</w:t>
            </w:r>
          </w:p>
        </w:tc>
      </w:tr>
      <w:tr w:rsidR="00A55B53" w:rsidRPr="00123177" w14:paraId="01667B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67897F"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12918C" w14:textId="77777777" w:rsidR="00A55B53" w:rsidRPr="00123177" w:rsidRDefault="00A55B53" w:rsidP="00535342">
            <w:pPr>
              <w:pStyle w:val="TableText"/>
              <w:snapToGrid w:val="0"/>
              <w:rPr>
                <w:rStyle w:val="normaltextrun"/>
              </w:rPr>
            </w:pPr>
            <w:r w:rsidRPr="00123177">
              <w:rPr>
                <w:rStyle w:val="normaltextrun"/>
              </w:rPr>
              <w:t>The HVDCDC broadcasts the internal temperature of the microcontroller using THVDCDCuC onto the debug CAN.</w:t>
            </w:r>
          </w:p>
        </w:tc>
      </w:tr>
      <w:tr w:rsidR="00A55B53" w:rsidRPr="00123177" w14:paraId="2B4CA6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9BEC6F"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CA347F" w14:textId="77777777" w:rsidR="00A55B53" w:rsidRPr="00123177" w:rsidRDefault="00A55B53" w:rsidP="00535342">
            <w:pPr>
              <w:pStyle w:val="TableText"/>
              <w:snapToGrid w:val="0"/>
            </w:pPr>
            <w:r w:rsidRPr="00123177">
              <w:t>No such mandatory fields is applicable.</w:t>
            </w:r>
          </w:p>
        </w:tc>
      </w:tr>
      <w:tr w:rsidR="00A55B53" w:rsidRPr="00123177" w14:paraId="2F17C4E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A52F6C"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1913C1" w14:textId="77777777" w:rsidR="00A55B53" w:rsidRPr="00123177" w:rsidRDefault="00A55B53" w:rsidP="00535342">
            <w:pPr>
              <w:pStyle w:val="TableText"/>
              <w:snapToGrid w:val="0"/>
            </w:pPr>
            <w:r w:rsidRPr="00123177">
              <w:t>HVDCDCStatus = 0, NHVDCDCStatusDebug =0, NHVDCDCFault = 0 (No Faults)</w:t>
            </w:r>
          </w:p>
        </w:tc>
      </w:tr>
      <w:tr w:rsidR="00A55B53" w:rsidRPr="00123177" w14:paraId="4B88E7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EAB501"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2EB955"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5D0A0A4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183441"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999C32" w14:textId="77777777" w:rsidR="00A55B53" w:rsidRPr="00123177" w:rsidRDefault="00A55B53" w:rsidP="00535342">
            <w:pPr>
              <w:pStyle w:val="TableText"/>
              <w:snapToGrid w:val="0"/>
            </w:pPr>
            <w:r w:rsidRPr="00123177">
              <w:rPr>
                <w:szCs w:val="20"/>
              </w:rPr>
              <w:t>Valid range value is not required.</w:t>
            </w:r>
          </w:p>
        </w:tc>
      </w:tr>
      <w:tr w:rsidR="00A55B53" w:rsidRPr="00123177" w14:paraId="685D68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39E12B"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802D79"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2862495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84A582"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CE5A13"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84CF91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A38E07"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8C8812" w14:textId="77777777" w:rsidR="00A55B53" w:rsidRPr="00123177" w:rsidRDefault="00A55B53" w:rsidP="00535342">
            <w:pPr>
              <w:pStyle w:val="TableText"/>
            </w:pPr>
            <w:r w:rsidRPr="00123177">
              <w:rPr>
                <w:szCs w:val="20"/>
              </w:rPr>
              <w:t>Data rate is not applicable.</w:t>
            </w:r>
          </w:p>
        </w:tc>
      </w:tr>
      <w:tr w:rsidR="00A55B53" w:rsidRPr="00123177" w14:paraId="565486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FD16C2"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5F1926"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E65FF7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AFD924"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29E5EA"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66681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05B684" w14:textId="77777777" w:rsidR="00A55B53" w:rsidRPr="00123177" w:rsidRDefault="00A55B53" w:rsidP="00535342">
            <w:pPr>
              <w:pStyle w:val="TableText"/>
              <w:snapToGrid w:val="0"/>
            </w:pPr>
            <w:r w:rsidRPr="00123177">
              <w:t xml:space="preserve">Validation Rules/ </w:t>
            </w:r>
          </w:p>
          <w:p w14:paraId="7837DAB0"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CD91FE"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0B7FBB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72EB3A"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6FFCA" w14:textId="77777777" w:rsidR="00A55B53" w:rsidRPr="00123177" w:rsidRDefault="00A55B53" w:rsidP="00535342">
            <w:pPr>
              <w:pStyle w:val="TableText"/>
              <w:snapToGrid w:val="0"/>
            </w:pPr>
            <w:r w:rsidRPr="00123177">
              <w:rPr>
                <w:szCs w:val="20"/>
              </w:rPr>
              <w:t>Constraints is not applicable.</w:t>
            </w:r>
          </w:p>
        </w:tc>
      </w:tr>
      <w:tr w:rsidR="00A55B53" w:rsidRPr="00123177" w14:paraId="7E27FCD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4DE1C3"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DABA40" w14:textId="77777777" w:rsidR="00A55B53" w:rsidRPr="00123177" w:rsidRDefault="00A55B53" w:rsidP="00535342">
            <w:pPr>
              <w:pStyle w:val="TableText"/>
              <w:snapToGrid w:val="0"/>
            </w:pPr>
            <w:r w:rsidRPr="00123177">
              <w:rPr>
                <w:szCs w:val="20"/>
              </w:rPr>
              <w:t>No effects on other system</w:t>
            </w:r>
          </w:p>
        </w:tc>
      </w:tr>
      <w:tr w:rsidR="00A55B53" w:rsidRPr="00123177" w14:paraId="6AA463D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1CC5C3" w14:textId="77777777" w:rsidR="00A55B53" w:rsidRPr="00123177" w:rsidRDefault="00A55B53" w:rsidP="00535342">
            <w:pPr>
              <w:pStyle w:val="TableText"/>
              <w:snapToGrid w:val="0"/>
            </w:pPr>
            <w:r w:rsidRPr="00123177">
              <w:t>Testability with respect to test environment</w:t>
            </w:r>
          </w:p>
          <w:p w14:paraId="6DDBA014" w14:textId="77777777" w:rsidR="00A55B53" w:rsidRPr="00123177" w:rsidRDefault="00A55B53" w:rsidP="00535342">
            <w:pPr>
              <w:pStyle w:val="TableText"/>
            </w:pPr>
            <w:r w:rsidRPr="00123177">
              <w:t>(Yes/No)</w:t>
            </w:r>
          </w:p>
          <w:p w14:paraId="1D99221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BDABE4" w14:textId="77777777" w:rsidR="00A55B53" w:rsidRPr="00123177" w:rsidRDefault="00A55B53" w:rsidP="00535342">
            <w:pPr>
              <w:pStyle w:val="TableText"/>
              <w:snapToGrid w:val="0"/>
            </w:pPr>
            <w:r w:rsidRPr="00123177">
              <w:t>YES</w:t>
            </w:r>
          </w:p>
          <w:p w14:paraId="05781403" w14:textId="77777777" w:rsidR="00A55B53" w:rsidRPr="00123177" w:rsidRDefault="00A55B53" w:rsidP="00535342">
            <w:pPr>
              <w:pStyle w:val="TableText"/>
              <w:snapToGrid w:val="0"/>
            </w:pPr>
          </w:p>
        </w:tc>
      </w:tr>
      <w:tr w:rsidR="00A55B53" w:rsidRPr="00123177" w14:paraId="5080B2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9659FD" w14:textId="77777777" w:rsidR="00A55B53" w:rsidRPr="00123177" w:rsidRDefault="00A55B53" w:rsidP="00535342">
            <w:pPr>
              <w:pStyle w:val="TableText"/>
              <w:snapToGrid w:val="0"/>
            </w:pPr>
            <w:r w:rsidRPr="00123177">
              <w:lastRenderedPageBreak/>
              <w:t>Feasible within project constraints</w:t>
            </w:r>
          </w:p>
          <w:p w14:paraId="06070B91" w14:textId="77777777" w:rsidR="00A55B53" w:rsidRPr="00123177" w:rsidRDefault="00A55B53" w:rsidP="00535342">
            <w:pPr>
              <w:pStyle w:val="TableText"/>
              <w:snapToGrid w:val="0"/>
            </w:pPr>
            <w:r w:rsidRPr="00123177">
              <w:t>(Yes/No)</w:t>
            </w:r>
          </w:p>
          <w:p w14:paraId="5753662F"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83EEDE" w14:textId="77777777" w:rsidR="00A55B53" w:rsidRPr="00123177" w:rsidRDefault="00A55B53" w:rsidP="00535342">
            <w:pPr>
              <w:pStyle w:val="TableText"/>
              <w:snapToGrid w:val="0"/>
            </w:pPr>
            <w:r w:rsidRPr="00123177">
              <w:t>YES</w:t>
            </w:r>
          </w:p>
          <w:p w14:paraId="216F93AA" w14:textId="77777777" w:rsidR="00A55B53" w:rsidRPr="00123177" w:rsidRDefault="00A55B53" w:rsidP="00535342">
            <w:pPr>
              <w:pStyle w:val="TableText"/>
              <w:snapToGrid w:val="0"/>
            </w:pPr>
          </w:p>
        </w:tc>
      </w:tr>
      <w:tr w:rsidR="00A55B53" w:rsidRPr="00123177" w14:paraId="7DB140A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4CDF38" w14:textId="77777777" w:rsidR="00A55B53" w:rsidRPr="00123177" w:rsidRDefault="00A55B53" w:rsidP="00535342">
            <w:pPr>
              <w:pStyle w:val="TableText"/>
              <w:snapToGrid w:val="0"/>
            </w:pPr>
            <w:r w:rsidRPr="00123177">
              <w:t>Critical</w:t>
            </w:r>
          </w:p>
          <w:p w14:paraId="441C57D0"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6192C5" w14:textId="77777777" w:rsidR="00A55B53" w:rsidRPr="00123177" w:rsidRDefault="00A55B53" w:rsidP="00535342">
            <w:pPr>
              <w:pStyle w:val="TableText"/>
              <w:snapToGrid w:val="0"/>
            </w:pPr>
            <w:r w:rsidRPr="00123177">
              <w:t>YES</w:t>
            </w:r>
          </w:p>
          <w:p w14:paraId="504838A0" w14:textId="77777777" w:rsidR="00A55B53" w:rsidRPr="00123177" w:rsidRDefault="00A55B53" w:rsidP="00535342">
            <w:pPr>
              <w:pStyle w:val="TableText"/>
              <w:snapToGrid w:val="0"/>
            </w:pPr>
          </w:p>
        </w:tc>
      </w:tr>
      <w:tr w:rsidR="00A55B53" w:rsidRPr="00123177" w14:paraId="13DD47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09D0B6"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9896C7"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AFE99FA" w14:textId="77777777" w:rsidR="00A55B53" w:rsidRPr="00123177" w:rsidRDefault="00A55B53" w:rsidP="00A55B53">
      <w:pPr>
        <w:pStyle w:val="BodyText"/>
        <w:rPr>
          <w:b/>
          <w:bCs/>
        </w:rPr>
      </w:pPr>
    </w:p>
    <w:p w14:paraId="0465CF42" w14:textId="77777777" w:rsidR="00A55B53" w:rsidRPr="00123177" w:rsidRDefault="00A55B53" w:rsidP="00A55B53">
      <w:pPr>
        <w:pStyle w:val="BodyText"/>
        <w:rPr>
          <w:b/>
          <w:bCs/>
        </w:rPr>
      </w:pPr>
    </w:p>
    <w:p w14:paraId="50CCDCBC" w14:textId="77777777" w:rsidR="00A55B53" w:rsidRPr="00123177" w:rsidRDefault="00A55B53" w:rsidP="00A55B53">
      <w:pPr>
        <w:pStyle w:val="Heading4"/>
      </w:pPr>
      <w:r w:rsidRPr="00123177">
        <w:rPr>
          <w:rFonts w:eastAsia="Arial"/>
          <w:color w:val="000000" w:themeColor="text1"/>
        </w:rPr>
        <w:t>Broadcast all the ADC channels readings onto the debug</w:t>
      </w:r>
      <w:r w:rsidRPr="00123177">
        <w:t xml:space="preserve"> CAN.</w:t>
      </w:r>
    </w:p>
    <w:p w14:paraId="5E3CF641" w14:textId="77777777" w:rsidR="00A55B53" w:rsidRPr="00123177" w:rsidRDefault="00A55B53" w:rsidP="00A55B53">
      <w:pPr>
        <w:pStyle w:val="BodyText"/>
        <w:rPr>
          <w:b/>
          <w:bCs/>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36C7897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3C01346"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AB04157" w14:textId="77777777" w:rsidR="00A55B53" w:rsidRPr="00123177" w:rsidRDefault="00A55B53" w:rsidP="00535342">
            <w:pPr>
              <w:pStyle w:val="TableColumnTitle"/>
              <w:snapToGrid w:val="0"/>
            </w:pPr>
            <w:r w:rsidRPr="00123177">
              <w:t>Description</w:t>
            </w:r>
          </w:p>
        </w:tc>
      </w:tr>
      <w:tr w:rsidR="00A55B53" w:rsidRPr="00123177" w14:paraId="0627662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FF05792"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5C3342" w14:textId="77777777" w:rsidR="00A55B53" w:rsidRPr="00123177" w:rsidRDefault="00A55B53" w:rsidP="00535342">
            <w:pPr>
              <w:snapToGrid w:val="0"/>
            </w:pPr>
            <w:r w:rsidRPr="00123177">
              <w:rPr>
                <w:rFonts w:eastAsia="Arial"/>
                <w:color w:val="000000" w:themeColor="text1"/>
              </w:rPr>
              <w:t>SWRS_COMM_31</w:t>
            </w:r>
          </w:p>
        </w:tc>
      </w:tr>
      <w:tr w:rsidR="00A55B53" w:rsidRPr="00123177" w14:paraId="629F45E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086FE0D"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CCF35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SDS-HVDCDC-324</w:t>
            </w:r>
          </w:p>
        </w:tc>
      </w:tr>
      <w:tr w:rsidR="00A55B53" w:rsidRPr="00123177" w14:paraId="6D39956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349F388"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1073DD" w14:textId="77777777" w:rsidR="00A55B53" w:rsidRPr="00123177" w:rsidRDefault="00A55B53" w:rsidP="00535342">
            <w:pPr>
              <w:pStyle w:val="TableText"/>
              <w:snapToGrid w:val="0"/>
            </w:pPr>
            <w:r w:rsidRPr="00123177">
              <w:t>B-Sample/PF2.0</w:t>
            </w:r>
          </w:p>
        </w:tc>
      </w:tr>
      <w:tr w:rsidR="00A55B53" w:rsidRPr="00123177" w14:paraId="6FF7562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524E855"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F1D7FA" w14:textId="77777777" w:rsidR="00A55B53" w:rsidRPr="00123177" w:rsidRDefault="00A55B53" w:rsidP="00535342">
            <w:pPr>
              <w:snapToGrid w:val="0"/>
              <w:rPr>
                <w:rFonts w:eastAsia="Arial"/>
                <w:color w:val="000000" w:themeColor="text1"/>
              </w:rPr>
            </w:pPr>
            <w:r w:rsidRPr="00123177">
              <w:rPr>
                <w:rFonts w:eastAsia="Arial"/>
                <w:color w:val="000000" w:themeColor="text1"/>
              </w:rPr>
              <w:t xml:space="preserve">The HVDCDC shall broadcast all the ADC channels readings onto the debug </w:t>
            </w:r>
            <w:commentRangeStart w:id="82"/>
            <w:commentRangeStart w:id="83"/>
            <w:r w:rsidRPr="00123177">
              <w:rPr>
                <w:rFonts w:eastAsia="Arial"/>
                <w:color w:val="000000" w:themeColor="text1"/>
              </w:rPr>
              <w:t>CAN</w:t>
            </w:r>
            <w:commentRangeEnd w:id="82"/>
            <w:r w:rsidRPr="00123177">
              <w:rPr>
                <w:rStyle w:val="CommentReference"/>
                <w:rFonts w:eastAsia="Arial"/>
                <w:color w:val="000000" w:themeColor="text1"/>
                <w:sz w:val="24"/>
                <w:szCs w:val="24"/>
              </w:rPr>
              <w:commentReference w:id="82"/>
            </w:r>
            <w:commentRangeEnd w:id="83"/>
            <w:r w:rsidRPr="00123177">
              <w:rPr>
                <w:rStyle w:val="CommentReference"/>
                <w:rFonts w:eastAsia="Arial"/>
                <w:color w:val="000000" w:themeColor="text1"/>
                <w:sz w:val="24"/>
                <w:szCs w:val="24"/>
              </w:rPr>
              <w:commentReference w:id="83"/>
            </w:r>
            <w:r w:rsidRPr="00123177">
              <w:rPr>
                <w:rFonts w:eastAsia="Arial"/>
                <w:color w:val="000000" w:themeColor="text1"/>
              </w:rPr>
              <w:t>.</w:t>
            </w:r>
          </w:p>
        </w:tc>
      </w:tr>
      <w:tr w:rsidR="00A55B53" w:rsidRPr="00123177" w14:paraId="47DE53A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B1092E"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BA2305"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4AEC96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3C0988"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467469"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264D9A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69669C"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9274C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54976EF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508967E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Check ADC_CH0 to ADC_CH4 signals from HVDCDC_ADC_Info_PDU0 PDU, ADC_CH5 to ADC_CH9 signals from HVDCDC_ADC_Info_PDU1 PDU, ADC_CH10 to ADC_CH14 signals from HVDCDC_ADC_Info_PDU2 PDU and ADC_CH15 signal from HVDCDC_ADC_Info_PDU3 PDU on DCAN interface.</w:t>
            </w:r>
          </w:p>
        </w:tc>
      </w:tr>
      <w:tr w:rsidR="00A55B53" w:rsidRPr="00123177" w14:paraId="46F00DA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FE7405" w14:textId="77777777" w:rsidR="00A55B53" w:rsidRPr="00123177" w:rsidRDefault="00A55B53" w:rsidP="00535342">
            <w:pPr>
              <w:pStyle w:val="TableText"/>
              <w:snapToGrid w:val="0"/>
              <w:rPr>
                <w:b/>
                <w:bCs/>
              </w:rPr>
            </w:pPr>
            <w:r w:rsidRPr="00123177">
              <w:lastRenderedPageBreak/>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B5BEEF" w14:textId="77777777" w:rsidR="00A55B53" w:rsidRPr="00123177" w:rsidRDefault="00A55B53" w:rsidP="00535342">
            <w:pPr>
              <w:pStyle w:val="TableText"/>
              <w:snapToGrid w:val="0"/>
            </w:pPr>
            <w:r w:rsidRPr="00123177">
              <w:t xml:space="preserve">The HVDCDC shall broadcast of all ADC raw data over DCAN as below, </w:t>
            </w:r>
          </w:p>
          <w:p w14:paraId="1C6A8582" w14:textId="77777777" w:rsidR="00A55B53" w:rsidRPr="00123177" w:rsidRDefault="00A55B53" w:rsidP="00535342">
            <w:pPr>
              <w:pStyle w:val="TableText"/>
              <w:snapToGrid w:val="0"/>
            </w:pPr>
            <w:r w:rsidRPr="00123177">
              <w:t>Received values for signals 400V Bus @ EMI, 400V Bus @ VICOR, +Amps @ 400V Bus, -Amps @ 400V Bus, and 800V Bus @ EMI at ADC_CH0 to ADC_CH4 signals from HVDCDC_ADC_Info_PDU0 PDU respectively on DCAN interface.</w:t>
            </w:r>
          </w:p>
          <w:p w14:paraId="3D9085EC" w14:textId="77777777" w:rsidR="00A55B53" w:rsidRPr="00123177" w:rsidRDefault="00A55B53" w:rsidP="00535342">
            <w:pPr>
              <w:pStyle w:val="TableText"/>
              <w:snapToGrid w:val="0"/>
            </w:pPr>
          </w:p>
          <w:p w14:paraId="6C6E8353" w14:textId="77777777" w:rsidR="00A55B53" w:rsidRPr="00123177" w:rsidRDefault="00A55B53" w:rsidP="00535342">
            <w:pPr>
              <w:pStyle w:val="TableText"/>
              <w:snapToGrid w:val="0"/>
            </w:pPr>
            <w:r w:rsidRPr="00123177">
              <w:t>Received values for signals 800V Bus @ VICOR, +Amps @ 800V Bus, -Amps @ 800V Bus, 400V Bus EMI Filter Temperature, 800V Bus EMI Filter Temperature at ADC_CH5 to ADC_CH9 signals from HVDCDC_ADC_Info_PDU1 PDU respectively on DCAN interface.</w:t>
            </w:r>
          </w:p>
          <w:p w14:paraId="66B10A20" w14:textId="77777777" w:rsidR="00A55B53" w:rsidRPr="00123177" w:rsidRDefault="00A55B53" w:rsidP="00535342">
            <w:pPr>
              <w:pStyle w:val="TableText"/>
              <w:snapToGrid w:val="0"/>
            </w:pPr>
          </w:p>
          <w:p w14:paraId="30DE5AF2" w14:textId="77777777" w:rsidR="00A55B53" w:rsidRPr="00123177" w:rsidRDefault="00A55B53" w:rsidP="00535342">
            <w:pPr>
              <w:pStyle w:val="TableText"/>
              <w:snapToGrid w:val="0"/>
            </w:pPr>
            <w:r w:rsidRPr="00123177">
              <w:t>Received values for signals VICOR Temperature, SSS Temperature, Precharge / Discharge Status, eFuse Status, Local 5VS rail at ADC_CH10 to ADC_CH14 signals from HVDCDC_ADC_Info_PDU2 PDU respectively on DCAN interface.</w:t>
            </w:r>
          </w:p>
          <w:p w14:paraId="5D53D047" w14:textId="77777777" w:rsidR="00A55B53" w:rsidRPr="00123177" w:rsidRDefault="00A55B53" w:rsidP="00535342">
            <w:pPr>
              <w:pStyle w:val="TableText"/>
              <w:snapToGrid w:val="0"/>
            </w:pPr>
          </w:p>
          <w:p w14:paraId="736A0FE1" w14:textId="77777777" w:rsidR="00A55B53" w:rsidRPr="00123177" w:rsidRDefault="00A55B53" w:rsidP="00535342">
            <w:pPr>
              <w:pStyle w:val="TableText"/>
              <w:snapToGrid w:val="0"/>
            </w:pPr>
            <w:r w:rsidRPr="00123177">
              <w:t>Received values for signal Local 5VV rail at ADC_CH15 signal from HVDCDC_ADC_Info_PDU3 PDU on DCAN interface.</w:t>
            </w:r>
          </w:p>
        </w:tc>
      </w:tr>
      <w:tr w:rsidR="00A55B53" w:rsidRPr="00123177" w14:paraId="017EDB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4843CB"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5D75D9" w14:textId="77777777" w:rsidR="00A55B53" w:rsidRPr="00123177" w:rsidRDefault="00A55B53" w:rsidP="00535342">
            <w:pPr>
              <w:pStyle w:val="TableText"/>
              <w:snapToGrid w:val="0"/>
              <w:rPr>
                <w:rStyle w:val="normaltextrun"/>
              </w:rPr>
            </w:pPr>
            <w:r w:rsidRPr="00123177">
              <w:rPr>
                <w:rStyle w:val="normaltextrun"/>
              </w:rPr>
              <w:t>The HVDCDC broadcasts all the ADC channel readings onto the debug CAN.</w:t>
            </w:r>
          </w:p>
        </w:tc>
      </w:tr>
      <w:tr w:rsidR="00A55B53" w:rsidRPr="00123177" w14:paraId="591F955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A57A2D"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4CFA00" w14:textId="77777777" w:rsidR="00A55B53" w:rsidRPr="00123177" w:rsidRDefault="00A55B53" w:rsidP="00535342">
            <w:pPr>
              <w:pStyle w:val="TableText"/>
              <w:snapToGrid w:val="0"/>
            </w:pPr>
            <w:r w:rsidRPr="00123177">
              <w:t>No such mandatory fields is applicable.</w:t>
            </w:r>
          </w:p>
        </w:tc>
      </w:tr>
      <w:tr w:rsidR="00A55B53" w:rsidRPr="00123177" w14:paraId="2AD291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B1CF94"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751C7B" w14:textId="77777777" w:rsidR="00A55B53" w:rsidRPr="00123177" w:rsidRDefault="00A55B53" w:rsidP="00535342">
            <w:pPr>
              <w:pStyle w:val="TableText"/>
              <w:snapToGrid w:val="0"/>
            </w:pPr>
            <w:r w:rsidRPr="00123177">
              <w:t>HVDCDCStatus = 0, NHVDCDCStatusDebug =0, NHVDCDCFault = 0 (No Faults)</w:t>
            </w:r>
          </w:p>
        </w:tc>
      </w:tr>
      <w:tr w:rsidR="00A55B53" w:rsidRPr="00123177" w14:paraId="79EB520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36B786"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2B871E"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2424A6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B7B9DA"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1C739" w14:textId="77777777" w:rsidR="00A55B53" w:rsidRPr="00123177" w:rsidRDefault="00A55B53" w:rsidP="00535342">
            <w:pPr>
              <w:pStyle w:val="TableText"/>
              <w:snapToGrid w:val="0"/>
            </w:pPr>
            <w:r w:rsidRPr="00123177">
              <w:rPr>
                <w:szCs w:val="20"/>
              </w:rPr>
              <w:t>Valid range value is not required.</w:t>
            </w:r>
          </w:p>
        </w:tc>
      </w:tr>
      <w:tr w:rsidR="00A55B53" w:rsidRPr="00123177" w14:paraId="582ADFF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080FB3"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F0977"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2CA419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DFCADE"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69E4F"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D40A4C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7A3860"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D180A3" w14:textId="77777777" w:rsidR="00A55B53" w:rsidRPr="00123177" w:rsidRDefault="00A55B53" w:rsidP="00535342">
            <w:pPr>
              <w:pStyle w:val="TableText"/>
            </w:pPr>
            <w:r w:rsidRPr="00123177">
              <w:rPr>
                <w:szCs w:val="20"/>
              </w:rPr>
              <w:t>Data rate is not applicable.</w:t>
            </w:r>
          </w:p>
        </w:tc>
      </w:tr>
      <w:tr w:rsidR="00A55B53" w:rsidRPr="00123177" w14:paraId="3945C2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FF90DC"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6524E8"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69BDA96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336563"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C564EE"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79B38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18649B" w14:textId="77777777" w:rsidR="00A55B53" w:rsidRPr="00123177" w:rsidRDefault="00A55B53" w:rsidP="00535342">
            <w:pPr>
              <w:pStyle w:val="TableText"/>
              <w:snapToGrid w:val="0"/>
            </w:pPr>
            <w:r w:rsidRPr="00123177">
              <w:t xml:space="preserve">Validation Rules/ </w:t>
            </w:r>
          </w:p>
          <w:p w14:paraId="3ED861C7"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2BF679"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5E1011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C0531C"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411D5B" w14:textId="77777777" w:rsidR="00A55B53" w:rsidRPr="00123177" w:rsidRDefault="00A55B53" w:rsidP="00535342">
            <w:pPr>
              <w:pStyle w:val="TableText"/>
              <w:snapToGrid w:val="0"/>
            </w:pPr>
            <w:r w:rsidRPr="00123177">
              <w:rPr>
                <w:szCs w:val="20"/>
              </w:rPr>
              <w:t>Constraints is not applicable.</w:t>
            </w:r>
          </w:p>
        </w:tc>
      </w:tr>
      <w:tr w:rsidR="00A55B53" w:rsidRPr="00123177" w14:paraId="32A871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6E46E7"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A2E7EF" w14:textId="77777777" w:rsidR="00A55B53" w:rsidRPr="00123177" w:rsidRDefault="00A55B53" w:rsidP="00535342">
            <w:pPr>
              <w:pStyle w:val="TableText"/>
              <w:snapToGrid w:val="0"/>
            </w:pPr>
            <w:r w:rsidRPr="00123177">
              <w:rPr>
                <w:szCs w:val="20"/>
              </w:rPr>
              <w:t>No effects on other system</w:t>
            </w:r>
          </w:p>
        </w:tc>
      </w:tr>
      <w:tr w:rsidR="00A55B53" w:rsidRPr="00123177" w14:paraId="16FF54F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132B07" w14:textId="77777777" w:rsidR="00A55B53" w:rsidRPr="00123177" w:rsidRDefault="00A55B53" w:rsidP="00535342">
            <w:pPr>
              <w:pStyle w:val="TableText"/>
              <w:snapToGrid w:val="0"/>
            </w:pPr>
            <w:r w:rsidRPr="00123177">
              <w:t>Testability with respect to test environment</w:t>
            </w:r>
          </w:p>
          <w:p w14:paraId="11665E46" w14:textId="77777777" w:rsidR="00A55B53" w:rsidRPr="00123177" w:rsidRDefault="00A55B53" w:rsidP="00535342">
            <w:pPr>
              <w:pStyle w:val="TableText"/>
            </w:pPr>
            <w:r w:rsidRPr="00123177">
              <w:t>(Yes/No)</w:t>
            </w:r>
          </w:p>
          <w:p w14:paraId="1F3B55C9"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6CCE5" w14:textId="77777777" w:rsidR="00A55B53" w:rsidRPr="00123177" w:rsidRDefault="00A55B53" w:rsidP="00535342">
            <w:pPr>
              <w:pStyle w:val="TableText"/>
              <w:snapToGrid w:val="0"/>
            </w:pPr>
            <w:r w:rsidRPr="00123177">
              <w:t>YES</w:t>
            </w:r>
          </w:p>
        </w:tc>
      </w:tr>
      <w:tr w:rsidR="00A55B53" w:rsidRPr="00123177" w14:paraId="0997340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6B7786" w14:textId="77777777" w:rsidR="00A55B53" w:rsidRPr="00123177" w:rsidRDefault="00A55B53" w:rsidP="00535342">
            <w:pPr>
              <w:pStyle w:val="TableText"/>
              <w:snapToGrid w:val="0"/>
            </w:pPr>
            <w:r w:rsidRPr="00123177">
              <w:t>Feasible within project constraints</w:t>
            </w:r>
          </w:p>
          <w:p w14:paraId="21D529D2" w14:textId="77777777" w:rsidR="00A55B53" w:rsidRPr="00123177" w:rsidRDefault="00A55B53" w:rsidP="00535342">
            <w:pPr>
              <w:pStyle w:val="TableText"/>
              <w:snapToGrid w:val="0"/>
            </w:pPr>
            <w:r w:rsidRPr="00123177">
              <w:t>(Yes/No)</w:t>
            </w:r>
          </w:p>
          <w:p w14:paraId="09B22479"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2DFEDE" w14:textId="77777777" w:rsidR="00A55B53" w:rsidRPr="00123177" w:rsidRDefault="00A55B53" w:rsidP="00535342">
            <w:pPr>
              <w:pStyle w:val="TableText"/>
              <w:snapToGrid w:val="0"/>
            </w:pPr>
            <w:r w:rsidRPr="00123177">
              <w:t>YES</w:t>
            </w:r>
          </w:p>
        </w:tc>
      </w:tr>
      <w:tr w:rsidR="00A55B53" w:rsidRPr="00123177" w14:paraId="23FB540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B314C2" w14:textId="77777777" w:rsidR="00A55B53" w:rsidRPr="00123177" w:rsidRDefault="00A55B53" w:rsidP="00535342">
            <w:pPr>
              <w:pStyle w:val="TableText"/>
              <w:snapToGrid w:val="0"/>
            </w:pPr>
            <w:r w:rsidRPr="00123177">
              <w:t>Critical</w:t>
            </w:r>
          </w:p>
          <w:p w14:paraId="59301CC2"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CC26DB" w14:textId="77777777" w:rsidR="00A55B53" w:rsidRPr="00123177" w:rsidRDefault="00A55B53" w:rsidP="00535342">
            <w:pPr>
              <w:pStyle w:val="TableText"/>
              <w:snapToGrid w:val="0"/>
            </w:pPr>
            <w:r w:rsidRPr="00123177">
              <w:t>YES</w:t>
            </w:r>
          </w:p>
        </w:tc>
      </w:tr>
      <w:tr w:rsidR="00A55B53" w:rsidRPr="00123177" w14:paraId="6A3FF58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D2B042"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C0C484"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32BC6796" w14:textId="77777777" w:rsidR="00A55B53" w:rsidRPr="00123177" w:rsidRDefault="00A55B53" w:rsidP="00A55B53">
      <w:pPr>
        <w:pStyle w:val="BodyText"/>
        <w:rPr>
          <w:b/>
          <w:bCs/>
        </w:rPr>
      </w:pPr>
    </w:p>
    <w:p w14:paraId="00DEA9E8" w14:textId="77777777" w:rsidR="00A55B53" w:rsidRPr="00123177" w:rsidRDefault="00A55B53" w:rsidP="00A55B53">
      <w:pPr>
        <w:pStyle w:val="BodyText"/>
        <w:rPr>
          <w:b/>
          <w:bCs/>
        </w:rPr>
      </w:pPr>
    </w:p>
    <w:p w14:paraId="7928D689" w14:textId="77777777" w:rsidR="00A55B53" w:rsidRPr="00123177" w:rsidRDefault="00A55B53" w:rsidP="00A55B53">
      <w:pPr>
        <w:pStyle w:val="Heading4"/>
      </w:pPr>
      <w:r w:rsidRPr="00123177">
        <w:rPr>
          <w:rFonts w:eastAsia="Arial"/>
          <w:color w:val="000000" w:themeColor="text1"/>
        </w:rPr>
        <w:t>Controller output PM I2C interface</w:t>
      </w:r>
      <w:r w:rsidRPr="00123177">
        <w:t>.</w:t>
      </w:r>
    </w:p>
    <w:p w14:paraId="2EBB3AE3" w14:textId="77777777" w:rsidR="00A55B53" w:rsidRPr="00123177" w:rsidRDefault="00A55B53" w:rsidP="00A55B53">
      <w:pPr>
        <w:pStyle w:val="BodyText"/>
        <w:rPr>
          <w:b/>
          <w:bCs/>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433EE0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FCED1E2"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C56A684" w14:textId="77777777" w:rsidR="00A55B53" w:rsidRPr="00123177" w:rsidRDefault="00A55B53" w:rsidP="00535342">
            <w:pPr>
              <w:pStyle w:val="TableColumnTitle"/>
              <w:snapToGrid w:val="0"/>
            </w:pPr>
            <w:r w:rsidRPr="00123177">
              <w:t>Description</w:t>
            </w:r>
          </w:p>
        </w:tc>
      </w:tr>
      <w:tr w:rsidR="00A55B53" w:rsidRPr="00123177" w14:paraId="593F993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E37AACD"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05091" w14:textId="77777777" w:rsidR="00A55B53" w:rsidRPr="00123177" w:rsidRDefault="00A55B53" w:rsidP="00535342">
            <w:pPr>
              <w:snapToGrid w:val="0"/>
            </w:pPr>
            <w:r w:rsidRPr="00123177">
              <w:rPr>
                <w:rFonts w:eastAsia="Arial"/>
                <w:color w:val="000000" w:themeColor="text1"/>
              </w:rPr>
              <w:t>SWRS_COMM_32</w:t>
            </w:r>
          </w:p>
        </w:tc>
      </w:tr>
      <w:tr w:rsidR="00A55B53" w:rsidRPr="00123177" w14:paraId="23BB43B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7E52126"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35B70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SDS-HVDCDC-325</w:t>
            </w:r>
          </w:p>
        </w:tc>
      </w:tr>
      <w:tr w:rsidR="00A55B53" w:rsidRPr="00123177" w14:paraId="2EA4A23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221717C"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0B901E" w14:textId="77777777" w:rsidR="00A55B53" w:rsidRPr="00123177" w:rsidRDefault="00A55B53" w:rsidP="00535342">
            <w:pPr>
              <w:pStyle w:val="TableText"/>
              <w:snapToGrid w:val="0"/>
            </w:pPr>
            <w:r w:rsidRPr="00123177">
              <w:t>C-Sample / PF3.0 Phase-2</w:t>
            </w:r>
          </w:p>
        </w:tc>
      </w:tr>
      <w:tr w:rsidR="00A55B53" w:rsidRPr="00123177" w14:paraId="07E7C8C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CF01794"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C595C8"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report the controller output PM I2C and Enables signals:</w:t>
            </w:r>
          </w:p>
          <w:p w14:paraId="340FEDCD" w14:textId="77777777" w:rsidR="00A55B53" w:rsidRPr="00123177" w:rsidRDefault="00A55B53" w:rsidP="00535342">
            <w:pPr>
              <w:snapToGrid w:val="0"/>
              <w:rPr>
                <w:rFonts w:eastAsia="Arial"/>
                <w:color w:val="000000" w:themeColor="text1"/>
              </w:rPr>
            </w:pPr>
          </w:p>
          <w:p w14:paraId="6222AAA3" w14:textId="77777777" w:rsidR="00A55B53" w:rsidRPr="00123177" w:rsidRDefault="00A55B53" w:rsidP="00535342">
            <w:pPr>
              <w:snapToGrid w:val="0"/>
              <w:rPr>
                <w:rFonts w:eastAsia="Arial"/>
                <w:color w:val="000000" w:themeColor="text1"/>
              </w:rPr>
            </w:pPr>
            <w:r w:rsidRPr="00123177">
              <w:rPr>
                <w:rFonts w:eastAsia="Arial"/>
                <w:color w:val="000000" w:themeColor="text1"/>
              </w:rPr>
              <w:t>Vicor_SDAc</w:t>
            </w:r>
          </w:p>
          <w:p w14:paraId="66F90EE5" w14:textId="77777777" w:rsidR="00A55B53" w:rsidRPr="00123177" w:rsidRDefault="00A55B53" w:rsidP="00535342">
            <w:pPr>
              <w:snapToGrid w:val="0"/>
              <w:rPr>
                <w:rFonts w:eastAsia="Arial"/>
                <w:color w:val="000000" w:themeColor="text1"/>
              </w:rPr>
            </w:pPr>
            <w:r w:rsidRPr="00123177">
              <w:rPr>
                <w:rFonts w:eastAsia="Arial"/>
                <w:color w:val="000000" w:themeColor="text1"/>
              </w:rPr>
              <w:t>Vicor_SL3ENc</w:t>
            </w:r>
          </w:p>
          <w:p w14:paraId="7BBD65AB" w14:textId="77777777" w:rsidR="00A55B53" w:rsidRPr="00123177" w:rsidRDefault="00A55B53" w:rsidP="00535342">
            <w:pPr>
              <w:snapToGrid w:val="0"/>
              <w:rPr>
                <w:rFonts w:eastAsia="Arial"/>
                <w:color w:val="000000" w:themeColor="text1"/>
              </w:rPr>
            </w:pPr>
            <w:r w:rsidRPr="00123177">
              <w:rPr>
                <w:rFonts w:eastAsia="Arial"/>
                <w:color w:val="000000" w:themeColor="text1"/>
              </w:rPr>
              <w:t>Vicor_FLT</w:t>
            </w:r>
          </w:p>
          <w:p w14:paraId="2BF24257" w14:textId="77777777" w:rsidR="00A55B53" w:rsidRPr="00123177" w:rsidRDefault="00A55B53" w:rsidP="00535342">
            <w:pPr>
              <w:snapToGrid w:val="0"/>
              <w:rPr>
                <w:rFonts w:eastAsia="Arial"/>
                <w:color w:val="000000" w:themeColor="text1"/>
              </w:rPr>
            </w:pPr>
            <w:r w:rsidRPr="00123177">
              <w:rPr>
                <w:rFonts w:eastAsia="Arial"/>
                <w:color w:val="000000" w:themeColor="text1"/>
              </w:rPr>
              <w:t>Vicor_SCLc</w:t>
            </w:r>
          </w:p>
        </w:tc>
      </w:tr>
      <w:tr w:rsidR="00A55B53" w:rsidRPr="00123177" w14:paraId="716526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0DD3C7"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826B8F"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0741FD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90C4ED"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DF8D71"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30AAA1C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AB80E0"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7BC92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30V</w:t>
            </w:r>
          </w:p>
          <w:p w14:paraId="0EDF8980" w14:textId="77777777" w:rsidR="00A55B53" w:rsidRPr="00123177" w:rsidRDefault="00A55B53" w:rsidP="00535342">
            <w:pPr>
              <w:pStyle w:val="TableText"/>
              <w:snapToGrid w:val="0"/>
              <w:rPr>
                <w:rFonts w:eastAsia="Arial"/>
                <w:color w:val="000000" w:themeColor="text1"/>
              </w:rPr>
            </w:pPr>
          </w:p>
        </w:tc>
      </w:tr>
      <w:tr w:rsidR="00A55B53" w:rsidRPr="00123177" w14:paraId="4D3D6A3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0E3F6B"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3AEB5" w14:textId="77777777" w:rsidR="00A55B53" w:rsidRPr="00123177" w:rsidRDefault="00A55B53" w:rsidP="00535342">
            <w:pPr>
              <w:pStyle w:val="TableText"/>
              <w:snapToGrid w:val="0"/>
            </w:pPr>
            <w:r w:rsidRPr="00123177">
              <w:t>1. Signal HVDCDC_VICOR_FLT @ H</w:t>
            </w:r>
            <w:r w:rsidRPr="00123177">
              <w:rPr>
                <w:rStyle w:val="ui-provider"/>
              </w:rPr>
              <w:t>VDCDC_NBM2_PD</w:t>
            </w:r>
            <w:r w:rsidRPr="00123177">
              <w:t>U data on DCAN.</w:t>
            </w:r>
          </w:p>
          <w:p w14:paraId="1072307F" w14:textId="77777777" w:rsidR="00A55B53" w:rsidRPr="00123177" w:rsidRDefault="00A55B53" w:rsidP="00535342">
            <w:pPr>
              <w:pStyle w:val="TableText"/>
              <w:snapToGrid w:val="0"/>
            </w:pPr>
            <w:r w:rsidRPr="00123177">
              <w:t>2. Signal HVDCDC_VICOR_FLT @ H</w:t>
            </w:r>
            <w:r w:rsidRPr="00123177">
              <w:rPr>
                <w:rStyle w:val="ui-provider"/>
              </w:rPr>
              <w:t>VDCDC_NBM_PD</w:t>
            </w:r>
            <w:r w:rsidRPr="00123177">
              <w:t>U data on DCAN.</w:t>
            </w:r>
          </w:p>
          <w:p w14:paraId="07BB2A58" w14:textId="77777777" w:rsidR="00A55B53" w:rsidRPr="00123177" w:rsidRDefault="00A55B53" w:rsidP="00535342">
            <w:pPr>
              <w:pStyle w:val="TableText"/>
              <w:snapToGrid w:val="0"/>
            </w:pPr>
            <w:r w:rsidRPr="00123177">
              <w:t>2. Signal HVDCDC_VICOR_FLT @ H</w:t>
            </w:r>
            <w:r w:rsidRPr="00123177">
              <w:rPr>
                <w:rStyle w:val="ui-provider"/>
              </w:rPr>
              <w:t>VDCDC_NBM2_PD</w:t>
            </w:r>
            <w:r w:rsidRPr="00123177">
              <w:t>U data on DCAN.</w:t>
            </w:r>
          </w:p>
          <w:p w14:paraId="325419E8" w14:textId="77777777" w:rsidR="00A55B53" w:rsidRPr="00123177" w:rsidRDefault="00A55B53" w:rsidP="00535342">
            <w:pPr>
              <w:pStyle w:val="TableText"/>
              <w:snapToGrid w:val="0"/>
            </w:pPr>
            <w:r w:rsidRPr="00123177">
              <w:t>2. Signal HVDCDC_VICOR_FLT @ H</w:t>
            </w:r>
            <w:r w:rsidRPr="00123177">
              <w:rPr>
                <w:rStyle w:val="ui-provider"/>
              </w:rPr>
              <w:t>VDCDC_NBM2_PD</w:t>
            </w:r>
            <w:r w:rsidRPr="00123177">
              <w:t>U data on DCAN.</w:t>
            </w:r>
          </w:p>
          <w:p w14:paraId="5F72AC00" w14:textId="77777777" w:rsidR="00A55B53" w:rsidRPr="00123177" w:rsidRDefault="00A55B53" w:rsidP="00535342">
            <w:pPr>
              <w:pStyle w:val="TableText"/>
              <w:snapToGrid w:val="0"/>
            </w:pPr>
          </w:p>
        </w:tc>
      </w:tr>
      <w:tr w:rsidR="00A55B53" w:rsidRPr="00123177" w14:paraId="45F767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20C79A"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962FF2" w14:textId="77777777" w:rsidR="00A55B53" w:rsidRPr="00123177" w:rsidRDefault="00A55B53" w:rsidP="00535342">
            <w:pPr>
              <w:pStyle w:val="TableText"/>
              <w:snapToGrid w:val="0"/>
              <w:rPr>
                <w:rStyle w:val="normaltextrun"/>
              </w:rPr>
            </w:pPr>
            <w:r w:rsidRPr="00123177">
              <w:rPr>
                <w:rStyle w:val="normaltextrun"/>
              </w:rPr>
              <w:t>The HVDCDC reports the controller output PM I2C and Enables the below-mentioned signals,</w:t>
            </w:r>
          </w:p>
          <w:p w14:paraId="18BA17F4" w14:textId="77777777" w:rsidR="00A55B53" w:rsidRPr="00123177" w:rsidRDefault="00A55B53" w:rsidP="00535342">
            <w:pPr>
              <w:pStyle w:val="TableText"/>
              <w:snapToGrid w:val="0"/>
              <w:rPr>
                <w:rStyle w:val="normaltextrun"/>
              </w:rPr>
            </w:pPr>
            <w:r w:rsidRPr="00123177">
              <w:rPr>
                <w:rStyle w:val="normaltextrun"/>
              </w:rPr>
              <w:t>HVDCDC_VED_pin_sts</w:t>
            </w:r>
          </w:p>
          <w:p w14:paraId="3635B898" w14:textId="77777777" w:rsidR="00A55B53" w:rsidRPr="00123177" w:rsidRDefault="00A55B53" w:rsidP="00535342">
            <w:pPr>
              <w:pStyle w:val="TableText"/>
              <w:snapToGrid w:val="0"/>
              <w:rPr>
                <w:rStyle w:val="normaltextrun"/>
              </w:rPr>
            </w:pPr>
            <w:r w:rsidRPr="00123177">
              <w:rPr>
                <w:rStyle w:val="normaltextrun"/>
              </w:rPr>
              <w:t>VICOR_FLT</w:t>
            </w:r>
          </w:p>
        </w:tc>
      </w:tr>
      <w:tr w:rsidR="00A55B53" w:rsidRPr="00123177" w14:paraId="057E51A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4E4441"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D4C21" w14:textId="77777777" w:rsidR="00A55B53" w:rsidRPr="00123177" w:rsidRDefault="00A55B53" w:rsidP="00535342">
            <w:pPr>
              <w:pStyle w:val="TableText"/>
              <w:snapToGrid w:val="0"/>
            </w:pPr>
            <w:r w:rsidRPr="00123177">
              <w:t>No such mandatory fields is applicable.</w:t>
            </w:r>
          </w:p>
        </w:tc>
      </w:tr>
      <w:tr w:rsidR="00A55B53" w:rsidRPr="00123177" w14:paraId="664226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0F27F7"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D26B2" w14:textId="77777777" w:rsidR="00A55B53" w:rsidRPr="00123177" w:rsidRDefault="00A55B53" w:rsidP="00535342">
            <w:pPr>
              <w:pStyle w:val="TableText"/>
              <w:snapToGrid w:val="0"/>
            </w:pPr>
            <w:r w:rsidRPr="00123177">
              <w:t>HVDCDCStatus = 0, NHVDCDCStatusDebug =0, NHVDCDCFault = 0 (No Faults)</w:t>
            </w:r>
          </w:p>
        </w:tc>
      </w:tr>
      <w:tr w:rsidR="00A55B53" w:rsidRPr="00123177" w14:paraId="7AAD3E3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D4598E"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C67F6"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BBDC43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392CA2"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721C8B" w14:textId="77777777" w:rsidR="00A55B53" w:rsidRPr="00123177" w:rsidRDefault="00A55B53" w:rsidP="00535342">
            <w:pPr>
              <w:pStyle w:val="TableText"/>
              <w:snapToGrid w:val="0"/>
            </w:pPr>
            <w:r w:rsidRPr="00123177">
              <w:rPr>
                <w:szCs w:val="20"/>
              </w:rPr>
              <w:t>Valid range value is not required.</w:t>
            </w:r>
          </w:p>
        </w:tc>
      </w:tr>
      <w:tr w:rsidR="00A55B53" w:rsidRPr="00123177" w14:paraId="736A23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1DED10"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1C72BB"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B2B845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DA64F2"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5F7580"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B0EE4D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8008F1"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E3E683" w14:textId="77777777" w:rsidR="00A55B53" w:rsidRPr="00123177" w:rsidRDefault="00A55B53" w:rsidP="00535342">
            <w:pPr>
              <w:pStyle w:val="TableText"/>
            </w:pPr>
            <w:r w:rsidRPr="00123177">
              <w:rPr>
                <w:szCs w:val="20"/>
              </w:rPr>
              <w:t>Data rate is not applicable.</w:t>
            </w:r>
          </w:p>
        </w:tc>
      </w:tr>
      <w:tr w:rsidR="00A55B53" w:rsidRPr="00123177" w14:paraId="310777C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6ED1BF"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714F99"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268C089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8BB770"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8ED80"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20A23A1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3342F4" w14:textId="77777777" w:rsidR="00A55B53" w:rsidRPr="00123177" w:rsidRDefault="00A55B53" w:rsidP="00535342">
            <w:pPr>
              <w:pStyle w:val="TableText"/>
              <w:snapToGrid w:val="0"/>
            </w:pPr>
            <w:r w:rsidRPr="00123177">
              <w:lastRenderedPageBreak/>
              <w:t xml:space="preserve">Validation Rules/ </w:t>
            </w:r>
          </w:p>
          <w:p w14:paraId="7A9C7543"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4B776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D2FE81B" w14:textId="77777777" w:rsidR="00A55B53" w:rsidRPr="00123177" w:rsidRDefault="00A55B53" w:rsidP="00535342">
            <w:pPr>
              <w:pStyle w:val="TableText"/>
              <w:snapToGrid w:val="0"/>
            </w:pPr>
            <w:r w:rsidRPr="00123177">
              <w:t xml:space="preserve">HVDCDC_VED_pin_sts @ HVDCDCPin_sts is equal to 0 on Vehicle CAN </w:t>
            </w:r>
          </w:p>
          <w:p w14:paraId="61E83729" w14:textId="77777777" w:rsidR="00A55B53" w:rsidRPr="00123177" w:rsidRDefault="00A55B53" w:rsidP="00535342">
            <w:pPr>
              <w:pStyle w:val="TableText"/>
              <w:snapToGrid w:val="0"/>
            </w:pPr>
            <w:r w:rsidRPr="00123177">
              <w:t>Signal HVDCDC_VICOR_FLT @ H</w:t>
            </w:r>
            <w:r w:rsidRPr="00123177">
              <w:rPr>
                <w:rStyle w:val="ui-provider"/>
              </w:rPr>
              <w:t>VDCDC_NBM2_PD</w:t>
            </w:r>
            <w:r w:rsidRPr="00123177">
              <w:t>U data on DCAN.</w:t>
            </w:r>
          </w:p>
          <w:p w14:paraId="24991AB4" w14:textId="77777777" w:rsidR="00A55B53" w:rsidRPr="00123177" w:rsidRDefault="00A55B53" w:rsidP="00535342">
            <w:pPr>
              <w:pStyle w:val="TableText"/>
              <w:snapToGrid w:val="0"/>
              <w:rPr>
                <w:i/>
                <w:iCs/>
              </w:rPr>
            </w:pPr>
          </w:p>
        </w:tc>
      </w:tr>
      <w:tr w:rsidR="00A55B53" w:rsidRPr="00123177" w14:paraId="27A4FF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9A6D61"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2D57D" w14:textId="77777777" w:rsidR="00A55B53" w:rsidRPr="00123177" w:rsidRDefault="00A55B53" w:rsidP="00535342">
            <w:pPr>
              <w:pStyle w:val="TableText"/>
              <w:snapToGrid w:val="0"/>
            </w:pPr>
            <w:r w:rsidRPr="00123177">
              <w:rPr>
                <w:szCs w:val="20"/>
              </w:rPr>
              <w:t>Constraints is not applicable.</w:t>
            </w:r>
          </w:p>
        </w:tc>
      </w:tr>
      <w:tr w:rsidR="00A55B53" w:rsidRPr="00123177" w14:paraId="0C7EE41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EC36E2"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026F91" w14:textId="77777777" w:rsidR="00A55B53" w:rsidRPr="00123177" w:rsidRDefault="00A55B53" w:rsidP="00535342">
            <w:pPr>
              <w:pStyle w:val="TableText"/>
              <w:snapToGrid w:val="0"/>
            </w:pPr>
            <w:r w:rsidRPr="00123177">
              <w:rPr>
                <w:szCs w:val="20"/>
              </w:rPr>
              <w:t>No effects on other system</w:t>
            </w:r>
          </w:p>
        </w:tc>
      </w:tr>
      <w:tr w:rsidR="00A55B53" w:rsidRPr="00123177" w14:paraId="5D78AD3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004A92" w14:textId="77777777" w:rsidR="00A55B53" w:rsidRPr="00123177" w:rsidRDefault="00A55B53" w:rsidP="00535342">
            <w:pPr>
              <w:pStyle w:val="TableText"/>
              <w:snapToGrid w:val="0"/>
            </w:pPr>
            <w:r w:rsidRPr="00123177">
              <w:t>Testability with respect to test environment</w:t>
            </w:r>
          </w:p>
          <w:p w14:paraId="5539C08B" w14:textId="77777777" w:rsidR="00A55B53" w:rsidRPr="00123177" w:rsidRDefault="00A55B53" w:rsidP="00535342">
            <w:pPr>
              <w:pStyle w:val="TableText"/>
            </w:pPr>
            <w:r w:rsidRPr="00123177">
              <w:t>(Yes/No)</w:t>
            </w:r>
          </w:p>
          <w:p w14:paraId="239C77EE"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B19A5C" w14:textId="77777777" w:rsidR="00A55B53" w:rsidRPr="00123177" w:rsidRDefault="00A55B53" w:rsidP="00535342">
            <w:pPr>
              <w:pStyle w:val="TableText"/>
              <w:snapToGrid w:val="0"/>
            </w:pPr>
            <w:r w:rsidRPr="00123177">
              <w:t>YES</w:t>
            </w:r>
          </w:p>
          <w:p w14:paraId="6C7B9E66" w14:textId="77777777" w:rsidR="00A55B53" w:rsidRPr="00123177" w:rsidRDefault="00A55B53" w:rsidP="00535342">
            <w:pPr>
              <w:pStyle w:val="TableText"/>
              <w:snapToGrid w:val="0"/>
            </w:pPr>
          </w:p>
        </w:tc>
      </w:tr>
      <w:tr w:rsidR="00A55B53" w:rsidRPr="00123177" w14:paraId="216A726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9AAC23" w14:textId="77777777" w:rsidR="00A55B53" w:rsidRPr="00123177" w:rsidRDefault="00A55B53" w:rsidP="00535342">
            <w:pPr>
              <w:pStyle w:val="TableText"/>
              <w:snapToGrid w:val="0"/>
            </w:pPr>
            <w:r w:rsidRPr="00123177">
              <w:t>Feasible within project constraints</w:t>
            </w:r>
          </w:p>
          <w:p w14:paraId="3DCAB6A6" w14:textId="77777777" w:rsidR="00A55B53" w:rsidRPr="00123177" w:rsidRDefault="00A55B53" w:rsidP="00535342">
            <w:pPr>
              <w:pStyle w:val="TableText"/>
              <w:snapToGrid w:val="0"/>
            </w:pPr>
            <w:r w:rsidRPr="00123177">
              <w:t>(Yes/No)</w:t>
            </w:r>
          </w:p>
          <w:p w14:paraId="24CDC291"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ADFA5D" w14:textId="77777777" w:rsidR="00A55B53" w:rsidRPr="00123177" w:rsidRDefault="00A55B53" w:rsidP="00535342">
            <w:pPr>
              <w:pStyle w:val="TableText"/>
              <w:snapToGrid w:val="0"/>
            </w:pPr>
            <w:r w:rsidRPr="00123177">
              <w:t>YES</w:t>
            </w:r>
          </w:p>
        </w:tc>
      </w:tr>
      <w:tr w:rsidR="00A55B53" w:rsidRPr="00123177" w14:paraId="536C076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B421EE" w14:textId="77777777" w:rsidR="00A55B53" w:rsidRPr="00123177" w:rsidRDefault="00A55B53" w:rsidP="00535342">
            <w:pPr>
              <w:pStyle w:val="TableText"/>
              <w:snapToGrid w:val="0"/>
            </w:pPr>
            <w:r w:rsidRPr="00123177">
              <w:t>Critical</w:t>
            </w:r>
          </w:p>
          <w:p w14:paraId="18865DA3"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2F633" w14:textId="77777777" w:rsidR="00A55B53" w:rsidRPr="00123177" w:rsidRDefault="00A55B53" w:rsidP="00535342">
            <w:pPr>
              <w:pStyle w:val="TableText"/>
              <w:snapToGrid w:val="0"/>
            </w:pPr>
            <w:r w:rsidRPr="00123177">
              <w:t>YES</w:t>
            </w:r>
          </w:p>
        </w:tc>
      </w:tr>
      <w:tr w:rsidR="00A55B53" w:rsidRPr="00123177" w14:paraId="184E37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63C9A9"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3C45C9"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BBC3F86" w14:textId="77777777" w:rsidR="00A55B53" w:rsidRPr="00123177" w:rsidRDefault="00A55B53" w:rsidP="00A55B53">
      <w:pPr>
        <w:pStyle w:val="BodyText"/>
        <w:rPr>
          <w:b/>
          <w:bCs/>
        </w:rPr>
      </w:pPr>
    </w:p>
    <w:p w14:paraId="4FDDBB90" w14:textId="77777777" w:rsidR="00A55B53" w:rsidRPr="00123177" w:rsidRDefault="00A55B53" w:rsidP="00A55B53">
      <w:pPr>
        <w:pStyle w:val="BodyText"/>
        <w:rPr>
          <w:b/>
          <w:bCs/>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57796F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87172E2"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3510D57" w14:textId="77777777" w:rsidR="00A55B53" w:rsidRPr="00123177" w:rsidRDefault="00A55B53" w:rsidP="00535342">
            <w:pPr>
              <w:pStyle w:val="TableColumnTitle"/>
              <w:snapToGrid w:val="0"/>
            </w:pPr>
            <w:r w:rsidRPr="00123177">
              <w:t>Description</w:t>
            </w:r>
          </w:p>
        </w:tc>
      </w:tr>
      <w:tr w:rsidR="00A55B53" w:rsidRPr="00123177" w14:paraId="2D84194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8C2602A"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F01C8E" w14:textId="77777777" w:rsidR="00A55B53" w:rsidRPr="00123177" w:rsidRDefault="00A55B53" w:rsidP="00535342">
            <w:pPr>
              <w:snapToGrid w:val="0"/>
            </w:pPr>
            <w:r w:rsidRPr="00123177">
              <w:rPr>
                <w:rFonts w:eastAsia="Arial"/>
                <w:color w:val="000000" w:themeColor="text1"/>
              </w:rPr>
              <w:t>SWRS_COMM_33</w:t>
            </w:r>
          </w:p>
        </w:tc>
      </w:tr>
      <w:tr w:rsidR="00A55B53" w:rsidRPr="00123177" w14:paraId="0B9CD99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FCA7A48"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C1EC8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SDS-HVDCDC-327</w:t>
            </w:r>
          </w:p>
        </w:tc>
      </w:tr>
      <w:tr w:rsidR="00A55B53" w:rsidRPr="00123177" w14:paraId="11DDBC6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B54D6DE"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C3C809" w14:textId="77777777" w:rsidR="00A55B53" w:rsidRPr="00123177" w:rsidRDefault="00A55B53" w:rsidP="00535342">
            <w:pPr>
              <w:pStyle w:val="TableText"/>
              <w:snapToGrid w:val="0"/>
            </w:pPr>
            <w:r w:rsidRPr="00123177">
              <w:t>B-Sample/PF2.0</w:t>
            </w:r>
          </w:p>
        </w:tc>
      </w:tr>
      <w:tr w:rsidR="00A55B53" w:rsidRPr="00123177" w14:paraId="228BF00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29107DF"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7AAB1"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report the HVIL_good_uC</w:t>
            </w:r>
          </w:p>
        </w:tc>
      </w:tr>
      <w:tr w:rsidR="00A55B53" w:rsidRPr="00123177" w14:paraId="71456B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839E45"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5BAE95"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2F14C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2CE66E"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90B80B"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37D547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1731AF"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D9E04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Check the signal NHVDCDCHVIL  @ HVDCDC_Status1 on the CAN interface.</w:t>
            </w:r>
          </w:p>
        </w:tc>
      </w:tr>
      <w:tr w:rsidR="00A55B53" w:rsidRPr="00123177" w14:paraId="0A7D7C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1D2E52"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86CD43" w14:textId="77777777" w:rsidR="00A55B53" w:rsidRPr="00123177" w:rsidRDefault="00A55B53" w:rsidP="00535342">
            <w:pPr>
              <w:pStyle w:val="TableText"/>
              <w:snapToGrid w:val="0"/>
            </w:pPr>
            <w:r w:rsidRPr="00123177">
              <w:rPr>
                <w:rStyle w:val="ui-provider"/>
              </w:rPr>
              <w:t>Application shall provide CAN messages status as below,</w:t>
            </w:r>
            <w:r w:rsidRPr="00123177">
              <w:br/>
              <w:t>NHVDCDCHVIL @ HVDCDC_Status1 is equal to 2.</w:t>
            </w:r>
          </w:p>
        </w:tc>
      </w:tr>
      <w:tr w:rsidR="00A55B53" w:rsidRPr="00123177" w14:paraId="41375C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1E0967"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5B7229" w14:textId="77777777" w:rsidR="00A55B53" w:rsidRPr="00123177" w:rsidRDefault="00A55B53" w:rsidP="00535342">
            <w:pPr>
              <w:pStyle w:val="TableText"/>
              <w:snapToGrid w:val="0"/>
              <w:rPr>
                <w:rStyle w:val="normaltextrun"/>
              </w:rPr>
            </w:pPr>
            <w:r w:rsidRPr="00123177">
              <w:rPr>
                <w:rStyle w:val="normaltextrun"/>
              </w:rPr>
              <w:t>The HVDCDC reports the HVIL status as 2 when the HVDCDC apllication is powered On.</w:t>
            </w:r>
          </w:p>
        </w:tc>
      </w:tr>
      <w:tr w:rsidR="00A55B53" w:rsidRPr="00123177" w14:paraId="5EF485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D6DBB3"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716DA" w14:textId="77777777" w:rsidR="00A55B53" w:rsidRPr="00123177" w:rsidRDefault="00A55B53" w:rsidP="00535342">
            <w:pPr>
              <w:pStyle w:val="TableText"/>
              <w:snapToGrid w:val="0"/>
            </w:pPr>
            <w:r w:rsidRPr="00123177">
              <w:t>No such mandatory fields is applicable.</w:t>
            </w:r>
          </w:p>
        </w:tc>
      </w:tr>
      <w:tr w:rsidR="00A55B53" w:rsidRPr="00123177" w14:paraId="0362E8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A71E30"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3E12C5" w14:textId="77777777" w:rsidR="00A55B53" w:rsidRPr="00123177" w:rsidRDefault="00A55B53" w:rsidP="00535342">
            <w:pPr>
              <w:pStyle w:val="TableText"/>
              <w:snapToGrid w:val="0"/>
            </w:pPr>
            <w:r w:rsidRPr="00123177">
              <w:t>HVDCDCStatus = 0, NHVDCDCStatusDebug =0, NHVDCDCFault = 0 (No Faults)</w:t>
            </w:r>
          </w:p>
        </w:tc>
      </w:tr>
      <w:tr w:rsidR="00A55B53" w:rsidRPr="00123177" w14:paraId="4D31E89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844DC0"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A7749F"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3258D1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B54AEB"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07CD38" w14:textId="77777777" w:rsidR="00A55B53" w:rsidRPr="00123177" w:rsidRDefault="00A55B53" w:rsidP="00535342">
            <w:pPr>
              <w:pStyle w:val="TableText"/>
              <w:snapToGrid w:val="0"/>
            </w:pPr>
            <w:r w:rsidRPr="00123177">
              <w:t xml:space="preserve">HVDCDCHVIL signal valid value range is 0 - 3 </w:t>
            </w:r>
          </w:p>
        </w:tc>
      </w:tr>
      <w:tr w:rsidR="00A55B53" w:rsidRPr="00123177" w14:paraId="66E20FB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77A9B6"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B654DA"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39952D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81446F"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2B1A36"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072107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0B2DE2"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EC3103" w14:textId="77777777" w:rsidR="00A55B53" w:rsidRPr="00123177" w:rsidRDefault="00A55B53" w:rsidP="00535342">
            <w:pPr>
              <w:pStyle w:val="TableText"/>
            </w:pPr>
            <w:r w:rsidRPr="00123177">
              <w:rPr>
                <w:szCs w:val="20"/>
              </w:rPr>
              <w:t>Data rate is not applicable.</w:t>
            </w:r>
          </w:p>
        </w:tc>
      </w:tr>
      <w:tr w:rsidR="00A55B53" w:rsidRPr="00123177" w14:paraId="42672C6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37D04E"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EEF18"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53D0B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1E7C14"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8AC1E4"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4CD0C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E5F577" w14:textId="77777777" w:rsidR="00A55B53" w:rsidRPr="00123177" w:rsidRDefault="00A55B53" w:rsidP="00535342">
            <w:pPr>
              <w:pStyle w:val="TableText"/>
              <w:snapToGrid w:val="0"/>
            </w:pPr>
            <w:r w:rsidRPr="00123177">
              <w:t xml:space="preserve">Validation Rules/ </w:t>
            </w:r>
          </w:p>
          <w:p w14:paraId="3E068DD4"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BCF51"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3288BD6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778F49"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C0D3C3" w14:textId="77777777" w:rsidR="00A55B53" w:rsidRPr="00123177" w:rsidRDefault="00A55B53" w:rsidP="00535342">
            <w:pPr>
              <w:pStyle w:val="TableText"/>
              <w:snapToGrid w:val="0"/>
            </w:pPr>
            <w:r w:rsidRPr="00123177">
              <w:rPr>
                <w:szCs w:val="20"/>
              </w:rPr>
              <w:t>Constraints is not applicable.</w:t>
            </w:r>
          </w:p>
        </w:tc>
      </w:tr>
      <w:tr w:rsidR="00A55B53" w:rsidRPr="00123177" w14:paraId="7B3A76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D7D36B"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D67B06" w14:textId="77777777" w:rsidR="00A55B53" w:rsidRPr="00123177" w:rsidRDefault="00A55B53" w:rsidP="00535342">
            <w:pPr>
              <w:pStyle w:val="TableText"/>
              <w:snapToGrid w:val="0"/>
            </w:pPr>
            <w:r w:rsidRPr="00123177">
              <w:rPr>
                <w:szCs w:val="20"/>
              </w:rPr>
              <w:t>No effects on other system</w:t>
            </w:r>
          </w:p>
        </w:tc>
      </w:tr>
      <w:tr w:rsidR="00A55B53" w:rsidRPr="00123177" w14:paraId="04E33BB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D2F85B" w14:textId="77777777" w:rsidR="00A55B53" w:rsidRPr="00123177" w:rsidRDefault="00A55B53" w:rsidP="00535342">
            <w:pPr>
              <w:pStyle w:val="TableText"/>
              <w:snapToGrid w:val="0"/>
            </w:pPr>
            <w:r w:rsidRPr="00123177">
              <w:lastRenderedPageBreak/>
              <w:t>Testability with respect to test environment</w:t>
            </w:r>
          </w:p>
          <w:p w14:paraId="148E743B" w14:textId="77777777" w:rsidR="00A55B53" w:rsidRPr="00123177" w:rsidRDefault="00A55B53" w:rsidP="00535342">
            <w:pPr>
              <w:pStyle w:val="TableText"/>
            </w:pPr>
            <w:r w:rsidRPr="00123177">
              <w:t>(Yes/No)</w:t>
            </w:r>
          </w:p>
          <w:p w14:paraId="380DC59D"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62EB22" w14:textId="77777777" w:rsidR="00A55B53" w:rsidRPr="00123177" w:rsidRDefault="00A55B53" w:rsidP="00535342">
            <w:pPr>
              <w:pStyle w:val="TableText"/>
              <w:snapToGrid w:val="0"/>
            </w:pPr>
            <w:r w:rsidRPr="00123177">
              <w:t>YES</w:t>
            </w:r>
          </w:p>
        </w:tc>
      </w:tr>
      <w:tr w:rsidR="00A55B53" w:rsidRPr="00123177" w14:paraId="4917193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759B97" w14:textId="77777777" w:rsidR="00A55B53" w:rsidRPr="00123177" w:rsidRDefault="00A55B53" w:rsidP="00535342">
            <w:pPr>
              <w:pStyle w:val="TableText"/>
              <w:snapToGrid w:val="0"/>
            </w:pPr>
            <w:r w:rsidRPr="00123177">
              <w:t>Feasible within project constraints</w:t>
            </w:r>
          </w:p>
          <w:p w14:paraId="66DEC2B9" w14:textId="77777777" w:rsidR="00A55B53" w:rsidRPr="00123177" w:rsidRDefault="00A55B53" w:rsidP="00535342">
            <w:pPr>
              <w:pStyle w:val="TableText"/>
              <w:snapToGrid w:val="0"/>
            </w:pPr>
            <w:r w:rsidRPr="00123177">
              <w:t>(Yes/No)</w:t>
            </w:r>
          </w:p>
          <w:p w14:paraId="0AE12F5E"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2DBCC" w14:textId="77777777" w:rsidR="00A55B53" w:rsidRPr="00123177" w:rsidRDefault="00A55B53" w:rsidP="00535342">
            <w:pPr>
              <w:pStyle w:val="TableText"/>
              <w:snapToGrid w:val="0"/>
            </w:pPr>
            <w:r w:rsidRPr="00123177">
              <w:t>YES</w:t>
            </w:r>
          </w:p>
        </w:tc>
      </w:tr>
      <w:tr w:rsidR="00A55B53" w:rsidRPr="00123177" w14:paraId="240F255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62F59C8" w14:textId="77777777" w:rsidR="00A55B53" w:rsidRPr="00123177" w:rsidRDefault="00A55B53" w:rsidP="00535342">
            <w:pPr>
              <w:pStyle w:val="TableText"/>
              <w:snapToGrid w:val="0"/>
            </w:pPr>
            <w:r w:rsidRPr="00123177">
              <w:t>Critical</w:t>
            </w:r>
          </w:p>
          <w:p w14:paraId="3193F85E"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ABF628" w14:textId="77777777" w:rsidR="00A55B53" w:rsidRPr="00123177" w:rsidRDefault="00A55B53" w:rsidP="00535342">
            <w:pPr>
              <w:pStyle w:val="TableText"/>
              <w:snapToGrid w:val="0"/>
            </w:pPr>
            <w:r w:rsidRPr="00123177">
              <w:t>YES</w:t>
            </w:r>
          </w:p>
        </w:tc>
      </w:tr>
      <w:tr w:rsidR="00A55B53" w:rsidRPr="00123177" w14:paraId="449565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19298A"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5B7B4A"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3266B23D" w14:textId="77777777" w:rsidR="00A55B53" w:rsidRPr="00123177" w:rsidRDefault="00A55B53" w:rsidP="00A55B53">
      <w:pPr>
        <w:pStyle w:val="BodyText"/>
        <w:rPr>
          <w:b/>
          <w:bCs/>
        </w:rPr>
      </w:pPr>
    </w:p>
    <w:p w14:paraId="28D08EFA" w14:textId="77777777" w:rsidR="00A55B53" w:rsidRPr="00123177" w:rsidRDefault="00A55B53" w:rsidP="00A55B53">
      <w:pPr>
        <w:pStyle w:val="BodyText"/>
        <w:rPr>
          <w:b/>
          <w:bCs/>
        </w:rPr>
      </w:pPr>
    </w:p>
    <w:p w14:paraId="6409C4DD" w14:textId="77777777" w:rsidR="00A55B53" w:rsidRPr="00123177" w:rsidRDefault="00A55B53" w:rsidP="00A55B53">
      <w:pPr>
        <w:pStyle w:val="Heading4"/>
      </w:pPr>
      <w:r w:rsidRPr="00123177">
        <w:rPr>
          <w:rFonts w:eastAsia="Arial"/>
          <w:color w:val="000000" w:themeColor="text1"/>
        </w:rPr>
        <w:t>Reporting status of control IO’s</w:t>
      </w:r>
      <w:r w:rsidRPr="00123177">
        <w:t>.</w:t>
      </w:r>
    </w:p>
    <w:p w14:paraId="65D24D64" w14:textId="77777777" w:rsidR="00A55B53" w:rsidRPr="00123177" w:rsidRDefault="00A55B53" w:rsidP="00A55B53">
      <w:pPr>
        <w:pStyle w:val="BodyText"/>
        <w:rPr>
          <w:b/>
          <w:bCs/>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C7C32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FEFDFE0"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06C7974" w14:textId="77777777" w:rsidR="00A55B53" w:rsidRPr="00123177" w:rsidRDefault="00A55B53" w:rsidP="00535342">
            <w:pPr>
              <w:pStyle w:val="TableColumnTitle"/>
              <w:snapToGrid w:val="0"/>
            </w:pPr>
            <w:r w:rsidRPr="00123177">
              <w:t>Description</w:t>
            </w:r>
          </w:p>
        </w:tc>
      </w:tr>
      <w:tr w:rsidR="00A55B53" w:rsidRPr="00123177" w14:paraId="45D09BF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3A0BCA8"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725917" w14:textId="77777777" w:rsidR="00A55B53" w:rsidRPr="00123177" w:rsidRDefault="00A55B53" w:rsidP="00535342">
            <w:pPr>
              <w:snapToGrid w:val="0"/>
            </w:pPr>
            <w:r w:rsidRPr="00123177">
              <w:rPr>
                <w:rFonts w:eastAsia="Arial"/>
                <w:color w:val="000000" w:themeColor="text1"/>
              </w:rPr>
              <w:t>SWRS_COMM_34</w:t>
            </w:r>
          </w:p>
        </w:tc>
      </w:tr>
      <w:tr w:rsidR="00A55B53" w:rsidRPr="00123177" w14:paraId="7E87837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EFB95E3"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B212C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SDS-HVDCDC-326</w:t>
            </w:r>
          </w:p>
        </w:tc>
      </w:tr>
      <w:tr w:rsidR="00A55B53" w:rsidRPr="00123177" w14:paraId="72CAEB4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FCB028F"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E06E3" w14:textId="77777777" w:rsidR="00A55B53" w:rsidRPr="00123177" w:rsidRDefault="00A55B53" w:rsidP="00535342">
            <w:pPr>
              <w:pStyle w:val="TableText"/>
              <w:snapToGrid w:val="0"/>
            </w:pPr>
            <w:r w:rsidRPr="00123177">
              <w:t>B-Sample/PF2.0</w:t>
            </w:r>
          </w:p>
        </w:tc>
      </w:tr>
      <w:tr w:rsidR="00A55B53" w:rsidRPr="00123177" w14:paraId="136A78F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DB0370A"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3C6269"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report the status of control io’s belows signals:</w:t>
            </w:r>
          </w:p>
          <w:p w14:paraId="53981FA6" w14:textId="77777777" w:rsidR="00A55B53" w:rsidRPr="00123177" w:rsidRDefault="00A55B53" w:rsidP="00535342">
            <w:pPr>
              <w:snapToGrid w:val="0"/>
              <w:rPr>
                <w:rFonts w:eastAsia="Arial"/>
                <w:color w:val="000000" w:themeColor="text1"/>
              </w:rPr>
            </w:pPr>
          </w:p>
          <w:p w14:paraId="0E03046A" w14:textId="77777777" w:rsidR="00A55B53" w:rsidRPr="00123177" w:rsidRDefault="00A55B53" w:rsidP="00535342">
            <w:pPr>
              <w:snapToGrid w:val="0"/>
              <w:rPr>
                <w:rFonts w:eastAsia="Arial"/>
                <w:color w:val="000000" w:themeColor="text1"/>
                <w:lang w:val="fr-FR"/>
              </w:rPr>
            </w:pPr>
            <w:r w:rsidRPr="00123177">
              <w:rPr>
                <w:rFonts w:eastAsia="Arial"/>
                <w:color w:val="000000" w:themeColor="text1"/>
                <w:lang w:val="fr-FR"/>
              </w:rPr>
              <w:t>Discharge_ENc</w:t>
            </w:r>
          </w:p>
          <w:p w14:paraId="24CD1992" w14:textId="77777777" w:rsidR="00A55B53" w:rsidRPr="00123177" w:rsidRDefault="00A55B53" w:rsidP="00535342">
            <w:pPr>
              <w:snapToGrid w:val="0"/>
              <w:rPr>
                <w:rFonts w:eastAsia="Arial"/>
                <w:color w:val="000000" w:themeColor="text1"/>
                <w:lang w:val="fr-FR"/>
              </w:rPr>
            </w:pPr>
            <w:r w:rsidRPr="00123177">
              <w:rPr>
                <w:rFonts w:eastAsia="Arial"/>
                <w:color w:val="000000" w:themeColor="text1"/>
                <w:lang w:val="fr-FR"/>
              </w:rPr>
              <w:t>Precharge_Enc</w:t>
            </w:r>
          </w:p>
          <w:p w14:paraId="6B5ABF51" w14:textId="77777777" w:rsidR="00A55B53" w:rsidRPr="00123177" w:rsidRDefault="00A55B53" w:rsidP="00535342">
            <w:pPr>
              <w:snapToGrid w:val="0"/>
              <w:rPr>
                <w:rFonts w:eastAsia="Arial"/>
                <w:color w:val="000000" w:themeColor="text1"/>
                <w:lang w:val="fr-FR"/>
              </w:rPr>
            </w:pPr>
            <w:r w:rsidRPr="00123177">
              <w:rPr>
                <w:rFonts w:eastAsia="Arial"/>
                <w:color w:val="000000" w:themeColor="text1"/>
                <w:lang w:val="fr-FR"/>
              </w:rPr>
              <w:t>SSS_Enc</w:t>
            </w:r>
          </w:p>
        </w:tc>
      </w:tr>
      <w:tr w:rsidR="00A55B53" w:rsidRPr="00123177" w14:paraId="092809B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B077C5"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EFB60D"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122E0E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0A3242"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36FA54"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769797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F507F9"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3F83C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69AEEBC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 200ms right after the 800V voltage stabilise at 480V</w:t>
            </w:r>
          </w:p>
        </w:tc>
      </w:tr>
      <w:tr w:rsidR="00A55B53" w:rsidRPr="00123177" w14:paraId="548DA0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A8100F"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CCEEA" w14:textId="77777777" w:rsidR="00A55B53" w:rsidRPr="00123177" w:rsidRDefault="00A55B53" w:rsidP="00535342">
            <w:pPr>
              <w:pStyle w:val="TableText"/>
              <w:snapToGrid w:val="0"/>
            </w:pPr>
            <w:r w:rsidRPr="00123177">
              <w:rPr>
                <w:rStyle w:val="ui-provider"/>
              </w:rPr>
              <w:t>Application shall provide CAN messages status as below,</w:t>
            </w:r>
          </w:p>
          <w:p w14:paraId="611ABB13" w14:textId="77777777" w:rsidR="00A55B53" w:rsidRPr="00123177" w:rsidRDefault="00A55B53" w:rsidP="00535342">
            <w:pPr>
              <w:pStyle w:val="TableText"/>
              <w:snapToGrid w:val="0"/>
            </w:pPr>
            <w:r w:rsidRPr="00123177">
              <w:t>1) Below CAN messages are observed on the CAN interface when the application is in the "PrechargeLS_ClosePrechargeCtt" substate of the "precharge 400V" state:</w:t>
            </w:r>
          </w:p>
          <w:p w14:paraId="5987C076" w14:textId="77777777" w:rsidR="00A55B53" w:rsidRPr="00123177" w:rsidRDefault="00A55B53" w:rsidP="00535342">
            <w:pPr>
              <w:pStyle w:val="TableText"/>
              <w:snapToGrid w:val="0"/>
            </w:pPr>
            <w:r w:rsidRPr="00123177">
              <w:t>Over the DCAN interface,</w:t>
            </w:r>
          </w:p>
          <w:p w14:paraId="47EF52AC" w14:textId="77777777" w:rsidR="00A55B53" w:rsidRPr="00123177" w:rsidRDefault="00A55B53" w:rsidP="00535342">
            <w:pPr>
              <w:pStyle w:val="TableText"/>
              <w:snapToGrid w:val="0"/>
            </w:pPr>
            <w:r w:rsidRPr="00123177">
              <w:t>NHVDCDCStatusDebug @ HVDCDC_Debug is set to 0x3 ("PrechargeLS_ClosePrechargeCtt")</w:t>
            </w:r>
          </w:p>
          <w:p w14:paraId="4343683A" w14:textId="77777777" w:rsidR="00A55B53" w:rsidRPr="00123177" w:rsidRDefault="00A55B53" w:rsidP="00535342">
            <w:pPr>
              <w:pStyle w:val="TableText"/>
              <w:snapToGrid w:val="0"/>
            </w:pPr>
            <w:r w:rsidRPr="00123177">
              <w:t>HVDCDC_SSS_ENc @ HVDCDCPin_sts is set to 0 ("OFF")</w:t>
            </w:r>
          </w:p>
          <w:p w14:paraId="0C024773" w14:textId="77777777" w:rsidR="00A55B53" w:rsidRPr="00123177" w:rsidRDefault="00A55B53" w:rsidP="00535342">
            <w:pPr>
              <w:pStyle w:val="TableText"/>
              <w:snapToGrid w:val="0"/>
            </w:pPr>
          </w:p>
          <w:p w14:paraId="4E7BBA1A" w14:textId="77777777" w:rsidR="00A55B53" w:rsidRPr="00123177" w:rsidRDefault="00A55B53" w:rsidP="00535342">
            <w:pPr>
              <w:pStyle w:val="TableText"/>
              <w:snapToGrid w:val="0"/>
            </w:pPr>
            <w:r w:rsidRPr="00123177">
              <w:t>Below CAN messages are observed on the CAN interface when the application is in the "PrechargeLS_CloseSolidStateSw" substate of the "precharge 400V" state:</w:t>
            </w:r>
          </w:p>
          <w:p w14:paraId="7B9F618A" w14:textId="77777777" w:rsidR="00A55B53" w:rsidRPr="00123177" w:rsidRDefault="00A55B53" w:rsidP="00535342">
            <w:pPr>
              <w:pStyle w:val="TableText"/>
              <w:snapToGrid w:val="0"/>
            </w:pPr>
            <w:r w:rsidRPr="00123177">
              <w:t>Over the DCAN interface,</w:t>
            </w:r>
          </w:p>
          <w:p w14:paraId="2C6DF321" w14:textId="77777777" w:rsidR="00A55B53" w:rsidRPr="00123177" w:rsidRDefault="00A55B53" w:rsidP="00535342">
            <w:pPr>
              <w:pStyle w:val="TableText"/>
              <w:snapToGrid w:val="0"/>
            </w:pPr>
            <w:r w:rsidRPr="00123177">
              <w:t>NHVDCDCStatusDebug @ HVDCDC_Debug is set to 0x4 ("PrechargeLS_CloseSolidStateSw")</w:t>
            </w:r>
          </w:p>
          <w:p w14:paraId="1115068B" w14:textId="77777777" w:rsidR="00A55B53" w:rsidRPr="00123177" w:rsidRDefault="00A55B53" w:rsidP="00535342">
            <w:pPr>
              <w:pStyle w:val="TableText"/>
              <w:snapToGrid w:val="0"/>
            </w:pPr>
            <w:r w:rsidRPr="00123177">
              <w:t>HVDCDC_SSS_ENc @ HVDCDCPin_sts is set to 1 ("ON")</w:t>
            </w:r>
          </w:p>
          <w:p w14:paraId="6EA8B5E5" w14:textId="77777777" w:rsidR="00A55B53" w:rsidRPr="00123177" w:rsidRDefault="00A55B53" w:rsidP="00535342">
            <w:pPr>
              <w:pStyle w:val="TableText"/>
              <w:snapToGrid w:val="0"/>
            </w:pPr>
            <w:r w:rsidRPr="00123177">
              <w:t>3) Below CAN messages are observed on the CAN interface when the application is in the "Shutdown_OpenEFuse" substate of the "Discharge 400V" state:</w:t>
            </w:r>
          </w:p>
          <w:p w14:paraId="59570342" w14:textId="77777777" w:rsidR="00A55B53" w:rsidRPr="00123177" w:rsidRDefault="00A55B53" w:rsidP="00535342">
            <w:pPr>
              <w:pStyle w:val="TableText"/>
              <w:snapToGrid w:val="0"/>
            </w:pPr>
            <w:r w:rsidRPr="00123177">
              <w:t>Over the DCAN interface,</w:t>
            </w:r>
          </w:p>
          <w:p w14:paraId="7A24D88F" w14:textId="77777777" w:rsidR="00A55B53" w:rsidRPr="00123177" w:rsidRDefault="00A55B53" w:rsidP="00535342">
            <w:pPr>
              <w:pStyle w:val="TableText"/>
              <w:snapToGrid w:val="0"/>
            </w:pPr>
            <w:r w:rsidRPr="00123177">
              <w:t>NHVDCDCStatusDebug @ HVDCDC_Debug is equal to 0xA ("Shutdown_OpenEFuse")</w:t>
            </w:r>
          </w:p>
          <w:p w14:paraId="7294E121" w14:textId="77777777" w:rsidR="00A55B53" w:rsidRPr="00123177" w:rsidRDefault="00A55B53" w:rsidP="00535342">
            <w:pPr>
              <w:pStyle w:val="TableText"/>
              <w:snapToGrid w:val="0"/>
            </w:pPr>
            <w:r w:rsidRPr="00123177">
              <w:t>HVDCDC_SSS_ENc @ HVDCDCPin_sts is set to 0 ("OFF")</w:t>
            </w:r>
          </w:p>
        </w:tc>
      </w:tr>
      <w:tr w:rsidR="00A55B53" w:rsidRPr="00123177" w14:paraId="470BF1B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5355E5"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1314A7" w14:textId="77777777" w:rsidR="00A55B53" w:rsidRPr="00123177" w:rsidRDefault="00A55B53" w:rsidP="00535342">
            <w:pPr>
              <w:pStyle w:val="TableText"/>
              <w:snapToGrid w:val="0"/>
              <w:rPr>
                <w:rStyle w:val="normaltextrun"/>
              </w:rPr>
            </w:pPr>
            <w:r w:rsidRPr="00123177">
              <w:rPr>
                <w:rStyle w:val="normaltextrun"/>
              </w:rPr>
              <w:t>The HVDCDC broadcasts the precharge contactor status using HVDCDC_Precharge_ENc onto the debug CAN.</w:t>
            </w:r>
          </w:p>
        </w:tc>
      </w:tr>
      <w:tr w:rsidR="00A55B53" w:rsidRPr="00123177" w14:paraId="28F918A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447895"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D2BF13" w14:textId="77777777" w:rsidR="00A55B53" w:rsidRPr="00123177" w:rsidRDefault="00A55B53" w:rsidP="00535342">
            <w:pPr>
              <w:pStyle w:val="TableText"/>
              <w:snapToGrid w:val="0"/>
            </w:pPr>
            <w:r w:rsidRPr="00123177">
              <w:t>No such mandatory fields is applicable.</w:t>
            </w:r>
          </w:p>
        </w:tc>
      </w:tr>
      <w:tr w:rsidR="00A55B53" w:rsidRPr="00123177" w14:paraId="1041503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3406A6"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F006CB" w14:textId="77777777" w:rsidR="00A55B53" w:rsidRPr="00123177" w:rsidRDefault="00A55B53" w:rsidP="00535342">
            <w:pPr>
              <w:pStyle w:val="TableText"/>
              <w:snapToGrid w:val="0"/>
            </w:pPr>
            <w:r w:rsidRPr="00123177">
              <w:t>NHVDCDCStatus = 0, NHVDCDCStatusDebug = 0, NHVDCDCFault = 0.</w:t>
            </w:r>
          </w:p>
        </w:tc>
      </w:tr>
      <w:tr w:rsidR="00A55B53" w:rsidRPr="00123177" w14:paraId="01AFCDD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AF5035"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A4CF41"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6CCFF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77EFFE"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3EC309" w14:textId="77777777" w:rsidR="00A55B53" w:rsidRPr="00123177" w:rsidRDefault="00A55B53" w:rsidP="00535342">
            <w:pPr>
              <w:pStyle w:val="TableText"/>
              <w:snapToGrid w:val="0"/>
            </w:pPr>
            <w:r w:rsidRPr="00123177">
              <w:t>NA</w:t>
            </w:r>
          </w:p>
        </w:tc>
      </w:tr>
      <w:tr w:rsidR="00A55B53" w:rsidRPr="00123177" w14:paraId="5FEA02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85974D"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0A519F"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26AA702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7940BE"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B5988E"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658810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9C7515" w14:textId="77777777" w:rsidR="00A55B53" w:rsidRPr="00123177" w:rsidRDefault="00A55B53" w:rsidP="00535342">
            <w:pPr>
              <w:pStyle w:val="TableText"/>
              <w:snapToGrid w:val="0"/>
            </w:pPr>
            <w:r w:rsidRPr="00123177">
              <w:lastRenderedPageBreak/>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449153" w14:textId="77777777" w:rsidR="00A55B53" w:rsidRPr="00123177" w:rsidRDefault="00A55B53" w:rsidP="00535342">
            <w:pPr>
              <w:pStyle w:val="TableText"/>
            </w:pPr>
            <w:r w:rsidRPr="00123177">
              <w:rPr>
                <w:szCs w:val="20"/>
              </w:rPr>
              <w:t>Data rate is not applicable.</w:t>
            </w:r>
          </w:p>
        </w:tc>
      </w:tr>
      <w:tr w:rsidR="00A55B53" w:rsidRPr="00123177" w14:paraId="5A4EC2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E1147E"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DBFB90"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3FABA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8FD20D"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79F6B8"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3D0F85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E2C867" w14:textId="77777777" w:rsidR="00A55B53" w:rsidRPr="00123177" w:rsidRDefault="00A55B53" w:rsidP="00535342">
            <w:pPr>
              <w:pStyle w:val="TableText"/>
              <w:snapToGrid w:val="0"/>
            </w:pPr>
            <w:r w:rsidRPr="00123177">
              <w:t xml:space="preserve">Validation Rules/ </w:t>
            </w:r>
          </w:p>
          <w:p w14:paraId="1B2F063D"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0F1E6F"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5BF95EC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713ABE"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742C5" w14:textId="77777777" w:rsidR="00A55B53" w:rsidRPr="00123177" w:rsidRDefault="00A55B53" w:rsidP="00535342">
            <w:pPr>
              <w:pStyle w:val="TableText"/>
              <w:snapToGrid w:val="0"/>
            </w:pPr>
            <w:r w:rsidRPr="00123177">
              <w:rPr>
                <w:szCs w:val="20"/>
              </w:rPr>
              <w:t>Constraints is not applicable.</w:t>
            </w:r>
          </w:p>
        </w:tc>
      </w:tr>
      <w:tr w:rsidR="00A55B53" w:rsidRPr="00123177" w14:paraId="5C5A33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B6B338"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062F87" w14:textId="77777777" w:rsidR="00A55B53" w:rsidRPr="00123177" w:rsidRDefault="00A55B53" w:rsidP="00535342">
            <w:pPr>
              <w:pStyle w:val="TableText"/>
              <w:snapToGrid w:val="0"/>
            </w:pPr>
            <w:r w:rsidRPr="00123177">
              <w:rPr>
                <w:szCs w:val="20"/>
              </w:rPr>
              <w:t>No effects on other system</w:t>
            </w:r>
          </w:p>
        </w:tc>
      </w:tr>
      <w:tr w:rsidR="00A55B53" w:rsidRPr="00123177" w14:paraId="7BA40D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680761" w14:textId="77777777" w:rsidR="00A55B53" w:rsidRPr="00123177" w:rsidRDefault="00A55B53" w:rsidP="00535342">
            <w:pPr>
              <w:pStyle w:val="TableText"/>
              <w:snapToGrid w:val="0"/>
            </w:pPr>
            <w:r w:rsidRPr="00123177">
              <w:t>Testability with respect to test environment</w:t>
            </w:r>
          </w:p>
          <w:p w14:paraId="30EFC2EB" w14:textId="77777777" w:rsidR="00A55B53" w:rsidRPr="00123177" w:rsidRDefault="00A55B53" w:rsidP="00535342">
            <w:pPr>
              <w:pStyle w:val="TableText"/>
            </w:pPr>
            <w:r w:rsidRPr="00123177">
              <w:t>(Yes/No)</w:t>
            </w:r>
          </w:p>
          <w:p w14:paraId="7915916D"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78FD8E" w14:textId="77777777" w:rsidR="00A55B53" w:rsidRPr="00123177" w:rsidRDefault="00A55B53" w:rsidP="00535342">
            <w:pPr>
              <w:pStyle w:val="TableText"/>
              <w:snapToGrid w:val="0"/>
            </w:pPr>
            <w:r w:rsidRPr="00123177">
              <w:t>YES</w:t>
            </w:r>
          </w:p>
        </w:tc>
      </w:tr>
      <w:tr w:rsidR="00A55B53" w:rsidRPr="00123177" w14:paraId="4E25965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9E045A" w14:textId="77777777" w:rsidR="00A55B53" w:rsidRPr="00123177" w:rsidRDefault="00A55B53" w:rsidP="00535342">
            <w:pPr>
              <w:pStyle w:val="TableText"/>
              <w:snapToGrid w:val="0"/>
            </w:pPr>
            <w:r w:rsidRPr="00123177">
              <w:t>Feasible within project constraints</w:t>
            </w:r>
          </w:p>
          <w:p w14:paraId="4C19ED4D" w14:textId="77777777" w:rsidR="00A55B53" w:rsidRPr="00123177" w:rsidRDefault="00A55B53" w:rsidP="00535342">
            <w:pPr>
              <w:pStyle w:val="TableText"/>
              <w:snapToGrid w:val="0"/>
            </w:pPr>
            <w:r w:rsidRPr="00123177">
              <w:t>(Yes/No)</w:t>
            </w:r>
          </w:p>
          <w:p w14:paraId="19B17F70"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72A4B5" w14:textId="77777777" w:rsidR="00A55B53" w:rsidRPr="00123177" w:rsidRDefault="00A55B53" w:rsidP="00535342">
            <w:pPr>
              <w:pStyle w:val="TableText"/>
              <w:snapToGrid w:val="0"/>
            </w:pPr>
            <w:r w:rsidRPr="00123177">
              <w:t>YES</w:t>
            </w:r>
          </w:p>
        </w:tc>
      </w:tr>
      <w:tr w:rsidR="00A55B53" w:rsidRPr="00123177" w14:paraId="4F777E0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0622C3" w14:textId="77777777" w:rsidR="00A55B53" w:rsidRPr="00123177" w:rsidRDefault="00A55B53" w:rsidP="00535342">
            <w:pPr>
              <w:pStyle w:val="TableText"/>
              <w:snapToGrid w:val="0"/>
            </w:pPr>
            <w:r w:rsidRPr="00123177">
              <w:t>Critical</w:t>
            </w:r>
          </w:p>
          <w:p w14:paraId="6D70566C"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B0674C" w14:textId="77777777" w:rsidR="00A55B53" w:rsidRPr="00123177" w:rsidRDefault="00A55B53" w:rsidP="00535342">
            <w:pPr>
              <w:pStyle w:val="TableText"/>
              <w:snapToGrid w:val="0"/>
            </w:pPr>
            <w:r w:rsidRPr="00123177">
              <w:t>YES</w:t>
            </w:r>
          </w:p>
        </w:tc>
      </w:tr>
      <w:tr w:rsidR="00A55B53" w:rsidRPr="00123177" w14:paraId="4F2D0B1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2B1EA6"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43980E"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E0EEEBD" w14:textId="77777777" w:rsidR="00A55B53" w:rsidRPr="00123177" w:rsidRDefault="00A55B53" w:rsidP="00A55B53">
      <w:pPr>
        <w:pStyle w:val="BodyText"/>
        <w:rPr>
          <w:b/>
          <w:bCs/>
        </w:rPr>
      </w:pPr>
    </w:p>
    <w:p w14:paraId="6DE96E6C" w14:textId="77777777" w:rsidR="00A55B53" w:rsidRPr="00123177" w:rsidRDefault="00A55B53" w:rsidP="00A55B53">
      <w:pPr>
        <w:pStyle w:val="BodyText"/>
        <w:rPr>
          <w:b/>
          <w:bCs/>
        </w:rPr>
      </w:pPr>
    </w:p>
    <w:p w14:paraId="2F3E140E" w14:textId="77777777" w:rsidR="00A55B53" w:rsidRPr="00123177" w:rsidRDefault="00A55B53" w:rsidP="00A55B53">
      <w:pPr>
        <w:pStyle w:val="Heading4"/>
        <w:rPr>
          <w:rFonts w:eastAsia="Arial"/>
        </w:rPr>
      </w:pPr>
      <w:r w:rsidRPr="00123177">
        <w:rPr>
          <w:rFonts w:eastAsia="Arial"/>
        </w:rPr>
        <w:t xml:space="preserve">Application </w:t>
      </w:r>
      <w:r w:rsidRPr="00123177">
        <w:t>State</w:t>
      </w:r>
      <w:r w:rsidRPr="00123177">
        <w:rPr>
          <w:rFonts w:eastAsia="Arial"/>
        </w:rPr>
        <w:t>: Sleep Requirement</w:t>
      </w:r>
    </w:p>
    <w:tbl>
      <w:tblPr>
        <w:tblW w:w="9427" w:type="dxa"/>
        <w:tblInd w:w="103" w:type="dxa"/>
        <w:tblLook w:val="06A0" w:firstRow="1" w:lastRow="0" w:firstColumn="1" w:lastColumn="0" w:noHBand="1" w:noVBand="1"/>
      </w:tblPr>
      <w:tblGrid>
        <w:gridCol w:w="1783"/>
        <w:gridCol w:w="7644"/>
      </w:tblGrid>
      <w:tr w:rsidR="00A55B53" w:rsidRPr="00123177" w14:paraId="5C1131C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B94296F" w14:textId="77777777" w:rsidR="00A55B53" w:rsidRPr="00123177" w:rsidRDefault="00A55B53" w:rsidP="00535342">
            <w:r w:rsidRPr="00123177">
              <w:rPr>
                <w:rFonts w:eastAsia="Arial"/>
                <w:b/>
                <w:bCs/>
                <w:color w:val="000000" w:themeColor="text1"/>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E068B0B" w14:textId="77777777" w:rsidR="00A55B53" w:rsidRPr="00123177" w:rsidRDefault="00A55B53" w:rsidP="00535342">
            <w:r w:rsidRPr="00123177">
              <w:rPr>
                <w:rFonts w:eastAsia="Arial"/>
                <w:b/>
                <w:bCs/>
                <w:color w:val="000000" w:themeColor="text1"/>
                <w:szCs w:val="20"/>
              </w:rPr>
              <w:t>Description</w:t>
            </w:r>
          </w:p>
        </w:tc>
      </w:tr>
      <w:tr w:rsidR="00A55B53" w:rsidRPr="00123177" w14:paraId="2CF6D98E"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1AAFD18D" w14:textId="77777777" w:rsidR="00A55B53" w:rsidRPr="00123177" w:rsidRDefault="00A55B53" w:rsidP="00535342">
            <w:r w:rsidRPr="00123177">
              <w:rPr>
                <w:rFonts w:eastAsia="Arial"/>
                <w:color w:val="000000" w:themeColor="text1"/>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06C66B" w14:textId="77777777" w:rsidR="00A55B53" w:rsidRPr="00123177" w:rsidRDefault="00A55B53" w:rsidP="00535342">
            <w:r w:rsidRPr="00123177">
              <w:rPr>
                <w:rFonts w:eastAsia="Arial"/>
                <w:color w:val="000000" w:themeColor="text1"/>
                <w:szCs w:val="20"/>
              </w:rPr>
              <w:t>SWRS_APP_STATE_01</w:t>
            </w:r>
          </w:p>
        </w:tc>
      </w:tr>
      <w:tr w:rsidR="00A55B53" w:rsidRPr="00123177" w14:paraId="1D3C7715"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1504D888" w14:textId="77777777" w:rsidR="00A55B53" w:rsidRPr="00123177" w:rsidRDefault="00A55B53" w:rsidP="00535342">
            <w:pPr>
              <w:rPr>
                <w:rFonts w:eastAsia="Arial"/>
                <w:color w:val="000000" w:themeColor="text1"/>
              </w:rPr>
            </w:pPr>
            <w:r w:rsidRPr="00123177">
              <w:rPr>
                <w:rFonts w:eastAsia="Arial"/>
                <w:color w:val="000000" w:themeColor="text1"/>
              </w:rPr>
              <w:lastRenderedPageBreak/>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F398DE" w14:textId="77777777" w:rsidR="00A55B53" w:rsidRPr="00123177" w:rsidRDefault="00A55B53" w:rsidP="00535342">
            <w:pPr>
              <w:rPr>
                <w:rFonts w:eastAsia="Arial"/>
                <w:color w:val="000000" w:themeColor="text1"/>
              </w:rPr>
            </w:pPr>
            <w:r w:rsidRPr="00123177">
              <w:rPr>
                <w:rFonts w:eastAsia="Arial"/>
                <w:color w:val="000000" w:themeColor="text1"/>
              </w:rPr>
              <w:t>SDS-HVDCDC-117</w:t>
            </w:r>
          </w:p>
        </w:tc>
      </w:tr>
      <w:tr w:rsidR="00A55B53" w:rsidRPr="00123177" w14:paraId="282CB007"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33B132FA" w14:textId="77777777" w:rsidR="00A55B53" w:rsidRPr="00123177" w:rsidRDefault="00A55B53" w:rsidP="00535342">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FD6C33" w14:textId="77777777" w:rsidR="00A55B53" w:rsidRPr="00123177" w:rsidRDefault="00A55B53" w:rsidP="00535342">
            <w:pPr>
              <w:pStyle w:val="TableText"/>
              <w:snapToGrid w:val="0"/>
            </w:pPr>
            <w:r w:rsidRPr="00123177">
              <w:t>A-Sample/PF1.0 (</w:t>
            </w:r>
            <w:commentRangeStart w:id="84"/>
            <w:r w:rsidRPr="00123177">
              <w:t>These requirements are only useful for EOL testing)</w:t>
            </w:r>
            <w:commentRangeEnd w:id="84"/>
            <w:r w:rsidRPr="00123177">
              <w:rPr>
                <w:rStyle w:val="CommentReference"/>
                <w:sz w:val="24"/>
                <w:szCs w:val="24"/>
              </w:rPr>
              <w:commentReference w:id="84"/>
            </w:r>
          </w:p>
        </w:tc>
      </w:tr>
      <w:tr w:rsidR="00A55B53" w:rsidRPr="00123177" w14:paraId="4CFD1374"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569CBAB"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B731C4" w14:textId="77777777" w:rsidR="00A55B53" w:rsidRPr="00123177" w:rsidRDefault="00A55B53" w:rsidP="00535342">
            <w:pPr>
              <w:rPr>
                <w:rFonts w:eastAsia="Arial"/>
                <w:color w:val="000000" w:themeColor="text1"/>
              </w:rPr>
            </w:pPr>
            <w:r w:rsidRPr="00123177">
              <w:rPr>
                <w:rFonts w:eastAsia="Arial"/>
                <w:color w:val="000000" w:themeColor="text1"/>
              </w:rPr>
              <w:t>The function Sleep/Wake shall put the HVDCDC into a sleep state, where it saves energy. It shall also provide a mechanism for waking the HVDCDC back up. Moreover, CAN network management is part of this function.</w:t>
            </w:r>
          </w:p>
        </w:tc>
      </w:tr>
      <w:tr w:rsidR="00A55B53" w:rsidRPr="00123177" w14:paraId="5144061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3E02E85" w14:textId="77777777" w:rsidR="00A55B53" w:rsidRPr="00123177" w:rsidRDefault="00A55B53" w:rsidP="00535342">
            <w:r w:rsidRPr="00123177">
              <w:rPr>
                <w:rFonts w:eastAsia="Arial"/>
                <w:color w:val="000000" w:themeColor="text1"/>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6574F0" w14:textId="77777777" w:rsidR="00A55B53" w:rsidRPr="00123177" w:rsidRDefault="00A55B53" w:rsidP="00535342">
            <w:r w:rsidRPr="00123177">
              <w:rPr>
                <w:szCs w:val="20"/>
              </w:rPr>
              <w:t>No Such derived requirement is applicable.</w:t>
            </w:r>
          </w:p>
        </w:tc>
      </w:tr>
      <w:tr w:rsidR="00A55B53" w:rsidRPr="00123177" w14:paraId="3CAAEAF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9AB41BB" w14:textId="77777777" w:rsidR="00A55B53" w:rsidRPr="00123177" w:rsidRDefault="00A55B53" w:rsidP="00535342">
            <w:r w:rsidRPr="00123177">
              <w:rPr>
                <w:rFonts w:eastAsia="Arial"/>
                <w:color w:val="000000" w:themeColor="text1"/>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056970"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51A9C92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404FA8C"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0C8727" w14:textId="77777777" w:rsidR="00A55B53" w:rsidRPr="00123177" w:rsidRDefault="00A55B53" w:rsidP="00535342">
            <w:pPr>
              <w:pStyle w:val="ListParagraph"/>
              <w:numPr>
                <w:ilvl w:val="3"/>
                <w:numId w:val="34"/>
              </w:numPr>
              <w:rPr>
                <w:rFonts w:eastAsia="Arial"/>
                <w:color w:val="000000" w:themeColor="text1"/>
              </w:rPr>
            </w:pPr>
            <w:r w:rsidRPr="00123177">
              <w:rPr>
                <w:rFonts w:eastAsia="Arial"/>
                <w:color w:val="000000" w:themeColor="text1"/>
              </w:rPr>
              <w:t>KL15 line shall be removed/OFF.</w:t>
            </w:r>
          </w:p>
        </w:tc>
      </w:tr>
      <w:tr w:rsidR="00A55B53" w:rsidRPr="00123177" w14:paraId="19FE94F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9967272"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B16FBC" w14:textId="77777777" w:rsidR="00A55B53" w:rsidRPr="00123177" w:rsidRDefault="00A55B53" w:rsidP="00535342">
            <w:pPr>
              <w:rPr>
                <w:rFonts w:eastAsia="Arial"/>
                <w:color w:val="000000" w:themeColor="text1"/>
              </w:rPr>
            </w:pPr>
            <w:r w:rsidRPr="00123177">
              <w:rPr>
                <w:rFonts w:eastAsia="Arial"/>
                <w:color w:val="000000" w:themeColor="text1"/>
              </w:rPr>
              <w:t>1. HVDCDC shall go into sleep state.</w:t>
            </w:r>
          </w:p>
          <w:p w14:paraId="01183D91" w14:textId="77777777" w:rsidR="00A55B53" w:rsidRPr="00123177" w:rsidRDefault="00A55B53" w:rsidP="00535342">
            <w:pPr>
              <w:rPr>
                <w:rFonts w:eastAsia="Arial"/>
                <w:color w:val="000000" w:themeColor="text1"/>
              </w:rPr>
            </w:pPr>
            <w:r w:rsidRPr="00123177">
              <w:rPr>
                <w:rFonts w:eastAsia="Arial"/>
                <w:color w:val="000000" w:themeColor="text1"/>
              </w:rPr>
              <w:t>2. All the peripherals shall achieve the state which is configured for sleep mode</w:t>
            </w:r>
          </w:p>
        </w:tc>
      </w:tr>
      <w:tr w:rsidR="00A55B53" w:rsidRPr="00123177" w14:paraId="4431B84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6A62897" w14:textId="77777777" w:rsidR="00A55B53" w:rsidRPr="00123177" w:rsidRDefault="00A55B53" w:rsidP="00535342">
            <w:r w:rsidRPr="00123177">
              <w:rPr>
                <w:rFonts w:eastAsia="Arial"/>
                <w:color w:val="000000" w:themeColor="text1"/>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70122B" w14:textId="77777777" w:rsidR="00A55B53" w:rsidRPr="00123177" w:rsidRDefault="00A55B53" w:rsidP="00535342">
            <w:pPr>
              <w:pStyle w:val="ListParagraph"/>
              <w:numPr>
                <w:ilvl w:val="0"/>
                <w:numId w:val="5"/>
              </w:numPr>
              <w:spacing w:line="259" w:lineRule="auto"/>
              <w:rPr>
                <w:color w:val="000000" w:themeColor="text1"/>
              </w:rPr>
            </w:pPr>
            <w:r w:rsidRPr="00123177">
              <w:rPr>
                <w:color w:val="000000" w:themeColor="text1"/>
              </w:rPr>
              <w:t>Detect KL15 line signal interrupt.</w:t>
            </w:r>
          </w:p>
          <w:p w14:paraId="4975CD98" w14:textId="77777777" w:rsidR="00A55B53" w:rsidRPr="00123177" w:rsidRDefault="00A55B53" w:rsidP="00535342">
            <w:pPr>
              <w:pStyle w:val="ListParagraph"/>
              <w:numPr>
                <w:ilvl w:val="0"/>
                <w:numId w:val="5"/>
              </w:numPr>
              <w:spacing w:line="259" w:lineRule="auto"/>
              <w:rPr>
                <w:color w:val="000000" w:themeColor="text1"/>
              </w:rPr>
            </w:pPr>
            <w:r w:rsidRPr="00123177">
              <w:rPr>
                <w:color w:val="000000" w:themeColor="text1"/>
              </w:rPr>
              <w:t xml:space="preserve">Verify the signal whether it is sleep signal. </w:t>
            </w:r>
          </w:p>
          <w:p w14:paraId="475D0F1E" w14:textId="77777777" w:rsidR="00A55B53" w:rsidRPr="00123177" w:rsidRDefault="00A55B53" w:rsidP="00535342">
            <w:pPr>
              <w:pStyle w:val="ListParagraph"/>
              <w:numPr>
                <w:ilvl w:val="0"/>
                <w:numId w:val="5"/>
              </w:numPr>
              <w:spacing w:line="259" w:lineRule="auto"/>
              <w:rPr>
                <w:color w:val="000000" w:themeColor="text1"/>
              </w:rPr>
            </w:pPr>
            <w:r w:rsidRPr="00123177">
              <w:rPr>
                <w:color w:val="000000" w:themeColor="text1"/>
              </w:rPr>
              <w:t>Run the shutdown sequence.</w:t>
            </w:r>
          </w:p>
          <w:p w14:paraId="5819D600" w14:textId="77777777" w:rsidR="00A55B53" w:rsidRPr="00123177" w:rsidRDefault="00A55B53" w:rsidP="00535342">
            <w:pPr>
              <w:pStyle w:val="ListParagraph"/>
              <w:numPr>
                <w:ilvl w:val="0"/>
                <w:numId w:val="5"/>
              </w:numPr>
              <w:spacing w:line="259" w:lineRule="auto"/>
              <w:rPr>
                <w:color w:val="000000" w:themeColor="text1"/>
              </w:rPr>
            </w:pPr>
            <w:r w:rsidRPr="00123177">
              <w:rPr>
                <w:color w:val="000000" w:themeColor="text1"/>
              </w:rPr>
              <w:t xml:space="preserve">Put </w:t>
            </w:r>
            <w:commentRangeStart w:id="85"/>
            <w:commentRangeStart w:id="86"/>
            <w:r w:rsidRPr="00123177">
              <w:rPr>
                <w:color w:val="000000" w:themeColor="text1"/>
              </w:rPr>
              <w:t xml:space="preserve">PMIC </w:t>
            </w:r>
            <w:commentRangeEnd w:id="85"/>
            <w:r w:rsidRPr="00123177">
              <w:rPr>
                <w:rStyle w:val="CommentReference"/>
                <w:color w:val="000000" w:themeColor="text1"/>
                <w:sz w:val="24"/>
                <w:szCs w:val="24"/>
              </w:rPr>
              <w:commentReference w:id="85"/>
            </w:r>
            <w:commentRangeEnd w:id="86"/>
            <w:r w:rsidRPr="00123177">
              <w:rPr>
                <w:rStyle w:val="CommentReference"/>
                <w:color w:val="000000" w:themeColor="text1"/>
                <w:sz w:val="24"/>
                <w:szCs w:val="24"/>
              </w:rPr>
              <w:commentReference w:id="86"/>
            </w:r>
            <w:r w:rsidRPr="00123177">
              <w:rPr>
                <w:color w:val="000000" w:themeColor="text1"/>
              </w:rPr>
              <w:t>IC into the standby mode.</w:t>
            </w:r>
          </w:p>
          <w:p w14:paraId="7233B19D" w14:textId="77777777" w:rsidR="00A55B53" w:rsidRPr="00123177" w:rsidRDefault="00A55B53" w:rsidP="00535342">
            <w:pPr>
              <w:pStyle w:val="ListParagraph"/>
              <w:numPr>
                <w:ilvl w:val="0"/>
                <w:numId w:val="5"/>
              </w:numPr>
              <w:spacing w:line="259" w:lineRule="auto"/>
              <w:rPr>
                <w:color w:val="000000" w:themeColor="text1"/>
              </w:rPr>
            </w:pPr>
            <w:r w:rsidRPr="00123177">
              <w:rPr>
                <w:color w:val="000000" w:themeColor="text1"/>
              </w:rPr>
              <w:t>The TriCore in shutdown state and only SCR core will be active.</w:t>
            </w:r>
          </w:p>
        </w:tc>
      </w:tr>
      <w:tr w:rsidR="00A55B53" w:rsidRPr="00123177" w14:paraId="719900F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277CA38" w14:textId="77777777" w:rsidR="00A55B53" w:rsidRPr="00123177" w:rsidRDefault="00A55B53" w:rsidP="00535342">
            <w:r w:rsidRPr="00123177">
              <w:rPr>
                <w:rFonts w:eastAsia="Arial"/>
                <w:color w:val="000000" w:themeColor="text1"/>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95B04C" w14:textId="77777777" w:rsidR="00A55B53" w:rsidRPr="00123177" w:rsidRDefault="00A55B53" w:rsidP="00535342">
            <w:r w:rsidRPr="00123177">
              <w:t>No such mandatory fields is applicable.</w:t>
            </w:r>
          </w:p>
        </w:tc>
      </w:tr>
      <w:tr w:rsidR="00A55B53" w:rsidRPr="00123177" w14:paraId="6351EC9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5C5F346" w14:textId="77777777" w:rsidR="00A55B53" w:rsidRPr="00123177" w:rsidRDefault="00A55B53" w:rsidP="00535342">
            <w:r w:rsidRPr="00123177">
              <w:rPr>
                <w:rFonts w:eastAsia="Arial"/>
                <w:color w:val="000000" w:themeColor="text1"/>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12701C" w14:textId="77777777" w:rsidR="00A55B53" w:rsidRPr="00123177" w:rsidRDefault="00A55B53" w:rsidP="00535342">
            <w:r w:rsidRPr="00123177">
              <w:t>1. Configure an HVDCDC to detect the KL15 OFF state.</w:t>
            </w:r>
          </w:p>
          <w:p w14:paraId="6C63DE67" w14:textId="77777777" w:rsidR="00A55B53" w:rsidRPr="00123177" w:rsidRDefault="00A55B53" w:rsidP="00535342">
            <w:r w:rsidRPr="00123177">
              <w:t>2. Configure an interrupt that can wakeup HVDCDC from Sleep mode.</w:t>
            </w:r>
          </w:p>
          <w:p w14:paraId="4E57F567" w14:textId="77777777" w:rsidR="00A55B53" w:rsidRPr="00123177" w:rsidRDefault="00A55B53" w:rsidP="00535342">
            <w:r w:rsidRPr="00123177">
              <w:t>3. Configure/DE initialize the peripherals before going into sleep mode.</w:t>
            </w:r>
          </w:p>
          <w:p w14:paraId="1F6E3E1F" w14:textId="77777777" w:rsidR="00A55B53" w:rsidRPr="00123177" w:rsidRDefault="00A55B53" w:rsidP="00535342">
            <w:r w:rsidRPr="00123177">
              <w:t>4. The HVDCDC should be in Standby/Run state</w:t>
            </w:r>
          </w:p>
        </w:tc>
      </w:tr>
      <w:tr w:rsidR="00A55B53" w:rsidRPr="00123177" w14:paraId="10B732C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8EE9268" w14:textId="77777777" w:rsidR="00A55B53" w:rsidRPr="00123177" w:rsidRDefault="00A55B53" w:rsidP="00535342">
            <w:r w:rsidRPr="00123177">
              <w:rPr>
                <w:rFonts w:eastAsia="Arial"/>
                <w:color w:val="000000" w:themeColor="text1"/>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737E0A" w14:textId="77777777" w:rsidR="00A55B53" w:rsidRPr="00123177" w:rsidRDefault="00A55B53" w:rsidP="00535342">
            <w:r w:rsidRPr="00123177">
              <w:rPr>
                <w:szCs w:val="20"/>
              </w:rPr>
              <w:t>Default values shall be applicable with respect to Pre-Loaded Values</w:t>
            </w:r>
          </w:p>
        </w:tc>
      </w:tr>
      <w:tr w:rsidR="00A55B53" w:rsidRPr="00123177" w14:paraId="29FB354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F24D543" w14:textId="77777777" w:rsidR="00A55B53" w:rsidRPr="00123177" w:rsidRDefault="00A55B53" w:rsidP="00535342">
            <w:r w:rsidRPr="00123177">
              <w:rPr>
                <w:rFonts w:eastAsia="Arial"/>
                <w:color w:val="000000" w:themeColor="text1"/>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164FAC" w14:textId="77777777" w:rsidR="00A55B53" w:rsidRPr="00123177" w:rsidRDefault="00A55B53" w:rsidP="00535342">
            <w:r w:rsidRPr="00123177">
              <w:rPr>
                <w:szCs w:val="20"/>
              </w:rPr>
              <w:t>Valid range value is not required.</w:t>
            </w:r>
          </w:p>
        </w:tc>
      </w:tr>
      <w:tr w:rsidR="00A55B53" w:rsidRPr="00123177" w14:paraId="680E12E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537BCB0" w14:textId="77777777" w:rsidR="00A55B53" w:rsidRPr="00123177" w:rsidRDefault="00A55B53" w:rsidP="00535342">
            <w:r w:rsidRPr="00123177">
              <w:rPr>
                <w:rFonts w:eastAsia="Arial"/>
                <w:color w:val="000000" w:themeColor="text1"/>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4E61E2" w14:textId="77777777" w:rsidR="00A55B53" w:rsidRPr="00123177" w:rsidRDefault="00A55B53" w:rsidP="00535342">
            <w:r w:rsidRPr="00123177">
              <w:rPr>
                <w:szCs w:val="20"/>
              </w:rPr>
              <w:t>Data latency period is not applicable</w:t>
            </w:r>
          </w:p>
        </w:tc>
      </w:tr>
      <w:tr w:rsidR="00A55B53" w:rsidRPr="00123177" w14:paraId="1BAF9D7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EF85F7D" w14:textId="77777777" w:rsidR="00A55B53" w:rsidRPr="00123177" w:rsidRDefault="00A55B53" w:rsidP="00535342">
            <w:r w:rsidRPr="00123177">
              <w:rPr>
                <w:rFonts w:eastAsia="Arial"/>
                <w:color w:val="000000" w:themeColor="text1"/>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743F5D" w14:textId="77777777" w:rsidR="00A55B53" w:rsidRPr="00123177" w:rsidRDefault="00A55B53" w:rsidP="00535342">
            <w:r w:rsidRPr="00123177">
              <w:rPr>
                <w:szCs w:val="20"/>
              </w:rPr>
              <w:t>Data Retention period is not applicable.</w:t>
            </w:r>
          </w:p>
        </w:tc>
      </w:tr>
      <w:tr w:rsidR="00A55B53" w:rsidRPr="00123177" w14:paraId="4D2151C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B39A1EC" w14:textId="77777777" w:rsidR="00A55B53" w:rsidRPr="00123177" w:rsidRDefault="00A55B53" w:rsidP="00535342">
            <w:r w:rsidRPr="00123177">
              <w:rPr>
                <w:rFonts w:eastAsia="Arial"/>
                <w:color w:val="000000" w:themeColor="text1"/>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05A896" w14:textId="77777777" w:rsidR="00A55B53" w:rsidRPr="00123177" w:rsidRDefault="00A55B53" w:rsidP="00535342">
            <w:r w:rsidRPr="00123177">
              <w:rPr>
                <w:szCs w:val="20"/>
              </w:rPr>
              <w:t>Data rate is not applicable.</w:t>
            </w:r>
          </w:p>
        </w:tc>
      </w:tr>
      <w:tr w:rsidR="00A55B53" w:rsidRPr="00123177" w14:paraId="2CFD44A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24AACCA" w14:textId="77777777" w:rsidR="00A55B53" w:rsidRPr="00123177" w:rsidRDefault="00A55B53" w:rsidP="00535342">
            <w:r w:rsidRPr="00123177">
              <w:rPr>
                <w:rFonts w:eastAsia="Arial"/>
                <w:color w:val="000000" w:themeColor="text1"/>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D37A07" w14:textId="77777777" w:rsidR="00A55B53" w:rsidRPr="00123177" w:rsidRDefault="00A55B53" w:rsidP="00535342">
            <w:pPr>
              <w:spacing w:line="259" w:lineRule="auto"/>
            </w:pPr>
            <w:r w:rsidRPr="00123177">
              <w:t>Need to connect KL15 signal.</w:t>
            </w:r>
          </w:p>
        </w:tc>
      </w:tr>
      <w:tr w:rsidR="00A55B53" w:rsidRPr="00123177" w14:paraId="38D546C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B404411" w14:textId="77777777" w:rsidR="00A55B53" w:rsidRPr="00123177" w:rsidRDefault="00A55B53" w:rsidP="00535342">
            <w:r w:rsidRPr="00123177">
              <w:rPr>
                <w:rFonts w:eastAsia="Arial"/>
                <w:color w:val="000000" w:themeColor="text1"/>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8001E3" w14:textId="77777777" w:rsidR="00A55B53" w:rsidRPr="00123177" w:rsidRDefault="00A55B53" w:rsidP="00535342">
            <w:r w:rsidRPr="00123177">
              <w:rPr>
                <w:szCs w:val="20"/>
              </w:rPr>
              <w:t>Temporal event is not applicable.</w:t>
            </w:r>
          </w:p>
        </w:tc>
      </w:tr>
      <w:tr w:rsidR="00A55B53" w:rsidRPr="00123177" w14:paraId="7FC20A7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908BD38" w14:textId="77777777" w:rsidR="00A55B53" w:rsidRPr="00123177" w:rsidRDefault="00A55B53" w:rsidP="00535342">
            <w:r w:rsidRPr="00123177">
              <w:rPr>
                <w:rFonts w:eastAsia="Arial"/>
                <w:color w:val="000000" w:themeColor="text1"/>
                <w:szCs w:val="20"/>
              </w:rPr>
              <w:t xml:space="preserve">Validation Rules/ </w:t>
            </w:r>
          </w:p>
          <w:p w14:paraId="0F4FFC64"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92432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that the current consumption is reduced and lowest rate.</w:t>
            </w:r>
          </w:p>
          <w:p w14:paraId="2826D2D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that system shall entered sleep state.</w:t>
            </w:r>
          </w:p>
          <w:p w14:paraId="747320E6" w14:textId="77777777" w:rsidR="00A55B53" w:rsidRPr="00123177" w:rsidRDefault="00A55B53" w:rsidP="00535342">
            <w:pPr>
              <w:pStyle w:val="TableText"/>
              <w:snapToGrid w:val="0"/>
            </w:pPr>
            <w:r w:rsidRPr="00123177">
              <w:t>Verify that all the peripherals shall be reached to the configured state/disable state</w:t>
            </w:r>
          </w:p>
        </w:tc>
      </w:tr>
      <w:tr w:rsidR="00A55B53" w:rsidRPr="00123177" w14:paraId="3939822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2197630" w14:textId="77777777" w:rsidR="00A55B53" w:rsidRPr="00123177" w:rsidRDefault="00A55B53" w:rsidP="00535342">
            <w:r w:rsidRPr="00123177">
              <w:rPr>
                <w:rFonts w:eastAsia="Arial"/>
                <w:color w:val="000000" w:themeColor="text1"/>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D7F75D" w14:textId="77777777" w:rsidR="00A55B53" w:rsidRPr="00123177" w:rsidRDefault="00A55B53" w:rsidP="00535342">
            <w:r w:rsidRPr="00123177">
              <w:rPr>
                <w:szCs w:val="20"/>
              </w:rPr>
              <w:t>Constraints is not applicable.</w:t>
            </w:r>
          </w:p>
        </w:tc>
      </w:tr>
      <w:tr w:rsidR="00A55B53" w:rsidRPr="00123177" w14:paraId="46F37C0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E42E410" w14:textId="77777777" w:rsidR="00A55B53" w:rsidRPr="00123177" w:rsidRDefault="00A55B53" w:rsidP="00535342">
            <w:r w:rsidRPr="00123177">
              <w:rPr>
                <w:rFonts w:eastAsia="Arial"/>
                <w:color w:val="000000" w:themeColor="text1"/>
                <w:szCs w:val="20"/>
              </w:rPr>
              <w:lastRenderedPageBreak/>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34281C" w14:textId="77777777" w:rsidR="00A55B53" w:rsidRPr="00123177" w:rsidRDefault="00A55B53" w:rsidP="00535342">
            <w:r w:rsidRPr="00123177">
              <w:rPr>
                <w:szCs w:val="20"/>
              </w:rPr>
              <w:t>No effects on other system</w:t>
            </w:r>
          </w:p>
        </w:tc>
      </w:tr>
      <w:tr w:rsidR="00A55B53" w:rsidRPr="00123177" w14:paraId="717DBB1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5EA3226" w14:textId="77777777" w:rsidR="00A55B53" w:rsidRPr="00123177" w:rsidRDefault="00A55B53" w:rsidP="00535342">
            <w:r w:rsidRPr="00123177">
              <w:rPr>
                <w:rFonts w:eastAsia="Arial"/>
                <w:color w:val="000000" w:themeColor="text1"/>
                <w:szCs w:val="20"/>
              </w:rPr>
              <w:t>Testability with respect to test environment</w:t>
            </w:r>
          </w:p>
          <w:p w14:paraId="04929D39" w14:textId="77777777" w:rsidR="00A55B53" w:rsidRPr="00123177" w:rsidRDefault="00A55B53" w:rsidP="00535342">
            <w:r w:rsidRPr="00123177">
              <w:rPr>
                <w:rFonts w:eastAsia="Arial"/>
                <w:color w:val="000000" w:themeColor="text1"/>
                <w:szCs w:val="20"/>
              </w:rPr>
              <w:t>(Yes/No)</w:t>
            </w:r>
          </w:p>
          <w:p w14:paraId="07A636C7"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902412" w14:textId="77777777" w:rsidR="00A55B53" w:rsidRPr="00123177" w:rsidRDefault="00A55B53" w:rsidP="00535342">
            <w:pPr>
              <w:pStyle w:val="TableText"/>
              <w:snapToGrid w:val="0"/>
            </w:pPr>
            <w:r w:rsidRPr="00123177">
              <w:t>YES</w:t>
            </w:r>
          </w:p>
          <w:p w14:paraId="4AC48DB8" w14:textId="77777777" w:rsidR="00A55B53" w:rsidRPr="00123177" w:rsidRDefault="00A55B53" w:rsidP="00535342"/>
        </w:tc>
      </w:tr>
      <w:tr w:rsidR="00A55B53" w:rsidRPr="00123177" w14:paraId="5262CC9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F801741" w14:textId="77777777" w:rsidR="00A55B53" w:rsidRPr="00123177" w:rsidRDefault="00A55B53" w:rsidP="00535342">
            <w:r w:rsidRPr="00123177">
              <w:rPr>
                <w:rFonts w:eastAsia="Arial"/>
                <w:color w:val="000000" w:themeColor="text1"/>
                <w:szCs w:val="20"/>
              </w:rPr>
              <w:t>Feasible within project constraints</w:t>
            </w:r>
          </w:p>
          <w:p w14:paraId="70092301" w14:textId="77777777" w:rsidR="00A55B53" w:rsidRPr="00123177" w:rsidRDefault="00A55B53" w:rsidP="00535342">
            <w:r w:rsidRPr="00123177">
              <w:rPr>
                <w:rFonts w:eastAsia="Arial"/>
                <w:color w:val="000000" w:themeColor="text1"/>
                <w:szCs w:val="20"/>
              </w:rPr>
              <w:t>(Yes/No)</w:t>
            </w:r>
          </w:p>
          <w:p w14:paraId="2990CA16"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A5770C" w14:textId="77777777" w:rsidR="00A55B53" w:rsidRPr="00123177" w:rsidRDefault="00A55B53" w:rsidP="00535342">
            <w:pPr>
              <w:pStyle w:val="TableText"/>
              <w:snapToGrid w:val="0"/>
            </w:pPr>
            <w:r w:rsidRPr="00123177">
              <w:t>YES</w:t>
            </w:r>
          </w:p>
          <w:p w14:paraId="10D4E506" w14:textId="77777777" w:rsidR="00A55B53" w:rsidRPr="00123177" w:rsidRDefault="00A55B53" w:rsidP="00535342"/>
        </w:tc>
      </w:tr>
      <w:tr w:rsidR="00A55B53" w:rsidRPr="00123177" w14:paraId="37DB397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3501D57" w14:textId="77777777" w:rsidR="00A55B53" w:rsidRPr="00123177" w:rsidRDefault="00A55B53" w:rsidP="00535342">
            <w:r w:rsidRPr="00123177">
              <w:rPr>
                <w:rFonts w:eastAsia="Arial"/>
                <w:color w:val="000000" w:themeColor="text1"/>
                <w:szCs w:val="20"/>
              </w:rPr>
              <w:t>Critical</w:t>
            </w:r>
          </w:p>
          <w:p w14:paraId="238273F0" w14:textId="77777777" w:rsidR="00A55B53" w:rsidRPr="00123177" w:rsidRDefault="00A55B53" w:rsidP="00535342">
            <w:r w:rsidRPr="00123177">
              <w:rPr>
                <w:rFonts w:eastAsia="Arial"/>
                <w:color w:val="000000" w:themeColor="text1"/>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A69627" w14:textId="77777777" w:rsidR="00A55B53" w:rsidRPr="00123177" w:rsidRDefault="00A55B53" w:rsidP="00535342">
            <w:r w:rsidRPr="00123177">
              <w:t>YES</w:t>
            </w:r>
          </w:p>
        </w:tc>
      </w:tr>
      <w:tr w:rsidR="00A55B53" w:rsidRPr="00123177" w14:paraId="742C354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037BE1A" w14:textId="77777777" w:rsidR="00A55B53" w:rsidRPr="00123177" w:rsidRDefault="00A55B53" w:rsidP="00535342">
            <w:pPr>
              <w:rPr>
                <w:rFonts w:eastAsia="Arial"/>
                <w:color w:val="000000" w:themeColor="text1"/>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84D6AB" w14:textId="77777777" w:rsidR="00A55B53" w:rsidRPr="00123177" w:rsidRDefault="00A55B53" w:rsidP="00535342">
            <w:r w:rsidRPr="00123177">
              <w:t>Acceptance Criteria for this requirement should be as per SECTION-6 ACCEPTANCE CRITERIA</w:t>
            </w:r>
          </w:p>
        </w:tc>
      </w:tr>
    </w:tbl>
    <w:p w14:paraId="5F042EB1" w14:textId="77777777" w:rsidR="00A55B53" w:rsidRPr="00123177" w:rsidRDefault="00A55B53" w:rsidP="00A55B53">
      <w:pPr>
        <w:pStyle w:val="BodyText"/>
        <w:rPr>
          <w:rFonts w:eastAsia="Arial"/>
        </w:rPr>
      </w:pPr>
    </w:p>
    <w:p w14:paraId="3E80371C" w14:textId="77777777" w:rsidR="00A55B53" w:rsidRPr="00123177" w:rsidRDefault="00A55B53" w:rsidP="00A55B53">
      <w:pPr>
        <w:pStyle w:val="Heading4"/>
        <w:rPr>
          <w:rFonts w:eastAsia="Arial"/>
        </w:rPr>
      </w:pPr>
      <w:r w:rsidRPr="00123177">
        <w:rPr>
          <w:rFonts w:eastAsia="Arial"/>
        </w:rPr>
        <w:t xml:space="preserve">Application </w:t>
      </w:r>
      <w:r w:rsidRPr="00123177">
        <w:t>State</w:t>
      </w:r>
      <w:r w:rsidRPr="00123177">
        <w:rPr>
          <w:rFonts w:eastAsia="Arial"/>
        </w:rPr>
        <w:t>: Wakeup Requirement</w:t>
      </w:r>
    </w:p>
    <w:p w14:paraId="57CEFBD8" w14:textId="77777777" w:rsidR="00A55B53" w:rsidRPr="00123177" w:rsidRDefault="00A55B53" w:rsidP="00A55B53">
      <w:pPr>
        <w:pStyle w:val="BodyText"/>
        <w:rPr>
          <w:rFonts w:eastAsia="Arial"/>
        </w:rPr>
      </w:pPr>
    </w:p>
    <w:tbl>
      <w:tblPr>
        <w:tblW w:w="9427" w:type="dxa"/>
        <w:tblInd w:w="103" w:type="dxa"/>
        <w:tblLook w:val="06A0" w:firstRow="1" w:lastRow="0" w:firstColumn="1" w:lastColumn="0" w:noHBand="1" w:noVBand="1"/>
      </w:tblPr>
      <w:tblGrid>
        <w:gridCol w:w="1783"/>
        <w:gridCol w:w="7644"/>
      </w:tblGrid>
      <w:tr w:rsidR="00A55B53" w:rsidRPr="00123177" w14:paraId="4AC1087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AA08308" w14:textId="77777777" w:rsidR="00A55B53" w:rsidRPr="00123177" w:rsidRDefault="00A55B53" w:rsidP="00535342">
            <w:r w:rsidRPr="00123177">
              <w:rPr>
                <w:rFonts w:eastAsia="Arial"/>
                <w:b/>
                <w:bCs/>
                <w:color w:val="000000" w:themeColor="text1"/>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ACFA385" w14:textId="77777777" w:rsidR="00A55B53" w:rsidRPr="00123177" w:rsidRDefault="00A55B53" w:rsidP="00535342">
            <w:r w:rsidRPr="00123177">
              <w:rPr>
                <w:rFonts w:eastAsia="Arial"/>
                <w:b/>
                <w:bCs/>
                <w:color w:val="000000" w:themeColor="text1"/>
                <w:szCs w:val="20"/>
              </w:rPr>
              <w:t>Description</w:t>
            </w:r>
          </w:p>
        </w:tc>
      </w:tr>
      <w:tr w:rsidR="00A55B53" w:rsidRPr="00123177" w14:paraId="5A385086"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A6DE32A" w14:textId="77777777" w:rsidR="00A55B53" w:rsidRPr="00123177" w:rsidRDefault="00A55B53" w:rsidP="00535342">
            <w:r w:rsidRPr="00123177">
              <w:rPr>
                <w:rFonts w:eastAsia="Arial"/>
                <w:color w:val="000000" w:themeColor="text1"/>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B0B5BA" w14:textId="77777777" w:rsidR="00A55B53" w:rsidRPr="00123177" w:rsidRDefault="00A55B53" w:rsidP="00535342">
            <w:r w:rsidRPr="00123177">
              <w:rPr>
                <w:rFonts w:eastAsia="Arial"/>
                <w:color w:val="000000" w:themeColor="text1"/>
                <w:szCs w:val="20"/>
              </w:rPr>
              <w:t>SWRS APP_STATE_02</w:t>
            </w:r>
          </w:p>
        </w:tc>
      </w:tr>
      <w:tr w:rsidR="00A55B53" w:rsidRPr="00123177" w14:paraId="55D1864E"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3D76081C"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21F56F" w14:textId="77777777" w:rsidR="00A55B53" w:rsidRPr="00123177" w:rsidRDefault="00A55B53" w:rsidP="00535342">
            <w:pPr>
              <w:rPr>
                <w:rFonts w:eastAsia="Arial"/>
                <w:color w:val="000000" w:themeColor="text1"/>
              </w:rPr>
            </w:pPr>
            <w:r w:rsidRPr="00123177">
              <w:rPr>
                <w:rFonts w:eastAsia="Arial"/>
                <w:color w:val="000000" w:themeColor="text1"/>
              </w:rPr>
              <w:t xml:space="preserve">SDS-HVDCDC-116, SDS-HVDCDC-123, SDS-HVDCDC-124 </w:t>
            </w:r>
            <w:commentRangeStart w:id="87"/>
            <w:r w:rsidRPr="00123177">
              <w:t>These requirements are only useful for EOL testing)</w:t>
            </w:r>
            <w:commentRangeEnd w:id="87"/>
            <w:r w:rsidRPr="00123177">
              <w:rPr>
                <w:rStyle w:val="CommentReference"/>
                <w:rFonts w:eastAsia="Arial"/>
                <w:color w:val="000000" w:themeColor="text1"/>
                <w:sz w:val="24"/>
                <w:szCs w:val="24"/>
              </w:rPr>
              <w:commentReference w:id="87"/>
            </w:r>
          </w:p>
        </w:tc>
      </w:tr>
      <w:tr w:rsidR="00A55B53" w:rsidRPr="00123177" w14:paraId="4F50200C"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621A363A" w14:textId="77777777" w:rsidR="00A55B53" w:rsidRPr="00123177" w:rsidRDefault="00A55B53" w:rsidP="00535342">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F2B62" w14:textId="77777777" w:rsidR="00A55B53" w:rsidRPr="00123177" w:rsidRDefault="00A55B53" w:rsidP="00535342">
            <w:pPr>
              <w:pStyle w:val="TableText"/>
              <w:snapToGrid w:val="0"/>
            </w:pPr>
            <w:r w:rsidRPr="00123177">
              <w:t>A-Sample/PF1.0</w:t>
            </w:r>
          </w:p>
        </w:tc>
      </w:tr>
      <w:tr w:rsidR="00A55B53" w:rsidRPr="00123177" w14:paraId="32163719"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4FEA5735"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2066D7" w14:textId="77777777" w:rsidR="00A55B53" w:rsidRPr="00123177" w:rsidRDefault="00A55B53" w:rsidP="00535342">
            <w:pPr>
              <w:rPr>
                <w:rFonts w:eastAsia="Arial"/>
                <w:color w:val="000000" w:themeColor="text1"/>
              </w:rPr>
            </w:pPr>
            <w:r w:rsidRPr="00123177">
              <w:rPr>
                <w:rFonts w:eastAsia="Arial"/>
                <w:color w:val="000000" w:themeColor="text1"/>
              </w:rPr>
              <w:t>Application shall be able to monitor the KL15 line to wake up the system</w:t>
            </w:r>
          </w:p>
        </w:tc>
      </w:tr>
      <w:tr w:rsidR="00A55B53" w:rsidRPr="00123177" w14:paraId="4123B9F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94C90A0" w14:textId="77777777" w:rsidR="00A55B53" w:rsidRPr="00123177" w:rsidRDefault="00A55B53" w:rsidP="00535342">
            <w:r w:rsidRPr="00123177">
              <w:rPr>
                <w:rFonts w:eastAsia="Arial"/>
                <w:color w:val="000000" w:themeColor="text1"/>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551C19" w14:textId="77777777" w:rsidR="00A55B53" w:rsidRPr="00123177" w:rsidRDefault="00A55B53" w:rsidP="00535342">
            <w:r w:rsidRPr="00123177">
              <w:t>No Such derived requirement is applicable.</w:t>
            </w:r>
          </w:p>
        </w:tc>
      </w:tr>
      <w:tr w:rsidR="00A55B53" w:rsidRPr="00123177" w14:paraId="0AB6B69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2A2B64A" w14:textId="77777777" w:rsidR="00A55B53" w:rsidRPr="00123177" w:rsidRDefault="00A55B53" w:rsidP="00535342">
            <w:r w:rsidRPr="00123177">
              <w:rPr>
                <w:rFonts w:eastAsia="Arial"/>
                <w:color w:val="000000" w:themeColor="text1"/>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380223"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45176CB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E883380"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2C6B25" w14:textId="77777777" w:rsidR="00A55B53" w:rsidRPr="00123177" w:rsidRDefault="00A55B53" w:rsidP="00535342">
            <w:pPr>
              <w:rPr>
                <w:rFonts w:eastAsia="Arial"/>
                <w:color w:val="000000" w:themeColor="text1"/>
              </w:rPr>
            </w:pPr>
            <w:r w:rsidRPr="00123177">
              <w:rPr>
                <w:rFonts w:eastAsia="Arial"/>
                <w:color w:val="000000" w:themeColor="text1"/>
              </w:rPr>
              <w:t>KL15 line must be up/ON</w:t>
            </w:r>
          </w:p>
        </w:tc>
      </w:tr>
      <w:tr w:rsidR="00A55B53" w:rsidRPr="00123177" w14:paraId="4D1250B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EB389FE"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C1AE5D" w14:textId="77777777" w:rsidR="00A55B53" w:rsidRPr="00123177" w:rsidRDefault="00A55B53" w:rsidP="00535342">
            <w:pPr>
              <w:rPr>
                <w:rFonts w:eastAsia="Arial"/>
                <w:color w:val="000000" w:themeColor="text1"/>
              </w:rPr>
            </w:pPr>
            <w:r w:rsidRPr="00123177">
              <w:rPr>
                <w:rFonts w:eastAsia="Arial"/>
                <w:color w:val="000000" w:themeColor="text1"/>
              </w:rPr>
              <w:t>1. HVDCDC should go to stand-by state after wakes up.</w:t>
            </w:r>
          </w:p>
          <w:p w14:paraId="794AFE7F" w14:textId="77777777" w:rsidR="00A55B53" w:rsidRPr="00123177" w:rsidRDefault="00A55B53" w:rsidP="00535342">
            <w:pPr>
              <w:rPr>
                <w:rFonts w:eastAsia="Arial"/>
                <w:color w:val="000000" w:themeColor="text1"/>
              </w:rPr>
            </w:pPr>
            <w:r w:rsidRPr="00123177">
              <w:rPr>
                <w:rFonts w:eastAsia="Arial"/>
                <w:color w:val="000000" w:themeColor="text1"/>
              </w:rPr>
              <w:t>2. All the required peripherals shall be initialized after wakeup state is detected</w:t>
            </w:r>
          </w:p>
        </w:tc>
      </w:tr>
      <w:tr w:rsidR="00A55B53" w:rsidRPr="00123177" w14:paraId="4474A69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2B02D37" w14:textId="77777777" w:rsidR="00A55B53" w:rsidRPr="00123177" w:rsidRDefault="00A55B53" w:rsidP="00535342">
            <w:r w:rsidRPr="00123177">
              <w:rPr>
                <w:rFonts w:eastAsia="Arial"/>
                <w:color w:val="000000" w:themeColor="text1"/>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C3668E" w14:textId="77777777" w:rsidR="00A55B53" w:rsidRPr="00123177" w:rsidRDefault="00A55B53" w:rsidP="00535342">
            <w:pPr>
              <w:pStyle w:val="ListParagraph"/>
              <w:numPr>
                <w:ilvl w:val="0"/>
                <w:numId w:val="15"/>
              </w:numPr>
              <w:spacing w:line="259" w:lineRule="auto"/>
              <w:rPr>
                <w:color w:val="000000" w:themeColor="text1"/>
              </w:rPr>
            </w:pPr>
            <w:r w:rsidRPr="00123177">
              <w:rPr>
                <w:color w:val="000000" w:themeColor="text1"/>
              </w:rPr>
              <w:t>Detect KL15 line signal interrupt.</w:t>
            </w:r>
          </w:p>
          <w:p w14:paraId="22422BAE" w14:textId="77777777" w:rsidR="00A55B53" w:rsidRPr="00123177" w:rsidRDefault="00A55B53" w:rsidP="00535342">
            <w:pPr>
              <w:pStyle w:val="ListParagraph"/>
              <w:numPr>
                <w:ilvl w:val="0"/>
                <w:numId w:val="15"/>
              </w:numPr>
              <w:spacing w:line="259" w:lineRule="auto"/>
              <w:rPr>
                <w:color w:val="000000" w:themeColor="text1"/>
              </w:rPr>
            </w:pPr>
            <w:r w:rsidRPr="00123177">
              <w:rPr>
                <w:color w:val="000000" w:themeColor="text1"/>
              </w:rPr>
              <w:t>Verify the signal whether it is wake up signal.</w:t>
            </w:r>
          </w:p>
          <w:p w14:paraId="5F9280BC" w14:textId="77777777" w:rsidR="00A55B53" w:rsidRPr="00123177" w:rsidRDefault="00A55B53" w:rsidP="00535342">
            <w:pPr>
              <w:pStyle w:val="ListParagraph"/>
              <w:numPr>
                <w:ilvl w:val="0"/>
                <w:numId w:val="15"/>
              </w:numPr>
              <w:spacing w:line="259" w:lineRule="auto"/>
              <w:rPr>
                <w:color w:val="000000" w:themeColor="text1"/>
              </w:rPr>
            </w:pPr>
            <w:commentRangeStart w:id="88"/>
            <w:commentRangeStart w:id="89"/>
            <w:r w:rsidRPr="00123177">
              <w:rPr>
                <w:color w:val="000000" w:themeColor="text1"/>
              </w:rPr>
              <w:lastRenderedPageBreak/>
              <w:t xml:space="preserve">SCR </w:t>
            </w:r>
            <w:commentRangeEnd w:id="88"/>
            <w:r w:rsidRPr="00123177">
              <w:rPr>
                <w:rStyle w:val="CommentReference"/>
                <w:color w:val="000000" w:themeColor="text1"/>
                <w:sz w:val="24"/>
                <w:szCs w:val="24"/>
              </w:rPr>
              <w:commentReference w:id="88"/>
            </w:r>
            <w:commentRangeEnd w:id="89"/>
            <w:r w:rsidRPr="00123177">
              <w:rPr>
                <w:rStyle w:val="CommentReference"/>
                <w:color w:val="000000" w:themeColor="text1"/>
                <w:sz w:val="24"/>
                <w:szCs w:val="24"/>
              </w:rPr>
              <w:commentReference w:id="89"/>
            </w:r>
            <w:r w:rsidRPr="00123177">
              <w:rPr>
                <w:color w:val="000000" w:themeColor="text1"/>
              </w:rPr>
              <w:t xml:space="preserve">core shall wake up the TriCore. </w:t>
            </w:r>
          </w:p>
          <w:p w14:paraId="126193ED" w14:textId="77777777" w:rsidR="00A55B53" w:rsidRPr="00123177" w:rsidRDefault="00A55B53" w:rsidP="00535342">
            <w:pPr>
              <w:pStyle w:val="ListParagraph"/>
              <w:numPr>
                <w:ilvl w:val="0"/>
                <w:numId w:val="15"/>
              </w:numPr>
              <w:spacing w:line="259" w:lineRule="auto"/>
              <w:rPr>
                <w:color w:val="000000" w:themeColor="text1"/>
              </w:rPr>
            </w:pPr>
            <w:r w:rsidRPr="00123177">
              <w:rPr>
                <w:color w:val="000000" w:themeColor="text1"/>
              </w:rPr>
              <w:t>TriCore shall be powered on and shall move to standby state.</w:t>
            </w:r>
          </w:p>
        </w:tc>
      </w:tr>
      <w:tr w:rsidR="00A55B53" w:rsidRPr="00123177" w14:paraId="4065B22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A27D13C" w14:textId="77777777" w:rsidR="00A55B53" w:rsidRPr="00123177" w:rsidRDefault="00A55B53" w:rsidP="00535342">
            <w:r w:rsidRPr="00123177">
              <w:rPr>
                <w:rFonts w:eastAsia="Arial"/>
                <w:color w:val="000000" w:themeColor="text1"/>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92D797" w14:textId="77777777" w:rsidR="00A55B53" w:rsidRPr="00123177" w:rsidRDefault="00A55B53" w:rsidP="00535342">
            <w:r w:rsidRPr="00123177">
              <w:t>No such mandatory fields is applicable.</w:t>
            </w:r>
          </w:p>
        </w:tc>
      </w:tr>
      <w:tr w:rsidR="00A55B53" w:rsidRPr="00123177" w14:paraId="180CDB3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870EE45" w14:textId="77777777" w:rsidR="00A55B53" w:rsidRPr="00123177" w:rsidRDefault="00A55B53" w:rsidP="00535342">
            <w:r w:rsidRPr="00123177">
              <w:rPr>
                <w:rFonts w:eastAsia="Arial"/>
                <w:color w:val="000000" w:themeColor="text1"/>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718DF4" w14:textId="77777777" w:rsidR="00A55B53" w:rsidRPr="00123177" w:rsidRDefault="00A55B53" w:rsidP="00535342">
            <w:r w:rsidRPr="00123177">
              <w:t>1. No battery is connected to KL30(+12 V).</w:t>
            </w:r>
          </w:p>
          <w:p w14:paraId="025FAF06" w14:textId="77777777" w:rsidR="00A55B53" w:rsidRPr="00123177" w:rsidRDefault="00A55B53" w:rsidP="00535342">
            <w:r w:rsidRPr="00123177">
              <w:t>2. Configure an HVDCDC to detect the KL15 ON state.</w:t>
            </w:r>
          </w:p>
          <w:p w14:paraId="2BCA2371" w14:textId="77777777" w:rsidR="00A55B53" w:rsidRPr="00123177" w:rsidRDefault="00A55B53" w:rsidP="00535342">
            <w:r w:rsidRPr="00123177">
              <w:t>3. Configure an interrupt that can wakeup HVDCDC from Sleep mode.</w:t>
            </w:r>
          </w:p>
          <w:p w14:paraId="04BE6A9E" w14:textId="77777777" w:rsidR="00A55B53" w:rsidRPr="00123177" w:rsidRDefault="00A55B53" w:rsidP="00535342">
            <w:r w:rsidRPr="00123177">
              <w:t>4. The HVDCDC should be in Sleep state</w:t>
            </w:r>
          </w:p>
        </w:tc>
      </w:tr>
      <w:tr w:rsidR="00A55B53" w:rsidRPr="00123177" w14:paraId="0DE4B54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0434A3D" w14:textId="77777777" w:rsidR="00A55B53" w:rsidRPr="00123177" w:rsidRDefault="00A55B53" w:rsidP="00535342">
            <w:r w:rsidRPr="00123177">
              <w:rPr>
                <w:rFonts w:eastAsia="Arial"/>
                <w:color w:val="000000" w:themeColor="text1"/>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83DDE6" w14:textId="77777777" w:rsidR="00A55B53" w:rsidRPr="00123177" w:rsidRDefault="00A55B53" w:rsidP="00535342">
            <w:r w:rsidRPr="00123177">
              <w:rPr>
                <w:szCs w:val="20"/>
              </w:rPr>
              <w:t xml:space="preserve">Default values shall be applicable with respect to </w:t>
            </w:r>
            <w:r w:rsidRPr="00123177">
              <w:rPr>
                <w:rFonts w:eastAsia="Arial"/>
                <w:color w:val="000000" w:themeColor="text1"/>
                <w:szCs w:val="20"/>
              </w:rPr>
              <w:t>Pre-Loaded Values</w:t>
            </w:r>
          </w:p>
        </w:tc>
      </w:tr>
      <w:tr w:rsidR="00A55B53" w:rsidRPr="00123177" w14:paraId="2E13742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A0BD816" w14:textId="77777777" w:rsidR="00A55B53" w:rsidRPr="00123177" w:rsidRDefault="00A55B53" w:rsidP="00535342">
            <w:r w:rsidRPr="00123177">
              <w:rPr>
                <w:rFonts w:eastAsia="Arial"/>
                <w:color w:val="000000" w:themeColor="text1"/>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6D95AA" w14:textId="77777777" w:rsidR="00A55B53" w:rsidRPr="00123177" w:rsidRDefault="00A55B53" w:rsidP="00535342">
            <w:r w:rsidRPr="00123177">
              <w:rPr>
                <w:szCs w:val="20"/>
              </w:rPr>
              <w:t>Valid range value is not required.</w:t>
            </w:r>
          </w:p>
        </w:tc>
      </w:tr>
      <w:tr w:rsidR="00A55B53" w:rsidRPr="00123177" w14:paraId="21F7296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B5BA408" w14:textId="77777777" w:rsidR="00A55B53" w:rsidRPr="00123177" w:rsidRDefault="00A55B53" w:rsidP="00535342">
            <w:r w:rsidRPr="00123177">
              <w:rPr>
                <w:rFonts w:eastAsia="Arial"/>
                <w:color w:val="000000" w:themeColor="text1"/>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B092A9" w14:textId="77777777" w:rsidR="00A55B53" w:rsidRPr="00123177" w:rsidRDefault="00A55B53" w:rsidP="00535342">
            <w:r w:rsidRPr="00123177">
              <w:rPr>
                <w:szCs w:val="20"/>
              </w:rPr>
              <w:t>Data latency period is not applicable</w:t>
            </w:r>
          </w:p>
        </w:tc>
      </w:tr>
      <w:tr w:rsidR="00A55B53" w:rsidRPr="00123177" w14:paraId="17763A4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1FB0265" w14:textId="77777777" w:rsidR="00A55B53" w:rsidRPr="00123177" w:rsidRDefault="00A55B53" w:rsidP="00535342">
            <w:r w:rsidRPr="00123177">
              <w:rPr>
                <w:rFonts w:eastAsia="Arial"/>
                <w:color w:val="000000" w:themeColor="text1"/>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97B136" w14:textId="77777777" w:rsidR="00A55B53" w:rsidRPr="00123177" w:rsidRDefault="00A55B53" w:rsidP="00535342">
            <w:r w:rsidRPr="00123177">
              <w:rPr>
                <w:szCs w:val="20"/>
              </w:rPr>
              <w:t>Data Retention period is not applicable.</w:t>
            </w:r>
          </w:p>
        </w:tc>
      </w:tr>
      <w:tr w:rsidR="00A55B53" w:rsidRPr="00123177" w14:paraId="6A05508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DA5E76B" w14:textId="77777777" w:rsidR="00A55B53" w:rsidRPr="00123177" w:rsidRDefault="00A55B53" w:rsidP="00535342">
            <w:r w:rsidRPr="00123177">
              <w:rPr>
                <w:rFonts w:eastAsia="Arial"/>
                <w:color w:val="000000" w:themeColor="text1"/>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ABCDDC" w14:textId="77777777" w:rsidR="00A55B53" w:rsidRPr="00123177" w:rsidRDefault="00A55B53" w:rsidP="00535342">
            <w:r w:rsidRPr="00123177">
              <w:rPr>
                <w:szCs w:val="20"/>
              </w:rPr>
              <w:t>Data rate is not applicable.</w:t>
            </w:r>
          </w:p>
        </w:tc>
      </w:tr>
      <w:tr w:rsidR="00A55B53" w:rsidRPr="00123177" w14:paraId="4B5D290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8EF428D" w14:textId="77777777" w:rsidR="00A55B53" w:rsidRPr="00123177" w:rsidRDefault="00A55B53" w:rsidP="00535342">
            <w:r w:rsidRPr="00123177">
              <w:rPr>
                <w:rFonts w:eastAsia="Arial"/>
                <w:color w:val="000000" w:themeColor="text1"/>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D91090" w14:textId="77777777" w:rsidR="00A55B53" w:rsidRPr="00123177" w:rsidRDefault="00A55B53" w:rsidP="00535342">
            <w:pPr>
              <w:spacing w:line="259" w:lineRule="auto"/>
            </w:pPr>
            <w:r w:rsidRPr="00123177">
              <w:t>Need to connect KL15 signal.</w:t>
            </w:r>
          </w:p>
        </w:tc>
      </w:tr>
      <w:tr w:rsidR="00A55B53" w:rsidRPr="00123177" w14:paraId="13A2912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FFB944F" w14:textId="77777777" w:rsidR="00A55B53" w:rsidRPr="00123177" w:rsidRDefault="00A55B53" w:rsidP="00535342">
            <w:r w:rsidRPr="00123177">
              <w:rPr>
                <w:rFonts w:eastAsia="Arial"/>
                <w:color w:val="000000" w:themeColor="text1"/>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757F55" w14:textId="77777777" w:rsidR="00A55B53" w:rsidRPr="00123177" w:rsidRDefault="00A55B53" w:rsidP="00535342">
            <w:r w:rsidRPr="00123177">
              <w:rPr>
                <w:szCs w:val="20"/>
              </w:rPr>
              <w:t>Temporal event is not applicable.</w:t>
            </w:r>
          </w:p>
        </w:tc>
      </w:tr>
      <w:tr w:rsidR="00A55B53" w:rsidRPr="00123177" w14:paraId="53BB696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EA87F7B" w14:textId="77777777" w:rsidR="00A55B53" w:rsidRPr="00123177" w:rsidRDefault="00A55B53" w:rsidP="00535342">
            <w:r w:rsidRPr="00123177">
              <w:rPr>
                <w:rFonts w:eastAsia="Arial"/>
                <w:color w:val="000000" w:themeColor="text1"/>
                <w:szCs w:val="20"/>
              </w:rPr>
              <w:t xml:space="preserve">Validation Rules/ </w:t>
            </w:r>
          </w:p>
          <w:p w14:paraId="012F7B00"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8E5A9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1136E193" w14:textId="77777777" w:rsidR="00A55B53" w:rsidRPr="00123177" w:rsidRDefault="00A55B53" w:rsidP="00535342">
            <w:pPr>
              <w:pStyle w:val="TableText"/>
              <w:snapToGrid w:val="0"/>
            </w:pPr>
          </w:p>
          <w:p w14:paraId="01788DA6" w14:textId="77777777" w:rsidR="00A55B53" w:rsidRPr="00123177" w:rsidRDefault="00A55B53" w:rsidP="00535342">
            <w:pPr>
              <w:pStyle w:val="TableText"/>
              <w:snapToGrid w:val="0"/>
            </w:pPr>
            <w:r w:rsidRPr="00123177">
              <w:t>The HVDCDC Software shall set CAN Signal NHVDCDCStatus = 0x0 Standby in "Standby" state.</w:t>
            </w:r>
          </w:p>
          <w:p w14:paraId="08DECED8" w14:textId="77777777" w:rsidR="00A55B53" w:rsidRPr="00123177" w:rsidRDefault="00A55B53" w:rsidP="00535342">
            <w:pPr>
              <w:pStyle w:val="TableText"/>
              <w:snapToGrid w:val="0"/>
            </w:pPr>
            <w:r w:rsidRPr="00123177">
              <w:t xml:space="preserve">The HVDCDC Software shall set CAN Signal NHVDCDCStatusDebug = 0x0 </w:t>
            </w:r>
            <w:commentRangeStart w:id="90"/>
            <w:commentRangeStart w:id="91"/>
            <w:r w:rsidRPr="00123177">
              <w:t>Standby</w:t>
            </w:r>
            <w:commentRangeEnd w:id="90"/>
            <w:r w:rsidRPr="00123177">
              <w:rPr>
                <w:rStyle w:val="CommentReference"/>
                <w:sz w:val="24"/>
                <w:szCs w:val="24"/>
              </w:rPr>
              <w:commentReference w:id="90"/>
            </w:r>
            <w:commentRangeEnd w:id="91"/>
            <w:r w:rsidRPr="00123177">
              <w:rPr>
                <w:rStyle w:val="CommentReference"/>
                <w:sz w:val="24"/>
                <w:szCs w:val="24"/>
              </w:rPr>
              <w:commentReference w:id="91"/>
            </w:r>
            <w:r w:rsidRPr="00123177">
              <w:t>.</w:t>
            </w:r>
          </w:p>
          <w:p w14:paraId="66B1F2C5" w14:textId="77777777" w:rsidR="00A55B53" w:rsidRPr="00123177" w:rsidRDefault="00A55B53" w:rsidP="00535342"/>
        </w:tc>
      </w:tr>
      <w:tr w:rsidR="00A55B53" w:rsidRPr="00123177" w14:paraId="2B30B13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7C7553B" w14:textId="77777777" w:rsidR="00A55B53" w:rsidRPr="00123177" w:rsidRDefault="00A55B53" w:rsidP="00535342">
            <w:r w:rsidRPr="00123177">
              <w:rPr>
                <w:rFonts w:eastAsia="Arial"/>
                <w:color w:val="000000" w:themeColor="text1"/>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1D96D9" w14:textId="77777777" w:rsidR="00A55B53" w:rsidRPr="00123177" w:rsidRDefault="00A55B53" w:rsidP="00535342">
            <w:r w:rsidRPr="00123177">
              <w:rPr>
                <w:szCs w:val="20"/>
              </w:rPr>
              <w:t>Constraints is not applicable.</w:t>
            </w:r>
          </w:p>
        </w:tc>
      </w:tr>
      <w:tr w:rsidR="00A55B53" w:rsidRPr="00123177" w14:paraId="5366355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60B4F2B" w14:textId="77777777" w:rsidR="00A55B53" w:rsidRPr="00123177" w:rsidRDefault="00A55B53" w:rsidP="00535342">
            <w:r w:rsidRPr="00123177">
              <w:rPr>
                <w:rFonts w:eastAsia="Arial"/>
                <w:color w:val="000000" w:themeColor="text1"/>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E8E355" w14:textId="77777777" w:rsidR="00A55B53" w:rsidRPr="00123177" w:rsidRDefault="00A55B53" w:rsidP="00535342">
            <w:r w:rsidRPr="00123177">
              <w:rPr>
                <w:szCs w:val="20"/>
              </w:rPr>
              <w:t>No effects on other system</w:t>
            </w:r>
          </w:p>
        </w:tc>
      </w:tr>
      <w:tr w:rsidR="00A55B53" w:rsidRPr="00123177" w14:paraId="5268F0E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319B91B" w14:textId="77777777" w:rsidR="00A55B53" w:rsidRPr="00123177" w:rsidRDefault="00A55B53" w:rsidP="00535342">
            <w:r w:rsidRPr="00123177">
              <w:rPr>
                <w:rFonts w:eastAsia="Arial"/>
                <w:color w:val="000000" w:themeColor="text1"/>
                <w:szCs w:val="20"/>
              </w:rPr>
              <w:t>Testability with respect to test environment</w:t>
            </w:r>
          </w:p>
          <w:p w14:paraId="5CDEFA80" w14:textId="77777777" w:rsidR="00A55B53" w:rsidRPr="00123177" w:rsidRDefault="00A55B53" w:rsidP="00535342">
            <w:r w:rsidRPr="00123177">
              <w:rPr>
                <w:rFonts w:eastAsia="Arial"/>
                <w:color w:val="000000" w:themeColor="text1"/>
                <w:szCs w:val="20"/>
              </w:rPr>
              <w:t>(Yes/No)</w:t>
            </w:r>
          </w:p>
          <w:p w14:paraId="713CFB74"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87941D" w14:textId="77777777" w:rsidR="00A55B53" w:rsidRPr="00123177" w:rsidRDefault="00A55B53" w:rsidP="00535342">
            <w:pPr>
              <w:pStyle w:val="TableText"/>
              <w:snapToGrid w:val="0"/>
            </w:pPr>
            <w:r w:rsidRPr="00123177">
              <w:t>YES</w:t>
            </w:r>
          </w:p>
          <w:p w14:paraId="2B4A09DB" w14:textId="77777777" w:rsidR="00A55B53" w:rsidRPr="00123177" w:rsidRDefault="00A55B53" w:rsidP="00535342"/>
        </w:tc>
      </w:tr>
      <w:tr w:rsidR="00A55B53" w:rsidRPr="00123177" w14:paraId="05FA630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EEF69D3" w14:textId="77777777" w:rsidR="00A55B53" w:rsidRPr="00123177" w:rsidRDefault="00A55B53" w:rsidP="00535342">
            <w:r w:rsidRPr="00123177">
              <w:rPr>
                <w:rFonts w:eastAsia="Arial"/>
                <w:color w:val="000000" w:themeColor="text1"/>
                <w:szCs w:val="20"/>
              </w:rPr>
              <w:t>Feasible within project constraints</w:t>
            </w:r>
          </w:p>
          <w:p w14:paraId="61BB8031" w14:textId="77777777" w:rsidR="00A55B53" w:rsidRPr="00123177" w:rsidRDefault="00A55B53" w:rsidP="00535342">
            <w:r w:rsidRPr="00123177">
              <w:rPr>
                <w:rFonts w:eastAsia="Arial"/>
                <w:color w:val="000000" w:themeColor="text1"/>
                <w:szCs w:val="20"/>
              </w:rPr>
              <w:lastRenderedPageBreak/>
              <w:t>(Yes/No)</w:t>
            </w:r>
          </w:p>
          <w:p w14:paraId="7131CF02"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DF7F8E" w14:textId="77777777" w:rsidR="00A55B53" w:rsidRPr="00123177" w:rsidRDefault="00A55B53" w:rsidP="00535342">
            <w:pPr>
              <w:pStyle w:val="TableText"/>
              <w:snapToGrid w:val="0"/>
            </w:pPr>
            <w:r w:rsidRPr="00123177">
              <w:lastRenderedPageBreak/>
              <w:t>YES</w:t>
            </w:r>
          </w:p>
          <w:p w14:paraId="7F2D3FED" w14:textId="77777777" w:rsidR="00A55B53" w:rsidRPr="00123177" w:rsidRDefault="00A55B53" w:rsidP="00535342"/>
        </w:tc>
      </w:tr>
      <w:tr w:rsidR="00A55B53" w:rsidRPr="00123177" w14:paraId="16410BC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1B5EE2A" w14:textId="77777777" w:rsidR="00A55B53" w:rsidRPr="00123177" w:rsidRDefault="00A55B53" w:rsidP="00535342">
            <w:r w:rsidRPr="00123177">
              <w:rPr>
                <w:rFonts w:eastAsia="Arial"/>
                <w:color w:val="000000" w:themeColor="text1"/>
                <w:szCs w:val="20"/>
              </w:rPr>
              <w:t>Critical</w:t>
            </w:r>
          </w:p>
          <w:p w14:paraId="6B7EAD4D" w14:textId="77777777" w:rsidR="00A55B53" w:rsidRPr="00123177" w:rsidRDefault="00A55B53" w:rsidP="00535342">
            <w:r w:rsidRPr="00123177">
              <w:rPr>
                <w:rFonts w:eastAsia="Arial"/>
                <w:color w:val="000000" w:themeColor="text1"/>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CB6079" w14:textId="77777777" w:rsidR="00A55B53" w:rsidRPr="00123177" w:rsidRDefault="00A55B53" w:rsidP="00535342">
            <w:r w:rsidRPr="00123177">
              <w:t>YES</w:t>
            </w:r>
          </w:p>
        </w:tc>
      </w:tr>
      <w:tr w:rsidR="00A55B53" w:rsidRPr="00123177" w14:paraId="575BD23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86CA016" w14:textId="77777777" w:rsidR="00A55B53" w:rsidRPr="00123177" w:rsidRDefault="00A55B53" w:rsidP="00535342">
            <w:pPr>
              <w:rPr>
                <w:rFonts w:eastAsia="Arial"/>
                <w:color w:val="000000" w:themeColor="text1"/>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4655F1" w14:textId="77777777" w:rsidR="00A55B53" w:rsidRPr="00123177" w:rsidRDefault="00A55B53" w:rsidP="00535342">
            <w:r w:rsidRPr="00123177">
              <w:t>Acceptance Criteria for this requirement should be as per SECTION-6 ACCEPTANCE CRITERIA</w:t>
            </w:r>
          </w:p>
        </w:tc>
      </w:tr>
    </w:tbl>
    <w:p w14:paraId="789D909A" w14:textId="77777777" w:rsidR="00A55B53" w:rsidRPr="00123177" w:rsidRDefault="00A55B53" w:rsidP="00A55B53">
      <w:pPr>
        <w:pStyle w:val="BodyText"/>
        <w:rPr>
          <w:rFonts w:eastAsia="Arial"/>
        </w:rPr>
      </w:pPr>
    </w:p>
    <w:p w14:paraId="4FC15C5B" w14:textId="77777777" w:rsidR="00A55B53" w:rsidRPr="00123177" w:rsidRDefault="00A55B53" w:rsidP="00A55B53">
      <w:pPr>
        <w:pStyle w:val="Heading4"/>
        <w:rPr>
          <w:rFonts w:eastAsia="Arial"/>
        </w:rPr>
      </w:pPr>
      <w:r w:rsidRPr="00123177">
        <w:rPr>
          <w:rFonts w:eastAsia="Arial"/>
        </w:rPr>
        <w:t xml:space="preserve">Application </w:t>
      </w:r>
      <w:r w:rsidRPr="00123177">
        <w:t>State</w:t>
      </w:r>
      <w:r w:rsidRPr="00123177">
        <w:rPr>
          <w:rFonts w:eastAsia="Arial"/>
        </w:rPr>
        <w:t xml:space="preserve">: Power module and HVDCDC Communication </w:t>
      </w:r>
    </w:p>
    <w:p w14:paraId="4800E500" w14:textId="77777777" w:rsidR="00A55B53" w:rsidRPr="00123177" w:rsidRDefault="00A55B53" w:rsidP="00A55B53">
      <w:pPr>
        <w:pStyle w:val="BodyText"/>
        <w:rPr>
          <w:rFonts w:eastAsia="Arial"/>
        </w:rPr>
      </w:pPr>
    </w:p>
    <w:tbl>
      <w:tblPr>
        <w:tblW w:w="9427" w:type="dxa"/>
        <w:tblInd w:w="103" w:type="dxa"/>
        <w:tblLook w:val="06A0" w:firstRow="1" w:lastRow="0" w:firstColumn="1" w:lastColumn="0" w:noHBand="1" w:noVBand="1"/>
      </w:tblPr>
      <w:tblGrid>
        <w:gridCol w:w="1783"/>
        <w:gridCol w:w="7644"/>
      </w:tblGrid>
      <w:tr w:rsidR="00A55B53" w:rsidRPr="00123177" w14:paraId="06372D8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55E17F3" w14:textId="77777777" w:rsidR="00A55B53" w:rsidRPr="00123177" w:rsidRDefault="00A55B53" w:rsidP="00535342">
            <w:r w:rsidRPr="00123177">
              <w:rPr>
                <w:rFonts w:eastAsia="Arial"/>
                <w:b/>
                <w:bCs/>
                <w:color w:val="000000" w:themeColor="text1"/>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5C9B525" w14:textId="77777777" w:rsidR="00A55B53" w:rsidRPr="00123177" w:rsidRDefault="00A55B53" w:rsidP="00535342">
            <w:r w:rsidRPr="00123177">
              <w:rPr>
                <w:rFonts w:eastAsia="Arial"/>
                <w:b/>
                <w:bCs/>
                <w:color w:val="000000" w:themeColor="text1"/>
                <w:szCs w:val="20"/>
              </w:rPr>
              <w:t>Description</w:t>
            </w:r>
          </w:p>
        </w:tc>
      </w:tr>
      <w:tr w:rsidR="00A55B53" w:rsidRPr="00123177" w14:paraId="386B9EAD"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0DDB3D49" w14:textId="77777777" w:rsidR="00A55B53" w:rsidRPr="00123177" w:rsidRDefault="00A55B53" w:rsidP="00535342">
            <w:r w:rsidRPr="00123177">
              <w:rPr>
                <w:rFonts w:eastAsia="Arial"/>
                <w:color w:val="000000" w:themeColor="text1"/>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CAE2CD" w14:textId="77777777" w:rsidR="00A55B53" w:rsidRPr="00123177" w:rsidRDefault="00A55B53" w:rsidP="00535342">
            <w:r w:rsidRPr="00123177">
              <w:rPr>
                <w:rFonts w:eastAsia="Arial"/>
                <w:color w:val="000000" w:themeColor="text1"/>
                <w:szCs w:val="20"/>
              </w:rPr>
              <w:t>SWRS APP_STATE_03</w:t>
            </w:r>
          </w:p>
        </w:tc>
      </w:tr>
      <w:tr w:rsidR="00A55B53" w:rsidRPr="00123177" w14:paraId="7C951441"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13B32246"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369F96" w14:textId="77777777" w:rsidR="00A55B53" w:rsidRPr="00123177" w:rsidRDefault="00A55B53" w:rsidP="00535342">
            <w:pPr>
              <w:rPr>
                <w:rFonts w:eastAsia="Arial"/>
                <w:color w:val="000000" w:themeColor="text1"/>
              </w:rPr>
            </w:pPr>
            <w:r w:rsidRPr="00123177">
              <w:rPr>
                <w:rFonts w:eastAsia="Arial"/>
                <w:color w:val="000000" w:themeColor="text1"/>
              </w:rPr>
              <w:t>SDS-HVDCDC-335</w:t>
            </w:r>
          </w:p>
        </w:tc>
      </w:tr>
      <w:tr w:rsidR="00A55B53" w:rsidRPr="00123177" w14:paraId="6F2A1FE4"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7E370EDA" w14:textId="77777777" w:rsidR="00A55B53" w:rsidRPr="00123177" w:rsidRDefault="00A55B53" w:rsidP="00535342">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41AA2C" w14:textId="77777777" w:rsidR="00A55B53" w:rsidRPr="00123177" w:rsidRDefault="00A55B53" w:rsidP="00535342">
            <w:pPr>
              <w:pStyle w:val="TableText"/>
              <w:snapToGrid w:val="0"/>
            </w:pPr>
            <w:r w:rsidRPr="00123177">
              <w:t>Pre C-Sample/PF3.0 Phase-2</w:t>
            </w:r>
          </w:p>
        </w:tc>
      </w:tr>
      <w:tr w:rsidR="00A55B53" w:rsidRPr="00123177" w14:paraId="281AC0CA"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3E1659BA"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7CFD9F" w14:textId="77777777" w:rsidR="00A55B53" w:rsidRPr="00123177" w:rsidRDefault="00A55B53" w:rsidP="00535342">
            <w:pPr>
              <w:rPr>
                <w:rFonts w:eastAsia="Arial"/>
                <w:color w:val="000000" w:themeColor="text1"/>
              </w:rPr>
            </w:pPr>
            <w:r w:rsidRPr="00123177">
              <w:rPr>
                <w:rFonts w:eastAsia="Arial"/>
                <w:color w:val="000000" w:themeColor="text1"/>
              </w:rPr>
              <w:t>Communication between the power module and HVDCDC via I2C shall be establish when the 800V DC link voltage is above a certain voltage level (HVDCDC_CAL)</w:t>
            </w:r>
          </w:p>
        </w:tc>
      </w:tr>
      <w:tr w:rsidR="00A55B53" w:rsidRPr="00123177" w14:paraId="5AA9B28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562BAF5" w14:textId="77777777" w:rsidR="00A55B53" w:rsidRPr="00123177" w:rsidRDefault="00A55B53" w:rsidP="00535342">
            <w:r w:rsidRPr="00123177">
              <w:rPr>
                <w:rFonts w:eastAsia="Arial"/>
                <w:color w:val="000000" w:themeColor="text1"/>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AB1DF9" w14:textId="77777777" w:rsidR="00A55B53" w:rsidRPr="00123177" w:rsidRDefault="00A55B53" w:rsidP="00535342">
            <w:r w:rsidRPr="00123177">
              <w:t>No Such derived requirement is applicable.</w:t>
            </w:r>
          </w:p>
        </w:tc>
      </w:tr>
      <w:tr w:rsidR="00A55B53" w:rsidRPr="00123177" w14:paraId="6639FA0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B337D93" w14:textId="77777777" w:rsidR="00A55B53" w:rsidRPr="00123177" w:rsidRDefault="00A55B53" w:rsidP="00535342">
            <w:r w:rsidRPr="00123177">
              <w:rPr>
                <w:rFonts w:eastAsia="Arial"/>
                <w:color w:val="000000" w:themeColor="text1"/>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654CA4"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0B93956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93ADA0E"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CC254D" w14:textId="588FAE74" w:rsidR="00A55B53" w:rsidRPr="00123177" w:rsidRDefault="00A55B53" w:rsidP="00535342">
            <w:pPr>
              <w:pStyle w:val="NormalWeb"/>
              <w:spacing w:before="60" w:beforeAutospacing="0" w:after="60" w:afterAutospacing="0"/>
              <w:rPr>
                <w:rFonts w:ascii="Arial" w:hAnsi="Arial" w:cs="Arial"/>
                <w:color w:val="000000"/>
                <w:sz w:val="20"/>
                <w:szCs w:val="20"/>
              </w:rPr>
            </w:pPr>
            <w:r w:rsidRPr="00123177">
              <w:rPr>
                <w:rFonts w:ascii="Arial" w:hAnsi="Arial" w:cs="Arial"/>
                <w:color w:val="000000"/>
                <w:sz w:val="20"/>
                <w:szCs w:val="20"/>
              </w:rPr>
              <w:t>1. 800V</w:t>
            </w:r>
            <w:r w:rsidR="00C56D39">
              <w:rPr>
                <w:rFonts w:ascii="Arial" w:hAnsi="Arial" w:cs="Arial"/>
                <w:color w:val="000000"/>
                <w:sz w:val="20"/>
                <w:szCs w:val="20"/>
              </w:rPr>
              <w:t xml:space="preserve">_Vicor </w:t>
            </w:r>
            <w:r w:rsidRPr="00123177">
              <w:rPr>
                <w:rFonts w:ascii="Arial" w:hAnsi="Arial" w:cs="Arial"/>
                <w:color w:val="000000"/>
                <w:sz w:val="20"/>
                <w:szCs w:val="20"/>
              </w:rPr>
              <w:t xml:space="preserve">(high side) voltage of the power module </w:t>
            </w:r>
            <w:r w:rsidR="00813AF9">
              <w:rPr>
                <w:rFonts w:ascii="Arial" w:hAnsi="Arial" w:cs="Arial"/>
                <w:color w:val="000000"/>
                <w:sz w:val="20"/>
                <w:szCs w:val="20"/>
              </w:rPr>
              <w:t xml:space="preserve">shall be </w:t>
            </w:r>
            <w:r w:rsidRPr="00123177">
              <w:rPr>
                <w:rFonts w:ascii="Arial" w:hAnsi="Arial" w:cs="Arial"/>
                <w:color w:val="000000"/>
                <w:sz w:val="20"/>
                <w:szCs w:val="20"/>
              </w:rPr>
              <w:t>greater than 30V</w:t>
            </w:r>
            <w:r w:rsidR="00C56D39">
              <w:rPr>
                <w:rFonts w:ascii="Arial" w:hAnsi="Arial" w:cs="Arial"/>
                <w:color w:val="000000"/>
                <w:sz w:val="20"/>
                <w:szCs w:val="20"/>
              </w:rPr>
              <w:t xml:space="preserve"> which can also be a calibratable value. </w:t>
            </w:r>
          </w:p>
          <w:p w14:paraId="45D450F7" w14:textId="7C1D57BC" w:rsidR="00C56D39" w:rsidRPr="00123177" w:rsidRDefault="00C56D39" w:rsidP="00C56D39">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2</w:t>
            </w:r>
            <w:r w:rsidRPr="00123177">
              <w:rPr>
                <w:rFonts w:ascii="Arial" w:hAnsi="Arial" w:cs="Arial"/>
                <w:color w:val="000000"/>
                <w:sz w:val="20"/>
                <w:szCs w:val="20"/>
              </w:rPr>
              <w:t>. 800V</w:t>
            </w:r>
            <w:r>
              <w:rPr>
                <w:rFonts w:ascii="Arial" w:hAnsi="Arial" w:cs="Arial"/>
                <w:color w:val="000000"/>
                <w:sz w:val="20"/>
                <w:szCs w:val="20"/>
              </w:rPr>
              <w:t xml:space="preserve">_emi </w:t>
            </w:r>
            <w:r w:rsidRPr="00123177">
              <w:rPr>
                <w:rFonts w:ascii="Arial" w:hAnsi="Arial" w:cs="Arial"/>
                <w:color w:val="000000"/>
                <w:sz w:val="20"/>
                <w:szCs w:val="20"/>
              </w:rPr>
              <w:t xml:space="preserve">voltage of the power module </w:t>
            </w:r>
            <w:r w:rsidR="00813AF9">
              <w:rPr>
                <w:rFonts w:ascii="Arial" w:hAnsi="Arial" w:cs="Arial"/>
                <w:color w:val="000000"/>
                <w:sz w:val="20"/>
                <w:szCs w:val="20"/>
              </w:rPr>
              <w:t xml:space="preserve">shall be </w:t>
            </w:r>
            <w:r w:rsidRPr="00123177">
              <w:rPr>
                <w:rFonts w:ascii="Arial" w:hAnsi="Arial" w:cs="Arial"/>
                <w:color w:val="000000"/>
                <w:sz w:val="20"/>
                <w:szCs w:val="20"/>
              </w:rPr>
              <w:t>greater than 30V</w:t>
            </w:r>
            <w:r>
              <w:rPr>
                <w:rFonts w:ascii="Arial" w:hAnsi="Arial" w:cs="Arial"/>
                <w:color w:val="000000"/>
                <w:sz w:val="20"/>
                <w:szCs w:val="20"/>
              </w:rPr>
              <w:t xml:space="preserve"> which can also be a calibratable value. </w:t>
            </w:r>
          </w:p>
          <w:p w14:paraId="6474AA5D" w14:textId="282DB249" w:rsidR="00813AF9" w:rsidRPr="00123177" w:rsidRDefault="00813AF9" w:rsidP="00813AF9">
            <w:pPr>
              <w:pStyle w:val="NormalWeb"/>
              <w:spacing w:before="60" w:beforeAutospacing="0" w:after="60" w:afterAutospacing="0"/>
              <w:rPr>
                <w:rFonts w:ascii="Arial" w:hAnsi="Arial" w:cs="Arial"/>
                <w:color w:val="000000"/>
                <w:sz w:val="20"/>
                <w:szCs w:val="20"/>
              </w:rPr>
            </w:pPr>
            <w:r>
              <w:rPr>
                <w:rFonts w:eastAsia="Arial"/>
                <w:color w:val="000000" w:themeColor="text1"/>
              </w:rPr>
              <w:t>3.</w:t>
            </w:r>
            <w:r w:rsidRPr="00123177">
              <w:rPr>
                <w:rFonts w:ascii="Arial" w:hAnsi="Arial" w:cs="Arial"/>
                <w:color w:val="000000"/>
                <w:sz w:val="20"/>
                <w:szCs w:val="20"/>
              </w:rPr>
              <w:t xml:space="preserve"> 800V</w:t>
            </w:r>
            <w:r>
              <w:rPr>
                <w:rFonts w:ascii="Arial" w:hAnsi="Arial" w:cs="Arial"/>
                <w:color w:val="000000"/>
                <w:sz w:val="20"/>
                <w:szCs w:val="20"/>
              </w:rPr>
              <w:t xml:space="preserve">_IND </w:t>
            </w:r>
            <w:r w:rsidRPr="00123177">
              <w:rPr>
                <w:rFonts w:ascii="Arial" w:hAnsi="Arial" w:cs="Arial"/>
                <w:color w:val="000000"/>
                <w:sz w:val="20"/>
                <w:szCs w:val="20"/>
              </w:rPr>
              <w:t xml:space="preserve">voltage of the power module </w:t>
            </w:r>
            <w:r>
              <w:rPr>
                <w:rFonts w:ascii="Arial" w:hAnsi="Arial" w:cs="Arial"/>
                <w:color w:val="000000"/>
                <w:sz w:val="20"/>
                <w:szCs w:val="20"/>
              </w:rPr>
              <w:t xml:space="preserve">shall be </w:t>
            </w:r>
            <w:r w:rsidRPr="00123177">
              <w:rPr>
                <w:rFonts w:ascii="Arial" w:hAnsi="Arial" w:cs="Arial"/>
                <w:color w:val="000000"/>
                <w:sz w:val="20"/>
                <w:szCs w:val="20"/>
              </w:rPr>
              <w:t>greater than 30V</w:t>
            </w:r>
            <w:r>
              <w:rPr>
                <w:rFonts w:ascii="Arial" w:hAnsi="Arial" w:cs="Arial"/>
                <w:color w:val="000000"/>
                <w:sz w:val="20"/>
                <w:szCs w:val="20"/>
              </w:rPr>
              <w:t xml:space="preserve"> which can also be a calibratable value. </w:t>
            </w:r>
          </w:p>
          <w:p w14:paraId="4FBFC91F" w14:textId="6AB89ECE" w:rsidR="00A55B53" w:rsidRPr="00123177" w:rsidRDefault="00A55B53" w:rsidP="00535342">
            <w:pPr>
              <w:pStyle w:val="NormalWeb"/>
              <w:spacing w:before="0" w:beforeAutospacing="0" w:after="0" w:afterAutospacing="0"/>
              <w:rPr>
                <w:rFonts w:eastAsia="Arial"/>
                <w:color w:val="000000" w:themeColor="text1"/>
              </w:rPr>
            </w:pPr>
          </w:p>
        </w:tc>
      </w:tr>
      <w:tr w:rsidR="00A55B53" w:rsidRPr="00123177" w14:paraId="44F312C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7D7AD3E"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1E0407"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Enabling HVDCDC power module.</w:t>
            </w:r>
          </w:p>
          <w:p w14:paraId="628D7EF2"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themeColor="text1"/>
                <w:sz w:val="20"/>
                <w:szCs w:val="20"/>
              </w:rPr>
              <w:t>NHVDCDCStatus = 0x2 Enable power module.</w:t>
            </w:r>
          </w:p>
          <w:p w14:paraId="694BF429"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themeColor="text1"/>
                <w:sz w:val="20"/>
                <w:szCs w:val="20"/>
              </w:rPr>
              <w:t xml:space="preserve">2. The power module shall establish communication with HVDCDC in all state except power down safe State. </w:t>
            </w:r>
          </w:p>
          <w:p w14:paraId="21E2B877"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themeColor="text1"/>
                <w:sz w:val="20"/>
                <w:szCs w:val="20"/>
              </w:rPr>
              <w:t>3. Communication should establish with power module </w:t>
            </w:r>
          </w:p>
          <w:p w14:paraId="11CB7278" w14:textId="77777777" w:rsidR="00A55B53" w:rsidRPr="00123177" w:rsidRDefault="00A55B53" w:rsidP="00535342">
            <w:pPr>
              <w:pStyle w:val="NormalWeb"/>
              <w:spacing w:before="0" w:beforeAutospacing="0" w:after="0" w:afterAutospacing="0"/>
              <w:rPr>
                <w:rFonts w:eastAsia="Arial"/>
                <w:color w:val="000000" w:themeColor="text1"/>
              </w:rPr>
            </w:pPr>
          </w:p>
        </w:tc>
      </w:tr>
      <w:tr w:rsidR="00A55B53" w:rsidRPr="00123177" w14:paraId="50790C5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C242413" w14:textId="77777777" w:rsidR="00A55B53" w:rsidRPr="00123177" w:rsidRDefault="00A55B53" w:rsidP="00535342">
            <w:r w:rsidRPr="00123177">
              <w:rPr>
                <w:rFonts w:eastAsia="Arial"/>
                <w:color w:val="000000" w:themeColor="text1"/>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88C731"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themeColor="text1"/>
                <w:sz w:val="20"/>
                <w:szCs w:val="20"/>
              </w:rPr>
              <w:t>Below are the conditions establish communication between power module and HVDCDC</w:t>
            </w:r>
          </w:p>
          <w:p w14:paraId="074E77EC"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800V side DC link voltage &gt; 30V (HVDCDC_CAL) and</w:t>
            </w:r>
          </w:p>
          <w:p w14:paraId="685B5965"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VHDCDC800V_Vicor &gt; 30V (HVDCDC_CAL) and</w:t>
            </w:r>
          </w:p>
          <w:p w14:paraId="13816E88"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VHDCDC800V_ind &gt; 30V (HVDCDC_CAL)</w:t>
            </w:r>
          </w:p>
          <w:p w14:paraId="677A0E07" w14:textId="77777777" w:rsidR="00A55B53" w:rsidRPr="00123177" w:rsidRDefault="00A55B53" w:rsidP="00535342">
            <w:pPr>
              <w:pStyle w:val="NormalWeb"/>
              <w:spacing w:before="0" w:beforeAutospacing="0" w:after="0" w:afterAutospacing="0"/>
              <w:rPr>
                <w:rFonts w:ascii="Arial" w:hAnsi="Arial" w:cs="Arial"/>
                <w:color w:val="000000"/>
                <w:sz w:val="20"/>
                <w:szCs w:val="20"/>
              </w:rPr>
            </w:pPr>
          </w:p>
        </w:tc>
      </w:tr>
      <w:tr w:rsidR="00A55B53" w:rsidRPr="00123177" w14:paraId="48FB74B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EDB51BA" w14:textId="77777777" w:rsidR="00A55B53" w:rsidRPr="00123177" w:rsidRDefault="00A55B53" w:rsidP="00535342">
            <w:r w:rsidRPr="00123177">
              <w:rPr>
                <w:rFonts w:eastAsia="Arial"/>
                <w:color w:val="000000" w:themeColor="text1"/>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DB2A88" w14:textId="77777777" w:rsidR="00A55B53" w:rsidRPr="00123177" w:rsidRDefault="00A55B53" w:rsidP="00535342">
            <w:r w:rsidRPr="00123177">
              <w:t>No such mandatory fields is applicable.</w:t>
            </w:r>
          </w:p>
        </w:tc>
      </w:tr>
      <w:tr w:rsidR="00A55B53" w:rsidRPr="00123177" w14:paraId="20CCDFF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1B8FA4D" w14:textId="77777777" w:rsidR="00A55B53" w:rsidRPr="00123177" w:rsidRDefault="00A55B53" w:rsidP="00535342">
            <w:r w:rsidRPr="00123177">
              <w:rPr>
                <w:rFonts w:eastAsia="Arial"/>
                <w:color w:val="000000" w:themeColor="text1"/>
                <w:szCs w:val="20"/>
              </w:rPr>
              <w:lastRenderedPageBreak/>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673ECD" w14:textId="77777777" w:rsidR="00A55B53" w:rsidRPr="00123177" w:rsidRDefault="00A55B53" w:rsidP="00535342">
            <w:r w:rsidRPr="00123177">
              <w:t>1. The HVDCDC should be in IGN ON State</w:t>
            </w:r>
          </w:p>
          <w:p w14:paraId="73E12ECA" w14:textId="77777777" w:rsidR="00A55B53" w:rsidRPr="00123177" w:rsidRDefault="00A55B53" w:rsidP="00535342"/>
        </w:tc>
      </w:tr>
      <w:tr w:rsidR="00A55B53" w:rsidRPr="00123177" w14:paraId="1EEA8EA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EB7CB08" w14:textId="77777777" w:rsidR="00A55B53" w:rsidRPr="00123177" w:rsidRDefault="00A55B53" w:rsidP="00535342">
            <w:r w:rsidRPr="00123177">
              <w:rPr>
                <w:rFonts w:eastAsia="Arial"/>
                <w:color w:val="000000" w:themeColor="text1"/>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F4F1BD" w14:textId="77777777" w:rsidR="00A55B53" w:rsidRPr="00123177" w:rsidRDefault="00A55B53" w:rsidP="00535342">
            <w:r w:rsidRPr="00123177">
              <w:rPr>
                <w:szCs w:val="20"/>
              </w:rPr>
              <w:t xml:space="preserve">Default values shall be applicable with respect to </w:t>
            </w:r>
            <w:r w:rsidRPr="00123177">
              <w:rPr>
                <w:rFonts w:eastAsia="Arial"/>
                <w:color w:val="000000" w:themeColor="text1"/>
                <w:szCs w:val="20"/>
              </w:rPr>
              <w:t>Pre-Loaded Values</w:t>
            </w:r>
          </w:p>
        </w:tc>
      </w:tr>
      <w:tr w:rsidR="00A55B53" w:rsidRPr="00123177" w14:paraId="57ABA71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76EFF26" w14:textId="77777777" w:rsidR="00A55B53" w:rsidRPr="00123177" w:rsidRDefault="00A55B53" w:rsidP="00535342">
            <w:r w:rsidRPr="00123177">
              <w:rPr>
                <w:rFonts w:eastAsia="Arial"/>
                <w:color w:val="000000" w:themeColor="text1"/>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3F18EA" w14:textId="77777777" w:rsidR="00A55B53" w:rsidRPr="00123177" w:rsidRDefault="00A55B53" w:rsidP="00535342">
            <w:r w:rsidRPr="00123177">
              <w:rPr>
                <w:szCs w:val="20"/>
              </w:rPr>
              <w:t>Valid range value is not required.</w:t>
            </w:r>
          </w:p>
        </w:tc>
      </w:tr>
      <w:tr w:rsidR="00A55B53" w:rsidRPr="00123177" w14:paraId="4499CD8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F370921" w14:textId="77777777" w:rsidR="00A55B53" w:rsidRPr="00123177" w:rsidRDefault="00A55B53" w:rsidP="00535342">
            <w:r w:rsidRPr="00123177">
              <w:rPr>
                <w:rFonts w:eastAsia="Arial"/>
                <w:color w:val="000000" w:themeColor="text1"/>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663206" w14:textId="77777777" w:rsidR="00A55B53" w:rsidRPr="00123177" w:rsidRDefault="00A55B53" w:rsidP="00535342">
            <w:r w:rsidRPr="00123177">
              <w:rPr>
                <w:szCs w:val="20"/>
              </w:rPr>
              <w:t>Data latency period is not applicable</w:t>
            </w:r>
          </w:p>
        </w:tc>
      </w:tr>
      <w:tr w:rsidR="00A55B53" w:rsidRPr="00123177" w14:paraId="24DAA8A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B6F44A1" w14:textId="77777777" w:rsidR="00A55B53" w:rsidRPr="00123177" w:rsidRDefault="00A55B53" w:rsidP="00535342">
            <w:r w:rsidRPr="00123177">
              <w:rPr>
                <w:rFonts w:eastAsia="Arial"/>
                <w:color w:val="000000" w:themeColor="text1"/>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A8CD59" w14:textId="77777777" w:rsidR="00A55B53" w:rsidRPr="00123177" w:rsidRDefault="00A55B53" w:rsidP="00535342">
            <w:r w:rsidRPr="00123177">
              <w:rPr>
                <w:szCs w:val="20"/>
              </w:rPr>
              <w:t>Data Retention period is not applicable.</w:t>
            </w:r>
          </w:p>
        </w:tc>
      </w:tr>
      <w:tr w:rsidR="00A55B53" w:rsidRPr="00123177" w14:paraId="4ACAB83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384AF8F" w14:textId="77777777" w:rsidR="00A55B53" w:rsidRPr="00123177" w:rsidRDefault="00A55B53" w:rsidP="00535342">
            <w:r w:rsidRPr="00123177">
              <w:rPr>
                <w:rFonts w:eastAsia="Arial"/>
                <w:color w:val="000000" w:themeColor="text1"/>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4FF730" w14:textId="77777777" w:rsidR="00A55B53" w:rsidRPr="00123177" w:rsidRDefault="00A55B53" w:rsidP="00535342">
            <w:r w:rsidRPr="00123177">
              <w:rPr>
                <w:szCs w:val="20"/>
              </w:rPr>
              <w:t>Data rate is not applicable.</w:t>
            </w:r>
          </w:p>
        </w:tc>
      </w:tr>
      <w:tr w:rsidR="00A55B53" w:rsidRPr="00123177" w14:paraId="0B84ACD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E08FBC7" w14:textId="77777777" w:rsidR="00A55B53" w:rsidRPr="00123177" w:rsidRDefault="00A55B53" w:rsidP="00535342">
            <w:r w:rsidRPr="00123177">
              <w:rPr>
                <w:rFonts w:eastAsia="Arial"/>
                <w:color w:val="000000" w:themeColor="text1"/>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AFE22E" w14:textId="77777777" w:rsidR="00A55B53" w:rsidRPr="00123177" w:rsidRDefault="00A55B53" w:rsidP="00535342">
            <w:pPr>
              <w:spacing w:line="259" w:lineRule="auto"/>
            </w:pPr>
            <w:r w:rsidRPr="00123177">
              <w:t>Need to connect KL15 signal.</w:t>
            </w:r>
          </w:p>
        </w:tc>
      </w:tr>
      <w:tr w:rsidR="00A55B53" w:rsidRPr="00123177" w14:paraId="6E5FF84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BE8964A" w14:textId="77777777" w:rsidR="00A55B53" w:rsidRPr="00123177" w:rsidRDefault="00A55B53" w:rsidP="00535342">
            <w:r w:rsidRPr="00123177">
              <w:rPr>
                <w:rFonts w:eastAsia="Arial"/>
                <w:color w:val="000000" w:themeColor="text1"/>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DA8654" w14:textId="77777777" w:rsidR="00A55B53" w:rsidRPr="00123177" w:rsidRDefault="00A55B53" w:rsidP="00535342">
            <w:r w:rsidRPr="00123177">
              <w:rPr>
                <w:szCs w:val="20"/>
              </w:rPr>
              <w:t>Temporal event is not applicable.</w:t>
            </w:r>
          </w:p>
        </w:tc>
      </w:tr>
      <w:tr w:rsidR="00A55B53" w:rsidRPr="00123177" w14:paraId="6AF5659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2C51C6D" w14:textId="77777777" w:rsidR="00A55B53" w:rsidRPr="00123177" w:rsidRDefault="00A55B53" w:rsidP="00535342">
            <w:r w:rsidRPr="00123177">
              <w:rPr>
                <w:rFonts w:eastAsia="Arial"/>
                <w:color w:val="000000" w:themeColor="text1"/>
                <w:szCs w:val="20"/>
              </w:rPr>
              <w:t xml:space="preserve">Validation Rules/ </w:t>
            </w:r>
          </w:p>
          <w:p w14:paraId="0EE07105"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5C843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1F480832" w14:textId="77777777" w:rsidR="00A55B53" w:rsidRPr="00123177" w:rsidRDefault="00A55B53" w:rsidP="00535342">
            <w:pPr>
              <w:pStyle w:val="NormalWeb"/>
              <w:spacing w:before="0" w:beforeAutospacing="0" w:after="0" w:afterAutospacing="0"/>
              <w:rPr>
                <w:rFonts w:ascii="Arial" w:hAnsi="Arial" w:cs="Arial"/>
                <w:color w:val="000000"/>
                <w:sz w:val="20"/>
                <w:szCs w:val="20"/>
              </w:rPr>
            </w:pPr>
          </w:p>
          <w:p w14:paraId="296F2914"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themeColor="text1"/>
                <w:sz w:val="20"/>
                <w:szCs w:val="20"/>
              </w:rPr>
              <w:t>The HVDCDC shall set CAN Signal as NHVDCDCStatus = 0x2 Enable power module.</w:t>
            </w:r>
          </w:p>
          <w:p w14:paraId="28879F9C" w14:textId="77777777" w:rsidR="00A55B53" w:rsidRPr="00123177" w:rsidRDefault="00A55B53" w:rsidP="00535342">
            <w:pPr>
              <w:rPr>
                <w:szCs w:val="20"/>
              </w:rPr>
            </w:pPr>
            <w:r w:rsidRPr="00123177">
              <w:rPr>
                <w:szCs w:val="20"/>
              </w:rPr>
              <w:t>The power module shall establish communication with HVDCDC in all state except power down self state.</w:t>
            </w:r>
          </w:p>
          <w:p w14:paraId="7602F81D" w14:textId="77777777" w:rsidR="00A55B53" w:rsidRPr="00123177" w:rsidRDefault="00A55B53" w:rsidP="00535342"/>
        </w:tc>
      </w:tr>
      <w:tr w:rsidR="00A55B53" w:rsidRPr="00123177" w14:paraId="65F81CB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34687C0" w14:textId="77777777" w:rsidR="00A55B53" w:rsidRPr="00123177" w:rsidRDefault="00A55B53" w:rsidP="00535342">
            <w:r w:rsidRPr="00123177">
              <w:rPr>
                <w:rFonts w:eastAsia="Arial"/>
                <w:color w:val="000000" w:themeColor="text1"/>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D2B861" w14:textId="77777777" w:rsidR="00A55B53" w:rsidRPr="00123177" w:rsidRDefault="00A55B53" w:rsidP="00535342">
            <w:r w:rsidRPr="00123177">
              <w:rPr>
                <w:szCs w:val="20"/>
              </w:rPr>
              <w:t>Constraints is not applicable.</w:t>
            </w:r>
          </w:p>
        </w:tc>
      </w:tr>
      <w:tr w:rsidR="00A55B53" w:rsidRPr="00123177" w14:paraId="2BEF20D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A731450" w14:textId="77777777" w:rsidR="00A55B53" w:rsidRPr="00123177" w:rsidRDefault="00A55B53" w:rsidP="00535342">
            <w:r w:rsidRPr="00123177">
              <w:rPr>
                <w:rFonts w:eastAsia="Arial"/>
                <w:color w:val="000000" w:themeColor="text1"/>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DF2DDC" w14:textId="77777777" w:rsidR="00A55B53" w:rsidRPr="00123177" w:rsidRDefault="00A55B53" w:rsidP="00535342">
            <w:r w:rsidRPr="00123177">
              <w:rPr>
                <w:szCs w:val="20"/>
              </w:rPr>
              <w:t>No effects on other system</w:t>
            </w:r>
          </w:p>
        </w:tc>
      </w:tr>
      <w:tr w:rsidR="00A55B53" w:rsidRPr="00123177" w14:paraId="6D8890E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FCCDD96" w14:textId="77777777" w:rsidR="00A55B53" w:rsidRPr="00123177" w:rsidRDefault="00A55B53" w:rsidP="00535342">
            <w:r w:rsidRPr="00123177">
              <w:rPr>
                <w:rFonts w:eastAsia="Arial"/>
                <w:color w:val="000000" w:themeColor="text1"/>
                <w:szCs w:val="20"/>
              </w:rPr>
              <w:t>Testability with respect to test environment</w:t>
            </w:r>
          </w:p>
          <w:p w14:paraId="415D7D69" w14:textId="77777777" w:rsidR="00A55B53" w:rsidRPr="00123177" w:rsidRDefault="00A55B53" w:rsidP="00535342">
            <w:r w:rsidRPr="00123177">
              <w:rPr>
                <w:rFonts w:eastAsia="Arial"/>
                <w:color w:val="000000" w:themeColor="text1"/>
                <w:szCs w:val="20"/>
              </w:rPr>
              <w:t>(Yes/No)</w:t>
            </w:r>
          </w:p>
          <w:p w14:paraId="3AA10EA5"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BBA030" w14:textId="77777777" w:rsidR="00A55B53" w:rsidRPr="00123177" w:rsidRDefault="00A55B53" w:rsidP="00535342">
            <w:pPr>
              <w:pStyle w:val="TableText"/>
              <w:snapToGrid w:val="0"/>
            </w:pPr>
            <w:r w:rsidRPr="00123177">
              <w:t>YES</w:t>
            </w:r>
          </w:p>
          <w:p w14:paraId="6BFD3FE1" w14:textId="77777777" w:rsidR="00A55B53" w:rsidRPr="00123177" w:rsidRDefault="00A55B53" w:rsidP="00535342"/>
        </w:tc>
      </w:tr>
      <w:tr w:rsidR="00A55B53" w:rsidRPr="00123177" w14:paraId="496D7F8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B2BB2A1" w14:textId="77777777" w:rsidR="00A55B53" w:rsidRPr="00123177" w:rsidRDefault="00A55B53" w:rsidP="00535342">
            <w:r w:rsidRPr="00123177">
              <w:rPr>
                <w:rFonts w:eastAsia="Arial"/>
                <w:color w:val="000000" w:themeColor="text1"/>
                <w:szCs w:val="20"/>
              </w:rPr>
              <w:t>Feasible within project constraints</w:t>
            </w:r>
          </w:p>
          <w:p w14:paraId="467093B1" w14:textId="77777777" w:rsidR="00A55B53" w:rsidRPr="00123177" w:rsidRDefault="00A55B53" w:rsidP="00535342">
            <w:r w:rsidRPr="00123177">
              <w:rPr>
                <w:rFonts w:eastAsia="Arial"/>
                <w:color w:val="000000" w:themeColor="text1"/>
                <w:szCs w:val="20"/>
              </w:rPr>
              <w:t>(Yes/No)</w:t>
            </w:r>
          </w:p>
          <w:p w14:paraId="67DED8E5"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33C319" w14:textId="77777777" w:rsidR="00A55B53" w:rsidRPr="00123177" w:rsidRDefault="00A55B53" w:rsidP="00535342">
            <w:pPr>
              <w:pStyle w:val="TableText"/>
              <w:snapToGrid w:val="0"/>
            </w:pPr>
            <w:r w:rsidRPr="00123177">
              <w:t>YES</w:t>
            </w:r>
          </w:p>
          <w:p w14:paraId="3BD0843A" w14:textId="77777777" w:rsidR="00A55B53" w:rsidRPr="00123177" w:rsidRDefault="00A55B53" w:rsidP="00535342"/>
        </w:tc>
      </w:tr>
      <w:tr w:rsidR="00A55B53" w:rsidRPr="00123177" w14:paraId="7F6F64D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8C18149" w14:textId="77777777" w:rsidR="00A55B53" w:rsidRPr="00123177" w:rsidRDefault="00A55B53" w:rsidP="00535342">
            <w:r w:rsidRPr="00123177">
              <w:rPr>
                <w:rFonts w:eastAsia="Arial"/>
                <w:color w:val="000000" w:themeColor="text1"/>
                <w:szCs w:val="20"/>
              </w:rPr>
              <w:lastRenderedPageBreak/>
              <w:t>Critical</w:t>
            </w:r>
          </w:p>
          <w:p w14:paraId="028985F2" w14:textId="77777777" w:rsidR="00A55B53" w:rsidRPr="00123177" w:rsidRDefault="00A55B53" w:rsidP="00535342">
            <w:r w:rsidRPr="00123177">
              <w:rPr>
                <w:rFonts w:eastAsia="Arial"/>
                <w:color w:val="000000" w:themeColor="text1"/>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E43FC5" w14:textId="77777777" w:rsidR="00A55B53" w:rsidRPr="00123177" w:rsidRDefault="00A55B53" w:rsidP="00535342">
            <w:r w:rsidRPr="00123177">
              <w:t>YES</w:t>
            </w:r>
          </w:p>
        </w:tc>
      </w:tr>
      <w:tr w:rsidR="00A55B53" w:rsidRPr="00123177" w14:paraId="0686C14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F7DBCF7" w14:textId="77777777" w:rsidR="00A55B53" w:rsidRPr="00123177" w:rsidRDefault="00A55B53" w:rsidP="00535342">
            <w:pPr>
              <w:rPr>
                <w:rFonts w:eastAsia="Arial"/>
                <w:color w:val="000000" w:themeColor="text1"/>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7369B" w14:textId="77777777" w:rsidR="00A55B53" w:rsidRPr="00123177" w:rsidRDefault="00A55B53" w:rsidP="00535342">
            <w:r w:rsidRPr="00123177">
              <w:t>Acceptance Criteria for this requirement should be as per SECTION-6 ACCEPTANCE CRITERIA</w:t>
            </w:r>
          </w:p>
        </w:tc>
      </w:tr>
    </w:tbl>
    <w:p w14:paraId="7AB1D359" w14:textId="77777777" w:rsidR="00A55B53" w:rsidRPr="00123177" w:rsidRDefault="00A55B53" w:rsidP="00A55B53">
      <w:pPr>
        <w:pStyle w:val="BodyText"/>
        <w:rPr>
          <w:rFonts w:eastAsia="Arial"/>
        </w:rPr>
      </w:pPr>
    </w:p>
    <w:p w14:paraId="130608A0" w14:textId="77777777" w:rsidR="00A55B53" w:rsidRPr="00123177" w:rsidRDefault="00A55B53" w:rsidP="00A55B53">
      <w:pPr>
        <w:pStyle w:val="Heading4"/>
      </w:pPr>
      <w:r w:rsidRPr="00123177">
        <w:t>Application</w:t>
      </w:r>
      <w:r w:rsidRPr="00123177">
        <w:rPr>
          <w:rFonts w:eastAsia="Arial"/>
        </w:rPr>
        <w:t xml:space="preserve"> State: </w:t>
      </w:r>
      <w:r w:rsidRPr="00123177">
        <w:rPr>
          <w:rFonts w:eastAsia="Arial"/>
          <w:color w:val="000000" w:themeColor="text1"/>
        </w:rPr>
        <w:t>Monitor the status of VICOR</w:t>
      </w:r>
    </w:p>
    <w:p w14:paraId="6985AF60" w14:textId="77777777" w:rsidR="00A55B53" w:rsidRPr="00123177" w:rsidRDefault="00A55B53" w:rsidP="00A55B53">
      <w:pPr>
        <w:pStyle w:val="BodyText"/>
        <w:rPr>
          <w:b/>
          <w:bCs/>
        </w:rPr>
      </w:pPr>
    </w:p>
    <w:tbl>
      <w:tblPr>
        <w:tblW w:w="9282" w:type="dxa"/>
        <w:tblInd w:w="103" w:type="dxa"/>
        <w:tblLook w:val="06A0" w:firstRow="1" w:lastRow="0" w:firstColumn="1" w:lastColumn="0" w:noHBand="1" w:noVBand="1"/>
      </w:tblPr>
      <w:tblGrid>
        <w:gridCol w:w="1654"/>
        <w:gridCol w:w="7628"/>
      </w:tblGrid>
      <w:tr w:rsidR="00A55B53" w:rsidRPr="00123177" w14:paraId="37233D5C"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8A5DA21" w14:textId="77777777" w:rsidR="00A55B53" w:rsidRPr="00123177" w:rsidRDefault="00A55B53" w:rsidP="00535342">
            <w:r w:rsidRPr="00123177">
              <w:rPr>
                <w:rFonts w:eastAsia="Arial"/>
                <w:b/>
                <w:bCs/>
                <w:color w:val="000000" w:themeColor="text1"/>
                <w:szCs w:val="20"/>
              </w:rPr>
              <w:t>Term</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DADFF2E" w14:textId="77777777" w:rsidR="00A55B53" w:rsidRPr="00123177" w:rsidRDefault="00A55B53" w:rsidP="00535342">
            <w:r w:rsidRPr="00123177">
              <w:rPr>
                <w:rFonts w:eastAsia="Arial"/>
                <w:b/>
                <w:bCs/>
                <w:color w:val="000000" w:themeColor="text1"/>
                <w:szCs w:val="20"/>
              </w:rPr>
              <w:t>Description</w:t>
            </w:r>
          </w:p>
        </w:tc>
      </w:tr>
      <w:tr w:rsidR="00A55B53" w:rsidRPr="00123177" w14:paraId="584FF96B" w14:textId="77777777" w:rsidTr="00535342">
        <w:trPr>
          <w:trHeight w:val="135"/>
        </w:trPr>
        <w:tc>
          <w:tcPr>
            <w:tcW w:w="1654" w:type="dxa"/>
            <w:tcBorders>
              <w:top w:val="single" w:sz="8" w:space="0" w:color="000000" w:themeColor="text1"/>
              <w:left w:val="single" w:sz="8" w:space="0" w:color="000000" w:themeColor="text1"/>
              <w:bottom w:val="single" w:sz="8" w:space="0" w:color="000000" w:themeColor="text1"/>
              <w:right w:val="nil"/>
            </w:tcBorders>
          </w:tcPr>
          <w:p w14:paraId="5DF5CE5B" w14:textId="77777777" w:rsidR="00A55B53" w:rsidRPr="00123177" w:rsidRDefault="00A55B53" w:rsidP="00535342">
            <w:r w:rsidRPr="00123177">
              <w:rPr>
                <w:rFonts w:eastAsia="Arial"/>
                <w:color w:val="000000" w:themeColor="text1"/>
                <w:szCs w:val="20"/>
              </w:rPr>
              <w:t>REQ ID</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FA7464" w14:textId="77777777" w:rsidR="00A55B53" w:rsidRPr="00123177" w:rsidRDefault="00A55B53" w:rsidP="00535342">
            <w:r w:rsidRPr="00123177">
              <w:rPr>
                <w:rFonts w:eastAsia="Arial"/>
                <w:color w:val="000000" w:themeColor="text1"/>
              </w:rPr>
              <w:t>SWRS_APP_STATE_04</w:t>
            </w:r>
          </w:p>
        </w:tc>
      </w:tr>
      <w:tr w:rsidR="00A55B53" w:rsidRPr="00123177" w14:paraId="1FA4946A" w14:textId="77777777" w:rsidTr="00535342">
        <w:trPr>
          <w:trHeight w:val="135"/>
        </w:trPr>
        <w:tc>
          <w:tcPr>
            <w:tcW w:w="1654" w:type="dxa"/>
            <w:tcBorders>
              <w:top w:val="single" w:sz="8" w:space="0" w:color="000000" w:themeColor="text1"/>
              <w:left w:val="single" w:sz="8" w:space="0" w:color="000000" w:themeColor="text1"/>
              <w:bottom w:val="single" w:sz="8" w:space="0" w:color="000000" w:themeColor="text1"/>
              <w:right w:val="nil"/>
            </w:tcBorders>
          </w:tcPr>
          <w:p w14:paraId="0F205697"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A694BA" w14:textId="77777777" w:rsidR="00A55B53" w:rsidRPr="00123177" w:rsidRDefault="00A55B53" w:rsidP="00535342">
            <w:pPr>
              <w:rPr>
                <w:rFonts w:eastAsia="Arial"/>
                <w:color w:val="000000" w:themeColor="text1"/>
              </w:rPr>
            </w:pPr>
            <w:r w:rsidRPr="00123177">
              <w:rPr>
                <w:rFonts w:eastAsia="Arial"/>
                <w:color w:val="000000" w:themeColor="text1"/>
              </w:rPr>
              <w:t>SDS-HVDCDC-126</w:t>
            </w:r>
          </w:p>
        </w:tc>
      </w:tr>
      <w:tr w:rsidR="00A55B53" w:rsidRPr="00123177" w14:paraId="346CE4E7" w14:textId="77777777" w:rsidTr="00535342">
        <w:tblPrEx>
          <w:tblLook w:val="0000" w:firstRow="0" w:lastRow="0" w:firstColumn="0" w:lastColumn="0" w:noHBand="0" w:noVBand="0"/>
        </w:tblPrEx>
        <w:trPr>
          <w:cantSplit/>
          <w:trHeight w:val="133"/>
        </w:trPr>
        <w:tc>
          <w:tcPr>
            <w:tcW w:w="1654" w:type="dxa"/>
            <w:tcBorders>
              <w:top w:val="single" w:sz="4" w:space="0" w:color="000000" w:themeColor="text1"/>
              <w:left w:val="single" w:sz="4" w:space="0" w:color="000000" w:themeColor="text1"/>
              <w:bottom w:val="single" w:sz="4" w:space="0" w:color="000000" w:themeColor="text1"/>
            </w:tcBorders>
          </w:tcPr>
          <w:p w14:paraId="07DE6F1E" w14:textId="77777777" w:rsidR="00A55B53" w:rsidRPr="00123177" w:rsidRDefault="00A55B53" w:rsidP="00535342">
            <w:pPr>
              <w:pStyle w:val="TableText"/>
              <w:snapToGrid w:val="0"/>
            </w:pPr>
            <w:r w:rsidRPr="00123177">
              <w:t>Milestone</w:t>
            </w: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985BF" w14:textId="77777777" w:rsidR="00A55B53" w:rsidRPr="00123177" w:rsidRDefault="00A55B53" w:rsidP="00535342">
            <w:pPr>
              <w:pStyle w:val="TableText"/>
              <w:snapToGrid w:val="0"/>
            </w:pPr>
            <w:r w:rsidRPr="00123177">
              <w:t>A-Sample/PF1.0</w:t>
            </w:r>
          </w:p>
        </w:tc>
      </w:tr>
      <w:tr w:rsidR="00A55B53" w:rsidRPr="00123177" w14:paraId="447E70CF" w14:textId="77777777" w:rsidTr="00535342">
        <w:trPr>
          <w:trHeight w:val="360"/>
        </w:trPr>
        <w:tc>
          <w:tcPr>
            <w:tcW w:w="1654" w:type="dxa"/>
            <w:tcBorders>
              <w:top w:val="single" w:sz="8" w:space="0" w:color="000000" w:themeColor="text1"/>
              <w:left w:val="single" w:sz="8" w:space="0" w:color="000000" w:themeColor="text1"/>
              <w:bottom w:val="single" w:sz="8" w:space="0" w:color="000000" w:themeColor="text1"/>
              <w:right w:val="nil"/>
            </w:tcBorders>
          </w:tcPr>
          <w:p w14:paraId="509636C7"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C0475C" w14:textId="77777777" w:rsidR="00A55B53" w:rsidRPr="00123177" w:rsidRDefault="00A55B53" w:rsidP="00535342">
            <w:pPr>
              <w:rPr>
                <w:rFonts w:eastAsia="Arial"/>
                <w:color w:val="FF0000"/>
              </w:rPr>
            </w:pPr>
            <w:r w:rsidRPr="00123177">
              <w:rPr>
                <w:rFonts w:eastAsia="Arial"/>
                <w:color w:val="000000" w:themeColor="text1"/>
              </w:rPr>
              <w:t>Application shall send query to VICOR module with defined interval using PMBus specification and monitor the status of VICOR</w:t>
            </w:r>
          </w:p>
        </w:tc>
      </w:tr>
      <w:tr w:rsidR="00A55B53" w:rsidRPr="00123177" w14:paraId="682561CD"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41BA8D9D" w14:textId="77777777" w:rsidR="00A55B53" w:rsidRPr="00123177" w:rsidRDefault="00A55B53" w:rsidP="00535342">
            <w:r w:rsidRPr="00123177">
              <w:rPr>
                <w:rFonts w:eastAsia="Arial"/>
                <w:color w:val="000000" w:themeColor="text1"/>
                <w:szCs w:val="20"/>
              </w:rPr>
              <w:t xml:space="preserve">Derived Requirement </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D7A6C3" w14:textId="77777777" w:rsidR="00A55B53" w:rsidRPr="00123177" w:rsidRDefault="00A55B53" w:rsidP="00535342">
            <w:r w:rsidRPr="00123177">
              <w:t>No Such derived requirement is applicable.</w:t>
            </w:r>
          </w:p>
        </w:tc>
      </w:tr>
      <w:tr w:rsidR="00A55B53" w:rsidRPr="00123177" w14:paraId="1B52C20B"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7D25E2F1" w14:textId="77777777" w:rsidR="00A55B53" w:rsidRPr="00123177" w:rsidRDefault="00A55B53" w:rsidP="00535342">
            <w:r w:rsidRPr="00123177">
              <w:rPr>
                <w:rFonts w:eastAsia="Arial"/>
                <w:color w:val="000000" w:themeColor="text1"/>
                <w:szCs w:val="20"/>
              </w:rPr>
              <w:t>Access Restrictions</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801FDA"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4EA41B8E"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50EADD49"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3829B0" w14:textId="77777777" w:rsidR="00A55B53" w:rsidRPr="00123177" w:rsidRDefault="00A55B53" w:rsidP="00535342">
            <w:pPr>
              <w:spacing w:line="259" w:lineRule="auto"/>
              <w:rPr>
                <w:rFonts w:eastAsia="Arial"/>
                <w:color w:val="000000" w:themeColor="text1"/>
              </w:rPr>
            </w:pPr>
            <w:r w:rsidRPr="00123177">
              <w:rPr>
                <w:rFonts w:eastAsia="Arial"/>
                <w:color w:val="000000" w:themeColor="text1"/>
              </w:rPr>
              <w:t>Application shall send the i2c query message to VICOR module to check the communication is established</w:t>
            </w:r>
          </w:p>
        </w:tc>
      </w:tr>
      <w:tr w:rsidR="00A55B53" w:rsidRPr="00123177" w14:paraId="3BA0D4C5"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08C1EF88"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0ED8D3" w14:textId="77777777" w:rsidR="00A55B53" w:rsidRPr="00123177" w:rsidRDefault="00A55B53" w:rsidP="00535342">
            <w:pPr>
              <w:spacing w:line="259" w:lineRule="auto"/>
            </w:pPr>
            <w:r w:rsidRPr="00123177">
              <w:t>VICOR module shall provide the response once optimum voltage level condition meets(800v) HV battery contactors are closed.</w:t>
            </w:r>
          </w:p>
        </w:tc>
      </w:tr>
      <w:tr w:rsidR="00A55B53" w:rsidRPr="00123177" w14:paraId="5F4B7C99"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240F534C" w14:textId="77777777" w:rsidR="00A55B53" w:rsidRPr="00123177" w:rsidRDefault="00A55B53" w:rsidP="00535342">
            <w:r w:rsidRPr="00123177">
              <w:rPr>
                <w:rFonts w:eastAsia="Arial"/>
                <w:color w:val="000000" w:themeColor="text1"/>
                <w:szCs w:val="20"/>
              </w:rPr>
              <w:t>Process</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FB5A41"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are the conditions for Enable state to get trigger,</w:t>
            </w:r>
          </w:p>
          <w:p w14:paraId="17C2730A" w14:textId="77777777" w:rsidR="00A55B53" w:rsidRPr="00123177" w:rsidRDefault="00A55B53" w:rsidP="00535342">
            <w:pPr>
              <w:spacing w:line="259" w:lineRule="auto"/>
            </w:pPr>
            <w:r w:rsidRPr="00123177">
              <w:rPr>
                <w:rFonts w:eastAsia="Arial"/>
                <w:color w:val="000000" w:themeColor="text1"/>
              </w:rPr>
              <w:t>1. 800V side DC link voltage &gt; 480V (HVDCDC_CAL)</w:t>
            </w:r>
          </w:p>
          <w:p w14:paraId="19C41130"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2. </w:t>
            </w:r>
            <w:r w:rsidRPr="00123177">
              <w:rPr>
                <w:rFonts w:eastAsia="Arial"/>
                <w:b/>
                <w:bCs/>
                <w:color w:val="000000" w:themeColor="text1"/>
                <w:szCs w:val="20"/>
              </w:rPr>
              <w:t xml:space="preserve">NHVDCDCCommand </w:t>
            </w:r>
            <w:r w:rsidRPr="00123177">
              <w:rPr>
                <w:rFonts w:eastAsia="Arial"/>
                <w:color w:val="000000" w:themeColor="text1"/>
                <w:szCs w:val="20"/>
              </w:rPr>
              <w:t>= 0x01 ("Enable") Received</w:t>
            </w:r>
          </w:p>
          <w:p w14:paraId="11D42E04" w14:textId="77777777" w:rsidR="00A55B53" w:rsidRPr="00123177" w:rsidRDefault="00A55B53" w:rsidP="00535342">
            <w:pPr>
              <w:spacing w:line="259" w:lineRule="auto"/>
            </w:pPr>
            <w:r w:rsidRPr="00123177">
              <w:t xml:space="preserve">3. </w:t>
            </w:r>
            <w:r w:rsidRPr="00123177">
              <w:rPr>
                <w:rFonts w:eastAsia="Arial"/>
                <w:color w:val="000000" w:themeColor="text1"/>
                <w:szCs w:val="20"/>
              </w:rPr>
              <w:t>Power Module Initialized and Communication established</w:t>
            </w:r>
          </w:p>
          <w:p w14:paraId="13F5FF2F" w14:textId="77777777" w:rsidR="00A55B53" w:rsidRPr="00123177" w:rsidRDefault="00A55B53" w:rsidP="00535342">
            <w:pPr>
              <w:spacing w:line="259" w:lineRule="auto"/>
            </w:pPr>
          </w:p>
        </w:tc>
      </w:tr>
      <w:tr w:rsidR="00A55B53" w:rsidRPr="00123177" w14:paraId="40B064B4"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6DF7E135" w14:textId="77777777" w:rsidR="00A55B53" w:rsidRPr="00123177" w:rsidRDefault="00A55B53" w:rsidP="00535342">
            <w:r w:rsidRPr="00123177">
              <w:rPr>
                <w:rFonts w:eastAsia="Arial"/>
                <w:color w:val="000000" w:themeColor="text1"/>
                <w:szCs w:val="20"/>
              </w:rPr>
              <w:t>Mandatory Fields</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87901C" w14:textId="77777777" w:rsidR="00A55B53" w:rsidRPr="00123177" w:rsidRDefault="00A55B53" w:rsidP="00535342">
            <w:r w:rsidRPr="00123177">
              <w:t>No such mandatory fields is applicable.</w:t>
            </w:r>
          </w:p>
        </w:tc>
      </w:tr>
      <w:tr w:rsidR="00A55B53" w:rsidRPr="00123177" w14:paraId="5A8EB72E"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4A1421C2" w14:textId="77777777" w:rsidR="00A55B53" w:rsidRPr="00123177" w:rsidRDefault="00A55B53" w:rsidP="00535342">
            <w:r w:rsidRPr="00123177">
              <w:rPr>
                <w:rFonts w:eastAsia="Arial"/>
                <w:color w:val="000000" w:themeColor="text1"/>
                <w:szCs w:val="20"/>
              </w:rPr>
              <w:t>Pre-Loaded Values</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5FFD8D" w14:textId="77777777" w:rsidR="00A55B53" w:rsidRPr="00123177" w:rsidRDefault="00A55B53" w:rsidP="00535342">
            <w:r w:rsidRPr="00123177">
              <w:t>HVDCDCStatus = 0, HVDCDCStatusDebug = 0, NHVDCDCFault = 0,</w:t>
            </w:r>
          </w:p>
        </w:tc>
      </w:tr>
      <w:tr w:rsidR="00A55B53" w:rsidRPr="00123177" w14:paraId="407C52AB"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301638F4" w14:textId="77777777" w:rsidR="00A55B53" w:rsidRPr="00123177" w:rsidRDefault="00A55B53" w:rsidP="00535342">
            <w:r w:rsidRPr="00123177">
              <w:rPr>
                <w:rFonts w:eastAsia="Arial"/>
                <w:color w:val="000000" w:themeColor="text1"/>
                <w:szCs w:val="20"/>
              </w:rPr>
              <w:t>Default Values</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93B464" w14:textId="77777777" w:rsidR="00A55B53" w:rsidRPr="00123177" w:rsidRDefault="00A55B53" w:rsidP="00535342">
            <w:r w:rsidRPr="00123177">
              <w:rPr>
                <w:szCs w:val="20"/>
              </w:rPr>
              <w:t>Default values shall be applicable with respect to Pre-Loaded Values</w:t>
            </w:r>
          </w:p>
        </w:tc>
      </w:tr>
      <w:tr w:rsidR="00A55B53" w:rsidRPr="00123177" w14:paraId="51F768BE"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7C7C4B00" w14:textId="77777777" w:rsidR="00A55B53" w:rsidRPr="00123177" w:rsidRDefault="00A55B53" w:rsidP="00535342">
            <w:r w:rsidRPr="00123177">
              <w:rPr>
                <w:rFonts w:eastAsia="Arial"/>
                <w:color w:val="000000" w:themeColor="text1"/>
                <w:szCs w:val="20"/>
              </w:rPr>
              <w:t>Valid range of Values</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5639E2" w14:textId="77777777" w:rsidR="00A55B53" w:rsidRPr="00123177" w:rsidRDefault="00A55B53" w:rsidP="00535342">
            <w:r w:rsidRPr="00123177">
              <w:rPr>
                <w:rFonts w:eastAsia="Arial"/>
                <w:color w:val="000000" w:themeColor="text1"/>
                <w:szCs w:val="20"/>
              </w:rPr>
              <w:t>Valid range of Values</w:t>
            </w:r>
            <w:r w:rsidRPr="00123177">
              <w:rPr>
                <w:szCs w:val="20"/>
              </w:rPr>
              <w:t xml:space="preserve"> is not applicable</w:t>
            </w:r>
          </w:p>
        </w:tc>
      </w:tr>
      <w:tr w:rsidR="00A55B53" w:rsidRPr="00123177" w14:paraId="1B1018F4"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1B7A3278" w14:textId="77777777" w:rsidR="00A55B53" w:rsidRPr="00123177" w:rsidRDefault="00A55B53" w:rsidP="00535342">
            <w:r w:rsidRPr="00123177">
              <w:rPr>
                <w:rFonts w:eastAsia="Arial"/>
                <w:color w:val="000000" w:themeColor="text1"/>
                <w:szCs w:val="20"/>
              </w:rPr>
              <w:t xml:space="preserve">Data Latency Period </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EED938" w14:textId="77777777" w:rsidR="00A55B53" w:rsidRPr="00123177" w:rsidRDefault="00A55B53" w:rsidP="00535342">
            <w:r w:rsidRPr="00123177">
              <w:rPr>
                <w:szCs w:val="20"/>
              </w:rPr>
              <w:t>Data latency period is not applicable</w:t>
            </w:r>
          </w:p>
        </w:tc>
      </w:tr>
      <w:tr w:rsidR="00A55B53" w:rsidRPr="00123177" w14:paraId="6E2B7321"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539A19C9" w14:textId="77777777" w:rsidR="00A55B53" w:rsidRPr="00123177" w:rsidRDefault="00A55B53" w:rsidP="00535342">
            <w:r w:rsidRPr="00123177">
              <w:rPr>
                <w:rFonts w:eastAsia="Arial"/>
                <w:color w:val="000000" w:themeColor="text1"/>
                <w:szCs w:val="20"/>
              </w:rPr>
              <w:t xml:space="preserve">Data Retention Period  </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DC295B" w14:textId="77777777" w:rsidR="00A55B53" w:rsidRPr="00123177" w:rsidRDefault="00A55B53" w:rsidP="00535342">
            <w:r w:rsidRPr="00123177">
              <w:rPr>
                <w:szCs w:val="20"/>
              </w:rPr>
              <w:t>Data Retention period is not applicable.</w:t>
            </w:r>
          </w:p>
        </w:tc>
      </w:tr>
      <w:tr w:rsidR="00A55B53" w:rsidRPr="00123177" w14:paraId="50A3E3BA"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13ECA87C" w14:textId="77777777" w:rsidR="00A55B53" w:rsidRPr="00123177" w:rsidRDefault="00A55B53" w:rsidP="00535342">
            <w:r w:rsidRPr="00123177">
              <w:rPr>
                <w:rFonts w:eastAsia="Arial"/>
                <w:color w:val="000000" w:themeColor="text1"/>
                <w:szCs w:val="20"/>
              </w:rPr>
              <w:t>Data Rate/ &lt;Daily&gt; Number of transaction</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085B4F" w14:textId="77777777" w:rsidR="00A55B53" w:rsidRPr="00123177" w:rsidRDefault="00A55B53" w:rsidP="00535342">
            <w:r w:rsidRPr="00123177">
              <w:rPr>
                <w:szCs w:val="20"/>
              </w:rPr>
              <w:t>Data rate is not applicable.</w:t>
            </w:r>
          </w:p>
        </w:tc>
      </w:tr>
      <w:tr w:rsidR="00A55B53" w:rsidRPr="00123177" w14:paraId="4349EF03"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3A64447E" w14:textId="77777777" w:rsidR="00A55B53" w:rsidRPr="00123177" w:rsidRDefault="00A55B53" w:rsidP="00535342">
            <w:r w:rsidRPr="00123177">
              <w:rPr>
                <w:rFonts w:eastAsia="Arial"/>
                <w:color w:val="000000" w:themeColor="text1"/>
                <w:szCs w:val="20"/>
              </w:rPr>
              <w:lastRenderedPageBreak/>
              <w:t>External Events</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A45B28"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5B15ED23"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06632BFF" w14:textId="77777777" w:rsidR="00A55B53" w:rsidRPr="00123177" w:rsidRDefault="00A55B53" w:rsidP="00535342">
            <w:r w:rsidRPr="00123177">
              <w:rPr>
                <w:rFonts w:eastAsia="Arial"/>
                <w:color w:val="000000" w:themeColor="text1"/>
                <w:szCs w:val="20"/>
              </w:rPr>
              <w:t>Temporal Events</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9B8A50" w14:textId="77777777" w:rsidR="00A55B53" w:rsidRPr="00123177" w:rsidRDefault="00A55B53" w:rsidP="00535342">
            <w:r w:rsidRPr="00123177">
              <w:rPr>
                <w:szCs w:val="20"/>
              </w:rPr>
              <w:t>Temporal event is not applicable.</w:t>
            </w:r>
          </w:p>
        </w:tc>
      </w:tr>
      <w:tr w:rsidR="00A55B53" w:rsidRPr="00123177" w14:paraId="40C7FE8D"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73373BE4" w14:textId="77777777" w:rsidR="00A55B53" w:rsidRPr="00123177" w:rsidRDefault="00A55B53" w:rsidP="00535342">
            <w:r w:rsidRPr="00123177">
              <w:rPr>
                <w:rFonts w:eastAsia="Arial"/>
                <w:color w:val="000000" w:themeColor="text1"/>
                <w:szCs w:val="20"/>
              </w:rPr>
              <w:t xml:space="preserve">Validation Rules/ </w:t>
            </w:r>
          </w:p>
          <w:p w14:paraId="2901946A"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A76047" w14:textId="77777777" w:rsidR="00A55B53" w:rsidRPr="00123177" w:rsidRDefault="00A55B53" w:rsidP="00535342">
            <w:pPr>
              <w:pStyle w:val="TableText"/>
              <w:snapToGrid w:val="0"/>
            </w:pPr>
            <w:r w:rsidRPr="00123177">
              <w:t xml:space="preserve">Application shall be able to read response of VICOR </w:t>
            </w:r>
            <w:commentRangeStart w:id="92"/>
            <w:commentRangeStart w:id="93"/>
            <w:r w:rsidRPr="00123177">
              <w:t>module</w:t>
            </w:r>
            <w:commentRangeEnd w:id="92"/>
            <w:r w:rsidRPr="00123177">
              <w:rPr>
                <w:rStyle w:val="CommentReference"/>
                <w:sz w:val="24"/>
                <w:szCs w:val="24"/>
              </w:rPr>
              <w:commentReference w:id="92"/>
            </w:r>
            <w:commentRangeEnd w:id="93"/>
            <w:r w:rsidRPr="00123177">
              <w:rPr>
                <w:rStyle w:val="CommentReference"/>
                <w:sz w:val="24"/>
                <w:szCs w:val="24"/>
              </w:rPr>
              <w:commentReference w:id="93"/>
            </w:r>
            <w:r w:rsidRPr="00123177">
              <w:t xml:space="preserve"> over I2C bus.</w:t>
            </w:r>
          </w:p>
          <w:p w14:paraId="7C255F5A" w14:textId="77777777" w:rsidR="00A55B53" w:rsidRPr="00123177" w:rsidRDefault="00A55B53" w:rsidP="00535342"/>
        </w:tc>
      </w:tr>
      <w:tr w:rsidR="00A55B53" w:rsidRPr="00123177" w14:paraId="3F7BB155"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537D2EA1" w14:textId="77777777" w:rsidR="00A55B53" w:rsidRPr="00123177" w:rsidRDefault="00A55B53" w:rsidP="00535342">
            <w:r w:rsidRPr="00123177">
              <w:rPr>
                <w:rFonts w:eastAsia="Arial"/>
                <w:color w:val="000000" w:themeColor="text1"/>
                <w:szCs w:val="20"/>
              </w:rPr>
              <w:t>Constraints</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72B44D" w14:textId="77777777" w:rsidR="00A55B53" w:rsidRPr="00123177" w:rsidRDefault="00A55B53" w:rsidP="00535342">
            <w:r w:rsidRPr="00123177">
              <w:rPr>
                <w:szCs w:val="20"/>
              </w:rPr>
              <w:t>Constraints is not applicable.</w:t>
            </w:r>
          </w:p>
        </w:tc>
      </w:tr>
      <w:tr w:rsidR="00A55B53" w:rsidRPr="00123177" w14:paraId="5AB4A5D5"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074EEF09" w14:textId="77777777" w:rsidR="00A55B53" w:rsidRPr="00123177" w:rsidRDefault="00A55B53" w:rsidP="00535342">
            <w:r w:rsidRPr="00123177">
              <w:rPr>
                <w:rFonts w:eastAsia="Arial"/>
                <w:color w:val="000000" w:themeColor="text1"/>
                <w:szCs w:val="20"/>
              </w:rPr>
              <w:t>Effects on other systems/sub system</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34E7FC" w14:textId="77777777" w:rsidR="00A55B53" w:rsidRPr="00123177" w:rsidRDefault="00A55B53" w:rsidP="00535342">
            <w:r w:rsidRPr="00123177">
              <w:rPr>
                <w:szCs w:val="20"/>
              </w:rPr>
              <w:t>No effects on other system</w:t>
            </w:r>
          </w:p>
        </w:tc>
      </w:tr>
      <w:tr w:rsidR="00A55B53" w:rsidRPr="00123177" w14:paraId="688EC69D"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5F4ABCCF" w14:textId="77777777" w:rsidR="00A55B53" w:rsidRPr="00123177" w:rsidRDefault="00A55B53" w:rsidP="00535342">
            <w:r w:rsidRPr="00123177">
              <w:rPr>
                <w:rFonts w:eastAsia="Arial"/>
                <w:color w:val="000000" w:themeColor="text1"/>
                <w:szCs w:val="20"/>
              </w:rPr>
              <w:t>Testability with respect to test environment</w:t>
            </w:r>
          </w:p>
          <w:p w14:paraId="513A48A2" w14:textId="77777777" w:rsidR="00A55B53" w:rsidRPr="00123177" w:rsidRDefault="00A55B53" w:rsidP="00535342">
            <w:r w:rsidRPr="00123177">
              <w:rPr>
                <w:rFonts w:eastAsia="Arial"/>
                <w:color w:val="000000" w:themeColor="text1"/>
                <w:szCs w:val="20"/>
              </w:rPr>
              <w:t>(Yes/No)</w:t>
            </w:r>
          </w:p>
          <w:p w14:paraId="44015D39"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621C8B" w14:textId="77777777" w:rsidR="00A55B53" w:rsidRPr="00123177" w:rsidRDefault="00A55B53" w:rsidP="00535342">
            <w:pPr>
              <w:pStyle w:val="TableText"/>
              <w:snapToGrid w:val="0"/>
            </w:pPr>
            <w:r w:rsidRPr="00123177">
              <w:t>YES</w:t>
            </w:r>
          </w:p>
          <w:p w14:paraId="65EDA2E3" w14:textId="77777777" w:rsidR="00A55B53" w:rsidRPr="00123177" w:rsidRDefault="00A55B53" w:rsidP="00535342"/>
        </w:tc>
      </w:tr>
      <w:tr w:rsidR="00A55B53" w:rsidRPr="00123177" w14:paraId="1483C55E"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4866614E" w14:textId="77777777" w:rsidR="00A55B53" w:rsidRPr="00123177" w:rsidRDefault="00A55B53" w:rsidP="00535342">
            <w:r w:rsidRPr="00123177">
              <w:rPr>
                <w:rFonts w:eastAsia="Arial"/>
                <w:color w:val="000000" w:themeColor="text1"/>
                <w:szCs w:val="20"/>
              </w:rPr>
              <w:t>Feasible within project constraints</w:t>
            </w:r>
          </w:p>
          <w:p w14:paraId="1AAFD93C" w14:textId="77777777" w:rsidR="00A55B53" w:rsidRPr="00123177" w:rsidRDefault="00A55B53" w:rsidP="00535342">
            <w:r w:rsidRPr="00123177">
              <w:rPr>
                <w:rFonts w:eastAsia="Arial"/>
                <w:color w:val="000000" w:themeColor="text1"/>
                <w:szCs w:val="20"/>
              </w:rPr>
              <w:t>(Yes/No)</w:t>
            </w:r>
          </w:p>
          <w:p w14:paraId="672D9BDA"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C0D7DB" w14:textId="77777777" w:rsidR="00A55B53" w:rsidRPr="00123177" w:rsidRDefault="00A55B53" w:rsidP="00535342">
            <w:pPr>
              <w:pStyle w:val="TableText"/>
              <w:snapToGrid w:val="0"/>
            </w:pPr>
            <w:r w:rsidRPr="00123177">
              <w:t>YES</w:t>
            </w:r>
          </w:p>
          <w:p w14:paraId="1025C859" w14:textId="77777777" w:rsidR="00A55B53" w:rsidRPr="00123177" w:rsidRDefault="00A55B53" w:rsidP="00535342"/>
        </w:tc>
      </w:tr>
      <w:tr w:rsidR="00A55B53" w:rsidRPr="00123177" w14:paraId="27BE5501"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1E37621F" w14:textId="77777777" w:rsidR="00A55B53" w:rsidRPr="00123177" w:rsidRDefault="00A55B53" w:rsidP="00535342">
            <w:r w:rsidRPr="00123177">
              <w:rPr>
                <w:rFonts w:eastAsia="Arial"/>
                <w:color w:val="000000" w:themeColor="text1"/>
                <w:szCs w:val="20"/>
              </w:rPr>
              <w:t>Critical</w:t>
            </w:r>
          </w:p>
          <w:p w14:paraId="4DBBF0DD" w14:textId="77777777" w:rsidR="00A55B53" w:rsidRPr="00123177" w:rsidRDefault="00A55B53" w:rsidP="00535342">
            <w:r w:rsidRPr="00123177">
              <w:rPr>
                <w:rFonts w:eastAsia="Arial"/>
                <w:color w:val="000000" w:themeColor="text1"/>
                <w:szCs w:val="20"/>
              </w:rPr>
              <w:t>(Yes/No)</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143191" w14:textId="77777777" w:rsidR="00A55B53" w:rsidRPr="00123177" w:rsidRDefault="00A55B53" w:rsidP="00535342">
            <w:r w:rsidRPr="00123177">
              <w:t>YES</w:t>
            </w:r>
          </w:p>
        </w:tc>
      </w:tr>
      <w:tr w:rsidR="00A55B53" w:rsidRPr="00123177" w14:paraId="4217F151" w14:textId="77777777" w:rsidTr="00535342">
        <w:trPr>
          <w:trHeight w:val="300"/>
        </w:trPr>
        <w:tc>
          <w:tcPr>
            <w:tcW w:w="1654" w:type="dxa"/>
            <w:tcBorders>
              <w:top w:val="single" w:sz="8" w:space="0" w:color="000000" w:themeColor="text1"/>
              <w:left w:val="single" w:sz="8" w:space="0" w:color="000000" w:themeColor="text1"/>
              <w:bottom w:val="single" w:sz="8" w:space="0" w:color="000000" w:themeColor="text1"/>
              <w:right w:val="nil"/>
            </w:tcBorders>
          </w:tcPr>
          <w:p w14:paraId="4BCFCC39" w14:textId="77777777" w:rsidR="00A55B53" w:rsidRPr="00123177" w:rsidRDefault="00A55B53" w:rsidP="00535342">
            <w:pPr>
              <w:rPr>
                <w:rFonts w:eastAsia="Arial"/>
                <w:color w:val="000000" w:themeColor="text1"/>
                <w:szCs w:val="20"/>
              </w:rPr>
            </w:pPr>
            <w:r w:rsidRPr="00123177">
              <w:t>Acceptance Criteria</w:t>
            </w:r>
          </w:p>
        </w:tc>
        <w:tc>
          <w:tcPr>
            <w:tcW w:w="7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DA7DC5" w14:textId="77777777" w:rsidR="00A55B53" w:rsidRPr="00123177" w:rsidRDefault="00A55B53" w:rsidP="00535342">
            <w:r w:rsidRPr="00123177">
              <w:t>Acceptance Criteria for this requirement should be as per SECTION-6 ACCEPTANCE CRITERIA</w:t>
            </w:r>
          </w:p>
        </w:tc>
      </w:tr>
    </w:tbl>
    <w:p w14:paraId="2B9188EB" w14:textId="77777777" w:rsidR="00A55B53" w:rsidRPr="00123177" w:rsidRDefault="00A55B53" w:rsidP="00A55B53"/>
    <w:p w14:paraId="093E66B5" w14:textId="77777777" w:rsidR="00A55B53" w:rsidRPr="00123177" w:rsidRDefault="00A55B53" w:rsidP="00A55B53">
      <w:pPr>
        <w:pStyle w:val="BodyText"/>
        <w:rPr>
          <w:b/>
          <w:bCs/>
        </w:rPr>
      </w:pPr>
    </w:p>
    <w:p w14:paraId="39F6DE3C" w14:textId="77777777" w:rsidR="00A55B53" w:rsidRPr="00123177" w:rsidRDefault="00A55B53" w:rsidP="00A55B53">
      <w:pPr>
        <w:pStyle w:val="Heading4"/>
      </w:pPr>
      <w:r w:rsidRPr="00123177">
        <w:rPr>
          <w:rFonts w:eastAsia="Arial"/>
          <w:szCs w:val="20"/>
        </w:rPr>
        <w:t>HV_Initializtion state transition requirement</w:t>
      </w:r>
      <w:r w:rsidRPr="00123177">
        <w:t>.</w:t>
      </w:r>
    </w:p>
    <w:p w14:paraId="4EB86B47" w14:textId="77777777" w:rsidR="00A55B53" w:rsidRPr="00123177" w:rsidRDefault="00A55B53" w:rsidP="00A55B53">
      <w:pPr>
        <w:pStyle w:val="BodyText"/>
        <w:rPr>
          <w:b/>
          <w:bCs/>
        </w:rPr>
      </w:pPr>
    </w:p>
    <w:tbl>
      <w:tblPr>
        <w:tblW w:w="9300" w:type="dxa"/>
        <w:tblInd w:w="103" w:type="dxa"/>
        <w:tblLook w:val="06A0" w:firstRow="1" w:lastRow="0" w:firstColumn="1" w:lastColumn="0" w:noHBand="1" w:noVBand="1"/>
      </w:tblPr>
      <w:tblGrid>
        <w:gridCol w:w="1456"/>
        <w:gridCol w:w="7844"/>
      </w:tblGrid>
      <w:tr w:rsidR="00A55B53" w:rsidRPr="00123177" w14:paraId="0B3F461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3F86793"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BAA31A4" w14:textId="77777777" w:rsidR="00A55B53" w:rsidRPr="00123177" w:rsidRDefault="00A55B53" w:rsidP="00535342">
            <w:r w:rsidRPr="00123177">
              <w:rPr>
                <w:rFonts w:eastAsia="Arial"/>
                <w:b/>
                <w:bCs/>
                <w:color w:val="000000" w:themeColor="text1"/>
                <w:szCs w:val="20"/>
              </w:rPr>
              <w:t>Description</w:t>
            </w:r>
          </w:p>
        </w:tc>
      </w:tr>
      <w:tr w:rsidR="00A55B53" w:rsidRPr="00123177" w14:paraId="20BED753"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571585F"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57F0D4" w14:textId="77777777" w:rsidR="00A55B53" w:rsidRPr="00123177" w:rsidRDefault="00A55B53" w:rsidP="00535342">
            <w:r w:rsidRPr="00123177">
              <w:rPr>
                <w:rFonts w:eastAsia="Arial"/>
                <w:color w:val="000000" w:themeColor="text1"/>
              </w:rPr>
              <w:t>SWRS_APP_STATE_05</w:t>
            </w:r>
          </w:p>
        </w:tc>
      </w:tr>
      <w:tr w:rsidR="00A55B53" w:rsidRPr="00123177" w14:paraId="42B2C4CA"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4574A9E"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D66378" w14:textId="77777777" w:rsidR="00A55B53" w:rsidRPr="00123177" w:rsidRDefault="00A55B53" w:rsidP="00535342">
            <w:pPr>
              <w:rPr>
                <w:rFonts w:eastAsia="Arial"/>
                <w:color w:val="000000" w:themeColor="text1"/>
              </w:rPr>
            </w:pPr>
            <w:r w:rsidRPr="00123177">
              <w:rPr>
                <w:rFonts w:eastAsia="Arial"/>
                <w:color w:val="000000" w:themeColor="text1"/>
              </w:rPr>
              <w:t>SDS-HVDCDC-332</w:t>
            </w:r>
          </w:p>
        </w:tc>
      </w:tr>
      <w:tr w:rsidR="00A55B53" w:rsidRPr="00123177" w14:paraId="3676FD16"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F345D30" w14:textId="77777777" w:rsidR="00A55B53" w:rsidRPr="00123177" w:rsidRDefault="00A55B53" w:rsidP="00535342">
            <w:pPr>
              <w:rPr>
                <w:rFonts w:eastAsia="Arial"/>
                <w:color w:val="000000" w:themeColor="text1"/>
              </w:rPr>
            </w:pPr>
            <w:r w:rsidRPr="00123177">
              <w:lastRenderedPageBreak/>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E7D22D" w14:textId="77777777" w:rsidR="00A55B53" w:rsidRPr="00123177" w:rsidRDefault="00A55B53" w:rsidP="00535342">
            <w:pPr>
              <w:rPr>
                <w:rFonts w:eastAsia="Arial"/>
                <w:color w:val="000000" w:themeColor="text1"/>
              </w:rPr>
            </w:pPr>
            <w:r w:rsidRPr="00123177">
              <w:t>Pre C-Sample/PF3.0 Phase-2</w:t>
            </w:r>
          </w:p>
        </w:tc>
      </w:tr>
      <w:tr w:rsidR="00A55B53" w:rsidRPr="00123177" w14:paraId="7156731C"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0DD80ED6"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BDD30D" w14:textId="77777777" w:rsidR="00A55B53" w:rsidRPr="00123177" w:rsidRDefault="00A55B53" w:rsidP="00535342">
            <w:pPr>
              <w:rPr>
                <w:rFonts w:eastAsia="Arial"/>
                <w:szCs w:val="20"/>
              </w:rPr>
            </w:pPr>
            <w:r w:rsidRPr="00123177">
              <w:rPr>
                <w:rFonts w:eastAsia="Arial"/>
                <w:szCs w:val="20"/>
              </w:rPr>
              <w:t>The application shall be able to transit to the "HV_Initializtion state"</w:t>
            </w:r>
          </w:p>
        </w:tc>
      </w:tr>
      <w:tr w:rsidR="00A55B53" w:rsidRPr="00123177" w14:paraId="030C1C3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8AEDC3"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D01D98" w14:textId="77777777" w:rsidR="00A55B53" w:rsidRPr="00123177" w:rsidRDefault="00A55B53" w:rsidP="00535342">
            <w:r w:rsidRPr="00123177">
              <w:t>No Such derived requirement is applicable.</w:t>
            </w:r>
          </w:p>
        </w:tc>
      </w:tr>
      <w:tr w:rsidR="00A55B53" w:rsidRPr="00123177" w14:paraId="627CE76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A28B0D"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BD1FE2"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3AAD52C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CC554F8"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599B0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800V side (high side) voltage of the power module greater than 480V</w:t>
            </w:r>
          </w:p>
          <w:p w14:paraId="2D9DACAB" w14:textId="77777777" w:rsidR="00A55B53" w:rsidRPr="00123177" w:rsidRDefault="00A55B53" w:rsidP="00535342">
            <w:pPr>
              <w:spacing w:line="259" w:lineRule="auto"/>
              <w:rPr>
                <w:rFonts w:eastAsia="Arial"/>
                <w:color w:val="000000" w:themeColor="text1"/>
              </w:rPr>
            </w:pPr>
            <w:r w:rsidRPr="00123177">
              <w:rPr>
                <w:rFonts w:eastAsia="Arial"/>
                <w:color w:val="000000" w:themeColor="text1"/>
              </w:rPr>
              <w:t>2. Send NHVDCDCCommand as 0x01 ("Enable") from EDSU to HVDCDC using the CAN interface</w:t>
            </w:r>
          </w:p>
          <w:p w14:paraId="14F5F464" w14:textId="77777777" w:rsidR="00A55B53" w:rsidRPr="00123177" w:rsidRDefault="00A55B53" w:rsidP="00535342">
            <w:pPr>
              <w:spacing w:line="259" w:lineRule="auto"/>
            </w:pPr>
          </w:p>
        </w:tc>
      </w:tr>
      <w:tr w:rsidR="00A55B53" w:rsidRPr="00123177" w14:paraId="31BDF51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64C9952"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A2A525" w14:textId="77777777" w:rsidR="00A55B53" w:rsidRPr="00123177" w:rsidRDefault="00A55B53" w:rsidP="00535342">
            <w:pPr>
              <w:spacing w:line="259" w:lineRule="auto"/>
              <w:rPr>
                <w:rFonts w:eastAsia="Arial"/>
                <w:szCs w:val="20"/>
              </w:rPr>
            </w:pPr>
            <w:r w:rsidRPr="00123177">
              <w:rPr>
                <w:rFonts w:eastAsia="Arial"/>
                <w:color w:val="000000" w:themeColor="text1"/>
                <w:szCs w:val="20"/>
              </w:rPr>
              <w:t xml:space="preserve">Application should be able to transition to </w:t>
            </w:r>
            <w:r w:rsidRPr="00123177">
              <w:rPr>
                <w:rFonts w:eastAsia="Arial"/>
                <w:szCs w:val="20"/>
              </w:rPr>
              <w:t>the "HV_Initializtion state"</w:t>
            </w:r>
          </w:p>
          <w:p w14:paraId="71A66BC8"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The HVDCDC shall set NHVDCDCStatus = 0x8 "HV_Initializtion" state (On Vehicle CAN).</w:t>
            </w:r>
          </w:p>
          <w:p w14:paraId="1881D4B7"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The HVDCDC shall set NHVDCDCStatusDebug = 0xF "HV_Initializtion" state (On Debug and Vehicle CAN).</w:t>
            </w:r>
          </w:p>
          <w:p w14:paraId="47CA2A1A" w14:textId="77777777" w:rsidR="00A55B53" w:rsidRPr="00123177" w:rsidRDefault="00A55B53" w:rsidP="00535342">
            <w:pPr>
              <w:spacing w:line="259" w:lineRule="auto"/>
              <w:rPr>
                <w:rFonts w:eastAsia="Arial"/>
                <w:color w:val="000000" w:themeColor="text1"/>
                <w:szCs w:val="20"/>
              </w:rPr>
            </w:pPr>
          </w:p>
        </w:tc>
      </w:tr>
      <w:tr w:rsidR="00A55B53" w:rsidRPr="00123177" w14:paraId="1B70B4E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F6F9445"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980803"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are the conditions for Enable state to get trigger?</w:t>
            </w:r>
          </w:p>
          <w:p w14:paraId="217838FA" w14:textId="77777777" w:rsidR="00A55B53" w:rsidRPr="00123177" w:rsidRDefault="00A55B53" w:rsidP="00535342">
            <w:pPr>
              <w:spacing w:line="259" w:lineRule="auto"/>
            </w:pPr>
            <w:r w:rsidRPr="00123177">
              <w:rPr>
                <w:rFonts w:eastAsia="Arial"/>
                <w:color w:val="000000" w:themeColor="text1"/>
              </w:rPr>
              <w:t>1. 800V side DC link voltage &gt; 480V (HVDCDC_</w:t>
            </w:r>
            <w:commentRangeStart w:id="94"/>
            <w:r w:rsidRPr="00123177">
              <w:rPr>
                <w:rFonts w:eastAsia="Arial"/>
                <w:color w:val="000000" w:themeColor="text1"/>
              </w:rPr>
              <w:t>CAL</w:t>
            </w:r>
            <w:commentRangeEnd w:id="94"/>
            <w:r w:rsidRPr="00123177">
              <w:rPr>
                <w:rStyle w:val="CommentReference"/>
                <w:rFonts w:eastAsia="Arial"/>
                <w:color w:val="000000" w:themeColor="text1"/>
                <w:sz w:val="24"/>
                <w:szCs w:val="24"/>
              </w:rPr>
              <w:commentReference w:id="94"/>
            </w:r>
            <w:r w:rsidRPr="00123177">
              <w:rPr>
                <w:rFonts w:eastAsia="Arial"/>
                <w:color w:val="000000" w:themeColor="text1"/>
              </w:rPr>
              <w:t>)</w:t>
            </w:r>
          </w:p>
          <w:p w14:paraId="1C2E9927" w14:textId="77777777" w:rsidR="00A55B53" w:rsidRPr="00123177" w:rsidRDefault="00A55B53" w:rsidP="00535342">
            <w:pPr>
              <w:spacing w:line="259" w:lineRule="auto"/>
            </w:pPr>
            <w:r w:rsidRPr="00123177">
              <w:rPr>
                <w:rFonts w:eastAsia="Arial"/>
                <w:color w:val="000000" w:themeColor="text1"/>
                <w:szCs w:val="20"/>
              </w:rPr>
              <w:t xml:space="preserve">2. </w:t>
            </w:r>
            <w:r w:rsidRPr="00123177">
              <w:rPr>
                <w:rFonts w:eastAsia="Arial"/>
                <w:b/>
                <w:bCs/>
                <w:color w:val="000000" w:themeColor="text1"/>
                <w:szCs w:val="20"/>
              </w:rPr>
              <w:t xml:space="preserve">NHVDCDCCommand </w:t>
            </w:r>
            <w:r w:rsidRPr="00123177">
              <w:rPr>
                <w:rFonts w:eastAsia="Arial"/>
                <w:color w:val="000000" w:themeColor="text1"/>
                <w:szCs w:val="20"/>
              </w:rPr>
              <w:t>= 0x01 ("Enable") Received</w:t>
            </w:r>
          </w:p>
          <w:p w14:paraId="42B627D6" w14:textId="77777777" w:rsidR="00A55B53" w:rsidRPr="00123177" w:rsidRDefault="00A55B53" w:rsidP="00535342">
            <w:pPr>
              <w:spacing w:line="259" w:lineRule="auto"/>
            </w:pPr>
            <w:r w:rsidRPr="00123177">
              <w:rPr>
                <w:rFonts w:eastAsia="Arial"/>
                <w:color w:val="000000" w:themeColor="text1"/>
                <w:szCs w:val="20"/>
              </w:rPr>
              <w:t xml:space="preserve">3. Power Module Initialized and Communication </w:t>
            </w:r>
            <w:commentRangeStart w:id="95"/>
            <w:r w:rsidRPr="00123177">
              <w:rPr>
                <w:rFonts w:eastAsia="Arial"/>
                <w:color w:val="000000" w:themeColor="text1"/>
                <w:szCs w:val="20"/>
              </w:rPr>
              <w:t>established</w:t>
            </w:r>
            <w:commentRangeEnd w:id="95"/>
            <w:r w:rsidRPr="00123177">
              <w:rPr>
                <w:rStyle w:val="CommentReference"/>
                <w:sz w:val="24"/>
                <w:szCs w:val="24"/>
              </w:rPr>
              <w:commentReference w:id="95"/>
            </w:r>
          </w:p>
          <w:p w14:paraId="61231F32" w14:textId="77777777" w:rsidR="00A55B53" w:rsidRPr="00123177" w:rsidRDefault="00A55B53" w:rsidP="00535342">
            <w:pPr>
              <w:spacing w:line="259" w:lineRule="auto"/>
            </w:pPr>
            <w:r w:rsidRPr="00123177">
              <w:rPr>
                <w:rFonts w:eastAsia="Arial"/>
                <w:color w:val="000000" w:themeColor="text1"/>
                <w:szCs w:val="20"/>
              </w:rPr>
              <w:t xml:space="preserve">4. </w:t>
            </w:r>
            <w:r w:rsidRPr="00123177">
              <w:rPr>
                <w:rFonts w:eastAsia="Arial"/>
                <w:b/>
                <w:bCs/>
                <w:color w:val="000000" w:themeColor="text1"/>
                <w:szCs w:val="20"/>
              </w:rPr>
              <w:t xml:space="preserve">NHVDCDCFault </w:t>
            </w:r>
            <w:r w:rsidRPr="00123177">
              <w:rPr>
                <w:rFonts w:eastAsia="Arial"/>
                <w:color w:val="000000" w:themeColor="text1"/>
                <w:szCs w:val="20"/>
              </w:rPr>
              <w:t>!= 0x3 ("Level 2" fault)</w:t>
            </w:r>
          </w:p>
        </w:tc>
      </w:tr>
      <w:tr w:rsidR="00A55B53" w:rsidRPr="00123177" w14:paraId="1B7070C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DD9DA4A"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981BD4" w14:textId="77777777" w:rsidR="00A55B53" w:rsidRPr="00123177" w:rsidRDefault="00A55B53" w:rsidP="00535342">
            <w:r w:rsidRPr="00123177">
              <w:t>No such mandatory fields is applicable.</w:t>
            </w:r>
          </w:p>
        </w:tc>
      </w:tr>
      <w:tr w:rsidR="00A55B53" w:rsidRPr="00123177" w14:paraId="76B1EAF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3A35730"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549E8E" w14:textId="77777777" w:rsidR="00A55B53" w:rsidRPr="00123177" w:rsidRDefault="00A55B53" w:rsidP="00535342">
            <w:r w:rsidRPr="00123177">
              <w:t>1. HVDCDCStatus = 0, HVDCDCStatusDebug = 0, NHVDCDCFault = 0,</w:t>
            </w:r>
          </w:p>
          <w:p w14:paraId="0553B0CA" w14:textId="77777777" w:rsidR="00A55B53" w:rsidRPr="00123177" w:rsidRDefault="00A55B53" w:rsidP="00535342">
            <w:r w:rsidRPr="00123177">
              <w:t>2. The converter power module is initialized and the communication is established</w:t>
            </w:r>
          </w:p>
        </w:tc>
      </w:tr>
      <w:tr w:rsidR="00A55B53" w:rsidRPr="00123177" w14:paraId="3F452D5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28F8DFA"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4662B2" w14:textId="77777777" w:rsidR="00A55B53" w:rsidRPr="00123177" w:rsidRDefault="00A55B53" w:rsidP="00535342">
            <w:r w:rsidRPr="00123177">
              <w:rPr>
                <w:szCs w:val="20"/>
              </w:rPr>
              <w:t>Default values shall be applicable with respect to Pre-Loaded Values</w:t>
            </w:r>
          </w:p>
        </w:tc>
      </w:tr>
      <w:tr w:rsidR="00A55B53" w:rsidRPr="00123177" w14:paraId="7AC50C9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BE85092"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67CA33" w14:textId="77777777" w:rsidR="00A55B53" w:rsidRPr="00123177" w:rsidRDefault="00A55B53" w:rsidP="00535342">
            <w:r w:rsidRPr="00123177">
              <w:t>No any valid range is required</w:t>
            </w:r>
          </w:p>
        </w:tc>
      </w:tr>
      <w:tr w:rsidR="00A55B53" w:rsidRPr="00123177" w14:paraId="68F32EE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4803B97"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7B081D" w14:textId="77777777" w:rsidR="00A55B53" w:rsidRPr="00123177" w:rsidRDefault="00A55B53" w:rsidP="00535342">
            <w:r w:rsidRPr="00123177">
              <w:t>No data latency period is applicable</w:t>
            </w:r>
          </w:p>
        </w:tc>
      </w:tr>
      <w:tr w:rsidR="00A55B53" w:rsidRPr="00123177" w14:paraId="029C00E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45B4330"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2D5829" w14:textId="77777777" w:rsidR="00A55B53" w:rsidRPr="00123177" w:rsidRDefault="00A55B53" w:rsidP="00535342">
            <w:r w:rsidRPr="00123177">
              <w:rPr>
                <w:szCs w:val="20"/>
              </w:rPr>
              <w:t>Data Retention period is not applicable.</w:t>
            </w:r>
          </w:p>
        </w:tc>
      </w:tr>
      <w:tr w:rsidR="00A55B53" w:rsidRPr="00123177" w14:paraId="297A9FD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5DC4A62"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1E539D" w14:textId="77777777" w:rsidR="00A55B53" w:rsidRPr="00123177" w:rsidRDefault="00A55B53" w:rsidP="00535342">
            <w:r w:rsidRPr="00123177">
              <w:rPr>
                <w:szCs w:val="20"/>
              </w:rPr>
              <w:t>Data rate is not applicable.</w:t>
            </w:r>
          </w:p>
        </w:tc>
      </w:tr>
      <w:tr w:rsidR="00A55B53" w:rsidRPr="00123177" w14:paraId="7CBD23D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05344A9"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7DF8C2"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38835E7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F1592A6"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A7E183" w14:textId="77777777" w:rsidR="00A55B53" w:rsidRPr="00123177" w:rsidRDefault="00A55B53" w:rsidP="00535342">
            <w:r w:rsidRPr="00123177">
              <w:rPr>
                <w:szCs w:val="20"/>
              </w:rPr>
              <w:t>Temporal event is not applicable.</w:t>
            </w:r>
          </w:p>
        </w:tc>
      </w:tr>
      <w:tr w:rsidR="00A55B53" w:rsidRPr="00123177" w14:paraId="43D3BFD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2CCE403" w14:textId="77777777" w:rsidR="00A55B53" w:rsidRPr="00123177" w:rsidRDefault="00A55B53" w:rsidP="00535342">
            <w:r w:rsidRPr="00123177">
              <w:rPr>
                <w:rFonts w:eastAsia="Arial"/>
                <w:color w:val="000000" w:themeColor="text1"/>
                <w:szCs w:val="20"/>
              </w:rPr>
              <w:t xml:space="preserve">Validation Rules/ </w:t>
            </w:r>
          </w:p>
          <w:p w14:paraId="29541192" w14:textId="77777777" w:rsidR="00A55B53" w:rsidRPr="00123177" w:rsidRDefault="00A55B53" w:rsidP="00535342">
            <w:r w:rsidRPr="00123177">
              <w:rPr>
                <w:rFonts w:eastAsia="Arial"/>
                <w:color w:val="000000" w:themeColor="text1"/>
                <w:szCs w:val="20"/>
              </w:rPr>
              <w:lastRenderedPageBreak/>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32D6A6" w14:textId="77777777" w:rsidR="00A55B53" w:rsidRPr="00123177" w:rsidRDefault="00A55B53" w:rsidP="00535342">
            <w:pPr>
              <w:spacing w:line="259" w:lineRule="auto"/>
            </w:pPr>
            <w:r w:rsidRPr="00123177">
              <w:lastRenderedPageBreak/>
              <w:t>1. The DCDC Power Module shall be enabled</w:t>
            </w:r>
          </w:p>
          <w:p w14:paraId="4E615228" w14:textId="77777777" w:rsidR="00A55B53" w:rsidRPr="00123177" w:rsidRDefault="00A55B53" w:rsidP="00535342">
            <w:pPr>
              <w:spacing w:line="259" w:lineRule="auto"/>
            </w:pPr>
          </w:p>
          <w:p w14:paraId="069996AF" w14:textId="77777777" w:rsidR="00A55B53" w:rsidRPr="00123177" w:rsidRDefault="00A55B53" w:rsidP="00535342">
            <w:pPr>
              <w:spacing w:line="259" w:lineRule="auto"/>
            </w:pPr>
            <w:r w:rsidRPr="00123177">
              <w:rPr>
                <w:szCs w:val="20"/>
              </w:rPr>
              <w:lastRenderedPageBreak/>
              <w:t>Verify the CAN messages and CAN signal mentioned in input and out section on CANalyzer Tool.</w:t>
            </w:r>
          </w:p>
          <w:p w14:paraId="4D367C5C" w14:textId="77777777" w:rsidR="00A55B53" w:rsidRPr="00123177" w:rsidRDefault="00A55B53" w:rsidP="00535342">
            <w:pPr>
              <w:spacing w:line="259" w:lineRule="auto"/>
              <w:rPr>
                <w:rFonts w:eastAsia="Arial"/>
                <w:color w:val="000000" w:themeColor="text1"/>
                <w:szCs w:val="20"/>
              </w:rPr>
            </w:pPr>
            <w:r w:rsidRPr="00123177">
              <w:t xml:space="preserve">2. </w:t>
            </w:r>
            <w:r w:rsidRPr="00123177">
              <w:rPr>
                <w:rFonts w:eastAsia="Arial"/>
                <w:color w:val="000000" w:themeColor="text1"/>
                <w:szCs w:val="20"/>
              </w:rPr>
              <w:t xml:space="preserve">The HVDCDC shall </w:t>
            </w:r>
            <w:r w:rsidRPr="00123177">
              <w:rPr>
                <w:szCs w:val="20"/>
              </w:rPr>
              <w:t>set CAN Signal as</w:t>
            </w:r>
            <w:r w:rsidRPr="00123177">
              <w:rPr>
                <w:rFonts w:eastAsia="Arial"/>
                <w:color w:val="000000" w:themeColor="text1"/>
                <w:szCs w:val="20"/>
              </w:rPr>
              <w:t xml:space="preserve"> NHVDCDCStatus = 0x8 "HV_Initializtion" state.</w:t>
            </w:r>
          </w:p>
          <w:p w14:paraId="3E4DA585" w14:textId="77777777" w:rsidR="00A55B53" w:rsidRPr="00123177" w:rsidRDefault="00A55B53" w:rsidP="00535342">
            <w:r w:rsidRPr="00123177">
              <w:rPr>
                <w:rFonts w:eastAsia="Arial"/>
                <w:color w:val="000000" w:themeColor="text1"/>
                <w:szCs w:val="20"/>
              </w:rPr>
              <w:t xml:space="preserve">3. The HVDCDC shall </w:t>
            </w:r>
            <w:r w:rsidRPr="00123177">
              <w:rPr>
                <w:szCs w:val="20"/>
              </w:rPr>
              <w:t>set CAN Signal as</w:t>
            </w:r>
            <w:r w:rsidRPr="00123177">
              <w:rPr>
                <w:rFonts w:eastAsia="Arial"/>
                <w:color w:val="000000" w:themeColor="text1"/>
                <w:szCs w:val="20"/>
              </w:rPr>
              <w:t xml:space="preserve"> NHVDCDCStatusDebug = 0xF "HV_Initializtion" </w:t>
            </w:r>
            <w:commentRangeStart w:id="96"/>
            <w:commentRangeStart w:id="97"/>
            <w:r w:rsidRPr="00123177">
              <w:rPr>
                <w:rFonts w:eastAsia="Arial"/>
                <w:color w:val="000000" w:themeColor="text1"/>
                <w:szCs w:val="20"/>
              </w:rPr>
              <w:t>state</w:t>
            </w:r>
            <w:commentRangeEnd w:id="96"/>
            <w:r w:rsidRPr="00123177">
              <w:rPr>
                <w:rStyle w:val="CommentReference"/>
                <w:rFonts w:eastAsia="Arial"/>
                <w:color w:val="000000" w:themeColor="text1"/>
                <w:sz w:val="24"/>
                <w:szCs w:val="20"/>
              </w:rPr>
              <w:commentReference w:id="96"/>
            </w:r>
            <w:commentRangeEnd w:id="97"/>
            <w:r w:rsidRPr="00123177">
              <w:rPr>
                <w:rStyle w:val="CommentReference"/>
                <w:rFonts w:eastAsia="Arial"/>
                <w:color w:val="000000" w:themeColor="text1"/>
                <w:sz w:val="24"/>
                <w:szCs w:val="20"/>
              </w:rPr>
              <w:commentReference w:id="97"/>
            </w:r>
            <w:r w:rsidRPr="00123177">
              <w:rPr>
                <w:rFonts w:eastAsia="Arial"/>
                <w:color w:val="000000" w:themeColor="text1"/>
                <w:szCs w:val="20"/>
              </w:rPr>
              <w:t>.</w:t>
            </w:r>
          </w:p>
        </w:tc>
      </w:tr>
      <w:tr w:rsidR="00A55B53" w:rsidRPr="00123177" w14:paraId="3376FB6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D72D9B2"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16458D" w14:textId="77777777" w:rsidR="00A55B53" w:rsidRPr="00123177" w:rsidRDefault="00A55B53" w:rsidP="00535342">
            <w:r w:rsidRPr="00123177">
              <w:t>No constraints is applicable</w:t>
            </w:r>
          </w:p>
        </w:tc>
      </w:tr>
      <w:tr w:rsidR="00A55B53" w:rsidRPr="00123177" w14:paraId="2DEF6AF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6987031"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1501B5" w14:textId="77777777" w:rsidR="00A55B53" w:rsidRPr="00123177" w:rsidRDefault="00A55B53" w:rsidP="00535342">
            <w:r w:rsidRPr="00123177">
              <w:t>No any effects on other system</w:t>
            </w:r>
          </w:p>
        </w:tc>
      </w:tr>
      <w:tr w:rsidR="00A55B53" w:rsidRPr="00123177" w14:paraId="0192271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4E7B3B7" w14:textId="77777777" w:rsidR="00A55B53" w:rsidRPr="00123177" w:rsidRDefault="00A55B53" w:rsidP="00535342">
            <w:r w:rsidRPr="00123177">
              <w:rPr>
                <w:rFonts w:eastAsia="Arial"/>
                <w:color w:val="000000" w:themeColor="text1"/>
                <w:szCs w:val="20"/>
              </w:rPr>
              <w:t>Testability with respect to test environment</w:t>
            </w:r>
          </w:p>
          <w:p w14:paraId="57E6447A" w14:textId="77777777" w:rsidR="00A55B53" w:rsidRPr="00123177" w:rsidRDefault="00A55B53" w:rsidP="00535342">
            <w:r w:rsidRPr="00123177">
              <w:rPr>
                <w:rFonts w:eastAsia="Arial"/>
                <w:color w:val="000000" w:themeColor="text1"/>
                <w:szCs w:val="20"/>
              </w:rPr>
              <w:t>(Yes/No)</w:t>
            </w:r>
          </w:p>
          <w:p w14:paraId="37DDE3B9"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75FD28" w14:textId="77777777" w:rsidR="00A55B53" w:rsidRPr="00123177" w:rsidRDefault="00A55B53" w:rsidP="00535342">
            <w:pPr>
              <w:pStyle w:val="TableText"/>
              <w:snapToGrid w:val="0"/>
            </w:pPr>
            <w:r w:rsidRPr="00123177">
              <w:t>YES</w:t>
            </w:r>
          </w:p>
          <w:p w14:paraId="077DD647" w14:textId="77777777" w:rsidR="00A55B53" w:rsidRPr="00123177" w:rsidRDefault="00A55B53" w:rsidP="00535342"/>
        </w:tc>
      </w:tr>
      <w:tr w:rsidR="00A55B53" w:rsidRPr="00123177" w14:paraId="731EBFC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EF2EAF5" w14:textId="77777777" w:rsidR="00A55B53" w:rsidRPr="00123177" w:rsidRDefault="00A55B53" w:rsidP="00535342">
            <w:r w:rsidRPr="00123177">
              <w:rPr>
                <w:rFonts w:eastAsia="Arial"/>
                <w:color w:val="000000" w:themeColor="text1"/>
                <w:szCs w:val="20"/>
              </w:rPr>
              <w:t>Feasible within project constraints</w:t>
            </w:r>
          </w:p>
          <w:p w14:paraId="282CA308" w14:textId="77777777" w:rsidR="00A55B53" w:rsidRPr="00123177" w:rsidRDefault="00A55B53" w:rsidP="00535342">
            <w:r w:rsidRPr="00123177">
              <w:rPr>
                <w:rFonts w:eastAsia="Arial"/>
                <w:color w:val="000000" w:themeColor="text1"/>
                <w:szCs w:val="20"/>
              </w:rPr>
              <w:t>(Yes/No)</w:t>
            </w:r>
          </w:p>
          <w:p w14:paraId="537729AB"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867511" w14:textId="77777777" w:rsidR="00A55B53" w:rsidRPr="00123177" w:rsidRDefault="00A55B53" w:rsidP="00535342">
            <w:pPr>
              <w:pStyle w:val="TableText"/>
              <w:snapToGrid w:val="0"/>
            </w:pPr>
            <w:r w:rsidRPr="00123177">
              <w:t>YES</w:t>
            </w:r>
          </w:p>
          <w:p w14:paraId="4A45CEE3" w14:textId="77777777" w:rsidR="00A55B53" w:rsidRPr="00123177" w:rsidRDefault="00A55B53" w:rsidP="00535342"/>
        </w:tc>
      </w:tr>
      <w:tr w:rsidR="00A55B53" w:rsidRPr="00123177" w14:paraId="5C1AE59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DAFB238" w14:textId="77777777" w:rsidR="00A55B53" w:rsidRPr="00123177" w:rsidRDefault="00A55B53" w:rsidP="00535342">
            <w:r w:rsidRPr="00123177">
              <w:rPr>
                <w:rFonts w:eastAsia="Arial"/>
                <w:color w:val="000000" w:themeColor="text1"/>
                <w:szCs w:val="20"/>
              </w:rPr>
              <w:t>Critical</w:t>
            </w:r>
          </w:p>
          <w:p w14:paraId="5854FD76"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8C8018" w14:textId="77777777" w:rsidR="00A55B53" w:rsidRPr="00123177" w:rsidRDefault="00A55B53" w:rsidP="00535342">
            <w:r w:rsidRPr="00123177">
              <w:t>YES</w:t>
            </w:r>
          </w:p>
        </w:tc>
      </w:tr>
      <w:tr w:rsidR="00A55B53" w:rsidRPr="00123177" w14:paraId="157E7D5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E6DFFF"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2C0311" w14:textId="77777777" w:rsidR="00A55B53" w:rsidRPr="00123177" w:rsidRDefault="00A55B53" w:rsidP="00535342">
            <w:r w:rsidRPr="00123177">
              <w:t>Acceptance Criteria for this requirement should be as per SECTION-6 ACCEPTANCE CRITERIA</w:t>
            </w:r>
          </w:p>
        </w:tc>
      </w:tr>
    </w:tbl>
    <w:p w14:paraId="309A539C" w14:textId="77777777" w:rsidR="00A55B53" w:rsidRPr="00123177" w:rsidRDefault="00A55B53" w:rsidP="00A55B53">
      <w:pPr>
        <w:pStyle w:val="BodyText"/>
        <w:rPr>
          <w:b/>
          <w:bCs/>
        </w:rPr>
      </w:pPr>
    </w:p>
    <w:p w14:paraId="2B865094" w14:textId="77777777" w:rsidR="00A55B53" w:rsidRPr="00123177" w:rsidRDefault="00A55B53" w:rsidP="00A55B53">
      <w:pPr>
        <w:pStyle w:val="BodyText"/>
        <w:rPr>
          <w:b/>
          <w:bCs/>
        </w:rPr>
      </w:pPr>
    </w:p>
    <w:p w14:paraId="5ACE0D7D" w14:textId="77777777" w:rsidR="00A55B53" w:rsidRPr="00123177" w:rsidRDefault="00A55B53" w:rsidP="00A55B53">
      <w:pPr>
        <w:pStyle w:val="Heading4"/>
      </w:pPr>
      <w:r w:rsidRPr="00123177">
        <w:rPr>
          <w:rFonts w:eastAsia="Arial"/>
          <w:szCs w:val="20"/>
        </w:rPr>
        <w:t>Transition requirement for substate “Enable” of state HV_ON</w:t>
      </w:r>
      <w:r w:rsidRPr="00123177">
        <w:t>.</w:t>
      </w:r>
    </w:p>
    <w:tbl>
      <w:tblPr>
        <w:tblW w:w="9300" w:type="dxa"/>
        <w:tblInd w:w="103" w:type="dxa"/>
        <w:tblLook w:val="06A0" w:firstRow="1" w:lastRow="0" w:firstColumn="1" w:lastColumn="0" w:noHBand="1" w:noVBand="1"/>
      </w:tblPr>
      <w:tblGrid>
        <w:gridCol w:w="1456"/>
        <w:gridCol w:w="7844"/>
      </w:tblGrid>
      <w:tr w:rsidR="00A55B53" w:rsidRPr="00123177" w14:paraId="1A277E4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2DE85871"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595AD55" w14:textId="77777777" w:rsidR="00A55B53" w:rsidRPr="00123177" w:rsidRDefault="00A55B53" w:rsidP="00535342">
            <w:r w:rsidRPr="00123177">
              <w:rPr>
                <w:rFonts w:eastAsia="Arial"/>
                <w:b/>
                <w:bCs/>
                <w:color w:val="000000" w:themeColor="text1"/>
                <w:szCs w:val="20"/>
              </w:rPr>
              <w:t>Description</w:t>
            </w:r>
          </w:p>
        </w:tc>
      </w:tr>
      <w:tr w:rsidR="00A55B53" w:rsidRPr="00123177" w14:paraId="5CB6F19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8235E6C"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EA5B21" w14:textId="77777777" w:rsidR="00A55B53" w:rsidRPr="00123177" w:rsidRDefault="00A55B53" w:rsidP="00535342">
            <w:r w:rsidRPr="00123177">
              <w:rPr>
                <w:rFonts w:eastAsia="Arial"/>
                <w:color w:val="000000" w:themeColor="text1"/>
              </w:rPr>
              <w:t>SWRS_APP_STATE_06</w:t>
            </w:r>
          </w:p>
        </w:tc>
      </w:tr>
      <w:tr w:rsidR="00A55B53" w:rsidRPr="00123177" w14:paraId="2656C96D"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15FA172" w14:textId="77777777" w:rsidR="00A55B53" w:rsidRPr="00123177" w:rsidRDefault="00A55B53" w:rsidP="00535342">
            <w:pPr>
              <w:rPr>
                <w:rFonts w:eastAsia="Arial"/>
                <w:color w:val="000000" w:themeColor="text1"/>
              </w:rPr>
            </w:pPr>
            <w:r w:rsidRPr="00123177">
              <w:rPr>
                <w:rFonts w:eastAsia="Arial"/>
                <w:color w:val="000000" w:themeColor="text1"/>
              </w:rPr>
              <w:lastRenderedPageBreak/>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C17FF5" w14:textId="77777777" w:rsidR="00A55B53" w:rsidRPr="00123177" w:rsidRDefault="00A55B53" w:rsidP="00535342">
            <w:pPr>
              <w:rPr>
                <w:rFonts w:eastAsia="Arial"/>
                <w:color w:val="000000" w:themeColor="text1"/>
              </w:rPr>
            </w:pPr>
            <w:r w:rsidRPr="00123177">
              <w:rPr>
                <w:rFonts w:eastAsia="Arial"/>
                <w:color w:val="000000" w:themeColor="text1"/>
              </w:rPr>
              <w:t>SDS-HVDCDC-129</w:t>
            </w:r>
          </w:p>
        </w:tc>
      </w:tr>
      <w:tr w:rsidR="00A55B53" w:rsidRPr="00123177" w14:paraId="5188231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A7A11F8"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1039D9" w14:textId="77777777" w:rsidR="00A55B53" w:rsidRPr="00123177" w:rsidRDefault="00A55B53" w:rsidP="00535342">
            <w:pPr>
              <w:rPr>
                <w:rFonts w:eastAsia="Arial"/>
                <w:color w:val="000000" w:themeColor="text1"/>
              </w:rPr>
            </w:pPr>
            <w:r w:rsidRPr="00123177">
              <w:t>A-Sample/PF1.0</w:t>
            </w:r>
          </w:p>
        </w:tc>
      </w:tr>
      <w:tr w:rsidR="00A55B53" w:rsidRPr="00123177" w14:paraId="2B6087CE"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6EB7A483"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2F3066" w14:textId="77777777" w:rsidR="00A55B53" w:rsidRPr="00123177" w:rsidRDefault="00A55B53" w:rsidP="00535342">
            <w:pPr>
              <w:rPr>
                <w:rFonts w:eastAsia="Arial"/>
                <w:szCs w:val="20"/>
              </w:rPr>
            </w:pPr>
            <w:r w:rsidRPr="00123177">
              <w:rPr>
                <w:rFonts w:eastAsia="Arial"/>
                <w:szCs w:val="20"/>
              </w:rPr>
              <w:t>The application shall be able to transit to substate “Enable” of state HV_ON</w:t>
            </w:r>
          </w:p>
        </w:tc>
      </w:tr>
      <w:tr w:rsidR="00A55B53" w:rsidRPr="00123177" w14:paraId="0873A41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146C001"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40BBDC" w14:textId="77777777" w:rsidR="00A55B53" w:rsidRPr="00123177" w:rsidRDefault="00A55B53" w:rsidP="00535342">
            <w:r w:rsidRPr="00123177">
              <w:t>No Such derived requirement is applicable.</w:t>
            </w:r>
          </w:p>
        </w:tc>
      </w:tr>
      <w:tr w:rsidR="00A55B53" w:rsidRPr="00123177" w14:paraId="0807760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769DC0B"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2B87DA"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11D45D6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14807D2"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60C0E1" w14:textId="77777777" w:rsidR="00A55B53" w:rsidRPr="00123177" w:rsidRDefault="00A55B53" w:rsidP="00535342">
            <w:pPr>
              <w:spacing w:line="259" w:lineRule="auto"/>
            </w:pPr>
            <w:r w:rsidRPr="00123177">
              <w:t>Application shall start transitioning to substate “Enable” of HV_ON once meets the conditions mentioned in “Process” Section</w:t>
            </w:r>
          </w:p>
        </w:tc>
      </w:tr>
      <w:tr w:rsidR="00A55B53" w:rsidRPr="00123177" w14:paraId="4523F38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109802"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A438C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should be able to transition to “Enable” substate.</w:t>
            </w:r>
          </w:p>
        </w:tc>
      </w:tr>
      <w:tr w:rsidR="00A55B53" w:rsidRPr="00123177" w14:paraId="42F1A9B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F4260D5"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89763E"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are the conditions for Enable state to get trigger?</w:t>
            </w:r>
          </w:p>
          <w:p w14:paraId="3489D81B" w14:textId="77777777" w:rsidR="00A55B53" w:rsidRPr="00123177" w:rsidRDefault="00A55B53" w:rsidP="00535342">
            <w:pPr>
              <w:spacing w:line="259" w:lineRule="auto"/>
            </w:pPr>
            <w:r w:rsidRPr="00123177">
              <w:rPr>
                <w:rFonts w:eastAsia="Arial"/>
                <w:color w:val="000000" w:themeColor="text1"/>
              </w:rPr>
              <w:t>1. 800V side DC link voltage &gt; 480V (HVDCDC_CAL)</w:t>
            </w:r>
          </w:p>
          <w:p w14:paraId="27344466" w14:textId="77777777" w:rsidR="00A55B53" w:rsidRPr="00123177" w:rsidRDefault="00A55B53" w:rsidP="00535342">
            <w:pPr>
              <w:spacing w:line="259" w:lineRule="auto"/>
            </w:pPr>
            <w:r w:rsidRPr="00123177">
              <w:rPr>
                <w:rFonts w:eastAsia="Arial"/>
                <w:color w:val="000000" w:themeColor="text1"/>
                <w:szCs w:val="20"/>
              </w:rPr>
              <w:t xml:space="preserve">2. </w:t>
            </w:r>
            <w:r w:rsidRPr="00123177">
              <w:rPr>
                <w:rFonts w:eastAsia="Arial"/>
                <w:b/>
                <w:bCs/>
                <w:color w:val="000000" w:themeColor="text1"/>
                <w:szCs w:val="20"/>
              </w:rPr>
              <w:t xml:space="preserve">NHVDCDCCommand </w:t>
            </w:r>
            <w:r w:rsidRPr="00123177">
              <w:rPr>
                <w:rFonts w:eastAsia="Arial"/>
                <w:color w:val="000000" w:themeColor="text1"/>
                <w:szCs w:val="20"/>
              </w:rPr>
              <w:t>= 0x01 ("Enable") Received</w:t>
            </w:r>
          </w:p>
          <w:p w14:paraId="1B30D210" w14:textId="77777777" w:rsidR="00A55B53" w:rsidRPr="00123177" w:rsidRDefault="00A55B53" w:rsidP="00535342">
            <w:pPr>
              <w:spacing w:line="259" w:lineRule="auto"/>
            </w:pPr>
            <w:r w:rsidRPr="00123177">
              <w:rPr>
                <w:rFonts w:eastAsia="Arial"/>
                <w:color w:val="000000" w:themeColor="text1"/>
                <w:szCs w:val="20"/>
              </w:rPr>
              <w:t>3. Power Module Initialized and Communication established</w:t>
            </w:r>
          </w:p>
          <w:p w14:paraId="3AF77935" w14:textId="77777777" w:rsidR="00A55B53" w:rsidRPr="00123177" w:rsidRDefault="00A55B53" w:rsidP="00535342">
            <w:pPr>
              <w:spacing w:line="259" w:lineRule="auto"/>
            </w:pPr>
            <w:r w:rsidRPr="00123177">
              <w:rPr>
                <w:rFonts w:eastAsia="Arial"/>
                <w:color w:val="000000" w:themeColor="text1"/>
                <w:szCs w:val="20"/>
              </w:rPr>
              <w:t xml:space="preserve">4. </w:t>
            </w:r>
            <w:r w:rsidRPr="00123177">
              <w:rPr>
                <w:rFonts w:eastAsia="Arial"/>
                <w:b/>
                <w:bCs/>
                <w:color w:val="000000" w:themeColor="text1"/>
                <w:szCs w:val="20"/>
              </w:rPr>
              <w:t xml:space="preserve">NHVDCDCFault </w:t>
            </w:r>
            <w:r w:rsidRPr="00123177">
              <w:rPr>
                <w:rFonts w:eastAsia="Arial"/>
                <w:color w:val="000000" w:themeColor="text1"/>
                <w:szCs w:val="20"/>
              </w:rPr>
              <w:t>!= 0x3 ("Level 2" fault)</w:t>
            </w:r>
          </w:p>
        </w:tc>
      </w:tr>
      <w:tr w:rsidR="00A55B53" w:rsidRPr="00123177" w14:paraId="15686C7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C092108"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450F4B" w14:textId="77777777" w:rsidR="00A55B53" w:rsidRPr="00123177" w:rsidRDefault="00A55B53" w:rsidP="00535342">
            <w:r w:rsidRPr="00123177">
              <w:t>No such mandatory fields is applicable.</w:t>
            </w:r>
          </w:p>
        </w:tc>
      </w:tr>
      <w:tr w:rsidR="00A55B53" w:rsidRPr="00123177" w14:paraId="2E7B5DF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16D2BF"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9FD356" w14:textId="77777777" w:rsidR="00A55B53" w:rsidRPr="00123177" w:rsidRDefault="00A55B53" w:rsidP="00535342">
            <w:r w:rsidRPr="00123177">
              <w:t>HVDCDCStatus = 0, HVDCDCStatusDebug = 0, NHVDCDCFault = 0,</w:t>
            </w:r>
          </w:p>
        </w:tc>
      </w:tr>
      <w:tr w:rsidR="00A55B53" w:rsidRPr="00123177" w14:paraId="0FA3E76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DCF95E8"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B6B754" w14:textId="77777777" w:rsidR="00A55B53" w:rsidRPr="00123177" w:rsidRDefault="00A55B53" w:rsidP="00535342">
            <w:r w:rsidRPr="00123177">
              <w:rPr>
                <w:szCs w:val="20"/>
              </w:rPr>
              <w:t>Default values shall be applicable with respect to Pre-Loaded Values</w:t>
            </w:r>
          </w:p>
        </w:tc>
      </w:tr>
      <w:tr w:rsidR="00A55B53" w:rsidRPr="00123177" w14:paraId="457451A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DF07A96"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9B9A1F" w14:textId="77777777" w:rsidR="00A55B53" w:rsidRPr="00123177" w:rsidRDefault="00A55B53" w:rsidP="00535342">
            <w:r w:rsidRPr="00123177">
              <w:t>No any valid range is required</w:t>
            </w:r>
          </w:p>
        </w:tc>
      </w:tr>
      <w:tr w:rsidR="00A55B53" w:rsidRPr="00123177" w14:paraId="310A2BF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A6C7A70"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A1D235" w14:textId="77777777" w:rsidR="00A55B53" w:rsidRPr="00123177" w:rsidRDefault="00A55B53" w:rsidP="00535342">
            <w:r w:rsidRPr="00123177">
              <w:t>No data latency period is applicable</w:t>
            </w:r>
          </w:p>
        </w:tc>
      </w:tr>
      <w:tr w:rsidR="00A55B53" w:rsidRPr="00123177" w14:paraId="1C8DF31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44C3F2"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1DFD5E" w14:textId="77777777" w:rsidR="00A55B53" w:rsidRPr="00123177" w:rsidRDefault="00A55B53" w:rsidP="00535342">
            <w:r w:rsidRPr="00123177">
              <w:rPr>
                <w:szCs w:val="20"/>
              </w:rPr>
              <w:t>Data Retention period is not applicable.</w:t>
            </w:r>
          </w:p>
        </w:tc>
      </w:tr>
      <w:tr w:rsidR="00A55B53" w:rsidRPr="00123177" w14:paraId="66BC271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CB28694"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E1A678" w14:textId="77777777" w:rsidR="00A55B53" w:rsidRPr="00123177" w:rsidRDefault="00A55B53" w:rsidP="00535342">
            <w:r w:rsidRPr="00123177">
              <w:rPr>
                <w:szCs w:val="20"/>
              </w:rPr>
              <w:t>Data rate is not applicable.</w:t>
            </w:r>
          </w:p>
        </w:tc>
      </w:tr>
      <w:tr w:rsidR="00A55B53" w:rsidRPr="00123177" w14:paraId="5DA0FEB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B3504A8"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0096AC"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7CA075A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4581E67"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93152F" w14:textId="77777777" w:rsidR="00A55B53" w:rsidRPr="00123177" w:rsidRDefault="00A55B53" w:rsidP="00535342">
            <w:r w:rsidRPr="00123177">
              <w:rPr>
                <w:szCs w:val="20"/>
              </w:rPr>
              <w:t>Temporal event is not applicable.</w:t>
            </w:r>
          </w:p>
        </w:tc>
      </w:tr>
      <w:tr w:rsidR="00A55B53" w:rsidRPr="00123177" w14:paraId="0217057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2CE6FBF" w14:textId="77777777" w:rsidR="00A55B53" w:rsidRPr="00123177" w:rsidRDefault="00A55B53" w:rsidP="00535342">
            <w:r w:rsidRPr="00123177">
              <w:rPr>
                <w:rFonts w:eastAsia="Arial"/>
                <w:color w:val="000000" w:themeColor="text1"/>
                <w:szCs w:val="20"/>
              </w:rPr>
              <w:t xml:space="preserve">Validation Rules/ </w:t>
            </w:r>
          </w:p>
          <w:p w14:paraId="34A1B167"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1F8D0B" w14:textId="77777777" w:rsidR="00A55B53" w:rsidRPr="00123177" w:rsidRDefault="00A55B53" w:rsidP="00535342">
            <w:pPr>
              <w:spacing w:line="259" w:lineRule="auto"/>
            </w:pPr>
            <w:r w:rsidRPr="00123177">
              <w:t>1. The DCDC Power Module shall be enabled</w:t>
            </w:r>
          </w:p>
          <w:p w14:paraId="6772A38E" w14:textId="77777777" w:rsidR="00A55B53" w:rsidRPr="00123177" w:rsidRDefault="00A55B53" w:rsidP="00535342">
            <w:pPr>
              <w:spacing w:line="259" w:lineRule="auto"/>
            </w:pPr>
          </w:p>
          <w:p w14:paraId="33F96025" w14:textId="77777777" w:rsidR="00A55B53" w:rsidRPr="00123177" w:rsidRDefault="00A55B53" w:rsidP="00535342">
            <w:pPr>
              <w:spacing w:line="259" w:lineRule="auto"/>
              <w:rPr>
                <w:szCs w:val="20"/>
              </w:rPr>
            </w:pPr>
            <w:r w:rsidRPr="00123177">
              <w:rPr>
                <w:szCs w:val="20"/>
              </w:rPr>
              <w:t>Verify the CAN messages and CAN signal mentioned in input and out section on CANalyzer Tool.</w:t>
            </w:r>
          </w:p>
          <w:p w14:paraId="00EA31F4" w14:textId="77777777" w:rsidR="00A55B53" w:rsidRPr="00123177" w:rsidRDefault="00A55B53" w:rsidP="00535342">
            <w:pPr>
              <w:spacing w:line="259" w:lineRule="auto"/>
            </w:pPr>
          </w:p>
          <w:p w14:paraId="338B0E32" w14:textId="77777777" w:rsidR="00A55B53" w:rsidRPr="00123177" w:rsidRDefault="00A55B53" w:rsidP="00535342">
            <w:pPr>
              <w:spacing w:line="259" w:lineRule="auto"/>
            </w:pPr>
            <w:r w:rsidRPr="00123177">
              <w:t xml:space="preserve">2. Verify </w:t>
            </w:r>
            <w:r w:rsidRPr="00123177">
              <w:rPr>
                <w:b/>
                <w:bCs/>
              </w:rPr>
              <w:t xml:space="preserve">NHVDCDCStatus </w:t>
            </w:r>
            <w:r w:rsidRPr="00123177">
              <w:t>= 0x2 “Enable power module” on Vehicle CAN.</w:t>
            </w:r>
          </w:p>
          <w:p w14:paraId="78AC629D" w14:textId="77777777" w:rsidR="00A55B53" w:rsidRPr="00123177" w:rsidRDefault="00A55B53" w:rsidP="00535342">
            <w:pPr>
              <w:pStyle w:val="TableText"/>
              <w:snapToGrid w:val="0"/>
            </w:pPr>
            <w:r w:rsidRPr="00123177">
              <w:t xml:space="preserve">3. Verify the </w:t>
            </w:r>
            <w:r w:rsidRPr="00123177">
              <w:rPr>
                <w:b/>
                <w:bCs/>
              </w:rPr>
              <w:t xml:space="preserve">NHVDCDCStatusDebug </w:t>
            </w:r>
            <w:r w:rsidRPr="00123177">
              <w:t xml:space="preserve">= 0x2 “Enable power module” on debug </w:t>
            </w:r>
            <w:commentRangeStart w:id="98"/>
            <w:commentRangeStart w:id="99"/>
            <w:r w:rsidRPr="00123177">
              <w:t>CAN</w:t>
            </w:r>
            <w:commentRangeEnd w:id="98"/>
            <w:r w:rsidRPr="00123177">
              <w:rPr>
                <w:rStyle w:val="CommentReference"/>
                <w:sz w:val="24"/>
                <w:szCs w:val="24"/>
              </w:rPr>
              <w:commentReference w:id="98"/>
            </w:r>
            <w:commentRangeEnd w:id="99"/>
            <w:r w:rsidRPr="00123177">
              <w:rPr>
                <w:rStyle w:val="CommentReference"/>
                <w:sz w:val="24"/>
                <w:szCs w:val="24"/>
              </w:rPr>
              <w:commentReference w:id="99"/>
            </w:r>
            <w:r w:rsidRPr="00123177">
              <w:t>.</w:t>
            </w:r>
          </w:p>
          <w:p w14:paraId="08500D33" w14:textId="77777777" w:rsidR="00A55B53" w:rsidRPr="00123177" w:rsidRDefault="00A55B53" w:rsidP="00535342"/>
        </w:tc>
      </w:tr>
      <w:tr w:rsidR="00A55B53" w:rsidRPr="00123177" w14:paraId="79D4306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83978F3"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E1F07F" w14:textId="77777777" w:rsidR="00A55B53" w:rsidRPr="00123177" w:rsidRDefault="00A55B53" w:rsidP="00535342">
            <w:r w:rsidRPr="00123177">
              <w:t>No constraints is applicable</w:t>
            </w:r>
          </w:p>
        </w:tc>
      </w:tr>
      <w:tr w:rsidR="00A55B53" w:rsidRPr="00123177" w14:paraId="297217C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C5180FC"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CE2BC6" w14:textId="77777777" w:rsidR="00A55B53" w:rsidRPr="00123177" w:rsidRDefault="00A55B53" w:rsidP="00535342">
            <w:r w:rsidRPr="00123177">
              <w:t>No any effects on other system</w:t>
            </w:r>
          </w:p>
        </w:tc>
      </w:tr>
      <w:tr w:rsidR="00A55B53" w:rsidRPr="00123177" w14:paraId="5F2BD4C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908219D" w14:textId="77777777" w:rsidR="00A55B53" w:rsidRPr="00123177" w:rsidRDefault="00A55B53" w:rsidP="00535342">
            <w:r w:rsidRPr="00123177">
              <w:rPr>
                <w:rFonts w:eastAsia="Arial"/>
                <w:color w:val="000000" w:themeColor="text1"/>
                <w:szCs w:val="20"/>
              </w:rPr>
              <w:t>Testability with respect to test environment</w:t>
            </w:r>
          </w:p>
          <w:p w14:paraId="67FE4D76" w14:textId="77777777" w:rsidR="00A55B53" w:rsidRPr="00123177" w:rsidRDefault="00A55B53" w:rsidP="00535342">
            <w:r w:rsidRPr="00123177">
              <w:rPr>
                <w:rFonts w:eastAsia="Arial"/>
                <w:color w:val="000000" w:themeColor="text1"/>
                <w:szCs w:val="20"/>
              </w:rPr>
              <w:t>(Yes/No)</w:t>
            </w:r>
          </w:p>
          <w:p w14:paraId="21EEA85F"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BE0BB1" w14:textId="77777777" w:rsidR="00A55B53" w:rsidRPr="00123177" w:rsidRDefault="00A55B53" w:rsidP="00535342">
            <w:pPr>
              <w:pStyle w:val="TableText"/>
              <w:snapToGrid w:val="0"/>
            </w:pPr>
            <w:r w:rsidRPr="00123177">
              <w:t>YES</w:t>
            </w:r>
          </w:p>
          <w:p w14:paraId="24D37492" w14:textId="77777777" w:rsidR="00A55B53" w:rsidRPr="00123177" w:rsidRDefault="00A55B53" w:rsidP="00535342"/>
        </w:tc>
      </w:tr>
      <w:tr w:rsidR="00A55B53" w:rsidRPr="00123177" w14:paraId="396F912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F8E20DF" w14:textId="77777777" w:rsidR="00A55B53" w:rsidRPr="00123177" w:rsidRDefault="00A55B53" w:rsidP="00535342">
            <w:r w:rsidRPr="00123177">
              <w:rPr>
                <w:rFonts w:eastAsia="Arial"/>
                <w:color w:val="000000" w:themeColor="text1"/>
                <w:szCs w:val="20"/>
              </w:rPr>
              <w:t>Feasible within project constraints</w:t>
            </w:r>
          </w:p>
          <w:p w14:paraId="7A8FD14B" w14:textId="77777777" w:rsidR="00A55B53" w:rsidRPr="00123177" w:rsidRDefault="00A55B53" w:rsidP="00535342">
            <w:r w:rsidRPr="00123177">
              <w:rPr>
                <w:rFonts w:eastAsia="Arial"/>
                <w:color w:val="000000" w:themeColor="text1"/>
                <w:szCs w:val="20"/>
              </w:rPr>
              <w:t>(Yes/No)</w:t>
            </w:r>
          </w:p>
          <w:p w14:paraId="7A5D129E"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A038A6" w14:textId="77777777" w:rsidR="00A55B53" w:rsidRPr="00123177" w:rsidRDefault="00A55B53" w:rsidP="00535342">
            <w:pPr>
              <w:pStyle w:val="TableText"/>
              <w:snapToGrid w:val="0"/>
            </w:pPr>
            <w:r w:rsidRPr="00123177">
              <w:t>YES</w:t>
            </w:r>
          </w:p>
          <w:p w14:paraId="20AA1EE2" w14:textId="77777777" w:rsidR="00A55B53" w:rsidRPr="00123177" w:rsidRDefault="00A55B53" w:rsidP="00535342"/>
        </w:tc>
      </w:tr>
      <w:tr w:rsidR="00A55B53" w:rsidRPr="00123177" w14:paraId="4E305B5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81F6E57" w14:textId="77777777" w:rsidR="00A55B53" w:rsidRPr="00123177" w:rsidRDefault="00A55B53" w:rsidP="00535342">
            <w:r w:rsidRPr="00123177">
              <w:rPr>
                <w:rFonts w:eastAsia="Arial"/>
                <w:color w:val="000000" w:themeColor="text1"/>
                <w:szCs w:val="20"/>
              </w:rPr>
              <w:t>Critical</w:t>
            </w:r>
          </w:p>
          <w:p w14:paraId="38D8C0CB"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6906A2" w14:textId="77777777" w:rsidR="00A55B53" w:rsidRPr="00123177" w:rsidRDefault="00A55B53" w:rsidP="00535342">
            <w:r w:rsidRPr="00123177">
              <w:t>YES</w:t>
            </w:r>
          </w:p>
        </w:tc>
      </w:tr>
      <w:tr w:rsidR="00A55B53" w:rsidRPr="00123177" w14:paraId="6FDCFF5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02D781E"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65EA5E" w14:textId="77777777" w:rsidR="00A55B53" w:rsidRPr="00123177" w:rsidRDefault="00A55B53" w:rsidP="00535342">
            <w:r w:rsidRPr="00123177">
              <w:t>Acceptance Criteria for this requirement should be as per SECTION-6 ACCEPTANCE CRITERIA</w:t>
            </w:r>
          </w:p>
        </w:tc>
      </w:tr>
    </w:tbl>
    <w:p w14:paraId="0C3BF191" w14:textId="77777777" w:rsidR="00A55B53" w:rsidRPr="00123177" w:rsidRDefault="00A55B53" w:rsidP="00A55B53">
      <w:pPr>
        <w:pStyle w:val="BodyText"/>
        <w:rPr>
          <w:b/>
          <w:bCs/>
        </w:rPr>
      </w:pPr>
    </w:p>
    <w:p w14:paraId="72AEF60E" w14:textId="77777777" w:rsidR="00A55B53" w:rsidRPr="00123177" w:rsidRDefault="00A55B53" w:rsidP="00A55B53">
      <w:pPr>
        <w:pStyle w:val="BodyText"/>
        <w:rPr>
          <w:b/>
          <w:bCs/>
        </w:rPr>
      </w:pPr>
    </w:p>
    <w:p w14:paraId="3D2261A2" w14:textId="77777777" w:rsidR="00A55B53" w:rsidRPr="00123177" w:rsidRDefault="00A55B53" w:rsidP="00A55B53">
      <w:pPr>
        <w:pStyle w:val="Heading4"/>
      </w:pPr>
      <w:r w:rsidRPr="00123177">
        <w:rPr>
          <w:rFonts w:eastAsia="Arial"/>
          <w:szCs w:val="20"/>
        </w:rPr>
        <w:t>Transition requirement for substate “Precharge” &amp; and entering to “</w:t>
      </w:r>
      <w:r w:rsidRPr="00123177">
        <w:t>Close_precharge_Ctt</w:t>
      </w:r>
      <w:r w:rsidRPr="00123177">
        <w:rPr>
          <w:rFonts w:eastAsia="Arial"/>
          <w:szCs w:val="20"/>
        </w:rPr>
        <w:t>” state</w:t>
      </w:r>
      <w:r w:rsidRPr="00123177">
        <w:t>.</w:t>
      </w:r>
    </w:p>
    <w:tbl>
      <w:tblPr>
        <w:tblW w:w="9300" w:type="dxa"/>
        <w:tblInd w:w="103" w:type="dxa"/>
        <w:tblLook w:val="06A0" w:firstRow="1" w:lastRow="0" w:firstColumn="1" w:lastColumn="0" w:noHBand="1" w:noVBand="1"/>
      </w:tblPr>
      <w:tblGrid>
        <w:gridCol w:w="1456"/>
        <w:gridCol w:w="7844"/>
      </w:tblGrid>
      <w:tr w:rsidR="00A55B53" w:rsidRPr="00123177" w14:paraId="626FA96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B086914"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CB40D51" w14:textId="77777777" w:rsidR="00A55B53" w:rsidRPr="00123177" w:rsidRDefault="00A55B53" w:rsidP="00535342">
            <w:r w:rsidRPr="00123177">
              <w:rPr>
                <w:rFonts w:eastAsia="Arial"/>
                <w:b/>
                <w:bCs/>
                <w:color w:val="000000" w:themeColor="text1"/>
                <w:szCs w:val="20"/>
              </w:rPr>
              <w:t>Description</w:t>
            </w:r>
          </w:p>
        </w:tc>
      </w:tr>
      <w:tr w:rsidR="00A55B53" w:rsidRPr="00123177" w14:paraId="3B87082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0C1B69E"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87B712" w14:textId="77777777" w:rsidR="00A55B53" w:rsidRPr="00123177" w:rsidRDefault="00A55B53" w:rsidP="00535342">
            <w:r w:rsidRPr="00123177">
              <w:rPr>
                <w:rFonts w:eastAsia="Arial"/>
                <w:color w:val="000000" w:themeColor="text1"/>
              </w:rPr>
              <w:t>SWRS_APP_STATE_07</w:t>
            </w:r>
          </w:p>
        </w:tc>
      </w:tr>
      <w:tr w:rsidR="00A55B53" w:rsidRPr="00123177" w14:paraId="3F824A86"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64FA49E"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6B17F0" w14:textId="77777777" w:rsidR="00A55B53" w:rsidRPr="00123177" w:rsidRDefault="00A55B53" w:rsidP="00535342">
            <w:pPr>
              <w:rPr>
                <w:rFonts w:eastAsia="Arial"/>
                <w:color w:val="000000" w:themeColor="text1"/>
              </w:rPr>
            </w:pPr>
            <w:r w:rsidRPr="00123177">
              <w:rPr>
                <w:rFonts w:eastAsia="Arial"/>
                <w:color w:val="000000" w:themeColor="text1"/>
              </w:rPr>
              <w:t>SDS-HVDCDC-130</w:t>
            </w:r>
          </w:p>
        </w:tc>
      </w:tr>
      <w:tr w:rsidR="00A55B53" w:rsidRPr="00123177" w14:paraId="7EC2E60A"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471C5BC"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BB629D" w14:textId="77777777" w:rsidR="00A55B53" w:rsidRPr="00123177" w:rsidRDefault="00A55B53" w:rsidP="00535342">
            <w:pPr>
              <w:rPr>
                <w:rFonts w:eastAsia="Arial"/>
                <w:color w:val="000000" w:themeColor="text1"/>
              </w:rPr>
            </w:pPr>
            <w:r w:rsidRPr="00123177">
              <w:t>A-Sample/PF1.0</w:t>
            </w:r>
          </w:p>
        </w:tc>
      </w:tr>
      <w:tr w:rsidR="00A55B53" w:rsidRPr="00123177" w14:paraId="55BC099B"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16001901"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CBE926" w14:textId="77777777" w:rsidR="00A55B53" w:rsidRPr="00123177" w:rsidRDefault="00A55B53" w:rsidP="00535342">
            <w:pPr>
              <w:rPr>
                <w:rFonts w:eastAsia="Arial"/>
                <w:szCs w:val="20"/>
              </w:rPr>
            </w:pPr>
            <w:r w:rsidRPr="00123177">
              <w:rPr>
                <w:rFonts w:eastAsia="Arial"/>
                <w:szCs w:val="20"/>
              </w:rPr>
              <w:t>The application shall be able to transit to substate “Precharge” and enters to “</w:t>
            </w:r>
            <w:r w:rsidRPr="00123177">
              <w:t>Close_precharge_Ctt</w:t>
            </w:r>
            <w:r w:rsidRPr="00123177">
              <w:rPr>
                <w:rFonts w:eastAsia="Arial"/>
                <w:szCs w:val="20"/>
              </w:rPr>
              <w:t>” state</w:t>
            </w:r>
          </w:p>
        </w:tc>
      </w:tr>
      <w:tr w:rsidR="00A55B53" w:rsidRPr="00123177" w14:paraId="268ADD2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C95EFE" w14:textId="77777777" w:rsidR="00A55B53" w:rsidRPr="00123177" w:rsidRDefault="00A55B53" w:rsidP="00535342">
            <w:r w:rsidRPr="00123177">
              <w:rPr>
                <w:rFonts w:eastAsia="Arial"/>
                <w:color w:val="000000" w:themeColor="text1"/>
                <w:szCs w:val="20"/>
              </w:rPr>
              <w:lastRenderedPageBreak/>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4E0E64" w14:textId="77777777" w:rsidR="00A55B53" w:rsidRPr="00123177" w:rsidRDefault="00A55B53" w:rsidP="00535342">
            <w:r w:rsidRPr="00123177">
              <w:t>No Such derived requirement is applicable.</w:t>
            </w:r>
          </w:p>
        </w:tc>
      </w:tr>
      <w:tr w:rsidR="00A55B53" w:rsidRPr="00123177" w14:paraId="3737C7E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8541929"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55FF82"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1D67E9B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1FC2900"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BDE786" w14:textId="3B264961" w:rsidR="00A55B53" w:rsidRPr="00123177" w:rsidRDefault="0048308B" w:rsidP="00535342">
            <w:pPr>
              <w:spacing w:line="259" w:lineRule="auto"/>
            </w:pPr>
            <w:r w:rsidRPr="00123177">
              <w:rPr>
                <w:rFonts w:eastAsia="Arial"/>
                <w:color w:val="000000" w:themeColor="text1"/>
              </w:rPr>
              <w:t>Set the 800V side (high side) voltage of the power module to greater than 480V(e.g. 540V)</w:t>
            </w:r>
          </w:p>
        </w:tc>
      </w:tr>
      <w:tr w:rsidR="00A55B53" w:rsidRPr="00123177" w14:paraId="466D78E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67D7921"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9CBF8F" w14:textId="7FF68A7B"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state transitioned to “</w:t>
            </w:r>
            <w:r w:rsidRPr="00123177">
              <w:t>Close_precharge_Ctt</w:t>
            </w:r>
            <w:r w:rsidRPr="00123177">
              <w:rPr>
                <w:rFonts w:eastAsia="Arial"/>
                <w:color w:val="000000" w:themeColor="text1"/>
                <w:szCs w:val="20"/>
              </w:rPr>
              <w:t>” substate</w:t>
            </w:r>
            <w:r w:rsidR="00DE3ACD">
              <w:rPr>
                <w:rFonts w:eastAsia="Arial"/>
                <w:color w:val="000000" w:themeColor="text1"/>
                <w:szCs w:val="20"/>
              </w:rPr>
              <w:t xml:space="preserve"> after 500msec</w:t>
            </w:r>
          </w:p>
        </w:tc>
      </w:tr>
      <w:tr w:rsidR="00A55B53" w:rsidRPr="00123177" w14:paraId="777C7E8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0C36F2F"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8D4C4C"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are the conditions for Precharge state to get trigger:</w:t>
            </w:r>
          </w:p>
          <w:p w14:paraId="0BB4BA95" w14:textId="77777777" w:rsidR="00A55B53" w:rsidRPr="00123177" w:rsidRDefault="00A55B53" w:rsidP="00535342">
            <w:pPr>
              <w:pStyle w:val="ListParagraph"/>
              <w:numPr>
                <w:ilvl w:val="0"/>
                <w:numId w:val="16"/>
              </w:numPr>
              <w:spacing w:line="259" w:lineRule="auto"/>
              <w:rPr>
                <w:rFonts w:eastAsia="Arial"/>
                <w:color w:val="000000" w:themeColor="text1"/>
                <w:szCs w:val="20"/>
              </w:rPr>
            </w:pPr>
            <w:r w:rsidRPr="00123177">
              <w:rPr>
                <w:rFonts w:eastAsia="Arial"/>
                <w:color w:val="000000" w:themeColor="text1"/>
                <w:szCs w:val="20"/>
              </w:rPr>
              <w:t>The power module status confirms to be enabled.</w:t>
            </w:r>
          </w:p>
          <w:p w14:paraId="2F6697BC" w14:textId="77777777" w:rsidR="00A55B53" w:rsidRPr="00123177" w:rsidRDefault="00A55B53" w:rsidP="00535342">
            <w:pPr>
              <w:pStyle w:val="ListParagraph"/>
              <w:numPr>
                <w:ilvl w:val="0"/>
                <w:numId w:val="16"/>
              </w:numPr>
              <w:spacing w:line="259" w:lineRule="auto"/>
              <w:rPr>
                <w:rFonts w:eastAsia="Arial"/>
                <w:color w:val="000000" w:themeColor="text1"/>
                <w:szCs w:val="20"/>
              </w:rPr>
            </w:pPr>
            <w:r w:rsidRPr="00123177">
              <w:rPr>
                <w:rFonts w:eastAsia="Arial"/>
                <w:color w:val="000000" w:themeColor="text1"/>
                <w:szCs w:val="20"/>
              </w:rPr>
              <w:t>The power module reports the 400V side output greater than a calibration threshold.</w:t>
            </w:r>
          </w:p>
          <w:p w14:paraId="0DD7C438" w14:textId="77777777" w:rsidR="00A55B53" w:rsidRPr="00123177" w:rsidRDefault="00A55B53" w:rsidP="00535342">
            <w:pPr>
              <w:pStyle w:val="ListParagraph"/>
              <w:numPr>
                <w:ilvl w:val="0"/>
                <w:numId w:val="16"/>
              </w:numPr>
              <w:spacing w:line="259" w:lineRule="auto"/>
              <w:rPr>
                <w:rFonts w:eastAsia="Arial"/>
                <w:color w:val="000000" w:themeColor="text1"/>
                <w:szCs w:val="20"/>
              </w:rPr>
            </w:pPr>
            <w:r w:rsidRPr="00123177">
              <w:rPr>
                <w:rFonts w:eastAsia="Arial"/>
                <w:color w:val="000000" w:themeColor="text1"/>
                <w:szCs w:val="20"/>
              </w:rPr>
              <w:t>The EDSU command NHVDCDCCommand == 0x1 "Enable" remains.</w:t>
            </w:r>
          </w:p>
          <w:p w14:paraId="298F3F4F" w14:textId="77777777" w:rsidR="00A55B53" w:rsidRPr="00123177" w:rsidRDefault="00A55B53" w:rsidP="00535342">
            <w:pPr>
              <w:pStyle w:val="ListParagraph"/>
              <w:numPr>
                <w:ilvl w:val="0"/>
                <w:numId w:val="16"/>
              </w:numPr>
              <w:spacing w:line="259" w:lineRule="auto"/>
            </w:pPr>
            <w:r w:rsidRPr="00123177">
              <w:rPr>
                <w:rFonts w:eastAsia="Arial"/>
                <w:color w:val="000000" w:themeColor="text1"/>
                <w:szCs w:val="20"/>
              </w:rPr>
              <w:t>- No Level 2 fault is present.</w:t>
            </w:r>
          </w:p>
        </w:tc>
      </w:tr>
      <w:tr w:rsidR="00A55B53" w:rsidRPr="00123177" w14:paraId="762BF45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E100B03"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8374FD" w14:textId="77777777" w:rsidR="00A55B53" w:rsidRPr="00123177" w:rsidRDefault="00A55B53" w:rsidP="00535342">
            <w:r w:rsidRPr="00123177">
              <w:t>No such mandatory fields is applicable.</w:t>
            </w:r>
          </w:p>
        </w:tc>
      </w:tr>
      <w:tr w:rsidR="00A55B53" w:rsidRPr="00123177" w14:paraId="1F71242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F496CB3"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DBC069" w14:textId="77777777" w:rsidR="00A55B53" w:rsidRPr="00123177" w:rsidRDefault="00A55B53" w:rsidP="00535342">
            <w:r w:rsidRPr="00123177">
              <w:t>HVDCDCStatus = 2, HVDCDCStatusDebug = 2.</w:t>
            </w:r>
          </w:p>
        </w:tc>
      </w:tr>
      <w:tr w:rsidR="00A55B53" w:rsidRPr="00123177" w14:paraId="1C0872A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84EC38"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670A71" w14:textId="77777777" w:rsidR="00A55B53" w:rsidRPr="00123177" w:rsidRDefault="00A55B53" w:rsidP="00535342">
            <w:r w:rsidRPr="00123177">
              <w:rPr>
                <w:szCs w:val="20"/>
              </w:rPr>
              <w:t>Default values shall be applicable with respect to Pre-Loaded Values</w:t>
            </w:r>
          </w:p>
        </w:tc>
      </w:tr>
      <w:tr w:rsidR="00A55B53" w:rsidRPr="00123177" w14:paraId="16C6072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B24710E"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11D286" w14:textId="77777777" w:rsidR="00A55B53" w:rsidRPr="00123177" w:rsidRDefault="00A55B53" w:rsidP="00535342">
            <w:r w:rsidRPr="00123177">
              <w:t>NA</w:t>
            </w:r>
          </w:p>
        </w:tc>
      </w:tr>
      <w:tr w:rsidR="00A55B53" w:rsidRPr="00123177" w14:paraId="7860C89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60CCD37"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29885A" w14:textId="77777777" w:rsidR="00A55B53" w:rsidRPr="00123177" w:rsidRDefault="00A55B53" w:rsidP="00535342">
            <w:r w:rsidRPr="00123177">
              <w:rPr>
                <w:szCs w:val="20"/>
              </w:rPr>
              <w:t>Data latency period is not applicable</w:t>
            </w:r>
          </w:p>
        </w:tc>
      </w:tr>
      <w:tr w:rsidR="00A55B53" w:rsidRPr="00123177" w14:paraId="6412413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FB8E30"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8A98BC" w14:textId="77777777" w:rsidR="00A55B53" w:rsidRPr="00123177" w:rsidRDefault="00A55B53" w:rsidP="00535342">
            <w:r w:rsidRPr="00123177">
              <w:rPr>
                <w:szCs w:val="20"/>
              </w:rPr>
              <w:t>Data Retention period is not applicable.</w:t>
            </w:r>
          </w:p>
        </w:tc>
      </w:tr>
      <w:tr w:rsidR="00A55B53" w:rsidRPr="00123177" w14:paraId="6D25A29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B5C7116"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6B22E0" w14:textId="77777777" w:rsidR="00A55B53" w:rsidRPr="00123177" w:rsidRDefault="00A55B53" w:rsidP="00535342">
            <w:r w:rsidRPr="00123177">
              <w:rPr>
                <w:szCs w:val="20"/>
              </w:rPr>
              <w:t>Data rate is not applicable.</w:t>
            </w:r>
          </w:p>
        </w:tc>
      </w:tr>
      <w:tr w:rsidR="00A55B53" w:rsidRPr="00123177" w14:paraId="2699500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7DB9C66"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0BE693"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2EE0334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9EC51F"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FD2E25" w14:textId="77777777" w:rsidR="00A55B53" w:rsidRPr="00123177" w:rsidRDefault="00A55B53" w:rsidP="00535342">
            <w:r w:rsidRPr="00123177">
              <w:rPr>
                <w:szCs w:val="20"/>
              </w:rPr>
              <w:t>Temporal event is not applicable.</w:t>
            </w:r>
          </w:p>
        </w:tc>
      </w:tr>
      <w:tr w:rsidR="00A55B53" w:rsidRPr="00123177" w14:paraId="733798E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A1B4184" w14:textId="77777777" w:rsidR="00A55B53" w:rsidRPr="00123177" w:rsidRDefault="00A55B53" w:rsidP="00535342">
            <w:r w:rsidRPr="00123177">
              <w:rPr>
                <w:rFonts w:eastAsia="Arial"/>
                <w:color w:val="000000" w:themeColor="text1"/>
                <w:szCs w:val="20"/>
              </w:rPr>
              <w:t xml:space="preserve">Validation Rules/ </w:t>
            </w:r>
          </w:p>
          <w:p w14:paraId="32AD5D4A"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E0AEC8" w14:textId="77777777" w:rsidR="00A55B53" w:rsidRPr="00123177" w:rsidRDefault="00A55B53" w:rsidP="00535342">
            <w:pPr>
              <w:spacing w:line="259" w:lineRule="auto"/>
              <w:rPr>
                <w:szCs w:val="20"/>
              </w:rPr>
            </w:pPr>
            <w:r w:rsidRPr="00123177">
              <w:rPr>
                <w:szCs w:val="20"/>
              </w:rPr>
              <w:t>Verify the CAN messages and CAN signal mentioned in input and out section on CANalyzer Tool.</w:t>
            </w:r>
          </w:p>
          <w:p w14:paraId="299E12C3" w14:textId="77777777" w:rsidR="00A55B53" w:rsidRPr="00123177" w:rsidRDefault="00A55B53" w:rsidP="00535342">
            <w:pPr>
              <w:pStyle w:val="ListParagraph"/>
              <w:spacing w:line="259" w:lineRule="auto"/>
              <w:ind w:left="360"/>
            </w:pPr>
          </w:p>
          <w:p w14:paraId="30429018" w14:textId="77777777" w:rsidR="00A55B53" w:rsidRPr="00123177" w:rsidRDefault="00A55B53" w:rsidP="00535342">
            <w:pPr>
              <w:pStyle w:val="ListParagraph"/>
              <w:numPr>
                <w:ilvl w:val="0"/>
                <w:numId w:val="17"/>
              </w:numPr>
              <w:spacing w:line="259" w:lineRule="auto"/>
            </w:pPr>
            <w:r w:rsidRPr="00123177">
              <w:t>The HVHVDCDC shall transit to "Precharge" state and set CAN Signal as NHVDCDCStatus = 0x3 Precharge 400V.</w:t>
            </w:r>
          </w:p>
          <w:p w14:paraId="049EA69D" w14:textId="77777777" w:rsidR="00A55B53" w:rsidRPr="00123177" w:rsidRDefault="00A55B53" w:rsidP="00535342">
            <w:pPr>
              <w:pStyle w:val="ListParagraph"/>
              <w:numPr>
                <w:ilvl w:val="0"/>
                <w:numId w:val="17"/>
              </w:numPr>
              <w:spacing w:line="259" w:lineRule="auto"/>
            </w:pPr>
            <w:r w:rsidRPr="00123177">
              <w:t>The HVHVDCDC shall close the 400V side precharge contactor.</w:t>
            </w:r>
          </w:p>
          <w:p w14:paraId="556A89DC" w14:textId="77777777" w:rsidR="00A55B53" w:rsidRPr="00123177" w:rsidRDefault="00A55B53" w:rsidP="00535342">
            <w:pPr>
              <w:pStyle w:val="ListParagraph"/>
              <w:numPr>
                <w:ilvl w:val="0"/>
                <w:numId w:val="17"/>
              </w:numPr>
              <w:spacing w:line="259" w:lineRule="auto"/>
            </w:pPr>
            <w:r w:rsidRPr="00123177">
              <w:t>The HVHVDCDC shall set CAN Signal as NHVDCDCStatusDebug = 0x3 PrechargeLS_</w:t>
            </w:r>
            <w:commentRangeStart w:id="100"/>
            <w:commentRangeStart w:id="101"/>
            <w:r w:rsidRPr="00123177">
              <w:t>ClosePrechargeCtt</w:t>
            </w:r>
            <w:commentRangeEnd w:id="100"/>
            <w:r w:rsidRPr="00123177">
              <w:rPr>
                <w:rStyle w:val="CommentReference"/>
                <w:sz w:val="24"/>
                <w:szCs w:val="24"/>
              </w:rPr>
              <w:commentReference w:id="100"/>
            </w:r>
            <w:commentRangeEnd w:id="101"/>
            <w:r w:rsidRPr="00123177">
              <w:rPr>
                <w:rStyle w:val="CommentReference"/>
                <w:sz w:val="24"/>
                <w:szCs w:val="24"/>
              </w:rPr>
              <w:commentReference w:id="101"/>
            </w:r>
            <w:r w:rsidRPr="00123177">
              <w:t>.</w:t>
            </w:r>
          </w:p>
        </w:tc>
      </w:tr>
      <w:tr w:rsidR="00A55B53" w:rsidRPr="00123177" w14:paraId="4A6C7B2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6F2E4C3"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3EE1E3" w14:textId="77777777" w:rsidR="00A55B53" w:rsidRPr="00123177" w:rsidRDefault="00A55B53" w:rsidP="00535342">
            <w:r w:rsidRPr="00123177">
              <w:rPr>
                <w:szCs w:val="20"/>
              </w:rPr>
              <w:t>Constraints is not applicable.</w:t>
            </w:r>
          </w:p>
        </w:tc>
      </w:tr>
      <w:tr w:rsidR="00A55B53" w:rsidRPr="00123177" w14:paraId="4608CD2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BDA87D" w14:textId="77777777" w:rsidR="00A55B53" w:rsidRPr="00123177" w:rsidRDefault="00A55B53" w:rsidP="00535342">
            <w:r w:rsidRPr="00123177">
              <w:rPr>
                <w:rFonts w:eastAsia="Arial"/>
                <w:color w:val="000000" w:themeColor="text1"/>
                <w:szCs w:val="20"/>
              </w:rPr>
              <w:t xml:space="preserve">Effects on other </w:t>
            </w:r>
            <w:r w:rsidRPr="00123177">
              <w:rPr>
                <w:rFonts w:eastAsia="Arial"/>
                <w:color w:val="000000" w:themeColor="text1"/>
                <w:szCs w:val="20"/>
              </w:rPr>
              <w:lastRenderedPageBreak/>
              <w:t>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F5A006" w14:textId="77777777" w:rsidR="00A55B53" w:rsidRPr="00123177" w:rsidRDefault="00A55B53" w:rsidP="00535342">
            <w:r w:rsidRPr="00123177">
              <w:rPr>
                <w:szCs w:val="20"/>
              </w:rPr>
              <w:lastRenderedPageBreak/>
              <w:t>No effects on other system</w:t>
            </w:r>
          </w:p>
        </w:tc>
      </w:tr>
      <w:tr w:rsidR="00A55B53" w:rsidRPr="00123177" w14:paraId="6EE0D1C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AB29214" w14:textId="77777777" w:rsidR="00A55B53" w:rsidRPr="00123177" w:rsidRDefault="00A55B53" w:rsidP="00535342">
            <w:r w:rsidRPr="00123177">
              <w:rPr>
                <w:rFonts w:eastAsia="Arial"/>
                <w:color w:val="000000" w:themeColor="text1"/>
                <w:szCs w:val="20"/>
              </w:rPr>
              <w:t>Testability with respect to test environment</w:t>
            </w:r>
          </w:p>
          <w:p w14:paraId="0F9AE55B" w14:textId="77777777" w:rsidR="00A55B53" w:rsidRPr="00123177" w:rsidRDefault="00A55B53" w:rsidP="00535342">
            <w:r w:rsidRPr="00123177">
              <w:rPr>
                <w:rFonts w:eastAsia="Arial"/>
                <w:color w:val="000000" w:themeColor="text1"/>
                <w:szCs w:val="20"/>
              </w:rPr>
              <w:t>(Yes/No)</w:t>
            </w:r>
          </w:p>
          <w:p w14:paraId="445D909A"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8134CB" w14:textId="77777777" w:rsidR="00A55B53" w:rsidRPr="00123177" w:rsidRDefault="00A55B53" w:rsidP="00535342">
            <w:pPr>
              <w:pStyle w:val="TableText"/>
              <w:snapToGrid w:val="0"/>
            </w:pPr>
            <w:r w:rsidRPr="00123177">
              <w:t>YES</w:t>
            </w:r>
          </w:p>
          <w:p w14:paraId="7BD32935" w14:textId="77777777" w:rsidR="00A55B53" w:rsidRPr="00123177" w:rsidRDefault="00A55B53" w:rsidP="00535342"/>
        </w:tc>
      </w:tr>
      <w:tr w:rsidR="00A55B53" w:rsidRPr="00123177" w14:paraId="54D09A8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1DDE045" w14:textId="77777777" w:rsidR="00A55B53" w:rsidRPr="00123177" w:rsidRDefault="00A55B53" w:rsidP="00535342">
            <w:r w:rsidRPr="00123177">
              <w:rPr>
                <w:rFonts w:eastAsia="Arial"/>
                <w:color w:val="000000" w:themeColor="text1"/>
                <w:szCs w:val="20"/>
              </w:rPr>
              <w:t>Feasible within project constraints</w:t>
            </w:r>
          </w:p>
          <w:p w14:paraId="77F18A75" w14:textId="77777777" w:rsidR="00A55B53" w:rsidRPr="00123177" w:rsidRDefault="00A55B53" w:rsidP="00535342">
            <w:r w:rsidRPr="00123177">
              <w:rPr>
                <w:rFonts w:eastAsia="Arial"/>
                <w:color w:val="000000" w:themeColor="text1"/>
                <w:szCs w:val="20"/>
              </w:rPr>
              <w:t>(Yes/No)</w:t>
            </w:r>
          </w:p>
          <w:p w14:paraId="0859B114"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EB086E" w14:textId="77777777" w:rsidR="00A55B53" w:rsidRPr="00123177" w:rsidRDefault="00A55B53" w:rsidP="00535342">
            <w:pPr>
              <w:pStyle w:val="TableText"/>
              <w:snapToGrid w:val="0"/>
            </w:pPr>
            <w:r w:rsidRPr="00123177">
              <w:t>YES</w:t>
            </w:r>
          </w:p>
          <w:p w14:paraId="1AAF5EB2" w14:textId="77777777" w:rsidR="00A55B53" w:rsidRPr="00123177" w:rsidRDefault="00A55B53" w:rsidP="00535342"/>
        </w:tc>
      </w:tr>
      <w:tr w:rsidR="00A55B53" w:rsidRPr="00123177" w14:paraId="05EF227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1C4C192" w14:textId="77777777" w:rsidR="00A55B53" w:rsidRPr="00123177" w:rsidRDefault="00A55B53" w:rsidP="00535342">
            <w:r w:rsidRPr="00123177">
              <w:rPr>
                <w:rFonts w:eastAsia="Arial"/>
                <w:color w:val="000000" w:themeColor="text1"/>
                <w:szCs w:val="20"/>
              </w:rPr>
              <w:t>Critical</w:t>
            </w:r>
          </w:p>
          <w:p w14:paraId="5442F566"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CD3175" w14:textId="77777777" w:rsidR="00A55B53" w:rsidRPr="00123177" w:rsidRDefault="00A55B53" w:rsidP="00535342">
            <w:r w:rsidRPr="00123177">
              <w:t>YES</w:t>
            </w:r>
          </w:p>
        </w:tc>
      </w:tr>
      <w:tr w:rsidR="00A55B53" w:rsidRPr="00123177" w14:paraId="3F18057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09AAE3"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ED8BC7" w14:textId="77777777" w:rsidR="00A55B53" w:rsidRPr="00123177" w:rsidRDefault="00A55B53" w:rsidP="00535342">
            <w:r w:rsidRPr="00123177">
              <w:t>Acceptance Criteria for this requirement should be as per SECTION-6 ACCEPTANCE CRITERIA</w:t>
            </w:r>
          </w:p>
        </w:tc>
      </w:tr>
    </w:tbl>
    <w:p w14:paraId="1795AA14" w14:textId="77777777" w:rsidR="00A55B53" w:rsidRPr="00123177" w:rsidRDefault="00A55B53" w:rsidP="00A55B53">
      <w:pPr>
        <w:pStyle w:val="BodyText"/>
        <w:rPr>
          <w:b/>
          <w:bCs/>
        </w:rPr>
      </w:pPr>
    </w:p>
    <w:p w14:paraId="63AA7590" w14:textId="77777777" w:rsidR="00A55B53" w:rsidRPr="00123177" w:rsidRDefault="00A55B53" w:rsidP="00A55B53">
      <w:pPr>
        <w:pStyle w:val="BodyText"/>
        <w:rPr>
          <w:b/>
          <w:bCs/>
        </w:rPr>
      </w:pPr>
    </w:p>
    <w:p w14:paraId="1D6D0D46" w14:textId="77777777" w:rsidR="00A55B53" w:rsidRPr="00123177" w:rsidRDefault="00A55B53" w:rsidP="00A55B53">
      <w:pPr>
        <w:pStyle w:val="Heading4"/>
        <w:ind w:right="41"/>
      </w:pPr>
      <w:r w:rsidRPr="00123177">
        <w:rPr>
          <w:rFonts w:eastAsia="Arial"/>
          <w:szCs w:val="20"/>
        </w:rPr>
        <w:t>Transition requirement from substate “</w:t>
      </w:r>
      <w:r w:rsidRPr="00123177">
        <w:t>Close_precharge_Ctt</w:t>
      </w:r>
      <w:r w:rsidRPr="00123177">
        <w:rPr>
          <w:rFonts w:eastAsia="Arial"/>
          <w:szCs w:val="20"/>
        </w:rPr>
        <w:t>” to “</w:t>
      </w:r>
      <w:r w:rsidRPr="00123177">
        <w:t>Close_400V_SolidStateSw</w:t>
      </w:r>
      <w:r w:rsidRPr="00123177">
        <w:rPr>
          <w:rFonts w:eastAsia="Arial"/>
          <w:szCs w:val="20"/>
        </w:rPr>
        <w:t>” state.</w:t>
      </w:r>
    </w:p>
    <w:p w14:paraId="7BA308D9" w14:textId="77777777" w:rsidR="00A55B53" w:rsidRPr="00123177" w:rsidRDefault="00A55B53" w:rsidP="00A55B53">
      <w:pPr>
        <w:pStyle w:val="BodyText"/>
        <w:rPr>
          <w:b/>
          <w:bCs/>
        </w:rPr>
      </w:pPr>
    </w:p>
    <w:tbl>
      <w:tblPr>
        <w:tblW w:w="9300" w:type="dxa"/>
        <w:tblInd w:w="103" w:type="dxa"/>
        <w:tblLook w:val="06A0" w:firstRow="1" w:lastRow="0" w:firstColumn="1" w:lastColumn="0" w:noHBand="1" w:noVBand="1"/>
      </w:tblPr>
      <w:tblGrid>
        <w:gridCol w:w="1456"/>
        <w:gridCol w:w="7844"/>
      </w:tblGrid>
      <w:tr w:rsidR="00A55B53" w:rsidRPr="00123177" w14:paraId="037150C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897658B"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31F50F3" w14:textId="77777777" w:rsidR="00A55B53" w:rsidRPr="00123177" w:rsidRDefault="00A55B53" w:rsidP="00535342">
            <w:r w:rsidRPr="00123177">
              <w:rPr>
                <w:rFonts w:eastAsia="Arial"/>
                <w:b/>
                <w:bCs/>
                <w:color w:val="000000" w:themeColor="text1"/>
                <w:szCs w:val="20"/>
              </w:rPr>
              <w:t>Description</w:t>
            </w:r>
          </w:p>
        </w:tc>
      </w:tr>
      <w:tr w:rsidR="00A55B53" w:rsidRPr="00123177" w14:paraId="196B3710"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D337A64"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EB215A" w14:textId="77777777" w:rsidR="00A55B53" w:rsidRPr="00123177" w:rsidRDefault="00A55B53" w:rsidP="00535342">
            <w:r w:rsidRPr="00123177">
              <w:rPr>
                <w:rFonts w:eastAsia="Arial"/>
                <w:color w:val="000000" w:themeColor="text1"/>
              </w:rPr>
              <w:t>SWRS_APP_STATE_08</w:t>
            </w:r>
          </w:p>
        </w:tc>
      </w:tr>
      <w:tr w:rsidR="00A55B53" w:rsidRPr="00123177" w14:paraId="0F2CD83A"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12C3196"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7719FD" w14:textId="77777777" w:rsidR="00A55B53" w:rsidRPr="00123177" w:rsidRDefault="00A55B53" w:rsidP="00535342">
            <w:pPr>
              <w:rPr>
                <w:rFonts w:eastAsia="Arial"/>
                <w:color w:val="000000" w:themeColor="text1"/>
              </w:rPr>
            </w:pPr>
            <w:r w:rsidRPr="00123177">
              <w:rPr>
                <w:rFonts w:eastAsia="Arial"/>
                <w:color w:val="000000" w:themeColor="text1"/>
              </w:rPr>
              <w:t>SDS-HVDCDC-131</w:t>
            </w:r>
          </w:p>
        </w:tc>
      </w:tr>
      <w:tr w:rsidR="00A55B53" w:rsidRPr="00123177" w14:paraId="3A8D45EE"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66FF054"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639663" w14:textId="77777777" w:rsidR="00A55B53" w:rsidRPr="00123177" w:rsidRDefault="00A55B53" w:rsidP="00535342">
            <w:pPr>
              <w:rPr>
                <w:rFonts w:eastAsia="Arial"/>
                <w:color w:val="000000" w:themeColor="text1"/>
              </w:rPr>
            </w:pPr>
            <w:r w:rsidRPr="00123177">
              <w:t>A-Sample/PF1.0</w:t>
            </w:r>
          </w:p>
        </w:tc>
      </w:tr>
      <w:tr w:rsidR="00A55B53" w:rsidRPr="00123177" w14:paraId="557EF1EA"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58C09FDD"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C1CA68" w14:textId="77777777" w:rsidR="00A55B53" w:rsidRPr="00123177" w:rsidRDefault="00A55B53" w:rsidP="00535342">
            <w:pPr>
              <w:rPr>
                <w:rFonts w:eastAsia="Arial"/>
                <w:szCs w:val="20"/>
              </w:rPr>
            </w:pPr>
            <w:r w:rsidRPr="00123177">
              <w:rPr>
                <w:rFonts w:eastAsia="Arial"/>
                <w:szCs w:val="20"/>
              </w:rPr>
              <w:t>The application shall be able to transit from substate “</w:t>
            </w:r>
            <w:r w:rsidRPr="00123177">
              <w:t>Close_precharge_Ctt</w:t>
            </w:r>
            <w:r w:rsidRPr="00123177">
              <w:rPr>
                <w:rFonts w:eastAsia="Arial"/>
                <w:szCs w:val="20"/>
              </w:rPr>
              <w:t>” to “</w:t>
            </w:r>
            <w:r w:rsidRPr="00123177">
              <w:t>Close_400V_SolidStateSw</w:t>
            </w:r>
            <w:r w:rsidRPr="00123177">
              <w:rPr>
                <w:rFonts w:eastAsia="Arial"/>
                <w:szCs w:val="20"/>
              </w:rPr>
              <w:t>” state</w:t>
            </w:r>
          </w:p>
        </w:tc>
      </w:tr>
      <w:tr w:rsidR="00A55B53" w:rsidRPr="00123177" w14:paraId="398066E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137AD9"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5C8C55" w14:textId="77777777" w:rsidR="00A55B53" w:rsidRPr="00123177" w:rsidRDefault="00A55B53" w:rsidP="00535342">
            <w:r w:rsidRPr="00123177">
              <w:t>No Such derived requirement is applicable.</w:t>
            </w:r>
          </w:p>
        </w:tc>
      </w:tr>
      <w:tr w:rsidR="00A55B53" w:rsidRPr="00123177" w14:paraId="324EB59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DF7B9F5" w14:textId="77777777" w:rsidR="00A55B53" w:rsidRPr="00123177" w:rsidRDefault="00A55B53" w:rsidP="00535342">
            <w:r w:rsidRPr="00123177">
              <w:rPr>
                <w:rFonts w:eastAsia="Arial"/>
                <w:color w:val="000000" w:themeColor="text1"/>
                <w:szCs w:val="20"/>
              </w:rPr>
              <w:lastRenderedPageBreak/>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A594E9"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2A45C9F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09940F1"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5D2448" w14:textId="77777777" w:rsidR="00A55B53" w:rsidRPr="00123177" w:rsidRDefault="00A55B53" w:rsidP="00535342">
            <w:pPr>
              <w:spacing w:line="259" w:lineRule="auto"/>
            </w:pPr>
            <w:r w:rsidRPr="00123177">
              <w:t>Application shall start transitioning to substate “Close_400V_SolidStateSw” of Precharge once meets the conditions mentioned in “Process” Section</w:t>
            </w:r>
          </w:p>
        </w:tc>
      </w:tr>
      <w:tr w:rsidR="00A55B53" w:rsidRPr="00123177" w14:paraId="54013C3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626445"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AD8CDA"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state transitioned to “</w:t>
            </w:r>
            <w:r w:rsidRPr="00123177">
              <w:t>Close_400V_SolidStateSw</w:t>
            </w:r>
            <w:r w:rsidRPr="00123177">
              <w:rPr>
                <w:rFonts w:eastAsia="Arial"/>
                <w:color w:val="000000" w:themeColor="text1"/>
                <w:szCs w:val="20"/>
              </w:rPr>
              <w:t>” substate.</w:t>
            </w:r>
          </w:p>
        </w:tc>
      </w:tr>
      <w:tr w:rsidR="00A55B53" w:rsidRPr="00123177" w14:paraId="03AD464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E710771"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37499F"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are the conditions for “</w:t>
            </w:r>
            <w:r w:rsidRPr="00123177">
              <w:t>Close_400V_SolidStateSw”</w:t>
            </w:r>
            <w:r w:rsidRPr="00123177">
              <w:rPr>
                <w:rFonts w:eastAsia="Arial"/>
                <w:color w:val="000000" w:themeColor="text1"/>
                <w:szCs w:val="20"/>
              </w:rPr>
              <w:t xml:space="preserve"> substate to get trigger:</w:t>
            </w:r>
          </w:p>
          <w:p w14:paraId="21105538" w14:textId="77777777" w:rsidR="00A55B53" w:rsidRPr="00123177" w:rsidRDefault="00A55B53" w:rsidP="00535342">
            <w:pPr>
              <w:pStyle w:val="ListParagraph"/>
              <w:numPr>
                <w:ilvl w:val="0"/>
                <w:numId w:val="18"/>
              </w:numPr>
              <w:spacing w:line="259" w:lineRule="auto"/>
            </w:pPr>
            <w:r w:rsidRPr="00123177">
              <w:t>The 400V side DC link is sufficiently pre-charged.</w:t>
            </w:r>
          </w:p>
          <w:p w14:paraId="0AA213DF" w14:textId="77777777" w:rsidR="00A55B53" w:rsidRPr="00123177" w:rsidRDefault="00A55B53" w:rsidP="00535342">
            <w:pPr>
              <w:pStyle w:val="ListParagraph"/>
              <w:numPr>
                <w:ilvl w:val="0"/>
                <w:numId w:val="18"/>
              </w:numPr>
              <w:spacing w:line="259" w:lineRule="auto"/>
            </w:pPr>
            <w:r w:rsidRPr="00123177">
              <w:t>The EDSU command NHVDCDCCommand == 0x1 "Enable" remains.</w:t>
            </w:r>
          </w:p>
          <w:p w14:paraId="06E11347" w14:textId="77777777" w:rsidR="00A55B53" w:rsidRPr="00123177" w:rsidRDefault="00A55B53" w:rsidP="00535342">
            <w:pPr>
              <w:pStyle w:val="ListParagraph"/>
              <w:numPr>
                <w:ilvl w:val="0"/>
                <w:numId w:val="18"/>
              </w:numPr>
              <w:spacing w:line="259" w:lineRule="auto"/>
            </w:pPr>
            <w:r w:rsidRPr="00123177">
              <w:t>No Level 2 fault is present.</w:t>
            </w:r>
          </w:p>
        </w:tc>
      </w:tr>
      <w:tr w:rsidR="00A55B53" w:rsidRPr="00123177" w14:paraId="30F9E0A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6E40E7"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BCA45B" w14:textId="77777777" w:rsidR="00A55B53" w:rsidRPr="00123177" w:rsidRDefault="00A55B53" w:rsidP="00535342">
            <w:r w:rsidRPr="00123177">
              <w:t>No such mandatory fields is applicable.</w:t>
            </w:r>
          </w:p>
        </w:tc>
      </w:tr>
      <w:tr w:rsidR="00A55B53" w:rsidRPr="00123177" w14:paraId="11DB7D9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D2BEC82"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1D3DE0" w14:textId="77777777" w:rsidR="00A55B53" w:rsidRPr="00123177" w:rsidRDefault="00A55B53" w:rsidP="00535342">
            <w:r w:rsidRPr="00123177">
              <w:t>HVDCDCStatus = 3, HVDCDCStatusDebug = 3.</w:t>
            </w:r>
          </w:p>
        </w:tc>
      </w:tr>
      <w:tr w:rsidR="00A55B53" w:rsidRPr="00123177" w14:paraId="14907B7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C6DBAB6"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A09C15" w14:textId="77777777" w:rsidR="00A55B53" w:rsidRPr="00123177" w:rsidRDefault="00A55B53" w:rsidP="00535342">
            <w:r w:rsidRPr="00123177">
              <w:rPr>
                <w:szCs w:val="20"/>
              </w:rPr>
              <w:t>Default values shall be applicable with respect to Pre-Loaded Values</w:t>
            </w:r>
          </w:p>
        </w:tc>
      </w:tr>
      <w:tr w:rsidR="00A55B53" w:rsidRPr="00123177" w14:paraId="74C982F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5DC5F2B"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3BA22D" w14:textId="77777777" w:rsidR="00A55B53" w:rsidRPr="00123177" w:rsidRDefault="00A55B53" w:rsidP="00535342">
            <w:r w:rsidRPr="00123177">
              <w:t>NA</w:t>
            </w:r>
          </w:p>
        </w:tc>
      </w:tr>
      <w:tr w:rsidR="00A55B53" w:rsidRPr="00123177" w14:paraId="2DF16DC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1B25036"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BC2C04" w14:textId="77777777" w:rsidR="00A55B53" w:rsidRPr="00123177" w:rsidRDefault="00A55B53" w:rsidP="00535342">
            <w:r w:rsidRPr="00123177">
              <w:rPr>
                <w:szCs w:val="20"/>
              </w:rPr>
              <w:t>Data latency period is not applicable</w:t>
            </w:r>
          </w:p>
        </w:tc>
      </w:tr>
      <w:tr w:rsidR="00A55B53" w:rsidRPr="00123177" w14:paraId="57B1BC0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20DE482"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0407F3" w14:textId="77777777" w:rsidR="00A55B53" w:rsidRPr="00123177" w:rsidRDefault="00A55B53" w:rsidP="00535342">
            <w:r w:rsidRPr="00123177">
              <w:rPr>
                <w:szCs w:val="20"/>
              </w:rPr>
              <w:t>Data Retention period is not applicable.</w:t>
            </w:r>
          </w:p>
        </w:tc>
      </w:tr>
      <w:tr w:rsidR="00A55B53" w:rsidRPr="00123177" w14:paraId="4B2BD37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886848C"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97D74F" w14:textId="77777777" w:rsidR="00A55B53" w:rsidRPr="00123177" w:rsidRDefault="00A55B53" w:rsidP="00535342">
            <w:r w:rsidRPr="00123177">
              <w:rPr>
                <w:szCs w:val="20"/>
              </w:rPr>
              <w:t>Data rate is not applicable.</w:t>
            </w:r>
          </w:p>
        </w:tc>
      </w:tr>
      <w:tr w:rsidR="00A55B53" w:rsidRPr="00123177" w14:paraId="1D633AD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B5CF118"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9A16A2"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490FE94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D60D5A"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CAD9BC" w14:textId="77777777" w:rsidR="00A55B53" w:rsidRPr="00123177" w:rsidRDefault="00A55B53" w:rsidP="00535342">
            <w:r w:rsidRPr="00123177">
              <w:rPr>
                <w:szCs w:val="20"/>
              </w:rPr>
              <w:t>Temporal event is not applicable.</w:t>
            </w:r>
          </w:p>
        </w:tc>
      </w:tr>
      <w:tr w:rsidR="00A55B53" w:rsidRPr="00123177" w14:paraId="4F37834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75FDF3" w14:textId="77777777" w:rsidR="00A55B53" w:rsidRPr="00123177" w:rsidRDefault="00A55B53" w:rsidP="00535342">
            <w:r w:rsidRPr="00123177">
              <w:rPr>
                <w:rFonts w:eastAsia="Arial"/>
                <w:color w:val="000000" w:themeColor="text1"/>
                <w:szCs w:val="20"/>
              </w:rPr>
              <w:t xml:space="preserve">Validation Rules/ </w:t>
            </w:r>
          </w:p>
          <w:p w14:paraId="039C17FE"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510E0C" w14:textId="77777777" w:rsidR="00A55B53" w:rsidRPr="00123177" w:rsidRDefault="00A55B53" w:rsidP="00535342">
            <w:pPr>
              <w:spacing w:line="259" w:lineRule="auto"/>
            </w:pPr>
            <w:r w:rsidRPr="00123177">
              <w:rPr>
                <w:szCs w:val="20"/>
              </w:rPr>
              <w:t>Verify the CAN messages and CAN signal mentioned in input and out section on CANalyzer Tool.</w:t>
            </w:r>
          </w:p>
          <w:p w14:paraId="3E949141" w14:textId="77777777" w:rsidR="00A55B53" w:rsidRPr="00123177" w:rsidRDefault="00A55B53" w:rsidP="00535342">
            <w:pPr>
              <w:pStyle w:val="ListParagraph"/>
              <w:numPr>
                <w:ilvl w:val="0"/>
                <w:numId w:val="19"/>
              </w:numPr>
              <w:spacing w:line="259" w:lineRule="auto"/>
            </w:pPr>
            <w:r w:rsidRPr="00123177">
              <w:t>The HVHVDCDC shall continue to report NHVDCDCStatus = 0x3 Precharge 400V over CAN.</w:t>
            </w:r>
          </w:p>
          <w:p w14:paraId="64955054" w14:textId="77777777" w:rsidR="00A55B53" w:rsidRPr="00123177" w:rsidRDefault="00A55B53" w:rsidP="00535342">
            <w:pPr>
              <w:pStyle w:val="ListParagraph"/>
              <w:numPr>
                <w:ilvl w:val="0"/>
                <w:numId w:val="19"/>
              </w:numPr>
              <w:spacing w:line="259" w:lineRule="auto"/>
            </w:pPr>
            <w:r w:rsidRPr="00123177">
              <w:t>The HVHVDCDC shall set CAN Signal as NHVDCDCStatusDebug = 0x4 PrechargeLS_</w:t>
            </w:r>
            <w:commentRangeStart w:id="102"/>
            <w:commentRangeStart w:id="103"/>
            <w:r w:rsidRPr="00123177">
              <w:t>CloseEFuse</w:t>
            </w:r>
            <w:commentRangeEnd w:id="102"/>
            <w:r w:rsidRPr="00123177">
              <w:rPr>
                <w:rStyle w:val="CommentReference"/>
                <w:sz w:val="24"/>
                <w:szCs w:val="24"/>
              </w:rPr>
              <w:commentReference w:id="102"/>
            </w:r>
            <w:commentRangeEnd w:id="103"/>
            <w:r w:rsidRPr="00123177">
              <w:rPr>
                <w:rStyle w:val="CommentReference"/>
                <w:sz w:val="24"/>
                <w:szCs w:val="24"/>
              </w:rPr>
              <w:commentReference w:id="103"/>
            </w:r>
            <w:r w:rsidRPr="00123177">
              <w:t>.</w:t>
            </w:r>
          </w:p>
        </w:tc>
      </w:tr>
      <w:tr w:rsidR="00A55B53" w:rsidRPr="00123177" w14:paraId="4E2B0D4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FB40FB0"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CAA50F" w14:textId="77777777" w:rsidR="00A55B53" w:rsidRPr="00123177" w:rsidRDefault="00A55B53" w:rsidP="00535342">
            <w:r w:rsidRPr="00123177">
              <w:rPr>
                <w:szCs w:val="20"/>
              </w:rPr>
              <w:t>Constraints is not applicable.</w:t>
            </w:r>
          </w:p>
        </w:tc>
      </w:tr>
      <w:tr w:rsidR="00A55B53" w:rsidRPr="00123177" w14:paraId="73F8C72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4A98561"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6ECE9A" w14:textId="77777777" w:rsidR="00A55B53" w:rsidRPr="00123177" w:rsidRDefault="00A55B53" w:rsidP="00535342">
            <w:r w:rsidRPr="00123177">
              <w:rPr>
                <w:szCs w:val="20"/>
              </w:rPr>
              <w:t>No effects on other system</w:t>
            </w:r>
          </w:p>
        </w:tc>
      </w:tr>
      <w:tr w:rsidR="00A55B53" w:rsidRPr="00123177" w14:paraId="0771E8F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FD21E0" w14:textId="77777777" w:rsidR="00A55B53" w:rsidRPr="00123177" w:rsidRDefault="00A55B53" w:rsidP="00535342">
            <w:r w:rsidRPr="00123177">
              <w:rPr>
                <w:rFonts w:eastAsia="Arial"/>
                <w:color w:val="000000" w:themeColor="text1"/>
                <w:szCs w:val="20"/>
              </w:rPr>
              <w:t xml:space="preserve">Testability with respect </w:t>
            </w:r>
            <w:r w:rsidRPr="00123177">
              <w:rPr>
                <w:rFonts w:eastAsia="Arial"/>
                <w:color w:val="000000" w:themeColor="text1"/>
                <w:szCs w:val="20"/>
              </w:rPr>
              <w:lastRenderedPageBreak/>
              <w:t>to test environment</w:t>
            </w:r>
          </w:p>
          <w:p w14:paraId="6F0947D8" w14:textId="77777777" w:rsidR="00A55B53" w:rsidRPr="00123177" w:rsidRDefault="00A55B53" w:rsidP="00535342">
            <w:r w:rsidRPr="00123177">
              <w:rPr>
                <w:rFonts w:eastAsia="Arial"/>
                <w:color w:val="000000" w:themeColor="text1"/>
                <w:szCs w:val="20"/>
              </w:rPr>
              <w:t>(Yes/No)</w:t>
            </w:r>
          </w:p>
          <w:p w14:paraId="52160F85"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5E4A71" w14:textId="77777777" w:rsidR="00A55B53" w:rsidRPr="00123177" w:rsidRDefault="00A55B53" w:rsidP="00535342">
            <w:pPr>
              <w:pStyle w:val="TableText"/>
              <w:snapToGrid w:val="0"/>
            </w:pPr>
            <w:r w:rsidRPr="00123177">
              <w:lastRenderedPageBreak/>
              <w:t>YES</w:t>
            </w:r>
          </w:p>
          <w:p w14:paraId="435AA4D2" w14:textId="77777777" w:rsidR="00A55B53" w:rsidRPr="00123177" w:rsidRDefault="00A55B53" w:rsidP="00535342"/>
        </w:tc>
      </w:tr>
      <w:tr w:rsidR="00A55B53" w:rsidRPr="00123177" w14:paraId="6DB3AB4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8038CBF" w14:textId="77777777" w:rsidR="00A55B53" w:rsidRPr="00123177" w:rsidRDefault="00A55B53" w:rsidP="00535342">
            <w:r w:rsidRPr="00123177">
              <w:rPr>
                <w:rFonts w:eastAsia="Arial"/>
                <w:color w:val="000000" w:themeColor="text1"/>
                <w:szCs w:val="20"/>
              </w:rPr>
              <w:t>Feasible within project constraints</w:t>
            </w:r>
          </w:p>
          <w:p w14:paraId="7B3B51A0" w14:textId="77777777" w:rsidR="00A55B53" w:rsidRPr="00123177" w:rsidRDefault="00A55B53" w:rsidP="00535342">
            <w:r w:rsidRPr="00123177">
              <w:rPr>
                <w:rFonts w:eastAsia="Arial"/>
                <w:color w:val="000000" w:themeColor="text1"/>
                <w:szCs w:val="20"/>
              </w:rPr>
              <w:t>(Yes/No)</w:t>
            </w:r>
          </w:p>
          <w:p w14:paraId="2DB769F4"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686ECF" w14:textId="77777777" w:rsidR="00A55B53" w:rsidRPr="00123177" w:rsidRDefault="00A55B53" w:rsidP="00535342">
            <w:pPr>
              <w:pStyle w:val="TableText"/>
              <w:snapToGrid w:val="0"/>
            </w:pPr>
            <w:r w:rsidRPr="00123177">
              <w:t>YES</w:t>
            </w:r>
          </w:p>
          <w:p w14:paraId="716FEBBD" w14:textId="77777777" w:rsidR="00A55B53" w:rsidRPr="00123177" w:rsidRDefault="00A55B53" w:rsidP="00535342"/>
        </w:tc>
      </w:tr>
      <w:tr w:rsidR="00A55B53" w:rsidRPr="00123177" w14:paraId="090120C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0BE486A" w14:textId="77777777" w:rsidR="00A55B53" w:rsidRPr="00123177" w:rsidRDefault="00A55B53" w:rsidP="00535342">
            <w:r w:rsidRPr="00123177">
              <w:rPr>
                <w:rFonts w:eastAsia="Arial"/>
                <w:color w:val="000000" w:themeColor="text1"/>
                <w:szCs w:val="20"/>
              </w:rPr>
              <w:t>Critical</w:t>
            </w:r>
          </w:p>
          <w:p w14:paraId="3EECD5F6"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D914D6" w14:textId="77777777" w:rsidR="00A55B53" w:rsidRPr="00123177" w:rsidRDefault="00A55B53" w:rsidP="00535342">
            <w:r w:rsidRPr="00123177">
              <w:t>YES</w:t>
            </w:r>
          </w:p>
        </w:tc>
      </w:tr>
      <w:tr w:rsidR="00A55B53" w:rsidRPr="00123177" w14:paraId="1728895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B521269"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990382" w14:textId="77777777" w:rsidR="00A55B53" w:rsidRPr="00123177" w:rsidRDefault="00A55B53" w:rsidP="00535342">
            <w:r w:rsidRPr="00123177">
              <w:t>Acceptance Criteria for this requirement should be as per SECTION-6 ACCEPTANCE CRITERIA</w:t>
            </w:r>
          </w:p>
        </w:tc>
      </w:tr>
    </w:tbl>
    <w:p w14:paraId="092A8749" w14:textId="77777777" w:rsidR="00A55B53" w:rsidRPr="00123177" w:rsidRDefault="00A55B53" w:rsidP="00A55B53">
      <w:pPr>
        <w:pStyle w:val="BodyText"/>
        <w:rPr>
          <w:b/>
          <w:bCs/>
        </w:rPr>
      </w:pPr>
    </w:p>
    <w:p w14:paraId="3F94AE79" w14:textId="77777777" w:rsidR="00A55B53" w:rsidRPr="00123177" w:rsidRDefault="00A55B53" w:rsidP="00A55B53">
      <w:pPr>
        <w:pStyle w:val="BodyText"/>
        <w:rPr>
          <w:b/>
          <w:bCs/>
        </w:rPr>
      </w:pPr>
    </w:p>
    <w:p w14:paraId="45F61F37" w14:textId="6A5B0C96" w:rsidR="00A55B53" w:rsidRPr="00123177" w:rsidRDefault="00A55B53" w:rsidP="00A55B53">
      <w:pPr>
        <w:pStyle w:val="Heading4"/>
        <w:ind w:right="41"/>
      </w:pPr>
      <w:r w:rsidRPr="00123177">
        <w:rPr>
          <w:rFonts w:eastAsia="Arial"/>
          <w:szCs w:val="20"/>
        </w:rPr>
        <w:t>Transition requirement from substate “</w:t>
      </w:r>
      <w:r w:rsidR="00DC6C46" w:rsidRPr="00123177">
        <w:t>Close_400V_SolidStateSw</w:t>
      </w:r>
      <w:r w:rsidRPr="00123177">
        <w:rPr>
          <w:rFonts w:eastAsia="Arial"/>
          <w:szCs w:val="20"/>
        </w:rPr>
        <w:t>” to “</w:t>
      </w:r>
      <w:r w:rsidR="00DC6C46" w:rsidRPr="00123177">
        <w:rPr>
          <w:rFonts w:eastAsia="Arial"/>
        </w:rPr>
        <w:t>Open</w:t>
      </w:r>
      <w:r w:rsidR="00DC6C46" w:rsidRPr="00123177">
        <w:t>_precharge_Ctt</w:t>
      </w:r>
      <w:r w:rsidRPr="00123177">
        <w:rPr>
          <w:rFonts w:eastAsia="Arial"/>
          <w:szCs w:val="20"/>
        </w:rPr>
        <w:t>” state.</w:t>
      </w:r>
    </w:p>
    <w:tbl>
      <w:tblPr>
        <w:tblW w:w="9300" w:type="dxa"/>
        <w:tblInd w:w="103" w:type="dxa"/>
        <w:tblLook w:val="06A0" w:firstRow="1" w:lastRow="0" w:firstColumn="1" w:lastColumn="0" w:noHBand="1" w:noVBand="1"/>
      </w:tblPr>
      <w:tblGrid>
        <w:gridCol w:w="1456"/>
        <w:gridCol w:w="7844"/>
      </w:tblGrid>
      <w:tr w:rsidR="00A55B53" w:rsidRPr="00123177" w14:paraId="7419E24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E1850DB"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5E2AD29" w14:textId="77777777" w:rsidR="00A55B53" w:rsidRPr="00123177" w:rsidRDefault="00A55B53" w:rsidP="00535342">
            <w:r w:rsidRPr="00123177">
              <w:rPr>
                <w:rFonts w:eastAsia="Arial"/>
                <w:b/>
                <w:bCs/>
                <w:color w:val="000000" w:themeColor="text1"/>
                <w:szCs w:val="20"/>
              </w:rPr>
              <w:t>Description</w:t>
            </w:r>
          </w:p>
        </w:tc>
      </w:tr>
      <w:tr w:rsidR="00A55B53" w:rsidRPr="00123177" w14:paraId="3C385EB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00B66BC"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710E24" w14:textId="77777777" w:rsidR="00A55B53" w:rsidRPr="00123177" w:rsidRDefault="00A55B53" w:rsidP="00535342">
            <w:r w:rsidRPr="00123177">
              <w:rPr>
                <w:rFonts w:eastAsia="Arial"/>
                <w:color w:val="000000" w:themeColor="text1"/>
              </w:rPr>
              <w:t>SWRS_APP_STATE_09</w:t>
            </w:r>
          </w:p>
        </w:tc>
      </w:tr>
      <w:tr w:rsidR="00A55B53" w:rsidRPr="00123177" w14:paraId="13E95A89"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9971C40"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23A7CF" w14:textId="77777777" w:rsidR="00A55B53" w:rsidRPr="00123177" w:rsidRDefault="00A55B53" w:rsidP="00535342">
            <w:pPr>
              <w:rPr>
                <w:rFonts w:eastAsia="Arial"/>
                <w:color w:val="000000" w:themeColor="text1"/>
              </w:rPr>
            </w:pPr>
            <w:r w:rsidRPr="00123177">
              <w:rPr>
                <w:rFonts w:eastAsia="Arial"/>
                <w:color w:val="000000" w:themeColor="text1"/>
              </w:rPr>
              <w:t>SDS-HVDCDC-132</w:t>
            </w:r>
          </w:p>
        </w:tc>
      </w:tr>
      <w:tr w:rsidR="00A55B53" w:rsidRPr="00123177" w14:paraId="40D41D5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A43054B"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2F120B" w14:textId="77777777" w:rsidR="00A55B53" w:rsidRPr="00123177" w:rsidRDefault="00A55B53" w:rsidP="00535342">
            <w:pPr>
              <w:rPr>
                <w:rFonts w:eastAsia="Arial"/>
                <w:color w:val="000000" w:themeColor="text1"/>
              </w:rPr>
            </w:pPr>
            <w:r w:rsidRPr="00123177">
              <w:t>A-Sample/PF1.0</w:t>
            </w:r>
          </w:p>
        </w:tc>
      </w:tr>
      <w:tr w:rsidR="00A55B53" w:rsidRPr="00123177" w14:paraId="2D2A7B64"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247586DE"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C3AF57" w14:textId="77777777" w:rsidR="00A55B53" w:rsidRPr="00123177" w:rsidRDefault="00A55B53" w:rsidP="00535342">
            <w:pPr>
              <w:rPr>
                <w:rFonts w:eastAsia="Arial"/>
                <w:szCs w:val="20"/>
              </w:rPr>
            </w:pPr>
            <w:r w:rsidRPr="00123177">
              <w:rPr>
                <w:rFonts w:eastAsia="Arial"/>
                <w:szCs w:val="20"/>
              </w:rPr>
              <w:t>The application shall be able to transit from substate “</w:t>
            </w:r>
            <w:r w:rsidRPr="00123177">
              <w:t>Close_400V_SolidStateSw</w:t>
            </w:r>
            <w:r w:rsidRPr="00123177">
              <w:rPr>
                <w:rFonts w:eastAsia="Arial"/>
                <w:szCs w:val="20"/>
              </w:rPr>
              <w:t>” to “</w:t>
            </w:r>
            <w:r w:rsidRPr="00123177">
              <w:rPr>
                <w:rFonts w:eastAsia="Arial"/>
              </w:rPr>
              <w:t>Open</w:t>
            </w:r>
            <w:r w:rsidRPr="00123177">
              <w:t>_precharge_Ctt</w:t>
            </w:r>
            <w:r w:rsidRPr="00123177">
              <w:rPr>
                <w:rFonts w:eastAsia="Arial"/>
                <w:szCs w:val="20"/>
              </w:rPr>
              <w:t>” substate.</w:t>
            </w:r>
          </w:p>
        </w:tc>
      </w:tr>
      <w:tr w:rsidR="00A55B53" w:rsidRPr="00123177" w14:paraId="362D493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CC7C8D"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D3032B" w14:textId="77777777" w:rsidR="00A55B53" w:rsidRPr="00123177" w:rsidRDefault="00A55B53" w:rsidP="00535342">
            <w:r w:rsidRPr="00123177">
              <w:t>No Such derived requirement is applicable.</w:t>
            </w:r>
          </w:p>
        </w:tc>
      </w:tr>
      <w:tr w:rsidR="00A55B53" w:rsidRPr="00123177" w14:paraId="31C8C39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5E6620"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80945E"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3DAF8E2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E03BEAF"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B72912" w14:textId="77777777" w:rsidR="00A55B53" w:rsidRPr="00123177" w:rsidRDefault="00A55B53" w:rsidP="00535342">
            <w:pPr>
              <w:spacing w:line="259" w:lineRule="auto"/>
            </w:pPr>
            <w:r w:rsidRPr="00123177">
              <w:t>Application shall start transitioning to substate “</w:t>
            </w:r>
            <w:r w:rsidRPr="00123177">
              <w:rPr>
                <w:rFonts w:eastAsia="Arial"/>
              </w:rPr>
              <w:t>Open</w:t>
            </w:r>
            <w:r w:rsidRPr="00123177">
              <w:t>_precharge_Ctt” of Precharge once meets the conditions mentioned in “Process” Section</w:t>
            </w:r>
          </w:p>
        </w:tc>
      </w:tr>
      <w:tr w:rsidR="00A55B53" w:rsidRPr="00123177" w14:paraId="7ADFF23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2ED3654"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49E4EC"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state transitioned to “</w:t>
            </w:r>
            <w:r w:rsidRPr="00123177">
              <w:rPr>
                <w:rFonts w:eastAsia="Arial"/>
              </w:rPr>
              <w:t>Open</w:t>
            </w:r>
            <w:r w:rsidRPr="00123177">
              <w:t>_precharge_Ctt</w:t>
            </w:r>
            <w:r w:rsidRPr="00123177">
              <w:rPr>
                <w:rFonts w:eastAsia="Arial"/>
                <w:color w:val="000000" w:themeColor="text1"/>
                <w:szCs w:val="20"/>
              </w:rPr>
              <w:t>” substate.</w:t>
            </w:r>
          </w:p>
        </w:tc>
      </w:tr>
      <w:tr w:rsidR="00A55B53" w:rsidRPr="00123177" w14:paraId="5E61359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5D43C8"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FE5B40"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are the conditions for “</w:t>
            </w:r>
            <w:r w:rsidRPr="00123177">
              <w:rPr>
                <w:rFonts w:eastAsia="Arial"/>
              </w:rPr>
              <w:t>Open</w:t>
            </w:r>
            <w:r w:rsidRPr="00123177">
              <w:t>_precharge_Ctt</w:t>
            </w:r>
            <w:r w:rsidRPr="00123177">
              <w:rPr>
                <w:rFonts w:eastAsia="Arial"/>
                <w:color w:val="000000" w:themeColor="text1"/>
                <w:szCs w:val="20"/>
              </w:rPr>
              <w:t>” substate to get trigger:</w:t>
            </w:r>
          </w:p>
          <w:p w14:paraId="58FF6903" w14:textId="77777777" w:rsidR="00A55B53" w:rsidRPr="00123177" w:rsidRDefault="00A55B53" w:rsidP="00535342">
            <w:pPr>
              <w:pStyle w:val="ListParagraph"/>
              <w:numPr>
                <w:ilvl w:val="0"/>
                <w:numId w:val="20"/>
              </w:numPr>
              <w:spacing w:line="259" w:lineRule="auto"/>
            </w:pPr>
            <w:r w:rsidRPr="00123177">
              <w:lastRenderedPageBreak/>
              <w:t>The status of the 400V side solid state switch confirms as closed.</w:t>
            </w:r>
          </w:p>
          <w:p w14:paraId="596C6BDC" w14:textId="77777777" w:rsidR="00A55B53" w:rsidRPr="00123177" w:rsidRDefault="00A55B53" w:rsidP="00535342">
            <w:pPr>
              <w:pStyle w:val="ListParagraph"/>
              <w:numPr>
                <w:ilvl w:val="0"/>
                <w:numId w:val="20"/>
              </w:numPr>
              <w:spacing w:line="259" w:lineRule="auto"/>
            </w:pPr>
            <w:r w:rsidRPr="00123177">
              <w:t>The EDSU command NHVDCDCCommand == 0x1 "Enable" remains.</w:t>
            </w:r>
          </w:p>
          <w:p w14:paraId="2F72B39C" w14:textId="77777777" w:rsidR="00A55B53" w:rsidRPr="00123177" w:rsidRDefault="00A55B53" w:rsidP="00535342">
            <w:pPr>
              <w:pStyle w:val="ListParagraph"/>
              <w:numPr>
                <w:ilvl w:val="0"/>
                <w:numId w:val="20"/>
              </w:numPr>
              <w:spacing w:line="259" w:lineRule="auto"/>
            </w:pPr>
            <w:r w:rsidRPr="00123177">
              <w:t>No Level 2 fault is present.</w:t>
            </w:r>
          </w:p>
        </w:tc>
      </w:tr>
      <w:tr w:rsidR="00A55B53" w:rsidRPr="00123177" w14:paraId="3FD50AE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5204D3"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8FEF1D" w14:textId="77777777" w:rsidR="00A55B53" w:rsidRPr="00123177" w:rsidRDefault="00A55B53" w:rsidP="00535342">
            <w:r w:rsidRPr="00123177">
              <w:t>No such mandatory fields is applicable.</w:t>
            </w:r>
          </w:p>
        </w:tc>
      </w:tr>
      <w:tr w:rsidR="00A55B53" w:rsidRPr="00123177" w14:paraId="63B8858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B10BBF9"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084128" w14:textId="77777777" w:rsidR="00A55B53" w:rsidRPr="00123177" w:rsidRDefault="00A55B53" w:rsidP="00535342">
            <w:r w:rsidRPr="00123177">
              <w:t>HVDCDCStatus = 3, HVDCDCStatusDebug = 4.</w:t>
            </w:r>
          </w:p>
        </w:tc>
      </w:tr>
      <w:tr w:rsidR="00A55B53" w:rsidRPr="00123177" w14:paraId="4C70D42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8E87353"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9D0FB8" w14:textId="77777777" w:rsidR="00A55B53" w:rsidRPr="00123177" w:rsidRDefault="00A55B53" w:rsidP="00535342">
            <w:r w:rsidRPr="00123177">
              <w:rPr>
                <w:szCs w:val="20"/>
              </w:rPr>
              <w:t>Default values shall be applicable with respect to Pre-Loaded Values</w:t>
            </w:r>
          </w:p>
        </w:tc>
      </w:tr>
      <w:tr w:rsidR="00A55B53" w:rsidRPr="00123177" w14:paraId="187712C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F87622A"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CDAD1E" w14:textId="77777777" w:rsidR="00A55B53" w:rsidRPr="00123177" w:rsidRDefault="00A55B53" w:rsidP="00535342">
            <w:r w:rsidRPr="00123177">
              <w:t>NA</w:t>
            </w:r>
          </w:p>
        </w:tc>
      </w:tr>
      <w:tr w:rsidR="00A55B53" w:rsidRPr="00123177" w14:paraId="7806788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B18C6BF"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8D4E6C" w14:textId="77777777" w:rsidR="00A55B53" w:rsidRPr="00123177" w:rsidRDefault="00A55B53" w:rsidP="00535342">
            <w:r w:rsidRPr="00123177">
              <w:rPr>
                <w:szCs w:val="20"/>
              </w:rPr>
              <w:t>Data latency period is not applicable</w:t>
            </w:r>
          </w:p>
        </w:tc>
      </w:tr>
      <w:tr w:rsidR="00A55B53" w:rsidRPr="00123177" w14:paraId="38E0BDA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B4B81AE"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BABC91" w14:textId="77777777" w:rsidR="00A55B53" w:rsidRPr="00123177" w:rsidRDefault="00A55B53" w:rsidP="00535342">
            <w:r w:rsidRPr="00123177">
              <w:rPr>
                <w:szCs w:val="20"/>
              </w:rPr>
              <w:t>Data Retention period is not applicable.</w:t>
            </w:r>
          </w:p>
        </w:tc>
      </w:tr>
      <w:tr w:rsidR="00A55B53" w:rsidRPr="00123177" w14:paraId="61270FE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0D955C4"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BBF15B" w14:textId="77777777" w:rsidR="00A55B53" w:rsidRPr="00123177" w:rsidRDefault="00A55B53" w:rsidP="00535342">
            <w:r w:rsidRPr="00123177">
              <w:rPr>
                <w:szCs w:val="20"/>
              </w:rPr>
              <w:t>Data rate is not applicable.</w:t>
            </w:r>
          </w:p>
        </w:tc>
      </w:tr>
      <w:tr w:rsidR="00A55B53" w:rsidRPr="00123177" w14:paraId="34172D5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29983E2"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6537B6"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43A7EC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8323AFD"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0DEF73" w14:textId="77777777" w:rsidR="00A55B53" w:rsidRPr="00123177" w:rsidRDefault="00A55B53" w:rsidP="00535342">
            <w:r w:rsidRPr="00123177">
              <w:rPr>
                <w:szCs w:val="20"/>
              </w:rPr>
              <w:t>Temporal event is not applicable.</w:t>
            </w:r>
          </w:p>
        </w:tc>
      </w:tr>
      <w:tr w:rsidR="00A55B53" w:rsidRPr="00123177" w14:paraId="0A332718" w14:textId="77777777" w:rsidTr="00535342">
        <w:trPr>
          <w:trHeight w:val="1682"/>
        </w:trPr>
        <w:tc>
          <w:tcPr>
            <w:tcW w:w="1363" w:type="dxa"/>
            <w:tcBorders>
              <w:top w:val="single" w:sz="8" w:space="0" w:color="000000" w:themeColor="text1"/>
              <w:left w:val="single" w:sz="8" w:space="0" w:color="000000" w:themeColor="text1"/>
              <w:bottom w:val="single" w:sz="8" w:space="0" w:color="000000" w:themeColor="text1"/>
              <w:right w:val="nil"/>
            </w:tcBorders>
          </w:tcPr>
          <w:p w14:paraId="1C1DC0DD" w14:textId="77777777" w:rsidR="00A55B53" w:rsidRPr="00123177" w:rsidRDefault="00A55B53" w:rsidP="00535342">
            <w:r w:rsidRPr="00123177">
              <w:rPr>
                <w:rFonts w:eastAsia="Arial"/>
                <w:color w:val="000000" w:themeColor="text1"/>
                <w:szCs w:val="20"/>
              </w:rPr>
              <w:t xml:space="preserve">Validation Rules/ </w:t>
            </w:r>
          </w:p>
          <w:p w14:paraId="3C7CB1AE"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B9406C" w14:textId="77777777" w:rsidR="00A55B53" w:rsidRPr="00123177" w:rsidRDefault="00A55B53" w:rsidP="00535342">
            <w:pPr>
              <w:spacing w:line="259" w:lineRule="auto"/>
            </w:pPr>
            <w:r w:rsidRPr="00123177">
              <w:rPr>
                <w:szCs w:val="20"/>
              </w:rPr>
              <w:t>Verify the CAN messages and CAN signal mentioned in input and out section on CANalyzer Tool.</w:t>
            </w:r>
          </w:p>
          <w:p w14:paraId="5BE92B67" w14:textId="77777777" w:rsidR="00A55B53" w:rsidRPr="00123177" w:rsidRDefault="00A55B53" w:rsidP="00535342">
            <w:pPr>
              <w:pStyle w:val="ListParagraph"/>
              <w:numPr>
                <w:ilvl w:val="0"/>
                <w:numId w:val="21"/>
              </w:numPr>
              <w:spacing w:line="259" w:lineRule="auto"/>
            </w:pPr>
            <w:r w:rsidRPr="00123177">
              <w:t>The HVHVDCDC shall continue to report NHVDCDCStatus = 0x3 Precharge 400V on Vehicle CAN.</w:t>
            </w:r>
          </w:p>
          <w:p w14:paraId="1B32E2CA" w14:textId="77777777" w:rsidR="00A55B53" w:rsidRPr="00123177" w:rsidRDefault="00A55B53" w:rsidP="00535342">
            <w:pPr>
              <w:pStyle w:val="ListParagraph"/>
              <w:numPr>
                <w:ilvl w:val="0"/>
                <w:numId w:val="21"/>
              </w:numPr>
              <w:spacing w:line="259" w:lineRule="auto"/>
            </w:pPr>
            <w:r w:rsidRPr="00123177">
              <w:t xml:space="preserve">The HVHVDCDC shall set NHVDCDCStatusDebug = 0x5 PrechargeLS_OpenPrechargeCtt on Debug </w:t>
            </w:r>
            <w:commentRangeStart w:id="104"/>
            <w:commentRangeStart w:id="105"/>
            <w:r w:rsidRPr="00123177">
              <w:t>CAN</w:t>
            </w:r>
            <w:commentRangeEnd w:id="104"/>
            <w:r w:rsidRPr="00123177">
              <w:rPr>
                <w:rStyle w:val="CommentReference"/>
                <w:sz w:val="24"/>
                <w:szCs w:val="24"/>
              </w:rPr>
              <w:commentReference w:id="104"/>
            </w:r>
            <w:commentRangeEnd w:id="105"/>
            <w:r w:rsidRPr="00123177">
              <w:rPr>
                <w:rStyle w:val="CommentReference"/>
                <w:sz w:val="24"/>
                <w:szCs w:val="24"/>
              </w:rPr>
              <w:commentReference w:id="105"/>
            </w:r>
            <w:r w:rsidRPr="00123177">
              <w:t>.</w:t>
            </w:r>
          </w:p>
        </w:tc>
      </w:tr>
      <w:tr w:rsidR="00A55B53" w:rsidRPr="00123177" w14:paraId="45B910A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6F70AC"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427617" w14:textId="77777777" w:rsidR="00A55B53" w:rsidRPr="00123177" w:rsidRDefault="00A55B53" w:rsidP="00535342">
            <w:r w:rsidRPr="00123177">
              <w:rPr>
                <w:szCs w:val="20"/>
              </w:rPr>
              <w:t>Constraints is not applicable.</w:t>
            </w:r>
          </w:p>
        </w:tc>
      </w:tr>
      <w:tr w:rsidR="00A55B53" w:rsidRPr="00123177" w14:paraId="1651497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C05DEF"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E08B6A" w14:textId="77777777" w:rsidR="00A55B53" w:rsidRPr="00123177" w:rsidRDefault="00A55B53" w:rsidP="00535342">
            <w:r w:rsidRPr="00123177">
              <w:rPr>
                <w:szCs w:val="20"/>
              </w:rPr>
              <w:t>No effects on other system</w:t>
            </w:r>
          </w:p>
        </w:tc>
      </w:tr>
      <w:tr w:rsidR="00A55B53" w:rsidRPr="00123177" w14:paraId="7E7440F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77AFEB1" w14:textId="77777777" w:rsidR="00A55B53" w:rsidRPr="00123177" w:rsidRDefault="00A55B53" w:rsidP="00535342">
            <w:r w:rsidRPr="00123177">
              <w:rPr>
                <w:rFonts w:eastAsia="Arial"/>
                <w:color w:val="000000" w:themeColor="text1"/>
                <w:szCs w:val="20"/>
              </w:rPr>
              <w:t>Testability with respect to test environment</w:t>
            </w:r>
          </w:p>
          <w:p w14:paraId="54899E32" w14:textId="77777777" w:rsidR="00A55B53" w:rsidRPr="00123177" w:rsidRDefault="00A55B53" w:rsidP="00535342">
            <w:r w:rsidRPr="00123177">
              <w:rPr>
                <w:rFonts w:eastAsia="Arial"/>
                <w:color w:val="000000" w:themeColor="text1"/>
                <w:szCs w:val="20"/>
              </w:rPr>
              <w:t>(Yes/No)</w:t>
            </w:r>
          </w:p>
          <w:p w14:paraId="3E86D275" w14:textId="77777777" w:rsidR="00A55B53" w:rsidRPr="00123177" w:rsidRDefault="00A55B53" w:rsidP="00535342">
            <w:r w:rsidRPr="00123177">
              <w:rPr>
                <w:rFonts w:eastAsia="Arial"/>
                <w:i/>
                <w:iCs/>
                <w:color w:val="000000" w:themeColor="text1"/>
                <w:szCs w:val="20"/>
              </w:rPr>
              <w:t xml:space="preserve">Note: Mention in which phase of testing, this requirement </w:t>
            </w:r>
            <w:r w:rsidRPr="00123177">
              <w:rPr>
                <w:rFonts w:eastAsia="Arial"/>
                <w:i/>
                <w:iCs/>
                <w:color w:val="000000" w:themeColor="text1"/>
                <w:szCs w:val="20"/>
              </w:rPr>
              <w:lastRenderedPageBreak/>
              <w:t>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44BABA" w14:textId="77777777" w:rsidR="00A55B53" w:rsidRPr="00123177" w:rsidRDefault="00A55B53" w:rsidP="00535342">
            <w:pPr>
              <w:pStyle w:val="TableText"/>
              <w:snapToGrid w:val="0"/>
            </w:pPr>
            <w:r w:rsidRPr="00123177">
              <w:lastRenderedPageBreak/>
              <w:t>YES</w:t>
            </w:r>
          </w:p>
          <w:p w14:paraId="48BC64CF" w14:textId="77777777" w:rsidR="00A55B53" w:rsidRPr="00123177" w:rsidRDefault="00A55B53" w:rsidP="00535342"/>
        </w:tc>
      </w:tr>
      <w:tr w:rsidR="00A55B53" w:rsidRPr="00123177" w14:paraId="57E9C0F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CED8040" w14:textId="77777777" w:rsidR="00A55B53" w:rsidRPr="00123177" w:rsidRDefault="00A55B53" w:rsidP="00535342">
            <w:r w:rsidRPr="00123177">
              <w:rPr>
                <w:rFonts w:eastAsia="Arial"/>
                <w:color w:val="000000" w:themeColor="text1"/>
                <w:szCs w:val="20"/>
              </w:rPr>
              <w:t>Feasible within project constraints</w:t>
            </w:r>
          </w:p>
          <w:p w14:paraId="4E5DF163" w14:textId="77777777" w:rsidR="00A55B53" w:rsidRPr="00123177" w:rsidRDefault="00A55B53" w:rsidP="00535342">
            <w:r w:rsidRPr="00123177">
              <w:rPr>
                <w:rFonts w:eastAsia="Arial"/>
                <w:color w:val="000000" w:themeColor="text1"/>
                <w:szCs w:val="20"/>
              </w:rPr>
              <w:t>(Yes/No)</w:t>
            </w:r>
          </w:p>
          <w:p w14:paraId="05025084"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D77A7F" w14:textId="77777777" w:rsidR="00A55B53" w:rsidRPr="00123177" w:rsidRDefault="00A55B53" w:rsidP="00535342">
            <w:pPr>
              <w:pStyle w:val="TableText"/>
              <w:snapToGrid w:val="0"/>
            </w:pPr>
            <w:r w:rsidRPr="00123177">
              <w:t>YES</w:t>
            </w:r>
          </w:p>
          <w:p w14:paraId="198329DD" w14:textId="77777777" w:rsidR="00A55B53" w:rsidRPr="00123177" w:rsidRDefault="00A55B53" w:rsidP="00535342"/>
        </w:tc>
      </w:tr>
      <w:tr w:rsidR="00A55B53" w:rsidRPr="00123177" w14:paraId="75FD631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D9C16ED" w14:textId="77777777" w:rsidR="00A55B53" w:rsidRPr="00123177" w:rsidRDefault="00A55B53" w:rsidP="00535342">
            <w:r w:rsidRPr="00123177">
              <w:rPr>
                <w:rFonts w:eastAsia="Arial"/>
                <w:color w:val="000000" w:themeColor="text1"/>
                <w:szCs w:val="20"/>
              </w:rPr>
              <w:t>Critical</w:t>
            </w:r>
          </w:p>
          <w:p w14:paraId="2828441C"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C9C0FD" w14:textId="77777777" w:rsidR="00A55B53" w:rsidRPr="00123177" w:rsidRDefault="00A55B53" w:rsidP="00535342">
            <w:r w:rsidRPr="00123177">
              <w:t>YES</w:t>
            </w:r>
          </w:p>
        </w:tc>
      </w:tr>
      <w:tr w:rsidR="00A55B53" w:rsidRPr="00123177" w14:paraId="2C5BF5B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4CEE6D0"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796671" w14:textId="77777777" w:rsidR="00A55B53" w:rsidRPr="00123177" w:rsidRDefault="00A55B53" w:rsidP="00535342">
            <w:r w:rsidRPr="00123177">
              <w:t>Acceptance Criteria for this requirement should be as per SECTION-6 ACCEPTANCE CRITERIA</w:t>
            </w:r>
          </w:p>
        </w:tc>
      </w:tr>
    </w:tbl>
    <w:p w14:paraId="5EED2558" w14:textId="77777777" w:rsidR="00A55B53" w:rsidRPr="00123177" w:rsidRDefault="00A55B53" w:rsidP="00A55B53">
      <w:pPr>
        <w:pStyle w:val="BodyText"/>
        <w:rPr>
          <w:b/>
          <w:bCs/>
        </w:rPr>
      </w:pPr>
    </w:p>
    <w:p w14:paraId="4ABE9AF4" w14:textId="77777777" w:rsidR="00A55B53" w:rsidRPr="00123177" w:rsidRDefault="00A55B53" w:rsidP="00A55B53">
      <w:pPr>
        <w:pStyle w:val="BodyText"/>
        <w:rPr>
          <w:b/>
          <w:bCs/>
        </w:rPr>
      </w:pPr>
    </w:p>
    <w:p w14:paraId="0D4B5165" w14:textId="77777777" w:rsidR="00A55B53" w:rsidRPr="00123177" w:rsidRDefault="00A55B53" w:rsidP="00A55B53">
      <w:pPr>
        <w:pStyle w:val="Heading4"/>
        <w:ind w:right="41"/>
      </w:pPr>
      <w:r w:rsidRPr="00123177">
        <w:rPr>
          <w:rFonts w:eastAsia="Arial"/>
          <w:szCs w:val="20"/>
        </w:rPr>
        <w:t>Transition requirement from substate “</w:t>
      </w:r>
      <w:r w:rsidRPr="00123177">
        <w:rPr>
          <w:rFonts w:eastAsia="Arial"/>
        </w:rPr>
        <w:t>Open</w:t>
      </w:r>
      <w:r w:rsidRPr="00123177">
        <w:t>_precharge_Ctt</w:t>
      </w:r>
      <w:r w:rsidRPr="00123177">
        <w:rPr>
          <w:rFonts w:eastAsia="Arial"/>
          <w:szCs w:val="20"/>
        </w:rPr>
        <w:t>” substate to “Normal” substate.</w:t>
      </w:r>
    </w:p>
    <w:tbl>
      <w:tblPr>
        <w:tblW w:w="9300" w:type="dxa"/>
        <w:tblInd w:w="103" w:type="dxa"/>
        <w:tblLook w:val="06A0" w:firstRow="1" w:lastRow="0" w:firstColumn="1" w:lastColumn="0" w:noHBand="1" w:noVBand="1"/>
      </w:tblPr>
      <w:tblGrid>
        <w:gridCol w:w="1456"/>
        <w:gridCol w:w="7844"/>
      </w:tblGrid>
      <w:tr w:rsidR="00A55B53" w:rsidRPr="00123177" w14:paraId="0E28C3F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D7E3F80"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F56C0A2" w14:textId="77777777" w:rsidR="00A55B53" w:rsidRPr="00123177" w:rsidRDefault="00A55B53" w:rsidP="00535342">
            <w:r w:rsidRPr="00123177">
              <w:rPr>
                <w:rFonts w:eastAsia="Arial"/>
                <w:b/>
                <w:bCs/>
                <w:color w:val="000000" w:themeColor="text1"/>
                <w:szCs w:val="20"/>
              </w:rPr>
              <w:t>Description</w:t>
            </w:r>
          </w:p>
        </w:tc>
      </w:tr>
      <w:tr w:rsidR="00A55B53" w:rsidRPr="00123177" w14:paraId="1B3AE966"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CF3C981"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8638B9" w14:textId="77777777" w:rsidR="00A55B53" w:rsidRPr="00123177" w:rsidRDefault="00A55B53" w:rsidP="00535342">
            <w:r w:rsidRPr="00123177">
              <w:rPr>
                <w:rFonts w:eastAsia="Arial"/>
                <w:color w:val="000000" w:themeColor="text1"/>
              </w:rPr>
              <w:t>SWRS_APP_STATE_10</w:t>
            </w:r>
          </w:p>
        </w:tc>
      </w:tr>
      <w:tr w:rsidR="00A55B53" w:rsidRPr="00123177" w14:paraId="684A4E5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E18BFE0"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85DBB3" w14:textId="77777777" w:rsidR="00A55B53" w:rsidRPr="00123177" w:rsidRDefault="00A55B53" w:rsidP="00535342">
            <w:pPr>
              <w:rPr>
                <w:rFonts w:eastAsia="Arial"/>
                <w:color w:val="000000" w:themeColor="text1"/>
              </w:rPr>
            </w:pPr>
            <w:r w:rsidRPr="00123177">
              <w:rPr>
                <w:rFonts w:eastAsia="Arial"/>
                <w:color w:val="000000" w:themeColor="text1"/>
              </w:rPr>
              <w:t>SDS-HVDCDC-133</w:t>
            </w:r>
          </w:p>
        </w:tc>
      </w:tr>
      <w:tr w:rsidR="00A55B53" w:rsidRPr="00123177" w14:paraId="4D01390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5AD8561"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E29F2B" w14:textId="77777777" w:rsidR="00A55B53" w:rsidRPr="00123177" w:rsidRDefault="00A55B53" w:rsidP="00535342">
            <w:pPr>
              <w:rPr>
                <w:rFonts w:eastAsia="Arial"/>
                <w:color w:val="000000" w:themeColor="text1"/>
              </w:rPr>
            </w:pPr>
            <w:r w:rsidRPr="00123177">
              <w:t>A-Sample/PF1.0</w:t>
            </w:r>
          </w:p>
        </w:tc>
      </w:tr>
      <w:tr w:rsidR="00A55B53" w:rsidRPr="00123177" w14:paraId="5D5910F7"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42F54D28"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9DD74A" w14:textId="77777777" w:rsidR="00A55B53" w:rsidRPr="00123177" w:rsidRDefault="00A55B53" w:rsidP="00535342">
            <w:pPr>
              <w:rPr>
                <w:rFonts w:eastAsia="Arial"/>
                <w:szCs w:val="20"/>
              </w:rPr>
            </w:pPr>
            <w:r w:rsidRPr="00123177">
              <w:rPr>
                <w:rFonts w:eastAsia="Arial"/>
                <w:szCs w:val="20"/>
              </w:rPr>
              <w:t>The application shall be able to transit from substate “</w:t>
            </w:r>
            <w:r w:rsidRPr="00123177">
              <w:rPr>
                <w:rFonts w:eastAsia="Arial"/>
              </w:rPr>
              <w:t>Open</w:t>
            </w:r>
            <w:r w:rsidRPr="00123177">
              <w:t>_precharge_Ctt</w:t>
            </w:r>
            <w:r w:rsidRPr="00123177">
              <w:rPr>
                <w:rFonts w:eastAsia="Arial"/>
                <w:szCs w:val="20"/>
              </w:rPr>
              <w:t>” substate to “Normal” substate.</w:t>
            </w:r>
          </w:p>
        </w:tc>
      </w:tr>
      <w:tr w:rsidR="00A55B53" w:rsidRPr="00123177" w14:paraId="766BEC6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ECC0D4"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AE4A79" w14:textId="77777777" w:rsidR="00A55B53" w:rsidRPr="00123177" w:rsidRDefault="00A55B53" w:rsidP="00535342">
            <w:r w:rsidRPr="00123177">
              <w:t>No Such derived requirement is applicable.</w:t>
            </w:r>
          </w:p>
        </w:tc>
      </w:tr>
      <w:tr w:rsidR="00A55B53" w:rsidRPr="00123177" w14:paraId="4DD7E7F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5593391"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1BF6CC"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72FCA6C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EBED16"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F361D2" w14:textId="77777777" w:rsidR="00A55B53" w:rsidRPr="00123177" w:rsidRDefault="00A55B53" w:rsidP="00535342">
            <w:pPr>
              <w:spacing w:line="259" w:lineRule="auto"/>
            </w:pPr>
            <w:r w:rsidRPr="00123177">
              <w:t>Application shall start transitioning to substate “Normal” of Precharge once meets the conditions mentioned in “Process” Section</w:t>
            </w:r>
          </w:p>
        </w:tc>
      </w:tr>
      <w:tr w:rsidR="00A55B53" w:rsidRPr="00123177" w14:paraId="699D191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1980DDE"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58E02E"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state transitioned to “</w:t>
            </w:r>
            <w:r w:rsidRPr="00123177">
              <w:rPr>
                <w:rFonts w:eastAsia="Arial"/>
              </w:rPr>
              <w:t>Normal</w:t>
            </w:r>
            <w:r w:rsidRPr="00123177">
              <w:rPr>
                <w:rFonts w:eastAsia="Arial"/>
                <w:color w:val="000000" w:themeColor="text1"/>
                <w:szCs w:val="20"/>
              </w:rPr>
              <w:t>” substate.</w:t>
            </w:r>
          </w:p>
        </w:tc>
      </w:tr>
      <w:tr w:rsidR="00A55B53" w:rsidRPr="00123177" w14:paraId="7D2790D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D80256"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DE7090"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Condition for “Normal” substate to get trigger is on completion of opening of precharge contractors.</w:t>
            </w:r>
          </w:p>
          <w:p w14:paraId="7F911D8C" w14:textId="77777777" w:rsidR="00A55B53" w:rsidRPr="00123177" w:rsidRDefault="00A55B53" w:rsidP="00535342">
            <w:pPr>
              <w:pStyle w:val="ListParagraph"/>
              <w:spacing w:line="259" w:lineRule="auto"/>
              <w:ind w:left="360"/>
            </w:pPr>
            <w:r w:rsidRPr="00123177">
              <w:t>.</w:t>
            </w:r>
          </w:p>
        </w:tc>
      </w:tr>
      <w:tr w:rsidR="00A55B53" w:rsidRPr="00123177" w14:paraId="50D8965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1EDB584"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59888E" w14:textId="77777777" w:rsidR="00A55B53" w:rsidRPr="00123177" w:rsidRDefault="00A55B53" w:rsidP="00535342">
            <w:r w:rsidRPr="00123177">
              <w:t>No such mandatory fields is applicable.</w:t>
            </w:r>
          </w:p>
        </w:tc>
      </w:tr>
      <w:tr w:rsidR="00A55B53" w:rsidRPr="00123177" w14:paraId="2DE1F59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00B5607"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F011A6" w14:textId="77777777" w:rsidR="00A55B53" w:rsidRPr="00123177" w:rsidRDefault="00A55B53" w:rsidP="00535342">
            <w:r w:rsidRPr="00123177">
              <w:t>HVDCDCStatus = 3, HVDCDCStatusDebug = 5.</w:t>
            </w:r>
          </w:p>
        </w:tc>
      </w:tr>
      <w:tr w:rsidR="00A55B53" w:rsidRPr="00123177" w14:paraId="74331E7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0980F27"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8A2ED2" w14:textId="77777777" w:rsidR="00A55B53" w:rsidRPr="00123177" w:rsidRDefault="00A55B53" w:rsidP="00535342">
            <w:r w:rsidRPr="00123177">
              <w:rPr>
                <w:szCs w:val="20"/>
              </w:rPr>
              <w:t>Default values shall be applicable with respect to Pre-Loaded Values</w:t>
            </w:r>
          </w:p>
        </w:tc>
      </w:tr>
      <w:tr w:rsidR="00A55B53" w:rsidRPr="00123177" w14:paraId="7DD7D26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8244532" w14:textId="77777777" w:rsidR="00A55B53" w:rsidRPr="00123177" w:rsidRDefault="00A55B53" w:rsidP="00535342">
            <w:r w:rsidRPr="00123177">
              <w:rPr>
                <w:rFonts w:eastAsia="Arial"/>
                <w:color w:val="000000" w:themeColor="text1"/>
                <w:szCs w:val="20"/>
              </w:rPr>
              <w:lastRenderedPageBreak/>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7F6F25" w14:textId="77777777" w:rsidR="00A55B53" w:rsidRPr="00123177" w:rsidRDefault="00A55B53" w:rsidP="00535342">
            <w:r w:rsidRPr="00123177">
              <w:t>NA</w:t>
            </w:r>
          </w:p>
        </w:tc>
      </w:tr>
      <w:tr w:rsidR="00A55B53" w:rsidRPr="00123177" w14:paraId="15C04BA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BB0A6B1"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F7C153" w14:textId="77777777" w:rsidR="00A55B53" w:rsidRPr="00123177" w:rsidRDefault="00A55B53" w:rsidP="00535342">
            <w:r w:rsidRPr="00123177">
              <w:rPr>
                <w:szCs w:val="20"/>
              </w:rPr>
              <w:t>Data latency period is not applicable</w:t>
            </w:r>
          </w:p>
        </w:tc>
      </w:tr>
      <w:tr w:rsidR="00A55B53" w:rsidRPr="00123177" w14:paraId="2AF1548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D22BF27"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0BF637" w14:textId="77777777" w:rsidR="00A55B53" w:rsidRPr="00123177" w:rsidRDefault="00A55B53" w:rsidP="00535342">
            <w:r w:rsidRPr="00123177">
              <w:rPr>
                <w:szCs w:val="20"/>
              </w:rPr>
              <w:t>Data Retention period is not applicable.</w:t>
            </w:r>
          </w:p>
        </w:tc>
      </w:tr>
      <w:tr w:rsidR="00A55B53" w:rsidRPr="00123177" w14:paraId="0CAB7EA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7458463"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F4714E" w14:textId="77777777" w:rsidR="00A55B53" w:rsidRPr="00123177" w:rsidRDefault="00A55B53" w:rsidP="00535342">
            <w:r w:rsidRPr="00123177">
              <w:rPr>
                <w:szCs w:val="20"/>
              </w:rPr>
              <w:t>Data rate is not applicable.</w:t>
            </w:r>
          </w:p>
        </w:tc>
      </w:tr>
      <w:tr w:rsidR="00A55B53" w:rsidRPr="00123177" w14:paraId="233EE52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277550"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CC35F5"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0248E92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EABBC6"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327F42" w14:textId="77777777" w:rsidR="00A55B53" w:rsidRPr="00123177" w:rsidRDefault="00A55B53" w:rsidP="00535342">
            <w:r w:rsidRPr="00123177">
              <w:rPr>
                <w:szCs w:val="20"/>
              </w:rPr>
              <w:t>Temporal event is not applicable.</w:t>
            </w:r>
          </w:p>
        </w:tc>
      </w:tr>
      <w:tr w:rsidR="00A55B53" w:rsidRPr="00123177" w14:paraId="46B34C0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24953E" w14:textId="77777777" w:rsidR="00A55B53" w:rsidRPr="00123177" w:rsidRDefault="00A55B53" w:rsidP="00535342">
            <w:r w:rsidRPr="00123177">
              <w:rPr>
                <w:rFonts w:eastAsia="Arial"/>
                <w:color w:val="000000" w:themeColor="text1"/>
                <w:szCs w:val="20"/>
              </w:rPr>
              <w:t xml:space="preserve">Validation Rules/ </w:t>
            </w:r>
          </w:p>
          <w:p w14:paraId="107E47D7"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96C531" w14:textId="77777777" w:rsidR="00A55B53" w:rsidRPr="00123177" w:rsidRDefault="00A55B53" w:rsidP="00535342">
            <w:pPr>
              <w:spacing w:line="259" w:lineRule="auto"/>
            </w:pPr>
            <w:r w:rsidRPr="00123177">
              <w:rPr>
                <w:szCs w:val="20"/>
              </w:rPr>
              <w:t>Verify the CAN messages and CAN signal mentioned in input and out section on CANalyzer Tool.</w:t>
            </w:r>
          </w:p>
          <w:p w14:paraId="4E17CA95" w14:textId="77777777" w:rsidR="00A55B53" w:rsidRPr="00123177" w:rsidRDefault="00A55B53" w:rsidP="00535342">
            <w:pPr>
              <w:pStyle w:val="ListParagraph"/>
              <w:numPr>
                <w:ilvl w:val="0"/>
                <w:numId w:val="22"/>
              </w:numPr>
              <w:spacing w:line="259" w:lineRule="auto"/>
            </w:pPr>
            <w:r w:rsidRPr="00123177">
              <w:t>The HVHVDCDC shall set NHVDCDCStatus = 0x2 Normal on vehicle CAN.</w:t>
            </w:r>
          </w:p>
          <w:p w14:paraId="01C3918C" w14:textId="77777777" w:rsidR="00A55B53" w:rsidRPr="00123177" w:rsidRDefault="00A55B53" w:rsidP="00535342">
            <w:pPr>
              <w:pStyle w:val="ListParagraph"/>
              <w:numPr>
                <w:ilvl w:val="0"/>
                <w:numId w:val="22"/>
              </w:numPr>
              <w:spacing w:line="259" w:lineRule="auto"/>
            </w:pPr>
            <w:r w:rsidRPr="00123177">
              <w:t xml:space="preserve">The HVHVDCDC shall set NHVDCDCStatusDebug = 0x6 Normal on debug </w:t>
            </w:r>
            <w:commentRangeStart w:id="106"/>
            <w:commentRangeStart w:id="107"/>
            <w:r w:rsidRPr="00123177">
              <w:t>CAN</w:t>
            </w:r>
            <w:commentRangeEnd w:id="106"/>
            <w:r w:rsidRPr="00123177">
              <w:rPr>
                <w:rStyle w:val="CommentReference"/>
                <w:sz w:val="24"/>
                <w:szCs w:val="24"/>
              </w:rPr>
              <w:commentReference w:id="106"/>
            </w:r>
            <w:commentRangeEnd w:id="107"/>
            <w:r w:rsidRPr="00123177">
              <w:rPr>
                <w:rStyle w:val="CommentReference"/>
                <w:sz w:val="24"/>
                <w:szCs w:val="24"/>
              </w:rPr>
              <w:commentReference w:id="107"/>
            </w:r>
            <w:r w:rsidRPr="00123177">
              <w:t>.</w:t>
            </w:r>
          </w:p>
        </w:tc>
      </w:tr>
      <w:tr w:rsidR="00A55B53" w:rsidRPr="00123177" w14:paraId="098DC3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795E4C"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2376B5" w14:textId="77777777" w:rsidR="00A55B53" w:rsidRPr="00123177" w:rsidRDefault="00A55B53" w:rsidP="00535342">
            <w:r w:rsidRPr="00123177">
              <w:rPr>
                <w:szCs w:val="20"/>
              </w:rPr>
              <w:t>Constraints is not applicable.</w:t>
            </w:r>
          </w:p>
        </w:tc>
      </w:tr>
      <w:tr w:rsidR="00A55B53" w:rsidRPr="00123177" w14:paraId="2793FA6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E86D712"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F588F5" w14:textId="77777777" w:rsidR="00A55B53" w:rsidRPr="00123177" w:rsidRDefault="00A55B53" w:rsidP="00535342">
            <w:r w:rsidRPr="00123177">
              <w:rPr>
                <w:szCs w:val="20"/>
              </w:rPr>
              <w:t>No effects on other system</w:t>
            </w:r>
          </w:p>
        </w:tc>
      </w:tr>
      <w:tr w:rsidR="00A55B53" w:rsidRPr="00123177" w14:paraId="4AFA38F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2FAA56C" w14:textId="77777777" w:rsidR="00A55B53" w:rsidRPr="00123177" w:rsidRDefault="00A55B53" w:rsidP="00535342">
            <w:r w:rsidRPr="00123177">
              <w:rPr>
                <w:rFonts w:eastAsia="Arial"/>
                <w:color w:val="000000" w:themeColor="text1"/>
                <w:szCs w:val="20"/>
              </w:rPr>
              <w:t>Testability with respect to test environment</w:t>
            </w:r>
          </w:p>
          <w:p w14:paraId="14A9162D" w14:textId="77777777" w:rsidR="00A55B53" w:rsidRPr="00123177" w:rsidRDefault="00A55B53" w:rsidP="00535342">
            <w:r w:rsidRPr="00123177">
              <w:rPr>
                <w:rFonts w:eastAsia="Arial"/>
                <w:color w:val="000000" w:themeColor="text1"/>
                <w:szCs w:val="20"/>
              </w:rPr>
              <w:t>(Yes/No)</w:t>
            </w:r>
          </w:p>
          <w:p w14:paraId="35C46C3A"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78C988" w14:textId="77777777" w:rsidR="00A55B53" w:rsidRPr="00123177" w:rsidRDefault="00A55B53" w:rsidP="00535342">
            <w:pPr>
              <w:pStyle w:val="TableText"/>
              <w:snapToGrid w:val="0"/>
            </w:pPr>
            <w:r w:rsidRPr="00123177">
              <w:t>YES</w:t>
            </w:r>
          </w:p>
          <w:p w14:paraId="73D845CA" w14:textId="77777777" w:rsidR="00A55B53" w:rsidRPr="00123177" w:rsidRDefault="00A55B53" w:rsidP="00535342"/>
        </w:tc>
      </w:tr>
      <w:tr w:rsidR="00A55B53" w:rsidRPr="00123177" w14:paraId="0621804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691D3F" w14:textId="77777777" w:rsidR="00A55B53" w:rsidRPr="00123177" w:rsidRDefault="00A55B53" w:rsidP="00535342">
            <w:r w:rsidRPr="00123177">
              <w:rPr>
                <w:rFonts w:eastAsia="Arial"/>
                <w:color w:val="000000" w:themeColor="text1"/>
                <w:szCs w:val="20"/>
              </w:rPr>
              <w:t>Feasible within project constraints</w:t>
            </w:r>
          </w:p>
          <w:p w14:paraId="6793E3D5" w14:textId="77777777" w:rsidR="00A55B53" w:rsidRPr="00123177" w:rsidRDefault="00A55B53" w:rsidP="00535342">
            <w:r w:rsidRPr="00123177">
              <w:rPr>
                <w:rFonts w:eastAsia="Arial"/>
                <w:color w:val="000000" w:themeColor="text1"/>
                <w:szCs w:val="20"/>
              </w:rPr>
              <w:t>(Yes/No)</w:t>
            </w:r>
          </w:p>
          <w:p w14:paraId="2F985C97" w14:textId="77777777" w:rsidR="00A55B53" w:rsidRPr="00123177" w:rsidRDefault="00A55B53" w:rsidP="00535342">
            <w:r w:rsidRPr="00123177">
              <w:rPr>
                <w:rFonts w:eastAsia="Arial"/>
                <w:i/>
                <w:iCs/>
                <w:color w:val="000000" w:themeColor="text1"/>
                <w:szCs w:val="20"/>
              </w:rPr>
              <w:t xml:space="preserve">Note: Add the impact </w:t>
            </w:r>
            <w:r w:rsidRPr="00123177">
              <w:rPr>
                <w:rFonts w:eastAsia="Arial"/>
                <w:i/>
                <w:iCs/>
                <w:color w:val="000000" w:themeColor="text1"/>
                <w:szCs w:val="20"/>
              </w:rPr>
              <w:lastRenderedPageBreak/>
              <w:t>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24CA27" w14:textId="77777777" w:rsidR="00A55B53" w:rsidRPr="00123177" w:rsidRDefault="00A55B53" w:rsidP="00535342">
            <w:pPr>
              <w:pStyle w:val="TableText"/>
              <w:snapToGrid w:val="0"/>
            </w:pPr>
            <w:r w:rsidRPr="00123177">
              <w:lastRenderedPageBreak/>
              <w:t>YES</w:t>
            </w:r>
          </w:p>
          <w:p w14:paraId="356BDD9C" w14:textId="77777777" w:rsidR="00A55B53" w:rsidRPr="00123177" w:rsidRDefault="00A55B53" w:rsidP="00535342"/>
        </w:tc>
      </w:tr>
      <w:tr w:rsidR="00A55B53" w:rsidRPr="00123177" w14:paraId="6EFA630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E4386D3" w14:textId="77777777" w:rsidR="00A55B53" w:rsidRPr="00123177" w:rsidRDefault="00A55B53" w:rsidP="00535342">
            <w:r w:rsidRPr="00123177">
              <w:rPr>
                <w:rFonts w:eastAsia="Arial"/>
                <w:color w:val="000000" w:themeColor="text1"/>
                <w:szCs w:val="20"/>
              </w:rPr>
              <w:t>Critical</w:t>
            </w:r>
          </w:p>
          <w:p w14:paraId="0F9834BB"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2BA8DF" w14:textId="77777777" w:rsidR="00A55B53" w:rsidRPr="00123177" w:rsidRDefault="00A55B53" w:rsidP="00535342">
            <w:r w:rsidRPr="00123177">
              <w:t>YES</w:t>
            </w:r>
          </w:p>
        </w:tc>
      </w:tr>
      <w:tr w:rsidR="00A55B53" w:rsidRPr="00123177" w14:paraId="6D0B879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B5F297"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2845D3" w14:textId="77777777" w:rsidR="00A55B53" w:rsidRPr="00123177" w:rsidRDefault="00A55B53" w:rsidP="00535342">
            <w:r w:rsidRPr="00123177">
              <w:t>Acceptance Criteria for this requirement should be as per SECTION-6 ACCEPTANCE CRITERIA</w:t>
            </w:r>
          </w:p>
        </w:tc>
      </w:tr>
    </w:tbl>
    <w:p w14:paraId="6E5E9BAD" w14:textId="77777777" w:rsidR="00A55B53" w:rsidRDefault="00A55B53" w:rsidP="00A55B53">
      <w:pPr>
        <w:pStyle w:val="BodyText"/>
        <w:rPr>
          <w:b/>
          <w:bCs/>
        </w:rPr>
      </w:pPr>
    </w:p>
    <w:p w14:paraId="1BE5A7A5" w14:textId="73F6D238" w:rsidR="00FF12FD" w:rsidRPr="00123177" w:rsidRDefault="00484E28" w:rsidP="00FF12FD">
      <w:pPr>
        <w:pStyle w:val="Heading4"/>
        <w:ind w:right="41"/>
      </w:pPr>
      <w:r>
        <w:rPr>
          <w:rFonts w:eastAsia="Arial"/>
          <w:szCs w:val="20"/>
        </w:rPr>
        <w:t xml:space="preserve">Timeout in transition between </w:t>
      </w:r>
      <w:r w:rsidRPr="006E0432">
        <w:rPr>
          <w:rFonts w:eastAsia="Arial"/>
          <w:szCs w:val="20"/>
        </w:rPr>
        <w:t>Enable and Precharge</w:t>
      </w:r>
      <w:r>
        <w:rPr>
          <w:rFonts w:eastAsia="Arial"/>
          <w:szCs w:val="20"/>
        </w:rPr>
        <w:t xml:space="preserve"> results in </w:t>
      </w:r>
      <w:r w:rsidRPr="006E0432">
        <w:rPr>
          <w:rFonts w:eastAsia="Arial"/>
          <w:szCs w:val="20"/>
        </w:rPr>
        <w:t>Faulty state</w:t>
      </w:r>
      <w:r>
        <w:rPr>
          <w:rFonts w:eastAsia="Arial"/>
          <w:szCs w:val="20"/>
        </w:rPr>
        <w:t xml:space="preserve"> (Level 2 fault) of HVDCDC</w:t>
      </w:r>
    </w:p>
    <w:tbl>
      <w:tblPr>
        <w:tblW w:w="9300" w:type="dxa"/>
        <w:tblInd w:w="103" w:type="dxa"/>
        <w:tblLook w:val="06A0" w:firstRow="1" w:lastRow="0" w:firstColumn="1" w:lastColumn="0" w:noHBand="1" w:noVBand="1"/>
      </w:tblPr>
      <w:tblGrid>
        <w:gridCol w:w="1456"/>
        <w:gridCol w:w="7844"/>
      </w:tblGrid>
      <w:tr w:rsidR="00FF12FD" w:rsidRPr="00123177" w14:paraId="4CD7D436"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20AE03B" w14:textId="77777777" w:rsidR="00FF12FD" w:rsidRPr="00123177" w:rsidRDefault="00FF12FD"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64915D8" w14:textId="77777777" w:rsidR="00FF12FD" w:rsidRPr="00123177" w:rsidRDefault="00FF12FD" w:rsidP="00535342">
            <w:r w:rsidRPr="00123177">
              <w:rPr>
                <w:rFonts w:eastAsia="Arial"/>
                <w:b/>
                <w:bCs/>
                <w:color w:val="000000" w:themeColor="text1"/>
                <w:szCs w:val="20"/>
              </w:rPr>
              <w:t>Description</w:t>
            </w:r>
          </w:p>
        </w:tc>
      </w:tr>
      <w:tr w:rsidR="00FF12FD" w:rsidRPr="00123177" w14:paraId="6801E45A" w14:textId="77777777" w:rsidTr="00022E59">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0EF5062B" w14:textId="77777777" w:rsidR="00FF12FD" w:rsidRPr="00123177" w:rsidRDefault="00FF12FD"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FA5E55" w14:textId="354BA2F1" w:rsidR="00FF12FD" w:rsidRPr="00123177" w:rsidRDefault="00FF12FD" w:rsidP="00535342">
            <w:r w:rsidRPr="00123177">
              <w:rPr>
                <w:rFonts w:eastAsia="Arial"/>
                <w:color w:val="000000" w:themeColor="text1"/>
              </w:rPr>
              <w:t>SWRS_APP_STATE_</w:t>
            </w:r>
            <w:r w:rsidR="00560E0E">
              <w:rPr>
                <w:rFonts w:eastAsia="Arial"/>
                <w:color w:val="000000" w:themeColor="text1"/>
              </w:rPr>
              <w:t>33</w:t>
            </w:r>
          </w:p>
        </w:tc>
      </w:tr>
      <w:tr w:rsidR="00FF12FD" w:rsidRPr="00123177" w14:paraId="35FF6675" w14:textId="77777777" w:rsidTr="00022E59">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2BA24C1B" w14:textId="77777777" w:rsidR="00FF12FD" w:rsidRPr="00123177" w:rsidRDefault="00FF12FD" w:rsidP="00535342">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4E6182" w14:textId="634B0C44" w:rsidR="00FF12FD" w:rsidRPr="00123177" w:rsidRDefault="00FF12FD" w:rsidP="00535342">
            <w:pPr>
              <w:rPr>
                <w:rFonts w:eastAsia="Arial"/>
                <w:color w:val="000000" w:themeColor="text1"/>
              </w:rPr>
            </w:pPr>
            <w:r w:rsidRPr="00123177">
              <w:rPr>
                <w:rFonts w:eastAsia="Arial"/>
                <w:color w:val="000000" w:themeColor="text1"/>
              </w:rPr>
              <w:t>SDS-HVDCDC-</w:t>
            </w:r>
            <w:r w:rsidR="006E0432">
              <w:rPr>
                <w:rFonts w:eastAsia="Arial"/>
                <w:color w:val="000000" w:themeColor="text1"/>
              </w:rPr>
              <w:t>401</w:t>
            </w:r>
          </w:p>
        </w:tc>
      </w:tr>
      <w:tr w:rsidR="00FF12FD" w:rsidRPr="00123177" w14:paraId="3ECD07EC" w14:textId="77777777" w:rsidTr="00022E59">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220A731E" w14:textId="77777777" w:rsidR="00FF12FD" w:rsidRPr="00123177" w:rsidRDefault="00FF12FD"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EF0CDC" w14:textId="175E9438" w:rsidR="00FF12FD" w:rsidRPr="00123177" w:rsidRDefault="006E0432" w:rsidP="00535342">
            <w:pPr>
              <w:rPr>
                <w:rFonts w:eastAsia="Arial"/>
                <w:color w:val="000000" w:themeColor="text1"/>
              </w:rPr>
            </w:pPr>
            <w:r>
              <w:t>C</w:t>
            </w:r>
            <w:r w:rsidR="00FF12FD" w:rsidRPr="00123177">
              <w:t>-Sample/PF</w:t>
            </w:r>
            <w:r>
              <w:t>3</w:t>
            </w:r>
            <w:r w:rsidR="00FF12FD" w:rsidRPr="00123177">
              <w:t>.0</w:t>
            </w:r>
            <w:r>
              <w:t xml:space="preserve"> Phase-2</w:t>
            </w:r>
          </w:p>
        </w:tc>
      </w:tr>
      <w:tr w:rsidR="00FF12FD" w:rsidRPr="00123177" w14:paraId="361E4203" w14:textId="77777777" w:rsidTr="00022E59">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5AB5C4D2" w14:textId="77777777" w:rsidR="00FF12FD" w:rsidRPr="00123177" w:rsidRDefault="00FF12FD"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4C8F33" w14:textId="3CF3B38D" w:rsidR="00FF12FD" w:rsidRPr="00123177" w:rsidRDefault="006E0432" w:rsidP="006E0432">
            <w:pPr>
              <w:rPr>
                <w:rFonts w:eastAsia="Arial"/>
                <w:szCs w:val="20"/>
              </w:rPr>
            </w:pPr>
            <w:r w:rsidRPr="006E0432">
              <w:rPr>
                <w:rFonts w:eastAsia="Arial"/>
                <w:szCs w:val="20"/>
              </w:rPr>
              <w:t>The HVDCDC shall transit to the Faulty state</w:t>
            </w:r>
            <w:r>
              <w:rPr>
                <w:rFonts w:eastAsia="Arial"/>
                <w:szCs w:val="20"/>
              </w:rPr>
              <w:t xml:space="preserve"> (Level 2 fault)</w:t>
            </w:r>
            <w:r w:rsidRPr="006E0432">
              <w:rPr>
                <w:rFonts w:eastAsia="Arial"/>
                <w:szCs w:val="20"/>
              </w:rPr>
              <w:t xml:space="preserve"> </w:t>
            </w:r>
            <w:r>
              <w:rPr>
                <w:rFonts w:eastAsia="Arial"/>
                <w:szCs w:val="20"/>
              </w:rPr>
              <w:t>when</w:t>
            </w:r>
            <w:r w:rsidRPr="006E0432">
              <w:rPr>
                <w:rFonts w:eastAsia="Arial"/>
                <w:szCs w:val="20"/>
              </w:rPr>
              <w:t xml:space="preserve"> </w:t>
            </w:r>
            <w:r>
              <w:rPr>
                <w:rFonts w:eastAsia="Arial"/>
                <w:szCs w:val="20"/>
              </w:rPr>
              <w:t xml:space="preserve">timeout is detected while transition between </w:t>
            </w:r>
            <w:r w:rsidRPr="006E0432">
              <w:rPr>
                <w:rFonts w:eastAsia="Arial"/>
                <w:szCs w:val="20"/>
              </w:rPr>
              <w:t>Enable and Precharge</w:t>
            </w:r>
            <w:r>
              <w:rPr>
                <w:rFonts w:eastAsia="Arial"/>
                <w:szCs w:val="20"/>
              </w:rPr>
              <w:t xml:space="preserve">. </w:t>
            </w:r>
          </w:p>
        </w:tc>
      </w:tr>
      <w:tr w:rsidR="00FF12FD" w:rsidRPr="00123177" w14:paraId="616AE249"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1D7468E" w14:textId="77777777" w:rsidR="00FF12FD" w:rsidRPr="00123177" w:rsidRDefault="00FF12FD" w:rsidP="00535342">
            <w:r w:rsidRPr="00123177">
              <w:rPr>
                <w:rFonts w:eastAsia="Arial"/>
                <w:color w:val="000000" w:themeColor="text1"/>
                <w:szCs w:val="20"/>
              </w:rPr>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BA8AC7" w14:textId="77777777" w:rsidR="00FF12FD" w:rsidRPr="00123177" w:rsidRDefault="00FF12FD" w:rsidP="00535342">
            <w:r w:rsidRPr="00123177">
              <w:t>No Such derived requirement is applicable.</w:t>
            </w:r>
          </w:p>
        </w:tc>
      </w:tr>
      <w:tr w:rsidR="00FF12FD" w:rsidRPr="00123177" w14:paraId="238418CF"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C77FD3C" w14:textId="77777777" w:rsidR="00FF12FD" w:rsidRPr="00123177" w:rsidRDefault="00FF12FD"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3AC429" w14:textId="77777777" w:rsidR="00FF12FD" w:rsidRPr="00123177" w:rsidRDefault="00FF12FD" w:rsidP="00535342">
            <w:r w:rsidRPr="00123177">
              <w:rPr>
                <w:rFonts w:eastAsia="Arial"/>
                <w:color w:val="000000" w:themeColor="text1"/>
                <w:szCs w:val="20"/>
              </w:rPr>
              <w:t>No Specific access restrictions is applicable.</w:t>
            </w:r>
          </w:p>
        </w:tc>
      </w:tr>
      <w:tr w:rsidR="00FF12FD" w:rsidRPr="00123177" w14:paraId="7EA72B69"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DB894B8" w14:textId="77777777" w:rsidR="00FF12FD" w:rsidRPr="00123177" w:rsidRDefault="00FF12FD"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E5A9B2" w14:textId="77777777" w:rsidR="00E61DE3" w:rsidRPr="00E61DE3" w:rsidRDefault="00E61DE3" w:rsidP="00E61DE3">
            <w:pPr>
              <w:pStyle w:val="ListParagraph"/>
              <w:numPr>
                <w:ilvl w:val="0"/>
                <w:numId w:val="4"/>
              </w:numPr>
              <w:spacing w:line="259" w:lineRule="auto"/>
            </w:pPr>
            <w:r>
              <w:rPr>
                <w:szCs w:val="20"/>
              </w:rPr>
              <w:t>Set the 800V side (high side) voltage of the power module to greater than 480V(e.g. 540V)</w:t>
            </w:r>
          </w:p>
          <w:p w14:paraId="4D2E2751" w14:textId="48F4738A" w:rsidR="00854CEE" w:rsidRPr="00123177" w:rsidRDefault="00E61DE3" w:rsidP="00022E59">
            <w:pPr>
              <w:pStyle w:val="ListParagraph"/>
              <w:numPr>
                <w:ilvl w:val="0"/>
                <w:numId w:val="4"/>
              </w:numPr>
              <w:spacing w:line="259" w:lineRule="auto"/>
            </w:pPr>
            <w:r>
              <w:rPr>
                <w:szCs w:val="20"/>
              </w:rPr>
              <w:t xml:space="preserve">Send NHVDCDCCommand as 0x01 ("Enable") using the CAN </w:t>
            </w:r>
            <w:commentRangeStart w:id="108"/>
            <w:r>
              <w:rPr>
                <w:szCs w:val="20"/>
              </w:rPr>
              <w:t>interface</w:t>
            </w:r>
            <w:commentRangeEnd w:id="108"/>
            <w:r w:rsidR="00000738">
              <w:rPr>
                <w:rStyle w:val="CommentReference"/>
                <w:sz w:val="24"/>
                <w:szCs w:val="20"/>
              </w:rPr>
              <w:commentReference w:id="108"/>
            </w:r>
            <w:r>
              <w:rPr>
                <w:szCs w:val="20"/>
              </w:rPr>
              <w:t>.</w:t>
            </w:r>
          </w:p>
        </w:tc>
      </w:tr>
      <w:tr w:rsidR="00022E59" w:rsidRPr="00123177" w14:paraId="51774D85"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E3944F1" w14:textId="77777777" w:rsidR="00022E59" w:rsidRPr="00123177" w:rsidRDefault="00022E59" w:rsidP="00022E59">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16BDAD" w14:textId="3FCA2F9C" w:rsidR="00022E59" w:rsidRPr="00022E59" w:rsidRDefault="00022E59" w:rsidP="00022E59">
            <w:pPr>
              <w:pStyle w:val="ListParagraph"/>
              <w:numPr>
                <w:ilvl w:val="0"/>
                <w:numId w:val="4"/>
              </w:numPr>
              <w:spacing w:line="259" w:lineRule="auto"/>
            </w:pPr>
            <w:r w:rsidRPr="00022E59">
              <w:t>Below CAN messages are observed</w:t>
            </w:r>
            <w:r w:rsidRPr="00022E59">
              <w:br/>
              <w:t>NHVDCDCFault @ HVDCDC_Status1 is equal to 0x3 (“level 2")</w:t>
            </w:r>
            <w:r w:rsidRPr="00022E59">
              <w:br/>
              <w:t>NHVDCDCFaultID @ HVDCDC_Debug_PDU is equal to 0x11(17) ("DIAGNOSTIC_SM_HVON_TIMEOUT_02_FAULT_ID") and is raised after the fault response time of 2500ms.</w:t>
            </w:r>
            <w:r w:rsidRPr="00022E59">
              <w:br/>
            </w:r>
            <w:r w:rsidRPr="00022E59">
              <w:br/>
              <w:t>NHVDCDCStatus @ HVDCDC_Status1 is set to 0x6 ("Faulty")</w:t>
            </w:r>
          </w:p>
        </w:tc>
      </w:tr>
      <w:tr w:rsidR="00022E59" w:rsidRPr="00123177" w14:paraId="3046AD20"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8E5BF94" w14:textId="77777777" w:rsidR="00022E59" w:rsidRPr="00123177" w:rsidRDefault="00022E59" w:rsidP="00022E59">
            <w:r w:rsidRPr="00123177">
              <w:rPr>
                <w:rFonts w:eastAsia="Arial"/>
                <w:color w:val="000000" w:themeColor="text1"/>
                <w:szCs w:val="20"/>
              </w:rPr>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E50D94" w14:textId="415AA327" w:rsidR="00022E59" w:rsidRPr="00123177" w:rsidRDefault="00022E59" w:rsidP="00022E59">
            <w:pPr>
              <w:pStyle w:val="ListParagraph"/>
              <w:spacing w:line="259" w:lineRule="auto"/>
              <w:ind w:left="360"/>
            </w:pPr>
            <w:r w:rsidRPr="00123177">
              <w:rPr>
                <w:szCs w:val="20"/>
              </w:rPr>
              <w:t>1. KL30 and KL15(IGN) is On.</w:t>
            </w:r>
            <w:r w:rsidRPr="00123177">
              <w:rPr>
                <w:szCs w:val="20"/>
              </w:rPr>
              <w:br/>
              <w:t>2. Set the 800V side (high side) voltage of the power module to greater than 480V(e.g. 540V)</w:t>
            </w:r>
            <w:r w:rsidRPr="00123177">
              <w:rPr>
                <w:szCs w:val="20"/>
              </w:rPr>
              <w:br/>
              <w:t>3. Ensure that NHVDCDCFault is equal to 0x0 (no fault) on the CAN trace window.</w:t>
            </w:r>
            <w:r w:rsidRPr="00123177">
              <w:rPr>
                <w:szCs w:val="20"/>
              </w:rPr>
              <w:br/>
              <w:t>4. Send NHVDCDCCommand as 0x01 ("Enable") using the CAN interface</w:t>
            </w:r>
            <w:r w:rsidRPr="00123177">
              <w:t>.</w:t>
            </w:r>
          </w:p>
        </w:tc>
      </w:tr>
      <w:tr w:rsidR="00022E59" w:rsidRPr="00123177" w14:paraId="3847A1E9"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26C6D9B" w14:textId="77777777" w:rsidR="00022E59" w:rsidRPr="00123177" w:rsidRDefault="00022E59" w:rsidP="00022E59">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B5AA00" w14:textId="77777777" w:rsidR="00022E59" w:rsidRPr="00123177" w:rsidRDefault="00022E59" w:rsidP="00022E59">
            <w:r w:rsidRPr="00123177">
              <w:t>No such mandatory fields is applicable.</w:t>
            </w:r>
          </w:p>
        </w:tc>
      </w:tr>
      <w:tr w:rsidR="00022E59" w:rsidRPr="00123177" w14:paraId="72AD9F38"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F1B2E4E" w14:textId="77777777" w:rsidR="00022E59" w:rsidRPr="00123177" w:rsidRDefault="00022E59" w:rsidP="00022E59">
            <w:r w:rsidRPr="00123177">
              <w:rPr>
                <w:rFonts w:eastAsia="Arial"/>
                <w:color w:val="000000" w:themeColor="text1"/>
                <w:szCs w:val="20"/>
              </w:rPr>
              <w:lastRenderedPageBreak/>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CC24D4" w14:textId="01552987" w:rsidR="00022E59" w:rsidRPr="00652125" w:rsidRDefault="00022E59" w:rsidP="00022E59">
            <w:pPr>
              <w:pStyle w:val="ListParagraph"/>
              <w:numPr>
                <w:ilvl w:val="0"/>
                <w:numId w:val="4"/>
              </w:numPr>
              <w:spacing w:line="259" w:lineRule="auto"/>
              <w:rPr>
                <w:rFonts w:eastAsia="Arial"/>
                <w:szCs w:val="20"/>
              </w:rPr>
            </w:pPr>
            <w:r>
              <w:t xml:space="preserve">The HVDCDC shall set calibratable timeout time as HVDCDC_CAL for transition between </w:t>
            </w:r>
            <w:r w:rsidRPr="00652125">
              <w:rPr>
                <w:rFonts w:eastAsia="Arial"/>
                <w:szCs w:val="20"/>
              </w:rPr>
              <w:t>Enable and Precharge.</w:t>
            </w:r>
          </w:p>
        </w:tc>
      </w:tr>
      <w:tr w:rsidR="00022E59" w:rsidRPr="00123177" w14:paraId="15B3BCC1"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9C22F1E" w14:textId="77777777" w:rsidR="00022E59" w:rsidRPr="00123177" w:rsidRDefault="00022E59" w:rsidP="00022E59">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964A77" w14:textId="77777777" w:rsidR="00022E59" w:rsidRPr="00123177" w:rsidRDefault="00022E59" w:rsidP="00022E59">
            <w:r w:rsidRPr="00123177">
              <w:rPr>
                <w:szCs w:val="20"/>
              </w:rPr>
              <w:t>Default values shall be applicable with respect to Pre-Loaded Values</w:t>
            </w:r>
          </w:p>
        </w:tc>
      </w:tr>
      <w:tr w:rsidR="00022E59" w:rsidRPr="00123177" w14:paraId="55329AF2"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B5D05F7" w14:textId="77777777" w:rsidR="00022E59" w:rsidRPr="00123177" w:rsidRDefault="00022E59" w:rsidP="00022E59">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BAA402" w14:textId="77777777" w:rsidR="00022E59" w:rsidRPr="00123177" w:rsidRDefault="00022E59" w:rsidP="00022E59">
            <w:r w:rsidRPr="00123177">
              <w:t>NA</w:t>
            </w:r>
          </w:p>
        </w:tc>
      </w:tr>
      <w:tr w:rsidR="00022E59" w:rsidRPr="00123177" w14:paraId="43A2F2DD"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16F14ED" w14:textId="77777777" w:rsidR="00022E59" w:rsidRPr="00123177" w:rsidRDefault="00022E59" w:rsidP="00022E59">
            <w:r w:rsidRPr="00123177">
              <w:rPr>
                <w:rFonts w:eastAsia="Arial"/>
                <w:color w:val="000000" w:themeColor="text1"/>
                <w:szCs w:val="20"/>
              </w:rPr>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8287DC" w14:textId="77777777" w:rsidR="00022E59" w:rsidRPr="00123177" w:rsidRDefault="00022E59" w:rsidP="00022E59">
            <w:r w:rsidRPr="00123177">
              <w:rPr>
                <w:szCs w:val="20"/>
              </w:rPr>
              <w:t>Data latency period is not applicable</w:t>
            </w:r>
          </w:p>
        </w:tc>
      </w:tr>
      <w:tr w:rsidR="00022E59" w:rsidRPr="00123177" w14:paraId="270A2302"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D4BF082" w14:textId="77777777" w:rsidR="00022E59" w:rsidRPr="00123177" w:rsidRDefault="00022E59" w:rsidP="00022E59">
            <w:r w:rsidRPr="00123177">
              <w:rPr>
                <w:rFonts w:eastAsia="Arial"/>
                <w:color w:val="000000" w:themeColor="text1"/>
                <w:szCs w:val="20"/>
              </w:rPr>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569E77" w14:textId="77777777" w:rsidR="00022E59" w:rsidRPr="00123177" w:rsidRDefault="00022E59" w:rsidP="00022E59">
            <w:r w:rsidRPr="00123177">
              <w:rPr>
                <w:szCs w:val="20"/>
              </w:rPr>
              <w:t>Data Retention period is not applicable.</w:t>
            </w:r>
          </w:p>
        </w:tc>
      </w:tr>
      <w:tr w:rsidR="00022E59" w:rsidRPr="00123177" w14:paraId="151DFAAB"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AEDCD28" w14:textId="77777777" w:rsidR="00022E59" w:rsidRPr="00123177" w:rsidRDefault="00022E59" w:rsidP="00022E59">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E451AC" w14:textId="77777777" w:rsidR="00022E59" w:rsidRPr="00123177" w:rsidRDefault="00022E59" w:rsidP="00022E59">
            <w:r w:rsidRPr="00123177">
              <w:rPr>
                <w:szCs w:val="20"/>
              </w:rPr>
              <w:t>Data rate is not applicable.</w:t>
            </w:r>
          </w:p>
        </w:tc>
      </w:tr>
      <w:tr w:rsidR="00022E59" w:rsidRPr="00123177" w14:paraId="645B53BB"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A263B07" w14:textId="77777777" w:rsidR="00022E59" w:rsidRPr="00123177" w:rsidRDefault="00022E59" w:rsidP="00022E59">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B34B44" w14:textId="77777777" w:rsidR="00022E59" w:rsidRPr="00123177" w:rsidRDefault="00022E59" w:rsidP="00022E59">
            <w:pPr>
              <w:spacing w:line="259" w:lineRule="auto"/>
              <w:rPr>
                <w:rFonts w:eastAsia="Arial"/>
                <w:color w:val="000000" w:themeColor="text1"/>
                <w:szCs w:val="20"/>
              </w:rPr>
            </w:pPr>
            <w:r w:rsidRPr="00123177">
              <w:rPr>
                <w:szCs w:val="20"/>
              </w:rPr>
              <w:t>External event is not required.</w:t>
            </w:r>
          </w:p>
        </w:tc>
      </w:tr>
      <w:tr w:rsidR="00022E59" w:rsidRPr="00123177" w14:paraId="7F85DEE3"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EA81995" w14:textId="77777777" w:rsidR="00022E59" w:rsidRPr="00123177" w:rsidRDefault="00022E59" w:rsidP="00022E59">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EA2B24" w14:textId="77777777" w:rsidR="00022E59" w:rsidRPr="00123177" w:rsidRDefault="00022E59" w:rsidP="00022E59">
            <w:r w:rsidRPr="00123177">
              <w:rPr>
                <w:szCs w:val="20"/>
              </w:rPr>
              <w:t>Temporal event is not applicable.</w:t>
            </w:r>
          </w:p>
        </w:tc>
      </w:tr>
      <w:tr w:rsidR="00022E59" w:rsidRPr="00123177" w14:paraId="39FA4913"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DC4B05C" w14:textId="77777777" w:rsidR="00022E59" w:rsidRPr="00123177" w:rsidRDefault="00022E59" w:rsidP="00022E59">
            <w:r w:rsidRPr="00123177">
              <w:rPr>
                <w:rFonts w:eastAsia="Arial"/>
                <w:color w:val="000000" w:themeColor="text1"/>
                <w:szCs w:val="20"/>
              </w:rPr>
              <w:t xml:space="preserve">Validation Rules/ </w:t>
            </w:r>
          </w:p>
          <w:p w14:paraId="0DAEAA0B" w14:textId="77777777" w:rsidR="00022E59" w:rsidRPr="00123177" w:rsidRDefault="00022E59" w:rsidP="00022E59">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BE1BB3" w14:textId="77777777" w:rsidR="00022E59" w:rsidRPr="00123177" w:rsidRDefault="00022E59" w:rsidP="00022E59">
            <w:pPr>
              <w:spacing w:line="259" w:lineRule="auto"/>
            </w:pPr>
            <w:r w:rsidRPr="00123177">
              <w:rPr>
                <w:szCs w:val="20"/>
              </w:rPr>
              <w:t>Verify the CAN messages and CAN signal mentioned in input and out section on CANalyzer Tool.</w:t>
            </w:r>
          </w:p>
          <w:p w14:paraId="3C93F982" w14:textId="6C802959" w:rsidR="00022E59" w:rsidRPr="00123177" w:rsidRDefault="00022E59" w:rsidP="00022E59">
            <w:pPr>
              <w:rPr>
                <w:szCs w:val="20"/>
              </w:rPr>
            </w:pPr>
            <w:r>
              <w:rPr>
                <w:szCs w:val="20"/>
              </w:rPr>
              <w:t xml:space="preserve">1. </w:t>
            </w:r>
            <w:r w:rsidRPr="00123177">
              <w:rPr>
                <w:szCs w:val="20"/>
              </w:rPr>
              <w:t>NHVDCDCFault @ HVDCDC_Status1 is equal to 0x3 (“level 2")</w:t>
            </w:r>
            <w:r w:rsidRPr="00123177">
              <w:rPr>
                <w:szCs w:val="20"/>
              </w:rPr>
              <w:br/>
            </w:r>
            <w:r>
              <w:rPr>
                <w:szCs w:val="20"/>
              </w:rPr>
              <w:t xml:space="preserve">2. </w:t>
            </w:r>
            <w:r w:rsidRPr="00123177">
              <w:rPr>
                <w:szCs w:val="20"/>
              </w:rPr>
              <w:t>NHVDCDCFaultID @ HVDCDC_Debug_PDU is equal to 0x11(17) ("DIAGNOSTIC_SM_HVON_TIMEOUT_02_FAULT_ID") and is raised after the fault response time of 2500ms.</w:t>
            </w:r>
            <w:r w:rsidRPr="00123177">
              <w:rPr>
                <w:szCs w:val="20"/>
              </w:rPr>
              <w:br/>
            </w:r>
            <w:r w:rsidRPr="00123177">
              <w:rPr>
                <w:szCs w:val="20"/>
              </w:rPr>
              <w:br/>
            </w:r>
            <w:r>
              <w:rPr>
                <w:szCs w:val="20"/>
              </w:rPr>
              <w:t xml:space="preserve">3. </w:t>
            </w:r>
            <w:r w:rsidRPr="00123177">
              <w:rPr>
                <w:szCs w:val="20"/>
              </w:rPr>
              <w:t>NHVDCDCStatus @ HVDCDC_Status1 is set to 0x6 ("Faulty")</w:t>
            </w:r>
          </w:p>
          <w:p w14:paraId="6C7AB18C" w14:textId="0F9AB164" w:rsidR="00022E59" w:rsidRPr="00123177" w:rsidRDefault="00022E59" w:rsidP="00022E59">
            <w:pPr>
              <w:pStyle w:val="ListParagraph"/>
              <w:spacing w:line="259" w:lineRule="auto"/>
              <w:ind w:left="360"/>
            </w:pPr>
          </w:p>
        </w:tc>
      </w:tr>
      <w:tr w:rsidR="00022E59" w:rsidRPr="00123177" w14:paraId="377CFD7D"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1D22DDA" w14:textId="77777777" w:rsidR="00022E59" w:rsidRPr="00123177" w:rsidRDefault="00022E59" w:rsidP="00022E59">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35D6C5" w14:textId="77777777" w:rsidR="00022E59" w:rsidRPr="00123177" w:rsidRDefault="00022E59" w:rsidP="00022E59">
            <w:r w:rsidRPr="00123177">
              <w:rPr>
                <w:szCs w:val="20"/>
              </w:rPr>
              <w:t>Constraints is not applicable.</w:t>
            </w:r>
          </w:p>
        </w:tc>
      </w:tr>
      <w:tr w:rsidR="00022E59" w:rsidRPr="00123177" w14:paraId="4A529841"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115678C" w14:textId="77777777" w:rsidR="00022E59" w:rsidRPr="00123177" w:rsidRDefault="00022E59" w:rsidP="00022E59">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32361C" w14:textId="77777777" w:rsidR="00022E59" w:rsidRPr="00123177" w:rsidRDefault="00022E59" w:rsidP="00022E59">
            <w:r w:rsidRPr="00123177">
              <w:rPr>
                <w:szCs w:val="20"/>
              </w:rPr>
              <w:t>No effects on other system</w:t>
            </w:r>
          </w:p>
        </w:tc>
      </w:tr>
      <w:tr w:rsidR="00022E59" w:rsidRPr="00123177" w14:paraId="5D612E01"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DA7C569" w14:textId="77777777" w:rsidR="00022E59" w:rsidRPr="00123177" w:rsidRDefault="00022E59" w:rsidP="00022E59">
            <w:r w:rsidRPr="00123177">
              <w:rPr>
                <w:rFonts w:eastAsia="Arial"/>
                <w:color w:val="000000" w:themeColor="text1"/>
                <w:szCs w:val="20"/>
              </w:rPr>
              <w:t>Testability with respect to test environment</w:t>
            </w:r>
          </w:p>
          <w:p w14:paraId="084D3825" w14:textId="77777777" w:rsidR="00022E59" w:rsidRPr="00123177" w:rsidRDefault="00022E59" w:rsidP="00022E59">
            <w:r w:rsidRPr="00123177">
              <w:rPr>
                <w:rFonts w:eastAsia="Arial"/>
                <w:color w:val="000000" w:themeColor="text1"/>
                <w:szCs w:val="20"/>
              </w:rPr>
              <w:t>(Yes/No)</w:t>
            </w:r>
          </w:p>
          <w:p w14:paraId="156FA59B" w14:textId="77777777" w:rsidR="00022E59" w:rsidRPr="00123177" w:rsidRDefault="00022E59" w:rsidP="00022E59">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30EDB1" w14:textId="77777777" w:rsidR="00022E59" w:rsidRPr="00123177" w:rsidRDefault="00022E59" w:rsidP="00022E59">
            <w:pPr>
              <w:pStyle w:val="TableText"/>
              <w:snapToGrid w:val="0"/>
            </w:pPr>
            <w:r w:rsidRPr="00123177">
              <w:t>YES</w:t>
            </w:r>
          </w:p>
          <w:p w14:paraId="2B1B9CF5" w14:textId="77777777" w:rsidR="00022E59" w:rsidRPr="00123177" w:rsidRDefault="00022E59" w:rsidP="00022E59"/>
        </w:tc>
      </w:tr>
      <w:tr w:rsidR="00022E59" w:rsidRPr="00123177" w14:paraId="59392AF5"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42ED5BF" w14:textId="77777777" w:rsidR="00022E59" w:rsidRPr="00123177" w:rsidRDefault="00022E59" w:rsidP="00022E59">
            <w:r w:rsidRPr="00123177">
              <w:rPr>
                <w:rFonts w:eastAsia="Arial"/>
                <w:color w:val="000000" w:themeColor="text1"/>
                <w:szCs w:val="20"/>
              </w:rPr>
              <w:lastRenderedPageBreak/>
              <w:t>Feasible within project constraints</w:t>
            </w:r>
          </w:p>
          <w:p w14:paraId="43CAE41E" w14:textId="77777777" w:rsidR="00022E59" w:rsidRPr="00123177" w:rsidRDefault="00022E59" w:rsidP="00022E59">
            <w:r w:rsidRPr="00123177">
              <w:rPr>
                <w:rFonts w:eastAsia="Arial"/>
                <w:color w:val="000000" w:themeColor="text1"/>
                <w:szCs w:val="20"/>
              </w:rPr>
              <w:t>(Yes/No)</w:t>
            </w:r>
          </w:p>
          <w:p w14:paraId="599E23BF" w14:textId="77777777" w:rsidR="00022E59" w:rsidRPr="00123177" w:rsidRDefault="00022E59" w:rsidP="00022E59">
            <w:r w:rsidRPr="00123177">
              <w:rPr>
                <w:rFonts w:eastAsia="Arial"/>
                <w:i/>
                <w:iCs/>
                <w:color w:val="000000" w:themeColor="text1"/>
                <w:szCs w:val="20"/>
              </w:rPr>
              <w:t>Note: Add the impact 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CE2FDA" w14:textId="77777777" w:rsidR="00022E59" w:rsidRPr="00123177" w:rsidRDefault="00022E59" w:rsidP="00022E59">
            <w:pPr>
              <w:pStyle w:val="TableText"/>
              <w:snapToGrid w:val="0"/>
            </w:pPr>
            <w:r w:rsidRPr="00123177">
              <w:t>YES</w:t>
            </w:r>
          </w:p>
          <w:p w14:paraId="5B0E9363" w14:textId="77777777" w:rsidR="00022E59" w:rsidRPr="00123177" w:rsidRDefault="00022E59" w:rsidP="00022E59"/>
        </w:tc>
      </w:tr>
      <w:tr w:rsidR="00022E59" w:rsidRPr="00123177" w14:paraId="77DF28C0"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131EBB9" w14:textId="77777777" w:rsidR="00022E59" w:rsidRPr="00123177" w:rsidRDefault="00022E59" w:rsidP="00022E59">
            <w:r w:rsidRPr="00123177">
              <w:rPr>
                <w:rFonts w:eastAsia="Arial"/>
                <w:color w:val="000000" w:themeColor="text1"/>
                <w:szCs w:val="20"/>
              </w:rPr>
              <w:t>Critical</w:t>
            </w:r>
          </w:p>
          <w:p w14:paraId="732CCF34" w14:textId="77777777" w:rsidR="00022E59" w:rsidRPr="00123177" w:rsidRDefault="00022E59" w:rsidP="00022E59">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15E42C" w14:textId="77777777" w:rsidR="00022E59" w:rsidRPr="00123177" w:rsidRDefault="00022E59" w:rsidP="00022E59">
            <w:r w:rsidRPr="00123177">
              <w:t>YES</w:t>
            </w:r>
          </w:p>
        </w:tc>
      </w:tr>
      <w:tr w:rsidR="00022E59" w:rsidRPr="00123177" w14:paraId="0D5BA1CB" w14:textId="77777777" w:rsidTr="00022E59">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72B3381" w14:textId="77777777" w:rsidR="00022E59" w:rsidRPr="00123177" w:rsidRDefault="00022E59" w:rsidP="00022E59">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63A91D" w14:textId="77777777" w:rsidR="00022E59" w:rsidRPr="00123177" w:rsidRDefault="00022E59" w:rsidP="00022E59">
            <w:r w:rsidRPr="00123177">
              <w:t>Acceptance Criteria for this requirement should be as per SECTION-6 ACCEPTANCE CRITERIA</w:t>
            </w:r>
          </w:p>
        </w:tc>
      </w:tr>
    </w:tbl>
    <w:p w14:paraId="55A34F10" w14:textId="77777777" w:rsidR="00FF12FD" w:rsidRDefault="00FF12FD" w:rsidP="00A55B53">
      <w:pPr>
        <w:pStyle w:val="BodyText"/>
        <w:rPr>
          <w:b/>
          <w:bCs/>
        </w:rPr>
      </w:pPr>
    </w:p>
    <w:p w14:paraId="7A597D7C" w14:textId="640BDD2B" w:rsidR="00484E28" w:rsidRPr="00123177" w:rsidRDefault="00484E28" w:rsidP="00484E28">
      <w:pPr>
        <w:pStyle w:val="Heading4"/>
        <w:ind w:right="41"/>
      </w:pPr>
      <w:r>
        <w:rPr>
          <w:rFonts w:eastAsia="Arial"/>
          <w:szCs w:val="20"/>
        </w:rPr>
        <w:t xml:space="preserve">Timeout in transition between </w:t>
      </w:r>
      <w:r w:rsidRPr="00484E28">
        <w:rPr>
          <w:rFonts w:eastAsia="Arial"/>
          <w:szCs w:val="20"/>
        </w:rPr>
        <w:t xml:space="preserve">Close_precharge_Ctt and Close_400V_SolidStateSw </w:t>
      </w:r>
      <w:r>
        <w:rPr>
          <w:rFonts w:eastAsia="Arial"/>
          <w:szCs w:val="20"/>
        </w:rPr>
        <w:t xml:space="preserve">results in </w:t>
      </w:r>
      <w:r w:rsidRPr="006E0432">
        <w:rPr>
          <w:rFonts w:eastAsia="Arial"/>
          <w:szCs w:val="20"/>
        </w:rPr>
        <w:t>Faulty state</w:t>
      </w:r>
      <w:r>
        <w:rPr>
          <w:rFonts w:eastAsia="Arial"/>
          <w:szCs w:val="20"/>
        </w:rPr>
        <w:t xml:space="preserve"> (Level 2 fault) of HVDCDC</w:t>
      </w:r>
    </w:p>
    <w:tbl>
      <w:tblPr>
        <w:tblW w:w="9300" w:type="dxa"/>
        <w:tblInd w:w="103" w:type="dxa"/>
        <w:tblLook w:val="06A0" w:firstRow="1" w:lastRow="0" w:firstColumn="1" w:lastColumn="0" w:noHBand="1" w:noVBand="1"/>
      </w:tblPr>
      <w:tblGrid>
        <w:gridCol w:w="1456"/>
        <w:gridCol w:w="7844"/>
      </w:tblGrid>
      <w:tr w:rsidR="00484E28" w:rsidRPr="00123177" w14:paraId="5878D8A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62FF0C3" w14:textId="77777777" w:rsidR="00484E28" w:rsidRPr="00123177" w:rsidRDefault="00484E28"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8344647" w14:textId="77777777" w:rsidR="00484E28" w:rsidRPr="00123177" w:rsidRDefault="00484E28" w:rsidP="00535342">
            <w:r w:rsidRPr="00123177">
              <w:rPr>
                <w:rFonts w:eastAsia="Arial"/>
                <w:b/>
                <w:bCs/>
                <w:color w:val="000000" w:themeColor="text1"/>
                <w:szCs w:val="20"/>
              </w:rPr>
              <w:t>Description</w:t>
            </w:r>
          </w:p>
        </w:tc>
      </w:tr>
      <w:tr w:rsidR="00484E28" w:rsidRPr="00123177" w14:paraId="14BB2278"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F1D383F" w14:textId="77777777" w:rsidR="00484E28" w:rsidRPr="00123177" w:rsidRDefault="00484E28"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0382BC" w14:textId="7D9F8A23" w:rsidR="00484E28" w:rsidRPr="00123177" w:rsidRDefault="00484E28" w:rsidP="00535342">
            <w:r w:rsidRPr="00123177">
              <w:rPr>
                <w:rFonts w:eastAsia="Arial"/>
                <w:color w:val="000000" w:themeColor="text1"/>
              </w:rPr>
              <w:t>SWRS_APP_STATE_</w:t>
            </w:r>
            <w:r>
              <w:rPr>
                <w:rFonts w:eastAsia="Arial"/>
                <w:color w:val="000000" w:themeColor="text1"/>
              </w:rPr>
              <w:t>36</w:t>
            </w:r>
          </w:p>
        </w:tc>
      </w:tr>
      <w:tr w:rsidR="00484E28" w:rsidRPr="00123177" w14:paraId="6EBDC3F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A260399" w14:textId="77777777" w:rsidR="00484E28" w:rsidRPr="00123177" w:rsidRDefault="00484E28"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64F2A7" w14:textId="77777777" w:rsidR="00484E28" w:rsidRPr="00123177" w:rsidRDefault="00484E28" w:rsidP="00535342">
            <w:pPr>
              <w:rPr>
                <w:rFonts w:eastAsia="Arial"/>
                <w:color w:val="000000" w:themeColor="text1"/>
              </w:rPr>
            </w:pPr>
            <w:r w:rsidRPr="00123177">
              <w:rPr>
                <w:rFonts w:eastAsia="Arial"/>
                <w:color w:val="000000" w:themeColor="text1"/>
              </w:rPr>
              <w:t>SDS-HVDCDC-</w:t>
            </w:r>
            <w:r>
              <w:rPr>
                <w:rFonts w:eastAsia="Arial"/>
                <w:color w:val="000000" w:themeColor="text1"/>
              </w:rPr>
              <w:t>401</w:t>
            </w:r>
          </w:p>
        </w:tc>
      </w:tr>
      <w:tr w:rsidR="00484E28" w:rsidRPr="00123177" w14:paraId="28515E5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1149A27" w14:textId="77777777" w:rsidR="00484E28" w:rsidRPr="00123177" w:rsidRDefault="00484E28"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6A8A89" w14:textId="77777777" w:rsidR="00484E28" w:rsidRPr="00123177" w:rsidRDefault="00484E28" w:rsidP="00535342">
            <w:pPr>
              <w:rPr>
                <w:rFonts w:eastAsia="Arial"/>
                <w:color w:val="000000" w:themeColor="text1"/>
              </w:rPr>
            </w:pPr>
            <w:r>
              <w:t>C</w:t>
            </w:r>
            <w:r w:rsidRPr="00123177">
              <w:t>-Sample/PF</w:t>
            </w:r>
            <w:r>
              <w:t>3</w:t>
            </w:r>
            <w:r w:rsidRPr="00123177">
              <w:t>.0</w:t>
            </w:r>
            <w:r>
              <w:t xml:space="preserve"> Phase-2</w:t>
            </w:r>
          </w:p>
        </w:tc>
      </w:tr>
      <w:tr w:rsidR="00484E28" w:rsidRPr="00123177" w14:paraId="503B770D"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549E351F" w14:textId="77777777" w:rsidR="00484E28" w:rsidRPr="00123177" w:rsidRDefault="00484E28"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68B6D9" w14:textId="16741E26" w:rsidR="00484E28" w:rsidRPr="00123177" w:rsidRDefault="00484E28" w:rsidP="00535342">
            <w:pPr>
              <w:rPr>
                <w:rFonts w:eastAsia="Arial"/>
                <w:szCs w:val="20"/>
              </w:rPr>
            </w:pPr>
            <w:r w:rsidRPr="006E0432">
              <w:rPr>
                <w:rFonts w:eastAsia="Arial"/>
                <w:szCs w:val="20"/>
              </w:rPr>
              <w:t>The HVDCDC shall transit to the Faulty state</w:t>
            </w:r>
            <w:r>
              <w:rPr>
                <w:rFonts w:eastAsia="Arial"/>
                <w:szCs w:val="20"/>
              </w:rPr>
              <w:t xml:space="preserve"> (Level 2 fault)</w:t>
            </w:r>
            <w:r w:rsidRPr="006E0432">
              <w:rPr>
                <w:rFonts w:eastAsia="Arial"/>
                <w:szCs w:val="20"/>
              </w:rPr>
              <w:t xml:space="preserve"> </w:t>
            </w:r>
            <w:r>
              <w:rPr>
                <w:rFonts w:eastAsia="Arial"/>
                <w:szCs w:val="20"/>
              </w:rPr>
              <w:t>when</w:t>
            </w:r>
            <w:r w:rsidRPr="006E0432">
              <w:rPr>
                <w:rFonts w:eastAsia="Arial"/>
                <w:szCs w:val="20"/>
              </w:rPr>
              <w:t xml:space="preserve"> </w:t>
            </w:r>
            <w:r>
              <w:rPr>
                <w:rFonts w:eastAsia="Arial"/>
                <w:szCs w:val="20"/>
              </w:rPr>
              <w:t xml:space="preserve">timeout is detected while transition between </w:t>
            </w:r>
            <w:r w:rsidRPr="00484E28">
              <w:rPr>
                <w:rFonts w:eastAsia="Arial"/>
                <w:szCs w:val="20"/>
              </w:rPr>
              <w:t>Close_precharge_Ctt and Close_400V_SolidStateSw</w:t>
            </w:r>
            <w:r>
              <w:rPr>
                <w:rFonts w:eastAsia="Arial"/>
                <w:szCs w:val="20"/>
              </w:rPr>
              <w:t xml:space="preserve">. </w:t>
            </w:r>
          </w:p>
        </w:tc>
      </w:tr>
      <w:tr w:rsidR="00484E28" w:rsidRPr="00123177" w14:paraId="3B258BC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4530DDC" w14:textId="77777777" w:rsidR="00484E28" w:rsidRPr="00123177" w:rsidRDefault="00484E28"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47661F" w14:textId="77777777" w:rsidR="00484E28" w:rsidRPr="00123177" w:rsidRDefault="00484E28" w:rsidP="00535342">
            <w:r w:rsidRPr="00123177">
              <w:t>No Such derived requirement is applicable.</w:t>
            </w:r>
          </w:p>
        </w:tc>
      </w:tr>
      <w:tr w:rsidR="00484E28" w:rsidRPr="00123177" w14:paraId="1D35A97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6F3272" w14:textId="77777777" w:rsidR="00484E28" w:rsidRPr="00123177" w:rsidRDefault="00484E28"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EF1642" w14:textId="77777777" w:rsidR="00484E28" w:rsidRPr="00123177" w:rsidRDefault="00484E28" w:rsidP="00535342">
            <w:r w:rsidRPr="00123177">
              <w:rPr>
                <w:rFonts w:eastAsia="Arial"/>
                <w:color w:val="000000" w:themeColor="text1"/>
                <w:szCs w:val="20"/>
              </w:rPr>
              <w:t>No Specific access restrictions is applicable.</w:t>
            </w:r>
          </w:p>
        </w:tc>
      </w:tr>
      <w:tr w:rsidR="00484E28" w:rsidRPr="00123177" w14:paraId="3A759DE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B2D249" w14:textId="77777777" w:rsidR="00484E28" w:rsidRPr="00123177" w:rsidRDefault="00484E28"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39F9C3" w14:textId="77777777" w:rsidR="00484E28" w:rsidRPr="00E61DE3" w:rsidRDefault="00484E28" w:rsidP="00535342">
            <w:pPr>
              <w:pStyle w:val="ListParagraph"/>
              <w:numPr>
                <w:ilvl w:val="0"/>
                <w:numId w:val="4"/>
              </w:numPr>
              <w:spacing w:line="259" w:lineRule="auto"/>
            </w:pPr>
            <w:r>
              <w:rPr>
                <w:szCs w:val="20"/>
              </w:rPr>
              <w:t>Set the 800V side (high side) voltage of the power module to greater than 480V(e.g. 540V)</w:t>
            </w:r>
          </w:p>
          <w:p w14:paraId="542F6D01" w14:textId="77777777" w:rsidR="00484E28" w:rsidRPr="00123177" w:rsidRDefault="00484E28" w:rsidP="00535342">
            <w:pPr>
              <w:pStyle w:val="ListParagraph"/>
              <w:numPr>
                <w:ilvl w:val="0"/>
                <w:numId w:val="4"/>
              </w:numPr>
              <w:spacing w:line="259" w:lineRule="auto"/>
            </w:pPr>
            <w:r>
              <w:rPr>
                <w:szCs w:val="20"/>
              </w:rPr>
              <w:t>Send NHVDCDCCommand as 0x01 ("Enable") using the CAN interface.</w:t>
            </w:r>
          </w:p>
        </w:tc>
      </w:tr>
      <w:tr w:rsidR="00484E28" w:rsidRPr="00123177" w14:paraId="5FCD966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D38496A" w14:textId="77777777" w:rsidR="00484E28" w:rsidRPr="00123177" w:rsidRDefault="00484E28"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6549D1" w14:textId="77777777" w:rsidR="00484E28" w:rsidRPr="00123177" w:rsidRDefault="00484E28" w:rsidP="00535342">
            <w:pPr>
              <w:spacing w:line="259" w:lineRule="auto"/>
              <w:rPr>
                <w:rFonts w:eastAsia="Arial"/>
                <w:color w:val="000000" w:themeColor="text1"/>
                <w:szCs w:val="20"/>
              </w:rPr>
            </w:pPr>
            <w:r w:rsidRPr="00123177">
              <w:rPr>
                <w:rFonts w:eastAsia="Arial"/>
                <w:color w:val="000000" w:themeColor="text1"/>
                <w:szCs w:val="20"/>
              </w:rPr>
              <w:t>Application state transitioned to “</w:t>
            </w:r>
            <w:r w:rsidRPr="00123177">
              <w:rPr>
                <w:rFonts w:eastAsia="Arial"/>
              </w:rPr>
              <w:t>Normal</w:t>
            </w:r>
            <w:r w:rsidRPr="00123177">
              <w:rPr>
                <w:rFonts w:eastAsia="Arial"/>
                <w:color w:val="000000" w:themeColor="text1"/>
                <w:szCs w:val="20"/>
              </w:rPr>
              <w:t>” substate.</w:t>
            </w:r>
          </w:p>
        </w:tc>
      </w:tr>
      <w:tr w:rsidR="00484E28" w:rsidRPr="00123177" w14:paraId="56BB38C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0F4E65" w14:textId="77777777" w:rsidR="00484E28" w:rsidRPr="00123177" w:rsidRDefault="00484E28"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3F713F" w14:textId="77777777" w:rsidR="00484E28" w:rsidRPr="00123177" w:rsidRDefault="00484E28" w:rsidP="00535342">
            <w:pPr>
              <w:spacing w:line="259" w:lineRule="auto"/>
              <w:rPr>
                <w:rFonts w:eastAsia="Arial"/>
                <w:color w:val="000000" w:themeColor="text1"/>
                <w:szCs w:val="20"/>
              </w:rPr>
            </w:pPr>
            <w:r w:rsidRPr="00123177">
              <w:rPr>
                <w:rFonts w:eastAsia="Arial"/>
                <w:color w:val="000000" w:themeColor="text1"/>
                <w:szCs w:val="20"/>
              </w:rPr>
              <w:t>Condition for “Normal” substate to get trigger is on completion of opening of precharge contractors.</w:t>
            </w:r>
          </w:p>
          <w:p w14:paraId="3FE88821" w14:textId="77777777" w:rsidR="00484E28" w:rsidRPr="00123177" w:rsidRDefault="00484E28" w:rsidP="00535342">
            <w:pPr>
              <w:pStyle w:val="ListParagraph"/>
              <w:spacing w:line="259" w:lineRule="auto"/>
              <w:ind w:left="360"/>
            </w:pPr>
            <w:r w:rsidRPr="00123177">
              <w:t>.</w:t>
            </w:r>
          </w:p>
        </w:tc>
      </w:tr>
      <w:tr w:rsidR="00484E28" w:rsidRPr="00123177" w14:paraId="49BB8C2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7DD526" w14:textId="77777777" w:rsidR="00484E28" w:rsidRPr="00123177" w:rsidRDefault="00484E28"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670F1C" w14:textId="77777777" w:rsidR="00484E28" w:rsidRPr="00123177" w:rsidRDefault="00484E28" w:rsidP="00535342">
            <w:r w:rsidRPr="00123177">
              <w:t>No such mandatory fields is applicable.</w:t>
            </w:r>
          </w:p>
        </w:tc>
      </w:tr>
      <w:tr w:rsidR="00484E28" w:rsidRPr="00123177" w14:paraId="56B4E22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AFB7121" w14:textId="77777777" w:rsidR="00484E28" w:rsidRPr="00123177" w:rsidRDefault="00484E28"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2FE018" w14:textId="77777777" w:rsidR="00484E28" w:rsidRPr="00652125" w:rsidRDefault="00484E28" w:rsidP="00535342">
            <w:pPr>
              <w:pStyle w:val="ListParagraph"/>
              <w:numPr>
                <w:ilvl w:val="0"/>
                <w:numId w:val="4"/>
              </w:numPr>
              <w:spacing w:line="259" w:lineRule="auto"/>
              <w:rPr>
                <w:rFonts w:eastAsia="Arial"/>
                <w:szCs w:val="20"/>
              </w:rPr>
            </w:pPr>
            <w:r>
              <w:t xml:space="preserve">The HVDCDC shall set calibratable timeout time as HVDCDC_CAL for transition between </w:t>
            </w:r>
            <w:r w:rsidRPr="00652125">
              <w:rPr>
                <w:rFonts w:eastAsia="Arial"/>
                <w:szCs w:val="20"/>
              </w:rPr>
              <w:t>Enable and Precharge.</w:t>
            </w:r>
          </w:p>
        </w:tc>
      </w:tr>
      <w:tr w:rsidR="00484E28" w:rsidRPr="00123177" w14:paraId="3A133AA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4546EB8" w14:textId="77777777" w:rsidR="00484E28" w:rsidRPr="00123177" w:rsidRDefault="00484E28"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287B68" w14:textId="77777777" w:rsidR="00484E28" w:rsidRPr="00123177" w:rsidRDefault="00484E28" w:rsidP="00535342">
            <w:r w:rsidRPr="00123177">
              <w:rPr>
                <w:szCs w:val="20"/>
              </w:rPr>
              <w:t>Default values shall be applicable with respect to Pre-Loaded Values</w:t>
            </w:r>
          </w:p>
        </w:tc>
      </w:tr>
      <w:tr w:rsidR="00484E28" w:rsidRPr="00123177" w14:paraId="6B03388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BD9B12" w14:textId="77777777" w:rsidR="00484E28" w:rsidRPr="00123177" w:rsidRDefault="00484E28" w:rsidP="00535342">
            <w:r w:rsidRPr="00123177">
              <w:rPr>
                <w:rFonts w:eastAsia="Arial"/>
                <w:color w:val="000000" w:themeColor="text1"/>
                <w:szCs w:val="20"/>
              </w:rPr>
              <w:lastRenderedPageBreak/>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F2ADD3" w14:textId="77777777" w:rsidR="00484E28" w:rsidRPr="00123177" w:rsidRDefault="00484E28" w:rsidP="00535342">
            <w:r w:rsidRPr="00123177">
              <w:t>NA</w:t>
            </w:r>
          </w:p>
        </w:tc>
      </w:tr>
      <w:tr w:rsidR="00484E28" w:rsidRPr="00123177" w14:paraId="4D80CF7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59CEB82" w14:textId="77777777" w:rsidR="00484E28" w:rsidRPr="00123177" w:rsidRDefault="00484E28"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03D14A" w14:textId="77777777" w:rsidR="00484E28" w:rsidRPr="00123177" w:rsidRDefault="00484E28" w:rsidP="00535342">
            <w:r w:rsidRPr="00123177">
              <w:rPr>
                <w:szCs w:val="20"/>
              </w:rPr>
              <w:t>Data latency period is not applicable</w:t>
            </w:r>
          </w:p>
        </w:tc>
      </w:tr>
      <w:tr w:rsidR="00484E28" w:rsidRPr="00123177" w14:paraId="7FC191A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1A4AC73" w14:textId="77777777" w:rsidR="00484E28" w:rsidRPr="00123177" w:rsidRDefault="00484E28"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78A0E8" w14:textId="77777777" w:rsidR="00484E28" w:rsidRPr="00123177" w:rsidRDefault="00484E28" w:rsidP="00535342">
            <w:r w:rsidRPr="00123177">
              <w:rPr>
                <w:szCs w:val="20"/>
              </w:rPr>
              <w:t>Data Retention period is not applicable.</w:t>
            </w:r>
          </w:p>
        </w:tc>
      </w:tr>
      <w:tr w:rsidR="00484E28" w:rsidRPr="00123177" w14:paraId="354841D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FEE9A0" w14:textId="77777777" w:rsidR="00484E28" w:rsidRPr="00123177" w:rsidRDefault="00484E28"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556D20" w14:textId="77777777" w:rsidR="00484E28" w:rsidRPr="00123177" w:rsidRDefault="00484E28" w:rsidP="00535342">
            <w:r w:rsidRPr="00123177">
              <w:rPr>
                <w:szCs w:val="20"/>
              </w:rPr>
              <w:t>Data rate is not applicable.</w:t>
            </w:r>
          </w:p>
        </w:tc>
      </w:tr>
      <w:tr w:rsidR="00484E28" w:rsidRPr="00123177" w14:paraId="75E2850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0128715" w14:textId="77777777" w:rsidR="00484E28" w:rsidRPr="00123177" w:rsidRDefault="00484E28"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D51063" w14:textId="77777777" w:rsidR="00484E28" w:rsidRPr="00123177" w:rsidRDefault="00484E28" w:rsidP="00535342">
            <w:pPr>
              <w:spacing w:line="259" w:lineRule="auto"/>
              <w:rPr>
                <w:rFonts w:eastAsia="Arial"/>
                <w:color w:val="000000" w:themeColor="text1"/>
                <w:szCs w:val="20"/>
              </w:rPr>
            </w:pPr>
            <w:r w:rsidRPr="00123177">
              <w:rPr>
                <w:szCs w:val="20"/>
              </w:rPr>
              <w:t>External event is not required.</w:t>
            </w:r>
          </w:p>
        </w:tc>
      </w:tr>
      <w:tr w:rsidR="00484E28" w:rsidRPr="00123177" w14:paraId="7D1A98D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170A75" w14:textId="77777777" w:rsidR="00484E28" w:rsidRPr="00123177" w:rsidRDefault="00484E28"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F8EFF7" w14:textId="77777777" w:rsidR="00484E28" w:rsidRPr="00123177" w:rsidRDefault="00484E28" w:rsidP="00535342">
            <w:r w:rsidRPr="00123177">
              <w:rPr>
                <w:szCs w:val="20"/>
              </w:rPr>
              <w:t>Temporal event is not applicable.</w:t>
            </w:r>
          </w:p>
        </w:tc>
      </w:tr>
      <w:tr w:rsidR="00484E28" w:rsidRPr="00123177" w14:paraId="798017C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0656BB6" w14:textId="77777777" w:rsidR="00484E28" w:rsidRPr="00123177" w:rsidRDefault="00484E28" w:rsidP="00535342">
            <w:r w:rsidRPr="00123177">
              <w:rPr>
                <w:rFonts w:eastAsia="Arial"/>
                <w:color w:val="000000" w:themeColor="text1"/>
                <w:szCs w:val="20"/>
              </w:rPr>
              <w:t xml:space="preserve">Validation Rules/ </w:t>
            </w:r>
          </w:p>
          <w:p w14:paraId="4DE1DA3E" w14:textId="77777777" w:rsidR="00484E28" w:rsidRPr="00123177" w:rsidRDefault="00484E28"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7E4E0B" w14:textId="77777777" w:rsidR="00484E28" w:rsidRPr="00123177" w:rsidRDefault="00484E28" w:rsidP="00535342">
            <w:pPr>
              <w:spacing w:line="259" w:lineRule="auto"/>
            </w:pPr>
            <w:r w:rsidRPr="00123177">
              <w:rPr>
                <w:szCs w:val="20"/>
              </w:rPr>
              <w:t>Verify the CAN messages and CAN signal mentioned in input and out section on CANalyzer Tool.</w:t>
            </w:r>
          </w:p>
          <w:p w14:paraId="4484FC33" w14:textId="77777777" w:rsidR="00484E28" w:rsidRPr="00123177" w:rsidRDefault="00484E28" w:rsidP="00535342">
            <w:pPr>
              <w:pStyle w:val="ListParagraph"/>
              <w:numPr>
                <w:ilvl w:val="0"/>
                <w:numId w:val="22"/>
              </w:numPr>
              <w:spacing w:line="259" w:lineRule="auto"/>
            </w:pPr>
            <w:r w:rsidRPr="00123177">
              <w:t>The HVHVDCDC shall set NHVDCDCStatus = 0x2 Normal on vehicle CAN.</w:t>
            </w:r>
          </w:p>
          <w:p w14:paraId="3CCC0246" w14:textId="77777777" w:rsidR="00484E28" w:rsidRPr="00123177" w:rsidRDefault="00484E28" w:rsidP="00535342">
            <w:pPr>
              <w:pStyle w:val="ListParagraph"/>
              <w:numPr>
                <w:ilvl w:val="0"/>
                <w:numId w:val="22"/>
              </w:numPr>
              <w:spacing w:line="259" w:lineRule="auto"/>
            </w:pPr>
            <w:r w:rsidRPr="00123177">
              <w:t>The HVHVDCDC shall set NHVDCDCStatusDebug = 0x6 Normal on debug CAN.</w:t>
            </w:r>
          </w:p>
        </w:tc>
      </w:tr>
      <w:tr w:rsidR="00484E28" w:rsidRPr="00123177" w14:paraId="59FC9B7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1D6A7D" w14:textId="77777777" w:rsidR="00484E28" w:rsidRPr="00123177" w:rsidRDefault="00484E28"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8B099C" w14:textId="77777777" w:rsidR="00484E28" w:rsidRPr="00123177" w:rsidRDefault="00484E28" w:rsidP="00535342">
            <w:r w:rsidRPr="00123177">
              <w:rPr>
                <w:szCs w:val="20"/>
              </w:rPr>
              <w:t>Constraints is not applicable.</w:t>
            </w:r>
          </w:p>
        </w:tc>
      </w:tr>
      <w:tr w:rsidR="00484E28" w:rsidRPr="00123177" w14:paraId="66E3ECC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E4C606" w14:textId="77777777" w:rsidR="00484E28" w:rsidRPr="00123177" w:rsidRDefault="00484E28"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8DAAF2" w14:textId="77777777" w:rsidR="00484E28" w:rsidRPr="00123177" w:rsidRDefault="00484E28" w:rsidP="00535342">
            <w:r w:rsidRPr="00123177">
              <w:rPr>
                <w:szCs w:val="20"/>
              </w:rPr>
              <w:t>No effects on other system</w:t>
            </w:r>
          </w:p>
        </w:tc>
      </w:tr>
      <w:tr w:rsidR="00484E28" w:rsidRPr="00123177" w14:paraId="11404CF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0FFEA48" w14:textId="77777777" w:rsidR="00484E28" w:rsidRPr="00123177" w:rsidRDefault="00484E28" w:rsidP="00535342">
            <w:r w:rsidRPr="00123177">
              <w:rPr>
                <w:rFonts w:eastAsia="Arial"/>
                <w:color w:val="000000" w:themeColor="text1"/>
                <w:szCs w:val="20"/>
              </w:rPr>
              <w:t>Testability with respect to test environment</w:t>
            </w:r>
          </w:p>
          <w:p w14:paraId="04CBB163" w14:textId="77777777" w:rsidR="00484E28" w:rsidRPr="00123177" w:rsidRDefault="00484E28" w:rsidP="00535342">
            <w:r w:rsidRPr="00123177">
              <w:rPr>
                <w:rFonts w:eastAsia="Arial"/>
                <w:color w:val="000000" w:themeColor="text1"/>
                <w:szCs w:val="20"/>
              </w:rPr>
              <w:t>(Yes/No)</w:t>
            </w:r>
          </w:p>
          <w:p w14:paraId="1560E5A7" w14:textId="77777777" w:rsidR="00484E28" w:rsidRPr="00123177" w:rsidRDefault="00484E28"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570478" w14:textId="77777777" w:rsidR="00484E28" w:rsidRPr="00123177" w:rsidRDefault="00484E28" w:rsidP="00535342">
            <w:pPr>
              <w:pStyle w:val="TableText"/>
              <w:snapToGrid w:val="0"/>
            </w:pPr>
            <w:r w:rsidRPr="00123177">
              <w:t>YES</w:t>
            </w:r>
          </w:p>
          <w:p w14:paraId="42535067" w14:textId="77777777" w:rsidR="00484E28" w:rsidRPr="00123177" w:rsidRDefault="00484E28" w:rsidP="00535342"/>
        </w:tc>
      </w:tr>
      <w:tr w:rsidR="00484E28" w:rsidRPr="00123177" w14:paraId="44EC969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AD59FDB" w14:textId="77777777" w:rsidR="00484E28" w:rsidRPr="00123177" w:rsidRDefault="00484E28" w:rsidP="00535342">
            <w:r w:rsidRPr="00123177">
              <w:rPr>
                <w:rFonts w:eastAsia="Arial"/>
                <w:color w:val="000000" w:themeColor="text1"/>
                <w:szCs w:val="20"/>
              </w:rPr>
              <w:t>Feasible within project constraints</w:t>
            </w:r>
          </w:p>
          <w:p w14:paraId="206285A1" w14:textId="77777777" w:rsidR="00484E28" w:rsidRPr="00123177" w:rsidRDefault="00484E28" w:rsidP="00535342">
            <w:r w:rsidRPr="00123177">
              <w:rPr>
                <w:rFonts w:eastAsia="Arial"/>
                <w:color w:val="000000" w:themeColor="text1"/>
                <w:szCs w:val="20"/>
              </w:rPr>
              <w:t>(Yes/No)</w:t>
            </w:r>
          </w:p>
          <w:p w14:paraId="7EAD28B5" w14:textId="77777777" w:rsidR="00484E28" w:rsidRPr="00123177" w:rsidRDefault="00484E28" w:rsidP="00535342">
            <w:r w:rsidRPr="00123177">
              <w:rPr>
                <w:rFonts w:eastAsia="Arial"/>
                <w:i/>
                <w:iCs/>
                <w:color w:val="000000" w:themeColor="text1"/>
                <w:szCs w:val="20"/>
              </w:rPr>
              <w:t xml:space="preserve">Note: Add the impact </w:t>
            </w:r>
            <w:r w:rsidRPr="00123177">
              <w:rPr>
                <w:rFonts w:eastAsia="Arial"/>
                <w:i/>
                <w:iCs/>
                <w:color w:val="000000" w:themeColor="text1"/>
                <w:szCs w:val="20"/>
              </w:rPr>
              <w:lastRenderedPageBreak/>
              <w:t>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FFA2EF" w14:textId="77777777" w:rsidR="00484E28" w:rsidRPr="00123177" w:rsidRDefault="00484E28" w:rsidP="00535342">
            <w:pPr>
              <w:pStyle w:val="TableText"/>
              <w:snapToGrid w:val="0"/>
            </w:pPr>
            <w:r w:rsidRPr="00123177">
              <w:lastRenderedPageBreak/>
              <w:t>YES</w:t>
            </w:r>
          </w:p>
          <w:p w14:paraId="111A9C58" w14:textId="77777777" w:rsidR="00484E28" w:rsidRPr="00123177" w:rsidRDefault="00484E28" w:rsidP="00535342"/>
        </w:tc>
      </w:tr>
      <w:tr w:rsidR="00484E28" w:rsidRPr="00123177" w14:paraId="601C34D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358EDCD" w14:textId="77777777" w:rsidR="00484E28" w:rsidRPr="00123177" w:rsidRDefault="00484E28" w:rsidP="00535342">
            <w:r w:rsidRPr="00123177">
              <w:rPr>
                <w:rFonts w:eastAsia="Arial"/>
                <w:color w:val="000000" w:themeColor="text1"/>
                <w:szCs w:val="20"/>
              </w:rPr>
              <w:t>Critical</w:t>
            </w:r>
          </w:p>
          <w:p w14:paraId="45A7A2FF" w14:textId="77777777" w:rsidR="00484E28" w:rsidRPr="00123177" w:rsidRDefault="00484E28"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24DC17" w14:textId="77777777" w:rsidR="00484E28" w:rsidRPr="00123177" w:rsidRDefault="00484E28" w:rsidP="00535342">
            <w:r w:rsidRPr="00123177">
              <w:t>YES</w:t>
            </w:r>
          </w:p>
        </w:tc>
      </w:tr>
      <w:tr w:rsidR="00484E28" w:rsidRPr="00123177" w14:paraId="576D4B7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5234DA8" w14:textId="77777777" w:rsidR="00484E28" w:rsidRPr="00123177" w:rsidRDefault="00484E28"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66F90E" w14:textId="77777777" w:rsidR="00484E28" w:rsidRPr="00123177" w:rsidRDefault="00484E28" w:rsidP="00535342">
            <w:r w:rsidRPr="00123177">
              <w:t>Acceptance Criteria for this requirement should be as per SECTION-6 ACCEPTANCE CRITERIA</w:t>
            </w:r>
          </w:p>
        </w:tc>
      </w:tr>
    </w:tbl>
    <w:p w14:paraId="7181CEC1" w14:textId="77777777" w:rsidR="00FF12FD" w:rsidRPr="00123177" w:rsidRDefault="00FF12FD" w:rsidP="00A55B53">
      <w:pPr>
        <w:pStyle w:val="BodyText"/>
        <w:rPr>
          <w:b/>
          <w:bCs/>
        </w:rPr>
      </w:pPr>
    </w:p>
    <w:p w14:paraId="2CCEA62B" w14:textId="77777777" w:rsidR="00484E28" w:rsidRDefault="00484E28" w:rsidP="00484E28">
      <w:pPr>
        <w:pStyle w:val="BodyText"/>
        <w:rPr>
          <w:b/>
          <w:bCs/>
        </w:rPr>
      </w:pPr>
    </w:p>
    <w:p w14:paraId="0EC97CD7" w14:textId="741C979A" w:rsidR="00484E28" w:rsidRPr="00123177" w:rsidRDefault="00484E28" w:rsidP="00484E28">
      <w:pPr>
        <w:pStyle w:val="Heading4"/>
        <w:ind w:right="41"/>
      </w:pPr>
      <w:r>
        <w:rPr>
          <w:rFonts w:eastAsia="Arial"/>
          <w:szCs w:val="20"/>
        </w:rPr>
        <w:t xml:space="preserve">Timeout in transition between </w:t>
      </w:r>
      <w:r w:rsidRPr="00484E28">
        <w:rPr>
          <w:rFonts w:eastAsia="Arial"/>
          <w:szCs w:val="20"/>
        </w:rPr>
        <w:t>Close_400V_SolidStateSw and Open_precharge_ctt</w:t>
      </w:r>
      <w:r>
        <w:rPr>
          <w:rFonts w:eastAsia="Arial"/>
          <w:szCs w:val="20"/>
        </w:rPr>
        <w:t xml:space="preserve"> results in </w:t>
      </w:r>
      <w:r w:rsidRPr="006E0432">
        <w:rPr>
          <w:rFonts w:eastAsia="Arial"/>
          <w:szCs w:val="20"/>
        </w:rPr>
        <w:t>Faulty state</w:t>
      </w:r>
      <w:r>
        <w:rPr>
          <w:rFonts w:eastAsia="Arial"/>
          <w:szCs w:val="20"/>
        </w:rPr>
        <w:t xml:space="preserve"> (Level 2 fault) of HVDCDC</w:t>
      </w:r>
    </w:p>
    <w:tbl>
      <w:tblPr>
        <w:tblW w:w="9300" w:type="dxa"/>
        <w:tblInd w:w="103" w:type="dxa"/>
        <w:tblLook w:val="06A0" w:firstRow="1" w:lastRow="0" w:firstColumn="1" w:lastColumn="0" w:noHBand="1" w:noVBand="1"/>
      </w:tblPr>
      <w:tblGrid>
        <w:gridCol w:w="1456"/>
        <w:gridCol w:w="7844"/>
      </w:tblGrid>
      <w:tr w:rsidR="00484E28" w:rsidRPr="00123177" w14:paraId="3863BD7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2C706F1" w14:textId="77777777" w:rsidR="00484E28" w:rsidRPr="00123177" w:rsidRDefault="00484E28"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862264B" w14:textId="77777777" w:rsidR="00484E28" w:rsidRPr="00123177" w:rsidRDefault="00484E28" w:rsidP="00535342">
            <w:r w:rsidRPr="00123177">
              <w:rPr>
                <w:rFonts w:eastAsia="Arial"/>
                <w:b/>
                <w:bCs/>
                <w:color w:val="000000" w:themeColor="text1"/>
                <w:szCs w:val="20"/>
              </w:rPr>
              <w:t>Description</w:t>
            </w:r>
          </w:p>
        </w:tc>
      </w:tr>
      <w:tr w:rsidR="00484E28" w:rsidRPr="00123177" w14:paraId="038A29C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567B313" w14:textId="77777777" w:rsidR="00484E28" w:rsidRPr="00123177" w:rsidRDefault="00484E28"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4DD8FC" w14:textId="0504E1C0" w:rsidR="00484E28" w:rsidRPr="00123177" w:rsidRDefault="00484E28" w:rsidP="00535342">
            <w:r w:rsidRPr="00123177">
              <w:rPr>
                <w:rFonts w:eastAsia="Arial"/>
                <w:color w:val="000000" w:themeColor="text1"/>
              </w:rPr>
              <w:t>SWRS_APP_STATE_</w:t>
            </w:r>
            <w:r>
              <w:rPr>
                <w:rFonts w:eastAsia="Arial"/>
                <w:color w:val="000000" w:themeColor="text1"/>
              </w:rPr>
              <w:t>37</w:t>
            </w:r>
          </w:p>
        </w:tc>
      </w:tr>
      <w:tr w:rsidR="00484E28" w:rsidRPr="00123177" w14:paraId="0E4335B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6712575" w14:textId="77777777" w:rsidR="00484E28" w:rsidRPr="00123177" w:rsidRDefault="00484E28"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B6F0DE" w14:textId="77777777" w:rsidR="00484E28" w:rsidRPr="00123177" w:rsidRDefault="00484E28" w:rsidP="00535342">
            <w:pPr>
              <w:rPr>
                <w:rFonts w:eastAsia="Arial"/>
                <w:color w:val="000000" w:themeColor="text1"/>
              </w:rPr>
            </w:pPr>
            <w:r w:rsidRPr="00123177">
              <w:rPr>
                <w:rFonts w:eastAsia="Arial"/>
                <w:color w:val="000000" w:themeColor="text1"/>
              </w:rPr>
              <w:t>SDS-HVDCDC-</w:t>
            </w:r>
            <w:r>
              <w:rPr>
                <w:rFonts w:eastAsia="Arial"/>
                <w:color w:val="000000" w:themeColor="text1"/>
              </w:rPr>
              <w:t>401</w:t>
            </w:r>
          </w:p>
        </w:tc>
      </w:tr>
      <w:tr w:rsidR="00484E28" w:rsidRPr="00123177" w14:paraId="7C2AB8E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36F6DE4" w14:textId="77777777" w:rsidR="00484E28" w:rsidRPr="00123177" w:rsidRDefault="00484E28"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D78C36" w14:textId="77777777" w:rsidR="00484E28" w:rsidRPr="00123177" w:rsidRDefault="00484E28" w:rsidP="00535342">
            <w:pPr>
              <w:rPr>
                <w:rFonts w:eastAsia="Arial"/>
                <w:color w:val="000000" w:themeColor="text1"/>
              </w:rPr>
            </w:pPr>
            <w:r>
              <w:t>C</w:t>
            </w:r>
            <w:r w:rsidRPr="00123177">
              <w:t>-Sample/PF</w:t>
            </w:r>
            <w:r>
              <w:t>3</w:t>
            </w:r>
            <w:r w:rsidRPr="00123177">
              <w:t>.0</w:t>
            </w:r>
            <w:r>
              <w:t xml:space="preserve"> Phase-2</w:t>
            </w:r>
          </w:p>
        </w:tc>
      </w:tr>
      <w:tr w:rsidR="00484E28" w:rsidRPr="00123177" w14:paraId="7F47CF53"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0E05369D" w14:textId="77777777" w:rsidR="00484E28" w:rsidRPr="00123177" w:rsidRDefault="00484E28"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0CE8B1" w14:textId="3B8B0610" w:rsidR="00484E28" w:rsidRPr="00123177" w:rsidRDefault="00484E28" w:rsidP="00535342">
            <w:pPr>
              <w:rPr>
                <w:rFonts w:eastAsia="Arial"/>
                <w:szCs w:val="20"/>
              </w:rPr>
            </w:pPr>
            <w:r w:rsidRPr="006E0432">
              <w:rPr>
                <w:rFonts w:eastAsia="Arial"/>
                <w:szCs w:val="20"/>
              </w:rPr>
              <w:t>The HVDCDC shall transit to the Faulty state</w:t>
            </w:r>
            <w:r>
              <w:rPr>
                <w:rFonts w:eastAsia="Arial"/>
                <w:szCs w:val="20"/>
              </w:rPr>
              <w:t xml:space="preserve"> (Level 2 fault)</w:t>
            </w:r>
            <w:r w:rsidRPr="006E0432">
              <w:rPr>
                <w:rFonts w:eastAsia="Arial"/>
                <w:szCs w:val="20"/>
              </w:rPr>
              <w:t xml:space="preserve"> </w:t>
            </w:r>
            <w:r>
              <w:rPr>
                <w:rFonts w:eastAsia="Arial"/>
                <w:szCs w:val="20"/>
              </w:rPr>
              <w:t>when</w:t>
            </w:r>
            <w:r w:rsidRPr="006E0432">
              <w:rPr>
                <w:rFonts w:eastAsia="Arial"/>
                <w:szCs w:val="20"/>
              </w:rPr>
              <w:t xml:space="preserve"> </w:t>
            </w:r>
            <w:r>
              <w:rPr>
                <w:rFonts w:eastAsia="Arial"/>
                <w:szCs w:val="20"/>
              </w:rPr>
              <w:t xml:space="preserve">timeout is detected while transition between </w:t>
            </w:r>
            <w:r w:rsidRPr="00484E28">
              <w:rPr>
                <w:rFonts w:eastAsia="Arial"/>
                <w:szCs w:val="20"/>
              </w:rPr>
              <w:t>Close_400V_SolidStateSw and Open_precharge_ctt</w:t>
            </w:r>
            <w:r>
              <w:rPr>
                <w:rFonts w:eastAsia="Arial"/>
                <w:szCs w:val="20"/>
              </w:rPr>
              <w:t xml:space="preserve">. </w:t>
            </w:r>
          </w:p>
        </w:tc>
      </w:tr>
      <w:tr w:rsidR="00484E28" w:rsidRPr="00123177" w14:paraId="2D13320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0E99B44" w14:textId="77777777" w:rsidR="00484E28" w:rsidRPr="00123177" w:rsidRDefault="00484E28"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F639C6" w14:textId="77777777" w:rsidR="00484E28" w:rsidRPr="00123177" w:rsidRDefault="00484E28" w:rsidP="00535342">
            <w:r w:rsidRPr="00123177">
              <w:t>No Such derived requirement is applicable.</w:t>
            </w:r>
          </w:p>
        </w:tc>
      </w:tr>
      <w:tr w:rsidR="00484E28" w:rsidRPr="00123177" w14:paraId="072E1FE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47223DF" w14:textId="77777777" w:rsidR="00484E28" w:rsidRPr="00123177" w:rsidRDefault="00484E28"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D6F97E" w14:textId="77777777" w:rsidR="00484E28" w:rsidRPr="00123177" w:rsidRDefault="00484E28" w:rsidP="00535342">
            <w:r w:rsidRPr="00123177">
              <w:rPr>
                <w:rFonts w:eastAsia="Arial"/>
                <w:color w:val="000000" w:themeColor="text1"/>
                <w:szCs w:val="20"/>
              </w:rPr>
              <w:t>No Specific access restrictions is applicable.</w:t>
            </w:r>
          </w:p>
        </w:tc>
      </w:tr>
      <w:tr w:rsidR="00484E28" w:rsidRPr="00123177" w14:paraId="669D8E9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F8AC58D" w14:textId="77777777" w:rsidR="00484E28" w:rsidRPr="00123177" w:rsidRDefault="00484E28"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C96386" w14:textId="77777777" w:rsidR="00484E28" w:rsidRPr="00E61DE3" w:rsidRDefault="00484E28" w:rsidP="00535342">
            <w:pPr>
              <w:pStyle w:val="ListParagraph"/>
              <w:numPr>
                <w:ilvl w:val="0"/>
                <w:numId w:val="4"/>
              </w:numPr>
              <w:spacing w:line="259" w:lineRule="auto"/>
            </w:pPr>
            <w:r>
              <w:rPr>
                <w:szCs w:val="20"/>
              </w:rPr>
              <w:t>Set the 800V side (high side) voltage of the power module to greater than 480V(e.g. 540V)</w:t>
            </w:r>
          </w:p>
          <w:p w14:paraId="1DFBF974" w14:textId="77777777" w:rsidR="00484E28" w:rsidRPr="00123177" w:rsidRDefault="00484E28" w:rsidP="00535342">
            <w:pPr>
              <w:pStyle w:val="ListParagraph"/>
              <w:numPr>
                <w:ilvl w:val="0"/>
                <w:numId w:val="4"/>
              </w:numPr>
              <w:spacing w:line="259" w:lineRule="auto"/>
            </w:pPr>
            <w:r>
              <w:rPr>
                <w:szCs w:val="20"/>
              </w:rPr>
              <w:t>Send NHVDCDCCommand as 0x01 ("Enable") using the CAN interface.</w:t>
            </w:r>
          </w:p>
        </w:tc>
      </w:tr>
      <w:tr w:rsidR="00484E28" w:rsidRPr="00123177" w14:paraId="4292FB6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573FA37" w14:textId="77777777" w:rsidR="00484E28" w:rsidRPr="00123177" w:rsidRDefault="00484E28"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52F523" w14:textId="77777777" w:rsidR="00484E28" w:rsidRPr="00123177" w:rsidRDefault="00484E28" w:rsidP="00535342">
            <w:pPr>
              <w:spacing w:line="259" w:lineRule="auto"/>
              <w:rPr>
                <w:rFonts w:eastAsia="Arial"/>
                <w:color w:val="000000" w:themeColor="text1"/>
                <w:szCs w:val="20"/>
              </w:rPr>
            </w:pPr>
            <w:r w:rsidRPr="00123177">
              <w:rPr>
                <w:rFonts w:eastAsia="Arial"/>
                <w:color w:val="000000" w:themeColor="text1"/>
                <w:szCs w:val="20"/>
              </w:rPr>
              <w:t>Application state transitioned to “</w:t>
            </w:r>
            <w:r w:rsidRPr="00123177">
              <w:rPr>
                <w:rFonts w:eastAsia="Arial"/>
              </w:rPr>
              <w:t>Normal</w:t>
            </w:r>
            <w:r w:rsidRPr="00123177">
              <w:rPr>
                <w:rFonts w:eastAsia="Arial"/>
                <w:color w:val="000000" w:themeColor="text1"/>
                <w:szCs w:val="20"/>
              </w:rPr>
              <w:t>” substate.</w:t>
            </w:r>
          </w:p>
        </w:tc>
      </w:tr>
      <w:tr w:rsidR="00484E28" w:rsidRPr="00123177" w14:paraId="09E21B4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C4A240" w14:textId="77777777" w:rsidR="00484E28" w:rsidRPr="00123177" w:rsidRDefault="00484E28"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912B51" w14:textId="77777777" w:rsidR="00484E28" w:rsidRPr="00123177" w:rsidRDefault="00484E28" w:rsidP="00535342">
            <w:pPr>
              <w:spacing w:line="259" w:lineRule="auto"/>
              <w:rPr>
                <w:rFonts w:eastAsia="Arial"/>
                <w:color w:val="000000" w:themeColor="text1"/>
                <w:szCs w:val="20"/>
              </w:rPr>
            </w:pPr>
            <w:r w:rsidRPr="00123177">
              <w:rPr>
                <w:rFonts w:eastAsia="Arial"/>
                <w:color w:val="000000" w:themeColor="text1"/>
                <w:szCs w:val="20"/>
              </w:rPr>
              <w:t>Condition for “Normal” substate to get trigger is on completion of opening of precharge contractors.</w:t>
            </w:r>
          </w:p>
          <w:p w14:paraId="1937B9DD" w14:textId="77777777" w:rsidR="00484E28" w:rsidRPr="00123177" w:rsidRDefault="00484E28" w:rsidP="00535342">
            <w:pPr>
              <w:pStyle w:val="ListParagraph"/>
              <w:spacing w:line="259" w:lineRule="auto"/>
              <w:ind w:left="360"/>
            </w:pPr>
            <w:r w:rsidRPr="00123177">
              <w:t>.</w:t>
            </w:r>
          </w:p>
        </w:tc>
      </w:tr>
      <w:tr w:rsidR="00484E28" w:rsidRPr="00123177" w14:paraId="5B468CF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3DD514" w14:textId="77777777" w:rsidR="00484E28" w:rsidRPr="00123177" w:rsidRDefault="00484E28"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242905" w14:textId="77777777" w:rsidR="00484E28" w:rsidRPr="00123177" w:rsidRDefault="00484E28" w:rsidP="00535342">
            <w:r w:rsidRPr="00123177">
              <w:t>No such mandatory fields is applicable.</w:t>
            </w:r>
          </w:p>
        </w:tc>
      </w:tr>
      <w:tr w:rsidR="00484E28" w:rsidRPr="00123177" w14:paraId="6BE8CB9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9ACC01" w14:textId="77777777" w:rsidR="00484E28" w:rsidRPr="00123177" w:rsidRDefault="00484E28"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9107E6" w14:textId="77777777" w:rsidR="00484E28" w:rsidRPr="00652125" w:rsidRDefault="00484E28" w:rsidP="00535342">
            <w:pPr>
              <w:pStyle w:val="ListParagraph"/>
              <w:numPr>
                <w:ilvl w:val="0"/>
                <w:numId w:val="4"/>
              </w:numPr>
              <w:spacing w:line="259" w:lineRule="auto"/>
              <w:rPr>
                <w:rFonts w:eastAsia="Arial"/>
                <w:szCs w:val="20"/>
              </w:rPr>
            </w:pPr>
            <w:r>
              <w:t xml:space="preserve">The HVDCDC shall set calibratable timeout time as HVDCDC_CAL for transition between </w:t>
            </w:r>
            <w:r w:rsidRPr="00652125">
              <w:rPr>
                <w:rFonts w:eastAsia="Arial"/>
                <w:szCs w:val="20"/>
              </w:rPr>
              <w:t>Enable and Precharge.</w:t>
            </w:r>
          </w:p>
        </w:tc>
      </w:tr>
      <w:tr w:rsidR="00484E28" w:rsidRPr="00123177" w14:paraId="5E6703E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CD7FD55" w14:textId="77777777" w:rsidR="00484E28" w:rsidRPr="00123177" w:rsidRDefault="00484E28"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1E81D0" w14:textId="77777777" w:rsidR="00484E28" w:rsidRPr="00123177" w:rsidRDefault="00484E28" w:rsidP="00535342">
            <w:r w:rsidRPr="00123177">
              <w:rPr>
                <w:szCs w:val="20"/>
              </w:rPr>
              <w:t>Default values shall be applicable with respect to Pre-Loaded Values</w:t>
            </w:r>
          </w:p>
        </w:tc>
      </w:tr>
      <w:tr w:rsidR="00484E28" w:rsidRPr="00123177" w14:paraId="40352A4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10D4148" w14:textId="77777777" w:rsidR="00484E28" w:rsidRPr="00123177" w:rsidRDefault="00484E28"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8E3FDF" w14:textId="77777777" w:rsidR="00484E28" w:rsidRPr="00123177" w:rsidRDefault="00484E28" w:rsidP="00535342">
            <w:r w:rsidRPr="00123177">
              <w:t>NA</w:t>
            </w:r>
          </w:p>
        </w:tc>
      </w:tr>
      <w:tr w:rsidR="00484E28" w:rsidRPr="00123177" w14:paraId="1891595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A2A3BA" w14:textId="77777777" w:rsidR="00484E28" w:rsidRPr="00123177" w:rsidRDefault="00484E28"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70058A" w14:textId="77777777" w:rsidR="00484E28" w:rsidRPr="00123177" w:rsidRDefault="00484E28" w:rsidP="00535342">
            <w:r w:rsidRPr="00123177">
              <w:rPr>
                <w:szCs w:val="20"/>
              </w:rPr>
              <w:t>Data latency period is not applicable</w:t>
            </w:r>
          </w:p>
        </w:tc>
      </w:tr>
      <w:tr w:rsidR="00484E28" w:rsidRPr="00123177" w14:paraId="703F117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1D797C" w14:textId="77777777" w:rsidR="00484E28" w:rsidRPr="00123177" w:rsidRDefault="00484E28" w:rsidP="00535342">
            <w:r w:rsidRPr="00123177">
              <w:rPr>
                <w:rFonts w:eastAsia="Arial"/>
                <w:color w:val="000000" w:themeColor="text1"/>
                <w:szCs w:val="20"/>
              </w:rPr>
              <w:lastRenderedPageBreak/>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CA4ED5" w14:textId="77777777" w:rsidR="00484E28" w:rsidRPr="00123177" w:rsidRDefault="00484E28" w:rsidP="00535342">
            <w:r w:rsidRPr="00123177">
              <w:rPr>
                <w:szCs w:val="20"/>
              </w:rPr>
              <w:t>Data Retention period is not applicable.</w:t>
            </w:r>
          </w:p>
        </w:tc>
      </w:tr>
      <w:tr w:rsidR="00484E28" w:rsidRPr="00123177" w14:paraId="3713C95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8E55D4" w14:textId="77777777" w:rsidR="00484E28" w:rsidRPr="00123177" w:rsidRDefault="00484E28"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7F7E0E" w14:textId="77777777" w:rsidR="00484E28" w:rsidRPr="00123177" w:rsidRDefault="00484E28" w:rsidP="00535342">
            <w:r w:rsidRPr="00123177">
              <w:rPr>
                <w:szCs w:val="20"/>
              </w:rPr>
              <w:t>Data rate is not applicable.</w:t>
            </w:r>
          </w:p>
        </w:tc>
      </w:tr>
      <w:tr w:rsidR="00484E28" w:rsidRPr="00123177" w14:paraId="0835706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D1FB19A" w14:textId="77777777" w:rsidR="00484E28" w:rsidRPr="00123177" w:rsidRDefault="00484E28"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ED0DC1" w14:textId="77777777" w:rsidR="00484E28" w:rsidRPr="00123177" w:rsidRDefault="00484E28" w:rsidP="00535342">
            <w:pPr>
              <w:spacing w:line="259" w:lineRule="auto"/>
              <w:rPr>
                <w:rFonts w:eastAsia="Arial"/>
                <w:color w:val="000000" w:themeColor="text1"/>
                <w:szCs w:val="20"/>
              </w:rPr>
            </w:pPr>
            <w:r w:rsidRPr="00123177">
              <w:rPr>
                <w:szCs w:val="20"/>
              </w:rPr>
              <w:t>External event is not required.</w:t>
            </w:r>
          </w:p>
        </w:tc>
      </w:tr>
      <w:tr w:rsidR="00484E28" w:rsidRPr="00123177" w14:paraId="5DAE8F0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5268168" w14:textId="77777777" w:rsidR="00484E28" w:rsidRPr="00123177" w:rsidRDefault="00484E28"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3F1FAA" w14:textId="77777777" w:rsidR="00484E28" w:rsidRPr="00123177" w:rsidRDefault="00484E28" w:rsidP="00535342">
            <w:r w:rsidRPr="00123177">
              <w:rPr>
                <w:szCs w:val="20"/>
              </w:rPr>
              <w:t>Temporal event is not applicable.</w:t>
            </w:r>
          </w:p>
        </w:tc>
      </w:tr>
      <w:tr w:rsidR="00484E28" w:rsidRPr="00123177" w14:paraId="46893D9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CB1EA52" w14:textId="77777777" w:rsidR="00484E28" w:rsidRPr="00123177" w:rsidRDefault="00484E28" w:rsidP="00535342">
            <w:r w:rsidRPr="00123177">
              <w:rPr>
                <w:rFonts w:eastAsia="Arial"/>
                <w:color w:val="000000" w:themeColor="text1"/>
                <w:szCs w:val="20"/>
              </w:rPr>
              <w:t xml:space="preserve">Validation Rules/ </w:t>
            </w:r>
          </w:p>
          <w:p w14:paraId="2076F90C" w14:textId="77777777" w:rsidR="00484E28" w:rsidRPr="00123177" w:rsidRDefault="00484E28"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3D101D" w14:textId="77777777" w:rsidR="00484E28" w:rsidRPr="00123177" w:rsidRDefault="00484E28" w:rsidP="00535342">
            <w:pPr>
              <w:spacing w:line="259" w:lineRule="auto"/>
            </w:pPr>
            <w:r w:rsidRPr="00123177">
              <w:rPr>
                <w:szCs w:val="20"/>
              </w:rPr>
              <w:t>Verify the CAN messages and CAN signal mentioned in input and out section on CANalyzer Tool.</w:t>
            </w:r>
          </w:p>
          <w:p w14:paraId="349FD857" w14:textId="77777777" w:rsidR="00484E28" w:rsidRPr="00123177" w:rsidRDefault="00484E28" w:rsidP="00535342">
            <w:pPr>
              <w:pStyle w:val="ListParagraph"/>
              <w:numPr>
                <w:ilvl w:val="0"/>
                <w:numId w:val="22"/>
              </w:numPr>
              <w:spacing w:line="259" w:lineRule="auto"/>
            </w:pPr>
            <w:r w:rsidRPr="00123177">
              <w:t>The HVHVDCDC shall set NHVDCDCStatus = 0x2 Normal on vehicle CAN.</w:t>
            </w:r>
          </w:p>
          <w:p w14:paraId="733B5719" w14:textId="77777777" w:rsidR="00484E28" w:rsidRPr="00123177" w:rsidRDefault="00484E28" w:rsidP="00535342">
            <w:pPr>
              <w:pStyle w:val="ListParagraph"/>
              <w:numPr>
                <w:ilvl w:val="0"/>
                <w:numId w:val="22"/>
              </w:numPr>
              <w:spacing w:line="259" w:lineRule="auto"/>
            </w:pPr>
            <w:r w:rsidRPr="00123177">
              <w:t>The HVHVDCDC shall set NHVDCDCStatusDebug = 0x6 Normal on debug CAN.</w:t>
            </w:r>
          </w:p>
        </w:tc>
      </w:tr>
      <w:tr w:rsidR="00484E28" w:rsidRPr="00123177" w14:paraId="6C64095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A0C85BA" w14:textId="77777777" w:rsidR="00484E28" w:rsidRPr="00123177" w:rsidRDefault="00484E28"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72E910" w14:textId="77777777" w:rsidR="00484E28" w:rsidRPr="00123177" w:rsidRDefault="00484E28" w:rsidP="00535342">
            <w:r w:rsidRPr="00123177">
              <w:rPr>
                <w:szCs w:val="20"/>
              </w:rPr>
              <w:t>Constraints is not applicable.</w:t>
            </w:r>
          </w:p>
        </w:tc>
      </w:tr>
      <w:tr w:rsidR="00484E28" w:rsidRPr="00123177" w14:paraId="06C2F7F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4C82D0B" w14:textId="77777777" w:rsidR="00484E28" w:rsidRPr="00123177" w:rsidRDefault="00484E28"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74ED5E" w14:textId="77777777" w:rsidR="00484E28" w:rsidRPr="00123177" w:rsidRDefault="00484E28" w:rsidP="00535342">
            <w:r w:rsidRPr="00123177">
              <w:rPr>
                <w:szCs w:val="20"/>
              </w:rPr>
              <w:t>No effects on other system</w:t>
            </w:r>
          </w:p>
        </w:tc>
      </w:tr>
      <w:tr w:rsidR="00484E28" w:rsidRPr="00123177" w14:paraId="34D932F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0B020F1" w14:textId="77777777" w:rsidR="00484E28" w:rsidRPr="00123177" w:rsidRDefault="00484E28" w:rsidP="00535342">
            <w:r w:rsidRPr="00123177">
              <w:rPr>
                <w:rFonts w:eastAsia="Arial"/>
                <w:color w:val="000000" w:themeColor="text1"/>
                <w:szCs w:val="20"/>
              </w:rPr>
              <w:t>Testability with respect to test environment</w:t>
            </w:r>
          </w:p>
          <w:p w14:paraId="7FEC7F56" w14:textId="77777777" w:rsidR="00484E28" w:rsidRPr="00123177" w:rsidRDefault="00484E28" w:rsidP="00535342">
            <w:r w:rsidRPr="00123177">
              <w:rPr>
                <w:rFonts w:eastAsia="Arial"/>
                <w:color w:val="000000" w:themeColor="text1"/>
                <w:szCs w:val="20"/>
              </w:rPr>
              <w:t>(Yes/No)</w:t>
            </w:r>
          </w:p>
          <w:p w14:paraId="2EDDF284" w14:textId="77777777" w:rsidR="00484E28" w:rsidRPr="00123177" w:rsidRDefault="00484E28"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AD831A" w14:textId="77777777" w:rsidR="00484E28" w:rsidRPr="00123177" w:rsidRDefault="00484E28" w:rsidP="00535342">
            <w:pPr>
              <w:pStyle w:val="TableText"/>
              <w:snapToGrid w:val="0"/>
            </w:pPr>
            <w:r w:rsidRPr="00123177">
              <w:t>YES</w:t>
            </w:r>
          </w:p>
          <w:p w14:paraId="028B4B6C" w14:textId="77777777" w:rsidR="00484E28" w:rsidRPr="00123177" w:rsidRDefault="00484E28" w:rsidP="00535342"/>
        </w:tc>
      </w:tr>
      <w:tr w:rsidR="00484E28" w:rsidRPr="00123177" w14:paraId="53801CE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B84370D" w14:textId="77777777" w:rsidR="00484E28" w:rsidRPr="00123177" w:rsidRDefault="00484E28" w:rsidP="00535342">
            <w:r w:rsidRPr="00123177">
              <w:rPr>
                <w:rFonts w:eastAsia="Arial"/>
                <w:color w:val="000000" w:themeColor="text1"/>
                <w:szCs w:val="20"/>
              </w:rPr>
              <w:t>Feasible within project constraints</w:t>
            </w:r>
          </w:p>
          <w:p w14:paraId="6A409CA0" w14:textId="77777777" w:rsidR="00484E28" w:rsidRPr="00123177" w:rsidRDefault="00484E28" w:rsidP="00535342">
            <w:r w:rsidRPr="00123177">
              <w:rPr>
                <w:rFonts w:eastAsia="Arial"/>
                <w:color w:val="000000" w:themeColor="text1"/>
                <w:szCs w:val="20"/>
              </w:rPr>
              <w:t>(Yes/No)</w:t>
            </w:r>
          </w:p>
          <w:p w14:paraId="4BC59B16" w14:textId="77777777" w:rsidR="00484E28" w:rsidRPr="00123177" w:rsidRDefault="00484E28"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DB8995" w14:textId="77777777" w:rsidR="00484E28" w:rsidRPr="00123177" w:rsidRDefault="00484E28" w:rsidP="00535342">
            <w:pPr>
              <w:pStyle w:val="TableText"/>
              <w:snapToGrid w:val="0"/>
            </w:pPr>
            <w:r w:rsidRPr="00123177">
              <w:t>YES</w:t>
            </w:r>
          </w:p>
          <w:p w14:paraId="5F3A1D3A" w14:textId="77777777" w:rsidR="00484E28" w:rsidRPr="00123177" w:rsidRDefault="00484E28" w:rsidP="00535342"/>
        </w:tc>
      </w:tr>
      <w:tr w:rsidR="00484E28" w:rsidRPr="00123177" w14:paraId="38EF231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4E193CB" w14:textId="77777777" w:rsidR="00484E28" w:rsidRPr="00123177" w:rsidRDefault="00484E28" w:rsidP="00535342">
            <w:r w:rsidRPr="00123177">
              <w:rPr>
                <w:rFonts w:eastAsia="Arial"/>
                <w:color w:val="000000" w:themeColor="text1"/>
                <w:szCs w:val="20"/>
              </w:rPr>
              <w:lastRenderedPageBreak/>
              <w:t>Critical</w:t>
            </w:r>
          </w:p>
          <w:p w14:paraId="0CEFD6B3" w14:textId="77777777" w:rsidR="00484E28" w:rsidRPr="00123177" w:rsidRDefault="00484E28"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0C3F8E" w14:textId="77777777" w:rsidR="00484E28" w:rsidRPr="00123177" w:rsidRDefault="00484E28" w:rsidP="00535342">
            <w:r w:rsidRPr="00123177">
              <w:t>YES</w:t>
            </w:r>
          </w:p>
        </w:tc>
      </w:tr>
      <w:tr w:rsidR="00484E28" w:rsidRPr="00123177" w14:paraId="35109CA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9214660" w14:textId="77777777" w:rsidR="00484E28" w:rsidRPr="00123177" w:rsidRDefault="00484E28"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95ACBD" w14:textId="77777777" w:rsidR="00484E28" w:rsidRPr="00123177" w:rsidRDefault="00484E28" w:rsidP="00535342">
            <w:r w:rsidRPr="00123177">
              <w:t>Acceptance Criteria for this requirement should be as per SECTION-6 ACCEPTANCE CRITERIA</w:t>
            </w:r>
          </w:p>
        </w:tc>
      </w:tr>
    </w:tbl>
    <w:p w14:paraId="3E872F9D" w14:textId="77777777" w:rsidR="00A55B53" w:rsidRDefault="00A55B53" w:rsidP="00A55B53"/>
    <w:p w14:paraId="79BC0C53" w14:textId="77777777" w:rsidR="00D37AE8" w:rsidRPr="00123177" w:rsidRDefault="00D37AE8" w:rsidP="00D37AE8">
      <w:pPr>
        <w:pStyle w:val="Heading4"/>
        <w:ind w:right="41"/>
      </w:pPr>
      <w:r>
        <w:rPr>
          <w:rFonts w:eastAsia="Arial"/>
          <w:szCs w:val="20"/>
        </w:rPr>
        <w:t xml:space="preserve">Timeout in transition between </w:t>
      </w:r>
      <w:r w:rsidR="006F0B10" w:rsidRPr="006F0B10">
        <w:rPr>
          <w:rFonts w:eastAsia="Arial"/>
          <w:szCs w:val="20"/>
        </w:rPr>
        <w:t>Open_precharge_ctt (Precharge) and Normal</w:t>
      </w:r>
      <w:r w:rsidR="006F0B10">
        <w:rPr>
          <w:rFonts w:eastAsia="Arial"/>
          <w:szCs w:val="20"/>
        </w:rPr>
        <w:t xml:space="preserve"> </w:t>
      </w:r>
      <w:r>
        <w:rPr>
          <w:rFonts w:eastAsia="Arial"/>
          <w:szCs w:val="20"/>
        </w:rPr>
        <w:t xml:space="preserve">results in </w:t>
      </w:r>
      <w:r w:rsidR="006F0B10" w:rsidRPr="006F0B10">
        <w:rPr>
          <w:rFonts w:eastAsia="Arial"/>
          <w:szCs w:val="20"/>
        </w:rPr>
        <w:t>Faulty_PowerDn_SafeState state</w:t>
      </w:r>
      <w:r w:rsidR="006F0B10" w:rsidRPr="006E0432">
        <w:rPr>
          <w:rFonts w:eastAsia="Arial"/>
          <w:szCs w:val="20"/>
        </w:rPr>
        <w:t xml:space="preserve"> </w:t>
      </w:r>
      <w:r>
        <w:rPr>
          <w:rFonts w:eastAsia="Arial"/>
          <w:szCs w:val="20"/>
        </w:rPr>
        <w:t>of HVDCDC</w:t>
      </w:r>
    </w:p>
    <w:tbl>
      <w:tblPr>
        <w:tblW w:w="9300" w:type="dxa"/>
        <w:tblInd w:w="103" w:type="dxa"/>
        <w:tblLook w:val="06A0" w:firstRow="1" w:lastRow="0" w:firstColumn="1" w:lastColumn="0" w:noHBand="1" w:noVBand="1"/>
      </w:tblPr>
      <w:tblGrid>
        <w:gridCol w:w="1456"/>
        <w:gridCol w:w="7844"/>
      </w:tblGrid>
      <w:tr w:rsidR="00D37AE8" w:rsidRPr="00123177" w14:paraId="35AB16E6"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E31C889" w14:textId="77777777" w:rsidR="00D37AE8" w:rsidRPr="00123177" w:rsidRDefault="00D37AE8"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6E6F754" w14:textId="77777777" w:rsidR="00D37AE8" w:rsidRPr="00123177" w:rsidRDefault="00D37AE8" w:rsidP="00535342">
            <w:r w:rsidRPr="00123177">
              <w:rPr>
                <w:rFonts w:eastAsia="Arial"/>
                <w:b/>
                <w:bCs/>
                <w:color w:val="000000" w:themeColor="text1"/>
                <w:szCs w:val="20"/>
              </w:rPr>
              <w:t>Description</w:t>
            </w:r>
          </w:p>
        </w:tc>
      </w:tr>
      <w:tr w:rsidR="00D37AE8" w:rsidRPr="00123177" w14:paraId="1803A506" w14:textId="77777777" w:rsidTr="00897C27">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7F9A5708" w14:textId="77777777" w:rsidR="00D37AE8" w:rsidRPr="00123177" w:rsidRDefault="00D37AE8"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09DA2C" w14:textId="1023095D" w:rsidR="00D37AE8" w:rsidRPr="00123177" w:rsidRDefault="00D37AE8" w:rsidP="00535342">
            <w:r w:rsidRPr="00123177">
              <w:rPr>
                <w:rFonts w:eastAsia="Arial"/>
                <w:color w:val="000000" w:themeColor="text1"/>
              </w:rPr>
              <w:t>SWRS_APP_STATE_</w:t>
            </w:r>
            <w:r>
              <w:rPr>
                <w:rFonts w:eastAsia="Arial"/>
                <w:color w:val="000000" w:themeColor="text1"/>
              </w:rPr>
              <w:t>3</w:t>
            </w:r>
            <w:r w:rsidR="00253680">
              <w:rPr>
                <w:rFonts w:eastAsia="Arial"/>
                <w:color w:val="000000" w:themeColor="text1"/>
              </w:rPr>
              <w:t>8</w:t>
            </w:r>
          </w:p>
        </w:tc>
      </w:tr>
      <w:tr w:rsidR="00D37AE8" w:rsidRPr="00123177" w14:paraId="45EA49F7" w14:textId="77777777" w:rsidTr="00897C27">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5EDEA541" w14:textId="77777777" w:rsidR="00D37AE8" w:rsidRPr="00123177" w:rsidRDefault="00D37AE8" w:rsidP="00535342">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7692CB" w14:textId="3A4496B3" w:rsidR="00D37AE8" w:rsidRPr="00123177" w:rsidRDefault="00D37AE8" w:rsidP="00535342">
            <w:pPr>
              <w:rPr>
                <w:rFonts w:eastAsia="Arial"/>
                <w:color w:val="000000" w:themeColor="text1"/>
              </w:rPr>
            </w:pPr>
            <w:r w:rsidRPr="00123177">
              <w:rPr>
                <w:rFonts w:eastAsia="Arial"/>
                <w:color w:val="000000" w:themeColor="text1"/>
              </w:rPr>
              <w:t>SDS-HVDCDC-</w:t>
            </w:r>
            <w:r>
              <w:rPr>
                <w:rFonts w:eastAsia="Arial"/>
                <w:color w:val="000000" w:themeColor="text1"/>
              </w:rPr>
              <w:t>402</w:t>
            </w:r>
          </w:p>
        </w:tc>
      </w:tr>
      <w:tr w:rsidR="00D37AE8" w:rsidRPr="00123177" w14:paraId="6B347A52" w14:textId="77777777" w:rsidTr="00897C27">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482468DD" w14:textId="77777777" w:rsidR="00D37AE8" w:rsidRPr="00123177" w:rsidRDefault="00D37AE8"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D7C1D9" w14:textId="77777777" w:rsidR="00D37AE8" w:rsidRPr="00123177" w:rsidRDefault="00D37AE8" w:rsidP="00535342">
            <w:pPr>
              <w:rPr>
                <w:rFonts w:eastAsia="Arial"/>
                <w:color w:val="000000" w:themeColor="text1"/>
              </w:rPr>
            </w:pPr>
            <w:r>
              <w:t>C</w:t>
            </w:r>
            <w:r w:rsidRPr="00123177">
              <w:t>-Sample/PF</w:t>
            </w:r>
            <w:r>
              <w:t>3</w:t>
            </w:r>
            <w:r w:rsidRPr="00123177">
              <w:t>.0</w:t>
            </w:r>
            <w:r>
              <w:t xml:space="preserve"> Phase-2</w:t>
            </w:r>
          </w:p>
        </w:tc>
      </w:tr>
      <w:tr w:rsidR="00D37AE8" w:rsidRPr="00123177" w14:paraId="32386250" w14:textId="77777777" w:rsidTr="00897C27">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5745897C" w14:textId="77777777" w:rsidR="00D37AE8" w:rsidRPr="00123177" w:rsidRDefault="00D37AE8"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B830E4" w14:textId="5C8A5EA6" w:rsidR="00D37AE8" w:rsidRPr="00123177" w:rsidRDefault="00D37AE8" w:rsidP="00535342">
            <w:pPr>
              <w:rPr>
                <w:rFonts w:eastAsia="Arial"/>
                <w:szCs w:val="20"/>
              </w:rPr>
            </w:pPr>
            <w:r w:rsidRPr="006E0432">
              <w:rPr>
                <w:rFonts w:eastAsia="Arial"/>
                <w:szCs w:val="20"/>
              </w:rPr>
              <w:t xml:space="preserve">The HVDCDC shall transit to </w:t>
            </w:r>
            <w:r w:rsidR="006F0B10" w:rsidRPr="006F0B10">
              <w:rPr>
                <w:rFonts w:eastAsia="Arial"/>
                <w:szCs w:val="20"/>
              </w:rPr>
              <w:t>Faulty_PowerDn_SafeState state</w:t>
            </w:r>
            <w:r w:rsidRPr="006E0432">
              <w:rPr>
                <w:rFonts w:eastAsia="Arial"/>
                <w:szCs w:val="20"/>
              </w:rPr>
              <w:t xml:space="preserve"> </w:t>
            </w:r>
            <w:r>
              <w:rPr>
                <w:rFonts w:eastAsia="Arial"/>
                <w:szCs w:val="20"/>
              </w:rPr>
              <w:t>when</w:t>
            </w:r>
            <w:r w:rsidRPr="006E0432">
              <w:rPr>
                <w:rFonts w:eastAsia="Arial"/>
                <w:szCs w:val="20"/>
              </w:rPr>
              <w:t xml:space="preserve"> </w:t>
            </w:r>
            <w:r>
              <w:rPr>
                <w:rFonts w:eastAsia="Arial"/>
                <w:szCs w:val="20"/>
              </w:rPr>
              <w:t xml:space="preserve">timeout is detected while transition between </w:t>
            </w:r>
            <w:r w:rsidR="006F0B10" w:rsidRPr="006F0B10">
              <w:rPr>
                <w:rFonts w:eastAsia="Arial"/>
                <w:szCs w:val="20"/>
              </w:rPr>
              <w:t>Open_precharge_ctt (Precharge) and Normal</w:t>
            </w:r>
            <w:r>
              <w:rPr>
                <w:rFonts w:eastAsia="Arial"/>
                <w:szCs w:val="20"/>
              </w:rPr>
              <w:t xml:space="preserve">. </w:t>
            </w:r>
          </w:p>
        </w:tc>
      </w:tr>
      <w:tr w:rsidR="00D37AE8" w:rsidRPr="00123177" w14:paraId="71555942"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820557B" w14:textId="77777777" w:rsidR="00D37AE8" w:rsidRPr="00123177" w:rsidRDefault="00D37AE8" w:rsidP="00535342">
            <w:r w:rsidRPr="00123177">
              <w:rPr>
                <w:rFonts w:eastAsia="Arial"/>
                <w:color w:val="000000" w:themeColor="text1"/>
                <w:szCs w:val="20"/>
              </w:rPr>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7C0EEC" w14:textId="77777777" w:rsidR="00D37AE8" w:rsidRPr="00123177" w:rsidRDefault="00D37AE8" w:rsidP="00535342">
            <w:r w:rsidRPr="00123177">
              <w:t>No Such derived requirement is applicable.</w:t>
            </w:r>
          </w:p>
        </w:tc>
      </w:tr>
      <w:tr w:rsidR="00D37AE8" w:rsidRPr="00123177" w14:paraId="082236EC"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24E3DE6" w14:textId="77777777" w:rsidR="00D37AE8" w:rsidRPr="00123177" w:rsidRDefault="00D37AE8"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A98363" w14:textId="77777777" w:rsidR="00D37AE8" w:rsidRPr="00123177" w:rsidRDefault="00D37AE8" w:rsidP="00535342">
            <w:r w:rsidRPr="00123177">
              <w:rPr>
                <w:rFonts w:eastAsia="Arial"/>
                <w:color w:val="000000" w:themeColor="text1"/>
                <w:szCs w:val="20"/>
              </w:rPr>
              <w:t>No Specific access restrictions is applicable.</w:t>
            </w:r>
          </w:p>
        </w:tc>
      </w:tr>
      <w:tr w:rsidR="00897C27" w:rsidRPr="00123177" w14:paraId="225AA4A7"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3A1B9ED" w14:textId="77777777" w:rsidR="00897C27" w:rsidRPr="00123177" w:rsidRDefault="00897C27" w:rsidP="00897C27">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8359BE" w14:textId="77777777" w:rsidR="00897C27" w:rsidRPr="00E61DE3" w:rsidRDefault="00897C27" w:rsidP="00897C27">
            <w:pPr>
              <w:pStyle w:val="ListParagraph"/>
              <w:numPr>
                <w:ilvl w:val="0"/>
                <w:numId w:val="4"/>
              </w:numPr>
              <w:spacing w:line="259" w:lineRule="auto"/>
            </w:pPr>
            <w:r>
              <w:rPr>
                <w:szCs w:val="20"/>
              </w:rPr>
              <w:t>Set the 800V side (high side) voltage of the power module to greater than 480V(e.g. 540V)</w:t>
            </w:r>
          </w:p>
          <w:p w14:paraId="0EC122A4" w14:textId="7F168ED5" w:rsidR="00897C27" w:rsidRPr="00123177" w:rsidRDefault="00897C27" w:rsidP="00897C27">
            <w:pPr>
              <w:pStyle w:val="ListParagraph"/>
              <w:numPr>
                <w:ilvl w:val="0"/>
                <w:numId w:val="4"/>
              </w:numPr>
              <w:spacing w:line="259" w:lineRule="auto"/>
            </w:pPr>
            <w:r>
              <w:rPr>
                <w:szCs w:val="20"/>
              </w:rPr>
              <w:t>Send NHVDCDCCommand as 0x01 ("Enable") using the CAN interface.</w:t>
            </w:r>
          </w:p>
        </w:tc>
      </w:tr>
      <w:tr w:rsidR="00897C27" w:rsidRPr="00123177" w14:paraId="549E5A9B"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A6B618E" w14:textId="77777777" w:rsidR="00897C27" w:rsidRPr="00123177" w:rsidRDefault="00897C27" w:rsidP="00897C27">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8A319E" w14:textId="4B3BC3AE" w:rsidR="00897C27" w:rsidRPr="00123177" w:rsidRDefault="00897C27" w:rsidP="00897C27">
            <w:pPr>
              <w:spacing w:line="259" w:lineRule="auto"/>
              <w:rPr>
                <w:rFonts w:eastAsia="Arial"/>
                <w:color w:val="000000" w:themeColor="text1"/>
                <w:szCs w:val="20"/>
              </w:rPr>
            </w:pPr>
            <w:r w:rsidRPr="00022E59">
              <w:t>Below CAN messages are observed</w:t>
            </w:r>
            <w:r w:rsidRPr="00022E59">
              <w:br/>
              <w:t>NHVDCDCFault @ HVDCDC_Status1 is equal to 0x3 (“level 2")</w:t>
            </w:r>
            <w:r w:rsidRPr="00022E59">
              <w:br/>
              <w:t>NHVDCDCFaultID @ HVDCDC_Debug_PDU is equal to 0x</w:t>
            </w:r>
            <w:r>
              <w:t>15</w:t>
            </w:r>
            <w:r w:rsidRPr="00022E59">
              <w:t>(</w:t>
            </w:r>
            <w:r>
              <w:t>21</w:t>
            </w:r>
            <w:r w:rsidRPr="00022E59">
              <w:t>) ("DIAGNOSTIC_SM_HVON_TIMEOUT_0</w:t>
            </w:r>
            <w:r>
              <w:t>6</w:t>
            </w:r>
            <w:r w:rsidRPr="00022E59">
              <w:t xml:space="preserve">_FAULT_ID") and is raised after the fault response </w:t>
            </w:r>
            <w:r>
              <w:t>calibratable time</w:t>
            </w:r>
            <w:r w:rsidRPr="00022E59">
              <w:t>.</w:t>
            </w:r>
            <w:r w:rsidRPr="00022E59">
              <w:br/>
            </w:r>
            <w:r w:rsidRPr="00022E59">
              <w:br/>
              <w:t>NHVDCDCStatus @ HVDCDC_Status1 is set to 0x6 ("Faulty")</w:t>
            </w:r>
          </w:p>
        </w:tc>
      </w:tr>
      <w:tr w:rsidR="00897C27" w:rsidRPr="00123177" w14:paraId="7B0321DC"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A06CED7" w14:textId="77777777" w:rsidR="00897C27" w:rsidRPr="00123177" w:rsidRDefault="00897C27" w:rsidP="00897C27">
            <w:r w:rsidRPr="00123177">
              <w:rPr>
                <w:rFonts w:eastAsia="Arial"/>
                <w:color w:val="000000" w:themeColor="text1"/>
                <w:szCs w:val="20"/>
              </w:rPr>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B22A08" w14:textId="7BA447E0" w:rsidR="00897C27" w:rsidRPr="00123177" w:rsidRDefault="00897C27" w:rsidP="00897C27">
            <w:pPr>
              <w:pStyle w:val="ListParagraph"/>
              <w:spacing w:line="259" w:lineRule="auto"/>
              <w:ind w:left="360"/>
            </w:pPr>
            <w:r w:rsidRPr="00123177">
              <w:rPr>
                <w:szCs w:val="20"/>
              </w:rPr>
              <w:t>1. KL30 and KL15(IGN) is On.</w:t>
            </w:r>
            <w:r w:rsidRPr="00123177">
              <w:rPr>
                <w:szCs w:val="20"/>
              </w:rPr>
              <w:br/>
              <w:t>2. Set the 800V side (high side) voltage of the power module to greater than 480V(e.g. 540V)</w:t>
            </w:r>
            <w:r w:rsidRPr="00123177">
              <w:rPr>
                <w:szCs w:val="20"/>
              </w:rPr>
              <w:br/>
              <w:t>3. Ensure that NHVDCDCFault is equal to 0x0 (no fault) on the CAN trace window.</w:t>
            </w:r>
            <w:r w:rsidRPr="00123177">
              <w:rPr>
                <w:szCs w:val="20"/>
              </w:rPr>
              <w:br/>
              <w:t>4. Send NHVDCDCCommand as 0x01 ("Enable") using the CAN interface</w:t>
            </w:r>
            <w:r w:rsidRPr="00123177">
              <w:t>.</w:t>
            </w:r>
          </w:p>
        </w:tc>
      </w:tr>
      <w:tr w:rsidR="00D37AE8" w:rsidRPr="00123177" w14:paraId="76A333BE"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236F486" w14:textId="77777777" w:rsidR="00D37AE8" w:rsidRPr="00123177" w:rsidRDefault="00D37AE8" w:rsidP="00535342">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4F9F68" w14:textId="77777777" w:rsidR="00D37AE8" w:rsidRPr="00123177" w:rsidRDefault="00D37AE8" w:rsidP="00535342">
            <w:r w:rsidRPr="00123177">
              <w:t>No such mandatory fields is applicable.</w:t>
            </w:r>
          </w:p>
        </w:tc>
      </w:tr>
      <w:tr w:rsidR="00D37AE8" w:rsidRPr="00123177" w14:paraId="057203B2"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E04ED7E" w14:textId="77777777" w:rsidR="00D37AE8" w:rsidRPr="00123177" w:rsidRDefault="00D37AE8" w:rsidP="00535342">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17E326" w14:textId="7A63181B" w:rsidR="00D37AE8" w:rsidRPr="00652125" w:rsidRDefault="00D37AE8" w:rsidP="00535342">
            <w:pPr>
              <w:pStyle w:val="ListParagraph"/>
              <w:numPr>
                <w:ilvl w:val="0"/>
                <w:numId w:val="4"/>
              </w:numPr>
              <w:spacing w:line="259" w:lineRule="auto"/>
              <w:rPr>
                <w:rFonts w:eastAsia="Arial"/>
                <w:szCs w:val="20"/>
              </w:rPr>
            </w:pPr>
            <w:r>
              <w:t xml:space="preserve">The HVDCDC shall set calibratable timeout time as HVDCDC_CAL for transition between </w:t>
            </w:r>
            <w:r w:rsidR="00897C27" w:rsidRPr="006F0B10">
              <w:rPr>
                <w:rFonts w:eastAsia="Arial"/>
                <w:szCs w:val="20"/>
              </w:rPr>
              <w:t>Open_precharge_ctt (Precharge) and Normal</w:t>
            </w:r>
            <w:r w:rsidR="00897C27">
              <w:rPr>
                <w:rFonts w:eastAsia="Arial"/>
                <w:szCs w:val="20"/>
              </w:rPr>
              <w:t>.</w:t>
            </w:r>
          </w:p>
        </w:tc>
      </w:tr>
      <w:tr w:rsidR="00D37AE8" w:rsidRPr="00123177" w14:paraId="1BA393AB"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20483CF" w14:textId="77777777" w:rsidR="00D37AE8" w:rsidRPr="00123177" w:rsidRDefault="00D37AE8" w:rsidP="00535342">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413BE6" w14:textId="77777777" w:rsidR="00D37AE8" w:rsidRPr="00123177" w:rsidRDefault="00D37AE8" w:rsidP="00535342">
            <w:r w:rsidRPr="00123177">
              <w:rPr>
                <w:szCs w:val="20"/>
              </w:rPr>
              <w:t>Default values shall be applicable with respect to Pre-Loaded Values</w:t>
            </w:r>
          </w:p>
        </w:tc>
      </w:tr>
      <w:tr w:rsidR="00D37AE8" w:rsidRPr="00123177" w14:paraId="2482E870"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D64B891" w14:textId="77777777" w:rsidR="00D37AE8" w:rsidRPr="00123177" w:rsidRDefault="00D37AE8" w:rsidP="00535342">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0986BD" w14:textId="77777777" w:rsidR="00D37AE8" w:rsidRPr="00123177" w:rsidRDefault="00D37AE8" w:rsidP="00535342">
            <w:r w:rsidRPr="00123177">
              <w:t>NA</w:t>
            </w:r>
          </w:p>
        </w:tc>
      </w:tr>
      <w:tr w:rsidR="00D37AE8" w:rsidRPr="00123177" w14:paraId="4461C5D1"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D1BDA1E" w14:textId="77777777" w:rsidR="00D37AE8" w:rsidRPr="00123177" w:rsidRDefault="00D37AE8" w:rsidP="00535342">
            <w:r w:rsidRPr="00123177">
              <w:rPr>
                <w:rFonts w:eastAsia="Arial"/>
                <w:color w:val="000000" w:themeColor="text1"/>
                <w:szCs w:val="20"/>
              </w:rPr>
              <w:lastRenderedPageBreak/>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8B8B0A" w14:textId="77777777" w:rsidR="00D37AE8" w:rsidRPr="00123177" w:rsidRDefault="00D37AE8" w:rsidP="00535342">
            <w:r w:rsidRPr="00123177">
              <w:rPr>
                <w:szCs w:val="20"/>
              </w:rPr>
              <w:t>Data latency period is not applicable</w:t>
            </w:r>
          </w:p>
        </w:tc>
      </w:tr>
      <w:tr w:rsidR="00D37AE8" w:rsidRPr="00123177" w14:paraId="7FB5FB79"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5EEABD4" w14:textId="77777777" w:rsidR="00D37AE8" w:rsidRPr="00123177" w:rsidRDefault="00D37AE8" w:rsidP="00535342">
            <w:r w:rsidRPr="00123177">
              <w:rPr>
                <w:rFonts w:eastAsia="Arial"/>
                <w:color w:val="000000" w:themeColor="text1"/>
                <w:szCs w:val="20"/>
              </w:rPr>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42DA1A" w14:textId="77777777" w:rsidR="00D37AE8" w:rsidRPr="00123177" w:rsidRDefault="00D37AE8" w:rsidP="00535342">
            <w:r w:rsidRPr="00123177">
              <w:rPr>
                <w:szCs w:val="20"/>
              </w:rPr>
              <w:t>Data Retention period is not applicable.</w:t>
            </w:r>
          </w:p>
        </w:tc>
      </w:tr>
      <w:tr w:rsidR="00D37AE8" w:rsidRPr="00123177" w14:paraId="04F75559"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37D3D9B" w14:textId="77777777" w:rsidR="00D37AE8" w:rsidRPr="00123177" w:rsidRDefault="00D37AE8" w:rsidP="00535342">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B12578" w14:textId="77777777" w:rsidR="00D37AE8" w:rsidRPr="00123177" w:rsidRDefault="00D37AE8" w:rsidP="00535342">
            <w:r w:rsidRPr="00123177">
              <w:rPr>
                <w:szCs w:val="20"/>
              </w:rPr>
              <w:t>Data rate is not applicable.</w:t>
            </w:r>
          </w:p>
        </w:tc>
      </w:tr>
      <w:tr w:rsidR="00D37AE8" w:rsidRPr="00123177" w14:paraId="4C647FE6"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F91E86A" w14:textId="77777777" w:rsidR="00D37AE8" w:rsidRPr="00123177" w:rsidRDefault="00D37AE8" w:rsidP="00535342">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8DDD03" w14:textId="77777777" w:rsidR="00D37AE8" w:rsidRPr="00123177" w:rsidRDefault="00D37AE8" w:rsidP="00535342">
            <w:pPr>
              <w:spacing w:line="259" w:lineRule="auto"/>
              <w:rPr>
                <w:rFonts w:eastAsia="Arial"/>
                <w:color w:val="000000" w:themeColor="text1"/>
                <w:szCs w:val="20"/>
              </w:rPr>
            </w:pPr>
            <w:r w:rsidRPr="00123177">
              <w:rPr>
                <w:szCs w:val="20"/>
              </w:rPr>
              <w:t>External event is not required.</w:t>
            </w:r>
          </w:p>
        </w:tc>
      </w:tr>
      <w:tr w:rsidR="00D37AE8" w:rsidRPr="00123177" w14:paraId="5ACBFDA2"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68B8328" w14:textId="77777777" w:rsidR="00D37AE8" w:rsidRPr="00123177" w:rsidRDefault="00D37AE8" w:rsidP="00535342">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335EE2" w14:textId="77777777" w:rsidR="00D37AE8" w:rsidRPr="00123177" w:rsidRDefault="00D37AE8" w:rsidP="00535342">
            <w:r w:rsidRPr="00123177">
              <w:rPr>
                <w:szCs w:val="20"/>
              </w:rPr>
              <w:t>Temporal event is not applicable.</w:t>
            </w:r>
          </w:p>
        </w:tc>
      </w:tr>
      <w:tr w:rsidR="00D37AE8" w:rsidRPr="00123177" w14:paraId="785A8BED"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ECE21AB" w14:textId="77777777" w:rsidR="00D37AE8" w:rsidRPr="00123177" w:rsidRDefault="00D37AE8" w:rsidP="00535342">
            <w:r w:rsidRPr="00123177">
              <w:rPr>
                <w:rFonts w:eastAsia="Arial"/>
                <w:color w:val="000000" w:themeColor="text1"/>
                <w:szCs w:val="20"/>
              </w:rPr>
              <w:t xml:space="preserve">Validation Rules/ </w:t>
            </w:r>
          </w:p>
          <w:p w14:paraId="24EE7397" w14:textId="77777777" w:rsidR="00D37AE8" w:rsidRPr="00123177" w:rsidRDefault="00D37AE8"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D532DB" w14:textId="77777777" w:rsidR="00D37AE8" w:rsidRPr="00123177" w:rsidRDefault="00D37AE8" w:rsidP="00535342">
            <w:pPr>
              <w:spacing w:line="259" w:lineRule="auto"/>
            </w:pPr>
            <w:r w:rsidRPr="00123177">
              <w:rPr>
                <w:szCs w:val="20"/>
              </w:rPr>
              <w:t>Verify the CAN messages and CAN signal mentioned in input and out section on CANalyzer Tool.</w:t>
            </w:r>
          </w:p>
          <w:p w14:paraId="5C1DA547" w14:textId="79104C7D" w:rsidR="00D37AE8" w:rsidRPr="00123177" w:rsidRDefault="00897C27" w:rsidP="00897C27">
            <w:pPr>
              <w:pStyle w:val="ListParagraph"/>
              <w:spacing w:line="259" w:lineRule="auto"/>
              <w:ind w:left="360"/>
            </w:pPr>
            <w:r w:rsidRPr="00022E59">
              <w:t>NHVDCDCFault @ HVDCDC_Status1 is equal to 0x3 (“level 2")</w:t>
            </w:r>
            <w:r w:rsidRPr="00022E59">
              <w:br/>
              <w:t>NHVDCDCFaultID @ HVDCDC_Debug_PDU is equal to 0x</w:t>
            </w:r>
            <w:r>
              <w:t>15</w:t>
            </w:r>
            <w:r w:rsidRPr="00022E59">
              <w:t>(</w:t>
            </w:r>
            <w:r>
              <w:t>21</w:t>
            </w:r>
            <w:r w:rsidRPr="00022E59">
              <w:t>) ("DIAGNOSTIC_SM_HVON_TIMEOUT_0</w:t>
            </w:r>
            <w:r>
              <w:t>6</w:t>
            </w:r>
            <w:r w:rsidRPr="00022E59">
              <w:t xml:space="preserve">_FAULT_ID") and is raised after the fault response </w:t>
            </w:r>
            <w:r>
              <w:t>calibratable time</w:t>
            </w:r>
            <w:r w:rsidRPr="00022E59">
              <w:t>.</w:t>
            </w:r>
            <w:r w:rsidRPr="00022E59">
              <w:br/>
            </w:r>
            <w:r w:rsidRPr="00022E59">
              <w:br/>
              <w:t>NHVDCDCStatus @ HVDCDC_Status1 is set to 0x6 ("Faulty")</w:t>
            </w:r>
          </w:p>
        </w:tc>
      </w:tr>
      <w:tr w:rsidR="00D37AE8" w:rsidRPr="00123177" w14:paraId="277753EB"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4B6FBF5" w14:textId="77777777" w:rsidR="00D37AE8" w:rsidRPr="00123177" w:rsidRDefault="00D37AE8" w:rsidP="00535342">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ECBF65" w14:textId="77777777" w:rsidR="00D37AE8" w:rsidRPr="00123177" w:rsidRDefault="00D37AE8" w:rsidP="00535342">
            <w:r w:rsidRPr="00123177">
              <w:rPr>
                <w:szCs w:val="20"/>
              </w:rPr>
              <w:t>Constraints is not applicable.</w:t>
            </w:r>
          </w:p>
        </w:tc>
      </w:tr>
      <w:tr w:rsidR="00D37AE8" w:rsidRPr="00123177" w14:paraId="7C07C9D3"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7DB2A20" w14:textId="77777777" w:rsidR="00D37AE8" w:rsidRPr="00123177" w:rsidRDefault="00D37AE8" w:rsidP="00535342">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EBD99B" w14:textId="77777777" w:rsidR="00D37AE8" w:rsidRPr="00123177" w:rsidRDefault="00D37AE8" w:rsidP="00535342">
            <w:r w:rsidRPr="00123177">
              <w:rPr>
                <w:szCs w:val="20"/>
              </w:rPr>
              <w:t>No effects on other system</w:t>
            </w:r>
          </w:p>
        </w:tc>
      </w:tr>
      <w:tr w:rsidR="00D37AE8" w:rsidRPr="00123177" w14:paraId="26E3FAC6"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1D69E89" w14:textId="77777777" w:rsidR="00D37AE8" w:rsidRPr="00123177" w:rsidRDefault="00D37AE8" w:rsidP="00535342">
            <w:r w:rsidRPr="00123177">
              <w:rPr>
                <w:rFonts w:eastAsia="Arial"/>
                <w:color w:val="000000" w:themeColor="text1"/>
                <w:szCs w:val="20"/>
              </w:rPr>
              <w:t>Testability with respect to test environment</w:t>
            </w:r>
          </w:p>
          <w:p w14:paraId="318CC36A" w14:textId="77777777" w:rsidR="00D37AE8" w:rsidRPr="00123177" w:rsidRDefault="00D37AE8" w:rsidP="00535342">
            <w:r w:rsidRPr="00123177">
              <w:rPr>
                <w:rFonts w:eastAsia="Arial"/>
                <w:color w:val="000000" w:themeColor="text1"/>
                <w:szCs w:val="20"/>
              </w:rPr>
              <w:t>(Yes/No)</w:t>
            </w:r>
          </w:p>
          <w:p w14:paraId="00318497" w14:textId="77777777" w:rsidR="00D37AE8" w:rsidRPr="00123177" w:rsidRDefault="00D37AE8" w:rsidP="00535342">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B8487C" w14:textId="77777777" w:rsidR="00D37AE8" w:rsidRPr="00123177" w:rsidRDefault="00D37AE8" w:rsidP="00535342">
            <w:pPr>
              <w:pStyle w:val="TableText"/>
              <w:snapToGrid w:val="0"/>
            </w:pPr>
            <w:r w:rsidRPr="00123177">
              <w:t>YES</w:t>
            </w:r>
          </w:p>
          <w:p w14:paraId="66C1764B" w14:textId="77777777" w:rsidR="00D37AE8" w:rsidRPr="00123177" w:rsidRDefault="00D37AE8" w:rsidP="00535342"/>
        </w:tc>
      </w:tr>
      <w:tr w:rsidR="00D37AE8" w:rsidRPr="00123177" w14:paraId="4B45F22C"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31838D4" w14:textId="77777777" w:rsidR="00D37AE8" w:rsidRPr="00123177" w:rsidRDefault="00D37AE8" w:rsidP="00535342">
            <w:r w:rsidRPr="00123177">
              <w:rPr>
                <w:rFonts w:eastAsia="Arial"/>
                <w:color w:val="000000" w:themeColor="text1"/>
                <w:szCs w:val="20"/>
              </w:rPr>
              <w:t>Feasible within project constraints</w:t>
            </w:r>
          </w:p>
          <w:p w14:paraId="2348C7A7" w14:textId="77777777" w:rsidR="00D37AE8" w:rsidRPr="00123177" w:rsidRDefault="00D37AE8" w:rsidP="00535342">
            <w:r w:rsidRPr="00123177">
              <w:rPr>
                <w:rFonts w:eastAsia="Arial"/>
                <w:color w:val="000000" w:themeColor="text1"/>
                <w:szCs w:val="20"/>
              </w:rPr>
              <w:t>(Yes/No)</w:t>
            </w:r>
          </w:p>
          <w:p w14:paraId="3A2012B5" w14:textId="77777777" w:rsidR="00D37AE8" w:rsidRPr="00123177" w:rsidRDefault="00D37AE8" w:rsidP="00535342">
            <w:r w:rsidRPr="00123177">
              <w:rPr>
                <w:rFonts w:eastAsia="Arial"/>
                <w:i/>
                <w:iCs/>
                <w:color w:val="000000" w:themeColor="text1"/>
                <w:szCs w:val="20"/>
              </w:rPr>
              <w:t xml:space="preserve">Note: Add the impact </w:t>
            </w:r>
            <w:r w:rsidRPr="00123177">
              <w:rPr>
                <w:rFonts w:eastAsia="Arial"/>
                <w:i/>
                <w:iCs/>
                <w:color w:val="000000" w:themeColor="text1"/>
                <w:szCs w:val="20"/>
              </w:rPr>
              <w:lastRenderedPageBreak/>
              <w:t>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7A76B4" w14:textId="77777777" w:rsidR="00D37AE8" w:rsidRPr="00123177" w:rsidRDefault="00D37AE8" w:rsidP="00535342">
            <w:pPr>
              <w:pStyle w:val="TableText"/>
              <w:snapToGrid w:val="0"/>
            </w:pPr>
            <w:r w:rsidRPr="00123177">
              <w:lastRenderedPageBreak/>
              <w:t>YES</w:t>
            </w:r>
          </w:p>
          <w:p w14:paraId="2428C623" w14:textId="77777777" w:rsidR="00D37AE8" w:rsidRPr="00123177" w:rsidRDefault="00D37AE8" w:rsidP="00535342"/>
        </w:tc>
      </w:tr>
      <w:tr w:rsidR="00D37AE8" w:rsidRPr="00123177" w14:paraId="1EFDF643"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5686A6F" w14:textId="77777777" w:rsidR="00D37AE8" w:rsidRPr="00123177" w:rsidRDefault="00D37AE8" w:rsidP="00535342">
            <w:r w:rsidRPr="00123177">
              <w:rPr>
                <w:rFonts w:eastAsia="Arial"/>
                <w:color w:val="000000" w:themeColor="text1"/>
                <w:szCs w:val="20"/>
              </w:rPr>
              <w:t>Critical</w:t>
            </w:r>
          </w:p>
          <w:p w14:paraId="21C8061C" w14:textId="77777777" w:rsidR="00D37AE8" w:rsidRPr="00123177" w:rsidRDefault="00D37AE8" w:rsidP="00535342">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9F1539" w14:textId="77777777" w:rsidR="00D37AE8" w:rsidRPr="00123177" w:rsidRDefault="00D37AE8" w:rsidP="00535342">
            <w:r w:rsidRPr="00123177">
              <w:t>YES</w:t>
            </w:r>
          </w:p>
        </w:tc>
      </w:tr>
      <w:tr w:rsidR="00D37AE8" w:rsidRPr="00123177" w14:paraId="670CCDF8"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FDD37EB" w14:textId="77777777" w:rsidR="00D37AE8" w:rsidRPr="00123177" w:rsidRDefault="00D37AE8" w:rsidP="00535342">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B6E21A" w14:textId="77777777" w:rsidR="00D37AE8" w:rsidRPr="00123177" w:rsidRDefault="00D37AE8" w:rsidP="00535342">
            <w:r w:rsidRPr="00123177">
              <w:t>Acceptance Criteria for this requirement should be as per SECTION-6 ACCEPTANCE CRITERIA</w:t>
            </w:r>
          </w:p>
        </w:tc>
      </w:tr>
    </w:tbl>
    <w:p w14:paraId="327B10D7" w14:textId="77777777" w:rsidR="00D37AE8" w:rsidRDefault="00D37AE8" w:rsidP="00A55B53"/>
    <w:p w14:paraId="15021B11" w14:textId="77777777" w:rsidR="00D37AE8" w:rsidRPr="00123177" w:rsidRDefault="00D37AE8" w:rsidP="00A55B53"/>
    <w:p w14:paraId="633A65F0" w14:textId="77777777" w:rsidR="00A55B53" w:rsidRPr="00123177" w:rsidRDefault="00A55B53" w:rsidP="00A55B53">
      <w:pPr>
        <w:pStyle w:val="Heading3"/>
      </w:pPr>
      <w:bookmarkStart w:id="109" w:name="_Toc164692380"/>
      <w:r w:rsidRPr="00123177">
        <w:t>Safety Requirements</w:t>
      </w:r>
      <w:bookmarkEnd w:id="109"/>
    </w:p>
    <w:p w14:paraId="5265821A" w14:textId="77777777" w:rsidR="00A55B53" w:rsidRPr="00123177" w:rsidRDefault="00A55B53" w:rsidP="00A55B53">
      <w:pPr>
        <w:pStyle w:val="BodyText"/>
      </w:pPr>
      <w:r w:rsidRPr="00123177">
        <w:t>Please refer to section 4.8 for details.</w:t>
      </w:r>
    </w:p>
    <w:p w14:paraId="1B3CF817" w14:textId="77777777" w:rsidR="00A55B53" w:rsidRPr="00123177" w:rsidRDefault="00A55B53" w:rsidP="00A55B53"/>
    <w:p w14:paraId="0D063944" w14:textId="77777777" w:rsidR="00A55B53" w:rsidRPr="00123177" w:rsidRDefault="00A55B53" w:rsidP="00A55B53">
      <w:pPr>
        <w:pStyle w:val="Heading3"/>
        <w:rPr>
          <w:rFonts w:eastAsia="Arial"/>
          <w:szCs w:val="20"/>
        </w:rPr>
      </w:pPr>
      <w:bookmarkStart w:id="110" w:name="_Toc164692381"/>
      <w:r w:rsidRPr="00123177">
        <w:t>Business Rules</w:t>
      </w:r>
      <w:bookmarkEnd w:id="110"/>
    </w:p>
    <w:p w14:paraId="42CF8DF1" w14:textId="77777777" w:rsidR="00A55B53" w:rsidRPr="00123177" w:rsidRDefault="00A55B53" w:rsidP="00A55B53">
      <w:pPr>
        <w:pStyle w:val="BodyText"/>
        <w:rPr>
          <w:b/>
          <w:bCs/>
        </w:rPr>
      </w:pPr>
    </w:p>
    <w:p w14:paraId="2F851EC8" w14:textId="77777777" w:rsidR="00A55B53" w:rsidRPr="00123177" w:rsidRDefault="00A55B53" w:rsidP="00A55B53">
      <w:pPr>
        <w:pStyle w:val="BodyText"/>
      </w:pPr>
      <w:r w:rsidRPr="00123177">
        <w:t>As defined in SoW document.</w:t>
      </w:r>
    </w:p>
    <w:p w14:paraId="20FABC65" w14:textId="77777777" w:rsidR="00A55B53" w:rsidRPr="00123177" w:rsidRDefault="00A55B53" w:rsidP="00A55B53">
      <w:pPr>
        <w:pStyle w:val="BodyText"/>
        <w:rPr>
          <w:b/>
          <w:bCs/>
        </w:rPr>
      </w:pPr>
    </w:p>
    <w:p w14:paraId="4E1A2B15" w14:textId="77777777" w:rsidR="00A55B53" w:rsidRPr="00123177" w:rsidRDefault="00A55B53" w:rsidP="00A55B53">
      <w:pPr>
        <w:pStyle w:val="Heading3"/>
      </w:pPr>
      <w:bookmarkStart w:id="111" w:name="_Toc164692382"/>
      <w:r w:rsidRPr="00123177">
        <w:t>Screens / Wireframes</w:t>
      </w:r>
      <w:bookmarkEnd w:id="111"/>
    </w:p>
    <w:p w14:paraId="5CF3ADE7" w14:textId="77777777" w:rsidR="00A55B53" w:rsidRPr="00123177" w:rsidRDefault="00A55B53" w:rsidP="00A55B53">
      <w:pPr>
        <w:pStyle w:val="BodyText"/>
      </w:pPr>
      <w:r w:rsidRPr="00123177">
        <w:t>Not applicable</w:t>
      </w:r>
    </w:p>
    <w:p w14:paraId="0B6358A1" w14:textId="77777777" w:rsidR="00A55B53" w:rsidRPr="00123177" w:rsidRDefault="00A55B53" w:rsidP="00A55B53">
      <w:pPr>
        <w:pStyle w:val="Heading2"/>
        <w:rPr>
          <w:rFonts w:eastAsia="Arial"/>
        </w:rPr>
      </w:pPr>
      <w:bookmarkStart w:id="112" w:name="_Toc164692383"/>
      <w:r w:rsidRPr="00123177">
        <w:rPr>
          <w:rFonts w:eastAsia="Arial"/>
        </w:rPr>
        <w:t>State-Machine</w:t>
      </w:r>
      <w:bookmarkEnd w:id="112"/>
    </w:p>
    <w:p w14:paraId="7D4BC691" w14:textId="77777777" w:rsidR="00A55B53" w:rsidRPr="00123177" w:rsidRDefault="00A55B53" w:rsidP="00A55B53">
      <w:pPr>
        <w:pStyle w:val="Heading3"/>
        <w:rPr>
          <w:rFonts w:eastAsia="Arial"/>
          <w:szCs w:val="20"/>
        </w:rPr>
      </w:pPr>
      <w:bookmarkStart w:id="113" w:name="_Toc164692384"/>
      <w:r w:rsidRPr="00123177">
        <w:t>Requirements</w:t>
      </w:r>
      <w:bookmarkEnd w:id="113"/>
    </w:p>
    <w:p w14:paraId="5F0D9DB6" w14:textId="77777777" w:rsidR="00A55B53" w:rsidRPr="00123177" w:rsidRDefault="00A55B53" w:rsidP="00A55B53">
      <w:pPr>
        <w:pStyle w:val="Heading4"/>
      </w:pPr>
      <w:r w:rsidRPr="00123177">
        <w:t>Application State: Discharge</w:t>
      </w:r>
    </w:p>
    <w:p w14:paraId="286844D5" w14:textId="77777777" w:rsidR="00A55B53" w:rsidRPr="00123177" w:rsidRDefault="00A55B53" w:rsidP="00A55B53">
      <w:pPr>
        <w:pStyle w:val="BodyText"/>
        <w:rPr>
          <w:b/>
          <w:bCs/>
        </w:rPr>
      </w:pPr>
    </w:p>
    <w:p w14:paraId="43256091" w14:textId="77777777" w:rsidR="00A55B53" w:rsidRPr="00123177" w:rsidRDefault="00A55B53" w:rsidP="00A55B53">
      <w:pPr>
        <w:pStyle w:val="BodyText"/>
      </w:pPr>
    </w:p>
    <w:p w14:paraId="0BF67591" w14:textId="77777777" w:rsidR="00A55B53" w:rsidRPr="00123177" w:rsidRDefault="00A55B53" w:rsidP="00A55B53">
      <w:pPr>
        <w:pStyle w:val="BodyText"/>
      </w:pPr>
    </w:p>
    <w:p w14:paraId="0908FBD1" w14:textId="77777777" w:rsidR="00A55B53" w:rsidRPr="00123177" w:rsidRDefault="00A55B53" w:rsidP="00A55B53">
      <w:pPr>
        <w:pStyle w:val="Heading5"/>
        <w:rPr>
          <w:sz w:val="20"/>
          <w:szCs w:val="20"/>
        </w:rPr>
      </w:pPr>
      <w:r w:rsidRPr="00123177">
        <w:rPr>
          <w:rFonts w:eastAsia="Arial"/>
          <w:sz w:val="20"/>
          <w:szCs w:val="20"/>
        </w:rPr>
        <w:t>Transition requirements to “Disable” substate of Discharge state from “Normal” substate of HV_ON state.</w:t>
      </w:r>
    </w:p>
    <w:tbl>
      <w:tblPr>
        <w:tblW w:w="9300" w:type="dxa"/>
        <w:tblInd w:w="103" w:type="dxa"/>
        <w:tblLook w:val="06A0" w:firstRow="1" w:lastRow="0" w:firstColumn="1" w:lastColumn="0" w:noHBand="1" w:noVBand="1"/>
      </w:tblPr>
      <w:tblGrid>
        <w:gridCol w:w="1456"/>
        <w:gridCol w:w="7844"/>
      </w:tblGrid>
      <w:tr w:rsidR="00A55B53" w:rsidRPr="00123177" w14:paraId="1CB651A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8B146FC"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3FD0505" w14:textId="77777777" w:rsidR="00A55B53" w:rsidRPr="00123177" w:rsidRDefault="00A55B53" w:rsidP="00535342">
            <w:r w:rsidRPr="00123177">
              <w:rPr>
                <w:rFonts w:eastAsia="Arial"/>
                <w:b/>
                <w:bCs/>
                <w:color w:val="000000" w:themeColor="text1"/>
                <w:szCs w:val="20"/>
              </w:rPr>
              <w:t>Description</w:t>
            </w:r>
          </w:p>
        </w:tc>
      </w:tr>
      <w:tr w:rsidR="00A55B53" w:rsidRPr="00123177" w14:paraId="63F7ED28"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9666BE7"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462B4D" w14:textId="77777777" w:rsidR="00A55B53" w:rsidRPr="00123177" w:rsidRDefault="00A55B53" w:rsidP="00535342">
            <w:r w:rsidRPr="00123177">
              <w:rPr>
                <w:rFonts w:eastAsia="Arial"/>
                <w:color w:val="000000" w:themeColor="text1"/>
              </w:rPr>
              <w:t>SWRS_APP_STATE_11</w:t>
            </w:r>
          </w:p>
        </w:tc>
      </w:tr>
      <w:tr w:rsidR="00A55B53" w:rsidRPr="00123177" w14:paraId="64813F10"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951FC9C"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54C7CA" w14:textId="77777777" w:rsidR="00A55B53" w:rsidRPr="00123177" w:rsidRDefault="00A55B53" w:rsidP="00535342">
            <w:pPr>
              <w:rPr>
                <w:rFonts w:eastAsia="Arial"/>
                <w:color w:val="000000" w:themeColor="text1"/>
              </w:rPr>
            </w:pPr>
            <w:r w:rsidRPr="00123177">
              <w:rPr>
                <w:rFonts w:eastAsia="Arial"/>
                <w:color w:val="000000" w:themeColor="text1"/>
              </w:rPr>
              <w:t>SDS-HVDCDC-141</w:t>
            </w:r>
          </w:p>
        </w:tc>
      </w:tr>
      <w:tr w:rsidR="00A55B53" w:rsidRPr="00123177" w14:paraId="34F761E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D5D28DF"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F5C79C" w14:textId="77777777" w:rsidR="00A55B53" w:rsidRPr="00123177" w:rsidRDefault="00A55B53" w:rsidP="00535342">
            <w:pPr>
              <w:rPr>
                <w:rFonts w:eastAsia="Arial"/>
                <w:color w:val="000000" w:themeColor="text1"/>
              </w:rPr>
            </w:pPr>
            <w:r w:rsidRPr="00123177">
              <w:t>A-Sample/PF1.0</w:t>
            </w:r>
          </w:p>
        </w:tc>
      </w:tr>
      <w:tr w:rsidR="00A55B53" w:rsidRPr="00123177" w14:paraId="4FB15ED8"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117461B2"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D49DAA" w14:textId="77777777" w:rsidR="00A55B53" w:rsidRPr="00123177" w:rsidRDefault="00A55B53" w:rsidP="00535342">
            <w:pPr>
              <w:rPr>
                <w:rFonts w:eastAsia="Arial"/>
                <w:szCs w:val="20"/>
              </w:rPr>
            </w:pPr>
            <w:r w:rsidRPr="00123177">
              <w:rPr>
                <w:rFonts w:eastAsia="Arial"/>
                <w:szCs w:val="20"/>
              </w:rPr>
              <w:t>The application shall be able to transit to “Disable” substate of Discharge state from “Normal” substate of HV_ON state.</w:t>
            </w:r>
          </w:p>
        </w:tc>
      </w:tr>
      <w:tr w:rsidR="00A55B53" w:rsidRPr="00123177" w14:paraId="5607F8A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90675F"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DA9EB9" w14:textId="77777777" w:rsidR="00A55B53" w:rsidRPr="00123177" w:rsidRDefault="00A55B53" w:rsidP="00535342">
            <w:r w:rsidRPr="00123177">
              <w:t>No Such derived requirement is applicable.</w:t>
            </w:r>
          </w:p>
        </w:tc>
      </w:tr>
      <w:tr w:rsidR="00A55B53" w:rsidRPr="00123177" w14:paraId="034CE7D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ADBB3AE"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88E1D8"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18C870A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86640A7"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B0696" w14:textId="77777777" w:rsidR="00A55B53" w:rsidRPr="00123177" w:rsidRDefault="00A55B53" w:rsidP="00535342">
            <w:pPr>
              <w:spacing w:line="259" w:lineRule="auto"/>
            </w:pPr>
            <w:r w:rsidRPr="00123177">
              <w:t>Application shall start transitioning to substate “Disable” of Discharge once meets the conditions mentioned in “Process” Section</w:t>
            </w:r>
          </w:p>
        </w:tc>
      </w:tr>
      <w:tr w:rsidR="00A55B53" w:rsidRPr="00123177" w14:paraId="559F3F6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C966712"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FD046B"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should be able to transition to “Disable” substate.</w:t>
            </w:r>
          </w:p>
        </w:tc>
      </w:tr>
      <w:tr w:rsidR="00A55B53" w:rsidRPr="00123177" w14:paraId="57087B8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505E02" w14:textId="77777777" w:rsidR="00A55B53" w:rsidRPr="00123177" w:rsidRDefault="00A55B53" w:rsidP="00535342">
            <w:r w:rsidRPr="00123177">
              <w:rPr>
                <w:rFonts w:eastAsia="Arial"/>
                <w:color w:val="000000" w:themeColor="text1"/>
                <w:szCs w:val="20"/>
              </w:rPr>
              <w:lastRenderedPageBreak/>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335BC6"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are the conditions for Disable state to get trigger:</w:t>
            </w:r>
          </w:p>
          <w:p w14:paraId="7C54AE17" w14:textId="77777777" w:rsidR="00A55B53" w:rsidRPr="00123177" w:rsidRDefault="00A55B53" w:rsidP="00535342">
            <w:pPr>
              <w:spacing w:line="259" w:lineRule="auto"/>
            </w:pPr>
            <w:r w:rsidRPr="00123177">
              <w:rPr>
                <w:rFonts w:eastAsia="Arial"/>
                <w:color w:val="000000" w:themeColor="text1"/>
                <w:szCs w:val="20"/>
              </w:rPr>
              <w:t xml:space="preserve">1. </w:t>
            </w:r>
            <w:r w:rsidRPr="00123177">
              <w:rPr>
                <w:rFonts w:eastAsia="Arial"/>
                <w:b/>
                <w:bCs/>
                <w:color w:val="000000" w:themeColor="text1"/>
                <w:szCs w:val="20"/>
              </w:rPr>
              <w:t xml:space="preserve">NHVDCDCCommand </w:t>
            </w:r>
            <w:r w:rsidRPr="00123177">
              <w:rPr>
                <w:rFonts w:eastAsia="Arial"/>
                <w:color w:val="000000" w:themeColor="text1"/>
                <w:szCs w:val="20"/>
              </w:rPr>
              <w:t>= 0x00 ("Standby") Received</w:t>
            </w:r>
          </w:p>
          <w:p w14:paraId="57A7AF9A" w14:textId="77777777" w:rsidR="00A55B53" w:rsidRPr="00123177" w:rsidRDefault="00A55B53" w:rsidP="00535342">
            <w:pPr>
              <w:spacing w:line="259" w:lineRule="auto"/>
            </w:pPr>
            <w:r w:rsidRPr="00123177">
              <w:rPr>
                <w:rFonts w:eastAsia="Arial"/>
                <w:color w:val="000000" w:themeColor="text1"/>
                <w:szCs w:val="20"/>
              </w:rPr>
              <w:t xml:space="preserve">2. </w:t>
            </w:r>
            <w:r w:rsidRPr="00123177">
              <w:rPr>
                <w:rFonts w:eastAsia="Arial"/>
                <w:b/>
                <w:bCs/>
                <w:color w:val="000000" w:themeColor="text1"/>
                <w:szCs w:val="20"/>
              </w:rPr>
              <w:t xml:space="preserve">NHVDCDCFault </w:t>
            </w:r>
            <w:r w:rsidRPr="00123177">
              <w:rPr>
                <w:rFonts w:eastAsia="Arial"/>
                <w:color w:val="000000" w:themeColor="text1"/>
                <w:szCs w:val="20"/>
              </w:rPr>
              <w:t>!= 0x3 ("Level 2" fault)</w:t>
            </w:r>
          </w:p>
        </w:tc>
      </w:tr>
      <w:tr w:rsidR="00A55B53" w:rsidRPr="00123177" w14:paraId="58C1D96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B7839BE"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4C1B58" w14:textId="77777777" w:rsidR="00A55B53" w:rsidRPr="00123177" w:rsidRDefault="00A55B53" w:rsidP="00535342">
            <w:r w:rsidRPr="00123177">
              <w:t>No such mandatory fields is applicable.</w:t>
            </w:r>
          </w:p>
        </w:tc>
      </w:tr>
      <w:tr w:rsidR="00A55B53" w:rsidRPr="00123177" w14:paraId="0457B14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FBE4DD7"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BCE986" w14:textId="77777777" w:rsidR="00A55B53" w:rsidRPr="00123177" w:rsidRDefault="00A55B53" w:rsidP="00535342">
            <w:r w:rsidRPr="00123177">
              <w:t>HVDCDCStatus = 1, HVDCDCStatusDebug = 6.</w:t>
            </w:r>
          </w:p>
        </w:tc>
      </w:tr>
      <w:tr w:rsidR="00A55B53" w:rsidRPr="00123177" w14:paraId="471A65B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3853A6"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EDC7E5" w14:textId="77777777" w:rsidR="00A55B53" w:rsidRPr="00123177" w:rsidRDefault="00A55B53" w:rsidP="00535342">
            <w:r w:rsidRPr="00123177">
              <w:rPr>
                <w:szCs w:val="20"/>
              </w:rPr>
              <w:t>Default values shall be applicable with respect to Pre-Loaded Values</w:t>
            </w:r>
          </w:p>
        </w:tc>
      </w:tr>
      <w:tr w:rsidR="00A55B53" w:rsidRPr="00123177" w14:paraId="3F837D8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ABC3EC5"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C0F4FF" w14:textId="77777777" w:rsidR="00A55B53" w:rsidRPr="00123177" w:rsidRDefault="00A55B53" w:rsidP="00535342">
            <w:r w:rsidRPr="00123177">
              <w:t>NA</w:t>
            </w:r>
          </w:p>
        </w:tc>
      </w:tr>
      <w:tr w:rsidR="00A55B53" w:rsidRPr="00123177" w14:paraId="033DE5A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2747CCB" w14:textId="77777777" w:rsidR="00A55B53" w:rsidRPr="00123177" w:rsidRDefault="00A55B53" w:rsidP="00535342">
            <w:r w:rsidRPr="00123177">
              <w:rPr>
                <w:rFonts w:eastAsia="Arial"/>
                <w:color w:val="000000" w:themeColor="text1"/>
                <w:szCs w:val="20"/>
              </w:rPr>
              <w:t xml:space="preserve">zzData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E437CF" w14:textId="77777777" w:rsidR="00A55B53" w:rsidRPr="00123177" w:rsidRDefault="00A55B53" w:rsidP="00535342">
            <w:r w:rsidRPr="00123177">
              <w:rPr>
                <w:szCs w:val="20"/>
              </w:rPr>
              <w:t>Data latency period is not applicable</w:t>
            </w:r>
          </w:p>
        </w:tc>
      </w:tr>
      <w:tr w:rsidR="00A55B53" w:rsidRPr="00123177" w14:paraId="662CF44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8A00F42"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763DC8" w14:textId="77777777" w:rsidR="00A55B53" w:rsidRPr="00123177" w:rsidRDefault="00A55B53" w:rsidP="00535342">
            <w:r w:rsidRPr="00123177">
              <w:rPr>
                <w:szCs w:val="20"/>
              </w:rPr>
              <w:t>Data Retention period is not applicable.</w:t>
            </w:r>
          </w:p>
        </w:tc>
      </w:tr>
      <w:tr w:rsidR="00A55B53" w:rsidRPr="00123177" w14:paraId="7A98499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5A51539"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2C1117" w14:textId="77777777" w:rsidR="00A55B53" w:rsidRPr="00123177" w:rsidRDefault="00A55B53" w:rsidP="00535342">
            <w:r w:rsidRPr="00123177">
              <w:rPr>
                <w:szCs w:val="20"/>
              </w:rPr>
              <w:t>Data rate is not applicable.</w:t>
            </w:r>
          </w:p>
        </w:tc>
      </w:tr>
      <w:tr w:rsidR="00A55B53" w:rsidRPr="00123177" w14:paraId="67C498B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4CF6F5"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AAF6A4"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1051B36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229118"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253AE8" w14:textId="77777777" w:rsidR="00A55B53" w:rsidRPr="00123177" w:rsidRDefault="00A55B53" w:rsidP="00535342">
            <w:r w:rsidRPr="00123177">
              <w:rPr>
                <w:szCs w:val="20"/>
              </w:rPr>
              <w:t>Temporal event is not applicable.</w:t>
            </w:r>
          </w:p>
        </w:tc>
      </w:tr>
      <w:tr w:rsidR="00A55B53" w:rsidRPr="00123177" w14:paraId="5334A96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5CE13F" w14:textId="77777777" w:rsidR="00A55B53" w:rsidRPr="00123177" w:rsidRDefault="00A55B53" w:rsidP="00535342">
            <w:r w:rsidRPr="00123177">
              <w:rPr>
                <w:rFonts w:eastAsia="Arial"/>
                <w:color w:val="000000" w:themeColor="text1"/>
                <w:szCs w:val="20"/>
              </w:rPr>
              <w:t xml:space="preserve">Validation Rules/ </w:t>
            </w:r>
          </w:p>
          <w:p w14:paraId="6B39EB67"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08AD21" w14:textId="77777777" w:rsidR="00A55B53" w:rsidRPr="00123177" w:rsidRDefault="00A55B53" w:rsidP="00535342">
            <w:pPr>
              <w:spacing w:line="259" w:lineRule="auto"/>
            </w:pPr>
            <w:r w:rsidRPr="00123177">
              <w:rPr>
                <w:szCs w:val="20"/>
              </w:rPr>
              <w:t>Verify the CAN messages and CAN signal mentioned in input and out section on CANalyzer Tool.</w:t>
            </w:r>
          </w:p>
          <w:p w14:paraId="6FE6953D" w14:textId="77777777" w:rsidR="00A55B53" w:rsidRPr="00123177" w:rsidRDefault="00A55B53" w:rsidP="00535342">
            <w:pPr>
              <w:pStyle w:val="TableText"/>
              <w:snapToGrid w:val="0"/>
              <w:ind w:left="360"/>
            </w:pPr>
          </w:p>
          <w:p w14:paraId="7BF84595" w14:textId="77777777" w:rsidR="00A55B53" w:rsidRPr="00123177" w:rsidRDefault="00A55B53" w:rsidP="00535342">
            <w:pPr>
              <w:pStyle w:val="TableText"/>
              <w:numPr>
                <w:ilvl w:val="0"/>
                <w:numId w:val="23"/>
              </w:numPr>
              <w:snapToGrid w:val="0"/>
            </w:pPr>
            <w:r w:rsidRPr="00123177">
              <w:t xml:space="preserve">The HVHVDCDC shall set NHVDCDCStatus = 0x4 Disable_power_module on vehicle </w:t>
            </w:r>
            <w:commentRangeStart w:id="114"/>
            <w:commentRangeStart w:id="115"/>
            <w:r w:rsidRPr="00123177">
              <w:t>CAN</w:t>
            </w:r>
            <w:commentRangeEnd w:id="114"/>
            <w:r w:rsidRPr="00123177">
              <w:rPr>
                <w:rStyle w:val="CommentReference"/>
                <w:sz w:val="24"/>
                <w:szCs w:val="24"/>
              </w:rPr>
              <w:commentReference w:id="114"/>
            </w:r>
            <w:commentRangeEnd w:id="115"/>
            <w:r w:rsidRPr="00123177">
              <w:rPr>
                <w:rStyle w:val="CommentReference"/>
                <w:sz w:val="24"/>
                <w:szCs w:val="24"/>
              </w:rPr>
              <w:commentReference w:id="115"/>
            </w:r>
            <w:r w:rsidRPr="00123177">
              <w:t>.</w:t>
            </w:r>
          </w:p>
          <w:p w14:paraId="7E927237" w14:textId="77777777" w:rsidR="00A55B53" w:rsidRPr="00123177" w:rsidRDefault="00A55B53" w:rsidP="00535342">
            <w:pPr>
              <w:pStyle w:val="TableText"/>
              <w:numPr>
                <w:ilvl w:val="0"/>
                <w:numId w:val="23"/>
              </w:numPr>
              <w:snapToGrid w:val="0"/>
            </w:pPr>
            <w:r w:rsidRPr="00123177">
              <w:t>The HVHVDCDC shall set NHVDCDCStatusDebug = 0x7 Shutdown_DisablePM on debug CAN.</w:t>
            </w:r>
          </w:p>
        </w:tc>
      </w:tr>
      <w:tr w:rsidR="00A55B53" w:rsidRPr="00123177" w14:paraId="0F61A9A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652E2C1"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D1CAE6" w14:textId="77777777" w:rsidR="00A55B53" w:rsidRPr="00123177" w:rsidRDefault="00A55B53" w:rsidP="00535342">
            <w:r w:rsidRPr="00123177">
              <w:rPr>
                <w:szCs w:val="20"/>
              </w:rPr>
              <w:t>Constraints is not applicable.</w:t>
            </w:r>
          </w:p>
        </w:tc>
      </w:tr>
      <w:tr w:rsidR="00A55B53" w:rsidRPr="00123177" w14:paraId="62BAEA3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0B64C2D"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953263" w14:textId="77777777" w:rsidR="00A55B53" w:rsidRPr="00123177" w:rsidRDefault="00A55B53" w:rsidP="00535342">
            <w:r w:rsidRPr="00123177">
              <w:rPr>
                <w:szCs w:val="20"/>
              </w:rPr>
              <w:t>No effects on other system</w:t>
            </w:r>
          </w:p>
        </w:tc>
      </w:tr>
      <w:tr w:rsidR="00A55B53" w:rsidRPr="00123177" w14:paraId="3BD00F3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7B80930" w14:textId="77777777" w:rsidR="00A55B53" w:rsidRPr="00123177" w:rsidRDefault="00A55B53" w:rsidP="00535342">
            <w:r w:rsidRPr="00123177">
              <w:rPr>
                <w:rFonts w:eastAsia="Arial"/>
                <w:color w:val="000000" w:themeColor="text1"/>
                <w:szCs w:val="20"/>
              </w:rPr>
              <w:t>Testability with respect to test environment</w:t>
            </w:r>
          </w:p>
          <w:p w14:paraId="2A453BAC" w14:textId="77777777" w:rsidR="00A55B53" w:rsidRPr="00123177" w:rsidRDefault="00A55B53" w:rsidP="00535342">
            <w:r w:rsidRPr="00123177">
              <w:rPr>
                <w:rFonts w:eastAsia="Arial"/>
                <w:color w:val="000000" w:themeColor="text1"/>
                <w:szCs w:val="20"/>
              </w:rPr>
              <w:t>(Yes/No)</w:t>
            </w:r>
          </w:p>
          <w:p w14:paraId="3D0F0908" w14:textId="77777777" w:rsidR="00A55B53" w:rsidRPr="00123177" w:rsidRDefault="00A55B53" w:rsidP="00535342">
            <w:r w:rsidRPr="00123177">
              <w:rPr>
                <w:rFonts w:eastAsia="Arial"/>
                <w:i/>
                <w:iCs/>
                <w:color w:val="000000" w:themeColor="text1"/>
                <w:szCs w:val="20"/>
              </w:rPr>
              <w:t xml:space="preserve">Note: Mention in which phase of testing, </w:t>
            </w:r>
            <w:r w:rsidRPr="00123177">
              <w:rPr>
                <w:rFonts w:eastAsia="Arial"/>
                <w:i/>
                <w:iCs/>
                <w:color w:val="000000" w:themeColor="text1"/>
                <w:szCs w:val="20"/>
              </w:rPr>
              <w:lastRenderedPageBreak/>
              <w:t>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DA3FB1" w14:textId="77777777" w:rsidR="00A55B53" w:rsidRPr="00123177" w:rsidRDefault="00A55B53" w:rsidP="00535342">
            <w:pPr>
              <w:pStyle w:val="TableText"/>
              <w:snapToGrid w:val="0"/>
            </w:pPr>
            <w:r w:rsidRPr="00123177">
              <w:lastRenderedPageBreak/>
              <w:t>YES</w:t>
            </w:r>
          </w:p>
          <w:p w14:paraId="43CA1D3A" w14:textId="77777777" w:rsidR="00A55B53" w:rsidRPr="00123177" w:rsidRDefault="00A55B53" w:rsidP="00535342"/>
        </w:tc>
      </w:tr>
      <w:tr w:rsidR="00A55B53" w:rsidRPr="00123177" w14:paraId="4D44004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7E38B77" w14:textId="77777777" w:rsidR="00A55B53" w:rsidRPr="00123177" w:rsidRDefault="00A55B53" w:rsidP="00535342">
            <w:r w:rsidRPr="00123177">
              <w:rPr>
                <w:rFonts w:eastAsia="Arial"/>
                <w:color w:val="000000" w:themeColor="text1"/>
                <w:szCs w:val="20"/>
              </w:rPr>
              <w:t>Feasible within project constraints</w:t>
            </w:r>
          </w:p>
          <w:p w14:paraId="2F6A24B4" w14:textId="77777777" w:rsidR="00A55B53" w:rsidRPr="00123177" w:rsidRDefault="00A55B53" w:rsidP="00535342">
            <w:r w:rsidRPr="00123177">
              <w:rPr>
                <w:rFonts w:eastAsia="Arial"/>
                <w:color w:val="000000" w:themeColor="text1"/>
                <w:szCs w:val="20"/>
              </w:rPr>
              <w:t>(Yes/No)</w:t>
            </w:r>
          </w:p>
          <w:p w14:paraId="160EEA61"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424EAC" w14:textId="77777777" w:rsidR="00A55B53" w:rsidRPr="00123177" w:rsidRDefault="00A55B53" w:rsidP="00535342">
            <w:pPr>
              <w:pStyle w:val="TableText"/>
              <w:snapToGrid w:val="0"/>
            </w:pPr>
            <w:r w:rsidRPr="00123177">
              <w:t>YES</w:t>
            </w:r>
          </w:p>
          <w:p w14:paraId="6BD1089B" w14:textId="77777777" w:rsidR="00A55B53" w:rsidRPr="00123177" w:rsidRDefault="00A55B53" w:rsidP="00535342"/>
        </w:tc>
      </w:tr>
      <w:tr w:rsidR="00A55B53" w:rsidRPr="00123177" w14:paraId="2A2F596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4CB2883" w14:textId="77777777" w:rsidR="00A55B53" w:rsidRPr="00123177" w:rsidRDefault="00A55B53" w:rsidP="00535342">
            <w:r w:rsidRPr="00123177">
              <w:rPr>
                <w:rFonts w:eastAsia="Arial"/>
                <w:color w:val="000000" w:themeColor="text1"/>
                <w:szCs w:val="20"/>
              </w:rPr>
              <w:t>Critical</w:t>
            </w:r>
          </w:p>
          <w:p w14:paraId="40DE1470"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C2E747" w14:textId="77777777" w:rsidR="00A55B53" w:rsidRPr="00123177" w:rsidRDefault="00A55B53" w:rsidP="00535342">
            <w:r w:rsidRPr="00123177">
              <w:t>YES</w:t>
            </w:r>
          </w:p>
        </w:tc>
      </w:tr>
      <w:tr w:rsidR="00A55B53" w:rsidRPr="00123177" w14:paraId="6ADB3DC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5865AC6"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555644" w14:textId="77777777" w:rsidR="00A55B53" w:rsidRPr="00123177" w:rsidRDefault="00A55B53" w:rsidP="00535342">
            <w:r w:rsidRPr="00123177">
              <w:t>Acceptance Criteria for this requirement should be as per SECTION-6 ACCEPTANCE CRITERIA</w:t>
            </w:r>
          </w:p>
        </w:tc>
      </w:tr>
    </w:tbl>
    <w:p w14:paraId="77DCE0CA" w14:textId="77777777" w:rsidR="00A55B53" w:rsidRPr="00123177" w:rsidRDefault="00A55B53" w:rsidP="00A55B53"/>
    <w:tbl>
      <w:tblPr>
        <w:tblW w:w="9300" w:type="dxa"/>
        <w:tblInd w:w="103" w:type="dxa"/>
        <w:tblLook w:val="06A0" w:firstRow="1" w:lastRow="0" w:firstColumn="1" w:lastColumn="0" w:noHBand="1" w:noVBand="1"/>
      </w:tblPr>
      <w:tblGrid>
        <w:gridCol w:w="1456"/>
        <w:gridCol w:w="7844"/>
      </w:tblGrid>
      <w:tr w:rsidR="00A55B53" w:rsidRPr="00123177" w14:paraId="188103C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FA890E7" w14:textId="77777777" w:rsidR="00A55B53" w:rsidRPr="00123177" w:rsidRDefault="00A55B53" w:rsidP="00535342">
            <w:pPr>
              <w:rPr>
                <w:strike/>
              </w:rPr>
            </w:pPr>
            <w:r w:rsidRPr="00123177">
              <w:rPr>
                <w:rFonts w:eastAsia="Arial"/>
                <w:b/>
                <w:bCs/>
                <w:strike/>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0CBE0EF" w14:textId="77777777" w:rsidR="00A55B53" w:rsidRPr="00123177" w:rsidRDefault="00A55B53" w:rsidP="00535342">
            <w:pPr>
              <w:rPr>
                <w:strike/>
              </w:rPr>
            </w:pPr>
            <w:r w:rsidRPr="00123177">
              <w:rPr>
                <w:rFonts w:eastAsia="Arial"/>
                <w:b/>
                <w:bCs/>
                <w:strike/>
                <w:color w:val="000000" w:themeColor="text1"/>
                <w:szCs w:val="20"/>
              </w:rPr>
              <w:t>Description</w:t>
            </w:r>
          </w:p>
        </w:tc>
      </w:tr>
      <w:tr w:rsidR="00A55B53" w:rsidRPr="00123177" w14:paraId="33B86E44"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87A7954" w14:textId="77777777" w:rsidR="00A55B53" w:rsidRPr="00123177" w:rsidRDefault="00A55B53" w:rsidP="00535342">
            <w:pPr>
              <w:rPr>
                <w:strike/>
              </w:rPr>
            </w:pPr>
            <w:r w:rsidRPr="00123177">
              <w:rPr>
                <w:rFonts w:eastAsia="Arial"/>
                <w:strike/>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8D6068" w14:textId="77777777" w:rsidR="00A55B53" w:rsidRPr="00123177" w:rsidRDefault="00A55B53" w:rsidP="00535342">
            <w:pPr>
              <w:rPr>
                <w:strike/>
              </w:rPr>
            </w:pPr>
            <w:r w:rsidRPr="00123177">
              <w:rPr>
                <w:rFonts w:eastAsia="Arial"/>
                <w:strike/>
                <w:color w:val="000000" w:themeColor="text1"/>
              </w:rPr>
              <w:t>SWRS_APP_STATE_12</w:t>
            </w:r>
          </w:p>
        </w:tc>
      </w:tr>
      <w:tr w:rsidR="00A55B53" w:rsidRPr="00123177" w14:paraId="2FF424A3"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56B038A" w14:textId="77777777" w:rsidR="00A55B53" w:rsidRPr="00123177" w:rsidRDefault="00A55B53" w:rsidP="00535342">
            <w:pPr>
              <w:rPr>
                <w:rFonts w:eastAsia="Arial"/>
                <w:strike/>
                <w:color w:val="000000" w:themeColor="text1"/>
              </w:rPr>
            </w:pPr>
            <w:r w:rsidRPr="00123177">
              <w:rPr>
                <w:rFonts w:eastAsia="Arial"/>
                <w:strike/>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73A0FF" w14:textId="77777777" w:rsidR="00A55B53" w:rsidRPr="00123177" w:rsidRDefault="00A55B53" w:rsidP="00535342">
            <w:pPr>
              <w:rPr>
                <w:rFonts w:eastAsia="Arial"/>
                <w:strike/>
                <w:color w:val="000000" w:themeColor="text1"/>
              </w:rPr>
            </w:pPr>
            <w:r w:rsidRPr="00123177">
              <w:rPr>
                <w:rFonts w:eastAsia="Arial"/>
                <w:strike/>
                <w:color w:val="000000" w:themeColor="text1"/>
              </w:rPr>
              <w:t>SDS-HVDCDC-144</w:t>
            </w:r>
          </w:p>
        </w:tc>
      </w:tr>
      <w:tr w:rsidR="00A55B53" w:rsidRPr="00123177" w14:paraId="2F45FDF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42E5E6D" w14:textId="77777777" w:rsidR="00A55B53" w:rsidRPr="00123177" w:rsidRDefault="00A55B53" w:rsidP="00535342">
            <w:pPr>
              <w:rPr>
                <w:rFonts w:eastAsia="Arial"/>
                <w:strike/>
                <w:color w:val="000000" w:themeColor="text1"/>
              </w:rPr>
            </w:pPr>
            <w:r w:rsidRPr="00123177">
              <w:rPr>
                <w:strike/>
              </w:rPr>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E953F0" w14:textId="77777777" w:rsidR="00A55B53" w:rsidRPr="00123177" w:rsidRDefault="00A55B53" w:rsidP="00535342">
            <w:pPr>
              <w:rPr>
                <w:rFonts w:eastAsia="Arial"/>
                <w:strike/>
                <w:color w:val="000000" w:themeColor="text1"/>
              </w:rPr>
            </w:pPr>
            <w:r w:rsidRPr="00123177">
              <w:rPr>
                <w:strike/>
              </w:rPr>
              <w:t>A-Sample/PF1.0</w:t>
            </w:r>
          </w:p>
        </w:tc>
      </w:tr>
      <w:tr w:rsidR="00A55B53" w:rsidRPr="00123177" w14:paraId="32A24BC2"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2B2C0C00" w14:textId="77777777" w:rsidR="00A55B53" w:rsidRPr="00123177" w:rsidRDefault="00A55B53" w:rsidP="00535342">
            <w:pPr>
              <w:rPr>
                <w:strike/>
              </w:rPr>
            </w:pPr>
            <w:r w:rsidRPr="00123177">
              <w:rPr>
                <w:rFonts w:eastAsia="Arial"/>
                <w:strike/>
                <w:color w:val="000000" w:themeColor="text1"/>
                <w:szCs w:val="20"/>
              </w:rPr>
              <w:t>Purpose</w:t>
            </w:r>
            <w:r w:rsidRPr="00123177">
              <w:rPr>
                <w:rFonts w:eastAsia="Arial"/>
                <w:strike/>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D522BB" w14:textId="77777777" w:rsidR="00A55B53" w:rsidRPr="00123177" w:rsidRDefault="00A55B53" w:rsidP="00535342">
            <w:pPr>
              <w:rPr>
                <w:rFonts w:eastAsia="Arial"/>
                <w:strike/>
                <w:szCs w:val="20"/>
              </w:rPr>
            </w:pPr>
            <w:r w:rsidRPr="00123177">
              <w:rPr>
                <w:rFonts w:eastAsia="Arial"/>
                <w:strike/>
                <w:szCs w:val="20"/>
              </w:rPr>
              <w:t>The application shall be able to transit to “</w:t>
            </w:r>
            <w:r w:rsidRPr="00123177">
              <w:rPr>
                <w:strike/>
              </w:rPr>
              <w:t>Open_400V_SolidStateSw</w:t>
            </w:r>
            <w:r w:rsidRPr="00123177">
              <w:rPr>
                <w:rFonts w:eastAsia="Arial"/>
                <w:strike/>
                <w:szCs w:val="20"/>
              </w:rPr>
              <w:t>” substate of Discharge state from “Disable” substate.</w:t>
            </w:r>
          </w:p>
        </w:tc>
      </w:tr>
      <w:tr w:rsidR="00A55B53" w:rsidRPr="00123177" w14:paraId="0E383D2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7411391" w14:textId="77777777" w:rsidR="00A55B53" w:rsidRPr="00123177" w:rsidRDefault="00A55B53" w:rsidP="00535342">
            <w:pPr>
              <w:rPr>
                <w:strike/>
              </w:rPr>
            </w:pPr>
            <w:r w:rsidRPr="00123177">
              <w:rPr>
                <w:rFonts w:eastAsia="Arial"/>
                <w:strike/>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985D18" w14:textId="77777777" w:rsidR="00A55B53" w:rsidRPr="00123177" w:rsidRDefault="00A55B53" w:rsidP="00535342">
            <w:pPr>
              <w:rPr>
                <w:strike/>
              </w:rPr>
            </w:pPr>
            <w:r w:rsidRPr="00123177">
              <w:rPr>
                <w:strike/>
              </w:rPr>
              <w:t>No Such derived requirement is applicable.</w:t>
            </w:r>
          </w:p>
        </w:tc>
      </w:tr>
      <w:tr w:rsidR="00A55B53" w:rsidRPr="00123177" w14:paraId="1BEDB1A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E8E0BE8" w14:textId="77777777" w:rsidR="00A55B53" w:rsidRPr="00123177" w:rsidRDefault="00A55B53" w:rsidP="00535342">
            <w:pPr>
              <w:rPr>
                <w:strike/>
              </w:rPr>
            </w:pPr>
            <w:r w:rsidRPr="00123177">
              <w:rPr>
                <w:rFonts w:eastAsia="Arial"/>
                <w:strike/>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6B92DB" w14:textId="77777777" w:rsidR="00A55B53" w:rsidRPr="00123177" w:rsidRDefault="00A55B53" w:rsidP="00535342">
            <w:pPr>
              <w:rPr>
                <w:strike/>
              </w:rPr>
            </w:pPr>
            <w:r w:rsidRPr="00123177">
              <w:rPr>
                <w:rFonts w:eastAsia="Arial"/>
                <w:strike/>
                <w:color w:val="000000" w:themeColor="text1"/>
                <w:szCs w:val="20"/>
              </w:rPr>
              <w:t>No Specific access restrictions is applicable.</w:t>
            </w:r>
          </w:p>
        </w:tc>
      </w:tr>
      <w:tr w:rsidR="00A55B53" w:rsidRPr="00123177" w14:paraId="3DB3CC7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8C52232" w14:textId="77777777" w:rsidR="00A55B53" w:rsidRPr="00123177" w:rsidRDefault="00A55B53" w:rsidP="00535342">
            <w:pPr>
              <w:rPr>
                <w:strike/>
              </w:rPr>
            </w:pPr>
            <w:r w:rsidRPr="00123177">
              <w:rPr>
                <w:rFonts w:eastAsia="Arial"/>
                <w:strike/>
                <w:color w:val="000000" w:themeColor="text1"/>
                <w:szCs w:val="20"/>
              </w:rPr>
              <w:t>Input(s)</w:t>
            </w:r>
            <w:r w:rsidRPr="00123177">
              <w:rPr>
                <w:rFonts w:eastAsia="Arial"/>
                <w:b/>
                <w:bCs/>
                <w:strike/>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BD996E" w14:textId="77777777" w:rsidR="00A55B53" w:rsidRPr="00123177" w:rsidRDefault="00A55B53" w:rsidP="00535342">
            <w:pPr>
              <w:spacing w:line="259" w:lineRule="auto"/>
              <w:rPr>
                <w:strike/>
              </w:rPr>
            </w:pPr>
            <w:r w:rsidRPr="00123177">
              <w:rPr>
                <w:strike/>
              </w:rPr>
              <w:t>Application shall start transitioning to substate “Open_400V_SolidStateSw” of Discharge once meets the conditions mentioned in “Process” Section</w:t>
            </w:r>
          </w:p>
        </w:tc>
      </w:tr>
      <w:tr w:rsidR="00A55B53" w:rsidRPr="00123177" w14:paraId="055D177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5B76086" w14:textId="77777777" w:rsidR="00A55B53" w:rsidRPr="00123177" w:rsidRDefault="00A55B53" w:rsidP="00535342">
            <w:pPr>
              <w:rPr>
                <w:strike/>
              </w:rPr>
            </w:pPr>
            <w:r w:rsidRPr="00123177">
              <w:rPr>
                <w:rFonts w:eastAsia="Arial"/>
                <w:strike/>
                <w:color w:val="000000" w:themeColor="text1"/>
                <w:szCs w:val="20"/>
              </w:rPr>
              <w:t>Output(s)</w:t>
            </w:r>
            <w:r w:rsidRPr="00123177">
              <w:rPr>
                <w:rFonts w:eastAsia="Arial"/>
                <w:b/>
                <w:bCs/>
                <w:strike/>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FEBB1C"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Application transitioned the substate to “</w:t>
            </w:r>
            <w:r w:rsidRPr="00123177">
              <w:rPr>
                <w:strike/>
              </w:rPr>
              <w:t>Open_400V_SolidStateSw</w:t>
            </w:r>
            <w:r w:rsidRPr="00123177">
              <w:rPr>
                <w:rFonts w:eastAsia="Arial"/>
                <w:strike/>
                <w:color w:val="000000" w:themeColor="text1"/>
                <w:szCs w:val="20"/>
              </w:rPr>
              <w:t>”.</w:t>
            </w:r>
          </w:p>
        </w:tc>
      </w:tr>
      <w:tr w:rsidR="00A55B53" w:rsidRPr="00123177" w14:paraId="6ADB215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F5AC29E" w14:textId="77777777" w:rsidR="00A55B53" w:rsidRPr="00123177" w:rsidRDefault="00A55B53" w:rsidP="00535342">
            <w:pPr>
              <w:rPr>
                <w:strike/>
              </w:rPr>
            </w:pPr>
            <w:r w:rsidRPr="00123177">
              <w:rPr>
                <w:rFonts w:eastAsia="Arial"/>
                <w:strike/>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E907AF"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 xml:space="preserve">The conditions for </w:t>
            </w:r>
            <w:r w:rsidRPr="00123177">
              <w:rPr>
                <w:strike/>
              </w:rPr>
              <w:t>Open_400V_SolidStateSw</w:t>
            </w:r>
            <w:r w:rsidRPr="00123177">
              <w:rPr>
                <w:rFonts w:eastAsia="Arial"/>
                <w:strike/>
                <w:color w:val="000000" w:themeColor="text1"/>
                <w:szCs w:val="20"/>
              </w:rPr>
              <w:t xml:space="preserve"> substate to get trigger is discharge switch status confirms to be open.</w:t>
            </w:r>
          </w:p>
          <w:p w14:paraId="01D887B7" w14:textId="77777777" w:rsidR="00A55B53" w:rsidRPr="00123177" w:rsidRDefault="00A55B53" w:rsidP="00535342">
            <w:pPr>
              <w:spacing w:line="259" w:lineRule="auto"/>
              <w:rPr>
                <w:strike/>
              </w:rPr>
            </w:pPr>
          </w:p>
        </w:tc>
      </w:tr>
      <w:tr w:rsidR="00A55B53" w:rsidRPr="00123177" w14:paraId="6740B8A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39BDB3B" w14:textId="77777777" w:rsidR="00A55B53" w:rsidRPr="00123177" w:rsidRDefault="00A55B53" w:rsidP="00535342">
            <w:pPr>
              <w:rPr>
                <w:strike/>
              </w:rPr>
            </w:pPr>
            <w:r w:rsidRPr="00123177">
              <w:rPr>
                <w:rFonts w:eastAsia="Arial"/>
                <w:strike/>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364D50" w14:textId="77777777" w:rsidR="00A55B53" w:rsidRPr="00123177" w:rsidRDefault="00A55B53" w:rsidP="00535342">
            <w:pPr>
              <w:rPr>
                <w:strike/>
              </w:rPr>
            </w:pPr>
            <w:r w:rsidRPr="00123177">
              <w:rPr>
                <w:strike/>
              </w:rPr>
              <w:t>No such mandatory fields is applicable.</w:t>
            </w:r>
          </w:p>
        </w:tc>
      </w:tr>
      <w:tr w:rsidR="00A55B53" w:rsidRPr="00123177" w14:paraId="2DD9A44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8F98AAE" w14:textId="77777777" w:rsidR="00A55B53" w:rsidRPr="00123177" w:rsidRDefault="00A55B53" w:rsidP="00535342">
            <w:pPr>
              <w:rPr>
                <w:strike/>
              </w:rPr>
            </w:pPr>
            <w:r w:rsidRPr="00123177">
              <w:rPr>
                <w:rFonts w:eastAsia="Arial"/>
                <w:strike/>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4A1A23" w14:textId="77777777" w:rsidR="00A55B53" w:rsidRPr="00123177" w:rsidRDefault="00A55B53" w:rsidP="00535342">
            <w:pPr>
              <w:rPr>
                <w:strike/>
              </w:rPr>
            </w:pPr>
            <w:r w:rsidRPr="00123177">
              <w:rPr>
                <w:strike/>
              </w:rPr>
              <w:t>HVDCDCStatus = 1, HVDCDCSTatusDebug = 6, NHVDCDCFault = 0.</w:t>
            </w:r>
          </w:p>
        </w:tc>
      </w:tr>
      <w:tr w:rsidR="00A55B53" w:rsidRPr="00123177" w14:paraId="75F555E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17F2EE7" w14:textId="77777777" w:rsidR="00A55B53" w:rsidRPr="00123177" w:rsidRDefault="00A55B53" w:rsidP="00535342">
            <w:pPr>
              <w:rPr>
                <w:strike/>
              </w:rPr>
            </w:pPr>
            <w:r w:rsidRPr="00123177">
              <w:rPr>
                <w:rFonts w:eastAsia="Arial"/>
                <w:strike/>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370CDD" w14:textId="77777777" w:rsidR="00A55B53" w:rsidRPr="00123177" w:rsidRDefault="00A55B53" w:rsidP="00535342">
            <w:pPr>
              <w:rPr>
                <w:strike/>
              </w:rPr>
            </w:pPr>
            <w:r w:rsidRPr="00123177">
              <w:rPr>
                <w:strike/>
                <w:szCs w:val="20"/>
              </w:rPr>
              <w:t>Default values shall be applicable with respect to Pre-Loaded Values</w:t>
            </w:r>
          </w:p>
        </w:tc>
      </w:tr>
      <w:tr w:rsidR="00A55B53" w:rsidRPr="00123177" w14:paraId="733E24D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FEE1E31" w14:textId="77777777" w:rsidR="00A55B53" w:rsidRPr="00123177" w:rsidRDefault="00A55B53" w:rsidP="00535342">
            <w:pPr>
              <w:rPr>
                <w:strike/>
              </w:rPr>
            </w:pPr>
            <w:r w:rsidRPr="00123177">
              <w:rPr>
                <w:rFonts w:eastAsia="Arial"/>
                <w:strike/>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092786" w14:textId="77777777" w:rsidR="00A55B53" w:rsidRPr="00123177" w:rsidRDefault="00A55B53" w:rsidP="00535342">
            <w:pPr>
              <w:rPr>
                <w:strike/>
              </w:rPr>
            </w:pPr>
            <w:r w:rsidRPr="00123177">
              <w:rPr>
                <w:strike/>
              </w:rPr>
              <w:t>NA</w:t>
            </w:r>
          </w:p>
        </w:tc>
      </w:tr>
      <w:tr w:rsidR="00A55B53" w:rsidRPr="00123177" w14:paraId="50F8D1A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217E176" w14:textId="77777777" w:rsidR="00A55B53" w:rsidRPr="00123177" w:rsidRDefault="00A55B53" w:rsidP="00535342">
            <w:pPr>
              <w:rPr>
                <w:strike/>
              </w:rPr>
            </w:pPr>
            <w:r w:rsidRPr="00123177">
              <w:rPr>
                <w:rFonts w:eastAsia="Arial"/>
                <w:strike/>
                <w:color w:val="000000" w:themeColor="text1"/>
                <w:szCs w:val="20"/>
              </w:rPr>
              <w:lastRenderedPageBreak/>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313CDD" w14:textId="77777777" w:rsidR="00A55B53" w:rsidRPr="00123177" w:rsidRDefault="00A55B53" w:rsidP="00535342">
            <w:pPr>
              <w:rPr>
                <w:strike/>
              </w:rPr>
            </w:pPr>
            <w:r w:rsidRPr="00123177">
              <w:rPr>
                <w:strike/>
                <w:szCs w:val="20"/>
              </w:rPr>
              <w:t>Data latency period is not applicable</w:t>
            </w:r>
          </w:p>
        </w:tc>
      </w:tr>
      <w:tr w:rsidR="00A55B53" w:rsidRPr="00123177" w14:paraId="3F96C51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49119E3" w14:textId="77777777" w:rsidR="00A55B53" w:rsidRPr="00123177" w:rsidRDefault="00A55B53" w:rsidP="00535342">
            <w:pPr>
              <w:rPr>
                <w:strike/>
              </w:rPr>
            </w:pPr>
            <w:r w:rsidRPr="00123177">
              <w:rPr>
                <w:rFonts w:eastAsia="Arial"/>
                <w:strike/>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9B0835" w14:textId="77777777" w:rsidR="00A55B53" w:rsidRPr="00123177" w:rsidRDefault="00A55B53" w:rsidP="00535342">
            <w:pPr>
              <w:rPr>
                <w:strike/>
              </w:rPr>
            </w:pPr>
            <w:r w:rsidRPr="00123177">
              <w:rPr>
                <w:strike/>
                <w:szCs w:val="20"/>
              </w:rPr>
              <w:t>Data Retention period is not applicable.</w:t>
            </w:r>
          </w:p>
        </w:tc>
      </w:tr>
      <w:tr w:rsidR="00A55B53" w:rsidRPr="00123177" w14:paraId="12A315A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13526E" w14:textId="77777777" w:rsidR="00A55B53" w:rsidRPr="00123177" w:rsidRDefault="00A55B53" w:rsidP="00535342">
            <w:pPr>
              <w:rPr>
                <w:strike/>
              </w:rPr>
            </w:pPr>
            <w:r w:rsidRPr="00123177">
              <w:rPr>
                <w:rFonts w:eastAsia="Arial"/>
                <w:strike/>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4E0858" w14:textId="77777777" w:rsidR="00A55B53" w:rsidRPr="00123177" w:rsidRDefault="00A55B53" w:rsidP="00535342">
            <w:pPr>
              <w:rPr>
                <w:strike/>
              </w:rPr>
            </w:pPr>
            <w:r w:rsidRPr="00123177">
              <w:rPr>
                <w:strike/>
                <w:szCs w:val="20"/>
              </w:rPr>
              <w:t>Data rate is not applicable.</w:t>
            </w:r>
          </w:p>
        </w:tc>
      </w:tr>
      <w:tr w:rsidR="00A55B53" w:rsidRPr="00123177" w14:paraId="18A6D77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816622" w14:textId="77777777" w:rsidR="00A55B53" w:rsidRPr="00123177" w:rsidRDefault="00A55B53" w:rsidP="00535342">
            <w:pPr>
              <w:rPr>
                <w:strike/>
              </w:rPr>
            </w:pPr>
            <w:r w:rsidRPr="00123177">
              <w:rPr>
                <w:rFonts w:eastAsia="Arial"/>
                <w:strike/>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37D303" w14:textId="77777777" w:rsidR="00A55B53" w:rsidRPr="00123177" w:rsidRDefault="00A55B53" w:rsidP="00535342">
            <w:pPr>
              <w:spacing w:line="259" w:lineRule="auto"/>
              <w:rPr>
                <w:rFonts w:eastAsia="Arial"/>
                <w:strike/>
                <w:color w:val="000000" w:themeColor="text1"/>
                <w:szCs w:val="20"/>
              </w:rPr>
            </w:pPr>
            <w:r w:rsidRPr="00123177">
              <w:rPr>
                <w:strike/>
                <w:szCs w:val="20"/>
              </w:rPr>
              <w:t>External event is not required.</w:t>
            </w:r>
          </w:p>
        </w:tc>
      </w:tr>
      <w:tr w:rsidR="00A55B53" w:rsidRPr="00123177" w14:paraId="0FE4E23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3A47447" w14:textId="77777777" w:rsidR="00A55B53" w:rsidRPr="00123177" w:rsidRDefault="00A55B53" w:rsidP="00535342">
            <w:pPr>
              <w:rPr>
                <w:strike/>
              </w:rPr>
            </w:pPr>
            <w:r w:rsidRPr="00123177">
              <w:rPr>
                <w:rFonts w:eastAsia="Arial"/>
                <w:strike/>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0D9A49" w14:textId="77777777" w:rsidR="00A55B53" w:rsidRPr="00123177" w:rsidRDefault="00A55B53" w:rsidP="00535342">
            <w:pPr>
              <w:rPr>
                <w:strike/>
              </w:rPr>
            </w:pPr>
            <w:r w:rsidRPr="00123177">
              <w:rPr>
                <w:strike/>
                <w:szCs w:val="20"/>
              </w:rPr>
              <w:t>Temporal event is not applicable.</w:t>
            </w:r>
          </w:p>
        </w:tc>
      </w:tr>
      <w:tr w:rsidR="00A55B53" w:rsidRPr="00123177" w14:paraId="39C0231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AC685C8" w14:textId="77777777" w:rsidR="00A55B53" w:rsidRPr="00123177" w:rsidRDefault="00A55B53" w:rsidP="00535342">
            <w:pPr>
              <w:rPr>
                <w:strike/>
              </w:rPr>
            </w:pPr>
            <w:r w:rsidRPr="00123177">
              <w:rPr>
                <w:rFonts w:eastAsia="Arial"/>
                <w:strike/>
                <w:color w:val="000000" w:themeColor="text1"/>
                <w:szCs w:val="20"/>
              </w:rPr>
              <w:t xml:space="preserve">Validation Rules/ </w:t>
            </w:r>
          </w:p>
          <w:p w14:paraId="0D073FE6" w14:textId="77777777" w:rsidR="00A55B53" w:rsidRPr="00123177" w:rsidRDefault="00A55B53" w:rsidP="00535342">
            <w:pPr>
              <w:rPr>
                <w:strike/>
              </w:rPr>
            </w:pPr>
            <w:r w:rsidRPr="00123177">
              <w:rPr>
                <w:rFonts w:eastAsia="Arial"/>
                <w:strike/>
                <w:color w:val="000000" w:themeColor="text1"/>
                <w:szCs w:val="20"/>
              </w:rPr>
              <w:t>Verification criteria</w:t>
            </w:r>
            <w:r w:rsidRPr="00123177">
              <w:rPr>
                <w:rFonts w:eastAsia="Arial"/>
                <w:strike/>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2AFFCB" w14:textId="77777777" w:rsidR="00A55B53" w:rsidRPr="00123177" w:rsidRDefault="00A55B53" w:rsidP="00535342">
            <w:pPr>
              <w:spacing w:line="259" w:lineRule="auto"/>
              <w:rPr>
                <w:strike/>
              </w:rPr>
            </w:pPr>
            <w:r w:rsidRPr="00123177">
              <w:rPr>
                <w:strike/>
                <w:szCs w:val="20"/>
              </w:rPr>
              <w:t>Verify the CAN messages and CAN signal mentioned in input and out section on CANalyzer Tool.</w:t>
            </w:r>
          </w:p>
          <w:p w14:paraId="0EA3F327" w14:textId="77777777" w:rsidR="00A55B53" w:rsidRPr="00123177" w:rsidRDefault="00A55B53" w:rsidP="00535342">
            <w:pPr>
              <w:pStyle w:val="TableText"/>
              <w:snapToGrid w:val="0"/>
              <w:ind w:left="360"/>
              <w:rPr>
                <w:strike/>
              </w:rPr>
            </w:pPr>
          </w:p>
          <w:p w14:paraId="42B3E1EE" w14:textId="77777777" w:rsidR="00A55B53" w:rsidRPr="00123177" w:rsidRDefault="00A55B53" w:rsidP="00535342">
            <w:pPr>
              <w:pStyle w:val="TableText"/>
              <w:numPr>
                <w:ilvl w:val="0"/>
                <w:numId w:val="24"/>
              </w:numPr>
              <w:snapToGrid w:val="0"/>
              <w:rPr>
                <w:strike/>
              </w:rPr>
            </w:pPr>
            <w:r w:rsidRPr="00123177">
              <w:rPr>
                <w:strike/>
              </w:rPr>
              <w:t>The HVHVDCDC shall continue to report NHVDCDCStatus = 0x5 Discharge 400V on vehicle CAN.</w:t>
            </w:r>
          </w:p>
          <w:p w14:paraId="09EF3B3C" w14:textId="77777777" w:rsidR="00A55B53" w:rsidRPr="00123177" w:rsidRDefault="00A55B53" w:rsidP="00535342">
            <w:pPr>
              <w:pStyle w:val="TableText"/>
              <w:numPr>
                <w:ilvl w:val="0"/>
                <w:numId w:val="24"/>
              </w:numPr>
              <w:snapToGrid w:val="0"/>
              <w:rPr>
                <w:strike/>
              </w:rPr>
            </w:pPr>
            <w:r w:rsidRPr="00123177">
              <w:rPr>
                <w:strike/>
              </w:rPr>
              <w:t xml:space="preserve">The HVHVDCDC shall set NHVDCDCStatusDebug = 0xA Shutdown_OpenEFuse on debug </w:t>
            </w:r>
            <w:commentRangeStart w:id="116"/>
            <w:commentRangeStart w:id="117"/>
            <w:r w:rsidRPr="00123177">
              <w:rPr>
                <w:strike/>
              </w:rPr>
              <w:t>CAN</w:t>
            </w:r>
            <w:commentRangeEnd w:id="116"/>
            <w:r w:rsidRPr="00123177">
              <w:rPr>
                <w:rStyle w:val="CommentReference"/>
                <w:strike/>
                <w:sz w:val="24"/>
                <w:szCs w:val="24"/>
              </w:rPr>
              <w:commentReference w:id="116"/>
            </w:r>
            <w:commentRangeEnd w:id="117"/>
            <w:r w:rsidRPr="00123177">
              <w:rPr>
                <w:rStyle w:val="CommentReference"/>
                <w:strike/>
                <w:sz w:val="24"/>
                <w:szCs w:val="24"/>
              </w:rPr>
              <w:commentReference w:id="117"/>
            </w:r>
            <w:r w:rsidRPr="00123177">
              <w:rPr>
                <w:strike/>
              </w:rPr>
              <w:t>.</w:t>
            </w:r>
          </w:p>
        </w:tc>
      </w:tr>
      <w:tr w:rsidR="00A55B53" w:rsidRPr="00123177" w14:paraId="6F2A74A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102A31" w14:textId="77777777" w:rsidR="00A55B53" w:rsidRPr="00123177" w:rsidRDefault="00A55B53" w:rsidP="00535342">
            <w:pPr>
              <w:rPr>
                <w:strike/>
              </w:rPr>
            </w:pPr>
            <w:r w:rsidRPr="00123177">
              <w:rPr>
                <w:rFonts w:eastAsia="Arial"/>
                <w:strike/>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2F49AE" w14:textId="77777777" w:rsidR="00A55B53" w:rsidRPr="00123177" w:rsidRDefault="00A55B53" w:rsidP="00535342">
            <w:pPr>
              <w:rPr>
                <w:strike/>
              </w:rPr>
            </w:pPr>
            <w:r w:rsidRPr="00123177">
              <w:rPr>
                <w:strike/>
                <w:szCs w:val="20"/>
              </w:rPr>
              <w:t>Constraints is not applicable.</w:t>
            </w:r>
          </w:p>
        </w:tc>
      </w:tr>
      <w:tr w:rsidR="00A55B53" w:rsidRPr="00123177" w14:paraId="3B4474D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CAC9DE" w14:textId="77777777" w:rsidR="00A55B53" w:rsidRPr="00123177" w:rsidRDefault="00A55B53" w:rsidP="00535342">
            <w:pPr>
              <w:rPr>
                <w:strike/>
              </w:rPr>
            </w:pPr>
            <w:r w:rsidRPr="00123177">
              <w:rPr>
                <w:rFonts w:eastAsia="Arial"/>
                <w:strike/>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AF2C54" w14:textId="77777777" w:rsidR="00A55B53" w:rsidRPr="00123177" w:rsidRDefault="00A55B53" w:rsidP="00535342">
            <w:pPr>
              <w:rPr>
                <w:strike/>
              </w:rPr>
            </w:pPr>
            <w:r w:rsidRPr="00123177">
              <w:rPr>
                <w:strike/>
                <w:szCs w:val="20"/>
              </w:rPr>
              <w:t>No effects on other system</w:t>
            </w:r>
          </w:p>
        </w:tc>
      </w:tr>
      <w:tr w:rsidR="00A55B53" w:rsidRPr="00123177" w14:paraId="30FB5E9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C42821E" w14:textId="77777777" w:rsidR="00A55B53" w:rsidRPr="00123177" w:rsidRDefault="00A55B53" w:rsidP="00535342">
            <w:pPr>
              <w:rPr>
                <w:strike/>
              </w:rPr>
            </w:pPr>
            <w:r w:rsidRPr="00123177">
              <w:rPr>
                <w:rFonts w:eastAsia="Arial"/>
                <w:strike/>
                <w:color w:val="000000" w:themeColor="text1"/>
                <w:szCs w:val="20"/>
              </w:rPr>
              <w:t>Testability with respect to test environment</w:t>
            </w:r>
          </w:p>
          <w:p w14:paraId="2E868CF8" w14:textId="77777777" w:rsidR="00A55B53" w:rsidRPr="00123177" w:rsidRDefault="00A55B53" w:rsidP="00535342">
            <w:pPr>
              <w:rPr>
                <w:strike/>
              </w:rPr>
            </w:pPr>
            <w:r w:rsidRPr="00123177">
              <w:rPr>
                <w:rFonts w:eastAsia="Arial"/>
                <w:strike/>
                <w:color w:val="000000" w:themeColor="text1"/>
                <w:szCs w:val="20"/>
              </w:rPr>
              <w:t>(Yes/No)</w:t>
            </w:r>
          </w:p>
          <w:p w14:paraId="7ADAD849" w14:textId="77777777" w:rsidR="00A55B53" w:rsidRPr="00123177" w:rsidRDefault="00A55B53" w:rsidP="00535342">
            <w:pPr>
              <w:rPr>
                <w:strike/>
              </w:rPr>
            </w:pPr>
            <w:r w:rsidRPr="00123177">
              <w:rPr>
                <w:rFonts w:eastAsia="Arial"/>
                <w:i/>
                <w:iCs/>
                <w:strike/>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A872B0" w14:textId="77777777" w:rsidR="00A55B53" w:rsidRPr="00123177" w:rsidRDefault="00A55B53" w:rsidP="00535342">
            <w:pPr>
              <w:pStyle w:val="TableText"/>
              <w:snapToGrid w:val="0"/>
              <w:rPr>
                <w:strike/>
              </w:rPr>
            </w:pPr>
            <w:r w:rsidRPr="00123177">
              <w:rPr>
                <w:strike/>
              </w:rPr>
              <w:t>YES</w:t>
            </w:r>
          </w:p>
          <w:p w14:paraId="3144A1AE" w14:textId="77777777" w:rsidR="00A55B53" w:rsidRPr="00123177" w:rsidRDefault="00A55B53" w:rsidP="00535342">
            <w:pPr>
              <w:rPr>
                <w:strike/>
              </w:rPr>
            </w:pPr>
          </w:p>
        </w:tc>
      </w:tr>
      <w:tr w:rsidR="00A55B53" w:rsidRPr="00123177" w14:paraId="1FE51BE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6687A2F" w14:textId="77777777" w:rsidR="00A55B53" w:rsidRPr="00123177" w:rsidRDefault="00A55B53" w:rsidP="00535342">
            <w:pPr>
              <w:rPr>
                <w:strike/>
              </w:rPr>
            </w:pPr>
            <w:r w:rsidRPr="00123177">
              <w:rPr>
                <w:rFonts w:eastAsia="Arial"/>
                <w:strike/>
                <w:color w:val="000000" w:themeColor="text1"/>
                <w:szCs w:val="20"/>
              </w:rPr>
              <w:t>Feasible within project constraints</w:t>
            </w:r>
          </w:p>
          <w:p w14:paraId="612420CF" w14:textId="77777777" w:rsidR="00A55B53" w:rsidRPr="00123177" w:rsidRDefault="00A55B53" w:rsidP="00535342">
            <w:pPr>
              <w:rPr>
                <w:strike/>
              </w:rPr>
            </w:pPr>
            <w:r w:rsidRPr="00123177">
              <w:rPr>
                <w:rFonts w:eastAsia="Arial"/>
                <w:strike/>
                <w:color w:val="000000" w:themeColor="text1"/>
                <w:szCs w:val="20"/>
              </w:rPr>
              <w:t>(Yes/No)</w:t>
            </w:r>
          </w:p>
          <w:p w14:paraId="420B86D5" w14:textId="77777777" w:rsidR="00A55B53" w:rsidRPr="00123177" w:rsidRDefault="00A55B53" w:rsidP="00535342">
            <w:pPr>
              <w:rPr>
                <w:strike/>
              </w:rPr>
            </w:pPr>
            <w:r w:rsidRPr="00123177">
              <w:rPr>
                <w:rFonts w:eastAsia="Arial"/>
                <w:i/>
                <w:iCs/>
                <w:strike/>
                <w:color w:val="000000" w:themeColor="text1"/>
                <w:szCs w:val="20"/>
              </w:rPr>
              <w:t xml:space="preserve">Note: Add the impact of </w:t>
            </w:r>
            <w:r w:rsidRPr="00123177">
              <w:rPr>
                <w:rFonts w:eastAsia="Arial"/>
                <w:i/>
                <w:iCs/>
                <w:strike/>
                <w:color w:val="000000" w:themeColor="text1"/>
                <w:szCs w:val="20"/>
              </w:rPr>
              <w:lastRenderedPageBreak/>
              <w:t>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4066DB" w14:textId="77777777" w:rsidR="00A55B53" w:rsidRPr="00123177" w:rsidRDefault="00A55B53" w:rsidP="00535342">
            <w:pPr>
              <w:pStyle w:val="TableText"/>
              <w:snapToGrid w:val="0"/>
              <w:rPr>
                <w:strike/>
              </w:rPr>
            </w:pPr>
            <w:r w:rsidRPr="00123177">
              <w:rPr>
                <w:strike/>
              </w:rPr>
              <w:lastRenderedPageBreak/>
              <w:t>YES</w:t>
            </w:r>
          </w:p>
          <w:p w14:paraId="74B6B25A" w14:textId="77777777" w:rsidR="00A55B53" w:rsidRPr="00123177" w:rsidRDefault="00A55B53" w:rsidP="00535342">
            <w:pPr>
              <w:rPr>
                <w:strike/>
              </w:rPr>
            </w:pPr>
          </w:p>
        </w:tc>
      </w:tr>
      <w:tr w:rsidR="00A55B53" w:rsidRPr="00123177" w14:paraId="6E73EF3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6B8A3D" w14:textId="77777777" w:rsidR="00A55B53" w:rsidRPr="00123177" w:rsidRDefault="00A55B53" w:rsidP="00535342">
            <w:pPr>
              <w:rPr>
                <w:strike/>
              </w:rPr>
            </w:pPr>
            <w:r w:rsidRPr="00123177">
              <w:rPr>
                <w:rFonts w:eastAsia="Arial"/>
                <w:strike/>
                <w:color w:val="000000" w:themeColor="text1"/>
                <w:szCs w:val="20"/>
              </w:rPr>
              <w:t>Critical</w:t>
            </w:r>
          </w:p>
          <w:p w14:paraId="3FA31788" w14:textId="77777777" w:rsidR="00A55B53" w:rsidRPr="00123177" w:rsidRDefault="00A55B53" w:rsidP="00535342">
            <w:pPr>
              <w:rPr>
                <w:strike/>
              </w:rPr>
            </w:pPr>
            <w:r w:rsidRPr="00123177">
              <w:rPr>
                <w:rFonts w:eastAsia="Arial"/>
                <w:strike/>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CAA048" w14:textId="77777777" w:rsidR="00A55B53" w:rsidRPr="00123177" w:rsidRDefault="00A55B53" w:rsidP="00535342">
            <w:pPr>
              <w:rPr>
                <w:strike/>
              </w:rPr>
            </w:pPr>
            <w:r w:rsidRPr="00123177">
              <w:rPr>
                <w:strike/>
              </w:rPr>
              <w:t>YES</w:t>
            </w:r>
          </w:p>
        </w:tc>
      </w:tr>
      <w:tr w:rsidR="00A55B53" w:rsidRPr="00123177" w14:paraId="5DBFEC8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0AD74AF" w14:textId="77777777" w:rsidR="00A55B53" w:rsidRPr="00123177" w:rsidRDefault="00A55B53" w:rsidP="00535342">
            <w:pPr>
              <w:rPr>
                <w:rFonts w:eastAsia="Arial"/>
                <w:strike/>
                <w:color w:val="000000" w:themeColor="text1"/>
                <w:szCs w:val="20"/>
              </w:rPr>
            </w:pPr>
            <w:r w:rsidRPr="00123177">
              <w:rPr>
                <w:strike/>
              </w:rPr>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625E13" w14:textId="77777777" w:rsidR="00A55B53" w:rsidRPr="00123177" w:rsidRDefault="00A55B53" w:rsidP="00535342">
            <w:pPr>
              <w:rPr>
                <w:strike/>
              </w:rPr>
            </w:pPr>
            <w:r w:rsidRPr="00123177">
              <w:rPr>
                <w:strike/>
              </w:rPr>
              <w:t>Acceptance Criteria for this requirement should be as per SECTION-6 ACCEPTANCE CRITERIA</w:t>
            </w:r>
          </w:p>
        </w:tc>
      </w:tr>
    </w:tbl>
    <w:p w14:paraId="26E1A08E" w14:textId="77777777" w:rsidR="00A55B53" w:rsidRPr="00123177" w:rsidRDefault="00A55B53" w:rsidP="00A55B53">
      <w:pPr>
        <w:pStyle w:val="BodyText"/>
        <w:rPr>
          <w:szCs w:val="20"/>
        </w:rPr>
      </w:pPr>
    </w:p>
    <w:p w14:paraId="38D93330" w14:textId="77777777" w:rsidR="00A55B53" w:rsidRPr="00123177" w:rsidRDefault="00A55B53" w:rsidP="00A55B53">
      <w:pPr>
        <w:pStyle w:val="Heading5"/>
        <w:rPr>
          <w:sz w:val="20"/>
          <w:szCs w:val="20"/>
        </w:rPr>
      </w:pPr>
      <w:r w:rsidRPr="00123177">
        <w:rPr>
          <w:rFonts w:eastAsia="Arial"/>
          <w:sz w:val="20"/>
          <w:szCs w:val="20"/>
        </w:rPr>
        <w:t>Transition requirements to “</w:t>
      </w:r>
      <w:r w:rsidRPr="00123177">
        <w:rPr>
          <w:sz w:val="20"/>
          <w:szCs w:val="20"/>
        </w:rPr>
        <w:t>Active_Discharge_400V</w:t>
      </w:r>
      <w:r w:rsidRPr="00123177">
        <w:rPr>
          <w:rFonts w:eastAsia="Arial"/>
          <w:sz w:val="20"/>
          <w:szCs w:val="20"/>
        </w:rPr>
        <w:t>” substate of Discharge state from “</w:t>
      </w:r>
      <w:r w:rsidRPr="00123177">
        <w:rPr>
          <w:sz w:val="20"/>
          <w:szCs w:val="20"/>
        </w:rPr>
        <w:t>Open_400V_SolidStateSw</w:t>
      </w:r>
      <w:r w:rsidRPr="00123177">
        <w:rPr>
          <w:rFonts w:eastAsia="Arial"/>
          <w:sz w:val="20"/>
          <w:szCs w:val="20"/>
        </w:rPr>
        <w:t>” substate</w:t>
      </w:r>
    </w:p>
    <w:tbl>
      <w:tblPr>
        <w:tblW w:w="9300" w:type="dxa"/>
        <w:tblInd w:w="103" w:type="dxa"/>
        <w:tblLook w:val="06A0" w:firstRow="1" w:lastRow="0" w:firstColumn="1" w:lastColumn="0" w:noHBand="1" w:noVBand="1"/>
      </w:tblPr>
      <w:tblGrid>
        <w:gridCol w:w="1456"/>
        <w:gridCol w:w="7844"/>
      </w:tblGrid>
      <w:tr w:rsidR="00A55B53" w:rsidRPr="00123177" w14:paraId="43BC244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F8D9CD6"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6C6CD3A" w14:textId="77777777" w:rsidR="00A55B53" w:rsidRPr="00123177" w:rsidRDefault="00A55B53" w:rsidP="00535342">
            <w:r w:rsidRPr="00123177">
              <w:rPr>
                <w:rFonts w:eastAsia="Arial"/>
                <w:b/>
                <w:bCs/>
                <w:color w:val="000000" w:themeColor="text1"/>
                <w:szCs w:val="20"/>
              </w:rPr>
              <w:t>Description</w:t>
            </w:r>
          </w:p>
        </w:tc>
      </w:tr>
      <w:tr w:rsidR="00A55B53" w:rsidRPr="00123177" w14:paraId="300018A3"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3C89B86"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033473" w14:textId="77777777" w:rsidR="00A55B53" w:rsidRPr="00123177" w:rsidRDefault="00A55B53" w:rsidP="00535342">
            <w:r w:rsidRPr="00123177">
              <w:rPr>
                <w:rFonts w:eastAsia="Arial"/>
                <w:color w:val="000000" w:themeColor="text1"/>
              </w:rPr>
              <w:t>SWRS_APP_STATE_13</w:t>
            </w:r>
          </w:p>
        </w:tc>
      </w:tr>
      <w:tr w:rsidR="00A55B53" w:rsidRPr="00123177" w14:paraId="3BD43FA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EBDFE88"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DA6EAA" w14:textId="77777777" w:rsidR="00A55B53" w:rsidRPr="00123177" w:rsidRDefault="00A55B53" w:rsidP="00535342">
            <w:pPr>
              <w:rPr>
                <w:rFonts w:eastAsia="Arial"/>
                <w:color w:val="000000" w:themeColor="text1"/>
              </w:rPr>
            </w:pPr>
            <w:r w:rsidRPr="00123177">
              <w:rPr>
                <w:rFonts w:eastAsia="Arial"/>
                <w:color w:val="000000" w:themeColor="text1"/>
              </w:rPr>
              <w:t>SDS-HVDCDC-142</w:t>
            </w:r>
          </w:p>
        </w:tc>
      </w:tr>
      <w:tr w:rsidR="00A55B53" w:rsidRPr="00123177" w14:paraId="7947889E"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899F574"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6A478C" w14:textId="77777777" w:rsidR="00A55B53" w:rsidRPr="00123177" w:rsidRDefault="00A55B53" w:rsidP="00535342">
            <w:pPr>
              <w:rPr>
                <w:rFonts w:eastAsia="Arial"/>
                <w:color w:val="000000" w:themeColor="text1"/>
              </w:rPr>
            </w:pPr>
            <w:r w:rsidRPr="00123177">
              <w:t>A-Sample/PF1.0</w:t>
            </w:r>
          </w:p>
        </w:tc>
      </w:tr>
      <w:tr w:rsidR="00A55B53" w:rsidRPr="00123177" w14:paraId="36157363"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48510F88"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CDB13E" w14:textId="77777777" w:rsidR="00A55B53" w:rsidRPr="00123177" w:rsidRDefault="00A55B53" w:rsidP="00535342">
            <w:pPr>
              <w:rPr>
                <w:rFonts w:eastAsia="Arial"/>
                <w:szCs w:val="20"/>
              </w:rPr>
            </w:pPr>
            <w:r w:rsidRPr="00123177">
              <w:rPr>
                <w:rFonts w:eastAsia="Arial"/>
                <w:szCs w:val="20"/>
              </w:rPr>
              <w:t>The application shall be able to transit to “</w:t>
            </w:r>
            <w:r w:rsidRPr="00123177">
              <w:t>Active_Discharge_400V</w:t>
            </w:r>
            <w:r w:rsidRPr="00123177">
              <w:rPr>
                <w:rFonts w:eastAsia="Arial"/>
                <w:szCs w:val="20"/>
              </w:rPr>
              <w:t>” substate of Discharge state from “</w:t>
            </w:r>
            <w:r w:rsidRPr="00123177">
              <w:t>Open_400V_SolidStateSw</w:t>
            </w:r>
            <w:r w:rsidRPr="00123177">
              <w:rPr>
                <w:rFonts w:eastAsia="Arial"/>
                <w:szCs w:val="20"/>
              </w:rPr>
              <w:t>” substate.</w:t>
            </w:r>
          </w:p>
        </w:tc>
      </w:tr>
      <w:tr w:rsidR="00A55B53" w:rsidRPr="00123177" w14:paraId="49DC8FE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F86AF6"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2C62F1" w14:textId="77777777" w:rsidR="00A55B53" w:rsidRPr="00123177" w:rsidRDefault="00A55B53" w:rsidP="00535342">
            <w:r w:rsidRPr="00123177">
              <w:t>No Such derived requirement is applicable.</w:t>
            </w:r>
          </w:p>
        </w:tc>
      </w:tr>
      <w:tr w:rsidR="00A55B53" w:rsidRPr="00123177" w14:paraId="5C87EE7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D88FD97"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754293"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33D377E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5D569F5"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4EC474" w14:textId="77777777" w:rsidR="00A55B53" w:rsidRPr="00123177" w:rsidRDefault="00A55B53" w:rsidP="00535342">
            <w:pPr>
              <w:spacing w:line="259" w:lineRule="auto"/>
            </w:pPr>
            <w:r w:rsidRPr="00123177">
              <w:t>Application shall start transitioning to substate “Active_Discharge_400V” of Discharge once meets the conditions mentioned in “Process” Section</w:t>
            </w:r>
          </w:p>
        </w:tc>
      </w:tr>
      <w:tr w:rsidR="00A55B53" w:rsidRPr="00123177" w14:paraId="7644B8F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AC7425"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F0A05C"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transitioned the substate to “</w:t>
            </w:r>
            <w:r w:rsidRPr="00123177">
              <w:t>Active_Discharge_400V</w:t>
            </w:r>
            <w:r w:rsidRPr="00123177">
              <w:rPr>
                <w:rFonts w:eastAsia="Arial"/>
                <w:color w:val="000000" w:themeColor="text1"/>
                <w:szCs w:val="20"/>
              </w:rPr>
              <w:t>”.</w:t>
            </w:r>
          </w:p>
        </w:tc>
      </w:tr>
      <w:tr w:rsidR="00A55B53" w:rsidRPr="00123177" w14:paraId="0D1AD5B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579E4BB"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48A888"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The conditions for Active_Discharge</w:t>
            </w:r>
            <w:r w:rsidRPr="00123177">
              <w:t>_400V</w:t>
            </w:r>
            <w:r w:rsidRPr="00123177">
              <w:rPr>
                <w:rFonts w:eastAsia="Arial"/>
                <w:color w:val="000000" w:themeColor="text1"/>
                <w:szCs w:val="20"/>
              </w:rPr>
              <w:t xml:space="preserve"> substate to get trigger is once solid state switch status confirms to be open.</w:t>
            </w:r>
          </w:p>
          <w:p w14:paraId="2E765800" w14:textId="77777777" w:rsidR="00A55B53" w:rsidRPr="00123177" w:rsidRDefault="00A55B53" w:rsidP="00535342">
            <w:pPr>
              <w:spacing w:line="259" w:lineRule="auto"/>
            </w:pPr>
          </w:p>
        </w:tc>
      </w:tr>
      <w:tr w:rsidR="00A55B53" w:rsidRPr="00123177" w14:paraId="3F58975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86700D"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858C00" w14:textId="77777777" w:rsidR="00A55B53" w:rsidRPr="00123177" w:rsidRDefault="00A55B53" w:rsidP="00535342">
            <w:r w:rsidRPr="00123177">
              <w:t>No such mandatory fields is applicable.</w:t>
            </w:r>
          </w:p>
        </w:tc>
      </w:tr>
      <w:tr w:rsidR="00A55B53" w:rsidRPr="00123177" w14:paraId="16DA3E4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4B2DF6A"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31B42F" w14:textId="77777777" w:rsidR="00A55B53" w:rsidRPr="00123177" w:rsidRDefault="00A55B53" w:rsidP="00535342">
            <w:r w:rsidRPr="00123177">
              <w:t>HVDCDCStatus = 5, HVDCDCStatusDebug = A.</w:t>
            </w:r>
          </w:p>
        </w:tc>
      </w:tr>
      <w:tr w:rsidR="00A55B53" w:rsidRPr="00123177" w14:paraId="0DF0FB6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D93DD0B"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93D220" w14:textId="77777777" w:rsidR="00A55B53" w:rsidRPr="00123177" w:rsidRDefault="00A55B53" w:rsidP="00535342">
            <w:r w:rsidRPr="00123177">
              <w:rPr>
                <w:szCs w:val="20"/>
              </w:rPr>
              <w:t>Default values shall be applicable with respect to Pre-Loaded Values</w:t>
            </w:r>
          </w:p>
        </w:tc>
      </w:tr>
      <w:tr w:rsidR="00A55B53" w:rsidRPr="00123177" w14:paraId="5671B12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0E88556"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5030ED" w14:textId="77777777" w:rsidR="00A55B53" w:rsidRPr="00123177" w:rsidRDefault="00A55B53" w:rsidP="00535342">
            <w:r w:rsidRPr="00123177">
              <w:t>NA</w:t>
            </w:r>
          </w:p>
        </w:tc>
      </w:tr>
      <w:tr w:rsidR="00A55B53" w:rsidRPr="00123177" w14:paraId="79A1736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A67385"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AA984C" w14:textId="77777777" w:rsidR="00A55B53" w:rsidRPr="00123177" w:rsidRDefault="00A55B53" w:rsidP="00535342">
            <w:r w:rsidRPr="00123177">
              <w:rPr>
                <w:szCs w:val="20"/>
              </w:rPr>
              <w:t>Data latency period is not applicable</w:t>
            </w:r>
          </w:p>
        </w:tc>
      </w:tr>
      <w:tr w:rsidR="00A55B53" w:rsidRPr="00123177" w14:paraId="32D5C93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1D5F1F1"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AF8032" w14:textId="77777777" w:rsidR="00A55B53" w:rsidRPr="00123177" w:rsidRDefault="00A55B53" w:rsidP="00535342">
            <w:r w:rsidRPr="00123177">
              <w:rPr>
                <w:szCs w:val="20"/>
              </w:rPr>
              <w:t>Data Retention period is not applicable.</w:t>
            </w:r>
          </w:p>
        </w:tc>
      </w:tr>
      <w:tr w:rsidR="00A55B53" w:rsidRPr="00123177" w14:paraId="703483A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E962983" w14:textId="77777777" w:rsidR="00A55B53" w:rsidRPr="00123177" w:rsidRDefault="00A55B53" w:rsidP="00535342">
            <w:r w:rsidRPr="00123177">
              <w:rPr>
                <w:rFonts w:eastAsia="Arial"/>
                <w:color w:val="000000" w:themeColor="text1"/>
                <w:szCs w:val="20"/>
              </w:rPr>
              <w:t xml:space="preserve">Data Rate/ &lt;Daily&gt; </w:t>
            </w:r>
            <w:r w:rsidRPr="00123177">
              <w:rPr>
                <w:rFonts w:eastAsia="Arial"/>
                <w:color w:val="000000" w:themeColor="text1"/>
                <w:szCs w:val="20"/>
              </w:rPr>
              <w:lastRenderedPageBreak/>
              <w:t>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C36632" w14:textId="77777777" w:rsidR="00A55B53" w:rsidRPr="00123177" w:rsidRDefault="00A55B53" w:rsidP="00535342">
            <w:r w:rsidRPr="00123177">
              <w:rPr>
                <w:szCs w:val="20"/>
              </w:rPr>
              <w:lastRenderedPageBreak/>
              <w:t>Data rate is not applicable.</w:t>
            </w:r>
          </w:p>
        </w:tc>
      </w:tr>
      <w:tr w:rsidR="00A55B53" w:rsidRPr="00123177" w14:paraId="1E0C5BA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AC52E6"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F50D4E"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317725C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B25DCBB"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91C674" w14:textId="77777777" w:rsidR="00A55B53" w:rsidRPr="00123177" w:rsidRDefault="00A55B53" w:rsidP="00535342">
            <w:r w:rsidRPr="00123177">
              <w:rPr>
                <w:szCs w:val="20"/>
              </w:rPr>
              <w:t>Temporal event is not applicable.</w:t>
            </w:r>
          </w:p>
        </w:tc>
      </w:tr>
      <w:tr w:rsidR="00A55B53" w:rsidRPr="00123177" w14:paraId="73BD404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F15B19" w14:textId="77777777" w:rsidR="00A55B53" w:rsidRPr="00123177" w:rsidRDefault="00A55B53" w:rsidP="00535342">
            <w:r w:rsidRPr="00123177">
              <w:rPr>
                <w:rFonts w:eastAsia="Arial"/>
                <w:color w:val="000000" w:themeColor="text1"/>
                <w:szCs w:val="20"/>
              </w:rPr>
              <w:t xml:space="preserve">Validation Rules/ </w:t>
            </w:r>
          </w:p>
          <w:p w14:paraId="4040A812"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7C9A27" w14:textId="77777777" w:rsidR="00A55B53" w:rsidRPr="00123177" w:rsidRDefault="00A55B53" w:rsidP="00535342">
            <w:pPr>
              <w:spacing w:line="259" w:lineRule="auto"/>
            </w:pPr>
            <w:r w:rsidRPr="00123177">
              <w:rPr>
                <w:szCs w:val="20"/>
              </w:rPr>
              <w:t>Verify the CAN messages and CAN signal mentioned in input and out section on CANalyzer Tool.</w:t>
            </w:r>
          </w:p>
          <w:p w14:paraId="463274F4" w14:textId="77777777" w:rsidR="00A55B53" w:rsidRPr="00123177" w:rsidRDefault="00A55B53" w:rsidP="00535342">
            <w:pPr>
              <w:pStyle w:val="TableText"/>
              <w:snapToGrid w:val="0"/>
              <w:ind w:left="360"/>
            </w:pPr>
          </w:p>
          <w:p w14:paraId="18BD839E" w14:textId="77777777" w:rsidR="00A55B53" w:rsidRPr="00123177" w:rsidRDefault="00A55B53" w:rsidP="00535342">
            <w:pPr>
              <w:pStyle w:val="TableText"/>
              <w:numPr>
                <w:ilvl w:val="0"/>
                <w:numId w:val="25"/>
              </w:numPr>
              <w:snapToGrid w:val="0"/>
            </w:pPr>
            <w:r w:rsidRPr="00123177">
              <w:t>The HVHVDCDC shall transit to "Active Discharge 400V" state. The HVDCDC shall set NHVDCDCStatus = 0x5 Discharge 400V on vehicle CAN</w:t>
            </w:r>
          </w:p>
          <w:p w14:paraId="396F091C" w14:textId="77777777" w:rsidR="00A55B53" w:rsidRPr="00123177" w:rsidRDefault="00A55B53" w:rsidP="00535342">
            <w:pPr>
              <w:pStyle w:val="TableText"/>
              <w:numPr>
                <w:ilvl w:val="0"/>
                <w:numId w:val="25"/>
              </w:numPr>
              <w:snapToGrid w:val="0"/>
            </w:pPr>
            <w:r w:rsidRPr="00123177">
              <w:t xml:space="preserve">The HVHVDCDC shall set NHVDCDCStatusDebug = 0x8 Shutdown_EnableAD400V on debug </w:t>
            </w:r>
            <w:commentRangeStart w:id="118"/>
            <w:commentRangeStart w:id="119"/>
            <w:r w:rsidRPr="00123177">
              <w:t>CAN</w:t>
            </w:r>
            <w:commentRangeEnd w:id="118"/>
            <w:r w:rsidRPr="00123177">
              <w:rPr>
                <w:rStyle w:val="CommentReference"/>
                <w:sz w:val="24"/>
                <w:szCs w:val="24"/>
              </w:rPr>
              <w:commentReference w:id="118"/>
            </w:r>
            <w:commentRangeEnd w:id="119"/>
            <w:r w:rsidRPr="00123177">
              <w:rPr>
                <w:rStyle w:val="CommentReference"/>
                <w:sz w:val="24"/>
                <w:szCs w:val="24"/>
              </w:rPr>
              <w:commentReference w:id="119"/>
            </w:r>
            <w:r w:rsidRPr="00123177">
              <w:t>.</w:t>
            </w:r>
          </w:p>
        </w:tc>
      </w:tr>
      <w:tr w:rsidR="00A55B53" w:rsidRPr="00123177" w14:paraId="0A2C2B5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58AE9A"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2F21AF" w14:textId="77777777" w:rsidR="00A55B53" w:rsidRPr="00123177" w:rsidRDefault="00A55B53" w:rsidP="00535342">
            <w:r w:rsidRPr="00123177">
              <w:rPr>
                <w:szCs w:val="20"/>
              </w:rPr>
              <w:t>Constraints is not applicable.</w:t>
            </w:r>
          </w:p>
        </w:tc>
      </w:tr>
      <w:tr w:rsidR="00A55B53" w:rsidRPr="00123177" w14:paraId="71CBAA3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B8675E6"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65F097" w14:textId="77777777" w:rsidR="00A55B53" w:rsidRPr="00123177" w:rsidRDefault="00A55B53" w:rsidP="00535342">
            <w:r w:rsidRPr="00123177">
              <w:rPr>
                <w:szCs w:val="20"/>
              </w:rPr>
              <w:t>No effects on other system</w:t>
            </w:r>
          </w:p>
        </w:tc>
      </w:tr>
      <w:tr w:rsidR="00A55B53" w:rsidRPr="00123177" w14:paraId="6764D2B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D4F011D" w14:textId="77777777" w:rsidR="00A55B53" w:rsidRPr="00123177" w:rsidRDefault="00A55B53" w:rsidP="00535342">
            <w:r w:rsidRPr="00123177">
              <w:rPr>
                <w:rFonts w:eastAsia="Arial"/>
                <w:color w:val="000000" w:themeColor="text1"/>
                <w:szCs w:val="20"/>
              </w:rPr>
              <w:t>Testability with respect to test environment</w:t>
            </w:r>
          </w:p>
          <w:p w14:paraId="4AEA814A" w14:textId="77777777" w:rsidR="00A55B53" w:rsidRPr="00123177" w:rsidRDefault="00A55B53" w:rsidP="00535342">
            <w:r w:rsidRPr="00123177">
              <w:rPr>
                <w:rFonts w:eastAsia="Arial"/>
                <w:color w:val="000000" w:themeColor="text1"/>
                <w:szCs w:val="20"/>
              </w:rPr>
              <w:t>(Yes/No)</w:t>
            </w:r>
          </w:p>
          <w:p w14:paraId="216EBFDD"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C33BCE" w14:textId="77777777" w:rsidR="00A55B53" w:rsidRPr="00123177" w:rsidRDefault="00A55B53" w:rsidP="00535342">
            <w:pPr>
              <w:pStyle w:val="TableText"/>
              <w:snapToGrid w:val="0"/>
            </w:pPr>
            <w:r w:rsidRPr="00123177">
              <w:t>YES</w:t>
            </w:r>
          </w:p>
          <w:p w14:paraId="4CDA225B" w14:textId="77777777" w:rsidR="00A55B53" w:rsidRPr="00123177" w:rsidRDefault="00A55B53" w:rsidP="00535342"/>
        </w:tc>
      </w:tr>
      <w:tr w:rsidR="00A55B53" w:rsidRPr="00123177" w14:paraId="343ADC0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1F40E79" w14:textId="77777777" w:rsidR="00A55B53" w:rsidRPr="00123177" w:rsidRDefault="00A55B53" w:rsidP="00535342">
            <w:r w:rsidRPr="00123177">
              <w:rPr>
                <w:rFonts w:eastAsia="Arial"/>
                <w:color w:val="000000" w:themeColor="text1"/>
                <w:szCs w:val="20"/>
              </w:rPr>
              <w:t>Feasible within project constraints</w:t>
            </w:r>
          </w:p>
          <w:p w14:paraId="2ADBEB96" w14:textId="77777777" w:rsidR="00A55B53" w:rsidRPr="00123177" w:rsidRDefault="00A55B53" w:rsidP="00535342">
            <w:r w:rsidRPr="00123177">
              <w:rPr>
                <w:rFonts w:eastAsia="Arial"/>
                <w:color w:val="000000" w:themeColor="text1"/>
                <w:szCs w:val="20"/>
              </w:rPr>
              <w:t>(Yes/No)</w:t>
            </w:r>
          </w:p>
          <w:p w14:paraId="51E992BD"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AF2DD0" w14:textId="77777777" w:rsidR="00A55B53" w:rsidRPr="00123177" w:rsidRDefault="00A55B53" w:rsidP="00535342">
            <w:pPr>
              <w:pStyle w:val="TableText"/>
              <w:snapToGrid w:val="0"/>
            </w:pPr>
            <w:r w:rsidRPr="00123177">
              <w:t>YES</w:t>
            </w:r>
          </w:p>
          <w:p w14:paraId="437D2D2C" w14:textId="77777777" w:rsidR="00A55B53" w:rsidRPr="00123177" w:rsidRDefault="00A55B53" w:rsidP="00535342"/>
        </w:tc>
      </w:tr>
      <w:tr w:rsidR="00A55B53" w:rsidRPr="00123177" w14:paraId="6C5048D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18F494" w14:textId="77777777" w:rsidR="00A55B53" w:rsidRPr="00123177" w:rsidRDefault="00A55B53" w:rsidP="00535342">
            <w:r w:rsidRPr="00123177">
              <w:rPr>
                <w:rFonts w:eastAsia="Arial"/>
                <w:color w:val="000000" w:themeColor="text1"/>
                <w:szCs w:val="20"/>
              </w:rPr>
              <w:t>Critical</w:t>
            </w:r>
          </w:p>
          <w:p w14:paraId="456BB665"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41185B" w14:textId="77777777" w:rsidR="00A55B53" w:rsidRPr="00123177" w:rsidRDefault="00A55B53" w:rsidP="00535342">
            <w:r w:rsidRPr="00123177">
              <w:t>YES</w:t>
            </w:r>
          </w:p>
        </w:tc>
      </w:tr>
      <w:tr w:rsidR="00A55B53" w:rsidRPr="00123177" w14:paraId="6BEF4A0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F06CAD3" w14:textId="77777777" w:rsidR="00A55B53" w:rsidRPr="00123177" w:rsidRDefault="00A55B53" w:rsidP="00535342">
            <w:pPr>
              <w:rPr>
                <w:rFonts w:eastAsia="Arial"/>
                <w:color w:val="000000" w:themeColor="text1"/>
                <w:szCs w:val="20"/>
              </w:rPr>
            </w:pPr>
            <w:r w:rsidRPr="00123177">
              <w:lastRenderedPageBreak/>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9FEA61" w14:textId="77777777" w:rsidR="00A55B53" w:rsidRPr="00123177" w:rsidRDefault="00A55B53" w:rsidP="00535342">
            <w:r w:rsidRPr="00123177">
              <w:t>Acceptance Criteria for this requirement should be as per SECTION-6 ACCEPTANCE CRITERIA</w:t>
            </w:r>
          </w:p>
        </w:tc>
      </w:tr>
    </w:tbl>
    <w:p w14:paraId="55F7D0A0" w14:textId="77777777" w:rsidR="00A55B53" w:rsidRPr="00123177" w:rsidRDefault="00A55B53" w:rsidP="00A55B53"/>
    <w:p w14:paraId="1F0B5B20" w14:textId="77777777" w:rsidR="00A55B53" w:rsidRPr="00123177" w:rsidRDefault="00A55B53" w:rsidP="00A55B53">
      <w:pPr>
        <w:pStyle w:val="BodyText"/>
        <w:rPr>
          <w:szCs w:val="20"/>
        </w:rPr>
      </w:pPr>
    </w:p>
    <w:p w14:paraId="11B39BAA" w14:textId="77777777" w:rsidR="00A55B53" w:rsidRPr="00123177" w:rsidRDefault="00A55B53" w:rsidP="00A55B53">
      <w:pPr>
        <w:pStyle w:val="Heading5"/>
        <w:rPr>
          <w:sz w:val="20"/>
          <w:szCs w:val="20"/>
        </w:rPr>
      </w:pPr>
      <w:r w:rsidRPr="00123177">
        <w:rPr>
          <w:rFonts w:eastAsia="Arial"/>
          <w:sz w:val="20"/>
          <w:szCs w:val="20"/>
        </w:rPr>
        <w:t>Transition requirements to “</w:t>
      </w:r>
      <w:r w:rsidRPr="00123177">
        <w:rPr>
          <w:sz w:val="20"/>
          <w:szCs w:val="20"/>
        </w:rPr>
        <w:t>Disable_400V_AD</w:t>
      </w:r>
      <w:r w:rsidRPr="00123177">
        <w:rPr>
          <w:rFonts w:eastAsia="Arial"/>
          <w:sz w:val="20"/>
          <w:szCs w:val="20"/>
        </w:rPr>
        <w:t>” substate of Discharge state from “</w:t>
      </w:r>
      <w:r w:rsidRPr="00123177">
        <w:rPr>
          <w:sz w:val="20"/>
          <w:szCs w:val="20"/>
        </w:rPr>
        <w:t>Active_Discharge_400V</w:t>
      </w:r>
      <w:r w:rsidRPr="00123177">
        <w:rPr>
          <w:rFonts w:eastAsia="Arial"/>
          <w:sz w:val="20"/>
          <w:szCs w:val="20"/>
        </w:rPr>
        <w:t>” substate</w:t>
      </w:r>
    </w:p>
    <w:p w14:paraId="326795B6" w14:textId="77777777" w:rsidR="00A55B53" w:rsidRPr="00123177" w:rsidRDefault="00A55B53" w:rsidP="00A55B53"/>
    <w:tbl>
      <w:tblPr>
        <w:tblW w:w="9300" w:type="dxa"/>
        <w:tblInd w:w="103" w:type="dxa"/>
        <w:tblLook w:val="06A0" w:firstRow="1" w:lastRow="0" w:firstColumn="1" w:lastColumn="0" w:noHBand="1" w:noVBand="1"/>
      </w:tblPr>
      <w:tblGrid>
        <w:gridCol w:w="1456"/>
        <w:gridCol w:w="7844"/>
      </w:tblGrid>
      <w:tr w:rsidR="00A55B53" w:rsidRPr="00123177" w14:paraId="42100DB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AE72F7F"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21606D0" w14:textId="77777777" w:rsidR="00A55B53" w:rsidRPr="00123177" w:rsidRDefault="00A55B53" w:rsidP="00535342">
            <w:r w:rsidRPr="00123177">
              <w:rPr>
                <w:rFonts w:eastAsia="Arial"/>
                <w:b/>
                <w:bCs/>
                <w:color w:val="000000" w:themeColor="text1"/>
                <w:szCs w:val="20"/>
              </w:rPr>
              <w:t>Description</w:t>
            </w:r>
          </w:p>
        </w:tc>
      </w:tr>
      <w:tr w:rsidR="00A55B53" w:rsidRPr="00123177" w14:paraId="7F9A1EC4"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CEAE923"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FEE4BD" w14:textId="77777777" w:rsidR="00A55B53" w:rsidRPr="00123177" w:rsidRDefault="00A55B53" w:rsidP="00535342">
            <w:r w:rsidRPr="00123177">
              <w:rPr>
                <w:rFonts w:eastAsia="Arial"/>
                <w:color w:val="000000" w:themeColor="text1"/>
              </w:rPr>
              <w:t>SWRS_APP_STATE_14</w:t>
            </w:r>
          </w:p>
        </w:tc>
      </w:tr>
      <w:tr w:rsidR="00A55B53" w:rsidRPr="00123177" w14:paraId="42878FC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69B4BEC"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BC8D5B" w14:textId="77777777" w:rsidR="00A55B53" w:rsidRPr="00123177" w:rsidRDefault="00A55B53" w:rsidP="00535342">
            <w:pPr>
              <w:rPr>
                <w:rFonts w:eastAsia="Arial"/>
                <w:color w:val="000000" w:themeColor="text1"/>
              </w:rPr>
            </w:pPr>
            <w:r w:rsidRPr="00123177">
              <w:rPr>
                <w:rFonts w:eastAsia="Arial"/>
                <w:color w:val="000000" w:themeColor="text1"/>
              </w:rPr>
              <w:t>SDS-HVDCDC-143</w:t>
            </w:r>
          </w:p>
        </w:tc>
      </w:tr>
      <w:tr w:rsidR="00A55B53" w:rsidRPr="00123177" w14:paraId="4EC601E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5A2EC0D"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46A21D" w14:textId="77777777" w:rsidR="00A55B53" w:rsidRPr="00123177" w:rsidRDefault="00A55B53" w:rsidP="00535342">
            <w:pPr>
              <w:rPr>
                <w:rFonts w:eastAsia="Arial"/>
                <w:color w:val="000000" w:themeColor="text1"/>
              </w:rPr>
            </w:pPr>
            <w:r w:rsidRPr="00123177">
              <w:t>A-Sample/PF1.0</w:t>
            </w:r>
          </w:p>
        </w:tc>
      </w:tr>
      <w:tr w:rsidR="00A55B53" w:rsidRPr="00123177" w14:paraId="7F1A9D16"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1D4322A8"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953B8F" w14:textId="77777777" w:rsidR="00A55B53" w:rsidRPr="00123177" w:rsidRDefault="00A55B53" w:rsidP="00535342">
            <w:pPr>
              <w:rPr>
                <w:rFonts w:eastAsia="Arial"/>
                <w:szCs w:val="20"/>
              </w:rPr>
            </w:pPr>
            <w:r w:rsidRPr="00123177">
              <w:rPr>
                <w:rFonts w:eastAsia="Arial"/>
                <w:szCs w:val="20"/>
              </w:rPr>
              <w:t>The application shall be able to transit to “</w:t>
            </w:r>
            <w:r w:rsidRPr="00123177">
              <w:t>Disable_400V_AD</w:t>
            </w:r>
            <w:r w:rsidRPr="00123177">
              <w:rPr>
                <w:rFonts w:eastAsia="Arial"/>
                <w:szCs w:val="20"/>
              </w:rPr>
              <w:t>” substate of Discharge state from “</w:t>
            </w:r>
            <w:r w:rsidRPr="00123177">
              <w:t>Active_Discharge_400V</w:t>
            </w:r>
            <w:r w:rsidRPr="00123177">
              <w:rPr>
                <w:rFonts w:eastAsia="Arial"/>
                <w:szCs w:val="20"/>
              </w:rPr>
              <w:t>” substate.</w:t>
            </w:r>
          </w:p>
        </w:tc>
      </w:tr>
      <w:tr w:rsidR="00A55B53" w:rsidRPr="00123177" w14:paraId="65C207D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09416A"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1F530D" w14:textId="77777777" w:rsidR="00A55B53" w:rsidRPr="00123177" w:rsidRDefault="00A55B53" w:rsidP="00535342">
            <w:r w:rsidRPr="00123177">
              <w:t>No Such derived requirement is applicable.</w:t>
            </w:r>
          </w:p>
        </w:tc>
      </w:tr>
      <w:tr w:rsidR="00A55B53" w:rsidRPr="00123177" w14:paraId="3345382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FB4AA16"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EDF10C"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573CC0F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87B4AB"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2AB3B3" w14:textId="77777777" w:rsidR="00A55B53" w:rsidRPr="00123177" w:rsidRDefault="00A55B53" w:rsidP="00535342">
            <w:pPr>
              <w:spacing w:line="259" w:lineRule="auto"/>
            </w:pPr>
            <w:r w:rsidRPr="00123177">
              <w:t>Application shall start transitioning to substate “Disable_400V_AD” of Discharge once meets the conditions mentioned in “Process” Section</w:t>
            </w:r>
          </w:p>
        </w:tc>
      </w:tr>
      <w:tr w:rsidR="00A55B53" w:rsidRPr="00123177" w14:paraId="481C4BB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0C43227"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C4DB43"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transitioned the substate to “</w:t>
            </w:r>
            <w:r w:rsidRPr="00123177">
              <w:t>Disable_400V_AD</w:t>
            </w:r>
            <w:r w:rsidRPr="00123177">
              <w:rPr>
                <w:rFonts w:eastAsia="Arial"/>
                <w:color w:val="000000" w:themeColor="text1"/>
                <w:szCs w:val="20"/>
              </w:rPr>
              <w:t>”.</w:t>
            </w:r>
          </w:p>
        </w:tc>
      </w:tr>
      <w:tr w:rsidR="00A55B53" w:rsidRPr="00123177" w14:paraId="72C06F1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090A18B"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91F59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The conditions for “</w:t>
            </w:r>
            <w:r w:rsidRPr="00123177">
              <w:t>Disable_400V_AD</w:t>
            </w:r>
            <w:r w:rsidRPr="00123177">
              <w:rPr>
                <w:rFonts w:eastAsia="Arial"/>
                <w:color w:val="000000" w:themeColor="text1"/>
                <w:szCs w:val="20"/>
              </w:rPr>
              <w:t>” substate to get trigger is below:</w:t>
            </w:r>
          </w:p>
          <w:p w14:paraId="458850A4" w14:textId="77777777" w:rsidR="00A55B53" w:rsidRPr="00123177" w:rsidRDefault="00A55B53" w:rsidP="00535342">
            <w:pPr>
              <w:spacing w:line="259" w:lineRule="auto"/>
              <w:rPr>
                <w:rFonts w:eastAsia="Arial"/>
                <w:color w:val="000000" w:themeColor="text1"/>
                <w:szCs w:val="20"/>
              </w:rPr>
            </w:pPr>
            <w:r w:rsidRPr="00123177">
              <w:t>[VHVDCDC400V &lt; 60V(HVDCDC_CAL)</w:t>
            </w:r>
            <w:r w:rsidRPr="00123177">
              <w:rPr>
                <w:rFonts w:eastAsia="Arial"/>
                <w:color w:val="000000" w:themeColor="text1"/>
                <w:szCs w:val="20"/>
              </w:rPr>
              <w:t xml:space="preserve"> or</w:t>
            </w:r>
          </w:p>
          <w:p w14:paraId="198A8942" w14:textId="77777777" w:rsidR="00A55B53" w:rsidRPr="00123177" w:rsidRDefault="00A55B53" w:rsidP="00535342">
            <w:pPr>
              <w:spacing w:line="259" w:lineRule="auto"/>
            </w:pPr>
            <w:r w:rsidRPr="00123177">
              <w:t xml:space="preserve">Fails to meet the timing requirement.  </w:t>
            </w:r>
          </w:p>
        </w:tc>
      </w:tr>
      <w:tr w:rsidR="00A55B53" w:rsidRPr="00123177" w14:paraId="35028C3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B735F9C"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27C6CD" w14:textId="77777777" w:rsidR="00A55B53" w:rsidRPr="00123177" w:rsidRDefault="00A55B53" w:rsidP="00535342">
            <w:r w:rsidRPr="00123177">
              <w:t>No such mandatory fields is applicable.</w:t>
            </w:r>
          </w:p>
        </w:tc>
      </w:tr>
      <w:tr w:rsidR="00A55B53" w:rsidRPr="00123177" w14:paraId="3E5AE12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DCA5A52"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F7E00C" w14:textId="77777777" w:rsidR="00A55B53" w:rsidRPr="00123177" w:rsidRDefault="00A55B53" w:rsidP="00535342">
            <w:r w:rsidRPr="00123177">
              <w:t>HVDCDCStatus = 5, HVDCDCStatusDebug = 8.</w:t>
            </w:r>
          </w:p>
        </w:tc>
      </w:tr>
      <w:tr w:rsidR="00A55B53" w:rsidRPr="00123177" w14:paraId="4D926E6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7DA416"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0CBBEE" w14:textId="77777777" w:rsidR="00A55B53" w:rsidRPr="00123177" w:rsidRDefault="00A55B53" w:rsidP="00535342">
            <w:r w:rsidRPr="00123177">
              <w:rPr>
                <w:szCs w:val="20"/>
              </w:rPr>
              <w:t>Default values shall be applicable with respect to Pre-Loaded Values</w:t>
            </w:r>
          </w:p>
        </w:tc>
      </w:tr>
      <w:tr w:rsidR="00A55B53" w:rsidRPr="00123177" w14:paraId="123446E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5A34B0E"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830A70" w14:textId="77777777" w:rsidR="00A55B53" w:rsidRPr="00123177" w:rsidRDefault="00A55B53" w:rsidP="00535342">
            <w:r w:rsidRPr="00123177">
              <w:t>NA</w:t>
            </w:r>
          </w:p>
        </w:tc>
      </w:tr>
      <w:tr w:rsidR="00A55B53" w:rsidRPr="00123177" w14:paraId="3F8B10C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A91BC93"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FC425F" w14:textId="77777777" w:rsidR="00A55B53" w:rsidRPr="00123177" w:rsidRDefault="00A55B53" w:rsidP="00535342">
            <w:r w:rsidRPr="00123177">
              <w:rPr>
                <w:szCs w:val="20"/>
              </w:rPr>
              <w:t>Data latency period is not applicable</w:t>
            </w:r>
          </w:p>
        </w:tc>
      </w:tr>
      <w:tr w:rsidR="00A55B53" w:rsidRPr="00123177" w14:paraId="7EA2BE9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5105D97"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E350E1" w14:textId="77777777" w:rsidR="00A55B53" w:rsidRPr="00123177" w:rsidRDefault="00A55B53" w:rsidP="00535342">
            <w:r w:rsidRPr="00123177">
              <w:rPr>
                <w:szCs w:val="20"/>
              </w:rPr>
              <w:t>Data Retention period is not applicable.</w:t>
            </w:r>
          </w:p>
        </w:tc>
      </w:tr>
      <w:tr w:rsidR="00A55B53" w:rsidRPr="00123177" w14:paraId="537EF59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475EA8A"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B38194" w14:textId="77777777" w:rsidR="00A55B53" w:rsidRPr="00123177" w:rsidRDefault="00A55B53" w:rsidP="00535342">
            <w:r w:rsidRPr="00123177">
              <w:rPr>
                <w:szCs w:val="20"/>
              </w:rPr>
              <w:t>Data rate is not applicable.</w:t>
            </w:r>
          </w:p>
        </w:tc>
      </w:tr>
      <w:tr w:rsidR="00A55B53" w:rsidRPr="00123177" w14:paraId="1339BC7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8A162C6"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571E7E"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57F59E2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8FEE77C"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034EDF" w14:textId="77777777" w:rsidR="00A55B53" w:rsidRPr="00123177" w:rsidRDefault="00A55B53" w:rsidP="00535342">
            <w:r w:rsidRPr="00123177">
              <w:rPr>
                <w:szCs w:val="20"/>
              </w:rPr>
              <w:t>Temporal event is not applicable.</w:t>
            </w:r>
          </w:p>
        </w:tc>
      </w:tr>
      <w:tr w:rsidR="00A55B53" w:rsidRPr="00123177" w14:paraId="1990DFE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4C0E92E" w14:textId="77777777" w:rsidR="00A55B53" w:rsidRPr="00123177" w:rsidRDefault="00A55B53" w:rsidP="00535342">
            <w:r w:rsidRPr="00123177">
              <w:rPr>
                <w:rFonts w:eastAsia="Arial"/>
                <w:color w:val="000000" w:themeColor="text1"/>
                <w:szCs w:val="20"/>
              </w:rPr>
              <w:lastRenderedPageBreak/>
              <w:t xml:space="preserve">Validation Rules/ </w:t>
            </w:r>
          </w:p>
          <w:p w14:paraId="77BE4739"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BF5AC7" w14:textId="77777777" w:rsidR="00A55B53" w:rsidRPr="00123177" w:rsidRDefault="00A55B53" w:rsidP="00535342">
            <w:pPr>
              <w:spacing w:line="259" w:lineRule="auto"/>
            </w:pPr>
            <w:r w:rsidRPr="00123177">
              <w:rPr>
                <w:szCs w:val="20"/>
              </w:rPr>
              <w:t>Verify the CAN messages and CAN signal mentioned in input and out section on CANalyzer Tool.</w:t>
            </w:r>
          </w:p>
          <w:p w14:paraId="1D0A74EA" w14:textId="77777777" w:rsidR="00A55B53" w:rsidRPr="00123177" w:rsidRDefault="00A55B53" w:rsidP="00535342">
            <w:pPr>
              <w:pStyle w:val="TableText"/>
              <w:snapToGrid w:val="0"/>
              <w:ind w:left="360"/>
            </w:pPr>
          </w:p>
          <w:p w14:paraId="3533E8B6" w14:textId="77777777" w:rsidR="00A55B53" w:rsidRPr="00123177" w:rsidRDefault="00A55B53" w:rsidP="00535342">
            <w:pPr>
              <w:pStyle w:val="TableText"/>
              <w:numPr>
                <w:ilvl w:val="0"/>
                <w:numId w:val="26"/>
              </w:numPr>
              <w:snapToGrid w:val="0"/>
            </w:pPr>
            <w:r w:rsidRPr="00123177">
              <w:t>The HVHVDCDC shall continue to report NHVDCDCStatus = 0x5 Discharge 400V on vehicle CAN.</w:t>
            </w:r>
          </w:p>
          <w:p w14:paraId="23734E55" w14:textId="77777777" w:rsidR="00A55B53" w:rsidRPr="00123177" w:rsidRDefault="00A55B53" w:rsidP="00535342">
            <w:pPr>
              <w:pStyle w:val="TableText"/>
              <w:numPr>
                <w:ilvl w:val="0"/>
                <w:numId w:val="26"/>
              </w:numPr>
              <w:snapToGrid w:val="0"/>
            </w:pPr>
            <w:r w:rsidRPr="00123177">
              <w:t xml:space="preserve">The HVHVDCDC shall set NHVDCDCStatusDebug = 0x9 Shutdown_DisableAD400V on debug </w:t>
            </w:r>
            <w:commentRangeStart w:id="120"/>
            <w:commentRangeStart w:id="121"/>
            <w:r w:rsidRPr="00123177">
              <w:t>CAN</w:t>
            </w:r>
            <w:commentRangeEnd w:id="120"/>
            <w:r w:rsidRPr="00123177">
              <w:rPr>
                <w:rStyle w:val="CommentReference"/>
                <w:sz w:val="24"/>
                <w:szCs w:val="24"/>
              </w:rPr>
              <w:commentReference w:id="120"/>
            </w:r>
            <w:commentRangeEnd w:id="121"/>
            <w:r w:rsidRPr="00123177">
              <w:rPr>
                <w:rStyle w:val="CommentReference"/>
                <w:sz w:val="24"/>
                <w:szCs w:val="24"/>
              </w:rPr>
              <w:commentReference w:id="121"/>
            </w:r>
            <w:r w:rsidRPr="00123177">
              <w:t>.</w:t>
            </w:r>
          </w:p>
        </w:tc>
      </w:tr>
      <w:tr w:rsidR="00A55B53" w:rsidRPr="00123177" w14:paraId="16A0088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5EA96A1"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A18609" w14:textId="77777777" w:rsidR="00A55B53" w:rsidRPr="00123177" w:rsidRDefault="00A55B53" w:rsidP="00535342">
            <w:r w:rsidRPr="00123177">
              <w:rPr>
                <w:szCs w:val="20"/>
              </w:rPr>
              <w:t>Constraints is not applicable.</w:t>
            </w:r>
          </w:p>
        </w:tc>
      </w:tr>
      <w:tr w:rsidR="00A55B53" w:rsidRPr="00123177" w14:paraId="3E51B5B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473BCE5"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226A38" w14:textId="77777777" w:rsidR="00A55B53" w:rsidRPr="00123177" w:rsidRDefault="00A55B53" w:rsidP="00535342">
            <w:r w:rsidRPr="00123177">
              <w:rPr>
                <w:szCs w:val="20"/>
              </w:rPr>
              <w:t>No effects on other system</w:t>
            </w:r>
          </w:p>
        </w:tc>
      </w:tr>
      <w:tr w:rsidR="00A55B53" w:rsidRPr="00123177" w14:paraId="2B06E7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FB42EDA" w14:textId="77777777" w:rsidR="00A55B53" w:rsidRPr="00123177" w:rsidRDefault="00A55B53" w:rsidP="00535342">
            <w:r w:rsidRPr="00123177">
              <w:rPr>
                <w:rFonts w:eastAsia="Arial"/>
                <w:color w:val="000000" w:themeColor="text1"/>
                <w:szCs w:val="20"/>
              </w:rPr>
              <w:t>Testability with respect to test environment</w:t>
            </w:r>
          </w:p>
          <w:p w14:paraId="1E763C16" w14:textId="77777777" w:rsidR="00A55B53" w:rsidRPr="00123177" w:rsidRDefault="00A55B53" w:rsidP="00535342">
            <w:r w:rsidRPr="00123177">
              <w:rPr>
                <w:rFonts w:eastAsia="Arial"/>
                <w:color w:val="000000" w:themeColor="text1"/>
                <w:szCs w:val="20"/>
              </w:rPr>
              <w:t>(Yes/No)</w:t>
            </w:r>
          </w:p>
          <w:p w14:paraId="38EBD822"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CF5669" w14:textId="77777777" w:rsidR="00A55B53" w:rsidRPr="00123177" w:rsidRDefault="00A55B53" w:rsidP="00535342">
            <w:pPr>
              <w:pStyle w:val="TableText"/>
              <w:snapToGrid w:val="0"/>
            </w:pPr>
            <w:r w:rsidRPr="00123177">
              <w:t>YES</w:t>
            </w:r>
          </w:p>
          <w:p w14:paraId="0F32CD9E" w14:textId="77777777" w:rsidR="00A55B53" w:rsidRPr="00123177" w:rsidRDefault="00A55B53" w:rsidP="00535342"/>
        </w:tc>
      </w:tr>
      <w:tr w:rsidR="00A55B53" w:rsidRPr="00123177" w14:paraId="3651EA9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E0E107" w14:textId="77777777" w:rsidR="00A55B53" w:rsidRPr="00123177" w:rsidRDefault="00A55B53" w:rsidP="00535342">
            <w:r w:rsidRPr="00123177">
              <w:rPr>
                <w:rFonts w:eastAsia="Arial"/>
                <w:color w:val="000000" w:themeColor="text1"/>
                <w:szCs w:val="20"/>
              </w:rPr>
              <w:t>Feasible within project constraints</w:t>
            </w:r>
          </w:p>
          <w:p w14:paraId="48259E49" w14:textId="77777777" w:rsidR="00A55B53" w:rsidRPr="00123177" w:rsidRDefault="00A55B53" w:rsidP="00535342">
            <w:r w:rsidRPr="00123177">
              <w:rPr>
                <w:rFonts w:eastAsia="Arial"/>
                <w:color w:val="000000" w:themeColor="text1"/>
                <w:szCs w:val="20"/>
              </w:rPr>
              <w:t>(Yes/No)</w:t>
            </w:r>
          </w:p>
          <w:p w14:paraId="66364111"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6B0E41" w14:textId="77777777" w:rsidR="00A55B53" w:rsidRPr="00123177" w:rsidRDefault="00A55B53" w:rsidP="00535342">
            <w:pPr>
              <w:pStyle w:val="TableText"/>
              <w:snapToGrid w:val="0"/>
            </w:pPr>
            <w:r w:rsidRPr="00123177">
              <w:t>YES</w:t>
            </w:r>
          </w:p>
          <w:p w14:paraId="080EAEBB" w14:textId="77777777" w:rsidR="00A55B53" w:rsidRPr="00123177" w:rsidRDefault="00A55B53" w:rsidP="00535342"/>
        </w:tc>
      </w:tr>
      <w:tr w:rsidR="00A55B53" w:rsidRPr="00123177" w14:paraId="41F90AA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FA26917" w14:textId="77777777" w:rsidR="00A55B53" w:rsidRPr="00123177" w:rsidRDefault="00A55B53" w:rsidP="00535342">
            <w:r w:rsidRPr="00123177">
              <w:rPr>
                <w:rFonts w:eastAsia="Arial"/>
                <w:color w:val="000000" w:themeColor="text1"/>
                <w:szCs w:val="20"/>
              </w:rPr>
              <w:t>Critical</w:t>
            </w:r>
          </w:p>
          <w:p w14:paraId="14A69251"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47E3BF" w14:textId="77777777" w:rsidR="00A55B53" w:rsidRPr="00123177" w:rsidRDefault="00A55B53" w:rsidP="00535342">
            <w:r w:rsidRPr="00123177">
              <w:t>YES</w:t>
            </w:r>
          </w:p>
        </w:tc>
      </w:tr>
      <w:tr w:rsidR="00A55B53" w:rsidRPr="00123177" w14:paraId="5FBFD44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A1B6518"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01FFD1" w14:textId="77777777" w:rsidR="00A55B53" w:rsidRPr="00123177" w:rsidRDefault="00A55B53" w:rsidP="00535342">
            <w:r w:rsidRPr="00123177">
              <w:t>Acceptance Criteria for this requirement should be as per SECTION-6 ACCEPTANCE CRITERIA</w:t>
            </w:r>
          </w:p>
        </w:tc>
      </w:tr>
    </w:tbl>
    <w:p w14:paraId="5D40BD4E" w14:textId="77777777" w:rsidR="00A55B53" w:rsidRPr="00123177" w:rsidRDefault="00A55B53" w:rsidP="00A55B53"/>
    <w:p w14:paraId="17AB34AD" w14:textId="77777777" w:rsidR="00A55B53" w:rsidRPr="00123177" w:rsidRDefault="00A55B53" w:rsidP="00A55B53">
      <w:pPr>
        <w:pStyle w:val="BodyText"/>
        <w:rPr>
          <w:szCs w:val="20"/>
        </w:rPr>
      </w:pPr>
    </w:p>
    <w:p w14:paraId="1E10946F" w14:textId="77777777" w:rsidR="00A55B53" w:rsidRPr="00123177" w:rsidRDefault="00A55B53" w:rsidP="00A55B53">
      <w:pPr>
        <w:pStyle w:val="Heading5"/>
      </w:pPr>
      <w:r w:rsidRPr="00123177">
        <w:rPr>
          <w:rFonts w:eastAsia="Arial"/>
          <w:sz w:val="20"/>
          <w:szCs w:val="20"/>
        </w:rPr>
        <w:t>Transition requirements to “Standby” state from “Discharge” state</w:t>
      </w:r>
    </w:p>
    <w:tbl>
      <w:tblPr>
        <w:tblW w:w="9300" w:type="dxa"/>
        <w:tblInd w:w="103" w:type="dxa"/>
        <w:tblLook w:val="06A0" w:firstRow="1" w:lastRow="0" w:firstColumn="1" w:lastColumn="0" w:noHBand="1" w:noVBand="1"/>
      </w:tblPr>
      <w:tblGrid>
        <w:gridCol w:w="1456"/>
        <w:gridCol w:w="7844"/>
      </w:tblGrid>
      <w:tr w:rsidR="00A55B53" w:rsidRPr="00123177" w14:paraId="0D6104D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D1B3A04"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88DA789" w14:textId="77777777" w:rsidR="00A55B53" w:rsidRPr="00123177" w:rsidRDefault="00A55B53" w:rsidP="00535342">
            <w:r w:rsidRPr="00123177">
              <w:rPr>
                <w:rFonts w:eastAsia="Arial"/>
                <w:b/>
                <w:bCs/>
                <w:color w:val="000000" w:themeColor="text1"/>
                <w:szCs w:val="20"/>
              </w:rPr>
              <w:t>Description</w:t>
            </w:r>
          </w:p>
        </w:tc>
      </w:tr>
      <w:tr w:rsidR="00A55B53" w:rsidRPr="00123177" w14:paraId="487FC58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E029BCB" w14:textId="77777777" w:rsidR="00A55B53" w:rsidRPr="00123177" w:rsidRDefault="00A55B53" w:rsidP="00535342">
            <w:r w:rsidRPr="00123177">
              <w:rPr>
                <w:rFonts w:eastAsia="Arial"/>
                <w:color w:val="000000" w:themeColor="text1"/>
                <w:szCs w:val="20"/>
              </w:rPr>
              <w:lastRenderedPageBreak/>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1F9ABB" w14:textId="77777777" w:rsidR="00A55B53" w:rsidRPr="00123177" w:rsidRDefault="00A55B53" w:rsidP="00535342">
            <w:r w:rsidRPr="00123177">
              <w:rPr>
                <w:rFonts w:eastAsia="Arial"/>
                <w:color w:val="000000" w:themeColor="text1"/>
              </w:rPr>
              <w:t>SWRS_APP_STATE_15</w:t>
            </w:r>
          </w:p>
        </w:tc>
      </w:tr>
      <w:tr w:rsidR="00A55B53" w:rsidRPr="00123177" w14:paraId="3129F36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8CADFAE"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F40328" w14:textId="77777777" w:rsidR="00A55B53" w:rsidRPr="00123177" w:rsidRDefault="00A55B53" w:rsidP="00535342">
            <w:pPr>
              <w:rPr>
                <w:rFonts w:eastAsia="Arial"/>
                <w:color w:val="000000" w:themeColor="text1"/>
              </w:rPr>
            </w:pPr>
            <w:r w:rsidRPr="00123177">
              <w:rPr>
                <w:rFonts w:eastAsia="Arial"/>
                <w:color w:val="000000" w:themeColor="text1"/>
              </w:rPr>
              <w:t>SDS-HVDCDC-145</w:t>
            </w:r>
          </w:p>
        </w:tc>
      </w:tr>
      <w:tr w:rsidR="00A55B53" w:rsidRPr="00123177" w14:paraId="00670B69"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16C1A34"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35F790" w14:textId="77777777" w:rsidR="00A55B53" w:rsidRPr="00123177" w:rsidRDefault="00A55B53" w:rsidP="00535342">
            <w:pPr>
              <w:rPr>
                <w:rFonts w:eastAsia="Arial"/>
                <w:color w:val="000000" w:themeColor="text1"/>
              </w:rPr>
            </w:pPr>
            <w:r w:rsidRPr="00123177">
              <w:t>A-Sample/PF1.0</w:t>
            </w:r>
          </w:p>
        </w:tc>
      </w:tr>
      <w:tr w:rsidR="00A55B53" w:rsidRPr="00123177" w14:paraId="12242F3E"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0C2D6230"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1C70E7" w14:textId="77777777" w:rsidR="00A55B53" w:rsidRPr="00123177" w:rsidRDefault="00A55B53" w:rsidP="00535342">
            <w:pPr>
              <w:rPr>
                <w:rFonts w:eastAsia="Arial"/>
                <w:szCs w:val="20"/>
              </w:rPr>
            </w:pPr>
            <w:r w:rsidRPr="00123177">
              <w:rPr>
                <w:rFonts w:eastAsia="Arial"/>
                <w:szCs w:val="20"/>
              </w:rPr>
              <w:t>The application shall be able to transit to “Standby” state from “</w:t>
            </w:r>
            <w:r w:rsidRPr="00123177">
              <w:rPr>
                <w:rFonts w:eastAsia="Arial"/>
              </w:rPr>
              <w:t>Discharge</w:t>
            </w:r>
            <w:r w:rsidRPr="00123177">
              <w:rPr>
                <w:rFonts w:eastAsia="Arial"/>
                <w:szCs w:val="20"/>
              </w:rPr>
              <w:t>” state.</w:t>
            </w:r>
          </w:p>
        </w:tc>
      </w:tr>
      <w:tr w:rsidR="00A55B53" w:rsidRPr="00123177" w14:paraId="1CE2F4E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1352635"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077A13" w14:textId="77777777" w:rsidR="00A55B53" w:rsidRPr="00123177" w:rsidRDefault="00A55B53" w:rsidP="00535342">
            <w:r w:rsidRPr="00123177">
              <w:t>No Such derived requirement is applicable.</w:t>
            </w:r>
          </w:p>
        </w:tc>
      </w:tr>
      <w:tr w:rsidR="00A55B53" w:rsidRPr="00123177" w14:paraId="5B04A88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9DB39FC"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4C451F"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4CBAE81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CC21D08"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E09B84" w14:textId="77777777" w:rsidR="00A55B53" w:rsidRPr="00123177" w:rsidRDefault="00A55B53" w:rsidP="00535342">
            <w:pPr>
              <w:spacing w:line="259" w:lineRule="auto"/>
            </w:pPr>
            <w:r w:rsidRPr="00123177">
              <w:t>Application shall start transitioning to state “Standby” once meets the conditions mentioned in “Process” Section</w:t>
            </w:r>
          </w:p>
        </w:tc>
      </w:tr>
      <w:tr w:rsidR="00A55B53" w:rsidRPr="00123177" w14:paraId="5EAF300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966FC6C"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EE7FF2"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“Standby”.</w:t>
            </w:r>
          </w:p>
        </w:tc>
      </w:tr>
      <w:tr w:rsidR="00A55B53" w:rsidRPr="00123177" w14:paraId="25C96A2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D2FAA1"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E5A3CB"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The conditions for “Standby” state to get trigger is when t</w:t>
            </w:r>
            <w:r w:rsidRPr="00123177">
              <w:t xml:space="preserve">he active discharge switch status confirms to be open. </w:t>
            </w:r>
          </w:p>
        </w:tc>
      </w:tr>
      <w:tr w:rsidR="00A55B53" w:rsidRPr="00123177" w14:paraId="472FC51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AFA4EFB"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B4D3D8" w14:textId="77777777" w:rsidR="00A55B53" w:rsidRPr="00123177" w:rsidRDefault="00A55B53" w:rsidP="00535342">
            <w:r w:rsidRPr="00123177">
              <w:t>No such mandatory fields is applicable.</w:t>
            </w:r>
          </w:p>
        </w:tc>
      </w:tr>
      <w:tr w:rsidR="00A55B53" w:rsidRPr="00123177" w14:paraId="6059A92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A898A3"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F46F2B" w14:textId="77777777" w:rsidR="00A55B53" w:rsidRPr="00123177" w:rsidRDefault="00A55B53" w:rsidP="00535342">
            <w:r w:rsidRPr="00123177">
              <w:t>NHVDCDCStatus = 5, NHVDCDCStatusDebug = 9.</w:t>
            </w:r>
          </w:p>
        </w:tc>
      </w:tr>
      <w:tr w:rsidR="00A55B53" w:rsidRPr="00123177" w14:paraId="132924A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ABBF431"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93FBA1" w14:textId="77777777" w:rsidR="00A55B53" w:rsidRPr="00123177" w:rsidRDefault="00A55B53" w:rsidP="00535342">
            <w:r w:rsidRPr="00123177">
              <w:rPr>
                <w:szCs w:val="20"/>
              </w:rPr>
              <w:t>Default values shall be applicable with respect to Pre-Loaded Values</w:t>
            </w:r>
          </w:p>
        </w:tc>
      </w:tr>
      <w:tr w:rsidR="00A55B53" w:rsidRPr="00123177" w14:paraId="12053DA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C711535"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475E9C" w14:textId="77777777" w:rsidR="00A55B53" w:rsidRPr="00123177" w:rsidRDefault="00A55B53" w:rsidP="00535342">
            <w:r w:rsidRPr="00123177">
              <w:t>NA</w:t>
            </w:r>
          </w:p>
        </w:tc>
      </w:tr>
      <w:tr w:rsidR="00A55B53" w:rsidRPr="00123177" w14:paraId="1609C7E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1BAF65"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24B392" w14:textId="77777777" w:rsidR="00A55B53" w:rsidRPr="00123177" w:rsidRDefault="00A55B53" w:rsidP="00535342">
            <w:r w:rsidRPr="00123177">
              <w:rPr>
                <w:szCs w:val="20"/>
              </w:rPr>
              <w:t>Data latency period is not applicable</w:t>
            </w:r>
          </w:p>
        </w:tc>
      </w:tr>
      <w:tr w:rsidR="00A55B53" w:rsidRPr="00123177" w14:paraId="4421DD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0459C11"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80FAC9" w14:textId="77777777" w:rsidR="00A55B53" w:rsidRPr="00123177" w:rsidRDefault="00A55B53" w:rsidP="00535342">
            <w:r w:rsidRPr="00123177">
              <w:rPr>
                <w:szCs w:val="20"/>
              </w:rPr>
              <w:t>Data Retention period is not applicable.</w:t>
            </w:r>
          </w:p>
        </w:tc>
      </w:tr>
      <w:tr w:rsidR="00A55B53" w:rsidRPr="00123177" w14:paraId="3CAED39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306BE8"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A896D1" w14:textId="77777777" w:rsidR="00A55B53" w:rsidRPr="00123177" w:rsidRDefault="00A55B53" w:rsidP="00535342">
            <w:r w:rsidRPr="00123177">
              <w:rPr>
                <w:szCs w:val="20"/>
              </w:rPr>
              <w:t>Data rate is not applicable.</w:t>
            </w:r>
          </w:p>
        </w:tc>
      </w:tr>
      <w:tr w:rsidR="00A55B53" w:rsidRPr="00123177" w14:paraId="3560E77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9F78DCA"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073AA0"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7545F57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19C83D0"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79BC9F" w14:textId="77777777" w:rsidR="00A55B53" w:rsidRPr="00123177" w:rsidRDefault="00A55B53" w:rsidP="00535342">
            <w:r w:rsidRPr="00123177">
              <w:rPr>
                <w:szCs w:val="20"/>
              </w:rPr>
              <w:t>Temporal event is not applicable.</w:t>
            </w:r>
          </w:p>
        </w:tc>
      </w:tr>
      <w:tr w:rsidR="00A55B53" w:rsidRPr="00123177" w14:paraId="2FBC492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7E741BC" w14:textId="77777777" w:rsidR="00A55B53" w:rsidRPr="00123177" w:rsidRDefault="00A55B53" w:rsidP="00535342">
            <w:r w:rsidRPr="00123177">
              <w:rPr>
                <w:rFonts w:eastAsia="Arial"/>
                <w:color w:val="000000" w:themeColor="text1"/>
                <w:szCs w:val="20"/>
              </w:rPr>
              <w:t xml:space="preserve">Validation Rules/ </w:t>
            </w:r>
          </w:p>
          <w:p w14:paraId="1DD178E1"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171055" w14:textId="77777777" w:rsidR="00A55B53" w:rsidRPr="00123177" w:rsidRDefault="00A55B53" w:rsidP="00535342">
            <w:pPr>
              <w:spacing w:line="259" w:lineRule="auto"/>
            </w:pPr>
            <w:r w:rsidRPr="00123177">
              <w:rPr>
                <w:szCs w:val="20"/>
              </w:rPr>
              <w:t>Verify the CAN messages and CAN signal mentioned in input and out section on CANalyzer Tool.</w:t>
            </w:r>
          </w:p>
          <w:p w14:paraId="77DA3004" w14:textId="77777777" w:rsidR="00A55B53" w:rsidRPr="00123177" w:rsidRDefault="00A55B53" w:rsidP="00535342">
            <w:pPr>
              <w:pStyle w:val="TableText"/>
              <w:snapToGrid w:val="0"/>
            </w:pPr>
          </w:p>
          <w:p w14:paraId="087110ED" w14:textId="77777777" w:rsidR="00A55B53" w:rsidRPr="00123177" w:rsidRDefault="00A55B53" w:rsidP="00535342">
            <w:pPr>
              <w:pStyle w:val="TableText"/>
              <w:snapToGrid w:val="0"/>
            </w:pPr>
            <w:r w:rsidRPr="00123177">
              <w:t>The HVHVDCDC shall set NHVDCDCStatus = 0x0 "Standby" on vehicle CAN.</w:t>
            </w:r>
          </w:p>
          <w:p w14:paraId="74A31728" w14:textId="77777777" w:rsidR="00A55B53" w:rsidRPr="00123177" w:rsidRDefault="00A55B53" w:rsidP="00535342">
            <w:pPr>
              <w:pStyle w:val="TableText"/>
              <w:snapToGrid w:val="0"/>
            </w:pPr>
            <w:r w:rsidRPr="00123177">
              <w:t xml:space="preserve">The HVDCDC shall set NHVDCDCStatusDebug = 0x0 "Standby" on debug </w:t>
            </w:r>
            <w:commentRangeStart w:id="122"/>
            <w:commentRangeStart w:id="123"/>
            <w:r w:rsidRPr="00123177">
              <w:t>CAN</w:t>
            </w:r>
            <w:commentRangeEnd w:id="122"/>
            <w:r w:rsidRPr="00123177">
              <w:rPr>
                <w:rStyle w:val="CommentReference"/>
                <w:sz w:val="24"/>
                <w:szCs w:val="24"/>
              </w:rPr>
              <w:commentReference w:id="122"/>
            </w:r>
            <w:commentRangeEnd w:id="123"/>
            <w:r w:rsidRPr="00123177">
              <w:rPr>
                <w:rStyle w:val="CommentReference"/>
                <w:sz w:val="24"/>
                <w:szCs w:val="24"/>
              </w:rPr>
              <w:commentReference w:id="123"/>
            </w:r>
            <w:r w:rsidRPr="00123177">
              <w:t>.</w:t>
            </w:r>
          </w:p>
        </w:tc>
      </w:tr>
      <w:tr w:rsidR="00A55B53" w:rsidRPr="00123177" w14:paraId="3495733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5500FB3"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772363" w14:textId="77777777" w:rsidR="00A55B53" w:rsidRPr="00123177" w:rsidRDefault="00A55B53" w:rsidP="00535342">
            <w:r w:rsidRPr="00123177">
              <w:rPr>
                <w:szCs w:val="20"/>
              </w:rPr>
              <w:t>Constraints is not applicable.</w:t>
            </w:r>
          </w:p>
        </w:tc>
      </w:tr>
      <w:tr w:rsidR="00A55B53" w:rsidRPr="00123177" w14:paraId="1CAF2F4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472E90A" w14:textId="77777777" w:rsidR="00A55B53" w:rsidRPr="00123177" w:rsidRDefault="00A55B53" w:rsidP="00535342">
            <w:r w:rsidRPr="00123177">
              <w:rPr>
                <w:rFonts w:eastAsia="Arial"/>
                <w:color w:val="000000" w:themeColor="text1"/>
                <w:szCs w:val="20"/>
              </w:rPr>
              <w:lastRenderedPageBreak/>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630478" w14:textId="77777777" w:rsidR="00A55B53" w:rsidRPr="00123177" w:rsidRDefault="00A55B53" w:rsidP="00535342">
            <w:r w:rsidRPr="00123177">
              <w:rPr>
                <w:szCs w:val="20"/>
              </w:rPr>
              <w:t>No effects on other system</w:t>
            </w:r>
          </w:p>
        </w:tc>
      </w:tr>
      <w:tr w:rsidR="00A55B53" w:rsidRPr="00123177" w14:paraId="33FC6E2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7B5C622" w14:textId="77777777" w:rsidR="00A55B53" w:rsidRPr="00123177" w:rsidRDefault="00A55B53" w:rsidP="00535342">
            <w:r w:rsidRPr="00123177">
              <w:rPr>
                <w:rFonts w:eastAsia="Arial"/>
                <w:color w:val="000000" w:themeColor="text1"/>
                <w:szCs w:val="20"/>
              </w:rPr>
              <w:t>Testability with respect to test environment</w:t>
            </w:r>
          </w:p>
          <w:p w14:paraId="637ECC2F" w14:textId="77777777" w:rsidR="00A55B53" w:rsidRPr="00123177" w:rsidRDefault="00A55B53" w:rsidP="00535342">
            <w:r w:rsidRPr="00123177">
              <w:rPr>
                <w:rFonts w:eastAsia="Arial"/>
                <w:color w:val="000000" w:themeColor="text1"/>
                <w:szCs w:val="20"/>
              </w:rPr>
              <w:t>(Yes/No)</w:t>
            </w:r>
          </w:p>
          <w:p w14:paraId="126C0C01"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154F8A" w14:textId="77777777" w:rsidR="00A55B53" w:rsidRPr="00123177" w:rsidRDefault="00A55B53" w:rsidP="00535342">
            <w:pPr>
              <w:pStyle w:val="TableText"/>
              <w:snapToGrid w:val="0"/>
            </w:pPr>
            <w:r w:rsidRPr="00123177">
              <w:t>YES</w:t>
            </w:r>
          </w:p>
          <w:p w14:paraId="0A993E6C" w14:textId="77777777" w:rsidR="00A55B53" w:rsidRPr="00123177" w:rsidRDefault="00A55B53" w:rsidP="00535342"/>
        </w:tc>
      </w:tr>
      <w:tr w:rsidR="00A55B53" w:rsidRPr="00123177" w14:paraId="629E8DB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61BB658" w14:textId="77777777" w:rsidR="00A55B53" w:rsidRPr="00123177" w:rsidRDefault="00A55B53" w:rsidP="00535342">
            <w:r w:rsidRPr="00123177">
              <w:rPr>
                <w:rFonts w:eastAsia="Arial"/>
                <w:color w:val="000000" w:themeColor="text1"/>
                <w:szCs w:val="20"/>
              </w:rPr>
              <w:t>Feasible within project constraints</w:t>
            </w:r>
          </w:p>
          <w:p w14:paraId="202F53CB" w14:textId="77777777" w:rsidR="00A55B53" w:rsidRPr="00123177" w:rsidRDefault="00A55B53" w:rsidP="00535342">
            <w:r w:rsidRPr="00123177">
              <w:rPr>
                <w:rFonts w:eastAsia="Arial"/>
                <w:color w:val="000000" w:themeColor="text1"/>
                <w:szCs w:val="20"/>
              </w:rPr>
              <w:t>(Yes/No)</w:t>
            </w:r>
          </w:p>
          <w:p w14:paraId="52AE561B"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2A2EF7" w14:textId="77777777" w:rsidR="00A55B53" w:rsidRPr="00123177" w:rsidRDefault="00A55B53" w:rsidP="00535342">
            <w:pPr>
              <w:pStyle w:val="TableText"/>
              <w:snapToGrid w:val="0"/>
            </w:pPr>
            <w:r w:rsidRPr="00123177">
              <w:t>YES</w:t>
            </w:r>
          </w:p>
          <w:p w14:paraId="3E587573" w14:textId="77777777" w:rsidR="00A55B53" w:rsidRPr="00123177" w:rsidRDefault="00A55B53" w:rsidP="00535342"/>
        </w:tc>
      </w:tr>
      <w:tr w:rsidR="00A55B53" w:rsidRPr="00123177" w14:paraId="50687A8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7AEEC75" w14:textId="77777777" w:rsidR="00A55B53" w:rsidRPr="00123177" w:rsidRDefault="00A55B53" w:rsidP="00535342">
            <w:r w:rsidRPr="00123177">
              <w:rPr>
                <w:rFonts w:eastAsia="Arial"/>
                <w:color w:val="000000" w:themeColor="text1"/>
                <w:szCs w:val="20"/>
              </w:rPr>
              <w:t>Critical</w:t>
            </w:r>
          </w:p>
          <w:p w14:paraId="0CB23BF1"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B254B5" w14:textId="77777777" w:rsidR="00A55B53" w:rsidRPr="00123177" w:rsidRDefault="00A55B53" w:rsidP="00535342">
            <w:r w:rsidRPr="00123177">
              <w:t>YES</w:t>
            </w:r>
          </w:p>
        </w:tc>
      </w:tr>
      <w:tr w:rsidR="00A55B53" w:rsidRPr="00123177" w14:paraId="2765974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3312731"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B96BB4" w14:textId="77777777" w:rsidR="00A55B53" w:rsidRPr="00123177" w:rsidRDefault="00A55B53" w:rsidP="00535342">
            <w:r w:rsidRPr="00123177">
              <w:t>Acceptance Criteria for this requirement should be as per SECTION-6 ACCEPTANCE CRITERIA</w:t>
            </w:r>
          </w:p>
        </w:tc>
      </w:tr>
    </w:tbl>
    <w:p w14:paraId="7F6881A9" w14:textId="77777777" w:rsidR="00A55B53" w:rsidRPr="00123177" w:rsidRDefault="00A55B53" w:rsidP="00A55B53">
      <w:pPr>
        <w:pStyle w:val="BodyText"/>
      </w:pPr>
    </w:p>
    <w:p w14:paraId="6743238F" w14:textId="77777777" w:rsidR="00A55B53" w:rsidRPr="00123177" w:rsidRDefault="00A55B53" w:rsidP="00A55B53">
      <w:pPr>
        <w:pStyle w:val="Heading4"/>
      </w:pPr>
      <w:r w:rsidRPr="00123177">
        <w:t>Application State: HVDCDC Faulty</w:t>
      </w:r>
    </w:p>
    <w:p w14:paraId="15B805D6" w14:textId="77777777" w:rsidR="00A55B53" w:rsidRPr="00123177" w:rsidRDefault="00A55B53" w:rsidP="00A55B53">
      <w:pPr>
        <w:rPr>
          <w:szCs w:val="20"/>
        </w:rPr>
      </w:pPr>
    </w:p>
    <w:p w14:paraId="4FC490E6" w14:textId="77777777" w:rsidR="00A55B53" w:rsidRPr="00123177" w:rsidRDefault="00A55B53" w:rsidP="00A55B53">
      <w:pPr>
        <w:pStyle w:val="Heading5"/>
        <w:rPr>
          <w:sz w:val="20"/>
          <w:szCs w:val="20"/>
        </w:rPr>
      </w:pPr>
      <w:r w:rsidRPr="00123177">
        <w:rPr>
          <w:rFonts w:eastAsia="Arial"/>
          <w:sz w:val="20"/>
          <w:szCs w:val="20"/>
        </w:rPr>
        <w:t>Transition requirement to “Faulty” state.</w:t>
      </w:r>
    </w:p>
    <w:p w14:paraId="42F79D33" w14:textId="77777777" w:rsidR="00A55B53" w:rsidRPr="00123177" w:rsidRDefault="00A55B53" w:rsidP="00A55B53">
      <w:pPr>
        <w:pStyle w:val="BodyText"/>
        <w:rPr>
          <w:rFonts w:eastAsia="Arial"/>
        </w:rPr>
      </w:pPr>
    </w:p>
    <w:tbl>
      <w:tblPr>
        <w:tblW w:w="9300" w:type="dxa"/>
        <w:tblInd w:w="103" w:type="dxa"/>
        <w:tblLook w:val="06A0" w:firstRow="1" w:lastRow="0" w:firstColumn="1" w:lastColumn="0" w:noHBand="1" w:noVBand="1"/>
      </w:tblPr>
      <w:tblGrid>
        <w:gridCol w:w="1456"/>
        <w:gridCol w:w="7844"/>
      </w:tblGrid>
      <w:tr w:rsidR="00A55B53" w:rsidRPr="00123177" w14:paraId="24A7BF3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056789B"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05DAC4D" w14:textId="77777777" w:rsidR="00A55B53" w:rsidRPr="00123177" w:rsidRDefault="00A55B53" w:rsidP="00535342">
            <w:r w:rsidRPr="00123177">
              <w:rPr>
                <w:rFonts w:eastAsia="Arial"/>
                <w:b/>
                <w:bCs/>
                <w:color w:val="000000" w:themeColor="text1"/>
                <w:szCs w:val="20"/>
              </w:rPr>
              <w:t>Description</w:t>
            </w:r>
          </w:p>
        </w:tc>
      </w:tr>
      <w:tr w:rsidR="00A55B53" w:rsidRPr="00123177" w14:paraId="543AB9A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25F987E"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69F723" w14:textId="77777777" w:rsidR="00A55B53" w:rsidRPr="00123177" w:rsidRDefault="00A55B53" w:rsidP="00535342">
            <w:r w:rsidRPr="00123177">
              <w:rPr>
                <w:rFonts w:eastAsia="Arial"/>
                <w:color w:val="000000" w:themeColor="text1"/>
              </w:rPr>
              <w:t>SWRS_APP_STATE_16</w:t>
            </w:r>
          </w:p>
        </w:tc>
      </w:tr>
      <w:tr w:rsidR="00A55B53" w:rsidRPr="00123177" w14:paraId="017FE74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BF02D01"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FB5F32" w14:textId="77777777" w:rsidR="00A55B53" w:rsidRPr="00123177" w:rsidRDefault="00A55B53" w:rsidP="00535342">
            <w:pPr>
              <w:rPr>
                <w:rFonts w:eastAsia="Arial"/>
                <w:color w:val="000000" w:themeColor="text1"/>
              </w:rPr>
            </w:pPr>
            <w:r w:rsidRPr="00123177">
              <w:rPr>
                <w:rFonts w:eastAsia="Arial"/>
                <w:color w:val="000000" w:themeColor="text1"/>
              </w:rPr>
              <w:t>SDS-HVDCDC-149</w:t>
            </w:r>
          </w:p>
        </w:tc>
      </w:tr>
      <w:tr w:rsidR="00A55B53" w:rsidRPr="00123177" w14:paraId="59C22144"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2D8F1E7"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C4F399" w14:textId="77777777" w:rsidR="00A55B53" w:rsidRPr="00123177" w:rsidRDefault="00A55B53" w:rsidP="00535342">
            <w:pPr>
              <w:rPr>
                <w:rFonts w:eastAsia="Arial"/>
                <w:color w:val="000000" w:themeColor="text1"/>
              </w:rPr>
            </w:pPr>
            <w:r w:rsidRPr="00123177">
              <w:t>A-Sample/PF1.0</w:t>
            </w:r>
          </w:p>
        </w:tc>
      </w:tr>
      <w:tr w:rsidR="00A55B53" w:rsidRPr="00123177" w14:paraId="48224D8B"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0783067F"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9CF2FA" w14:textId="77777777" w:rsidR="00A55B53" w:rsidRPr="00123177" w:rsidRDefault="00A55B53" w:rsidP="00535342">
            <w:pPr>
              <w:rPr>
                <w:rFonts w:eastAsia="Arial"/>
                <w:szCs w:val="20"/>
              </w:rPr>
            </w:pPr>
            <w:r w:rsidRPr="00123177">
              <w:rPr>
                <w:rFonts w:eastAsia="Arial"/>
                <w:szCs w:val="20"/>
              </w:rPr>
              <w:t>The application shall be able to transit to “Faulty” state.</w:t>
            </w:r>
          </w:p>
        </w:tc>
      </w:tr>
      <w:tr w:rsidR="00A55B53" w:rsidRPr="00123177" w14:paraId="01165C0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059679" w14:textId="77777777" w:rsidR="00A55B53" w:rsidRPr="00123177" w:rsidRDefault="00A55B53" w:rsidP="00535342">
            <w:r w:rsidRPr="00123177">
              <w:rPr>
                <w:rFonts w:eastAsia="Arial"/>
                <w:color w:val="000000" w:themeColor="text1"/>
                <w:szCs w:val="20"/>
              </w:rPr>
              <w:lastRenderedPageBreak/>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6A9D03" w14:textId="77777777" w:rsidR="00A55B53" w:rsidRPr="00123177" w:rsidRDefault="00A55B53" w:rsidP="00535342">
            <w:r w:rsidRPr="00123177">
              <w:t>No Such derived requirement is applicable.</w:t>
            </w:r>
          </w:p>
        </w:tc>
      </w:tr>
      <w:tr w:rsidR="00A55B53" w:rsidRPr="00123177" w14:paraId="550E452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D432A8"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A83BE3"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23A5880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F7F291B"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58BF08" w14:textId="77777777" w:rsidR="00A55B53" w:rsidRPr="00123177" w:rsidRDefault="00A55B53" w:rsidP="00535342">
            <w:pPr>
              <w:spacing w:line="259" w:lineRule="auto"/>
            </w:pPr>
            <w:r w:rsidRPr="00123177">
              <w:t>Application shall start transitioning to state “Faulty” once meets the conditions mentioned in “Process” Section</w:t>
            </w:r>
          </w:p>
        </w:tc>
      </w:tr>
      <w:tr w:rsidR="00A55B53" w:rsidRPr="00123177" w14:paraId="70FE8DE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0601A3C"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DB3149"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“Faulty”.</w:t>
            </w:r>
          </w:p>
        </w:tc>
      </w:tr>
      <w:tr w:rsidR="00A55B53" w:rsidRPr="00123177" w14:paraId="62AA96E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0974663"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7431E2"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The conditions for “Faulty” state to get trigger is when HVDCDC Level 2 fault is present in the system or</w:t>
            </w:r>
            <w:r w:rsidRPr="00123177">
              <w:t xml:space="preserve"> safe state command received from EDSU.</w:t>
            </w:r>
          </w:p>
        </w:tc>
      </w:tr>
      <w:tr w:rsidR="00A55B53" w:rsidRPr="00123177" w14:paraId="5FD2B6D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56CC442"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B200B9" w14:textId="77777777" w:rsidR="00A55B53" w:rsidRPr="00123177" w:rsidRDefault="00A55B53" w:rsidP="00535342">
            <w:r w:rsidRPr="00123177">
              <w:t>No such mandatory fields is applicable.</w:t>
            </w:r>
          </w:p>
        </w:tc>
      </w:tr>
      <w:tr w:rsidR="00A55B53" w:rsidRPr="00123177" w14:paraId="11D3A5A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1BE074A"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2A74E7" w14:textId="77777777" w:rsidR="00A55B53" w:rsidRPr="00123177" w:rsidRDefault="00A55B53" w:rsidP="00535342">
            <w:r w:rsidRPr="00123177">
              <w:t>NHVDCDCStatus = 2, NHVDCDCStatusDebug = 2.</w:t>
            </w:r>
          </w:p>
        </w:tc>
      </w:tr>
      <w:tr w:rsidR="00A55B53" w:rsidRPr="00123177" w14:paraId="2D3E313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F86A213"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04ABC2" w14:textId="77777777" w:rsidR="00A55B53" w:rsidRPr="00123177" w:rsidRDefault="00A55B53" w:rsidP="00535342">
            <w:r w:rsidRPr="00123177">
              <w:rPr>
                <w:szCs w:val="20"/>
              </w:rPr>
              <w:t>Default values shall be applicable with respect to Pre-Loaded Values</w:t>
            </w:r>
          </w:p>
        </w:tc>
      </w:tr>
      <w:tr w:rsidR="00A55B53" w:rsidRPr="00123177" w14:paraId="441AACA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5F372BC"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856905" w14:textId="77777777" w:rsidR="00A55B53" w:rsidRPr="00123177" w:rsidRDefault="00A55B53" w:rsidP="00535342">
            <w:r w:rsidRPr="00123177">
              <w:t>NA</w:t>
            </w:r>
          </w:p>
        </w:tc>
      </w:tr>
      <w:tr w:rsidR="00A55B53" w:rsidRPr="00123177" w14:paraId="7C9304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E5F23BE"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EB0106" w14:textId="77777777" w:rsidR="00A55B53" w:rsidRPr="00123177" w:rsidRDefault="00A55B53" w:rsidP="00535342">
            <w:r w:rsidRPr="00123177">
              <w:rPr>
                <w:szCs w:val="20"/>
              </w:rPr>
              <w:t>Data latency period is not applicable</w:t>
            </w:r>
          </w:p>
        </w:tc>
      </w:tr>
      <w:tr w:rsidR="00A55B53" w:rsidRPr="00123177" w14:paraId="172EE17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F15A54C"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731D10" w14:textId="77777777" w:rsidR="00A55B53" w:rsidRPr="00123177" w:rsidRDefault="00A55B53" w:rsidP="00535342">
            <w:r w:rsidRPr="00123177">
              <w:rPr>
                <w:szCs w:val="20"/>
              </w:rPr>
              <w:t>Data Retention period is not applicable.</w:t>
            </w:r>
          </w:p>
        </w:tc>
      </w:tr>
      <w:tr w:rsidR="00A55B53" w:rsidRPr="00123177" w14:paraId="2CB725E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8BF5AE"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5D0C8C" w14:textId="77777777" w:rsidR="00A55B53" w:rsidRPr="00123177" w:rsidRDefault="00A55B53" w:rsidP="00535342">
            <w:r w:rsidRPr="00123177">
              <w:rPr>
                <w:szCs w:val="20"/>
              </w:rPr>
              <w:t>Data rate is not applicable.</w:t>
            </w:r>
          </w:p>
        </w:tc>
      </w:tr>
      <w:tr w:rsidR="00A55B53" w:rsidRPr="00123177" w14:paraId="0068E9E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9362753"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8F6028"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169B31E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3E1F0B3"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DBDC32" w14:textId="77777777" w:rsidR="00A55B53" w:rsidRPr="00123177" w:rsidRDefault="00A55B53" w:rsidP="00535342">
            <w:r w:rsidRPr="00123177">
              <w:rPr>
                <w:szCs w:val="20"/>
              </w:rPr>
              <w:t>Temporal event is not applicable.</w:t>
            </w:r>
          </w:p>
        </w:tc>
      </w:tr>
      <w:tr w:rsidR="00A55B53" w:rsidRPr="00123177" w14:paraId="5357991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AD50B55" w14:textId="77777777" w:rsidR="00A55B53" w:rsidRPr="00123177" w:rsidRDefault="00A55B53" w:rsidP="00535342">
            <w:r w:rsidRPr="00123177">
              <w:rPr>
                <w:rFonts w:eastAsia="Arial"/>
                <w:color w:val="000000" w:themeColor="text1"/>
                <w:szCs w:val="20"/>
              </w:rPr>
              <w:t xml:space="preserve">Validation Rules/ </w:t>
            </w:r>
          </w:p>
          <w:p w14:paraId="3A20951F"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05868E" w14:textId="77777777" w:rsidR="00A55B53" w:rsidRPr="00123177" w:rsidRDefault="00A55B53" w:rsidP="00535342">
            <w:pPr>
              <w:spacing w:line="259" w:lineRule="auto"/>
            </w:pPr>
            <w:r w:rsidRPr="00123177">
              <w:rPr>
                <w:szCs w:val="20"/>
              </w:rPr>
              <w:t>Verify the CAN messages and CAN signal mentioned in input and out section on CANalyzer Tool.</w:t>
            </w:r>
          </w:p>
          <w:p w14:paraId="6207A337" w14:textId="77777777" w:rsidR="00A55B53" w:rsidRPr="00123177" w:rsidRDefault="00A55B53" w:rsidP="00535342">
            <w:pPr>
              <w:pStyle w:val="TableText"/>
              <w:snapToGrid w:val="0"/>
            </w:pPr>
          </w:p>
          <w:p w14:paraId="5A0D6692" w14:textId="77777777" w:rsidR="00A55B53" w:rsidRPr="00123177" w:rsidRDefault="00A55B53" w:rsidP="00535342">
            <w:pPr>
              <w:pStyle w:val="TableText"/>
              <w:snapToGrid w:val="0"/>
            </w:pPr>
            <w:r w:rsidRPr="00123177">
              <w:t>The HVHVDCDC shall transit to the “Faulty” state (safe state)</w:t>
            </w:r>
          </w:p>
          <w:p w14:paraId="4F24D6F7" w14:textId="77777777" w:rsidR="00A55B53" w:rsidRPr="00123177" w:rsidRDefault="00A55B53" w:rsidP="00535342">
            <w:pPr>
              <w:pStyle w:val="TableText"/>
              <w:snapToGrid w:val="0"/>
            </w:pPr>
            <w:r w:rsidRPr="00123177">
              <w:t>The HVHVDCDC shall set CAN Signal as NHVDCDCStatus = 0x6 “</w:t>
            </w:r>
            <w:commentRangeStart w:id="124"/>
            <w:commentRangeStart w:id="125"/>
            <w:r w:rsidRPr="00123177">
              <w:t>Faulty</w:t>
            </w:r>
            <w:commentRangeEnd w:id="124"/>
            <w:r w:rsidRPr="00123177">
              <w:rPr>
                <w:rStyle w:val="CommentReference"/>
                <w:sz w:val="24"/>
                <w:szCs w:val="24"/>
              </w:rPr>
              <w:commentReference w:id="124"/>
            </w:r>
            <w:commentRangeEnd w:id="125"/>
            <w:r w:rsidRPr="00123177">
              <w:rPr>
                <w:rStyle w:val="CommentReference"/>
                <w:sz w:val="24"/>
                <w:szCs w:val="24"/>
              </w:rPr>
              <w:commentReference w:id="125"/>
            </w:r>
            <w:r w:rsidRPr="00123177">
              <w:t>”.</w:t>
            </w:r>
          </w:p>
        </w:tc>
      </w:tr>
      <w:tr w:rsidR="00A55B53" w:rsidRPr="00123177" w14:paraId="0CECFEC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9925FA"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52D61E" w14:textId="77777777" w:rsidR="00A55B53" w:rsidRPr="00123177" w:rsidRDefault="00A55B53" w:rsidP="00535342">
            <w:r w:rsidRPr="00123177">
              <w:rPr>
                <w:szCs w:val="20"/>
              </w:rPr>
              <w:t>Constraints is not applicable.</w:t>
            </w:r>
          </w:p>
        </w:tc>
      </w:tr>
      <w:tr w:rsidR="00A55B53" w:rsidRPr="00123177" w14:paraId="4AF5147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AF64BB7"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C39341" w14:textId="77777777" w:rsidR="00A55B53" w:rsidRPr="00123177" w:rsidRDefault="00A55B53" w:rsidP="00535342">
            <w:r w:rsidRPr="00123177">
              <w:rPr>
                <w:szCs w:val="20"/>
              </w:rPr>
              <w:t>No effects on other system</w:t>
            </w:r>
          </w:p>
        </w:tc>
      </w:tr>
      <w:tr w:rsidR="00A55B53" w:rsidRPr="00123177" w14:paraId="0896CEF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71F93CB" w14:textId="77777777" w:rsidR="00A55B53" w:rsidRPr="00123177" w:rsidRDefault="00A55B53" w:rsidP="00535342">
            <w:r w:rsidRPr="00123177">
              <w:rPr>
                <w:rFonts w:eastAsia="Arial"/>
                <w:color w:val="000000" w:themeColor="text1"/>
                <w:szCs w:val="20"/>
              </w:rPr>
              <w:t>Testability with respect to test environment</w:t>
            </w:r>
          </w:p>
          <w:p w14:paraId="517595CE" w14:textId="77777777" w:rsidR="00A55B53" w:rsidRPr="00123177" w:rsidRDefault="00A55B53" w:rsidP="00535342">
            <w:r w:rsidRPr="00123177">
              <w:rPr>
                <w:rFonts w:eastAsia="Arial"/>
                <w:color w:val="000000" w:themeColor="text1"/>
                <w:szCs w:val="20"/>
              </w:rPr>
              <w:t>(Yes/No)</w:t>
            </w:r>
          </w:p>
          <w:p w14:paraId="2700EF7B" w14:textId="77777777" w:rsidR="00A55B53" w:rsidRPr="00123177" w:rsidRDefault="00A55B53" w:rsidP="00535342">
            <w:r w:rsidRPr="00123177">
              <w:rPr>
                <w:rFonts w:eastAsia="Arial"/>
                <w:i/>
                <w:iCs/>
                <w:color w:val="000000" w:themeColor="text1"/>
                <w:szCs w:val="20"/>
              </w:rPr>
              <w:lastRenderedPageBreak/>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F00DE2" w14:textId="77777777" w:rsidR="00A55B53" w:rsidRPr="00123177" w:rsidRDefault="00A55B53" w:rsidP="00535342">
            <w:pPr>
              <w:pStyle w:val="TableText"/>
              <w:snapToGrid w:val="0"/>
            </w:pPr>
            <w:r w:rsidRPr="00123177">
              <w:lastRenderedPageBreak/>
              <w:t>YES</w:t>
            </w:r>
          </w:p>
          <w:p w14:paraId="39518CE4" w14:textId="77777777" w:rsidR="00A55B53" w:rsidRPr="00123177" w:rsidRDefault="00A55B53" w:rsidP="00535342"/>
        </w:tc>
      </w:tr>
      <w:tr w:rsidR="00A55B53" w:rsidRPr="00123177" w14:paraId="1ECFC47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8F7051" w14:textId="77777777" w:rsidR="00A55B53" w:rsidRPr="00123177" w:rsidRDefault="00A55B53" w:rsidP="00535342">
            <w:r w:rsidRPr="00123177">
              <w:rPr>
                <w:rFonts w:eastAsia="Arial"/>
                <w:color w:val="000000" w:themeColor="text1"/>
                <w:szCs w:val="20"/>
              </w:rPr>
              <w:t>Feasible within project constraints</w:t>
            </w:r>
          </w:p>
          <w:p w14:paraId="45D493F0" w14:textId="77777777" w:rsidR="00A55B53" w:rsidRPr="00123177" w:rsidRDefault="00A55B53" w:rsidP="00535342">
            <w:r w:rsidRPr="00123177">
              <w:rPr>
                <w:rFonts w:eastAsia="Arial"/>
                <w:color w:val="000000" w:themeColor="text1"/>
                <w:szCs w:val="20"/>
              </w:rPr>
              <w:t>(Yes/No)</w:t>
            </w:r>
          </w:p>
          <w:p w14:paraId="073C4717"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7FFC39" w14:textId="77777777" w:rsidR="00A55B53" w:rsidRPr="00123177" w:rsidRDefault="00A55B53" w:rsidP="00535342">
            <w:pPr>
              <w:pStyle w:val="TableText"/>
              <w:snapToGrid w:val="0"/>
            </w:pPr>
            <w:r w:rsidRPr="00123177">
              <w:t>YES</w:t>
            </w:r>
          </w:p>
          <w:p w14:paraId="7EFBD964" w14:textId="77777777" w:rsidR="00A55B53" w:rsidRPr="00123177" w:rsidRDefault="00A55B53" w:rsidP="00535342"/>
        </w:tc>
      </w:tr>
      <w:tr w:rsidR="00A55B53" w:rsidRPr="00123177" w14:paraId="1C4604C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3B1F6A8" w14:textId="77777777" w:rsidR="00A55B53" w:rsidRPr="00123177" w:rsidRDefault="00A55B53" w:rsidP="00535342">
            <w:r w:rsidRPr="00123177">
              <w:rPr>
                <w:rFonts w:eastAsia="Arial"/>
                <w:color w:val="000000" w:themeColor="text1"/>
                <w:szCs w:val="20"/>
              </w:rPr>
              <w:t>Critical</w:t>
            </w:r>
          </w:p>
          <w:p w14:paraId="7D505F8C"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6E79DE" w14:textId="77777777" w:rsidR="00A55B53" w:rsidRPr="00123177" w:rsidRDefault="00A55B53" w:rsidP="00535342">
            <w:r w:rsidRPr="00123177">
              <w:t>YES</w:t>
            </w:r>
          </w:p>
        </w:tc>
      </w:tr>
      <w:tr w:rsidR="00A55B53" w:rsidRPr="00123177" w14:paraId="085EDD4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5330D6E"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971073" w14:textId="77777777" w:rsidR="00A55B53" w:rsidRPr="00123177" w:rsidRDefault="00A55B53" w:rsidP="00535342">
            <w:r w:rsidRPr="00123177">
              <w:t>Acceptance Criteria for this requirement should be as per SECTION-6 ACCEPTANCE CRITERIA</w:t>
            </w:r>
          </w:p>
        </w:tc>
      </w:tr>
    </w:tbl>
    <w:p w14:paraId="3A5C9E6D" w14:textId="77777777" w:rsidR="00A55B53" w:rsidRPr="00123177" w:rsidRDefault="00A55B53" w:rsidP="00A55B53">
      <w:pPr>
        <w:pStyle w:val="BodyText"/>
        <w:rPr>
          <w:rFonts w:eastAsia="Arial"/>
        </w:rPr>
      </w:pPr>
    </w:p>
    <w:tbl>
      <w:tblPr>
        <w:tblW w:w="9300" w:type="dxa"/>
        <w:tblInd w:w="103" w:type="dxa"/>
        <w:tblLook w:val="06A0" w:firstRow="1" w:lastRow="0" w:firstColumn="1" w:lastColumn="0" w:noHBand="1" w:noVBand="1"/>
      </w:tblPr>
      <w:tblGrid>
        <w:gridCol w:w="1456"/>
        <w:gridCol w:w="7844"/>
      </w:tblGrid>
      <w:tr w:rsidR="00A55B53" w:rsidRPr="00123177" w14:paraId="1732F4B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E369211"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E8E612D" w14:textId="77777777" w:rsidR="00A55B53" w:rsidRPr="00123177" w:rsidRDefault="00A55B53" w:rsidP="00535342">
            <w:r w:rsidRPr="00123177">
              <w:rPr>
                <w:rFonts w:eastAsia="Arial"/>
                <w:b/>
                <w:bCs/>
                <w:color w:val="000000" w:themeColor="text1"/>
                <w:szCs w:val="20"/>
              </w:rPr>
              <w:t>Description</w:t>
            </w:r>
          </w:p>
        </w:tc>
      </w:tr>
      <w:tr w:rsidR="00A55B53" w:rsidRPr="00123177" w14:paraId="63C8CAE7"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8E38DAA"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BE8387" w14:textId="77777777" w:rsidR="00A55B53" w:rsidRPr="00123177" w:rsidRDefault="00A55B53" w:rsidP="00535342">
            <w:r w:rsidRPr="00123177">
              <w:rPr>
                <w:rFonts w:eastAsia="Arial"/>
                <w:color w:val="000000" w:themeColor="text1"/>
              </w:rPr>
              <w:t>SWRS_APP_STATE_17</w:t>
            </w:r>
          </w:p>
        </w:tc>
      </w:tr>
      <w:tr w:rsidR="00A55B53" w:rsidRPr="00123177" w14:paraId="165744DA"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91CD94F"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C979EC" w14:textId="77777777" w:rsidR="00A55B53" w:rsidRPr="00123177" w:rsidRDefault="00A55B53" w:rsidP="00535342">
            <w:pPr>
              <w:rPr>
                <w:rFonts w:eastAsia="Arial"/>
                <w:color w:val="000000" w:themeColor="text1"/>
              </w:rPr>
            </w:pPr>
            <w:r w:rsidRPr="00123177">
              <w:rPr>
                <w:rFonts w:eastAsia="Arial"/>
                <w:color w:val="000000" w:themeColor="text1"/>
              </w:rPr>
              <w:t>SDS-HVDCDC-150</w:t>
            </w:r>
          </w:p>
        </w:tc>
      </w:tr>
      <w:tr w:rsidR="00A55B53" w:rsidRPr="00123177" w14:paraId="2E72742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CF92B2D"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FA17DD" w14:textId="77777777" w:rsidR="00A55B53" w:rsidRPr="00123177" w:rsidRDefault="00A55B53" w:rsidP="00535342">
            <w:pPr>
              <w:rPr>
                <w:rFonts w:eastAsia="Arial"/>
                <w:color w:val="000000" w:themeColor="text1"/>
              </w:rPr>
            </w:pPr>
            <w:r w:rsidRPr="00123177">
              <w:t>A-Sample/PF1.0</w:t>
            </w:r>
          </w:p>
        </w:tc>
      </w:tr>
      <w:tr w:rsidR="00A55B53" w:rsidRPr="00123177" w14:paraId="413004CC"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77DF6B43"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22DAC8" w14:textId="77777777" w:rsidR="00A55B53" w:rsidRPr="00123177" w:rsidRDefault="00A55B53" w:rsidP="00535342">
            <w:pPr>
              <w:rPr>
                <w:rFonts w:eastAsia="Arial"/>
                <w:szCs w:val="20"/>
              </w:rPr>
            </w:pPr>
            <w:r w:rsidRPr="00123177">
              <w:rPr>
                <w:rFonts w:eastAsia="Arial"/>
                <w:szCs w:val="20"/>
              </w:rPr>
              <w:t>The application shall be able to transit to substate “Open_400V_ctt” of “Faulty” state.</w:t>
            </w:r>
          </w:p>
        </w:tc>
      </w:tr>
      <w:tr w:rsidR="00A55B53" w:rsidRPr="00123177" w14:paraId="557ECAE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A34CD4A"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B47F28" w14:textId="77777777" w:rsidR="00A55B53" w:rsidRPr="00123177" w:rsidRDefault="00A55B53" w:rsidP="00535342">
            <w:r w:rsidRPr="00123177">
              <w:t>No Such derived requirement is applicable.</w:t>
            </w:r>
          </w:p>
        </w:tc>
      </w:tr>
      <w:tr w:rsidR="00A55B53" w:rsidRPr="00123177" w14:paraId="0378A96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3A70DB"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086E34"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72F8C0F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7083042"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302B45" w14:textId="77777777" w:rsidR="00A55B53" w:rsidRPr="00123177" w:rsidRDefault="00A55B53" w:rsidP="00535342">
            <w:pPr>
              <w:spacing w:line="259" w:lineRule="auto"/>
            </w:pPr>
            <w:r w:rsidRPr="00123177">
              <w:t>Application shall start transitioning to substate “Open_400V_ctt” once meets the conditions mentioned in “Process” Section</w:t>
            </w:r>
          </w:p>
        </w:tc>
      </w:tr>
      <w:tr w:rsidR="00A55B53" w:rsidRPr="00123177" w14:paraId="235F12A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C10C2B0"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09C1D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“Open_400V_ctt”.</w:t>
            </w:r>
          </w:p>
        </w:tc>
      </w:tr>
      <w:tr w:rsidR="00A55B53" w:rsidRPr="00123177" w14:paraId="4C134E8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15B6291"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E11C9B"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The conditions for “Open_400V_ctt” to get trigger is entry into the “Faulty” state</w:t>
            </w:r>
          </w:p>
        </w:tc>
      </w:tr>
      <w:tr w:rsidR="00A55B53" w:rsidRPr="00123177" w14:paraId="6B7FBD2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B8AAB9"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7A4397" w14:textId="77777777" w:rsidR="00A55B53" w:rsidRPr="00123177" w:rsidRDefault="00A55B53" w:rsidP="00535342">
            <w:r w:rsidRPr="00123177">
              <w:t>No such mandatory fields is applicable.</w:t>
            </w:r>
          </w:p>
        </w:tc>
      </w:tr>
      <w:tr w:rsidR="00A55B53" w:rsidRPr="00123177" w14:paraId="71878C8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E88CEC6"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714598" w14:textId="77777777" w:rsidR="00A55B53" w:rsidRPr="00123177" w:rsidRDefault="00A55B53" w:rsidP="00535342">
            <w:r w:rsidRPr="00123177">
              <w:t>NHVDCDCStatus = 1, NHVDCDCStatusDebug = 6.</w:t>
            </w:r>
          </w:p>
        </w:tc>
      </w:tr>
      <w:tr w:rsidR="00A55B53" w:rsidRPr="00123177" w14:paraId="14B1045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8269BE9" w14:textId="77777777" w:rsidR="00A55B53" w:rsidRPr="00123177" w:rsidRDefault="00A55B53" w:rsidP="00535342">
            <w:r w:rsidRPr="00123177">
              <w:rPr>
                <w:rFonts w:eastAsia="Arial"/>
                <w:color w:val="000000" w:themeColor="text1"/>
                <w:szCs w:val="20"/>
              </w:rPr>
              <w:lastRenderedPageBreak/>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383E0A" w14:textId="77777777" w:rsidR="00A55B53" w:rsidRPr="00123177" w:rsidRDefault="00A55B53" w:rsidP="00535342">
            <w:r w:rsidRPr="00123177">
              <w:rPr>
                <w:szCs w:val="20"/>
              </w:rPr>
              <w:t>Default values shall be applicable with respect to Pre-Loaded Values</w:t>
            </w:r>
          </w:p>
        </w:tc>
      </w:tr>
      <w:tr w:rsidR="00A55B53" w:rsidRPr="00123177" w14:paraId="0DE3AE9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6003713"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4DB9F5" w14:textId="77777777" w:rsidR="00A55B53" w:rsidRPr="00123177" w:rsidRDefault="00A55B53" w:rsidP="00535342">
            <w:r w:rsidRPr="00123177">
              <w:t>NA</w:t>
            </w:r>
          </w:p>
        </w:tc>
      </w:tr>
      <w:tr w:rsidR="00A55B53" w:rsidRPr="00123177" w14:paraId="40CFBA0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2AEA93B"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9F215D" w14:textId="77777777" w:rsidR="00A55B53" w:rsidRPr="00123177" w:rsidRDefault="00A55B53" w:rsidP="00535342">
            <w:r w:rsidRPr="00123177">
              <w:rPr>
                <w:szCs w:val="20"/>
              </w:rPr>
              <w:t>Data latency period is not applicable</w:t>
            </w:r>
          </w:p>
        </w:tc>
      </w:tr>
      <w:tr w:rsidR="00A55B53" w:rsidRPr="00123177" w14:paraId="79347AB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20CF85"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C622DF" w14:textId="77777777" w:rsidR="00A55B53" w:rsidRPr="00123177" w:rsidRDefault="00A55B53" w:rsidP="00535342">
            <w:r w:rsidRPr="00123177">
              <w:rPr>
                <w:szCs w:val="20"/>
              </w:rPr>
              <w:t>Data Retention period is not applicable.</w:t>
            </w:r>
          </w:p>
        </w:tc>
      </w:tr>
      <w:tr w:rsidR="00A55B53" w:rsidRPr="00123177" w14:paraId="404DA43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556133"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7ED8BC" w14:textId="77777777" w:rsidR="00A55B53" w:rsidRPr="00123177" w:rsidRDefault="00A55B53" w:rsidP="00535342">
            <w:r w:rsidRPr="00123177">
              <w:rPr>
                <w:szCs w:val="20"/>
              </w:rPr>
              <w:t>Data rate is not applicable.</w:t>
            </w:r>
          </w:p>
        </w:tc>
      </w:tr>
      <w:tr w:rsidR="00A55B53" w:rsidRPr="00123177" w14:paraId="36CA9B5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DA114C3"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A66DAF"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623BFB7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B5CDAB"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9FDF07" w14:textId="77777777" w:rsidR="00A55B53" w:rsidRPr="00123177" w:rsidRDefault="00A55B53" w:rsidP="00535342">
            <w:r w:rsidRPr="00123177">
              <w:rPr>
                <w:szCs w:val="20"/>
              </w:rPr>
              <w:t>Temporal event is not applicable.</w:t>
            </w:r>
          </w:p>
        </w:tc>
      </w:tr>
      <w:tr w:rsidR="00A55B53" w:rsidRPr="00123177" w14:paraId="72A15B0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229E71B" w14:textId="77777777" w:rsidR="00A55B53" w:rsidRPr="00123177" w:rsidRDefault="00A55B53" w:rsidP="00535342">
            <w:r w:rsidRPr="00123177">
              <w:rPr>
                <w:rFonts w:eastAsia="Arial"/>
                <w:color w:val="000000" w:themeColor="text1"/>
                <w:szCs w:val="20"/>
              </w:rPr>
              <w:t xml:space="preserve">Validation Rules/ </w:t>
            </w:r>
          </w:p>
          <w:p w14:paraId="0C93D479"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4ADB62" w14:textId="77777777" w:rsidR="00A55B53" w:rsidRPr="00123177" w:rsidRDefault="00A55B53" w:rsidP="00535342">
            <w:pPr>
              <w:spacing w:line="259" w:lineRule="auto"/>
            </w:pPr>
            <w:r w:rsidRPr="00123177">
              <w:rPr>
                <w:szCs w:val="20"/>
              </w:rPr>
              <w:t>Verify the CAN messages and CAN signal mentioned in input and out section on CANalyzer Tool.</w:t>
            </w:r>
          </w:p>
          <w:p w14:paraId="38CF05A2" w14:textId="77777777" w:rsidR="00A55B53" w:rsidRPr="00123177" w:rsidRDefault="00A55B53" w:rsidP="00535342">
            <w:pPr>
              <w:pStyle w:val="TableText"/>
              <w:snapToGrid w:val="0"/>
              <w:ind w:left="360"/>
            </w:pPr>
          </w:p>
          <w:p w14:paraId="7917F92E" w14:textId="77777777" w:rsidR="00A55B53" w:rsidRPr="00123177" w:rsidRDefault="00A55B53" w:rsidP="00535342">
            <w:pPr>
              <w:pStyle w:val="TableText"/>
              <w:numPr>
                <w:ilvl w:val="0"/>
                <w:numId w:val="27"/>
              </w:numPr>
              <w:snapToGrid w:val="0"/>
            </w:pPr>
            <w:r w:rsidRPr="00123177">
              <w:t>The HVHVDCDC shall Open the solid state switch on the 400V side.</w:t>
            </w:r>
          </w:p>
          <w:p w14:paraId="27BF580B" w14:textId="77777777" w:rsidR="00A55B53" w:rsidRPr="00123177" w:rsidRDefault="00A55B53" w:rsidP="00535342">
            <w:pPr>
              <w:pStyle w:val="TableText"/>
              <w:numPr>
                <w:ilvl w:val="0"/>
                <w:numId w:val="27"/>
              </w:numPr>
              <w:snapToGrid w:val="0"/>
            </w:pPr>
            <w:r w:rsidRPr="00123177">
              <w:t>The HVHVDCDC shall set CAN Signal as NHVDCDCStatusDebug = 0xB "Faulty_</w:t>
            </w:r>
            <w:commentRangeStart w:id="126"/>
            <w:commentRangeStart w:id="127"/>
            <w:r w:rsidRPr="00123177">
              <w:t>OpenEFuse</w:t>
            </w:r>
            <w:commentRangeEnd w:id="126"/>
            <w:r w:rsidRPr="00123177">
              <w:rPr>
                <w:rStyle w:val="CommentReference"/>
                <w:sz w:val="24"/>
                <w:szCs w:val="24"/>
              </w:rPr>
              <w:commentReference w:id="126"/>
            </w:r>
            <w:commentRangeEnd w:id="127"/>
            <w:r w:rsidRPr="00123177">
              <w:rPr>
                <w:rStyle w:val="CommentReference"/>
                <w:sz w:val="24"/>
                <w:szCs w:val="24"/>
              </w:rPr>
              <w:commentReference w:id="127"/>
            </w:r>
            <w:r w:rsidRPr="00123177">
              <w:t>".</w:t>
            </w:r>
          </w:p>
        </w:tc>
      </w:tr>
      <w:tr w:rsidR="00A55B53" w:rsidRPr="00123177" w14:paraId="13E334A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2F5014"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1FCC09" w14:textId="77777777" w:rsidR="00A55B53" w:rsidRPr="00123177" w:rsidRDefault="00A55B53" w:rsidP="00535342">
            <w:r w:rsidRPr="00123177">
              <w:rPr>
                <w:szCs w:val="20"/>
              </w:rPr>
              <w:t>Constraints is not applicable.</w:t>
            </w:r>
          </w:p>
        </w:tc>
      </w:tr>
      <w:tr w:rsidR="00A55B53" w:rsidRPr="00123177" w14:paraId="47450F9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680480"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815274" w14:textId="77777777" w:rsidR="00A55B53" w:rsidRPr="00123177" w:rsidRDefault="00A55B53" w:rsidP="00535342">
            <w:r w:rsidRPr="00123177">
              <w:rPr>
                <w:szCs w:val="20"/>
              </w:rPr>
              <w:t>No effects on other system</w:t>
            </w:r>
          </w:p>
        </w:tc>
      </w:tr>
      <w:tr w:rsidR="00A55B53" w:rsidRPr="00123177" w14:paraId="6036816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732F4D" w14:textId="77777777" w:rsidR="00A55B53" w:rsidRPr="00123177" w:rsidRDefault="00A55B53" w:rsidP="00535342">
            <w:r w:rsidRPr="00123177">
              <w:rPr>
                <w:rFonts w:eastAsia="Arial"/>
                <w:color w:val="000000" w:themeColor="text1"/>
                <w:szCs w:val="20"/>
              </w:rPr>
              <w:t>Testability with respect to test environment</w:t>
            </w:r>
          </w:p>
          <w:p w14:paraId="40EA7FF4" w14:textId="77777777" w:rsidR="00A55B53" w:rsidRPr="00123177" w:rsidRDefault="00A55B53" w:rsidP="00535342">
            <w:r w:rsidRPr="00123177">
              <w:rPr>
                <w:rFonts w:eastAsia="Arial"/>
                <w:color w:val="000000" w:themeColor="text1"/>
                <w:szCs w:val="20"/>
              </w:rPr>
              <w:t>(Yes/No)</w:t>
            </w:r>
          </w:p>
          <w:p w14:paraId="7F3B8B74"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61DCD9" w14:textId="77777777" w:rsidR="00A55B53" w:rsidRPr="00123177" w:rsidRDefault="00A55B53" w:rsidP="00535342">
            <w:pPr>
              <w:pStyle w:val="TableText"/>
              <w:snapToGrid w:val="0"/>
            </w:pPr>
            <w:r w:rsidRPr="00123177">
              <w:t>YES</w:t>
            </w:r>
          </w:p>
          <w:p w14:paraId="0762467B" w14:textId="77777777" w:rsidR="00A55B53" w:rsidRPr="00123177" w:rsidRDefault="00A55B53" w:rsidP="00535342"/>
        </w:tc>
      </w:tr>
      <w:tr w:rsidR="00A55B53" w:rsidRPr="00123177" w14:paraId="409D8DE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60F000C" w14:textId="77777777" w:rsidR="00A55B53" w:rsidRPr="00123177" w:rsidRDefault="00A55B53" w:rsidP="00535342">
            <w:r w:rsidRPr="00123177">
              <w:rPr>
                <w:rFonts w:eastAsia="Arial"/>
                <w:color w:val="000000" w:themeColor="text1"/>
                <w:szCs w:val="20"/>
              </w:rPr>
              <w:t>Feasible within project constraints</w:t>
            </w:r>
          </w:p>
          <w:p w14:paraId="2881859B" w14:textId="77777777" w:rsidR="00A55B53" w:rsidRPr="00123177" w:rsidRDefault="00A55B53" w:rsidP="00535342">
            <w:r w:rsidRPr="00123177">
              <w:rPr>
                <w:rFonts w:eastAsia="Arial"/>
                <w:color w:val="000000" w:themeColor="text1"/>
                <w:szCs w:val="20"/>
              </w:rPr>
              <w:t>(Yes/No)</w:t>
            </w:r>
          </w:p>
          <w:p w14:paraId="0BEF5C76" w14:textId="77777777" w:rsidR="00A55B53" w:rsidRPr="00123177" w:rsidRDefault="00A55B53" w:rsidP="00535342">
            <w:r w:rsidRPr="00123177">
              <w:rPr>
                <w:rFonts w:eastAsia="Arial"/>
                <w:i/>
                <w:iCs/>
                <w:color w:val="000000" w:themeColor="text1"/>
                <w:szCs w:val="20"/>
              </w:rPr>
              <w:lastRenderedPageBreak/>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BAC37A" w14:textId="77777777" w:rsidR="00A55B53" w:rsidRPr="00123177" w:rsidRDefault="00A55B53" w:rsidP="00535342">
            <w:pPr>
              <w:pStyle w:val="TableText"/>
              <w:snapToGrid w:val="0"/>
            </w:pPr>
            <w:r w:rsidRPr="00123177">
              <w:lastRenderedPageBreak/>
              <w:t>YES</w:t>
            </w:r>
          </w:p>
          <w:p w14:paraId="2FEA0A65" w14:textId="77777777" w:rsidR="00A55B53" w:rsidRPr="00123177" w:rsidRDefault="00A55B53" w:rsidP="00535342"/>
        </w:tc>
      </w:tr>
      <w:tr w:rsidR="00A55B53" w:rsidRPr="00123177" w14:paraId="61538FA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75975C9" w14:textId="77777777" w:rsidR="00A55B53" w:rsidRPr="00123177" w:rsidRDefault="00A55B53" w:rsidP="00535342">
            <w:r w:rsidRPr="00123177">
              <w:rPr>
                <w:rFonts w:eastAsia="Arial"/>
                <w:color w:val="000000" w:themeColor="text1"/>
                <w:szCs w:val="20"/>
              </w:rPr>
              <w:t>Critical</w:t>
            </w:r>
          </w:p>
          <w:p w14:paraId="3E0899EE"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060751" w14:textId="77777777" w:rsidR="00A55B53" w:rsidRPr="00123177" w:rsidRDefault="00A55B53" w:rsidP="00535342">
            <w:r w:rsidRPr="00123177">
              <w:t>YES</w:t>
            </w:r>
          </w:p>
        </w:tc>
      </w:tr>
      <w:tr w:rsidR="00A55B53" w:rsidRPr="00123177" w14:paraId="225FDCC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DBBFDB8"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01712F" w14:textId="77777777" w:rsidR="00A55B53" w:rsidRPr="00123177" w:rsidRDefault="00A55B53" w:rsidP="00535342">
            <w:r w:rsidRPr="00123177">
              <w:t>Acceptance Criteria for this requirement should be as per SECTION-6 ACCEPTANCE CRITERIA</w:t>
            </w:r>
          </w:p>
        </w:tc>
      </w:tr>
    </w:tbl>
    <w:p w14:paraId="52A5D426" w14:textId="77777777" w:rsidR="00A55B53" w:rsidRPr="00123177" w:rsidRDefault="00A55B53" w:rsidP="00A55B53">
      <w:pPr>
        <w:pStyle w:val="BodyText"/>
        <w:rPr>
          <w:rFonts w:eastAsia="Arial"/>
        </w:rPr>
      </w:pPr>
    </w:p>
    <w:p w14:paraId="3EC89A6F" w14:textId="77777777" w:rsidR="00A55B53" w:rsidRPr="00123177" w:rsidRDefault="00A55B53" w:rsidP="00A55B53">
      <w:pPr>
        <w:rPr>
          <w:szCs w:val="20"/>
        </w:rPr>
      </w:pPr>
    </w:p>
    <w:p w14:paraId="30D96BFE" w14:textId="77777777" w:rsidR="00A55B53" w:rsidRPr="00123177" w:rsidRDefault="00A55B53" w:rsidP="00A55B53">
      <w:pPr>
        <w:pStyle w:val="Heading5"/>
        <w:rPr>
          <w:sz w:val="20"/>
          <w:szCs w:val="20"/>
        </w:rPr>
      </w:pPr>
      <w:r w:rsidRPr="00123177">
        <w:rPr>
          <w:rFonts w:eastAsia="Arial"/>
          <w:sz w:val="20"/>
          <w:szCs w:val="20"/>
        </w:rPr>
        <w:t>Transition requirement to substate</w:t>
      </w:r>
      <w:r w:rsidRPr="00123177">
        <w:rPr>
          <w:rFonts w:eastAsia="Arial"/>
          <w:szCs w:val="20"/>
        </w:rPr>
        <w:t xml:space="preserve"> </w:t>
      </w:r>
      <w:r w:rsidRPr="00123177">
        <w:rPr>
          <w:rFonts w:eastAsia="Arial"/>
          <w:sz w:val="20"/>
          <w:szCs w:val="20"/>
        </w:rPr>
        <w:t>“</w:t>
      </w:r>
      <w:r w:rsidRPr="00123177">
        <w:rPr>
          <w:sz w:val="20"/>
          <w:szCs w:val="20"/>
        </w:rPr>
        <w:t>Active_Discharge</w:t>
      </w:r>
      <w:r w:rsidRPr="00123177">
        <w:rPr>
          <w:rFonts w:eastAsia="Arial"/>
          <w:sz w:val="20"/>
          <w:szCs w:val="20"/>
        </w:rPr>
        <w:t>_400V” from substate “</w:t>
      </w:r>
      <w:r w:rsidRPr="00123177">
        <w:rPr>
          <w:rFonts w:eastAsia="Arial"/>
          <w:color w:val="000000" w:themeColor="text1"/>
          <w:sz w:val="20"/>
          <w:szCs w:val="20"/>
        </w:rPr>
        <w:t xml:space="preserve">Open_400V_ctt” within </w:t>
      </w:r>
      <w:r w:rsidRPr="00123177">
        <w:rPr>
          <w:rFonts w:eastAsia="Arial"/>
          <w:sz w:val="20"/>
          <w:szCs w:val="20"/>
        </w:rPr>
        <w:t>“Faulty” state.</w:t>
      </w:r>
    </w:p>
    <w:p w14:paraId="2010B6AF" w14:textId="77777777" w:rsidR="00A55B53" w:rsidRPr="00123177" w:rsidRDefault="00A55B53" w:rsidP="00A55B53">
      <w:pPr>
        <w:pStyle w:val="BodyText"/>
        <w:rPr>
          <w:rFonts w:eastAsia="Arial"/>
        </w:rPr>
      </w:pPr>
    </w:p>
    <w:tbl>
      <w:tblPr>
        <w:tblW w:w="9300" w:type="dxa"/>
        <w:tblInd w:w="103" w:type="dxa"/>
        <w:tblLook w:val="06A0" w:firstRow="1" w:lastRow="0" w:firstColumn="1" w:lastColumn="0" w:noHBand="1" w:noVBand="1"/>
      </w:tblPr>
      <w:tblGrid>
        <w:gridCol w:w="1456"/>
        <w:gridCol w:w="7844"/>
      </w:tblGrid>
      <w:tr w:rsidR="00A55B53" w:rsidRPr="00123177" w14:paraId="0731BF4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C3D0F06"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D761C8B" w14:textId="77777777" w:rsidR="00A55B53" w:rsidRPr="00123177" w:rsidRDefault="00A55B53" w:rsidP="00535342">
            <w:r w:rsidRPr="00123177">
              <w:rPr>
                <w:rFonts w:eastAsia="Arial"/>
                <w:b/>
                <w:bCs/>
                <w:color w:val="000000" w:themeColor="text1"/>
                <w:szCs w:val="20"/>
              </w:rPr>
              <w:t>Description</w:t>
            </w:r>
          </w:p>
        </w:tc>
      </w:tr>
      <w:tr w:rsidR="00A55B53" w:rsidRPr="00123177" w14:paraId="42FE961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A84359A"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0925DE" w14:textId="77777777" w:rsidR="00A55B53" w:rsidRPr="00123177" w:rsidRDefault="00A55B53" w:rsidP="00535342">
            <w:r w:rsidRPr="00123177">
              <w:rPr>
                <w:rFonts w:eastAsia="Arial"/>
                <w:color w:val="000000" w:themeColor="text1"/>
              </w:rPr>
              <w:t>SWRS_APP_STATE_18</w:t>
            </w:r>
          </w:p>
        </w:tc>
      </w:tr>
      <w:tr w:rsidR="00A55B53" w:rsidRPr="00123177" w14:paraId="478242E3"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BD074B4"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19E566" w14:textId="77777777" w:rsidR="00A55B53" w:rsidRPr="00123177" w:rsidRDefault="00A55B53" w:rsidP="00535342">
            <w:pPr>
              <w:rPr>
                <w:rFonts w:eastAsia="Arial"/>
                <w:color w:val="000000" w:themeColor="text1"/>
              </w:rPr>
            </w:pPr>
            <w:r w:rsidRPr="00123177">
              <w:rPr>
                <w:rFonts w:eastAsia="Arial"/>
                <w:color w:val="000000" w:themeColor="text1"/>
              </w:rPr>
              <w:t>SDS-HVDCDC-151</w:t>
            </w:r>
          </w:p>
        </w:tc>
      </w:tr>
      <w:tr w:rsidR="00A55B53" w:rsidRPr="00123177" w14:paraId="0257A933"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B4CC738"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83977E" w14:textId="77777777" w:rsidR="00A55B53" w:rsidRPr="00123177" w:rsidRDefault="00A55B53" w:rsidP="00535342">
            <w:pPr>
              <w:rPr>
                <w:rFonts w:eastAsia="Arial"/>
                <w:color w:val="000000" w:themeColor="text1"/>
              </w:rPr>
            </w:pPr>
            <w:r w:rsidRPr="00123177">
              <w:t>A-Sample/PF1.0</w:t>
            </w:r>
          </w:p>
        </w:tc>
      </w:tr>
      <w:tr w:rsidR="00A55B53" w:rsidRPr="00123177" w14:paraId="6F2907EB"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7802B6B5"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282BE7" w14:textId="77777777" w:rsidR="00A55B53" w:rsidRPr="00123177" w:rsidRDefault="00A55B53" w:rsidP="00535342">
            <w:pPr>
              <w:rPr>
                <w:rFonts w:eastAsia="Arial"/>
                <w:szCs w:val="20"/>
              </w:rPr>
            </w:pPr>
            <w:r w:rsidRPr="00123177">
              <w:rPr>
                <w:rFonts w:eastAsia="Arial"/>
                <w:szCs w:val="20"/>
              </w:rPr>
              <w:t>The application shall be able to transit to substate “</w:t>
            </w:r>
            <w:r w:rsidRPr="00123177">
              <w:t>Active_Discharge</w:t>
            </w:r>
            <w:r w:rsidRPr="00123177">
              <w:rPr>
                <w:rFonts w:eastAsia="Arial"/>
              </w:rPr>
              <w:t>_400V</w:t>
            </w:r>
            <w:r w:rsidRPr="00123177">
              <w:rPr>
                <w:rFonts w:eastAsia="Arial"/>
                <w:szCs w:val="20"/>
              </w:rPr>
              <w:t>” from substate “</w:t>
            </w:r>
            <w:r w:rsidRPr="00123177">
              <w:rPr>
                <w:rFonts w:eastAsia="Arial"/>
                <w:color w:val="000000" w:themeColor="text1"/>
                <w:szCs w:val="20"/>
              </w:rPr>
              <w:t xml:space="preserve">Open_400V_ctt” within </w:t>
            </w:r>
            <w:r w:rsidRPr="00123177">
              <w:rPr>
                <w:rFonts w:eastAsia="Arial"/>
                <w:szCs w:val="20"/>
              </w:rPr>
              <w:t>“Faulty” state.</w:t>
            </w:r>
          </w:p>
        </w:tc>
      </w:tr>
      <w:tr w:rsidR="00A55B53" w:rsidRPr="00123177" w14:paraId="68A2353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421BBC2"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2CBED7" w14:textId="77777777" w:rsidR="00A55B53" w:rsidRPr="00123177" w:rsidRDefault="00A55B53" w:rsidP="00535342">
            <w:r w:rsidRPr="00123177">
              <w:t>No Such derived requirement is applicable.</w:t>
            </w:r>
          </w:p>
        </w:tc>
      </w:tr>
      <w:tr w:rsidR="00A55B53" w:rsidRPr="00123177" w14:paraId="7E9E166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1E15E2C"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E67EE0"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6D54011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1CDCAF4"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EFB734" w14:textId="77777777" w:rsidR="00A55B53" w:rsidRPr="00123177" w:rsidRDefault="00A55B53" w:rsidP="00535342">
            <w:pPr>
              <w:spacing w:line="259" w:lineRule="auto"/>
            </w:pPr>
            <w:r w:rsidRPr="00123177">
              <w:t>Application shall start transitioning to substate “Active_Discharge_400V” once meets the conditions mentioned in “Process” Section</w:t>
            </w:r>
          </w:p>
        </w:tc>
      </w:tr>
      <w:tr w:rsidR="00A55B53" w:rsidRPr="00123177" w14:paraId="57D3AF3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BA6F80"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54587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“Active_Discharge_400V”.</w:t>
            </w:r>
          </w:p>
        </w:tc>
      </w:tr>
      <w:tr w:rsidR="00A55B53" w:rsidRPr="00123177" w14:paraId="56D079F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F4C756"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901498"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The conditions for “Active_Discharge_400V” to get trigger :</w:t>
            </w:r>
          </w:p>
          <w:p w14:paraId="1572E9DB" w14:textId="77777777" w:rsidR="00A55B53" w:rsidRPr="00123177" w:rsidRDefault="00A55B53" w:rsidP="00535342">
            <w:pPr>
              <w:spacing w:line="259" w:lineRule="auto"/>
            </w:pPr>
            <w:r w:rsidRPr="00123177">
              <w:t>The status of the 400V solid state switch status confirms to be open</w:t>
            </w:r>
          </w:p>
          <w:p w14:paraId="748239D7" w14:textId="77777777" w:rsidR="00A55B53" w:rsidRPr="00123177" w:rsidRDefault="00A55B53" w:rsidP="00535342">
            <w:pPr>
              <w:spacing w:line="259" w:lineRule="auto"/>
              <w:rPr>
                <w:rFonts w:eastAsia="Arial"/>
              </w:rPr>
            </w:pPr>
            <w:r w:rsidRPr="00123177">
              <w:rPr>
                <w:rFonts w:eastAsia="Arial"/>
              </w:rPr>
              <w:t>OR</w:t>
            </w:r>
          </w:p>
          <w:p w14:paraId="42F1F1A7" w14:textId="77777777" w:rsidR="00A55B53" w:rsidRPr="00123177" w:rsidRDefault="00A55B53" w:rsidP="00535342">
            <w:pPr>
              <w:spacing w:line="259" w:lineRule="auto"/>
              <w:rPr>
                <w:rFonts w:eastAsia="Arial"/>
              </w:rPr>
            </w:pPr>
            <w:r w:rsidRPr="00123177">
              <w:rPr>
                <w:rFonts w:eastAsia="Arial"/>
              </w:rPr>
              <w:t>Fails to meet the timing requirement.</w:t>
            </w:r>
          </w:p>
        </w:tc>
      </w:tr>
      <w:tr w:rsidR="00A55B53" w:rsidRPr="00123177" w14:paraId="5B6EF0C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E3106F"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FA2BCC" w14:textId="77777777" w:rsidR="00A55B53" w:rsidRPr="00123177" w:rsidRDefault="00A55B53" w:rsidP="00535342">
            <w:r w:rsidRPr="00123177">
              <w:t>No such mandatory fields is applicable.</w:t>
            </w:r>
          </w:p>
        </w:tc>
      </w:tr>
      <w:tr w:rsidR="00A55B53" w:rsidRPr="00123177" w14:paraId="4B25F39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18AB15"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6830D4" w14:textId="77777777" w:rsidR="00A55B53" w:rsidRPr="00123177" w:rsidRDefault="00A55B53" w:rsidP="00535342">
            <w:r w:rsidRPr="00123177">
              <w:t>NHVDCDCStatusDebug = 0x12, NHVDCDCSTatusDebug = 0xE.</w:t>
            </w:r>
          </w:p>
        </w:tc>
      </w:tr>
      <w:tr w:rsidR="00A55B53" w:rsidRPr="00123177" w14:paraId="5B85941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9FE684F"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F4559E" w14:textId="77777777" w:rsidR="00A55B53" w:rsidRPr="00123177" w:rsidRDefault="00A55B53" w:rsidP="00535342">
            <w:r w:rsidRPr="00123177">
              <w:rPr>
                <w:szCs w:val="20"/>
              </w:rPr>
              <w:t>Default values shall be applicable with respect to Pre-Loaded Values</w:t>
            </w:r>
          </w:p>
        </w:tc>
      </w:tr>
      <w:tr w:rsidR="00A55B53" w:rsidRPr="00123177" w14:paraId="28E2336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8E522E"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F367CF" w14:textId="77777777" w:rsidR="00A55B53" w:rsidRPr="00123177" w:rsidRDefault="00A55B53" w:rsidP="00535342">
            <w:r w:rsidRPr="00123177">
              <w:t>NA</w:t>
            </w:r>
          </w:p>
        </w:tc>
      </w:tr>
      <w:tr w:rsidR="00A55B53" w:rsidRPr="00123177" w14:paraId="06A7E09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8DB1A5D"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8F25BE" w14:textId="77777777" w:rsidR="00A55B53" w:rsidRPr="00123177" w:rsidRDefault="00A55B53" w:rsidP="00535342">
            <w:r w:rsidRPr="00123177">
              <w:rPr>
                <w:szCs w:val="20"/>
              </w:rPr>
              <w:t>Data latency period is not applicable</w:t>
            </w:r>
          </w:p>
        </w:tc>
      </w:tr>
      <w:tr w:rsidR="00A55B53" w:rsidRPr="00123177" w14:paraId="42CBB49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15EB56C" w14:textId="77777777" w:rsidR="00A55B53" w:rsidRPr="00123177" w:rsidRDefault="00A55B53" w:rsidP="00535342">
            <w:r w:rsidRPr="00123177">
              <w:rPr>
                <w:rFonts w:eastAsia="Arial"/>
                <w:color w:val="000000" w:themeColor="text1"/>
                <w:szCs w:val="20"/>
              </w:rPr>
              <w:lastRenderedPageBreak/>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62EA84" w14:textId="77777777" w:rsidR="00A55B53" w:rsidRPr="00123177" w:rsidRDefault="00A55B53" w:rsidP="00535342">
            <w:r w:rsidRPr="00123177">
              <w:rPr>
                <w:szCs w:val="20"/>
              </w:rPr>
              <w:t>Data Retention period is not applicable.</w:t>
            </w:r>
          </w:p>
        </w:tc>
      </w:tr>
      <w:tr w:rsidR="00A55B53" w:rsidRPr="00123177" w14:paraId="233533F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DB5774"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B6ADC5" w14:textId="77777777" w:rsidR="00A55B53" w:rsidRPr="00123177" w:rsidRDefault="00A55B53" w:rsidP="00535342">
            <w:r w:rsidRPr="00123177">
              <w:rPr>
                <w:szCs w:val="20"/>
              </w:rPr>
              <w:t>Data rate is not applicable.</w:t>
            </w:r>
          </w:p>
        </w:tc>
      </w:tr>
      <w:tr w:rsidR="00A55B53" w:rsidRPr="00123177" w14:paraId="356A19A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B182715"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A036FA"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18602B2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6790E9"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2F01AE" w14:textId="77777777" w:rsidR="00A55B53" w:rsidRPr="00123177" w:rsidRDefault="00A55B53" w:rsidP="00535342">
            <w:r w:rsidRPr="00123177">
              <w:rPr>
                <w:szCs w:val="20"/>
              </w:rPr>
              <w:t>Temporal event is not applicable.</w:t>
            </w:r>
          </w:p>
        </w:tc>
      </w:tr>
      <w:tr w:rsidR="00A55B53" w:rsidRPr="00123177" w14:paraId="08C093E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655BAD" w14:textId="77777777" w:rsidR="00A55B53" w:rsidRPr="00123177" w:rsidRDefault="00A55B53" w:rsidP="00535342">
            <w:r w:rsidRPr="00123177">
              <w:rPr>
                <w:rFonts w:eastAsia="Arial"/>
                <w:color w:val="000000" w:themeColor="text1"/>
                <w:szCs w:val="20"/>
              </w:rPr>
              <w:t xml:space="preserve">Validation Rules/ </w:t>
            </w:r>
          </w:p>
          <w:p w14:paraId="177ADF21"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CEC250" w14:textId="77777777" w:rsidR="00A55B53" w:rsidRPr="00123177" w:rsidRDefault="00A55B53" w:rsidP="00535342">
            <w:pPr>
              <w:spacing w:line="259" w:lineRule="auto"/>
            </w:pPr>
            <w:r w:rsidRPr="00123177">
              <w:rPr>
                <w:szCs w:val="20"/>
              </w:rPr>
              <w:t>Verify the CAN messages and CAN signal mentioned in input and out section on CANalyzer Tool.</w:t>
            </w:r>
          </w:p>
          <w:p w14:paraId="1A01624A" w14:textId="77777777" w:rsidR="00A55B53" w:rsidRPr="00123177" w:rsidRDefault="00A55B53" w:rsidP="00535342">
            <w:pPr>
              <w:pStyle w:val="TableText"/>
              <w:tabs>
                <w:tab w:val="left" w:pos="3008"/>
              </w:tabs>
              <w:snapToGrid w:val="0"/>
            </w:pPr>
          </w:p>
          <w:p w14:paraId="42246196" w14:textId="77777777" w:rsidR="00A55B53" w:rsidRPr="00123177" w:rsidRDefault="00A55B53" w:rsidP="00535342">
            <w:pPr>
              <w:pStyle w:val="TableText"/>
              <w:snapToGrid w:val="0"/>
            </w:pPr>
            <w:r w:rsidRPr="00123177">
              <w:t>The HVHVDCDC shall set CAN Signal as NHVDCDCStatusDebug = 0xC "Faulty_</w:t>
            </w:r>
            <w:commentRangeStart w:id="128"/>
            <w:commentRangeStart w:id="129"/>
            <w:r w:rsidRPr="00123177">
              <w:t>EnableAD400V</w:t>
            </w:r>
            <w:commentRangeEnd w:id="128"/>
            <w:r w:rsidRPr="00123177">
              <w:rPr>
                <w:rStyle w:val="CommentReference"/>
                <w:sz w:val="24"/>
                <w:szCs w:val="24"/>
              </w:rPr>
              <w:commentReference w:id="128"/>
            </w:r>
            <w:commentRangeEnd w:id="129"/>
            <w:r w:rsidRPr="00123177">
              <w:rPr>
                <w:rStyle w:val="CommentReference"/>
                <w:sz w:val="24"/>
                <w:szCs w:val="24"/>
              </w:rPr>
              <w:commentReference w:id="129"/>
            </w:r>
            <w:r w:rsidRPr="00123177">
              <w:t>".</w:t>
            </w:r>
          </w:p>
        </w:tc>
      </w:tr>
      <w:tr w:rsidR="00A55B53" w:rsidRPr="00123177" w14:paraId="28AC212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EF5F727"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1779E6" w14:textId="77777777" w:rsidR="00A55B53" w:rsidRPr="00123177" w:rsidRDefault="00A55B53" w:rsidP="00535342">
            <w:r w:rsidRPr="00123177">
              <w:rPr>
                <w:szCs w:val="20"/>
              </w:rPr>
              <w:t>Constraints is not applicable.</w:t>
            </w:r>
          </w:p>
        </w:tc>
      </w:tr>
      <w:tr w:rsidR="00A55B53" w:rsidRPr="00123177" w14:paraId="12A0CEC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80C2A3"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B7CF83" w14:textId="77777777" w:rsidR="00A55B53" w:rsidRPr="00123177" w:rsidRDefault="00A55B53" w:rsidP="00535342">
            <w:r w:rsidRPr="00123177">
              <w:rPr>
                <w:szCs w:val="20"/>
              </w:rPr>
              <w:t>No effects on other system</w:t>
            </w:r>
          </w:p>
        </w:tc>
      </w:tr>
      <w:tr w:rsidR="00A55B53" w:rsidRPr="00123177" w14:paraId="0567B3D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2A4BC4" w14:textId="77777777" w:rsidR="00A55B53" w:rsidRPr="00123177" w:rsidRDefault="00A55B53" w:rsidP="00535342">
            <w:r w:rsidRPr="00123177">
              <w:rPr>
                <w:rFonts w:eastAsia="Arial"/>
                <w:color w:val="000000" w:themeColor="text1"/>
                <w:szCs w:val="20"/>
              </w:rPr>
              <w:t>Testability with respect to test environment</w:t>
            </w:r>
          </w:p>
          <w:p w14:paraId="77A96801" w14:textId="77777777" w:rsidR="00A55B53" w:rsidRPr="00123177" w:rsidRDefault="00A55B53" w:rsidP="00535342">
            <w:r w:rsidRPr="00123177">
              <w:rPr>
                <w:rFonts w:eastAsia="Arial"/>
                <w:color w:val="000000" w:themeColor="text1"/>
                <w:szCs w:val="20"/>
              </w:rPr>
              <w:t>(Yes/No)</w:t>
            </w:r>
          </w:p>
          <w:p w14:paraId="3907EB58"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DC67E8" w14:textId="77777777" w:rsidR="00A55B53" w:rsidRPr="00123177" w:rsidRDefault="00A55B53" w:rsidP="00535342">
            <w:pPr>
              <w:pStyle w:val="TableText"/>
              <w:snapToGrid w:val="0"/>
            </w:pPr>
            <w:r w:rsidRPr="00123177">
              <w:t>YES</w:t>
            </w:r>
          </w:p>
          <w:p w14:paraId="458B206C" w14:textId="77777777" w:rsidR="00A55B53" w:rsidRPr="00123177" w:rsidRDefault="00A55B53" w:rsidP="00535342"/>
        </w:tc>
      </w:tr>
      <w:tr w:rsidR="00A55B53" w:rsidRPr="00123177" w14:paraId="2629619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66BFCF3" w14:textId="77777777" w:rsidR="00A55B53" w:rsidRPr="00123177" w:rsidRDefault="00A55B53" w:rsidP="00535342">
            <w:r w:rsidRPr="00123177">
              <w:rPr>
                <w:rFonts w:eastAsia="Arial"/>
                <w:color w:val="000000" w:themeColor="text1"/>
                <w:szCs w:val="20"/>
              </w:rPr>
              <w:t>Feasible within project constraints</w:t>
            </w:r>
          </w:p>
          <w:p w14:paraId="27D3E40D" w14:textId="77777777" w:rsidR="00A55B53" w:rsidRPr="00123177" w:rsidRDefault="00A55B53" w:rsidP="00535342">
            <w:r w:rsidRPr="00123177">
              <w:rPr>
                <w:rFonts w:eastAsia="Arial"/>
                <w:color w:val="000000" w:themeColor="text1"/>
                <w:szCs w:val="20"/>
              </w:rPr>
              <w:t>(Yes/No)</w:t>
            </w:r>
          </w:p>
          <w:p w14:paraId="06E07E40"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580137" w14:textId="77777777" w:rsidR="00A55B53" w:rsidRPr="00123177" w:rsidRDefault="00A55B53" w:rsidP="00535342">
            <w:pPr>
              <w:pStyle w:val="TableText"/>
              <w:snapToGrid w:val="0"/>
            </w:pPr>
            <w:r w:rsidRPr="00123177">
              <w:t>YES</w:t>
            </w:r>
          </w:p>
          <w:p w14:paraId="64337C03" w14:textId="77777777" w:rsidR="00A55B53" w:rsidRPr="00123177" w:rsidRDefault="00A55B53" w:rsidP="00535342"/>
        </w:tc>
      </w:tr>
      <w:tr w:rsidR="00A55B53" w:rsidRPr="00123177" w14:paraId="507F41C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92E522" w14:textId="77777777" w:rsidR="00A55B53" w:rsidRPr="00123177" w:rsidRDefault="00A55B53" w:rsidP="00535342">
            <w:r w:rsidRPr="00123177">
              <w:rPr>
                <w:rFonts w:eastAsia="Arial"/>
                <w:color w:val="000000" w:themeColor="text1"/>
                <w:szCs w:val="20"/>
              </w:rPr>
              <w:lastRenderedPageBreak/>
              <w:t>Critical</w:t>
            </w:r>
          </w:p>
          <w:p w14:paraId="4A6D110F"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343FC5" w14:textId="77777777" w:rsidR="00A55B53" w:rsidRPr="00123177" w:rsidRDefault="00A55B53" w:rsidP="00535342">
            <w:r w:rsidRPr="00123177">
              <w:t>YES</w:t>
            </w:r>
          </w:p>
        </w:tc>
      </w:tr>
      <w:tr w:rsidR="00A55B53" w:rsidRPr="00123177" w14:paraId="55E0460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D0C627D"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2B2968" w14:textId="77777777" w:rsidR="00A55B53" w:rsidRPr="00123177" w:rsidRDefault="00A55B53" w:rsidP="00535342">
            <w:r w:rsidRPr="00123177">
              <w:t>Acceptance Criteria for this requirement should be as per SECTION-6 ACCEPTANCE CRITERIA</w:t>
            </w:r>
          </w:p>
        </w:tc>
      </w:tr>
    </w:tbl>
    <w:p w14:paraId="17EAA2A8" w14:textId="77777777" w:rsidR="00A55B53" w:rsidRPr="00123177" w:rsidRDefault="00A55B53" w:rsidP="00A55B53">
      <w:pPr>
        <w:rPr>
          <w:szCs w:val="20"/>
        </w:rPr>
      </w:pPr>
    </w:p>
    <w:p w14:paraId="1F6EB809" w14:textId="77777777" w:rsidR="00A55B53" w:rsidRPr="00123177" w:rsidRDefault="00A55B53" w:rsidP="00A55B53">
      <w:pPr>
        <w:pStyle w:val="Heading5"/>
        <w:rPr>
          <w:sz w:val="20"/>
          <w:szCs w:val="20"/>
        </w:rPr>
      </w:pPr>
      <w:r w:rsidRPr="00123177">
        <w:rPr>
          <w:rFonts w:eastAsia="Arial"/>
          <w:sz w:val="20"/>
          <w:szCs w:val="20"/>
        </w:rPr>
        <w:t>Transition requirement to substate “</w:t>
      </w:r>
      <w:r w:rsidRPr="00123177">
        <w:rPr>
          <w:sz w:val="20"/>
          <w:szCs w:val="20"/>
        </w:rPr>
        <w:t>Disable_400V_AD”</w:t>
      </w:r>
      <w:r w:rsidRPr="00123177">
        <w:rPr>
          <w:rFonts w:eastAsia="Arial"/>
          <w:sz w:val="20"/>
          <w:szCs w:val="20"/>
        </w:rPr>
        <w:t xml:space="preserve"> from substate “</w:t>
      </w:r>
      <w:r w:rsidRPr="00123177">
        <w:rPr>
          <w:sz w:val="20"/>
          <w:szCs w:val="20"/>
        </w:rPr>
        <w:t>Active_Discharge_400V</w:t>
      </w:r>
      <w:r w:rsidRPr="00123177">
        <w:rPr>
          <w:rFonts w:eastAsia="Arial"/>
          <w:color w:val="000000" w:themeColor="text1"/>
          <w:sz w:val="20"/>
          <w:szCs w:val="20"/>
        </w:rPr>
        <w:t xml:space="preserve">” within </w:t>
      </w:r>
      <w:r w:rsidRPr="00123177">
        <w:rPr>
          <w:rFonts w:eastAsia="Arial"/>
          <w:sz w:val="20"/>
          <w:szCs w:val="20"/>
        </w:rPr>
        <w:t>“Faulty” state.</w:t>
      </w:r>
    </w:p>
    <w:p w14:paraId="7597032A" w14:textId="77777777" w:rsidR="00A55B53" w:rsidRPr="00123177" w:rsidRDefault="00A55B53" w:rsidP="00A55B53">
      <w:pPr>
        <w:pStyle w:val="BodyText"/>
        <w:rPr>
          <w:rFonts w:eastAsia="Arial"/>
        </w:rPr>
      </w:pPr>
    </w:p>
    <w:tbl>
      <w:tblPr>
        <w:tblW w:w="9300" w:type="dxa"/>
        <w:tblInd w:w="103" w:type="dxa"/>
        <w:tblLook w:val="06A0" w:firstRow="1" w:lastRow="0" w:firstColumn="1" w:lastColumn="0" w:noHBand="1" w:noVBand="1"/>
      </w:tblPr>
      <w:tblGrid>
        <w:gridCol w:w="1456"/>
        <w:gridCol w:w="7844"/>
      </w:tblGrid>
      <w:tr w:rsidR="00A55B53" w:rsidRPr="00123177" w14:paraId="3D491DA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D61508E"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95C1972" w14:textId="77777777" w:rsidR="00A55B53" w:rsidRPr="00123177" w:rsidRDefault="00A55B53" w:rsidP="00535342">
            <w:r w:rsidRPr="00123177">
              <w:rPr>
                <w:rFonts w:eastAsia="Arial"/>
                <w:b/>
                <w:bCs/>
                <w:color w:val="000000" w:themeColor="text1"/>
                <w:szCs w:val="20"/>
              </w:rPr>
              <w:t>Description</w:t>
            </w:r>
          </w:p>
        </w:tc>
      </w:tr>
      <w:tr w:rsidR="00A55B53" w:rsidRPr="00123177" w14:paraId="7F8E4D9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9037772"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0A19D8" w14:textId="77777777" w:rsidR="00A55B53" w:rsidRPr="00123177" w:rsidRDefault="00A55B53" w:rsidP="00535342">
            <w:r w:rsidRPr="00123177">
              <w:rPr>
                <w:rFonts w:eastAsia="Arial"/>
                <w:color w:val="000000" w:themeColor="text1"/>
              </w:rPr>
              <w:t>SWRS_APP_STATE_19</w:t>
            </w:r>
          </w:p>
        </w:tc>
      </w:tr>
      <w:tr w:rsidR="00A55B53" w:rsidRPr="00123177" w14:paraId="79AE76B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14420DB"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AD3A9C" w14:textId="77777777" w:rsidR="00A55B53" w:rsidRPr="00123177" w:rsidRDefault="00A55B53" w:rsidP="00535342">
            <w:pPr>
              <w:rPr>
                <w:rFonts w:eastAsia="Arial"/>
                <w:color w:val="000000" w:themeColor="text1"/>
              </w:rPr>
            </w:pPr>
            <w:r w:rsidRPr="00123177">
              <w:rPr>
                <w:rFonts w:eastAsia="Arial"/>
                <w:color w:val="000000" w:themeColor="text1"/>
              </w:rPr>
              <w:t>SDS-HVDCDC-152</w:t>
            </w:r>
          </w:p>
        </w:tc>
      </w:tr>
      <w:tr w:rsidR="00A55B53" w:rsidRPr="00123177" w14:paraId="33B827F8"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50C669A"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C8F6FD" w14:textId="77777777" w:rsidR="00A55B53" w:rsidRPr="00123177" w:rsidRDefault="00A55B53" w:rsidP="00535342">
            <w:pPr>
              <w:rPr>
                <w:rFonts w:eastAsia="Arial"/>
                <w:color w:val="000000" w:themeColor="text1"/>
              </w:rPr>
            </w:pPr>
            <w:r w:rsidRPr="00123177">
              <w:t>A-Sample/PF1.0</w:t>
            </w:r>
          </w:p>
        </w:tc>
      </w:tr>
      <w:tr w:rsidR="00A55B53" w:rsidRPr="00123177" w14:paraId="1621E52F"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3AE229B0"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66218D" w14:textId="77777777" w:rsidR="00A55B53" w:rsidRPr="00123177" w:rsidRDefault="00A55B53" w:rsidP="00535342">
            <w:pPr>
              <w:rPr>
                <w:rFonts w:eastAsia="Arial"/>
                <w:szCs w:val="20"/>
              </w:rPr>
            </w:pPr>
            <w:r w:rsidRPr="00123177">
              <w:rPr>
                <w:rFonts w:eastAsia="Arial"/>
                <w:szCs w:val="20"/>
              </w:rPr>
              <w:t>The application shall be able to transit to substate “</w:t>
            </w:r>
            <w:r w:rsidRPr="00123177">
              <w:t>Disable_400V_AD”</w:t>
            </w:r>
            <w:r w:rsidRPr="00123177">
              <w:rPr>
                <w:rFonts w:eastAsia="Arial"/>
                <w:szCs w:val="20"/>
              </w:rPr>
              <w:t xml:space="preserve"> from substate “</w:t>
            </w:r>
            <w:r w:rsidRPr="00123177">
              <w:t>Active_Discharge_400V</w:t>
            </w:r>
            <w:r w:rsidRPr="00123177">
              <w:rPr>
                <w:rFonts w:eastAsia="Arial"/>
                <w:color w:val="000000" w:themeColor="text1"/>
                <w:szCs w:val="20"/>
              </w:rPr>
              <w:t xml:space="preserve">” within </w:t>
            </w:r>
            <w:r w:rsidRPr="00123177">
              <w:rPr>
                <w:rFonts w:eastAsia="Arial"/>
                <w:szCs w:val="20"/>
              </w:rPr>
              <w:t>“Faulty” state.</w:t>
            </w:r>
          </w:p>
        </w:tc>
      </w:tr>
      <w:tr w:rsidR="00A55B53" w:rsidRPr="00123177" w14:paraId="44B4A0D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D61F013"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43E4FE" w14:textId="77777777" w:rsidR="00A55B53" w:rsidRPr="00123177" w:rsidRDefault="00A55B53" w:rsidP="00535342">
            <w:r w:rsidRPr="00123177">
              <w:t>No Such derived requirement is applicable.</w:t>
            </w:r>
          </w:p>
        </w:tc>
      </w:tr>
      <w:tr w:rsidR="00A55B53" w:rsidRPr="00123177" w14:paraId="66941AE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08A42C6"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307F65"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2050ACB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AD83E18"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D3116F" w14:textId="77777777" w:rsidR="00A55B53" w:rsidRPr="00123177" w:rsidRDefault="00A55B53" w:rsidP="00535342">
            <w:pPr>
              <w:spacing w:line="259" w:lineRule="auto"/>
            </w:pPr>
            <w:r w:rsidRPr="00123177">
              <w:t>Application shall start transitioning to substate “Disable_400V_AD” once meets the conditions mentioned in “Process” Section</w:t>
            </w:r>
          </w:p>
        </w:tc>
      </w:tr>
      <w:tr w:rsidR="00A55B53" w:rsidRPr="00123177" w14:paraId="7C8A12F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FD9BDA"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50D1B7"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w:t>
            </w:r>
            <w:r w:rsidRPr="00123177">
              <w:t>Disable</w:t>
            </w:r>
            <w:r w:rsidRPr="00123177">
              <w:rPr>
                <w:rFonts w:eastAsia="Arial"/>
              </w:rPr>
              <w:t>_400V</w:t>
            </w:r>
            <w:r w:rsidRPr="00123177">
              <w:t>_AD</w:t>
            </w:r>
            <w:r w:rsidRPr="00123177">
              <w:rPr>
                <w:rFonts w:eastAsia="Arial"/>
                <w:color w:val="000000" w:themeColor="text1"/>
                <w:szCs w:val="20"/>
              </w:rPr>
              <w:t>”.</w:t>
            </w:r>
          </w:p>
        </w:tc>
      </w:tr>
      <w:tr w:rsidR="00A55B53" w:rsidRPr="00123177" w14:paraId="5768EB0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805DA54"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95B1A3"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The conditions for “</w:t>
            </w:r>
            <w:r w:rsidRPr="00123177">
              <w:t>Disable</w:t>
            </w:r>
            <w:r w:rsidRPr="00123177">
              <w:rPr>
                <w:rFonts w:eastAsia="Arial"/>
              </w:rPr>
              <w:t>_400V</w:t>
            </w:r>
            <w:r w:rsidRPr="00123177">
              <w:t>_AD</w:t>
            </w:r>
            <w:r w:rsidRPr="00123177">
              <w:rPr>
                <w:rFonts w:eastAsia="Arial"/>
                <w:color w:val="000000" w:themeColor="text1"/>
                <w:szCs w:val="20"/>
              </w:rPr>
              <w:t>” to get trigger:</w:t>
            </w:r>
          </w:p>
          <w:p w14:paraId="50CCB459" w14:textId="77777777" w:rsidR="00A55B53" w:rsidRPr="00123177" w:rsidRDefault="00A55B53" w:rsidP="00535342">
            <w:pPr>
              <w:spacing w:line="259" w:lineRule="auto"/>
              <w:rPr>
                <w:rFonts w:eastAsia="Arial"/>
              </w:rPr>
            </w:pPr>
            <w:r w:rsidRPr="00123177">
              <w:t>The 400V DC link is sufficiently discharged.</w:t>
            </w:r>
            <w:r w:rsidRPr="00123177">
              <w:rPr>
                <w:rFonts w:eastAsia="Arial"/>
              </w:rPr>
              <w:t xml:space="preserve"> (VHVDCDC400V &lt; 20V (HVDCDC_CAL))</w:t>
            </w:r>
          </w:p>
          <w:p w14:paraId="582F972B" w14:textId="77777777" w:rsidR="00A55B53" w:rsidRPr="00123177" w:rsidRDefault="00A55B53" w:rsidP="00535342">
            <w:pPr>
              <w:spacing w:line="259" w:lineRule="auto"/>
              <w:rPr>
                <w:rFonts w:eastAsia="Arial"/>
              </w:rPr>
            </w:pPr>
            <w:r w:rsidRPr="00123177">
              <w:rPr>
                <w:rFonts w:eastAsia="Arial"/>
              </w:rPr>
              <w:t>OR</w:t>
            </w:r>
          </w:p>
          <w:p w14:paraId="34C7287C" w14:textId="77777777" w:rsidR="00A55B53" w:rsidRPr="00123177" w:rsidRDefault="00A55B53" w:rsidP="00535342">
            <w:pPr>
              <w:spacing w:line="259" w:lineRule="auto"/>
              <w:rPr>
                <w:rFonts w:eastAsia="Arial"/>
              </w:rPr>
            </w:pPr>
            <w:r w:rsidRPr="00123177">
              <w:rPr>
                <w:rFonts w:eastAsia="Arial"/>
              </w:rPr>
              <w:t>Fails to meet the timing requirement.</w:t>
            </w:r>
          </w:p>
        </w:tc>
      </w:tr>
      <w:tr w:rsidR="00A55B53" w:rsidRPr="00123177" w14:paraId="241AE61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0E0891"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6BA162" w14:textId="77777777" w:rsidR="00A55B53" w:rsidRPr="00123177" w:rsidRDefault="00A55B53" w:rsidP="00535342">
            <w:r w:rsidRPr="00123177">
              <w:t>No such mandatory fields is applicable.</w:t>
            </w:r>
          </w:p>
        </w:tc>
      </w:tr>
      <w:tr w:rsidR="00A55B53" w:rsidRPr="00123177" w14:paraId="32184C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6F92698"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4A57D5" w14:textId="77777777" w:rsidR="00A55B53" w:rsidRPr="00123177" w:rsidRDefault="00A55B53" w:rsidP="00535342">
            <w:r w:rsidRPr="00123177">
              <w:t>NHVDCDCStatus = 0x6, NHVDCDCStatusDebug = 0xC.</w:t>
            </w:r>
          </w:p>
        </w:tc>
      </w:tr>
      <w:tr w:rsidR="00A55B53" w:rsidRPr="00123177" w14:paraId="5963368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930988B"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59000A" w14:textId="77777777" w:rsidR="00A55B53" w:rsidRPr="00123177" w:rsidRDefault="00A55B53" w:rsidP="00535342">
            <w:r w:rsidRPr="00123177">
              <w:rPr>
                <w:szCs w:val="20"/>
              </w:rPr>
              <w:t>Default values shall be applicable with respect to Pre-Loaded Values</w:t>
            </w:r>
          </w:p>
        </w:tc>
      </w:tr>
      <w:tr w:rsidR="00A55B53" w:rsidRPr="00123177" w14:paraId="1CD5847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E30C4E5"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FE60D4" w14:textId="77777777" w:rsidR="00A55B53" w:rsidRPr="00123177" w:rsidRDefault="00A55B53" w:rsidP="00535342">
            <w:r w:rsidRPr="00123177">
              <w:t>NA</w:t>
            </w:r>
          </w:p>
        </w:tc>
      </w:tr>
      <w:tr w:rsidR="00A55B53" w:rsidRPr="00123177" w14:paraId="7B504D1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647FF88"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22DB9F" w14:textId="77777777" w:rsidR="00A55B53" w:rsidRPr="00123177" w:rsidRDefault="00A55B53" w:rsidP="00535342">
            <w:r w:rsidRPr="00123177">
              <w:rPr>
                <w:szCs w:val="20"/>
              </w:rPr>
              <w:t>Data latency period is not applicable</w:t>
            </w:r>
          </w:p>
        </w:tc>
      </w:tr>
      <w:tr w:rsidR="00A55B53" w:rsidRPr="00123177" w14:paraId="6E9F66F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AA152A"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FAD3E2" w14:textId="77777777" w:rsidR="00A55B53" w:rsidRPr="00123177" w:rsidRDefault="00A55B53" w:rsidP="00535342">
            <w:r w:rsidRPr="00123177">
              <w:rPr>
                <w:szCs w:val="20"/>
              </w:rPr>
              <w:t>Data Retention period is not applicable.</w:t>
            </w:r>
          </w:p>
        </w:tc>
      </w:tr>
      <w:tr w:rsidR="00A55B53" w:rsidRPr="00123177" w14:paraId="6F01C3F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43DA762"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4B4778" w14:textId="77777777" w:rsidR="00A55B53" w:rsidRPr="00123177" w:rsidRDefault="00A55B53" w:rsidP="00535342">
            <w:r w:rsidRPr="00123177">
              <w:rPr>
                <w:szCs w:val="20"/>
              </w:rPr>
              <w:t>Data rate is not applicable.</w:t>
            </w:r>
          </w:p>
        </w:tc>
      </w:tr>
      <w:tr w:rsidR="00A55B53" w:rsidRPr="00123177" w14:paraId="3F9EDFA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1C716C6" w14:textId="77777777" w:rsidR="00A55B53" w:rsidRPr="00123177" w:rsidRDefault="00A55B53" w:rsidP="00535342">
            <w:r w:rsidRPr="00123177">
              <w:rPr>
                <w:rFonts w:eastAsia="Arial"/>
                <w:color w:val="000000" w:themeColor="text1"/>
                <w:szCs w:val="20"/>
              </w:rPr>
              <w:lastRenderedPageBreak/>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C16726"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5673C69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CF67151"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6608FE" w14:textId="77777777" w:rsidR="00A55B53" w:rsidRPr="00123177" w:rsidRDefault="00A55B53" w:rsidP="00535342">
            <w:r w:rsidRPr="00123177">
              <w:rPr>
                <w:szCs w:val="20"/>
              </w:rPr>
              <w:t>Temporal event is not applicable.</w:t>
            </w:r>
          </w:p>
        </w:tc>
      </w:tr>
      <w:tr w:rsidR="00A55B53" w:rsidRPr="00123177" w14:paraId="726F854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295C820" w14:textId="77777777" w:rsidR="00A55B53" w:rsidRPr="00123177" w:rsidRDefault="00A55B53" w:rsidP="00535342">
            <w:r w:rsidRPr="00123177">
              <w:rPr>
                <w:rFonts w:eastAsia="Arial"/>
                <w:color w:val="000000" w:themeColor="text1"/>
                <w:szCs w:val="20"/>
              </w:rPr>
              <w:t xml:space="preserve">Validation Rules/ </w:t>
            </w:r>
          </w:p>
          <w:p w14:paraId="372B3B7B"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95BEF2" w14:textId="77777777" w:rsidR="00A55B53" w:rsidRPr="00123177" w:rsidRDefault="00A55B53" w:rsidP="00535342">
            <w:pPr>
              <w:spacing w:line="259" w:lineRule="auto"/>
            </w:pPr>
            <w:r w:rsidRPr="00123177">
              <w:rPr>
                <w:szCs w:val="20"/>
              </w:rPr>
              <w:t>Verify the CAN messages and CAN signal mentioned in input and out section on CANalyzer Tool.</w:t>
            </w:r>
          </w:p>
          <w:p w14:paraId="5BCAF48C" w14:textId="77777777" w:rsidR="00A55B53" w:rsidRPr="00123177" w:rsidRDefault="00A55B53" w:rsidP="00535342">
            <w:pPr>
              <w:pStyle w:val="TableText"/>
              <w:snapToGrid w:val="0"/>
            </w:pPr>
          </w:p>
          <w:p w14:paraId="14148643" w14:textId="77777777" w:rsidR="00A55B53" w:rsidRPr="00123177" w:rsidRDefault="00A55B53" w:rsidP="00535342">
            <w:pPr>
              <w:pStyle w:val="TableText"/>
              <w:snapToGrid w:val="0"/>
            </w:pPr>
            <w:r w:rsidRPr="00123177">
              <w:t>The HVHVDCDC shall set CAN Signal as NHVDCDCStatusDebug = 0xD "Faulty_</w:t>
            </w:r>
            <w:commentRangeStart w:id="130"/>
            <w:commentRangeStart w:id="131"/>
            <w:r w:rsidRPr="00123177">
              <w:t>Disable400VAD</w:t>
            </w:r>
            <w:commentRangeEnd w:id="130"/>
            <w:r w:rsidRPr="00123177">
              <w:rPr>
                <w:rStyle w:val="CommentReference"/>
                <w:sz w:val="24"/>
                <w:szCs w:val="24"/>
              </w:rPr>
              <w:commentReference w:id="130"/>
            </w:r>
            <w:commentRangeEnd w:id="131"/>
            <w:r w:rsidRPr="00123177">
              <w:rPr>
                <w:rStyle w:val="CommentReference"/>
                <w:sz w:val="24"/>
                <w:szCs w:val="24"/>
              </w:rPr>
              <w:commentReference w:id="131"/>
            </w:r>
            <w:r w:rsidRPr="00123177">
              <w:t>".</w:t>
            </w:r>
          </w:p>
        </w:tc>
      </w:tr>
      <w:tr w:rsidR="00A55B53" w:rsidRPr="00123177" w14:paraId="2938E35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5956A1"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5D23F2" w14:textId="77777777" w:rsidR="00A55B53" w:rsidRPr="00123177" w:rsidRDefault="00A55B53" w:rsidP="00535342">
            <w:r w:rsidRPr="00123177">
              <w:rPr>
                <w:szCs w:val="20"/>
              </w:rPr>
              <w:t>Constraints is not applicable.</w:t>
            </w:r>
          </w:p>
        </w:tc>
      </w:tr>
      <w:tr w:rsidR="00A55B53" w:rsidRPr="00123177" w14:paraId="514116B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67748B8"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2D7DD5" w14:textId="77777777" w:rsidR="00A55B53" w:rsidRPr="00123177" w:rsidRDefault="00A55B53" w:rsidP="00535342">
            <w:r w:rsidRPr="00123177">
              <w:rPr>
                <w:szCs w:val="20"/>
              </w:rPr>
              <w:t>No effects on other system</w:t>
            </w:r>
          </w:p>
        </w:tc>
      </w:tr>
      <w:tr w:rsidR="00A55B53" w:rsidRPr="00123177" w14:paraId="3C625B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91054A0" w14:textId="77777777" w:rsidR="00A55B53" w:rsidRPr="00123177" w:rsidRDefault="00A55B53" w:rsidP="00535342">
            <w:r w:rsidRPr="00123177">
              <w:rPr>
                <w:rFonts w:eastAsia="Arial"/>
                <w:color w:val="000000" w:themeColor="text1"/>
                <w:szCs w:val="20"/>
              </w:rPr>
              <w:t>Testability with respect to test environment</w:t>
            </w:r>
          </w:p>
          <w:p w14:paraId="128B4D2D" w14:textId="77777777" w:rsidR="00A55B53" w:rsidRPr="00123177" w:rsidRDefault="00A55B53" w:rsidP="00535342">
            <w:r w:rsidRPr="00123177">
              <w:rPr>
                <w:rFonts w:eastAsia="Arial"/>
                <w:color w:val="000000" w:themeColor="text1"/>
                <w:szCs w:val="20"/>
              </w:rPr>
              <w:t>(Yes/No)</w:t>
            </w:r>
          </w:p>
          <w:p w14:paraId="051C8307"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DB688E" w14:textId="77777777" w:rsidR="00A55B53" w:rsidRPr="00123177" w:rsidRDefault="00A55B53" w:rsidP="00535342">
            <w:pPr>
              <w:pStyle w:val="TableText"/>
              <w:snapToGrid w:val="0"/>
            </w:pPr>
            <w:r w:rsidRPr="00123177">
              <w:t>YES</w:t>
            </w:r>
          </w:p>
          <w:p w14:paraId="4946CE3A" w14:textId="77777777" w:rsidR="00A55B53" w:rsidRPr="00123177" w:rsidRDefault="00A55B53" w:rsidP="00535342"/>
        </w:tc>
      </w:tr>
      <w:tr w:rsidR="00A55B53" w:rsidRPr="00123177" w14:paraId="7B0FC36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4522626" w14:textId="77777777" w:rsidR="00A55B53" w:rsidRPr="00123177" w:rsidRDefault="00A55B53" w:rsidP="00535342">
            <w:r w:rsidRPr="00123177">
              <w:rPr>
                <w:rFonts w:eastAsia="Arial"/>
                <w:color w:val="000000" w:themeColor="text1"/>
                <w:szCs w:val="20"/>
              </w:rPr>
              <w:t>Feasible within project constraints</w:t>
            </w:r>
          </w:p>
          <w:p w14:paraId="7E8E391F" w14:textId="77777777" w:rsidR="00A55B53" w:rsidRPr="00123177" w:rsidRDefault="00A55B53" w:rsidP="00535342">
            <w:r w:rsidRPr="00123177">
              <w:rPr>
                <w:rFonts w:eastAsia="Arial"/>
                <w:color w:val="000000" w:themeColor="text1"/>
                <w:szCs w:val="20"/>
              </w:rPr>
              <w:t>(Yes/No)</w:t>
            </w:r>
          </w:p>
          <w:p w14:paraId="313258BE"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833BE0" w14:textId="77777777" w:rsidR="00A55B53" w:rsidRPr="00123177" w:rsidRDefault="00A55B53" w:rsidP="00535342">
            <w:pPr>
              <w:pStyle w:val="TableText"/>
              <w:snapToGrid w:val="0"/>
            </w:pPr>
            <w:r w:rsidRPr="00123177">
              <w:t>YES</w:t>
            </w:r>
          </w:p>
          <w:p w14:paraId="0C9CEBD3" w14:textId="77777777" w:rsidR="00A55B53" w:rsidRPr="00123177" w:rsidRDefault="00A55B53" w:rsidP="00535342"/>
        </w:tc>
      </w:tr>
      <w:tr w:rsidR="00A55B53" w:rsidRPr="00123177" w14:paraId="62E24B9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6C8711B" w14:textId="77777777" w:rsidR="00A55B53" w:rsidRPr="00123177" w:rsidRDefault="00A55B53" w:rsidP="00535342">
            <w:r w:rsidRPr="00123177">
              <w:rPr>
                <w:rFonts w:eastAsia="Arial"/>
                <w:color w:val="000000" w:themeColor="text1"/>
                <w:szCs w:val="20"/>
              </w:rPr>
              <w:t>Critical</w:t>
            </w:r>
          </w:p>
          <w:p w14:paraId="72A7EA41"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D2AA76" w14:textId="77777777" w:rsidR="00A55B53" w:rsidRPr="00123177" w:rsidRDefault="00A55B53" w:rsidP="00535342">
            <w:r w:rsidRPr="00123177">
              <w:t>YES</w:t>
            </w:r>
          </w:p>
        </w:tc>
      </w:tr>
      <w:tr w:rsidR="00A55B53" w:rsidRPr="00123177" w14:paraId="45B8DB9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E7B51E0"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00CCAC" w14:textId="77777777" w:rsidR="00A55B53" w:rsidRPr="00123177" w:rsidRDefault="00A55B53" w:rsidP="00535342">
            <w:r w:rsidRPr="00123177">
              <w:t>Acceptance Criteria for this requirement should be as per SECTION-6 ACCEPTANCE CRITERIA</w:t>
            </w:r>
          </w:p>
        </w:tc>
      </w:tr>
    </w:tbl>
    <w:p w14:paraId="5FCC37E5" w14:textId="77777777" w:rsidR="00A55B53" w:rsidRPr="00123177" w:rsidRDefault="00A55B53" w:rsidP="00A55B53"/>
    <w:p w14:paraId="38892D73" w14:textId="77777777" w:rsidR="00A55B53" w:rsidRPr="00123177" w:rsidRDefault="00A55B53" w:rsidP="00A55B53">
      <w:pPr>
        <w:rPr>
          <w:szCs w:val="20"/>
        </w:rPr>
      </w:pPr>
    </w:p>
    <w:p w14:paraId="01A165C7" w14:textId="0C46E788" w:rsidR="00A55B53" w:rsidRPr="00123177" w:rsidRDefault="00A55B53" w:rsidP="00A55B53">
      <w:pPr>
        <w:pStyle w:val="Heading5"/>
        <w:rPr>
          <w:sz w:val="20"/>
          <w:szCs w:val="20"/>
        </w:rPr>
      </w:pPr>
      <w:r w:rsidRPr="00123177">
        <w:rPr>
          <w:rFonts w:eastAsia="Arial"/>
          <w:sz w:val="20"/>
          <w:szCs w:val="20"/>
        </w:rPr>
        <w:lastRenderedPageBreak/>
        <w:t>Transition requirement to substate “</w:t>
      </w:r>
      <w:r w:rsidRPr="00123177">
        <w:rPr>
          <w:sz w:val="20"/>
          <w:szCs w:val="20"/>
        </w:rPr>
        <w:t>Disable_400V_AD”</w:t>
      </w:r>
      <w:r w:rsidRPr="00123177">
        <w:rPr>
          <w:rFonts w:eastAsia="Arial"/>
          <w:sz w:val="20"/>
          <w:szCs w:val="20"/>
        </w:rPr>
        <w:t xml:space="preserve"> from substate “</w:t>
      </w:r>
      <w:r w:rsidRPr="00123177">
        <w:rPr>
          <w:sz w:val="20"/>
          <w:szCs w:val="20"/>
        </w:rPr>
        <w:t>Active_Discharge_400V</w:t>
      </w:r>
      <w:r w:rsidRPr="00123177">
        <w:rPr>
          <w:rFonts w:eastAsia="Arial"/>
          <w:color w:val="000000" w:themeColor="text1"/>
          <w:sz w:val="20"/>
          <w:szCs w:val="20"/>
        </w:rPr>
        <w:t xml:space="preserve">” within </w:t>
      </w:r>
      <w:r w:rsidRPr="00123177">
        <w:rPr>
          <w:rFonts w:eastAsia="Arial"/>
          <w:sz w:val="20"/>
          <w:szCs w:val="20"/>
        </w:rPr>
        <w:t>“Faulty” state.</w:t>
      </w:r>
    </w:p>
    <w:p w14:paraId="27CA4455" w14:textId="77777777" w:rsidR="00A55B53" w:rsidRPr="00123177" w:rsidRDefault="00A55B53" w:rsidP="00A55B53"/>
    <w:tbl>
      <w:tblPr>
        <w:tblW w:w="9300" w:type="dxa"/>
        <w:tblInd w:w="103" w:type="dxa"/>
        <w:tblLook w:val="06A0" w:firstRow="1" w:lastRow="0" w:firstColumn="1" w:lastColumn="0" w:noHBand="1" w:noVBand="1"/>
      </w:tblPr>
      <w:tblGrid>
        <w:gridCol w:w="1456"/>
        <w:gridCol w:w="7844"/>
      </w:tblGrid>
      <w:tr w:rsidR="00A55B53" w:rsidRPr="00123177" w14:paraId="4EF7264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5AC3DD6"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BCCE844" w14:textId="77777777" w:rsidR="00A55B53" w:rsidRPr="00123177" w:rsidRDefault="00A55B53" w:rsidP="00535342">
            <w:r w:rsidRPr="00123177">
              <w:rPr>
                <w:rFonts w:eastAsia="Arial"/>
                <w:b/>
                <w:bCs/>
                <w:color w:val="000000" w:themeColor="text1"/>
                <w:szCs w:val="20"/>
              </w:rPr>
              <w:t>Description</w:t>
            </w:r>
          </w:p>
        </w:tc>
      </w:tr>
      <w:tr w:rsidR="00A55B53" w:rsidRPr="00123177" w14:paraId="4A8700C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A850C88"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3EBA89" w14:textId="77777777" w:rsidR="00A55B53" w:rsidRPr="00123177" w:rsidRDefault="00A55B53" w:rsidP="00535342">
            <w:r w:rsidRPr="00123177">
              <w:rPr>
                <w:rFonts w:eastAsia="Arial"/>
                <w:color w:val="000000" w:themeColor="text1"/>
              </w:rPr>
              <w:t>SWRS_APP_STATE_20</w:t>
            </w:r>
          </w:p>
        </w:tc>
      </w:tr>
      <w:tr w:rsidR="00A55B53" w:rsidRPr="00123177" w14:paraId="172D0156"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8366295"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70CB1E" w14:textId="77777777" w:rsidR="00A55B53" w:rsidRPr="00123177" w:rsidRDefault="00A55B53" w:rsidP="00535342">
            <w:pPr>
              <w:rPr>
                <w:rFonts w:eastAsia="Arial"/>
                <w:color w:val="000000" w:themeColor="text1"/>
              </w:rPr>
            </w:pPr>
            <w:r w:rsidRPr="00123177">
              <w:rPr>
                <w:rFonts w:eastAsia="Arial"/>
                <w:color w:val="000000" w:themeColor="text1"/>
              </w:rPr>
              <w:t>SDS-HVDCDC-153</w:t>
            </w:r>
          </w:p>
        </w:tc>
      </w:tr>
      <w:tr w:rsidR="00A55B53" w:rsidRPr="00123177" w14:paraId="173FADA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4990600"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880BF5" w14:textId="77777777" w:rsidR="00A55B53" w:rsidRPr="00123177" w:rsidRDefault="00A55B53" w:rsidP="00535342">
            <w:pPr>
              <w:rPr>
                <w:rFonts w:eastAsia="Arial"/>
                <w:color w:val="000000" w:themeColor="text1"/>
              </w:rPr>
            </w:pPr>
            <w:r w:rsidRPr="00123177">
              <w:t>A-Sample/PF1.0</w:t>
            </w:r>
          </w:p>
        </w:tc>
      </w:tr>
      <w:tr w:rsidR="00A55B53" w:rsidRPr="00123177" w14:paraId="30BEE56A"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00F62FBF"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9275D2" w14:textId="77777777" w:rsidR="00A55B53" w:rsidRPr="00123177" w:rsidRDefault="00A55B53" w:rsidP="00535342">
            <w:pPr>
              <w:rPr>
                <w:rFonts w:eastAsia="Arial"/>
                <w:szCs w:val="20"/>
              </w:rPr>
            </w:pPr>
            <w:r w:rsidRPr="00123177">
              <w:rPr>
                <w:rFonts w:eastAsia="Arial"/>
                <w:szCs w:val="20"/>
              </w:rPr>
              <w:t>The application shall be able to transit to substate “</w:t>
            </w:r>
            <w:r w:rsidRPr="00123177">
              <w:t>Disable”</w:t>
            </w:r>
            <w:r w:rsidRPr="00123177">
              <w:rPr>
                <w:rFonts w:eastAsia="Arial"/>
                <w:szCs w:val="20"/>
              </w:rPr>
              <w:t xml:space="preserve"> from substate “</w:t>
            </w:r>
            <w:r w:rsidRPr="00123177">
              <w:t>Disable_400V_AD</w:t>
            </w:r>
            <w:r w:rsidRPr="00123177">
              <w:rPr>
                <w:rFonts w:eastAsia="Arial"/>
                <w:color w:val="000000" w:themeColor="text1"/>
                <w:szCs w:val="20"/>
              </w:rPr>
              <w:t xml:space="preserve">” within </w:t>
            </w:r>
            <w:r w:rsidRPr="00123177">
              <w:rPr>
                <w:rFonts w:eastAsia="Arial"/>
                <w:szCs w:val="20"/>
              </w:rPr>
              <w:t>“Faulty” state.</w:t>
            </w:r>
          </w:p>
        </w:tc>
      </w:tr>
      <w:tr w:rsidR="00A55B53" w:rsidRPr="00123177" w14:paraId="586AB1C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673D6B8"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01280F" w14:textId="77777777" w:rsidR="00A55B53" w:rsidRPr="00123177" w:rsidRDefault="00A55B53" w:rsidP="00535342">
            <w:r w:rsidRPr="00123177">
              <w:t>No Such derived requirement is applicable.</w:t>
            </w:r>
          </w:p>
        </w:tc>
      </w:tr>
      <w:tr w:rsidR="00A55B53" w:rsidRPr="00123177" w14:paraId="1BD71EA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032C91B"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59D1ED"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7A900A7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6BFD74B"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B31DEE" w14:textId="77777777" w:rsidR="00A55B53" w:rsidRPr="00123177" w:rsidRDefault="00A55B53" w:rsidP="00535342">
            <w:pPr>
              <w:spacing w:line="259" w:lineRule="auto"/>
            </w:pPr>
            <w:r w:rsidRPr="00123177">
              <w:t>Application shall start transitioning to substate “Disable” once meets the conditions mentioned in “Process” Section</w:t>
            </w:r>
          </w:p>
        </w:tc>
      </w:tr>
      <w:tr w:rsidR="00A55B53" w:rsidRPr="00123177" w14:paraId="5A84BE6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EDD990"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C01F7C"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w:t>
            </w:r>
            <w:r w:rsidRPr="00123177">
              <w:t>Disable</w:t>
            </w:r>
            <w:r w:rsidRPr="00123177">
              <w:rPr>
                <w:rFonts w:eastAsia="Arial"/>
                <w:color w:val="000000" w:themeColor="text1"/>
                <w:szCs w:val="20"/>
              </w:rPr>
              <w:t>”.</w:t>
            </w:r>
          </w:p>
        </w:tc>
      </w:tr>
      <w:tr w:rsidR="00A55B53" w:rsidRPr="00123177" w14:paraId="76181A4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189449E"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1A3B02"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The conditions for “</w:t>
            </w:r>
            <w:r w:rsidRPr="00123177">
              <w:t>Disable</w:t>
            </w:r>
            <w:r w:rsidRPr="00123177">
              <w:rPr>
                <w:rFonts w:eastAsia="Arial"/>
                <w:color w:val="000000" w:themeColor="text1"/>
                <w:szCs w:val="20"/>
              </w:rPr>
              <w:t>” to get trigger:</w:t>
            </w:r>
          </w:p>
          <w:p w14:paraId="5B56C538" w14:textId="77777777" w:rsidR="00A55B53" w:rsidRPr="00123177" w:rsidRDefault="00A55B53" w:rsidP="00535342">
            <w:pPr>
              <w:spacing w:line="259" w:lineRule="auto"/>
            </w:pPr>
            <w:r w:rsidRPr="00123177">
              <w:t>The status of the 400V active discharge switch confirms to be open.</w:t>
            </w:r>
          </w:p>
          <w:p w14:paraId="2AD8DB2C" w14:textId="77777777" w:rsidR="00A55B53" w:rsidRPr="00123177" w:rsidRDefault="00A55B53" w:rsidP="00535342">
            <w:pPr>
              <w:spacing w:line="259" w:lineRule="auto"/>
              <w:rPr>
                <w:rFonts w:eastAsia="Arial"/>
              </w:rPr>
            </w:pPr>
            <w:r w:rsidRPr="00123177">
              <w:rPr>
                <w:rFonts w:eastAsia="Arial"/>
              </w:rPr>
              <w:t>OR</w:t>
            </w:r>
          </w:p>
          <w:p w14:paraId="5C5CFB0D" w14:textId="77777777" w:rsidR="00A55B53" w:rsidRPr="00123177" w:rsidRDefault="00A55B53" w:rsidP="00535342">
            <w:pPr>
              <w:spacing w:line="259" w:lineRule="auto"/>
              <w:rPr>
                <w:rFonts w:eastAsia="Arial"/>
              </w:rPr>
            </w:pPr>
            <w:r w:rsidRPr="00123177">
              <w:rPr>
                <w:rFonts w:eastAsia="Arial"/>
              </w:rPr>
              <w:t>Fails to meet the timing requirement.</w:t>
            </w:r>
            <w:r w:rsidRPr="00123177">
              <w:t xml:space="preserve"> (HVDCDC_CAL sec has expired)</w:t>
            </w:r>
          </w:p>
        </w:tc>
      </w:tr>
      <w:tr w:rsidR="00A55B53" w:rsidRPr="00123177" w14:paraId="4116188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B51FF7"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97F81B" w14:textId="77777777" w:rsidR="00A55B53" w:rsidRPr="00123177" w:rsidRDefault="00A55B53" w:rsidP="00535342">
            <w:r w:rsidRPr="00123177">
              <w:t>No such mandatory fields is applicable.</w:t>
            </w:r>
          </w:p>
        </w:tc>
      </w:tr>
      <w:tr w:rsidR="00A55B53" w:rsidRPr="00123177" w14:paraId="419B58A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7B88C8D"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F4C0F5" w14:textId="77777777" w:rsidR="00A55B53" w:rsidRPr="00123177" w:rsidRDefault="00A55B53" w:rsidP="00535342">
            <w:r w:rsidRPr="00123177">
              <w:t>NHVDCDCStatus = 0x6, NHVDCDCStatusDebug = 0xD.</w:t>
            </w:r>
          </w:p>
        </w:tc>
      </w:tr>
      <w:tr w:rsidR="00A55B53" w:rsidRPr="00123177" w14:paraId="0E6724F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FA432B0"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398318" w14:textId="77777777" w:rsidR="00A55B53" w:rsidRPr="00123177" w:rsidRDefault="00A55B53" w:rsidP="00535342">
            <w:r w:rsidRPr="00123177">
              <w:rPr>
                <w:szCs w:val="20"/>
              </w:rPr>
              <w:t>Default values shall be applicable with respect to Pre-Loaded Values</w:t>
            </w:r>
          </w:p>
        </w:tc>
      </w:tr>
      <w:tr w:rsidR="00A55B53" w:rsidRPr="00123177" w14:paraId="699FCD9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602954A"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260522" w14:textId="77777777" w:rsidR="00A55B53" w:rsidRPr="00123177" w:rsidRDefault="00A55B53" w:rsidP="00535342">
            <w:r w:rsidRPr="00123177">
              <w:t>NA</w:t>
            </w:r>
          </w:p>
        </w:tc>
      </w:tr>
      <w:tr w:rsidR="00A55B53" w:rsidRPr="00123177" w14:paraId="2E9CDFB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29F8E7F"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2A7A26" w14:textId="77777777" w:rsidR="00A55B53" w:rsidRPr="00123177" w:rsidRDefault="00A55B53" w:rsidP="00535342">
            <w:r w:rsidRPr="00123177">
              <w:rPr>
                <w:szCs w:val="20"/>
              </w:rPr>
              <w:t>Data latency period is not applicable</w:t>
            </w:r>
          </w:p>
        </w:tc>
      </w:tr>
      <w:tr w:rsidR="00A55B53" w:rsidRPr="00123177" w14:paraId="13BE3D8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34050FE"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6FF95C" w14:textId="77777777" w:rsidR="00A55B53" w:rsidRPr="00123177" w:rsidRDefault="00A55B53" w:rsidP="00535342">
            <w:r w:rsidRPr="00123177">
              <w:rPr>
                <w:szCs w:val="20"/>
              </w:rPr>
              <w:t>Data Retention period is not applicable.</w:t>
            </w:r>
          </w:p>
        </w:tc>
      </w:tr>
      <w:tr w:rsidR="00A55B53" w:rsidRPr="00123177" w14:paraId="4638C1A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44A33BE"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AFA424" w14:textId="77777777" w:rsidR="00A55B53" w:rsidRPr="00123177" w:rsidRDefault="00A55B53" w:rsidP="00535342">
            <w:r w:rsidRPr="00123177">
              <w:rPr>
                <w:szCs w:val="20"/>
              </w:rPr>
              <w:t>Data rate is not applicable.</w:t>
            </w:r>
          </w:p>
        </w:tc>
      </w:tr>
      <w:tr w:rsidR="00A55B53" w:rsidRPr="00123177" w14:paraId="7F31E38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A6B30CB"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3B8388"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7633CD8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7F38EAF"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B5B029" w14:textId="77777777" w:rsidR="00A55B53" w:rsidRPr="00123177" w:rsidRDefault="00A55B53" w:rsidP="00535342">
            <w:r w:rsidRPr="00123177">
              <w:rPr>
                <w:szCs w:val="20"/>
              </w:rPr>
              <w:t>Temporal event is not applicable.</w:t>
            </w:r>
          </w:p>
        </w:tc>
      </w:tr>
      <w:tr w:rsidR="00A55B53" w:rsidRPr="00123177" w14:paraId="513993C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610D43" w14:textId="77777777" w:rsidR="00A55B53" w:rsidRPr="00123177" w:rsidRDefault="00A55B53" w:rsidP="00535342">
            <w:r w:rsidRPr="00123177">
              <w:rPr>
                <w:rFonts w:eastAsia="Arial"/>
                <w:color w:val="000000" w:themeColor="text1"/>
                <w:szCs w:val="20"/>
              </w:rPr>
              <w:t xml:space="preserve">Validation Rules/ </w:t>
            </w:r>
          </w:p>
          <w:p w14:paraId="72468CFE"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9BDB52" w14:textId="77777777" w:rsidR="00A55B53" w:rsidRPr="00123177" w:rsidRDefault="00A55B53" w:rsidP="00535342">
            <w:pPr>
              <w:pStyle w:val="TableText"/>
              <w:snapToGrid w:val="0"/>
            </w:pPr>
            <w:r w:rsidRPr="00123177">
              <w:t xml:space="preserve">The HVHVDCDC shall set CAN Signal as NHVDCDCStatusDebug = </w:t>
            </w:r>
            <w:commentRangeStart w:id="132"/>
            <w:commentRangeStart w:id="133"/>
            <w:r w:rsidRPr="00123177">
              <w:t>0xE</w:t>
            </w:r>
            <w:commentRangeEnd w:id="132"/>
            <w:r w:rsidRPr="00123177">
              <w:rPr>
                <w:rStyle w:val="CommentReference"/>
                <w:sz w:val="24"/>
                <w:szCs w:val="24"/>
              </w:rPr>
              <w:commentReference w:id="132"/>
            </w:r>
            <w:commentRangeEnd w:id="133"/>
            <w:r w:rsidRPr="00123177">
              <w:rPr>
                <w:rStyle w:val="CommentReference"/>
                <w:sz w:val="24"/>
                <w:szCs w:val="24"/>
              </w:rPr>
              <w:commentReference w:id="133"/>
            </w:r>
            <w:r w:rsidRPr="00123177">
              <w:t xml:space="preserve"> "Faulty_DisablePM".</w:t>
            </w:r>
          </w:p>
        </w:tc>
      </w:tr>
      <w:tr w:rsidR="00A55B53" w:rsidRPr="00123177" w14:paraId="77BD6D3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8E65172" w14:textId="77777777" w:rsidR="00A55B53" w:rsidRPr="00123177" w:rsidRDefault="00A55B53" w:rsidP="00535342">
            <w:r w:rsidRPr="00123177">
              <w:rPr>
                <w:rFonts w:eastAsia="Arial"/>
                <w:color w:val="000000" w:themeColor="text1"/>
                <w:szCs w:val="20"/>
              </w:rPr>
              <w:lastRenderedPageBreak/>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CF3F55" w14:textId="77777777" w:rsidR="00A55B53" w:rsidRPr="00123177" w:rsidRDefault="00A55B53" w:rsidP="00535342">
            <w:r w:rsidRPr="00123177">
              <w:rPr>
                <w:szCs w:val="20"/>
              </w:rPr>
              <w:t>Constraints is not applicable.</w:t>
            </w:r>
          </w:p>
        </w:tc>
      </w:tr>
      <w:tr w:rsidR="00A55B53" w:rsidRPr="00123177" w14:paraId="7FDAEA3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9134F1D"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CEE2AE" w14:textId="77777777" w:rsidR="00A55B53" w:rsidRPr="00123177" w:rsidRDefault="00A55B53" w:rsidP="00535342">
            <w:r w:rsidRPr="00123177">
              <w:rPr>
                <w:szCs w:val="20"/>
              </w:rPr>
              <w:t>No effects on other system</w:t>
            </w:r>
          </w:p>
        </w:tc>
      </w:tr>
      <w:tr w:rsidR="00A55B53" w:rsidRPr="00123177" w14:paraId="101E246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C57A130" w14:textId="77777777" w:rsidR="00A55B53" w:rsidRPr="00123177" w:rsidRDefault="00A55B53" w:rsidP="00535342">
            <w:r w:rsidRPr="00123177">
              <w:rPr>
                <w:rFonts w:eastAsia="Arial"/>
                <w:color w:val="000000" w:themeColor="text1"/>
                <w:szCs w:val="20"/>
              </w:rPr>
              <w:t>Testability with respect to test environment</w:t>
            </w:r>
          </w:p>
          <w:p w14:paraId="18CF6F41" w14:textId="77777777" w:rsidR="00A55B53" w:rsidRPr="00123177" w:rsidRDefault="00A55B53" w:rsidP="00535342">
            <w:r w:rsidRPr="00123177">
              <w:rPr>
                <w:rFonts w:eastAsia="Arial"/>
                <w:color w:val="000000" w:themeColor="text1"/>
                <w:szCs w:val="20"/>
              </w:rPr>
              <w:t>(Yes/No)</w:t>
            </w:r>
          </w:p>
          <w:p w14:paraId="68EBC8A8"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7DD024" w14:textId="77777777" w:rsidR="00A55B53" w:rsidRPr="00123177" w:rsidRDefault="00A55B53" w:rsidP="00535342">
            <w:pPr>
              <w:pStyle w:val="TableText"/>
              <w:snapToGrid w:val="0"/>
            </w:pPr>
            <w:r w:rsidRPr="00123177">
              <w:t>YES</w:t>
            </w:r>
          </w:p>
          <w:p w14:paraId="4DA6B943" w14:textId="77777777" w:rsidR="00A55B53" w:rsidRPr="00123177" w:rsidRDefault="00A55B53" w:rsidP="00535342"/>
        </w:tc>
      </w:tr>
      <w:tr w:rsidR="00A55B53" w:rsidRPr="00123177" w14:paraId="15060F6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67F7FB" w14:textId="77777777" w:rsidR="00A55B53" w:rsidRPr="00123177" w:rsidRDefault="00A55B53" w:rsidP="00535342">
            <w:r w:rsidRPr="00123177">
              <w:rPr>
                <w:rFonts w:eastAsia="Arial"/>
                <w:color w:val="000000" w:themeColor="text1"/>
                <w:szCs w:val="20"/>
              </w:rPr>
              <w:t>Feasible within project constraints</w:t>
            </w:r>
          </w:p>
          <w:p w14:paraId="02A15398" w14:textId="77777777" w:rsidR="00A55B53" w:rsidRPr="00123177" w:rsidRDefault="00A55B53" w:rsidP="00535342">
            <w:r w:rsidRPr="00123177">
              <w:rPr>
                <w:rFonts w:eastAsia="Arial"/>
                <w:color w:val="000000" w:themeColor="text1"/>
                <w:szCs w:val="20"/>
              </w:rPr>
              <w:t>(Yes/No)</w:t>
            </w:r>
          </w:p>
          <w:p w14:paraId="0210A7FE"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097079" w14:textId="77777777" w:rsidR="00A55B53" w:rsidRPr="00123177" w:rsidRDefault="00A55B53" w:rsidP="00535342">
            <w:pPr>
              <w:pStyle w:val="TableText"/>
              <w:snapToGrid w:val="0"/>
            </w:pPr>
            <w:r w:rsidRPr="00123177">
              <w:t>YES</w:t>
            </w:r>
          </w:p>
          <w:p w14:paraId="092CC173" w14:textId="77777777" w:rsidR="00A55B53" w:rsidRPr="00123177" w:rsidRDefault="00A55B53" w:rsidP="00535342"/>
        </w:tc>
      </w:tr>
      <w:tr w:rsidR="00A55B53" w:rsidRPr="00123177" w14:paraId="1035CC4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489A5DB" w14:textId="77777777" w:rsidR="00A55B53" w:rsidRPr="00123177" w:rsidRDefault="00A55B53" w:rsidP="00535342">
            <w:r w:rsidRPr="00123177">
              <w:rPr>
                <w:rFonts w:eastAsia="Arial"/>
                <w:color w:val="000000" w:themeColor="text1"/>
                <w:szCs w:val="20"/>
              </w:rPr>
              <w:t>Critical</w:t>
            </w:r>
          </w:p>
          <w:p w14:paraId="4FAC8851"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F66963" w14:textId="77777777" w:rsidR="00A55B53" w:rsidRPr="00123177" w:rsidRDefault="00A55B53" w:rsidP="00535342">
            <w:r w:rsidRPr="00123177">
              <w:t>YES</w:t>
            </w:r>
          </w:p>
        </w:tc>
      </w:tr>
      <w:tr w:rsidR="00A55B53" w:rsidRPr="00123177" w14:paraId="4B499C9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AEA033F"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8B9114" w14:textId="77777777" w:rsidR="00A55B53" w:rsidRPr="00123177" w:rsidRDefault="00A55B53" w:rsidP="00535342">
            <w:r w:rsidRPr="00123177">
              <w:t>Acceptance Criteria for this requirement should be as per SECTION-6 ACCEPTANCE CRITERIA</w:t>
            </w:r>
          </w:p>
        </w:tc>
      </w:tr>
    </w:tbl>
    <w:p w14:paraId="6208E4C1" w14:textId="77777777" w:rsidR="00A55B53" w:rsidRDefault="00A55B53" w:rsidP="00A55B53"/>
    <w:p w14:paraId="6EA34363" w14:textId="2FFC1D9E" w:rsidR="00C56ACC" w:rsidRPr="00C56ACC" w:rsidRDefault="00C56ACC" w:rsidP="00C56ACC">
      <w:pPr>
        <w:pStyle w:val="Heading5"/>
        <w:rPr>
          <w:rFonts w:eastAsia="Arial"/>
          <w:color w:val="000000" w:themeColor="text1"/>
          <w:sz w:val="20"/>
          <w:szCs w:val="20"/>
        </w:rPr>
      </w:pPr>
      <w:r w:rsidRPr="00C56ACC">
        <w:rPr>
          <w:rFonts w:eastAsia="Arial"/>
          <w:color w:val="000000" w:themeColor="text1"/>
          <w:sz w:val="20"/>
          <w:szCs w:val="20"/>
        </w:rPr>
        <w:t>Transition requirement to Faulty_PowerDn-SafeState state when timeout between Open_PreCharge_Ctt and Select_Faulty_Shutdown_Sequence.</w:t>
      </w:r>
    </w:p>
    <w:tbl>
      <w:tblPr>
        <w:tblW w:w="9300" w:type="dxa"/>
        <w:tblInd w:w="103" w:type="dxa"/>
        <w:tblLook w:val="06A0" w:firstRow="1" w:lastRow="0" w:firstColumn="1" w:lastColumn="0" w:noHBand="1" w:noVBand="1"/>
      </w:tblPr>
      <w:tblGrid>
        <w:gridCol w:w="1456"/>
        <w:gridCol w:w="7844"/>
      </w:tblGrid>
      <w:tr w:rsidR="00C56ACC" w:rsidRPr="00123177" w14:paraId="2BBA0D92"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85D2B13" w14:textId="77777777" w:rsidR="00C56ACC" w:rsidRPr="00123177" w:rsidRDefault="00C56ACC"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94A1FFC" w14:textId="77777777" w:rsidR="00C56ACC" w:rsidRPr="00123177" w:rsidRDefault="00C56ACC" w:rsidP="00535342">
            <w:r w:rsidRPr="00123177">
              <w:rPr>
                <w:rFonts w:eastAsia="Arial"/>
                <w:b/>
                <w:bCs/>
                <w:color w:val="000000" w:themeColor="text1"/>
                <w:szCs w:val="20"/>
              </w:rPr>
              <w:t>Description</w:t>
            </w:r>
          </w:p>
        </w:tc>
      </w:tr>
      <w:tr w:rsidR="00C56ACC" w:rsidRPr="00123177" w14:paraId="1F02B396" w14:textId="77777777" w:rsidTr="000828DA">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1BA759CE" w14:textId="77777777" w:rsidR="00C56ACC" w:rsidRPr="00123177" w:rsidRDefault="00C56ACC"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2CFD69" w14:textId="1B1AA314" w:rsidR="00C56ACC" w:rsidRPr="00123177" w:rsidRDefault="00C56ACC" w:rsidP="00535342">
            <w:r w:rsidRPr="00123177">
              <w:rPr>
                <w:rFonts w:eastAsia="Arial"/>
                <w:color w:val="000000" w:themeColor="text1"/>
              </w:rPr>
              <w:t>SWRS_APP_STATE_</w:t>
            </w:r>
            <w:r>
              <w:rPr>
                <w:rFonts w:eastAsia="Arial"/>
                <w:color w:val="000000" w:themeColor="text1"/>
              </w:rPr>
              <w:t>43</w:t>
            </w:r>
          </w:p>
        </w:tc>
      </w:tr>
      <w:tr w:rsidR="00C56ACC" w:rsidRPr="00123177" w14:paraId="57ACEEC1" w14:textId="77777777" w:rsidTr="000828DA">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45B04082" w14:textId="77777777" w:rsidR="00C56ACC" w:rsidRPr="00123177" w:rsidRDefault="00C56ACC" w:rsidP="00535342">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A78BDA" w14:textId="7D44A5CD" w:rsidR="00C56ACC" w:rsidRPr="00123177" w:rsidRDefault="00C56ACC" w:rsidP="00535342">
            <w:pPr>
              <w:rPr>
                <w:rFonts w:eastAsia="Arial"/>
                <w:color w:val="000000" w:themeColor="text1"/>
              </w:rPr>
            </w:pPr>
            <w:r w:rsidRPr="00123177">
              <w:rPr>
                <w:rFonts w:eastAsia="Arial"/>
                <w:color w:val="000000" w:themeColor="text1"/>
              </w:rPr>
              <w:t>SDS-HVDCDC-</w:t>
            </w:r>
            <w:r>
              <w:rPr>
                <w:rFonts w:eastAsia="Arial"/>
                <w:color w:val="000000" w:themeColor="text1"/>
              </w:rPr>
              <w:t>405</w:t>
            </w:r>
          </w:p>
        </w:tc>
      </w:tr>
      <w:tr w:rsidR="00C56ACC" w:rsidRPr="00123177" w14:paraId="4E775E31" w14:textId="77777777" w:rsidTr="000828DA">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205043AC" w14:textId="77777777" w:rsidR="00C56ACC" w:rsidRPr="00123177" w:rsidRDefault="00C56ACC"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40E3FE" w14:textId="77777777" w:rsidR="00C56ACC" w:rsidRPr="00123177" w:rsidRDefault="00C56ACC" w:rsidP="00535342">
            <w:pPr>
              <w:rPr>
                <w:rFonts w:eastAsia="Arial"/>
                <w:color w:val="000000" w:themeColor="text1"/>
              </w:rPr>
            </w:pPr>
            <w:r>
              <w:t>Pre C</w:t>
            </w:r>
            <w:r w:rsidRPr="00123177">
              <w:t>-Sample/PF</w:t>
            </w:r>
            <w:r>
              <w:t>3</w:t>
            </w:r>
            <w:r w:rsidRPr="00123177">
              <w:t>.0</w:t>
            </w:r>
            <w:r>
              <w:t xml:space="preserve"> Phase-2</w:t>
            </w:r>
          </w:p>
        </w:tc>
      </w:tr>
      <w:tr w:rsidR="00C56ACC" w:rsidRPr="00123177" w14:paraId="08A79143" w14:textId="77777777" w:rsidTr="000828DA">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54654C40" w14:textId="77777777" w:rsidR="00C56ACC" w:rsidRPr="00741DF8" w:rsidRDefault="00C56ACC"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2B13E8" w14:textId="7C999C85" w:rsidR="00C56ACC" w:rsidRPr="00741DF8" w:rsidRDefault="00C56ACC" w:rsidP="00535342">
            <w:pPr>
              <w:rPr>
                <w:rFonts w:eastAsia="Arial"/>
                <w:color w:val="000000" w:themeColor="text1"/>
                <w:szCs w:val="20"/>
              </w:rPr>
            </w:pPr>
            <w:r w:rsidRPr="00741DF8">
              <w:rPr>
                <w:rFonts w:eastAsia="Arial"/>
                <w:color w:val="000000" w:themeColor="text1"/>
                <w:szCs w:val="20"/>
              </w:rPr>
              <w:t xml:space="preserve">The application shall be able to transit to substate “Faulty_PowerDn-SafeState” upon Timeout between </w:t>
            </w:r>
            <w:r w:rsidRPr="00C56ACC">
              <w:rPr>
                <w:rFonts w:eastAsia="Arial"/>
                <w:color w:val="000000" w:themeColor="text1"/>
                <w:szCs w:val="20"/>
              </w:rPr>
              <w:t>Open_PreCharge_Ctt and Select_Faulty_Shutdown_Sequence</w:t>
            </w:r>
            <w:r>
              <w:rPr>
                <w:rFonts w:eastAsia="Arial"/>
                <w:color w:val="000000" w:themeColor="text1"/>
                <w:szCs w:val="20"/>
              </w:rPr>
              <w:t xml:space="preserve"> transition</w:t>
            </w:r>
            <w:r w:rsidRPr="00741DF8">
              <w:rPr>
                <w:rFonts w:eastAsia="Arial"/>
                <w:color w:val="000000" w:themeColor="text1"/>
                <w:szCs w:val="20"/>
              </w:rPr>
              <w:t>.</w:t>
            </w:r>
          </w:p>
        </w:tc>
      </w:tr>
      <w:tr w:rsidR="00C56ACC" w:rsidRPr="00123177" w14:paraId="244ACE0E"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F7C72FC" w14:textId="77777777" w:rsidR="00C56ACC" w:rsidRPr="00123177" w:rsidRDefault="00C56ACC" w:rsidP="00535342">
            <w:r w:rsidRPr="00123177">
              <w:rPr>
                <w:rFonts w:eastAsia="Arial"/>
                <w:color w:val="000000" w:themeColor="text1"/>
                <w:szCs w:val="20"/>
              </w:rPr>
              <w:lastRenderedPageBreak/>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53F781" w14:textId="77777777" w:rsidR="00C56ACC" w:rsidRPr="00123177" w:rsidRDefault="00C56ACC" w:rsidP="00535342">
            <w:r w:rsidRPr="00123177">
              <w:t>No Such derived requirement is applicable.</w:t>
            </w:r>
          </w:p>
        </w:tc>
      </w:tr>
      <w:tr w:rsidR="00C56ACC" w:rsidRPr="00123177" w14:paraId="6094D14B"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4CFBFC8" w14:textId="77777777" w:rsidR="00C56ACC" w:rsidRPr="00123177" w:rsidRDefault="00C56ACC"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FD4D8D" w14:textId="77777777" w:rsidR="00C56ACC" w:rsidRPr="00123177" w:rsidRDefault="00C56ACC" w:rsidP="00535342">
            <w:r w:rsidRPr="00123177">
              <w:rPr>
                <w:rFonts w:eastAsia="Arial"/>
                <w:color w:val="000000" w:themeColor="text1"/>
                <w:szCs w:val="20"/>
              </w:rPr>
              <w:t>No Specific access restrictions is applicable.</w:t>
            </w:r>
          </w:p>
        </w:tc>
      </w:tr>
      <w:tr w:rsidR="000828DA" w:rsidRPr="00123177" w14:paraId="06A121D5"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82E177E" w14:textId="77777777" w:rsidR="000828DA" w:rsidRPr="00123177" w:rsidRDefault="000828DA" w:rsidP="000828DA">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3B7F23" w14:textId="77777777" w:rsidR="000828DA" w:rsidRPr="00E61DE3" w:rsidRDefault="000828DA" w:rsidP="000828DA">
            <w:pPr>
              <w:pStyle w:val="ListParagraph"/>
              <w:numPr>
                <w:ilvl w:val="0"/>
                <w:numId w:val="4"/>
              </w:numPr>
              <w:spacing w:line="259" w:lineRule="auto"/>
            </w:pPr>
            <w:r>
              <w:rPr>
                <w:szCs w:val="20"/>
              </w:rPr>
              <w:t>Set the 800V side (high side) voltage of the power module to greater than 480V(e.g. 540V)</w:t>
            </w:r>
          </w:p>
          <w:p w14:paraId="053F1771" w14:textId="77777777" w:rsidR="000828DA" w:rsidRDefault="000828DA" w:rsidP="000828DA">
            <w:pPr>
              <w:pStyle w:val="ListParagraph"/>
              <w:numPr>
                <w:ilvl w:val="0"/>
                <w:numId w:val="4"/>
              </w:numPr>
              <w:spacing w:line="259" w:lineRule="auto"/>
              <w:rPr>
                <w:szCs w:val="20"/>
              </w:rPr>
            </w:pPr>
            <w:r>
              <w:rPr>
                <w:szCs w:val="20"/>
              </w:rPr>
              <w:t>Send NHVDCDCCommand as 0x01 ("Enable") using the CAN interface.</w:t>
            </w:r>
          </w:p>
          <w:p w14:paraId="799C55D3" w14:textId="715C83F4" w:rsidR="000828DA" w:rsidRPr="000828DA" w:rsidRDefault="000828DA" w:rsidP="000828DA">
            <w:pPr>
              <w:pStyle w:val="ListParagraph"/>
              <w:numPr>
                <w:ilvl w:val="0"/>
                <w:numId w:val="4"/>
              </w:numPr>
              <w:spacing w:line="259" w:lineRule="auto"/>
              <w:rPr>
                <w:szCs w:val="20"/>
              </w:rPr>
            </w:pPr>
            <w:r w:rsidRPr="000828DA">
              <w:rPr>
                <w:szCs w:val="20"/>
              </w:rPr>
              <w:t>The power module status shall be Enabled.</w:t>
            </w:r>
          </w:p>
          <w:p w14:paraId="2B48102C" w14:textId="54F6E217" w:rsidR="000828DA" w:rsidRPr="00123177" w:rsidRDefault="000828DA" w:rsidP="000828DA">
            <w:pPr>
              <w:pStyle w:val="ListParagraph"/>
              <w:numPr>
                <w:ilvl w:val="0"/>
                <w:numId w:val="4"/>
              </w:numPr>
              <w:spacing w:line="259" w:lineRule="auto"/>
            </w:pPr>
            <w:r>
              <w:rPr>
                <w:szCs w:val="20"/>
              </w:rPr>
              <w:t>Precharge contractor confirmed to be open</w:t>
            </w:r>
          </w:p>
        </w:tc>
      </w:tr>
      <w:tr w:rsidR="000828DA" w:rsidRPr="00123177" w14:paraId="175F964B"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E9BA48B" w14:textId="77777777" w:rsidR="000828DA" w:rsidRPr="00123177" w:rsidRDefault="000828DA" w:rsidP="000828DA">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705B2F" w14:textId="77777777" w:rsidR="000828DA" w:rsidRDefault="000828DA" w:rsidP="000828DA">
            <w:pPr>
              <w:pStyle w:val="NormalWeb"/>
              <w:spacing w:before="60" w:beforeAutospacing="0" w:after="60" w:afterAutospacing="0"/>
            </w:pPr>
            <w:r>
              <w:t>Below CAN messages are observed</w:t>
            </w:r>
          </w:p>
          <w:p w14:paraId="6166DB8F" w14:textId="77777777" w:rsidR="000828DA" w:rsidRDefault="000828DA" w:rsidP="000828DA">
            <w:pPr>
              <w:pStyle w:val="NormalWeb"/>
              <w:spacing w:before="60" w:beforeAutospacing="0" w:after="60" w:afterAutospacing="0"/>
            </w:pPr>
            <w:r>
              <w:t>NHVDCDCFault @ HVDCDC_Status1 is equal to 0x3 (“level 2")</w:t>
            </w:r>
          </w:p>
          <w:p w14:paraId="4201F3B6" w14:textId="3E71B866" w:rsidR="000828DA" w:rsidRDefault="000828DA" w:rsidP="000828DA">
            <w:pPr>
              <w:pStyle w:val="NormalWeb"/>
              <w:spacing w:before="60" w:beforeAutospacing="0" w:after="60" w:afterAutospacing="0"/>
            </w:pPr>
            <w:r>
              <w:t>NHVDCDCFaultID @ HVDCDC_Debug_PDU is equal to &lt;TBD&gt; ("DIAGNOSTIC_SM_FAULTY_TIMEOUT1_FAULT_ID") and is raised after the fault response calibratable time.</w:t>
            </w:r>
          </w:p>
          <w:p w14:paraId="5FEF6322" w14:textId="77777777" w:rsidR="000828DA" w:rsidRDefault="000828DA" w:rsidP="000828DA">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7DBAFD45" w14:textId="77777777" w:rsidR="000828DA" w:rsidRDefault="000828DA" w:rsidP="000828DA">
            <w:pPr>
              <w:pStyle w:val="NormalWeb"/>
              <w:spacing w:before="60" w:beforeAutospacing="0" w:after="60" w:afterAutospacing="0"/>
              <w:rPr>
                <w:color w:val="000000"/>
              </w:rPr>
            </w:pPr>
            <w:r>
              <w:rPr>
                <w:color w:val="000000"/>
              </w:rPr>
              <w:t>NHVDCDCStatus @ HVDCDC_Status1 is set to 0x7 ("PowerDown_Safe_State_NHVDCDCStatus_NW")</w:t>
            </w:r>
          </w:p>
          <w:p w14:paraId="09932BD1" w14:textId="77777777" w:rsidR="000828DA" w:rsidRDefault="000828DA" w:rsidP="000828DA">
            <w:pPr>
              <w:pStyle w:val="NormalWeb"/>
              <w:spacing w:before="0" w:beforeAutospacing="0" w:after="0" w:afterAutospacing="0"/>
              <w:rPr>
                <w:color w:val="000000"/>
              </w:rPr>
            </w:pPr>
            <w:r>
              <w:rPr>
                <w:color w:val="000000"/>
              </w:rPr>
              <w:t>NHVDCDCStatusDebug @ HVDCDC_Debug is set to 0x11 ("PowerDown_Safe_State")</w:t>
            </w:r>
          </w:p>
          <w:p w14:paraId="6404633A" w14:textId="6E04AC31" w:rsidR="000828DA" w:rsidRPr="00123177" w:rsidRDefault="000828DA" w:rsidP="000828DA">
            <w:pPr>
              <w:spacing w:line="259" w:lineRule="auto"/>
              <w:rPr>
                <w:rFonts w:eastAsia="Arial"/>
                <w:color w:val="000000" w:themeColor="text1"/>
                <w:szCs w:val="20"/>
              </w:rPr>
            </w:pPr>
            <w:r>
              <w:rPr>
                <w:color w:val="000000"/>
              </w:rPr>
              <w:t> </w:t>
            </w:r>
          </w:p>
        </w:tc>
      </w:tr>
      <w:tr w:rsidR="000828DA" w:rsidRPr="00123177" w14:paraId="3716F14A"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9157624" w14:textId="77777777" w:rsidR="000828DA" w:rsidRPr="00123177" w:rsidRDefault="000828DA" w:rsidP="000828DA">
            <w:r w:rsidRPr="00123177">
              <w:rPr>
                <w:rFonts w:eastAsia="Arial"/>
                <w:color w:val="000000" w:themeColor="text1"/>
                <w:szCs w:val="20"/>
              </w:rPr>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4EC7A4" w14:textId="26C621D1" w:rsidR="000828DA" w:rsidRDefault="000828DA" w:rsidP="000828DA">
            <w:pPr>
              <w:pStyle w:val="NormalWeb"/>
              <w:spacing w:before="60" w:beforeAutospacing="0" w:after="60" w:afterAutospacing="0"/>
            </w:pPr>
            <w:r>
              <w:t>The HVDCDC application does transits to the "Faulty_PowerDn_SafeState" state from the “</w:t>
            </w:r>
            <w:r w:rsidRPr="00C56ACC">
              <w:rPr>
                <w:rFonts w:eastAsia="Arial"/>
                <w:color w:val="000000" w:themeColor="text1"/>
                <w:szCs w:val="20"/>
              </w:rPr>
              <w:t>Open_PreCharge_Ctt</w:t>
            </w:r>
            <w:r>
              <w:rPr>
                <w:rFonts w:eastAsia="Arial"/>
                <w:color w:val="000000" w:themeColor="text1"/>
                <w:szCs w:val="20"/>
              </w:rPr>
              <w:t>”</w:t>
            </w:r>
            <w:r w:rsidRPr="00C56ACC">
              <w:rPr>
                <w:rFonts w:eastAsia="Arial"/>
                <w:color w:val="000000" w:themeColor="text1"/>
                <w:szCs w:val="20"/>
              </w:rPr>
              <w:t xml:space="preserve"> </w:t>
            </w:r>
            <w:r>
              <w:t>substate of the "Faulty" state after the defined the calibratable timeout when the below conditions are met,</w:t>
            </w:r>
          </w:p>
          <w:p w14:paraId="1D4DB187" w14:textId="1222B144" w:rsidR="000828DA" w:rsidRDefault="000828DA" w:rsidP="000828DA">
            <w:pPr>
              <w:pStyle w:val="NormalWeb"/>
              <w:spacing w:before="60" w:beforeAutospacing="0" w:after="60" w:afterAutospacing="0"/>
            </w:pPr>
            <w:r>
              <w:t xml:space="preserve">1. </w:t>
            </w:r>
            <w:r w:rsidRPr="000828DA">
              <w:t>Set the 800V side (high side) voltage of the power module to greater than 480V(e.g. 540V)</w:t>
            </w:r>
            <w:r>
              <w:t xml:space="preserve"> </w:t>
            </w:r>
          </w:p>
          <w:p w14:paraId="7DA14DD9" w14:textId="77777777" w:rsidR="00AA30E4" w:rsidRDefault="000828DA" w:rsidP="00AA30E4">
            <w:pPr>
              <w:pStyle w:val="NormalWeb"/>
              <w:spacing w:before="60" w:beforeAutospacing="0" w:after="60" w:afterAutospacing="0"/>
            </w:pPr>
            <w:r>
              <w:t xml:space="preserve">2. </w:t>
            </w:r>
            <w:r w:rsidR="00AA30E4">
              <w:t>The power module status shall be Enabled.</w:t>
            </w:r>
          </w:p>
          <w:p w14:paraId="3B0D851B" w14:textId="492289DF" w:rsidR="000828DA" w:rsidRDefault="00AA30E4" w:rsidP="00AA30E4">
            <w:pPr>
              <w:pStyle w:val="NormalWeb"/>
              <w:spacing w:before="60" w:beforeAutospacing="0" w:after="60" w:afterAutospacing="0"/>
            </w:pPr>
            <w:r>
              <w:t xml:space="preserve">3. Precharge contractor confirmed to be open </w:t>
            </w:r>
            <w:r w:rsidR="000828DA">
              <w:t>5. NHVDCDCFault @ HVDCDC_Status1 is equal to 0x3 (“level 2")</w:t>
            </w:r>
          </w:p>
          <w:p w14:paraId="4A6942BF" w14:textId="77777777" w:rsidR="00AA30E4" w:rsidRDefault="00AA30E4" w:rsidP="00AA30E4">
            <w:pPr>
              <w:pStyle w:val="NormalWeb"/>
              <w:spacing w:before="60" w:beforeAutospacing="0" w:after="60" w:afterAutospacing="0"/>
            </w:pPr>
            <w:r>
              <w:t>4</w:t>
            </w:r>
            <w:r w:rsidR="000828DA">
              <w:t xml:space="preserve">. NHVDCDCFaultID @ HVDCDC_Debug_PDU is equal to </w:t>
            </w:r>
            <w:r>
              <w:t>&lt;TBD&gt; ("DIAGNOSTIC_SM_FAULTY_TIMEOUT1_FAULT_ID") and is raised after the fault response calibratable time.</w:t>
            </w:r>
          </w:p>
          <w:p w14:paraId="68A9044D" w14:textId="43327181" w:rsidR="000828DA" w:rsidRPr="00123177" w:rsidRDefault="000828DA" w:rsidP="000828DA">
            <w:pPr>
              <w:spacing w:line="259" w:lineRule="auto"/>
              <w:rPr>
                <w:rFonts w:eastAsia="Arial"/>
              </w:rPr>
            </w:pPr>
            <w:r>
              <w:t> </w:t>
            </w:r>
          </w:p>
        </w:tc>
      </w:tr>
      <w:tr w:rsidR="00C56ACC" w:rsidRPr="00123177" w14:paraId="4404779A"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6336C44" w14:textId="77777777" w:rsidR="00C56ACC" w:rsidRPr="00123177" w:rsidRDefault="00C56ACC" w:rsidP="00535342">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CD3202" w14:textId="77777777" w:rsidR="00C56ACC" w:rsidRPr="00123177" w:rsidRDefault="00C56ACC" w:rsidP="00535342">
            <w:r w:rsidRPr="00123177">
              <w:t>No such mandatory fields is applicable.</w:t>
            </w:r>
          </w:p>
        </w:tc>
      </w:tr>
      <w:tr w:rsidR="00C56ACC" w:rsidRPr="00123177" w14:paraId="73065038"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A6D38F7" w14:textId="77777777" w:rsidR="00C56ACC" w:rsidRPr="00123177" w:rsidRDefault="00C56ACC" w:rsidP="00535342">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2F5CC2" w14:textId="4526B61D" w:rsidR="00C56ACC" w:rsidRPr="00123177" w:rsidRDefault="00AA30E4" w:rsidP="00535342">
            <w:r>
              <w:t xml:space="preserve">The HVDCDC shall set calibratable timeout time as HVDCDC_CAL for transition </w:t>
            </w:r>
            <w:r w:rsidRPr="00741DF8">
              <w:rPr>
                <w:rFonts w:eastAsia="Arial"/>
                <w:color w:val="000000" w:themeColor="text1"/>
                <w:szCs w:val="20"/>
              </w:rPr>
              <w:t xml:space="preserve">between </w:t>
            </w:r>
            <w:r w:rsidRPr="00C56ACC">
              <w:rPr>
                <w:rFonts w:eastAsia="Arial"/>
                <w:color w:val="000000" w:themeColor="text1"/>
                <w:szCs w:val="20"/>
              </w:rPr>
              <w:t>Open_PreCharge_Ctt and</w:t>
            </w:r>
            <w:r>
              <w:rPr>
                <w:rFonts w:eastAsia="Arial"/>
                <w:color w:val="000000" w:themeColor="text1"/>
                <w:szCs w:val="20"/>
              </w:rPr>
              <w:t xml:space="preserve"> S</w:t>
            </w:r>
            <w:r w:rsidRPr="00C56ACC">
              <w:rPr>
                <w:rFonts w:eastAsia="Arial"/>
                <w:color w:val="000000" w:themeColor="text1"/>
                <w:szCs w:val="20"/>
              </w:rPr>
              <w:t>elect_Faulty_Shutdown_Sequenc</w:t>
            </w:r>
            <w:r>
              <w:rPr>
                <w:rFonts w:eastAsia="Arial"/>
                <w:color w:val="000000" w:themeColor="text1"/>
                <w:szCs w:val="20"/>
              </w:rPr>
              <w:t>e</w:t>
            </w:r>
            <w:r w:rsidRPr="00652125">
              <w:rPr>
                <w:rFonts w:eastAsia="Arial"/>
                <w:szCs w:val="20"/>
              </w:rPr>
              <w:t>.</w:t>
            </w:r>
          </w:p>
        </w:tc>
      </w:tr>
      <w:tr w:rsidR="00C56ACC" w:rsidRPr="00123177" w14:paraId="3CE32706"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4407B10" w14:textId="77777777" w:rsidR="00C56ACC" w:rsidRPr="00123177" w:rsidRDefault="00C56ACC" w:rsidP="00535342">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BE056E" w14:textId="77777777" w:rsidR="00C56ACC" w:rsidRPr="00123177" w:rsidRDefault="00C56ACC" w:rsidP="00535342">
            <w:r w:rsidRPr="00123177">
              <w:rPr>
                <w:szCs w:val="20"/>
              </w:rPr>
              <w:t>Default values shall be applicable with respect to Pre-Loaded Values</w:t>
            </w:r>
          </w:p>
        </w:tc>
      </w:tr>
      <w:tr w:rsidR="00C56ACC" w:rsidRPr="00123177" w14:paraId="1DC91637"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15CF7C1" w14:textId="77777777" w:rsidR="00C56ACC" w:rsidRPr="00123177" w:rsidRDefault="00C56ACC" w:rsidP="00535342">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999A81" w14:textId="77777777" w:rsidR="00C56ACC" w:rsidRPr="00123177" w:rsidRDefault="00C56ACC" w:rsidP="00535342">
            <w:r w:rsidRPr="00123177">
              <w:t>Valid range of Values is not applicable</w:t>
            </w:r>
          </w:p>
        </w:tc>
      </w:tr>
      <w:tr w:rsidR="00C56ACC" w:rsidRPr="00123177" w14:paraId="2347A2BB"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665FD2B" w14:textId="77777777" w:rsidR="00C56ACC" w:rsidRPr="00123177" w:rsidRDefault="00C56ACC" w:rsidP="00535342">
            <w:r w:rsidRPr="00123177">
              <w:rPr>
                <w:rFonts w:eastAsia="Arial"/>
                <w:color w:val="000000" w:themeColor="text1"/>
                <w:szCs w:val="20"/>
              </w:rPr>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AE3582" w14:textId="77777777" w:rsidR="00C56ACC" w:rsidRPr="00123177" w:rsidRDefault="00C56ACC" w:rsidP="00535342">
            <w:r w:rsidRPr="00123177">
              <w:rPr>
                <w:szCs w:val="20"/>
              </w:rPr>
              <w:t>Data latency period is not applicable</w:t>
            </w:r>
          </w:p>
        </w:tc>
      </w:tr>
      <w:tr w:rsidR="00C56ACC" w:rsidRPr="00123177" w14:paraId="1D346434"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E3AA5FF" w14:textId="77777777" w:rsidR="00C56ACC" w:rsidRPr="00123177" w:rsidRDefault="00C56ACC" w:rsidP="00535342">
            <w:r w:rsidRPr="00123177">
              <w:rPr>
                <w:rFonts w:eastAsia="Arial"/>
                <w:color w:val="000000" w:themeColor="text1"/>
                <w:szCs w:val="20"/>
              </w:rPr>
              <w:lastRenderedPageBreak/>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FED4BE" w14:textId="77777777" w:rsidR="00C56ACC" w:rsidRPr="00123177" w:rsidRDefault="00C56ACC" w:rsidP="00535342">
            <w:r w:rsidRPr="00123177">
              <w:rPr>
                <w:szCs w:val="20"/>
              </w:rPr>
              <w:t>Data Retention period is not applicable.</w:t>
            </w:r>
          </w:p>
        </w:tc>
      </w:tr>
      <w:tr w:rsidR="00C56ACC" w:rsidRPr="00123177" w14:paraId="798CC3E5"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DF4D702" w14:textId="77777777" w:rsidR="00C56ACC" w:rsidRPr="00123177" w:rsidRDefault="00C56ACC" w:rsidP="00535342">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E969CE" w14:textId="77777777" w:rsidR="00C56ACC" w:rsidRPr="00123177" w:rsidRDefault="00C56ACC" w:rsidP="00535342">
            <w:r w:rsidRPr="00123177">
              <w:rPr>
                <w:szCs w:val="20"/>
              </w:rPr>
              <w:t>Data rate is not applicable.</w:t>
            </w:r>
          </w:p>
        </w:tc>
      </w:tr>
      <w:tr w:rsidR="00C56ACC" w:rsidRPr="00123177" w14:paraId="262DB1F8"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8443402" w14:textId="77777777" w:rsidR="00C56ACC" w:rsidRPr="00123177" w:rsidRDefault="00C56ACC" w:rsidP="00535342">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8C0877" w14:textId="77777777" w:rsidR="00C56ACC" w:rsidRPr="00123177" w:rsidRDefault="00C56ACC" w:rsidP="00535342">
            <w:pPr>
              <w:spacing w:line="259" w:lineRule="auto"/>
              <w:rPr>
                <w:rFonts w:eastAsia="Arial"/>
                <w:color w:val="000000" w:themeColor="text1"/>
                <w:szCs w:val="20"/>
              </w:rPr>
            </w:pPr>
            <w:r w:rsidRPr="00123177">
              <w:rPr>
                <w:szCs w:val="20"/>
              </w:rPr>
              <w:t>External event is not required.</w:t>
            </w:r>
          </w:p>
        </w:tc>
      </w:tr>
      <w:tr w:rsidR="00C56ACC" w:rsidRPr="00123177" w14:paraId="2EF1B7BF"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21150C8" w14:textId="77777777" w:rsidR="00C56ACC" w:rsidRPr="00123177" w:rsidRDefault="00C56ACC" w:rsidP="00535342">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54F2C2" w14:textId="77777777" w:rsidR="00C56ACC" w:rsidRPr="00123177" w:rsidRDefault="00C56ACC" w:rsidP="00535342">
            <w:r w:rsidRPr="00123177">
              <w:rPr>
                <w:szCs w:val="20"/>
              </w:rPr>
              <w:t>Temporal event is not applicable.</w:t>
            </w:r>
          </w:p>
        </w:tc>
      </w:tr>
      <w:tr w:rsidR="00C56ACC" w:rsidRPr="00123177" w14:paraId="3B479F47"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A22E7DE" w14:textId="77777777" w:rsidR="00C56ACC" w:rsidRPr="00123177" w:rsidRDefault="00C56ACC" w:rsidP="00535342">
            <w:r w:rsidRPr="00123177">
              <w:rPr>
                <w:rFonts w:eastAsia="Arial"/>
                <w:color w:val="000000" w:themeColor="text1"/>
                <w:szCs w:val="20"/>
              </w:rPr>
              <w:t xml:space="preserve">Validation Rules/ </w:t>
            </w:r>
          </w:p>
          <w:p w14:paraId="7825DC14" w14:textId="77777777" w:rsidR="00C56ACC" w:rsidRPr="00123177" w:rsidRDefault="00C56ACC"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3ED9C2" w14:textId="77777777" w:rsidR="00AA30E4" w:rsidRPr="00123177" w:rsidRDefault="00AA30E4" w:rsidP="00AA30E4">
            <w:pPr>
              <w:spacing w:line="259" w:lineRule="auto"/>
            </w:pPr>
            <w:r w:rsidRPr="00123177">
              <w:rPr>
                <w:szCs w:val="20"/>
              </w:rPr>
              <w:t>Verify the CAN messages and CAN signal mentioned in input and out section on CANalyzer Tool.</w:t>
            </w:r>
          </w:p>
          <w:p w14:paraId="29432F48" w14:textId="77777777" w:rsidR="00AA30E4" w:rsidRDefault="00AA30E4" w:rsidP="00AA30E4">
            <w:pPr>
              <w:pStyle w:val="NormalWeb"/>
              <w:spacing w:before="60" w:beforeAutospacing="0" w:after="60" w:afterAutospacing="0"/>
            </w:pPr>
            <w:r>
              <w:t>NHVDCDCFault @ HVDCDC_Status1 is equal to 0x3 (“level 2")</w:t>
            </w:r>
          </w:p>
          <w:p w14:paraId="1179A3D1" w14:textId="77777777" w:rsidR="00AA30E4" w:rsidRDefault="00AA30E4" w:rsidP="00AA30E4">
            <w:pPr>
              <w:pStyle w:val="NormalWeb"/>
              <w:spacing w:before="60" w:beforeAutospacing="0" w:after="60" w:afterAutospacing="0"/>
            </w:pPr>
            <w:r>
              <w:t>NHVDCDCFaultID @ HVDCDC_Debug_PDU is equal to &lt;TBD&gt; ("DIAGNOSTIC_SM_FAULTY_TIMEOUT1_FAULT_ID") and is raised after the fault response calibratable time.</w:t>
            </w:r>
          </w:p>
          <w:p w14:paraId="028E476C" w14:textId="77777777" w:rsidR="00AA30E4" w:rsidRDefault="00AA30E4" w:rsidP="00AA30E4">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27569A15" w14:textId="77777777" w:rsidR="00AA30E4" w:rsidRDefault="00AA30E4" w:rsidP="00AA30E4">
            <w:pPr>
              <w:pStyle w:val="NormalWeb"/>
              <w:spacing w:before="60" w:beforeAutospacing="0" w:after="60" w:afterAutospacing="0"/>
              <w:rPr>
                <w:color w:val="000000"/>
              </w:rPr>
            </w:pPr>
            <w:r>
              <w:rPr>
                <w:color w:val="000000"/>
              </w:rPr>
              <w:t>NHVDCDCStatus @ HVDCDC_Status1 is set to 0x7 ("PowerDown_Safe_State_NHVDCDCStatus_NW")</w:t>
            </w:r>
          </w:p>
          <w:p w14:paraId="5F78E074" w14:textId="3590EC0B" w:rsidR="00AA30E4" w:rsidRPr="00AA30E4" w:rsidRDefault="00AA30E4" w:rsidP="00AA30E4">
            <w:pPr>
              <w:pStyle w:val="NormalWeb"/>
              <w:spacing w:before="0" w:beforeAutospacing="0" w:after="0" w:afterAutospacing="0"/>
              <w:rPr>
                <w:color w:val="000000"/>
              </w:rPr>
            </w:pPr>
            <w:r>
              <w:rPr>
                <w:color w:val="000000"/>
              </w:rPr>
              <w:t>NHVDCDCStatusDebug @ HVDCDC_Debug is set to 0x11 ("PowerDown_Safe_State")</w:t>
            </w:r>
          </w:p>
        </w:tc>
      </w:tr>
      <w:tr w:rsidR="00C56ACC" w:rsidRPr="00123177" w14:paraId="556E286C"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5B6382A" w14:textId="77777777" w:rsidR="00C56ACC" w:rsidRPr="00123177" w:rsidRDefault="00C56ACC" w:rsidP="00535342">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958722" w14:textId="77777777" w:rsidR="00C56ACC" w:rsidRPr="00123177" w:rsidRDefault="00C56ACC" w:rsidP="00535342">
            <w:r w:rsidRPr="00123177">
              <w:rPr>
                <w:szCs w:val="20"/>
              </w:rPr>
              <w:t>Constraints is not applicable.</w:t>
            </w:r>
          </w:p>
        </w:tc>
      </w:tr>
      <w:tr w:rsidR="00C56ACC" w:rsidRPr="00123177" w14:paraId="59853AB4"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E11A7D9" w14:textId="77777777" w:rsidR="00C56ACC" w:rsidRPr="00123177" w:rsidRDefault="00C56ACC" w:rsidP="00535342">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613043" w14:textId="77777777" w:rsidR="00C56ACC" w:rsidRPr="00123177" w:rsidRDefault="00C56ACC" w:rsidP="00535342">
            <w:r w:rsidRPr="00123177">
              <w:rPr>
                <w:szCs w:val="20"/>
              </w:rPr>
              <w:t>No effects on other system</w:t>
            </w:r>
          </w:p>
        </w:tc>
      </w:tr>
      <w:tr w:rsidR="00C56ACC" w:rsidRPr="00123177" w14:paraId="2A946C60"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729E65A" w14:textId="77777777" w:rsidR="00C56ACC" w:rsidRPr="00123177" w:rsidRDefault="00C56ACC" w:rsidP="00535342">
            <w:r w:rsidRPr="00123177">
              <w:rPr>
                <w:rFonts w:eastAsia="Arial"/>
                <w:color w:val="000000" w:themeColor="text1"/>
                <w:szCs w:val="20"/>
              </w:rPr>
              <w:t>Testability with respect to test environment</w:t>
            </w:r>
          </w:p>
          <w:p w14:paraId="4D76F82A" w14:textId="77777777" w:rsidR="00C56ACC" w:rsidRPr="00123177" w:rsidRDefault="00C56ACC" w:rsidP="00535342">
            <w:r w:rsidRPr="00123177">
              <w:rPr>
                <w:rFonts w:eastAsia="Arial"/>
                <w:color w:val="000000" w:themeColor="text1"/>
                <w:szCs w:val="20"/>
              </w:rPr>
              <w:t>(Yes/No)</w:t>
            </w:r>
          </w:p>
          <w:p w14:paraId="681B4B8E" w14:textId="77777777" w:rsidR="00C56ACC" w:rsidRPr="00123177" w:rsidRDefault="00C56ACC" w:rsidP="00535342">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2E80CA" w14:textId="77777777" w:rsidR="00C56ACC" w:rsidRPr="00123177" w:rsidRDefault="00C56ACC" w:rsidP="00535342">
            <w:pPr>
              <w:pStyle w:val="TableText"/>
              <w:snapToGrid w:val="0"/>
            </w:pPr>
            <w:r w:rsidRPr="00123177">
              <w:t>YES</w:t>
            </w:r>
          </w:p>
          <w:p w14:paraId="650FCF66" w14:textId="77777777" w:rsidR="00C56ACC" w:rsidRPr="00123177" w:rsidRDefault="00C56ACC" w:rsidP="00535342"/>
        </w:tc>
      </w:tr>
      <w:tr w:rsidR="00C56ACC" w:rsidRPr="00123177" w14:paraId="326689E5"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B0E5D11" w14:textId="77777777" w:rsidR="00C56ACC" w:rsidRPr="00123177" w:rsidRDefault="00C56ACC" w:rsidP="00535342">
            <w:r w:rsidRPr="00123177">
              <w:rPr>
                <w:rFonts w:eastAsia="Arial"/>
                <w:color w:val="000000" w:themeColor="text1"/>
                <w:szCs w:val="20"/>
              </w:rPr>
              <w:t>Feasible within project constraints</w:t>
            </w:r>
          </w:p>
          <w:p w14:paraId="111525E0" w14:textId="77777777" w:rsidR="00C56ACC" w:rsidRPr="00123177" w:rsidRDefault="00C56ACC" w:rsidP="00535342">
            <w:r w:rsidRPr="00123177">
              <w:rPr>
                <w:rFonts w:eastAsia="Arial"/>
                <w:color w:val="000000" w:themeColor="text1"/>
                <w:szCs w:val="20"/>
              </w:rPr>
              <w:t>(Yes/No)</w:t>
            </w:r>
          </w:p>
          <w:p w14:paraId="735ACDE6" w14:textId="77777777" w:rsidR="00C56ACC" w:rsidRPr="00123177" w:rsidRDefault="00C56ACC" w:rsidP="00535342">
            <w:r w:rsidRPr="00123177">
              <w:rPr>
                <w:rFonts w:eastAsia="Arial"/>
                <w:i/>
                <w:iCs/>
                <w:color w:val="000000" w:themeColor="text1"/>
                <w:szCs w:val="20"/>
              </w:rPr>
              <w:t xml:space="preserve">Note: Add the impact </w:t>
            </w:r>
            <w:r w:rsidRPr="00123177">
              <w:rPr>
                <w:rFonts w:eastAsia="Arial"/>
                <w:i/>
                <w:iCs/>
                <w:color w:val="000000" w:themeColor="text1"/>
                <w:szCs w:val="20"/>
              </w:rPr>
              <w:lastRenderedPageBreak/>
              <w:t>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99F45A" w14:textId="77777777" w:rsidR="00C56ACC" w:rsidRPr="00123177" w:rsidRDefault="00C56ACC" w:rsidP="00535342">
            <w:pPr>
              <w:pStyle w:val="TableText"/>
              <w:snapToGrid w:val="0"/>
            </w:pPr>
            <w:r w:rsidRPr="00123177">
              <w:lastRenderedPageBreak/>
              <w:t>YES</w:t>
            </w:r>
          </w:p>
          <w:p w14:paraId="16400E05" w14:textId="77777777" w:rsidR="00C56ACC" w:rsidRPr="00123177" w:rsidRDefault="00C56ACC" w:rsidP="00535342"/>
        </w:tc>
      </w:tr>
      <w:tr w:rsidR="00C56ACC" w:rsidRPr="00123177" w14:paraId="132E4CE2"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2C4D2E3" w14:textId="77777777" w:rsidR="00C56ACC" w:rsidRPr="00123177" w:rsidRDefault="00C56ACC" w:rsidP="00535342">
            <w:r w:rsidRPr="00123177">
              <w:rPr>
                <w:rFonts w:eastAsia="Arial"/>
                <w:color w:val="000000" w:themeColor="text1"/>
                <w:szCs w:val="20"/>
              </w:rPr>
              <w:t>Critical</w:t>
            </w:r>
          </w:p>
          <w:p w14:paraId="73DB06E2" w14:textId="77777777" w:rsidR="00C56ACC" w:rsidRPr="00123177" w:rsidRDefault="00C56ACC" w:rsidP="00535342">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A403B0" w14:textId="77777777" w:rsidR="00C56ACC" w:rsidRPr="00123177" w:rsidRDefault="00C56ACC" w:rsidP="00535342">
            <w:r w:rsidRPr="00123177">
              <w:t>YES</w:t>
            </w:r>
          </w:p>
        </w:tc>
      </w:tr>
      <w:tr w:rsidR="00C56ACC" w:rsidRPr="00123177" w14:paraId="21B4FD05" w14:textId="77777777" w:rsidTr="000828D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2483AB0" w14:textId="77777777" w:rsidR="00C56ACC" w:rsidRPr="00123177" w:rsidRDefault="00C56ACC" w:rsidP="00535342">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0061CE" w14:textId="77777777" w:rsidR="00C56ACC" w:rsidRPr="00123177" w:rsidRDefault="00C56ACC" w:rsidP="00535342">
            <w:r w:rsidRPr="00123177">
              <w:t>Acceptance Criteria for this requirement should be as per SECTION-6 ACCEPTANCE CRITERIA</w:t>
            </w:r>
          </w:p>
        </w:tc>
      </w:tr>
    </w:tbl>
    <w:p w14:paraId="3B997242" w14:textId="77777777" w:rsidR="00C56ACC" w:rsidRDefault="00C56ACC" w:rsidP="00A55B53"/>
    <w:p w14:paraId="5F66EE79" w14:textId="22CB969B" w:rsidR="00E907FD" w:rsidRPr="00E907FD" w:rsidRDefault="00E907FD" w:rsidP="00732BFF">
      <w:pPr>
        <w:pStyle w:val="Heading5"/>
        <w:rPr>
          <w:rFonts w:eastAsia="Arial"/>
          <w:color w:val="000000" w:themeColor="text1"/>
          <w:sz w:val="20"/>
          <w:szCs w:val="20"/>
        </w:rPr>
      </w:pPr>
      <w:r w:rsidRPr="00E907FD">
        <w:rPr>
          <w:rFonts w:eastAsia="Arial"/>
          <w:color w:val="000000" w:themeColor="text1"/>
          <w:sz w:val="20"/>
          <w:szCs w:val="20"/>
        </w:rPr>
        <w:t xml:space="preserve">Transition requirement to Faulty_PowerDn-SafeState state when timeout between </w:t>
      </w:r>
      <w:r w:rsidR="008C04BB" w:rsidRPr="008C04BB">
        <w:rPr>
          <w:rFonts w:eastAsia="Arial"/>
          <w:color w:val="000000" w:themeColor="text1"/>
          <w:sz w:val="20"/>
          <w:szCs w:val="20"/>
        </w:rPr>
        <w:t>Open_400V_SolidStateSw_2 and Disable_PM_and_Active_Discharge_400V_2.</w:t>
      </w:r>
    </w:p>
    <w:tbl>
      <w:tblPr>
        <w:tblW w:w="9300" w:type="dxa"/>
        <w:tblInd w:w="103" w:type="dxa"/>
        <w:tblLook w:val="06A0" w:firstRow="1" w:lastRow="0" w:firstColumn="1" w:lastColumn="0" w:noHBand="1" w:noVBand="1"/>
      </w:tblPr>
      <w:tblGrid>
        <w:gridCol w:w="1456"/>
        <w:gridCol w:w="7844"/>
      </w:tblGrid>
      <w:tr w:rsidR="00E907FD" w:rsidRPr="00123177" w14:paraId="0003ED0F"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AD78030" w14:textId="77777777" w:rsidR="00E907FD" w:rsidRPr="00123177" w:rsidRDefault="00E907FD"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85D57F4" w14:textId="77777777" w:rsidR="00E907FD" w:rsidRPr="00123177" w:rsidRDefault="00E907FD" w:rsidP="00535342">
            <w:r w:rsidRPr="00123177">
              <w:rPr>
                <w:rFonts w:eastAsia="Arial"/>
                <w:b/>
                <w:bCs/>
                <w:color w:val="000000" w:themeColor="text1"/>
                <w:szCs w:val="20"/>
              </w:rPr>
              <w:t>Description</w:t>
            </w:r>
          </w:p>
        </w:tc>
      </w:tr>
      <w:tr w:rsidR="00E907FD" w:rsidRPr="00123177" w14:paraId="0FBC5ABA" w14:textId="77777777" w:rsidTr="00A26514">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31A9FB84" w14:textId="77777777" w:rsidR="00E907FD" w:rsidRPr="00123177" w:rsidRDefault="00E907FD"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22D117" w14:textId="5B12F51B" w:rsidR="00E907FD" w:rsidRPr="00123177" w:rsidRDefault="00E907FD" w:rsidP="00535342">
            <w:r w:rsidRPr="00123177">
              <w:rPr>
                <w:rFonts w:eastAsia="Arial"/>
                <w:color w:val="000000" w:themeColor="text1"/>
              </w:rPr>
              <w:t>SWRS_APP_STATE_</w:t>
            </w:r>
            <w:r>
              <w:rPr>
                <w:rFonts w:eastAsia="Arial"/>
                <w:color w:val="000000" w:themeColor="text1"/>
              </w:rPr>
              <w:t>4</w:t>
            </w:r>
            <w:r w:rsidR="008C04BB">
              <w:rPr>
                <w:rFonts w:eastAsia="Arial"/>
                <w:color w:val="000000" w:themeColor="text1"/>
              </w:rPr>
              <w:t>4</w:t>
            </w:r>
          </w:p>
        </w:tc>
      </w:tr>
      <w:tr w:rsidR="00E907FD" w:rsidRPr="00123177" w14:paraId="68C8D142" w14:textId="77777777" w:rsidTr="00A26514">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47F15B00" w14:textId="77777777" w:rsidR="00E907FD" w:rsidRPr="00123177" w:rsidRDefault="00E907FD" w:rsidP="00535342">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3CE924" w14:textId="77777777" w:rsidR="00E907FD" w:rsidRPr="00123177" w:rsidRDefault="00E907FD" w:rsidP="00535342">
            <w:pPr>
              <w:rPr>
                <w:rFonts w:eastAsia="Arial"/>
                <w:color w:val="000000" w:themeColor="text1"/>
              </w:rPr>
            </w:pPr>
            <w:r w:rsidRPr="00123177">
              <w:rPr>
                <w:rFonts w:eastAsia="Arial"/>
                <w:color w:val="000000" w:themeColor="text1"/>
              </w:rPr>
              <w:t>SDS-HVDCDC-</w:t>
            </w:r>
            <w:r>
              <w:rPr>
                <w:rFonts w:eastAsia="Arial"/>
                <w:color w:val="000000" w:themeColor="text1"/>
              </w:rPr>
              <w:t>405</w:t>
            </w:r>
          </w:p>
        </w:tc>
      </w:tr>
      <w:tr w:rsidR="00E907FD" w:rsidRPr="00123177" w14:paraId="7DA044B3" w14:textId="77777777" w:rsidTr="00A26514">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7B10C03E" w14:textId="77777777" w:rsidR="00E907FD" w:rsidRPr="00123177" w:rsidRDefault="00E907FD"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AC009C" w14:textId="77777777" w:rsidR="00E907FD" w:rsidRPr="00123177" w:rsidRDefault="00E907FD" w:rsidP="00535342">
            <w:pPr>
              <w:rPr>
                <w:rFonts w:eastAsia="Arial"/>
                <w:color w:val="000000" w:themeColor="text1"/>
              </w:rPr>
            </w:pPr>
            <w:r>
              <w:t>Pre C</w:t>
            </w:r>
            <w:r w:rsidRPr="00123177">
              <w:t>-Sample/PF</w:t>
            </w:r>
            <w:r>
              <w:t>3</w:t>
            </w:r>
            <w:r w:rsidRPr="00123177">
              <w:t>.0</w:t>
            </w:r>
            <w:r>
              <w:t xml:space="preserve"> Phase-2</w:t>
            </w:r>
          </w:p>
        </w:tc>
      </w:tr>
      <w:tr w:rsidR="00E907FD" w:rsidRPr="00123177" w14:paraId="168E137B" w14:textId="77777777" w:rsidTr="00A26514">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087873AD" w14:textId="77777777" w:rsidR="00E907FD" w:rsidRPr="00741DF8" w:rsidRDefault="00E907FD"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FA7603" w14:textId="65DF1A5E" w:rsidR="00E907FD" w:rsidRPr="00741DF8" w:rsidRDefault="00E907FD" w:rsidP="00535342">
            <w:pPr>
              <w:rPr>
                <w:rFonts w:eastAsia="Arial"/>
                <w:color w:val="000000" w:themeColor="text1"/>
                <w:szCs w:val="20"/>
              </w:rPr>
            </w:pPr>
            <w:r w:rsidRPr="00741DF8">
              <w:rPr>
                <w:rFonts w:eastAsia="Arial"/>
                <w:color w:val="000000" w:themeColor="text1"/>
                <w:szCs w:val="20"/>
              </w:rPr>
              <w:t xml:space="preserve">The application shall be able to transit to substate “Faulty_PowerDn-SafeState” upon Timeout between </w:t>
            </w:r>
            <w:r w:rsidR="008C04BB" w:rsidRPr="008C04BB">
              <w:rPr>
                <w:rFonts w:eastAsia="Arial"/>
                <w:color w:val="000000" w:themeColor="text1"/>
                <w:szCs w:val="20"/>
              </w:rPr>
              <w:t>Open_400V_SolidStateSw_2 and Disable_PM_and_Active_Discharge_400V_2.</w:t>
            </w:r>
          </w:p>
        </w:tc>
      </w:tr>
      <w:tr w:rsidR="00E907FD" w:rsidRPr="00123177" w14:paraId="5A59F2C8"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38E069C" w14:textId="77777777" w:rsidR="00E907FD" w:rsidRPr="00123177" w:rsidRDefault="00E907FD" w:rsidP="00535342">
            <w:r w:rsidRPr="00123177">
              <w:rPr>
                <w:rFonts w:eastAsia="Arial"/>
                <w:color w:val="000000" w:themeColor="text1"/>
                <w:szCs w:val="20"/>
              </w:rPr>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A07FF6" w14:textId="77777777" w:rsidR="00E907FD" w:rsidRPr="00123177" w:rsidRDefault="00E907FD" w:rsidP="00535342">
            <w:r w:rsidRPr="00123177">
              <w:t>No Such derived requirement is applicable.</w:t>
            </w:r>
          </w:p>
        </w:tc>
      </w:tr>
      <w:tr w:rsidR="00E907FD" w:rsidRPr="00123177" w14:paraId="5BDDA924"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7C3CA82" w14:textId="77777777" w:rsidR="00E907FD" w:rsidRPr="00123177" w:rsidRDefault="00E907FD"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3CADA0" w14:textId="77777777" w:rsidR="00E907FD" w:rsidRPr="00123177" w:rsidRDefault="00E907FD" w:rsidP="00535342">
            <w:r w:rsidRPr="00123177">
              <w:rPr>
                <w:rFonts w:eastAsia="Arial"/>
                <w:color w:val="000000" w:themeColor="text1"/>
                <w:szCs w:val="20"/>
              </w:rPr>
              <w:t>No Specific access restrictions is applicable.</w:t>
            </w:r>
          </w:p>
        </w:tc>
      </w:tr>
      <w:tr w:rsidR="00A26514" w:rsidRPr="00123177" w14:paraId="4C039A15"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1AEB7FF" w14:textId="77777777" w:rsidR="00A26514" w:rsidRPr="00123177" w:rsidRDefault="00A26514" w:rsidP="00A26514">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E5CAE5" w14:textId="401DDA50" w:rsidR="00A26514" w:rsidRDefault="00A26514" w:rsidP="00A26514">
            <w:pPr>
              <w:textAlignment w:val="center"/>
            </w:pPr>
            <w:r>
              <w:t>1. Set the 800V side (high side) voltage of the power module to greater than 480V(e.g. 540V)</w:t>
            </w:r>
          </w:p>
          <w:p w14:paraId="73A5B770" w14:textId="5073C2A9" w:rsidR="00A26514" w:rsidRDefault="00A26514" w:rsidP="00A26514">
            <w:pPr>
              <w:textAlignment w:val="center"/>
            </w:pPr>
            <w:r>
              <w:t>2. Send NHVDCDCCommand as 0x01 ("Enable") using the CAN interface.</w:t>
            </w:r>
          </w:p>
          <w:p w14:paraId="377B3FFF" w14:textId="3EDE896D" w:rsidR="00A26514" w:rsidRDefault="00A26514" w:rsidP="00A26514">
            <w:pPr>
              <w:textAlignment w:val="center"/>
            </w:pPr>
            <w:r>
              <w:t>3. The power module status shall be Enabled.</w:t>
            </w:r>
          </w:p>
          <w:p w14:paraId="06D59D63" w14:textId="54C074BD" w:rsidR="00A26514" w:rsidRPr="00123177" w:rsidRDefault="00A26514" w:rsidP="00A26514">
            <w:pPr>
              <w:spacing w:line="259" w:lineRule="auto"/>
            </w:pPr>
            <w:r>
              <w:t xml:space="preserve">4. Open the solid state switch </w:t>
            </w:r>
            <w:r w:rsidR="0073708B">
              <w:t>on the</w:t>
            </w:r>
            <w:r>
              <w:t xml:space="preserve"> 400V side </w:t>
            </w:r>
          </w:p>
        </w:tc>
      </w:tr>
      <w:tr w:rsidR="00A26514" w:rsidRPr="00123177" w14:paraId="6C32547D"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13AFD88" w14:textId="77777777" w:rsidR="00A26514" w:rsidRPr="00123177" w:rsidRDefault="00A26514" w:rsidP="00A26514">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51CE67" w14:textId="77777777" w:rsidR="00A26514" w:rsidRDefault="00A26514" w:rsidP="00A26514">
            <w:pPr>
              <w:pStyle w:val="NormalWeb"/>
              <w:spacing w:before="60" w:beforeAutospacing="0" w:after="60" w:afterAutospacing="0"/>
            </w:pPr>
            <w:r>
              <w:t>Below CAN messages are observed</w:t>
            </w:r>
          </w:p>
          <w:p w14:paraId="7D6808DA" w14:textId="77777777" w:rsidR="00A26514" w:rsidRDefault="00A26514" w:rsidP="00A26514">
            <w:pPr>
              <w:pStyle w:val="NormalWeb"/>
              <w:spacing w:before="60" w:beforeAutospacing="0" w:after="60" w:afterAutospacing="0"/>
            </w:pPr>
            <w:r>
              <w:t>NHVDCDCFault @ HVDCDC_Status1 is equal to 0x3 (“level 2")</w:t>
            </w:r>
          </w:p>
          <w:p w14:paraId="1B287F52" w14:textId="5C7CF595" w:rsidR="00A26514" w:rsidRDefault="00A26514" w:rsidP="00A26514">
            <w:pPr>
              <w:pStyle w:val="NormalWeb"/>
              <w:spacing w:before="60" w:beforeAutospacing="0" w:after="60" w:afterAutospacing="0"/>
            </w:pPr>
            <w:r>
              <w:t>NHVDCDCFaultID @ HVDCDC_Debug_PDU is equal to &lt;TBD&gt; ("DIAGNOSTIC_SM_FAULTY_</w:t>
            </w:r>
            <w:r w:rsidR="0073708B">
              <w:t>EFS_</w:t>
            </w:r>
            <w:r>
              <w:t>TIMEOUT1_FAULT_ID") and is raised after the fault response calibratable time.</w:t>
            </w:r>
          </w:p>
          <w:p w14:paraId="7BA92475" w14:textId="77777777" w:rsidR="00A26514" w:rsidRDefault="00A26514" w:rsidP="00A26514">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22E89B23" w14:textId="77777777" w:rsidR="00A26514" w:rsidRDefault="00A26514" w:rsidP="00A26514">
            <w:pPr>
              <w:pStyle w:val="NormalWeb"/>
              <w:spacing w:before="60" w:beforeAutospacing="0" w:after="60" w:afterAutospacing="0"/>
              <w:rPr>
                <w:color w:val="000000"/>
              </w:rPr>
            </w:pPr>
            <w:r>
              <w:rPr>
                <w:color w:val="000000"/>
              </w:rPr>
              <w:t>NHVDCDCStatus @ HVDCDC_Status1 is set to 0x7 ("PowerDown_Safe_State_NHVDCDCStatus_NW")</w:t>
            </w:r>
          </w:p>
          <w:p w14:paraId="5094404A" w14:textId="77777777" w:rsidR="00A26514" w:rsidRDefault="00A26514" w:rsidP="00A26514">
            <w:pPr>
              <w:pStyle w:val="NormalWeb"/>
              <w:spacing w:before="0" w:beforeAutospacing="0" w:after="0" w:afterAutospacing="0"/>
              <w:rPr>
                <w:color w:val="000000"/>
              </w:rPr>
            </w:pPr>
            <w:r>
              <w:rPr>
                <w:color w:val="000000"/>
              </w:rPr>
              <w:t>NHVDCDCStatusDebug @ HVDCDC_Debug is set to 0x11 ("PowerDown_Safe_State")</w:t>
            </w:r>
          </w:p>
          <w:p w14:paraId="0F1D2573" w14:textId="62734806" w:rsidR="00A26514" w:rsidRPr="00123177" w:rsidRDefault="00A26514" w:rsidP="00A26514">
            <w:pPr>
              <w:spacing w:line="259" w:lineRule="auto"/>
              <w:rPr>
                <w:rFonts w:eastAsia="Arial"/>
                <w:color w:val="000000" w:themeColor="text1"/>
                <w:szCs w:val="20"/>
              </w:rPr>
            </w:pPr>
            <w:r>
              <w:rPr>
                <w:color w:val="000000"/>
              </w:rPr>
              <w:t> </w:t>
            </w:r>
          </w:p>
        </w:tc>
      </w:tr>
      <w:tr w:rsidR="00A26514" w:rsidRPr="00123177" w14:paraId="58715FB9"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1E02396" w14:textId="77777777" w:rsidR="00A26514" w:rsidRPr="00123177" w:rsidRDefault="00A26514" w:rsidP="00A26514">
            <w:r w:rsidRPr="00123177">
              <w:rPr>
                <w:rFonts w:eastAsia="Arial"/>
                <w:color w:val="000000" w:themeColor="text1"/>
                <w:szCs w:val="20"/>
              </w:rPr>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9EF2A8" w14:textId="1B6351BA" w:rsidR="00A26514" w:rsidRDefault="00A26514" w:rsidP="00A26514">
            <w:pPr>
              <w:pStyle w:val="NormalWeb"/>
              <w:spacing w:before="60" w:beforeAutospacing="0" w:after="60" w:afterAutospacing="0"/>
            </w:pPr>
            <w:r>
              <w:t>The HVDCDC application does transits to the "Faulty_PowerDn_SafeState" state from the “</w:t>
            </w:r>
            <w:r w:rsidR="00061B12" w:rsidRPr="008C04BB">
              <w:rPr>
                <w:rFonts w:eastAsia="Arial"/>
                <w:color w:val="000000" w:themeColor="text1"/>
                <w:szCs w:val="20"/>
              </w:rPr>
              <w:t>Open_400V_SolidStateSw_2</w:t>
            </w:r>
            <w:r>
              <w:t>” substate of the "Faulty" state after the defined the calibratable timeout when the below conditions are met,</w:t>
            </w:r>
          </w:p>
          <w:p w14:paraId="1BD00720" w14:textId="77777777" w:rsidR="00A26514" w:rsidRDefault="00A26514" w:rsidP="00A26514">
            <w:pPr>
              <w:pStyle w:val="NormalWeb"/>
              <w:spacing w:before="60" w:beforeAutospacing="0" w:after="60" w:afterAutospacing="0"/>
            </w:pPr>
            <w:r>
              <w:lastRenderedPageBreak/>
              <w:t xml:space="preserve">1. Set the 800V side (high side) voltage of the power module to greater than 480V(e.g. 540V) </w:t>
            </w:r>
          </w:p>
          <w:p w14:paraId="0AF2BE84" w14:textId="77777777" w:rsidR="0073708B" w:rsidRDefault="00A26514" w:rsidP="0073708B">
            <w:pPr>
              <w:textAlignment w:val="center"/>
            </w:pPr>
            <w:r>
              <w:t xml:space="preserve">2. </w:t>
            </w:r>
            <w:r w:rsidR="0073708B">
              <w:t>The power module status shall be Enabled.</w:t>
            </w:r>
          </w:p>
          <w:p w14:paraId="0E83B600" w14:textId="3CE274D5" w:rsidR="0073708B" w:rsidRDefault="0073708B" w:rsidP="0073708B">
            <w:pPr>
              <w:pStyle w:val="NormalWeb"/>
              <w:spacing w:before="60" w:beforeAutospacing="0" w:after="60" w:afterAutospacing="0"/>
            </w:pPr>
            <w:r>
              <w:t xml:space="preserve">3. Open the solid state switch on the 400V side </w:t>
            </w:r>
          </w:p>
          <w:p w14:paraId="31FF287E" w14:textId="5A4B1C26" w:rsidR="00A26514" w:rsidRDefault="0073708B" w:rsidP="0073708B">
            <w:pPr>
              <w:pStyle w:val="NormalWeb"/>
              <w:spacing w:before="60" w:beforeAutospacing="0" w:after="60" w:afterAutospacing="0"/>
            </w:pPr>
            <w:r>
              <w:t>4</w:t>
            </w:r>
            <w:r w:rsidR="00A26514">
              <w:t>. NHVDCDCFault @ HVDCDC_Status1 is equal to 0x3 (“level 2")</w:t>
            </w:r>
          </w:p>
          <w:p w14:paraId="24C1342E" w14:textId="2610FD29" w:rsidR="00A26514" w:rsidRDefault="0073708B" w:rsidP="00A26514">
            <w:pPr>
              <w:pStyle w:val="NormalWeb"/>
              <w:spacing w:before="60" w:beforeAutospacing="0" w:after="60" w:afterAutospacing="0"/>
            </w:pPr>
            <w:r>
              <w:t>5</w:t>
            </w:r>
            <w:r w:rsidR="00A26514">
              <w:t>. NHVDCDCFaultID @ HVDCDC_Debug_PDU is equal to &lt;TBD&gt; ("</w:t>
            </w:r>
            <w:r>
              <w:t>DIAGNOSTIC_SM_FAULTY_EFS_TIMEOUT1_FAULT_ID</w:t>
            </w:r>
            <w:r w:rsidR="00A26514">
              <w:t>") and is raised after the fault response calibratable time.</w:t>
            </w:r>
          </w:p>
          <w:p w14:paraId="2A2494E8" w14:textId="22FB8A5A" w:rsidR="00A26514" w:rsidRPr="00123177" w:rsidRDefault="00A26514" w:rsidP="00A26514">
            <w:pPr>
              <w:spacing w:line="259" w:lineRule="auto"/>
              <w:rPr>
                <w:rFonts w:eastAsia="Arial"/>
              </w:rPr>
            </w:pPr>
            <w:r>
              <w:t> </w:t>
            </w:r>
          </w:p>
        </w:tc>
      </w:tr>
      <w:tr w:rsidR="00E907FD" w:rsidRPr="00123177" w14:paraId="0F0F57B8"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0721513" w14:textId="77777777" w:rsidR="00E907FD" w:rsidRPr="00123177" w:rsidRDefault="00E907FD" w:rsidP="00535342">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9F3DB7" w14:textId="77777777" w:rsidR="00E907FD" w:rsidRPr="00123177" w:rsidRDefault="00E907FD" w:rsidP="00535342">
            <w:r w:rsidRPr="00123177">
              <w:t>No such mandatory fields is applicable.</w:t>
            </w:r>
          </w:p>
        </w:tc>
      </w:tr>
      <w:tr w:rsidR="00102961" w:rsidRPr="00123177" w14:paraId="3A21C855"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AA4F732" w14:textId="77777777" w:rsidR="00102961" w:rsidRPr="00123177" w:rsidRDefault="00102961" w:rsidP="00102961">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AC32B4" w14:textId="103D9DAF" w:rsidR="00102961" w:rsidRPr="00123177" w:rsidRDefault="00102961" w:rsidP="00102961">
            <w:r>
              <w:t xml:space="preserve">The HVDCDC shall set calibratable timeout time as HVDCDC_CAL for transition </w:t>
            </w:r>
            <w:r w:rsidRPr="00741DF8">
              <w:rPr>
                <w:rFonts w:eastAsia="Arial"/>
                <w:color w:val="000000" w:themeColor="text1"/>
                <w:szCs w:val="20"/>
              </w:rPr>
              <w:t xml:space="preserve">between </w:t>
            </w:r>
            <w:r w:rsidRPr="008C04BB">
              <w:rPr>
                <w:rFonts w:eastAsia="Arial"/>
                <w:color w:val="000000" w:themeColor="text1"/>
                <w:szCs w:val="20"/>
              </w:rPr>
              <w:t>Open_400V_SolidStateSw_2 and Disable_PM_and_Active_Discharge_400V_2</w:t>
            </w:r>
            <w:r>
              <w:rPr>
                <w:rFonts w:eastAsia="Arial"/>
                <w:color w:val="000000" w:themeColor="text1"/>
                <w:szCs w:val="20"/>
              </w:rPr>
              <w:t>.</w:t>
            </w:r>
          </w:p>
        </w:tc>
      </w:tr>
      <w:tr w:rsidR="00102961" w:rsidRPr="00123177" w14:paraId="69D91699"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D0F2D69" w14:textId="77777777" w:rsidR="00102961" w:rsidRPr="00123177" w:rsidRDefault="00102961" w:rsidP="00102961">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4DE865" w14:textId="77777777" w:rsidR="00102961" w:rsidRPr="00123177" w:rsidRDefault="00102961" w:rsidP="00102961">
            <w:r w:rsidRPr="00123177">
              <w:rPr>
                <w:szCs w:val="20"/>
              </w:rPr>
              <w:t>Default values shall be applicable with respect to Pre-Loaded Values</w:t>
            </w:r>
          </w:p>
        </w:tc>
      </w:tr>
      <w:tr w:rsidR="00102961" w:rsidRPr="00123177" w14:paraId="1B51C5F7"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844D65B" w14:textId="77777777" w:rsidR="00102961" w:rsidRPr="00123177" w:rsidRDefault="00102961" w:rsidP="00102961">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E034AE" w14:textId="77777777" w:rsidR="00102961" w:rsidRPr="00123177" w:rsidRDefault="00102961" w:rsidP="00102961">
            <w:r w:rsidRPr="00123177">
              <w:t>Valid range of Values is not applicable</w:t>
            </w:r>
          </w:p>
        </w:tc>
      </w:tr>
      <w:tr w:rsidR="00102961" w:rsidRPr="00123177" w14:paraId="4BB11AD8"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B244489" w14:textId="77777777" w:rsidR="00102961" w:rsidRPr="00123177" w:rsidRDefault="00102961" w:rsidP="00102961">
            <w:r w:rsidRPr="00123177">
              <w:rPr>
                <w:rFonts w:eastAsia="Arial"/>
                <w:color w:val="000000" w:themeColor="text1"/>
                <w:szCs w:val="20"/>
              </w:rPr>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661144" w14:textId="77777777" w:rsidR="00102961" w:rsidRPr="00123177" w:rsidRDefault="00102961" w:rsidP="00102961">
            <w:r w:rsidRPr="00123177">
              <w:rPr>
                <w:szCs w:val="20"/>
              </w:rPr>
              <w:t>Data latency period is not applicable</w:t>
            </w:r>
          </w:p>
        </w:tc>
      </w:tr>
      <w:tr w:rsidR="00102961" w:rsidRPr="00123177" w14:paraId="206CEBA8"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45FB2B3" w14:textId="77777777" w:rsidR="00102961" w:rsidRPr="00123177" w:rsidRDefault="00102961" w:rsidP="00102961">
            <w:r w:rsidRPr="00123177">
              <w:rPr>
                <w:rFonts w:eastAsia="Arial"/>
                <w:color w:val="000000" w:themeColor="text1"/>
                <w:szCs w:val="20"/>
              </w:rPr>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575BE3" w14:textId="77777777" w:rsidR="00102961" w:rsidRPr="00123177" w:rsidRDefault="00102961" w:rsidP="00102961">
            <w:r w:rsidRPr="00123177">
              <w:rPr>
                <w:szCs w:val="20"/>
              </w:rPr>
              <w:t>Data Retention period is not applicable.</w:t>
            </w:r>
          </w:p>
        </w:tc>
      </w:tr>
      <w:tr w:rsidR="00102961" w:rsidRPr="00123177" w14:paraId="086DE9AB"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D995DDB" w14:textId="77777777" w:rsidR="00102961" w:rsidRPr="00123177" w:rsidRDefault="00102961" w:rsidP="00102961">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B25B85" w14:textId="77777777" w:rsidR="00102961" w:rsidRPr="00123177" w:rsidRDefault="00102961" w:rsidP="00102961">
            <w:r w:rsidRPr="00123177">
              <w:rPr>
                <w:szCs w:val="20"/>
              </w:rPr>
              <w:t>Data rate is not applicable.</w:t>
            </w:r>
          </w:p>
        </w:tc>
      </w:tr>
      <w:tr w:rsidR="00102961" w:rsidRPr="00123177" w14:paraId="35031177"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BA9EB42" w14:textId="77777777" w:rsidR="00102961" w:rsidRPr="00123177" w:rsidRDefault="00102961" w:rsidP="00102961">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B32E46" w14:textId="77777777" w:rsidR="00102961" w:rsidRPr="00123177" w:rsidRDefault="00102961" w:rsidP="00102961">
            <w:pPr>
              <w:spacing w:line="259" w:lineRule="auto"/>
              <w:rPr>
                <w:rFonts w:eastAsia="Arial"/>
                <w:color w:val="000000" w:themeColor="text1"/>
                <w:szCs w:val="20"/>
              </w:rPr>
            </w:pPr>
            <w:r w:rsidRPr="00123177">
              <w:rPr>
                <w:szCs w:val="20"/>
              </w:rPr>
              <w:t>External event is not required.</w:t>
            </w:r>
          </w:p>
        </w:tc>
      </w:tr>
      <w:tr w:rsidR="00102961" w:rsidRPr="00123177" w14:paraId="262AF14E"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1C1DA7F" w14:textId="77777777" w:rsidR="00102961" w:rsidRPr="00123177" w:rsidRDefault="00102961" w:rsidP="00102961">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E812EE" w14:textId="77777777" w:rsidR="00102961" w:rsidRPr="00123177" w:rsidRDefault="00102961" w:rsidP="00102961">
            <w:r w:rsidRPr="00123177">
              <w:rPr>
                <w:szCs w:val="20"/>
              </w:rPr>
              <w:t>Temporal event is not applicable.</w:t>
            </w:r>
          </w:p>
        </w:tc>
      </w:tr>
      <w:tr w:rsidR="00102961" w:rsidRPr="00123177" w14:paraId="3F3662C3"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87803B1" w14:textId="77777777" w:rsidR="00102961" w:rsidRPr="00123177" w:rsidRDefault="00102961" w:rsidP="00102961">
            <w:r w:rsidRPr="00123177">
              <w:rPr>
                <w:rFonts w:eastAsia="Arial"/>
                <w:color w:val="000000" w:themeColor="text1"/>
                <w:szCs w:val="20"/>
              </w:rPr>
              <w:t xml:space="preserve">Validation Rules/ </w:t>
            </w:r>
          </w:p>
          <w:p w14:paraId="0F328CA6" w14:textId="77777777" w:rsidR="00102961" w:rsidRPr="00123177" w:rsidRDefault="00102961" w:rsidP="00102961">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FC73F7" w14:textId="6F2DB9E1" w:rsidR="00102961" w:rsidRDefault="00102961" w:rsidP="00102961">
            <w:pPr>
              <w:pStyle w:val="TableText"/>
              <w:snapToGrid w:val="0"/>
            </w:pPr>
            <w:r>
              <w:t>Verify the CAN messages and CAN signal mentioned in input and out section on CANalyzer Tool.</w:t>
            </w:r>
          </w:p>
          <w:p w14:paraId="05FF7D6B" w14:textId="77777777" w:rsidR="00102961" w:rsidRDefault="00102961" w:rsidP="00102961">
            <w:pPr>
              <w:pStyle w:val="TableText"/>
              <w:snapToGrid w:val="0"/>
              <w:rPr>
                <w:rFonts w:eastAsia="Arial"/>
              </w:rPr>
            </w:pPr>
          </w:p>
          <w:p w14:paraId="47F9ACA9" w14:textId="77777777" w:rsidR="00102961" w:rsidRDefault="00102961" w:rsidP="00102961">
            <w:pPr>
              <w:pStyle w:val="NormalWeb"/>
              <w:spacing w:before="60" w:beforeAutospacing="0" w:after="60" w:afterAutospacing="0"/>
            </w:pPr>
            <w:r>
              <w:t>NHVDCDCFault @ HVDCDC_Status1 is equal to 0x3 (“level 2")</w:t>
            </w:r>
          </w:p>
          <w:p w14:paraId="5061B8BE" w14:textId="77777777" w:rsidR="00102961" w:rsidRDefault="00102961" w:rsidP="00102961">
            <w:pPr>
              <w:pStyle w:val="NormalWeb"/>
              <w:spacing w:before="60" w:beforeAutospacing="0" w:after="60" w:afterAutospacing="0"/>
            </w:pPr>
            <w:r>
              <w:t>NHVDCDCFaultID @ HVDCDC_Debug_PDU is equal to &lt;TBD&gt; ("DIAGNOSTIC_SM_FAULTY_EFS_TIMEOUT1_FAULT_ID") and is raised after the fault response calibratable time.</w:t>
            </w:r>
          </w:p>
          <w:p w14:paraId="4FF939B3" w14:textId="77777777" w:rsidR="00102961" w:rsidRDefault="00102961" w:rsidP="00102961">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2727585A" w14:textId="77777777" w:rsidR="00102961" w:rsidRDefault="00102961" w:rsidP="00102961">
            <w:pPr>
              <w:pStyle w:val="NormalWeb"/>
              <w:spacing w:before="60" w:beforeAutospacing="0" w:after="60" w:afterAutospacing="0"/>
              <w:rPr>
                <w:color w:val="000000"/>
              </w:rPr>
            </w:pPr>
            <w:r>
              <w:rPr>
                <w:color w:val="000000"/>
              </w:rPr>
              <w:t>NHVDCDCStatus @ HVDCDC_Status1 is set to 0x7 ("PowerDown_Safe_State_NHVDCDCStatus_NW")</w:t>
            </w:r>
          </w:p>
          <w:p w14:paraId="2B7543BF" w14:textId="77777777" w:rsidR="00102961" w:rsidRDefault="00102961" w:rsidP="00102961">
            <w:pPr>
              <w:pStyle w:val="NormalWeb"/>
              <w:spacing w:before="0" w:beforeAutospacing="0" w:after="0" w:afterAutospacing="0"/>
              <w:rPr>
                <w:color w:val="000000"/>
              </w:rPr>
            </w:pPr>
            <w:r>
              <w:rPr>
                <w:color w:val="000000"/>
              </w:rPr>
              <w:t>NHVDCDCStatusDebug @ HVDCDC_Debug is set to 0x11 ("PowerDown_Safe_State")</w:t>
            </w:r>
          </w:p>
          <w:p w14:paraId="214A6CA3" w14:textId="4CB4C210" w:rsidR="00102961" w:rsidRPr="00123177" w:rsidRDefault="00102961" w:rsidP="00102961">
            <w:pPr>
              <w:pStyle w:val="TableText"/>
              <w:snapToGrid w:val="0"/>
            </w:pPr>
            <w:r>
              <w:rPr>
                <w:color w:val="000000"/>
              </w:rPr>
              <w:t> </w:t>
            </w:r>
          </w:p>
        </w:tc>
      </w:tr>
      <w:tr w:rsidR="00102961" w:rsidRPr="00123177" w14:paraId="47AFB37B"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4779980" w14:textId="77777777" w:rsidR="00102961" w:rsidRPr="00123177" w:rsidRDefault="00102961" w:rsidP="00102961">
            <w:r w:rsidRPr="00123177">
              <w:rPr>
                <w:rFonts w:eastAsia="Arial"/>
                <w:color w:val="000000" w:themeColor="text1"/>
                <w:szCs w:val="20"/>
              </w:rPr>
              <w:lastRenderedPageBreak/>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4881FE" w14:textId="77777777" w:rsidR="00102961" w:rsidRPr="00123177" w:rsidRDefault="00102961" w:rsidP="00102961">
            <w:r w:rsidRPr="00123177">
              <w:rPr>
                <w:szCs w:val="20"/>
              </w:rPr>
              <w:t>Constraints is not applicable.</w:t>
            </w:r>
          </w:p>
        </w:tc>
      </w:tr>
      <w:tr w:rsidR="00102961" w:rsidRPr="00123177" w14:paraId="28F7B20B"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A855717" w14:textId="77777777" w:rsidR="00102961" w:rsidRPr="00123177" w:rsidRDefault="00102961" w:rsidP="00102961">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6AEC4B" w14:textId="77777777" w:rsidR="00102961" w:rsidRPr="00123177" w:rsidRDefault="00102961" w:rsidP="00102961">
            <w:r w:rsidRPr="00123177">
              <w:rPr>
                <w:szCs w:val="20"/>
              </w:rPr>
              <w:t>No effects on other system</w:t>
            </w:r>
          </w:p>
        </w:tc>
      </w:tr>
      <w:tr w:rsidR="00102961" w:rsidRPr="00123177" w14:paraId="217DEB2C"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1761DB2" w14:textId="77777777" w:rsidR="00102961" w:rsidRPr="00123177" w:rsidRDefault="00102961" w:rsidP="00102961">
            <w:r w:rsidRPr="00123177">
              <w:rPr>
                <w:rFonts w:eastAsia="Arial"/>
                <w:color w:val="000000" w:themeColor="text1"/>
                <w:szCs w:val="20"/>
              </w:rPr>
              <w:t>Testability with respect to test environment</w:t>
            </w:r>
          </w:p>
          <w:p w14:paraId="6B5E1D5D" w14:textId="77777777" w:rsidR="00102961" w:rsidRPr="00123177" w:rsidRDefault="00102961" w:rsidP="00102961">
            <w:r w:rsidRPr="00123177">
              <w:rPr>
                <w:rFonts w:eastAsia="Arial"/>
                <w:color w:val="000000" w:themeColor="text1"/>
                <w:szCs w:val="20"/>
              </w:rPr>
              <w:t>(Yes/No)</w:t>
            </w:r>
          </w:p>
          <w:p w14:paraId="1499619D" w14:textId="77777777" w:rsidR="00102961" w:rsidRPr="00123177" w:rsidRDefault="00102961" w:rsidP="00102961">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427C01" w14:textId="77777777" w:rsidR="00102961" w:rsidRPr="00123177" w:rsidRDefault="00102961" w:rsidP="00102961">
            <w:pPr>
              <w:pStyle w:val="TableText"/>
              <w:snapToGrid w:val="0"/>
            </w:pPr>
            <w:r w:rsidRPr="00123177">
              <w:t>YES</w:t>
            </w:r>
          </w:p>
          <w:p w14:paraId="209C2681" w14:textId="77777777" w:rsidR="00102961" w:rsidRPr="00123177" w:rsidRDefault="00102961" w:rsidP="00102961"/>
        </w:tc>
      </w:tr>
      <w:tr w:rsidR="00102961" w:rsidRPr="00123177" w14:paraId="0A4BA1E3"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6B3B552" w14:textId="77777777" w:rsidR="00102961" w:rsidRPr="00123177" w:rsidRDefault="00102961" w:rsidP="00102961">
            <w:r w:rsidRPr="00123177">
              <w:rPr>
                <w:rFonts w:eastAsia="Arial"/>
                <w:color w:val="000000" w:themeColor="text1"/>
                <w:szCs w:val="20"/>
              </w:rPr>
              <w:t>Feasible within project constraints</w:t>
            </w:r>
          </w:p>
          <w:p w14:paraId="67400FC9" w14:textId="77777777" w:rsidR="00102961" w:rsidRPr="00123177" w:rsidRDefault="00102961" w:rsidP="00102961">
            <w:r w:rsidRPr="00123177">
              <w:rPr>
                <w:rFonts w:eastAsia="Arial"/>
                <w:color w:val="000000" w:themeColor="text1"/>
                <w:szCs w:val="20"/>
              </w:rPr>
              <w:t>(Yes/No)</w:t>
            </w:r>
          </w:p>
          <w:p w14:paraId="1FAA7BBF" w14:textId="77777777" w:rsidR="00102961" w:rsidRPr="00123177" w:rsidRDefault="00102961" w:rsidP="00102961">
            <w:r w:rsidRPr="00123177">
              <w:rPr>
                <w:rFonts w:eastAsia="Arial"/>
                <w:i/>
                <w:iCs/>
                <w:color w:val="000000" w:themeColor="text1"/>
                <w:szCs w:val="20"/>
              </w:rPr>
              <w:t>Note: Add the impact 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5A0D2D" w14:textId="77777777" w:rsidR="00102961" w:rsidRPr="00123177" w:rsidRDefault="00102961" w:rsidP="00102961">
            <w:pPr>
              <w:pStyle w:val="TableText"/>
              <w:snapToGrid w:val="0"/>
            </w:pPr>
            <w:r w:rsidRPr="00123177">
              <w:t>YES</w:t>
            </w:r>
          </w:p>
          <w:p w14:paraId="1BB8596E" w14:textId="77777777" w:rsidR="00102961" w:rsidRPr="00123177" w:rsidRDefault="00102961" w:rsidP="00102961"/>
        </w:tc>
      </w:tr>
      <w:tr w:rsidR="00102961" w:rsidRPr="00123177" w14:paraId="5D2F1E39"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28E3B8A" w14:textId="77777777" w:rsidR="00102961" w:rsidRPr="00123177" w:rsidRDefault="00102961" w:rsidP="00102961">
            <w:r w:rsidRPr="00123177">
              <w:rPr>
                <w:rFonts w:eastAsia="Arial"/>
                <w:color w:val="000000" w:themeColor="text1"/>
                <w:szCs w:val="20"/>
              </w:rPr>
              <w:t>Critical</w:t>
            </w:r>
          </w:p>
          <w:p w14:paraId="758EC7D7" w14:textId="77777777" w:rsidR="00102961" w:rsidRPr="00123177" w:rsidRDefault="00102961" w:rsidP="00102961">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95717B" w14:textId="77777777" w:rsidR="00102961" w:rsidRPr="00123177" w:rsidRDefault="00102961" w:rsidP="00102961">
            <w:r w:rsidRPr="00123177">
              <w:t>YES</w:t>
            </w:r>
          </w:p>
        </w:tc>
      </w:tr>
      <w:tr w:rsidR="00102961" w:rsidRPr="00123177" w14:paraId="68152DC9" w14:textId="77777777" w:rsidTr="00A2651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3A766CB" w14:textId="77777777" w:rsidR="00102961" w:rsidRPr="00123177" w:rsidRDefault="00102961" w:rsidP="00102961">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1F693C" w14:textId="77777777" w:rsidR="00102961" w:rsidRPr="00123177" w:rsidRDefault="00102961" w:rsidP="00102961">
            <w:r w:rsidRPr="00123177">
              <w:t>Acceptance Criteria for this requirement should be as per SECTION-6 ACCEPTANCE CRITERIA</w:t>
            </w:r>
          </w:p>
        </w:tc>
      </w:tr>
    </w:tbl>
    <w:p w14:paraId="7443F88E" w14:textId="77777777" w:rsidR="00C56ACC" w:rsidRPr="00123177" w:rsidRDefault="00C56ACC" w:rsidP="00A55B53"/>
    <w:p w14:paraId="08757A95" w14:textId="58DDCBDE" w:rsidR="00732BFF" w:rsidRPr="00732BFF" w:rsidRDefault="00732BFF" w:rsidP="00732BFF">
      <w:pPr>
        <w:pStyle w:val="Heading5"/>
        <w:rPr>
          <w:rFonts w:eastAsia="Arial"/>
          <w:color w:val="000000" w:themeColor="text1"/>
          <w:sz w:val="20"/>
          <w:szCs w:val="20"/>
        </w:rPr>
      </w:pPr>
      <w:r w:rsidRPr="00732BFF">
        <w:rPr>
          <w:rFonts w:eastAsia="Arial"/>
          <w:color w:val="000000" w:themeColor="text1"/>
          <w:sz w:val="20"/>
          <w:szCs w:val="20"/>
        </w:rPr>
        <w:t>Transition requirement to Faulty_PowerDn-SafeState state when timeout between Disable_PM_and_Active_Discharge_400V_2 and Disable_400V_AD_2.</w:t>
      </w:r>
    </w:p>
    <w:tbl>
      <w:tblPr>
        <w:tblW w:w="9300" w:type="dxa"/>
        <w:tblInd w:w="103" w:type="dxa"/>
        <w:tblLook w:val="06A0" w:firstRow="1" w:lastRow="0" w:firstColumn="1" w:lastColumn="0" w:noHBand="1" w:noVBand="1"/>
      </w:tblPr>
      <w:tblGrid>
        <w:gridCol w:w="1456"/>
        <w:gridCol w:w="7844"/>
      </w:tblGrid>
      <w:tr w:rsidR="00732BFF" w:rsidRPr="00123177" w14:paraId="2298DD93"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DEC54D0" w14:textId="77777777" w:rsidR="00732BFF" w:rsidRPr="00123177" w:rsidRDefault="00732BFF"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E7E6943" w14:textId="77777777" w:rsidR="00732BFF" w:rsidRPr="00123177" w:rsidRDefault="00732BFF" w:rsidP="00535342">
            <w:r w:rsidRPr="00123177">
              <w:rPr>
                <w:rFonts w:eastAsia="Arial"/>
                <w:b/>
                <w:bCs/>
                <w:color w:val="000000" w:themeColor="text1"/>
                <w:szCs w:val="20"/>
              </w:rPr>
              <w:t>Description</w:t>
            </w:r>
          </w:p>
        </w:tc>
      </w:tr>
      <w:tr w:rsidR="00732BFF" w:rsidRPr="00123177" w14:paraId="4BC2037D" w14:textId="77777777" w:rsidTr="00D076A6">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5D7906A6" w14:textId="77777777" w:rsidR="00732BFF" w:rsidRPr="00123177" w:rsidRDefault="00732BFF"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00FBA1" w14:textId="44C8852F" w:rsidR="00732BFF" w:rsidRPr="00123177" w:rsidRDefault="00732BFF" w:rsidP="00535342">
            <w:r w:rsidRPr="00123177">
              <w:rPr>
                <w:rFonts w:eastAsia="Arial"/>
                <w:color w:val="000000" w:themeColor="text1"/>
              </w:rPr>
              <w:t>SWRS_APP_STATE_</w:t>
            </w:r>
            <w:r>
              <w:rPr>
                <w:rFonts w:eastAsia="Arial"/>
                <w:color w:val="000000" w:themeColor="text1"/>
              </w:rPr>
              <w:t>45</w:t>
            </w:r>
          </w:p>
        </w:tc>
      </w:tr>
      <w:tr w:rsidR="00732BFF" w:rsidRPr="00123177" w14:paraId="7FF373D7" w14:textId="77777777" w:rsidTr="00D076A6">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6D0CAE7F" w14:textId="77777777" w:rsidR="00732BFF" w:rsidRPr="00123177" w:rsidRDefault="00732BFF" w:rsidP="00535342">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8F210B" w14:textId="77777777" w:rsidR="00732BFF" w:rsidRPr="00123177" w:rsidRDefault="00732BFF" w:rsidP="00535342">
            <w:pPr>
              <w:rPr>
                <w:rFonts w:eastAsia="Arial"/>
                <w:color w:val="000000" w:themeColor="text1"/>
              </w:rPr>
            </w:pPr>
            <w:r w:rsidRPr="00123177">
              <w:rPr>
                <w:rFonts w:eastAsia="Arial"/>
                <w:color w:val="000000" w:themeColor="text1"/>
              </w:rPr>
              <w:t>SDS-HVDCDC-</w:t>
            </w:r>
            <w:r>
              <w:rPr>
                <w:rFonts w:eastAsia="Arial"/>
                <w:color w:val="000000" w:themeColor="text1"/>
              </w:rPr>
              <w:t>405</w:t>
            </w:r>
          </w:p>
        </w:tc>
      </w:tr>
      <w:tr w:rsidR="00732BFF" w:rsidRPr="00123177" w14:paraId="70180330" w14:textId="77777777" w:rsidTr="00D076A6">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39AFFEEF" w14:textId="77777777" w:rsidR="00732BFF" w:rsidRPr="00123177" w:rsidRDefault="00732BFF"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D3EC2B" w14:textId="77777777" w:rsidR="00732BFF" w:rsidRPr="00123177" w:rsidRDefault="00732BFF" w:rsidP="00535342">
            <w:pPr>
              <w:rPr>
                <w:rFonts w:eastAsia="Arial"/>
                <w:color w:val="000000" w:themeColor="text1"/>
              </w:rPr>
            </w:pPr>
            <w:r>
              <w:t>Pre C</w:t>
            </w:r>
            <w:r w:rsidRPr="00123177">
              <w:t>-Sample/PF</w:t>
            </w:r>
            <w:r>
              <w:t>3</w:t>
            </w:r>
            <w:r w:rsidRPr="00123177">
              <w:t>.0</w:t>
            </w:r>
            <w:r>
              <w:t xml:space="preserve"> Phase-2</w:t>
            </w:r>
          </w:p>
        </w:tc>
      </w:tr>
      <w:tr w:rsidR="00732BFF" w:rsidRPr="00123177" w14:paraId="3EC09538" w14:textId="77777777" w:rsidTr="00D076A6">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643F32E9" w14:textId="77777777" w:rsidR="00732BFF" w:rsidRPr="00741DF8" w:rsidRDefault="00732BFF"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90F2D4" w14:textId="259D2F74" w:rsidR="00732BFF" w:rsidRPr="00741DF8" w:rsidRDefault="00732BFF" w:rsidP="00535342">
            <w:pPr>
              <w:rPr>
                <w:rFonts w:eastAsia="Arial"/>
                <w:color w:val="000000" w:themeColor="text1"/>
                <w:szCs w:val="20"/>
              </w:rPr>
            </w:pPr>
            <w:r w:rsidRPr="00741DF8">
              <w:rPr>
                <w:rFonts w:eastAsia="Arial"/>
                <w:color w:val="000000" w:themeColor="text1"/>
                <w:szCs w:val="20"/>
              </w:rPr>
              <w:t xml:space="preserve">The application shall be able to transit to substate “Faulty_PowerDn-SafeState” upon Timeout between </w:t>
            </w:r>
            <w:r w:rsidRPr="00732BFF">
              <w:rPr>
                <w:rFonts w:eastAsia="Arial"/>
                <w:color w:val="000000" w:themeColor="text1"/>
                <w:szCs w:val="20"/>
              </w:rPr>
              <w:t>Disable_PM_and_Active_Discharge_400V_2 and Disable_400V_AD_2</w:t>
            </w:r>
            <w:r w:rsidRPr="008C04BB">
              <w:rPr>
                <w:rFonts w:eastAsia="Arial"/>
                <w:color w:val="000000" w:themeColor="text1"/>
                <w:szCs w:val="20"/>
              </w:rPr>
              <w:t>.</w:t>
            </w:r>
          </w:p>
        </w:tc>
      </w:tr>
      <w:tr w:rsidR="00732BFF" w:rsidRPr="00123177" w14:paraId="2B8BB17C"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D2955E3" w14:textId="77777777" w:rsidR="00732BFF" w:rsidRPr="00123177" w:rsidRDefault="00732BFF" w:rsidP="00535342">
            <w:r w:rsidRPr="00123177">
              <w:rPr>
                <w:rFonts w:eastAsia="Arial"/>
                <w:color w:val="000000" w:themeColor="text1"/>
                <w:szCs w:val="20"/>
              </w:rPr>
              <w:lastRenderedPageBreak/>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D0EFC9" w14:textId="77777777" w:rsidR="00732BFF" w:rsidRPr="00123177" w:rsidRDefault="00732BFF" w:rsidP="00535342">
            <w:r w:rsidRPr="00123177">
              <w:t>No Such derived requirement is applicable.</w:t>
            </w:r>
          </w:p>
        </w:tc>
      </w:tr>
      <w:tr w:rsidR="00732BFF" w:rsidRPr="00123177" w14:paraId="3491CF86"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924B61E" w14:textId="77777777" w:rsidR="00732BFF" w:rsidRPr="00123177" w:rsidRDefault="00732BFF"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6B6F19" w14:textId="77777777" w:rsidR="00732BFF" w:rsidRPr="00123177" w:rsidRDefault="00732BFF" w:rsidP="00535342">
            <w:r w:rsidRPr="00123177">
              <w:rPr>
                <w:rFonts w:eastAsia="Arial"/>
                <w:color w:val="000000" w:themeColor="text1"/>
                <w:szCs w:val="20"/>
              </w:rPr>
              <w:t>No Specific access restrictions is applicable.</w:t>
            </w:r>
          </w:p>
        </w:tc>
      </w:tr>
      <w:tr w:rsidR="00D076A6" w:rsidRPr="00123177" w14:paraId="0099B67A"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8D31F6C" w14:textId="77777777" w:rsidR="00D076A6" w:rsidRPr="00123177" w:rsidRDefault="00D076A6" w:rsidP="00D076A6">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703F4D" w14:textId="77777777" w:rsidR="00D076A6" w:rsidRDefault="00D076A6" w:rsidP="00D076A6">
            <w:pPr>
              <w:pStyle w:val="NormalWeb"/>
              <w:spacing w:before="0" w:beforeAutospacing="0" w:after="0" w:afterAutospacing="0"/>
            </w:pPr>
            <w:r>
              <w:t>1. Set the 800V side (high side) voltage of the power module to greater than 480V(e.g. 540V)</w:t>
            </w:r>
          </w:p>
          <w:p w14:paraId="223931FC" w14:textId="77777777" w:rsidR="00D076A6" w:rsidRDefault="00D076A6" w:rsidP="00D076A6">
            <w:pPr>
              <w:pStyle w:val="NormalWeb"/>
              <w:spacing w:before="0" w:beforeAutospacing="0" w:after="0" w:afterAutospacing="0"/>
            </w:pPr>
            <w:r>
              <w:t>2. Send NHVDCDCCommand as 0x01 ("Enable") using the CAN interface.</w:t>
            </w:r>
          </w:p>
          <w:p w14:paraId="073F4F31" w14:textId="0C61F1F9" w:rsidR="00D076A6" w:rsidRDefault="00D076A6" w:rsidP="00D076A6">
            <w:pPr>
              <w:pStyle w:val="NormalWeb"/>
              <w:spacing w:before="0" w:beforeAutospacing="0" w:after="0" w:afterAutospacing="0"/>
            </w:pPr>
            <w:r>
              <w:t>3. The power module status shall be disabled.</w:t>
            </w:r>
          </w:p>
          <w:p w14:paraId="36694C1D" w14:textId="4DDBDB3B" w:rsidR="00D076A6" w:rsidRPr="00123177" w:rsidRDefault="00D076A6" w:rsidP="00D076A6">
            <w:pPr>
              <w:spacing w:line="259" w:lineRule="auto"/>
            </w:pPr>
            <w:r>
              <w:t xml:space="preserve">4. 400V side DC link shall actively discharge </w:t>
            </w:r>
          </w:p>
        </w:tc>
      </w:tr>
      <w:tr w:rsidR="00D076A6" w:rsidRPr="00123177" w14:paraId="7F715E4A"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3FA13CE" w14:textId="77777777" w:rsidR="00D076A6" w:rsidRPr="00123177" w:rsidRDefault="00D076A6" w:rsidP="00D076A6">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EAEDEE" w14:textId="77777777" w:rsidR="00D076A6" w:rsidRDefault="00D076A6" w:rsidP="00D076A6">
            <w:pPr>
              <w:pStyle w:val="NormalWeb"/>
              <w:spacing w:before="60" w:beforeAutospacing="0" w:after="60" w:afterAutospacing="0"/>
            </w:pPr>
            <w:r>
              <w:t>Below CAN messages are observed</w:t>
            </w:r>
          </w:p>
          <w:p w14:paraId="6EB69B93" w14:textId="77777777" w:rsidR="00D076A6" w:rsidRDefault="00D076A6" w:rsidP="00D076A6">
            <w:pPr>
              <w:pStyle w:val="NormalWeb"/>
              <w:spacing w:before="60" w:beforeAutospacing="0" w:after="60" w:afterAutospacing="0"/>
            </w:pPr>
            <w:r>
              <w:t>NHVDCDCFault @ HVDCDC_Status1 is equal to 0x3 (“level 2")</w:t>
            </w:r>
          </w:p>
          <w:p w14:paraId="6E7B479E" w14:textId="7FDEB308" w:rsidR="00D076A6" w:rsidRDefault="00D076A6" w:rsidP="00D076A6">
            <w:pPr>
              <w:pStyle w:val="NormalWeb"/>
              <w:spacing w:before="60" w:beforeAutospacing="0" w:after="60" w:afterAutospacing="0"/>
            </w:pPr>
            <w:r>
              <w:t>NHVDCDCFaultID @ HVDCDC_Debug_PDU is equal to &lt;TBD&gt; ("DIAGNOSTIC_SM_FAULTY_EFS_TIMEOUT2_FAULT_ID") and is raised after the fault response calibratable time.</w:t>
            </w:r>
          </w:p>
          <w:p w14:paraId="0A7763ED" w14:textId="77777777" w:rsidR="00D076A6" w:rsidRDefault="00D076A6" w:rsidP="00D076A6">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21412163" w14:textId="77777777" w:rsidR="00D076A6" w:rsidRDefault="00D076A6" w:rsidP="00D076A6">
            <w:pPr>
              <w:pStyle w:val="NormalWeb"/>
              <w:spacing w:before="60" w:beforeAutospacing="0" w:after="60" w:afterAutospacing="0"/>
              <w:rPr>
                <w:color w:val="000000"/>
              </w:rPr>
            </w:pPr>
            <w:r>
              <w:rPr>
                <w:color w:val="000000"/>
              </w:rPr>
              <w:t>NHVDCDCStatus @ HVDCDC_Status1 is set to 0x7 ("PowerDown_Safe_State_NHVDCDCStatus_NW")</w:t>
            </w:r>
          </w:p>
          <w:p w14:paraId="5AAAA5D6" w14:textId="77777777" w:rsidR="00D076A6" w:rsidRDefault="00D076A6" w:rsidP="00D076A6">
            <w:pPr>
              <w:pStyle w:val="NormalWeb"/>
              <w:spacing w:before="0" w:beforeAutospacing="0" w:after="0" w:afterAutospacing="0"/>
              <w:rPr>
                <w:color w:val="000000"/>
              </w:rPr>
            </w:pPr>
            <w:r>
              <w:rPr>
                <w:color w:val="000000"/>
              </w:rPr>
              <w:t>NHVDCDCStatusDebug @ HVDCDC_Debug is set to 0x11 ("PowerDown_Safe_State")</w:t>
            </w:r>
          </w:p>
          <w:p w14:paraId="4BD68321" w14:textId="5FA8D889" w:rsidR="00D076A6" w:rsidRPr="00123177" w:rsidRDefault="00D076A6" w:rsidP="00D076A6">
            <w:pPr>
              <w:spacing w:line="259" w:lineRule="auto"/>
              <w:rPr>
                <w:rFonts w:eastAsia="Arial"/>
                <w:color w:val="000000" w:themeColor="text1"/>
                <w:szCs w:val="20"/>
              </w:rPr>
            </w:pPr>
            <w:r>
              <w:rPr>
                <w:color w:val="000000"/>
              </w:rPr>
              <w:t> </w:t>
            </w:r>
          </w:p>
        </w:tc>
      </w:tr>
      <w:tr w:rsidR="00D076A6" w:rsidRPr="00123177" w14:paraId="1FCC8C35"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B3B488D" w14:textId="77777777" w:rsidR="00D076A6" w:rsidRPr="00123177" w:rsidRDefault="00D076A6" w:rsidP="00D076A6">
            <w:r w:rsidRPr="00123177">
              <w:rPr>
                <w:rFonts w:eastAsia="Arial"/>
                <w:color w:val="000000" w:themeColor="text1"/>
                <w:szCs w:val="20"/>
              </w:rPr>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87D8C8" w14:textId="7B90D5D0" w:rsidR="00D076A6" w:rsidRDefault="00D076A6" w:rsidP="00D076A6">
            <w:pPr>
              <w:pStyle w:val="NormalWeb"/>
              <w:spacing w:before="60" w:beforeAutospacing="0" w:after="60" w:afterAutospacing="0"/>
            </w:pPr>
            <w:r>
              <w:t>The HVDCDC application does transits to the "Faulty_PowerDn_SafeState" state from the “</w:t>
            </w:r>
            <w:r w:rsidR="00061B12" w:rsidRPr="00732BFF">
              <w:rPr>
                <w:rFonts w:eastAsia="Arial"/>
                <w:color w:val="000000" w:themeColor="text1"/>
                <w:szCs w:val="20"/>
              </w:rPr>
              <w:t>Disable_PM_and_Active_Discharge_400V_2</w:t>
            </w:r>
            <w:r>
              <w:t>” substate of the "Faulty" state after the defined the calibratable timeout when the below conditions are met,</w:t>
            </w:r>
          </w:p>
          <w:p w14:paraId="559468C4" w14:textId="77777777" w:rsidR="00D076A6" w:rsidRDefault="00D076A6" w:rsidP="00D076A6">
            <w:pPr>
              <w:pStyle w:val="NormalWeb"/>
              <w:spacing w:before="60" w:beforeAutospacing="0" w:after="60" w:afterAutospacing="0"/>
            </w:pPr>
            <w:r>
              <w:t xml:space="preserve">1. Set the 800V side (high side) voltage of the power module to greater than 480V(e.g. 540V) </w:t>
            </w:r>
          </w:p>
          <w:p w14:paraId="7DCB924B" w14:textId="77777777" w:rsidR="00D076A6" w:rsidRDefault="00D076A6" w:rsidP="00D076A6">
            <w:pPr>
              <w:pStyle w:val="NormalWeb"/>
              <w:spacing w:before="0" w:beforeAutospacing="0" w:after="0" w:afterAutospacing="0"/>
            </w:pPr>
            <w:r>
              <w:t>2. The power module status shall be disabled.</w:t>
            </w:r>
          </w:p>
          <w:p w14:paraId="004D5773" w14:textId="2502F5B0" w:rsidR="00D076A6" w:rsidRDefault="00D076A6" w:rsidP="00D076A6">
            <w:pPr>
              <w:pStyle w:val="NormalWeb"/>
              <w:spacing w:before="60" w:beforeAutospacing="0" w:after="60" w:afterAutospacing="0"/>
            </w:pPr>
            <w:r>
              <w:t xml:space="preserve">3. 400V side DC link shall actively discharge </w:t>
            </w:r>
          </w:p>
          <w:p w14:paraId="59A7E3E3" w14:textId="06AB9A5B" w:rsidR="00D076A6" w:rsidRDefault="00D076A6" w:rsidP="00D076A6">
            <w:pPr>
              <w:pStyle w:val="NormalWeb"/>
              <w:spacing w:before="60" w:beforeAutospacing="0" w:after="60" w:afterAutospacing="0"/>
            </w:pPr>
            <w:r>
              <w:t>4. NHVDCDCFault @ HVDCDC_Status1 is equal to 0x3 (“level 2")</w:t>
            </w:r>
          </w:p>
          <w:p w14:paraId="18DE6AA9" w14:textId="4E6AF725" w:rsidR="00D076A6" w:rsidRDefault="00D076A6" w:rsidP="00D076A6">
            <w:pPr>
              <w:pStyle w:val="NormalWeb"/>
              <w:spacing w:before="60" w:beforeAutospacing="0" w:after="60" w:afterAutospacing="0"/>
            </w:pPr>
            <w:r>
              <w:t>5. NHVDCDCFaultID @ HVDCDC_Debug_PDU is equal to &lt;TBD&gt; ("DIAGNOSTIC_SM_FAULTY_EFS_TIMEOUT2_FAULT_ID") and is raised after the fault response calibratable time.</w:t>
            </w:r>
          </w:p>
          <w:p w14:paraId="7CF00A6A" w14:textId="27AE9E27" w:rsidR="00D076A6" w:rsidRPr="00123177" w:rsidRDefault="00D076A6" w:rsidP="00D076A6">
            <w:pPr>
              <w:spacing w:line="259" w:lineRule="auto"/>
              <w:rPr>
                <w:rFonts w:eastAsia="Arial"/>
              </w:rPr>
            </w:pPr>
            <w:r>
              <w:t> </w:t>
            </w:r>
          </w:p>
        </w:tc>
      </w:tr>
      <w:tr w:rsidR="00732BFF" w:rsidRPr="00123177" w14:paraId="5EF1C152"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52B7EEF" w14:textId="77777777" w:rsidR="00732BFF" w:rsidRPr="00123177" w:rsidRDefault="00732BFF" w:rsidP="00535342">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B15AB5" w14:textId="77777777" w:rsidR="00732BFF" w:rsidRPr="00123177" w:rsidRDefault="00732BFF" w:rsidP="00535342">
            <w:r w:rsidRPr="00123177">
              <w:t>No such mandatory fields is applicable.</w:t>
            </w:r>
          </w:p>
        </w:tc>
      </w:tr>
      <w:tr w:rsidR="00102961" w:rsidRPr="00123177" w14:paraId="37F59A43"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B925275" w14:textId="77777777" w:rsidR="00102961" w:rsidRPr="00123177" w:rsidRDefault="00102961" w:rsidP="00102961">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725362" w14:textId="7071BAC5" w:rsidR="00102961" w:rsidRPr="00123177" w:rsidRDefault="00102961" w:rsidP="00102961">
            <w:r>
              <w:t xml:space="preserve">The HVDCDC shall set calibratable timeout time as HVDCDC_CAL for transition </w:t>
            </w:r>
            <w:r w:rsidRPr="00741DF8">
              <w:rPr>
                <w:rFonts w:eastAsia="Arial"/>
                <w:color w:val="000000" w:themeColor="text1"/>
                <w:szCs w:val="20"/>
              </w:rPr>
              <w:t xml:space="preserve">between </w:t>
            </w:r>
            <w:r w:rsidRPr="00732BFF">
              <w:rPr>
                <w:rFonts w:eastAsia="Arial"/>
                <w:color w:val="000000" w:themeColor="text1"/>
                <w:szCs w:val="20"/>
              </w:rPr>
              <w:t>Disable_PM_and_Active_Discharge_400V_2 and Disable_400V_AD_2</w:t>
            </w:r>
            <w:r>
              <w:rPr>
                <w:rFonts w:eastAsia="Arial"/>
                <w:color w:val="000000" w:themeColor="text1"/>
                <w:szCs w:val="20"/>
              </w:rPr>
              <w:t>.</w:t>
            </w:r>
          </w:p>
        </w:tc>
      </w:tr>
      <w:tr w:rsidR="00732BFF" w:rsidRPr="00123177" w14:paraId="48B839CA"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42BD700" w14:textId="77777777" w:rsidR="00732BFF" w:rsidRPr="00123177" w:rsidRDefault="00732BFF" w:rsidP="00535342">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E412F7" w14:textId="77777777" w:rsidR="00732BFF" w:rsidRPr="00123177" w:rsidRDefault="00732BFF" w:rsidP="00535342">
            <w:r w:rsidRPr="00123177">
              <w:rPr>
                <w:szCs w:val="20"/>
              </w:rPr>
              <w:t>Default values shall be applicable with respect to Pre-Loaded Values</w:t>
            </w:r>
          </w:p>
        </w:tc>
      </w:tr>
      <w:tr w:rsidR="00732BFF" w:rsidRPr="00123177" w14:paraId="2A9BB1C7"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E8DCCBB" w14:textId="77777777" w:rsidR="00732BFF" w:rsidRPr="00123177" w:rsidRDefault="00732BFF" w:rsidP="00535342">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F3F8C8" w14:textId="77777777" w:rsidR="00732BFF" w:rsidRPr="00123177" w:rsidRDefault="00732BFF" w:rsidP="00535342">
            <w:r w:rsidRPr="00123177">
              <w:t>Valid range of Values is not applicable</w:t>
            </w:r>
          </w:p>
        </w:tc>
      </w:tr>
      <w:tr w:rsidR="00732BFF" w:rsidRPr="00123177" w14:paraId="76291ABB"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1FFDDB6" w14:textId="77777777" w:rsidR="00732BFF" w:rsidRPr="00123177" w:rsidRDefault="00732BFF" w:rsidP="00535342">
            <w:r w:rsidRPr="00123177">
              <w:rPr>
                <w:rFonts w:eastAsia="Arial"/>
                <w:color w:val="000000" w:themeColor="text1"/>
                <w:szCs w:val="20"/>
              </w:rPr>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E959DC" w14:textId="77777777" w:rsidR="00732BFF" w:rsidRPr="00123177" w:rsidRDefault="00732BFF" w:rsidP="00535342">
            <w:r w:rsidRPr="00123177">
              <w:rPr>
                <w:szCs w:val="20"/>
              </w:rPr>
              <w:t>Data latency period is not applicable</w:t>
            </w:r>
          </w:p>
        </w:tc>
      </w:tr>
      <w:tr w:rsidR="00732BFF" w:rsidRPr="00123177" w14:paraId="47C741CF"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1F37D4F" w14:textId="77777777" w:rsidR="00732BFF" w:rsidRPr="00123177" w:rsidRDefault="00732BFF" w:rsidP="00535342">
            <w:r w:rsidRPr="00123177">
              <w:rPr>
                <w:rFonts w:eastAsia="Arial"/>
                <w:color w:val="000000" w:themeColor="text1"/>
                <w:szCs w:val="20"/>
              </w:rPr>
              <w:lastRenderedPageBreak/>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1AFF77" w14:textId="77777777" w:rsidR="00732BFF" w:rsidRPr="00123177" w:rsidRDefault="00732BFF" w:rsidP="00535342">
            <w:r w:rsidRPr="00123177">
              <w:rPr>
                <w:szCs w:val="20"/>
              </w:rPr>
              <w:t>Data Retention period is not applicable.</w:t>
            </w:r>
          </w:p>
        </w:tc>
      </w:tr>
      <w:tr w:rsidR="00732BFF" w:rsidRPr="00123177" w14:paraId="2655E9F4"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2348A46" w14:textId="77777777" w:rsidR="00732BFF" w:rsidRPr="00123177" w:rsidRDefault="00732BFF" w:rsidP="00535342">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A984BB" w14:textId="77777777" w:rsidR="00732BFF" w:rsidRPr="00123177" w:rsidRDefault="00732BFF" w:rsidP="00535342">
            <w:r w:rsidRPr="00123177">
              <w:rPr>
                <w:szCs w:val="20"/>
              </w:rPr>
              <w:t>Data rate is not applicable.</w:t>
            </w:r>
          </w:p>
        </w:tc>
      </w:tr>
      <w:tr w:rsidR="00732BFF" w:rsidRPr="00123177" w14:paraId="36023461"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8FCFE65" w14:textId="77777777" w:rsidR="00732BFF" w:rsidRPr="00123177" w:rsidRDefault="00732BFF" w:rsidP="00535342">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B850D8" w14:textId="77777777" w:rsidR="00732BFF" w:rsidRPr="00123177" w:rsidRDefault="00732BFF" w:rsidP="00535342">
            <w:pPr>
              <w:spacing w:line="259" w:lineRule="auto"/>
              <w:rPr>
                <w:rFonts w:eastAsia="Arial"/>
                <w:color w:val="000000" w:themeColor="text1"/>
                <w:szCs w:val="20"/>
              </w:rPr>
            </w:pPr>
            <w:r w:rsidRPr="00123177">
              <w:rPr>
                <w:szCs w:val="20"/>
              </w:rPr>
              <w:t>External event is not required.</w:t>
            </w:r>
          </w:p>
        </w:tc>
      </w:tr>
      <w:tr w:rsidR="00732BFF" w:rsidRPr="00123177" w14:paraId="0C880736"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DA032C6" w14:textId="77777777" w:rsidR="00732BFF" w:rsidRPr="00123177" w:rsidRDefault="00732BFF" w:rsidP="00535342">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C89EFC" w14:textId="77777777" w:rsidR="00732BFF" w:rsidRPr="00123177" w:rsidRDefault="00732BFF" w:rsidP="00535342">
            <w:r w:rsidRPr="00123177">
              <w:rPr>
                <w:szCs w:val="20"/>
              </w:rPr>
              <w:t>Temporal event is not applicable.</w:t>
            </w:r>
          </w:p>
        </w:tc>
      </w:tr>
      <w:tr w:rsidR="00732BFF" w:rsidRPr="00123177" w14:paraId="4CA6CF57"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989580A" w14:textId="77777777" w:rsidR="00732BFF" w:rsidRPr="00123177" w:rsidRDefault="00732BFF" w:rsidP="00535342">
            <w:r w:rsidRPr="00123177">
              <w:rPr>
                <w:rFonts w:eastAsia="Arial"/>
                <w:color w:val="000000" w:themeColor="text1"/>
                <w:szCs w:val="20"/>
              </w:rPr>
              <w:t xml:space="preserve">Validation Rules/ </w:t>
            </w:r>
          </w:p>
          <w:p w14:paraId="05036508" w14:textId="77777777" w:rsidR="00732BFF" w:rsidRPr="00123177" w:rsidRDefault="00732BFF"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23BE48" w14:textId="501A4282" w:rsidR="00D076A6" w:rsidRDefault="00D076A6" w:rsidP="00535342">
            <w:pPr>
              <w:pStyle w:val="TableText"/>
              <w:snapToGrid w:val="0"/>
            </w:pPr>
            <w:r>
              <w:t>Verify the CAN messages and CAN signal mentioned in input and out section on CANalyzer Tool.</w:t>
            </w:r>
          </w:p>
          <w:p w14:paraId="2FA130C7" w14:textId="77777777" w:rsidR="00D076A6" w:rsidRDefault="00D076A6" w:rsidP="00535342">
            <w:pPr>
              <w:pStyle w:val="TableText"/>
              <w:snapToGrid w:val="0"/>
              <w:rPr>
                <w:rFonts w:eastAsia="Arial"/>
              </w:rPr>
            </w:pPr>
          </w:p>
          <w:p w14:paraId="0447B730" w14:textId="77777777" w:rsidR="00D076A6" w:rsidRDefault="00D076A6" w:rsidP="00D076A6">
            <w:pPr>
              <w:pStyle w:val="NormalWeb"/>
              <w:spacing w:before="60" w:beforeAutospacing="0" w:after="60" w:afterAutospacing="0"/>
            </w:pPr>
            <w:r>
              <w:t>NHVDCDCFault @ HVDCDC_Status1 is equal to 0x3 (“level 2")</w:t>
            </w:r>
          </w:p>
          <w:p w14:paraId="4E4B568C" w14:textId="77777777" w:rsidR="00D076A6" w:rsidRDefault="00D076A6" w:rsidP="00D076A6">
            <w:pPr>
              <w:pStyle w:val="NormalWeb"/>
              <w:spacing w:before="60" w:beforeAutospacing="0" w:after="60" w:afterAutospacing="0"/>
            </w:pPr>
            <w:r>
              <w:t>NHVDCDCFaultID @ HVDCDC_Debug_PDU is equal to &lt;TBD&gt; ("DIAGNOSTIC_SM_FAULTY_EFS_TIMEOUT2_FAULT_ID") and is raised after the fault response calibratable time.</w:t>
            </w:r>
          </w:p>
          <w:p w14:paraId="3B4415D9" w14:textId="77777777" w:rsidR="00D076A6" w:rsidRDefault="00D076A6" w:rsidP="00D076A6">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3E06E945" w14:textId="77777777" w:rsidR="00D076A6" w:rsidRDefault="00D076A6" w:rsidP="00D076A6">
            <w:pPr>
              <w:pStyle w:val="NormalWeb"/>
              <w:spacing w:before="60" w:beforeAutospacing="0" w:after="60" w:afterAutospacing="0"/>
              <w:rPr>
                <w:color w:val="000000"/>
              </w:rPr>
            </w:pPr>
            <w:r>
              <w:rPr>
                <w:color w:val="000000"/>
              </w:rPr>
              <w:t>NHVDCDCStatus @ HVDCDC_Status1 is set to 0x7 ("PowerDown_Safe_State_NHVDCDCStatus_NW")</w:t>
            </w:r>
          </w:p>
          <w:p w14:paraId="2A2FC1D4" w14:textId="77777777" w:rsidR="00D076A6" w:rsidRDefault="00D076A6" w:rsidP="00D076A6">
            <w:pPr>
              <w:pStyle w:val="NormalWeb"/>
              <w:spacing w:before="0" w:beforeAutospacing="0" w:after="0" w:afterAutospacing="0"/>
              <w:rPr>
                <w:color w:val="000000"/>
              </w:rPr>
            </w:pPr>
            <w:r>
              <w:rPr>
                <w:color w:val="000000"/>
              </w:rPr>
              <w:t>NHVDCDCStatusDebug @ HVDCDC_Debug is set to 0x11 ("PowerDown_Safe_State")</w:t>
            </w:r>
          </w:p>
          <w:p w14:paraId="6E479EDF" w14:textId="77777777" w:rsidR="00D076A6" w:rsidRPr="00123177" w:rsidRDefault="00D076A6" w:rsidP="00535342">
            <w:pPr>
              <w:pStyle w:val="TableText"/>
              <w:snapToGrid w:val="0"/>
            </w:pPr>
          </w:p>
        </w:tc>
      </w:tr>
      <w:tr w:rsidR="00732BFF" w:rsidRPr="00123177" w14:paraId="37504863"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66D2009" w14:textId="77777777" w:rsidR="00732BFF" w:rsidRPr="00123177" w:rsidRDefault="00732BFF" w:rsidP="00535342">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72D489" w14:textId="77777777" w:rsidR="00732BFF" w:rsidRPr="00123177" w:rsidRDefault="00732BFF" w:rsidP="00535342">
            <w:r w:rsidRPr="00123177">
              <w:rPr>
                <w:szCs w:val="20"/>
              </w:rPr>
              <w:t>Constraints is not applicable.</w:t>
            </w:r>
          </w:p>
        </w:tc>
      </w:tr>
      <w:tr w:rsidR="00732BFF" w:rsidRPr="00123177" w14:paraId="4372E891"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DF5D5C9" w14:textId="77777777" w:rsidR="00732BFF" w:rsidRPr="00123177" w:rsidRDefault="00732BFF" w:rsidP="00535342">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172EFF" w14:textId="77777777" w:rsidR="00732BFF" w:rsidRPr="00123177" w:rsidRDefault="00732BFF" w:rsidP="00535342">
            <w:r w:rsidRPr="00123177">
              <w:rPr>
                <w:szCs w:val="20"/>
              </w:rPr>
              <w:t>No effects on other system</w:t>
            </w:r>
          </w:p>
        </w:tc>
      </w:tr>
      <w:tr w:rsidR="00732BFF" w:rsidRPr="00123177" w14:paraId="19A20025"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A50ED4D" w14:textId="77777777" w:rsidR="00732BFF" w:rsidRPr="00123177" w:rsidRDefault="00732BFF" w:rsidP="00535342">
            <w:r w:rsidRPr="00123177">
              <w:rPr>
                <w:rFonts w:eastAsia="Arial"/>
                <w:color w:val="000000" w:themeColor="text1"/>
                <w:szCs w:val="20"/>
              </w:rPr>
              <w:t>Testability with respect to test environment</w:t>
            </w:r>
          </w:p>
          <w:p w14:paraId="7DAC68A7" w14:textId="77777777" w:rsidR="00732BFF" w:rsidRPr="00123177" w:rsidRDefault="00732BFF" w:rsidP="00535342">
            <w:r w:rsidRPr="00123177">
              <w:rPr>
                <w:rFonts w:eastAsia="Arial"/>
                <w:color w:val="000000" w:themeColor="text1"/>
                <w:szCs w:val="20"/>
              </w:rPr>
              <w:t>(Yes/No)</w:t>
            </w:r>
          </w:p>
          <w:p w14:paraId="5A37CC06" w14:textId="77777777" w:rsidR="00732BFF" w:rsidRPr="00123177" w:rsidRDefault="00732BFF" w:rsidP="00535342">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9AD7AD" w14:textId="77777777" w:rsidR="00732BFF" w:rsidRPr="00123177" w:rsidRDefault="00732BFF" w:rsidP="00535342">
            <w:pPr>
              <w:pStyle w:val="TableText"/>
              <w:snapToGrid w:val="0"/>
            </w:pPr>
            <w:r w:rsidRPr="00123177">
              <w:t>YES</w:t>
            </w:r>
          </w:p>
          <w:p w14:paraId="3450C4FD" w14:textId="77777777" w:rsidR="00732BFF" w:rsidRPr="00123177" w:rsidRDefault="00732BFF" w:rsidP="00535342"/>
        </w:tc>
      </w:tr>
      <w:tr w:rsidR="00732BFF" w:rsidRPr="00123177" w14:paraId="59109B92"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6EC43EF" w14:textId="77777777" w:rsidR="00732BFF" w:rsidRPr="00123177" w:rsidRDefault="00732BFF" w:rsidP="00535342">
            <w:r w:rsidRPr="00123177">
              <w:rPr>
                <w:rFonts w:eastAsia="Arial"/>
                <w:color w:val="000000" w:themeColor="text1"/>
                <w:szCs w:val="20"/>
              </w:rPr>
              <w:t>Feasible within project constraints</w:t>
            </w:r>
          </w:p>
          <w:p w14:paraId="60F72660" w14:textId="77777777" w:rsidR="00732BFF" w:rsidRPr="00123177" w:rsidRDefault="00732BFF" w:rsidP="00535342">
            <w:r w:rsidRPr="00123177">
              <w:rPr>
                <w:rFonts w:eastAsia="Arial"/>
                <w:color w:val="000000" w:themeColor="text1"/>
                <w:szCs w:val="20"/>
              </w:rPr>
              <w:lastRenderedPageBreak/>
              <w:t>(Yes/No)</w:t>
            </w:r>
          </w:p>
          <w:p w14:paraId="04882924" w14:textId="77777777" w:rsidR="00732BFF" w:rsidRPr="00123177" w:rsidRDefault="00732BFF" w:rsidP="00535342">
            <w:r w:rsidRPr="00123177">
              <w:rPr>
                <w:rFonts w:eastAsia="Arial"/>
                <w:i/>
                <w:iCs/>
                <w:color w:val="000000" w:themeColor="text1"/>
                <w:szCs w:val="20"/>
              </w:rPr>
              <w:t>Note: Add the impact 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9EEBA5" w14:textId="77777777" w:rsidR="00732BFF" w:rsidRPr="00123177" w:rsidRDefault="00732BFF" w:rsidP="00535342">
            <w:pPr>
              <w:pStyle w:val="TableText"/>
              <w:snapToGrid w:val="0"/>
            </w:pPr>
            <w:r w:rsidRPr="00123177">
              <w:lastRenderedPageBreak/>
              <w:t>YES</w:t>
            </w:r>
          </w:p>
          <w:p w14:paraId="49C3012B" w14:textId="77777777" w:rsidR="00732BFF" w:rsidRPr="00123177" w:rsidRDefault="00732BFF" w:rsidP="00535342"/>
        </w:tc>
      </w:tr>
      <w:tr w:rsidR="00732BFF" w:rsidRPr="00123177" w14:paraId="70677D82"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D2D1EC8" w14:textId="77777777" w:rsidR="00732BFF" w:rsidRPr="00123177" w:rsidRDefault="00732BFF" w:rsidP="00535342">
            <w:r w:rsidRPr="00123177">
              <w:rPr>
                <w:rFonts w:eastAsia="Arial"/>
                <w:color w:val="000000" w:themeColor="text1"/>
                <w:szCs w:val="20"/>
              </w:rPr>
              <w:t>Critical</w:t>
            </w:r>
          </w:p>
          <w:p w14:paraId="7702CA53" w14:textId="77777777" w:rsidR="00732BFF" w:rsidRPr="00123177" w:rsidRDefault="00732BFF" w:rsidP="00535342">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18D31B" w14:textId="77777777" w:rsidR="00732BFF" w:rsidRPr="00123177" w:rsidRDefault="00732BFF" w:rsidP="00535342">
            <w:r w:rsidRPr="00123177">
              <w:t>YES</w:t>
            </w:r>
          </w:p>
        </w:tc>
      </w:tr>
      <w:tr w:rsidR="00732BFF" w:rsidRPr="00123177" w14:paraId="08AF61E3" w14:textId="77777777" w:rsidTr="00D076A6">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D46E81A" w14:textId="77777777" w:rsidR="00732BFF" w:rsidRPr="00123177" w:rsidRDefault="00732BFF" w:rsidP="00535342">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42FB4C" w14:textId="77777777" w:rsidR="00732BFF" w:rsidRPr="00123177" w:rsidRDefault="00732BFF" w:rsidP="00535342">
            <w:r w:rsidRPr="00123177">
              <w:t>Acceptance Criteria for this requirement should be as per SECTION-6 ACCEPTANCE CRITERIA</w:t>
            </w:r>
          </w:p>
        </w:tc>
      </w:tr>
    </w:tbl>
    <w:p w14:paraId="0A3CBE25" w14:textId="77777777" w:rsidR="00A55B53" w:rsidRDefault="00A55B53" w:rsidP="00A55B53">
      <w:pPr>
        <w:rPr>
          <w:szCs w:val="20"/>
        </w:rPr>
      </w:pPr>
    </w:p>
    <w:p w14:paraId="0936471E" w14:textId="77777777" w:rsidR="00732BFF" w:rsidRDefault="00732BFF" w:rsidP="00A55B53">
      <w:pPr>
        <w:rPr>
          <w:szCs w:val="20"/>
        </w:rPr>
      </w:pPr>
    </w:p>
    <w:p w14:paraId="1B2A5C07" w14:textId="14F5AD61" w:rsidR="00732BFF" w:rsidRPr="00E907FD" w:rsidRDefault="00732BFF" w:rsidP="00732BFF">
      <w:pPr>
        <w:pStyle w:val="Heading5"/>
        <w:tabs>
          <w:tab w:val="num" w:pos="360"/>
        </w:tabs>
        <w:rPr>
          <w:rFonts w:eastAsia="Arial"/>
          <w:color w:val="000000" w:themeColor="text1"/>
          <w:sz w:val="20"/>
          <w:szCs w:val="20"/>
        </w:rPr>
      </w:pPr>
      <w:r w:rsidRPr="00E907FD">
        <w:rPr>
          <w:rFonts w:eastAsia="Arial"/>
          <w:color w:val="000000" w:themeColor="text1"/>
          <w:sz w:val="20"/>
          <w:szCs w:val="20"/>
        </w:rPr>
        <w:t xml:space="preserve">Transition requirement to Faulty_PowerDn-SafeState state when timeout between </w:t>
      </w:r>
      <w:r w:rsidRPr="00732BFF">
        <w:rPr>
          <w:rFonts w:eastAsia="Arial"/>
          <w:color w:val="000000" w:themeColor="text1"/>
          <w:sz w:val="20"/>
          <w:szCs w:val="20"/>
        </w:rPr>
        <w:t>Disable_400V_AD_2 and Shutdown_Sequence_Completed</w:t>
      </w:r>
      <w:r w:rsidRPr="008C04BB">
        <w:rPr>
          <w:rFonts w:eastAsia="Arial"/>
          <w:color w:val="000000" w:themeColor="text1"/>
          <w:sz w:val="20"/>
          <w:szCs w:val="20"/>
        </w:rPr>
        <w:t>.</w:t>
      </w:r>
    </w:p>
    <w:tbl>
      <w:tblPr>
        <w:tblW w:w="9300" w:type="dxa"/>
        <w:tblInd w:w="103" w:type="dxa"/>
        <w:tblLook w:val="06A0" w:firstRow="1" w:lastRow="0" w:firstColumn="1" w:lastColumn="0" w:noHBand="1" w:noVBand="1"/>
      </w:tblPr>
      <w:tblGrid>
        <w:gridCol w:w="1456"/>
        <w:gridCol w:w="7844"/>
      </w:tblGrid>
      <w:tr w:rsidR="00732BFF" w:rsidRPr="00123177" w14:paraId="376B1705"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31947F8" w14:textId="77777777" w:rsidR="00732BFF" w:rsidRPr="00123177" w:rsidRDefault="00732BFF"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BEABD40" w14:textId="77777777" w:rsidR="00732BFF" w:rsidRPr="00123177" w:rsidRDefault="00732BFF" w:rsidP="00535342">
            <w:r w:rsidRPr="00123177">
              <w:rPr>
                <w:rFonts w:eastAsia="Arial"/>
                <w:b/>
                <w:bCs/>
                <w:color w:val="000000" w:themeColor="text1"/>
                <w:szCs w:val="20"/>
              </w:rPr>
              <w:t>Description</w:t>
            </w:r>
          </w:p>
        </w:tc>
      </w:tr>
      <w:tr w:rsidR="00732BFF" w:rsidRPr="00123177" w14:paraId="2562DDBD" w14:textId="77777777" w:rsidTr="00061B1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225EDB55" w14:textId="77777777" w:rsidR="00732BFF" w:rsidRPr="00123177" w:rsidRDefault="00732BFF"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110E6B" w14:textId="2B7BA856" w:rsidR="00732BFF" w:rsidRPr="00123177" w:rsidRDefault="00732BFF" w:rsidP="00535342">
            <w:r w:rsidRPr="00123177">
              <w:rPr>
                <w:rFonts w:eastAsia="Arial"/>
                <w:color w:val="000000" w:themeColor="text1"/>
              </w:rPr>
              <w:t>SWRS_APP_STATE_</w:t>
            </w:r>
            <w:r>
              <w:rPr>
                <w:rFonts w:eastAsia="Arial"/>
                <w:color w:val="000000" w:themeColor="text1"/>
              </w:rPr>
              <w:t>46</w:t>
            </w:r>
          </w:p>
        </w:tc>
      </w:tr>
      <w:tr w:rsidR="00732BFF" w:rsidRPr="00123177" w14:paraId="461B7E29" w14:textId="77777777" w:rsidTr="00061B1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5CE15E58" w14:textId="77777777" w:rsidR="00732BFF" w:rsidRPr="00123177" w:rsidRDefault="00732BFF" w:rsidP="00535342">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ED4922" w14:textId="77777777" w:rsidR="00732BFF" w:rsidRPr="00123177" w:rsidRDefault="00732BFF" w:rsidP="00535342">
            <w:pPr>
              <w:rPr>
                <w:rFonts w:eastAsia="Arial"/>
                <w:color w:val="000000" w:themeColor="text1"/>
              </w:rPr>
            </w:pPr>
            <w:r w:rsidRPr="00123177">
              <w:rPr>
                <w:rFonts w:eastAsia="Arial"/>
                <w:color w:val="000000" w:themeColor="text1"/>
              </w:rPr>
              <w:t>SDS-HVDCDC-</w:t>
            </w:r>
            <w:r>
              <w:rPr>
                <w:rFonts w:eastAsia="Arial"/>
                <w:color w:val="000000" w:themeColor="text1"/>
              </w:rPr>
              <w:t>405</w:t>
            </w:r>
          </w:p>
        </w:tc>
      </w:tr>
      <w:tr w:rsidR="00732BFF" w:rsidRPr="00123177" w14:paraId="65F0FA6A" w14:textId="77777777" w:rsidTr="00061B1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27C3B872" w14:textId="77777777" w:rsidR="00732BFF" w:rsidRPr="00123177" w:rsidRDefault="00732BFF"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87C72E" w14:textId="77777777" w:rsidR="00732BFF" w:rsidRPr="00123177" w:rsidRDefault="00732BFF" w:rsidP="00535342">
            <w:pPr>
              <w:rPr>
                <w:rFonts w:eastAsia="Arial"/>
                <w:color w:val="000000" w:themeColor="text1"/>
              </w:rPr>
            </w:pPr>
            <w:r>
              <w:t>Pre C</w:t>
            </w:r>
            <w:r w:rsidRPr="00123177">
              <w:t>-Sample/PF</w:t>
            </w:r>
            <w:r>
              <w:t>3</w:t>
            </w:r>
            <w:r w:rsidRPr="00123177">
              <w:t>.0</w:t>
            </w:r>
            <w:r>
              <w:t xml:space="preserve"> Phase-2</w:t>
            </w:r>
          </w:p>
        </w:tc>
      </w:tr>
      <w:tr w:rsidR="00732BFF" w:rsidRPr="00123177" w14:paraId="04584A66" w14:textId="77777777" w:rsidTr="00061B12">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68C39204" w14:textId="77777777" w:rsidR="00732BFF" w:rsidRPr="00741DF8" w:rsidRDefault="00732BFF"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C597AB" w14:textId="672454FE" w:rsidR="00732BFF" w:rsidRPr="00741DF8" w:rsidRDefault="00732BFF" w:rsidP="00535342">
            <w:pPr>
              <w:rPr>
                <w:rFonts w:eastAsia="Arial"/>
                <w:color w:val="000000" w:themeColor="text1"/>
                <w:szCs w:val="20"/>
              </w:rPr>
            </w:pPr>
            <w:r w:rsidRPr="00741DF8">
              <w:rPr>
                <w:rFonts w:eastAsia="Arial"/>
                <w:color w:val="000000" w:themeColor="text1"/>
                <w:szCs w:val="20"/>
              </w:rPr>
              <w:t xml:space="preserve">The application shall be able to transit to substate “Faulty_PowerDn-SafeState” upon Timeout between </w:t>
            </w:r>
            <w:r w:rsidRPr="00732BFF">
              <w:rPr>
                <w:rFonts w:eastAsia="Arial"/>
                <w:color w:val="000000" w:themeColor="text1"/>
                <w:szCs w:val="20"/>
              </w:rPr>
              <w:t>Disable_400V_AD_2 and Shutdown_Sequence_Completed</w:t>
            </w:r>
            <w:r w:rsidRPr="008C04BB">
              <w:rPr>
                <w:rFonts w:eastAsia="Arial"/>
                <w:color w:val="000000" w:themeColor="text1"/>
                <w:szCs w:val="20"/>
              </w:rPr>
              <w:t>.</w:t>
            </w:r>
          </w:p>
        </w:tc>
      </w:tr>
      <w:tr w:rsidR="00732BFF" w:rsidRPr="00123177" w14:paraId="2C00E7D1"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A2AE546" w14:textId="77777777" w:rsidR="00732BFF" w:rsidRPr="00123177" w:rsidRDefault="00732BFF" w:rsidP="00535342">
            <w:r w:rsidRPr="00123177">
              <w:rPr>
                <w:rFonts w:eastAsia="Arial"/>
                <w:color w:val="000000" w:themeColor="text1"/>
                <w:szCs w:val="20"/>
              </w:rPr>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AA8D70" w14:textId="77777777" w:rsidR="00732BFF" w:rsidRPr="00123177" w:rsidRDefault="00732BFF" w:rsidP="00535342">
            <w:r w:rsidRPr="00123177">
              <w:t>No Such derived requirement is applicable.</w:t>
            </w:r>
          </w:p>
        </w:tc>
      </w:tr>
      <w:tr w:rsidR="00732BFF" w:rsidRPr="00123177" w14:paraId="3EDB5E7E"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9CA0682" w14:textId="77777777" w:rsidR="00732BFF" w:rsidRPr="00123177" w:rsidRDefault="00732BFF"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686AF1" w14:textId="77777777" w:rsidR="00732BFF" w:rsidRPr="00123177" w:rsidRDefault="00732BFF" w:rsidP="00535342">
            <w:r w:rsidRPr="00123177">
              <w:rPr>
                <w:rFonts w:eastAsia="Arial"/>
                <w:color w:val="000000" w:themeColor="text1"/>
                <w:szCs w:val="20"/>
              </w:rPr>
              <w:t>No Specific access restrictions is applicable.</w:t>
            </w:r>
          </w:p>
        </w:tc>
      </w:tr>
      <w:tr w:rsidR="00061B12" w:rsidRPr="00123177" w14:paraId="24B441C3"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0C4D16F" w14:textId="77777777" w:rsidR="00061B12" w:rsidRPr="00123177" w:rsidRDefault="00061B12" w:rsidP="00061B12">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C0790E" w14:textId="77777777" w:rsidR="00061B12" w:rsidRDefault="00061B12" w:rsidP="00061B12">
            <w:pPr>
              <w:pStyle w:val="NormalWeb"/>
              <w:spacing w:before="0" w:beforeAutospacing="0" w:after="0" w:afterAutospacing="0"/>
            </w:pPr>
            <w:r>
              <w:t>1. Set the 800V side (high side) voltage of the power module to greater than 480V(e.g. 540V)</w:t>
            </w:r>
          </w:p>
          <w:p w14:paraId="25F0EB14" w14:textId="77777777" w:rsidR="00061B12" w:rsidRDefault="00061B12" w:rsidP="00061B12">
            <w:pPr>
              <w:pStyle w:val="NormalWeb"/>
              <w:spacing w:before="0" w:beforeAutospacing="0" w:after="0" w:afterAutospacing="0"/>
            </w:pPr>
            <w:r>
              <w:t>2. Send NHVDCDCCommand as 0x01 ("Enable") using the CAN interface.</w:t>
            </w:r>
          </w:p>
          <w:p w14:paraId="26771258" w14:textId="36CDED31" w:rsidR="00061B12" w:rsidRDefault="00061B12" w:rsidP="00061B12">
            <w:pPr>
              <w:pStyle w:val="NormalWeb"/>
              <w:spacing w:before="0" w:beforeAutospacing="0" w:after="0" w:afterAutospacing="0"/>
            </w:pPr>
            <w:r>
              <w:t>3. The power module status shall be disabled.</w:t>
            </w:r>
          </w:p>
          <w:p w14:paraId="19A331A5" w14:textId="407C5BBE" w:rsidR="00061B12" w:rsidRPr="00123177" w:rsidRDefault="00061B12" w:rsidP="00061B12">
            <w:pPr>
              <w:spacing w:line="259" w:lineRule="auto"/>
            </w:pPr>
            <w:r>
              <w:t xml:space="preserve">4. Disable active discharge on 400V side DC link </w:t>
            </w:r>
          </w:p>
        </w:tc>
      </w:tr>
      <w:tr w:rsidR="00061B12" w:rsidRPr="00123177" w14:paraId="67F629C7"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24BAB5F" w14:textId="77777777" w:rsidR="00061B12" w:rsidRPr="00123177" w:rsidRDefault="00061B12" w:rsidP="00061B12">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5985EF" w14:textId="77777777" w:rsidR="00061B12" w:rsidRDefault="00061B12" w:rsidP="00061B12">
            <w:pPr>
              <w:pStyle w:val="NormalWeb"/>
              <w:spacing w:before="60" w:beforeAutospacing="0" w:after="60" w:afterAutospacing="0"/>
            </w:pPr>
            <w:r>
              <w:t>Below CAN messages are observed</w:t>
            </w:r>
          </w:p>
          <w:p w14:paraId="0B73F7C5" w14:textId="77777777" w:rsidR="00061B12" w:rsidRDefault="00061B12" w:rsidP="00061B12">
            <w:pPr>
              <w:pStyle w:val="NormalWeb"/>
              <w:spacing w:before="60" w:beforeAutospacing="0" w:after="60" w:afterAutospacing="0"/>
            </w:pPr>
            <w:r>
              <w:t>NHVDCDCFault @ HVDCDC_Status1 is equal to 0x3 (“level 2")</w:t>
            </w:r>
          </w:p>
          <w:p w14:paraId="7AF50127" w14:textId="6D21C9BB" w:rsidR="00061B12" w:rsidRDefault="00061B12" w:rsidP="00061B12">
            <w:pPr>
              <w:pStyle w:val="NormalWeb"/>
              <w:spacing w:before="60" w:beforeAutospacing="0" w:after="60" w:afterAutospacing="0"/>
            </w:pPr>
            <w:r>
              <w:t>NHVDCDCFaultID @ HVDCDC_Debug_PDU is equal to &lt;TBD&gt; ("DIAGNOSTIC_SM_FAULTY_EFS_TIMEOUT3_FAULT_ID") and is raised after the fault response calibratable time.</w:t>
            </w:r>
          </w:p>
          <w:p w14:paraId="243A250A" w14:textId="77777777" w:rsidR="00061B12" w:rsidRDefault="00061B12" w:rsidP="00061B12">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65ABAB73" w14:textId="77777777" w:rsidR="00061B12" w:rsidRDefault="00061B12" w:rsidP="00061B12">
            <w:pPr>
              <w:pStyle w:val="NormalWeb"/>
              <w:spacing w:before="60" w:beforeAutospacing="0" w:after="60" w:afterAutospacing="0"/>
              <w:rPr>
                <w:color w:val="000000"/>
              </w:rPr>
            </w:pPr>
            <w:r>
              <w:rPr>
                <w:color w:val="000000"/>
              </w:rPr>
              <w:t>NHVDCDCStatus @ HVDCDC_Status1 is set to 0x7 ("PowerDown_Safe_State_NHVDCDCStatus_NW")</w:t>
            </w:r>
          </w:p>
          <w:p w14:paraId="05DD4B2C" w14:textId="77777777" w:rsidR="00061B12" w:rsidRDefault="00061B12" w:rsidP="00061B12">
            <w:pPr>
              <w:pStyle w:val="NormalWeb"/>
              <w:spacing w:before="0" w:beforeAutospacing="0" w:after="0" w:afterAutospacing="0"/>
              <w:rPr>
                <w:color w:val="000000"/>
              </w:rPr>
            </w:pPr>
            <w:r>
              <w:rPr>
                <w:color w:val="000000"/>
              </w:rPr>
              <w:t>NHVDCDCStatusDebug @ HVDCDC_Debug is set to 0x11 ("PowerDown_Safe_State")</w:t>
            </w:r>
          </w:p>
          <w:p w14:paraId="1BFA2F52" w14:textId="15999C25" w:rsidR="00061B12" w:rsidRPr="00123177" w:rsidRDefault="00061B12" w:rsidP="00061B12">
            <w:pPr>
              <w:spacing w:line="259" w:lineRule="auto"/>
              <w:rPr>
                <w:rFonts w:eastAsia="Arial"/>
                <w:color w:val="000000" w:themeColor="text1"/>
                <w:szCs w:val="20"/>
              </w:rPr>
            </w:pPr>
            <w:r>
              <w:rPr>
                <w:color w:val="000000"/>
              </w:rPr>
              <w:t> </w:t>
            </w:r>
          </w:p>
        </w:tc>
      </w:tr>
      <w:tr w:rsidR="00061B12" w:rsidRPr="00123177" w14:paraId="13549C4E"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9AD9656" w14:textId="77777777" w:rsidR="00061B12" w:rsidRPr="00123177" w:rsidRDefault="00061B12" w:rsidP="00061B12">
            <w:r w:rsidRPr="00123177">
              <w:rPr>
                <w:rFonts w:eastAsia="Arial"/>
                <w:color w:val="000000" w:themeColor="text1"/>
                <w:szCs w:val="20"/>
              </w:rPr>
              <w:lastRenderedPageBreak/>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080405" w14:textId="095D6E5C" w:rsidR="00061B12" w:rsidRDefault="00061B12" w:rsidP="00061B12">
            <w:pPr>
              <w:pStyle w:val="NormalWeb"/>
              <w:spacing w:before="60" w:beforeAutospacing="0" w:after="60" w:afterAutospacing="0"/>
            </w:pPr>
            <w:r>
              <w:t>The HVDCDC application does transits to the "Faulty_PowerDn_SafeState" state from the “</w:t>
            </w:r>
            <w:r w:rsidRPr="00732BFF">
              <w:rPr>
                <w:rFonts w:eastAsia="Arial"/>
                <w:color w:val="000000" w:themeColor="text1"/>
                <w:szCs w:val="20"/>
              </w:rPr>
              <w:t>Disable_400V_AD_2</w:t>
            </w:r>
            <w:r>
              <w:t>” substate of the "Faulty" state after the defined the calibratable timeout when the below conditions are met,</w:t>
            </w:r>
          </w:p>
          <w:p w14:paraId="6B8EFFB7" w14:textId="77777777" w:rsidR="00061B12" w:rsidRDefault="00061B12" w:rsidP="00061B12">
            <w:pPr>
              <w:pStyle w:val="NormalWeb"/>
              <w:spacing w:before="60" w:beforeAutospacing="0" w:after="60" w:afterAutospacing="0"/>
            </w:pPr>
            <w:r>
              <w:t xml:space="preserve">1. Set the 800V side (high side) voltage of the power module to greater than 480V(e.g. 540V) </w:t>
            </w:r>
          </w:p>
          <w:p w14:paraId="0810F82A" w14:textId="77777777" w:rsidR="00061B12" w:rsidRDefault="00061B12" w:rsidP="00061B12">
            <w:pPr>
              <w:pStyle w:val="NormalWeb"/>
              <w:spacing w:before="0" w:beforeAutospacing="0" w:after="0" w:afterAutospacing="0"/>
            </w:pPr>
            <w:r>
              <w:t>2. The power module status shall be disabled.</w:t>
            </w:r>
          </w:p>
          <w:p w14:paraId="3D8A7271" w14:textId="78545210" w:rsidR="00061B12" w:rsidRDefault="00061B12" w:rsidP="00061B12">
            <w:pPr>
              <w:pStyle w:val="NormalWeb"/>
              <w:spacing w:before="60" w:beforeAutospacing="0" w:after="60" w:afterAutospacing="0"/>
            </w:pPr>
            <w:r>
              <w:t xml:space="preserve">3. Disable active discharge on 400V side DC link </w:t>
            </w:r>
          </w:p>
          <w:p w14:paraId="6EA97A2A" w14:textId="290846A2" w:rsidR="00061B12" w:rsidRDefault="00061B12" w:rsidP="00061B12">
            <w:pPr>
              <w:pStyle w:val="NormalWeb"/>
              <w:spacing w:before="60" w:beforeAutospacing="0" w:after="60" w:afterAutospacing="0"/>
            </w:pPr>
            <w:r>
              <w:t>4. NHVDCDCFault @ HVDCDC_Status1 is equal to 0x3 (“level 2")</w:t>
            </w:r>
          </w:p>
          <w:p w14:paraId="76C09238" w14:textId="219EF118" w:rsidR="00061B12" w:rsidRDefault="00061B12" w:rsidP="00061B12">
            <w:pPr>
              <w:pStyle w:val="NormalWeb"/>
              <w:spacing w:before="60" w:beforeAutospacing="0" w:after="60" w:afterAutospacing="0"/>
            </w:pPr>
            <w:r>
              <w:t>5. NHVDCDCFaultID @ HVDCDC_Debug_PDU is equal to &lt;TBD&gt; ("DIAGNOSTIC_SM_FAULTY_EFS_TIMEOUT3_FAULT_ID") and is raised after the fault response calibratable time.</w:t>
            </w:r>
          </w:p>
          <w:p w14:paraId="55BEC9E8" w14:textId="54B65D03" w:rsidR="00061B12" w:rsidRPr="00123177" w:rsidRDefault="00061B12" w:rsidP="00061B12">
            <w:pPr>
              <w:spacing w:line="259" w:lineRule="auto"/>
              <w:rPr>
                <w:rFonts w:eastAsia="Arial"/>
              </w:rPr>
            </w:pPr>
            <w:r>
              <w:t> </w:t>
            </w:r>
          </w:p>
        </w:tc>
      </w:tr>
      <w:tr w:rsidR="00732BFF" w:rsidRPr="00123177" w14:paraId="10B120C2"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FFD19B4" w14:textId="77777777" w:rsidR="00732BFF" w:rsidRPr="00123177" w:rsidRDefault="00732BFF" w:rsidP="00535342">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CFDF2A" w14:textId="77777777" w:rsidR="00732BFF" w:rsidRPr="00123177" w:rsidRDefault="00732BFF" w:rsidP="00535342">
            <w:r w:rsidRPr="00123177">
              <w:t>No such mandatory fields is applicable.</w:t>
            </w:r>
          </w:p>
        </w:tc>
      </w:tr>
      <w:tr w:rsidR="00732BFF" w:rsidRPr="00123177" w14:paraId="065AD84C"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642656D" w14:textId="77777777" w:rsidR="00732BFF" w:rsidRPr="00123177" w:rsidRDefault="00732BFF" w:rsidP="00535342">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39F437" w14:textId="4DEF7A7C" w:rsidR="00732BFF" w:rsidRPr="00123177" w:rsidRDefault="00102961" w:rsidP="00535342">
            <w:r>
              <w:t xml:space="preserve">The HVDCDC shall set calibratable timeout time as HVDCDC_CAL for transition </w:t>
            </w:r>
            <w:r w:rsidRPr="00741DF8">
              <w:rPr>
                <w:rFonts w:eastAsia="Arial"/>
                <w:color w:val="000000" w:themeColor="text1"/>
                <w:szCs w:val="20"/>
              </w:rPr>
              <w:t xml:space="preserve">between </w:t>
            </w:r>
            <w:r w:rsidRPr="00732BFF">
              <w:rPr>
                <w:rFonts w:eastAsia="Arial"/>
                <w:color w:val="000000" w:themeColor="text1"/>
                <w:szCs w:val="20"/>
              </w:rPr>
              <w:t>Disable_400V_AD_2 and Shutdown_Sequence_Completed</w:t>
            </w:r>
            <w:r>
              <w:rPr>
                <w:rFonts w:eastAsia="Arial"/>
                <w:color w:val="000000" w:themeColor="text1"/>
                <w:szCs w:val="20"/>
              </w:rPr>
              <w:t>.</w:t>
            </w:r>
          </w:p>
        </w:tc>
      </w:tr>
      <w:tr w:rsidR="00732BFF" w:rsidRPr="00123177" w14:paraId="52526DA5"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62887E4" w14:textId="77777777" w:rsidR="00732BFF" w:rsidRPr="00123177" w:rsidRDefault="00732BFF" w:rsidP="00535342">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F21D14" w14:textId="77777777" w:rsidR="00732BFF" w:rsidRPr="00123177" w:rsidRDefault="00732BFF" w:rsidP="00535342">
            <w:r w:rsidRPr="00123177">
              <w:rPr>
                <w:szCs w:val="20"/>
              </w:rPr>
              <w:t>Default values shall be applicable with respect to Pre-Loaded Values</w:t>
            </w:r>
          </w:p>
        </w:tc>
      </w:tr>
      <w:tr w:rsidR="00732BFF" w:rsidRPr="00123177" w14:paraId="6A977D5A"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F452391" w14:textId="77777777" w:rsidR="00732BFF" w:rsidRPr="00123177" w:rsidRDefault="00732BFF" w:rsidP="00535342">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72363C" w14:textId="77777777" w:rsidR="00732BFF" w:rsidRPr="00123177" w:rsidRDefault="00732BFF" w:rsidP="00535342">
            <w:r w:rsidRPr="00123177">
              <w:t>Valid range of Values is not applicable</w:t>
            </w:r>
          </w:p>
        </w:tc>
      </w:tr>
      <w:tr w:rsidR="00732BFF" w:rsidRPr="00123177" w14:paraId="2C1724AC"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0B0D291" w14:textId="77777777" w:rsidR="00732BFF" w:rsidRPr="00123177" w:rsidRDefault="00732BFF" w:rsidP="00535342">
            <w:r w:rsidRPr="00123177">
              <w:rPr>
                <w:rFonts w:eastAsia="Arial"/>
                <w:color w:val="000000" w:themeColor="text1"/>
                <w:szCs w:val="20"/>
              </w:rPr>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8ADB98" w14:textId="77777777" w:rsidR="00732BFF" w:rsidRPr="00123177" w:rsidRDefault="00732BFF" w:rsidP="00535342">
            <w:r w:rsidRPr="00123177">
              <w:rPr>
                <w:szCs w:val="20"/>
              </w:rPr>
              <w:t>Data latency period is not applicable</w:t>
            </w:r>
          </w:p>
        </w:tc>
      </w:tr>
      <w:tr w:rsidR="00732BFF" w:rsidRPr="00123177" w14:paraId="2B3A4513"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EE694C8" w14:textId="77777777" w:rsidR="00732BFF" w:rsidRPr="00123177" w:rsidRDefault="00732BFF" w:rsidP="00535342">
            <w:r w:rsidRPr="00123177">
              <w:rPr>
                <w:rFonts w:eastAsia="Arial"/>
                <w:color w:val="000000" w:themeColor="text1"/>
                <w:szCs w:val="20"/>
              </w:rPr>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E67C45" w14:textId="77777777" w:rsidR="00732BFF" w:rsidRPr="00123177" w:rsidRDefault="00732BFF" w:rsidP="00535342">
            <w:r w:rsidRPr="00123177">
              <w:rPr>
                <w:szCs w:val="20"/>
              </w:rPr>
              <w:t>Data Retention period is not applicable.</w:t>
            </w:r>
          </w:p>
        </w:tc>
      </w:tr>
      <w:tr w:rsidR="00732BFF" w:rsidRPr="00123177" w14:paraId="289BD262"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578B3DB" w14:textId="77777777" w:rsidR="00732BFF" w:rsidRPr="00123177" w:rsidRDefault="00732BFF" w:rsidP="00535342">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98BD1D" w14:textId="77777777" w:rsidR="00732BFF" w:rsidRPr="00123177" w:rsidRDefault="00732BFF" w:rsidP="00535342">
            <w:r w:rsidRPr="00123177">
              <w:rPr>
                <w:szCs w:val="20"/>
              </w:rPr>
              <w:t>Data rate is not applicable.</w:t>
            </w:r>
          </w:p>
        </w:tc>
      </w:tr>
      <w:tr w:rsidR="00732BFF" w:rsidRPr="00123177" w14:paraId="28F5EC38"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CE2D310" w14:textId="77777777" w:rsidR="00732BFF" w:rsidRPr="00123177" w:rsidRDefault="00732BFF" w:rsidP="00535342">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C8085F" w14:textId="77777777" w:rsidR="00732BFF" w:rsidRPr="00123177" w:rsidRDefault="00732BFF" w:rsidP="00535342">
            <w:pPr>
              <w:spacing w:line="259" w:lineRule="auto"/>
              <w:rPr>
                <w:rFonts w:eastAsia="Arial"/>
                <w:color w:val="000000" w:themeColor="text1"/>
                <w:szCs w:val="20"/>
              </w:rPr>
            </w:pPr>
            <w:r w:rsidRPr="00123177">
              <w:rPr>
                <w:szCs w:val="20"/>
              </w:rPr>
              <w:t>External event is not required.</w:t>
            </w:r>
          </w:p>
        </w:tc>
      </w:tr>
      <w:tr w:rsidR="00732BFF" w:rsidRPr="00123177" w14:paraId="0FBBB25E"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D73F3A9" w14:textId="77777777" w:rsidR="00732BFF" w:rsidRPr="00123177" w:rsidRDefault="00732BFF" w:rsidP="00535342">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5799FF" w14:textId="77777777" w:rsidR="00732BFF" w:rsidRPr="00123177" w:rsidRDefault="00732BFF" w:rsidP="00535342">
            <w:r w:rsidRPr="00123177">
              <w:rPr>
                <w:szCs w:val="20"/>
              </w:rPr>
              <w:t>Temporal event is not applicable.</w:t>
            </w:r>
          </w:p>
        </w:tc>
      </w:tr>
      <w:tr w:rsidR="00732BFF" w:rsidRPr="00123177" w14:paraId="486B30C4"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EB674C0" w14:textId="77777777" w:rsidR="00732BFF" w:rsidRPr="00123177" w:rsidRDefault="00732BFF" w:rsidP="00535342">
            <w:r w:rsidRPr="00123177">
              <w:rPr>
                <w:rFonts w:eastAsia="Arial"/>
                <w:color w:val="000000" w:themeColor="text1"/>
                <w:szCs w:val="20"/>
              </w:rPr>
              <w:t xml:space="preserve">Validation Rules/ </w:t>
            </w:r>
          </w:p>
          <w:p w14:paraId="28A9B0DC" w14:textId="77777777" w:rsidR="00732BFF" w:rsidRPr="00123177" w:rsidRDefault="00732BFF"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591EB3" w14:textId="77777777" w:rsidR="00732BFF" w:rsidRDefault="00061B12" w:rsidP="00535342">
            <w:pPr>
              <w:pStyle w:val="TableText"/>
              <w:snapToGrid w:val="0"/>
            </w:pPr>
            <w:r>
              <w:t>Verify the CAN messages and CAN signal mentioned in input and out section on CANalyzer Tool.</w:t>
            </w:r>
          </w:p>
          <w:p w14:paraId="5734A73B" w14:textId="77777777" w:rsidR="00061B12" w:rsidRDefault="00061B12" w:rsidP="00535342">
            <w:pPr>
              <w:pStyle w:val="TableText"/>
              <w:snapToGrid w:val="0"/>
            </w:pPr>
          </w:p>
          <w:p w14:paraId="1A0076BA" w14:textId="77777777" w:rsidR="00061B12" w:rsidRDefault="00061B12" w:rsidP="00061B12">
            <w:pPr>
              <w:pStyle w:val="NormalWeb"/>
              <w:spacing w:before="60" w:beforeAutospacing="0" w:after="60" w:afterAutospacing="0"/>
            </w:pPr>
            <w:r>
              <w:t>NHVDCDCFault @ HVDCDC_Status1 is equal to 0x3 (“level 2")</w:t>
            </w:r>
          </w:p>
          <w:p w14:paraId="1ED76D74" w14:textId="77777777" w:rsidR="00061B12" w:rsidRDefault="00061B12" w:rsidP="00061B12">
            <w:pPr>
              <w:pStyle w:val="NormalWeb"/>
              <w:spacing w:before="60" w:beforeAutospacing="0" w:after="60" w:afterAutospacing="0"/>
            </w:pPr>
            <w:r>
              <w:t>NHVDCDCFaultID @ HVDCDC_Debug_PDU is equal to &lt;TBD&gt; ("DIAGNOSTIC_SM_FAULTY_EFS_TIMEOUT3_FAULT_ID") and is raised after the fault response calibratable time.</w:t>
            </w:r>
          </w:p>
          <w:p w14:paraId="498EB13D" w14:textId="77777777" w:rsidR="00061B12" w:rsidRDefault="00061B12" w:rsidP="00061B12">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0232508C" w14:textId="77777777" w:rsidR="00061B12" w:rsidRDefault="00061B12" w:rsidP="00061B12">
            <w:pPr>
              <w:pStyle w:val="NormalWeb"/>
              <w:spacing w:before="60" w:beforeAutospacing="0" w:after="60" w:afterAutospacing="0"/>
              <w:rPr>
                <w:color w:val="000000"/>
              </w:rPr>
            </w:pPr>
            <w:r>
              <w:rPr>
                <w:color w:val="000000"/>
              </w:rPr>
              <w:t>NHVDCDCStatus @ HVDCDC_Status1 is set to 0x7 ("PowerDown_Safe_State_NHVDCDCStatus_NW")</w:t>
            </w:r>
          </w:p>
          <w:p w14:paraId="10F2A9DD" w14:textId="060B0BCA" w:rsidR="00061B12" w:rsidRPr="00061B12" w:rsidRDefault="00061B12" w:rsidP="00061B12">
            <w:pPr>
              <w:pStyle w:val="NormalWeb"/>
              <w:spacing w:before="0" w:beforeAutospacing="0" w:after="0" w:afterAutospacing="0"/>
              <w:rPr>
                <w:color w:val="000000"/>
              </w:rPr>
            </w:pPr>
            <w:r>
              <w:rPr>
                <w:color w:val="000000"/>
              </w:rPr>
              <w:lastRenderedPageBreak/>
              <w:t>NHVDCDCStatusDebug @ HVDCDC_Debug is set to 0x11 ("PowerDown_Safe_State")</w:t>
            </w:r>
          </w:p>
        </w:tc>
      </w:tr>
      <w:tr w:rsidR="00732BFF" w:rsidRPr="00123177" w14:paraId="41ED9530"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33AB2DB" w14:textId="77777777" w:rsidR="00732BFF" w:rsidRPr="00123177" w:rsidRDefault="00732BFF" w:rsidP="00535342">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EC6BBB" w14:textId="77777777" w:rsidR="00732BFF" w:rsidRPr="00123177" w:rsidRDefault="00732BFF" w:rsidP="00535342">
            <w:r w:rsidRPr="00123177">
              <w:rPr>
                <w:szCs w:val="20"/>
              </w:rPr>
              <w:t>Constraints is not applicable.</w:t>
            </w:r>
          </w:p>
        </w:tc>
      </w:tr>
      <w:tr w:rsidR="00732BFF" w:rsidRPr="00123177" w14:paraId="3B9CC4EF"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2812B60" w14:textId="77777777" w:rsidR="00732BFF" w:rsidRPr="00123177" w:rsidRDefault="00732BFF" w:rsidP="00535342">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69F304" w14:textId="77777777" w:rsidR="00732BFF" w:rsidRPr="00123177" w:rsidRDefault="00732BFF" w:rsidP="00535342">
            <w:r w:rsidRPr="00123177">
              <w:rPr>
                <w:szCs w:val="20"/>
              </w:rPr>
              <w:t>No effects on other system</w:t>
            </w:r>
          </w:p>
        </w:tc>
      </w:tr>
      <w:tr w:rsidR="00732BFF" w:rsidRPr="00123177" w14:paraId="04849370"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83BCE8F" w14:textId="77777777" w:rsidR="00732BFF" w:rsidRPr="00123177" w:rsidRDefault="00732BFF" w:rsidP="00535342">
            <w:r w:rsidRPr="00123177">
              <w:rPr>
                <w:rFonts w:eastAsia="Arial"/>
                <w:color w:val="000000" w:themeColor="text1"/>
                <w:szCs w:val="20"/>
              </w:rPr>
              <w:t>Testability with respect to test environment</w:t>
            </w:r>
          </w:p>
          <w:p w14:paraId="796FED3B" w14:textId="77777777" w:rsidR="00732BFF" w:rsidRPr="00123177" w:rsidRDefault="00732BFF" w:rsidP="00535342">
            <w:r w:rsidRPr="00123177">
              <w:rPr>
                <w:rFonts w:eastAsia="Arial"/>
                <w:color w:val="000000" w:themeColor="text1"/>
                <w:szCs w:val="20"/>
              </w:rPr>
              <w:t>(Yes/No)</w:t>
            </w:r>
          </w:p>
          <w:p w14:paraId="55ECF3DB" w14:textId="77777777" w:rsidR="00732BFF" w:rsidRPr="00123177" w:rsidRDefault="00732BFF" w:rsidP="00535342">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540979" w14:textId="77777777" w:rsidR="00732BFF" w:rsidRPr="00123177" w:rsidRDefault="00732BFF" w:rsidP="00535342">
            <w:pPr>
              <w:pStyle w:val="TableText"/>
              <w:snapToGrid w:val="0"/>
            </w:pPr>
            <w:r w:rsidRPr="00123177">
              <w:t>YES</w:t>
            </w:r>
          </w:p>
          <w:p w14:paraId="78FC5CE4" w14:textId="77777777" w:rsidR="00732BFF" w:rsidRPr="00123177" w:rsidRDefault="00732BFF" w:rsidP="00535342"/>
        </w:tc>
      </w:tr>
      <w:tr w:rsidR="00732BFF" w:rsidRPr="00123177" w14:paraId="58058DD0"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D18E5DC" w14:textId="77777777" w:rsidR="00732BFF" w:rsidRPr="00123177" w:rsidRDefault="00732BFF" w:rsidP="00535342">
            <w:r w:rsidRPr="00123177">
              <w:rPr>
                <w:rFonts w:eastAsia="Arial"/>
                <w:color w:val="000000" w:themeColor="text1"/>
                <w:szCs w:val="20"/>
              </w:rPr>
              <w:t>Feasible within project constraints</w:t>
            </w:r>
          </w:p>
          <w:p w14:paraId="6F370F45" w14:textId="77777777" w:rsidR="00732BFF" w:rsidRPr="00123177" w:rsidRDefault="00732BFF" w:rsidP="00535342">
            <w:r w:rsidRPr="00123177">
              <w:rPr>
                <w:rFonts w:eastAsia="Arial"/>
                <w:color w:val="000000" w:themeColor="text1"/>
                <w:szCs w:val="20"/>
              </w:rPr>
              <w:t>(Yes/No)</w:t>
            </w:r>
          </w:p>
          <w:p w14:paraId="2E51CF11" w14:textId="77777777" w:rsidR="00732BFF" w:rsidRPr="00123177" w:rsidRDefault="00732BFF" w:rsidP="00535342">
            <w:r w:rsidRPr="00123177">
              <w:rPr>
                <w:rFonts w:eastAsia="Arial"/>
                <w:i/>
                <w:iCs/>
                <w:color w:val="000000" w:themeColor="text1"/>
                <w:szCs w:val="20"/>
              </w:rPr>
              <w:t>Note: Add the impact 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81828A" w14:textId="77777777" w:rsidR="00732BFF" w:rsidRPr="00123177" w:rsidRDefault="00732BFF" w:rsidP="00535342">
            <w:pPr>
              <w:pStyle w:val="TableText"/>
              <w:snapToGrid w:val="0"/>
            </w:pPr>
            <w:r w:rsidRPr="00123177">
              <w:t>YES</w:t>
            </w:r>
          </w:p>
          <w:p w14:paraId="6A79A6EC" w14:textId="77777777" w:rsidR="00732BFF" w:rsidRPr="00123177" w:rsidRDefault="00732BFF" w:rsidP="00535342"/>
        </w:tc>
      </w:tr>
      <w:tr w:rsidR="00732BFF" w:rsidRPr="00123177" w14:paraId="52910B73"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81E5BD9" w14:textId="77777777" w:rsidR="00732BFF" w:rsidRPr="00123177" w:rsidRDefault="00732BFF" w:rsidP="00535342">
            <w:r w:rsidRPr="00123177">
              <w:rPr>
                <w:rFonts w:eastAsia="Arial"/>
                <w:color w:val="000000" w:themeColor="text1"/>
                <w:szCs w:val="20"/>
              </w:rPr>
              <w:t>Critical</w:t>
            </w:r>
          </w:p>
          <w:p w14:paraId="6FB67443" w14:textId="77777777" w:rsidR="00732BFF" w:rsidRPr="00123177" w:rsidRDefault="00732BFF" w:rsidP="00535342">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9725C7" w14:textId="77777777" w:rsidR="00732BFF" w:rsidRPr="00123177" w:rsidRDefault="00732BFF" w:rsidP="00535342">
            <w:r w:rsidRPr="00123177">
              <w:t>YES</w:t>
            </w:r>
          </w:p>
        </w:tc>
      </w:tr>
      <w:tr w:rsidR="00732BFF" w:rsidRPr="00123177" w14:paraId="62716D69" w14:textId="77777777" w:rsidTr="00061B1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171118C" w14:textId="77777777" w:rsidR="00732BFF" w:rsidRPr="00123177" w:rsidRDefault="00732BFF" w:rsidP="00535342">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BAE860" w14:textId="77777777" w:rsidR="00732BFF" w:rsidRPr="00123177" w:rsidRDefault="00732BFF" w:rsidP="00535342">
            <w:r w:rsidRPr="00123177">
              <w:t>Acceptance Criteria for this requirement should be as per SECTION-6 ACCEPTANCE CRITERIA</w:t>
            </w:r>
          </w:p>
        </w:tc>
      </w:tr>
    </w:tbl>
    <w:p w14:paraId="479ADD58" w14:textId="77777777" w:rsidR="00732BFF" w:rsidRDefault="00732BFF" w:rsidP="00A55B53">
      <w:pPr>
        <w:rPr>
          <w:szCs w:val="20"/>
        </w:rPr>
      </w:pPr>
    </w:p>
    <w:p w14:paraId="44C1D7E8" w14:textId="652FE5EA" w:rsidR="00732BFF" w:rsidRPr="00732BFF" w:rsidRDefault="00732BFF" w:rsidP="00732BFF">
      <w:pPr>
        <w:pStyle w:val="Heading5"/>
        <w:tabs>
          <w:tab w:val="num" w:pos="360"/>
        </w:tabs>
        <w:rPr>
          <w:rFonts w:eastAsia="Arial"/>
          <w:color w:val="000000" w:themeColor="text1"/>
          <w:sz w:val="20"/>
          <w:szCs w:val="20"/>
        </w:rPr>
      </w:pPr>
      <w:r w:rsidRPr="00732BFF">
        <w:rPr>
          <w:rFonts w:eastAsia="Arial"/>
          <w:color w:val="000000" w:themeColor="text1"/>
          <w:sz w:val="20"/>
          <w:szCs w:val="20"/>
        </w:rPr>
        <w:t>Transition requirement to Faulty_PowerDn-SafeState state when timeout between Disable_3 and Open_400V_SolidStateSw_3.</w:t>
      </w:r>
    </w:p>
    <w:tbl>
      <w:tblPr>
        <w:tblW w:w="9300" w:type="dxa"/>
        <w:tblInd w:w="103" w:type="dxa"/>
        <w:tblLook w:val="06A0" w:firstRow="1" w:lastRow="0" w:firstColumn="1" w:lastColumn="0" w:noHBand="1" w:noVBand="1"/>
      </w:tblPr>
      <w:tblGrid>
        <w:gridCol w:w="1456"/>
        <w:gridCol w:w="7844"/>
      </w:tblGrid>
      <w:tr w:rsidR="00061B12" w:rsidRPr="00123177" w14:paraId="3529DD54"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0A9AD5A" w14:textId="77777777" w:rsidR="00061B12" w:rsidRPr="00123177" w:rsidRDefault="00061B12"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86C1337" w14:textId="77777777" w:rsidR="00061B12" w:rsidRPr="00123177" w:rsidRDefault="00061B12" w:rsidP="00535342">
            <w:r w:rsidRPr="00123177">
              <w:rPr>
                <w:rFonts w:eastAsia="Arial"/>
                <w:b/>
                <w:bCs/>
                <w:color w:val="000000" w:themeColor="text1"/>
                <w:szCs w:val="20"/>
              </w:rPr>
              <w:t>Description</w:t>
            </w:r>
          </w:p>
        </w:tc>
      </w:tr>
      <w:tr w:rsidR="00061B12" w:rsidRPr="00123177" w14:paraId="6B21B948" w14:textId="77777777" w:rsidTr="0053534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221CB546" w14:textId="77777777" w:rsidR="00061B12" w:rsidRPr="00123177" w:rsidRDefault="00061B12"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6300C7" w14:textId="2E8A9C7A" w:rsidR="00061B12" w:rsidRPr="00123177" w:rsidRDefault="00061B12" w:rsidP="00535342">
            <w:r w:rsidRPr="00123177">
              <w:rPr>
                <w:rFonts w:eastAsia="Arial"/>
                <w:color w:val="000000" w:themeColor="text1"/>
              </w:rPr>
              <w:t>SWRS_APP_STATE_</w:t>
            </w:r>
            <w:r>
              <w:rPr>
                <w:rFonts w:eastAsia="Arial"/>
                <w:color w:val="000000" w:themeColor="text1"/>
              </w:rPr>
              <w:t>4</w:t>
            </w:r>
            <w:r w:rsidR="00B07DB5">
              <w:rPr>
                <w:rFonts w:eastAsia="Arial"/>
                <w:color w:val="000000" w:themeColor="text1"/>
              </w:rPr>
              <w:t>7</w:t>
            </w:r>
          </w:p>
        </w:tc>
      </w:tr>
      <w:tr w:rsidR="00061B12" w:rsidRPr="00123177" w14:paraId="6E4A58CB" w14:textId="77777777" w:rsidTr="0053534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07CDDF5E" w14:textId="77777777" w:rsidR="00061B12" w:rsidRPr="00123177" w:rsidRDefault="00061B12" w:rsidP="00535342">
            <w:pPr>
              <w:rPr>
                <w:rFonts w:eastAsia="Arial"/>
                <w:color w:val="000000" w:themeColor="text1"/>
              </w:rPr>
            </w:pPr>
            <w:commentRangeStart w:id="134"/>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FED550" w14:textId="77777777" w:rsidR="00061B12" w:rsidRPr="00123177" w:rsidRDefault="00061B12" w:rsidP="00535342">
            <w:pPr>
              <w:rPr>
                <w:rFonts w:eastAsia="Arial"/>
                <w:color w:val="000000" w:themeColor="text1"/>
              </w:rPr>
            </w:pPr>
            <w:r w:rsidRPr="00123177">
              <w:rPr>
                <w:rFonts w:eastAsia="Arial"/>
                <w:color w:val="000000" w:themeColor="text1"/>
              </w:rPr>
              <w:t>SDS-HVDCDC-</w:t>
            </w:r>
            <w:r>
              <w:rPr>
                <w:rFonts w:eastAsia="Arial"/>
                <w:color w:val="000000" w:themeColor="text1"/>
              </w:rPr>
              <w:t>405</w:t>
            </w:r>
            <w:commentRangeEnd w:id="134"/>
            <w:r w:rsidR="005B7EDF" w:rsidRPr="00123177">
              <w:rPr>
                <w:rStyle w:val="CommentReference"/>
                <w:rFonts w:eastAsia="Arial"/>
                <w:color w:val="000000" w:themeColor="text1"/>
                <w:sz w:val="24"/>
                <w:szCs w:val="24"/>
              </w:rPr>
              <w:commentReference w:id="134"/>
            </w:r>
          </w:p>
        </w:tc>
      </w:tr>
      <w:tr w:rsidR="00061B12" w:rsidRPr="00123177" w14:paraId="651F07C7" w14:textId="77777777" w:rsidTr="0053534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353D51F7" w14:textId="77777777" w:rsidR="00061B12" w:rsidRPr="00123177" w:rsidRDefault="00061B12"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7E5211" w14:textId="77777777" w:rsidR="00061B12" w:rsidRPr="00123177" w:rsidRDefault="00061B12" w:rsidP="00535342">
            <w:pPr>
              <w:rPr>
                <w:rFonts w:eastAsia="Arial"/>
                <w:color w:val="000000" w:themeColor="text1"/>
              </w:rPr>
            </w:pPr>
            <w:r>
              <w:t>Pre C</w:t>
            </w:r>
            <w:r w:rsidRPr="00123177">
              <w:t>-Sample/PF</w:t>
            </w:r>
            <w:r>
              <w:t>3</w:t>
            </w:r>
            <w:r w:rsidRPr="00123177">
              <w:t>.0</w:t>
            </w:r>
            <w:r>
              <w:t xml:space="preserve"> Phase-2</w:t>
            </w:r>
          </w:p>
        </w:tc>
      </w:tr>
      <w:tr w:rsidR="00061B12" w:rsidRPr="00123177" w14:paraId="05840ECC" w14:textId="77777777" w:rsidTr="00535342">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727A4092" w14:textId="77777777" w:rsidR="00061B12" w:rsidRPr="00741DF8" w:rsidRDefault="00061B12" w:rsidP="00535342">
            <w:pPr>
              <w:rPr>
                <w:rFonts w:eastAsia="Arial"/>
                <w:color w:val="000000" w:themeColor="text1"/>
                <w:szCs w:val="20"/>
              </w:rPr>
            </w:pPr>
            <w:r w:rsidRPr="00123177">
              <w:rPr>
                <w:rFonts w:eastAsia="Arial"/>
                <w:color w:val="000000" w:themeColor="text1"/>
                <w:szCs w:val="20"/>
              </w:rPr>
              <w:lastRenderedPageBreak/>
              <w:t>Purpose</w:t>
            </w:r>
            <w:r w:rsidRPr="00741DF8">
              <w:rPr>
                <w:rFonts w:eastAsia="Arial"/>
                <w:color w:val="000000" w:themeColor="text1"/>
                <w:szCs w:val="20"/>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0C14BA" w14:textId="4499F98E" w:rsidR="00061B12" w:rsidRPr="00741DF8" w:rsidRDefault="00061B12" w:rsidP="00535342">
            <w:pPr>
              <w:rPr>
                <w:rFonts w:eastAsia="Arial"/>
                <w:color w:val="000000" w:themeColor="text1"/>
                <w:szCs w:val="20"/>
              </w:rPr>
            </w:pPr>
            <w:r w:rsidRPr="00741DF8">
              <w:rPr>
                <w:rFonts w:eastAsia="Arial"/>
                <w:color w:val="000000" w:themeColor="text1"/>
                <w:szCs w:val="20"/>
              </w:rPr>
              <w:t xml:space="preserve">The application shall be able to transit to substate “Faulty_PowerDn-SafeState” upon Timeout between </w:t>
            </w:r>
            <w:r w:rsidRPr="00061B12">
              <w:rPr>
                <w:rFonts w:eastAsia="Arial"/>
                <w:color w:val="000000" w:themeColor="text1"/>
                <w:szCs w:val="20"/>
              </w:rPr>
              <w:t>Disable_3</w:t>
            </w:r>
            <w:r>
              <w:rPr>
                <w:rFonts w:eastAsia="Arial"/>
                <w:color w:val="000000" w:themeColor="text1"/>
                <w:szCs w:val="20"/>
              </w:rPr>
              <w:t xml:space="preserve"> </w:t>
            </w:r>
            <w:r w:rsidRPr="00732BFF">
              <w:rPr>
                <w:rFonts w:eastAsia="Arial"/>
                <w:color w:val="000000" w:themeColor="text1"/>
                <w:szCs w:val="20"/>
              </w:rPr>
              <w:t xml:space="preserve">and </w:t>
            </w:r>
            <w:r w:rsidRPr="00061B12">
              <w:rPr>
                <w:rFonts w:eastAsia="Arial"/>
                <w:color w:val="000000" w:themeColor="text1"/>
                <w:szCs w:val="20"/>
              </w:rPr>
              <w:t>Open_400V_SolidStateSw_3</w:t>
            </w:r>
            <w:r w:rsidRPr="008C04BB">
              <w:rPr>
                <w:rFonts w:eastAsia="Arial"/>
                <w:color w:val="000000" w:themeColor="text1"/>
                <w:szCs w:val="20"/>
              </w:rPr>
              <w:t>.</w:t>
            </w:r>
          </w:p>
        </w:tc>
      </w:tr>
      <w:tr w:rsidR="00061B12" w:rsidRPr="00123177" w14:paraId="566EE5B1"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63858D0" w14:textId="77777777" w:rsidR="00061B12" w:rsidRPr="00123177" w:rsidRDefault="00061B12" w:rsidP="00535342">
            <w:r w:rsidRPr="00123177">
              <w:rPr>
                <w:rFonts w:eastAsia="Arial"/>
                <w:color w:val="000000" w:themeColor="text1"/>
                <w:szCs w:val="20"/>
              </w:rPr>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B3FFF3" w14:textId="77777777" w:rsidR="00061B12" w:rsidRPr="00123177" w:rsidRDefault="00061B12" w:rsidP="00535342">
            <w:r w:rsidRPr="00123177">
              <w:t>No Such derived requirement is applicable.</w:t>
            </w:r>
          </w:p>
        </w:tc>
      </w:tr>
      <w:tr w:rsidR="00061B12" w:rsidRPr="00123177" w14:paraId="51F73B7C"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76E9E06" w14:textId="77777777" w:rsidR="00061B12" w:rsidRPr="00123177" w:rsidRDefault="00061B12"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B14D81" w14:textId="77777777" w:rsidR="00061B12" w:rsidRPr="00123177" w:rsidRDefault="00061B12" w:rsidP="00535342">
            <w:r w:rsidRPr="00123177">
              <w:rPr>
                <w:rFonts w:eastAsia="Arial"/>
                <w:color w:val="000000" w:themeColor="text1"/>
                <w:szCs w:val="20"/>
              </w:rPr>
              <w:t>No Specific access restrictions is applicable.</w:t>
            </w:r>
          </w:p>
        </w:tc>
      </w:tr>
      <w:tr w:rsidR="00061B12" w:rsidRPr="00123177" w14:paraId="7B225199"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4B1D3EC" w14:textId="77777777" w:rsidR="00061B12" w:rsidRPr="00123177" w:rsidRDefault="00061B12"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1BD057" w14:textId="77777777" w:rsidR="00061B12" w:rsidRDefault="00061B12" w:rsidP="00535342">
            <w:pPr>
              <w:pStyle w:val="NormalWeb"/>
              <w:spacing w:before="0" w:beforeAutospacing="0" w:after="0" w:afterAutospacing="0"/>
            </w:pPr>
            <w:r>
              <w:t>1. Set the 800V side (high side) voltage of the power module to greater than 480V(e.g. 540V)</w:t>
            </w:r>
          </w:p>
          <w:p w14:paraId="171457A6" w14:textId="77777777" w:rsidR="00061B12" w:rsidRDefault="00061B12" w:rsidP="00535342">
            <w:pPr>
              <w:pStyle w:val="NormalWeb"/>
              <w:spacing w:before="0" w:beforeAutospacing="0" w:after="0" w:afterAutospacing="0"/>
            </w:pPr>
            <w:r>
              <w:t>2. Send NHVDCDCCommand as 0x01 ("Enable") using the CAN interface.</w:t>
            </w:r>
          </w:p>
          <w:p w14:paraId="02733E12" w14:textId="77777777" w:rsidR="00061B12" w:rsidRDefault="00061B12" w:rsidP="00535342">
            <w:pPr>
              <w:pStyle w:val="NormalWeb"/>
              <w:spacing w:before="0" w:beforeAutospacing="0" w:after="0" w:afterAutospacing="0"/>
            </w:pPr>
            <w:r>
              <w:t>3. The power module status shall be Enabled.</w:t>
            </w:r>
          </w:p>
          <w:p w14:paraId="1A20E5F3" w14:textId="77777777" w:rsidR="00061B12" w:rsidRPr="00123177" w:rsidRDefault="00061B12" w:rsidP="00535342">
            <w:pPr>
              <w:spacing w:line="259" w:lineRule="auto"/>
            </w:pPr>
            <w:r>
              <w:t xml:space="preserve">4. Open the solid state switch on the 400V side </w:t>
            </w:r>
          </w:p>
        </w:tc>
      </w:tr>
      <w:tr w:rsidR="00061B12" w:rsidRPr="00123177" w14:paraId="68D8BBFD"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EA165DF" w14:textId="77777777" w:rsidR="00061B12" w:rsidRPr="00123177" w:rsidRDefault="00061B12"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CE0FA0" w14:textId="77777777" w:rsidR="00061B12" w:rsidRDefault="00061B12" w:rsidP="00535342">
            <w:pPr>
              <w:pStyle w:val="NormalWeb"/>
              <w:spacing w:before="60" w:beforeAutospacing="0" w:after="60" w:afterAutospacing="0"/>
            </w:pPr>
            <w:r>
              <w:t>Below CAN messages are observed</w:t>
            </w:r>
          </w:p>
          <w:p w14:paraId="3C3A5174" w14:textId="77777777" w:rsidR="00061B12" w:rsidRDefault="00061B12" w:rsidP="00535342">
            <w:pPr>
              <w:pStyle w:val="NormalWeb"/>
              <w:spacing w:before="60" w:beforeAutospacing="0" w:after="60" w:afterAutospacing="0"/>
            </w:pPr>
            <w:r>
              <w:t>NHVDCDCFault @ HVDCDC_Status1 is equal to 0x3 (“level 2")</w:t>
            </w:r>
          </w:p>
          <w:p w14:paraId="2453B14C" w14:textId="7093C343" w:rsidR="00061B12" w:rsidRDefault="00061B12" w:rsidP="00535342">
            <w:pPr>
              <w:pStyle w:val="NormalWeb"/>
              <w:spacing w:before="60" w:beforeAutospacing="0" w:after="60" w:afterAutospacing="0"/>
            </w:pPr>
            <w:r>
              <w:t>NHVDCDCFaultID @ HVDCDC_Debug_PDU is equal to &lt;TBD&gt; ("DIAGNOSTIC_SM_FAULTY_</w:t>
            </w:r>
            <w:r w:rsidR="001C719E">
              <w:t>N</w:t>
            </w:r>
            <w:r>
              <w:t>FS_TIMEOUT1_FAULT_ID") and is raised after the fault response calibratable time.</w:t>
            </w:r>
          </w:p>
          <w:p w14:paraId="39C58880" w14:textId="77777777" w:rsidR="00061B12" w:rsidRDefault="00061B12" w:rsidP="00535342">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6A1272CF" w14:textId="77777777" w:rsidR="00061B12" w:rsidRDefault="00061B12" w:rsidP="00535342">
            <w:pPr>
              <w:pStyle w:val="NormalWeb"/>
              <w:spacing w:before="60" w:beforeAutospacing="0" w:after="60" w:afterAutospacing="0"/>
              <w:rPr>
                <w:color w:val="000000"/>
              </w:rPr>
            </w:pPr>
            <w:r>
              <w:rPr>
                <w:color w:val="000000"/>
              </w:rPr>
              <w:t>NHVDCDCStatus @ HVDCDC_Status1 is set to 0x7 ("PowerDown_Safe_State_NHVDCDCStatus_NW")</w:t>
            </w:r>
          </w:p>
          <w:p w14:paraId="60CB6702" w14:textId="77777777" w:rsidR="00061B12" w:rsidRDefault="00061B12" w:rsidP="00535342">
            <w:pPr>
              <w:pStyle w:val="NormalWeb"/>
              <w:spacing w:before="0" w:beforeAutospacing="0" w:after="0" w:afterAutospacing="0"/>
              <w:rPr>
                <w:color w:val="000000"/>
              </w:rPr>
            </w:pPr>
            <w:r>
              <w:rPr>
                <w:color w:val="000000"/>
              </w:rPr>
              <w:t>NHVDCDCStatusDebug @ HVDCDC_Debug is set to 0x11 ("PowerDown_Safe_State")</w:t>
            </w:r>
          </w:p>
          <w:p w14:paraId="763BA292" w14:textId="77777777" w:rsidR="00061B12" w:rsidRPr="00123177" w:rsidRDefault="00061B12" w:rsidP="00535342">
            <w:pPr>
              <w:spacing w:line="259" w:lineRule="auto"/>
              <w:rPr>
                <w:rFonts w:eastAsia="Arial"/>
                <w:color w:val="000000" w:themeColor="text1"/>
                <w:szCs w:val="20"/>
              </w:rPr>
            </w:pPr>
            <w:r>
              <w:rPr>
                <w:color w:val="000000"/>
              </w:rPr>
              <w:t> </w:t>
            </w:r>
          </w:p>
        </w:tc>
      </w:tr>
      <w:tr w:rsidR="00061B12" w:rsidRPr="00123177" w14:paraId="22045CE0"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DB0C9FA" w14:textId="77777777" w:rsidR="00061B12" w:rsidRPr="00123177" w:rsidRDefault="00061B12" w:rsidP="00535342">
            <w:r w:rsidRPr="00123177">
              <w:rPr>
                <w:rFonts w:eastAsia="Arial"/>
                <w:color w:val="000000" w:themeColor="text1"/>
                <w:szCs w:val="20"/>
              </w:rPr>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415954" w14:textId="274CB1C9" w:rsidR="00061B12" w:rsidRDefault="00061B12" w:rsidP="00535342">
            <w:pPr>
              <w:pStyle w:val="NormalWeb"/>
              <w:spacing w:before="60" w:beforeAutospacing="0" w:after="60" w:afterAutospacing="0"/>
            </w:pPr>
            <w:r>
              <w:t>The HVDCDC application does transits to the "Faulty_PowerDn_SafeState" state from the “</w:t>
            </w:r>
            <w:r w:rsidR="001C719E" w:rsidRPr="00061B12">
              <w:rPr>
                <w:rFonts w:eastAsia="Arial"/>
                <w:color w:val="000000" w:themeColor="text1"/>
                <w:szCs w:val="20"/>
              </w:rPr>
              <w:t>Disable_3</w:t>
            </w:r>
            <w:r>
              <w:t>” substate of the "Faulty" state after the defined the calibratable timeout when the below conditions are met,</w:t>
            </w:r>
          </w:p>
          <w:p w14:paraId="000CDFBC" w14:textId="77777777" w:rsidR="00061B12" w:rsidRDefault="00061B12" w:rsidP="00535342">
            <w:pPr>
              <w:pStyle w:val="NormalWeb"/>
              <w:spacing w:before="60" w:beforeAutospacing="0" w:after="60" w:afterAutospacing="0"/>
            </w:pPr>
            <w:r>
              <w:t xml:space="preserve">1. Set the 800V side (high side) voltage of the power module to greater than 480V(e.g. 540V) </w:t>
            </w:r>
          </w:p>
          <w:p w14:paraId="08EFD836" w14:textId="77777777" w:rsidR="00061B12" w:rsidRDefault="00061B12" w:rsidP="00535342">
            <w:pPr>
              <w:pStyle w:val="NormalWeb"/>
              <w:spacing w:before="0" w:beforeAutospacing="0" w:after="0" w:afterAutospacing="0"/>
            </w:pPr>
            <w:r>
              <w:t>2. The power module status shall be Enabled.</w:t>
            </w:r>
          </w:p>
          <w:p w14:paraId="744649D6" w14:textId="77777777" w:rsidR="00061B12" w:rsidRDefault="00061B12" w:rsidP="00535342">
            <w:pPr>
              <w:pStyle w:val="NormalWeb"/>
              <w:spacing w:before="60" w:beforeAutospacing="0" w:after="60" w:afterAutospacing="0"/>
            </w:pPr>
            <w:r>
              <w:t xml:space="preserve">3. Open the solid state switch on the 400V side </w:t>
            </w:r>
          </w:p>
          <w:p w14:paraId="478B8368" w14:textId="77777777" w:rsidR="00061B12" w:rsidRDefault="00061B12" w:rsidP="00535342">
            <w:pPr>
              <w:pStyle w:val="NormalWeb"/>
              <w:spacing w:before="60" w:beforeAutospacing="0" w:after="60" w:afterAutospacing="0"/>
            </w:pPr>
            <w:r>
              <w:t>4. NHVDCDCFault @ HVDCDC_Status1 is equal to 0x3 (“level 2")</w:t>
            </w:r>
          </w:p>
          <w:p w14:paraId="4E3D0D5D" w14:textId="2C286B12" w:rsidR="00061B12" w:rsidRDefault="00061B12" w:rsidP="00535342">
            <w:pPr>
              <w:pStyle w:val="NormalWeb"/>
              <w:spacing w:before="60" w:beforeAutospacing="0" w:after="60" w:afterAutospacing="0"/>
            </w:pPr>
            <w:r>
              <w:t>5. NHVDCDCFaultID @ HVDCDC_Debug_P</w:t>
            </w:r>
            <w:r w:rsidR="00A45AB3">
              <w:t>D</w:t>
            </w:r>
            <w:r>
              <w:t>U is equal to &lt;TBD&gt; ("DIAGNOSTIC_SM_FAULTY_</w:t>
            </w:r>
            <w:r w:rsidR="001C719E">
              <w:t>N</w:t>
            </w:r>
            <w:r>
              <w:t>FS_TIMEOUT1_FAULT_ID") and is raised after the fault response calibratable time.</w:t>
            </w:r>
          </w:p>
          <w:p w14:paraId="173687CC" w14:textId="77777777" w:rsidR="00061B12" w:rsidRPr="00123177" w:rsidRDefault="00061B12" w:rsidP="00535342">
            <w:pPr>
              <w:spacing w:line="259" w:lineRule="auto"/>
              <w:rPr>
                <w:rFonts w:eastAsia="Arial"/>
              </w:rPr>
            </w:pPr>
            <w:r>
              <w:t> </w:t>
            </w:r>
          </w:p>
        </w:tc>
      </w:tr>
      <w:tr w:rsidR="00061B12" w:rsidRPr="00123177" w14:paraId="6FBD5FC8"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C6BC6F5" w14:textId="77777777" w:rsidR="00061B12" w:rsidRPr="00123177" w:rsidRDefault="00061B12" w:rsidP="00535342">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BC66B7" w14:textId="77777777" w:rsidR="00061B12" w:rsidRPr="00123177" w:rsidRDefault="00061B12" w:rsidP="00535342">
            <w:r w:rsidRPr="00123177">
              <w:t>No such mandatory fields is applicable.</w:t>
            </w:r>
          </w:p>
        </w:tc>
      </w:tr>
      <w:tr w:rsidR="00102961" w:rsidRPr="00123177" w14:paraId="3EF4C019"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F106BAC" w14:textId="77777777" w:rsidR="00102961" w:rsidRPr="00123177" w:rsidRDefault="00102961" w:rsidP="00102961">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FF949A" w14:textId="7C7D1DB7" w:rsidR="00102961" w:rsidRPr="00123177" w:rsidRDefault="00102961" w:rsidP="00102961">
            <w:r>
              <w:t xml:space="preserve">The HVDCDC shall set calibratable timeout time as HVDCDC_CAL for transition </w:t>
            </w:r>
            <w:r w:rsidRPr="00741DF8">
              <w:rPr>
                <w:rFonts w:eastAsia="Arial"/>
                <w:color w:val="000000" w:themeColor="text1"/>
                <w:szCs w:val="20"/>
              </w:rPr>
              <w:t xml:space="preserve">between </w:t>
            </w:r>
            <w:r w:rsidRPr="00061B12">
              <w:rPr>
                <w:rFonts w:eastAsia="Arial"/>
                <w:color w:val="000000" w:themeColor="text1"/>
                <w:szCs w:val="20"/>
              </w:rPr>
              <w:t>Disable_3</w:t>
            </w:r>
            <w:r>
              <w:rPr>
                <w:rFonts w:eastAsia="Arial"/>
                <w:color w:val="000000" w:themeColor="text1"/>
                <w:szCs w:val="20"/>
              </w:rPr>
              <w:t xml:space="preserve"> </w:t>
            </w:r>
            <w:r w:rsidRPr="00732BFF">
              <w:rPr>
                <w:rFonts w:eastAsia="Arial"/>
                <w:color w:val="000000" w:themeColor="text1"/>
                <w:szCs w:val="20"/>
              </w:rPr>
              <w:t xml:space="preserve">and </w:t>
            </w:r>
            <w:r w:rsidRPr="00061B12">
              <w:rPr>
                <w:rFonts w:eastAsia="Arial"/>
                <w:color w:val="000000" w:themeColor="text1"/>
                <w:szCs w:val="20"/>
              </w:rPr>
              <w:t>Open_400V_SolidStateSw_3</w:t>
            </w:r>
            <w:r>
              <w:rPr>
                <w:rFonts w:eastAsia="Arial"/>
                <w:color w:val="000000" w:themeColor="text1"/>
                <w:szCs w:val="20"/>
              </w:rPr>
              <w:t>.</w:t>
            </w:r>
          </w:p>
        </w:tc>
      </w:tr>
      <w:tr w:rsidR="00102961" w:rsidRPr="00123177" w14:paraId="26749342"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E7A44FD" w14:textId="77777777" w:rsidR="00102961" w:rsidRPr="00123177" w:rsidRDefault="00102961" w:rsidP="00102961">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B589CF" w14:textId="77777777" w:rsidR="00102961" w:rsidRPr="00123177" w:rsidRDefault="00102961" w:rsidP="00102961">
            <w:r w:rsidRPr="00123177">
              <w:rPr>
                <w:szCs w:val="20"/>
              </w:rPr>
              <w:t>Default values shall be applicable with respect to Pre-Loaded Values</w:t>
            </w:r>
          </w:p>
        </w:tc>
      </w:tr>
      <w:tr w:rsidR="00102961" w:rsidRPr="00123177" w14:paraId="00141261"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1420246" w14:textId="77777777" w:rsidR="00102961" w:rsidRPr="00123177" w:rsidRDefault="00102961" w:rsidP="00102961">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5E1338" w14:textId="77777777" w:rsidR="00102961" w:rsidRPr="00123177" w:rsidRDefault="00102961" w:rsidP="00102961">
            <w:r w:rsidRPr="00123177">
              <w:t>Valid range of Values is not applicable</w:t>
            </w:r>
          </w:p>
        </w:tc>
      </w:tr>
      <w:tr w:rsidR="00102961" w:rsidRPr="00123177" w14:paraId="31891843"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D11CE36" w14:textId="77777777" w:rsidR="00102961" w:rsidRPr="00123177" w:rsidRDefault="00102961" w:rsidP="00102961">
            <w:r w:rsidRPr="00123177">
              <w:rPr>
                <w:rFonts w:eastAsia="Arial"/>
                <w:color w:val="000000" w:themeColor="text1"/>
                <w:szCs w:val="20"/>
              </w:rPr>
              <w:lastRenderedPageBreak/>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209F38" w14:textId="77777777" w:rsidR="00102961" w:rsidRPr="00123177" w:rsidRDefault="00102961" w:rsidP="00102961">
            <w:r w:rsidRPr="00123177">
              <w:rPr>
                <w:szCs w:val="20"/>
              </w:rPr>
              <w:t>Data latency period is not applicable</w:t>
            </w:r>
          </w:p>
        </w:tc>
      </w:tr>
      <w:tr w:rsidR="00102961" w:rsidRPr="00123177" w14:paraId="7C54780B"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37491E9" w14:textId="77777777" w:rsidR="00102961" w:rsidRPr="00123177" w:rsidRDefault="00102961" w:rsidP="00102961">
            <w:r w:rsidRPr="00123177">
              <w:rPr>
                <w:rFonts w:eastAsia="Arial"/>
                <w:color w:val="000000" w:themeColor="text1"/>
                <w:szCs w:val="20"/>
              </w:rPr>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0E9419" w14:textId="77777777" w:rsidR="00102961" w:rsidRPr="00123177" w:rsidRDefault="00102961" w:rsidP="00102961">
            <w:r w:rsidRPr="00123177">
              <w:rPr>
                <w:szCs w:val="20"/>
              </w:rPr>
              <w:t>Data Retention period is not applicable.</w:t>
            </w:r>
          </w:p>
        </w:tc>
      </w:tr>
      <w:tr w:rsidR="00102961" w:rsidRPr="00123177" w14:paraId="7CD8D59C"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F8E2C97" w14:textId="77777777" w:rsidR="00102961" w:rsidRPr="00123177" w:rsidRDefault="00102961" w:rsidP="00102961">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517A98" w14:textId="77777777" w:rsidR="00102961" w:rsidRPr="00123177" w:rsidRDefault="00102961" w:rsidP="00102961">
            <w:r w:rsidRPr="00123177">
              <w:rPr>
                <w:szCs w:val="20"/>
              </w:rPr>
              <w:t>Data rate is not applicable.</w:t>
            </w:r>
          </w:p>
        </w:tc>
      </w:tr>
      <w:tr w:rsidR="00102961" w:rsidRPr="00123177" w14:paraId="3D867314"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587AAF3" w14:textId="77777777" w:rsidR="00102961" w:rsidRPr="00123177" w:rsidRDefault="00102961" w:rsidP="00102961">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B5E7B2" w14:textId="77777777" w:rsidR="00102961" w:rsidRPr="00123177" w:rsidRDefault="00102961" w:rsidP="00102961">
            <w:pPr>
              <w:spacing w:line="259" w:lineRule="auto"/>
              <w:rPr>
                <w:rFonts w:eastAsia="Arial"/>
                <w:color w:val="000000" w:themeColor="text1"/>
                <w:szCs w:val="20"/>
              </w:rPr>
            </w:pPr>
            <w:r w:rsidRPr="00123177">
              <w:rPr>
                <w:szCs w:val="20"/>
              </w:rPr>
              <w:t>External event is not required.</w:t>
            </w:r>
          </w:p>
        </w:tc>
      </w:tr>
      <w:tr w:rsidR="00102961" w:rsidRPr="00123177" w14:paraId="710FCF60"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9F990D1" w14:textId="77777777" w:rsidR="00102961" w:rsidRPr="00123177" w:rsidRDefault="00102961" w:rsidP="00102961">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3597DD" w14:textId="77777777" w:rsidR="00102961" w:rsidRPr="00123177" w:rsidRDefault="00102961" w:rsidP="00102961">
            <w:r w:rsidRPr="00123177">
              <w:rPr>
                <w:szCs w:val="20"/>
              </w:rPr>
              <w:t>Temporal event is not applicable.</w:t>
            </w:r>
          </w:p>
        </w:tc>
      </w:tr>
      <w:tr w:rsidR="00102961" w:rsidRPr="00123177" w14:paraId="74C77B5F"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6938AC4" w14:textId="77777777" w:rsidR="00102961" w:rsidRPr="00123177" w:rsidRDefault="00102961" w:rsidP="00102961">
            <w:r w:rsidRPr="00123177">
              <w:rPr>
                <w:rFonts w:eastAsia="Arial"/>
                <w:color w:val="000000" w:themeColor="text1"/>
                <w:szCs w:val="20"/>
              </w:rPr>
              <w:t xml:space="preserve">Validation Rules/ </w:t>
            </w:r>
          </w:p>
          <w:p w14:paraId="653F4277" w14:textId="77777777" w:rsidR="00102961" w:rsidRPr="00123177" w:rsidRDefault="00102961" w:rsidP="00102961">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C3A959" w14:textId="77777777" w:rsidR="00102961" w:rsidRDefault="00102961" w:rsidP="00102961">
            <w:pPr>
              <w:pStyle w:val="TableText"/>
              <w:snapToGrid w:val="0"/>
            </w:pPr>
            <w:r>
              <w:t>Verify the CAN messages and CAN signal mentioned in input and out section on CANalyzer Tool.</w:t>
            </w:r>
          </w:p>
          <w:p w14:paraId="6F1ADCB0" w14:textId="77777777" w:rsidR="00102961" w:rsidRDefault="00102961" w:rsidP="00102961">
            <w:pPr>
              <w:pStyle w:val="TableText"/>
              <w:snapToGrid w:val="0"/>
            </w:pPr>
          </w:p>
          <w:p w14:paraId="7491495D" w14:textId="77777777" w:rsidR="00102961" w:rsidRDefault="00102961" w:rsidP="00102961">
            <w:pPr>
              <w:pStyle w:val="NormalWeb"/>
              <w:spacing w:before="60" w:beforeAutospacing="0" w:after="60" w:afterAutospacing="0"/>
            </w:pPr>
            <w:r>
              <w:t>NHVDCDCFault @ HVDCDC_Status1 is equal to 0x3 (“level 2")</w:t>
            </w:r>
          </w:p>
          <w:p w14:paraId="04B877B0" w14:textId="77777777" w:rsidR="00102961" w:rsidRDefault="00102961" w:rsidP="00102961">
            <w:pPr>
              <w:pStyle w:val="NormalWeb"/>
              <w:spacing w:before="60" w:beforeAutospacing="0" w:after="60" w:afterAutospacing="0"/>
            </w:pPr>
            <w:r>
              <w:t>NHVDCDCFaultID @ HVDCDC_Debug_PDU is equal to &lt;TBD&gt; ("DIAGNOSTIC_SM_FAULTY_NFS_TIMEOUT1_FAULT_ID") and is raised after the fault response calibratable time.</w:t>
            </w:r>
          </w:p>
          <w:p w14:paraId="33D45B01" w14:textId="77777777" w:rsidR="00102961" w:rsidRDefault="00102961" w:rsidP="00102961">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74B3F473" w14:textId="77777777" w:rsidR="00102961" w:rsidRDefault="00102961" w:rsidP="00102961">
            <w:pPr>
              <w:pStyle w:val="NormalWeb"/>
              <w:spacing w:before="60" w:beforeAutospacing="0" w:after="60" w:afterAutospacing="0"/>
              <w:rPr>
                <w:color w:val="000000"/>
              </w:rPr>
            </w:pPr>
            <w:r>
              <w:rPr>
                <w:color w:val="000000"/>
              </w:rPr>
              <w:t>NHVDCDCStatus @ HVDCDC_Status1 is set to 0x7 ("PowerDown_Safe_State_NHVDCDCStatus_NW")</w:t>
            </w:r>
          </w:p>
          <w:p w14:paraId="46E5B116" w14:textId="7A0835CF" w:rsidR="00102961" w:rsidRPr="001C719E" w:rsidRDefault="00102961" w:rsidP="00102961">
            <w:pPr>
              <w:pStyle w:val="NormalWeb"/>
              <w:spacing w:before="0" w:beforeAutospacing="0" w:after="0" w:afterAutospacing="0"/>
              <w:rPr>
                <w:color w:val="000000"/>
              </w:rPr>
            </w:pPr>
            <w:r>
              <w:rPr>
                <w:color w:val="000000"/>
              </w:rPr>
              <w:t>NHVDCDCStatusDebug @ HVDCDC_Debug is set to 0x11 ("PowerDown_Safe_State")</w:t>
            </w:r>
          </w:p>
        </w:tc>
      </w:tr>
      <w:tr w:rsidR="00102961" w:rsidRPr="00123177" w14:paraId="095398E1"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3D4D84F" w14:textId="77777777" w:rsidR="00102961" w:rsidRPr="00123177" w:rsidRDefault="00102961" w:rsidP="00102961">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7B1EA6" w14:textId="77777777" w:rsidR="00102961" w:rsidRPr="00123177" w:rsidRDefault="00102961" w:rsidP="00102961">
            <w:r w:rsidRPr="00123177">
              <w:rPr>
                <w:szCs w:val="20"/>
              </w:rPr>
              <w:t>Constraints is not applicable.</w:t>
            </w:r>
          </w:p>
        </w:tc>
      </w:tr>
      <w:tr w:rsidR="00102961" w:rsidRPr="00123177" w14:paraId="5480E0A7"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71CA9A8" w14:textId="77777777" w:rsidR="00102961" w:rsidRPr="00123177" w:rsidRDefault="00102961" w:rsidP="00102961">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A57B88" w14:textId="77777777" w:rsidR="00102961" w:rsidRPr="00123177" w:rsidRDefault="00102961" w:rsidP="00102961">
            <w:r w:rsidRPr="00123177">
              <w:rPr>
                <w:szCs w:val="20"/>
              </w:rPr>
              <w:t>No effects on other system</w:t>
            </w:r>
          </w:p>
        </w:tc>
      </w:tr>
      <w:tr w:rsidR="00102961" w:rsidRPr="00123177" w14:paraId="0A6454E9"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F37551C" w14:textId="77777777" w:rsidR="00102961" w:rsidRPr="00123177" w:rsidRDefault="00102961" w:rsidP="00102961">
            <w:r w:rsidRPr="00123177">
              <w:rPr>
                <w:rFonts w:eastAsia="Arial"/>
                <w:color w:val="000000" w:themeColor="text1"/>
                <w:szCs w:val="20"/>
              </w:rPr>
              <w:t>Testability with respect to test environment</w:t>
            </w:r>
          </w:p>
          <w:p w14:paraId="38C90956" w14:textId="77777777" w:rsidR="00102961" w:rsidRPr="00123177" w:rsidRDefault="00102961" w:rsidP="00102961">
            <w:r w:rsidRPr="00123177">
              <w:rPr>
                <w:rFonts w:eastAsia="Arial"/>
                <w:color w:val="000000" w:themeColor="text1"/>
                <w:szCs w:val="20"/>
              </w:rPr>
              <w:t>(Yes/No)</w:t>
            </w:r>
          </w:p>
          <w:p w14:paraId="1377ECF4" w14:textId="77777777" w:rsidR="00102961" w:rsidRPr="00123177" w:rsidRDefault="00102961" w:rsidP="00102961">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CA15C4" w14:textId="77777777" w:rsidR="00102961" w:rsidRPr="00123177" w:rsidRDefault="00102961" w:rsidP="00102961">
            <w:pPr>
              <w:pStyle w:val="TableText"/>
              <w:snapToGrid w:val="0"/>
            </w:pPr>
            <w:r w:rsidRPr="00123177">
              <w:t>YES</w:t>
            </w:r>
          </w:p>
          <w:p w14:paraId="35B20B32" w14:textId="77777777" w:rsidR="00102961" w:rsidRPr="00123177" w:rsidRDefault="00102961" w:rsidP="00102961"/>
        </w:tc>
      </w:tr>
      <w:tr w:rsidR="00102961" w:rsidRPr="00123177" w14:paraId="3F905305"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61A16A8" w14:textId="77777777" w:rsidR="00102961" w:rsidRPr="00123177" w:rsidRDefault="00102961" w:rsidP="00102961">
            <w:r w:rsidRPr="00123177">
              <w:rPr>
                <w:rFonts w:eastAsia="Arial"/>
                <w:color w:val="000000" w:themeColor="text1"/>
                <w:szCs w:val="20"/>
              </w:rPr>
              <w:t xml:space="preserve">Feasible within </w:t>
            </w:r>
            <w:r w:rsidRPr="00123177">
              <w:rPr>
                <w:rFonts w:eastAsia="Arial"/>
                <w:color w:val="000000" w:themeColor="text1"/>
                <w:szCs w:val="20"/>
              </w:rPr>
              <w:lastRenderedPageBreak/>
              <w:t>project constraints</w:t>
            </w:r>
          </w:p>
          <w:p w14:paraId="71E404B8" w14:textId="77777777" w:rsidR="00102961" w:rsidRPr="00123177" w:rsidRDefault="00102961" w:rsidP="00102961">
            <w:r w:rsidRPr="00123177">
              <w:rPr>
                <w:rFonts w:eastAsia="Arial"/>
                <w:color w:val="000000" w:themeColor="text1"/>
                <w:szCs w:val="20"/>
              </w:rPr>
              <w:t>(Yes/No)</w:t>
            </w:r>
          </w:p>
          <w:p w14:paraId="5395F0F1" w14:textId="77777777" w:rsidR="00102961" w:rsidRPr="00123177" w:rsidRDefault="00102961" w:rsidP="00102961">
            <w:r w:rsidRPr="00123177">
              <w:rPr>
                <w:rFonts w:eastAsia="Arial"/>
                <w:i/>
                <w:iCs/>
                <w:color w:val="000000" w:themeColor="text1"/>
                <w:szCs w:val="20"/>
              </w:rPr>
              <w:t>Note: Add the impact 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492F2F" w14:textId="77777777" w:rsidR="00102961" w:rsidRPr="00123177" w:rsidRDefault="00102961" w:rsidP="00102961">
            <w:pPr>
              <w:pStyle w:val="TableText"/>
              <w:snapToGrid w:val="0"/>
            </w:pPr>
            <w:r w:rsidRPr="00123177">
              <w:lastRenderedPageBreak/>
              <w:t>YES</w:t>
            </w:r>
          </w:p>
          <w:p w14:paraId="24A3EB8D" w14:textId="77777777" w:rsidR="00102961" w:rsidRPr="00123177" w:rsidRDefault="00102961" w:rsidP="00102961"/>
        </w:tc>
      </w:tr>
      <w:tr w:rsidR="00102961" w:rsidRPr="00123177" w14:paraId="745B3112"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ECDB5A5" w14:textId="77777777" w:rsidR="00102961" w:rsidRPr="00123177" w:rsidRDefault="00102961" w:rsidP="00102961">
            <w:r w:rsidRPr="00123177">
              <w:rPr>
                <w:rFonts w:eastAsia="Arial"/>
                <w:color w:val="000000" w:themeColor="text1"/>
                <w:szCs w:val="20"/>
              </w:rPr>
              <w:t>Critical</w:t>
            </w:r>
          </w:p>
          <w:p w14:paraId="54BE31B7" w14:textId="77777777" w:rsidR="00102961" w:rsidRPr="00123177" w:rsidRDefault="00102961" w:rsidP="00102961">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860ADB" w14:textId="77777777" w:rsidR="00102961" w:rsidRPr="00123177" w:rsidRDefault="00102961" w:rsidP="00102961">
            <w:r w:rsidRPr="00123177">
              <w:t>YES</w:t>
            </w:r>
          </w:p>
        </w:tc>
      </w:tr>
      <w:tr w:rsidR="00102961" w:rsidRPr="00123177" w14:paraId="24D101F3"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976849C" w14:textId="77777777" w:rsidR="00102961" w:rsidRPr="00123177" w:rsidRDefault="00102961" w:rsidP="00102961">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CA454B" w14:textId="77777777" w:rsidR="00102961" w:rsidRPr="00123177" w:rsidRDefault="00102961" w:rsidP="00102961">
            <w:r w:rsidRPr="00123177">
              <w:t>Acceptance Criteria for this requirement should be as per SECTION-6 ACCEPTANCE CRITERIA</w:t>
            </w:r>
          </w:p>
        </w:tc>
      </w:tr>
    </w:tbl>
    <w:p w14:paraId="0FF68E5B" w14:textId="77777777" w:rsidR="00732BFF" w:rsidRDefault="00732BFF" w:rsidP="00A55B53">
      <w:pPr>
        <w:rPr>
          <w:szCs w:val="20"/>
        </w:rPr>
      </w:pPr>
    </w:p>
    <w:p w14:paraId="3C612C40" w14:textId="28D41FBD" w:rsidR="00732BFF" w:rsidRPr="00732BFF" w:rsidRDefault="00732BFF" w:rsidP="00DF18D2">
      <w:pPr>
        <w:pStyle w:val="Heading5"/>
        <w:tabs>
          <w:tab w:val="num" w:pos="360"/>
        </w:tabs>
        <w:rPr>
          <w:rFonts w:eastAsia="Arial"/>
          <w:color w:val="000000" w:themeColor="text1"/>
          <w:sz w:val="20"/>
          <w:szCs w:val="20"/>
        </w:rPr>
      </w:pPr>
      <w:r w:rsidRPr="00732BFF">
        <w:rPr>
          <w:rFonts w:eastAsia="Arial"/>
          <w:color w:val="000000" w:themeColor="text1"/>
          <w:sz w:val="20"/>
          <w:szCs w:val="20"/>
        </w:rPr>
        <w:t xml:space="preserve">Transition requirement to Faulty_PowerDn-SafeState state when timeout between </w:t>
      </w:r>
      <w:r w:rsidR="00DF18D2" w:rsidRPr="00DF18D2">
        <w:rPr>
          <w:rFonts w:eastAsia="Arial"/>
          <w:color w:val="000000" w:themeColor="text1"/>
          <w:sz w:val="20"/>
          <w:szCs w:val="20"/>
        </w:rPr>
        <w:t>Open_400V_SolidStateSw_3 and Active_Discharge_400V_3</w:t>
      </w:r>
      <w:r w:rsidRPr="00732BFF">
        <w:rPr>
          <w:rFonts w:eastAsia="Arial"/>
          <w:color w:val="000000" w:themeColor="text1"/>
          <w:sz w:val="20"/>
          <w:szCs w:val="20"/>
        </w:rPr>
        <w:t>.</w:t>
      </w:r>
    </w:p>
    <w:tbl>
      <w:tblPr>
        <w:tblW w:w="9300" w:type="dxa"/>
        <w:tblInd w:w="103" w:type="dxa"/>
        <w:tblLook w:val="06A0" w:firstRow="1" w:lastRow="0" w:firstColumn="1" w:lastColumn="0" w:noHBand="1" w:noVBand="1"/>
      </w:tblPr>
      <w:tblGrid>
        <w:gridCol w:w="1456"/>
        <w:gridCol w:w="7844"/>
      </w:tblGrid>
      <w:tr w:rsidR="00061B12" w:rsidRPr="00123177" w14:paraId="7C6D351E"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144877F" w14:textId="77777777" w:rsidR="00061B12" w:rsidRPr="00123177" w:rsidRDefault="00061B12"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D0ED0CE" w14:textId="77777777" w:rsidR="00061B12" w:rsidRPr="00123177" w:rsidRDefault="00061B12" w:rsidP="00535342">
            <w:r w:rsidRPr="00123177">
              <w:rPr>
                <w:rFonts w:eastAsia="Arial"/>
                <w:b/>
                <w:bCs/>
                <w:color w:val="000000" w:themeColor="text1"/>
                <w:szCs w:val="20"/>
              </w:rPr>
              <w:t>Description</w:t>
            </w:r>
          </w:p>
        </w:tc>
      </w:tr>
      <w:tr w:rsidR="00061B12" w:rsidRPr="00123177" w14:paraId="32FB1312" w14:textId="77777777" w:rsidTr="0053534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049BB3BE" w14:textId="77777777" w:rsidR="00061B12" w:rsidRPr="00123177" w:rsidRDefault="00061B12"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4B2C9B" w14:textId="27F71528" w:rsidR="00061B12" w:rsidRPr="00123177" w:rsidRDefault="00061B12" w:rsidP="00535342">
            <w:r w:rsidRPr="00123177">
              <w:rPr>
                <w:rFonts w:eastAsia="Arial"/>
                <w:color w:val="000000" w:themeColor="text1"/>
              </w:rPr>
              <w:t>SWRS_APP_STATE_</w:t>
            </w:r>
            <w:r>
              <w:rPr>
                <w:rFonts w:eastAsia="Arial"/>
                <w:color w:val="000000" w:themeColor="text1"/>
              </w:rPr>
              <w:t>4</w:t>
            </w:r>
            <w:r w:rsidR="00B07DB5">
              <w:rPr>
                <w:rFonts w:eastAsia="Arial"/>
                <w:color w:val="000000" w:themeColor="text1"/>
              </w:rPr>
              <w:t>8</w:t>
            </w:r>
          </w:p>
        </w:tc>
      </w:tr>
      <w:tr w:rsidR="00061B12" w:rsidRPr="00123177" w14:paraId="11A47441" w14:textId="77777777" w:rsidTr="0053534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65176E6E" w14:textId="77777777" w:rsidR="00061B12" w:rsidRPr="00123177" w:rsidRDefault="00061B12" w:rsidP="00535342">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F46A72" w14:textId="77777777" w:rsidR="00061B12" w:rsidRPr="00123177" w:rsidRDefault="00061B12" w:rsidP="00535342">
            <w:pPr>
              <w:rPr>
                <w:rFonts w:eastAsia="Arial"/>
                <w:color w:val="000000" w:themeColor="text1"/>
              </w:rPr>
            </w:pPr>
            <w:r w:rsidRPr="00123177">
              <w:rPr>
                <w:rFonts w:eastAsia="Arial"/>
                <w:color w:val="000000" w:themeColor="text1"/>
              </w:rPr>
              <w:t>SDS-HVDCDC-</w:t>
            </w:r>
            <w:r>
              <w:rPr>
                <w:rFonts w:eastAsia="Arial"/>
                <w:color w:val="000000" w:themeColor="text1"/>
              </w:rPr>
              <w:t>405</w:t>
            </w:r>
          </w:p>
        </w:tc>
      </w:tr>
      <w:tr w:rsidR="00061B12" w:rsidRPr="00123177" w14:paraId="0F5DC20F" w14:textId="77777777" w:rsidTr="0053534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6D0C971C" w14:textId="77777777" w:rsidR="00061B12" w:rsidRPr="00123177" w:rsidRDefault="00061B12"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0E018A" w14:textId="77777777" w:rsidR="00061B12" w:rsidRPr="00123177" w:rsidRDefault="00061B12" w:rsidP="00535342">
            <w:pPr>
              <w:rPr>
                <w:rFonts w:eastAsia="Arial"/>
                <w:color w:val="000000" w:themeColor="text1"/>
              </w:rPr>
            </w:pPr>
            <w:r>
              <w:t>Pre C</w:t>
            </w:r>
            <w:r w:rsidRPr="00123177">
              <w:t>-Sample/PF</w:t>
            </w:r>
            <w:r>
              <w:t>3</w:t>
            </w:r>
            <w:r w:rsidRPr="00123177">
              <w:t>.0</w:t>
            </w:r>
            <w:r>
              <w:t xml:space="preserve"> Phase-2</w:t>
            </w:r>
          </w:p>
        </w:tc>
      </w:tr>
      <w:tr w:rsidR="00061B12" w:rsidRPr="00123177" w14:paraId="62363DF9" w14:textId="77777777" w:rsidTr="00535342">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1AEA7266" w14:textId="77777777" w:rsidR="00061B12" w:rsidRPr="00741DF8" w:rsidRDefault="00061B12"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336854" w14:textId="30DC4C3E" w:rsidR="00061B12" w:rsidRPr="00741DF8" w:rsidRDefault="00061B12" w:rsidP="00535342">
            <w:pPr>
              <w:rPr>
                <w:rFonts w:eastAsia="Arial"/>
                <w:color w:val="000000" w:themeColor="text1"/>
                <w:szCs w:val="20"/>
              </w:rPr>
            </w:pPr>
            <w:r w:rsidRPr="00741DF8">
              <w:rPr>
                <w:rFonts w:eastAsia="Arial"/>
                <w:color w:val="000000" w:themeColor="text1"/>
                <w:szCs w:val="20"/>
              </w:rPr>
              <w:t xml:space="preserve">The application shall be able to transit to substate “Faulty_PowerDn-SafeState” upon Timeout between </w:t>
            </w:r>
            <w:r w:rsidR="001C719E" w:rsidRPr="001C719E">
              <w:rPr>
                <w:rFonts w:eastAsia="Arial"/>
                <w:color w:val="000000" w:themeColor="text1"/>
                <w:szCs w:val="20"/>
              </w:rPr>
              <w:t xml:space="preserve">Open_400V_SolidStateSw_3 </w:t>
            </w:r>
            <w:r w:rsidRPr="00732BFF">
              <w:rPr>
                <w:rFonts w:eastAsia="Arial"/>
                <w:color w:val="000000" w:themeColor="text1"/>
                <w:szCs w:val="20"/>
              </w:rPr>
              <w:t xml:space="preserve">and </w:t>
            </w:r>
            <w:r w:rsidR="001C719E" w:rsidRPr="001C719E">
              <w:rPr>
                <w:rFonts w:eastAsia="Arial"/>
                <w:color w:val="000000" w:themeColor="text1"/>
                <w:szCs w:val="20"/>
              </w:rPr>
              <w:t>Active_Discharge_400V_3</w:t>
            </w:r>
            <w:r w:rsidRPr="008C04BB">
              <w:rPr>
                <w:rFonts w:eastAsia="Arial"/>
                <w:color w:val="000000" w:themeColor="text1"/>
                <w:szCs w:val="20"/>
              </w:rPr>
              <w:t>.</w:t>
            </w:r>
          </w:p>
        </w:tc>
      </w:tr>
      <w:tr w:rsidR="00061B12" w:rsidRPr="00123177" w14:paraId="4B9FEC96"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5F46308" w14:textId="77777777" w:rsidR="00061B12" w:rsidRPr="00123177" w:rsidRDefault="00061B12" w:rsidP="00535342">
            <w:r w:rsidRPr="00123177">
              <w:rPr>
                <w:rFonts w:eastAsia="Arial"/>
                <w:color w:val="000000" w:themeColor="text1"/>
                <w:szCs w:val="20"/>
              </w:rPr>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880120" w14:textId="77777777" w:rsidR="00061B12" w:rsidRPr="00123177" w:rsidRDefault="00061B12" w:rsidP="00535342">
            <w:r w:rsidRPr="00123177">
              <w:t>No Such derived requirement is applicable.</w:t>
            </w:r>
          </w:p>
        </w:tc>
      </w:tr>
      <w:tr w:rsidR="00061B12" w:rsidRPr="00123177" w14:paraId="2B43C4B8"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14406AA" w14:textId="77777777" w:rsidR="00061B12" w:rsidRPr="00123177" w:rsidRDefault="00061B12"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C08F3C" w14:textId="77777777" w:rsidR="00061B12" w:rsidRPr="00123177" w:rsidRDefault="00061B12" w:rsidP="00535342">
            <w:r w:rsidRPr="00123177">
              <w:rPr>
                <w:rFonts w:eastAsia="Arial"/>
                <w:color w:val="000000" w:themeColor="text1"/>
                <w:szCs w:val="20"/>
              </w:rPr>
              <w:t>No Specific access restrictions is applicable.</w:t>
            </w:r>
          </w:p>
        </w:tc>
      </w:tr>
      <w:tr w:rsidR="00061B12" w:rsidRPr="00123177" w14:paraId="295DF5F7"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1DE8B1A" w14:textId="77777777" w:rsidR="00061B12" w:rsidRPr="00123177" w:rsidRDefault="00061B12"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8B507E" w14:textId="77777777" w:rsidR="00061B12" w:rsidRDefault="00061B12" w:rsidP="00535342">
            <w:pPr>
              <w:pStyle w:val="NormalWeb"/>
              <w:spacing w:before="0" w:beforeAutospacing="0" w:after="0" w:afterAutospacing="0"/>
            </w:pPr>
            <w:r>
              <w:t>1. Set the 800V side (high side) voltage of the power module to greater than 480V(e.g. 540V)</w:t>
            </w:r>
          </w:p>
          <w:p w14:paraId="489BC8C4" w14:textId="77777777" w:rsidR="00061B12" w:rsidRDefault="00061B12" w:rsidP="00535342">
            <w:pPr>
              <w:pStyle w:val="NormalWeb"/>
              <w:spacing w:before="0" w:beforeAutospacing="0" w:after="0" w:afterAutospacing="0"/>
            </w:pPr>
            <w:r>
              <w:t>2. Send NHVDCDCCommand as 0x01 ("Enable") using the CAN interface.</w:t>
            </w:r>
          </w:p>
          <w:p w14:paraId="1B71DCA0" w14:textId="77777777" w:rsidR="00061B12" w:rsidRDefault="00061B12" w:rsidP="00535342">
            <w:pPr>
              <w:pStyle w:val="NormalWeb"/>
              <w:spacing w:before="0" w:beforeAutospacing="0" w:after="0" w:afterAutospacing="0"/>
            </w:pPr>
            <w:r>
              <w:t>3. The power module status shall be Enabled.</w:t>
            </w:r>
          </w:p>
          <w:p w14:paraId="7A299C4C" w14:textId="77777777" w:rsidR="00061B12" w:rsidRPr="00123177" w:rsidRDefault="00061B12" w:rsidP="00535342">
            <w:pPr>
              <w:spacing w:line="259" w:lineRule="auto"/>
            </w:pPr>
            <w:r>
              <w:t xml:space="preserve">4. Open the solid state switch on the 400V side </w:t>
            </w:r>
          </w:p>
        </w:tc>
      </w:tr>
      <w:tr w:rsidR="00061B12" w:rsidRPr="00123177" w14:paraId="64C50F19"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4B1BD01" w14:textId="77777777" w:rsidR="00061B12" w:rsidRPr="00123177" w:rsidRDefault="00061B12"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AC92A7" w14:textId="77777777" w:rsidR="00061B12" w:rsidRDefault="00061B12" w:rsidP="00535342">
            <w:pPr>
              <w:pStyle w:val="NormalWeb"/>
              <w:spacing w:before="60" w:beforeAutospacing="0" w:after="60" w:afterAutospacing="0"/>
            </w:pPr>
            <w:r>
              <w:t>Below CAN messages are observed</w:t>
            </w:r>
          </w:p>
          <w:p w14:paraId="5482C87D" w14:textId="77777777" w:rsidR="00061B12" w:rsidRDefault="00061B12" w:rsidP="00535342">
            <w:pPr>
              <w:pStyle w:val="NormalWeb"/>
              <w:spacing w:before="60" w:beforeAutospacing="0" w:after="60" w:afterAutospacing="0"/>
            </w:pPr>
            <w:r>
              <w:t>NHVDCDCFault @ HVDCDC_Status1 is equal to 0x3 (“level 2")</w:t>
            </w:r>
          </w:p>
          <w:p w14:paraId="3852499E" w14:textId="20BC96EE" w:rsidR="00061B12" w:rsidRDefault="00061B12" w:rsidP="00535342">
            <w:pPr>
              <w:pStyle w:val="NormalWeb"/>
              <w:spacing w:before="60" w:beforeAutospacing="0" w:after="60" w:afterAutospacing="0"/>
            </w:pPr>
            <w:r>
              <w:t>NHVDCDCFaultID @ HVDCDC_Debug_PDU is equal to &lt;TBD&gt; ("DIAGNOSTIC_SM_FAULTY_</w:t>
            </w:r>
            <w:r w:rsidR="001C719E">
              <w:t>N</w:t>
            </w:r>
            <w:r>
              <w:t>FS_TIMEOUT</w:t>
            </w:r>
            <w:r w:rsidR="001C719E">
              <w:t>2</w:t>
            </w:r>
            <w:r>
              <w:t>_FAULT_ID") and is raised after the fault response calibratable time.</w:t>
            </w:r>
          </w:p>
          <w:p w14:paraId="47DEF396" w14:textId="77777777" w:rsidR="00061B12" w:rsidRDefault="00061B12" w:rsidP="00535342">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4F339C61" w14:textId="77777777" w:rsidR="00061B12" w:rsidRDefault="00061B12" w:rsidP="00535342">
            <w:pPr>
              <w:pStyle w:val="NormalWeb"/>
              <w:spacing w:before="60" w:beforeAutospacing="0" w:after="60" w:afterAutospacing="0"/>
              <w:rPr>
                <w:color w:val="000000"/>
              </w:rPr>
            </w:pPr>
            <w:r>
              <w:rPr>
                <w:color w:val="000000"/>
              </w:rPr>
              <w:t>NHVDCDCStatus @ HVDCDC_Status1 is set to 0x7 ("PowerDown_Safe_State_NHVDCDCStatus_NW")</w:t>
            </w:r>
          </w:p>
          <w:p w14:paraId="0A031BBE" w14:textId="77777777" w:rsidR="00061B12" w:rsidRDefault="00061B12" w:rsidP="00535342">
            <w:pPr>
              <w:pStyle w:val="NormalWeb"/>
              <w:spacing w:before="0" w:beforeAutospacing="0" w:after="0" w:afterAutospacing="0"/>
              <w:rPr>
                <w:color w:val="000000"/>
              </w:rPr>
            </w:pPr>
            <w:r>
              <w:rPr>
                <w:color w:val="000000"/>
              </w:rPr>
              <w:t>NHVDCDCStatusDebug @ HVDCDC_Debug is set to 0x11 ("PowerDown_Safe_State")</w:t>
            </w:r>
          </w:p>
          <w:p w14:paraId="344C0E15" w14:textId="77777777" w:rsidR="00061B12" w:rsidRPr="00123177" w:rsidRDefault="00061B12" w:rsidP="00535342">
            <w:pPr>
              <w:spacing w:line="259" w:lineRule="auto"/>
              <w:rPr>
                <w:rFonts w:eastAsia="Arial"/>
                <w:color w:val="000000" w:themeColor="text1"/>
                <w:szCs w:val="20"/>
              </w:rPr>
            </w:pPr>
            <w:r>
              <w:rPr>
                <w:color w:val="000000"/>
              </w:rPr>
              <w:t> </w:t>
            </w:r>
          </w:p>
        </w:tc>
      </w:tr>
      <w:tr w:rsidR="00061B12" w:rsidRPr="00123177" w14:paraId="368252F1"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6E11941" w14:textId="77777777" w:rsidR="00061B12" w:rsidRPr="00123177" w:rsidRDefault="00061B12" w:rsidP="00535342">
            <w:r w:rsidRPr="00123177">
              <w:rPr>
                <w:rFonts w:eastAsia="Arial"/>
                <w:color w:val="000000" w:themeColor="text1"/>
                <w:szCs w:val="20"/>
              </w:rPr>
              <w:lastRenderedPageBreak/>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92D763" w14:textId="251E95F3" w:rsidR="00061B12" w:rsidRDefault="00061B12" w:rsidP="00535342">
            <w:pPr>
              <w:pStyle w:val="NormalWeb"/>
              <w:spacing w:before="60" w:beforeAutospacing="0" w:after="60" w:afterAutospacing="0"/>
            </w:pPr>
            <w:r>
              <w:t>The HVDCDC application does transits to the "Faulty_PowerDn_SafeState" state from the “</w:t>
            </w:r>
            <w:r w:rsidR="001C719E" w:rsidRPr="001C719E">
              <w:rPr>
                <w:rFonts w:eastAsia="Arial"/>
                <w:color w:val="000000" w:themeColor="text1"/>
                <w:szCs w:val="20"/>
              </w:rPr>
              <w:t>Open_400V_SolidStateSw_3</w:t>
            </w:r>
            <w:r>
              <w:t>” substate of the "Faulty" state after the defined the calibratable timeout when the below conditions are met,</w:t>
            </w:r>
          </w:p>
          <w:p w14:paraId="005DC5B7" w14:textId="77777777" w:rsidR="00061B12" w:rsidRDefault="00061B12" w:rsidP="00535342">
            <w:pPr>
              <w:pStyle w:val="NormalWeb"/>
              <w:spacing w:before="60" w:beforeAutospacing="0" w:after="60" w:afterAutospacing="0"/>
            </w:pPr>
            <w:r>
              <w:t xml:space="preserve">1. Set the 800V side (high side) voltage of the power module to greater than 480V(e.g. 540V) </w:t>
            </w:r>
          </w:p>
          <w:p w14:paraId="28769B4E" w14:textId="77777777" w:rsidR="00061B12" w:rsidRDefault="00061B12" w:rsidP="00535342">
            <w:pPr>
              <w:pStyle w:val="NormalWeb"/>
              <w:spacing w:before="0" w:beforeAutospacing="0" w:after="0" w:afterAutospacing="0"/>
            </w:pPr>
            <w:r>
              <w:t>2. The power module status shall be Enabled.</w:t>
            </w:r>
          </w:p>
          <w:p w14:paraId="6930BE0D" w14:textId="77777777" w:rsidR="00061B12" w:rsidRDefault="00061B12" w:rsidP="00535342">
            <w:pPr>
              <w:pStyle w:val="NormalWeb"/>
              <w:spacing w:before="60" w:beforeAutospacing="0" w:after="60" w:afterAutospacing="0"/>
            </w:pPr>
            <w:r>
              <w:t xml:space="preserve">3. Open the solid state switch on the 400V side </w:t>
            </w:r>
          </w:p>
          <w:p w14:paraId="0DF7E23A" w14:textId="77777777" w:rsidR="00061B12" w:rsidRDefault="00061B12" w:rsidP="00535342">
            <w:pPr>
              <w:pStyle w:val="NormalWeb"/>
              <w:spacing w:before="60" w:beforeAutospacing="0" w:after="60" w:afterAutospacing="0"/>
            </w:pPr>
            <w:r>
              <w:t>4. NHVDCDCFault @ HVDCDC_Status1 is equal to 0x3 (“level 2")</w:t>
            </w:r>
          </w:p>
          <w:p w14:paraId="79AE74F4" w14:textId="400D76A9" w:rsidR="00061B12" w:rsidRDefault="00061B12" w:rsidP="00535342">
            <w:pPr>
              <w:pStyle w:val="NormalWeb"/>
              <w:spacing w:before="60" w:beforeAutospacing="0" w:after="60" w:afterAutospacing="0"/>
            </w:pPr>
            <w:r>
              <w:t xml:space="preserve">5. NHVDCDCFaultID @ HVDCDC_Debug_PDU is equal to &lt;TBD&gt; </w:t>
            </w:r>
            <w:r w:rsidR="001C719E">
              <w:t xml:space="preserve">("DIAGNOSTIC_SM_FAULTY_NFS_TIMEOUT2_FAULT_ID") </w:t>
            </w:r>
            <w:r>
              <w:t>and is raised after the fault response calibratable time.</w:t>
            </w:r>
          </w:p>
          <w:p w14:paraId="34C9A316" w14:textId="77777777" w:rsidR="00061B12" w:rsidRPr="00123177" w:rsidRDefault="00061B12" w:rsidP="00535342">
            <w:pPr>
              <w:spacing w:line="259" w:lineRule="auto"/>
              <w:rPr>
                <w:rFonts w:eastAsia="Arial"/>
              </w:rPr>
            </w:pPr>
            <w:r>
              <w:t> </w:t>
            </w:r>
          </w:p>
        </w:tc>
      </w:tr>
      <w:tr w:rsidR="00061B12" w:rsidRPr="00123177" w14:paraId="0B751900"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0B4BA1F" w14:textId="77777777" w:rsidR="00061B12" w:rsidRPr="00123177" w:rsidRDefault="00061B12" w:rsidP="00535342">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55178B" w14:textId="77777777" w:rsidR="00061B12" w:rsidRPr="00123177" w:rsidRDefault="00061B12" w:rsidP="00535342">
            <w:r w:rsidRPr="00123177">
              <w:t>No such mandatory fields is applicable.</w:t>
            </w:r>
          </w:p>
        </w:tc>
      </w:tr>
      <w:tr w:rsidR="00102961" w:rsidRPr="00123177" w14:paraId="69F114A8"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64CBEE3" w14:textId="77777777" w:rsidR="00102961" w:rsidRPr="00123177" w:rsidRDefault="00102961" w:rsidP="00102961">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43D28B" w14:textId="14BCDC49" w:rsidR="00102961" w:rsidRPr="00123177" w:rsidRDefault="00102961" w:rsidP="00102961">
            <w:r>
              <w:t xml:space="preserve">The HVDCDC shall set calibratable timeout time as HVDCDC_CAL for transition </w:t>
            </w:r>
            <w:r w:rsidRPr="00741DF8">
              <w:rPr>
                <w:rFonts w:eastAsia="Arial"/>
                <w:color w:val="000000" w:themeColor="text1"/>
                <w:szCs w:val="20"/>
              </w:rPr>
              <w:t xml:space="preserve">between </w:t>
            </w:r>
            <w:r w:rsidRPr="001C719E">
              <w:rPr>
                <w:rFonts w:eastAsia="Arial"/>
                <w:color w:val="000000" w:themeColor="text1"/>
                <w:szCs w:val="20"/>
              </w:rPr>
              <w:t xml:space="preserve">Open_400V_SolidStateSw_3 </w:t>
            </w:r>
            <w:r w:rsidRPr="00732BFF">
              <w:rPr>
                <w:rFonts w:eastAsia="Arial"/>
                <w:color w:val="000000" w:themeColor="text1"/>
                <w:szCs w:val="20"/>
              </w:rPr>
              <w:t xml:space="preserve">and </w:t>
            </w:r>
            <w:r w:rsidRPr="001C719E">
              <w:rPr>
                <w:rFonts w:eastAsia="Arial"/>
                <w:color w:val="000000" w:themeColor="text1"/>
                <w:szCs w:val="20"/>
              </w:rPr>
              <w:t>Active_Discharge_400V_3</w:t>
            </w:r>
            <w:r>
              <w:rPr>
                <w:rFonts w:eastAsia="Arial"/>
                <w:color w:val="000000" w:themeColor="text1"/>
                <w:szCs w:val="20"/>
              </w:rPr>
              <w:t>.</w:t>
            </w:r>
          </w:p>
        </w:tc>
      </w:tr>
      <w:tr w:rsidR="00102961" w:rsidRPr="00123177" w14:paraId="3F75B1ED"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0B25C07" w14:textId="77777777" w:rsidR="00102961" w:rsidRPr="00123177" w:rsidRDefault="00102961" w:rsidP="00102961">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816112" w14:textId="77777777" w:rsidR="00102961" w:rsidRPr="00123177" w:rsidRDefault="00102961" w:rsidP="00102961">
            <w:r w:rsidRPr="00123177">
              <w:rPr>
                <w:szCs w:val="20"/>
              </w:rPr>
              <w:t>Default values shall be applicable with respect to Pre-Loaded Values</w:t>
            </w:r>
          </w:p>
        </w:tc>
      </w:tr>
      <w:tr w:rsidR="00102961" w:rsidRPr="00123177" w14:paraId="1772E308"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137A864" w14:textId="77777777" w:rsidR="00102961" w:rsidRPr="00123177" w:rsidRDefault="00102961" w:rsidP="00102961">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43CF41" w14:textId="77777777" w:rsidR="00102961" w:rsidRPr="00123177" w:rsidRDefault="00102961" w:rsidP="00102961">
            <w:r w:rsidRPr="00123177">
              <w:t>Valid range of Values is not applicable</w:t>
            </w:r>
          </w:p>
        </w:tc>
      </w:tr>
      <w:tr w:rsidR="00102961" w:rsidRPr="00123177" w14:paraId="6F3EFC43"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D7C6B78" w14:textId="77777777" w:rsidR="00102961" w:rsidRPr="00123177" w:rsidRDefault="00102961" w:rsidP="00102961">
            <w:r w:rsidRPr="00123177">
              <w:rPr>
                <w:rFonts w:eastAsia="Arial"/>
                <w:color w:val="000000" w:themeColor="text1"/>
                <w:szCs w:val="20"/>
              </w:rPr>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33B1F6" w14:textId="77777777" w:rsidR="00102961" w:rsidRPr="00123177" w:rsidRDefault="00102961" w:rsidP="00102961">
            <w:r w:rsidRPr="00123177">
              <w:rPr>
                <w:szCs w:val="20"/>
              </w:rPr>
              <w:t>Data latency period is not applicable</w:t>
            </w:r>
          </w:p>
        </w:tc>
      </w:tr>
      <w:tr w:rsidR="00102961" w:rsidRPr="00123177" w14:paraId="53C78324"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E6084A2" w14:textId="77777777" w:rsidR="00102961" w:rsidRPr="00123177" w:rsidRDefault="00102961" w:rsidP="00102961">
            <w:r w:rsidRPr="00123177">
              <w:rPr>
                <w:rFonts w:eastAsia="Arial"/>
                <w:color w:val="000000" w:themeColor="text1"/>
                <w:szCs w:val="20"/>
              </w:rPr>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CD2314" w14:textId="77777777" w:rsidR="00102961" w:rsidRPr="00123177" w:rsidRDefault="00102961" w:rsidP="00102961">
            <w:r w:rsidRPr="00123177">
              <w:rPr>
                <w:szCs w:val="20"/>
              </w:rPr>
              <w:t>Data Retention period is not applicable.</w:t>
            </w:r>
          </w:p>
        </w:tc>
      </w:tr>
      <w:tr w:rsidR="00102961" w:rsidRPr="00123177" w14:paraId="3156F10D"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7FEE3DB" w14:textId="77777777" w:rsidR="00102961" w:rsidRPr="00123177" w:rsidRDefault="00102961" w:rsidP="00102961">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7811FC" w14:textId="77777777" w:rsidR="00102961" w:rsidRPr="00123177" w:rsidRDefault="00102961" w:rsidP="00102961">
            <w:r w:rsidRPr="00123177">
              <w:rPr>
                <w:szCs w:val="20"/>
              </w:rPr>
              <w:t>Data rate is not applicable.</w:t>
            </w:r>
          </w:p>
        </w:tc>
      </w:tr>
      <w:tr w:rsidR="00102961" w:rsidRPr="00123177" w14:paraId="22AD9A34"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F6A46FA" w14:textId="77777777" w:rsidR="00102961" w:rsidRPr="00123177" w:rsidRDefault="00102961" w:rsidP="00102961">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31DB0E" w14:textId="77777777" w:rsidR="00102961" w:rsidRPr="00123177" w:rsidRDefault="00102961" w:rsidP="00102961">
            <w:pPr>
              <w:spacing w:line="259" w:lineRule="auto"/>
              <w:rPr>
                <w:rFonts w:eastAsia="Arial"/>
                <w:color w:val="000000" w:themeColor="text1"/>
                <w:szCs w:val="20"/>
              </w:rPr>
            </w:pPr>
            <w:r w:rsidRPr="00123177">
              <w:rPr>
                <w:szCs w:val="20"/>
              </w:rPr>
              <w:t>External event is not required.</w:t>
            </w:r>
          </w:p>
        </w:tc>
      </w:tr>
      <w:tr w:rsidR="00102961" w:rsidRPr="00123177" w14:paraId="6FFE6EFF"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90188DD" w14:textId="77777777" w:rsidR="00102961" w:rsidRPr="00123177" w:rsidRDefault="00102961" w:rsidP="00102961">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EC8D88" w14:textId="77777777" w:rsidR="00102961" w:rsidRPr="00123177" w:rsidRDefault="00102961" w:rsidP="00102961">
            <w:r w:rsidRPr="00123177">
              <w:rPr>
                <w:szCs w:val="20"/>
              </w:rPr>
              <w:t>Temporal event is not applicable.</w:t>
            </w:r>
          </w:p>
        </w:tc>
      </w:tr>
      <w:tr w:rsidR="00102961" w:rsidRPr="00123177" w14:paraId="2F3BAB74"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EF52F9D" w14:textId="77777777" w:rsidR="00102961" w:rsidRPr="00123177" w:rsidRDefault="00102961" w:rsidP="00102961">
            <w:r w:rsidRPr="00123177">
              <w:rPr>
                <w:rFonts w:eastAsia="Arial"/>
                <w:color w:val="000000" w:themeColor="text1"/>
                <w:szCs w:val="20"/>
              </w:rPr>
              <w:t xml:space="preserve">Validation Rules/ </w:t>
            </w:r>
          </w:p>
          <w:p w14:paraId="6F3060FD" w14:textId="77777777" w:rsidR="00102961" w:rsidRPr="00123177" w:rsidRDefault="00102961" w:rsidP="00102961">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616F33" w14:textId="77777777" w:rsidR="00102961" w:rsidRDefault="00102961" w:rsidP="00102961">
            <w:pPr>
              <w:pStyle w:val="TableText"/>
              <w:snapToGrid w:val="0"/>
            </w:pPr>
            <w:r>
              <w:t>Verify the CAN messages and CAN signal mentioned in input and out section on CANalyzer Tool.</w:t>
            </w:r>
          </w:p>
          <w:p w14:paraId="4B36088D" w14:textId="77777777" w:rsidR="00102961" w:rsidRDefault="00102961" w:rsidP="00102961">
            <w:pPr>
              <w:pStyle w:val="TableText"/>
              <w:snapToGrid w:val="0"/>
            </w:pPr>
          </w:p>
          <w:p w14:paraId="72F2E169" w14:textId="77777777" w:rsidR="00102961" w:rsidRDefault="00102961" w:rsidP="00102961">
            <w:pPr>
              <w:pStyle w:val="NormalWeb"/>
              <w:spacing w:before="60" w:beforeAutospacing="0" w:after="60" w:afterAutospacing="0"/>
            </w:pPr>
            <w:r>
              <w:t>NHVDCDCFault @ HVDCDC_Status1 is equal to 0x3 (“level 2")</w:t>
            </w:r>
          </w:p>
          <w:p w14:paraId="6ABE7154" w14:textId="77777777" w:rsidR="00102961" w:rsidRDefault="00102961" w:rsidP="00102961">
            <w:pPr>
              <w:pStyle w:val="NormalWeb"/>
              <w:spacing w:before="60" w:beforeAutospacing="0" w:after="60" w:afterAutospacing="0"/>
            </w:pPr>
            <w:r>
              <w:t>NHVDCDCFaultID @ HVDCDC_Debug_PDU is equal to &lt;TBD&gt; ("DIAGNOSTIC_SM_FAULTY_NFS_TIMEOUT2_FAULT_ID") and is raised after the fault response calibratable time.</w:t>
            </w:r>
          </w:p>
          <w:p w14:paraId="270E8AD8" w14:textId="77777777" w:rsidR="00102961" w:rsidRDefault="00102961" w:rsidP="00102961">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73F14673" w14:textId="77777777" w:rsidR="00102961" w:rsidRDefault="00102961" w:rsidP="00102961">
            <w:pPr>
              <w:pStyle w:val="NormalWeb"/>
              <w:spacing w:before="60" w:beforeAutospacing="0" w:after="60" w:afterAutospacing="0"/>
              <w:rPr>
                <w:color w:val="000000"/>
              </w:rPr>
            </w:pPr>
            <w:r>
              <w:rPr>
                <w:color w:val="000000"/>
              </w:rPr>
              <w:t>NHVDCDCStatus @ HVDCDC_Status1 is set to 0x7 ("PowerDown_Safe_State_NHVDCDCStatus_NW")</w:t>
            </w:r>
          </w:p>
          <w:p w14:paraId="2E05CAA3" w14:textId="4EDC4B4D" w:rsidR="00102961" w:rsidRPr="001C719E" w:rsidRDefault="00102961" w:rsidP="00102961">
            <w:pPr>
              <w:pStyle w:val="NormalWeb"/>
              <w:spacing w:before="0" w:beforeAutospacing="0" w:after="0" w:afterAutospacing="0"/>
              <w:rPr>
                <w:color w:val="000000"/>
              </w:rPr>
            </w:pPr>
            <w:r>
              <w:rPr>
                <w:color w:val="000000"/>
              </w:rPr>
              <w:lastRenderedPageBreak/>
              <w:t>NHVDCDCStatusDebug @ HVDCDC_Debug is set to 0x11 ("PowerDown_Safe_State")</w:t>
            </w:r>
          </w:p>
        </w:tc>
      </w:tr>
      <w:tr w:rsidR="00102961" w:rsidRPr="00123177" w14:paraId="467E7F5D"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F2D4B9F" w14:textId="77777777" w:rsidR="00102961" w:rsidRPr="00123177" w:rsidRDefault="00102961" w:rsidP="00102961">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ADB5E" w14:textId="77777777" w:rsidR="00102961" w:rsidRPr="00123177" w:rsidRDefault="00102961" w:rsidP="00102961">
            <w:r w:rsidRPr="00123177">
              <w:rPr>
                <w:szCs w:val="20"/>
              </w:rPr>
              <w:t>Constraints is not applicable.</w:t>
            </w:r>
          </w:p>
        </w:tc>
      </w:tr>
      <w:tr w:rsidR="00102961" w:rsidRPr="00123177" w14:paraId="20DFEFB5"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DE8E0EF" w14:textId="77777777" w:rsidR="00102961" w:rsidRPr="00123177" w:rsidRDefault="00102961" w:rsidP="00102961">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0A1BF8" w14:textId="77777777" w:rsidR="00102961" w:rsidRPr="00123177" w:rsidRDefault="00102961" w:rsidP="00102961">
            <w:r w:rsidRPr="00123177">
              <w:rPr>
                <w:szCs w:val="20"/>
              </w:rPr>
              <w:t>No effects on other system</w:t>
            </w:r>
          </w:p>
        </w:tc>
      </w:tr>
      <w:tr w:rsidR="00102961" w:rsidRPr="00123177" w14:paraId="665C0CE5"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9FBBAD6" w14:textId="77777777" w:rsidR="00102961" w:rsidRPr="00123177" w:rsidRDefault="00102961" w:rsidP="00102961">
            <w:r w:rsidRPr="00123177">
              <w:rPr>
                <w:rFonts w:eastAsia="Arial"/>
                <w:color w:val="000000" w:themeColor="text1"/>
                <w:szCs w:val="20"/>
              </w:rPr>
              <w:t>Testability with respect to test environment</w:t>
            </w:r>
          </w:p>
          <w:p w14:paraId="593B738A" w14:textId="77777777" w:rsidR="00102961" w:rsidRPr="00123177" w:rsidRDefault="00102961" w:rsidP="00102961">
            <w:r w:rsidRPr="00123177">
              <w:rPr>
                <w:rFonts w:eastAsia="Arial"/>
                <w:color w:val="000000" w:themeColor="text1"/>
                <w:szCs w:val="20"/>
              </w:rPr>
              <w:t>(Yes/No)</w:t>
            </w:r>
          </w:p>
          <w:p w14:paraId="58CC6021" w14:textId="77777777" w:rsidR="00102961" w:rsidRPr="00123177" w:rsidRDefault="00102961" w:rsidP="00102961">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90BA84" w14:textId="77777777" w:rsidR="00102961" w:rsidRPr="00123177" w:rsidRDefault="00102961" w:rsidP="00102961">
            <w:pPr>
              <w:pStyle w:val="TableText"/>
              <w:snapToGrid w:val="0"/>
            </w:pPr>
            <w:r w:rsidRPr="00123177">
              <w:t>YES</w:t>
            </w:r>
          </w:p>
          <w:p w14:paraId="52501C57" w14:textId="77777777" w:rsidR="00102961" w:rsidRPr="00123177" w:rsidRDefault="00102961" w:rsidP="00102961"/>
        </w:tc>
      </w:tr>
      <w:tr w:rsidR="00102961" w:rsidRPr="00123177" w14:paraId="0021F555"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4679E7B" w14:textId="77777777" w:rsidR="00102961" w:rsidRPr="00123177" w:rsidRDefault="00102961" w:rsidP="00102961">
            <w:r w:rsidRPr="00123177">
              <w:rPr>
                <w:rFonts w:eastAsia="Arial"/>
                <w:color w:val="000000" w:themeColor="text1"/>
                <w:szCs w:val="20"/>
              </w:rPr>
              <w:t>Feasible within project constraints</w:t>
            </w:r>
          </w:p>
          <w:p w14:paraId="4637C719" w14:textId="77777777" w:rsidR="00102961" w:rsidRPr="00123177" w:rsidRDefault="00102961" w:rsidP="00102961">
            <w:r w:rsidRPr="00123177">
              <w:rPr>
                <w:rFonts w:eastAsia="Arial"/>
                <w:color w:val="000000" w:themeColor="text1"/>
                <w:szCs w:val="20"/>
              </w:rPr>
              <w:t>(Yes/No)</w:t>
            </w:r>
          </w:p>
          <w:p w14:paraId="64DDF201" w14:textId="77777777" w:rsidR="00102961" w:rsidRPr="00123177" w:rsidRDefault="00102961" w:rsidP="00102961">
            <w:r w:rsidRPr="00123177">
              <w:rPr>
                <w:rFonts w:eastAsia="Arial"/>
                <w:i/>
                <w:iCs/>
                <w:color w:val="000000" w:themeColor="text1"/>
                <w:szCs w:val="20"/>
              </w:rPr>
              <w:t>Note: Add the impact 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9A0E18" w14:textId="77777777" w:rsidR="00102961" w:rsidRPr="00123177" w:rsidRDefault="00102961" w:rsidP="00102961">
            <w:pPr>
              <w:pStyle w:val="TableText"/>
              <w:snapToGrid w:val="0"/>
            </w:pPr>
            <w:r w:rsidRPr="00123177">
              <w:t>YES</w:t>
            </w:r>
          </w:p>
          <w:p w14:paraId="7E1B809D" w14:textId="77777777" w:rsidR="00102961" w:rsidRPr="00123177" w:rsidRDefault="00102961" w:rsidP="00102961"/>
        </w:tc>
      </w:tr>
      <w:tr w:rsidR="00102961" w:rsidRPr="00123177" w14:paraId="7D24987A"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1CD7FBE" w14:textId="77777777" w:rsidR="00102961" w:rsidRPr="00123177" w:rsidRDefault="00102961" w:rsidP="00102961">
            <w:r w:rsidRPr="00123177">
              <w:rPr>
                <w:rFonts w:eastAsia="Arial"/>
                <w:color w:val="000000" w:themeColor="text1"/>
                <w:szCs w:val="20"/>
              </w:rPr>
              <w:t>Critical</w:t>
            </w:r>
          </w:p>
          <w:p w14:paraId="33AA68E7" w14:textId="77777777" w:rsidR="00102961" w:rsidRPr="00123177" w:rsidRDefault="00102961" w:rsidP="00102961">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8735B8" w14:textId="77777777" w:rsidR="00102961" w:rsidRPr="00123177" w:rsidRDefault="00102961" w:rsidP="00102961">
            <w:r w:rsidRPr="00123177">
              <w:t>YES</w:t>
            </w:r>
          </w:p>
        </w:tc>
      </w:tr>
      <w:tr w:rsidR="00102961" w:rsidRPr="00123177" w14:paraId="25788E95"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FFA68D7" w14:textId="77777777" w:rsidR="00102961" w:rsidRPr="00123177" w:rsidRDefault="00102961" w:rsidP="00102961">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950F4B" w14:textId="77777777" w:rsidR="00102961" w:rsidRPr="00123177" w:rsidRDefault="00102961" w:rsidP="00102961">
            <w:r w:rsidRPr="00123177">
              <w:t>Acceptance Criteria for this requirement should be as per SECTION-6 ACCEPTANCE CRITERIA</w:t>
            </w:r>
          </w:p>
        </w:tc>
      </w:tr>
    </w:tbl>
    <w:p w14:paraId="03EF22BA" w14:textId="77777777" w:rsidR="00732BFF" w:rsidRDefault="00732BFF" w:rsidP="00732BFF">
      <w:pPr>
        <w:rPr>
          <w:szCs w:val="20"/>
        </w:rPr>
      </w:pPr>
    </w:p>
    <w:p w14:paraId="1FC4330A" w14:textId="2E3AD6F6" w:rsidR="00DF18D2" w:rsidRPr="00DF18D2" w:rsidRDefault="00DF18D2" w:rsidP="00DF18D2">
      <w:pPr>
        <w:pStyle w:val="Heading5"/>
        <w:tabs>
          <w:tab w:val="num" w:pos="360"/>
        </w:tabs>
        <w:rPr>
          <w:rFonts w:eastAsia="Arial"/>
          <w:color w:val="000000" w:themeColor="text1"/>
          <w:sz w:val="20"/>
          <w:szCs w:val="20"/>
        </w:rPr>
      </w:pPr>
      <w:r w:rsidRPr="00DF18D2">
        <w:rPr>
          <w:rFonts w:eastAsia="Arial"/>
          <w:color w:val="000000" w:themeColor="text1"/>
          <w:sz w:val="20"/>
          <w:szCs w:val="20"/>
        </w:rPr>
        <w:t>Transition requirement to Faulty_PowerDn-SafeState state when timeout between Disable_400V_AD_3 and Shutdown_Sequence_Completed.</w:t>
      </w:r>
    </w:p>
    <w:tbl>
      <w:tblPr>
        <w:tblW w:w="9300" w:type="dxa"/>
        <w:tblInd w:w="103" w:type="dxa"/>
        <w:tblLook w:val="06A0" w:firstRow="1" w:lastRow="0" w:firstColumn="1" w:lastColumn="0" w:noHBand="1" w:noVBand="1"/>
      </w:tblPr>
      <w:tblGrid>
        <w:gridCol w:w="1456"/>
        <w:gridCol w:w="7844"/>
      </w:tblGrid>
      <w:tr w:rsidR="00061B12" w:rsidRPr="00123177" w14:paraId="5B6DEA32"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D02B7E8" w14:textId="77777777" w:rsidR="00061B12" w:rsidRPr="00123177" w:rsidRDefault="00061B12"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C560797" w14:textId="77777777" w:rsidR="00061B12" w:rsidRPr="00123177" w:rsidRDefault="00061B12" w:rsidP="00535342">
            <w:r w:rsidRPr="00123177">
              <w:rPr>
                <w:rFonts w:eastAsia="Arial"/>
                <w:b/>
                <w:bCs/>
                <w:color w:val="000000" w:themeColor="text1"/>
                <w:szCs w:val="20"/>
              </w:rPr>
              <w:t>Description</w:t>
            </w:r>
          </w:p>
        </w:tc>
      </w:tr>
      <w:tr w:rsidR="00061B12" w:rsidRPr="00123177" w14:paraId="63156DA9" w14:textId="77777777" w:rsidTr="0053534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22BE5ECD" w14:textId="77777777" w:rsidR="00061B12" w:rsidRPr="00123177" w:rsidRDefault="00061B12"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47A1C1" w14:textId="0745A505" w:rsidR="00061B12" w:rsidRPr="00123177" w:rsidRDefault="00061B12" w:rsidP="00535342">
            <w:r w:rsidRPr="00123177">
              <w:rPr>
                <w:rFonts w:eastAsia="Arial"/>
                <w:color w:val="000000" w:themeColor="text1"/>
              </w:rPr>
              <w:t>SWRS_APP_STATE_</w:t>
            </w:r>
            <w:r>
              <w:rPr>
                <w:rFonts w:eastAsia="Arial"/>
                <w:color w:val="000000" w:themeColor="text1"/>
              </w:rPr>
              <w:t>4</w:t>
            </w:r>
            <w:r w:rsidR="00B07DB5">
              <w:rPr>
                <w:rFonts w:eastAsia="Arial"/>
                <w:color w:val="000000" w:themeColor="text1"/>
              </w:rPr>
              <w:t>9</w:t>
            </w:r>
          </w:p>
        </w:tc>
      </w:tr>
      <w:tr w:rsidR="00061B12" w:rsidRPr="00123177" w14:paraId="473327D5" w14:textId="77777777" w:rsidTr="0053534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481CD2AC" w14:textId="77777777" w:rsidR="00061B12" w:rsidRPr="00123177" w:rsidRDefault="00061B12" w:rsidP="00535342">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CAE801" w14:textId="77777777" w:rsidR="00061B12" w:rsidRPr="00123177" w:rsidRDefault="00061B12" w:rsidP="00535342">
            <w:pPr>
              <w:rPr>
                <w:rFonts w:eastAsia="Arial"/>
                <w:color w:val="000000" w:themeColor="text1"/>
              </w:rPr>
            </w:pPr>
            <w:r w:rsidRPr="00123177">
              <w:rPr>
                <w:rFonts w:eastAsia="Arial"/>
                <w:color w:val="000000" w:themeColor="text1"/>
              </w:rPr>
              <w:t>SDS-HVDCDC-</w:t>
            </w:r>
            <w:r>
              <w:rPr>
                <w:rFonts w:eastAsia="Arial"/>
                <w:color w:val="000000" w:themeColor="text1"/>
              </w:rPr>
              <w:t>405</w:t>
            </w:r>
          </w:p>
        </w:tc>
      </w:tr>
      <w:tr w:rsidR="00061B12" w:rsidRPr="00123177" w14:paraId="2CAAED06" w14:textId="77777777" w:rsidTr="0053534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108BFC6F" w14:textId="77777777" w:rsidR="00061B12" w:rsidRPr="00123177" w:rsidRDefault="00061B12"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5FF0EF" w14:textId="77777777" w:rsidR="00061B12" w:rsidRPr="00123177" w:rsidRDefault="00061B12" w:rsidP="00535342">
            <w:pPr>
              <w:rPr>
                <w:rFonts w:eastAsia="Arial"/>
                <w:color w:val="000000" w:themeColor="text1"/>
              </w:rPr>
            </w:pPr>
            <w:r>
              <w:t>Pre C</w:t>
            </w:r>
            <w:r w:rsidRPr="00123177">
              <w:t>-Sample/PF</w:t>
            </w:r>
            <w:r>
              <w:t>3</w:t>
            </w:r>
            <w:r w:rsidRPr="00123177">
              <w:t>.0</w:t>
            </w:r>
            <w:r>
              <w:t xml:space="preserve"> Phase-2</w:t>
            </w:r>
          </w:p>
        </w:tc>
      </w:tr>
      <w:tr w:rsidR="00061B12" w:rsidRPr="00123177" w14:paraId="0A7F129A" w14:textId="77777777" w:rsidTr="00535342">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3453BDBF" w14:textId="77777777" w:rsidR="00061B12" w:rsidRPr="00741DF8" w:rsidRDefault="00061B12" w:rsidP="00535342">
            <w:pPr>
              <w:rPr>
                <w:rFonts w:eastAsia="Arial"/>
                <w:color w:val="000000" w:themeColor="text1"/>
                <w:szCs w:val="20"/>
              </w:rPr>
            </w:pPr>
            <w:r w:rsidRPr="00123177">
              <w:rPr>
                <w:rFonts w:eastAsia="Arial"/>
                <w:color w:val="000000" w:themeColor="text1"/>
                <w:szCs w:val="20"/>
              </w:rPr>
              <w:lastRenderedPageBreak/>
              <w:t>Purpose</w:t>
            </w:r>
            <w:r w:rsidRPr="00741DF8">
              <w:rPr>
                <w:rFonts w:eastAsia="Arial"/>
                <w:color w:val="000000" w:themeColor="text1"/>
                <w:szCs w:val="20"/>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A31591" w14:textId="14F5F867" w:rsidR="00061B12" w:rsidRPr="00741DF8" w:rsidRDefault="00061B12" w:rsidP="00535342">
            <w:pPr>
              <w:rPr>
                <w:rFonts w:eastAsia="Arial"/>
                <w:color w:val="000000" w:themeColor="text1"/>
                <w:szCs w:val="20"/>
              </w:rPr>
            </w:pPr>
            <w:r w:rsidRPr="00741DF8">
              <w:rPr>
                <w:rFonts w:eastAsia="Arial"/>
                <w:color w:val="000000" w:themeColor="text1"/>
                <w:szCs w:val="20"/>
              </w:rPr>
              <w:t xml:space="preserve">The application shall be able to transit to substate “Faulty_PowerDn-SafeState” upon Timeout between </w:t>
            </w:r>
            <w:r w:rsidRPr="00732BFF">
              <w:rPr>
                <w:rFonts w:eastAsia="Arial"/>
                <w:color w:val="000000" w:themeColor="text1"/>
                <w:szCs w:val="20"/>
              </w:rPr>
              <w:t>Disable_400V_AD_</w:t>
            </w:r>
            <w:r w:rsidR="001C719E">
              <w:rPr>
                <w:rFonts w:eastAsia="Arial"/>
                <w:color w:val="000000" w:themeColor="text1"/>
                <w:szCs w:val="20"/>
              </w:rPr>
              <w:t>3</w:t>
            </w:r>
            <w:r w:rsidRPr="00732BFF">
              <w:rPr>
                <w:rFonts w:eastAsia="Arial"/>
                <w:color w:val="000000" w:themeColor="text1"/>
                <w:szCs w:val="20"/>
              </w:rPr>
              <w:t xml:space="preserve"> and Shutdown_Sequence_Completed</w:t>
            </w:r>
            <w:r w:rsidRPr="008C04BB">
              <w:rPr>
                <w:rFonts w:eastAsia="Arial"/>
                <w:color w:val="000000" w:themeColor="text1"/>
                <w:szCs w:val="20"/>
              </w:rPr>
              <w:t>.</w:t>
            </w:r>
          </w:p>
        </w:tc>
      </w:tr>
      <w:tr w:rsidR="00061B12" w:rsidRPr="00123177" w14:paraId="375A68B1"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7F956E4" w14:textId="77777777" w:rsidR="00061B12" w:rsidRPr="00123177" w:rsidRDefault="00061B12" w:rsidP="00535342">
            <w:r w:rsidRPr="00123177">
              <w:rPr>
                <w:rFonts w:eastAsia="Arial"/>
                <w:color w:val="000000" w:themeColor="text1"/>
                <w:szCs w:val="20"/>
              </w:rPr>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874477" w14:textId="77777777" w:rsidR="00061B12" w:rsidRPr="00123177" w:rsidRDefault="00061B12" w:rsidP="00535342">
            <w:r w:rsidRPr="00123177">
              <w:t>No Such derived requirement is applicable.</w:t>
            </w:r>
          </w:p>
        </w:tc>
      </w:tr>
      <w:tr w:rsidR="00061B12" w:rsidRPr="00123177" w14:paraId="7F88BA28"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26F1183" w14:textId="77777777" w:rsidR="00061B12" w:rsidRPr="00123177" w:rsidRDefault="00061B12"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FFA5CF" w14:textId="77777777" w:rsidR="00061B12" w:rsidRPr="00123177" w:rsidRDefault="00061B12" w:rsidP="00535342">
            <w:r w:rsidRPr="00123177">
              <w:rPr>
                <w:rFonts w:eastAsia="Arial"/>
                <w:color w:val="000000" w:themeColor="text1"/>
                <w:szCs w:val="20"/>
              </w:rPr>
              <w:t>No Specific access restrictions is applicable.</w:t>
            </w:r>
          </w:p>
        </w:tc>
      </w:tr>
      <w:tr w:rsidR="00061B12" w:rsidRPr="00123177" w14:paraId="7FFFFADB"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B5A8712" w14:textId="77777777" w:rsidR="00061B12" w:rsidRPr="00123177" w:rsidRDefault="00061B12"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FC7ECE" w14:textId="77777777" w:rsidR="00061B12" w:rsidRDefault="00061B12" w:rsidP="00535342">
            <w:pPr>
              <w:pStyle w:val="NormalWeb"/>
              <w:spacing w:before="0" w:beforeAutospacing="0" w:after="0" w:afterAutospacing="0"/>
            </w:pPr>
            <w:r>
              <w:t>1. Set the 800V side (high side) voltage of the power module to greater than 480V(e.g. 540V)</w:t>
            </w:r>
          </w:p>
          <w:p w14:paraId="63996054" w14:textId="77777777" w:rsidR="00061B12" w:rsidRDefault="00061B12" w:rsidP="00535342">
            <w:pPr>
              <w:pStyle w:val="NormalWeb"/>
              <w:spacing w:before="0" w:beforeAutospacing="0" w:after="0" w:afterAutospacing="0"/>
            </w:pPr>
            <w:r>
              <w:t>2. Send NHVDCDCCommand as 0x01 ("Enable") using the CAN interface.</w:t>
            </w:r>
          </w:p>
          <w:p w14:paraId="0E1158E6" w14:textId="77777777" w:rsidR="00061B12" w:rsidRDefault="00061B12" w:rsidP="00535342">
            <w:pPr>
              <w:pStyle w:val="NormalWeb"/>
              <w:spacing w:before="0" w:beforeAutospacing="0" w:after="0" w:afterAutospacing="0"/>
            </w:pPr>
            <w:r>
              <w:t>3. The power module status shall be Enabled.</w:t>
            </w:r>
          </w:p>
          <w:p w14:paraId="4A8C35FD" w14:textId="77777777" w:rsidR="00061B12" w:rsidRPr="00123177" w:rsidRDefault="00061B12" w:rsidP="00535342">
            <w:pPr>
              <w:spacing w:line="259" w:lineRule="auto"/>
            </w:pPr>
            <w:r>
              <w:t xml:space="preserve">4. Open the solid state switch on the 400V side </w:t>
            </w:r>
          </w:p>
        </w:tc>
      </w:tr>
      <w:tr w:rsidR="00061B12" w:rsidRPr="00123177" w14:paraId="4DFC9184"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A479C7F" w14:textId="77777777" w:rsidR="00061B12" w:rsidRPr="00123177" w:rsidRDefault="00061B12"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4B6E35" w14:textId="77777777" w:rsidR="00061B12" w:rsidRDefault="00061B12" w:rsidP="00535342">
            <w:pPr>
              <w:pStyle w:val="NormalWeb"/>
              <w:spacing w:before="60" w:beforeAutospacing="0" w:after="60" w:afterAutospacing="0"/>
            </w:pPr>
            <w:r>
              <w:t>Below CAN messages are observed</w:t>
            </w:r>
          </w:p>
          <w:p w14:paraId="10CFB854" w14:textId="77777777" w:rsidR="00061B12" w:rsidRDefault="00061B12" w:rsidP="00535342">
            <w:pPr>
              <w:pStyle w:val="NormalWeb"/>
              <w:spacing w:before="60" w:beforeAutospacing="0" w:after="60" w:afterAutospacing="0"/>
            </w:pPr>
            <w:r>
              <w:t>NHVDCDCFault @ HVDCDC_Status1 is equal to 0x3 (“level 2")</w:t>
            </w:r>
          </w:p>
          <w:p w14:paraId="0BDF3686" w14:textId="2C9D352F" w:rsidR="00061B12" w:rsidRDefault="00061B12" w:rsidP="00535342">
            <w:pPr>
              <w:pStyle w:val="NormalWeb"/>
              <w:spacing w:before="60" w:beforeAutospacing="0" w:after="60" w:afterAutospacing="0"/>
            </w:pPr>
            <w:r>
              <w:t>NHVDCDCFaultID @ HVDCDC_Debug_PDU is equal to &lt;TBD&gt; ("DIAGNOSTIC_SM_FAULTY_</w:t>
            </w:r>
            <w:r w:rsidR="001C719E">
              <w:t>N</w:t>
            </w:r>
            <w:r>
              <w:t>FS_TIMEOUT</w:t>
            </w:r>
            <w:r w:rsidR="007F4831">
              <w:t>4</w:t>
            </w:r>
            <w:r>
              <w:t>_FAULT_ID") and is raised after the fault response calibratable time.</w:t>
            </w:r>
          </w:p>
          <w:p w14:paraId="0D3B7B83" w14:textId="77777777" w:rsidR="00061B12" w:rsidRDefault="00061B12" w:rsidP="00535342">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3DFE1958" w14:textId="77777777" w:rsidR="00061B12" w:rsidRDefault="00061B12" w:rsidP="00535342">
            <w:pPr>
              <w:pStyle w:val="NormalWeb"/>
              <w:spacing w:before="60" w:beforeAutospacing="0" w:after="60" w:afterAutospacing="0"/>
              <w:rPr>
                <w:color w:val="000000"/>
              </w:rPr>
            </w:pPr>
            <w:r>
              <w:rPr>
                <w:color w:val="000000"/>
              </w:rPr>
              <w:t>NHVDCDCStatus @ HVDCDC_Status1 is set to 0x7 ("PowerDown_Safe_State_NHVDCDCStatus_NW")</w:t>
            </w:r>
          </w:p>
          <w:p w14:paraId="581F2D1E" w14:textId="77777777" w:rsidR="00061B12" w:rsidRDefault="00061B12" w:rsidP="00535342">
            <w:pPr>
              <w:pStyle w:val="NormalWeb"/>
              <w:spacing w:before="0" w:beforeAutospacing="0" w:after="0" w:afterAutospacing="0"/>
              <w:rPr>
                <w:color w:val="000000"/>
              </w:rPr>
            </w:pPr>
            <w:r>
              <w:rPr>
                <w:color w:val="000000"/>
              </w:rPr>
              <w:t>NHVDCDCStatusDebug @ HVDCDC_Debug is set to 0x11 ("PowerDown_Safe_State")</w:t>
            </w:r>
          </w:p>
          <w:p w14:paraId="3F12C42C" w14:textId="77777777" w:rsidR="00061B12" w:rsidRPr="00123177" w:rsidRDefault="00061B12" w:rsidP="00535342">
            <w:pPr>
              <w:spacing w:line="259" w:lineRule="auto"/>
              <w:rPr>
                <w:rFonts w:eastAsia="Arial"/>
                <w:color w:val="000000" w:themeColor="text1"/>
                <w:szCs w:val="20"/>
              </w:rPr>
            </w:pPr>
            <w:r>
              <w:rPr>
                <w:color w:val="000000"/>
              </w:rPr>
              <w:t> </w:t>
            </w:r>
          </w:p>
        </w:tc>
      </w:tr>
      <w:tr w:rsidR="00061B12" w:rsidRPr="00123177" w14:paraId="3EBDA02E"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D67645E" w14:textId="77777777" w:rsidR="00061B12" w:rsidRPr="00123177" w:rsidRDefault="00061B12" w:rsidP="00535342">
            <w:r w:rsidRPr="00123177">
              <w:rPr>
                <w:rFonts w:eastAsia="Arial"/>
                <w:color w:val="000000" w:themeColor="text1"/>
                <w:szCs w:val="20"/>
              </w:rPr>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826E2C" w14:textId="22C4659D" w:rsidR="00061B12" w:rsidRDefault="00061B12" w:rsidP="00535342">
            <w:pPr>
              <w:pStyle w:val="NormalWeb"/>
              <w:spacing w:before="60" w:beforeAutospacing="0" w:after="60" w:afterAutospacing="0"/>
            </w:pPr>
            <w:r>
              <w:t>The HVDCDC application does transits to the "Faulty_PowerDn_SafeState" state from the “</w:t>
            </w:r>
            <w:r w:rsidR="001C719E" w:rsidRPr="00732BFF">
              <w:rPr>
                <w:rFonts w:eastAsia="Arial"/>
                <w:color w:val="000000" w:themeColor="text1"/>
                <w:szCs w:val="20"/>
              </w:rPr>
              <w:t>Disable_400V_AD_</w:t>
            </w:r>
            <w:r w:rsidR="001C719E">
              <w:rPr>
                <w:rFonts w:eastAsia="Arial"/>
                <w:color w:val="000000" w:themeColor="text1"/>
                <w:szCs w:val="20"/>
              </w:rPr>
              <w:t>3</w:t>
            </w:r>
            <w:r>
              <w:t>” substate of the "Faulty" state after the defined the calibratable timeout when the below conditions are met,</w:t>
            </w:r>
          </w:p>
          <w:p w14:paraId="50C969EC" w14:textId="77777777" w:rsidR="00061B12" w:rsidRDefault="00061B12" w:rsidP="00535342">
            <w:pPr>
              <w:pStyle w:val="NormalWeb"/>
              <w:spacing w:before="60" w:beforeAutospacing="0" w:after="60" w:afterAutospacing="0"/>
            </w:pPr>
            <w:r>
              <w:t xml:space="preserve">1. Set the 800V side (high side) voltage of the power module to greater than 480V(e.g. 540V) </w:t>
            </w:r>
          </w:p>
          <w:p w14:paraId="59F157B4" w14:textId="77777777" w:rsidR="00061B12" w:rsidRDefault="00061B12" w:rsidP="00535342">
            <w:pPr>
              <w:pStyle w:val="NormalWeb"/>
              <w:spacing w:before="0" w:beforeAutospacing="0" w:after="0" w:afterAutospacing="0"/>
            </w:pPr>
            <w:r>
              <w:t>2. The power module status shall be Enabled.</w:t>
            </w:r>
          </w:p>
          <w:p w14:paraId="1ABE6D7C" w14:textId="77777777" w:rsidR="00061B12" w:rsidRDefault="00061B12" w:rsidP="00535342">
            <w:pPr>
              <w:pStyle w:val="NormalWeb"/>
              <w:spacing w:before="60" w:beforeAutospacing="0" w:after="60" w:afterAutospacing="0"/>
            </w:pPr>
            <w:r>
              <w:t xml:space="preserve">3. Open the solid state switch on the 400V side </w:t>
            </w:r>
          </w:p>
          <w:p w14:paraId="167AE067" w14:textId="77777777" w:rsidR="00061B12" w:rsidRDefault="00061B12" w:rsidP="00535342">
            <w:pPr>
              <w:pStyle w:val="NormalWeb"/>
              <w:spacing w:before="60" w:beforeAutospacing="0" w:after="60" w:afterAutospacing="0"/>
            </w:pPr>
            <w:r>
              <w:t>4. NHVDCDCFault @ HVDCDC_Status1 is equal to 0x3 (“level 2")</w:t>
            </w:r>
          </w:p>
          <w:p w14:paraId="02FF854C" w14:textId="25823742" w:rsidR="00061B12" w:rsidRDefault="00061B12" w:rsidP="00535342">
            <w:pPr>
              <w:pStyle w:val="NormalWeb"/>
              <w:spacing w:before="60" w:beforeAutospacing="0" w:after="60" w:afterAutospacing="0"/>
            </w:pPr>
            <w:r>
              <w:t xml:space="preserve">5. NHVDCDCFaultID @ HVDCDC_Debug_PDU is equal to &lt;TBD&gt; </w:t>
            </w:r>
            <w:r w:rsidR="001C719E">
              <w:t>("DIAGNOSTIC_SM_FAULTY_NFS_TIMEOUT</w:t>
            </w:r>
            <w:r w:rsidR="007F4831">
              <w:t>4</w:t>
            </w:r>
            <w:r w:rsidR="001C719E">
              <w:t xml:space="preserve">_FAULT_ID") </w:t>
            </w:r>
            <w:r>
              <w:t>and is raised after the fault response calibratable time.</w:t>
            </w:r>
          </w:p>
          <w:p w14:paraId="1FA958BA" w14:textId="77777777" w:rsidR="00061B12" w:rsidRPr="00123177" w:rsidRDefault="00061B12" w:rsidP="00535342">
            <w:pPr>
              <w:spacing w:line="259" w:lineRule="auto"/>
              <w:rPr>
                <w:rFonts w:eastAsia="Arial"/>
              </w:rPr>
            </w:pPr>
            <w:r>
              <w:t> </w:t>
            </w:r>
          </w:p>
        </w:tc>
      </w:tr>
      <w:tr w:rsidR="00061B12" w:rsidRPr="00123177" w14:paraId="2FE7A873"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BB6CF91" w14:textId="77777777" w:rsidR="00061B12" w:rsidRPr="00123177" w:rsidRDefault="00061B12" w:rsidP="00535342">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45B2C2" w14:textId="77777777" w:rsidR="00061B12" w:rsidRPr="00123177" w:rsidRDefault="00061B12" w:rsidP="00535342">
            <w:r w:rsidRPr="00123177">
              <w:t>No such mandatory fields is applicable.</w:t>
            </w:r>
          </w:p>
        </w:tc>
      </w:tr>
      <w:tr w:rsidR="00102961" w:rsidRPr="00123177" w14:paraId="704FAE24"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53613E0" w14:textId="77777777" w:rsidR="00102961" w:rsidRPr="00123177" w:rsidRDefault="00102961" w:rsidP="00102961">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A558E1" w14:textId="152CC40A" w:rsidR="00102961" w:rsidRPr="00123177" w:rsidRDefault="00102961" w:rsidP="00102961">
            <w:r>
              <w:t xml:space="preserve">The HVDCDC shall set calibratable timeout time as HVDCDC_CAL for transition </w:t>
            </w:r>
            <w:r w:rsidRPr="00741DF8">
              <w:rPr>
                <w:rFonts w:eastAsia="Arial"/>
                <w:color w:val="000000" w:themeColor="text1"/>
                <w:szCs w:val="20"/>
              </w:rPr>
              <w:t xml:space="preserve">between </w:t>
            </w:r>
            <w:r w:rsidR="00BC4BA6" w:rsidRPr="00732BFF">
              <w:rPr>
                <w:rFonts w:eastAsia="Arial"/>
                <w:color w:val="000000" w:themeColor="text1"/>
                <w:szCs w:val="20"/>
              </w:rPr>
              <w:t>Disable_400V_AD_</w:t>
            </w:r>
            <w:r w:rsidR="00BC4BA6">
              <w:rPr>
                <w:rFonts w:eastAsia="Arial"/>
                <w:color w:val="000000" w:themeColor="text1"/>
                <w:szCs w:val="20"/>
              </w:rPr>
              <w:t>3</w:t>
            </w:r>
            <w:r w:rsidR="00BC4BA6" w:rsidRPr="00732BFF">
              <w:rPr>
                <w:rFonts w:eastAsia="Arial"/>
                <w:color w:val="000000" w:themeColor="text1"/>
                <w:szCs w:val="20"/>
              </w:rPr>
              <w:t xml:space="preserve"> and Shutdown_Sequence_Completed</w:t>
            </w:r>
            <w:r>
              <w:rPr>
                <w:rFonts w:eastAsia="Arial"/>
                <w:color w:val="000000" w:themeColor="text1"/>
                <w:szCs w:val="20"/>
              </w:rPr>
              <w:t>.</w:t>
            </w:r>
          </w:p>
        </w:tc>
      </w:tr>
      <w:tr w:rsidR="00102961" w:rsidRPr="00123177" w14:paraId="49B12E2F"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BD88554" w14:textId="77777777" w:rsidR="00102961" w:rsidRPr="00123177" w:rsidRDefault="00102961" w:rsidP="00102961">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7FB0DE" w14:textId="77777777" w:rsidR="00102961" w:rsidRPr="00123177" w:rsidRDefault="00102961" w:rsidP="00102961">
            <w:r w:rsidRPr="00123177">
              <w:rPr>
                <w:szCs w:val="20"/>
              </w:rPr>
              <w:t>Default values shall be applicable with respect to Pre-Loaded Values</w:t>
            </w:r>
          </w:p>
        </w:tc>
      </w:tr>
      <w:tr w:rsidR="00102961" w:rsidRPr="00123177" w14:paraId="36A08598"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D458C87" w14:textId="77777777" w:rsidR="00102961" w:rsidRPr="00123177" w:rsidRDefault="00102961" w:rsidP="00102961">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2CED82" w14:textId="77777777" w:rsidR="00102961" w:rsidRPr="00123177" w:rsidRDefault="00102961" w:rsidP="00102961">
            <w:r w:rsidRPr="00123177">
              <w:t>Valid range of Values is not applicable</w:t>
            </w:r>
          </w:p>
        </w:tc>
      </w:tr>
      <w:tr w:rsidR="00102961" w:rsidRPr="00123177" w14:paraId="4CEA099A"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731EB3D" w14:textId="77777777" w:rsidR="00102961" w:rsidRPr="00123177" w:rsidRDefault="00102961" w:rsidP="00102961">
            <w:r w:rsidRPr="00123177">
              <w:rPr>
                <w:rFonts w:eastAsia="Arial"/>
                <w:color w:val="000000" w:themeColor="text1"/>
                <w:szCs w:val="20"/>
              </w:rPr>
              <w:lastRenderedPageBreak/>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1A66E3" w14:textId="77777777" w:rsidR="00102961" w:rsidRPr="00123177" w:rsidRDefault="00102961" w:rsidP="00102961">
            <w:r w:rsidRPr="00123177">
              <w:rPr>
                <w:szCs w:val="20"/>
              </w:rPr>
              <w:t>Data latency period is not applicable</w:t>
            </w:r>
          </w:p>
        </w:tc>
      </w:tr>
      <w:tr w:rsidR="00102961" w:rsidRPr="00123177" w14:paraId="0D344869"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97F2B71" w14:textId="77777777" w:rsidR="00102961" w:rsidRPr="00123177" w:rsidRDefault="00102961" w:rsidP="00102961">
            <w:r w:rsidRPr="00123177">
              <w:rPr>
                <w:rFonts w:eastAsia="Arial"/>
                <w:color w:val="000000" w:themeColor="text1"/>
                <w:szCs w:val="20"/>
              </w:rPr>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B2675E" w14:textId="77777777" w:rsidR="00102961" w:rsidRPr="00123177" w:rsidRDefault="00102961" w:rsidP="00102961">
            <w:r w:rsidRPr="00123177">
              <w:rPr>
                <w:szCs w:val="20"/>
              </w:rPr>
              <w:t>Data Retention period is not applicable.</w:t>
            </w:r>
          </w:p>
        </w:tc>
      </w:tr>
      <w:tr w:rsidR="00102961" w:rsidRPr="00123177" w14:paraId="27E1F842"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9CA8DA8" w14:textId="77777777" w:rsidR="00102961" w:rsidRPr="00123177" w:rsidRDefault="00102961" w:rsidP="00102961">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A931A2" w14:textId="77777777" w:rsidR="00102961" w:rsidRPr="00123177" w:rsidRDefault="00102961" w:rsidP="00102961">
            <w:r w:rsidRPr="00123177">
              <w:rPr>
                <w:szCs w:val="20"/>
              </w:rPr>
              <w:t>Data rate is not applicable.</w:t>
            </w:r>
          </w:p>
        </w:tc>
      </w:tr>
      <w:tr w:rsidR="00102961" w:rsidRPr="00123177" w14:paraId="253454A6"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2FDBEBD" w14:textId="77777777" w:rsidR="00102961" w:rsidRPr="00123177" w:rsidRDefault="00102961" w:rsidP="00102961">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8B2C6D" w14:textId="77777777" w:rsidR="00102961" w:rsidRPr="00123177" w:rsidRDefault="00102961" w:rsidP="00102961">
            <w:pPr>
              <w:spacing w:line="259" w:lineRule="auto"/>
              <w:rPr>
                <w:rFonts w:eastAsia="Arial"/>
                <w:color w:val="000000" w:themeColor="text1"/>
                <w:szCs w:val="20"/>
              </w:rPr>
            </w:pPr>
            <w:r w:rsidRPr="00123177">
              <w:rPr>
                <w:szCs w:val="20"/>
              </w:rPr>
              <w:t>External event is not required.</w:t>
            </w:r>
          </w:p>
        </w:tc>
      </w:tr>
      <w:tr w:rsidR="00102961" w:rsidRPr="00123177" w14:paraId="63AC4E33"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3A0324E" w14:textId="77777777" w:rsidR="00102961" w:rsidRPr="00123177" w:rsidRDefault="00102961" w:rsidP="00102961">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B6B78D" w14:textId="77777777" w:rsidR="00102961" w:rsidRPr="00123177" w:rsidRDefault="00102961" w:rsidP="00102961">
            <w:r w:rsidRPr="00123177">
              <w:rPr>
                <w:szCs w:val="20"/>
              </w:rPr>
              <w:t>Temporal event is not applicable.</w:t>
            </w:r>
          </w:p>
        </w:tc>
      </w:tr>
      <w:tr w:rsidR="00102961" w:rsidRPr="00123177" w14:paraId="67619174"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440DA49" w14:textId="77777777" w:rsidR="00102961" w:rsidRPr="00123177" w:rsidRDefault="00102961" w:rsidP="00102961">
            <w:r w:rsidRPr="00123177">
              <w:rPr>
                <w:rFonts w:eastAsia="Arial"/>
                <w:color w:val="000000" w:themeColor="text1"/>
                <w:szCs w:val="20"/>
              </w:rPr>
              <w:t xml:space="preserve">Validation Rules/ </w:t>
            </w:r>
          </w:p>
          <w:p w14:paraId="2703019B" w14:textId="77777777" w:rsidR="00102961" w:rsidRPr="00123177" w:rsidRDefault="00102961" w:rsidP="00102961">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CBEBE3" w14:textId="77777777" w:rsidR="00102961" w:rsidRDefault="00102961" w:rsidP="00102961">
            <w:pPr>
              <w:pStyle w:val="TableText"/>
              <w:snapToGrid w:val="0"/>
            </w:pPr>
            <w:r>
              <w:t>Verify the CAN messages and CAN signal mentioned in input and out section on CANalyzer Tool.</w:t>
            </w:r>
          </w:p>
          <w:p w14:paraId="1FF6B859" w14:textId="77777777" w:rsidR="00102961" w:rsidRDefault="00102961" w:rsidP="00102961">
            <w:pPr>
              <w:pStyle w:val="TableText"/>
              <w:snapToGrid w:val="0"/>
            </w:pPr>
          </w:p>
          <w:p w14:paraId="570AEA80" w14:textId="77777777" w:rsidR="00102961" w:rsidRDefault="00102961" w:rsidP="00102961">
            <w:pPr>
              <w:pStyle w:val="NormalWeb"/>
              <w:spacing w:before="60" w:beforeAutospacing="0" w:after="60" w:afterAutospacing="0"/>
            </w:pPr>
            <w:r>
              <w:t>NHVDCDCFault @ HVDCDC_Status1 is equal to 0x3 (“level 2")</w:t>
            </w:r>
          </w:p>
          <w:p w14:paraId="58D304DE" w14:textId="77777777" w:rsidR="00102961" w:rsidRDefault="00102961" w:rsidP="00102961">
            <w:pPr>
              <w:pStyle w:val="NormalWeb"/>
              <w:spacing w:before="60" w:beforeAutospacing="0" w:after="60" w:afterAutospacing="0"/>
            </w:pPr>
            <w:r>
              <w:t>NHVDCDCFaultID @ HVDCDC_Debug_PDU is equal to &lt;TBD&gt; ("DIAGNOSTIC_SM_FAULTY_NFS_TIMEOUT4_FAULT_ID") and is raised after the fault response calibratable time.</w:t>
            </w:r>
          </w:p>
          <w:p w14:paraId="326EA6B8" w14:textId="77777777" w:rsidR="00102961" w:rsidRDefault="00102961" w:rsidP="00102961">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59FEB42A" w14:textId="77777777" w:rsidR="00102961" w:rsidRDefault="00102961" w:rsidP="00102961">
            <w:pPr>
              <w:pStyle w:val="NormalWeb"/>
              <w:spacing w:before="60" w:beforeAutospacing="0" w:after="60" w:afterAutospacing="0"/>
              <w:rPr>
                <w:color w:val="000000"/>
              </w:rPr>
            </w:pPr>
            <w:r>
              <w:rPr>
                <w:color w:val="000000"/>
              </w:rPr>
              <w:t>NHVDCDCStatus @ HVDCDC_Status1 is set to 0x7 ("PowerDown_Safe_State_NHVDCDCStatus_NW")</w:t>
            </w:r>
          </w:p>
          <w:p w14:paraId="39615E0B" w14:textId="484B56CA" w:rsidR="00102961" w:rsidRPr="007F4831" w:rsidRDefault="00102961" w:rsidP="00102961">
            <w:pPr>
              <w:pStyle w:val="NormalWeb"/>
              <w:spacing w:before="0" w:beforeAutospacing="0" w:after="0" w:afterAutospacing="0"/>
              <w:rPr>
                <w:color w:val="000000"/>
              </w:rPr>
            </w:pPr>
            <w:r>
              <w:rPr>
                <w:color w:val="000000"/>
              </w:rPr>
              <w:t>NHVDCDCStatusDebug @ HVDCDC_Debug is set to 0x11 ("PowerDown_Safe_State")</w:t>
            </w:r>
          </w:p>
        </w:tc>
      </w:tr>
      <w:tr w:rsidR="00102961" w:rsidRPr="00123177" w14:paraId="5AF171A0"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515F798" w14:textId="77777777" w:rsidR="00102961" w:rsidRPr="00123177" w:rsidRDefault="00102961" w:rsidP="00102961">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C83DA3" w14:textId="77777777" w:rsidR="00102961" w:rsidRPr="00123177" w:rsidRDefault="00102961" w:rsidP="00102961">
            <w:r w:rsidRPr="00123177">
              <w:rPr>
                <w:szCs w:val="20"/>
              </w:rPr>
              <w:t>Constraints is not applicable.</w:t>
            </w:r>
          </w:p>
        </w:tc>
      </w:tr>
      <w:tr w:rsidR="00102961" w:rsidRPr="00123177" w14:paraId="053BF049"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BA0F80A" w14:textId="77777777" w:rsidR="00102961" w:rsidRPr="00123177" w:rsidRDefault="00102961" w:rsidP="00102961">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588D91" w14:textId="77777777" w:rsidR="00102961" w:rsidRPr="00123177" w:rsidRDefault="00102961" w:rsidP="00102961">
            <w:r w:rsidRPr="00123177">
              <w:rPr>
                <w:szCs w:val="20"/>
              </w:rPr>
              <w:t>No effects on other system</w:t>
            </w:r>
          </w:p>
        </w:tc>
      </w:tr>
      <w:tr w:rsidR="00102961" w:rsidRPr="00123177" w14:paraId="50D5A1CE"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77DD69E" w14:textId="77777777" w:rsidR="00102961" w:rsidRPr="00123177" w:rsidRDefault="00102961" w:rsidP="00102961">
            <w:r w:rsidRPr="00123177">
              <w:rPr>
                <w:rFonts w:eastAsia="Arial"/>
                <w:color w:val="000000" w:themeColor="text1"/>
                <w:szCs w:val="20"/>
              </w:rPr>
              <w:t>Testability with respect to test environment</w:t>
            </w:r>
          </w:p>
          <w:p w14:paraId="619F4AC8" w14:textId="77777777" w:rsidR="00102961" w:rsidRPr="00123177" w:rsidRDefault="00102961" w:rsidP="00102961">
            <w:r w:rsidRPr="00123177">
              <w:rPr>
                <w:rFonts w:eastAsia="Arial"/>
                <w:color w:val="000000" w:themeColor="text1"/>
                <w:szCs w:val="20"/>
              </w:rPr>
              <w:t>(Yes/No)</w:t>
            </w:r>
          </w:p>
          <w:p w14:paraId="3704BD43" w14:textId="77777777" w:rsidR="00102961" w:rsidRPr="00123177" w:rsidRDefault="00102961" w:rsidP="00102961">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DD8EAD" w14:textId="77777777" w:rsidR="00102961" w:rsidRPr="00123177" w:rsidRDefault="00102961" w:rsidP="00102961">
            <w:pPr>
              <w:pStyle w:val="TableText"/>
              <w:snapToGrid w:val="0"/>
            </w:pPr>
            <w:r w:rsidRPr="00123177">
              <w:t>YES</w:t>
            </w:r>
          </w:p>
          <w:p w14:paraId="0DB76CCD" w14:textId="77777777" w:rsidR="00102961" w:rsidRPr="00123177" w:rsidRDefault="00102961" w:rsidP="00102961"/>
        </w:tc>
      </w:tr>
      <w:tr w:rsidR="00102961" w:rsidRPr="00123177" w14:paraId="21BF5250"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EAD318E" w14:textId="77777777" w:rsidR="00102961" w:rsidRPr="00123177" w:rsidRDefault="00102961" w:rsidP="00102961">
            <w:r w:rsidRPr="00123177">
              <w:rPr>
                <w:rFonts w:eastAsia="Arial"/>
                <w:color w:val="000000" w:themeColor="text1"/>
                <w:szCs w:val="20"/>
              </w:rPr>
              <w:t xml:space="preserve">Feasible within </w:t>
            </w:r>
            <w:r w:rsidRPr="00123177">
              <w:rPr>
                <w:rFonts w:eastAsia="Arial"/>
                <w:color w:val="000000" w:themeColor="text1"/>
                <w:szCs w:val="20"/>
              </w:rPr>
              <w:lastRenderedPageBreak/>
              <w:t>project constraints</w:t>
            </w:r>
          </w:p>
          <w:p w14:paraId="4552E6A2" w14:textId="77777777" w:rsidR="00102961" w:rsidRPr="00123177" w:rsidRDefault="00102961" w:rsidP="00102961">
            <w:r w:rsidRPr="00123177">
              <w:rPr>
                <w:rFonts w:eastAsia="Arial"/>
                <w:color w:val="000000" w:themeColor="text1"/>
                <w:szCs w:val="20"/>
              </w:rPr>
              <w:t>(Yes/No)</w:t>
            </w:r>
          </w:p>
          <w:p w14:paraId="1866AAB9" w14:textId="77777777" w:rsidR="00102961" w:rsidRPr="00123177" w:rsidRDefault="00102961" w:rsidP="00102961">
            <w:r w:rsidRPr="00123177">
              <w:rPr>
                <w:rFonts w:eastAsia="Arial"/>
                <w:i/>
                <w:iCs/>
                <w:color w:val="000000" w:themeColor="text1"/>
                <w:szCs w:val="20"/>
              </w:rPr>
              <w:t>Note: Add the impact 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B034D4" w14:textId="77777777" w:rsidR="00102961" w:rsidRPr="00123177" w:rsidRDefault="00102961" w:rsidP="00102961">
            <w:pPr>
              <w:pStyle w:val="TableText"/>
              <w:snapToGrid w:val="0"/>
            </w:pPr>
            <w:r w:rsidRPr="00123177">
              <w:lastRenderedPageBreak/>
              <w:t>YES</w:t>
            </w:r>
          </w:p>
          <w:p w14:paraId="43E776A4" w14:textId="77777777" w:rsidR="00102961" w:rsidRPr="00123177" w:rsidRDefault="00102961" w:rsidP="00102961"/>
        </w:tc>
      </w:tr>
      <w:tr w:rsidR="00102961" w:rsidRPr="00123177" w14:paraId="31865401"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3C58DA5" w14:textId="77777777" w:rsidR="00102961" w:rsidRPr="00123177" w:rsidRDefault="00102961" w:rsidP="00102961">
            <w:r w:rsidRPr="00123177">
              <w:rPr>
                <w:rFonts w:eastAsia="Arial"/>
                <w:color w:val="000000" w:themeColor="text1"/>
                <w:szCs w:val="20"/>
              </w:rPr>
              <w:t>Critical</w:t>
            </w:r>
          </w:p>
          <w:p w14:paraId="0CD7D0D4" w14:textId="77777777" w:rsidR="00102961" w:rsidRPr="00123177" w:rsidRDefault="00102961" w:rsidP="00102961">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731F58" w14:textId="77777777" w:rsidR="00102961" w:rsidRPr="00123177" w:rsidRDefault="00102961" w:rsidP="00102961">
            <w:r w:rsidRPr="00123177">
              <w:t>YES</w:t>
            </w:r>
          </w:p>
        </w:tc>
      </w:tr>
      <w:tr w:rsidR="00102961" w:rsidRPr="00123177" w14:paraId="7909871B"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9516676" w14:textId="77777777" w:rsidR="00102961" w:rsidRPr="00123177" w:rsidRDefault="00102961" w:rsidP="00102961">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D463E8" w14:textId="77777777" w:rsidR="00102961" w:rsidRPr="00123177" w:rsidRDefault="00102961" w:rsidP="00102961">
            <w:r w:rsidRPr="00123177">
              <w:t>Acceptance Criteria for this requirement should be as per SECTION-6 ACCEPTANCE CRITERIA</w:t>
            </w:r>
          </w:p>
        </w:tc>
      </w:tr>
    </w:tbl>
    <w:p w14:paraId="61884B69" w14:textId="77777777" w:rsidR="00732BFF" w:rsidRDefault="00732BFF" w:rsidP="00A55B53">
      <w:pPr>
        <w:rPr>
          <w:szCs w:val="20"/>
        </w:rPr>
      </w:pPr>
    </w:p>
    <w:p w14:paraId="535378E1" w14:textId="46BD980B" w:rsidR="00DF18D2" w:rsidRPr="00DF18D2" w:rsidRDefault="00DF18D2" w:rsidP="00DF18D2">
      <w:pPr>
        <w:pStyle w:val="Heading5"/>
        <w:tabs>
          <w:tab w:val="num" w:pos="360"/>
        </w:tabs>
        <w:rPr>
          <w:rFonts w:eastAsia="Arial"/>
          <w:color w:val="000000" w:themeColor="text1"/>
          <w:sz w:val="20"/>
          <w:szCs w:val="20"/>
        </w:rPr>
      </w:pPr>
      <w:r w:rsidRPr="00DF18D2">
        <w:rPr>
          <w:rFonts w:eastAsia="Arial"/>
          <w:color w:val="000000" w:themeColor="text1"/>
          <w:szCs w:val="20"/>
        </w:rPr>
        <w:t xml:space="preserve">Raise Level 0 fault when Timeout </w:t>
      </w:r>
      <w:r w:rsidR="00285C9E">
        <w:rPr>
          <w:rFonts w:eastAsia="Arial"/>
          <w:color w:val="000000" w:themeColor="text1"/>
          <w:szCs w:val="20"/>
        </w:rPr>
        <w:t xml:space="preserve">detects while transition </w:t>
      </w:r>
      <w:r w:rsidR="00285C9E" w:rsidRPr="00741DF8">
        <w:rPr>
          <w:rFonts w:eastAsia="Arial"/>
          <w:color w:val="000000" w:themeColor="text1"/>
          <w:szCs w:val="20"/>
        </w:rPr>
        <w:t xml:space="preserve">between </w:t>
      </w:r>
      <w:r w:rsidRPr="00DF18D2">
        <w:rPr>
          <w:rFonts w:eastAsia="Arial"/>
          <w:color w:val="000000" w:themeColor="text1"/>
          <w:szCs w:val="20"/>
        </w:rPr>
        <w:t>Active_Discharge_400V_3 and Disable_400V_AD_3</w:t>
      </w:r>
      <w:r w:rsidRPr="00DF18D2">
        <w:rPr>
          <w:rFonts w:eastAsia="Arial"/>
          <w:color w:val="000000" w:themeColor="text1"/>
          <w:sz w:val="20"/>
          <w:szCs w:val="20"/>
        </w:rPr>
        <w:t>.</w:t>
      </w:r>
    </w:p>
    <w:tbl>
      <w:tblPr>
        <w:tblW w:w="9300" w:type="dxa"/>
        <w:tblInd w:w="103" w:type="dxa"/>
        <w:tblLook w:val="06A0" w:firstRow="1" w:lastRow="0" w:firstColumn="1" w:lastColumn="0" w:noHBand="1" w:noVBand="1"/>
      </w:tblPr>
      <w:tblGrid>
        <w:gridCol w:w="1456"/>
        <w:gridCol w:w="7844"/>
      </w:tblGrid>
      <w:tr w:rsidR="007F4831" w:rsidRPr="00123177" w14:paraId="07818A11"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F529247" w14:textId="77777777" w:rsidR="007F4831" w:rsidRPr="00123177" w:rsidRDefault="007F4831"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DC2714D" w14:textId="77777777" w:rsidR="007F4831" w:rsidRPr="00123177" w:rsidRDefault="007F4831" w:rsidP="00535342">
            <w:r w:rsidRPr="00123177">
              <w:rPr>
                <w:rFonts w:eastAsia="Arial"/>
                <w:b/>
                <w:bCs/>
                <w:color w:val="000000" w:themeColor="text1"/>
                <w:szCs w:val="20"/>
              </w:rPr>
              <w:t>Description</w:t>
            </w:r>
          </w:p>
        </w:tc>
      </w:tr>
      <w:tr w:rsidR="007F4831" w:rsidRPr="00123177" w14:paraId="2EBC83FF" w14:textId="77777777" w:rsidTr="0053534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0F9A61A8" w14:textId="77777777" w:rsidR="007F4831" w:rsidRPr="00123177" w:rsidRDefault="007F4831"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A11557" w14:textId="65CF557B" w:rsidR="007F4831" w:rsidRPr="00123177" w:rsidRDefault="007F4831" w:rsidP="00535342">
            <w:r w:rsidRPr="00123177">
              <w:rPr>
                <w:rFonts w:eastAsia="Arial"/>
                <w:color w:val="000000" w:themeColor="text1"/>
              </w:rPr>
              <w:t>SWRS_APP_STATE_</w:t>
            </w:r>
            <w:r w:rsidR="00B07DB5">
              <w:rPr>
                <w:rFonts w:eastAsia="Arial"/>
                <w:color w:val="000000" w:themeColor="text1"/>
              </w:rPr>
              <w:t>50</w:t>
            </w:r>
          </w:p>
        </w:tc>
      </w:tr>
      <w:tr w:rsidR="007F4831" w:rsidRPr="00123177" w14:paraId="7581009B" w14:textId="77777777" w:rsidTr="0053534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11209BDD" w14:textId="77777777" w:rsidR="007F4831" w:rsidRPr="00123177" w:rsidRDefault="007F4831" w:rsidP="00535342">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08390A" w14:textId="43A40090" w:rsidR="007F4831" w:rsidRPr="00123177" w:rsidRDefault="007F4831" w:rsidP="00535342">
            <w:pPr>
              <w:rPr>
                <w:rFonts w:eastAsia="Arial"/>
                <w:color w:val="000000" w:themeColor="text1"/>
              </w:rPr>
            </w:pPr>
            <w:r w:rsidRPr="00123177">
              <w:rPr>
                <w:rFonts w:eastAsia="Arial"/>
                <w:color w:val="000000" w:themeColor="text1"/>
              </w:rPr>
              <w:t>SDS-HVDCDC-</w:t>
            </w:r>
            <w:r>
              <w:rPr>
                <w:rFonts w:eastAsia="Arial"/>
                <w:color w:val="000000" w:themeColor="text1"/>
              </w:rPr>
              <w:t>40</w:t>
            </w:r>
            <w:r w:rsidR="006A7075">
              <w:rPr>
                <w:rFonts w:eastAsia="Arial"/>
                <w:color w:val="000000" w:themeColor="text1"/>
              </w:rPr>
              <w:t>6</w:t>
            </w:r>
          </w:p>
        </w:tc>
      </w:tr>
      <w:tr w:rsidR="007F4831" w:rsidRPr="00123177" w14:paraId="2C98F666" w14:textId="77777777" w:rsidTr="00535342">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7101418D" w14:textId="77777777" w:rsidR="007F4831" w:rsidRPr="00123177" w:rsidRDefault="007F4831"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3CB92E" w14:textId="77777777" w:rsidR="007F4831" w:rsidRPr="00123177" w:rsidRDefault="007F4831" w:rsidP="00535342">
            <w:pPr>
              <w:rPr>
                <w:rFonts w:eastAsia="Arial"/>
                <w:color w:val="000000" w:themeColor="text1"/>
              </w:rPr>
            </w:pPr>
            <w:r>
              <w:t>Pre C</w:t>
            </w:r>
            <w:r w:rsidRPr="00123177">
              <w:t>-Sample/PF</w:t>
            </w:r>
            <w:r>
              <w:t>3</w:t>
            </w:r>
            <w:r w:rsidRPr="00123177">
              <w:t>.0</w:t>
            </w:r>
            <w:r>
              <w:t xml:space="preserve"> Phase-2</w:t>
            </w:r>
          </w:p>
        </w:tc>
      </w:tr>
      <w:tr w:rsidR="007F4831" w:rsidRPr="00123177" w14:paraId="09FB0D11" w14:textId="77777777" w:rsidTr="00535342">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033174FC" w14:textId="77777777" w:rsidR="007F4831" w:rsidRPr="00741DF8" w:rsidRDefault="007F4831"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61976E" w14:textId="4B7CC52E" w:rsidR="007F4831" w:rsidRPr="00741DF8" w:rsidRDefault="007F4831" w:rsidP="00535342">
            <w:pPr>
              <w:rPr>
                <w:rFonts w:eastAsia="Arial"/>
                <w:color w:val="000000" w:themeColor="text1"/>
                <w:szCs w:val="20"/>
              </w:rPr>
            </w:pPr>
            <w:r w:rsidRPr="00741DF8">
              <w:rPr>
                <w:rFonts w:eastAsia="Arial"/>
                <w:color w:val="000000" w:themeColor="text1"/>
                <w:szCs w:val="20"/>
              </w:rPr>
              <w:t xml:space="preserve">The application shall be able to </w:t>
            </w:r>
            <w:r w:rsidR="00285C9E">
              <w:rPr>
                <w:rFonts w:eastAsia="Arial"/>
                <w:color w:val="000000" w:themeColor="text1"/>
                <w:szCs w:val="20"/>
              </w:rPr>
              <w:t xml:space="preserve">raise level 0 fault </w:t>
            </w:r>
            <w:r w:rsidRPr="00741DF8">
              <w:rPr>
                <w:rFonts w:eastAsia="Arial"/>
                <w:color w:val="000000" w:themeColor="text1"/>
                <w:szCs w:val="20"/>
              </w:rPr>
              <w:t xml:space="preserve">upon Timeout </w:t>
            </w:r>
            <w:r w:rsidR="00285C9E">
              <w:rPr>
                <w:rFonts w:eastAsia="Arial"/>
                <w:color w:val="000000" w:themeColor="text1"/>
                <w:szCs w:val="20"/>
              </w:rPr>
              <w:t xml:space="preserve">detects while transition </w:t>
            </w:r>
            <w:r w:rsidRPr="00741DF8">
              <w:rPr>
                <w:rFonts w:eastAsia="Arial"/>
                <w:color w:val="000000" w:themeColor="text1"/>
                <w:szCs w:val="20"/>
              </w:rPr>
              <w:t xml:space="preserve">between </w:t>
            </w:r>
            <w:r w:rsidRPr="007F4831">
              <w:rPr>
                <w:rFonts w:eastAsia="Arial"/>
                <w:color w:val="000000" w:themeColor="text1"/>
                <w:szCs w:val="20"/>
              </w:rPr>
              <w:t xml:space="preserve">Active_Discharge_400V_3 </w:t>
            </w:r>
            <w:r w:rsidRPr="00732BFF">
              <w:rPr>
                <w:rFonts w:eastAsia="Arial"/>
                <w:color w:val="000000" w:themeColor="text1"/>
                <w:szCs w:val="20"/>
              </w:rPr>
              <w:t xml:space="preserve">and </w:t>
            </w:r>
            <w:r w:rsidRPr="00DF18D2">
              <w:rPr>
                <w:rFonts w:eastAsia="Arial"/>
                <w:color w:val="000000" w:themeColor="text1"/>
                <w:szCs w:val="20"/>
              </w:rPr>
              <w:t>Disable_400V_AD_3</w:t>
            </w:r>
            <w:r w:rsidRPr="008C04BB">
              <w:rPr>
                <w:rFonts w:eastAsia="Arial"/>
                <w:color w:val="000000" w:themeColor="text1"/>
                <w:szCs w:val="20"/>
              </w:rPr>
              <w:t>.</w:t>
            </w:r>
          </w:p>
        </w:tc>
      </w:tr>
      <w:tr w:rsidR="007F4831" w:rsidRPr="00123177" w14:paraId="346BE365"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F30EED5" w14:textId="77777777" w:rsidR="007F4831" w:rsidRPr="00123177" w:rsidRDefault="007F4831" w:rsidP="00535342">
            <w:r w:rsidRPr="00123177">
              <w:rPr>
                <w:rFonts w:eastAsia="Arial"/>
                <w:color w:val="000000" w:themeColor="text1"/>
                <w:szCs w:val="20"/>
              </w:rPr>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476149" w14:textId="77777777" w:rsidR="007F4831" w:rsidRPr="00123177" w:rsidRDefault="007F4831" w:rsidP="00535342">
            <w:r w:rsidRPr="00123177">
              <w:t>No Such derived requirement is applicable.</w:t>
            </w:r>
          </w:p>
        </w:tc>
      </w:tr>
      <w:tr w:rsidR="007F4831" w:rsidRPr="00123177" w14:paraId="73C6DF11"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9FF642C" w14:textId="77777777" w:rsidR="007F4831" w:rsidRPr="00123177" w:rsidRDefault="007F4831"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B2B497" w14:textId="77777777" w:rsidR="007F4831" w:rsidRPr="00123177" w:rsidRDefault="007F4831" w:rsidP="00535342">
            <w:r w:rsidRPr="00123177">
              <w:rPr>
                <w:rFonts w:eastAsia="Arial"/>
                <w:color w:val="000000" w:themeColor="text1"/>
                <w:szCs w:val="20"/>
              </w:rPr>
              <w:t>No Specific access restrictions is applicable.</w:t>
            </w:r>
          </w:p>
        </w:tc>
      </w:tr>
      <w:tr w:rsidR="007F4831" w:rsidRPr="00123177" w14:paraId="07B4DFA5"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F6883B1" w14:textId="77777777" w:rsidR="007F4831" w:rsidRPr="006A7075" w:rsidRDefault="007F4831" w:rsidP="00535342">
            <w:r w:rsidRPr="006A7075">
              <w:rPr>
                <w:rFonts w:eastAsia="Arial"/>
                <w:color w:val="000000" w:themeColor="text1"/>
                <w:szCs w:val="20"/>
              </w:rPr>
              <w:t xml:space="preserve">Input(s)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90E229" w14:textId="77777777" w:rsidR="007F4831" w:rsidRPr="006A7075" w:rsidRDefault="007F4831" w:rsidP="00535342">
            <w:pPr>
              <w:pStyle w:val="NormalWeb"/>
              <w:spacing w:before="0" w:beforeAutospacing="0" w:after="0" w:afterAutospacing="0"/>
            </w:pPr>
            <w:r w:rsidRPr="006A7075">
              <w:t>1. Set the 800V side (high side) voltage of the power module to greater than 480V(e.g. 540V)</w:t>
            </w:r>
          </w:p>
          <w:p w14:paraId="4F63EBD7" w14:textId="77777777" w:rsidR="00C92D43" w:rsidRDefault="00C92D43" w:rsidP="00C92D43">
            <w:pPr>
              <w:pStyle w:val="NormalWeb"/>
              <w:spacing w:before="0" w:beforeAutospacing="0" w:after="0" w:afterAutospacing="0"/>
            </w:pPr>
            <w:r>
              <w:t>2. The power module status shall be disabled.</w:t>
            </w:r>
          </w:p>
          <w:p w14:paraId="3F2514C9" w14:textId="1A08C597" w:rsidR="007F4831" w:rsidRPr="00C92D43" w:rsidRDefault="00C92D43" w:rsidP="00535342">
            <w:pPr>
              <w:spacing w:line="259" w:lineRule="auto"/>
            </w:pPr>
            <w:r>
              <w:t>3</w:t>
            </w:r>
            <w:r w:rsidR="007F4831" w:rsidRPr="006A7075">
              <w:t xml:space="preserve">. </w:t>
            </w:r>
            <w:r w:rsidR="006A7075" w:rsidRPr="006A7075">
              <w:t>Actively discharge on 400V side DC Link.</w:t>
            </w:r>
            <w:r w:rsidR="007F4831" w:rsidRPr="00C92D43">
              <w:t xml:space="preserve"> </w:t>
            </w:r>
          </w:p>
          <w:p w14:paraId="0FB48AB3" w14:textId="77777777" w:rsidR="00C92D43" w:rsidRPr="00C92D43" w:rsidRDefault="00C92D43" w:rsidP="00C92D43">
            <w:pPr>
              <w:spacing w:line="259" w:lineRule="auto"/>
            </w:pPr>
            <w:r w:rsidRPr="00C92D43">
              <w:t xml:space="preserve">4. The Timeout parameter shall be </w:t>
            </w:r>
            <w:commentRangeStart w:id="135"/>
            <w:r w:rsidRPr="00C92D43">
              <w:t>calibratable</w:t>
            </w:r>
            <w:commentRangeEnd w:id="135"/>
            <w:r w:rsidR="002B1B50" w:rsidRPr="00C92D43">
              <w:rPr>
                <w:rStyle w:val="CommentReference"/>
                <w:sz w:val="24"/>
                <w:szCs w:val="24"/>
              </w:rPr>
              <w:commentReference w:id="135"/>
            </w:r>
            <w:r w:rsidRPr="00C92D43">
              <w:t>.</w:t>
            </w:r>
          </w:p>
          <w:p w14:paraId="144A769B" w14:textId="1C39A5CF" w:rsidR="00C92D43" w:rsidRPr="00C92D43" w:rsidRDefault="00C92D43" w:rsidP="00C92D43">
            <w:pPr>
              <w:spacing w:line="259" w:lineRule="auto"/>
            </w:pPr>
            <w:r w:rsidRPr="00C92D43">
              <w:t>5. Diagnostics shall be done in every 10msec.</w:t>
            </w:r>
          </w:p>
        </w:tc>
      </w:tr>
      <w:tr w:rsidR="007F4831" w:rsidRPr="00123177" w14:paraId="0AB51AB7"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0F46D6C" w14:textId="77777777" w:rsidR="007F4831" w:rsidRPr="00123177" w:rsidRDefault="007F4831"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168FB6" w14:textId="77777777" w:rsidR="007F4831" w:rsidRDefault="007F4831" w:rsidP="00535342">
            <w:pPr>
              <w:pStyle w:val="NormalWeb"/>
              <w:spacing w:before="60" w:beforeAutospacing="0" w:after="60" w:afterAutospacing="0"/>
            </w:pPr>
            <w:r>
              <w:t>Below CAN messages are observed</w:t>
            </w:r>
          </w:p>
          <w:p w14:paraId="08944443" w14:textId="46548AEA" w:rsidR="007F4831" w:rsidRDefault="007F4831" w:rsidP="00535342">
            <w:pPr>
              <w:pStyle w:val="NormalWeb"/>
              <w:spacing w:before="60" w:beforeAutospacing="0" w:after="60" w:afterAutospacing="0"/>
            </w:pPr>
            <w:r>
              <w:t>NHVDCDCFault @ HVDCDC_Status1 is equal to 0x</w:t>
            </w:r>
            <w:r w:rsidR="00C92D43">
              <w:t>1</w:t>
            </w:r>
            <w:r>
              <w:t xml:space="preserve"> (“level </w:t>
            </w:r>
            <w:r w:rsidR="00773D5E">
              <w:t>0</w:t>
            </w:r>
            <w:r>
              <w:t>")</w:t>
            </w:r>
          </w:p>
          <w:p w14:paraId="343C91B3" w14:textId="77777777" w:rsidR="007F4831" w:rsidRDefault="007F4831" w:rsidP="00535342">
            <w:pPr>
              <w:pStyle w:val="NormalWeb"/>
              <w:spacing w:before="60" w:beforeAutospacing="0" w:after="60" w:afterAutospacing="0"/>
              <w:rPr>
                <w:color w:val="000000"/>
              </w:rPr>
            </w:pPr>
            <w:r>
              <w:rPr>
                <w:color w:val="000000"/>
              </w:rPr>
              <w:t>NHVDCDCStatus @ HVDCDC_Status1 is set to 0x7 ("PowerDown_Safe_State_NHVDCDCStatus_NW")</w:t>
            </w:r>
          </w:p>
          <w:p w14:paraId="12AE3CB9" w14:textId="77777777" w:rsidR="007F4831" w:rsidRDefault="007F4831" w:rsidP="00535342">
            <w:pPr>
              <w:pStyle w:val="NormalWeb"/>
              <w:spacing w:before="0" w:beforeAutospacing="0" w:after="0" w:afterAutospacing="0"/>
              <w:rPr>
                <w:color w:val="000000"/>
              </w:rPr>
            </w:pPr>
            <w:r>
              <w:rPr>
                <w:color w:val="000000"/>
              </w:rPr>
              <w:t>NHVDCDCStatusDebug @ HVDCDC_Debug is set to 0x11 ("PowerDown_Safe_State")</w:t>
            </w:r>
          </w:p>
          <w:p w14:paraId="415C3DA1" w14:textId="77777777" w:rsidR="007F4831" w:rsidRPr="00123177" w:rsidRDefault="007F4831" w:rsidP="00535342">
            <w:pPr>
              <w:spacing w:line="259" w:lineRule="auto"/>
              <w:rPr>
                <w:rFonts w:eastAsia="Arial"/>
                <w:color w:val="000000" w:themeColor="text1"/>
                <w:szCs w:val="20"/>
              </w:rPr>
            </w:pPr>
            <w:r>
              <w:rPr>
                <w:color w:val="000000"/>
              </w:rPr>
              <w:t> </w:t>
            </w:r>
          </w:p>
        </w:tc>
      </w:tr>
      <w:tr w:rsidR="007F4831" w:rsidRPr="00123177" w14:paraId="59CFDCED"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0CE8E0F" w14:textId="77777777" w:rsidR="007F4831" w:rsidRPr="00123177" w:rsidRDefault="007F4831" w:rsidP="00535342">
            <w:r w:rsidRPr="00123177">
              <w:rPr>
                <w:rFonts w:eastAsia="Arial"/>
                <w:color w:val="000000" w:themeColor="text1"/>
                <w:szCs w:val="20"/>
              </w:rPr>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2CBC66" w14:textId="04E936FA" w:rsidR="007F4831" w:rsidRDefault="007F4831" w:rsidP="00535342">
            <w:pPr>
              <w:pStyle w:val="NormalWeb"/>
              <w:spacing w:before="60" w:beforeAutospacing="0" w:after="60" w:afterAutospacing="0"/>
            </w:pPr>
            <w:r>
              <w:t xml:space="preserve">The HVDCDC application </w:t>
            </w:r>
            <w:r w:rsidR="00C92D43">
              <w:t>shall r</w:t>
            </w:r>
            <w:r w:rsidR="00C92D43">
              <w:rPr>
                <w:rFonts w:eastAsia="Arial"/>
                <w:color w:val="000000" w:themeColor="text1"/>
                <w:szCs w:val="20"/>
              </w:rPr>
              <w:t xml:space="preserve">aise level 0 fault </w:t>
            </w:r>
            <w:r>
              <w:t>after the defined the calibratable timeout when the below conditions are met,</w:t>
            </w:r>
          </w:p>
          <w:p w14:paraId="224484ED" w14:textId="77777777" w:rsidR="007F4831" w:rsidRDefault="007F4831" w:rsidP="00535342">
            <w:pPr>
              <w:pStyle w:val="NormalWeb"/>
              <w:spacing w:before="60" w:beforeAutospacing="0" w:after="60" w:afterAutospacing="0"/>
            </w:pPr>
            <w:r>
              <w:lastRenderedPageBreak/>
              <w:t xml:space="preserve">1. Set the 800V side (high side) voltage of the power module to greater than 480V(e.g. 540V) </w:t>
            </w:r>
          </w:p>
          <w:p w14:paraId="39AC32EB" w14:textId="72ED0A2C" w:rsidR="007F4831" w:rsidRDefault="007F4831" w:rsidP="00535342">
            <w:pPr>
              <w:pStyle w:val="NormalWeb"/>
              <w:spacing w:before="0" w:beforeAutospacing="0" w:after="0" w:afterAutospacing="0"/>
            </w:pPr>
            <w:r>
              <w:t xml:space="preserve">2. The power module status shall be </w:t>
            </w:r>
            <w:r w:rsidR="00C92D43">
              <w:t>disabled</w:t>
            </w:r>
            <w:r>
              <w:t>.</w:t>
            </w:r>
          </w:p>
          <w:p w14:paraId="1E2A2B67" w14:textId="49EF37A2" w:rsidR="007F4831" w:rsidRDefault="007F4831" w:rsidP="00535342">
            <w:pPr>
              <w:pStyle w:val="NormalWeb"/>
              <w:spacing w:before="60" w:beforeAutospacing="0" w:after="60" w:afterAutospacing="0"/>
            </w:pPr>
            <w:r>
              <w:t xml:space="preserve">3. </w:t>
            </w:r>
            <w:r w:rsidR="006A7075" w:rsidRPr="006A7075">
              <w:t>Actively discharge on 400V side DC Link.</w:t>
            </w:r>
          </w:p>
          <w:p w14:paraId="540824A3" w14:textId="1FE0BD9D" w:rsidR="00390B5F" w:rsidRDefault="00390B5F" w:rsidP="00535342">
            <w:pPr>
              <w:pStyle w:val="NormalWeb"/>
              <w:spacing w:before="60" w:beforeAutospacing="0" w:after="60" w:afterAutospacing="0"/>
            </w:pPr>
            <w:r>
              <w:t>4. Configure the timeout parameter</w:t>
            </w:r>
          </w:p>
          <w:p w14:paraId="52CFD393" w14:textId="4DF7095B" w:rsidR="007F4831" w:rsidRDefault="00390B5F" w:rsidP="00535342">
            <w:pPr>
              <w:pStyle w:val="NormalWeb"/>
              <w:spacing w:before="60" w:beforeAutospacing="0" w:after="60" w:afterAutospacing="0"/>
            </w:pPr>
            <w:r>
              <w:t>5</w:t>
            </w:r>
            <w:r w:rsidR="007F4831">
              <w:t>. NHVDCDCFault @ HVDCDC_Status1 is equal to 0x</w:t>
            </w:r>
            <w:r w:rsidR="006A7075">
              <w:t>1</w:t>
            </w:r>
            <w:r w:rsidR="007F4831">
              <w:t xml:space="preserve"> (“level </w:t>
            </w:r>
            <w:r w:rsidR="006A7075">
              <w:t>0</w:t>
            </w:r>
            <w:r w:rsidR="007F4831">
              <w:t>")</w:t>
            </w:r>
          </w:p>
          <w:p w14:paraId="6E15DCB6" w14:textId="77777777" w:rsidR="00773D5E" w:rsidRDefault="00390B5F" w:rsidP="00773D5E">
            <w:pPr>
              <w:pStyle w:val="NormalWeb"/>
              <w:spacing w:before="60" w:beforeAutospacing="0" w:after="60" w:afterAutospacing="0"/>
              <w:rPr>
                <w:color w:val="000000"/>
              </w:rPr>
            </w:pPr>
            <w:r>
              <w:t>6</w:t>
            </w:r>
            <w:r w:rsidR="007F4831">
              <w:t xml:space="preserve">. </w:t>
            </w:r>
            <w:r w:rsidR="00773D5E">
              <w:rPr>
                <w:color w:val="000000"/>
              </w:rPr>
              <w:t>NHVDCDCStatus @ HVDCDC_Status1 is set to 0x7 ("PowerDown_Safe_State_NHVDCDCStatus_NW")</w:t>
            </w:r>
          </w:p>
          <w:p w14:paraId="57C128A7" w14:textId="53197B86" w:rsidR="00773D5E" w:rsidRDefault="00773D5E" w:rsidP="00773D5E">
            <w:pPr>
              <w:pStyle w:val="NormalWeb"/>
              <w:spacing w:before="0" w:beforeAutospacing="0" w:after="0" w:afterAutospacing="0"/>
              <w:rPr>
                <w:color w:val="000000"/>
              </w:rPr>
            </w:pPr>
            <w:r>
              <w:rPr>
                <w:color w:val="000000"/>
              </w:rPr>
              <w:t>7. NHVDCDCStatusDebug @ HVDCDC_Debug is set to 0x11 ("PowerDown_Safe_State")</w:t>
            </w:r>
          </w:p>
          <w:p w14:paraId="08DE78E0" w14:textId="77777777" w:rsidR="007F4831" w:rsidRPr="00123177" w:rsidRDefault="007F4831" w:rsidP="00535342">
            <w:pPr>
              <w:spacing w:line="259" w:lineRule="auto"/>
              <w:rPr>
                <w:rFonts w:eastAsia="Arial"/>
              </w:rPr>
            </w:pPr>
            <w:r>
              <w:t> </w:t>
            </w:r>
          </w:p>
        </w:tc>
      </w:tr>
      <w:tr w:rsidR="007F4831" w:rsidRPr="00123177" w14:paraId="3EC12C10"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65B48BE" w14:textId="77777777" w:rsidR="007F4831" w:rsidRPr="00123177" w:rsidRDefault="007F4831" w:rsidP="00535342">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024FEE" w14:textId="77777777" w:rsidR="007F4831" w:rsidRPr="00123177" w:rsidRDefault="007F4831" w:rsidP="00535342">
            <w:r w:rsidRPr="00123177">
              <w:t>No such mandatory fields is applicable.</w:t>
            </w:r>
          </w:p>
        </w:tc>
      </w:tr>
      <w:tr w:rsidR="007F4831" w:rsidRPr="00123177" w14:paraId="44E779B0"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3C42A0C" w14:textId="77777777" w:rsidR="007F4831" w:rsidRPr="00123177" w:rsidRDefault="007F4831" w:rsidP="00535342">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7B3477" w14:textId="73250D3B" w:rsidR="007F4831" w:rsidRDefault="00C92D43" w:rsidP="00535342">
            <w:pPr>
              <w:rPr>
                <w:rFonts w:eastAsia="Arial"/>
                <w:color w:val="000000" w:themeColor="text1"/>
                <w:szCs w:val="20"/>
              </w:rPr>
            </w:pPr>
            <w:r>
              <w:t xml:space="preserve">1. </w:t>
            </w:r>
            <w:r w:rsidR="00BC4BA6">
              <w:t xml:space="preserve">The HVDCDC shall set calibratable timeout time as HVDCDC_CAL for transition </w:t>
            </w:r>
            <w:r w:rsidR="00BC4BA6" w:rsidRPr="00741DF8">
              <w:rPr>
                <w:rFonts w:eastAsia="Arial"/>
                <w:color w:val="000000" w:themeColor="text1"/>
                <w:szCs w:val="20"/>
              </w:rPr>
              <w:t xml:space="preserve">between </w:t>
            </w:r>
            <w:r w:rsidR="00BC4BA6" w:rsidRPr="007F4831">
              <w:rPr>
                <w:rFonts w:eastAsia="Arial"/>
                <w:color w:val="000000" w:themeColor="text1"/>
                <w:szCs w:val="20"/>
              </w:rPr>
              <w:t xml:space="preserve">Active_Discharge_400V_3 </w:t>
            </w:r>
            <w:r w:rsidR="00BC4BA6" w:rsidRPr="00732BFF">
              <w:rPr>
                <w:rFonts w:eastAsia="Arial"/>
                <w:color w:val="000000" w:themeColor="text1"/>
                <w:szCs w:val="20"/>
              </w:rPr>
              <w:t xml:space="preserve">and </w:t>
            </w:r>
            <w:r w:rsidR="00BC4BA6" w:rsidRPr="00DF18D2">
              <w:rPr>
                <w:rFonts w:eastAsia="Arial"/>
                <w:color w:val="000000" w:themeColor="text1"/>
                <w:szCs w:val="20"/>
              </w:rPr>
              <w:t>Disable_400V_AD_3</w:t>
            </w:r>
            <w:r w:rsidR="00BC4BA6">
              <w:rPr>
                <w:rFonts w:eastAsia="Arial"/>
                <w:color w:val="000000" w:themeColor="text1"/>
                <w:szCs w:val="20"/>
              </w:rPr>
              <w:t>.</w:t>
            </w:r>
          </w:p>
          <w:p w14:paraId="02987999" w14:textId="4945C010" w:rsidR="00C92D43" w:rsidRPr="006A7075" w:rsidRDefault="00C92D43" w:rsidP="00C92D43">
            <w:pPr>
              <w:pStyle w:val="NormalWeb"/>
              <w:spacing w:before="0" w:beforeAutospacing="0" w:after="0" w:afterAutospacing="0"/>
            </w:pPr>
            <w:r>
              <w:t xml:space="preserve">2. </w:t>
            </w:r>
            <w:r>
              <w:rPr>
                <w:color w:val="000000"/>
              </w:rPr>
              <w:t>NHVDCDCStatus @ HVDCDC_Status1 shall set to Normal state</w:t>
            </w:r>
            <w:r w:rsidRPr="006A7075">
              <w:t>.</w:t>
            </w:r>
          </w:p>
          <w:p w14:paraId="2E7D972F" w14:textId="77777777" w:rsidR="00C92D43" w:rsidRPr="006A7075" w:rsidRDefault="00C92D43" w:rsidP="00C92D43">
            <w:pPr>
              <w:pStyle w:val="NormalWeb"/>
              <w:spacing w:before="0" w:beforeAutospacing="0" w:after="0" w:afterAutospacing="0"/>
            </w:pPr>
            <w:r w:rsidRPr="006A7075">
              <w:t>3. The power module status shall be Enabled.</w:t>
            </w:r>
          </w:p>
          <w:p w14:paraId="678DC5BB" w14:textId="1B96551F" w:rsidR="00C92D43" w:rsidRPr="00123177" w:rsidRDefault="00C92D43" w:rsidP="00535342"/>
        </w:tc>
      </w:tr>
      <w:tr w:rsidR="007F4831" w:rsidRPr="00123177" w14:paraId="42786799"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F343E35" w14:textId="77777777" w:rsidR="007F4831" w:rsidRPr="00123177" w:rsidRDefault="007F4831" w:rsidP="00535342">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437F54" w14:textId="77777777" w:rsidR="007F4831" w:rsidRPr="00123177" w:rsidRDefault="007F4831" w:rsidP="00535342">
            <w:r w:rsidRPr="00123177">
              <w:rPr>
                <w:szCs w:val="20"/>
              </w:rPr>
              <w:t>Default values shall be applicable with respect to Pre-Loaded Values</w:t>
            </w:r>
          </w:p>
        </w:tc>
      </w:tr>
      <w:tr w:rsidR="007F4831" w:rsidRPr="00123177" w14:paraId="07913DF7"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02B2742" w14:textId="77777777" w:rsidR="007F4831" w:rsidRPr="00123177" w:rsidRDefault="007F4831" w:rsidP="00535342">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8DDE2D" w14:textId="77777777" w:rsidR="007F4831" w:rsidRPr="00123177" w:rsidRDefault="007F4831" w:rsidP="00535342">
            <w:r w:rsidRPr="00123177">
              <w:t>Valid range of Values is not applicable</w:t>
            </w:r>
          </w:p>
        </w:tc>
      </w:tr>
      <w:tr w:rsidR="007F4831" w:rsidRPr="00123177" w14:paraId="6C4401ED"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A02E97F" w14:textId="77777777" w:rsidR="007F4831" w:rsidRPr="00123177" w:rsidRDefault="007F4831" w:rsidP="00535342">
            <w:r w:rsidRPr="00123177">
              <w:rPr>
                <w:rFonts w:eastAsia="Arial"/>
                <w:color w:val="000000" w:themeColor="text1"/>
                <w:szCs w:val="20"/>
              </w:rPr>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C492E5" w14:textId="77777777" w:rsidR="007F4831" w:rsidRPr="00123177" w:rsidRDefault="007F4831" w:rsidP="00535342">
            <w:r w:rsidRPr="00123177">
              <w:rPr>
                <w:szCs w:val="20"/>
              </w:rPr>
              <w:t>Data latency period is not applicable</w:t>
            </w:r>
          </w:p>
        </w:tc>
      </w:tr>
      <w:tr w:rsidR="007F4831" w:rsidRPr="00123177" w14:paraId="093ADA79"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80ADDC8" w14:textId="77777777" w:rsidR="007F4831" w:rsidRPr="00123177" w:rsidRDefault="007F4831" w:rsidP="00535342">
            <w:r w:rsidRPr="00123177">
              <w:rPr>
                <w:rFonts w:eastAsia="Arial"/>
                <w:color w:val="000000" w:themeColor="text1"/>
                <w:szCs w:val="20"/>
              </w:rPr>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EAFEBA" w14:textId="77777777" w:rsidR="007F4831" w:rsidRPr="00123177" w:rsidRDefault="007F4831" w:rsidP="00535342">
            <w:r w:rsidRPr="00123177">
              <w:rPr>
                <w:szCs w:val="20"/>
              </w:rPr>
              <w:t>Data Retention period is not applicable.</w:t>
            </w:r>
          </w:p>
        </w:tc>
      </w:tr>
      <w:tr w:rsidR="007F4831" w:rsidRPr="00123177" w14:paraId="3172CCB0"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1DC1093" w14:textId="77777777" w:rsidR="007F4831" w:rsidRPr="00123177" w:rsidRDefault="007F4831" w:rsidP="00535342">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74AF37" w14:textId="77777777" w:rsidR="007F4831" w:rsidRPr="00123177" w:rsidRDefault="007F4831" w:rsidP="00535342">
            <w:r w:rsidRPr="00123177">
              <w:rPr>
                <w:szCs w:val="20"/>
              </w:rPr>
              <w:t>Data rate is not applicable.</w:t>
            </w:r>
          </w:p>
        </w:tc>
      </w:tr>
      <w:tr w:rsidR="007F4831" w:rsidRPr="00123177" w14:paraId="58B23D5A"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C235182" w14:textId="77777777" w:rsidR="007F4831" w:rsidRPr="00123177" w:rsidRDefault="007F4831" w:rsidP="00535342">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FAAC57" w14:textId="77777777" w:rsidR="007F4831" w:rsidRPr="00123177" w:rsidRDefault="007F4831" w:rsidP="00535342">
            <w:pPr>
              <w:spacing w:line="259" w:lineRule="auto"/>
              <w:rPr>
                <w:rFonts w:eastAsia="Arial"/>
                <w:color w:val="000000" w:themeColor="text1"/>
                <w:szCs w:val="20"/>
              </w:rPr>
            </w:pPr>
            <w:r w:rsidRPr="00123177">
              <w:rPr>
                <w:szCs w:val="20"/>
              </w:rPr>
              <w:t>External event is not required.</w:t>
            </w:r>
          </w:p>
        </w:tc>
      </w:tr>
      <w:tr w:rsidR="007F4831" w:rsidRPr="00123177" w14:paraId="128D9C92"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8E884EE" w14:textId="77777777" w:rsidR="007F4831" w:rsidRPr="00123177" w:rsidRDefault="007F4831" w:rsidP="00535342">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407322" w14:textId="77777777" w:rsidR="007F4831" w:rsidRPr="00123177" w:rsidRDefault="007F4831" w:rsidP="00535342">
            <w:r w:rsidRPr="00123177">
              <w:rPr>
                <w:szCs w:val="20"/>
              </w:rPr>
              <w:t>Temporal event is not applicable.</w:t>
            </w:r>
          </w:p>
        </w:tc>
      </w:tr>
      <w:tr w:rsidR="007F4831" w:rsidRPr="00123177" w14:paraId="4572F53C"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DBC4FE0" w14:textId="77777777" w:rsidR="007F4831" w:rsidRPr="00123177" w:rsidRDefault="007F4831" w:rsidP="00535342">
            <w:r w:rsidRPr="00123177">
              <w:rPr>
                <w:rFonts w:eastAsia="Arial"/>
                <w:color w:val="000000" w:themeColor="text1"/>
                <w:szCs w:val="20"/>
              </w:rPr>
              <w:t xml:space="preserve">Validation Rules/ </w:t>
            </w:r>
          </w:p>
          <w:p w14:paraId="1C511F1E" w14:textId="77777777" w:rsidR="007F4831" w:rsidRPr="00123177" w:rsidRDefault="007F4831"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237419" w14:textId="77777777" w:rsidR="007F4831" w:rsidRDefault="007F4831" w:rsidP="00535342">
            <w:pPr>
              <w:pStyle w:val="TableText"/>
              <w:snapToGrid w:val="0"/>
            </w:pPr>
            <w:r>
              <w:t>Verify the CAN messages and CAN signal mentioned in input and out section on CANalyzer Tool.</w:t>
            </w:r>
          </w:p>
          <w:p w14:paraId="3E29D7BF" w14:textId="77777777" w:rsidR="007F4831" w:rsidRDefault="007F4831" w:rsidP="00535342">
            <w:pPr>
              <w:pStyle w:val="TableText"/>
              <w:snapToGrid w:val="0"/>
            </w:pPr>
          </w:p>
          <w:p w14:paraId="31EE6431" w14:textId="77777777" w:rsidR="00773D5E" w:rsidRDefault="00773D5E" w:rsidP="00773D5E">
            <w:pPr>
              <w:pStyle w:val="NormalWeb"/>
              <w:spacing w:before="60" w:beforeAutospacing="0" w:after="60" w:afterAutospacing="0"/>
            </w:pPr>
            <w:r>
              <w:t>NHVDCDCFault @ HVDCDC_Status1 is equal to 0x1 (“level 0")</w:t>
            </w:r>
          </w:p>
          <w:p w14:paraId="21866739" w14:textId="77777777" w:rsidR="00773D5E" w:rsidRDefault="00773D5E" w:rsidP="00773D5E">
            <w:pPr>
              <w:pStyle w:val="NormalWeb"/>
              <w:spacing w:before="60" w:beforeAutospacing="0" w:after="60" w:afterAutospacing="0"/>
              <w:rPr>
                <w:color w:val="000000"/>
              </w:rPr>
            </w:pPr>
            <w:r>
              <w:rPr>
                <w:color w:val="000000"/>
              </w:rPr>
              <w:t>NHVDCDCStatus @ HVDCDC_Status1 is set to 0x7 ("PowerDown_Safe_State_NHVDCDCStatus_NW")</w:t>
            </w:r>
          </w:p>
          <w:p w14:paraId="3C32AAC2" w14:textId="77777777" w:rsidR="00773D5E" w:rsidRDefault="00773D5E" w:rsidP="00773D5E">
            <w:pPr>
              <w:pStyle w:val="NormalWeb"/>
              <w:spacing w:before="0" w:beforeAutospacing="0" w:after="0" w:afterAutospacing="0"/>
              <w:rPr>
                <w:color w:val="000000"/>
              </w:rPr>
            </w:pPr>
            <w:r>
              <w:rPr>
                <w:color w:val="000000"/>
              </w:rPr>
              <w:t>NHVDCDCStatusDebug @ HVDCDC_Debug is set to 0x11 ("PowerDown_Safe_State")</w:t>
            </w:r>
          </w:p>
          <w:p w14:paraId="3E3FDD9C" w14:textId="77777777" w:rsidR="006A7075" w:rsidRDefault="006A7075" w:rsidP="006A7075">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33256D55" w14:textId="77777777" w:rsidR="006A7075" w:rsidRDefault="006A7075" w:rsidP="006A7075">
            <w:pPr>
              <w:pStyle w:val="NormalWeb"/>
              <w:spacing w:before="60" w:beforeAutospacing="0" w:after="60" w:afterAutospacing="0"/>
              <w:rPr>
                <w:color w:val="000000"/>
              </w:rPr>
            </w:pPr>
            <w:r>
              <w:rPr>
                <w:color w:val="000000"/>
              </w:rPr>
              <w:lastRenderedPageBreak/>
              <w:t>NHVDCDCStatus @ HVDCDC_Status1 is set to 0x7 ("PowerDown_Safe_State_NHVDCDCStatus_NW")</w:t>
            </w:r>
          </w:p>
          <w:p w14:paraId="3DE0308B" w14:textId="77777777" w:rsidR="006A7075" w:rsidRDefault="006A7075" w:rsidP="006A7075">
            <w:pPr>
              <w:pStyle w:val="NormalWeb"/>
              <w:spacing w:before="0" w:beforeAutospacing="0" w:after="0" w:afterAutospacing="0"/>
              <w:rPr>
                <w:color w:val="000000"/>
              </w:rPr>
            </w:pPr>
            <w:r>
              <w:rPr>
                <w:color w:val="000000"/>
              </w:rPr>
              <w:t>NHVDCDCStatusDebug @ HVDCDC_Debug is set to 0x11 ("PowerDown_Safe_State")</w:t>
            </w:r>
          </w:p>
          <w:p w14:paraId="2AC79384" w14:textId="55016416" w:rsidR="007F4831" w:rsidRPr="007F4831" w:rsidRDefault="007F4831" w:rsidP="00535342">
            <w:pPr>
              <w:pStyle w:val="NormalWeb"/>
              <w:spacing w:before="0" w:beforeAutospacing="0" w:after="0" w:afterAutospacing="0"/>
              <w:rPr>
                <w:color w:val="000000"/>
              </w:rPr>
            </w:pPr>
          </w:p>
        </w:tc>
      </w:tr>
      <w:tr w:rsidR="007F4831" w:rsidRPr="00123177" w14:paraId="76CE3AA4"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636E72C" w14:textId="77777777" w:rsidR="007F4831" w:rsidRPr="00123177" w:rsidRDefault="007F4831" w:rsidP="00535342">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4F5DCC" w14:textId="77777777" w:rsidR="007F4831" w:rsidRPr="00123177" w:rsidRDefault="007F4831" w:rsidP="00535342">
            <w:r w:rsidRPr="00123177">
              <w:rPr>
                <w:szCs w:val="20"/>
              </w:rPr>
              <w:t>Constraints is not applicable.</w:t>
            </w:r>
          </w:p>
        </w:tc>
      </w:tr>
      <w:tr w:rsidR="007F4831" w:rsidRPr="00123177" w14:paraId="4488AB7F"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0AC961E" w14:textId="77777777" w:rsidR="007F4831" w:rsidRPr="00123177" w:rsidRDefault="007F4831" w:rsidP="00535342">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07F682" w14:textId="77777777" w:rsidR="007F4831" w:rsidRPr="00123177" w:rsidRDefault="007F4831" w:rsidP="00535342">
            <w:r w:rsidRPr="00123177">
              <w:rPr>
                <w:szCs w:val="20"/>
              </w:rPr>
              <w:t>No effects on other system</w:t>
            </w:r>
          </w:p>
        </w:tc>
      </w:tr>
      <w:tr w:rsidR="007F4831" w:rsidRPr="00123177" w14:paraId="6195EF58"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A2811E9" w14:textId="77777777" w:rsidR="007F4831" w:rsidRPr="00123177" w:rsidRDefault="007F4831" w:rsidP="00535342">
            <w:r w:rsidRPr="00123177">
              <w:rPr>
                <w:rFonts w:eastAsia="Arial"/>
                <w:color w:val="000000" w:themeColor="text1"/>
                <w:szCs w:val="20"/>
              </w:rPr>
              <w:t>Testability with respect to test environment</w:t>
            </w:r>
          </w:p>
          <w:p w14:paraId="7E43EB43" w14:textId="77777777" w:rsidR="007F4831" w:rsidRPr="00123177" w:rsidRDefault="007F4831" w:rsidP="00535342">
            <w:r w:rsidRPr="00123177">
              <w:rPr>
                <w:rFonts w:eastAsia="Arial"/>
                <w:color w:val="000000" w:themeColor="text1"/>
                <w:szCs w:val="20"/>
              </w:rPr>
              <w:t>(Yes/No)</w:t>
            </w:r>
          </w:p>
          <w:p w14:paraId="0EA55E75" w14:textId="77777777" w:rsidR="007F4831" w:rsidRPr="00123177" w:rsidRDefault="007F4831" w:rsidP="00535342">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255E61" w14:textId="77777777" w:rsidR="007F4831" w:rsidRPr="00123177" w:rsidRDefault="007F4831" w:rsidP="00535342">
            <w:pPr>
              <w:pStyle w:val="TableText"/>
              <w:snapToGrid w:val="0"/>
            </w:pPr>
            <w:r w:rsidRPr="00123177">
              <w:t>YES</w:t>
            </w:r>
          </w:p>
          <w:p w14:paraId="29A2B211" w14:textId="77777777" w:rsidR="007F4831" w:rsidRPr="00123177" w:rsidRDefault="007F4831" w:rsidP="00535342"/>
        </w:tc>
      </w:tr>
      <w:tr w:rsidR="007F4831" w:rsidRPr="00123177" w14:paraId="033A954C"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00BF383" w14:textId="77777777" w:rsidR="007F4831" w:rsidRPr="00123177" w:rsidRDefault="007F4831" w:rsidP="00535342">
            <w:r w:rsidRPr="00123177">
              <w:rPr>
                <w:rFonts w:eastAsia="Arial"/>
                <w:color w:val="000000" w:themeColor="text1"/>
                <w:szCs w:val="20"/>
              </w:rPr>
              <w:t>Feasible within project constraints</w:t>
            </w:r>
          </w:p>
          <w:p w14:paraId="7589BBAF" w14:textId="77777777" w:rsidR="007F4831" w:rsidRPr="00123177" w:rsidRDefault="007F4831" w:rsidP="00535342">
            <w:r w:rsidRPr="00123177">
              <w:rPr>
                <w:rFonts w:eastAsia="Arial"/>
                <w:color w:val="000000" w:themeColor="text1"/>
                <w:szCs w:val="20"/>
              </w:rPr>
              <w:t>(Yes/No)</w:t>
            </w:r>
          </w:p>
          <w:p w14:paraId="3FF21346" w14:textId="77777777" w:rsidR="007F4831" w:rsidRPr="00123177" w:rsidRDefault="007F4831" w:rsidP="00535342">
            <w:r w:rsidRPr="00123177">
              <w:rPr>
                <w:rFonts w:eastAsia="Arial"/>
                <w:i/>
                <w:iCs/>
                <w:color w:val="000000" w:themeColor="text1"/>
                <w:szCs w:val="20"/>
              </w:rPr>
              <w:t>Note: Add the impact 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DA3115" w14:textId="77777777" w:rsidR="007F4831" w:rsidRPr="00123177" w:rsidRDefault="007F4831" w:rsidP="00535342">
            <w:pPr>
              <w:pStyle w:val="TableText"/>
              <w:snapToGrid w:val="0"/>
            </w:pPr>
            <w:r w:rsidRPr="00123177">
              <w:t>YES</w:t>
            </w:r>
          </w:p>
          <w:p w14:paraId="0199C581" w14:textId="77777777" w:rsidR="007F4831" w:rsidRPr="00123177" w:rsidRDefault="007F4831" w:rsidP="00535342"/>
        </w:tc>
      </w:tr>
      <w:tr w:rsidR="007F4831" w:rsidRPr="00123177" w14:paraId="0B1787BC"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97E3742" w14:textId="77777777" w:rsidR="007F4831" w:rsidRPr="00123177" w:rsidRDefault="007F4831" w:rsidP="00535342">
            <w:r w:rsidRPr="00123177">
              <w:rPr>
                <w:rFonts w:eastAsia="Arial"/>
                <w:color w:val="000000" w:themeColor="text1"/>
                <w:szCs w:val="20"/>
              </w:rPr>
              <w:t>Critical</w:t>
            </w:r>
          </w:p>
          <w:p w14:paraId="7A1AE295" w14:textId="77777777" w:rsidR="007F4831" w:rsidRPr="00123177" w:rsidRDefault="007F4831" w:rsidP="00535342">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736C88" w14:textId="77777777" w:rsidR="007F4831" w:rsidRPr="00123177" w:rsidRDefault="007F4831" w:rsidP="00535342">
            <w:r w:rsidRPr="00123177">
              <w:t>YES</w:t>
            </w:r>
          </w:p>
        </w:tc>
      </w:tr>
      <w:tr w:rsidR="007F4831" w:rsidRPr="00123177" w14:paraId="63941E54" w14:textId="77777777" w:rsidTr="00535342">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0BEE12F" w14:textId="77777777" w:rsidR="007F4831" w:rsidRPr="00123177" w:rsidRDefault="007F4831" w:rsidP="00535342">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D19027" w14:textId="77777777" w:rsidR="007F4831" w:rsidRPr="00123177" w:rsidRDefault="007F4831" w:rsidP="00535342">
            <w:r w:rsidRPr="00123177">
              <w:t>Acceptance Criteria for this requirement should be as per SECTION-6 ACCEPTANCE CRITERIA</w:t>
            </w:r>
          </w:p>
        </w:tc>
      </w:tr>
    </w:tbl>
    <w:p w14:paraId="0B74789D" w14:textId="77777777" w:rsidR="00DF18D2" w:rsidRDefault="00DF18D2" w:rsidP="00A55B53">
      <w:pPr>
        <w:rPr>
          <w:szCs w:val="20"/>
        </w:rPr>
      </w:pPr>
    </w:p>
    <w:p w14:paraId="0C62CA50" w14:textId="3758D0C4" w:rsidR="00DF18D2" w:rsidRPr="00DF18D2" w:rsidRDefault="00DF18D2" w:rsidP="00B844C9">
      <w:pPr>
        <w:pStyle w:val="Heading5"/>
        <w:tabs>
          <w:tab w:val="num" w:pos="360"/>
        </w:tabs>
        <w:rPr>
          <w:sz w:val="20"/>
          <w:szCs w:val="20"/>
        </w:rPr>
      </w:pPr>
      <w:r w:rsidRPr="00DF18D2">
        <w:rPr>
          <w:rFonts w:eastAsia="Arial"/>
          <w:sz w:val="20"/>
          <w:szCs w:val="20"/>
        </w:rPr>
        <w:t xml:space="preserve">Transition requirement to </w:t>
      </w:r>
      <w:r w:rsidRPr="00DF18D2">
        <w:rPr>
          <w:rFonts w:eastAsia="Arial"/>
          <w:color w:val="000000" w:themeColor="text1"/>
          <w:sz w:val="20"/>
          <w:szCs w:val="20"/>
        </w:rPr>
        <w:t xml:space="preserve">“Shutdown_Sequence_Completed” </w:t>
      </w:r>
      <w:r>
        <w:rPr>
          <w:rFonts w:eastAsia="Arial"/>
          <w:color w:val="000000" w:themeColor="text1"/>
          <w:sz w:val="20"/>
          <w:szCs w:val="20"/>
        </w:rPr>
        <w:t xml:space="preserve">when </w:t>
      </w:r>
      <w:r w:rsidRPr="00DF18D2">
        <w:rPr>
          <w:rFonts w:eastAsia="Arial"/>
          <w:color w:val="000000" w:themeColor="text1"/>
          <w:sz w:val="20"/>
          <w:szCs w:val="20"/>
        </w:rPr>
        <w:t xml:space="preserve">Active Discharge switch status is </w:t>
      </w:r>
      <w:r>
        <w:rPr>
          <w:rFonts w:eastAsia="Arial"/>
          <w:color w:val="000000" w:themeColor="text1"/>
          <w:sz w:val="20"/>
          <w:szCs w:val="20"/>
        </w:rPr>
        <w:t xml:space="preserve">confirmed as </w:t>
      </w:r>
      <w:r w:rsidRPr="00DF18D2">
        <w:rPr>
          <w:rFonts w:eastAsia="Arial"/>
          <w:color w:val="000000" w:themeColor="text1"/>
          <w:sz w:val="20"/>
          <w:szCs w:val="20"/>
        </w:rPr>
        <w:t>open</w:t>
      </w:r>
      <w:r w:rsidRPr="00DF18D2">
        <w:rPr>
          <w:rFonts w:eastAsia="Arial"/>
          <w:sz w:val="20"/>
          <w:szCs w:val="20"/>
        </w:rPr>
        <w:t>.</w:t>
      </w:r>
    </w:p>
    <w:p w14:paraId="44F804C0" w14:textId="77777777" w:rsidR="00DF18D2" w:rsidRPr="00123177" w:rsidRDefault="00DF18D2" w:rsidP="00DF18D2"/>
    <w:tbl>
      <w:tblPr>
        <w:tblW w:w="9518" w:type="dxa"/>
        <w:tblInd w:w="108" w:type="dxa"/>
        <w:tblLayout w:type="fixed"/>
        <w:tblLook w:val="0000" w:firstRow="0" w:lastRow="0" w:firstColumn="0" w:lastColumn="0" w:noHBand="0" w:noVBand="0"/>
      </w:tblPr>
      <w:tblGrid>
        <w:gridCol w:w="1920"/>
        <w:gridCol w:w="7598"/>
      </w:tblGrid>
      <w:tr w:rsidR="00DF18D2" w:rsidRPr="00123177" w14:paraId="5E65C30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9DB2199" w14:textId="77777777" w:rsidR="00DF18D2" w:rsidRPr="00123177" w:rsidRDefault="00DF18D2"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6A4E157" w14:textId="77777777" w:rsidR="00DF18D2" w:rsidRPr="00123177" w:rsidRDefault="00DF18D2" w:rsidP="00535342">
            <w:pPr>
              <w:pStyle w:val="TableColumnTitle"/>
              <w:snapToGrid w:val="0"/>
            </w:pPr>
            <w:r w:rsidRPr="00123177">
              <w:t>Description</w:t>
            </w:r>
          </w:p>
        </w:tc>
      </w:tr>
      <w:tr w:rsidR="00DF18D2" w:rsidRPr="00123177" w14:paraId="1D312B8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0F90B57" w14:textId="77777777" w:rsidR="00DF18D2" w:rsidRPr="00123177" w:rsidRDefault="00DF18D2"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34C9DE" w14:textId="7921F827" w:rsidR="00DF18D2" w:rsidRPr="00123177" w:rsidRDefault="00DF18D2" w:rsidP="00535342">
            <w:pPr>
              <w:snapToGrid w:val="0"/>
            </w:pPr>
            <w:r w:rsidRPr="00123177">
              <w:rPr>
                <w:rFonts w:eastAsia="Arial"/>
                <w:color w:val="000000" w:themeColor="text1"/>
              </w:rPr>
              <w:t>SWRS_APP_STATE_</w:t>
            </w:r>
            <w:r>
              <w:rPr>
                <w:rFonts w:eastAsia="Arial"/>
                <w:color w:val="000000" w:themeColor="text1"/>
              </w:rPr>
              <w:t>5</w:t>
            </w:r>
            <w:r w:rsidRPr="00123177">
              <w:rPr>
                <w:rFonts w:eastAsia="Arial"/>
                <w:color w:val="000000" w:themeColor="text1"/>
              </w:rPr>
              <w:t>1</w:t>
            </w:r>
          </w:p>
        </w:tc>
      </w:tr>
      <w:tr w:rsidR="00DF18D2" w:rsidRPr="00123177" w14:paraId="1F24CDE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25EE1CA" w14:textId="77777777" w:rsidR="00DF18D2" w:rsidRPr="00123177" w:rsidRDefault="00DF18D2" w:rsidP="00535342">
            <w:pPr>
              <w:pStyle w:val="TableText"/>
            </w:pPr>
            <w:r w:rsidRPr="00123177">
              <w:lastRenderedPageBreak/>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08A168" w14:textId="09403EFE" w:rsidR="00DF18D2" w:rsidRPr="00123177" w:rsidRDefault="00DF18D2" w:rsidP="00535342">
            <w:pPr>
              <w:rPr>
                <w:rFonts w:eastAsia="Arial"/>
                <w:color w:val="000000" w:themeColor="text1"/>
                <w:szCs w:val="20"/>
              </w:rPr>
            </w:pPr>
            <w:r w:rsidRPr="00123177">
              <w:rPr>
                <w:rFonts w:eastAsia="Arial"/>
                <w:color w:val="000000" w:themeColor="text1"/>
                <w:szCs w:val="20"/>
              </w:rPr>
              <w:t>SDS-HVDCDC-</w:t>
            </w:r>
            <w:r>
              <w:rPr>
                <w:rFonts w:eastAsia="Arial"/>
                <w:color w:val="000000" w:themeColor="text1"/>
                <w:szCs w:val="20"/>
              </w:rPr>
              <w:t>40</w:t>
            </w:r>
            <w:r w:rsidRPr="00123177">
              <w:rPr>
                <w:rFonts w:eastAsia="Arial"/>
                <w:color w:val="000000" w:themeColor="text1"/>
                <w:szCs w:val="20"/>
              </w:rPr>
              <w:t>7</w:t>
            </w:r>
          </w:p>
        </w:tc>
      </w:tr>
      <w:tr w:rsidR="00DF18D2" w:rsidRPr="00123177" w14:paraId="2E3F2AC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1FBED73" w14:textId="77777777" w:rsidR="00DF18D2" w:rsidRPr="00123177" w:rsidRDefault="00DF18D2"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D13DDE" w14:textId="2A70390B" w:rsidR="00DF18D2" w:rsidRPr="00123177" w:rsidRDefault="00B844C9" w:rsidP="00535342">
            <w:pPr>
              <w:pStyle w:val="TableText"/>
              <w:snapToGrid w:val="0"/>
            </w:pPr>
            <w:r>
              <w:t>Pre C</w:t>
            </w:r>
            <w:r w:rsidRPr="00123177">
              <w:t>-Sample/PF</w:t>
            </w:r>
            <w:r>
              <w:t>3</w:t>
            </w:r>
            <w:r w:rsidRPr="00123177">
              <w:t>.0</w:t>
            </w:r>
            <w:r>
              <w:t xml:space="preserve"> Phase-2</w:t>
            </w:r>
          </w:p>
        </w:tc>
      </w:tr>
      <w:tr w:rsidR="00DF18D2" w:rsidRPr="00123177" w14:paraId="061E4B6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859699D" w14:textId="77777777" w:rsidR="00DF18D2" w:rsidRPr="00123177" w:rsidRDefault="00DF18D2"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358AE5" w14:textId="7EBE6E8E" w:rsidR="00DF18D2" w:rsidRPr="00123177" w:rsidRDefault="00DF18D2" w:rsidP="00535342">
            <w:pPr>
              <w:snapToGrid w:val="0"/>
              <w:rPr>
                <w:rFonts w:eastAsia="Arial"/>
                <w:color w:val="000000" w:themeColor="text1"/>
              </w:rPr>
            </w:pPr>
            <w:r w:rsidRPr="00123177">
              <w:rPr>
                <w:rFonts w:eastAsia="Arial"/>
                <w:color w:val="000000" w:themeColor="text1"/>
              </w:rPr>
              <w:t>The HVDCDC shall transit to</w:t>
            </w:r>
            <w:r w:rsidRPr="00DF18D2">
              <w:rPr>
                <w:rFonts w:eastAsia="Arial"/>
                <w:color w:val="000000" w:themeColor="text1"/>
              </w:rPr>
              <w:t xml:space="preserve"> “Shutdown_Sequence_Completed” when Active Discharge switch status is confirmed as open.</w:t>
            </w:r>
          </w:p>
        </w:tc>
      </w:tr>
      <w:tr w:rsidR="00DF18D2" w:rsidRPr="00123177" w14:paraId="35FC184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3EC06C" w14:textId="77777777" w:rsidR="00DF18D2" w:rsidRPr="00123177" w:rsidRDefault="00DF18D2"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68D690" w14:textId="77777777" w:rsidR="00DF18D2" w:rsidRPr="00123177" w:rsidRDefault="00DF18D2" w:rsidP="00535342">
            <w:pPr>
              <w:snapToGrid w:val="0"/>
              <w:rPr>
                <w:rFonts w:eastAsia="Arial"/>
              </w:rPr>
            </w:pPr>
            <w:r w:rsidRPr="00123177">
              <w:rPr>
                <w:rFonts w:eastAsia="Arial"/>
              </w:rPr>
              <w:t>No Such derived requirement is applicable.</w:t>
            </w:r>
          </w:p>
        </w:tc>
      </w:tr>
      <w:tr w:rsidR="00DF18D2" w:rsidRPr="00123177" w14:paraId="34BE8AA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3CE81D" w14:textId="77777777" w:rsidR="00DF18D2" w:rsidRPr="00123177" w:rsidRDefault="00DF18D2"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16577" w14:textId="77777777" w:rsidR="00DF18D2" w:rsidRPr="00123177" w:rsidRDefault="00DF18D2" w:rsidP="00535342">
            <w:pPr>
              <w:pStyle w:val="TableText"/>
              <w:snapToGrid w:val="0"/>
            </w:pPr>
            <w:r w:rsidRPr="00123177">
              <w:rPr>
                <w:rFonts w:eastAsia="Arial"/>
                <w:color w:val="000000" w:themeColor="text1"/>
                <w:szCs w:val="20"/>
              </w:rPr>
              <w:t>No Specific access restrictions is applicable.</w:t>
            </w:r>
          </w:p>
        </w:tc>
      </w:tr>
      <w:tr w:rsidR="004C0C18" w:rsidRPr="00123177" w14:paraId="5F61890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D91AD5" w14:textId="77777777" w:rsidR="004C0C18" w:rsidRPr="00123177" w:rsidRDefault="004C0C18" w:rsidP="004C0C18">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5A1BDD" w14:textId="77777777" w:rsidR="004C0C18" w:rsidRDefault="004C0C18" w:rsidP="004C0C18">
            <w:pPr>
              <w:pStyle w:val="NormalWeb"/>
              <w:spacing w:before="0" w:beforeAutospacing="0" w:after="0" w:afterAutospacing="0"/>
            </w:pPr>
            <w:r>
              <w:t>1. Set the 800V side (high side) voltage of the power module to greater than 480V(e.g. 540V)</w:t>
            </w:r>
          </w:p>
          <w:p w14:paraId="17EBB598" w14:textId="77777777" w:rsidR="004C0C18" w:rsidRDefault="004C0C18" w:rsidP="004C0C18">
            <w:pPr>
              <w:pStyle w:val="NormalWeb"/>
              <w:spacing w:before="0" w:beforeAutospacing="0" w:after="0" w:afterAutospacing="0"/>
            </w:pPr>
            <w:r>
              <w:t>2. Send NHVDCDCCommand as 0x01 ("Enable") using the CAN interface.</w:t>
            </w:r>
          </w:p>
          <w:p w14:paraId="48A2468F" w14:textId="54843F50" w:rsidR="004C0C18" w:rsidRDefault="004C0C18" w:rsidP="004C0C18">
            <w:pPr>
              <w:pStyle w:val="NormalWeb"/>
              <w:spacing w:before="0" w:beforeAutospacing="0" w:after="0" w:afterAutospacing="0"/>
            </w:pPr>
            <w:r>
              <w:t>3. The power module status shall be disabled.</w:t>
            </w:r>
          </w:p>
          <w:p w14:paraId="41871775" w14:textId="77777777" w:rsidR="004C0C18" w:rsidRDefault="004C0C18" w:rsidP="004C0C18">
            <w:pPr>
              <w:pStyle w:val="TableText"/>
              <w:snapToGrid w:val="0"/>
            </w:pPr>
            <w:r>
              <w:t xml:space="preserve">4. </w:t>
            </w:r>
            <w:r w:rsidRPr="004C0C18">
              <w:t>Disable active discharge on 400V side DC Link</w:t>
            </w:r>
            <w:r>
              <w:t xml:space="preserve"> </w:t>
            </w:r>
          </w:p>
          <w:p w14:paraId="7FE716C5" w14:textId="31581C7F" w:rsidR="004C0C18" w:rsidRPr="00123177" w:rsidRDefault="004C0C18" w:rsidP="004C0C18">
            <w:pPr>
              <w:pStyle w:val="TableText"/>
              <w:snapToGrid w:val="0"/>
              <w:rPr>
                <w:rFonts w:eastAsia="Arial"/>
                <w:color w:val="000000" w:themeColor="text1"/>
              </w:rPr>
            </w:pPr>
            <w:r>
              <w:t xml:space="preserve">5. </w:t>
            </w:r>
            <w:r w:rsidRPr="00DF18D2">
              <w:rPr>
                <w:rFonts w:eastAsia="Arial"/>
                <w:color w:val="000000" w:themeColor="text1"/>
              </w:rPr>
              <w:t>Active Discharge switch status</w:t>
            </w:r>
            <w:r>
              <w:rPr>
                <w:rFonts w:eastAsia="Arial"/>
                <w:color w:val="000000" w:themeColor="text1"/>
              </w:rPr>
              <w:t xml:space="preserve"> shall be</w:t>
            </w:r>
            <w:r w:rsidRPr="00DF18D2">
              <w:rPr>
                <w:rFonts w:eastAsia="Arial"/>
                <w:color w:val="000000" w:themeColor="text1"/>
              </w:rPr>
              <w:t xml:space="preserve"> confirmed as open</w:t>
            </w:r>
          </w:p>
        </w:tc>
      </w:tr>
      <w:tr w:rsidR="004C0C18" w:rsidRPr="00123177" w14:paraId="615C59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D22543" w14:textId="77777777" w:rsidR="004C0C18" w:rsidRPr="00123177" w:rsidRDefault="004C0C18" w:rsidP="004C0C18">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ED2BA" w14:textId="584D1EBB" w:rsidR="004C0C18" w:rsidRPr="007C033A" w:rsidRDefault="004C0C18" w:rsidP="007C033A">
            <w:pPr>
              <w:pStyle w:val="NormalWeb"/>
              <w:spacing w:before="60" w:beforeAutospacing="0" w:after="60" w:afterAutospacing="0"/>
            </w:pPr>
            <w:r>
              <w:t>Below CAN messages are observed</w:t>
            </w:r>
          </w:p>
          <w:p w14:paraId="083711F3" w14:textId="1AF0663B" w:rsidR="004C0C18" w:rsidRDefault="007C033A" w:rsidP="004C0C18">
            <w:pPr>
              <w:pStyle w:val="NormalWeb"/>
              <w:spacing w:before="0" w:beforeAutospacing="0" w:after="0" w:afterAutospacing="0"/>
              <w:rPr>
                <w:color w:val="000000"/>
              </w:rPr>
            </w:pPr>
            <w:r>
              <w:rPr>
                <w:color w:val="000000"/>
              </w:rPr>
              <w:t xml:space="preserve">1. </w:t>
            </w:r>
            <w:r w:rsidR="004C0C18">
              <w:rPr>
                <w:color w:val="000000"/>
              </w:rPr>
              <w:t>NHVDCDCStatusDebug @ HVDCDC_Debug is set to 0x15 ("</w:t>
            </w:r>
            <w:r w:rsidR="004C0C18" w:rsidRPr="004C0C18">
              <w:rPr>
                <w:color w:val="000000"/>
              </w:rPr>
              <w:t xml:space="preserve">Faulty_Shutdown_Completed </w:t>
            </w:r>
            <w:r w:rsidR="004C0C18">
              <w:rPr>
                <w:color w:val="000000"/>
              </w:rPr>
              <w:t>")</w:t>
            </w:r>
          </w:p>
          <w:p w14:paraId="33E4EFA1" w14:textId="455FFA0A" w:rsidR="007C033A" w:rsidRDefault="007C033A" w:rsidP="004C0C18">
            <w:pPr>
              <w:pStyle w:val="NormalWeb"/>
              <w:spacing w:before="0" w:beforeAutospacing="0" w:after="0" w:afterAutospacing="0"/>
              <w:rPr>
                <w:color w:val="000000"/>
              </w:rPr>
            </w:pPr>
            <w:r>
              <w:rPr>
                <w:color w:val="000000"/>
              </w:rPr>
              <w:t>2. The HVDCDC shall go into Sleep State</w:t>
            </w:r>
          </w:p>
          <w:p w14:paraId="0E8A0E89" w14:textId="222F5366" w:rsidR="004C0C18" w:rsidRPr="00123177" w:rsidRDefault="007C033A" w:rsidP="004C0C18">
            <w:pPr>
              <w:pStyle w:val="TableText"/>
              <w:snapToGrid w:val="0"/>
            </w:pPr>
            <w:r>
              <w:rPr>
                <w:color w:val="000000"/>
              </w:rPr>
              <w:t xml:space="preserve">3. </w:t>
            </w:r>
            <w:r w:rsidRPr="00123177">
              <w:rPr>
                <w:rFonts w:eastAsia="Arial"/>
                <w:color w:val="000000" w:themeColor="text1"/>
              </w:rPr>
              <w:t>All the peripherals shall achieve the state which is configured for sleep mode</w:t>
            </w:r>
            <w:r w:rsidR="004C0C18">
              <w:rPr>
                <w:color w:val="000000"/>
              </w:rPr>
              <w:t> </w:t>
            </w:r>
          </w:p>
        </w:tc>
      </w:tr>
      <w:tr w:rsidR="004C0C18" w:rsidRPr="00123177" w14:paraId="50805E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E4C134" w14:textId="77777777" w:rsidR="004C0C18" w:rsidRPr="00123177" w:rsidRDefault="004C0C18" w:rsidP="004C0C18">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3DFE1B" w14:textId="79EC1C21" w:rsidR="004C0C18" w:rsidRDefault="004C0C18" w:rsidP="004C0C18">
            <w:pPr>
              <w:pStyle w:val="NormalWeb"/>
              <w:spacing w:before="60" w:beforeAutospacing="0" w:after="60" w:afterAutospacing="0"/>
            </w:pPr>
            <w:r>
              <w:t>The HVDCDC application does transits to the "</w:t>
            </w:r>
            <w:r w:rsidR="007C033A" w:rsidRPr="00DF18D2">
              <w:rPr>
                <w:rFonts w:eastAsia="Arial"/>
                <w:color w:val="000000" w:themeColor="text1"/>
              </w:rPr>
              <w:t>Shutdown_Sequence_Completed</w:t>
            </w:r>
            <w:r>
              <w:t>" state from the “</w:t>
            </w:r>
            <w:r w:rsidR="008A535B" w:rsidRPr="008A535B">
              <w:t>Disable_400V_AD</w:t>
            </w:r>
            <w:r>
              <w:t>” substate of the "Faulty" state after the defined the calibratable timeout when the below conditions are met,</w:t>
            </w:r>
          </w:p>
          <w:p w14:paraId="4E05DE23" w14:textId="0B7F887E" w:rsidR="008A535B" w:rsidRDefault="004C0C18" w:rsidP="008A535B">
            <w:pPr>
              <w:pStyle w:val="NormalWeb"/>
              <w:spacing w:before="0" w:beforeAutospacing="0" w:after="0" w:afterAutospacing="0"/>
            </w:pPr>
            <w:r>
              <w:t>1.</w:t>
            </w:r>
            <w:r w:rsidR="008A535B">
              <w:t xml:space="preserve"> The power module status shall be disabled.</w:t>
            </w:r>
          </w:p>
          <w:p w14:paraId="5227BA0F" w14:textId="4B73DAB7" w:rsidR="008A535B" w:rsidRDefault="008A535B" w:rsidP="008A535B">
            <w:pPr>
              <w:pStyle w:val="TableText"/>
              <w:snapToGrid w:val="0"/>
            </w:pPr>
            <w:r>
              <w:t xml:space="preserve">2. </w:t>
            </w:r>
            <w:r w:rsidRPr="004C0C18">
              <w:t>Disable active discharge on 400V side DC Link</w:t>
            </w:r>
            <w:r>
              <w:t xml:space="preserve"> </w:t>
            </w:r>
          </w:p>
          <w:p w14:paraId="3CD153C5" w14:textId="77777777" w:rsidR="008A535B" w:rsidRDefault="008A535B" w:rsidP="008A535B">
            <w:pPr>
              <w:pStyle w:val="NormalWeb"/>
              <w:spacing w:before="60" w:beforeAutospacing="0" w:after="60" w:afterAutospacing="0"/>
            </w:pPr>
            <w:r>
              <w:t xml:space="preserve">3. </w:t>
            </w:r>
            <w:r w:rsidRPr="00DF18D2">
              <w:rPr>
                <w:rFonts w:eastAsia="Arial"/>
                <w:color w:val="000000" w:themeColor="text1"/>
              </w:rPr>
              <w:t>Active Discharge switch status</w:t>
            </w:r>
            <w:r>
              <w:rPr>
                <w:rFonts w:eastAsia="Arial"/>
                <w:color w:val="000000" w:themeColor="text1"/>
              </w:rPr>
              <w:t xml:space="preserve"> shall be</w:t>
            </w:r>
            <w:r w:rsidRPr="00DF18D2">
              <w:rPr>
                <w:rFonts w:eastAsia="Arial"/>
                <w:color w:val="000000" w:themeColor="text1"/>
              </w:rPr>
              <w:t xml:space="preserve"> confirmed as open</w:t>
            </w:r>
            <w:r>
              <w:t xml:space="preserve"> </w:t>
            </w:r>
          </w:p>
          <w:p w14:paraId="378E429B" w14:textId="77777777" w:rsidR="008A535B" w:rsidRDefault="004C0C18" w:rsidP="008A535B">
            <w:pPr>
              <w:pStyle w:val="NormalWeb"/>
              <w:spacing w:before="0" w:beforeAutospacing="0" w:after="0" w:afterAutospacing="0"/>
              <w:rPr>
                <w:color w:val="000000"/>
              </w:rPr>
            </w:pPr>
            <w:r>
              <w:t xml:space="preserve">4. </w:t>
            </w:r>
            <w:r w:rsidR="008A535B">
              <w:rPr>
                <w:color w:val="000000"/>
              </w:rPr>
              <w:t>NHVDCDCStatusDebug @ HVDCDC_Debug is set to 0x15 ("</w:t>
            </w:r>
            <w:r w:rsidR="008A535B" w:rsidRPr="004C0C18">
              <w:rPr>
                <w:color w:val="000000"/>
              </w:rPr>
              <w:t xml:space="preserve">Faulty_Shutdown_Completed </w:t>
            </w:r>
            <w:r w:rsidR="008A535B">
              <w:rPr>
                <w:color w:val="000000"/>
              </w:rPr>
              <w:t>")</w:t>
            </w:r>
          </w:p>
          <w:p w14:paraId="3577D057" w14:textId="3E7BD901" w:rsidR="004C0C18" w:rsidRPr="008A535B" w:rsidRDefault="008A535B" w:rsidP="008A535B">
            <w:pPr>
              <w:pStyle w:val="NormalWeb"/>
              <w:spacing w:before="0" w:beforeAutospacing="0" w:after="0" w:afterAutospacing="0"/>
              <w:rPr>
                <w:rStyle w:val="normaltextrun"/>
                <w:color w:val="000000"/>
              </w:rPr>
            </w:pPr>
            <w:r>
              <w:rPr>
                <w:color w:val="000000"/>
              </w:rPr>
              <w:t>5. The HVDCDC shall go into Sleep State</w:t>
            </w:r>
          </w:p>
        </w:tc>
      </w:tr>
      <w:tr w:rsidR="00DF18D2" w:rsidRPr="00123177" w14:paraId="15E1430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A672F1" w14:textId="77777777" w:rsidR="00DF18D2" w:rsidRPr="00123177" w:rsidRDefault="00DF18D2"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4788A" w14:textId="77777777" w:rsidR="00DF18D2" w:rsidRPr="00123177" w:rsidRDefault="00DF18D2" w:rsidP="00535342">
            <w:pPr>
              <w:pStyle w:val="TableText"/>
              <w:snapToGrid w:val="0"/>
            </w:pPr>
            <w:r w:rsidRPr="00123177">
              <w:t>No such mandatory fields is applicable.</w:t>
            </w:r>
          </w:p>
        </w:tc>
      </w:tr>
      <w:tr w:rsidR="00DF18D2" w:rsidRPr="00123177" w14:paraId="20916C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D5A8AD" w14:textId="77777777" w:rsidR="00DF18D2" w:rsidRPr="00123177" w:rsidRDefault="00DF18D2"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B4F115" w14:textId="77777777" w:rsidR="00DF18D2" w:rsidRPr="00123177" w:rsidRDefault="00DF18D2" w:rsidP="00535342">
            <w:pPr>
              <w:pStyle w:val="TableText"/>
              <w:snapToGrid w:val="0"/>
            </w:pPr>
            <w:r w:rsidRPr="00123177">
              <w:t>NHVDCDCStatus = 0x1, NHVDCDCStatus = 0x6, NHVDCDCFault = 0x0.</w:t>
            </w:r>
          </w:p>
        </w:tc>
      </w:tr>
      <w:tr w:rsidR="00DF18D2" w:rsidRPr="00123177" w14:paraId="1214A3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F8609F" w14:textId="77777777" w:rsidR="00DF18D2" w:rsidRPr="00123177" w:rsidRDefault="00DF18D2"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9F65E4" w14:textId="77777777" w:rsidR="00DF18D2" w:rsidRPr="00123177" w:rsidRDefault="00DF18D2" w:rsidP="00535342">
            <w:pPr>
              <w:pStyle w:val="TableText"/>
              <w:snapToGrid w:val="0"/>
            </w:pPr>
            <w:r w:rsidRPr="00123177">
              <w:rPr>
                <w:szCs w:val="20"/>
              </w:rPr>
              <w:t>Default values shall be applicable with respect to Pre-Loaded Values</w:t>
            </w:r>
          </w:p>
        </w:tc>
      </w:tr>
      <w:tr w:rsidR="00DF18D2" w:rsidRPr="00123177" w14:paraId="6FD1FDD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C432BD" w14:textId="77777777" w:rsidR="00DF18D2" w:rsidRPr="00123177" w:rsidRDefault="00DF18D2"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DB4424" w14:textId="346F48AD" w:rsidR="00DF18D2" w:rsidRPr="00123177" w:rsidRDefault="008A535B" w:rsidP="00535342">
            <w:pPr>
              <w:pStyle w:val="TableText"/>
              <w:snapToGrid w:val="0"/>
            </w:pPr>
            <w:r w:rsidRPr="00123177">
              <w:t xml:space="preserve">No such Valid range of Values </w:t>
            </w:r>
            <w:r>
              <w:t>are</w:t>
            </w:r>
            <w:r w:rsidRPr="00123177">
              <w:t xml:space="preserve"> applicable.</w:t>
            </w:r>
          </w:p>
        </w:tc>
      </w:tr>
      <w:tr w:rsidR="00DF18D2" w:rsidRPr="00123177" w14:paraId="28454F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04A029" w14:textId="77777777" w:rsidR="00DF18D2" w:rsidRPr="00123177" w:rsidRDefault="00DF18D2"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812A6C" w14:textId="77777777" w:rsidR="00DF18D2" w:rsidRPr="00123177" w:rsidRDefault="00DF18D2" w:rsidP="00535342">
            <w:pPr>
              <w:pStyle w:val="TableText"/>
              <w:snapToGrid w:val="0"/>
            </w:pPr>
            <w:r w:rsidRPr="00123177">
              <w:rPr>
                <w:szCs w:val="20"/>
              </w:rPr>
              <w:t>Data latency period is not applicable</w:t>
            </w:r>
          </w:p>
        </w:tc>
      </w:tr>
      <w:tr w:rsidR="00DF18D2" w:rsidRPr="00123177" w14:paraId="569F47B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13016E" w14:textId="77777777" w:rsidR="00DF18D2" w:rsidRPr="00123177" w:rsidRDefault="00DF18D2"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2A94E8" w14:textId="77777777" w:rsidR="00DF18D2" w:rsidRPr="00123177" w:rsidRDefault="00DF18D2" w:rsidP="00535342">
            <w:pPr>
              <w:pStyle w:val="TableText"/>
              <w:snapToGrid w:val="0"/>
            </w:pPr>
            <w:r w:rsidRPr="00123177">
              <w:rPr>
                <w:szCs w:val="20"/>
              </w:rPr>
              <w:t>Data Retention period is not applicable.</w:t>
            </w:r>
          </w:p>
        </w:tc>
      </w:tr>
      <w:tr w:rsidR="00DF18D2" w:rsidRPr="00123177" w14:paraId="569116D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903E75" w14:textId="77777777" w:rsidR="00DF18D2" w:rsidRPr="00123177" w:rsidRDefault="00DF18D2" w:rsidP="00535342">
            <w:pPr>
              <w:pStyle w:val="TableText"/>
              <w:snapToGrid w:val="0"/>
            </w:pPr>
            <w:r w:rsidRPr="00123177">
              <w:lastRenderedPageBreak/>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B8E0B4" w14:textId="77777777" w:rsidR="00DF18D2" w:rsidRPr="00123177" w:rsidRDefault="00DF18D2" w:rsidP="00535342">
            <w:pPr>
              <w:pStyle w:val="TableText"/>
            </w:pPr>
            <w:r w:rsidRPr="00123177">
              <w:rPr>
                <w:szCs w:val="20"/>
              </w:rPr>
              <w:t>Data rate is not applicable.</w:t>
            </w:r>
          </w:p>
        </w:tc>
      </w:tr>
      <w:tr w:rsidR="00DF18D2" w:rsidRPr="00123177" w14:paraId="12AF96E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25C11F" w14:textId="77777777" w:rsidR="00DF18D2" w:rsidRPr="00123177" w:rsidRDefault="00DF18D2"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6E90A4" w14:textId="77777777" w:rsidR="00DF18D2" w:rsidRPr="00123177" w:rsidRDefault="00DF18D2" w:rsidP="00535342">
            <w:pPr>
              <w:pStyle w:val="TableText"/>
              <w:spacing w:line="259" w:lineRule="auto"/>
            </w:pPr>
            <w:r w:rsidRPr="00123177">
              <w:rPr>
                <w:szCs w:val="20"/>
              </w:rPr>
              <w:t>External event is not required.</w:t>
            </w:r>
          </w:p>
        </w:tc>
      </w:tr>
      <w:tr w:rsidR="00DF18D2" w:rsidRPr="00123177" w14:paraId="038F7E8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3D0603" w14:textId="77777777" w:rsidR="00DF18D2" w:rsidRPr="00123177" w:rsidRDefault="00DF18D2"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1CA916" w14:textId="77777777" w:rsidR="00DF18D2" w:rsidRPr="00123177" w:rsidRDefault="00DF18D2" w:rsidP="00535342">
            <w:pPr>
              <w:pStyle w:val="TableText"/>
              <w:spacing w:line="259" w:lineRule="auto"/>
            </w:pPr>
            <w:r w:rsidRPr="00123177">
              <w:rPr>
                <w:szCs w:val="20"/>
              </w:rPr>
              <w:t>Temporal event is not applicable.</w:t>
            </w:r>
          </w:p>
        </w:tc>
      </w:tr>
      <w:tr w:rsidR="00DF18D2" w:rsidRPr="00123177" w14:paraId="23770B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F67443" w14:textId="77777777" w:rsidR="00DF18D2" w:rsidRPr="00123177" w:rsidRDefault="00DF18D2" w:rsidP="00535342">
            <w:pPr>
              <w:pStyle w:val="TableText"/>
              <w:snapToGrid w:val="0"/>
            </w:pPr>
            <w:r w:rsidRPr="00123177">
              <w:t xml:space="preserve">Validation Rules/ </w:t>
            </w:r>
          </w:p>
          <w:p w14:paraId="33D6F90B" w14:textId="77777777" w:rsidR="00DF18D2" w:rsidRPr="00123177" w:rsidRDefault="00DF18D2"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1CF881" w14:textId="77777777" w:rsidR="00DF18D2" w:rsidRPr="00123177" w:rsidRDefault="00DF18D2"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9E34033" w14:textId="2422706A" w:rsidR="008A535B" w:rsidRDefault="008A535B" w:rsidP="008A535B">
            <w:pPr>
              <w:pStyle w:val="NormalWeb"/>
              <w:spacing w:before="0" w:beforeAutospacing="0" w:after="0" w:afterAutospacing="0"/>
              <w:rPr>
                <w:color w:val="000000"/>
              </w:rPr>
            </w:pPr>
            <w:r>
              <w:rPr>
                <w:color w:val="000000"/>
              </w:rPr>
              <w:t>1. NHVDCDCStatusDebug @ HVDCDC_Debug is set to 0x15 ("</w:t>
            </w:r>
            <w:r w:rsidRPr="004C0C18">
              <w:rPr>
                <w:color w:val="000000"/>
              </w:rPr>
              <w:t xml:space="preserve">Faulty_Shutdown_Completed </w:t>
            </w:r>
            <w:r>
              <w:rPr>
                <w:color w:val="000000"/>
              </w:rPr>
              <w:t>")</w:t>
            </w:r>
          </w:p>
          <w:p w14:paraId="47766114" w14:textId="12C7F40B" w:rsidR="00DF18D2" w:rsidRPr="00123177" w:rsidRDefault="008A535B" w:rsidP="008A535B">
            <w:pPr>
              <w:pStyle w:val="TableText"/>
              <w:snapToGrid w:val="0"/>
              <w:rPr>
                <w:i/>
                <w:iCs/>
              </w:rPr>
            </w:pPr>
            <w:r>
              <w:rPr>
                <w:color w:val="000000"/>
              </w:rPr>
              <w:t>2. The HVDCDC shall go into Sleep State</w:t>
            </w:r>
          </w:p>
        </w:tc>
      </w:tr>
      <w:tr w:rsidR="00DF18D2" w:rsidRPr="00123177" w14:paraId="3BFE958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028DB8" w14:textId="77777777" w:rsidR="00DF18D2" w:rsidRPr="00123177" w:rsidRDefault="00DF18D2"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03847D" w14:textId="77777777" w:rsidR="00DF18D2" w:rsidRPr="00123177" w:rsidRDefault="00DF18D2" w:rsidP="00535342">
            <w:pPr>
              <w:pStyle w:val="TableText"/>
              <w:snapToGrid w:val="0"/>
            </w:pPr>
            <w:r w:rsidRPr="00123177">
              <w:rPr>
                <w:szCs w:val="20"/>
              </w:rPr>
              <w:t>Constraints is not applicable.</w:t>
            </w:r>
          </w:p>
        </w:tc>
      </w:tr>
      <w:tr w:rsidR="00DF18D2" w:rsidRPr="00123177" w14:paraId="1A034B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BB98B7" w14:textId="77777777" w:rsidR="00DF18D2" w:rsidRPr="00123177" w:rsidRDefault="00DF18D2"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DE6632" w14:textId="77777777" w:rsidR="00DF18D2" w:rsidRPr="00123177" w:rsidRDefault="00DF18D2" w:rsidP="00535342">
            <w:pPr>
              <w:pStyle w:val="TableText"/>
              <w:snapToGrid w:val="0"/>
            </w:pPr>
            <w:r w:rsidRPr="00123177">
              <w:rPr>
                <w:szCs w:val="20"/>
              </w:rPr>
              <w:t>No effects on other system</w:t>
            </w:r>
          </w:p>
        </w:tc>
      </w:tr>
      <w:tr w:rsidR="00DF18D2" w:rsidRPr="00123177" w14:paraId="7FB04C8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651477" w14:textId="77777777" w:rsidR="00DF18D2" w:rsidRPr="00123177" w:rsidRDefault="00DF18D2" w:rsidP="00535342">
            <w:pPr>
              <w:pStyle w:val="TableText"/>
              <w:snapToGrid w:val="0"/>
            </w:pPr>
            <w:r w:rsidRPr="00123177">
              <w:t>Testability with respect to test environment</w:t>
            </w:r>
          </w:p>
          <w:p w14:paraId="3FCEE1E9" w14:textId="77777777" w:rsidR="00DF18D2" w:rsidRPr="00123177" w:rsidRDefault="00DF18D2" w:rsidP="00535342">
            <w:pPr>
              <w:pStyle w:val="TableText"/>
            </w:pPr>
            <w:r w:rsidRPr="00123177">
              <w:t>(Yes/No)</w:t>
            </w:r>
          </w:p>
          <w:p w14:paraId="7EBD88D3" w14:textId="77777777" w:rsidR="00DF18D2" w:rsidRPr="00123177" w:rsidRDefault="00DF18D2"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36F70B" w14:textId="77777777" w:rsidR="00DF18D2" w:rsidRPr="00123177" w:rsidRDefault="00DF18D2" w:rsidP="00535342">
            <w:pPr>
              <w:pStyle w:val="TableText"/>
              <w:snapToGrid w:val="0"/>
            </w:pPr>
            <w:r w:rsidRPr="00123177">
              <w:t>YES</w:t>
            </w:r>
          </w:p>
        </w:tc>
      </w:tr>
      <w:tr w:rsidR="00DF18D2" w:rsidRPr="00123177" w14:paraId="170FA3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7456E5" w14:textId="77777777" w:rsidR="00DF18D2" w:rsidRPr="00123177" w:rsidRDefault="00DF18D2" w:rsidP="00535342">
            <w:pPr>
              <w:pStyle w:val="TableText"/>
              <w:snapToGrid w:val="0"/>
            </w:pPr>
            <w:r w:rsidRPr="00123177">
              <w:t>Feasible within project constraints</w:t>
            </w:r>
          </w:p>
          <w:p w14:paraId="6F365B3E" w14:textId="77777777" w:rsidR="00DF18D2" w:rsidRPr="00123177" w:rsidRDefault="00DF18D2" w:rsidP="00535342">
            <w:pPr>
              <w:pStyle w:val="TableText"/>
              <w:snapToGrid w:val="0"/>
            </w:pPr>
            <w:r w:rsidRPr="00123177">
              <w:t>(Yes/No)</w:t>
            </w:r>
          </w:p>
          <w:p w14:paraId="13574161" w14:textId="77777777" w:rsidR="00DF18D2" w:rsidRPr="00123177" w:rsidRDefault="00DF18D2"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73D06D" w14:textId="77777777" w:rsidR="00DF18D2" w:rsidRPr="00123177" w:rsidRDefault="00DF18D2" w:rsidP="00535342">
            <w:pPr>
              <w:pStyle w:val="TableText"/>
              <w:snapToGrid w:val="0"/>
            </w:pPr>
            <w:r w:rsidRPr="00123177">
              <w:t>YES</w:t>
            </w:r>
          </w:p>
        </w:tc>
      </w:tr>
      <w:tr w:rsidR="00DF18D2" w:rsidRPr="00123177" w14:paraId="2D587F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F44E1D" w14:textId="77777777" w:rsidR="00DF18D2" w:rsidRPr="00123177" w:rsidRDefault="00DF18D2" w:rsidP="00535342">
            <w:pPr>
              <w:pStyle w:val="TableText"/>
              <w:snapToGrid w:val="0"/>
            </w:pPr>
            <w:r w:rsidRPr="00123177">
              <w:t>Critical</w:t>
            </w:r>
          </w:p>
          <w:p w14:paraId="30659B08" w14:textId="77777777" w:rsidR="00DF18D2" w:rsidRPr="00123177" w:rsidRDefault="00DF18D2"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F95C58" w14:textId="77777777" w:rsidR="00DF18D2" w:rsidRPr="00123177" w:rsidRDefault="00DF18D2" w:rsidP="00535342">
            <w:pPr>
              <w:pStyle w:val="TableText"/>
              <w:snapToGrid w:val="0"/>
            </w:pPr>
            <w:r w:rsidRPr="00123177">
              <w:t>YES</w:t>
            </w:r>
          </w:p>
        </w:tc>
      </w:tr>
      <w:tr w:rsidR="00DF18D2" w:rsidRPr="00123177" w14:paraId="3838C99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0DE7F7" w14:textId="77777777" w:rsidR="00DF18D2" w:rsidRPr="00123177" w:rsidRDefault="00DF18D2"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88BFF4" w14:textId="77777777" w:rsidR="00DF18D2" w:rsidRPr="00123177" w:rsidRDefault="00DF18D2" w:rsidP="00535342">
            <w:pPr>
              <w:pStyle w:val="TableText"/>
              <w:snapToGrid w:val="0"/>
            </w:pPr>
            <w:r w:rsidRPr="00123177">
              <w:t>Acceptance Criteria for this requirement should be as per SECTION-6 ACCEPTANCE CRITERIA</w:t>
            </w:r>
          </w:p>
        </w:tc>
      </w:tr>
    </w:tbl>
    <w:p w14:paraId="5E0079F4" w14:textId="77777777" w:rsidR="00DF18D2" w:rsidRDefault="00DF18D2" w:rsidP="00A55B53">
      <w:pPr>
        <w:rPr>
          <w:szCs w:val="20"/>
        </w:rPr>
      </w:pPr>
    </w:p>
    <w:p w14:paraId="503ACC3B" w14:textId="2308DD4D" w:rsidR="00B844C9" w:rsidRPr="00123177" w:rsidRDefault="00B844C9" w:rsidP="00535342">
      <w:pPr>
        <w:pStyle w:val="Heading5"/>
        <w:tabs>
          <w:tab w:val="num" w:pos="360"/>
        </w:tabs>
      </w:pPr>
      <w:r w:rsidRPr="000B2CB5">
        <w:rPr>
          <w:rFonts w:eastAsia="Arial"/>
          <w:sz w:val="20"/>
          <w:szCs w:val="20"/>
        </w:rPr>
        <w:lastRenderedPageBreak/>
        <w:t xml:space="preserve">Transition requirement to </w:t>
      </w:r>
      <w:r w:rsidRPr="000B2CB5">
        <w:rPr>
          <w:rFonts w:eastAsia="Arial"/>
          <w:color w:val="000000" w:themeColor="text1"/>
          <w:sz w:val="20"/>
          <w:szCs w:val="20"/>
        </w:rPr>
        <w:t xml:space="preserve">“Sleep State” </w:t>
      </w:r>
      <w:r w:rsidR="000B2CB5" w:rsidRPr="000B2CB5">
        <w:rPr>
          <w:rFonts w:eastAsia="Arial"/>
          <w:color w:val="000000" w:themeColor="text1"/>
          <w:sz w:val="20"/>
          <w:szCs w:val="20"/>
        </w:rPr>
        <w:t>when delay (100msec) elapsed and NM messaged is stopped receiving</w:t>
      </w:r>
      <w:r w:rsidR="008C4A5D">
        <w:rPr>
          <w:rFonts w:eastAsia="Arial"/>
          <w:color w:val="000000" w:themeColor="text1"/>
          <w:sz w:val="20"/>
          <w:szCs w:val="20"/>
        </w:rPr>
        <w:t>.</w:t>
      </w:r>
    </w:p>
    <w:tbl>
      <w:tblPr>
        <w:tblW w:w="9518" w:type="dxa"/>
        <w:tblInd w:w="108" w:type="dxa"/>
        <w:tblLayout w:type="fixed"/>
        <w:tblLook w:val="0000" w:firstRow="0" w:lastRow="0" w:firstColumn="0" w:lastColumn="0" w:noHBand="0" w:noVBand="0"/>
      </w:tblPr>
      <w:tblGrid>
        <w:gridCol w:w="1920"/>
        <w:gridCol w:w="7598"/>
      </w:tblGrid>
      <w:tr w:rsidR="00B844C9" w:rsidRPr="00123177" w14:paraId="02A656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AB9DB35" w14:textId="77777777" w:rsidR="00B844C9" w:rsidRPr="00123177" w:rsidRDefault="00B844C9"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71B700C" w14:textId="77777777" w:rsidR="00B844C9" w:rsidRPr="00123177" w:rsidRDefault="00B844C9" w:rsidP="00535342">
            <w:pPr>
              <w:pStyle w:val="TableColumnTitle"/>
              <w:snapToGrid w:val="0"/>
            </w:pPr>
            <w:r w:rsidRPr="00123177">
              <w:t>Description</w:t>
            </w:r>
          </w:p>
        </w:tc>
      </w:tr>
      <w:tr w:rsidR="00B844C9" w:rsidRPr="00123177" w14:paraId="53FF1A6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25133AF" w14:textId="77777777" w:rsidR="00B844C9" w:rsidRPr="00123177" w:rsidRDefault="00B844C9"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8897B" w14:textId="542400EA" w:rsidR="00B844C9" w:rsidRPr="00E5637E" w:rsidRDefault="00B844C9" w:rsidP="00E5637E">
            <w:pPr>
              <w:pStyle w:val="NormalWeb"/>
              <w:spacing w:before="0" w:beforeAutospacing="0" w:after="0" w:afterAutospacing="0"/>
              <w:rPr>
                <w:rFonts w:ascii="Arial" w:hAnsi="Arial" w:cs="Arial"/>
                <w:color w:val="000000"/>
                <w:sz w:val="20"/>
                <w:szCs w:val="20"/>
              </w:rPr>
            </w:pPr>
            <w:r w:rsidRPr="00E5637E">
              <w:rPr>
                <w:rFonts w:ascii="Arial" w:hAnsi="Arial" w:cs="Arial"/>
                <w:color w:val="000000"/>
                <w:sz w:val="20"/>
                <w:szCs w:val="20"/>
              </w:rPr>
              <w:t>SWRS_APP_STATE_52</w:t>
            </w:r>
          </w:p>
        </w:tc>
      </w:tr>
      <w:tr w:rsidR="00B844C9" w:rsidRPr="00123177" w14:paraId="6171122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CA5091B" w14:textId="77777777" w:rsidR="00B844C9" w:rsidRPr="00123177" w:rsidRDefault="00B844C9"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5B3E47" w14:textId="3FBA344B" w:rsidR="00B844C9" w:rsidRPr="00E5637E" w:rsidRDefault="00B844C9" w:rsidP="00E5637E">
            <w:pPr>
              <w:pStyle w:val="NormalWeb"/>
              <w:spacing w:before="0" w:beforeAutospacing="0" w:after="0" w:afterAutospacing="0"/>
              <w:rPr>
                <w:rFonts w:ascii="Arial" w:hAnsi="Arial" w:cs="Arial"/>
                <w:color w:val="000000"/>
                <w:sz w:val="20"/>
                <w:szCs w:val="20"/>
              </w:rPr>
            </w:pPr>
            <w:r w:rsidRPr="00E5637E">
              <w:rPr>
                <w:rFonts w:ascii="Arial" w:hAnsi="Arial" w:cs="Arial"/>
                <w:color w:val="000000"/>
                <w:sz w:val="20"/>
                <w:szCs w:val="20"/>
              </w:rPr>
              <w:t>SDS-HVDCDC-408</w:t>
            </w:r>
          </w:p>
        </w:tc>
      </w:tr>
      <w:tr w:rsidR="00B844C9" w:rsidRPr="00123177" w14:paraId="1E93A51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9D2D66F" w14:textId="77777777" w:rsidR="00B844C9" w:rsidRPr="00123177" w:rsidRDefault="00B844C9"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793FDC" w14:textId="77777777" w:rsidR="00B844C9" w:rsidRPr="00E5637E" w:rsidRDefault="00B844C9" w:rsidP="00E5637E">
            <w:pPr>
              <w:pStyle w:val="NormalWeb"/>
              <w:spacing w:before="0" w:beforeAutospacing="0" w:after="0" w:afterAutospacing="0"/>
              <w:rPr>
                <w:rFonts w:ascii="Arial" w:hAnsi="Arial" w:cs="Arial"/>
                <w:color w:val="000000"/>
                <w:sz w:val="20"/>
                <w:szCs w:val="20"/>
              </w:rPr>
            </w:pPr>
            <w:r w:rsidRPr="00E5637E">
              <w:rPr>
                <w:rFonts w:ascii="Arial" w:hAnsi="Arial" w:cs="Arial"/>
                <w:color w:val="000000"/>
                <w:sz w:val="20"/>
                <w:szCs w:val="20"/>
              </w:rPr>
              <w:t>Pre C-Sample/PF3.0 Phase-2</w:t>
            </w:r>
          </w:p>
        </w:tc>
      </w:tr>
      <w:tr w:rsidR="00B844C9" w:rsidRPr="00123177" w14:paraId="43B3A10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131A98B" w14:textId="77777777" w:rsidR="00B844C9" w:rsidRPr="00123177" w:rsidRDefault="00B844C9"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41FDD6" w14:textId="0B6850BD" w:rsidR="00B844C9" w:rsidRPr="00E5637E" w:rsidRDefault="00B844C9" w:rsidP="00E5637E">
            <w:pPr>
              <w:pStyle w:val="NormalWeb"/>
              <w:spacing w:before="0" w:beforeAutospacing="0" w:after="0" w:afterAutospacing="0"/>
              <w:rPr>
                <w:rFonts w:ascii="Arial" w:hAnsi="Arial" w:cs="Arial"/>
                <w:color w:val="000000"/>
                <w:sz w:val="20"/>
                <w:szCs w:val="20"/>
              </w:rPr>
            </w:pPr>
            <w:r w:rsidRPr="00E5637E">
              <w:rPr>
                <w:rFonts w:ascii="Arial" w:hAnsi="Arial" w:cs="Arial"/>
                <w:color w:val="000000"/>
                <w:sz w:val="20"/>
                <w:szCs w:val="20"/>
              </w:rPr>
              <w:t>The HVDCDC shall transit to “Sleep State”</w:t>
            </w:r>
            <w:r w:rsidR="000B2CB5" w:rsidRPr="00E5637E">
              <w:rPr>
                <w:rFonts w:ascii="Arial" w:hAnsi="Arial" w:cs="Arial"/>
                <w:color w:val="000000"/>
                <w:sz w:val="20"/>
                <w:szCs w:val="20"/>
              </w:rPr>
              <w:t xml:space="preserve"> when delay (100msec) elapsed</w:t>
            </w:r>
            <w:r w:rsidRPr="00E5637E">
              <w:rPr>
                <w:rFonts w:ascii="Arial" w:hAnsi="Arial" w:cs="Arial"/>
                <w:color w:val="000000"/>
                <w:sz w:val="20"/>
                <w:szCs w:val="20"/>
              </w:rPr>
              <w:t xml:space="preserve"> </w:t>
            </w:r>
            <w:r w:rsidR="000B2CB5" w:rsidRPr="00E5637E">
              <w:rPr>
                <w:rFonts w:ascii="Arial" w:hAnsi="Arial" w:cs="Arial"/>
                <w:color w:val="000000"/>
                <w:sz w:val="20"/>
                <w:szCs w:val="20"/>
              </w:rPr>
              <w:t>and NM messaged is stopped receiving</w:t>
            </w:r>
            <w:r w:rsidRPr="00E5637E">
              <w:rPr>
                <w:rFonts w:ascii="Arial" w:hAnsi="Arial" w:cs="Arial"/>
                <w:color w:val="000000"/>
                <w:sz w:val="20"/>
                <w:szCs w:val="20"/>
              </w:rPr>
              <w:t>.</w:t>
            </w:r>
          </w:p>
        </w:tc>
      </w:tr>
      <w:tr w:rsidR="00B844C9" w:rsidRPr="00123177" w14:paraId="7C7C3F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3582C7" w14:textId="77777777" w:rsidR="00B844C9" w:rsidRPr="00123177" w:rsidRDefault="00B844C9"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E6E215" w14:textId="77777777" w:rsidR="00B844C9" w:rsidRPr="00E5637E" w:rsidRDefault="00B844C9" w:rsidP="00E5637E">
            <w:pPr>
              <w:pStyle w:val="NormalWeb"/>
              <w:spacing w:before="0" w:beforeAutospacing="0" w:after="0" w:afterAutospacing="0"/>
              <w:rPr>
                <w:rFonts w:ascii="Arial" w:hAnsi="Arial" w:cs="Arial"/>
                <w:color w:val="000000"/>
                <w:sz w:val="20"/>
                <w:szCs w:val="20"/>
              </w:rPr>
            </w:pPr>
            <w:r w:rsidRPr="00E5637E">
              <w:rPr>
                <w:rFonts w:ascii="Arial" w:hAnsi="Arial" w:cs="Arial"/>
                <w:color w:val="000000"/>
                <w:sz w:val="20"/>
                <w:szCs w:val="20"/>
              </w:rPr>
              <w:t>No Such derived requirement is applicable.</w:t>
            </w:r>
          </w:p>
        </w:tc>
      </w:tr>
      <w:tr w:rsidR="00B844C9" w:rsidRPr="00123177" w14:paraId="4AC350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8A0179" w14:textId="77777777" w:rsidR="00B844C9" w:rsidRPr="00123177" w:rsidRDefault="00B844C9"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675F63" w14:textId="77777777" w:rsidR="00B844C9" w:rsidRPr="00E5637E" w:rsidRDefault="00B844C9" w:rsidP="00E5637E">
            <w:pPr>
              <w:pStyle w:val="NormalWeb"/>
              <w:spacing w:before="0" w:beforeAutospacing="0" w:after="0" w:afterAutospacing="0"/>
              <w:rPr>
                <w:rFonts w:ascii="Arial" w:hAnsi="Arial" w:cs="Arial"/>
                <w:color w:val="000000"/>
                <w:sz w:val="20"/>
                <w:szCs w:val="20"/>
              </w:rPr>
            </w:pPr>
            <w:r w:rsidRPr="00E5637E">
              <w:rPr>
                <w:rFonts w:ascii="Arial" w:hAnsi="Arial" w:cs="Arial"/>
                <w:color w:val="000000"/>
                <w:sz w:val="20"/>
                <w:szCs w:val="20"/>
              </w:rPr>
              <w:t>No Specific access restrictions is applicable.</w:t>
            </w:r>
          </w:p>
        </w:tc>
      </w:tr>
      <w:tr w:rsidR="00E5637E" w:rsidRPr="00123177" w14:paraId="6A37E9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1F0476D" w14:textId="77777777" w:rsidR="00E5637E" w:rsidRPr="00123177" w:rsidRDefault="00E5637E" w:rsidP="00E5637E">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F0E96E" w14:textId="0755D8E2" w:rsidR="00E5637E" w:rsidRPr="00E5637E" w:rsidRDefault="00E5637E" w:rsidP="00E5637E">
            <w:pPr>
              <w:pStyle w:val="NormalWeb"/>
              <w:spacing w:before="0" w:beforeAutospacing="0" w:after="0" w:afterAutospacing="0"/>
              <w:rPr>
                <w:rFonts w:ascii="Arial" w:hAnsi="Arial" w:cs="Arial"/>
                <w:color w:val="000000"/>
                <w:sz w:val="20"/>
                <w:szCs w:val="20"/>
              </w:rPr>
            </w:pPr>
            <w:r w:rsidRPr="00E5637E">
              <w:rPr>
                <w:rFonts w:ascii="Arial" w:hAnsi="Arial" w:cs="Arial"/>
                <w:color w:val="000000"/>
                <w:sz w:val="20"/>
                <w:szCs w:val="20"/>
              </w:rPr>
              <w:t>1. The HVDCDC shall stop receiving CAN NM message “NMZC1Message_Hybrid_ASR_PDU”</w:t>
            </w:r>
          </w:p>
        </w:tc>
      </w:tr>
      <w:tr w:rsidR="00E5637E" w:rsidRPr="00123177" w14:paraId="6ED39A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0DF9A1" w14:textId="77777777" w:rsidR="00E5637E" w:rsidRPr="00123177" w:rsidRDefault="00E5637E" w:rsidP="00E5637E">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E5A408" w14:textId="35016FAD" w:rsidR="00E5637E" w:rsidRPr="00E5637E" w:rsidRDefault="00E5637E" w:rsidP="00E5637E">
            <w:pPr>
              <w:pStyle w:val="NormalWeb"/>
              <w:spacing w:before="0" w:beforeAutospacing="0" w:after="0" w:afterAutospacing="0"/>
              <w:rPr>
                <w:rFonts w:ascii="Arial" w:hAnsi="Arial" w:cs="Arial"/>
                <w:color w:val="000000"/>
                <w:sz w:val="20"/>
                <w:szCs w:val="20"/>
              </w:rPr>
            </w:pPr>
            <w:r w:rsidRPr="00E5637E">
              <w:rPr>
                <w:rFonts w:ascii="Arial" w:hAnsi="Arial" w:cs="Arial"/>
                <w:color w:val="000000"/>
                <w:sz w:val="20"/>
                <w:szCs w:val="20"/>
              </w:rPr>
              <w:t>1. HVDCDC shall go into sleep state after specified delay timeout.</w:t>
            </w:r>
          </w:p>
          <w:p w14:paraId="2DD2A2FF" w14:textId="193BDA74" w:rsidR="00E5637E" w:rsidRPr="00E5637E" w:rsidRDefault="00E5637E" w:rsidP="00E5637E">
            <w:pPr>
              <w:pStyle w:val="NormalWeb"/>
              <w:spacing w:before="0" w:beforeAutospacing="0" w:after="0" w:afterAutospacing="0"/>
              <w:rPr>
                <w:rFonts w:ascii="Arial" w:hAnsi="Arial" w:cs="Arial"/>
                <w:color w:val="000000"/>
                <w:sz w:val="20"/>
                <w:szCs w:val="20"/>
              </w:rPr>
            </w:pPr>
            <w:r w:rsidRPr="00E5637E">
              <w:rPr>
                <w:rFonts w:ascii="Arial" w:hAnsi="Arial" w:cs="Arial"/>
                <w:color w:val="000000"/>
                <w:sz w:val="20"/>
                <w:szCs w:val="20"/>
              </w:rPr>
              <w:t>2. Within the specified delay, all the peripherals shall achieve the state configured for sleep mode. i.e shutdown sequence shall be reported.</w:t>
            </w:r>
          </w:p>
          <w:p w14:paraId="45085287" w14:textId="28386537" w:rsidR="00E5637E" w:rsidRPr="00E5637E" w:rsidRDefault="00E5637E" w:rsidP="00E5637E">
            <w:pPr>
              <w:pStyle w:val="NormalWeb"/>
              <w:spacing w:before="0" w:beforeAutospacing="0" w:after="0" w:afterAutospacing="0"/>
              <w:rPr>
                <w:rFonts w:ascii="Arial" w:hAnsi="Arial" w:cs="Arial"/>
                <w:color w:val="000000"/>
                <w:sz w:val="20"/>
                <w:szCs w:val="20"/>
              </w:rPr>
            </w:pPr>
            <w:r w:rsidRPr="00E5637E">
              <w:rPr>
                <w:rFonts w:ascii="Arial" w:hAnsi="Arial" w:cs="Arial"/>
                <w:color w:val="000000"/>
                <w:sz w:val="20"/>
                <w:szCs w:val="20"/>
              </w:rPr>
              <w:t>3. The HVDCDC shall enable the CAN module for reception of only NM messages in Sleep mode. Application Message Transmission and Reception shall be stop on CAN bus</w:t>
            </w:r>
            <w:r w:rsidR="00FC2E30">
              <w:rPr>
                <w:rFonts w:ascii="Arial" w:hAnsi="Arial" w:cs="Arial"/>
                <w:color w:val="000000"/>
                <w:sz w:val="20"/>
                <w:szCs w:val="20"/>
              </w:rPr>
              <w:t>.</w:t>
            </w:r>
            <w:r w:rsidRPr="00E5637E">
              <w:rPr>
                <w:rFonts w:ascii="Arial" w:hAnsi="Arial" w:cs="Arial"/>
                <w:color w:val="000000"/>
                <w:sz w:val="20"/>
                <w:szCs w:val="20"/>
              </w:rPr>
              <w:t xml:space="preserve">  </w:t>
            </w:r>
          </w:p>
          <w:p w14:paraId="0834DB74" w14:textId="04C3CD2F" w:rsidR="00E5637E" w:rsidRPr="00E5637E" w:rsidRDefault="00E5637E" w:rsidP="00E5637E">
            <w:pPr>
              <w:pStyle w:val="NormalWeb"/>
              <w:spacing w:before="0" w:beforeAutospacing="0" w:after="0" w:afterAutospacing="0"/>
              <w:rPr>
                <w:rFonts w:ascii="Arial" w:hAnsi="Arial" w:cs="Arial"/>
                <w:color w:val="000000"/>
                <w:sz w:val="20"/>
                <w:szCs w:val="20"/>
              </w:rPr>
            </w:pPr>
          </w:p>
        </w:tc>
      </w:tr>
      <w:tr w:rsidR="00E5637E" w:rsidRPr="00123177" w14:paraId="176BE7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E963E2" w14:textId="77777777" w:rsidR="00E5637E" w:rsidRPr="00123177" w:rsidRDefault="00E5637E" w:rsidP="00E5637E">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12BE1D" w14:textId="77777777" w:rsidR="00E5637E" w:rsidRPr="00123177" w:rsidRDefault="00E5637E" w:rsidP="00E5637E">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HVDCDC shall stop receiving CAN NM message</w:t>
            </w:r>
          </w:p>
          <w:p w14:paraId="634EB6E8" w14:textId="690187D1" w:rsidR="00E5637E" w:rsidRPr="00123177" w:rsidRDefault="00E5637E" w:rsidP="00E5637E">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 xml:space="preserve">2. </w:t>
            </w:r>
            <w:r w:rsidR="00FC2E30" w:rsidRPr="00E5637E">
              <w:rPr>
                <w:rFonts w:ascii="Arial" w:hAnsi="Arial" w:cs="Arial"/>
                <w:color w:val="000000"/>
                <w:sz w:val="20"/>
                <w:szCs w:val="20"/>
              </w:rPr>
              <w:t>Within the specified delay</w:t>
            </w:r>
            <w:r w:rsidR="00FC2E30">
              <w:rPr>
                <w:rFonts w:ascii="Arial" w:hAnsi="Arial" w:cs="Arial"/>
                <w:color w:val="000000"/>
                <w:sz w:val="20"/>
                <w:szCs w:val="20"/>
              </w:rPr>
              <w:t xml:space="preserve">, the </w:t>
            </w:r>
            <w:r w:rsidR="00FC2E30" w:rsidRPr="00E5637E">
              <w:rPr>
                <w:rFonts w:ascii="Arial" w:hAnsi="Arial" w:cs="Arial"/>
                <w:color w:val="000000"/>
                <w:sz w:val="20"/>
                <w:szCs w:val="20"/>
              </w:rPr>
              <w:t>shutdown sequence shall be reported</w:t>
            </w:r>
            <w:r w:rsidR="00FC2E30">
              <w:rPr>
                <w:rFonts w:ascii="Arial" w:hAnsi="Arial" w:cs="Arial"/>
                <w:color w:val="000000"/>
                <w:sz w:val="20"/>
                <w:szCs w:val="20"/>
              </w:rPr>
              <w:t>.</w:t>
            </w:r>
          </w:p>
          <w:p w14:paraId="5DCBD931" w14:textId="0052CC15" w:rsidR="00E5637E" w:rsidRPr="00123177" w:rsidRDefault="00E5637E" w:rsidP="00E5637E">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3</w:t>
            </w:r>
            <w:r w:rsidRPr="00123177">
              <w:rPr>
                <w:rFonts w:ascii="Arial" w:hAnsi="Arial" w:cs="Arial"/>
                <w:color w:val="000000"/>
                <w:sz w:val="20"/>
                <w:szCs w:val="20"/>
              </w:rPr>
              <w:t>. HVDCDC should transition from any state (except Sleep state) to "Sleep" state of Application state machine.</w:t>
            </w:r>
          </w:p>
          <w:p w14:paraId="705810C1" w14:textId="5E1D1033" w:rsidR="00E5637E" w:rsidRPr="00123177" w:rsidRDefault="00E5637E" w:rsidP="00E5637E">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4</w:t>
            </w:r>
            <w:r w:rsidRPr="00123177">
              <w:rPr>
                <w:rFonts w:ascii="Arial" w:hAnsi="Arial" w:cs="Arial"/>
                <w:color w:val="000000"/>
                <w:sz w:val="20"/>
                <w:szCs w:val="20"/>
              </w:rPr>
              <w:t>. Disable the peripherals before going into sleep mode.</w:t>
            </w:r>
          </w:p>
          <w:p w14:paraId="7D87A1CA" w14:textId="46578E93" w:rsidR="00E5637E" w:rsidRPr="00123177" w:rsidRDefault="00E5637E" w:rsidP="00E5637E">
            <w:pPr>
              <w:pStyle w:val="NormalWeb"/>
              <w:spacing w:before="0" w:beforeAutospacing="0" w:after="0" w:afterAutospacing="0"/>
              <w:rPr>
                <w:rFonts w:ascii="Arial" w:hAnsi="Arial" w:cs="Arial"/>
                <w:color w:val="000000"/>
                <w:sz w:val="20"/>
                <w:szCs w:val="20"/>
              </w:rPr>
            </w:pPr>
            <w:r>
              <w:rPr>
                <w:rFonts w:ascii="Arial" w:hAnsi="Arial" w:cs="Arial"/>
                <w:color w:val="000000" w:themeColor="text1"/>
                <w:sz w:val="20"/>
                <w:szCs w:val="20"/>
              </w:rPr>
              <w:t>5</w:t>
            </w:r>
            <w:r w:rsidRPr="00123177">
              <w:rPr>
                <w:rFonts w:ascii="Arial" w:hAnsi="Arial" w:cs="Arial"/>
                <w:color w:val="000000" w:themeColor="text1"/>
                <w:sz w:val="20"/>
                <w:szCs w:val="20"/>
              </w:rPr>
              <w:t>. The TriCore shall be in shutdown state and only SCR core will be active.</w:t>
            </w:r>
          </w:p>
          <w:p w14:paraId="5756AEF4" w14:textId="75CA8B09" w:rsidR="00E5637E" w:rsidRPr="00123177" w:rsidRDefault="00E5637E" w:rsidP="00E5637E">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6</w:t>
            </w:r>
            <w:r w:rsidRPr="00123177">
              <w:rPr>
                <w:rFonts w:ascii="Arial" w:hAnsi="Arial" w:cs="Arial"/>
                <w:color w:val="000000"/>
                <w:sz w:val="20"/>
                <w:szCs w:val="20"/>
              </w:rPr>
              <w:t>. SCR core shall put the CAN transceiver into the standby mode to save more power</w:t>
            </w:r>
          </w:p>
          <w:p w14:paraId="42642854" w14:textId="45968EF2" w:rsidR="00E5637E" w:rsidRPr="00E5637E" w:rsidRDefault="00E5637E" w:rsidP="00E5637E">
            <w:pPr>
              <w:pStyle w:val="NormalWeb"/>
              <w:spacing w:before="0" w:beforeAutospacing="0" w:after="0" w:afterAutospacing="0"/>
              <w:rPr>
                <w:rStyle w:val="normaltextrun"/>
                <w:rFonts w:ascii="Arial" w:hAnsi="Arial" w:cs="Arial"/>
                <w:color w:val="000000"/>
                <w:sz w:val="20"/>
                <w:szCs w:val="20"/>
              </w:rPr>
            </w:pPr>
            <w:r>
              <w:rPr>
                <w:rFonts w:ascii="Arial" w:hAnsi="Arial" w:cs="Arial"/>
                <w:color w:val="000000"/>
                <w:sz w:val="20"/>
                <w:szCs w:val="20"/>
              </w:rPr>
              <w:t>7</w:t>
            </w:r>
            <w:r w:rsidRPr="00123177">
              <w:rPr>
                <w:rFonts w:ascii="Arial" w:hAnsi="Arial" w:cs="Arial"/>
                <w:color w:val="000000"/>
                <w:sz w:val="20"/>
                <w:szCs w:val="20"/>
              </w:rPr>
              <w:t>. SCR core shall set CAN transceiver configuration to read only mode</w:t>
            </w:r>
          </w:p>
        </w:tc>
      </w:tr>
      <w:tr w:rsidR="00E5637E" w:rsidRPr="00123177" w14:paraId="7E949C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A58072" w14:textId="77777777" w:rsidR="00E5637E" w:rsidRPr="00123177" w:rsidRDefault="00E5637E" w:rsidP="00E5637E">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D5FE4" w14:textId="4AB28D4C" w:rsidR="00E5637E" w:rsidRPr="00123177" w:rsidRDefault="00E5637E" w:rsidP="00E5637E">
            <w:pPr>
              <w:pStyle w:val="TableText"/>
              <w:snapToGrid w:val="0"/>
            </w:pPr>
            <w:r w:rsidRPr="00123177">
              <w:t>No such mandatory fields is applicable.</w:t>
            </w:r>
          </w:p>
        </w:tc>
      </w:tr>
      <w:tr w:rsidR="00E5637E" w:rsidRPr="00123177" w14:paraId="5112D3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501853" w14:textId="77777777" w:rsidR="00E5637E" w:rsidRPr="00123177" w:rsidRDefault="00E5637E" w:rsidP="00E5637E">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809FC1" w14:textId="77777777" w:rsidR="00E5637E" w:rsidRPr="00123177" w:rsidRDefault="00E5637E" w:rsidP="00E5637E">
            <w:pPr>
              <w:pStyle w:val="NormalWeb"/>
              <w:spacing w:before="0" w:beforeAutospacing="0" w:after="0" w:afterAutospacing="0"/>
              <w:rPr>
                <w:rFonts w:ascii="Arial" w:hAnsi="Arial" w:cs="Arial"/>
                <w:color w:val="000000"/>
                <w:sz w:val="20"/>
                <w:szCs w:val="20"/>
              </w:rPr>
            </w:pPr>
            <w:r w:rsidRPr="00123177">
              <w:t>1.</w:t>
            </w:r>
            <w:r w:rsidRPr="00123177">
              <w:rPr>
                <w:rFonts w:ascii="Arial" w:hAnsi="Arial" w:cs="Arial"/>
                <w:color w:val="000000"/>
                <w:sz w:val="20"/>
                <w:szCs w:val="20"/>
              </w:rPr>
              <w:t xml:space="preserve"> Configure a CAN drivers and CAN routine to handle received CAN NM message.</w:t>
            </w:r>
          </w:p>
          <w:p w14:paraId="227D8356" w14:textId="77777777" w:rsidR="00E5637E" w:rsidRPr="00123177" w:rsidRDefault="00E5637E" w:rsidP="00E5637E">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2. Configure a GPIO pin “STB” as output pin.</w:t>
            </w:r>
          </w:p>
          <w:p w14:paraId="44243403" w14:textId="77777777" w:rsidR="00E5637E" w:rsidRPr="00123177" w:rsidRDefault="00E5637E" w:rsidP="00E5637E">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3. The HVDCDC should be in any state except Sleep Mode of NM state machine</w:t>
            </w:r>
          </w:p>
          <w:p w14:paraId="69C1F64D" w14:textId="3EE36AAF" w:rsidR="00E5637E" w:rsidRPr="00123177" w:rsidRDefault="00E5637E" w:rsidP="00E5637E">
            <w:pPr>
              <w:pStyle w:val="TableText"/>
              <w:snapToGrid w:val="0"/>
            </w:pPr>
          </w:p>
        </w:tc>
      </w:tr>
      <w:tr w:rsidR="00E5637E" w:rsidRPr="00123177" w14:paraId="0B41E3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3A1C5C" w14:textId="77777777" w:rsidR="00E5637E" w:rsidRPr="00123177" w:rsidRDefault="00E5637E" w:rsidP="00E5637E">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ED5EF" w14:textId="6F600928" w:rsidR="00E5637E" w:rsidRPr="00123177" w:rsidRDefault="00E5637E" w:rsidP="00E5637E">
            <w:pPr>
              <w:pStyle w:val="TableText"/>
              <w:snapToGrid w:val="0"/>
            </w:pPr>
            <w:r w:rsidRPr="00123177">
              <w:rPr>
                <w:szCs w:val="20"/>
              </w:rPr>
              <w:t>Default values shall be applicable with respect to Pre-Loaded Values</w:t>
            </w:r>
          </w:p>
        </w:tc>
      </w:tr>
      <w:tr w:rsidR="00E5637E" w:rsidRPr="00123177" w14:paraId="585C75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C18FBF" w14:textId="77777777" w:rsidR="00E5637E" w:rsidRPr="00123177" w:rsidRDefault="00E5637E" w:rsidP="00E5637E">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B498F4" w14:textId="500954E9" w:rsidR="00E5637E" w:rsidRPr="00123177" w:rsidRDefault="00E5637E" w:rsidP="00E5637E">
            <w:pPr>
              <w:pStyle w:val="TableText"/>
              <w:snapToGrid w:val="0"/>
            </w:pPr>
            <w:r w:rsidRPr="00123177">
              <w:rPr>
                <w:szCs w:val="20"/>
              </w:rPr>
              <w:t>Valid range value is not required.</w:t>
            </w:r>
          </w:p>
        </w:tc>
      </w:tr>
      <w:tr w:rsidR="00E5637E" w:rsidRPr="00123177" w14:paraId="6A0A26D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1B27B1" w14:textId="77777777" w:rsidR="00E5637E" w:rsidRPr="00123177" w:rsidRDefault="00E5637E" w:rsidP="00E5637E">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CE93D5" w14:textId="7BE80C2F" w:rsidR="00E5637E" w:rsidRPr="00123177" w:rsidRDefault="00E5637E" w:rsidP="00E5637E">
            <w:pPr>
              <w:pStyle w:val="TableText"/>
              <w:snapToGrid w:val="0"/>
            </w:pPr>
            <w:r w:rsidRPr="00123177">
              <w:rPr>
                <w:szCs w:val="20"/>
              </w:rPr>
              <w:t>Data latency period is not applicable</w:t>
            </w:r>
          </w:p>
        </w:tc>
      </w:tr>
      <w:tr w:rsidR="00E5637E" w:rsidRPr="00123177" w14:paraId="7F9D4A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803B54" w14:textId="77777777" w:rsidR="00E5637E" w:rsidRPr="00123177" w:rsidRDefault="00E5637E" w:rsidP="00E5637E">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0D4B7" w14:textId="7AD22C28" w:rsidR="00E5637E" w:rsidRPr="00123177" w:rsidRDefault="00E5637E" w:rsidP="00E5637E">
            <w:pPr>
              <w:pStyle w:val="TableText"/>
              <w:snapToGrid w:val="0"/>
            </w:pPr>
            <w:r w:rsidRPr="00123177">
              <w:rPr>
                <w:szCs w:val="20"/>
              </w:rPr>
              <w:t>Data Retention period is not applicable.</w:t>
            </w:r>
          </w:p>
        </w:tc>
      </w:tr>
      <w:tr w:rsidR="00E5637E" w:rsidRPr="00123177" w14:paraId="4603AE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305DD9" w14:textId="77777777" w:rsidR="00E5637E" w:rsidRPr="00123177" w:rsidRDefault="00E5637E" w:rsidP="00E5637E">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8D33A8" w14:textId="30F8E7F9" w:rsidR="00E5637E" w:rsidRPr="00123177" w:rsidRDefault="00E5637E" w:rsidP="00E5637E">
            <w:pPr>
              <w:pStyle w:val="TableText"/>
            </w:pPr>
            <w:r w:rsidRPr="00123177">
              <w:rPr>
                <w:szCs w:val="20"/>
              </w:rPr>
              <w:t>Data rate is not applicable.</w:t>
            </w:r>
          </w:p>
        </w:tc>
      </w:tr>
      <w:tr w:rsidR="00E5637E" w:rsidRPr="00123177" w14:paraId="788E81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648DD6E" w14:textId="77777777" w:rsidR="00E5637E" w:rsidRPr="00123177" w:rsidRDefault="00E5637E" w:rsidP="00E5637E">
            <w:pPr>
              <w:pStyle w:val="TableText"/>
              <w:snapToGrid w:val="0"/>
            </w:pPr>
            <w:r w:rsidRPr="00123177">
              <w:lastRenderedPageBreak/>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638268" w14:textId="7B2471B2" w:rsidR="00E5637E" w:rsidRPr="00123177" w:rsidRDefault="00E5637E" w:rsidP="00E5637E">
            <w:pPr>
              <w:pStyle w:val="TableText"/>
              <w:spacing w:line="259" w:lineRule="auto"/>
            </w:pPr>
            <w:r w:rsidRPr="00123177">
              <w:rPr>
                <w:szCs w:val="20"/>
              </w:rPr>
              <w:t>External event is not required.</w:t>
            </w:r>
          </w:p>
        </w:tc>
      </w:tr>
      <w:tr w:rsidR="00E5637E" w:rsidRPr="00123177" w14:paraId="729455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FDD046" w14:textId="77777777" w:rsidR="00E5637E" w:rsidRPr="00123177" w:rsidRDefault="00E5637E" w:rsidP="00E5637E">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2BC0E7" w14:textId="40CA9B2C" w:rsidR="00E5637E" w:rsidRPr="00123177" w:rsidRDefault="00E5637E" w:rsidP="00E5637E">
            <w:pPr>
              <w:pStyle w:val="TableText"/>
              <w:spacing w:line="259" w:lineRule="auto"/>
            </w:pPr>
            <w:r w:rsidRPr="00123177">
              <w:rPr>
                <w:szCs w:val="20"/>
              </w:rPr>
              <w:t>Temporal event is not applicable.</w:t>
            </w:r>
          </w:p>
        </w:tc>
      </w:tr>
      <w:tr w:rsidR="00E5637E" w:rsidRPr="00123177" w14:paraId="6DA9AF1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B24B08" w14:textId="77777777" w:rsidR="00E5637E" w:rsidRPr="00123177" w:rsidRDefault="00E5637E" w:rsidP="00E5637E">
            <w:pPr>
              <w:pStyle w:val="TableText"/>
              <w:snapToGrid w:val="0"/>
            </w:pPr>
            <w:r w:rsidRPr="00123177">
              <w:t xml:space="preserve">Validation Rules/ </w:t>
            </w:r>
          </w:p>
          <w:p w14:paraId="35F54035" w14:textId="77777777" w:rsidR="00E5637E" w:rsidRPr="00123177" w:rsidRDefault="00E5637E" w:rsidP="00E5637E">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1A7E16" w14:textId="78DDBDD5" w:rsidR="00E5637E" w:rsidRPr="00123177" w:rsidRDefault="00E5637E" w:rsidP="00E5637E">
            <w:pPr>
              <w:pStyle w:val="TableText"/>
              <w:snapToGrid w:val="0"/>
              <w:rPr>
                <w:rFonts w:eastAsia="Arial"/>
                <w:color w:val="000000" w:themeColor="text1"/>
              </w:rPr>
            </w:pPr>
            <w:r w:rsidRPr="00123177">
              <w:rPr>
                <w:rFonts w:eastAsia="Arial"/>
                <w:color w:val="000000" w:themeColor="text1"/>
              </w:rPr>
              <w:t>Verify that HVDCDC shall enter into sleep state which can be monitored on serial console.</w:t>
            </w:r>
          </w:p>
          <w:p w14:paraId="347E55AD" w14:textId="09640C21" w:rsidR="00E5637E" w:rsidRPr="00123177" w:rsidRDefault="00E5637E" w:rsidP="00E5637E">
            <w:pPr>
              <w:pStyle w:val="TableText"/>
              <w:snapToGrid w:val="0"/>
              <w:rPr>
                <w:i/>
                <w:iCs/>
              </w:rPr>
            </w:pPr>
            <w:r w:rsidRPr="00123177">
              <w:rPr>
                <w:rFonts w:eastAsia="Arial"/>
                <w:color w:val="000000" w:themeColor="text1"/>
              </w:rPr>
              <w:t>Verify that the current consumption is reduced on DSO or DMM.</w:t>
            </w:r>
          </w:p>
        </w:tc>
      </w:tr>
      <w:tr w:rsidR="00B844C9" w:rsidRPr="00123177" w14:paraId="4214E5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AF6FCF" w14:textId="77777777" w:rsidR="00B844C9" w:rsidRPr="00123177" w:rsidRDefault="00B844C9"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61194F" w14:textId="77777777" w:rsidR="00B844C9" w:rsidRPr="00123177" w:rsidRDefault="00B844C9" w:rsidP="00535342">
            <w:pPr>
              <w:pStyle w:val="TableText"/>
              <w:snapToGrid w:val="0"/>
            </w:pPr>
            <w:r w:rsidRPr="00123177">
              <w:rPr>
                <w:szCs w:val="20"/>
              </w:rPr>
              <w:t>Constraints is not applicable.</w:t>
            </w:r>
          </w:p>
        </w:tc>
      </w:tr>
      <w:tr w:rsidR="00B844C9" w:rsidRPr="00123177" w14:paraId="37BA8F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C7B8CF" w14:textId="77777777" w:rsidR="00B844C9" w:rsidRPr="00123177" w:rsidRDefault="00B844C9"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09A2E2" w14:textId="77777777" w:rsidR="00B844C9" w:rsidRPr="00123177" w:rsidRDefault="00B844C9" w:rsidP="00535342">
            <w:pPr>
              <w:pStyle w:val="TableText"/>
              <w:snapToGrid w:val="0"/>
            </w:pPr>
            <w:r w:rsidRPr="00123177">
              <w:rPr>
                <w:szCs w:val="20"/>
              </w:rPr>
              <w:t>No effects on other system</w:t>
            </w:r>
          </w:p>
        </w:tc>
      </w:tr>
      <w:tr w:rsidR="00B844C9" w:rsidRPr="00123177" w14:paraId="1BE21EA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106124" w14:textId="77777777" w:rsidR="00B844C9" w:rsidRPr="00123177" w:rsidRDefault="00B844C9" w:rsidP="00535342">
            <w:pPr>
              <w:pStyle w:val="TableText"/>
              <w:snapToGrid w:val="0"/>
            </w:pPr>
            <w:r w:rsidRPr="00123177">
              <w:t>Testability with respect to test environment</w:t>
            </w:r>
          </w:p>
          <w:p w14:paraId="0E6B5841" w14:textId="77777777" w:rsidR="00B844C9" w:rsidRPr="00123177" w:rsidRDefault="00B844C9" w:rsidP="00535342">
            <w:pPr>
              <w:pStyle w:val="TableText"/>
            </w:pPr>
            <w:r w:rsidRPr="00123177">
              <w:t>(Yes/No)</w:t>
            </w:r>
          </w:p>
          <w:p w14:paraId="4725759A" w14:textId="77777777" w:rsidR="00B844C9" w:rsidRPr="00123177" w:rsidRDefault="00B844C9"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1D736F" w14:textId="77777777" w:rsidR="00B844C9" w:rsidRPr="00123177" w:rsidRDefault="00B844C9" w:rsidP="00535342">
            <w:pPr>
              <w:pStyle w:val="TableText"/>
              <w:snapToGrid w:val="0"/>
            </w:pPr>
            <w:r w:rsidRPr="00123177">
              <w:t>YES</w:t>
            </w:r>
          </w:p>
        </w:tc>
      </w:tr>
      <w:tr w:rsidR="00B844C9" w:rsidRPr="00123177" w14:paraId="61ADE1B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BF92EA" w14:textId="77777777" w:rsidR="00B844C9" w:rsidRPr="00123177" w:rsidRDefault="00B844C9" w:rsidP="00535342">
            <w:pPr>
              <w:pStyle w:val="TableText"/>
              <w:snapToGrid w:val="0"/>
            </w:pPr>
            <w:r w:rsidRPr="00123177">
              <w:t>Feasible within project constraints</w:t>
            </w:r>
          </w:p>
          <w:p w14:paraId="6C73F119" w14:textId="77777777" w:rsidR="00B844C9" w:rsidRPr="00123177" w:rsidRDefault="00B844C9" w:rsidP="00535342">
            <w:pPr>
              <w:pStyle w:val="TableText"/>
              <w:snapToGrid w:val="0"/>
            </w:pPr>
            <w:r w:rsidRPr="00123177">
              <w:t>(Yes/No)</w:t>
            </w:r>
          </w:p>
          <w:p w14:paraId="36F540F9" w14:textId="77777777" w:rsidR="00B844C9" w:rsidRPr="00123177" w:rsidRDefault="00B844C9"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CA51B7" w14:textId="77777777" w:rsidR="00B844C9" w:rsidRPr="00123177" w:rsidRDefault="00B844C9" w:rsidP="00535342">
            <w:pPr>
              <w:pStyle w:val="TableText"/>
              <w:snapToGrid w:val="0"/>
            </w:pPr>
            <w:r w:rsidRPr="00123177">
              <w:t>YES</w:t>
            </w:r>
          </w:p>
        </w:tc>
      </w:tr>
      <w:tr w:rsidR="00B844C9" w:rsidRPr="00123177" w14:paraId="130B147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B8728E" w14:textId="77777777" w:rsidR="00B844C9" w:rsidRPr="00123177" w:rsidRDefault="00B844C9" w:rsidP="00535342">
            <w:pPr>
              <w:pStyle w:val="TableText"/>
              <w:snapToGrid w:val="0"/>
            </w:pPr>
            <w:r w:rsidRPr="00123177">
              <w:t>Critical</w:t>
            </w:r>
          </w:p>
          <w:p w14:paraId="4D0FAC51" w14:textId="77777777" w:rsidR="00B844C9" w:rsidRPr="00123177" w:rsidRDefault="00B844C9"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528D7E" w14:textId="77777777" w:rsidR="00B844C9" w:rsidRPr="00123177" w:rsidRDefault="00B844C9" w:rsidP="00535342">
            <w:pPr>
              <w:pStyle w:val="TableText"/>
              <w:snapToGrid w:val="0"/>
            </w:pPr>
            <w:r w:rsidRPr="00123177">
              <w:t>YES</w:t>
            </w:r>
          </w:p>
        </w:tc>
      </w:tr>
      <w:tr w:rsidR="00B844C9" w:rsidRPr="00123177" w14:paraId="3796D0D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1CA5BF" w14:textId="77777777" w:rsidR="00B844C9" w:rsidRPr="00123177" w:rsidRDefault="00B844C9"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0F50AE" w14:textId="77777777" w:rsidR="00B844C9" w:rsidRPr="00123177" w:rsidRDefault="00B844C9" w:rsidP="00535342">
            <w:pPr>
              <w:pStyle w:val="TableText"/>
              <w:snapToGrid w:val="0"/>
            </w:pPr>
            <w:r w:rsidRPr="00123177">
              <w:t>Acceptance Criteria for this requirement should be as per SECTION-6 ACCEPTANCE CRITERIA</w:t>
            </w:r>
          </w:p>
        </w:tc>
      </w:tr>
    </w:tbl>
    <w:p w14:paraId="2FD6B9B3" w14:textId="77777777" w:rsidR="00B844C9" w:rsidRDefault="00B844C9" w:rsidP="00B844C9">
      <w:pPr>
        <w:rPr>
          <w:szCs w:val="20"/>
        </w:rPr>
      </w:pPr>
    </w:p>
    <w:p w14:paraId="78DB33E5" w14:textId="77777777" w:rsidR="00DF18D2" w:rsidRPr="00123177" w:rsidRDefault="00DF18D2" w:rsidP="00A55B53">
      <w:pPr>
        <w:rPr>
          <w:szCs w:val="20"/>
        </w:rPr>
      </w:pPr>
    </w:p>
    <w:p w14:paraId="575758D9" w14:textId="77777777" w:rsidR="00A55B53" w:rsidRPr="00123177" w:rsidRDefault="00A55B53" w:rsidP="00A55B53">
      <w:pPr>
        <w:pStyle w:val="Heading5"/>
        <w:rPr>
          <w:sz w:val="20"/>
          <w:szCs w:val="20"/>
        </w:rPr>
      </w:pPr>
      <w:r w:rsidRPr="00123177">
        <w:rPr>
          <w:rFonts w:eastAsia="Arial"/>
          <w:sz w:val="20"/>
          <w:szCs w:val="20"/>
        </w:rPr>
        <w:t xml:space="preserve">Transition requirement to </w:t>
      </w:r>
      <w:r w:rsidRPr="00123177">
        <w:rPr>
          <w:rFonts w:eastAsia="Arial"/>
          <w:color w:val="000000" w:themeColor="text1"/>
          <w:sz w:val="20"/>
          <w:szCs w:val="20"/>
        </w:rPr>
        <w:t>“check_precharge_ctt_open” upon entering the "Faulty" state</w:t>
      </w:r>
      <w:r w:rsidRPr="00123177">
        <w:rPr>
          <w:rFonts w:eastAsia="Arial"/>
          <w:sz w:val="20"/>
          <w:szCs w:val="20"/>
        </w:rPr>
        <w:t>.</w:t>
      </w:r>
    </w:p>
    <w:p w14:paraId="4CF85AA4" w14:textId="77777777" w:rsidR="00A55B53" w:rsidRPr="00123177" w:rsidRDefault="00A55B53" w:rsidP="00A55B53"/>
    <w:tbl>
      <w:tblPr>
        <w:tblW w:w="9518" w:type="dxa"/>
        <w:tblInd w:w="108" w:type="dxa"/>
        <w:tblLayout w:type="fixed"/>
        <w:tblLook w:val="0000" w:firstRow="0" w:lastRow="0" w:firstColumn="0" w:lastColumn="0" w:noHBand="0" w:noVBand="0"/>
      </w:tblPr>
      <w:tblGrid>
        <w:gridCol w:w="1920"/>
        <w:gridCol w:w="7598"/>
      </w:tblGrid>
      <w:tr w:rsidR="00A55B53" w:rsidRPr="00123177" w14:paraId="094DE7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EBA2F4D"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7B5821F" w14:textId="77777777" w:rsidR="00A55B53" w:rsidRPr="00123177" w:rsidRDefault="00A55B53" w:rsidP="00535342">
            <w:pPr>
              <w:pStyle w:val="TableColumnTitle"/>
              <w:snapToGrid w:val="0"/>
            </w:pPr>
            <w:r w:rsidRPr="00123177">
              <w:t>Description</w:t>
            </w:r>
          </w:p>
        </w:tc>
      </w:tr>
      <w:tr w:rsidR="00A55B53" w:rsidRPr="00123177" w14:paraId="7E06118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CC49B7F"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E0FEE" w14:textId="77777777" w:rsidR="00A55B53" w:rsidRPr="00123177" w:rsidRDefault="00A55B53" w:rsidP="00535342">
            <w:pPr>
              <w:snapToGrid w:val="0"/>
            </w:pPr>
            <w:r w:rsidRPr="00123177">
              <w:rPr>
                <w:rFonts w:eastAsia="Arial"/>
                <w:color w:val="000000" w:themeColor="text1"/>
              </w:rPr>
              <w:t>SWRS_APP_STATE_21</w:t>
            </w:r>
          </w:p>
        </w:tc>
      </w:tr>
      <w:tr w:rsidR="00A55B53" w:rsidRPr="00123177" w14:paraId="569528D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9DB2975"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2370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SDS-HVDCDC-317</w:t>
            </w:r>
          </w:p>
        </w:tc>
      </w:tr>
      <w:tr w:rsidR="00A55B53" w:rsidRPr="00123177" w14:paraId="3FBD8F1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34C5CCE"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1141E" w14:textId="77777777" w:rsidR="00A55B53" w:rsidRPr="00123177" w:rsidRDefault="00A55B53" w:rsidP="00535342">
            <w:pPr>
              <w:pStyle w:val="TableText"/>
              <w:snapToGrid w:val="0"/>
            </w:pPr>
            <w:r w:rsidRPr="00123177">
              <w:t>B-Sample/PF2.0</w:t>
            </w:r>
          </w:p>
        </w:tc>
      </w:tr>
      <w:tr w:rsidR="00A55B53" w:rsidRPr="00123177" w14:paraId="6ADAEE6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627A7DE" w14:textId="77777777" w:rsidR="00A55B53" w:rsidRPr="00123177" w:rsidRDefault="00A55B53" w:rsidP="00535342">
            <w:pPr>
              <w:pStyle w:val="TableText"/>
              <w:snapToGrid w:val="0"/>
              <w:rPr>
                <w:vertAlign w:val="superscript"/>
              </w:rPr>
            </w:pPr>
            <w:r w:rsidRPr="00123177">
              <w:lastRenderedPageBreak/>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5FDE2C"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transit to “check_precharge_ctt_open” upon entering the "Faulty" state</w:t>
            </w:r>
          </w:p>
        </w:tc>
      </w:tr>
      <w:tr w:rsidR="00A55B53" w:rsidRPr="00123177" w14:paraId="7E242A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F832D7"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C34B15"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4D4CDE0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80B5AA"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C62A2E"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29EC5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EDCE85"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18707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The HVDCDC</w:t>
            </w:r>
            <w:r w:rsidRPr="00123177">
              <w:t xml:space="preserve"> shall start transitioning to state “Faulty” once meets the conditions mentioned in “Process” Section</w:t>
            </w:r>
          </w:p>
        </w:tc>
      </w:tr>
      <w:tr w:rsidR="00A55B53" w:rsidRPr="00123177" w14:paraId="69D053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FBF0FA"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5876B2"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rPr>
              <w:t>The HVDCDC</w:t>
            </w:r>
            <w:r w:rsidRPr="00123177">
              <w:rPr>
                <w:rFonts w:eastAsia="Arial"/>
                <w:color w:val="000000" w:themeColor="text1"/>
                <w:szCs w:val="20"/>
              </w:rPr>
              <w:t xml:space="preserve"> transitioned the state to “Faulty”.</w:t>
            </w:r>
          </w:p>
          <w:p w14:paraId="3FCE5644" w14:textId="77777777" w:rsidR="00A55B53" w:rsidRPr="00123177" w:rsidRDefault="00A55B53" w:rsidP="00535342">
            <w:pPr>
              <w:pStyle w:val="TableText"/>
              <w:snapToGrid w:val="0"/>
            </w:pPr>
            <w:r w:rsidRPr="00123177">
              <w:rPr>
                <w:rFonts w:eastAsia="Arial"/>
                <w:color w:val="000000" w:themeColor="text1"/>
              </w:rPr>
              <w:t>The HVDCDC shall set NHVDCDCStatusDebug = 0x12 "Faulty_CheckPreChargeCtt".</w:t>
            </w:r>
          </w:p>
        </w:tc>
      </w:tr>
      <w:tr w:rsidR="00A55B53" w:rsidRPr="00123177" w14:paraId="560BD3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111BEE"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697398" w14:textId="77777777" w:rsidR="00A55B53" w:rsidRPr="00123177" w:rsidRDefault="00A55B53" w:rsidP="00535342">
            <w:pPr>
              <w:rPr>
                <w:szCs w:val="20"/>
              </w:rPr>
            </w:pPr>
            <w:r w:rsidRPr="00123177">
              <w:rPr>
                <w:szCs w:val="20"/>
              </w:rPr>
              <w:t>1. On the power board connect connect TP411 to GND</w:t>
            </w:r>
            <w:r w:rsidRPr="00123177">
              <w:rPr>
                <w:szCs w:val="20"/>
              </w:rPr>
              <w:br/>
              <w:t>2. Send CAN signal NHVDCDCCommand @ EDSU_HVDCDC_Cmd message as 0x02 ("Safe State") via CAN interface to HVDCDC application</w:t>
            </w:r>
          </w:p>
          <w:p w14:paraId="3F846B0E" w14:textId="77777777" w:rsidR="00A55B53" w:rsidRPr="00123177" w:rsidRDefault="00A55B53" w:rsidP="00535342">
            <w:pPr>
              <w:pStyle w:val="TableText"/>
              <w:snapToGrid w:val="0"/>
              <w:rPr>
                <w:rStyle w:val="normaltextrun"/>
              </w:rPr>
            </w:pPr>
          </w:p>
        </w:tc>
      </w:tr>
      <w:tr w:rsidR="00A55B53" w:rsidRPr="00123177" w14:paraId="3BCCF2B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CEDF48"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88402" w14:textId="77777777" w:rsidR="00A55B53" w:rsidRPr="00123177" w:rsidRDefault="00A55B53" w:rsidP="00535342">
            <w:pPr>
              <w:pStyle w:val="TableText"/>
              <w:snapToGrid w:val="0"/>
            </w:pPr>
            <w:r w:rsidRPr="00123177">
              <w:t>No such mandatory fields is applicable.</w:t>
            </w:r>
          </w:p>
        </w:tc>
      </w:tr>
      <w:tr w:rsidR="00A55B53" w:rsidRPr="00123177" w14:paraId="169428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87C327"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56735B" w14:textId="77777777" w:rsidR="00A55B53" w:rsidRPr="00123177" w:rsidRDefault="00A55B53" w:rsidP="00535342">
            <w:pPr>
              <w:pStyle w:val="TableText"/>
              <w:snapToGrid w:val="0"/>
            </w:pPr>
            <w:r w:rsidRPr="00123177">
              <w:t>NHVDCDCStatus = 0x1, NHVDCDCStatus = 0x6, NHVDCDCFault = 0x0.</w:t>
            </w:r>
          </w:p>
        </w:tc>
      </w:tr>
      <w:tr w:rsidR="00A55B53" w:rsidRPr="00123177" w14:paraId="30C6D5B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ED0F0B"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6EE0A"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5A9ED1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00BBE5"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351CCD" w14:textId="77777777" w:rsidR="00A55B53" w:rsidRPr="00123177" w:rsidRDefault="00A55B53" w:rsidP="00535342">
            <w:pPr>
              <w:pStyle w:val="TableText"/>
              <w:snapToGrid w:val="0"/>
            </w:pPr>
            <w:r w:rsidRPr="00123177">
              <w:t>NA</w:t>
            </w:r>
          </w:p>
        </w:tc>
      </w:tr>
      <w:tr w:rsidR="00A55B53" w:rsidRPr="00123177" w14:paraId="1566E7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E3331D"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2C9542"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2097C63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DA99F3"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50D8BF"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34C6D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9C19F9"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9D582B" w14:textId="77777777" w:rsidR="00A55B53" w:rsidRPr="00123177" w:rsidRDefault="00A55B53" w:rsidP="00535342">
            <w:pPr>
              <w:pStyle w:val="TableText"/>
            </w:pPr>
            <w:r w:rsidRPr="00123177">
              <w:rPr>
                <w:szCs w:val="20"/>
              </w:rPr>
              <w:t>Data rate is not applicable.</w:t>
            </w:r>
          </w:p>
        </w:tc>
      </w:tr>
      <w:tr w:rsidR="00A55B53" w:rsidRPr="00123177" w14:paraId="52D698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0E8F31"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98252A"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F2E182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9F4AE1"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84439"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263B10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62252F" w14:textId="77777777" w:rsidR="00A55B53" w:rsidRPr="00123177" w:rsidRDefault="00A55B53" w:rsidP="00535342">
            <w:pPr>
              <w:pStyle w:val="TableText"/>
              <w:snapToGrid w:val="0"/>
            </w:pPr>
            <w:r w:rsidRPr="00123177">
              <w:t xml:space="preserve">Validation Rules/ </w:t>
            </w:r>
          </w:p>
          <w:p w14:paraId="7E391D57"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27855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732783A" w14:textId="77777777" w:rsidR="00A55B53" w:rsidRPr="00123177" w:rsidRDefault="00A55B53" w:rsidP="00535342">
            <w:pPr>
              <w:pStyle w:val="TableText"/>
              <w:snapToGrid w:val="0"/>
              <w:rPr>
                <w:i/>
                <w:iCs/>
              </w:rPr>
            </w:pPr>
            <w:r w:rsidRPr="00123177">
              <w:t>The HVHVDCDC shall set NHVDCDCStatusDebug = 0x12.</w:t>
            </w:r>
          </w:p>
        </w:tc>
      </w:tr>
      <w:tr w:rsidR="00A55B53" w:rsidRPr="00123177" w14:paraId="3B86FF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E2B6E8"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8FBE5F" w14:textId="77777777" w:rsidR="00A55B53" w:rsidRPr="00123177" w:rsidRDefault="00A55B53" w:rsidP="00535342">
            <w:pPr>
              <w:pStyle w:val="TableText"/>
              <w:snapToGrid w:val="0"/>
            </w:pPr>
            <w:r w:rsidRPr="00123177">
              <w:rPr>
                <w:szCs w:val="20"/>
              </w:rPr>
              <w:t>Constraints is not applicable.</w:t>
            </w:r>
          </w:p>
        </w:tc>
      </w:tr>
      <w:tr w:rsidR="00A55B53" w:rsidRPr="00123177" w14:paraId="1A969A1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F38CEF"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2864A" w14:textId="77777777" w:rsidR="00A55B53" w:rsidRPr="00123177" w:rsidRDefault="00A55B53" w:rsidP="00535342">
            <w:pPr>
              <w:pStyle w:val="TableText"/>
              <w:snapToGrid w:val="0"/>
            </w:pPr>
            <w:r w:rsidRPr="00123177">
              <w:rPr>
                <w:szCs w:val="20"/>
              </w:rPr>
              <w:t>No effects on other system</w:t>
            </w:r>
          </w:p>
        </w:tc>
      </w:tr>
      <w:tr w:rsidR="00A55B53" w:rsidRPr="00123177" w14:paraId="69568E1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A1B8E6" w14:textId="77777777" w:rsidR="00A55B53" w:rsidRPr="00123177" w:rsidRDefault="00A55B53" w:rsidP="00535342">
            <w:pPr>
              <w:pStyle w:val="TableText"/>
              <w:snapToGrid w:val="0"/>
            </w:pPr>
            <w:r w:rsidRPr="00123177">
              <w:lastRenderedPageBreak/>
              <w:t>Testability with respect to test environment</w:t>
            </w:r>
          </w:p>
          <w:p w14:paraId="3D3F1BE8" w14:textId="77777777" w:rsidR="00A55B53" w:rsidRPr="00123177" w:rsidRDefault="00A55B53" w:rsidP="00535342">
            <w:pPr>
              <w:pStyle w:val="TableText"/>
            </w:pPr>
            <w:r w:rsidRPr="00123177">
              <w:t>(Yes/No)</w:t>
            </w:r>
          </w:p>
          <w:p w14:paraId="391E70A5"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D429DB" w14:textId="77777777" w:rsidR="00A55B53" w:rsidRPr="00123177" w:rsidRDefault="00A55B53" w:rsidP="00535342">
            <w:pPr>
              <w:pStyle w:val="TableText"/>
              <w:snapToGrid w:val="0"/>
            </w:pPr>
            <w:r w:rsidRPr="00123177">
              <w:t>YES</w:t>
            </w:r>
          </w:p>
        </w:tc>
      </w:tr>
      <w:tr w:rsidR="00A55B53" w:rsidRPr="00123177" w14:paraId="3B7C71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954EBD" w14:textId="77777777" w:rsidR="00A55B53" w:rsidRPr="00123177" w:rsidRDefault="00A55B53" w:rsidP="00535342">
            <w:pPr>
              <w:pStyle w:val="TableText"/>
              <w:snapToGrid w:val="0"/>
            </w:pPr>
            <w:r w:rsidRPr="00123177">
              <w:t>Feasible within project constraints</w:t>
            </w:r>
          </w:p>
          <w:p w14:paraId="52FA6859" w14:textId="77777777" w:rsidR="00A55B53" w:rsidRPr="00123177" w:rsidRDefault="00A55B53" w:rsidP="00535342">
            <w:pPr>
              <w:pStyle w:val="TableText"/>
              <w:snapToGrid w:val="0"/>
            </w:pPr>
            <w:r w:rsidRPr="00123177">
              <w:t>(Yes/No)</w:t>
            </w:r>
          </w:p>
          <w:p w14:paraId="6B82074E"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5F2788" w14:textId="77777777" w:rsidR="00A55B53" w:rsidRPr="00123177" w:rsidRDefault="00A55B53" w:rsidP="00535342">
            <w:pPr>
              <w:pStyle w:val="TableText"/>
              <w:snapToGrid w:val="0"/>
            </w:pPr>
            <w:r w:rsidRPr="00123177">
              <w:t>YES</w:t>
            </w:r>
          </w:p>
        </w:tc>
      </w:tr>
      <w:tr w:rsidR="00A55B53" w:rsidRPr="00123177" w14:paraId="65AFF3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14BD7F" w14:textId="77777777" w:rsidR="00A55B53" w:rsidRPr="00123177" w:rsidRDefault="00A55B53" w:rsidP="00535342">
            <w:pPr>
              <w:pStyle w:val="TableText"/>
              <w:snapToGrid w:val="0"/>
            </w:pPr>
            <w:r w:rsidRPr="00123177">
              <w:t>Critical</w:t>
            </w:r>
          </w:p>
          <w:p w14:paraId="26B66F08"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CE3ABB" w14:textId="77777777" w:rsidR="00A55B53" w:rsidRPr="00123177" w:rsidRDefault="00A55B53" w:rsidP="00535342">
            <w:pPr>
              <w:pStyle w:val="TableText"/>
              <w:snapToGrid w:val="0"/>
            </w:pPr>
            <w:r w:rsidRPr="00123177">
              <w:t>YES</w:t>
            </w:r>
          </w:p>
        </w:tc>
      </w:tr>
      <w:tr w:rsidR="00A55B53" w:rsidRPr="00123177" w14:paraId="3556BA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2E66DA"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C8E2A"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B37C10C" w14:textId="77777777" w:rsidR="00A55B53" w:rsidRPr="00123177" w:rsidRDefault="00A55B53" w:rsidP="00A55B53"/>
    <w:p w14:paraId="04F5C59A" w14:textId="77777777" w:rsidR="00A55B53" w:rsidRPr="00123177" w:rsidRDefault="00A55B53" w:rsidP="00A55B53">
      <w:pPr>
        <w:rPr>
          <w:szCs w:val="20"/>
        </w:rPr>
      </w:pPr>
    </w:p>
    <w:p w14:paraId="63AA490F" w14:textId="77777777" w:rsidR="00A55B53" w:rsidRPr="00123177" w:rsidRDefault="00A55B53" w:rsidP="00A55B53">
      <w:pPr>
        <w:pStyle w:val="Heading5"/>
        <w:rPr>
          <w:sz w:val="20"/>
          <w:szCs w:val="20"/>
        </w:rPr>
      </w:pPr>
      <w:r w:rsidRPr="00123177">
        <w:rPr>
          <w:rFonts w:eastAsia="Arial"/>
          <w:color w:val="000000" w:themeColor="text1"/>
          <w:sz w:val="20"/>
          <w:szCs w:val="20"/>
        </w:rPr>
        <w:t>Pre-charge contactor control requirement</w:t>
      </w:r>
      <w:r w:rsidRPr="00123177">
        <w:rPr>
          <w:rFonts w:eastAsia="Arial"/>
          <w:sz w:val="20"/>
          <w:szCs w:val="20"/>
        </w:rPr>
        <w:t>.</w:t>
      </w:r>
    </w:p>
    <w:p w14:paraId="16C1B36C" w14:textId="77777777" w:rsidR="00A55B53" w:rsidRPr="00123177" w:rsidRDefault="00A55B53" w:rsidP="00A55B53"/>
    <w:tbl>
      <w:tblPr>
        <w:tblW w:w="9518" w:type="dxa"/>
        <w:tblInd w:w="108" w:type="dxa"/>
        <w:tblLayout w:type="fixed"/>
        <w:tblLook w:val="0000" w:firstRow="0" w:lastRow="0" w:firstColumn="0" w:lastColumn="0" w:noHBand="0" w:noVBand="0"/>
      </w:tblPr>
      <w:tblGrid>
        <w:gridCol w:w="1920"/>
        <w:gridCol w:w="7598"/>
      </w:tblGrid>
      <w:tr w:rsidR="00A55B53" w:rsidRPr="00123177" w14:paraId="1CAD7C3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00CEA16"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A7D1C25" w14:textId="77777777" w:rsidR="00A55B53" w:rsidRPr="00123177" w:rsidRDefault="00A55B53" w:rsidP="00535342">
            <w:pPr>
              <w:pStyle w:val="TableColumnTitle"/>
              <w:snapToGrid w:val="0"/>
            </w:pPr>
            <w:r w:rsidRPr="00123177">
              <w:t>Description</w:t>
            </w:r>
          </w:p>
        </w:tc>
      </w:tr>
      <w:tr w:rsidR="00A55B53" w:rsidRPr="00123177" w14:paraId="7EA5490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6838D2B"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CB8B21" w14:textId="77777777" w:rsidR="00A55B53" w:rsidRPr="00123177" w:rsidRDefault="00A55B53" w:rsidP="00535342">
            <w:pPr>
              <w:snapToGrid w:val="0"/>
            </w:pPr>
            <w:r w:rsidRPr="00123177">
              <w:rPr>
                <w:rFonts w:eastAsia="Arial"/>
                <w:color w:val="000000" w:themeColor="text1"/>
              </w:rPr>
              <w:t>SWRS_APP_STATE_22</w:t>
            </w:r>
          </w:p>
        </w:tc>
      </w:tr>
      <w:tr w:rsidR="00A55B53" w:rsidRPr="00123177" w14:paraId="3F778C9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5EF7BCB"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6CE41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SDS-HVDCDC-318</w:t>
            </w:r>
          </w:p>
        </w:tc>
      </w:tr>
      <w:tr w:rsidR="00A55B53" w:rsidRPr="00123177" w14:paraId="06C415C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85A54D9"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605A9" w14:textId="77777777" w:rsidR="00A55B53" w:rsidRPr="00123177" w:rsidRDefault="00A55B53" w:rsidP="00535342">
            <w:pPr>
              <w:pStyle w:val="TableText"/>
              <w:snapToGrid w:val="0"/>
            </w:pPr>
            <w:r w:rsidRPr="00123177">
              <w:t>B-Sample/PF2.0</w:t>
            </w:r>
          </w:p>
        </w:tc>
      </w:tr>
      <w:tr w:rsidR="00A55B53" w:rsidRPr="00123177" w14:paraId="6C5C2A7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B83ACF0"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8E3785"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command to open the pre-charge contactor if the check in reports The pre-charge contactor is closed.</w:t>
            </w:r>
          </w:p>
          <w:p w14:paraId="6BF4DC54" w14:textId="77777777" w:rsidR="00A55B53" w:rsidRPr="00123177" w:rsidRDefault="00A55B53" w:rsidP="00535342">
            <w:pPr>
              <w:snapToGrid w:val="0"/>
              <w:rPr>
                <w:rFonts w:eastAsia="Arial"/>
                <w:color w:val="000000" w:themeColor="text1"/>
              </w:rPr>
            </w:pPr>
          </w:p>
          <w:p w14:paraId="2BB57BD3"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set NHVDCDCStatusDebug = 0x13 "Faulty_OpenPreChargeCtt".</w:t>
            </w:r>
          </w:p>
        </w:tc>
      </w:tr>
      <w:tr w:rsidR="00A55B53" w:rsidRPr="00123177" w14:paraId="6BA0B8E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D6D946"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5A2095"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5E1D8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E2B91C"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42165"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C4A105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35415E"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19A31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On the power board connect Pull-Up from TP411 to 5V</w:t>
            </w:r>
          </w:p>
          <w:p w14:paraId="6492916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CAN signal NHVDCDCCommand @ EDSU_HVDCDC_Cmd message as 0x02 ("Safe State") via CAN interface to HVDCDC application.</w:t>
            </w:r>
          </w:p>
          <w:p w14:paraId="65E20E4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Check fault response time from the time when the system transits to "Open_PreCharge_Ctt" to the time when the level 2 fault is raised.</w:t>
            </w:r>
          </w:p>
        </w:tc>
      </w:tr>
      <w:tr w:rsidR="00A55B53" w:rsidRPr="00123177" w14:paraId="66C1E5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62621B"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5A60A1" w14:textId="77777777" w:rsidR="00A55B53" w:rsidRPr="00123177" w:rsidRDefault="00A55B53" w:rsidP="00535342">
            <w:pPr>
              <w:pStyle w:val="TableText"/>
              <w:snapToGrid w:val="0"/>
              <w:rPr>
                <w:rStyle w:val="ui-provider"/>
              </w:rPr>
            </w:pPr>
            <w:r w:rsidRPr="00123177">
              <w:rPr>
                <w:rStyle w:val="ui-provider"/>
              </w:rPr>
              <w:t>Application shall provide CAN messages status as below,</w:t>
            </w:r>
            <w:r w:rsidRPr="00123177">
              <w:br/>
            </w:r>
            <w:r w:rsidRPr="00123177">
              <w:rPr>
                <w:rStyle w:val="ui-provider"/>
              </w:rPr>
              <w:t>NHVDCDCStatus @ HVDCDC_Status1 is set to 0x6 ("Faulty")</w:t>
            </w:r>
          </w:p>
          <w:p w14:paraId="2B39CA85" w14:textId="77777777" w:rsidR="00A55B53" w:rsidRPr="00123177" w:rsidRDefault="00A55B53" w:rsidP="00535342">
            <w:pPr>
              <w:pStyle w:val="TableText"/>
              <w:snapToGrid w:val="0"/>
              <w:rPr>
                <w:rStyle w:val="ui-provider"/>
              </w:rPr>
            </w:pPr>
            <w:r w:rsidRPr="00123177">
              <w:rPr>
                <w:rStyle w:val="ui-provider"/>
              </w:rPr>
              <w:t>NHVDCDCStatusDebug @ HVDCDC_Debug is set to 0x13 ("Faulty_OpenPreChargeCt")</w:t>
            </w:r>
          </w:p>
          <w:p w14:paraId="631B1579" w14:textId="77777777" w:rsidR="00A55B53" w:rsidRPr="00123177" w:rsidRDefault="00A55B53" w:rsidP="00535342">
            <w:pPr>
              <w:pStyle w:val="TableText"/>
              <w:snapToGrid w:val="0"/>
              <w:rPr>
                <w:rStyle w:val="ui-provider"/>
              </w:rPr>
            </w:pPr>
          </w:p>
          <w:p w14:paraId="2113B5E6" w14:textId="77777777" w:rsidR="00A55B53" w:rsidRPr="00123177" w:rsidRDefault="00A55B53" w:rsidP="00535342">
            <w:pPr>
              <w:pStyle w:val="TableText"/>
              <w:snapToGrid w:val="0"/>
              <w:rPr>
                <w:rStyle w:val="ui-provider"/>
              </w:rPr>
            </w:pPr>
            <w:r w:rsidRPr="00123177">
              <w:rPr>
                <w:rStyle w:val="ui-provider"/>
              </w:rPr>
              <w:t>HVDCDC_PED_pin_sts @ HVDCDCPin_sts is set to 1 ("Enable").</w:t>
            </w:r>
          </w:p>
          <w:p w14:paraId="0C360476" w14:textId="77777777" w:rsidR="00A55B53" w:rsidRPr="00123177" w:rsidRDefault="00A55B53" w:rsidP="00535342">
            <w:pPr>
              <w:pStyle w:val="TableText"/>
              <w:snapToGrid w:val="0"/>
              <w:rPr>
                <w:rStyle w:val="ui-provider"/>
              </w:rPr>
            </w:pPr>
          </w:p>
          <w:p w14:paraId="0F55D66C" w14:textId="77777777" w:rsidR="00A55B53" w:rsidRPr="00123177" w:rsidRDefault="00A55B53" w:rsidP="00535342">
            <w:pPr>
              <w:pStyle w:val="TableText"/>
              <w:snapToGrid w:val="0"/>
              <w:rPr>
                <w:rStyle w:val="ui-provider"/>
              </w:rPr>
            </w:pPr>
            <w:r w:rsidRPr="00123177">
              <w:rPr>
                <w:rStyle w:val="ui-provider"/>
              </w:rPr>
              <w:t>NHVDCDCFault @ HVDCDC_Status1 is equal to 0x3 (“level 2")</w:t>
            </w:r>
          </w:p>
          <w:p w14:paraId="6B0F9F82" w14:textId="77777777" w:rsidR="00A55B53" w:rsidRPr="00123177" w:rsidRDefault="00A55B53" w:rsidP="00535342">
            <w:pPr>
              <w:pStyle w:val="TableText"/>
              <w:snapToGrid w:val="0"/>
              <w:rPr>
                <w:rStyle w:val="ui-provider"/>
              </w:rPr>
            </w:pPr>
            <w:r w:rsidRPr="00123177">
              <w:rPr>
                <w:rStyle w:val="ui-provider"/>
              </w:rPr>
              <w:t>NHVDCDCFaultID @ HVDCDC_Debug_PDU is equal to 0x1A(26) after the fault response time of 200ms.</w:t>
            </w:r>
          </w:p>
          <w:p w14:paraId="516739DC" w14:textId="77777777" w:rsidR="00A55B53" w:rsidRPr="00123177" w:rsidRDefault="00A55B53" w:rsidP="00535342">
            <w:pPr>
              <w:pStyle w:val="TableText"/>
              <w:snapToGrid w:val="0"/>
              <w:rPr>
                <w:rStyle w:val="ui-provider"/>
              </w:rPr>
            </w:pPr>
          </w:p>
          <w:p w14:paraId="00237BAD" w14:textId="77777777" w:rsidR="00A55B53" w:rsidRPr="00123177" w:rsidRDefault="00A55B53" w:rsidP="00535342">
            <w:pPr>
              <w:pStyle w:val="TableText"/>
              <w:snapToGrid w:val="0"/>
              <w:rPr>
                <w:rStyle w:val="ui-provider"/>
              </w:rPr>
            </w:pPr>
            <w:r w:rsidRPr="00123177">
              <w:rPr>
                <w:rStyle w:val="ui-provider"/>
              </w:rPr>
              <w:t>NHVDCDCStatus @ HVDCDC_Status1 is set to 0x7 ("PowerDown_Safe_State_NHVDCDCStatus_NW")</w:t>
            </w:r>
          </w:p>
          <w:p w14:paraId="6C4C4BA6" w14:textId="77777777" w:rsidR="00A55B53" w:rsidRPr="00123177" w:rsidRDefault="00A55B53" w:rsidP="00535342">
            <w:pPr>
              <w:pStyle w:val="TableText"/>
              <w:snapToGrid w:val="0"/>
              <w:rPr>
                <w:rStyle w:val="ui-provider"/>
              </w:rPr>
            </w:pPr>
            <w:r w:rsidRPr="00123177">
              <w:rPr>
                <w:rStyle w:val="ui-provider"/>
              </w:rPr>
              <w:t>NHVDCDCStatusDebug @ HVDCDC_Debug is set to 0x11 ("PowerDown_Safe_State")</w:t>
            </w:r>
          </w:p>
          <w:p w14:paraId="45FF1B2A" w14:textId="77777777" w:rsidR="00A55B53" w:rsidRPr="00123177" w:rsidRDefault="00A55B53" w:rsidP="00535342">
            <w:pPr>
              <w:pStyle w:val="TableText"/>
              <w:snapToGrid w:val="0"/>
              <w:ind w:left="720"/>
            </w:pPr>
          </w:p>
        </w:tc>
      </w:tr>
      <w:tr w:rsidR="00A55B53" w:rsidRPr="00123177" w14:paraId="48A201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9C0D54"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B81246" w14:textId="77777777" w:rsidR="00A55B53" w:rsidRPr="00123177" w:rsidRDefault="00A55B53" w:rsidP="00535342">
            <w:pPr>
              <w:pStyle w:val="TableText"/>
              <w:snapToGrid w:val="0"/>
              <w:rPr>
                <w:rStyle w:val="normaltextrun"/>
              </w:rPr>
            </w:pPr>
            <w:r w:rsidRPr="00123177">
              <w:rPr>
                <w:rStyle w:val="normaltextrun"/>
              </w:rPr>
              <w:t>The HVDCDC application shall transits to substate "Faulty_PowerDn_SafeState" from substate “Open_PreCharge_Ctt” of the “Faulty” state when the precharge contractor is confirmed to be closed.</w:t>
            </w:r>
          </w:p>
        </w:tc>
      </w:tr>
      <w:tr w:rsidR="00A55B53" w:rsidRPr="00123177" w14:paraId="0B3B652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22CE27"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4B63AA" w14:textId="77777777" w:rsidR="00A55B53" w:rsidRPr="00123177" w:rsidRDefault="00A55B53" w:rsidP="00535342">
            <w:pPr>
              <w:pStyle w:val="TableText"/>
              <w:snapToGrid w:val="0"/>
            </w:pPr>
            <w:r w:rsidRPr="00123177">
              <w:t>No such mandatory fields is applicable.</w:t>
            </w:r>
          </w:p>
        </w:tc>
      </w:tr>
      <w:tr w:rsidR="00A55B53" w:rsidRPr="00123177" w14:paraId="06858A4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A3338D"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FD612C" w14:textId="77777777" w:rsidR="00A55B53" w:rsidRPr="00123177" w:rsidRDefault="00A55B53" w:rsidP="00535342">
            <w:pPr>
              <w:pStyle w:val="TableText"/>
              <w:snapToGrid w:val="0"/>
            </w:pPr>
            <w:r w:rsidRPr="00123177">
              <w:t>NHVDCDCStatus = 6, NHVDCDCStatusDebug = 13.</w:t>
            </w:r>
          </w:p>
        </w:tc>
      </w:tr>
      <w:tr w:rsidR="00A55B53" w:rsidRPr="00123177" w14:paraId="390719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15F0F0"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C8F90D"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71AC51E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57E8F3"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09B8E" w14:textId="77777777" w:rsidR="00A55B53" w:rsidRPr="00123177" w:rsidRDefault="00A55B53" w:rsidP="00535342">
            <w:pPr>
              <w:pStyle w:val="TableText"/>
              <w:snapToGrid w:val="0"/>
            </w:pPr>
            <w:r w:rsidRPr="00123177">
              <w:t>NA</w:t>
            </w:r>
          </w:p>
        </w:tc>
      </w:tr>
      <w:tr w:rsidR="00A55B53" w:rsidRPr="00123177" w14:paraId="4DE6F32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CFEBE7"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99F209"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1933B9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0AD544"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A47117"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13354F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6237EC"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081C52" w14:textId="77777777" w:rsidR="00A55B53" w:rsidRPr="00123177" w:rsidRDefault="00A55B53" w:rsidP="00535342">
            <w:pPr>
              <w:pStyle w:val="TableText"/>
            </w:pPr>
            <w:r w:rsidRPr="00123177">
              <w:rPr>
                <w:szCs w:val="20"/>
              </w:rPr>
              <w:t>Data rate is not applicable.</w:t>
            </w:r>
          </w:p>
        </w:tc>
      </w:tr>
      <w:tr w:rsidR="00A55B53" w:rsidRPr="00123177" w14:paraId="430A2D3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502BF3"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B2F267"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69AC6B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74671F"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A5048D"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D41FB4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6A390B2" w14:textId="77777777" w:rsidR="00A55B53" w:rsidRPr="00123177" w:rsidRDefault="00A55B53" w:rsidP="00535342">
            <w:pPr>
              <w:pStyle w:val="TableText"/>
              <w:snapToGrid w:val="0"/>
            </w:pPr>
            <w:r w:rsidRPr="00123177">
              <w:lastRenderedPageBreak/>
              <w:t xml:space="preserve">Validation Rules/ </w:t>
            </w:r>
          </w:p>
          <w:p w14:paraId="1BF2B5B0"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30DD2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2A2090C" w14:textId="77777777" w:rsidR="00A55B53" w:rsidRPr="00123177" w:rsidRDefault="00A55B53" w:rsidP="00535342">
            <w:pPr>
              <w:pStyle w:val="TableText"/>
              <w:snapToGrid w:val="0"/>
              <w:rPr>
                <w:i/>
                <w:iCs/>
              </w:rPr>
            </w:pPr>
            <w:r w:rsidRPr="00123177">
              <w:rPr>
                <w:rFonts w:eastAsia="Arial"/>
                <w:color w:val="000000" w:themeColor="text1"/>
              </w:rPr>
              <w:t>The HVDCDC shall set NHVDCDCStatusDebug = 0x13 "Faulty_OpenPreChargeCtt".</w:t>
            </w:r>
          </w:p>
        </w:tc>
      </w:tr>
      <w:tr w:rsidR="00A55B53" w:rsidRPr="00123177" w14:paraId="38E3DB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52D98A"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708D27" w14:textId="77777777" w:rsidR="00A55B53" w:rsidRPr="00123177" w:rsidRDefault="00A55B53" w:rsidP="00535342">
            <w:pPr>
              <w:pStyle w:val="TableText"/>
              <w:snapToGrid w:val="0"/>
            </w:pPr>
            <w:r w:rsidRPr="00123177">
              <w:rPr>
                <w:szCs w:val="20"/>
              </w:rPr>
              <w:t>Constraints is not applicable.</w:t>
            </w:r>
          </w:p>
        </w:tc>
      </w:tr>
      <w:tr w:rsidR="00A55B53" w:rsidRPr="00123177" w14:paraId="11ADF7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5A18D1"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76DA9F" w14:textId="77777777" w:rsidR="00A55B53" w:rsidRPr="00123177" w:rsidRDefault="00A55B53" w:rsidP="00535342">
            <w:pPr>
              <w:pStyle w:val="TableText"/>
              <w:snapToGrid w:val="0"/>
            </w:pPr>
            <w:r w:rsidRPr="00123177">
              <w:rPr>
                <w:szCs w:val="20"/>
              </w:rPr>
              <w:t>No effects on other system</w:t>
            </w:r>
          </w:p>
        </w:tc>
      </w:tr>
      <w:tr w:rsidR="00A55B53" w:rsidRPr="00123177" w14:paraId="486EF3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029F1A" w14:textId="77777777" w:rsidR="00A55B53" w:rsidRPr="00123177" w:rsidRDefault="00A55B53" w:rsidP="00535342">
            <w:pPr>
              <w:pStyle w:val="TableText"/>
              <w:snapToGrid w:val="0"/>
            </w:pPr>
            <w:r w:rsidRPr="00123177">
              <w:t>Testability with respect to test environment</w:t>
            </w:r>
          </w:p>
          <w:p w14:paraId="319E95B1" w14:textId="77777777" w:rsidR="00A55B53" w:rsidRPr="00123177" w:rsidRDefault="00A55B53" w:rsidP="00535342">
            <w:pPr>
              <w:pStyle w:val="TableText"/>
            </w:pPr>
            <w:r w:rsidRPr="00123177">
              <w:t>(Yes/No)</w:t>
            </w:r>
          </w:p>
          <w:p w14:paraId="2BE17AB3"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2CDEE0" w14:textId="77777777" w:rsidR="00A55B53" w:rsidRPr="00123177" w:rsidRDefault="00A55B53" w:rsidP="00535342">
            <w:pPr>
              <w:pStyle w:val="TableText"/>
              <w:snapToGrid w:val="0"/>
            </w:pPr>
            <w:r w:rsidRPr="00123177">
              <w:t>YES</w:t>
            </w:r>
          </w:p>
        </w:tc>
      </w:tr>
      <w:tr w:rsidR="00A55B53" w:rsidRPr="00123177" w14:paraId="2905C9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81EFDD" w14:textId="77777777" w:rsidR="00A55B53" w:rsidRPr="00123177" w:rsidRDefault="00A55B53" w:rsidP="00535342">
            <w:pPr>
              <w:pStyle w:val="TableText"/>
              <w:snapToGrid w:val="0"/>
            </w:pPr>
            <w:r w:rsidRPr="00123177">
              <w:t>Feasible within project constraints</w:t>
            </w:r>
          </w:p>
          <w:p w14:paraId="0ADBDF5C" w14:textId="77777777" w:rsidR="00A55B53" w:rsidRPr="00123177" w:rsidRDefault="00A55B53" w:rsidP="00535342">
            <w:pPr>
              <w:pStyle w:val="TableText"/>
              <w:snapToGrid w:val="0"/>
            </w:pPr>
            <w:r w:rsidRPr="00123177">
              <w:t>(Yes/No)</w:t>
            </w:r>
          </w:p>
          <w:p w14:paraId="30147961"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81577B" w14:textId="77777777" w:rsidR="00A55B53" w:rsidRPr="00123177" w:rsidRDefault="00A55B53" w:rsidP="00535342">
            <w:pPr>
              <w:pStyle w:val="TableText"/>
              <w:snapToGrid w:val="0"/>
            </w:pPr>
            <w:r w:rsidRPr="00123177">
              <w:t>YES</w:t>
            </w:r>
          </w:p>
        </w:tc>
      </w:tr>
      <w:tr w:rsidR="00A55B53" w:rsidRPr="00123177" w14:paraId="6C2F18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222973" w14:textId="77777777" w:rsidR="00A55B53" w:rsidRPr="00123177" w:rsidRDefault="00A55B53" w:rsidP="00535342">
            <w:pPr>
              <w:pStyle w:val="TableText"/>
              <w:snapToGrid w:val="0"/>
            </w:pPr>
            <w:r w:rsidRPr="00123177">
              <w:t>Critical</w:t>
            </w:r>
          </w:p>
          <w:p w14:paraId="5F9D125E"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D68813" w14:textId="77777777" w:rsidR="00A55B53" w:rsidRPr="00123177" w:rsidRDefault="00A55B53" w:rsidP="00535342">
            <w:pPr>
              <w:pStyle w:val="TableText"/>
              <w:snapToGrid w:val="0"/>
            </w:pPr>
            <w:r w:rsidRPr="00123177">
              <w:t>YES</w:t>
            </w:r>
          </w:p>
        </w:tc>
      </w:tr>
      <w:tr w:rsidR="00A55B53" w:rsidRPr="00123177" w14:paraId="45C3BA7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C2E0F6"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3D2BBE"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0D63C89" w14:textId="77777777" w:rsidR="00A55B53" w:rsidRPr="00123177" w:rsidRDefault="00A55B53" w:rsidP="00A55B53"/>
    <w:p w14:paraId="74EBD51A" w14:textId="68912AEE" w:rsidR="00B44054" w:rsidRPr="00B44054" w:rsidRDefault="006372FE" w:rsidP="006372FE">
      <w:pPr>
        <w:pStyle w:val="Heading5"/>
        <w:rPr>
          <w:sz w:val="20"/>
          <w:szCs w:val="20"/>
        </w:rPr>
      </w:pPr>
      <w:r>
        <w:rPr>
          <w:rFonts w:eastAsia="Arial"/>
          <w:color w:val="000000" w:themeColor="text1"/>
        </w:rPr>
        <w:t>In Select_Faulty_Shutdown_Sequence state once precharge contractor got open</w:t>
      </w:r>
      <w:r w:rsidR="00B44054" w:rsidRPr="00B44054">
        <w:rPr>
          <w:rFonts w:eastAsia="Arial"/>
          <w:sz w:val="20"/>
          <w:szCs w:val="20"/>
        </w:rPr>
        <w:t>.</w:t>
      </w:r>
    </w:p>
    <w:p w14:paraId="165B386A" w14:textId="77777777" w:rsidR="00B44054" w:rsidRPr="00123177" w:rsidRDefault="00B44054" w:rsidP="00B44054"/>
    <w:tbl>
      <w:tblPr>
        <w:tblW w:w="9518" w:type="dxa"/>
        <w:tblInd w:w="108" w:type="dxa"/>
        <w:tblLayout w:type="fixed"/>
        <w:tblLook w:val="0000" w:firstRow="0" w:lastRow="0" w:firstColumn="0" w:lastColumn="0" w:noHBand="0" w:noVBand="0"/>
      </w:tblPr>
      <w:tblGrid>
        <w:gridCol w:w="1920"/>
        <w:gridCol w:w="7598"/>
      </w:tblGrid>
      <w:tr w:rsidR="00B44054" w:rsidRPr="00123177" w14:paraId="139C303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48FF8A0" w14:textId="77777777" w:rsidR="00B44054" w:rsidRPr="00123177" w:rsidRDefault="00B44054"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241DBDA" w14:textId="77777777" w:rsidR="00B44054" w:rsidRPr="00123177" w:rsidRDefault="00B44054" w:rsidP="00535342">
            <w:pPr>
              <w:pStyle w:val="TableColumnTitle"/>
              <w:snapToGrid w:val="0"/>
            </w:pPr>
            <w:r w:rsidRPr="00123177">
              <w:t>Description</w:t>
            </w:r>
          </w:p>
        </w:tc>
      </w:tr>
      <w:tr w:rsidR="00B44054" w:rsidRPr="00123177" w14:paraId="6F61740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9F23E50" w14:textId="77777777" w:rsidR="00B44054" w:rsidRPr="00123177" w:rsidRDefault="00B44054"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4D73D5" w14:textId="2F554CFF" w:rsidR="00B44054" w:rsidRPr="00123177" w:rsidRDefault="00B44054" w:rsidP="00535342">
            <w:pPr>
              <w:snapToGrid w:val="0"/>
            </w:pPr>
            <w:r w:rsidRPr="00123177">
              <w:rPr>
                <w:rFonts w:eastAsia="Arial"/>
                <w:color w:val="000000" w:themeColor="text1"/>
              </w:rPr>
              <w:t>SWRS_APP_STATE_</w:t>
            </w:r>
            <w:r w:rsidR="006372FE">
              <w:rPr>
                <w:rFonts w:eastAsia="Arial"/>
                <w:color w:val="000000" w:themeColor="text1"/>
              </w:rPr>
              <w:t>34</w:t>
            </w:r>
          </w:p>
        </w:tc>
      </w:tr>
      <w:tr w:rsidR="00B44054" w:rsidRPr="00123177" w14:paraId="4182671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8AC9BCB" w14:textId="77777777" w:rsidR="00B44054" w:rsidRPr="00123177" w:rsidRDefault="00B44054"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E1623B" w14:textId="6D08BB15" w:rsidR="00B44054" w:rsidRPr="00123177" w:rsidRDefault="00B44054" w:rsidP="00535342">
            <w:pPr>
              <w:rPr>
                <w:rFonts w:eastAsia="Arial"/>
                <w:color w:val="000000" w:themeColor="text1"/>
                <w:szCs w:val="20"/>
              </w:rPr>
            </w:pPr>
            <w:r w:rsidRPr="00123177">
              <w:rPr>
                <w:rFonts w:eastAsia="Arial"/>
                <w:color w:val="000000" w:themeColor="text1"/>
                <w:szCs w:val="20"/>
              </w:rPr>
              <w:t>SDS-HVDCDC-31</w:t>
            </w:r>
            <w:r w:rsidR="00454EA0">
              <w:rPr>
                <w:rFonts w:eastAsia="Arial"/>
                <w:color w:val="000000" w:themeColor="text1"/>
                <w:szCs w:val="20"/>
              </w:rPr>
              <w:t>9</w:t>
            </w:r>
          </w:p>
        </w:tc>
      </w:tr>
      <w:tr w:rsidR="00B44054" w:rsidRPr="00123177" w14:paraId="02D19F3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2B8FE1F" w14:textId="77777777" w:rsidR="00B44054" w:rsidRPr="00123177" w:rsidRDefault="00B44054"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9CA45" w14:textId="77777777" w:rsidR="00B44054" w:rsidRPr="00123177" w:rsidRDefault="00B44054" w:rsidP="00535342">
            <w:pPr>
              <w:pStyle w:val="TableText"/>
              <w:snapToGrid w:val="0"/>
            </w:pPr>
            <w:r w:rsidRPr="00123177">
              <w:t>B-Sample/PF2.0</w:t>
            </w:r>
          </w:p>
        </w:tc>
      </w:tr>
      <w:tr w:rsidR="00B44054" w:rsidRPr="00123177" w14:paraId="42E72EE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ED50ABE" w14:textId="77777777" w:rsidR="00B44054" w:rsidRPr="00123177" w:rsidRDefault="00B44054" w:rsidP="00535342">
            <w:pPr>
              <w:pStyle w:val="TableText"/>
              <w:snapToGrid w:val="0"/>
              <w:rPr>
                <w:vertAlign w:val="superscript"/>
              </w:rPr>
            </w:pPr>
            <w:r w:rsidRPr="00123177">
              <w:lastRenderedPageBreak/>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0A031B" w14:textId="207410DC" w:rsidR="00B44054" w:rsidRPr="00123177" w:rsidRDefault="00B44054" w:rsidP="00535342">
            <w:pPr>
              <w:snapToGrid w:val="0"/>
              <w:rPr>
                <w:rFonts w:eastAsia="Arial"/>
                <w:color w:val="000000" w:themeColor="text1"/>
              </w:rPr>
            </w:pPr>
            <w:r w:rsidRPr="00123177">
              <w:rPr>
                <w:rFonts w:eastAsia="Arial"/>
                <w:color w:val="000000" w:themeColor="text1"/>
              </w:rPr>
              <w:t xml:space="preserve">The HVDCDC shall </w:t>
            </w:r>
            <w:r>
              <w:rPr>
                <w:rFonts w:eastAsia="Arial"/>
                <w:color w:val="000000" w:themeColor="text1"/>
              </w:rPr>
              <w:t>be in Select_Faulty_Shutdown_Sequence state once precharge contractor got open.</w:t>
            </w:r>
          </w:p>
          <w:p w14:paraId="130506EB" w14:textId="42CDC89E" w:rsidR="00B44054" w:rsidRPr="00123177" w:rsidRDefault="00B44054" w:rsidP="00535342">
            <w:pPr>
              <w:snapToGrid w:val="0"/>
              <w:rPr>
                <w:rFonts w:eastAsia="Arial"/>
                <w:color w:val="000000" w:themeColor="text1"/>
              </w:rPr>
            </w:pPr>
          </w:p>
        </w:tc>
      </w:tr>
      <w:tr w:rsidR="00B44054" w:rsidRPr="00123177" w14:paraId="20995B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FE287C" w14:textId="77777777" w:rsidR="00B44054" w:rsidRPr="00123177" w:rsidRDefault="00B44054"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3E01B" w14:textId="77777777" w:rsidR="00B44054" w:rsidRPr="00123177" w:rsidRDefault="00B44054" w:rsidP="00535342">
            <w:pPr>
              <w:snapToGrid w:val="0"/>
              <w:rPr>
                <w:rFonts w:eastAsia="Arial"/>
              </w:rPr>
            </w:pPr>
            <w:r w:rsidRPr="00123177">
              <w:rPr>
                <w:rFonts w:eastAsia="Arial"/>
              </w:rPr>
              <w:t>No Such derived requirement is applicable.</w:t>
            </w:r>
          </w:p>
        </w:tc>
      </w:tr>
      <w:tr w:rsidR="00B44054" w:rsidRPr="00123177" w14:paraId="272672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563D58" w14:textId="77777777" w:rsidR="00B44054" w:rsidRPr="00123177" w:rsidRDefault="00B44054"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7C2865" w14:textId="77777777" w:rsidR="00B44054" w:rsidRPr="00123177" w:rsidRDefault="00B44054" w:rsidP="00535342">
            <w:pPr>
              <w:pStyle w:val="TableText"/>
              <w:snapToGrid w:val="0"/>
            </w:pPr>
            <w:r w:rsidRPr="00123177">
              <w:rPr>
                <w:rFonts w:eastAsia="Arial"/>
                <w:color w:val="000000" w:themeColor="text1"/>
                <w:szCs w:val="20"/>
              </w:rPr>
              <w:t>No Specific access restrictions is applicable.</w:t>
            </w:r>
          </w:p>
        </w:tc>
      </w:tr>
      <w:tr w:rsidR="00B44054" w:rsidRPr="00123177" w14:paraId="4382D8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10C59A" w14:textId="77777777" w:rsidR="00B44054" w:rsidRPr="00123177" w:rsidRDefault="00B44054"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62267" w14:textId="00C7B683" w:rsidR="00B44054" w:rsidRPr="00123177" w:rsidRDefault="00B44054" w:rsidP="00535342">
            <w:pPr>
              <w:pStyle w:val="TableText"/>
              <w:snapToGrid w:val="0"/>
              <w:rPr>
                <w:rFonts w:eastAsia="Arial"/>
                <w:color w:val="000000" w:themeColor="text1"/>
              </w:rPr>
            </w:pPr>
            <w:r w:rsidRPr="00123177">
              <w:rPr>
                <w:rFonts w:eastAsia="Arial"/>
                <w:color w:val="000000" w:themeColor="text1"/>
              </w:rPr>
              <w:t>1.</w:t>
            </w:r>
            <w:r w:rsidR="006372FE">
              <w:rPr>
                <w:rFonts w:eastAsia="Arial"/>
                <w:color w:val="000000" w:themeColor="text1"/>
              </w:rPr>
              <w:t xml:space="preserve"> </w:t>
            </w:r>
            <w:r w:rsidRPr="00123177">
              <w:rPr>
                <w:rFonts w:eastAsia="Arial"/>
                <w:color w:val="000000" w:themeColor="text1"/>
              </w:rPr>
              <w:t>Send CAN signal NHVDCDCCommand @ EDSU_HVDCDC_Cmd message as 0x02 ("Safe State") via CAN interface to HVDCDC application.</w:t>
            </w:r>
          </w:p>
          <w:p w14:paraId="0ED2AEA6" w14:textId="19C92E2A" w:rsidR="00B44054" w:rsidRPr="00123177" w:rsidRDefault="006372FE" w:rsidP="00535342">
            <w:pPr>
              <w:pStyle w:val="TableText"/>
              <w:snapToGrid w:val="0"/>
              <w:rPr>
                <w:rFonts w:eastAsia="Arial"/>
                <w:color w:val="000000" w:themeColor="text1"/>
              </w:rPr>
            </w:pPr>
            <w:r>
              <w:rPr>
                <w:rFonts w:eastAsia="Arial"/>
                <w:color w:val="000000" w:themeColor="text1"/>
              </w:rPr>
              <w:t>2</w:t>
            </w:r>
            <w:r w:rsidR="00B44054" w:rsidRPr="00123177">
              <w:rPr>
                <w:rFonts w:eastAsia="Arial"/>
                <w:color w:val="000000" w:themeColor="text1"/>
              </w:rPr>
              <w:t>. Check fault response time from the time when the system transits to "Open_PreCharge_Ctt" to the time when the level 2 fault is raised.</w:t>
            </w:r>
          </w:p>
        </w:tc>
      </w:tr>
      <w:tr w:rsidR="00B44054" w:rsidRPr="00123177" w14:paraId="280BDF3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CB5514" w14:textId="77777777" w:rsidR="00B44054" w:rsidRPr="00123177" w:rsidRDefault="00B44054"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8B9AB6" w14:textId="77777777" w:rsidR="00B44054" w:rsidRPr="00123177" w:rsidRDefault="00B44054" w:rsidP="00535342">
            <w:pPr>
              <w:pStyle w:val="TableText"/>
              <w:snapToGrid w:val="0"/>
              <w:rPr>
                <w:rStyle w:val="ui-provider"/>
              </w:rPr>
            </w:pPr>
            <w:r w:rsidRPr="00123177">
              <w:rPr>
                <w:rStyle w:val="ui-provider"/>
              </w:rPr>
              <w:t>Application shall provide CAN messages status as below,</w:t>
            </w:r>
            <w:r w:rsidRPr="00123177">
              <w:br/>
            </w:r>
            <w:r w:rsidRPr="00123177">
              <w:rPr>
                <w:rStyle w:val="ui-provider"/>
              </w:rPr>
              <w:t>NHVDCDCStatus @ HVDCDC_Status1 is set to 0x6 ("Faulty")</w:t>
            </w:r>
          </w:p>
          <w:p w14:paraId="22BB05AC" w14:textId="77777777" w:rsidR="00B44054" w:rsidRPr="00123177" w:rsidRDefault="00B44054" w:rsidP="00535342">
            <w:pPr>
              <w:pStyle w:val="TableText"/>
              <w:snapToGrid w:val="0"/>
              <w:rPr>
                <w:rStyle w:val="ui-provider"/>
              </w:rPr>
            </w:pPr>
            <w:r w:rsidRPr="00123177">
              <w:rPr>
                <w:rStyle w:val="ui-provider"/>
              </w:rPr>
              <w:t>NHVDCDCStatusDebug @ HVDCDC_Debug is set to 0x13 ("Faulty_OpenPreChargeCt")</w:t>
            </w:r>
          </w:p>
          <w:p w14:paraId="7BD54AE2" w14:textId="77777777" w:rsidR="00B44054" w:rsidRPr="00123177" w:rsidRDefault="00B44054" w:rsidP="00535342">
            <w:pPr>
              <w:pStyle w:val="TableText"/>
              <w:snapToGrid w:val="0"/>
              <w:rPr>
                <w:rStyle w:val="ui-provider"/>
              </w:rPr>
            </w:pPr>
          </w:p>
          <w:p w14:paraId="40A6B12B" w14:textId="77777777" w:rsidR="00B44054" w:rsidRPr="00123177" w:rsidRDefault="00B44054" w:rsidP="00535342">
            <w:pPr>
              <w:pStyle w:val="TableText"/>
              <w:snapToGrid w:val="0"/>
              <w:rPr>
                <w:rStyle w:val="ui-provider"/>
              </w:rPr>
            </w:pPr>
            <w:r w:rsidRPr="00123177">
              <w:rPr>
                <w:rStyle w:val="ui-provider"/>
              </w:rPr>
              <w:t>HVDCDC_PED_pin_sts @ HVDCDCPin_sts is set to 1 ("Enable").</w:t>
            </w:r>
          </w:p>
          <w:p w14:paraId="55E79C35" w14:textId="77777777" w:rsidR="00B44054" w:rsidRPr="00123177" w:rsidRDefault="00B44054" w:rsidP="00535342">
            <w:pPr>
              <w:pStyle w:val="TableText"/>
              <w:snapToGrid w:val="0"/>
              <w:rPr>
                <w:rStyle w:val="ui-provider"/>
              </w:rPr>
            </w:pPr>
          </w:p>
          <w:p w14:paraId="31607213" w14:textId="77777777" w:rsidR="00B44054" w:rsidRPr="00123177" w:rsidRDefault="00B44054" w:rsidP="00535342">
            <w:pPr>
              <w:pStyle w:val="TableText"/>
              <w:snapToGrid w:val="0"/>
              <w:rPr>
                <w:rStyle w:val="ui-provider"/>
              </w:rPr>
            </w:pPr>
            <w:r w:rsidRPr="00123177">
              <w:rPr>
                <w:rStyle w:val="ui-provider"/>
              </w:rPr>
              <w:t>NHVDCDCFault @ HVDCDC_Status1 is equal to 0x3 (“level 2")</w:t>
            </w:r>
          </w:p>
          <w:p w14:paraId="5C050E0E" w14:textId="77777777" w:rsidR="00B44054" w:rsidRPr="00123177" w:rsidRDefault="00B44054" w:rsidP="00535342">
            <w:pPr>
              <w:pStyle w:val="TableText"/>
              <w:snapToGrid w:val="0"/>
              <w:rPr>
                <w:rStyle w:val="ui-provider"/>
              </w:rPr>
            </w:pPr>
            <w:r w:rsidRPr="00123177">
              <w:rPr>
                <w:rStyle w:val="ui-provider"/>
              </w:rPr>
              <w:t>NHVDCDCFaultID @ HVDCDC_Debug_PDU is equal to 0x1A(26) after the fault response time of 200ms.</w:t>
            </w:r>
          </w:p>
          <w:p w14:paraId="48F9100B" w14:textId="77777777" w:rsidR="00B44054" w:rsidRPr="00123177" w:rsidRDefault="00B44054" w:rsidP="00535342">
            <w:pPr>
              <w:pStyle w:val="TableText"/>
              <w:snapToGrid w:val="0"/>
              <w:rPr>
                <w:rStyle w:val="ui-provider"/>
              </w:rPr>
            </w:pPr>
          </w:p>
          <w:p w14:paraId="15E9517D" w14:textId="77777777" w:rsidR="00B44054" w:rsidRPr="00123177" w:rsidRDefault="00B44054" w:rsidP="00535342">
            <w:pPr>
              <w:pStyle w:val="TableText"/>
              <w:snapToGrid w:val="0"/>
              <w:rPr>
                <w:rStyle w:val="ui-provider"/>
              </w:rPr>
            </w:pPr>
            <w:r w:rsidRPr="00123177">
              <w:rPr>
                <w:rStyle w:val="ui-provider"/>
              </w:rPr>
              <w:t>NHVDCDCStatus @ HVDCDC_Status1 is set to 0x7 ("PowerDown_Safe_State_NHVDCDCStatus_NW")</w:t>
            </w:r>
          </w:p>
          <w:p w14:paraId="32E7D392" w14:textId="77777777" w:rsidR="00B44054" w:rsidRPr="00123177" w:rsidRDefault="00B44054" w:rsidP="00535342">
            <w:pPr>
              <w:pStyle w:val="TableText"/>
              <w:snapToGrid w:val="0"/>
              <w:rPr>
                <w:rStyle w:val="ui-provider"/>
              </w:rPr>
            </w:pPr>
            <w:r w:rsidRPr="00123177">
              <w:rPr>
                <w:rStyle w:val="ui-provider"/>
              </w:rPr>
              <w:t>NHVDCDCStatusDebug @ HVDCDC_Debug is set to 0x11 ("PowerDown_Safe_State")</w:t>
            </w:r>
          </w:p>
          <w:p w14:paraId="02AC537F" w14:textId="77777777" w:rsidR="00B44054" w:rsidRPr="00123177" w:rsidRDefault="00B44054" w:rsidP="00535342">
            <w:pPr>
              <w:pStyle w:val="TableText"/>
              <w:snapToGrid w:val="0"/>
              <w:ind w:left="720"/>
            </w:pPr>
          </w:p>
        </w:tc>
      </w:tr>
      <w:tr w:rsidR="00B44054" w:rsidRPr="00123177" w14:paraId="79E2AFD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801887" w14:textId="77777777" w:rsidR="00B44054" w:rsidRPr="00123177" w:rsidRDefault="00B44054"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39DD11" w14:textId="587227FD" w:rsidR="00B44054" w:rsidRPr="00123177" w:rsidRDefault="00B44054" w:rsidP="00535342">
            <w:pPr>
              <w:pStyle w:val="TableText"/>
              <w:snapToGrid w:val="0"/>
              <w:rPr>
                <w:rStyle w:val="normaltextrun"/>
              </w:rPr>
            </w:pPr>
            <w:r w:rsidRPr="00123177">
              <w:rPr>
                <w:rStyle w:val="normaltextrun"/>
              </w:rPr>
              <w:t xml:space="preserve">The HVDCDC application shall transits to substate </w:t>
            </w:r>
            <w:r w:rsidR="006372FE">
              <w:rPr>
                <w:rStyle w:val="normaltextrun"/>
              </w:rPr>
              <w:t>“</w:t>
            </w:r>
            <w:r w:rsidR="006372FE">
              <w:rPr>
                <w:rFonts w:eastAsia="Arial"/>
                <w:color w:val="000000" w:themeColor="text1"/>
              </w:rPr>
              <w:t>Faulty_Shutdown_Sequence</w:t>
            </w:r>
            <w:r w:rsidRPr="00123177">
              <w:rPr>
                <w:rStyle w:val="normaltextrun"/>
              </w:rPr>
              <w:t>" from substate “Open_PreCharge_Ctt” of the “Faulty” state when the precharge contractor is confirmed to be closed.</w:t>
            </w:r>
          </w:p>
        </w:tc>
      </w:tr>
      <w:tr w:rsidR="00B44054" w:rsidRPr="00123177" w14:paraId="64EC18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809CB5" w14:textId="77777777" w:rsidR="00B44054" w:rsidRPr="00123177" w:rsidRDefault="00B44054"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0877E3" w14:textId="77777777" w:rsidR="00B44054" w:rsidRPr="00123177" w:rsidRDefault="00B44054" w:rsidP="00535342">
            <w:pPr>
              <w:pStyle w:val="TableText"/>
              <w:snapToGrid w:val="0"/>
            </w:pPr>
            <w:r w:rsidRPr="00123177">
              <w:t>No such mandatory fields is applicable.</w:t>
            </w:r>
          </w:p>
        </w:tc>
      </w:tr>
      <w:tr w:rsidR="00B44054" w:rsidRPr="00123177" w14:paraId="2EC278B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7F77EA" w14:textId="77777777" w:rsidR="00B44054" w:rsidRPr="00123177" w:rsidRDefault="00B44054"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81BE2" w14:textId="77777777" w:rsidR="00B44054" w:rsidRPr="00123177" w:rsidRDefault="00B44054" w:rsidP="00535342">
            <w:pPr>
              <w:pStyle w:val="TableText"/>
              <w:snapToGrid w:val="0"/>
            </w:pPr>
            <w:r w:rsidRPr="00123177">
              <w:t>NHVDCDCStatus = 6, NHVDCDCStatusDebug = 13.</w:t>
            </w:r>
          </w:p>
        </w:tc>
      </w:tr>
      <w:tr w:rsidR="00B44054" w:rsidRPr="00123177" w14:paraId="4B659FD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9D75CB" w14:textId="77777777" w:rsidR="00B44054" w:rsidRPr="00123177" w:rsidRDefault="00B44054"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BCD5DF" w14:textId="77777777" w:rsidR="00B44054" w:rsidRPr="00123177" w:rsidRDefault="00B44054" w:rsidP="00535342">
            <w:pPr>
              <w:pStyle w:val="TableText"/>
              <w:snapToGrid w:val="0"/>
            </w:pPr>
            <w:r w:rsidRPr="00123177">
              <w:rPr>
                <w:szCs w:val="20"/>
              </w:rPr>
              <w:t>Default values shall be applicable with respect to Pre-Loaded Values</w:t>
            </w:r>
          </w:p>
        </w:tc>
      </w:tr>
      <w:tr w:rsidR="00B44054" w:rsidRPr="00123177" w14:paraId="1B90B8A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B27837" w14:textId="77777777" w:rsidR="00B44054" w:rsidRPr="00123177" w:rsidRDefault="00B44054"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BA9FCA" w14:textId="77777777" w:rsidR="00B44054" w:rsidRPr="00123177" w:rsidRDefault="00B44054" w:rsidP="00535342">
            <w:pPr>
              <w:pStyle w:val="TableText"/>
              <w:snapToGrid w:val="0"/>
            </w:pPr>
            <w:r w:rsidRPr="00123177">
              <w:t>NA</w:t>
            </w:r>
          </w:p>
        </w:tc>
      </w:tr>
      <w:tr w:rsidR="00B44054" w:rsidRPr="00123177" w14:paraId="0B474E2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081E28" w14:textId="77777777" w:rsidR="00B44054" w:rsidRPr="00123177" w:rsidRDefault="00B44054"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79AF4F" w14:textId="77777777" w:rsidR="00B44054" w:rsidRPr="00123177" w:rsidRDefault="00B44054" w:rsidP="00535342">
            <w:pPr>
              <w:pStyle w:val="TableText"/>
              <w:snapToGrid w:val="0"/>
            </w:pPr>
            <w:r w:rsidRPr="00123177">
              <w:rPr>
                <w:szCs w:val="20"/>
              </w:rPr>
              <w:t>Data latency period is not applicable</w:t>
            </w:r>
          </w:p>
        </w:tc>
      </w:tr>
      <w:tr w:rsidR="00B44054" w:rsidRPr="00123177" w14:paraId="3267DA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8F0471" w14:textId="77777777" w:rsidR="00B44054" w:rsidRPr="00123177" w:rsidRDefault="00B44054"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AA32B4" w14:textId="77777777" w:rsidR="00B44054" w:rsidRPr="00123177" w:rsidRDefault="00B44054" w:rsidP="00535342">
            <w:pPr>
              <w:pStyle w:val="TableText"/>
              <w:snapToGrid w:val="0"/>
            </w:pPr>
            <w:r w:rsidRPr="00123177">
              <w:rPr>
                <w:szCs w:val="20"/>
              </w:rPr>
              <w:t>Data Retention period is not applicable.</w:t>
            </w:r>
          </w:p>
        </w:tc>
      </w:tr>
      <w:tr w:rsidR="00B44054" w:rsidRPr="00123177" w14:paraId="00DD56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266EC2" w14:textId="77777777" w:rsidR="00B44054" w:rsidRPr="00123177" w:rsidRDefault="00B44054" w:rsidP="00535342">
            <w:pPr>
              <w:pStyle w:val="TableText"/>
              <w:snapToGrid w:val="0"/>
            </w:pPr>
            <w:r w:rsidRPr="00123177">
              <w:lastRenderedPageBreak/>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73F07A" w14:textId="77777777" w:rsidR="00B44054" w:rsidRPr="00123177" w:rsidRDefault="00B44054" w:rsidP="00535342">
            <w:pPr>
              <w:pStyle w:val="TableText"/>
            </w:pPr>
            <w:r w:rsidRPr="00123177">
              <w:rPr>
                <w:szCs w:val="20"/>
              </w:rPr>
              <w:t>Data rate is not applicable.</w:t>
            </w:r>
          </w:p>
        </w:tc>
      </w:tr>
      <w:tr w:rsidR="00B44054" w:rsidRPr="00123177" w14:paraId="2C5DB6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5238CF" w14:textId="77777777" w:rsidR="00B44054" w:rsidRPr="00123177" w:rsidRDefault="00B44054"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5A2581" w14:textId="77777777" w:rsidR="00B44054" w:rsidRPr="00123177" w:rsidRDefault="00B44054" w:rsidP="00535342">
            <w:pPr>
              <w:pStyle w:val="TableText"/>
              <w:spacing w:line="259" w:lineRule="auto"/>
            </w:pPr>
            <w:r w:rsidRPr="00123177">
              <w:rPr>
                <w:szCs w:val="20"/>
              </w:rPr>
              <w:t>External event is not required.</w:t>
            </w:r>
          </w:p>
        </w:tc>
      </w:tr>
      <w:tr w:rsidR="00B44054" w:rsidRPr="00123177" w14:paraId="40F7568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1D2787" w14:textId="77777777" w:rsidR="00B44054" w:rsidRPr="00123177" w:rsidRDefault="00B44054"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2189E" w14:textId="77777777" w:rsidR="00B44054" w:rsidRPr="00123177" w:rsidRDefault="00B44054" w:rsidP="00535342">
            <w:pPr>
              <w:pStyle w:val="TableText"/>
              <w:spacing w:line="259" w:lineRule="auto"/>
            </w:pPr>
            <w:r w:rsidRPr="00123177">
              <w:rPr>
                <w:szCs w:val="20"/>
              </w:rPr>
              <w:t>Temporal event is not applicable.</w:t>
            </w:r>
          </w:p>
        </w:tc>
      </w:tr>
      <w:tr w:rsidR="00B44054" w:rsidRPr="00123177" w14:paraId="0163946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BFD09C" w14:textId="77777777" w:rsidR="00B44054" w:rsidRPr="00123177" w:rsidRDefault="00B44054" w:rsidP="00535342">
            <w:pPr>
              <w:pStyle w:val="TableText"/>
              <w:snapToGrid w:val="0"/>
            </w:pPr>
            <w:r w:rsidRPr="00123177">
              <w:t xml:space="preserve">Validation Rules/ </w:t>
            </w:r>
          </w:p>
          <w:p w14:paraId="38B2E0C4" w14:textId="77777777" w:rsidR="00B44054" w:rsidRPr="00123177" w:rsidRDefault="00B44054"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658EDA" w14:textId="77777777" w:rsidR="00B44054" w:rsidRPr="00123177" w:rsidRDefault="00B44054"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0261E41" w14:textId="77777777" w:rsidR="00B44054" w:rsidRPr="00123177" w:rsidRDefault="00B44054" w:rsidP="00535342">
            <w:pPr>
              <w:pStyle w:val="TableText"/>
              <w:snapToGrid w:val="0"/>
              <w:rPr>
                <w:i/>
                <w:iCs/>
              </w:rPr>
            </w:pPr>
            <w:r w:rsidRPr="00123177">
              <w:rPr>
                <w:rFonts w:eastAsia="Arial"/>
                <w:color w:val="000000" w:themeColor="text1"/>
              </w:rPr>
              <w:t>The HVDCDC shall set NHVDCDCStatusDebug = 0x13 "Faulty_OpenPreChargeCtt".</w:t>
            </w:r>
          </w:p>
        </w:tc>
      </w:tr>
      <w:tr w:rsidR="00B44054" w:rsidRPr="00123177" w14:paraId="4D3BA2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403550" w14:textId="77777777" w:rsidR="00B44054" w:rsidRPr="00123177" w:rsidRDefault="00B44054"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4A235F" w14:textId="77777777" w:rsidR="00B44054" w:rsidRPr="00123177" w:rsidRDefault="00B44054" w:rsidP="00535342">
            <w:pPr>
              <w:pStyle w:val="TableText"/>
              <w:snapToGrid w:val="0"/>
            </w:pPr>
            <w:r w:rsidRPr="00123177">
              <w:rPr>
                <w:szCs w:val="20"/>
              </w:rPr>
              <w:t>Constraints is not applicable.</w:t>
            </w:r>
          </w:p>
        </w:tc>
      </w:tr>
      <w:tr w:rsidR="00B44054" w:rsidRPr="00123177" w14:paraId="218C69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CCF1BC" w14:textId="77777777" w:rsidR="00B44054" w:rsidRPr="00123177" w:rsidRDefault="00B44054"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626368" w14:textId="77777777" w:rsidR="00B44054" w:rsidRPr="00123177" w:rsidRDefault="00B44054" w:rsidP="00535342">
            <w:pPr>
              <w:pStyle w:val="TableText"/>
              <w:snapToGrid w:val="0"/>
            </w:pPr>
            <w:r w:rsidRPr="00123177">
              <w:rPr>
                <w:szCs w:val="20"/>
              </w:rPr>
              <w:t>No effects on other system</w:t>
            </w:r>
          </w:p>
        </w:tc>
      </w:tr>
      <w:tr w:rsidR="00B44054" w:rsidRPr="00123177" w14:paraId="078CB44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C26E01" w14:textId="77777777" w:rsidR="00B44054" w:rsidRPr="00123177" w:rsidRDefault="00B44054" w:rsidP="00535342">
            <w:pPr>
              <w:pStyle w:val="TableText"/>
              <w:snapToGrid w:val="0"/>
            </w:pPr>
            <w:r w:rsidRPr="00123177">
              <w:t>Testability with respect to test environment</w:t>
            </w:r>
          </w:p>
          <w:p w14:paraId="1802E220" w14:textId="77777777" w:rsidR="00B44054" w:rsidRPr="00123177" w:rsidRDefault="00B44054" w:rsidP="00535342">
            <w:pPr>
              <w:pStyle w:val="TableText"/>
            </w:pPr>
            <w:r w:rsidRPr="00123177">
              <w:t>(Yes/No)</w:t>
            </w:r>
          </w:p>
          <w:p w14:paraId="41A99D39" w14:textId="77777777" w:rsidR="00B44054" w:rsidRPr="00123177" w:rsidRDefault="00B44054"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016502" w14:textId="77777777" w:rsidR="00B44054" w:rsidRPr="00123177" w:rsidRDefault="00B44054" w:rsidP="00535342">
            <w:pPr>
              <w:pStyle w:val="TableText"/>
              <w:snapToGrid w:val="0"/>
            </w:pPr>
            <w:r w:rsidRPr="00123177">
              <w:t>YES</w:t>
            </w:r>
          </w:p>
        </w:tc>
      </w:tr>
      <w:tr w:rsidR="00B44054" w:rsidRPr="00123177" w14:paraId="6A76E94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ECC443" w14:textId="77777777" w:rsidR="00B44054" w:rsidRPr="00123177" w:rsidRDefault="00B44054" w:rsidP="00535342">
            <w:pPr>
              <w:pStyle w:val="TableText"/>
              <w:snapToGrid w:val="0"/>
            </w:pPr>
            <w:r w:rsidRPr="00123177">
              <w:t>Feasible within project constraints</w:t>
            </w:r>
          </w:p>
          <w:p w14:paraId="05320839" w14:textId="77777777" w:rsidR="00B44054" w:rsidRPr="00123177" w:rsidRDefault="00B44054" w:rsidP="00535342">
            <w:pPr>
              <w:pStyle w:val="TableText"/>
              <w:snapToGrid w:val="0"/>
            </w:pPr>
            <w:r w:rsidRPr="00123177">
              <w:t>(Yes/No)</w:t>
            </w:r>
          </w:p>
          <w:p w14:paraId="6B7229ED" w14:textId="77777777" w:rsidR="00B44054" w:rsidRPr="00123177" w:rsidRDefault="00B44054"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BF6448" w14:textId="77777777" w:rsidR="00B44054" w:rsidRPr="00123177" w:rsidRDefault="00B44054" w:rsidP="00535342">
            <w:pPr>
              <w:pStyle w:val="TableText"/>
              <w:snapToGrid w:val="0"/>
            </w:pPr>
            <w:r w:rsidRPr="00123177">
              <w:t>YES</w:t>
            </w:r>
          </w:p>
        </w:tc>
      </w:tr>
      <w:tr w:rsidR="00B44054" w:rsidRPr="00123177" w14:paraId="3D7A5A6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E15CA7" w14:textId="77777777" w:rsidR="00B44054" w:rsidRPr="00123177" w:rsidRDefault="00B44054" w:rsidP="00535342">
            <w:pPr>
              <w:pStyle w:val="TableText"/>
              <w:snapToGrid w:val="0"/>
            </w:pPr>
            <w:r w:rsidRPr="00123177">
              <w:t>Critical</w:t>
            </w:r>
          </w:p>
          <w:p w14:paraId="56AC7485" w14:textId="77777777" w:rsidR="00B44054" w:rsidRPr="00123177" w:rsidRDefault="00B44054"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FEE3EA" w14:textId="77777777" w:rsidR="00B44054" w:rsidRPr="00123177" w:rsidRDefault="00B44054" w:rsidP="00535342">
            <w:pPr>
              <w:pStyle w:val="TableText"/>
              <w:snapToGrid w:val="0"/>
            </w:pPr>
            <w:r w:rsidRPr="00123177">
              <w:t>YES</w:t>
            </w:r>
          </w:p>
        </w:tc>
      </w:tr>
      <w:tr w:rsidR="00B44054" w:rsidRPr="00123177" w14:paraId="315AA8C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EC004F" w14:textId="77777777" w:rsidR="00B44054" w:rsidRPr="00123177" w:rsidRDefault="00B44054"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D4A215" w14:textId="77777777" w:rsidR="00B44054" w:rsidRPr="00123177" w:rsidRDefault="00B44054" w:rsidP="00535342">
            <w:pPr>
              <w:pStyle w:val="TableText"/>
              <w:snapToGrid w:val="0"/>
            </w:pPr>
            <w:r w:rsidRPr="00123177">
              <w:t>Acceptance Criteria for this requirement should be as per SECTION-6 ACCEPTANCE CRITERIA</w:t>
            </w:r>
          </w:p>
        </w:tc>
      </w:tr>
    </w:tbl>
    <w:p w14:paraId="35DCFD95" w14:textId="77777777" w:rsidR="00A55B53" w:rsidRDefault="00A55B53" w:rsidP="00A55B53">
      <w:pPr>
        <w:rPr>
          <w:szCs w:val="20"/>
        </w:rPr>
      </w:pPr>
    </w:p>
    <w:p w14:paraId="43CEF077" w14:textId="77777777" w:rsidR="00B44054" w:rsidRDefault="00B44054" w:rsidP="00A55B53">
      <w:pPr>
        <w:rPr>
          <w:szCs w:val="20"/>
        </w:rPr>
      </w:pPr>
    </w:p>
    <w:p w14:paraId="71930386" w14:textId="6A2E70A9" w:rsidR="00454EA0" w:rsidRPr="00454EA0" w:rsidRDefault="00454EA0" w:rsidP="00454EA0">
      <w:pPr>
        <w:pStyle w:val="Heading5"/>
        <w:rPr>
          <w:sz w:val="20"/>
          <w:szCs w:val="20"/>
        </w:rPr>
      </w:pPr>
      <w:r w:rsidRPr="00123177">
        <w:rPr>
          <w:rFonts w:eastAsia="Arial"/>
          <w:color w:val="000000" w:themeColor="text1"/>
        </w:rPr>
        <w:t xml:space="preserve">HVDCDC shall </w:t>
      </w:r>
      <w:r w:rsidRPr="00454EA0">
        <w:rPr>
          <w:rFonts w:eastAsia="Arial"/>
          <w:color w:val="000000" w:themeColor="text1"/>
        </w:rPr>
        <w:t>follow one of the Shutdown Sequences</w:t>
      </w:r>
      <w:r w:rsidRPr="00454EA0">
        <w:rPr>
          <w:rFonts w:eastAsia="Arial"/>
          <w:sz w:val="20"/>
          <w:szCs w:val="20"/>
        </w:rPr>
        <w:t>.</w:t>
      </w:r>
    </w:p>
    <w:p w14:paraId="2FFB0CF0" w14:textId="77777777" w:rsidR="00454EA0" w:rsidRPr="00123177" w:rsidRDefault="00454EA0" w:rsidP="00454EA0"/>
    <w:tbl>
      <w:tblPr>
        <w:tblW w:w="9518" w:type="dxa"/>
        <w:tblInd w:w="108" w:type="dxa"/>
        <w:tblLayout w:type="fixed"/>
        <w:tblLook w:val="0000" w:firstRow="0" w:lastRow="0" w:firstColumn="0" w:lastColumn="0" w:noHBand="0" w:noVBand="0"/>
      </w:tblPr>
      <w:tblGrid>
        <w:gridCol w:w="1920"/>
        <w:gridCol w:w="7598"/>
      </w:tblGrid>
      <w:tr w:rsidR="00454EA0" w:rsidRPr="00123177" w14:paraId="4E13170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D2C2456" w14:textId="77777777" w:rsidR="00454EA0" w:rsidRPr="00123177" w:rsidRDefault="00454EA0" w:rsidP="00535342">
            <w:pPr>
              <w:pStyle w:val="TableColumnTitle"/>
              <w:snapToGrid w:val="0"/>
            </w:pPr>
            <w:r w:rsidRPr="00123177">
              <w:lastRenderedPageBreak/>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17AC638" w14:textId="77777777" w:rsidR="00454EA0" w:rsidRPr="00123177" w:rsidRDefault="00454EA0" w:rsidP="00535342">
            <w:pPr>
              <w:pStyle w:val="TableColumnTitle"/>
              <w:snapToGrid w:val="0"/>
            </w:pPr>
            <w:r w:rsidRPr="00123177">
              <w:t>Description</w:t>
            </w:r>
          </w:p>
        </w:tc>
      </w:tr>
      <w:tr w:rsidR="00454EA0" w:rsidRPr="00123177" w14:paraId="53BE775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D683D37" w14:textId="77777777" w:rsidR="00454EA0" w:rsidRPr="00123177" w:rsidRDefault="00454EA0"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14B9C" w14:textId="386EC67A" w:rsidR="00454EA0" w:rsidRPr="00123177" w:rsidRDefault="00454EA0" w:rsidP="00535342">
            <w:pPr>
              <w:snapToGrid w:val="0"/>
            </w:pPr>
            <w:r w:rsidRPr="00123177">
              <w:rPr>
                <w:rFonts w:eastAsia="Arial"/>
                <w:color w:val="000000" w:themeColor="text1"/>
              </w:rPr>
              <w:t>SWRS_APP_STATE_</w:t>
            </w:r>
            <w:r>
              <w:rPr>
                <w:rFonts w:eastAsia="Arial"/>
                <w:color w:val="000000" w:themeColor="text1"/>
              </w:rPr>
              <w:t>35</w:t>
            </w:r>
          </w:p>
        </w:tc>
      </w:tr>
      <w:tr w:rsidR="00454EA0" w:rsidRPr="00123177" w14:paraId="3327DD4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CF50C03" w14:textId="77777777" w:rsidR="00454EA0" w:rsidRPr="00123177" w:rsidRDefault="00454EA0"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DAACE6" w14:textId="57CD37F9" w:rsidR="00454EA0" w:rsidRPr="00123177" w:rsidRDefault="00454EA0" w:rsidP="00535342">
            <w:pPr>
              <w:rPr>
                <w:rFonts w:eastAsia="Arial"/>
                <w:color w:val="000000" w:themeColor="text1"/>
                <w:szCs w:val="20"/>
              </w:rPr>
            </w:pPr>
            <w:r w:rsidRPr="00123177">
              <w:rPr>
                <w:rFonts w:eastAsia="Arial"/>
                <w:color w:val="000000" w:themeColor="text1"/>
                <w:szCs w:val="20"/>
              </w:rPr>
              <w:t>SDS-HVDCDC-3</w:t>
            </w:r>
            <w:r>
              <w:rPr>
                <w:rFonts w:eastAsia="Arial"/>
                <w:color w:val="000000" w:themeColor="text1"/>
                <w:szCs w:val="20"/>
              </w:rPr>
              <w:t>20</w:t>
            </w:r>
          </w:p>
        </w:tc>
      </w:tr>
      <w:tr w:rsidR="00454EA0" w:rsidRPr="00123177" w14:paraId="1E22FB7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B60D206" w14:textId="77777777" w:rsidR="00454EA0" w:rsidRPr="00123177" w:rsidRDefault="00454EA0"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5F2DD" w14:textId="77777777" w:rsidR="00454EA0" w:rsidRPr="00123177" w:rsidRDefault="00454EA0" w:rsidP="00535342">
            <w:pPr>
              <w:pStyle w:val="TableText"/>
              <w:snapToGrid w:val="0"/>
            </w:pPr>
            <w:r w:rsidRPr="00123177">
              <w:t>B-Sample/PF2.0</w:t>
            </w:r>
          </w:p>
        </w:tc>
      </w:tr>
      <w:tr w:rsidR="00454EA0" w:rsidRPr="00123177" w14:paraId="5B7275B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F154BA9" w14:textId="77777777" w:rsidR="00454EA0" w:rsidRPr="00123177" w:rsidRDefault="00454EA0"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0466EA" w14:textId="4A03E1B8" w:rsidR="00454EA0" w:rsidRPr="00123177" w:rsidRDefault="00454EA0" w:rsidP="00535342">
            <w:pPr>
              <w:snapToGrid w:val="0"/>
              <w:rPr>
                <w:rFonts w:eastAsia="Arial"/>
                <w:color w:val="000000" w:themeColor="text1"/>
              </w:rPr>
            </w:pPr>
            <w:r w:rsidRPr="00123177">
              <w:rPr>
                <w:rFonts w:eastAsia="Arial"/>
                <w:color w:val="000000" w:themeColor="text1"/>
              </w:rPr>
              <w:t xml:space="preserve">The HVDCDC shall </w:t>
            </w:r>
            <w:r w:rsidRPr="00454EA0">
              <w:rPr>
                <w:rFonts w:eastAsia="Arial"/>
                <w:color w:val="000000" w:themeColor="text1"/>
              </w:rPr>
              <w:t>follow one of the Shutdown Sequences as per defined in the StateFlow diagram [113] and selected in [319].</w:t>
            </w:r>
          </w:p>
          <w:p w14:paraId="56ECF4A6" w14:textId="77777777" w:rsidR="00454EA0" w:rsidRPr="00123177" w:rsidRDefault="00454EA0" w:rsidP="00535342">
            <w:pPr>
              <w:snapToGrid w:val="0"/>
              <w:rPr>
                <w:rFonts w:eastAsia="Arial"/>
                <w:color w:val="000000" w:themeColor="text1"/>
              </w:rPr>
            </w:pPr>
          </w:p>
        </w:tc>
      </w:tr>
      <w:tr w:rsidR="00454EA0" w:rsidRPr="00123177" w14:paraId="5C5BAA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1BFA60" w14:textId="77777777" w:rsidR="00454EA0" w:rsidRPr="00123177" w:rsidRDefault="00454EA0"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61147C" w14:textId="77777777" w:rsidR="00454EA0" w:rsidRPr="00123177" w:rsidRDefault="00454EA0" w:rsidP="00535342">
            <w:pPr>
              <w:snapToGrid w:val="0"/>
              <w:rPr>
                <w:rFonts w:eastAsia="Arial"/>
              </w:rPr>
            </w:pPr>
            <w:r w:rsidRPr="00123177">
              <w:rPr>
                <w:rFonts w:eastAsia="Arial"/>
              </w:rPr>
              <w:t>No Such derived requirement is applicable.</w:t>
            </w:r>
          </w:p>
        </w:tc>
      </w:tr>
      <w:tr w:rsidR="00454EA0" w:rsidRPr="00123177" w14:paraId="5E3DBA8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9D0F23" w14:textId="77777777" w:rsidR="00454EA0" w:rsidRPr="00123177" w:rsidRDefault="00454EA0"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A9CC9" w14:textId="77777777" w:rsidR="00454EA0" w:rsidRPr="00123177" w:rsidRDefault="00454EA0" w:rsidP="00535342">
            <w:pPr>
              <w:pStyle w:val="TableText"/>
              <w:snapToGrid w:val="0"/>
            </w:pPr>
            <w:r w:rsidRPr="00123177">
              <w:rPr>
                <w:rFonts w:eastAsia="Arial"/>
                <w:color w:val="000000" w:themeColor="text1"/>
                <w:szCs w:val="20"/>
              </w:rPr>
              <w:t>No Specific access restrictions is applicable.</w:t>
            </w:r>
          </w:p>
        </w:tc>
      </w:tr>
      <w:tr w:rsidR="00454EA0" w:rsidRPr="00123177" w14:paraId="030F97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291839" w14:textId="77777777" w:rsidR="00454EA0" w:rsidRPr="00123177" w:rsidRDefault="00454EA0"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92F403" w14:textId="77777777" w:rsidR="00454EA0" w:rsidRPr="00123177" w:rsidRDefault="00454EA0" w:rsidP="00535342">
            <w:pPr>
              <w:pStyle w:val="TableText"/>
              <w:snapToGrid w:val="0"/>
              <w:rPr>
                <w:rFonts w:eastAsia="Arial"/>
                <w:color w:val="000000" w:themeColor="text1"/>
              </w:rPr>
            </w:pPr>
            <w:r w:rsidRPr="00123177">
              <w:rPr>
                <w:rFonts w:eastAsia="Arial"/>
                <w:color w:val="000000" w:themeColor="text1"/>
              </w:rPr>
              <w:t>1.</w:t>
            </w:r>
            <w:r>
              <w:rPr>
                <w:rFonts w:eastAsia="Arial"/>
                <w:color w:val="000000" w:themeColor="text1"/>
              </w:rPr>
              <w:t xml:space="preserve"> </w:t>
            </w:r>
            <w:r w:rsidRPr="00123177">
              <w:rPr>
                <w:rFonts w:eastAsia="Arial"/>
                <w:color w:val="000000" w:themeColor="text1"/>
              </w:rPr>
              <w:t>Send CAN signal NHVDCDCCommand @ EDSU_HVDCDC_Cmd message as 0x02 ("Safe State") via CAN interface to HVDCDC application.</w:t>
            </w:r>
          </w:p>
          <w:p w14:paraId="40A7DE7F" w14:textId="77777777" w:rsidR="00454EA0" w:rsidRPr="00123177" w:rsidRDefault="00454EA0" w:rsidP="00535342">
            <w:pPr>
              <w:pStyle w:val="TableText"/>
              <w:snapToGrid w:val="0"/>
              <w:rPr>
                <w:rFonts w:eastAsia="Arial"/>
                <w:color w:val="000000" w:themeColor="text1"/>
              </w:rPr>
            </w:pPr>
            <w:r>
              <w:rPr>
                <w:rFonts w:eastAsia="Arial"/>
                <w:color w:val="000000" w:themeColor="text1"/>
              </w:rPr>
              <w:t>2</w:t>
            </w:r>
            <w:r w:rsidRPr="00123177">
              <w:rPr>
                <w:rFonts w:eastAsia="Arial"/>
                <w:color w:val="000000" w:themeColor="text1"/>
              </w:rPr>
              <w:t>. Check fault response time from the time when the system transits to "Open_PreCharge_Ctt" to the time when the level 2 fault is raised.</w:t>
            </w:r>
          </w:p>
        </w:tc>
      </w:tr>
      <w:tr w:rsidR="00454EA0" w:rsidRPr="00123177" w14:paraId="72B7DD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31E8C1" w14:textId="77777777" w:rsidR="00454EA0" w:rsidRPr="00123177" w:rsidRDefault="00454EA0"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BADCA6" w14:textId="77777777" w:rsidR="00454EA0" w:rsidRPr="00123177" w:rsidRDefault="00454EA0" w:rsidP="00535342">
            <w:pPr>
              <w:pStyle w:val="TableText"/>
              <w:snapToGrid w:val="0"/>
              <w:rPr>
                <w:rStyle w:val="ui-provider"/>
              </w:rPr>
            </w:pPr>
            <w:r w:rsidRPr="00123177">
              <w:rPr>
                <w:rStyle w:val="ui-provider"/>
              </w:rPr>
              <w:t>Application shall provide CAN messages status as below,</w:t>
            </w:r>
            <w:r w:rsidRPr="00123177">
              <w:br/>
            </w:r>
            <w:r w:rsidRPr="00123177">
              <w:rPr>
                <w:rStyle w:val="ui-provider"/>
              </w:rPr>
              <w:t>NHVDCDCStatus @ HVDCDC_Status1 is set to 0x6 ("Faulty")</w:t>
            </w:r>
          </w:p>
          <w:p w14:paraId="04AFC768" w14:textId="77777777" w:rsidR="00454EA0" w:rsidRPr="00123177" w:rsidRDefault="00454EA0" w:rsidP="00535342">
            <w:pPr>
              <w:pStyle w:val="TableText"/>
              <w:snapToGrid w:val="0"/>
              <w:rPr>
                <w:rStyle w:val="ui-provider"/>
              </w:rPr>
            </w:pPr>
            <w:r w:rsidRPr="00123177">
              <w:rPr>
                <w:rStyle w:val="ui-provider"/>
              </w:rPr>
              <w:t>NHVDCDCStatusDebug @ HVDCDC_Debug is set to 0x13 ("Faulty_OpenPreChargeCt")</w:t>
            </w:r>
          </w:p>
          <w:p w14:paraId="668195C1" w14:textId="77777777" w:rsidR="00454EA0" w:rsidRPr="00123177" w:rsidRDefault="00454EA0" w:rsidP="00535342">
            <w:pPr>
              <w:pStyle w:val="TableText"/>
              <w:snapToGrid w:val="0"/>
              <w:rPr>
                <w:rStyle w:val="ui-provider"/>
              </w:rPr>
            </w:pPr>
          </w:p>
          <w:p w14:paraId="145AF711" w14:textId="77777777" w:rsidR="00454EA0" w:rsidRPr="00123177" w:rsidRDefault="00454EA0" w:rsidP="00535342">
            <w:pPr>
              <w:pStyle w:val="TableText"/>
              <w:snapToGrid w:val="0"/>
              <w:rPr>
                <w:rStyle w:val="ui-provider"/>
              </w:rPr>
            </w:pPr>
            <w:r w:rsidRPr="00123177">
              <w:rPr>
                <w:rStyle w:val="ui-provider"/>
              </w:rPr>
              <w:t>HVDCDC_PED_pin_sts @ HVDCDCPin_sts is set to 1 ("Enable").</w:t>
            </w:r>
          </w:p>
          <w:p w14:paraId="00C4F483" w14:textId="77777777" w:rsidR="00454EA0" w:rsidRPr="00123177" w:rsidRDefault="00454EA0" w:rsidP="00535342">
            <w:pPr>
              <w:pStyle w:val="TableText"/>
              <w:snapToGrid w:val="0"/>
              <w:rPr>
                <w:rStyle w:val="ui-provider"/>
              </w:rPr>
            </w:pPr>
          </w:p>
          <w:p w14:paraId="1EE4F4F2" w14:textId="77777777" w:rsidR="00454EA0" w:rsidRPr="00123177" w:rsidRDefault="00454EA0" w:rsidP="00535342">
            <w:pPr>
              <w:pStyle w:val="TableText"/>
              <w:snapToGrid w:val="0"/>
              <w:rPr>
                <w:rStyle w:val="ui-provider"/>
              </w:rPr>
            </w:pPr>
            <w:r w:rsidRPr="00123177">
              <w:rPr>
                <w:rStyle w:val="ui-provider"/>
              </w:rPr>
              <w:t>NHVDCDCFault @ HVDCDC_Status1 is equal to 0x3 (“level 2")</w:t>
            </w:r>
          </w:p>
          <w:p w14:paraId="5095B9F6" w14:textId="77777777" w:rsidR="00454EA0" w:rsidRPr="00123177" w:rsidRDefault="00454EA0" w:rsidP="00535342">
            <w:pPr>
              <w:pStyle w:val="TableText"/>
              <w:snapToGrid w:val="0"/>
              <w:rPr>
                <w:rStyle w:val="ui-provider"/>
              </w:rPr>
            </w:pPr>
            <w:r w:rsidRPr="00123177">
              <w:rPr>
                <w:rStyle w:val="ui-provider"/>
              </w:rPr>
              <w:t>NHVDCDCFaultID @ HVDCDC_Debug_PDU is equal to 0x1A(26) after the fault response time of 200ms.</w:t>
            </w:r>
          </w:p>
          <w:p w14:paraId="1B0BF3BD" w14:textId="77777777" w:rsidR="00454EA0" w:rsidRPr="00123177" w:rsidRDefault="00454EA0" w:rsidP="00535342">
            <w:pPr>
              <w:pStyle w:val="TableText"/>
              <w:snapToGrid w:val="0"/>
              <w:rPr>
                <w:rStyle w:val="ui-provider"/>
              </w:rPr>
            </w:pPr>
          </w:p>
          <w:p w14:paraId="349261E4" w14:textId="77777777" w:rsidR="00454EA0" w:rsidRPr="00123177" w:rsidRDefault="00454EA0" w:rsidP="00535342">
            <w:pPr>
              <w:pStyle w:val="TableText"/>
              <w:snapToGrid w:val="0"/>
              <w:rPr>
                <w:rStyle w:val="ui-provider"/>
              </w:rPr>
            </w:pPr>
            <w:r w:rsidRPr="00123177">
              <w:rPr>
                <w:rStyle w:val="ui-provider"/>
              </w:rPr>
              <w:t>NHVDCDCStatus @ HVDCDC_Status1 is set to 0x7 ("PowerDown_Safe_State_NHVDCDCStatus_NW")</w:t>
            </w:r>
          </w:p>
          <w:p w14:paraId="6EC24590" w14:textId="77777777" w:rsidR="00454EA0" w:rsidRPr="00123177" w:rsidRDefault="00454EA0" w:rsidP="00535342">
            <w:pPr>
              <w:pStyle w:val="TableText"/>
              <w:snapToGrid w:val="0"/>
              <w:rPr>
                <w:rStyle w:val="ui-provider"/>
              </w:rPr>
            </w:pPr>
            <w:r w:rsidRPr="00123177">
              <w:rPr>
                <w:rStyle w:val="ui-provider"/>
              </w:rPr>
              <w:t>NHVDCDCStatusDebug @ HVDCDC_Debug is set to 0x11 ("PowerDown_Safe_State")</w:t>
            </w:r>
          </w:p>
          <w:p w14:paraId="2DF38812" w14:textId="77777777" w:rsidR="00454EA0" w:rsidRPr="00123177" w:rsidRDefault="00454EA0" w:rsidP="00535342">
            <w:pPr>
              <w:pStyle w:val="TableText"/>
              <w:snapToGrid w:val="0"/>
              <w:ind w:left="720"/>
            </w:pPr>
          </w:p>
        </w:tc>
      </w:tr>
      <w:tr w:rsidR="00454EA0" w:rsidRPr="00123177" w14:paraId="580A4B9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BD263A" w14:textId="77777777" w:rsidR="00454EA0" w:rsidRPr="00123177" w:rsidRDefault="00454EA0"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04B6B" w14:textId="77777777" w:rsidR="00454EA0" w:rsidRPr="00123177" w:rsidRDefault="00454EA0" w:rsidP="00535342">
            <w:pPr>
              <w:pStyle w:val="TableText"/>
              <w:snapToGrid w:val="0"/>
              <w:rPr>
                <w:rStyle w:val="normaltextrun"/>
              </w:rPr>
            </w:pPr>
            <w:r w:rsidRPr="00123177">
              <w:rPr>
                <w:rStyle w:val="normaltextrun"/>
              </w:rPr>
              <w:t xml:space="preserve">The HVDCDC application shall transits to substate </w:t>
            </w:r>
            <w:r>
              <w:rPr>
                <w:rStyle w:val="normaltextrun"/>
              </w:rPr>
              <w:t>“</w:t>
            </w:r>
            <w:r>
              <w:rPr>
                <w:rFonts w:eastAsia="Arial"/>
                <w:color w:val="000000" w:themeColor="text1"/>
              </w:rPr>
              <w:t>Faulty_Shutdown_Sequence</w:t>
            </w:r>
            <w:r w:rsidRPr="00123177">
              <w:rPr>
                <w:rStyle w:val="normaltextrun"/>
              </w:rPr>
              <w:t>" from substate “Open_PreCharge_Ctt” of the “Faulty” state when the precharge contractor is confirmed to be closed.</w:t>
            </w:r>
          </w:p>
        </w:tc>
      </w:tr>
      <w:tr w:rsidR="00454EA0" w:rsidRPr="00123177" w14:paraId="59E8094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02ECA6" w14:textId="77777777" w:rsidR="00454EA0" w:rsidRPr="00123177" w:rsidRDefault="00454EA0"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3D5B64" w14:textId="77777777" w:rsidR="00454EA0" w:rsidRPr="00123177" w:rsidRDefault="00454EA0" w:rsidP="00535342">
            <w:pPr>
              <w:pStyle w:val="TableText"/>
              <w:snapToGrid w:val="0"/>
            </w:pPr>
            <w:r w:rsidRPr="00123177">
              <w:t>No such mandatory fields is applicable.</w:t>
            </w:r>
          </w:p>
        </w:tc>
      </w:tr>
      <w:tr w:rsidR="00454EA0" w:rsidRPr="00123177" w14:paraId="4D24B9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B8F609" w14:textId="77777777" w:rsidR="00454EA0" w:rsidRPr="00123177" w:rsidRDefault="00454EA0"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379CF" w14:textId="77777777" w:rsidR="00454EA0" w:rsidRPr="00123177" w:rsidRDefault="00454EA0" w:rsidP="00535342">
            <w:pPr>
              <w:pStyle w:val="TableText"/>
              <w:snapToGrid w:val="0"/>
            </w:pPr>
            <w:r w:rsidRPr="00123177">
              <w:t>NHVDCDCStatus = 6, NHVDCDCStatusDebug = 13.</w:t>
            </w:r>
          </w:p>
        </w:tc>
      </w:tr>
      <w:tr w:rsidR="00454EA0" w:rsidRPr="00123177" w14:paraId="367A66C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DC83DD" w14:textId="77777777" w:rsidR="00454EA0" w:rsidRPr="00123177" w:rsidRDefault="00454EA0"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BB8216" w14:textId="77777777" w:rsidR="00454EA0" w:rsidRPr="00123177" w:rsidRDefault="00454EA0" w:rsidP="00535342">
            <w:pPr>
              <w:pStyle w:val="TableText"/>
              <w:snapToGrid w:val="0"/>
            </w:pPr>
            <w:r w:rsidRPr="00123177">
              <w:rPr>
                <w:szCs w:val="20"/>
              </w:rPr>
              <w:t>Default values shall be applicable with respect to Pre-Loaded Values</w:t>
            </w:r>
          </w:p>
        </w:tc>
      </w:tr>
      <w:tr w:rsidR="00454EA0" w:rsidRPr="00123177" w14:paraId="2CB7A59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C69407" w14:textId="77777777" w:rsidR="00454EA0" w:rsidRPr="00123177" w:rsidRDefault="00454EA0"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2983F2" w14:textId="77777777" w:rsidR="00454EA0" w:rsidRPr="00123177" w:rsidRDefault="00454EA0" w:rsidP="00535342">
            <w:pPr>
              <w:pStyle w:val="TableText"/>
              <w:snapToGrid w:val="0"/>
            </w:pPr>
            <w:r w:rsidRPr="00123177">
              <w:t>NA</w:t>
            </w:r>
          </w:p>
        </w:tc>
      </w:tr>
      <w:tr w:rsidR="00454EA0" w:rsidRPr="00123177" w14:paraId="27D6426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597BE9" w14:textId="77777777" w:rsidR="00454EA0" w:rsidRPr="00123177" w:rsidRDefault="00454EA0" w:rsidP="00535342">
            <w:pPr>
              <w:pStyle w:val="TableText"/>
              <w:snapToGrid w:val="0"/>
            </w:pPr>
            <w:r w:rsidRPr="00123177">
              <w:lastRenderedPageBreak/>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F3677F" w14:textId="77777777" w:rsidR="00454EA0" w:rsidRPr="00123177" w:rsidRDefault="00454EA0" w:rsidP="00535342">
            <w:pPr>
              <w:pStyle w:val="TableText"/>
              <w:snapToGrid w:val="0"/>
            </w:pPr>
            <w:r w:rsidRPr="00123177">
              <w:rPr>
                <w:szCs w:val="20"/>
              </w:rPr>
              <w:t>Data latency period is not applicable</w:t>
            </w:r>
          </w:p>
        </w:tc>
      </w:tr>
      <w:tr w:rsidR="00454EA0" w:rsidRPr="00123177" w14:paraId="6285DFE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BE96BA" w14:textId="77777777" w:rsidR="00454EA0" w:rsidRPr="00123177" w:rsidRDefault="00454EA0"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A93C94" w14:textId="77777777" w:rsidR="00454EA0" w:rsidRPr="00123177" w:rsidRDefault="00454EA0" w:rsidP="00535342">
            <w:pPr>
              <w:pStyle w:val="TableText"/>
              <w:snapToGrid w:val="0"/>
            </w:pPr>
            <w:r w:rsidRPr="00123177">
              <w:rPr>
                <w:szCs w:val="20"/>
              </w:rPr>
              <w:t>Data Retention period is not applicable.</w:t>
            </w:r>
          </w:p>
        </w:tc>
      </w:tr>
      <w:tr w:rsidR="00454EA0" w:rsidRPr="00123177" w14:paraId="19BFD6E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EB1DC5" w14:textId="77777777" w:rsidR="00454EA0" w:rsidRPr="00123177" w:rsidRDefault="00454EA0"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E1F6A5" w14:textId="77777777" w:rsidR="00454EA0" w:rsidRPr="00123177" w:rsidRDefault="00454EA0" w:rsidP="00535342">
            <w:pPr>
              <w:pStyle w:val="TableText"/>
            </w:pPr>
            <w:r w:rsidRPr="00123177">
              <w:rPr>
                <w:szCs w:val="20"/>
              </w:rPr>
              <w:t>Data rate is not applicable.</w:t>
            </w:r>
          </w:p>
        </w:tc>
      </w:tr>
      <w:tr w:rsidR="00454EA0" w:rsidRPr="00123177" w14:paraId="53A4BBD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A365C1" w14:textId="77777777" w:rsidR="00454EA0" w:rsidRPr="00123177" w:rsidRDefault="00454EA0"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838C28" w14:textId="77777777" w:rsidR="00454EA0" w:rsidRPr="00123177" w:rsidRDefault="00454EA0" w:rsidP="00535342">
            <w:pPr>
              <w:pStyle w:val="TableText"/>
              <w:spacing w:line="259" w:lineRule="auto"/>
            </w:pPr>
            <w:r w:rsidRPr="00123177">
              <w:rPr>
                <w:szCs w:val="20"/>
              </w:rPr>
              <w:t>External event is not required.</w:t>
            </w:r>
          </w:p>
        </w:tc>
      </w:tr>
      <w:tr w:rsidR="00454EA0" w:rsidRPr="00123177" w14:paraId="0D6B4D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C7E540" w14:textId="77777777" w:rsidR="00454EA0" w:rsidRPr="00123177" w:rsidRDefault="00454EA0"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B2AB88" w14:textId="77777777" w:rsidR="00454EA0" w:rsidRPr="00123177" w:rsidRDefault="00454EA0" w:rsidP="00535342">
            <w:pPr>
              <w:pStyle w:val="TableText"/>
              <w:spacing w:line="259" w:lineRule="auto"/>
            </w:pPr>
            <w:r w:rsidRPr="00123177">
              <w:rPr>
                <w:szCs w:val="20"/>
              </w:rPr>
              <w:t>Temporal event is not applicable.</w:t>
            </w:r>
          </w:p>
        </w:tc>
      </w:tr>
    </w:tbl>
    <w:p w14:paraId="1244B9A7" w14:textId="77777777" w:rsidR="00454EA0" w:rsidRDefault="00454EA0" w:rsidP="00A55B53">
      <w:pPr>
        <w:rPr>
          <w:szCs w:val="20"/>
        </w:rPr>
      </w:pPr>
    </w:p>
    <w:p w14:paraId="660C6E87" w14:textId="77777777" w:rsidR="00B44054" w:rsidRPr="00123177" w:rsidRDefault="00B44054" w:rsidP="00A55B53">
      <w:pPr>
        <w:rPr>
          <w:szCs w:val="20"/>
        </w:rPr>
      </w:pPr>
    </w:p>
    <w:p w14:paraId="79F8FE3D" w14:textId="77777777" w:rsidR="00A55B53" w:rsidRPr="00123177" w:rsidRDefault="00A55B53" w:rsidP="00A55B53">
      <w:pPr>
        <w:pStyle w:val="Heading5"/>
        <w:rPr>
          <w:sz w:val="20"/>
          <w:szCs w:val="20"/>
        </w:rPr>
      </w:pPr>
      <w:r w:rsidRPr="00123177">
        <w:rPr>
          <w:rFonts w:eastAsia="Arial"/>
          <w:color w:val="000000" w:themeColor="text1"/>
          <w:sz w:val="20"/>
          <w:szCs w:val="20"/>
        </w:rPr>
        <w:t>Transition requirement to "Faulty_PowerDN_SafeState" state upon a HVDCDC level 2 fault and Faulty state not able to shutdown the system</w:t>
      </w:r>
      <w:r w:rsidRPr="00123177">
        <w:rPr>
          <w:rFonts w:eastAsia="Arial"/>
          <w:sz w:val="20"/>
          <w:szCs w:val="20"/>
        </w:rPr>
        <w:t>.</w:t>
      </w:r>
    </w:p>
    <w:p w14:paraId="603E6FE8" w14:textId="77777777" w:rsidR="00A55B53" w:rsidRPr="00123177" w:rsidRDefault="00A55B53" w:rsidP="00A55B53"/>
    <w:tbl>
      <w:tblPr>
        <w:tblW w:w="9518" w:type="dxa"/>
        <w:tblInd w:w="108" w:type="dxa"/>
        <w:tblLayout w:type="fixed"/>
        <w:tblLook w:val="0000" w:firstRow="0" w:lastRow="0" w:firstColumn="0" w:lastColumn="0" w:noHBand="0" w:noVBand="0"/>
      </w:tblPr>
      <w:tblGrid>
        <w:gridCol w:w="1920"/>
        <w:gridCol w:w="7598"/>
      </w:tblGrid>
      <w:tr w:rsidR="00A55B53" w:rsidRPr="00123177" w14:paraId="637A904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657F9F6"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81D34AD" w14:textId="77777777" w:rsidR="00A55B53" w:rsidRPr="00123177" w:rsidRDefault="00A55B53" w:rsidP="00535342">
            <w:pPr>
              <w:pStyle w:val="TableColumnTitle"/>
              <w:snapToGrid w:val="0"/>
            </w:pPr>
            <w:r w:rsidRPr="00123177">
              <w:t>Description</w:t>
            </w:r>
          </w:p>
        </w:tc>
      </w:tr>
      <w:tr w:rsidR="00A55B53" w:rsidRPr="00123177" w14:paraId="030DC9B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FFF2121"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A6E78D" w14:textId="77777777" w:rsidR="00A55B53" w:rsidRPr="00123177" w:rsidRDefault="00A55B53" w:rsidP="00535342">
            <w:pPr>
              <w:snapToGrid w:val="0"/>
            </w:pPr>
            <w:r w:rsidRPr="00123177">
              <w:rPr>
                <w:rFonts w:eastAsia="Arial"/>
                <w:color w:val="000000" w:themeColor="text1"/>
              </w:rPr>
              <w:t>SWRS_APP_STATE_23</w:t>
            </w:r>
          </w:p>
        </w:tc>
      </w:tr>
      <w:tr w:rsidR="00A55B53" w:rsidRPr="00123177" w14:paraId="41B0E44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301365F"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8FA4C5"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SDS-HVDCDC-286</w:t>
            </w:r>
          </w:p>
        </w:tc>
      </w:tr>
      <w:tr w:rsidR="00A55B53" w:rsidRPr="00123177" w14:paraId="414BF3A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A320894"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FE39E" w14:textId="77777777" w:rsidR="00A55B53" w:rsidRPr="00123177" w:rsidRDefault="00A55B53" w:rsidP="00535342">
            <w:pPr>
              <w:pStyle w:val="TableText"/>
              <w:snapToGrid w:val="0"/>
            </w:pPr>
            <w:r w:rsidRPr="00123177">
              <w:t>B-Sample /PF1.0</w:t>
            </w:r>
          </w:p>
        </w:tc>
      </w:tr>
      <w:tr w:rsidR="00A55B53" w:rsidRPr="00123177" w14:paraId="3213968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9CFEE12"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ECE12F"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transit to "Faulty_PowerDN_SafeState" state upon a HVDCDC level 2 fault and Faulty state not able to shutdown the system.</w:t>
            </w:r>
          </w:p>
          <w:p w14:paraId="1287AE34" w14:textId="77777777" w:rsidR="00A55B53" w:rsidRPr="00123177" w:rsidRDefault="00A55B53" w:rsidP="00535342">
            <w:pPr>
              <w:snapToGrid w:val="0"/>
              <w:rPr>
                <w:rFonts w:eastAsia="Arial"/>
                <w:color w:val="000000" w:themeColor="text1"/>
              </w:rPr>
            </w:pPr>
          </w:p>
          <w:p w14:paraId="7A32CA78"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set NHVDCDCStatus = 0x7 "PowerDown_Safe_State_NHVDCDCStatus_NW".</w:t>
            </w:r>
          </w:p>
          <w:p w14:paraId="098E45AC"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set NHVDCDCStatusDebug = 0x11 "PowerDown_Safe_State".</w:t>
            </w:r>
          </w:p>
        </w:tc>
      </w:tr>
      <w:tr w:rsidR="00A55B53" w:rsidRPr="00123177" w14:paraId="21C961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817D20"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A9F92F"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34ED12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B34A5C"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388258"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576400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DA83BF"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FCF60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The HVDCDC shall transit to "Faulty_PowerDN_SafeState" state</w:t>
            </w:r>
          </w:p>
        </w:tc>
      </w:tr>
      <w:tr w:rsidR="00A55B53" w:rsidRPr="00123177" w14:paraId="3F1CF7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8256AE" w14:textId="77777777" w:rsidR="00A55B53" w:rsidRPr="00123177" w:rsidRDefault="00A55B53" w:rsidP="00535342">
            <w:pPr>
              <w:pStyle w:val="TableText"/>
              <w:snapToGrid w:val="0"/>
              <w:rPr>
                <w:b/>
                <w:bCs/>
              </w:rPr>
            </w:pPr>
            <w:r w:rsidRPr="00123177">
              <w:lastRenderedPageBreak/>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435C3" w14:textId="77777777" w:rsidR="00A55B53" w:rsidRPr="00123177" w:rsidRDefault="00A55B53" w:rsidP="00535342">
            <w:pPr>
              <w:pStyle w:val="TableText"/>
              <w:snapToGrid w:val="0"/>
            </w:pPr>
            <w:r w:rsidRPr="00123177">
              <w:rPr>
                <w:rStyle w:val="ui-provider"/>
              </w:rPr>
              <w:t>Application shall provide CAN messages status as below,</w:t>
            </w:r>
          </w:p>
          <w:p w14:paraId="0ECF70E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NHVDCDCStatus @ HVDCDC_Status1 is equal to 0x6 (“Faulty State”)</w:t>
            </w:r>
          </w:p>
          <w:p w14:paraId="472B198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NHVDCDCStatusDebug @ HVDCDC_Debug is equal to 0xE ("Faulty_DisablePM")</w:t>
            </w:r>
          </w:p>
          <w:p w14:paraId="5B7EE7B8" w14:textId="77777777" w:rsidR="00A55B53" w:rsidRPr="00123177" w:rsidRDefault="00A55B53" w:rsidP="00535342">
            <w:pPr>
              <w:pStyle w:val="TableText"/>
              <w:snapToGrid w:val="0"/>
              <w:rPr>
                <w:rFonts w:eastAsia="Arial"/>
                <w:color w:val="000000" w:themeColor="text1"/>
              </w:rPr>
            </w:pPr>
          </w:p>
          <w:p w14:paraId="2E8C66F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NHVDCDCFault @ HVDCDC_Status1 is equal to 0x3 (“level 2")</w:t>
            </w:r>
          </w:p>
          <w:p w14:paraId="5B570BD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NHVDCDCFaultID @ HVDCDC_Debug_PDU is equal to 0x21(33) after the fault response time of 10000ms.</w:t>
            </w:r>
          </w:p>
          <w:p w14:paraId="356EF9F9" w14:textId="77777777" w:rsidR="00A55B53" w:rsidRPr="00123177" w:rsidRDefault="00A55B53" w:rsidP="00535342">
            <w:pPr>
              <w:pStyle w:val="TableText"/>
              <w:snapToGrid w:val="0"/>
              <w:rPr>
                <w:rFonts w:eastAsia="Arial"/>
                <w:color w:val="000000" w:themeColor="text1"/>
              </w:rPr>
            </w:pPr>
          </w:p>
          <w:p w14:paraId="7D78936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NHVDCDCStatus @ HVDCDC_Status1 is set to 0x7 ("PowerDown_Safe_State_NHVDCDCStatus_NW")</w:t>
            </w:r>
          </w:p>
          <w:p w14:paraId="15BAECD9" w14:textId="77777777" w:rsidR="00A55B53" w:rsidRPr="00123177" w:rsidRDefault="00A55B53" w:rsidP="00535342">
            <w:pPr>
              <w:pStyle w:val="TableText"/>
              <w:snapToGrid w:val="0"/>
            </w:pPr>
            <w:r w:rsidRPr="00123177">
              <w:rPr>
                <w:rFonts w:eastAsia="Arial"/>
                <w:color w:val="000000" w:themeColor="text1"/>
              </w:rPr>
              <w:t>NHVDCDCStatusDebug @ HVDCDC_Debug is set to 0x11 ("PowerDown_Safe_State")</w:t>
            </w:r>
          </w:p>
        </w:tc>
      </w:tr>
      <w:tr w:rsidR="00A55B53" w:rsidRPr="00123177" w14:paraId="0C1D19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3CC7B7"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C695F8" w14:textId="77777777" w:rsidR="00A55B53" w:rsidRPr="00123177" w:rsidRDefault="00A55B53" w:rsidP="00535342">
            <w:pPr>
              <w:pStyle w:val="TableText"/>
              <w:snapToGrid w:val="0"/>
              <w:rPr>
                <w:rStyle w:val="normaltextrun"/>
              </w:rPr>
            </w:pPr>
            <w:r w:rsidRPr="00123177">
              <w:rPr>
                <w:rStyle w:val="normaltextrun"/>
              </w:rPr>
              <w:t>The HVDCDC application does transits to the "Faulty_PowerDn_SafeState" state from the “Disable_3" substate of the "Faulty" state after the defined timeout of 2ms when the below conditions are met,</w:t>
            </w:r>
          </w:p>
          <w:p w14:paraId="38740072" w14:textId="77777777" w:rsidR="00A55B53" w:rsidRPr="00123177" w:rsidRDefault="00A55B53" w:rsidP="00535342">
            <w:pPr>
              <w:pStyle w:val="TableText"/>
              <w:snapToGrid w:val="0"/>
              <w:rPr>
                <w:rStyle w:val="normaltextrun"/>
              </w:rPr>
            </w:pPr>
            <w:r w:rsidRPr="00123177">
              <w:rPr>
                <w:rStyle w:val="normaltextrun"/>
              </w:rPr>
              <w:t xml:space="preserve">1. VICOR output voltage(VHVDCDC400V_VICOR) is more than half of the high side voltage (VHVDCDC800V_VICOR) minus 15V(HVDCDC_CAL) </w:t>
            </w:r>
          </w:p>
          <w:p w14:paraId="5541D57A" w14:textId="77777777" w:rsidR="00A55B53" w:rsidRPr="00123177" w:rsidRDefault="00A55B53" w:rsidP="00535342">
            <w:pPr>
              <w:pStyle w:val="TableText"/>
              <w:snapToGrid w:val="0"/>
              <w:rPr>
                <w:rStyle w:val="normaltextrun"/>
              </w:rPr>
            </w:pPr>
            <w:r w:rsidRPr="00123177">
              <w:rPr>
                <w:rStyle w:val="normaltextrun"/>
              </w:rPr>
              <w:t>2. The VICOR output voltage(VHVDCDC400V_VICOR) is more than 175V(HVDCDC_CAL).</w:t>
            </w:r>
          </w:p>
          <w:p w14:paraId="59A78EC6" w14:textId="77777777" w:rsidR="00A55B53" w:rsidRPr="00123177" w:rsidRDefault="00A55B53" w:rsidP="00535342">
            <w:pPr>
              <w:pStyle w:val="TableText"/>
              <w:snapToGrid w:val="0"/>
              <w:rPr>
                <w:rStyle w:val="normaltextrun"/>
              </w:rPr>
            </w:pPr>
            <w:r w:rsidRPr="00123177">
              <w:rPr>
                <w:rStyle w:val="normaltextrun"/>
              </w:rPr>
              <w:t>3. The power module status is Enabled.</w:t>
            </w:r>
          </w:p>
        </w:tc>
      </w:tr>
      <w:tr w:rsidR="00A55B53" w:rsidRPr="00123177" w14:paraId="0CDE48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68EA1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EA62D4" w14:textId="77777777" w:rsidR="00A55B53" w:rsidRPr="00123177" w:rsidRDefault="00A55B53" w:rsidP="00535342">
            <w:pPr>
              <w:pStyle w:val="TableText"/>
              <w:snapToGrid w:val="0"/>
            </w:pPr>
            <w:r w:rsidRPr="00123177">
              <w:t>No such mandatory fields is applicable.</w:t>
            </w:r>
          </w:p>
        </w:tc>
      </w:tr>
      <w:tr w:rsidR="00A55B53" w:rsidRPr="00123177" w14:paraId="5AB21DA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8B009C"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A33EEE" w14:textId="77777777" w:rsidR="00A55B53" w:rsidRPr="00123177" w:rsidRDefault="00A55B53" w:rsidP="00535342">
            <w:pPr>
              <w:pStyle w:val="TableText"/>
              <w:snapToGrid w:val="0"/>
            </w:pPr>
            <w:r w:rsidRPr="00123177">
              <w:t>NHVDCDCStatus = 0x6, NHVDCDCStatusDebug = 0xD.</w:t>
            </w:r>
          </w:p>
        </w:tc>
      </w:tr>
      <w:tr w:rsidR="00A55B53" w:rsidRPr="00123177" w14:paraId="20136B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279C46"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3341F"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73CB91D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0F9FA2"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6BE20C" w14:textId="77777777" w:rsidR="00A55B53" w:rsidRPr="00123177" w:rsidRDefault="00A55B53" w:rsidP="00535342">
            <w:pPr>
              <w:pStyle w:val="TableText"/>
              <w:snapToGrid w:val="0"/>
            </w:pPr>
            <w:r w:rsidRPr="00123177">
              <w:t>NA</w:t>
            </w:r>
          </w:p>
        </w:tc>
      </w:tr>
      <w:tr w:rsidR="00A55B53" w:rsidRPr="00123177" w14:paraId="1BD5C6F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A5E640"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7F11AB"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4D6248E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3E65F7"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DAA114"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2427DE7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94323E"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584A51" w14:textId="77777777" w:rsidR="00A55B53" w:rsidRPr="00123177" w:rsidRDefault="00A55B53" w:rsidP="00535342">
            <w:pPr>
              <w:pStyle w:val="TableText"/>
            </w:pPr>
            <w:r w:rsidRPr="00123177">
              <w:rPr>
                <w:szCs w:val="20"/>
              </w:rPr>
              <w:t>Data rate is not applicable.</w:t>
            </w:r>
          </w:p>
        </w:tc>
      </w:tr>
      <w:tr w:rsidR="00A55B53" w:rsidRPr="00123177" w14:paraId="422645B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8D66CD"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AD8077"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7D8ED4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4CB027"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0EB6FE"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3345F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6F0BD4" w14:textId="77777777" w:rsidR="00A55B53" w:rsidRPr="00123177" w:rsidRDefault="00A55B53" w:rsidP="00535342">
            <w:pPr>
              <w:pStyle w:val="TableText"/>
              <w:snapToGrid w:val="0"/>
            </w:pPr>
            <w:r w:rsidRPr="00123177">
              <w:lastRenderedPageBreak/>
              <w:t xml:space="preserve">Validation Rules/ </w:t>
            </w:r>
          </w:p>
          <w:p w14:paraId="1E25AE7E"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A3CF9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55FE06B"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set NHVDCDCStatus = 0x7.</w:t>
            </w:r>
          </w:p>
          <w:p w14:paraId="7A315FC7" w14:textId="77777777" w:rsidR="00A55B53" w:rsidRPr="00123177" w:rsidRDefault="00A55B53" w:rsidP="00535342">
            <w:pPr>
              <w:pStyle w:val="TableText"/>
              <w:snapToGrid w:val="0"/>
              <w:rPr>
                <w:i/>
                <w:iCs/>
              </w:rPr>
            </w:pPr>
            <w:r w:rsidRPr="00123177">
              <w:rPr>
                <w:rFonts w:eastAsia="Arial"/>
                <w:color w:val="000000" w:themeColor="text1"/>
              </w:rPr>
              <w:t>The HVDCDC shall set NHVDCDCStatusDebug = 0x11 "PowerDown_Safe_State".</w:t>
            </w:r>
          </w:p>
        </w:tc>
      </w:tr>
      <w:tr w:rsidR="00A55B53" w:rsidRPr="00123177" w14:paraId="737C24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47A94C"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369197" w14:textId="77777777" w:rsidR="00A55B53" w:rsidRPr="00123177" w:rsidRDefault="00A55B53" w:rsidP="00535342">
            <w:pPr>
              <w:pStyle w:val="TableText"/>
              <w:snapToGrid w:val="0"/>
            </w:pPr>
            <w:r w:rsidRPr="00123177">
              <w:rPr>
                <w:szCs w:val="20"/>
              </w:rPr>
              <w:t>Constraints is not applicable.</w:t>
            </w:r>
          </w:p>
        </w:tc>
      </w:tr>
      <w:tr w:rsidR="00A55B53" w:rsidRPr="00123177" w14:paraId="1BCDE9A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92EEC4"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DEC23A" w14:textId="77777777" w:rsidR="00A55B53" w:rsidRPr="00123177" w:rsidRDefault="00A55B53" w:rsidP="00535342">
            <w:pPr>
              <w:pStyle w:val="TableText"/>
              <w:snapToGrid w:val="0"/>
            </w:pPr>
            <w:r w:rsidRPr="00123177">
              <w:rPr>
                <w:szCs w:val="20"/>
              </w:rPr>
              <w:t>No effects on other system</w:t>
            </w:r>
          </w:p>
        </w:tc>
      </w:tr>
      <w:tr w:rsidR="00A55B53" w:rsidRPr="00123177" w14:paraId="74A87AC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88DF64" w14:textId="77777777" w:rsidR="00A55B53" w:rsidRPr="00123177" w:rsidRDefault="00A55B53" w:rsidP="00535342">
            <w:pPr>
              <w:pStyle w:val="TableText"/>
              <w:snapToGrid w:val="0"/>
            </w:pPr>
            <w:r w:rsidRPr="00123177">
              <w:t>Testability with respect to test environment</w:t>
            </w:r>
          </w:p>
          <w:p w14:paraId="2EEEDC9D" w14:textId="77777777" w:rsidR="00A55B53" w:rsidRPr="00123177" w:rsidRDefault="00A55B53" w:rsidP="00535342">
            <w:pPr>
              <w:pStyle w:val="TableText"/>
            </w:pPr>
            <w:r w:rsidRPr="00123177">
              <w:t>(Yes/No)</w:t>
            </w:r>
          </w:p>
          <w:p w14:paraId="1C925259"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6DD59B" w14:textId="77777777" w:rsidR="00A55B53" w:rsidRPr="00123177" w:rsidRDefault="00A55B53" w:rsidP="00535342">
            <w:pPr>
              <w:pStyle w:val="TableText"/>
              <w:snapToGrid w:val="0"/>
            </w:pPr>
            <w:r w:rsidRPr="00123177">
              <w:t>YES</w:t>
            </w:r>
          </w:p>
        </w:tc>
      </w:tr>
      <w:tr w:rsidR="00A55B53" w:rsidRPr="00123177" w14:paraId="00B4A5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7A9AC6" w14:textId="77777777" w:rsidR="00A55B53" w:rsidRPr="00123177" w:rsidRDefault="00A55B53" w:rsidP="00535342">
            <w:pPr>
              <w:pStyle w:val="TableText"/>
              <w:snapToGrid w:val="0"/>
            </w:pPr>
            <w:r w:rsidRPr="00123177">
              <w:t>Feasible within project constraints</w:t>
            </w:r>
          </w:p>
          <w:p w14:paraId="40909B96" w14:textId="77777777" w:rsidR="00A55B53" w:rsidRPr="00123177" w:rsidRDefault="00A55B53" w:rsidP="00535342">
            <w:pPr>
              <w:pStyle w:val="TableText"/>
              <w:snapToGrid w:val="0"/>
            </w:pPr>
            <w:r w:rsidRPr="00123177">
              <w:t>(Yes/No)</w:t>
            </w:r>
          </w:p>
          <w:p w14:paraId="06AD9480"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269F28" w14:textId="77777777" w:rsidR="00A55B53" w:rsidRPr="00123177" w:rsidRDefault="00A55B53" w:rsidP="00535342">
            <w:pPr>
              <w:pStyle w:val="TableText"/>
              <w:snapToGrid w:val="0"/>
            </w:pPr>
            <w:r w:rsidRPr="00123177">
              <w:t>YES</w:t>
            </w:r>
          </w:p>
        </w:tc>
      </w:tr>
      <w:tr w:rsidR="00A55B53" w:rsidRPr="00123177" w14:paraId="4E52A91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34CC1D" w14:textId="77777777" w:rsidR="00A55B53" w:rsidRPr="00123177" w:rsidRDefault="00A55B53" w:rsidP="00535342">
            <w:pPr>
              <w:pStyle w:val="TableText"/>
              <w:snapToGrid w:val="0"/>
            </w:pPr>
            <w:r w:rsidRPr="00123177">
              <w:t>Critical</w:t>
            </w:r>
          </w:p>
          <w:p w14:paraId="5D874708"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CE2B9" w14:textId="77777777" w:rsidR="00A55B53" w:rsidRPr="00123177" w:rsidRDefault="00A55B53" w:rsidP="00535342">
            <w:pPr>
              <w:pStyle w:val="TableText"/>
              <w:snapToGrid w:val="0"/>
            </w:pPr>
            <w:r w:rsidRPr="00123177">
              <w:t>YES</w:t>
            </w:r>
          </w:p>
        </w:tc>
      </w:tr>
      <w:tr w:rsidR="00A55B53" w:rsidRPr="00123177" w14:paraId="771362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2D1DE2"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E05B17"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3DA6D2F0" w14:textId="77777777" w:rsidR="00A55B53" w:rsidRPr="00123177" w:rsidRDefault="00A55B53" w:rsidP="00A55B53"/>
    <w:p w14:paraId="43F71F39" w14:textId="77777777" w:rsidR="00A55B53" w:rsidRPr="00123177" w:rsidRDefault="00A55B53" w:rsidP="00A55B53">
      <w:pPr>
        <w:rPr>
          <w:szCs w:val="20"/>
        </w:rPr>
      </w:pPr>
    </w:p>
    <w:p w14:paraId="7A75A5F8" w14:textId="77777777" w:rsidR="00A55B53" w:rsidRPr="00123177" w:rsidRDefault="00A55B53" w:rsidP="00A55B53">
      <w:pPr>
        <w:pStyle w:val="Heading5"/>
        <w:rPr>
          <w:sz w:val="20"/>
          <w:szCs w:val="20"/>
        </w:rPr>
      </w:pPr>
      <w:r w:rsidRPr="00123177">
        <w:rPr>
          <w:rFonts w:eastAsia="Arial"/>
          <w:color w:val="000000" w:themeColor="text1"/>
          <w:sz w:val="20"/>
          <w:szCs w:val="20"/>
        </w:rPr>
        <w:t>Exit requirement from "Faulty_PowerDN_SafeState" state upon a sleep request.</w:t>
      </w:r>
    </w:p>
    <w:p w14:paraId="0E6D1A40" w14:textId="77777777" w:rsidR="00A55B53" w:rsidRPr="00123177" w:rsidRDefault="00A55B53" w:rsidP="00A55B53"/>
    <w:tbl>
      <w:tblPr>
        <w:tblW w:w="9518" w:type="dxa"/>
        <w:tblInd w:w="108" w:type="dxa"/>
        <w:tblLayout w:type="fixed"/>
        <w:tblLook w:val="0000" w:firstRow="0" w:lastRow="0" w:firstColumn="0" w:lastColumn="0" w:noHBand="0" w:noVBand="0"/>
      </w:tblPr>
      <w:tblGrid>
        <w:gridCol w:w="1920"/>
        <w:gridCol w:w="7598"/>
      </w:tblGrid>
      <w:tr w:rsidR="00A55B53" w:rsidRPr="00123177" w14:paraId="2B602B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A94C62C"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8832CF3" w14:textId="77777777" w:rsidR="00A55B53" w:rsidRPr="00123177" w:rsidRDefault="00A55B53" w:rsidP="00535342">
            <w:pPr>
              <w:pStyle w:val="TableColumnTitle"/>
              <w:snapToGrid w:val="0"/>
            </w:pPr>
            <w:r w:rsidRPr="00123177">
              <w:t>Description</w:t>
            </w:r>
          </w:p>
        </w:tc>
      </w:tr>
      <w:tr w:rsidR="00A55B53" w:rsidRPr="00123177" w14:paraId="0668336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363B4C9"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1B390B" w14:textId="77777777" w:rsidR="00A55B53" w:rsidRPr="00123177" w:rsidRDefault="00A55B53" w:rsidP="00535342">
            <w:pPr>
              <w:snapToGrid w:val="0"/>
            </w:pPr>
            <w:r w:rsidRPr="00123177">
              <w:rPr>
                <w:rFonts w:eastAsia="Arial"/>
                <w:color w:val="000000" w:themeColor="text1"/>
              </w:rPr>
              <w:t>SWRS_APP_STATE_24</w:t>
            </w:r>
          </w:p>
        </w:tc>
      </w:tr>
      <w:tr w:rsidR="00A55B53" w:rsidRPr="00123177" w14:paraId="35357FE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68929DF"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182AF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SDS-HVDCDC-288</w:t>
            </w:r>
          </w:p>
        </w:tc>
      </w:tr>
      <w:tr w:rsidR="00A55B53" w:rsidRPr="00123177" w14:paraId="4F91CE3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0798F65"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7F0FE7" w14:textId="77777777" w:rsidR="00A55B53" w:rsidRPr="00123177" w:rsidRDefault="00A55B53" w:rsidP="00535342">
            <w:pPr>
              <w:pStyle w:val="TableText"/>
              <w:snapToGrid w:val="0"/>
            </w:pPr>
            <w:r w:rsidRPr="00123177">
              <w:t>B-Sample /PF2.0</w:t>
            </w:r>
          </w:p>
        </w:tc>
      </w:tr>
      <w:tr w:rsidR="00A55B53" w:rsidRPr="00123177" w14:paraId="10C1042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7A0B76C" w14:textId="77777777" w:rsidR="00A55B53" w:rsidRPr="00123177" w:rsidRDefault="00A55B53" w:rsidP="00535342">
            <w:pPr>
              <w:pStyle w:val="TableText"/>
              <w:snapToGrid w:val="0"/>
              <w:rPr>
                <w:vertAlign w:val="superscript"/>
              </w:rPr>
            </w:pPr>
            <w:r w:rsidRPr="00123177">
              <w:lastRenderedPageBreak/>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A980DA"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exit the "Faulty_PowerDN_SafeState" state upon a sleep request.</w:t>
            </w:r>
          </w:p>
        </w:tc>
      </w:tr>
      <w:tr w:rsidR="00A55B53" w:rsidRPr="00123177" w14:paraId="60B89A5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C87D7E"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832F41"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2777D4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05F19F"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131775"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0CD20A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174324"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77A163" w14:textId="77777777" w:rsidR="00A55B53" w:rsidRPr="00123177" w:rsidRDefault="00A55B53" w:rsidP="00535342">
            <w:pPr>
              <w:pStyle w:val="TableText"/>
              <w:snapToGrid w:val="0"/>
              <w:rPr>
                <w:rStyle w:val="ui-provider"/>
              </w:rPr>
            </w:pPr>
            <w:r w:rsidRPr="00123177">
              <w:rPr>
                <w:rStyle w:val="ui-provider"/>
              </w:rPr>
              <w:t>1) Keep the power module Enabled by shorting J101 pin 5 to high on the power board.</w:t>
            </w:r>
          </w:p>
          <w:p w14:paraId="3676F64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provide Ignition off by making KL15 off</w:t>
            </w:r>
          </w:p>
        </w:tc>
      </w:tr>
      <w:tr w:rsidR="00A55B53" w:rsidRPr="00123177" w14:paraId="0202504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EFB036"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47F803" w14:textId="77777777" w:rsidR="00A55B53" w:rsidRPr="00123177" w:rsidRDefault="00A55B53" w:rsidP="00535342">
            <w:pPr>
              <w:pStyle w:val="TableText"/>
              <w:snapToGrid w:val="0"/>
            </w:pPr>
            <w:r w:rsidRPr="00123177">
              <w:rPr>
                <w:rStyle w:val="ui-provider"/>
              </w:rPr>
              <w:t>Application shall provide CAN messages status as below,</w:t>
            </w:r>
            <w:r w:rsidRPr="00123177">
              <w:br/>
            </w:r>
            <w:r w:rsidRPr="00123177">
              <w:rPr>
                <w:rStyle w:val="ui-provider"/>
              </w:rPr>
              <w:t>NHVDCDCStatus @ HVDCDC_Status1 is set to 0x7 ("PowerDown_Safe_State_NHVDCDCStatus_NW")</w:t>
            </w:r>
            <w:r w:rsidRPr="00123177">
              <w:br/>
            </w:r>
            <w:r w:rsidRPr="00123177">
              <w:rPr>
                <w:rStyle w:val="ui-provider"/>
              </w:rPr>
              <w:t>NHVDCDCStatusDebug @ HVDCDC_Debug is set to 0x11 ("PowerDown_Safe_State")</w:t>
            </w:r>
          </w:p>
        </w:tc>
      </w:tr>
      <w:tr w:rsidR="00A55B53" w:rsidRPr="00123177" w14:paraId="08F6C34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CD73D4"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E157EC" w14:textId="77777777" w:rsidR="00A55B53" w:rsidRPr="00123177" w:rsidRDefault="00A55B53" w:rsidP="00535342">
            <w:pPr>
              <w:pStyle w:val="TableText"/>
              <w:snapToGrid w:val="0"/>
              <w:rPr>
                <w:rStyle w:val="normaltextrun"/>
              </w:rPr>
            </w:pPr>
            <w:r w:rsidRPr="00123177">
              <w:rPr>
                <w:rStyle w:val="ui-provider"/>
              </w:rPr>
              <w:t>The HVDCDC application shall not transit to sleep state from the "Faulty_PowerDn_SafeState" state when KL15 is turned off and power board turned on.</w:t>
            </w:r>
          </w:p>
        </w:tc>
      </w:tr>
      <w:tr w:rsidR="00A55B53" w:rsidRPr="00123177" w14:paraId="29DB47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AEBD74"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A70799" w14:textId="77777777" w:rsidR="00A55B53" w:rsidRPr="00123177" w:rsidRDefault="00A55B53" w:rsidP="00535342">
            <w:pPr>
              <w:pStyle w:val="TableText"/>
              <w:snapToGrid w:val="0"/>
            </w:pPr>
            <w:r w:rsidRPr="00123177">
              <w:t>No such mandatory fields is applicable.</w:t>
            </w:r>
          </w:p>
        </w:tc>
      </w:tr>
      <w:tr w:rsidR="00A55B53" w:rsidRPr="00123177" w14:paraId="1027394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469E4E"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33F413" w14:textId="77777777" w:rsidR="00A55B53" w:rsidRPr="00123177" w:rsidRDefault="00A55B53" w:rsidP="00535342">
            <w:pPr>
              <w:pStyle w:val="TableText"/>
              <w:snapToGrid w:val="0"/>
            </w:pPr>
            <w:r w:rsidRPr="00123177">
              <w:t>NHVDCDCStatus = 0x7, NHVDCDCStatusDebug = 0x11.</w:t>
            </w:r>
          </w:p>
        </w:tc>
      </w:tr>
      <w:tr w:rsidR="00A55B53" w:rsidRPr="00123177" w14:paraId="39293DA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CDDB85"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B5F06"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3BFFE42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2DF1CC"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214AC" w14:textId="77777777" w:rsidR="00A55B53" w:rsidRPr="00123177" w:rsidRDefault="00A55B53" w:rsidP="00535342">
            <w:pPr>
              <w:pStyle w:val="TableText"/>
              <w:snapToGrid w:val="0"/>
            </w:pPr>
            <w:r w:rsidRPr="00123177">
              <w:t>NA</w:t>
            </w:r>
          </w:p>
        </w:tc>
      </w:tr>
      <w:tr w:rsidR="00A55B53" w:rsidRPr="00123177" w14:paraId="7A5DE8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E15615"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B04542"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AD8F7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B96CDE"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283DA"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5752DA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A6158A"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9501DC" w14:textId="77777777" w:rsidR="00A55B53" w:rsidRPr="00123177" w:rsidRDefault="00A55B53" w:rsidP="00535342">
            <w:pPr>
              <w:pStyle w:val="TableText"/>
            </w:pPr>
            <w:r w:rsidRPr="00123177">
              <w:rPr>
                <w:szCs w:val="20"/>
              </w:rPr>
              <w:t>Data rate is not applicable.</w:t>
            </w:r>
          </w:p>
        </w:tc>
      </w:tr>
      <w:tr w:rsidR="00A55B53" w:rsidRPr="00123177" w14:paraId="3B3FCA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64A274"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B9069F"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235AC6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43525D"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BB87EF"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1DC5A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900E8E" w14:textId="77777777" w:rsidR="00A55B53" w:rsidRPr="00123177" w:rsidRDefault="00A55B53" w:rsidP="00535342">
            <w:pPr>
              <w:pStyle w:val="TableText"/>
              <w:snapToGrid w:val="0"/>
            </w:pPr>
            <w:r w:rsidRPr="00123177">
              <w:t xml:space="preserve">Validation Rules/ </w:t>
            </w:r>
          </w:p>
          <w:p w14:paraId="6D8B3E17"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D9F6C3"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0BE7A3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943AA6"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9AB392" w14:textId="77777777" w:rsidR="00A55B53" w:rsidRPr="00123177" w:rsidRDefault="00A55B53" w:rsidP="00535342">
            <w:pPr>
              <w:pStyle w:val="TableText"/>
              <w:snapToGrid w:val="0"/>
            </w:pPr>
            <w:r w:rsidRPr="00123177">
              <w:rPr>
                <w:szCs w:val="20"/>
              </w:rPr>
              <w:t>Constraints is not applicable.</w:t>
            </w:r>
          </w:p>
        </w:tc>
      </w:tr>
      <w:tr w:rsidR="00A55B53" w:rsidRPr="00123177" w14:paraId="41E3EA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797AC9"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85DD0" w14:textId="77777777" w:rsidR="00A55B53" w:rsidRPr="00123177" w:rsidRDefault="00A55B53" w:rsidP="00535342">
            <w:pPr>
              <w:pStyle w:val="TableText"/>
              <w:snapToGrid w:val="0"/>
            </w:pPr>
            <w:r w:rsidRPr="00123177">
              <w:rPr>
                <w:szCs w:val="20"/>
              </w:rPr>
              <w:t>No effects on other system</w:t>
            </w:r>
          </w:p>
        </w:tc>
      </w:tr>
      <w:tr w:rsidR="00A55B53" w:rsidRPr="00123177" w14:paraId="11A2FE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B665F2" w14:textId="77777777" w:rsidR="00A55B53" w:rsidRPr="00123177" w:rsidRDefault="00A55B53" w:rsidP="00535342">
            <w:pPr>
              <w:pStyle w:val="TableText"/>
              <w:snapToGrid w:val="0"/>
            </w:pPr>
            <w:r w:rsidRPr="00123177">
              <w:lastRenderedPageBreak/>
              <w:t>Testability with respect to test environment</w:t>
            </w:r>
          </w:p>
          <w:p w14:paraId="7371D532" w14:textId="77777777" w:rsidR="00A55B53" w:rsidRPr="00123177" w:rsidRDefault="00A55B53" w:rsidP="00535342">
            <w:pPr>
              <w:pStyle w:val="TableText"/>
            </w:pPr>
            <w:r w:rsidRPr="00123177">
              <w:t>(Yes/No)</w:t>
            </w:r>
          </w:p>
          <w:p w14:paraId="710CC8A9"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AF202" w14:textId="77777777" w:rsidR="00A55B53" w:rsidRPr="00123177" w:rsidRDefault="00A55B53" w:rsidP="00535342">
            <w:pPr>
              <w:pStyle w:val="TableText"/>
              <w:snapToGrid w:val="0"/>
            </w:pPr>
            <w:r w:rsidRPr="00123177">
              <w:t>YES</w:t>
            </w:r>
          </w:p>
        </w:tc>
      </w:tr>
      <w:tr w:rsidR="00A55B53" w:rsidRPr="00123177" w14:paraId="46C519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18FADF" w14:textId="77777777" w:rsidR="00A55B53" w:rsidRPr="00123177" w:rsidRDefault="00A55B53" w:rsidP="00535342">
            <w:pPr>
              <w:pStyle w:val="TableText"/>
              <w:snapToGrid w:val="0"/>
            </w:pPr>
            <w:r w:rsidRPr="00123177">
              <w:t>Feasible within project constraints</w:t>
            </w:r>
          </w:p>
          <w:p w14:paraId="1A5CFD87" w14:textId="77777777" w:rsidR="00A55B53" w:rsidRPr="00123177" w:rsidRDefault="00A55B53" w:rsidP="00535342">
            <w:pPr>
              <w:pStyle w:val="TableText"/>
              <w:snapToGrid w:val="0"/>
            </w:pPr>
            <w:r w:rsidRPr="00123177">
              <w:t>(Yes/No)</w:t>
            </w:r>
          </w:p>
          <w:p w14:paraId="7C76E693"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78A0FE" w14:textId="77777777" w:rsidR="00A55B53" w:rsidRPr="00123177" w:rsidRDefault="00A55B53" w:rsidP="00535342">
            <w:pPr>
              <w:pStyle w:val="TableText"/>
              <w:snapToGrid w:val="0"/>
              <w:rPr>
                <w:u w:val="single"/>
              </w:rPr>
            </w:pPr>
            <w:r w:rsidRPr="00123177">
              <w:rPr>
                <w:u w:val="single"/>
              </w:rPr>
              <w:t>YES</w:t>
            </w:r>
          </w:p>
        </w:tc>
      </w:tr>
      <w:tr w:rsidR="00A55B53" w:rsidRPr="00123177" w14:paraId="03DB2AD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6C31E7" w14:textId="77777777" w:rsidR="00A55B53" w:rsidRPr="00123177" w:rsidRDefault="00A55B53" w:rsidP="00535342">
            <w:pPr>
              <w:pStyle w:val="TableText"/>
              <w:snapToGrid w:val="0"/>
            </w:pPr>
            <w:r w:rsidRPr="00123177">
              <w:t>Critical</w:t>
            </w:r>
          </w:p>
          <w:p w14:paraId="5BC32835"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EA696B" w14:textId="77777777" w:rsidR="00A55B53" w:rsidRPr="00123177" w:rsidRDefault="00A55B53" w:rsidP="00535342">
            <w:pPr>
              <w:pStyle w:val="TableText"/>
              <w:snapToGrid w:val="0"/>
            </w:pPr>
            <w:r w:rsidRPr="00123177">
              <w:t>YES</w:t>
            </w:r>
          </w:p>
        </w:tc>
      </w:tr>
      <w:tr w:rsidR="00A55B53" w:rsidRPr="00123177" w14:paraId="754B81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07C624"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48F77E"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6CAA6457" w14:textId="77777777" w:rsidR="00A55B53" w:rsidRPr="00123177" w:rsidRDefault="00A55B53" w:rsidP="00A55B53">
      <w:pPr>
        <w:rPr>
          <w:ins w:id="136" w:author="Yatish Thakre" w:date="2024-01-15T14:59:00Z"/>
        </w:rPr>
      </w:pPr>
    </w:p>
    <w:p w14:paraId="5FD8539E" w14:textId="77777777" w:rsidR="00A55B53" w:rsidRPr="00123177" w:rsidRDefault="00A55B53" w:rsidP="00A55B53"/>
    <w:p w14:paraId="090CB18A" w14:textId="77777777" w:rsidR="00A55B53" w:rsidRPr="00123177" w:rsidRDefault="00A55B53" w:rsidP="00A55B53">
      <w:pPr>
        <w:rPr>
          <w:szCs w:val="20"/>
        </w:rPr>
      </w:pPr>
    </w:p>
    <w:p w14:paraId="4703A624" w14:textId="77777777" w:rsidR="00A55B53" w:rsidRPr="00123177" w:rsidRDefault="00A55B53" w:rsidP="00A55B53">
      <w:pPr>
        <w:pStyle w:val="Heading5"/>
        <w:rPr>
          <w:sz w:val="20"/>
          <w:szCs w:val="20"/>
        </w:rPr>
      </w:pPr>
      <w:r w:rsidRPr="00123177">
        <w:rPr>
          <w:rFonts w:eastAsia="Arial"/>
          <w:color w:val="000000" w:themeColor="text1"/>
          <w:sz w:val="20"/>
          <w:szCs w:val="20"/>
        </w:rPr>
        <w:t>Requirements for level 0 fault response.</w:t>
      </w:r>
    </w:p>
    <w:p w14:paraId="720996F4" w14:textId="77777777" w:rsidR="00A55B53" w:rsidRPr="00123177" w:rsidRDefault="00A55B53" w:rsidP="00A55B53"/>
    <w:tbl>
      <w:tblPr>
        <w:tblW w:w="9518" w:type="dxa"/>
        <w:tblInd w:w="108" w:type="dxa"/>
        <w:tblLayout w:type="fixed"/>
        <w:tblLook w:val="0000" w:firstRow="0" w:lastRow="0" w:firstColumn="0" w:lastColumn="0" w:noHBand="0" w:noVBand="0"/>
      </w:tblPr>
      <w:tblGrid>
        <w:gridCol w:w="1920"/>
        <w:gridCol w:w="7598"/>
      </w:tblGrid>
      <w:tr w:rsidR="00A55B53" w:rsidRPr="00123177" w14:paraId="6A178F6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4F113B6"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F8E1DBC" w14:textId="77777777" w:rsidR="00A55B53" w:rsidRPr="00123177" w:rsidRDefault="00A55B53" w:rsidP="00535342">
            <w:pPr>
              <w:pStyle w:val="TableColumnTitle"/>
              <w:snapToGrid w:val="0"/>
            </w:pPr>
            <w:r w:rsidRPr="00123177">
              <w:t>Description</w:t>
            </w:r>
          </w:p>
        </w:tc>
      </w:tr>
      <w:tr w:rsidR="00A55B53" w:rsidRPr="00123177" w14:paraId="7B80A01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4E682DF"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376DEB" w14:textId="77777777" w:rsidR="00A55B53" w:rsidRPr="00123177" w:rsidRDefault="00A55B53" w:rsidP="00535342">
            <w:pPr>
              <w:snapToGrid w:val="0"/>
            </w:pPr>
            <w:r w:rsidRPr="00123177">
              <w:t>SWRS_APP_STATE_25</w:t>
            </w:r>
          </w:p>
        </w:tc>
      </w:tr>
      <w:tr w:rsidR="00A55B53" w:rsidRPr="00123177" w14:paraId="59F1532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08A9CC0"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AC381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SDS-HVDCDC-176</w:t>
            </w:r>
          </w:p>
        </w:tc>
      </w:tr>
      <w:tr w:rsidR="00A55B53" w:rsidRPr="00123177" w14:paraId="5A6D0A0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A0FD5DD"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8C38D4" w14:textId="77777777" w:rsidR="00A55B53" w:rsidRPr="00123177" w:rsidRDefault="00A55B53" w:rsidP="00535342">
            <w:pPr>
              <w:pStyle w:val="TableText"/>
              <w:snapToGrid w:val="0"/>
            </w:pPr>
            <w:r w:rsidRPr="00123177">
              <w:t>B-Sample/ PF2.0</w:t>
            </w:r>
          </w:p>
        </w:tc>
      </w:tr>
      <w:tr w:rsidR="00A55B53" w:rsidRPr="00123177" w14:paraId="3040C3A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426E033"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73D1B5" w14:textId="77777777" w:rsidR="00A55B53" w:rsidRPr="00123177" w:rsidRDefault="00A55B53" w:rsidP="00535342">
            <w:pPr>
              <w:snapToGrid w:val="0"/>
              <w:rPr>
                <w:rFonts w:eastAsia="Arial"/>
                <w:color w:val="000000" w:themeColor="text1"/>
              </w:rPr>
            </w:pPr>
            <w:r w:rsidRPr="00123177">
              <w:rPr>
                <w:rFonts w:eastAsia="Arial"/>
                <w:color w:val="000000" w:themeColor="text1"/>
              </w:rPr>
              <w:t>Once a level 0 fault is triggered, the HVDCDC shall latch NHVDCDCFault = 0x1 "Level 0" for 5 seconds (HVDCDC_CAL) or until the fault trigger is no longer present, whichever is longer.</w:t>
            </w:r>
          </w:p>
        </w:tc>
      </w:tr>
      <w:tr w:rsidR="00A55B53" w:rsidRPr="00123177" w14:paraId="2D68F66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9FA329"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3282B"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1998B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C0AB46"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777393"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E9A20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8575FD"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0C2BB9" w14:textId="77777777" w:rsidR="00A55B53" w:rsidRPr="00123177" w:rsidRDefault="00A55B53" w:rsidP="00535342">
            <w:pPr>
              <w:rPr>
                <w:szCs w:val="20"/>
              </w:rPr>
            </w:pPr>
            <w:r w:rsidRPr="00123177">
              <w:rPr>
                <w:sz w:val="16"/>
                <w:szCs w:val="16"/>
              </w:rPr>
              <w:br/>
            </w:r>
            <w:r w:rsidRPr="00123177">
              <w:rPr>
                <w:szCs w:val="20"/>
              </w:rPr>
              <w:t>Send the invalid "VehDynState_PDU" signal for less than 5 seconds and again start sending the valid "VehDynState_PDU" signal.</w:t>
            </w:r>
          </w:p>
          <w:p w14:paraId="36F6369E" w14:textId="77777777" w:rsidR="00A55B53" w:rsidRPr="00123177" w:rsidRDefault="00A55B53" w:rsidP="00535342">
            <w:pPr>
              <w:pStyle w:val="TableText"/>
              <w:snapToGrid w:val="0"/>
              <w:rPr>
                <w:rFonts w:eastAsia="Arial"/>
                <w:color w:val="000000" w:themeColor="text1"/>
              </w:rPr>
            </w:pPr>
          </w:p>
        </w:tc>
      </w:tr>
      <w:tr w:rsidR="00A55B53" w:rsidRPr="00123177" w14:paraId="61691F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CFEFA1"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28B234" w14:textId="77777777" w:rsidR="00A55B53" w:rsidRPr="00123177" w:rsidRDefault="00A55B53" w:rsidP="00535342">
            <w:pPr>
              <w:pStyle w:val="TableText"/>
              <w:snapToGrid w:val="0"/>
            </w:pPr>
            <w:r w:rsidRPr="00123177">
              <w:t>NHVDCDCFault @  HVDCDC_Status1 is equal to 0x1 ("Level 0")</w:t>
            </w:r>
          </w:p>
          <w:p w14:paraId="09495002" w14:textId="77777777" w:rsidR="00A55B53" w:rsidRPr="00123177" w:rsidRDefault="00A55B53" w:rsidP="00535342">
            <w:pPr>
              <w:pStyle w:val="TableText"/>
              <w:snapToGrid w:val="0"/>
            </w:pPr>
            <w:r w:rsidRPr="00123177">
              <w:t>NVHDCDCFaultID @  HVDCDC_Debug_PDU is equal to 0x4B(75)</w:t>
            </w:r>
          </w:p>
          <w:p w14:paraId="5C8F0B68" w14:textId="77777777" w:rsidR="00A55B53" w:rsidRPr="00123177" w:rsidRDefault="00A55B53" w:rsidP="00535342">
            <w:pPr>
              <w:pStyle w:val="TableText"/>
              <w:snapToGrid w:val="0"/>
            </w:pPr>
          </w:p>
          <w:p w14:paraId="76B574D6" w14:textId="77777777" w:rsidR="00A55B53" w:rsidRPr="00123177" w:rsidRDefault="00A55B53" w:rsidP="00535342">
            <w:pPr>
              <w:pStyle w:val="TableText"/>
              <w:snapToGrid w:val="0"/>
            </w:pPr>
            <w:r w:rsidRPr="00123177">
              <w:t>Below CAN messages are observed after 5 seconds,</w:t>
            </w:r>
          </w:p>
          <w:p w14:paraId="2A5030B3" w14:textId="77777777" w:rsidR="00A55B53" w:rsidRPr="00123177" w:rsidRDefault="00A55B53" w:rsidP="00535342">
            <w:pPr>
              <w:pStyle w:val="TableText"/>
              <w:snapToGrid w:val="0"/>
            </w:pPr>
            <w:r w:rsidRPr="00123177">
              <w:t>NHVDCDCFault @  HVDCDC_Status1 is equal to 0x0 ("No fault")</w:t>
            </w:r>
          </w:p>
        </w:tc>
      </w:tr>
      <w:tr w:rsidR="00A55B53" w:rsidRPr="00123177" w14:paraId="0C1623A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F27D69"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C1D507" w14:textId="77777777" w:rsidR="00A55B53" w:rsidRPr="00123177" w:rsidRDefault="00A55B53" w:rsidP="00535342">
            <w:pPr>
              <w:pStyle w:val="TableText"/>
              <w:snapToGrid w:val="0"/>
              <w:rPr>
                <w:rStyle w:val="normaltextrun"/>
              </w:rPr>
            </w:pPr>
            <w:r w:rsidRPr="00123177">
              <w:rPr>
                <w:szCs w:val="20"/>
              </w:rPr>
              <w:t>Send the invalid "VehDynState_PDU" signal for less than 5 seconds and again start sending the valid "VehDynState_PDU" signal.</w:t>
            </w:r>
          </w:p>
        </w:tc>
      </w:tr>
      <w:tr w:rsidR="00A55B53" w:rsidRPr="00123177" w14:paraId="42F5BF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6229F6"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0A4F8" w14:textId="77777777" w:rsidR="00A55B53" w:rsidRPr="00123177" w:rsidRDefault="00A55B53" w:rsidP="00535342">
            <w:pPr>
              <w:pStyle w:val="TableText"/>
              <w:snapToGrid w:val="0"/>
            </w:pPr>
            <w:r w:rsidRPr="00123177">
              <w:t>No such mandatory fields is applicable.</w:t>
            </w:r>
          </w:p>
        </w:tc>
      </w:tr>
      <w:tr w:rsidR="00A55B53" w:rsidRPr="00123177" w14:paraId="3A8601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CBB8C4"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7C383A" w14:textId="77777777" w:rsidR="00A55B53" w:rsidRPr="00123177" w:rsidRDefault="00A55B53" w:rsidP="00535342">
            <w:pPr>
              <w:pStyle w:val="TableText"/>
              <w:snapToGrid w:val="0"/>
            </w:pPr>
            <w:r w:rsidRPr="00123177">
              <w:t>NHVDCDCStatus = 0, NHVDCDCStatusDebug = 0, NHVDCDCFault = 0.</w:t>
            </w:r>
          </w:p>
        </w:tc>
      </w:tr>
      <w:tr w:rsidR="00A55B53" w:rsidRPr="00123177" w14:paraId="33F1A3A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1E26254"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E302DD"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0E63F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208041"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E53319" w14:textId="77777777" w:rsidR="00A55B53" w:rsidRPr="00123177" w:rsidRDefault="00A55B53" w:rsidP="00535342">
            <w:pPr>
              <w:pStyle w:val="TableText"/>
              <w:snapToGrid w:val="0"/>
            </w:pPr>
            <w:r w:rsidRPr="00123177">
              <w:t>Valid range of Values</w:t>
            </w:r>
            <w:r w:rsidRPr="00123177">
              <w:rPr>
                <w:szCs w:val="20"/>
              </w:rPr>
              <w:t xml:space="preserve"> is not applicable</w:t>
            </w:r>
          </w:p>
        </w:tc>
      </w:tr>
      <w:tr w:rsidR="00A55B53" w:rsidRPr="00123177" w14:paraId="4D6904F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0F3CAF"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97CB90"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663710A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EFD839"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6E11F"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4BE02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864E20"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7006B4" w14:textId="77777777" w:rsidR="00A55B53" w:rsidRPr="00123177" w:rsidRDefault="00A55B53" w:rsidP="00535342">
            <w:pPr>
              <w:pStyle w:val="TableText"/>
            </w:pPr>
            <w:r w:rsidRPr="00123177">
              <w:rPr>
                <w:szCs w:val="20"/>
              </w:rPr>
              <w:t>Data rate is not applicable.</w:t>
            </w:r>
          </w:p>
        </w:tc>
      </w:tr>
      <w:tr w:rsidR="00A55B53" w:rsidRPr="00123177" w14:paraId="1E8BAD3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72E3E8"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9E1B56"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5AF438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805A36"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11BDE8"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BD327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BE4824" w14:textId="77777777" w:rsidR="00A55B53" w:rsidRPr="00123177" w:rsidRDefault="00A55B53" w:rsidP="00535342">
            <w:pPr>
              <w:pStyle w:val="TableText"/>
              <w:snapToGrid w:val="0"/>
            </w:pPr>
            <w:r w:rsidRPr="00123177">
              <w:t xml:space="preserve">Validation Rules/ </w:t>
            </w:r>
          </w:p>
          <w:p w14:paraId="31E26C77" w14:textId="77777777" w:rsidR="00A55B53" w:rsidRPr="00123177" w:rsidRDefault="00A55B53" w:rsidP="00535342">
            <w:pPr>
              <w:pStyle w:val="TableText"/>
              <w:snapToGrid w:val="0"/>
              <w:rPr>
                <w:vertAlign w:val="superscript"/>
              </w:rPr>
            </w:pPr>
            <w:r w:rsidRPr="00123177">
              <w:t xml:space="preserve">Verification </w:t>
            </w:r>
            <w:commentRangeStart w:id="137"/>
            <w:commentRangeStart w:id="138"/>
            <w:r w:rsidRPr="00123177">
              <w:t>criteria</w:t>
            </w:r>
            <w:r w:rsidRPr="00123177">
              <w:rPr>
                <w:vertAlign w:val="superscript"/>
              </w:rPr>
              <w:t>2</w:t>
            </w:r>
            <w:commentRangeEnd w:id="137"/>
            <w:r w:rsidRPr="00123177">
              <w:rPr>
                <w:rStyle w:val="CommentReference"/>
                <w:sz w:val="24"/>
                <w:szCs w:val="24"/>
                <w:vertAlign w:val="superscript"/>
              </w:rPr>
              <w:commentReference w:id="137"/>
            </w:r>
            <w:commentRangeEnd w:id="138"/>
            <w:r w:rsidRPr="00123177">
              <w:rPr>
                <w:rStyle w:val="CommentReference"/>
                <w:sz w:val="24"/>
                <w:szCs w:val="24"/>
                <w:vertAlign w:val="superscript"/>
              </w:rPr>
              <w:commentReference w:id="138"/>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67CD79" w14:textId="77777777" w:rsidR="00A55B53" w:rsidRPr="00123177" w:rsidRDefault="00A55B53" w:rsidP="00535342">
            <w:pPr>
              <w:pStyle w:val="TableText"/>
              <w:snapToGrid w:val="0"/>
            </w:pPr>
            <w:r w:rsidRPr="00123177">
              <w:rPr>
                <w:rFonts w:eastAsia="Arial"/>
                <w:color w:val="000000" w:themeColor="text1"/>
              </w:rPr>
              <w:t>Verify the CAN messages and CAN signal mentioned in input and out section on CANalyzer Tool</w:t>
            </w:r>
          </w:p>
          <w:p w14:paraId="6742764B" w14:textId="77777777" w:rsidR="00A55B53" w:rsidRPr="00123177" w:rsidRDefault="00A55B53" w:rsidP="00535342">
            <w:pPr>
              <w:pStyle w:val="TableText"/>
              <w:snapToGrid w:val="0"/>
            </w:pPr>
            <w:r w:rsidRPr="00123177">
              <w:t>NHVDCDCFault @  HVDCDC_Status1 is equal to 0x1 ("Level 0")</w:t>
            </w:r>
          </w:p>
          <w:p w14:paraId="7BC10531" w14:textId="77777777" w:rsidR="00A55B53" w:rsidRPr="00123177" w:rsidRDefault="00A55B53" w:rsidP="00535342">
            <w:pPr>
              <w:pStyle w:val="TableText"/>
              <w:snapToGrid w:val="0"/>
            </w:pPr>
            <w:r w:rsidRPr="00123177">
              <w:t>Below CAN messages are observed after 5 seconds,</w:t>
            </w:r>
          </w:p>
          <w:p w14:paraId="36F122DC" w14:textId="77777777" w:rsidR="00A55B53" w:rsidRPr="00123177" w:rsidRDefault="00A55B53" w:rsidP="00535342">
            <w:pPr>
              <w:pStyle w:val="TableText"/>
              <w:snapToGrid w:val="0"/>
              <w:rPr>
                <w:i/>
                <w:iCs/>
              </w:rPr>
            </w:pPr>
            <w:r w:rsidRPr="00123177">
              <w:t>NHVDCDCFault @  HVDCDC_Status1 is equal to 0x0 ("No fault")</w:t>
            </w:r>
          </w:p>
        </w:tc>
      </w:tr>
      <w:tr w:rsidR="00A55B53" w:rsidRPr="00123177" w14:paraId="1F1D837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A7707F"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9389E3" w14:textId="77777777" w:rsidR="00A55B53" w:rsidRPr="00123177" w:rsidRDefault="00A55B53" w:rsidP="00535342">
            <w:pPr>
              <w:pStyle w:val="TableText"/>
              <w:snapToGrid w:val="0"/>
            </w:pPr>
            <w:r w:rsidRPr="00123177">
              <w:rPr>
                <w:szCs w:val="20"/>
              </w:rPr>
              <w:t>Constraints is not applicable.</w:t>
            </w:r>
          </w:p>
        </w:tc>
      </w:tr>
      <w:tr w:rsidR="00A55B53" w:rsidRPr="00123177" w14:paraId="60EF35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490FF9"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68F95" w14:textId="77777777" w:rsidR="00A55B53" w:rsidRPr="00123177" w:rsidRDefault="00A55B53" w:rsidP="00535342">
            <w:pPr>
              <w:pStyle w:val="TableText"/>
              <w:snapToGrid w:val="0"/>
            </w:pPr>
            <w:r w:rsidRPr="00123177">
              <w:rPr>
                <w:szCs w:val="20"/>
              </w:rPr>
              <w:t>No effects on other system</w:t>
            </w:r>
          </w:p>
        </w:tc>
      </w:tr>
      <w:tr w:rsidR="00A55B53" w:rsidRPr="00123177" w14:paraId="4DFD9F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F577A1" w14:textId="77777777" w:rsidR="00A55B53" w:rsidRPr="00123177" w:rsidRDefault="00A55B53" w:rsidP="00535342">
            <w:pPr>
              <w:pStyle w:val="TableText"/>
              <w:snapToGrid w:val="0"/>
            </w:pPr>
            <w:r w:rsidRPr="00123177">
              <w:lastRenderedPageBreak/>
              <w:t>Testability with respect to test environment</w:t>
            </w:r>
          </w:p>
          <w:p w14:paraId="0AFB38DA" w14:textId="77777777" w:rsidR="00A55B53" w:rsidRPr="00123177" w:rsidRDefault="00A55B53" w:rsidP="00535342">
            <w:pPr>
              <w:pStyle w:val="TableText"/>
            </w:pPr>
            <w:r w:rsidRPr="00123177">
              <w:t>(Yes/No)</w:t>
            </w:r>
          </w:p>
          <w:p w14:paraId="62C0C31B"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09E0B1" w14:textId="77777777" w:rsidR="00A55B53" w:rsidRPr="00123177" w:rsidRDefault="00A55B53" w:rsidP="00535342">
            <w:pPr>
              <w:pStyle w:val="TableText"/>
              <w:snapToGrid w:val="0"/>
            </w:pPr>
            <w:r w:rsidRPr="00123177">
              <w:t>YES</w:t>
            </w:r>
          </w:p>
        </w:tc>
      </w:tr>
      <w:tr w:rsidR="00A55B53" w:rsidRPr="00123177" w14:paraId="7A485EB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E72E9F" w14:textId="77777777" w:rsidR="00A55B53" w:rsidRPr="00123177" w:rsidRDefault="00A55B53" w:rsidP="00535342">
            <w:pPr>
              <w:pStyle w:val="TableText"/>
              <w:snapToGrid w:val="0"/>
            </w:pPr>
            <w:r w:rsidRPr="00123177">
              <w:t>Feasible within project constraints</w:t>
            </w:r>
          </w:p>
          <w:p w14:paraId="60F44C5F" w14:textId="77777777" w:rsidR="00A55B53" w:rsidRPr="00123177" w:rsidRDefault="00A55B53" w:rsidP="00535342">
            <w:pPr>
              <w:pStyle w:val="TableText"/>
              <w:snapToGrid w:val="0"/>
            </w:pPr>
            <w:r w:rsidRPr="00123177">
              <w:t>(Yes/No)</w:t>
            </w:r>
          </w:p>
          <w:p w14:paraId="1722C4B6"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E138AF" w14:textId="77777777" w:rsidR="00A55B53" w:rsidRPr="00123177" w:rsidRDefault="00A55B53" w:rsidP="00535342">
            <w:pPr>
              <w:pStyle w:val="TableText"/>
              <w:snapToGrid w:val="0"/>
            </w:pPr>
            <w:r w:rsidRPr="00123177">
              <w:t>YES</w:t>
            </w:r>
          </w:p>
        </w:tc>
      </w:tr>
      <w:tr w:rsidR="00A55B53" w:rsidRPr="00123177" w14:paraId="3903E2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67C909" w14:textId="77777777" w:rsidR="00A55B53" w:rsidRPr="00123177" w:rsidRDefault="00A55B53" w:rsidP="00535342">
            <w:pPr>
              <w:pStyle w:val="TableText"/>
              <w:snapToGrid w:val="0"/>
            </w:pPr>
            <w:r w:rsidRPr="00123177">
              <w:t>Critical</w:t>
            </w:r>
          </w:p>
          <w:p w14:paraId="39983DA7"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821247" w14:textId="77777777" w:rsidR="00A55B53" w:rsidRPr="00123177" w:rsidRDefault="00A55B53" w:rsidP="00535342">
            <w:pPr>
              <w:pStyle w:val="TableText"/>
              <w:snapToGrid w:val="0"/>
            </w:pPr>
            <w:r w:rsidRPr="00123177">
              <w:t>YES</w:t>
            </w:r>
          </w:p>
        </w:tc>
      </w:tr>
      <w:tr w:rsidR="00A55B53" w:rsidRPr="00123177" w14:paraId="2513CE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1F6326"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2BA2DE"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3D2CE6A" w14:textId="77777777" w:rsidR="00A55B53" w:rsidRPr="00123177" w:rsidRDefault="00A55B53" w:rsidP="00A55B53"/>
    <w:p w14:paraId="49457666" w14:textId="77777777" w:rsidR="00A55B53" w:rsidRDefault="00A55B53" w:rsidP="00A55B53"/>
    <w:p w14:paraId="1AC062C7" w14:textId="56AF8084" w:rsidR="00741DF8" w:rsidRPr="00741DF8" w:rsidRDefault="00741DF8" w:rsidP="00741DF8">
      <w:pPr>
        <w:pStyle w:val="Heading5"/>
        <w:rPr>
          <w:rFonts w:eastAsia="Arial"/>
          <w:color w:val="000000" w:themeColor="text1"/>
          <w:sz w:val="20"/>
          <w:szCs w:val="20"/>
        </w:rPr>
      </w:pPr>
      <w:r>
        <w:rPr>
          <w:rFonts w:eastAsia="Arial"/>
          <w:color w:val="000000" w:themeColor="text1"/>
          <w:sz w:val="20"/>
          <w:szCs w:val="20"/>
        </w:rPr>
        <w:t>Transition requirement to Faulty_PowerDn-SafeState state when t</w:t>
      </w:r>
      <w:r w:rsidRPr="00741DF8">
        <w:rPr>
          <w:rFonts w:eastAsia="Arial"/>
          <w:color w:val="000000" w:themeColor="text1"/>
          <w:sz w:val="20"/>
          <w:szCs w:val="20"/>
        </w:rPr>
        <w:t>imeout between Disable and Open_400V_SolidStateSw.</w:t>
      </w:r>
    </w:p>
    <w:tbl>
      <w:tblPr>
        <w:tblW w:w="9300" w:type="dxa"/>
        <w:tblInd w:w="103" w:type="dxa"/>
        <w:tblLook w:val="06A0" w:firstRow="1" w:lastRow="0" w:firstColumn="1" w:lastColumn="0" w:noHBand="1" w:noVBand="1"/>
      </w:tblPr>
      <w:tblGrid>
        <w:gridCol w:w="1456"/>
        <w:gridCol w:w="7892"/>
      </w:tblGrid>
      <w:tr w:rsidR="00741DF8" w:rsidRPr="00123177" w14:paraId="084B9B02"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CDEC7ED" w14:textId="77777777" w:rsidR="00741DF8" w:rsidRPr="00123177" w:rsidRDefault="00741DF8"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9A8B599" w14:textId="77777777" w:rsidR="00741DF8" w:rsidRPr="00123177" w:rsidRDefault="00741DF8" w:rsidP="00535342">
            <w:r w:rsidRPr="00123177">
              <w:rPr>
                <w:rFonts w:eastAsia="Arial"/>
                <w:b/>
                <w:bCs/>
                <w:color w:val="000000" w:themeColor="text1"/>
                <w:szCs w:val="20"/>
              </w:rPr>
              <w:t>Description</w:t>
            </w:r>
          </w:p>
        </w:tc>
      </w:tr>
      <w:tr w:rsidR="00741DF8" w:rsidRPr="00123177" w14:paraId="352CF7FF" w14:textId="77777777" w:rsidTr="00897C27">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578648D5" w14:textId="77777777" w:rsidR="00741DF8" w:rsidRPr="00123177" w:rsidRDefault="00741DF8"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A4FA8E" w14:textId="1C75A520" w:rsidR="00741DF8" w:rsidRPr="00123177" w:rsidRDefault="00741DF8" w:rsidP="00535342">
            <w:r w:rsidRPr="00123177">
              <w:rPr>
                <w:rFonts w:eastAsia="Arial"/>
                <w:color w:val="000000" w:themeColor="text1"/>
              </w:rPr>
              <w:t>SWRS_APP_STATE_</w:t>
            </w:r>
            <w:r w:rsidR="00253680">
              <w:rPr>
                <w:rFonts w:eastAsia="Arial"/>
                <w:color w:val="000000" w:themeColor="text1"/>
              </w:rPr>
              <w:t>39</w:t>
            </w:r>
          </w:p>
        </w:tc>
      </w:tr>
      <w:tr w:rsidR="00741DF8" w:rsidRPr="00123177" w14:paraId="0641411A" w14:textId="77777777" w:rsidTr="00897C27">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1932C662" w14:textId="77777777" w:rsidR="00741DF8" w:rsidRPr="00123177" w:rsidRDefault="00741DF8" w:rsidP="00535342">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F161C9" w14:textId="5D81EE5B" w:rsidR="00741DF8" w:rsidRPr="00123177" w:rsidRDefault="00741DF8" w:rsidP="00535342">
            <w:pPr>
              <w:rPr>
                <w:rFonts w:eastAsia="Arial"/>
                <w:color w:val="000000" w:themeColor="text1"/>
              </w:rPr>
            </w:pPr>
            <w:r w:rsidRPr="00123177">
              <w:rPr>
                <w:rFonts w:eastAsia="Arial"/>
                <w:color w:val="000000" w:themeColor="text1"/>
              </w:rPr>
              <w:t>SDS-HVDCDC-</w:t>
            </w:r>
            <w:r w:rsidR="00253680">
              <w:rPr>
                <w:rFonts w:eastAsia="Arial"/>
                <w:color w:val="000000" w:themeColor="text1"/>
              </w:rPr>
              <w:t>403</w:t>
            </w:r>
          </w:p>
        </w:tc>
      </w:tr>
      <w:tr w:rsidR="00741DF8" w:rsidRPr="00123177" w14:paraId="0A922751" w14:textId="77777777" w:rsidTr="00897C27">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106B3733" w14:textId="77777777" w:rsidR="00741DF8" w:rsidRPr="00123177" w:rsidRDefault="00741DF8"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314E34" w14:textId="61C7E0D4" w:rsidR="00741DF8" w:rsidRPr="00123177" w:rsidRDefault="00253680" w:rsidP="00535342">
            <w:pPr>
              <w:rPr>
                <w:rFonts w:eastAsia="Arial"/>
                <w:color w:val="000000" w:themeColor="text1"/>
              </w:rPr>
            </w:pPr>
            <w:r>
              <w:t>Pre C</w:t>
            </w:r>
            <w:r w:rsidR="00741DF8" w:rsidRPr="00123177">
              <w:t>-Sample/PF</w:t>
            </w:r>
            <w:r>
              <w:t>3</w:t>
            </w:r>
            <w:r w:rsidR="00741DF8" w:rsidRPr="00123177">
              <w:t>.0</w:t>
            </w:r>
            <w:r>
              <w:t xml:space="preserve"> Phase-2</w:t>
            </w:r>
          </w:p>
        </w:tc>
      </w:tr>
      <w:tr w:rsidR="00741DF8" w:rsidRPr="00123177" w14:paraId="09F575AF" w14:textId="77777777" w:rsidTr="00897C27">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23FAFCCF" w14:textId="77777777" w:rsidR="00741DF8" w:rsidRPr="00741DF8" w:rsidRDefault="00741DF8"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C15562" w14:textId="5074480D" w:rsidR="00741DF8" w:rsidRPr="00741DF8" w:rsidRDefault="00741DF8" w:rsidP="00535342">
            <w:pPr>
              <w:rPr>
                <w:rFonts w:eastAsia="Arial"/>
                <w:color w:val="000000" w:themeColor="text1"/>
                <w:szCs w:val="20"/>
              </w:rPr>
            </w:pPr>
            <w:r w:rsidRPr="00741DF8">
              <w:rPr>
                <w:rFonts w:eastAsia="Arial"/>
                <w:color w:val="000000" w:themeColor="text1"/>
                <w:szCs w:val="20"/>
              </w:rPr>
              <w:t>The application shall be able to transit to substate “Faulty_PowerDn-SafeState” upon Timeout between Disable and Open_400V_SolidStateSw.</w:t>
            </w:r>
          </w:p>
        </w:tc>
      </w:tr>
      <w:tr w:rsidR="00741DF8" w:rsidRPr="00123177" w14:paraId="2741001D"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8B06F67" w14:textId="77777777" w:rsidR="00741DF8" w:rsidRPr="00123177" w:rsidRDefault="00741DF8" w:rsidP="00535342">
            <w:r w:rsidRPr="00123177">
              <w:rPr>
                <w:rFonts w:eastAsia="Arial"/>
                <w:color w:val="000000" w:themeColor="text1"/>
                <w:szCs w:val="20"/>
              </w:rPr>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AE7812" w14:textId="77777777" w:rsidR="00741DF8" w:rsidRPr="00123177" w:rsidRDefault="00741DF8" w:rsidP="00535342">
            <w:r w:rsidRPr="00123177">
              <w:t>No Such derived requirement is applicable.</w:t>
            </w:r>
          </w:p>
        </w:tc>
      </w:tr>
      <w:tr w:rsidR="00741DF8" w:rsidRPr="00123177" w14:paraId="4A8A175B"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3AE2D82" w14:textId="77777777" w:rsidR="00741DF8" w:rsidRPr="00123177" w:rsidRDefault="00741DF8"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1486F4" w14:textId="77777777" w:rsidR="00741DF8" w:rsidRPr="00123177" w:rsidRDefault="00741DF8" w:rsidP="00535342">
            <w:r w:rsidRPr="00123177">
              <w:rPr>
                <w:rFonts w:eastAsia="Arial"/>
                <w:color w:val="000000" w:themeColor="text1"/>
                <w:szCs w:val="20"/>
              </w:rPr>
              <w:t>No Specific access restrictions is applicable.</w:t>
            </w:r>
          </w:p>
        </w:tc>
      </w:tr>
      <w:tr w:rsidR="00897C27" w:rsidRPr="00123177" w14:paraId="6DE81AF5"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EAEDA4C" w14:textId="77777777" w:rsidR="00897C27" w:rsidRPr="00123177" w:rsidRDefault="00897C27" w:rsidP="00897C27">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E55702" w14:textId="0E587440" w:rsidR="00C43BAD" w:rsidRPr="00123177" w:rsidRDefault="00C43BAD" w:rsidP="00C43BAD">
            <w:pPr>
              <w:pStyle w:val="TableText"/>
              <w:snapToGrid w:val="0"/>
              <w:rPr>
                <w:rStyle w:val="normaltextrun"/>
              </w:rPr>
            </w:pPr>
            <w:r>
              <w:rPr>
                <w:rStyle w:val="normaltextrun"/>
              </w:rPr>
              <w:t>1.</w:t>
            </w:r>
            <w:r w:rsidRPr="00123177">
              <w:rPr>
                <w:rStyle w:val="normaltextrun"/>
              </w:rPr>
              <w:t xml:space="preserve">VICOR output voltage(VHVDCDC400V_VICOR) is more than half of the high side voltage (VHVDCDC800V_VICOR) minus 15V(HVDCDC_CAL) </w:t>
            </w:r>
          </w:p>
          <w:p w14:paraId="7347BA5F" w14:textId="77777777" w:rsidR="00C43BAD" w:rsidRPr="00123177" w:rsidRDefault="00C43BAD" w:rsidP="00C43BAD">
            <w:pPr>
              <w:pStyle w:val="TableText"/>
              <w:snapToGrid w:val="0"/>
              <w:rPr>
                <w:rStyle w:val="normaltextrun"/>
              </w:rPr>
            </w:pPr>
            <w:r w:rsidRPr="00123177">
              <w:rPr>
                <w:rStyle w:val="normaltextrun"/>
              </w:rPr>
              <w:t>2. The VICOR output voltage(VHVDCDC400V_VICOR) is more than 175V(HVDCDC_CAL).</w:t>
            </w:r>
          </w:p>
          <w:p w14:paraId="04F96018" w14:textId="402EB7B4" w:rsidR="00897C27" w:rsidRPr="00123177" w:rsidRDefault="00C43BAD" w:rsidP="00C43BAD">
            <w:pPr>
              <w:spacing w:line="259" w:lineRule="auto"/>
            </w:pPr>
            <w:r w:rsidRPr="00123177">
              <w:rPr>
                <w:rStyle w:val="normaltextrun"/>
              </w:rPr>
              <w:t xml:space="preserve">3. </w:t>
            </w:r>
            <w:r w:rsidR="00C241E0">
              <w:t>The power module status shall be Disabled.</w:t>
            </w:r>
          </w:p>
        </w:tc>
      </w:tr>
      <w:tr w:rsidR="00897C27" w:rsidRPr="00123177" w14:paraId="2CE31A04"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C5F2994" w14:textId="77777777" w:rsidR="00897C27" w:rsidRPr="00123177" w:rsidRDefault="00897C27" w:rsidP="00897C27">
            <w:r w:rsidRPr="00123177">
              <w:rPr>
                <w:rFonts w:eastAsia="Arial"/>
                <w:color w:val="000000" w:themeColor="text1"/>
                <w:szCs w:val="20"/>
              </w:rPr>
              <w:lastRenderedPageBreak/>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8BF0FB" w14:textId="0D9C3A96" w:rsidR="00C43BAD" w:rsidRPr="00123177" w:rsidRDefault="00897C27" w:rsidP="00C43BAD">
            <w:pPr>
              <w:pStyle w:val="TableText"/>
              <w:snapToGrid w:val="0"/>
              <w:rPr>
                <w:rFonts w:eastAsia="Arial"/>
                <w:color w:val="000000" w:themeColor="text1"/>
              </w:rPr>
            </w:pPr>
            <w:r w:rsidRPr="00123177">
              <w:rPr>
                <w:szCs w:val="20"/>
              </w:rPr>
              <w:t>Below CAN messages are observed</w:t>
            </w:r>
            <w:r w:rsidRPr="00123177">
              <w:rPr>
                <w:szCs w:val="20"/>
              </w:rPr>
              <w:br/>
              <w:t>NHVDCDCFault @ HVDCDC_Status1 is equal to 0x3 (“level 2")</w:t>
            </w:r>
            <w:r w:rsidRPr="00123177">
              <w:rPr>
                <w:szCs w:val="20"/>
              </w:rPr>
              <w:br/>
              <w:t>NHVDCDCFaultID @ HVDCDC_Debug_PDU is equal to 0x</w:t>
            </w:r>
            <w:r w:rsidR="00E86A53">
              <w:rPr>
                <w:szCs w:val="20"/>
              </w:rPr>
              <w:t>16</w:t>
            </w:r>
            <w:r w:rsidRPr="00123177">
              <w:rPr>
                <w:szCs w:val="20"/>
              </w:rPr>
              <w:t>(</w:t>
            </w:r>
            <w:r w:rsidR="00E86A53">
              <w:rPr>
                <w:szCs w:val="20"/>
              </w:rPr>
              <w:t>22</w:t>
            </w:r>
            <w:r w:rsidRPr="00123177">
              <w:rPr>
                <w:szCs w:val="20"/>
              </w:rPr>
              <w:t>) ("</w:t>
            </w:r>
            <w:r w:rsidR="00C241E0" w:rsidRPr="00C241E0">
              <w:rPr>
                <w:szCs w:val="20"/>
              </w:rPr>
              <w:t>DIAGNOSTIC_SM_FAULTY_</w:t>
            </w:r>
            <w:r w:rsidR="00061B12">
              <w:rPr>
                <w:szCs w:val="20"/>
              </w:rPr>
              <w:t>DISCHARGE</w:t>
            </w:r>
            <w:r w:rsidR="00C241E0" w:rsidRPr="00C241E0">
              <w:rPr>
                <w:szCs w:val="20"/>
              </w:rPr>
              <w:t>_TIMEOUT_01_FAULT_ID</w:t>
            </w:r>
            <w:r w:rsidRPr="00123177">
              <w:rPr>
                <w:szCs w:val="20"/>
              </w:rPr>
              <w:t xml:space="preserve">") and is raised after the fault response </w:t>
            </w:r>
            <w:r w:rsidR="00C43BAD">
              <w:rPr>
                <w:szCs w:val="20"/>
              </w:rPr>
              <w:t>calibratable time</w:t>
            </w:r>
            <w:r w:rsidRPr="00123177">
              <w:rPr>
                <w:szCs w:val="20"/>
              </w:rPr>
              <w:t>.</w:t>
            </w:r>
            <w:r w:rsidRPr="00123177">
              <w:rPr>
                <w:szCs w:val="20"/>
              </w:rPr>
              <w:br/>
            </w:r>
            <w:r w:rsidRPr="00123177">
              <w:rPr>
                <w:szCs w:val="20"/>
              </w:rPr>
              <w:br/>
            </w:r>
            <w:r w:rsidR="00C43BAD" w:rsidRPr="00123177">
              <w:rPr>
                <w:rFonts w:eastAsia="Arial"/>
                <w:color w:val="000000" w:themeColor="text1"/>
              </w:rPr>
              <w:t>NHVDCDCStatus @ HVDCDC_Status1 is set to 0x7 ("PowerDown_Safe_State_NHVDCDCStatus_NW")</w:t>
            </w:r>
          </w:p>
          <w:p w14:paraId="5446B45C" w14:textId="19A89E8F" w:rsidR="00897C27" w:rsidRPr="00123177" w:rsidRDefault="00C43BAD" w:rsidP="00C43BAD">
            <w:pPr>
              <w:rPr>
                <w:szCs w:val="20"/>
              </w:rPr>
            </w:pPr>
            <w:r w:rsidRPr="00123177">
              <w:rPr>
                <w:rFonts w:eastAsia="Arial"/>
                <w:color w:val="000000" w:themeColor="text1"/>
              </w:rPr>
              <w:t>NHVDCDCStatusDebug @ HVDCDC_Debug is set to 0x11 ("PowerDown_Safe_State")</w:t>
            </w:r>
          </w:p>
          <w:p w14:paraId="69CB0747" w14:textId="773F5903" w:rsidR="00897C27" w:rsidRPr="00123177" w:rsidRDefault="00897C27" w:rsidP="00897C27">
            <w:pPr>
              <w:spacing w:line="259" w:lineRule="auto"/>
              <w:rPr>
                <w:rFonts w:eastAsia="Arial"/>
                <w:color w:val="000000" w:themeColor="text1"/>
                <w:szCs w:val="20"/>
              </w:rPr>
            </w:pPr>
          </w:p>
        </w:tc>
      </w:tr>
      <w:tr w:rsidR="00897C27" w:rsidRPr="00123177" w14:paraId="352AB690"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F69E286" w14:textId="77777777" w:rsidR="00897C27" w:rsidRPr="00123177" w:rsidRDefault="00897C27" w:rsidP="00897C27">
            <w:r w:rsidRPr="00123177">
              <w:rPr>
                <w:rFonts w:eastAsia="Arial"/>
                <w:color w:val="000000" w:themeColor="text1"/>
                <w:szCs w:val="20"/>
              </w:rPr>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C109F0" w14:textId="77777777" w:rsidR="00C43BAD" w:rsidRPr="00123177" w:rsidRDefault="00C43BAD" w:rsidP="00C43BAD">
            <w:pPr>
              <w:pStyle w:val="TableText"/>
              <w:snapToGrid w:val="0"/>
              <w:rPr>
                <w:rStyle w:val="normaltextrun"/>
              </w:rPr>
            </w:pPr>
            <w:r w:rsidRPr="00123177">
              <w:rPr>
                <w:rStyle w:val="normaltextrun"/>
              </w:rPr>
              <w:t>The HVDCDC application does transits to the "Faulty_PowerDn_SafeState" state from the “Disable_3" substate of the "Faulty" state after the defined timeout of 2ms when the below conditions are met,</w:t>
            </w:r>
          </w:p>
          <w:p w14:paraId="2CA728E9" w14:textId="77777777" w:rsidR="00C43BAD" w:rsidRPr="00123177" w:rsidRDefault="00C43BAD" w:rsidP="00C43BAD">
            <w:pPr>
              <w:pStyle w:val="TableText"/>
              <w:snapToGrid w:val="0"/>
              <w:rPr>
                <w:rStyle w:val="normaltextrun"/>
              </w:rPr>
            </w:pPr>
            <w:r w:rsidRPr="00123177">
              <w:rPr>
                <w:rStyle w:val="normaltextrun"/>
              </w:rPr>
              <w:t xml:space="preserve">1. VICOR output voltage(VHVDCDC400V_VICOR) is more than half of the high side voltage (VHVDCDC800V_VICOR) minus 15V(HVDCDC_CAL) </w:t>
            </w:r>
          </w:p>
          <w:p w14:paraId="23D93BB4" w14:textId="77777777" w:rsidR="00C43BAD" w:rsidRPr="00123177" w:rsidRDefault="00C43BAD" w:rsidP="00C43BAD">
            <w:pPr>
              <w:pStyle w:val="TableText"/>
              <w:snapToGrid w:val="0"/>
              <w:rPr>
                <w:rStyle w:val="normaltextrun"/>
              </w:rPr>
            </w:pPr>
            <w:r w:rsidRPr="00123177">
              <w:rPr>
                <w:rStyle w:val="normaltextrun"/>
              </w:rPr>
              <w:t>2. The VICOR output voltage(VHVDCDC400V_VICOR) is more than 175V(HVDCDC_CAL).</w:t>
            </w:r>
          </w:p>
          <w:p w14:paraId="2C3C14A6" w14:textId="77777777" w:rsidR="00897C27" w:rsidRDefault="00C43BAD" w:rsidP="00C43BAD">
            <w:pPr>
              <w:spacing w:line="259" w:lineRule="auto"/>
            </w:pPr>
            <w:r w:rsidRPr="00123177">
              <w:rPr>
                <w:rStyle w:val="normaltextrun"/>
              </w:rPr>
              <w:t xml:space="preserve">3. </w:t>
            </w:r>
            <w:r w:rsidR="00605C58">
              <w:t>The power module status shall be Disabled.</w:t>
            </w:r>
          </w:p>
          <w:p w14:paraId="4809A5CE" w14:textId="6BE6ED7A" w:rsidR="00605C58" w:rsidRPr="00123177" w:rsidRDefault="00605C58" w:rsidP="00C43BAD">
            <w:pPr>
              <w:spacing w:line="259" w:lineRule="auto"/>
              <w:rPr>
                <w:rFonts w:eastAsia="Arial"/>
              </w:rPr>
            </w:pPr>
            <w:r>
              <w:t xml:space="preserve">4. </w:t>
            </w:r>
            <w:r w:rsidRPr="00123177">
              <w:rPr>
                <w:szCs w:val="20"/>
              </w:rPr>
              <w:t>NHVDCDCFault @ HVDCDC_Status1 is equal to 0x3 (“level 2")</w:t>
            </w:r>
            <w:r w:rsidRPr="00123177">
              <w:rPr>
                <w:szCs w:val="20"/>
              </w:rPr>
              <w:br/>
              <w:t>NHVDCDCFaultID @ HVDCDC_Debug_PDU is equal to 0x</w:t>
            </w:r>
            <w:r w:rsidR="00E86A53">
              <w:rPr>
                <w:szCs w:val="20"/>
              </w:rPr>
              <w:t>16</w:t>
            </w:r>
            <w:r w:rsidRPr="00123177">
              <w:rPr>
                <w:szCs w:val="20"/>
              </w:rPr>
              <w:t>(</w:t>
            </w:r>
            <w:r w:rsidR="00E86A53">
              <w:rPr>
                <w:szCs w:val="20"/>
              </w:rPr>
              <w:t>22</w:t>
            </w:r>
            <w:r w:rsidRPr="00123177">
              <w:rPr>
                <w:szCs w:val="20"/>
              </w:rPr>
              <w:t>) ("</w:t>
            </w:r>
            <w:r w:rsidRPr="00C241E0">
              <w:rPr>
                <w:szCs w:val="20"/>
              </w:rPr>
              <w:t>DIAGNOSTIC_SM_FAULTY_</w:t>
            </w:r>
            <w:r w:rsidR="00E86A53">
              <w:rPr>
                <w:szCs w:val="20"/>
              </w:rPr>
              <w:t>DISCHARGE</w:t>
            </w:r>
            <w:r w:rsidRPr="00C241E0">
              <w:rPr>
                <w:szCs w:val="20"/>
              </w:rPr>
              <w:t>_TIMEOUT_01_FAULT_ID</w:t>
            </w:r>
            <w:r w:rsidRPr="00123177">
              <w:rPr>
                <w:szCs w:val="20"/>
              </w:rPr>
              <w:t xml:space="preserve">") and is raised after the fault response </w:t>
            </w:r>
            <w:r>
              <w:rPr>
                <w:szCs w:val="20"/>
              </w:rPr>
              <w:t>calibratable time</w:t>
            </w:r>
            <w:r w:rsidRPr="00123177">
              <w:rPr>
                <w:szCs w:val="20"/>
              </w:rPr>
              <w:t>.</w:t>
            </w:r>
            <w:r w:rsidRPr="00123177">
              <w:rPr>
                <w:szCs w:val="20"/>
              </w:rPr>
              <w:br/>
            </w:r>
          </w:p>
        </w:tc>
      </w:tr>
      <w:tr w:rsidR="00741DF8" w:rsidRPr="00123177" w14:paraId="616E96DA"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2AA8D47" w14:textId="77777777" w:rsidR="00741DF8" w:rsidRPr="00123177" w:rsidRDefault="00741DF8" w:rsidP="00535342">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FAA3E7" w14:textId="77777777" w:rsidR="00741DF8" w:rsidRPr="00123177" w:rsidRDefault="00741DF8" w:rsidP="00535342">
            <w:r w:rsidRPr="00123177">
              <w:t>No such mandatory fields is applicable.</w:t>
            </w:r>
          </w:p>
        </w:tc>
      </w:tr>
      <w:tr w:rsidR="00741DF8" w:rsidRPr="00123177" w14:paraId="3BAC44B5"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A9E2367" w14:textId="77777777" w:rsidR="00741DF8" w:rsidRPr="00123177" w:rsidRDefault="00741DF8" w:rsidP="00535342">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C10A12" w14:textId="509CFFC4" w:rsidR="00741DF8" w:rsidRPr="00123177" w:rsidRDefault="00C43BAD" w:rsidP="00535342">
            <w:r w:rsidRPr="00123177">
              <w:t>NHVDCDCStatus = 0x6, NHVDCDCStatusDebug = 0x</w:t>
            </w:r>
            <w:r>
              <w:t>E</w:t>
            </w:r>
            <w:r w:rsidRPr="00123177">
              <w:t>.</w:t>
            </w:r>
          </w:p>
        </w:tc>
      </w:tr>
      <w:tr w:rsidR="00741DF8" w:rsidRPr="00123177" w14:paraId="218E47EC"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AD4AA5F" w14:textId="77777777" w:rsidR="00741DF8" w:rsidRPr="00123177" w:rsidRDefault="00741DF8" w:rsidP="00535342">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98D774" w14:textId="77777777" w:rsidR="00741DF8" w:rsidRPr="00123177" w:rsidRDefault="00741DF8" w:rsidP="00535342">
            <w:r w:rsidRPr="00123177">
              <w:rPr>
                <w:szCs w:val="20"/>
              </w:rPr>
              <w:t>Default values shall be applicable with respect to Pre-Loaded Values</w:t>
            </w:r>
          </w:p>
        </w:tc>
      </w:tr>
      <w:tr w:rsidR="00741DF8" w:rsidRPr="00123177" w14:paraId="0FDF0DC0"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A69E6D9" w14:textId="77777777" w:rsidR="00741DF8" w:rsidRPr="00123177" w:rsidRDefault="00741DF8" w:rsidP="00535342">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CA02EC" w14:textId="77777777" w:rsidR="00741DF8" w:rsidRPr="00123177" w:rsidRDefault="00741DF8" w:rsidP="00535342">
            <w:r w:rsidRPr="00123177">
              <w:t>Valid range of Values is not applicable</w:t>
            </w:r>
          </w:p>
        </w:tc>
      </w:tr>
      <w:tr w:rsidR="00741DF8" w:rsidRPr="00123177" w14:paraId="18C801C1"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B1F3585" w14:textId="77777777" w:rsidR="00741DF8" w:rsidRPr="00123177" w:rsidRDefault="00741DF8" w:rsidP="00535342">
            <w:r w:rsidRPr="00123177">
              <w:rPr>
                <w:rFonts w:eastAsia="Arial"/>
                <w:color w:val="000000" w:themeColor="text1"/>
                <w:szCs w:val="20"/>
              </w:rPr>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55270C" w14:textId="77777777" w:rsidR="00741DF8" w:rsidRPr="00123177" w:rsidRDefault="00741DF8" w:rsidP="00535342">
            <w:r w:rsidRPr="00123177">
              <w:rPr>
                <w:szCs w:val="20"/>
              </w:rPr>
              <w:t>Data latency period is not applicable</w:t>
            </w:r>
          </w:p>
        </w:tc>
      </w:tr>
      <w:tr w:rsidR="00741DF8" w:rsidRPr="00123177" w14:paraId="05FE96E2"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BF80F78" w14:textId="77777777" w:rsidR="00741DF8" w:rsidRPr="00123177" w:rsidRDefault="00741DF8" w:rsidP="00535342">
            <w:r w:rsidRPr="00123177">
              <w:rPr>
                <w:rFonts w:eastAsia="Arial"/>
                <w:color w:val="000000" w:themeColor="text1"/>
                <w:szCs w:val="20"/>
              </w:rPr>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765DF1" w14:textId="77777777" w:rsidR="00741DF8" w:rsidRPr="00123177" w:rsidRDefault="00741DF8" w:rsidP="00535342">
            <w:r w:rsidRPr="00123177">
              <w:rPr>
                <w:szCs w:val="20"/>
              </w:rPr>
              <w:t>Data Retention period is not applicable.</w:t>
            </w:r>
          </w:p>
        </w:tc>
      </w:tr>
      <w:tr w:rsidR="00741DF8" w:rsidRPr="00123177" w14:paraId="19BB8D39"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2EF15A6" w14:textId="77777777" w:rsidR="00741DF8" w:rsidRPr="00123177" w:rsidRDefault="00741DF8" w:rsidP="00535342">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1E47F5" w14:textId="77777777" w:rsidR="00741DF8" w:rsidRPr="00123177" w:rsidRDefault="00741DF8" w:rsidP="00535342">
            <w:r w:rsidRPr="00123177">
              <w:rPr>
                <w:szCs w:val="20"/>
              </w:rPr>
              <w:t>Data rate is not applicable.</w:t>
            </w:r>
          </w:p>
        </w:tc>
      </w:tr>
      <w:tr w:rsidR="00741DF8" w:rsidRPr="00123177" w14:paraId="639E1039"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B258A10" w14:textId="77777777" w:rsidR="00741DF8" w:rsidRPr="00123177" w:rsidRDefault="00741DF8" w:rsidP="00535342">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2E7727" w14:textId="77777777" w:rsidR="00741DF8" w:rsidRPr="00123177" w:rsidRDefault="00741DF8" w:rsidP="00535342">
            <w:pPr>
              <w:spacing w:line="259" w:lineRule="auto"/>
              <w:rPr>
                <w:rFonts w:eastAsia="Arial"/>
                <w:color w:val="000000" w:themeColor="text1"/>
                <w:szCs w:val="20"/>
              </w:rPr>
            </w:pPr>
            <w:r w:rsidRPr="00123177">
              <w:rPr>
                <w:szCs w:val="20"/>
              </w:rPr>
              <w:t>External event is not required.</w:t>
            </w:r>
          </w:p>
        </w:tc>
      </w:tr>
      <w:tr w:rsidR="00741DF8" w:rsidRPr="00123177" w14:paraId="167415D5"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1E13AB1" w14:textId="77777777" w:rsidR="00741DF8" w:rsidRPr="00123177" w:rsidRDefault="00741DF8" w:rsidP="00535342">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9565EC" w14:textId="77777777" w:rsidR="00741DF8" w:rsidRPr="00123177" w:rsidRDefault="00741DF8" w:rsidP="00535342">
            <w:r w:rsidRPr="00123177">
              <w:rPr>
                <w:szCs w:val="20"/>
              </w:rPr>
              <w:t>Temporal event is not applicable.</w:t>
            </w:r>
          </w:p>
        </w:tc>
      </w:tr>
      <w:tr w:rsidR="00741DF8" w:rsidRPr="00123177" w14:paraId="62368686"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E765308" w14:textId="77777777" w:rsidR="00741DF8" w:rsidRPr="00123177" w:rsidRDefault="00741DF8" w:rsidP="00535342">
            <w:r w:rsidRPr="00123177">
              <w:rPr>
                <w:rFonts w:eastAsia="Arial"/>
                <w:color w:val="000000" w:themeColor="text1"/>
                <w:szCs w:val="20"/>
              </w:rPr>
              <w:lastRenderedPageBreak/>
              <w:t xml:space="preserve">Validation Rules/ </w:t>
            </w:r>
          </w:p>
          <w:p w14:paraId="1C5C6520" w14:textId="77777777" w:rsidR="00741DF8" w:rsidRPr="00123177" w:rsidRDefault="00741DF8"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AF3980" w14:textId="77777777" w:rsidR="00C43BAD" w:rsidRPr="00123177" w:rsidRDefault="00C43BAD" w:rsidP="00C43BAD">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B6A2AC1" w14:textId="77777777" w:rsidR="00C43BAD" w:rsidRDefault="00C43BAD" w:rsidP="00535342">
            <w:pPr>
              <w:pStyle w:val="TableText"/>
              <w:snapToGrid w:val="0"/>
              <w:rPr>
                <w:rFonts w:eastAsia="Arial"/>
              </w:rPr>
            </w:pPr>
          </w:p>
          <w:p w14:paraId="62F72420" w14:textId="4BB88F82" w:rsidR="00C43BAD" w:rsidRPr="00123177" w:rsidRDefault="00C43BAD" w:rsidP="00C43BAD">
            <w:pPr>
              <w:pStyle w:val="TableText"/>
              <w:snapToGrid w:val="0"/>
              <w:rPr>
                <w:rFonts w:eastAsia="Arial"/>
                <w:color w:val="000000" w:themeColor="text1"/>
              </w:rPr>
            </w:pPr>
            <w:r w:rsidRPr="00123177">
              <w:rPr>
                <w:szCs w:val="20"/>
              </w:rPr>
              <w:t>NHVDCDCFault @ HVDCDC_Status1 is equal to 0x3 (“level 2")</w:t>
            </w:r>
            <w:r w:rsidRPr="00123177">
              <w:rPr>
                <w:szCs w:val="20"/>
              </w:rPr>
              <w:br/>
              <w:t xml:space="preserve">NHVDCDCFaultID @ HVDCDC_Debug_PDU is equal to </w:t>
            </w:r>
            <w:r w:rsidR="00E86A53" w:rsidRPr="00123177">
              <w:rPr>
                <w:szCs w:val="20"/>
              </w:rPr>
              <w:t>0x</w:t>
            </w:r>
            <w:r w:rsidR="00E86A53">
              <w:rPr>
                <w:szCs w:val="20"/>
              </w:rPr>
              <w:t>16</w:t>
            </w:r>
            <w:r w:rsidR="00E86A53" w:rsidRPr="00123177">
              <w:rPr>
                <w:szCs w:val="20"/>
              </w:rPr>
              <w:t>(</w:t>
            </w:r>
            <w:r w:rsidR="00E86A53">
              <w:rPr>
                <w:szCs w:val="20"/>
              </w:rPr>
              <w:t>22</w:t>
            </w:r>
            <w:r w:rsidR="00E86A53" w:rsidRPr="00123177">
              <w:rPr>
                <w:szCs w:val="20"/>
              </w:rPr>
              <w:t>) ("</w:t>
            </w:r>
            <w:r w:rsidR="00E86A53" w:rsidRPr="00C241E0">
              <w:rPr>
                <w:szCs w:val="20"/>
              </w:rPr>
              <w:t>DIAGNOSTIC_SM_FAULTY_</w:t>
            </w:r>
            <w:r w:rsidR="00E86A53">
              <w:rPr>
                <w:szCs w:val="20"/>
              </w:rPr>
              <w:t>DISCHARGE</w:t>
            </w:r>
            <w:r w:rsidR="00E86A53" w:rsidRPr="00C241E0">
              <w:rPr>
                <w:szCs w:val="20"/>
              </w:rPr>
              <w:t>_TIMEOUT_01_FAULT_ID</w:t>
            </w:r>
            <w:r w:rsidR="00E86A53" w:rsidRPr="00123177">
              <w:rPr>
                <w:szCs w:val="20"/>
              </w:rPr>
              <w:t xml:space="preserve">") </w:t>
            </w:r>
            <w:r w:rsidRPr="00123177">
              <w:rPr>
                <w:szCs w:val="20"/>
              </w:rPr>
              <w:t xml:space="preserve">and is raised after the fault response </w:t>
            </w:r>
            <w:r>
              <w:rPr>
                <w:szCs w:val="20"/>
              </w:rPr>
              <w:t>calibratable time</w:t>
            </w:r>
            <w:r w:rsidRPr="00123177">
              <w:rPr>
                <w:szCs w:val="20"/>
              </w:rPr>
              <w:t>.</w:t>
            </w:r>
            <w:r w:rsidRPr="00123177">
              <w:rPr>
                <w:szCs w:val="20"/>
              </w:rPr>
              <w:br/>
            </w:r>
            <w:r w:rsidRPr="00123177">
              <w:rPr>
                <w:szCs w:val="20"/>
              </w:rPr>
              <w:br/>
            </w:r>
            <w:r w:rsidRPr="00123177">
              <w:rPr>
                <w:rFonts w:eastAsia="Arial"/>
                <w:color w:val="000000" w:themeColor="text1"/>
              </w:rPr>
              <w:t>NHVDCDCStatus @ HVDCDC_Status1 is set to 0x7 ("PowerDown_Safe_State_NHVDCDCStatus_NW")</w:t>
            </w:r>
          </w:p>
          <w:p w14:paraId="3E31BCC3" w14:textId="77777777" w:rsidR="00C43BAD" w:rsidRPr="00123177" w:rsidRDefault="00C43BAD" w:rsidP="00C43BAD">
            <w:pPr>
              <w:rPr>
                <w:szCs w:val="20"/>
              </w:rPr>
            </w:pPr>
            <w:r w:rsidRPr="00123177">
              <w:rPr>
                <w:rFonts w:eastAsia="Arial"/>
                <w:color w:val="000000" w:themeColor="text1"/>
              </w:rPr>
              <w:t>NHVDCDCStatusDebug @ HVDCDC_Debug is set to 0x11 ("PowerDown_Safe_State")</w:t>
            </w:r>
          </w:p>
          <w:p w14:paraId="1FA042FC" w14:textId="77777777" w:rsidR="00C43BAD" w:rsidRPr="00123177" w:rsidRDefault="00C43BAD" w:rsidP="00535342">
            <w:pPr>
              <w:pStyle w:val="TableText"/>
              <w:snapToGrid w:val="0"/>
            </w:pPr>
          </w:p>
        </w:tc>
      </w:tr>
      <w:tr w:rsidR="00741DF8" w:rsidRPr="00123177" w14:paraId="6C0A0AE9"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0D3BFBC" w14:textId="77777777" w:rsidR="00741DF8" w:rsidRPr="00123177" w:rsidRDefault="00741DF8" w:rsidP="00535342">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6F6F35" w14:textId="77777777" w:rsidR="00741DF8" w:rsidRPr="00123177" w:rsidRDefault="00741DF8" w:rsidP="00535342">
            <w:r w:rsidRPr="00123177">
              <w:rPr>
                <w:szCs w:val="20"/>
              </w:rPr>
              <w:t>Constraints is not applicable.</w:t>
            </w:r>
          </w:p>
        </w:tc>
      </w:tr>
      <w:tr w:rsidR="00741DF8" w:rsidRPr="00123177" w14:paraId="7B601DE6"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851717F" w14:textId="77777777" w:rsidR="00741DF8" w:rsidRPr="00123177" w:rsidRDefault="00741DF8" w:rsidP="00535342">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7C01DC" w14:textId="77777777" w:rsidR="00741DF8" w:rsidRPr="00123177" w:rsidRDefault="00741DF8" w:rsidP="00535342">
            <w:r w:rsidRPr="00123177">
              <w:rPr>
                <w:szCs w:val="20"/>
              </w:rPr>
              <w:t>No effects on other system</w:t>
            </w:r>
          </w:p>
        </w:tc>
      </w:tr>
      <w:tr w:rsidR="00741DF8" w:rsidRPr="00123177" w14:paraId="66E8FDE7"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167FD9C" w14:textId="77777777" w:rsidR="00741DF8" w:rsidRPr="00123177" w:rsidRDefault="00741DF8" w:rsidP="00535342">
            <w:r w:rsidRPr="00123177">
              <w:rPr>
                <w:rFonts w:eastAsia="Arial"/>
                <w:color w:val="000000" w:themeColor="text1"/>
                <w:szCs w:val="20"/>
              </w:rPr>
              <w:t>Testability with respect to test environment</w:t>
            </w:r>
          </w:p>
          <w:p w14:paraId="7D7929A7" w14:textId="77777777" w:rsidR="00741DF8" w:rsidRPr="00123177" w:rsidRDefault="00741DF8" w:rsidP="00535342">
            <w:r w:rsidRPr="00123177">
              <w:rPr>
                <w:rFonts w:eastAsia="Arial"/>
                <w:color w:val="000000" w:themeColor="text1"/>
                <w:szCs w:val="20"/>
              </w:rPr>
              <w:t>(Yes/No)</w:t>
            </w:r>
          </w:p>
          <w:p w14:paraId="2C3FDFA9" w14:textId="77777777" w:rsidR="00741DF8" w:rsidRPr="00123177" w:rsidRDefault="00741DF8" w:rsidP="00535342">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7410C4" w14:textId="77777777" w:rsidR="00741DF8" w:rsidRPr="00123177" w:rsidRDefault="00741DF8" w:rsidP="00535342">
            <w:pPr>
              <w:pStyle w:val="TableText"/>
              <w:snapToGrid w:val="0"/>
            </w:pPr>
            <w:r w:rsidRPr="00123177">
              <w:t>YES</w:t>
            </w:r>
          </w:p>
          <w:p w14:paraId="64B3F5C9" w14:textId="77777777" w:rsidR="00741DF8" w:rsidRPr="00123177" w:rsidRDefault="00741DF8" w:rsidP="00535342"/>
        </w:tc>
      </w:tr>
      <w:tr w:rsidR="00741DF8" w:rsidRPr="00123177" w14:paraId="1942B713"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361779D" w14:textId="77777777" w:rsidR="00741DF8" w:rsidRPr="00123177" w:rsidRDefault="00741DF8" w:rsidP="00535342">
            <w:r w:rsidRPr="00123177">
              <w:rPr>
                <w:rFonts w:eastAsia="Arial"/>
                <w:color w:val="000000" w:themeColor="text1"/>
                <w:szCs w:val="20"/>
              </w:rPr>
              <w:t>Feasible within project constraints</w:t>
            </w:r>
          </w:p>
          <w:p w14:paraId="1D367CB5" w14:textId="77777777" w:rsidR="00741DF8" w:rsidRPr="00123177" w:rsidRDefault="00741DF8" w:rsidP="00535342">
            <w:r w:rsidRPr="00123177">
              <w:rPr>
                <w:rFonts w:eastAsia="Arial"/>
                <w:color w:val="000000" w:themeColor="text1"/>
                <w:szCs w:val="20"/>
              </w:rPr>
              <w:t>(Yes/No)</w:t>
            </w:r>
          </w:p>
          <w:p w14:paraId="4E5AE7D9" w14:textId="77777777" w:rsidR="00741DF8" w:rsidRPr="00123177" w:rsidRDefault="00741DF8" w:rsidP="00535342">
            <w:r w:rsidRPr="00123177">
              <w:rPr>
                <w:rFonts w:eastAsia="Arial"/>
                <w:i/>
                <w:iCs/>
                <w:color w:val="000000" w:themeColor="text1"/>
                <w:szCs w:val="20"/>
              </w:rPr>
              <w:t>Note: Add the impact 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7D3D3C" w14:textId="77777777" w:rsidR="00741DF8" w:rsidRPr="00123177" w:rsidRDefault="00741DF8" w:rsidP="00535342">
            <w:pPr>
              <w:pStyle w:val="TableText"/>
              <w:snapToGrid w:val="0"/>
            </w:pPr>
            <w:r w:rsidRPr="00123177">
              <w:t>YES</w:t>
            </w:r>
          </w:p>
          <w:p w14:paraId="2FA2F2A0" w14:textId="77777777" w:rsidR="00741DF8" w:rsidRPr="00123177" w:rsidRDefault="00741DF8" w:rsidP="00535342"/>
        </w:tc>
      </w:tr>
      <w:tr w:rsidR="00741DF8" w:rsidRPr="00123177" w14:paraId="1AD26068"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F760A4D" w14:textId="77777777" w:rsidR="00741DF8" w:rsidRPr="00123177" w:rsidRDefault="00741DF8" w:rsidP="00535342">
            <w:r w:rsidRPr="00123177">
              <w:rPr>
                <w:rFonts w:eastAsia="Arial"/>
                <w:color w:val="000000" w:themeColor="text1"/>
                <w:szCs w:val="20"/>
              </w:rPr>
              <w:t>Critical</w:t>
            </w:r>
          </w:p>
          <w:p w14:paraId="5E7600DD" w14:textId="77777777" w:rsidR="00741DF8" w:rsidRPr="00123177" w:rsidRDefault="00741DF8" w:rsidP="00535342">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0C16C4" w14:textId="77777777" w:rsidR="00741DF8" w:rsidRPr="00123177" w:rsidRDefault="00741DF8" w:rsidP="00535342">
            <w:r w:rsidRPr="00123177">
              <w:t>YES</w:t>
            </w:r>
          </w:p>
        </w:tc>
      </w:tr>
      <w:tr w:rsidR="00741DF8" w:rsidRPr="00123177" w14:paraId="042D40A3" w14:textId="77777777" w:rsidTr="00897C27">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3C92B5C" w14:textId="77777777" w:rsidR="00741DF8" w:rsidRPr="00123177" w:rsidRDefault="00741DF8" w:rsidP="00535342">
            <w:pPr>
              <w:rPr>
                <w:rFonts w:eastAsia="Arial"/>
                <w:color w:val="000000" w:themeColor="text1"/>
                <w:szCs w:val="20"/>
              </w:rPr>
            </w:pPr>
            <w:r w:rsidRPr="00123177">
              <w:lastRenderedPageBreak/>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911707" w14:textId="77777777" w:rsidR="00741DF8" w:rsidRPr="00123177" w:rsidRDefault="00741DF8" w:rsidP="00535342">
            <w:r w:rsidRPr="00123177">
              <w:t>Acceptance Criteria for this requirement should be as per SECTION-6 ACCEPTANCE CRITERIA</w:t>
            </w:r>
          </w:p>
        </w:tc>
      </w:tr>
    </w:tbl>
    <w:p w14:paraId="2FDBEAC0" w14:textId="77777777" w:rsidR="00741DF8" w:rsidRDefault="00741DF8" w:rsidP="00A55B53"/>
    <w:p w14:paraId="75D1F429" w14:textId="44245B79" w:rsidR="00253680" w:rsidRPr="00253680" w:rsidRDefault="00253680" w:rsidP="00253680">
      <w:pPr>
        <w:pStyle w:val="Heading5"/>
        <w:rPr>
          <w:rFonts w:eastAsia="Arial"/>
          <w:color w:val="000000" w:themeColor="text1"/>
          <w:sz w:val="20"/>
          <w:szCs w:val="20"/>
        </w:rPr>
      </w:pPr>
      <w:r w:rsidRPr="00253680">
        <w:rPr>
          <w:rFonts w:eastAsia="Arial"/>
          <w:color w:val="000000" w:themeColor="text1"/>
          <w:sz w:val="20"/>
          <w:szCs w:val="20"/>
        </w:rPr>
        <w:t>Transition requirement to Faulty_PowerDn-SafeState state when timeout between Open_400V_SolidStateSw and Active_Discharge_400V.</w:t>
      </w:r>
    </w:p>
    <w:tbl>
      <w:tblPr>
        <w:tblW w:w="9300" w:type="dxa"/>
        <w:tblInd w:w="103" w:type="dxa"/>
        <w:tblLook w:val="06A0" w:firstRow="1" w:lastRow="0" w:firstColumn="1" w:lastColumn="0" w:noHBand="1" w:noVBand="1"/>
      </w:tblPr>
      <w:tblGrid>
        <w:gridCol w:w="1456"/>
        <w:gridCol w:w="7892"/>
      </w:tblGrid>
      <w:tr w:rsidR="00253680" w:rsidRPr="00123177" w14:paraId="32FB40FC"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290D0D1" w14:textId="77777777" w:rsidR="00253680" w:rsidRPr="00123177" w:rsidRDefault="00253680"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8A7A895" w14:textId="77777777" w:rsidR="00253680" w:rsidRPr="00123177" w:rsidRDefault="00253680" w:rsidP="00535342">
            <w:r w:rsidRPr="00123177">
              <w:rPr>
                <w:rFonts w:eastAsia="Arial"/>
                <w:b/>
                <w:bCs/>
                <w:color w:val="000000" w:themeColor="text1"/>
                <w:szCs w:val="20"/>
              </w:rPr>
              <w:t>Description</w:t>
            </w:r>
          </w:p>
        </w:tc>
      </w:tr>
      <w:tr w:rsidR="00253680" w:rsidRPr="00123177" w14:paraId="17791741" w14:textId="77777777" w:rsidTr="00C43BAD">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6BF8C9C1" w14:textId="77777777" w:rsidR="00253680" w:rsidRPr="00123177" w:rsidRDefault="00253680"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60D285" w14:textId="59DF7665" w:rsidR="00253680" w:rsidRPr="00123177" w:rsidRDefault="00253680" w:rsidP="00535342">
            <w:r w:rsidRPr="00123177">
              <w:rPr>
                <w:rFonts w:eastAsia="Arial"/>
                <w:color w:val="000000" w:themeColor="text1"/>
              </w:rPr>
              <w:t>SWRS_APP_STATE_</w:t>
            </w:r>
            <w:r>
              <w:rPr>
                <w:rFonts w:eastAsia="Arial"/>
                <w:color w:val="000000" w:themeColor="text1"/>
              </w:rPr>
              <w:t>40</w:t>
            </w:r>
          </w:p>
        </w:tc>
      </w:tr>
      <w:tr w:rsidR="00253680" w:rsidRPr="00123177" w14:paraId="18F7242C" w14:textId="77777777" w:rsidTr="00C43BAD">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1B7DD169" w14:textId="77777777" w:rsidR="00253680" w:rsidRPr="00123177" w:rsidRDefault="00253680" w:rsidP="00535342">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D776D8" w14:textId="77777777" w:rsidR="00253680" w:rsidRPr="00123177" w:rsidRDefault="00253680" w:rsidP="00535342">
            <w:pPr>
              <w:rPr>
                <w:rFonts w:eastAsia="Arial"/>
                <w:color w:val="000000" w:themeColor="text1"/>
              </w:rPr>
            </w:pPr>
            <w:r w:rsidRPr="00123177">
              <w:rPr>
                <w:rFonts w:eastAsia="Arial"/>
                <w:color w:val="000000" w:themeColor="text1"/>
              </w:rPr>
              <w:t>SDS-HVDCDC-</w:t>
            </w:r>
            <w:r>
              <w:rPr>
                <w:rFonts w:eastAsia="Arial"/>
                <w:color w:val="000000" w:themeColor="text1"/>
              </w:rPr>
              <w:t>403</w:t>
            </w:r>
          </w:p>
        </w:tc>
      </w:tr>
      <w:tr w:rsidR="00253680" w:rsidRPr="00123177" w14:paraId="55B158A7" w14:textId="77777777" w:rsidTr="00C43BAD">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5C336E72" w14:textId="77777777" w:rsidR="00253680" w:rsidRPr="00123177" w:rsidRDefault="00253680"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20E9AD" w14:textId="77777777" w:rsidR="00253680" w:rsidRPr="00123177" w:rsidRDefault="00253680" w:rsidP="00535342">
            <w:pPr>
              <w:rPr>
                <w:rFonts w:eastAsia="Arial"/>
                <w:color w:val="000000" w:themeColor="text1"/>
              </w:rPr>
            </w:pPr>
            <w:r>
              <w:t>Pre C</w:t>
            </w:r>
            <w:r w:rsidRPr="00123177">
              <w:t>-Sample/PF</w:t>
            </w:r>
            <w:r>
              <w:t>3</w:t>
            </w:r>
            <w:r w:rsidRPr="00123177">
              <w:t>.0</w:t>
            </w:r>
            <w:r>
              <w:t xml:space="preserve"> Phase-2</w:t>
            </w:r>
          </w:p>
        </w:tc>
      </w:tr>
      <w:tr w:rsidR="00253680" w:rsidRPr="00123177" w14:paraId="5B1E4289" w14:textId="77777777" w:rsidTr="00C43BAD">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0FA2F176" w14:textId="77777777" w:rsidR="00253680" w:rsidRPr="00741DF8" w:rsidRDefault="00253680"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15F9D4" w14:textId="7DF03FEB" w:rsidR="00253680" w:rsidRPr="00741DF8" w:rsidRDefault="00253680" w:rsidP="00535342">
            <w:pPr>
              <w:rPr>
                <w:rFonts w:eastAsia="Arial"/>
                <w:color w:val="000000" w:themeColor="text1"/>
                <w:szCs w:val="20"/>
              </w:rPr>
            </w:pPr>
            <w:r w:rsidRPr="00741DF8">
              <w:rPr>
                <w:rFonts w:eastAsia="Arial"/>
                <w:color w:val="000000" w:themeColor="text1"/>
                <w:szCs w:val="20"/>
              </w:rPr>
              <w:t xml:space="preserve">The application shall be able to transit to substate “Faulty_PowerDn-SafeState” upon Timeout between </w:t>
            </w:r>
            <w:r w:rsidRPr="00253680">
              <w:rPr>
                <w:rFonts w:eastAsia="Arial"/>
                <w:color w:val="000000" w:themeColor="text1"/>
                <w:szCs w:val="20"/>
              </w:rPr>
              <w:t>Open_400V_SolidStateSw and Active_Discharge_400V</w:t>
            </w:r>
            <w:r w:rsidRPr="00741DF8">
              <w:rPr>
                <w:rFonts w:eastAsia="Arial"/>
                <w:color w:val="000000" w:themeColor="text1"/>
                <w:szCs w:val="20"/>
              </w:rPr>
              <w:t>.</w:t>
            </w:r>
          </w:p>
        </w:tc>
      </w:tr>
      <w:tr w:rsidR="00253680" w:rsidRPr="00123177" w14:paraId="220BB8FC"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2EB59D0" w14:textId="77777777" w:rsidR="00253680" w:rsidRPr="00123177" w:rsidRDefault="00253680" w:rsidP="00535342">
            <w:r w:rsidRPr="00123177">
              <w:rPr>
                <w:rFonts w:eastAsia="Arial"/>
                <w:color w:val="000000" w:themeColor="text1"/>
                <w:szCs w:val="20"/>
              </w:rPr>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E14473" w14:textId="77777777" w:rsidR="00253680" w:rsidRPr="00123177" w:rsidRDefault="00253680" w:rsidP="00535342">
            <w:r w:rsidRPr="00123177">
              <w:t>No Such derived requirement is applicable.</w:t>
            </w:r>
          </w:p>
        </w:tc>
      </w:tr>
      <w:tr w:rsidR="00253680" w:rsidRPr="00123177" w14:paraId="6EF80EAB"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6C460C8" w14:textId="77777777" w:rsidR="00253680" w:rsidRPr="00123177" w:rsidRDefault="00253680"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C1AC34" w14:textId="77777777" w:rsidR="00253680" w:rsidRPr="00123177" w:rsidRDefault="00253680" w:rsidP="00535342">
            <w:r w:rsidRPr="00123177">
              <w:rPr>
                <w:rFonts w:eastAsia="Arial"/>
                <w:color w:val="000000" w:themeColor="text1"/>
                <w:szCs w:val="20"/>
              </w:rPr>
              <w:t>No Specific access restrictions is applicable.</w:t>
            </w:r>
          </w:p>
        </w:tc>
      </w:tr>
      <w:tr w:rsidR="00C43BAD" w:rsidRPr="00123177" w14:paraId="7DE45641"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D57B6C6" w14:textId="77777777" w:rsidR="00C43BAD" w:rsidRPr="00123177" w:rsidRDefault="00C43BAD" w:rsidP="00C43BAD">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A3A3B6" w14:textId="77777777" w:rsidR="00C43BAD" w:rsidRDefault="00C43BAD" w:rsidP="00C43BAD">
            <w:pPr>
              <w:pStyle w:val="NormalWeb"/>
              <w:spacing w:before="60" w:beforeAutospacing="0" w:after="60" w:afterAutospacing="0"/>
            </w:pPr>
            <w:r>
              <w:t xml:space="preserve">1.VICOR output voltage(VHVDCDC400V_VICOR) is more than half of the high side voltage (VHVDCDC800V_VICOR) minus 15V(HVDCDC_CAL) </w:t>
            </w:r>
          </w:p>
          <w:p w14:paraId="40CC4D71" w14:textId="77777777" w:rsidR="00C43BAD" w:rsidRDefault="00C43BAD" w:rsidP="00C43BAD">
            <w:pPr>
              <w:pStyle w:val="NormalWeb"/>
              <w:spacing w:before="60" w:beforeAutospacing="0" w:after="60" w:afterAutospacing="0"/>
            </w:pPr>
            <w:r>
              <w:t>2. The VICOR output voltage(VHVDCDC400V_VICOR) is more than 175V(HVDCDC_CAL).</w:t>
            </w:r>
          </w:p>
          <w:p w14:paraId="31EA1A7C" w14:textId="77777777" w:rsidR="00C43BAD" w:rsidRDefault="00C43BAD" w:rsidP="00C43BAD">
            <w:pPr>
              <w:spacing w:line="259" w:lineRule="auto"/>
            </w:pPr>
            <w:r>
              <w:t xml:space="preserve">3. The power module status </w:t>
            </w:r>
            <w:r w:rsidR="00C241E0">
              <w:t>shall be</w:t>
            </w:r>
            <w:r>
              <w:t xml:space="preserve"> </w:t>
            </w:r>
            <w:r w:rsidR="00C241E0">
              <w:t>Disa</w:t>
            </w:r>
            <w:r>
              <w:t>bled.</w:t>
            </w:r>
          </w:p>
          <w:p w14:paraId="690B9F1F" w14:textId="2969281C" w:rsidR="00C241E0" w:rsidRPr="00123177" w:rsidRDefault="00C241E0" w:rsidP="00C43BAD">
            <w:pPr>
              <w:spacing w:line="259" w:lineRule="auto"/>
            </w:pPr>
            <w:r>
              <w:rPr>
                <w:rFonts w:eastAsia="Arial"/>
              </w:rPr>
              <w:t>4. Open the solid state switch on 400V side</w:t>
            </w:r>
          </w:p>
        </w:tc>
      </w:tr>
      <w:tr w:rsidR="00C43BAD" w:rsidRPr="00123177" w14:paraId="49E7FC86"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BCDEE54" w14:textId="77777777" w:rsidR="00C43BAD" w:rsidRPr="00123177" w:rsidRDefault="00C43BAD" w:rsidP="00C43BAD">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2D8CC9" w14:textId="77777777" w:rsidR="00C43BAD" w:rsidRDefault="00C43BAD" w:rsidP="00C43BAD">
            <w:pPr>
              <w:pStyle w:val="NormalWeb"/>
              <w:spacing w:before="60" w:beforeAutospacing="0" w:after="60" w:afterAutospacing="0"/>
            </w:pPr>
            <w:r>
              <w:t>Below CAN messages are observed</w:t>
            </w:r>
          </w:p>
          <w:p w14:paraId="457EC799" w14:textId="77777777" w:rsidR="00C43BAD" w:rsidRDefault="00C43BAD" w:rsidP="00C43BAD">
            <w:pPr>
              <w:pStyle w:val="NormalWeb"/>
              <w:spacing w:before="60" w:beforeAutospacing="0" w:after="60" w:afterAutospacing="0"/>
            </w:pPr>
            <w:r>
              <w:t>NHVDCDCFault @ HVDCDC_Status1 is equal to 0x3 (“level 2")</w:t>
            </w:r>
          </w:p>
          <w:p w14:paraId="2BBC047C" w14:textId="12750672" w:rsidR="00C43BAD" w:rsidRDefault="00C43BAD" w:rsidP="00C43BAD">
            <w:pPr>
              <w:pStyle w:val="NormalWeb"/>
              <w:spacing w:before="60" w:beforeAutospacing="0" w:after="60" w:afterAutospacing="0"/>
            </w:pPr>
            <w:r>
              <w:t xml:space="preserve">NHVDCDCFaultID @ HVDCDC_Debug_PDU is equal to </w:t>
            </w:r>
            <w:r w:rsidR="00E86A53" w:rsidRPr="00123177">
              <w:rPr>
                <w:szCs w:val="20"/>
              </w:rPr>
              <w:t>0x</w:t>
            </w:r>
            <w:r w:rsidR="00E86A53">
              <w:rPr>
                <w:szCs w:val="20"/>
              </w:rPr>
              <w:t>17</w:t>
            </w:r>
            <w:r w:rsidR="00E86A53" w:rsidRPr="00123177">
              <w:rPr>
                <w:szCs w:val="20"/>
              </w:rPr>
              <w:t>(</w:t>
            </w:r>
            <w:r w:rsidR="00E86A53">
              <w:rPr>
                <w:szCs w:val="20"/>
              </w:rPr>
              <w:t>23</w:t>
            </w:r>
            <w:r w:rsidR="00E86A53" w:rsidRPr="00123177">
              <w:rPr>
                <w:szCs w:val="20"/>
              </w:rPr>
              <w:t>) ("</w:t>
            </w:r>
            <w:r w:rsidR="00E86A53" w:rsidRPr="00C241E0">
              <w:rPr>
                <w:szCs w:val="20"/>
              </w:rPr>
              <w:t>DIAGNOSTIC_SM_FAULTY_</w:t>
            </w:r>
            <w:r w:rsidR="00E86A53">
              <w:rPr>
                <w:szCs w:val="20"/>
              </w:rPr>
              <w:t>DISCHARGE</w:t>
            </w:r>
            <w:r w:rsidR="00E86A53" w:rsidRPr="00C241E0">
              <w:rPr>
                <w:szCs w:val="20"/>
              </w:rPr>
              <w:t>_TIMEOUT_0</w:t>
            </w:r>
            <w:r w:rsidR="00E86A53">
              <w:rPr>
                <w:szCs w:val="20"/>
              </w:rPr>
              <w:t>2</w:t>
            </w:r>
            <w:r w:rsidR="00E86A53" w:rsidRPr="00C241E0">
              <w:rPr>
                <w:szCs w:val="20"/>
              </w:rPr>
              <w:t>_FAULT_ID</w:t>
            </w:r>
            <w:r w:rsidR="00E86A53" w:rsidRPr="00123177">
              <w:rPr>
                <w:szCs w:val="20"/>
              </w:rPr>
              <w:t xml:space="preserve">") </w:t>
            </w:r>
            <w:r>
              <w:t>and is raised after the fault response calibratable time.</w:t>
            </w:r>
          </w:p>
          <w:p w14:paraId="6704E2F5" w14:textId="77777777" w:rsidR="00C43BAD" w:rsidRDefault="00C43BAD" w:rsidP="00C43BAD">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4183D002" w14:textId="77777777" w:rsidR="00C43BAD" w:rsidRDefault="00C43BAD" w:rsidP="00C43BAD">
            <w:pPr>
              <w:pStyle w:val="NormalWeb"/>
              <w:spacing w:before="60" w:beforeAutospacing="0" w:after="60" w:afterAutospacing="0"/>
              <w:rPr>
                <w:color w:val="000000"/>
              </w:rPr>
            </w:pPr>
            <w:r>
              <w:rPr>
                <w:color w:val="000000"/>
              </w:rPr>
              <w:t>NHVDCDCStatus @ HVDCDC_Status1 is set to 0x7 ("PowerDown_Safe_State_NHVDCDCStatus_NW")</w:t>
            </w:r>
          </w:p>
          <w:p w14:paraId="78CFB1FE" w14:textId="77777777" w:rsidR="00C43BAD" w:rsidRDefault="00C43BAD" w:rsidP="00C43BAD">
            <w:pPr>
              <w:pStyle w:val="NormalWeb"/>
              <w:spacing w:before="0" w:beforeAutospacing="0" w:after="0" w:afterAutospacing="0"/>
              <w:rPr>
                <w:color w:val="000000"/>
              </w:rPr>
            </w:pPr>
            <w:r>
              <w:rPr>
                <w:color w:val="000000"/>
              </w:rPr>
              <w:t>NHVDCDCStatusDebug @ HVDCDC_Debug is set to 0x11 ("PowerDown_Safe_State")</w:t>
            </w:r>
          </w:p>
          <w:p w14:paraId="663CE9F3" w14:textId="52EC523C" w:rsidR="00C43BAD" w:rsidRPr="00123177" w:rsidRDefault="00C43BAD" w:rsidP="00C43BAD">
            <w:pPr>
              <w:spacing w:line="259" w:lineRule="auto"/>
              <w:rPr>
                <w:rFonts w:eastAsia="Arial"/>
                <w:color w:val="000000" w:themeColor="text1"/>
                <w:szCs w:val="20"/>
              </w:rPr>
            </w:pPr>
            <w:r>
              <w:rPr>
                <w:color w:val="000000"/>
              </w:rPr>
              <w:t> </w:t>
            </w:r>
          </w:p>
        </w:tc>
      </w:tr>
      <w:tr w:rsidR="00C43BAD" w:rsidRPr="00123177" w14:paraId="7CEE96C2"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3CF7413" w14:textId="77777777" w:rsidR="00C43BAD" w:rsidRPr="00123177" w:rsidRDefault="00C43BAD" w:rsidP="00C43BAD">
            <w:r w:rsidRPr="00123177">
              <w:rPr>
                <w:rFonts w:eastAsia="Arial"/>
                <w:color w:val="000000" w:themeColor="text1"/>
                <w:szCs w:val="20"/>
              </w:rPr>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1BB677" w14:textId="77777777" w:rsidR="00C43BAD" w:rsidRDefault="00C43BAD" w:rsidP="00C43BAD">
            <w:pPr>
              <w:pStyle w:val="NormalWeb"/>
              <w:spacing w:before="60" w:beforeAutospacing="0" w:after="60" w:afterAutospacing="0"/>
            </w:pPr>
            <w:r>
              <w:t>The HVDCDC application does transits to the "Faulty_PowerDn_SafeState" state from the “Disable_3" substate of the "Faulty" state after the defined timeout of 2ms when the below conditions are met,</w:t>
            </w:r>
          </w:p>
          <w:p w14:paraId="7533D7EE" w14:textId="77777777" w:rsidR="00C43BAD" w:rsidRDefault="00C43BAD" w:rsidP="00C43BAD">
            <w:pPr>
              <w:pStyle w:val="NormalWeb"/>
              <w:spacing w:before="60" w:beforeAutospacing="0" w:after="60" w:afterAutospacing="0"/>
            </w:pPr>
            <w:r>
              <w:t xml:space="preserve">1. VICOR output voltage(VHVDCDC400V_VICOR) is more than half of the high side voltage (VHVDCDC800V_VICOR) minus 15V(HVDCDC_CAL) </w:t>
            </w:r>
          </w:p>
          <w:p w14:paraId="60EFCA75" w14:textId="77777777" w:rsidR="00C43BAD" w:rsidRDefault="00C43BAD" w:rsidP="00C43BAD">
            <w:pPr>
              <w:pStyle w:val="NormalWeb"/>
              <w:spacing w:before="60" w:beforeAutospacing="0" w:after="60" w:afterAutospacing="0"/>
            </w:pPr>
            <w:r>
              <w:t>2. The VICOR output voltage(VHVDCDC400V_VICOR) is more than 175V(HVDCDC_CAL).</w:t>
            </w:r>
          </w:p>
          <w:p w14:paraId="12A58345" w14:textId="77777777" w:rsidR="00C43BAD" w:rsidRDefault="00C43BAD" w:rsidP="00C43BAD">
            <w:pPr>
              <w:spacing w:line="259" w:lineRule="auto"/>
            </w:pPr>
            <w:r>
              <w:t xml:space="preserve">3. </w:t>
            </w:r>
            <w:r w:rsidR="00C241E0">
              <w:t>The power module status shall be Disabled.</w:t>
            </w:r>
          </w:p>
          <w:p w14:paraId="1C7D4103" w14:textId="77777777" w:rsidR="00C241E0" w:rsidRDefault="00C241E0" w:rsidP="00C43BAD">
            <w:pPr>
              <w:spacing w:line="259" w:lineRule="auto"/>
              <w:rPr>
                <w:rFonts w:eastAsia="Arial"/>
              </w:rPr>
            </w:pPr>
            <w:r>
              <w:rPr>
                <w:rFonts w:eastAsia="Arial"/>
              </w:rPr>
              <w:t>4. Open the solid state switch on 400V side</w:t>
            </w:r>
          </w:p>
          <w:p w14:paraId="0C33CECF" w14:textId="1F248094" w:rsidR="00C241E0" w:rsidRDefault="00C241E0" w:rsidP="00C241E0">
            <w:pPr>
              <w:pStyle w:val="NormalWeb"/>
              <w:spacing w:before="60" w:beforeAutospacing="0" w:after="60" w:afterAutospacing="0"/>
            </w:pPr>
            <w:r>
              <w:t>5. NHVDCDCFault @ HVDCDC_Status1 is equal to 0x3 (“level 2")</w:t>
            </w:r>
          </w:p>
          <w:p w14:paraId="3A918FF3" w14:textId="79B4B080" w:rsidR="00C241E0" w:rsidRDefault="00C241E0" w:rsidP="00C241E0">
            <w:pPr>
              <w:pStyle w:val="NormalWeb"/>
              <w:spacing w:before="60" w:beforeAutospacing="0" w:after="60" w:afterAutospacing="0"/>
            </w:pPr>
            <w:r>
              <w:lastRenderedPageBreak/>
              <w:t xml:space="preserve">6. NHVDCDCFaultID @ HVDCDC_Debug_PDU is equal to </w:t>
            </w:r>
            <w:r w:rsidR="00E86A53" w:rsidRPr="00123177">
              <w:rPr>
                <w:szCs w:val="20"/>
              </w:rPr>
              <w:t>0x</w:t>
            </w:r>
            <w:r w:rsidR="00E86A53">
              <w:rPr>
                <w:szCs w:val="20"/>
              </w:rPr>
              <w:t>17</w:t>
            </w:r>
            <w:r w:rsidR="00E86A53" w:rsidRPr="00123177">
              <w:rPr>
                <w:szCs w:val="20"/>
              </w:rPr>
              <w:t>(</w:t>
            </w:r>
            <w:r w:rsidR="00E86A53">
              <w:rPr>
                <w:szCs w:val="20"/>
              </w:rPr>
              <w:t>23</w:t>
            </w:r>
            <w:r w:rsidR="00E86A53" w:rsidRPr="00123177">
              <w:rPr>
                <w:szCs w:val="20"/>
              </w:rPr>
              <w:t>) ("</w:t>
            </w:r>
            <w:r w:rsidR="00E86A53" w:rsidRPr="00C241E0">
              <w:rPr>
                <w:szCs w:val="20"/>
              </w:rPr>
              <w:t>DIAGNOSTIC_SM_FAULTY_</w:t>
            </w:r>
            <w:r w:rsidR="00E86A53">
              <w:rPr>
                <w:szCs w:val="20"/>
              </w:rPr>
              <w:t>DISCHARGE</w:t>
            </w:r>
            <w:r w:rsidR="00E86A53" w:rsidRPr="00C241E0">
              <w:rPr>
                <w:szCs w:val="20"/>
              </w:rPr>
              <w:t>_TIMEOUT_0</w:t>
            </w:r>
            <w:r w:rsidR="00E86A53">
              <w:rPr>
                <w:szCs w:val="20"/>
              </w:rPr>
              <w:t>2</w:t>
            </w:r>
            <w:r w:rsidR="00E86A53" w:rsidRPr="00C241E0">
              <w:rPr>
                <w:szCs w:val="20"/>
              </w:rPr>
              <w:t>_FAULT_ID</w:t>
            </w:r>
            <w:r w:rsidR="00E86A53" w:rsidRPr="00123177">
              <w:rPr>
                <w:szCs w:val="20"/>
              </w:rPr>
              <w:t xml:space="preserve">") </w:t>
            </w:r>
            <w:r>
              <w:t>and is raised after the fault response calibratable time.</w:t>
            </w:r>
          </w:p>
          <w:p w14:paraId="57C35DB4" w14:textId="7E8BED19" w:rsidR="00C241E0" w:rsidRPr="00123177" w:rsidRDefault="00C241E0" w:rsidP="00C43BAD">
            <w:pPr>
              <w:spacing w:line="259" w:lineRule="auto"/>
              <w:rPr>
                <w:rFonts w:eastAsia="Arial"/>
              </w:rPr>
            </w:pPr>
          </w:p>
        </w:tc>
      </w:tr>
      <w:tr w:rsidR="00253680" w:rsidRPr="00123177" w14:paraId="48C561D2"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81A7E8B" w14:textId="77777777" w:rsidR="00253680" w:rsidRPr="00123177" w:rsidRDefault="00253680" w:rsidP="00535342">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759441" w14:textId="77777777" w:rsidR="00253680" w:rsidRPr="00123177" w:rsidRDefault="00253680" w:rsidP="00535342">
            <w:r w:rsidRPr="00123177">
              <w:t>No such mandatory fields is applicable.</w:t>
            </w:r>
          </w:p>
        </w:tc>
      </w:tr>
      <w:tr w:rsidR="00253680" w:rsidRPr="00123177" w14:paraId="5A6D461A"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74697D2" w14:textId="77777777" w:rsidR="00253680" w:rsidRPr="00123177" w:rsidRDefault="00253680" w:rsidP="00535342">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3B27A8" w14:textId="77777777" w:rsidR="00253680" w:rsidRPr="00123177" w:rsidRDefault="00253680" w:rsidP="00535342">
            <w:r w:rsidRPr="00123177">
              <w:t>Valid range of Values is not applicable</w:t>
            </w:r>
          </w:p>
        </w:tc>
      </w:tr>
      <w:tr w:rsidR="00253680" w:rsidRPr="00123177" w14:paraId="728F03B3"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D2726C4" w14:textId="77777777" w:rsidR="00253680" w:rsidRPr="00123177" w:rsidRDefault="00253680" w:rsidP="00535342">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070671" w14:textId="77777777" w:rsidR="00253680" w:rsidRPr="00123177" w:rsidRDefault="00253680" w:rsidP="00535342">
            <w:r w:rsidRPr="00123177">
              <w:rPr>
                <w:szCs w:val="20"/>
              </w:rPr>
              <w:t>Default values shall be applicable with respect to Pre-Loaded Values</w:t>
            </w:r>
          </w:p>
        </w:tc>
      </w:tr>
      <w:tr w:rsidR="00253680" w:rsidRPr="00123177" w14:paraId="25C2A0AD"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38DE462" w14:textId="77777777" w:rsidR="00253680" w:rsidRPr="00123177" w:rsidRDefault="00253680" w:rsidP="00535342">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7F7545" w14:textId="77777777" w:rsidR="00253680" w:rsidRPr="00123177" w:rsidRDefault="00253680" w:rsidP="00535342">
            <w:r w:rsidRPr="00123177">
              <w:t>Valid range of Values is not applicable</w:t>
            </w:r>
          </w:p>
        </w:tc>
      </w:tr>
      <w:tr w:rsidR="00253680" w:rsidRPr="00123177" w14:paraId="399FE67F"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69AC0B3" w14:textId="77777777" w:rsidR="00253680" w:rsidRPr="00123177" w:rsidRDefault="00253680" w:rsidP="00535342">
            <w:r w:rsidRPr="00123177">
              <w:rPr>
                <w:rFonts w:eastAsia="Arial"/>
                <w:color w:val="000000" w:themeColor="text1"/>
                <w:szCs w:val="20"/>
              </w:rPr>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DF612D" w14:textId="77777777" w:rsidR="00253680" w:rsidRPr="00123177" w:rsidRDefault="00253680" w:rsidP="00535342">
            <w:r w:rsidRPr="00123177">
              <w:rPr>
                <w:szCs w:val="20"/>
              </w:rPr>
              <w:t>Data latency period is not applicable</w:t>
            </w:r>
          </w:p>
        </w:tc>
      </w:tr>
      <w:tr w:rsidR="00253680" w:rsidRPr="00123177" w14:paraId="45464460"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65A663C" w14:textId="77777777" w:rsidR="00253680" w:rsidRPr="00123177" w:rsidRDefault="00253680" w:rsidP="00535342">
            <w:r w:rsidRPr="00123177">
              <w:rPr>
                <w:rFonts w:eastAsia="Arial"/>
                <w:color w:val="000000" w:themeColor="text1"/>
                <w:szCs w:val="20"/>
              </w:rPr>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10EC4F" w14:textId="77777777" w:rsidR="00253680" w:rsidRPr="00123177" w:rsidRDefault="00253680" w:rsidP="00535342">
            <w:r w:rsidRPr="00123177">
              <w:rPr>
                <w:szCs w:val="20"/>
              </w:rPr>
              <w:t>Data Retention period is not applicable.</w:t>
            </w:r>
          </w:p>
        </w:tc>
      </w:tr>
      <w:tr w:rsidR="00253680" w:rsidRPr="00123177" w14:paraId="3B4F3D9D"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3BA0120" w14:textId="77777777" w:rsidR="00253680" w:rsidRPr="00123177" w:rsidRDefault="00253680" w:rsidP="00535342">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C9F1D6" w14:textId="77777777" w:rsidR="00253680" w:rsidRPr="00123177" w:rsidRDefault="00253680" w:rsidP="00535342">
            <w:r w:rsidRPr="00123177">
              <w:rPr>
                <w:szCs w:val="20"/>
              </w:rPr>
              <w:t>Data rate is not applicable.</w:t>
            </w:r>
          </w:p>
        </w:tc>
      </w:tr>
      <w:tr w:rsidR="00253680" w:rsidRPr="00123177" w14:paraId="5395E73B"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9FB8395" w14:textId="77777777" w:rsidR="00253680" w:rsidRPr="00123177" w:rsidRDefault="00253680" w:rsidP="00535342">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F3C9E9" w14:textId="77777777" w:rsidR="00253680" w:rsidRPr="00123177" w:rsidRDefault="00253680" w:rsidP="00535342">
            <w:pPr>
              <w:spacing w:line="259" w:lineRule="auto"/>
              <w:rPr>
                <w:rFonts w:eastAsia="Arial"/>
                <w:color w:val="000000" w:themeColor="text1"/>
                <w:szCs w:val="20"/>
              </w:rPr>
            </w:pPr>
            <w:r w:rsidRPr="00123177">
              <w:rPr>
                <w:szCs w:val="20"/>
              </w:rPr>
              <w:t>External event is not required.</w:t>
            </w:r>
          </w:p>
        </w:tc>
      </w:tr>
      <w:tr w:rsidR="00253680" w:rsidRPr="00123177" w14:paraId="7C0F6B84"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8D49861" w14:textId="77777777" w:rsidR="00253680" w:rsidRPr="00123177" w:rsidRDefault="00253680" w:rsidP="00535342">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E681D3" w14:textId="77777777" w:rsidR="00253680" w:rsidRPr="00123177" w:rsidRDefault="00253680" w:rsidP="00535342">
            <w:r w:rsidRPr="00123177">
              <w:rPr>
                <w:szCs w:val="20"/>
              </w:rPr>
              <w:t>Temporal event is not applicable.</w:t>
            </w:r>
          </w:p>
        </w:tc>
      </w:tr>
      <w:tr w:rsidR="00253680" w:rsidRPr="00123177" w14:paraId="6FB902FE"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69CAE6C" w14:textId="77777777" w:rsidR="00253680" w:rsidRPr="00123177" w:rsidRDefault="00253680" w:rsidP="00535342">
            <w:r w:rsidRPr="00123177">
              <w:rPr>
                <w:rFonts w:eastAsia="Arial"/>
                <w:color w:val="000000" w:themeColor="text1"/>
                <w:szCs w:val="20"/>
              </w:rPr>
              <w:t xml:space="preserve">Validation Rules/ </w:t>
            </w:r>
          </w:p>
          <w:p w14:paraId="73DC4EA8" w14:textId="77777777" w:rsidR="00253680" w:rsidRPr="00123177" w:rsidRDefault="00253680"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356B77" w14:textId="77777777" w:rsidR="00253680" w:rsidRDefault="00C241E0" w:rsidP="00535342">
            <w:pPr>
              <w:pStyle w:val="TableText"/>
              <w:snapToGrid w:val="0"/>
              <w:rPr>
                <w:color w:val="000000"/>
              </w:rPr>
            </w:pPr>
            <w:r>
              <w:rPr>
                <w:color w:val="000000"/>
              </w:rPr>
              <w:t>Verify the CAN messages and CAN signal mentioned in input and out section on CANalyzer Tool.</w:t>
            </w:r>
          </w:p>
          <w:p w14:paraId="7B8511C3" w14:textId="77777777" w:rsidR="00C241E0" w:rsidRDefault="00C241E0" w:rsidP="00535342">
            <w:pPr>
              <w:pStyle w:val="TableText"/>
              <w:snapToGrid w:val="0"/>
              <w:rPr>
                <w:color w:val="000000"/>
              </w:rPr>
            </w:pPr>
          </w:p>
          <w:p w14:paraId="3B075B07" w14:textId="77777777" w:rsidR="00C241E0" w:rsidRDefault="00C241E0" w:rsidP="00C241E0">
            <w:pPr>
              <w:pStyle w:val="NormalWeb"/>
              <w:spacing w:before="60" w:beforeAutospacing="0" w:after="60" w:afterAutospacing="0"/>
            </w:pPr>
            <w:r>
              <w:t>NHVDCDCFault @ HVDCDC_Status1 is equal to 0x3 (“level 2")</w:t>
            </w:r>
          </w:p>
          <w:p w14:paraId="243BF8AE" w14:textId="0315BEB9" w:rsidR="00C241E0" w:rsidRDefault="00C241E0" w:rsidP="00C241E0">
            <w:pPr>
              <w:pStyle w:val="NormalWeb"/>
              <w:spacing w:before="60" w:beforeAutospacing="0" w:after="60" w:afterAutospacing="0"/>
            </w:pPr>
            <w:r>
              <w:t xml:space="preserve">NHVDCDCFaultID @ HVDCDC_Debug_PDU is equal to </w:t>
            </w:r>
            <w:r w:rsidR="00E86A53" w:rsidRPr="00123177">
              <w:rPr>
                <w:szCs w:val="20"/>
              </w:rPr>
              <w:t>0x</w:t>
            </w:r>
            <w:r w:rsidR="00E86A53">
              <w:rPr>
                <w:szCs w:val="20"/>
              </w:rPr>
              <w:t>17</w:t>
            </w:r>
            <w:r w:rsidR="00E86A53" w:rsidRPr="00123177">
              <w:rPr>
                <w:szCs w:val="20"/>
              </w:rPr>
              <w:t>(</w:t>
            </w:r>
            <w:r w:rsidR="00E86A53">
              <w:rPr>
                <w:szCs w:val="20"/>
              </w:rPr>
              <w:t>23</w:t>
            </w:r>
            <w:r w:rsidR="00E86A53" w:rsidRPr="00123177">
              <w:rPr>
                <w:szCs w:val="20"/>
              </w:rPr>
              <w:t>) ("</w:t>
            </w:r>
            <w:r w:rsidR="00E86A53" w:rsidRPr="00C241E0">
              <w:rPr>
                <w:szCs w:val="20"/>
              </w:rPr>
              <w:t>DIAGNOSTIC_SM_FAULTY_</w:t>
            </w:r>
            <w:r w:rsidR="00E86A53">
              <w:rPr>
                <w:szCs w:val="20"/>
              </w:rPr>
              <w:t>DISCHARGE</w:t>
            </w:r>
            <w:r w:rsidR="00E86A53" w:rsidRPr="00C241E0">
              <w:rPr>
                <w:szCs w:val="20"/>
              </w:rPr>
              <w:t>_TIMEOUT_0</w:t>
            </w:r>
            <w:r w:rsidR="00E86A53">
              <w:rPr>
                <w:szCs w:val="20"/>
              </w:rPr>
              <w:t>2</w:t>
            </w:r>
            <w:r w:rsidR="00E86A53" w:rsidRPr="00C241E0">
              <w:rPr>
                <w:szCs w:val="20"/>
              </w:rPr>
              <w:t>_FAULT_ID</w:t>
            </w:r>
            <w:r w:rsidR="00E86A53" w:rsidRPr="00123177">
              <w:rPr>
                <w:szCs w:val="20"/>
              </w:rPr>
              <w:t xml:space="preserve">") </w:t>
            </w:r>
            <w:r>
              <w:t>and is raised after the fault response calibratable time.</w:t>
            </w:r>
          </w:p>
          <w:p w14:paraId="2BBFFC96" w14:textId="77777777" w:rsidR="00C241E0" w:rsidRDefault="00C241E0" w:rsidP="00C241E0">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7F49C401" w14:textId="77777777" w:rsidR="00C241E0" w:rsidRDefault="00C241E0" w:rsidP="00C241E0">
            <w:pPr>
              <w:pStyle w:val="NormalWeb"/>
              <w:spacing w:before="60" w:beforeAutospacing="0" w:after="60" w:afterAutospacing="0"/>
              <w:rPr>
                <w:color w:val="000000"/>
              </w:rPr>
            </w:pPr>
            <w:r>
              <w:rPr>
                <w:color w:val="000000"/>
              </w:rPr>
              <w:t>NHVDCDCStatus @ HVDCDC_Status1 is set to 0x7 ("PowerDown_Safe_State_NHVDCDCStatus_NW")</w:t>
            </w:r>
          </w:p>
          <w:p w14:paraId="4BF15F6F" w14:textId="77777777" w:rsidR="00C241E0" w:rsidRDefault="00C241E0" w:rsidP="00C241E0">
            <w:pPr>
              <w:pStyle w:val="NormalWeb"/>
              <w:spacing w:before="0" w:beforeAutospacing="0" w:after="0" w:afterAutospacing="0"/>
              <w:rPr>
                <w:color w:val="000000"/>
              </w:rPr>
            </w:pPr>
            <w:r>
              <w:rPr>
                <w:color w:val="000000"/>
              </w:rPr>
              <w:t>NHVDCDCStatusDebug @ HVDCDC_Debug is set to 0x11 ("PowerDown_Safe_State")</w:t>
            </w:r>
          </w:p>
          <w:p w14:paraId="65C272BF" w14:textId="10B5151D" w:rsidR="00C241E0" w:rsidRPr="00123177" w:rsidRDefault="00C241E0" w:rsidP="00535342">
            <w:pPr>
              <w:pStyle w:val="TableText"/>
              <w:snapToGrid w:val="0"/>
            </w:pPr>
          </w:p>
        </w:tc>
      </w:tr>
      <w:tr w:rsidR="00253680" w:rsidRPr="00123177" w14:paraId="6D879172"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7B4C2E9" w14:textId="77777777" w:rsidR="00253680" w:rsidRPr="00123177" w:rsidRDefault="00253680" w:rsidP="00535342">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A62934" w14:textId="77777777" w:rsidR="00253680" w:rsidRPr="00123177" w:rsidRDefault="00253680" w:rsidP="00535342">
            <w:r w:rsidRPr="00123177">
              <w:rPr>
                <w:szCs w:val="20"/>
              </w:rPr>
              <w:t>Constraints is not applicable.</w:t>
            </w:r>
          </w:p>
        </w:tc>
      </w:tr>
      <w:tr w:rsidR="00253680" w:rsidRPr="00123177" w14:paraId="7A452901"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4E3AF4A" w14:textId="77777777" w:rsidR="00253680" w:rsidRPr="00123177" w:rsidRDefault="00253680" w:rsidP="00535342">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C85A83" w14:textId="77777777" w:rsidR="00253680" w:rsidRPr="00123177" w:rsidRDefault="00253680" w:rsidP="00535342">
            <w:r w:rsidRPr="00123177">
              <w:rPr>
                <w:szCs w:val="20"/>
              </w:rPr>
              <w:t>No effects on other system</w:t>
            </w:r>
          </w:p>
        </w:tc>
      </w:tr>
      <w:tr w:rsidR="00253680" w:rsidRPr="00123177" w14:paraId="3C7C663F"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A430E43" w14:textId="77777777" w:rsidR="00253680" w:rsidRPr="00123177" w:rsidRDefault="00253680" w:rsidP="00535342">
            <w:r w:rsidRPr="00123177">
              <w:rPr>
                <w:rFonts w:eastAsia="Arial"/>
                <w:color w:val="000000" w:themeColor="text1"/>
                <w:szCs w:val="20"/>
              </w:rPr>
              <w:lastRenderedPageBreak/>
              <w:t>Testability with respect to test environment</w:t>
            </w:r>
          </w:p>
          <w:p w14:paraId="098706C5" w14:textId="77777777" w:rsidR="00253680" w:rsidRPr="00123177" w:rsidRDefault="00253680" w:rsidP="00535342">
            <w:r w:rsidRPr="00123177">
              <w:rPr>
                <w:rFonts w:eastAsia="Arial"/>
                <w:color w:val="000000" w:themeColor="text1"/>
                <w:szCs w:val="20"/>
              </w:rPr>
              <w:t>(Yes/No)</w:t>
            </w:r>
          </w:p>
          <w:p w14:paraId="1C1B72A9" w14:textId="77777777" w:rsidR="00253680" w:rsidRPr="00123177" w:rsidRDefault="00253680" w:rsidP="00535342">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0A6E9F" w14:textId="77777777" w:rsidR="00253680" w:rsidRPr="00123177" w:rsidRDefault="00253680" w:rsidP="00535342">
            <w:pPr>
              <w:pStyle w:val="TableText"/>
              <w:snapToGrid w:val="0"/>
            </w:pPr>
            <w:r w:rsidRPr="00123177">
              <w:t>YES</w:t>
            </w:r>
          </w:p>
          <w:p w14:paraId="7F42B08F" w14:textId="77777777" w:rsidR="00253680" w:rsidRPr="00123177" w:rsidRDefault="00253680" w:rsidP="00535342"/>
        </w:tc>
      </w:tr>
      <w:tr w:rsidR="00253680" w:rsidRPr="00123177" w14:paraId="53E23DA4"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B6B41F3" w14:textId="77777777" w:rsidR="00253680" w:rsidRPr="00123177" w:rsidRDefault="00253680" w:rsidP="00535342">
            <w:r w:rsidRPr="00123177">
              <w:rPr>
                <w:rFonts w:eastAsia="Arial"/>
                <w:color w:val="000000" w:themeColor="text1"/>
                <w:szCs w:val="20"/>
              </w:rPr>
              <w:t>Feasible within project constraints</w:t>
            </w:r>
          </w:p>
          <w:p w14:paraId="2CCDD08F" w14:textId="77777777" w:rsidR="00253680" w:rsidRPr="00123177" w:rsidRDefault="00253680" w:rsidP="00535342">
            <w:r w:rsidRPr="00123177">
              <w:rPr>
                <w:rFonts w:eastAsia="Arial"/>
                <w:color w:val="000000" w:themeColor="text1"/>
                <w:szCs w:val="20"/>
              </w:rPr>
              <w:t>(Yes/No)</w:t>
            </w:r>
          </w:p>
          <w:p w14:paraId="6EC6CA26" w14:textId="77777777" w:rsidR="00253680" w:rsidRPr="00123177" w:rsidRDefault="00253680" w:rsidP="00535342">
            <w:r w:rsidRPr="00123177">
              <w:rPr>
                <w:rFonts w:eastAsia="Arial"/>
                <w:i/>
                <w:iCs/>
                <w:color w:val="000000" w:themeColor="text1"/>
                <w:szCs w:val="20"/>
              </w:rPr>
              <w:t>Note: Add the impact 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460997" w14:textId="77777777" w:rsidR="00253680" w:rsidRPr="00123177" w:rsidRDefault="00253680" w:rsidP="00535342">
            <w:pPr>
              <w:pStyle w:val="TableText"/>
              <w:snapToGrid w:val="0"/>
            </w:pPr>
            <w:r w:rsidRPr="00123177">
              <w:t>YES</w:t>
            </w:r>
          </w:p>
          <w:p w14:paraId="28EAD460" w14:textId="77777777" w:rsidR="00253680" w:rsidRPr="00123177" w:rsidRDefault="00253680" w:rsidP="00535342"/>
        </w:tc>
      </w:tr>
      <w:tr w:rsidR="00253680" w:rsidRPr="00123177" w14:paraId="2EB2470C"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963A375" w14:textId="77777777" w:rsidR="00253680" w:rsidRPr="00123177" w:rsidRDefault="00253680" w:rsidP="00535342">
            <w:r w:rsidRPr="00123177">
              <w:rPr>
                <w:rFonts w:eastAsia="Arial"/>
                <w:color w:val="000000" w:themeColor="text1"/>
                <w:szCs w:val="20"/>
              </w:rPr>
              <w:t>Critical</w:t>
            </w:r>
          </w:p>
          <w:p w14:paraId="6E82820A" w14:textId="77777777" w:rsidR="00253680" w:rsidRPr="00123177" w:rsidRDefault="00253680" w:rsidP="00535342">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C39EDD" w14:textId="77777777" w:rsidR="00253680" w:rsidRPr="00123177" w:rsidRDefault="00253680" w:rsidP="00535342">
            <w:r w:rsidRPr="00123177">
              <w:t>YES</w:t>
            </w:r>
          </w:p>
        </w:tc>
      </w:tr>
      <w:tr w:rsidR="00253680" w:rsidRPr="00123177" w14:paraId="35C193C6" w14:textId="77777777" w:rsidTr="00C43BA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85C6B22" w14:textId="77777777" w:rsidR="00253680" w:rsidRPr="00123177" w:rsidRDefault="00253680" w:rsidP="00535342">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86ADAC" w14:textId="77777777" w:rsidR="00253680" w:rsidRPr="00123177" w:rsidRDefault="00253680" w:rsidP="00535342">
            <w:r w:rsidRPr="00123177">
              <w:t>Acceptance Criteria for this requirement should be as per SECTION-6 ACCEPTANCE CRITERIA</w:t>
            </w:r>
          </w:p>
        </w:tc>
      </w:tr>
    </w:tbl>
    <w:p w14:paraId="310A5E57" w14:textId="77777777" w:rsidR="00253680" w:rsidRDefault="00253680" w:rsidP="00A55B53"/>
    <w:p w14:paraId="78CD884A" w14:textId="623F3ADA" w:rsidR="00253680" w:rsidRPr="00253680" w:rsidRDefault="00253680" w:rsidP="00253680">
      <w:pPr>
        <w:pStyle w:val="Heading5"/>
        <w:rPr>
          <w:rFonts w:eastAsia="Arial"/>
          <w:color w:val="000000" w:themeColor="text1"/>
          <w:sz w:val="20"/>
          <w:szCs w:val="20"/>
        </w:rPr>
      </w:pPr>
      <w:r w:rsidRPr="00253680">
        <w:rPr>
          <w:rFonts w:eastAsia="Arial"/>
          <w:color w:val="000000" w:themeColor="text1"/>
          <w:sz w:val="20"/>
          <w:szCs w:val="20"/>
        </w:rPr>
        <w:t>Transition requirement to Faulty_PowerDn-SafeState state when timeout between Disable_400V_AD and Standby.</w:t>
      </w:r>
    </w:p>
    <w:tbl>
      <w:tblPr>
        <w:tblW w:w="9300" w:type="dxa"/>
        <w:tblInd w:w="103" w:type="dxa"/>
        <w:tblLook w:val="06A0" w:firstRow="1" w:lastRow="0" w:firstColumn="1" w:lastColumn="0" w:noHBand="1" w:noVBand="1"/>
      </w:tblPr>
      <w:tblGrid>
        <w:gridCol w:w="1456"/>
        <w:gridCol w:w="7892"/>
      </w:tblGrid>
      <w:tr w:rsidR="00253680" w:rsidRPr="00123177" w14:paraId="02C6DE29"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FF27CFC" w14:textId="77777777" w:rsidR="00253680" w:rsidRPr="00123177" w:rsidRDefault="00253680"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4B1C45D" w14:textId="77777777" w:rsidR="00253680" w:rsidRPr="00123177" w:rsidRDefault="00253680" w:rsidP="00535342">
            <w:r w:rsidRPr="00123177">
              <w:rPr>
                <w:rFonts w:eastAsia="Arial"/>
                <w:b/>
                <w:bCs/>
                <w:color w:val="000000" w:themeColor="text1"/>
                <w:szCs w:val="20"/>
              </w:rPr>
              <w:t>Description</w:t>
            </w:r>
          </w:p>
        </w:tc>
      </w:tr>
      <w:tr w:rsidR="00253680" w:rsidRPr="00123177" w14:paraId="7BE1B190" w14:textId="77777777" w:rsidTr="00605C58">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22456B1E" w14:textId="77777777" w:rsidR="00253680" w:rsidRPr="00123177" w:rsidRDefault="00253680"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2B156C" w14:textId="55FC8CB9" w:rsidR="00253680" w:rsidRPr="00123177" w:rsidRDefault="00253680" w:rsidP="00535342">
            <w:r w:rsidRPr="00123177">
              <w:rPr>
                <w:rFonts w:eastAsia="Arial"/>
                <w:color w:val="000000" w:themeColor="text1"/>
              </w:rPr>
              <w:t>SWRS_APP_STATE_</w:t>
            </w:r>
            <w:r>
              <w:rPr>
                <w:rFonts w:eastAsia="Arial"/>
                <w:color w:val="000000" w:themeColor="text1"/>
              </w:rPr>
              <w:t>41</w:t>
            </w:r>
          </w:p>
        </w:tc>
      </w:tr>
      <w:tr w:rsidR="00253680" w:rsidRPr="00123177" w14:paraId="69F279FD" w14:textId="77777777" w:rsidTr="00605C58">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1C65DFA5" w14:textId="77777777" w:rsidR="00253680" w:rsidRPr="00123177" w:rsidRDefault="00253680" w:rsidP="00535342">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417A03" w14:textId="77777777" w:rsidR="00253680" w:rsidRPr="00123177" w:rsidRDefault="00253680" w:rsidP="00535342">
            <w:pPr>
              <w:rPr>
                <w:rFonts w:eastAsia="Arial"/>
                <w:color w:val="000000" w:themeColor="text1"/>
              </w:rPr>
            </w:pPr>
            <w:r w:rsidRPr="00123177">
              <w:rPr>
                <w:rFonts w:eastAsia="Arial"/>
                <w:color w:val="000000" w:themeColor="text1"/>
              </w:rPr>
              <w:t>SDS-HVDCDC-</w:t>
            </w:r>
            <w:r>
              <w:rPr>
                <w:rFonts w:eastAsia="Arial"/>
                <w:color w:val="000000" w:themeColor="text1"/>
              </w:rPr>
              <w:t>403</w:t>
            </w:r>
          </w:p>
        </w:tc>
      </w:tr>
      <w:tr w:rsidR="00253680" w:rsidRPr="00123177" w14:paraId="4047D249" w14:textId="77777777" w:rsidTr="00605C58">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163EC1E5" w14:textId="77777777" w:rsidR="00253680" w:rsidRPr="00123177" w:rsidRDefault="00253680"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A11FA6" w14:textId="77777777" w:rsidR="00253680" w:rsidRPr="00123177" w:rsidRDefault="00253680" w:rsidP="00535342">
            <w:pPr>
              <w:rPr>
                <w:rFonts w:eastAsia="Arial"/>
                <w:color w:val="000000" w:themeColor="text1"/>
              </w:rPr>
            </w:pPr>
            <w:r>
              <w:t>Pre C</w:t>
            </w:r>
            <w:r w:rsidRPr="00123177">
              <w:t>-Sample/PF</w:t>
            </w:r>
            <w:r>
              <w:t>3</w:t>
            </w:r>
            <w:r w:rsidRPr="00123177">
              <w:t>.0</w:t>
            </w:r>
            <w:r>
              <w:t xml:space="preserve"> Phase-2</w:t>
            </w:r>
          </w:p>
        </w:tc>
      </w:tr>
      <w:tr w:rsidR="00253680" w:rsidRPr="00123177" w14:paraId="5A0DAD8D" w14:textId="77777777" w:rsidTr="00605C58">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1E5B1017" w14:textId="77777777" w:rsidR="00253680" w:rsidRPr="00741DF8" w:rsidRDefault="00253680"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8511EE" w14:textId="56935260" w:rsidR="00253680" w:rsidRPr="00741DF8" w:rsidRDefault="00253680" w:rsidP="00535342">
            <w:pPr>
              <w:rPr>
                <w:rFonts w:eastAsia="Arial"/>
                <w:color w:val="000000" w:themeColor="text1"/>
                <w:szCs w:val="20"/>
              </w:rPr>
            </w:pPr>
            <w:r w:rsidRPr="00741DF8">
              <w:rPr>
                <w:rFonts w:eastAsia="Arial"/>
                <w:color w:val="000000" w:themeColor="text1"/>
                <w:szCs w:val="20"/>
              </w:rPr>
              <w:t xml:space="preserve">The application shall be able to transit to substate “Faulty_PowerDn-SafeState” upon Timeout between </w:t>
            </w:r>
            <w:r w:rsidRPr="00253680">
              <w:rPr>
                <w:rFonts w:eastAsia="Arial"/>
                <w:color w:val="000000" w:themeColor="text1"/>
                <w:szCs w:val="20"/>
              </w:rPr>
              <w:t>Disable_400V_AD and Standby</w:t>
            </w:r>
            <w:r w:rsidRPr="00741DF8">
              <w:rPr>
                <w:rFonts w:eastAsia="Arial"/>
                <w:color w:val="000000" w:themeColor="text1"/>
                <w:szCs w:val="20"/>
              </w:rPr>
              <w:t>.</w:t>
            </w:r>
          </w:p>
        </w:tc>
      </w:tr>
      <w:tr w:rsidR="00253680" w:rsidRPr="00123177" w14:paraId="64852FF7"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9C7EF1C" w14:textId="77777777" w:rsidR="00253680" w:rsidRPr="00123177" w:rsidRDefault="00253680" w:rsidP="00535342">
            <w:r w:rsidRPr="00123177">
              <w:rPr>
                <w:rFonts w:eastAsia="Arial"/>
                <w:color w:val="000000" w:themeColor="text1"/>
                <w:szCs w:val="20"/>
              </w:rPr>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2CECCC" w14:textId="77777777" w:rsidR="00253680" w:rsidRPr="00123177" w:rsidRDefault="00253680" w:rsidP="00535342">
            <w:r w:rsidRPr="00123177">
              <w:t>No Such derived requirement is applicable.</w:t>
            </w:r>
          </w:p>
        </w:tc>
      </w:tr>
      <w:tr w:rsidR="00253680" w:rsidRPr="00123177" w14:paraId="062B610C"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48DF91C" w14:textId="77777777" w:rsidR="00253680" w:rsidRPr="00123177" w:rsidRDefault="00253680"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9A93F8" w14:textId="77777777" w:rsidR="00253680" w:rsidRPr="00123177" w:rsidRDefault="00253680" w:rsidP="00535342">
            <w:r w:rsidRPr="00123177">
              <w:rPr>
                <w:rFonts w:eastAsia="Arial"/>
                <w:color w:val="000000" w:themeColor="text1"/>
                <w:szCs w:val="20"/>
              </w:rPr>
              <w:t>No Specific access restrictions is applicable.</w:t>
            </w:r>
          </w:p>
        </w:tc>
      </w:tr>
      <w:tr w:rsidR="00605C58" w:rsidRPr="00123177" w14:paraId="0434AF82"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936B591" w14:textId="77777777" w:rsidR="00605C58" w:rsidRPr="00123177" w:rsidRDefault="00605C58" w:rsidP="00605C58">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0B0655" w14:textId="77777777" w:rsidR="00605C58" w:rsidRDefault="00605C58" w:rsidP="00605C58">
            <w:pPr>
              <w:pStyle w:val="NormalWeb"/>
              <w:spacing w:before="60" w:beforeAutospacing="0" w:after="60" w:afterAutospacing="0"/>
            </w:pPr>
            <w:r>
              <w:t xml:space="preserve">1.VICOR output voltage(VHVDCDC400V_VICOR) is more than half of the high side voltage (VHVDCDC800V_VICOR) minus 15V(HVDCDC_CAL) </w:t>
            </w:r>
          </w:p>
          <w:p w14:paraId="48FEB74E" w14:textId="77777777" w:rsidR="00605C58" w:rsidRDefault="00605C58" w:rsidP="00605C58">
            <w:pPr>
              <w:pStyle w:val="NormalWeb"/>
              <w:spacing w:before="60" w:beforeAutospacing="0" w:after="60" w:afterAutospacing="0"/>
            </w:pPr>
            <w:r>
              <w:lastRenderedPageBreak/>
              <w:t>2. The VICOR output voltage(VHVDCDC400V_VICOR) is more than 175V(HVDCDC_CAL).</w:t>
            </w:r>
          </w:p>
          <w:p w14:paraId="6ECB0FAA" w14:textId="77777777" w:rsidR="00605C58" w:rsidRDefault="00605C58" w:rsidP="00605C58">
            <w:pPr>
              <w:pStyle w:val="NormalWeb"/>
              <w:spacing w:before="0" w:beforeAutospacing="0" w:after="0" w:afterAutospacing="0"/>
            </w:pPr>
            <w:r>
              <w:t>3. The power module status shall be Disabled.</w:t>
            </w:r>
          </w:p>
          <w:p w14:paraId="31BEDBAC" w14:textId="77777777" w:rsidR="00605C58" w:rsidRDefault="00605C58" w:rsidP="00605C58">
            <w:pPr>
              <w:spacing w:line="259" w:lineRule="auto"/>
            </w:pPr>
            <w:r>
              <w:t>4. Open the solid state switch on 400V side</w:t>
            </w:r>
          </w:p>
          <w:p w14:paraId="52E05BF5" w14:textId="06B1DB88" w:rsidR="00605C58" w:rsidRPr="00123177" w:rsidRDefault="00605C58" w:rsidP="00605C58">
            <w:pPr>
              <w:spacing w:line="259" w:lineRule="auto"/>
            </w:pPr>
            <w:r>
              <w:t>5. Disable active discharge on 400V side DC link</w:t>
            </w:r>
          </w:p>
        </w:tc>
      </w:tr>
      <w:tr w:rsidR="00605C58" w:rsidRPr="00123177" w14:paraId="186A955A"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43DB81C" w14:textId="77777777" w:rsidR="00605C58" w:rsidRPr="00123177" w:rsidRDefault="00605C58" w:rsidP="00605C58">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0819AF" w14:textId="77777777" w:rsidR="00605C58" w:rsidRDefault="00605C58" w:rsidP="00605C58">
            <w:pPr>
              <w:pStyle w:val="NormalWeb"/>
              <w:spacing w:before="60" w:beforeAutospacing="0" w:after="60" w:afterAutospacing="0"/>
            </w:pPr>
            <w:r>
              <w:t>Below CAN messages are observed</w:t>
            </w:r>
          </w:p>
          <w:p w14:paraId="33CE1EC0" w14:textId="77777777" w:rsidR="00605C58" w:rsidRDefault="00605C58" w:rsidP="00605C58">
            <w:pPr>
              <w:pStyle w:val="NormalWeb"/>
              <w:spacing w:before="60" w:beforeAutospacing="0" w:after="60" w:afterAutospacing="0"/>
            </w:pPr>
            <w:r>
              <w:t>NHVDCDCFault @ HVDCDC_Status1 is equal to 0x3 (“level 2")</w:t>
            </w:r>
          </w:p>
          <w:p w14:paraId="057E6CDE" w14:textId="5A05E862" w:rsidR="00605C58" w:rsidRDefault="00605C58" w:rsidP="00605C58">
            <w:pPr>
              <w:pStyle w:val="NormalWeb"/>
              <w:spacing w:before="60" w:beforeAutospacing="0" w:after="60" w:afterAutospacing="0"/>
            </w:pPr>
            <w:r>
              <w:t xml:space="preserve">NHVDCDCFaultID @ HVDCDC_Debug_PDU is equal to </w:t>
            </w:r>
            <w:r w:rsidR="00E86A53" w:rsidRPr="00123177">
              <w:rPr>
                <w:szCs w:val="20"/>
              </w:rPr>
              <w:t>0x</w:t>
            </w:r>
            <w:r w:rsidR="00E86A53">
              <w:rPr>
                <w:szCs w:val="20"/>
              </w:rPr>
              <w:t>18</w:t>
            </w:r>
            <w:r w:rsidR="00E86A53" w:rsidRPr="00123177">
              <w:rPr>
                <w:szCs w:val="20"/>
              </w:rPr>
              <w:t>(</w:t>
            </w:r>
            <w:r w:rsidR="00E86A53">
              <w:rPr>
                <w:szCs w:val="20"/>
              </w:rPr>
              <w:t>24</w:t>
            </w:r>
            <w:r w:rsidR="00E86A53" w:rsidRPr="00123177">
              <w:rPr>
                <w:szCs w:val="20"/>
              </w:rPr>
              <w:t>) ("</w:t>
            </w:r>
            <w:r w:rsidR="00E86A53" w:rsidRPr="00C241E0">
              <w:rPr>
                <w:szCs w:val="20"/>
              </w:rPr>
              <w:t>DIAGNOSTIC_SM_FAULTY_</w:t>
            </w:r>
            <w:r w:rsidR="00E86A53">
              <w:rPr>
                <w:szCs w:val="20"/>
              </w:rPr>
              <w:t>DISCHARGE</w:t>
            </w:r>
            <w:r w:rsidR="00E86A53" w:rsidRPr="00C241E0">
              <w:rPr>
                <w:szCs w:val="20"/>
              </w:rPr>
              <w:t>_TIMEOUT_0</w:t>
            </w:r>
            <w:r w:rsidR="00E86A53">
              <w:rPr>
                <w:szCs w:val="20"/>
              </w:rPr>
              <w:t>3</w:t>
            </w:r>
            <w:r w:rsidR="00E86A53" w:rsidRPr="00C241E0">
              <w:rPr>
                <w:szCs w:val="20"/>
              </w:rPr>
              <w:t>_FAULT_ID</w:t>
            </w:r>
            <w:r w:rsidR="00E86A53" w:rsidRPr="00123177">
              <w:rPr>
                <w:szCs w:val="20"/>
              </w:rPr>
              <w:t xml:space="preserve">") </w:t>
            </w:r>
            <w:r>
              <w:t>and is raised after the fault response calibratable time.</w:t>
            </w:r>
          </w:p>
          <w:p w14:paraId="5E232E34" w14:textId="77777777" w:rsidR="00605C58" w:rsidRDefault="00605C58" w:rsidP="00605C58">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06B06B84" w14:textId="77777777" w:rsidR="00605C58" w:rsidRDefault="00605C58" w:rsidP="00605C58">
            <w:pPr>
              <w:pStyle w:val="NormalWeb"/>
              <w:spacing w:before="60" w:beforeAutospacing="0" w:after="60" w:afterAutospacing="0"/>
              <w:rPr>
                <w:color w:val="000000"/>
              </w:rPr>
            </w:pPr>
            <w:r>
              <w:rPr>
                <w:color w:val="000000"/>
              </w:rPr>
              <w:t>NHVDCDCStatus @ HVDCDC_Status1 is set to 0x7 ("PowerDown_Safe_State_NHVDCDCStatus_NW")</w:t>
            </w:r>
          </w:p>
          <w:p w14:paraId="39196CA3" w14:textId="77777777" w:rsidR="00605C58" w:rsidRDefault="00605C58" w:rsidP="00605C58">
            <w:pPr>
              <w:pStyle w:val="NormalWeb"/>
              <w:spacing w:before="0" w:beforeAutospacing="0" w:after="0" w:afterAutospacing="0"/>
              <w:rPr>
                <w:color w:val="000000"/>
              </w:rPr>
            </w:pPr>
            <w:r>
              <w:rPr>
                <w:color w:val="000000"/>
              </w:rPr>
              <w:t>NHVDCDCStatusDebug @ HVDCDC_Debug is set to 0x11 ("PowerDown_Safe_State")</w:t>
            </w:r>
          </w:p>
          <w:p w14:paraId="7ECCF89D" w14:textId="1F698035" w:rsidR="00605C58" w:rsidRPr="00123177" w:rsidRDefault="00605C58" w:rsidP="00605C58">
            <w:pPr>
              <w:spacing w:line="259" w:lineRule="auto"/>
              <w:rPr>
                <w:rFonts w:eastAsia="Arial"/>
                <w:color w:val="000000" w:themeColor="text1"/>
                <w:szCs w:val="20"/>
              </w:rPr>
            </w:pPr>
            <w:r>
              <w:rPr>
                <w:color w:val="000000"/>
              </w:rPr>
              <w:t> </w:t>
            </w:r>
          </w:p>
        </w:tc>
      </w:tr>
      <w:tr w:rsidR="00605C58" w:rsidRPr="00123177" w14:paraId="4BEF1DFE"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BF049FA" w14:textId="77777777" w:rsidR="00605C58" w:rsidRPr="00123177" w:rsidRDefault="00605C58" w:rsidP="00605C58">
            <w:r w:rsidRPr="00123177">
              <w:rPr>
                <w:rFonts w:eastAsia="Arial"/>
                <w:color w:val="000000" w:themeColor="text1"/>
                <w:szCs w:val="20"/>
              </w:rPr>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6846AC" w14:textId="77777777" w:rsidR="00605C58" w:rsidRDefault="00605C58" w:rsidP="00605C58">
            <w:pPr>
              <w:pStyle w:val="NormalWeb"/>
              <w:spacing w:before="60" w:beforeAutospacing="0" w:after="60" w:afterAutospacing="0"/>
            </w:pPr>
            <w:r>
              <w:t>The HVDCDC application does transits to the "Faulty_PowerDn_SafeState" state from the “Disable_3" substate of the "Faulty" state after the defined timeout of 2ms when the below conditions are met,</w:t>
            </w:r>
          </w:p>
          <w:p w14:paraId="146C1106" w14:textId="77777777" w:rsidR="00605C58" w:rsidRDefault="00605C58" w:rsidP="00605C58">
            <w:pPr>
              <w:pStyle w:val="NormalWeb"/>
              <w:spacing w:before="60" w:beforeAutospacing="0" w:after="60" w:afterAutospacing="0"/>
            </w:pPr>
            <w:r>
              <w:t xml:space="preserve">1. VICOR output voltage(VHVDCDC400V_VICOR) is more than half of the high side voltage (VHVDCDC800V_VICOR) minus 15V(HVDCDC_CAL) </w:t>
            </w:r>
          </w:p>
          <w:p w14:paraId="10D5D32C" w14:textId="77777777" w:rsidR="00605C58" w:rsidRDefault="00605C58" w:rsidP="00605C58">
            <w:pPr>
              <w:pStyle w:val="NormalWeb"/>
              <w:spacing w:before="60" w:beforeAutospacing="0" w:after="60" w:afterAutospacing="0"/>
            </w:pPr>
            <w:r>
              <w:t>2. The VICOR output voltage(VHVDCDC400V_VICOR) is more than 175V(HVDCDC_CAL).</w:t>
            </w:r>
          </w:p>
          <w:p w14:paraId="7612F71A" w14:textId="77777777" w:rsidR="00605C58" w:rsidRDefault="00605C58" w:rsidP="00605C58">
            <w:pPr>
              <w:pStyle w:val="NormalWeb"/>
              <w:spacing w:before="0" w:beforeAutospacing="0" w:after="0" w:afterAutospacing="0"/>
            </w:pPr>
            <w:r>
              <w:t>3. The power module status shall be Disabled.</w:t>
            </w:r>
          </w:p>
          <w:p w14:paraId="509EA285" w14:textId="77777777" w:rsidR="00605C58" w:rsidRDefault="00605C58" w:rsidP="00605C58">
            <w:pPr>
              <w:pStyle w:val="NormalWeb"/>
              <w:spacing w:before="0" w:beforeAutospacing="0" w:after="0" w:afterAutospacing="0"/>
            </w:pPr>
            <w:r>
              <w:t>4. Open the solid state switch on 400V side</w:t>
            </w:r>
          </w:p>
          <w:p w14:paraId="3342D021" w14:textId="55590971" w:rsidR="00605C58" w:rsidRDefault="00605C58" w:rsidP="00605C58">
            <w:pPr>
              <w:pStyle w:val="NormalWeb"/>
              <w:spacing w:before="0" w:beforeAutospacing="0" w:after="0" w:afterAutospacing="0"/>
            </w:pPr>
            <w:r>
              <w:t>4. Disable active discharge on 400V side DC link</w:t>
            </w:r>
          </w:p>
          <w:p w14:paraId="70CDAEBE" w14:textId="77777777" w:rsidR="00605C58" w:rsidRDefault="00605C58" w:rsidP="00605C58">
            <w:pPr>
              <w:pStyle w:val="NormalWeb"/>
              <w:spacing w:before="60" w:beforeAutospacing="0" w:after="60" w:afterAutospacing="0"/>
            </w:pPr>
            <w:r>
              <w:t>5. NHVDCDCFault @ HVDCDC_Status1 is equal to 0x3 (“level 2")</w:t>
            </w:r>
          </w:p>
          <w:p w14:paraId="1DB5947B" w14:textId="7BF85D3D" w:rsidR="00605C58" w:rsidRDefault="00605C58" w:rsidP="00605C58">
            <w:pPr>
              <w:pStyle w:val="NormalWeb"/>
              <w:spacing w:before="60" w:beforeAutospacing="0" w:after="60" w:afterAutospacing="0"/>
            </w:pPr>
            <w:r>
              <w:t xml:space="preserve">6. NHVDCDCFaultID @ HVDCDC_Debug_PDU is equal to </w:t>
            </w:r>
            <w:r w:rsidR="00E86A53" w:rsidRPr="00123177">
              <w:rPr>
                <w:szCs w:val="20"/>
              </w:rPr>
              <w:t>0x</w:t>
            </w:r>
            <w:r w:rsidR="00E86A53">
              <w:rPr>
                <w:szCs w:val="20"/>
              </w:rPr>
              <w:t>18</w:t>
            </w:r>
            <w:r w:rsidR="00E86A53" w:rsidRPr="00123177">
              <w:rPr>
                <w:szCs w:val="20"/>
              </w:rPr>
              <w:t>(</w:t>
            </w:r>
            <w:r w:rsidR="00E86A53">
              <w:rPr>
                <w:szCs w:val="20"/>
              </w:rPr>
              <w:t>24</w:t>
            </w:r>
            <w:r w:rsidR="00E86A53" w:rsidRPr="00123177">
              <w:rPr>
                <w:szCs w:val="20"/>
              </w:rPr>
              <w:t>) ("</w:t>
            </w:r>
            <w:r w:rsidR="00E86A53" w:rsidRPr="00C241E0">
              <w:rPr>
                <w:szCs w:val="20"/>
              </w:rPr>
              <w:t>DIAGNOSTIC_SM_FAULTY_</w:t>
            </w:r>
            <w:r w:rsidR="00E86A53">
              <w:rPr>
                <w:szCs w:val="20"/>
              </w:rPr>
              <w:t>DISCHARGE</w:t>
            </w:r>
            <w:r w:rsidR="00E86A53" w:rsidRPr="00C241E0">
              <w:rPr>
                <w:szCs w:val="20"/>
              </w:rPr>
              <w:t>_TIMEOUT_0</w:t>
            </w:r>
            <w:r w:rsidR="00E86A53">
              <w:rPr>
                <w:szCs w:val="20"/>
              </w:rPr>
              <w:t>3</w:t>
            </w:r>
            <w:r w:rsidR="00E86A53" w:rsidRPr="00C241E0">
              <w:rPr>
                <w:szCs w:val="20"/>
              </w:rPr>
              <w:t>_FAULT_ID</w:t>
            </w:r>
            <w:r w:rsidR="00E86A53" w:rsidRPr="00123177">
              <w:rPr>
                <w:szCs w:val="20"/>
              </w:rPr>
              <w:t xml:space="preserve">") </w:t>
            </w:r>
            <w:r>
              <w:t>and is raised after the fault response calibratable time.</w:t>
            </w:r>
          </w:p>
          <w:p w14:paraId="72DE0EEA" w14:textId="5A0DE40F" w:rsidR="00605C58" w:rsidRPr="00123177" w:rsidRDefault="00605C58" w:rsidP="00605C58">
            <w:pPr>
              <w:spacing w:line="259" w:lineRule="auto"/>
              <w:rPr>
                <w:rFonts w:eastAsia="Arial"/>
              </w:rPr>
            </w:pPr>
            <w:r>
              <w:t> </w:t>
            </w:r>
          </w:p>
        </w:tc>
      </w:tr>
      <w:tr w:rsidR="00253680" w:rsidRPr="00123177" w14:paraId="6C52A6B6"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F5E8433" w14:textId="77777777" w:rsidR="00253680" w:rsidRPr="00123177" w:rsidRDefault="00253680" w:rsidP="00535342">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0253B8" w14:textId="77777777" w:rsidR="00253680" w:rsidRPr="00123177" w:rsidRDefault="00253680" w:rsidP="00535342">
            <w:r w:rsidRPr="00123177">
              <w:t>No such mandatory fields is applicable.</w:t>
            </w:r>
          </w:p>
        </w:tc>
      </w:tr>
      <w:tr w:rsidR="00253680" w:rsidRPr="00123177" w14:paraId="2A1F6986"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9D29166" w14:textId="77777777" w:rsidR="00253680" w:rsidRPr="00123177" w:rsidRDefault="00253680" w:rsidP="00535342">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20C481" w14:textId="77777777" w:rsidR="00253680" w:rsidRPr="00123177" w:rsidRDefault="00253680" w:rsidP="00535342">
            <w:r w:rsidRPr="00123177">
              <w:t>Valid range of Values is not applicable</w:t>
            </w:r>
          </w:p>
        </w:tc>
      </w:tr>
      <w:tr w:rsidR="00253680" w:rsidRPr="00123177" w14:paraId="24634B92"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21FF94C" w14:textId="77777777" w:rsidR="00253680" w:rsidRPr="00123177" w:rsidRDefault="00253680" w:rsidP="00535342">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AB9440" w14:textId="77777777" w:rsidR="00253680" w:rsidRPr="00123177" w:rsidRDefault="00253680" w:rsidP="00535342">
            <w:r w:rsidRPr="00123177">
              <w:rPr>
                <w:szCs w:val="20"/>
              </w:rPr>
              <w:t>Default values shall be applicable with respect to Pre-Loaded Values</w:t>
            </w:r>
          </w:p>
        </w:tc>
      </w:tr>
      <w:tr w:rsidR="00253680" w:rsidRPr="00123177" w14:paraId="2F40A3C5"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056DE4F" w14:textId="77777777" w:rsidR="00253680" w:rsidRPr="00123177" w:rsidRDefault="00253680" w:rsidP="00535342">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9B2E00" w14:textId="77777777" w:rsidR="00253680" w:rsidRPr="00123177" w:rsidRDefault="00253680" w:rsidP="00535342">
            <w:r w:rsidRPr="00123177">
              <w:t>Valid range of Values is not applicable</w:t>
            </w:r>
          </w:p>
        </w:tc>
      </w:tr>
      <w:tr w:rsidR="00253680" w:rsidRPr="00123177" w14:paraId="3096C2A1"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DD79A73" w14:textId="77777777" w:rsidR="00253680" w:rsidRPr="00123177" w:rsidRDefault="00253680" w:rsidP="00535342">
            <w:r w:rsidRPr="00123177">
              <w:rPr>
                <w:rFonts w:eastAsia="Arial"/>
                <w:color w:val="000000" w:themeColor="text1"/>
                <w:szCs w:val="20"/>
              </w:rPr>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4D1E78" w14:textId="77777777" w:rsidR="00253680" w:rsidRPr="00123177" w:rsidRDefault="00253680" w:rsidP="00535342">
            <w:r w:rsidRPr="00123177">
              <w:rPr>
                <w:szCs w:val="20"/>
              </w:rPr>
              <w:t>Data latency period is not applicable</w:t>
            </w:r>
          </w:p>
        </w:tc>
      </w:tr>
      <w:tr w:rsidR="00253680" w:rsidRPr="00123177" w14:paraId="78A8B03B"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2B55695" w14:textId="77777777" w:rsidR="00253680" w:rsidRPr="00123177" w:rsidRDefault="00253680" w:rsidP="00535342">
            <w:r w:rsidRPr="00123177">
              <w:rPr>
                <w:rFonts w:eastAsia="Arial"/>
                <w:color w:val="000000" w:themeColor="text1"/>
                <w:szCs w:val="20"/>
              </w:rPr>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C75F88" w14:textId="77777777" w:rsidR="00253680" w:rsidRPr="00123177" w:rsidRDefault="00253680" w:rsidP="00535342">
            <w:r w:rsidRPr="00123177">
              <w:rPr>
                <w:szCs w:val="20"/>
              </w:rPr>
              <w:t>Data Retention period is not applicable.</w:t>
            </w:r>
          </w:p>
        </w:tc>
      </w:tr>
      <w:tr w:rsidR="00253680" w:rsidRPr="00123177" w14:paraId="5F4B74DB"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A7DC0BD" w14:textId="77777777" w:rsidR="00253680" w:rsidRPr="00123177" w:rsidRDefault="00253680" w:rsidP="00535342">
            <w:r w:rsidRPr="00123177">
              <w:rPr>
                <w:rFonts w:eastAsia="Arial"/>
                <w:color w:val="000000" w:themeColor="text1"/>
                <w:szCs w:val="20"/>
              </w:rPr>
              <w:lastRenderedPageBreak/>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5815DC" w14:textId="77777777" w:rsidR="00253680" w:rsidRPr="00123177" w:rsidRDefault="00253680" w:rsidP="00535342">
            <w:r w:rsidRPr="00123177">
              <w:rPr>
                <w:szCs w:val="20"/>
              </w:rPr>
              <w:t>Data rate is not applicable.</w:t>
            </w:r>
          </w:p>
        </w:tc>
      </w:tr>
      <w:tr w:rsidR="00253680" w:rsidRPr="00123177" w14:paraId="3B609729"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CCEF0E3" w14:textId="77777777" w:rsidR="00253680" w:rsidRPr="00123177" w:rsidRDefault="00253680" w:rsidP="00535342">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FC33EB" w14:textId="77777777" w:rsidR="00253680" w:rsidRPr="00123177" w:rsidRDefault="00253680" w:rsidP="00535342">
            <w:pPr>
              <w:spacing w:line="259" w:lineRule="auto"/>
              <w:rPr>
                <w:rFonts w:eastAsia="Arial"/>
                <w:color w:val="000000" w:themeColor="text1"/>
                <w:szCs w:val="20"/>
              </w:rPr>
            </w:pPr>
            <w:r w:rsidRPr="00123177">
              <w:rPr>
                <w:szCs w:val="20"/>
              </w:rPr>
              <w:t>External event is not required.</w:t>
            </w:r>
          </w:p>
        </w:tc>
      </w:tr>
      <w:tr w:rsidR="00253680" w:rsidRPr="00123177" w14:paraId="445001D1"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393E31B" w14:textId="77777777" w:rsidR="00253680" w:rsidRPr="00123177" w:rsidRDefault="00253680" w:rsidP="00535342">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7C22CD" w14:textId="77777777" w:rsidR="00253680" w:rsidRPr="00123177" w:rsidRDefault="00253680" w:rsidP="00535342">
            <w:r w:rsidRPr="00123177">
              <w:rPr>
                <w:szCs w:val="20"/>
              </w:rPr>
              <w:t>Temporal event is not applicable.</w:t>
            </w:r>
          </w:p>
        </w:tc>
      </w:tr>
      <w:tr w:rsidR="00253680" w:rsidRPr="00123177" w14:paraId="2DF9DEFD"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C62859E" w14:textId="77777777" w:rsidR="00253680" w:rsidRPr="00123177" w:rsidRDefault="00253680" w:rsidP="00535342">
            <w:r w:rsidRPr="00123177">
              <w:rPr>
                <w:rFonts w:eastAsia="Arial"/>
                <w:color w:val="000000" w:themeColor="text1"/>
                <w:szCs w:val="20"/>
              </w:rPr>
              <w:t xml:space="preserve">Validation Rules/ </w:t>
            </w:r>
          </w:p>
          <w:p w14:paraId="7AACDE4E" w14:textId="77777777" w:rsidR="00253680" w:rsidRPr="00123177" w:rsidRDefault="00253680"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74B4DA" w14:textId="77777777" w:rsidR="00253680" w:rsidRDefault="00605C58" w:rsidP="00535342">
            <w:pPr>
              <w:pStyle w:val="TableText"/>
              <w:snapToGrid w:val="0"/>
              <w:rPr>
                <w:color w:val="000000"/>
              </w:rPr>
            </w:pPr>
            <w:r>
              <w:rPr>
                <w:color w:val="000000"/>
              </w:rPr>
              <w:t>Verify the CAN messages and CAN signal mentioned in input and out section on CANalyzer Tool.</w:t>
            </w:r>
          </w:p>
          <w:p w14:paraId="237ED415" w14:textId="77777777" w:rsidR="00605C58" w:rsidRDefault="00605C58" w:rsidP="00535342">
            <w:pPr>
              <w:pStyle w:val="TableText"/>
              <w:snapToGrid w:val="0"/>
              <w:rPr>
                <w:color w:val="000000"/>
              </w:rPr>
            </w:pPr>
          </w:p>
          <w:p w14:paraId="539AED70" w14:textId="77777777" w:rsidR="00605C58" w:rsidRDefault="00605C58" w:rsidP="00605C58">
            <w:pPr>
              <w:pStyle w:val="NormalWeb"/>
              <w:spacing w:before="60" w:beforeAutospacing="0" w:after="60" w:afterAutospacing="0"/>
            </w:pPr>
            <w:r>
              <w:t>NHVDCDCFault @ HVDCDC_Status1 is equal to 0x3 (“level 2")</w:t>
            </w:r>
          </w:p>
          <w:p w14:paraId="7993CA49" w14:textId="4E75F992" w:rsidR="00605C58" w:rsidRDefault="00605C58" w:rsidP="00605C58">
            <w:pPr>
              <w:pStyle w:val="NormalWeb"/>
              <w:spacing w:before="60" w:beforeAutospacing="0" w:after="60" w:afterAutospacing="0"/>
            </w:pPr>
            <w:r>
              <w:t xml:space="preserve">NHVDCDCFaultID @ HVDCDC_Debug_PDU is equal to </w:t>
            </w:r>
            <w:r w:rsidR="00E86A53" w:rsidRPr="00123177">
              <w:rPr>
                <w:szCs w:val="20"/>
              </w:rPr>
              <w:t>0x</w:t>
            </w:r>
            <w:r w:rsidR="00E86A53">
              <w:rPr>
                <w:szCs w:val="20"/>
              </w:rPr>
              <w:t>18</w:t>
            </w:r>
            <w:r w:rsidR="00E86A53" w:rsidRPr="00123177">
              <w:rPr>
                <w:szCs w:val="20"/>
              </w:rPr>
              <w:t>(</w:t>
            </w:r>
            <w:r w:rsidR="00E86A53">
              <w:rPr>
                <w:szCs w:val="20"/>
              </w:rPr>
              <w:t>24</w:t>
            </w:r>
            <w:r w:rsidR="00E86A53" w:rsidRPr="00123177">
              <w:rPr>
                <w:szCs w:val="20"/>
              </w:rPr>
              <w:t>) ("</w:t>
            </w:r>
            <w:r w:rsidR="00E86A53" w:rsidRPr="00C241E0">
              <w:rPr>
                <w:szCs w:val="20"/>
              </w:rPr>
              <w:t>DIAGNOSTIC_SM_FAULTY_</w:t>
            </w:r>
            <w:r w:rsidR="00E86A53">
              <w:rPr>
                <w:szCs w:val="20"/>
              </w:rPr>
              <w:t>DISCHARGE</w:t>
            </w:r>
            <w:r w:rsidR="00E86A53" w:rsidRPr="00C241E0">
              <w:rPr>
                <w:szCs w:val="20"/>
              </w:rPr>
              <w:t>_TIMEOUT_0</w:t>
            </w:r>
            <w:r w:rsidR="00E86A53">
              <w:rPr>
                <w:szCs w:val="20"/>
              </w:rPr>
              <w:t>3</w:t>
            </w:r>
            <w:r w:rsidR="00E86A53" w:rsidRPr="00C241E0">
              <w:rPr>
                <w:szCs w:val="20"/>
              </w:rPr>
              <w:t>_FAULT_ID</w:t>
            </w:r>
            <w:r w:rsidR="00E86A53" w:rsidRPr="00123177">
              <w:rPr>
                <w:szCs w:val="20"/>
              </w:rPr>
              <w:t xml:space="preserve">") </w:t>
            </w:r>
            <w:r>
              <w:t>and is raised after the fault response calibratable time.</w:t>
            </w:r>
          </w:p>
          <w:p w14:paraId="35C4423D" w14:textId="77777777" w:rsidR="00605C58" w:rsidRDefault="00605C58" w:rsidP="00605C58">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452DF168" w14:textId="77777777" w:rsidR="00605C58" w:rsidRDefault="00605C58" w:rsidP="00605C58">
            <w:pPr>
              <w:pStyle w:val="NormalWeb"/>
              <w:spacing w:before="60" w:beforeAutospacing="0" w:after="60" w:afterAutospacing="0"/>
              <w:rPr>
                <w:color w:val="000000"/>
              </w:rPr>
            </w:pPr>
            <w:r>
              <w:rPr>
                <w:color w:val="000000"/>
              </w:rPr>
              <w:t>NHVDCDCStatus @ HVDCDC_Status1 is set to 0x7 ("PowerDown_Safe_State_NHVDCDCStatus_NW")</w:t>
            </w:r>
          </w:p>
          <w:p w14:paraId="0E92F50E" w14:textId="77777777" w:rsidR="00605C58" w:rsidRDefault="00605C58" w:rsidP="00605C58">
            <w:pPr>
              <w:pStyle w:val="NormalWeb"/>
              <w:spacing w:before="0" w:beforeAutospacing="0" w:after="0" w:afterAutospacing="0"/>
              <w:rPr>
                <w:color w:val="000000"/>
              </w:rPr>
            </w:pPr>
            <w:r>
              <w:rPr>
                <w:color w:val="000000"/>
              </w:rPr>
              <w:t>NHVDCDCStatusDebug @ HVDCDC_Debug is set to 0x11 ("PowerDown_Safe_State")</w:t>
            </w:r>
          </w:p>
          <w:p w14:paraId="54D9435B" w14:textId="55108A07" w:rsidR="00605C58" w:rsidRPr="00123177" w:rsidRDefault="00605C58" w:rsidP="00535342">
            <w:pPr>
              <w:pStyle w:val="TableText"/>
              <w:snapToGrid w:val="0"/>
            </w:pPr>
          </w:p>
        </w:tc>
      </w:tr>
      <w:tr w:rsidR="00253680" w:rsidRPr="00123177" w14:paraId="404A6D1A"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5EC5D16" w14:textId="77777777" w:rsidR="00253680" w:rsidRPr="00123177" w:rsidRDefault="00253680" w:rsidP="00535342">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BBF247" w14:textId="77777777" w:rsidR="00253680" w:rsidRPr="00123177" w:rsidRDefault="00253680" w:rsidP="00535342">
            <w:r w:rsidRPr="00123177">
              <w:rPr>
                <w:szCs w:val="20"/>
              </w:rPr>
              <w:t>Constraints is not applicable.</w:t>
            </w:r>
          </w:p>
        </w:tc>
      </w:tr>
      <w:tr w:rsidR="00253680" w:rsidRPr="00123177" w14:paraId="2BE0B092"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2485A16" w14:textId="77777777" w:rsidR="00253680" w:rsidRPr="00123177" w:rsidRDefault="00253680" w:rsidP="00535342">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B4B717" w14:textId="77777777" w:rsidR="00253680" w:rsidRPr="00123177" w:rsidRDefault="00253680" w:rsidP="00535342">
            <w:r w:rsidRPr="00123177">
              <w:rPr>
                <w:szCs w:val="20"/>
              </w:rPr>
              <w:t>No effects on other system</w:t>
            </w:r>
          </w:p>
        </w:tc>
      </w:tr>
      <w:tr w:rsidR="00253680" w:rsidRPr="00123177" w14:paraId="0BC0A9C3"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5E298E5" w14:textId="77777777" w:rsidR="00253680" w:rsidRPr="00123177" w:rsidRDefault="00253680" w:rsidP="00535342">
            <w:r w:rsidRPr="00123177">
              <w:rPr>
                <w:rFonts w:eastAsia="Arial"/>
                <w:color w:val="000000" w:themeColor="text1"/>
                <w:szCs w:val="20"/>
              </w:rPr>
              <w:t>Testability with respect to test environment</w:t>
            </w:r>
          </w:p>
          <w:p w14:paraId="41106A73" w14:textId="77777777" w:rsidR="00253680" w:rsidRPr="00123177" w:rsidRDefault="00253680" w:rsidP="00535342">
            <w:r w:rsidRPr="00123177">
              <w:rPr>
                <w:rFonts w:eastAsia="Arial"/>
                <w:color w:val="000000" w:themeColor="text1"/>
                <w:szCs w:val="20"/>
              </w:rPr>
              <w:t>(Yes/No)</w:t>
            </w:r>
          </w:p>
          <w:p w14:paraId="2DD08EC7" w14:textId="77777777" w:rsidR="00253680" w:rsidRPr="00123177" w:rsidRDefault="00253680" w:rsidP="00535342">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022955" w14:textId="77777777" w:rsidR="00253680" w:rsidRPr="00123177" w:rsidRDefault="00253680" w:rsidP="00535342">
            <w:pPr>
              <w:pStyle w:val="TableText"/>
              <w:snapToGrid w:val="0"/>
            </w:pPr>
            <w:r w:rsidRPr="00123177">
              <w:t>YES</w:t>
            </w:r>
          </w:p>
          <w:p w14:paraId="2EF86ED5" w14:textId="77777777" w:rsidR="00253680" w:rsidRPr="00123177" w:rsidRDefault="00253680" w:rsidP="00535342"/>
        </w:tc>
      </w:tr>
      <w:tr w:rsidR="00253680" w:rsidRPr="00123177" w14:paraId="47F7ECCD"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93D6325" w14:textId="77777777" w:rsidR="00253680" w:rsidRPr="00123177" w:rsidRDefault="00253680" w:rsidP="00535342">
            <w:r w:rsidRPr="00123177">
              <w:rPr>
                <w:rFonts w:eastAsia="Arial"/>
                <w:color w:val="000000" w:themeColor="text1"/>
                <w:szCs w:val="20"/>
              </w:rPr>
              <w:t>Feasible within project constraints</w:t>
            </w:r>
          </w:p>
          <w:p w14:paraId="43118351" w14:textId="77777777" w:rsidR="00253680" w:rsidRPr="00123177" w:rsidRDefault="00253680" w:rsidP="00535342">
            <w:r w:rsidRPr="00123177">
              <w:rPr>
                <w:rFonts w:eastAsia="Arial"/>
                <w:color w:val="000000" w:themeColor="text1"/>
                <w:szCs w:val="20"/>
              </w:rPr>
              <w:t>(Yes/No)</w:t>
            </w:r>
          </w:p>
          <w:p w14:paraId="11E7A474" w14:textId="77777777" w:rsidR="00253680" w:rsidRPr="00123177" w:rsidRDefault="00253680" w:rsidP="00535342">
            <w:r w:rsidRPr="00123177">
              <w:rPr>
                <w:rFonts w:eastAsia="Arial"/>
                <w:i/>
                <w:iCs/>
                <w:color w:val="000000" w:themeColor="text1"/>
                <w:szCs w:val="20"/>
              </w:rPr>
              <w:t xml:space="preserve">Note: Add the impact </w:t>
            </w:r>
            <w:r w:rsidRPr="00123177">
              <w:rPr>
                <w:rFonts w:eastAsia="Arial"/>
                <w:i/>
                <w:iCs/>
                <w:color w:val="000000" w:themeColor="text1"/>
                <w:szCs w:val="20"/>
              </w:rPr>
              <w:lastRenderedPageBreak/>
              <w:t>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9CAA70" w14:textId="77777777" w:rsidR="00253680" w:rsidRPr="00123177" w:rsidRDefault="00253680" w:rsidP="00535342">
            <w:pPr>
              <w:pStyle w:val="TableText"/>
              <w:snapToGrid w:val="0"/>
            </w:pPr>
            <w:r w:rsidRPr="00123177">
              <w:lastRenderedPageBreak/>
              <w:t>YES</w:t>
            </w:r>
          </w:p>
          <w:p w14:paraId="5B4382A5" w14:textId="77777777" w:rsidR="00253680" w:rsidRPr="00123177" w:rsidRDefault="00253680" w:rsidP="00535342"/>
        </w:tc>
      </w:tr>
      <w:tr w:rsidR="00253680" w:rsidRPr="00123177" w14:paraId="2A8B11BF"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D444DCA" w14:textId="77777777" w:rsidR="00253680" w:rsidRPr="00123177" w:rsidRDefault="00253680" w:rsidP="00535342">
            <w:r w:rsidRPr="00123177">
              <w:rPr>
                <w:rFonts w:eastAsia="Arial"/>
                <w:color w:val="000000" w:themeColor="text1"/>
                <w:szCs w:val="20"/>
              </w:rPr>
              <w:t>Critical</w:t>
            </w:r>
          </w:p>
          <w:p w14:paraId="106905A5" w14:textId="77777777" w:rsidR="00253680" w:rsidRPr="00123177" w:rsidRDefault="00253680" w:rsidP="00535342">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0A3474" w14:textId="77777777" w:rsidR="00253680" w:rsidRPr="00123177" w:rsidRDefault="00253680" w:rsidP="00535342">
            <w:r w:rsidRPr="00123177">
              <w:t>YES</w:t>
            </w:r>
          </w:p>
        </w:tc>
      </w:tr>
      <w:tr w:rsidR="00253680" w:rsidRPr="00123177" w14:paraId="091E6CFB" w14:textId="77777777" w:rsidTr="00605C58">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4348A6E" w14:textId="77777777" w:rsidR="00253680" w:rsidRPr="00123177" w:rsidRDefault="00253680" w:rsidP="00535342">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AF60B8" w14:textId="77777777" w:rsidR="00253680" w:rsidRPr="00123177" w:rsidRDefault="00253680" w:rsidP="00535342">
            <w:r w:rsidRPr="00123177">
              <w:t>Acceptance Criteria for this requirement should be as per SECTION-6 ACCEPTANCE CRITERIA</w:t>
            </w:r>
          </w:p>
        </w:tc>
      </w:tr>
    </w:tbl>
    <w:p w14:paraId="6F478F81" w14:textId="77777777" w:rsidR="00253680" w:rsidRDefault="00253680" w:rsidP="00253680"/>
    <w:p w14:paraId="0D3FFE7D" w14:textId="578BB8AF" w:rsidR="00253680" w:rsidRPr="00253680" w:rsidRDefault="00C56ACC" w:rsidP="00253680">
      <w:pPr>
        <w:pStyle w:val="Heading5"/>
        <w:rPr>
          <w:rFonts w:eastAsia="Arial"/>
          <w:color w:val="000000" w:themeColor="text1"/>
          <w:sz w:val="20"/>
          <w:szCs w:val="20"/>
        </w:rPr>
      </w:pPr>
      <w:r>
        <w:rPr>
          <w:rFonts w:eastAsia="Arial"/>
          <w:color w:val="000000" w:themeColor="text1"/>
          <w:szCs w:val="20"/>
        </w:rPr>
        <w:t xml:space="preserve">Raise Level 0 fault when </w:t>
      </w:r>
      <w:r w:rsidRPr="00741DF8">
        <w:rPr>
          <w:rFonts w:eastAsia="Arial"/>
          <w:color w:val="000000" w:themeColor="text1"/>
          <w:szCs w:val="20"/>
        </w:rPr>
        <w:t xml:space="preserve">Timeout between </w:t>
      </w:r>
      <w:r w:rsidRPr="00C56ACC">
        <w:rPr>
          <w:rFonts w:eastAsia="Arial"/>
          <w:color w:val="000000" w:themeColor="text1"/>
          <w:szCs w:val="20"/>
        </w:rPr>
        <w:t>Active_Discharge_400V and Disable_400V_AD</w:t>
      </w:r>
      <w:r w:rsidR="00253680" w:rsidRPr="00253680">
        <w:rPr>
          <w:rFonts w:eastAsia="Arial"/>
          <w:color w:val="000000" w:themeColor="text1"/>
          <w:sz w:val="20"/>
          <w:szCs w:val="20"/>
        </w:rPr>
        <w:t>.</w:t>
      </w:r>
    </w:p>
    <w:tbl>
      <w:tblPr>
        <w:tblW w:w="9300" w:type="dxa"/>
        <w:tblInd w:w="103" w:type="dxa"/>
        <w:tblLook w:val="06A0" w:firstRow="1" w:lastRow="0" w:firstColumn="1" w:lastColumn="0" w:noHBand="1" w:noVBand="1"/>
      </w:tblPr>
      <w:tblGrid>
        <w:gridCol w:w="1456"/>
        <w:gridCol w:w="7844"/>
      </w:tblGrid>
      <w:tr w:rsidR="00253680" w:rsidRPr="00123177" w14:paraId="0B1E03B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B12CB23" w14:textId="77777777" w:rsidR="00253680" w:rsidRPr="00123177" w:rsidRDefault="00253680"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B07F3BA" w14:textId="77777777" w:rsidR="00253680" w:rsidRPr="00123177" w:rsidRDefault="00253680" w:rsidP="00535342">
            <w:r w:rsidRPr="00123177">
              <w:rPr>
                <w:rFonts w:eastAsia="Arial"/>
                <w:b/>
                <w:bCs/>
                <w:color w:val="000000" w:themeColor="text1"/>
                <w:szCs w:val="20"/>
              </w:rPr>
              <w:t>Description</w:t>
            </w:r>
          </w:p>
        </w:tc>
      </w:tr>
      <w:tr w:rsidR="00253680" w:rsidRPr="00123177" w14:paraId="51BE0E9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9810821" w14:textId="77777777" w:rsidR="00253680" w:rsidRPr="00123177" w:rsidRDefault="00253680"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219782" w14:textId="738BF212" w:rsidR="00253680" w:rsidRPr="00123177" w:rsidRDefault="00253680" w:rsidP="00535342">
            <w:r w:rsidRPr="00123177">
              <w:rPr>
                <w:rFonts w:eastAsia="Arial"/>
                <w:color w:val="000000" w:themeColor="text1"/>
              </w:rPr>
              <w:t>SWRS_APP_STATE_</w:t>
            </w:r>
            <w:r>
              <w:rPr>
                <w:rFonts w:eastAsia="Arial"/>
                <w:color w:val="000000" w:themeColor="text1"/>
              </w:rPr>
              <w:t>4</w:t>
            </w:r>
            <w:r w:rsidR="00C56ACC">
              <w:rPr>
                <w:rFonts w:eastAsia="Arial"/>
                <w:color w:val="000000" w:themeColor="text1"/>
              </w:rPr>
              <w:t>2</w:t>
            </w:r>
          </w:p>
        </w:tc>
      </w:tr>
      <w:tr w:rsidR="00253680" w:rsidRPr="00123177" w14:paraId="2C34694D"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341E7A9" w14:textId="77777777" w:rsidR="00253680" w:rsidRPr="00123177" w:rsidRDefault="00253680"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60F219" w14:textId="59E2D8A7" w:rsidR="00253680" w:rsidRPr="00123177" w:rsidRDefault="00253680" w:rsidP="00535342">
            <w:pPr>
              <w:rPr>
                <w:rFonts w:eastAsia="Arial"/>
                <w:color w:val="000000" w:themeColor="text1"/>
              </w:rPr>
            </w:pPr>
            <w:r w:rsidRPr="00123177">
              <w:rPr>
                <w:rFonts w:eastAsia="Arial"/>
                <w:color w:val="000000" w:themeColor="text1"/>
              </w:rPr>
              <w:t>SDS-HVDCDC-</w:t>
            </w:r>
            <w:r>
              <w:rPr>
                <w:rFonts w:eastAsia="Arial"/>
                <w:color w:val="000000" w:themeColor="text1"/>
              </w:rPr>
              <w:t>40</w:t>
            </w:r>
            <w:r w:rsidR="00C56ACC">
              <w:rPr>
                <w:rFonts w:eastAsia="Arial"/>
                <w:color w:val="000000" w:themeColor="text1"/>
              </w:rPr>
              <w:t>4</w:t>
            </w:r>
          </w:p>
        </w:tc>
      </w:tr>
      <w:tr w:rsidR="00253680" w:rsidRPr="00123177" w14:paraId="087E0173"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1B86CA3" w14:textId="77777777" w:rsidR="00253680" w:rsidRPr="00123177" w:rsidRDefault="00253680"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2C95DC" w14:textId="77777777" w:rsidR="00253680" w:rsidRPr="00123177" w:rsidRDefault="00253680" w:rsidP="00535342">
            <w:pPr>
              <w:rPr>
                <w:rFonts w:eastAsia="Arial"/>
                <w:color w:val="000000" w:themeColor="text1"/>
              </w:rPr>
            </w:pPr>
            <w:r>
              <w:t>Pre C</w:t>
            </w:r>
            <w:r w:rsidRPr="00123177">
              <w:t>-Sample/PF</w:t>
            </w:r>
            <w:r>
              <w:t>3</w:t>
            </w:r>
            <w:r w:rsidRPr="00123177">
              <w:t>.0</w:t>
            </w:r>
            <w:r>
              <w:t xml:space="preserve"> Phase-2</w:t>
            </w:r>
          </w:p>
        </w:tc>
      </w:tr>
      <w:tr w:rsidR="00253680" w:rsidRPr="00123177" w14:paraId="2771B927"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650A5B29" w14:textId="77777777" w:rsidR="00253680" w:rsidRPr="00741DF8" w:rsidRDefault="00253680"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58318C" w14:textId="65FE3973" w:rsidR="00253680" w:rsidRPr="00741DF8" w:rsidRDefault="00253680" w:rsidP="00535342">
            <w:pPr>
              <w:rPr>
                <w:rFonts w:eastAsia="Arial"/>
                <w:color w:val="000000" w:themeColor="text1"/>
                <w:szCs w:val="20"/>
              </w:rPr>
            </w:pPr>
            <w:r w:rsidRPr="00741DF8">
              <w:rPr>
                <w:rFonts w:eastAsia="Arial"/>
                <w:color w:val="000000" w:themeColor="text1"/>
                <w:szCs w:val="20"/>
              </w:rPr>
              <w:t xml:space="preserve">The </w:t>
            </w:r>
            <w:r>
              <w:rPr>
                <w:rFonts w:eastAsia="Arial"/>
                <w:color w:val="000000" w:themeColor="text1"/>
                <w:szCs w:val="20"/>
              </w:rPr>
              <w:t>HVDCDC</w:t>
            </w:r>
            <w:r w:rsidRPr="00741DF8">
              <w:rPr>
                <w:rFonts w:eastAsia="Arial"/>
                <w:color w:val="000000" w:themeColor="text1"/>
                <w:szCs w:val="20"/>
              </w:rPr>
              <w:t xml:space="preserve"> shall </w:t>
            </w:r>
            <w:r>
              <w:rPr>
                <w:rFonts w:eastAsia="Arial"/>
                <w:color w:val="000000" w:themeColor="text1"/>
                <w:szCs w:val="20"/>
              </w:rPr>
              <w:t xml:space="preserve">raise Level 0 fault </w:t>
            </w:r>
            <w:r w:rsidR="00C56ACC">
              <w:rPr>
                <w:rFonts w:eastAsia="Arial"/>
                <w:color w:val="000000" w:themeColor="text1"/>
                <w:szCs w:val="20"/>
              </w:rPr>
              <w:t xml:space="preserve">when </w:t>
            </w:r>
            <w:r w:rsidRPr="00741DF8">
              <w:rPr>
                <w:rFonts w:eastAsia="Arial"/>
                <w:color w:val="000000" w:themeColor="text1"/>
                <w:szCs w:val="20"/>
              </w:rPr>
              <w:t xml:space="preserve">Timeout between </w:t>
            </w:r>
            <w:r w:rsidR="00C56ACC" w:rsidRPr="00C56ACC">
              <w:rPr>
                <w:rFonts w:eastAsia="Arial"/>
                <w:color w:val="000000" w:themeColor="text1"/>
                <w:szCs w:val="20"/>
              </w:rPr>
              <w:t>Active_Discharge_400V and Disable_400V_AD</w:t>
            </w:r>
            <w:r w:rsidRPr="00741DF8">
              <w:rPr>
                <w:rFonts w:eastAsia="Arial"/>
                <w:color w:val="000000" w:themeColor="text1"/>
                <w:szCs w:val="20"/>
              </w:rPr>
              <w:t>.</w:t>
            </w:r>
          </w:p>
        </w:tc>
      </w:tr>
      <w:tr w:rsidR="00253680" w:rsidRPr="00123177" w14:paraId="14904B9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0D8D938" w14:textId="77777777" w:rsidR="00253680" w:rsidRPr="00123177" w:rsidRDefault="00253680"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122132" w14:textId="77777777" w:rsidR="00253680" w:rsidRPr="00123177" w:rsidRDefault="00253680" w:rsidP="00535342">
            <w:r w:rsidRPr="00123177">
              <w:t>No Such derived requirement is applicable.</w:t>
            </w:r>
          </w:p>
        </w:tc>
      </w:tr>
      <w:tr w:rsidR="00253680" w:rsidRPr="00123177" w14:paraId="7BAB332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EAFA954" w14:textId="77777777" w:rsidR="00253680" w:rsidRPr="00123177" w:rsidRDefault="00253680"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FFE970" w14:textId="77777777" w:rsidR="00253680" w:rsidRPr="00123177" w:rsidRDefault="00253680" w:rsidP="00535342">
            <w:r w:rsidRPr="00123177">
              <w:rPr>
                <w:rFonts w:eastAsia="Arial"/>
                <w:color w:val="000000" w:themeColor="text1"/>
                <w:szCs w:val="20"/>
              </w:rPr>
              <w:t>No Specific access restrictions is applicable.</w:t>
            </w:r>
          </w:p>
        </w:tc>
      </w:tr>
      <w:tr w:rsidR="00253680" w:rsidRPr="00123177" w14:paraId="579CA1E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1D5FAE4" w14:textId="77777777" w:rsidR="00253680" w:rsidRPr="00123177" w:rsidRDefault="00253680"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22C66D" w14:textId="1E6E21A1" w:rsidR="00D91144" w:rsidRPr="00123177" w:rsidRDefault="00D91144" w:rsidP="00D91144">
            <w:pPr>
              <w:rPr>
                <w:szCs w:val="20"/>
              </w:rPr>
            </w:pPr>
            <w:r>
              <w:rPr>
                <w:szCs w:val="20"/>
              </w:rPr>
              <w:t>1</w:t>
            </w:r>
            <w:r w:rsidRPr="00123177">
              <w:rPr>
                <w:szCs w:val="20"/>
              </w:rPr>
              <w:t>. Send CAN command NHVDCDCCommand @ EDSU_HVDCDC_Cmd with signal value as 0x02 ("Safe State") via Canalyzer to HVDCDC application.</w:t>
            </w:r>
          </w:p>
          <w:p w14:paraId="1422FAE6" w14:textId="2335BF99" w:rsidR="00D91144" w:rsidRPr="00123177" w:rsidRDefault="00D91144" w:rsidP="00D91144">
            <w:pPr>
              <w:rPr>
                <w:szCs w:val="20"/>
              </w:rPr>
            </w:pPr>
            <w:r w:rsidRPr="00123177">
              <w:rPr>
                <w:szCs w:val="20"/>
              </w:rPr>
              <w:t xml:space="preserve">2. Once the HV DCDC application shall in the "Disable_3" substate of the "Faulty" state within 10 seconds, decrease VICOR output voltage(VHVDCDC400V_VICOR) to </w:t>
            </w:r>
            <w:r w:rsidRPr="002B1B50">
              <w:rPr>
                <w:strike/>
                <w:szCs w:val="20"/>
              </w:rPr>
              <w:t>less than half of VICOR input voltage(high side)</w:t>
            </w:r>
            <w:r w:rsidRPr="00123177">
              <w:rPr>
                <w:szCs w:val="20"/>
              </w:rPr>
              <w:t xml:space="preserve"> minus 15V and give more than </w:t>
            </w:r>
            <w:r>
              <w:rPr>
                <w:szCs w:val="20"/>
              </w:rPr>
              <w:t>60</w:t>
            </w:r>
            <w:r w:rsidRPr="00123177">
              <w:rPr>
                <w:szCs w:val="20"/>
              </w:rPr>
              <w:t>V to 400V bus(400V EMI)</w:t>
            </w:r>
          </w:p>
          <w:p w14:paraId="1CFFFEFB" w14:textId="77777777" w:rsidR="00D91144" w:rsidRPr="00123177" w:rsidRDefault="00D91144" w:rsidP="00D91144">
            <w:pPr>
              <w:rPr>
                <w:szCs w:val="20"/>
              </w:rPr>
            </w:pPr>
            <w:r w:rsidRPr="00123177">
              <w:rPr>
                <w:szCs w:val="20"/>
              </w:rPr>
              <w:t xml:space="preserve">3. Check the fault response time by checking the HVDCDC applications transition time from "Active_Discharge_400V" to "Disable_400V_AD" </w:t>
            </w:r>
            <w:commentRangeStart w:id="139"/>
            <w:r w:rsidRPr="00123177">
              <w:rPr>
                <w:szCs w:val="20"/>
              </w:rPr>
              <w:t>substate</w:t>
            </w:r>
            <w:commentRangeEnd w:id="139"/>
            <w:r w:rsidR="00CA1A5B" w:rsidRPr="00123177">
              <w:rPr>
                <w:rStyle w:val="CommentReference"/>
                <w:sz w:val="24"/>
                <w:szCs w:val="20"/>
              </w:rPr>
              <w:commentReference w:id="139"/>
            </w:r>
            <w:r w:rsidRPr="00123177">
              <w:rPr>
                <w:szCs w:val="20"/>
              </w:rPr>
              <w:t xml:space="preserve"> of the "Discharge" state.</w:t>
            </w:r>
          </w:p>
          <w:p w14:paraId="3906DEC3" w14:textId="0E63A0F6" w:rsidR="00253680" w:rsidRPr="00123177" w:rsidRDefault="00253680" w:rsidP="00535342">
            <w:pPr>
              <w:spacing w:line="259" w:lineRule="auto"/>
            </w:pPr>
          </w:p>
        </w:tc>
      </w:tr>
      <w:tr w:rsidR="00253680" w:rsidRPr="00123177" w14:paraId="714F895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FBE433" w14:textId="77777777" w:rsidR="00253680" w:rsidRPr="00123177" w:rsidRDefault="00253680"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B2F9F8" w14:textId="77777777" w:rsidR="00D91144" w:rsidRPr="00123177" w:rsidRDefault="00D91144" w:rsidP="00D91144">
            <w:pPr>
              <w:pStyle w:val="TableText"/>
              <w:snapToGrid w:val="0"/>
            </w:pPr>
            <w:r w:rsidRPr="00123177">
              <w:t>Below CAN messages are observed sequentially,</w:t>
            </w:r>
          </w:p>
          <w:p w14:paraId="312C5FC2" w14:textId="77777777" w:rsidR="00D91144" w:rsidRPr="00123177" w:rsidRDefault="00D91144" w:rsidP="00D91144">
            <w:pPr>
              <w:pStyle w:val="TableText"/>
              <w:snapToGrid w:val="0"/>
            </w:pPr>
            <w:r w:rsidRPr="00123177">
              <w:t>NHVDCDCFault @ HVDCDC_Status1 shall equal to 0x1 (“level 0")</w:t>
            </w:r>
          </w:p>
          <w:p w14:paraId="106E44BC" w14:textId="045603F0" w:rsidR="00253680" w:rsidRPr="00123177" w:rsidRDefault="00D91144" w:rsidP="00D91144">
            <w:pPr>
              <w:spacing w:line="259" w:lineRule="auto"/>
              <w:rPr>
                <w:rFonts w:eastAsia="Arial"/>
                <w:color w:val="000000" w:themeColor="text1"/>
                <w:szCs w:val="20"/>
              </w:rPr>
            </w:pPr>
            <w:r w:rsidRPr="00123177">
              <w:t xml:space="preserve">NHVDCDCFaultID @ HVDCDC_Debug_PDU shall equal to 70 and is raised after the fault response </w:t>
            </w:r>
            <w:r>
              <w:t>calibratable time</w:t>
            </w:r>
            <w:r w:rsidRPr="00123177">
              <w:t>.</w:t>
            </w:r>
          </w:p>
        </w:tc>
      </w:tr>
      <w:tr w:rsidR="00253680" w:rsidRPr="00123177" w14:paraId="677216F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3555695" w14:textId="77777777" w:rsidR="00253680" w:rsidRPr="00123177" w:rsidRDefault="00253680"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2FA775" w14:textId="77777777" w:rsidR="00D91144" w:rsidRDefault="00D91144" w:rsidP="00D91144">
            <w:pPr>
              <w:pStyle w:val="NormalWeb"/>
              <w:spacing w:before="60" w:beforeAutospacing="0" w:after="60" w:afterAutospacing="0"/>
            </w:pPr>
            <w:r>
              <w:t xml:space="preserve">1. VICOR output voltage(VHVDCDC400V_VICOR) is more than half of the high side voltage (VHVDCDC800V_VICOR) minus 15V(HVDCDC_CAL) </w:t>
            </w:r>
          </w:p>
          <w:p w14:paraId="2338057A" w14:textId="77777777" w:rsidR="00D91144" w:rsidRDefault="00D91144" w:rsidP="00D91144">
            <w:pPr>
              <w:pStyle w:val="NormalWeb"/>
              <w:spacing w:before="60" w:beforeAutospacing="0" w:after="60" w:afterAutospacing="0"/>
            </w:pPr>
            <w:r>
              <w:t>2. The VICOR output voltage(VHVDCDC400V_VICOR) is more than 175V(HVDCDC_CAL).</w:t>
            </w:r>
          </w:p>
          <w:p w14:paraId="3736E838" w14:textId="77777777" w:rsidR="00D91144" w:rsidRDefault="00D91144" w:rsidP="00D91144">
            <w:pPr>
              <w:pStyle w:val="NormalWeb"/>
              <w:spacing w:before="0" w:beforeAutospacing="0" w:after="0" w:afterAutospacing="0"/>
            </w:pPr>
            <w:r>
              <w:t>3. The power module status shall be Disabled.</w:t>
            </w:r>
          </w:p>
          <w:p w14:paraId="50779073" w14:textId="77777777" w:rsidR="00D91144" w:rsidRDefault="00D91144" w:rsidP="00D91144">
            <w:pPr>
              <w:pStyle w:val="NormalWeb"/>
              <w:spacing w:before="0" w:beforeAutospacing="0" w:after="0" w:afterAutospacing="0"/>
            </w:pPr>
            <w:r>
              <w:lastRenderedPageBreak/>
              <w:t>4. Open the solid state switch on 400V side</w:t>
            </w:r>
          </w:p>
          <w:p w14:paraId="56734E98" w14:textId="1459CA37" w:rsidR="00D91144" w:rsidRPr="00123177" w:rsidRDefault="00D91144" w:rsidP="00D91144">
            <w:pPr>
              <w:rPr>
                <w:szCs w:val="20"/>
              </w:rPr>
            </w:pPr>
            <w:r>
              <w:rPr>
                <w:szCs w:val="20"/>
              </w:rPr>
              <w:t xml:space="preserve">5. </w:t>
            </w:r>
            <w:r w:rsidRPr="00123177">
              <w:rPr>
                <w:szCs w:val="20"/>
              </w:rPr>
              <w:t>Send CAN command NHVDCDCCommand @ EDSU_HVDCDC_Cmd with signal value as 0x02 ("Safe State") via Canalyzer to HVDCDC application.</w:t>
            </w:r>
          </w:p>
          <w:p w14:paraId="209AF842" w14:textId="2A09CCD3" w:rsidR="00D91144" w:rsidRPr="00123177" w:rsidRDefault="00D91144" w:rsidP="00D91144">
            <w:pPr>
              <w:rPr>
                <w:szCs w:val="20"/>
              </w:rPr>
            </w:pPr>
            <w:r>
              <w:rPr>
                <w:szCs w:val="20"/>
              </w:rPr>
              <w:t>6.</w:t>
            </w:r>
            <w:r w:rsidRPr="00123177">
              <w:rPr>
                <w:szCs w:val="20"/>
              </w:rPr>
              <w:t xml:space="preserve"> Once the HV DCDC application shall in the "Disable_3" substate of the "Faulty" state within 10 seconds, decrease VICOR output voltage(VHVDCDC400V_VICOR) to less than half of VICOR input voltage(high side) minus 15V and give more than </w:t>
            </w:r>
            <w:r>
              <w:rPr>
                <w:szCs w:val="20"/>
              </w:rPr>
              <w:t>60</w:t>
            </w:r>
            <w:r w:rsidRPr="00123177">
              <w:rPr>
                <w:szCs w:val="20"/>
              </w:rPr>
              <w:t>V to 400V bus(400V EMI)</w:t>
            </w:r>
          </w:p>
          <w:p w14:paraId="15ED5908" w14:textId="52F3AB87" w:rsidR="00D91144" w:rsidRDefault="00D91144" w:rsidP="00D91144">
            <w:pPr>
              <w:pStyle w:val="NormalWeb"/>
              <w:spacing w:before="60" w:beforeAutospacing="0" w:after="60" w:afterAutospacing="0"/>
            </w:pPr>
            <w:r>
              <w:t>7. NHVDCDCFault @ HVDCDC_Status1 is equal to 0x</w:t>
            </w:r>
            <w:r w:rsidR="00123D30">
              <w:t>1</w:t>
            </w:r>
            <w:r>
              <w:t xml:space="preserve"> (“level </w:t>
            </w:r>
            <w:r w:rsidR="00123D30">
              <w:t>0</w:t>
            </w:r>
            <w:r>
              <w:t>")</w:t>
            </w:r>
          </w:p>
          <w:p w14:paraId="01F32228" w14:textId="097B6308" w:rsidR="00253680" w:rsidRPr="00123177" w:rsidRDefault="00D91144" w:rsidP="00535342">
            <w:pPr>
              <w:spacing w:line="259" w:lineRule="auto"/>
              <w:rPr>
                <w:rFonts w:eastAsia="Arial"/>
              </w:rPr>
            </w:pPr>
            <w:r>
              <w:t xml:space="preserve">8. </w:t>
            </w:r>
            <w:r w:rsidR="00123D30" w:rsidRPr="00123177">
              <w:t xml:space="preserve">NHVDCDCFaultID @ HVDCDC_Debug_PDU shall equal to 70 and is raised after the fault response </w:t>
            </w:r>
            <w:r w:rsidR="00123D30">
              <w:t>calibratable time</w:t>
            </w:r>
            <w:r w:rsidR="00123D30" w:rsidRPr="00123177">
              <w:t>.</w:t>
            </w:r>
          </w:p>
        </w:tc>
      </w:tr>
      <w:tr w:rsidR="00253680" w:rsidRPr="00123177" w14:paraId="57673D8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EE72786" w14:textId="77777777" w:rsidR="00253680" w:rsidRPr="00123177" w:rsidRDefault="00253680"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E3EF7C" w14:textId="77777777" w:rsidR="00253680" w:rsidRPr="00123177" w:rsidRDefault="00253680" w:rsidP="00535342">
            <w:r w:rsidRPr="00123177">
              <w:t>No such mandatory fields is applicable.</w:t>
            </w:r>
          </w:p>
        </w:tc>
      </w:tr>
      <w:tr w:rsidR="00253680" w:rsidRPr="00123177" w14:paraId="6979B14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B0BAA4" w14:textId="77777777" w:rsidR="00253680" w:rsidRPr="00123177" w:rsidRDefault="00253680"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F4E172" w14:textId="77777777" w:rsidR="00253680" w:rsidRPr="00123177" w:rsidRDefault="00253680" w:rsidP="00535342">
            <w:r w:rsidRPr="00123177">
              <w:t>Valid range of Values is not applicable</w:t>
            </w:r>
          </w:p>
        </w:tc>
      </w:tr>
      <w:tr w:rsidR="00253680" w:rsidRPr="00123177" w14:paraId="56AC5E7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92A29E" w14:textId="77777777" w:rsidR="00253680" w:rsidRPr="00123177" w:rsidRDefault="00253680"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757F96" w14:textId="77777777" w:rsidR="00253680" w:rsidRPr="00123177" w:rsidRDefault="00253680" w:rsidP="00535342">
            <w:r w:rsidRPr="00123177">
              <w:rPr>
                <w:szCs w:val="20"/>
              </w:rPr>
              <w:t>Default values shall be applicable with respect to Pre-Loaded Values</w:t>
            </w:r>
          </w:p>
        </w:tc>
      </w:tr>
      <w:tr w:rsidR="00253680" w:rsidRPr="00123177" w14:paraId="54DCF4F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DB0747D" w14:textId="77777777" w:rsidR="00253680" w:rsidRPr="00123177" w:rsidRDefault="00253680"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71ABE9" w14:textId="77777777" w:rsidR="00253680" w:rsidRPr="00123177" w:rsidRDefault="00253680" w:rsidP="00535342">
            <w:r w:rsidRPr="00123177">
              <w:t>Valid range of Values is not applicable</w:t>
            </w:r>
          </w:p>
        </w:tc>
      </w:tr>
      <w:tr w:rsidR="00253680" w:rsidRPr="00123177" w14:paraId="5FDF8C4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AD9F96" w14:textId="77777777" w:rsidR="00253680" w:rsidRPr="00123177" w:rsidRDefault="00253680"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D015C3" w14:textId="77777777" w:rsidR="00253680" w:rsidRPr="00123177" w:rsidRDefault="00253680" w:rsidP="00535342">
            <w:r w:rsidRPr="00123177">
              <w:rPr>
                <w:szCs w:val="20"/>
              </w:rPr>
              <w:t>Data latency period is not applicable</w:t>
            </w:r>
          </w:p>
        </w:tc>
      </w:tr>
      <w:tr w:rsidR="00253680" w:rsidRPr="00123177" w14:paraId="7388E35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E14EFE9" w14:textId="77777777" w:rsidR="00253680" w:rsidRPr="00123177" w:rsidRDefault="00253680"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448401" w14:textId="77777777" w:rsidR="00253680" w:rsidRPr="00123177" w:rsidRDefault="00253680" w:rsidP="00535342">
            <w:r w:rsidRPr="00123177">
              <w:rPr>
                <w:szCs w:val="20"/>
              </w:rPr>
              <w:t>Data Retention period is not applicable.</w:t>
            </w:r>
          </w:p>
        </w:tc>
      </w:tr>
      <w:tr w:rsidR="00253680" w:rsidRPr="00123177" w14:paraId="676F02D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5867DA9" w14:textId="77777777" w:rsidR="00253680" w:rsidRPr="00123177" w:rsidRDefault="00253680"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8F9C60" w14:textId="77777777" w:rsidR="00253680" w:rsidRPr="00123177" w:rsidRDefault="00253680" w:rsidP="00535342">
            <w:r w:rsidRPr="00123177">
              <w:rPr>
                <w:szCs w:val="20"/>
              </w:rPr>
              <w:t>Data rate is not applicable.</w:t>
            </w:r>
          </w:p>
        </w:tc>
      </w:tr>
      <w:tr w:rsidR="00253680" w:rsidRPr="00123177" w14:paraId="630515F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8CDB905" w14:textId="77777777" w:rsidR="00253680" w:rsidRPr="00123177" w:rsidRDefault="00253680"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3FBB65" w14:textId="77777777" w:rsidR="00253680" w:rsidRPr="00123177" w:rsidRDefault="00253680" w:rsidP="00535342">
            <w:pPr>
              <w:spacing w:line="259" w:lineRule="auto"/>
              <w:rPr>
                <w:rFonts w:eastAsia="Arial"/>
                <w:color w:val="000000" w:themeColor="text1"/>
                <w:szCs w:val="20"/>
              </w:rPr>
            </w:pPr>
            <w:r w:rsidRPr="00123177">
              <w:rPr>
                <w:szCs w:val="20"/>
              </w:rPr>
              <w:t>External event is not required.</w:t>
            </w:r>
          </w:p>
        </w:tc>
      </w:tr>
      <w:tr w:rsidR="00253680" w:rsidRPr="00123177" w14:paraId="575FD1E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52788F4" w14:textId="77777777" w:rsidR="00253680" w:rsidRPr="00123177" w:rsidRDefault="00253680"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BDE0A4" w14:textId="77777777" w:rsidR="00253680" w:rsidRPr="00123177" w:rsidRDefault="00253680" w:rsidP="00535342">
            <w:r w:rsidRPr="00123177">
              <w:rPr>
                <w:szCs w:val="20"/>
              </w:rPr>
              <w:t>Temporal event is not applicable.</w:t>
            </w:r>
          </w:p>
        </w:tc>
      </w:tr>
      <w:tr w:rsidR="00253680" w:rsidRPr="00123177" w14:paraId="79C38A3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204CBC9" w14:textId="77777777" w:rsidR="00253680" w:rsidRPr="00123177" w:rsidRDefault="00253680" w:rsidP="00535342">
            <w:r w:rsidRPr="00123177">
              <w:rPr>
                <w:rFonts w:eastAsia="Arial"/>
                <w:color w:val="000000" w:themeColor="text1"/>
                <w:szCs w:val="20"/>
              </w:rPr>
              <w:t xml:space="preserve">Validation Rules/ </w:t>
            </w:r>
          </w:p>
          <w:p w14:paraId="5D0AA653" w14:textId="77777777" w:rsidR="00253680" w:rsidRPr="00123177" w:rsidRDefault="00253680"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A27EAB" w14:textId="77777777" w:rsidR="00123D30" w:rsidRDefault="00123D30" w:rsidP="00123D30">
            <w:pPr>
              <w:pStyle w:val="TableText"/>
              <w:snapToGrid w:val="0"/>
            </w:pPr>
            <w:r w:rsidRPr="00123177">
              <w:rPr>
                <w:rFonts w:eastAsia="Arial"/>
                <w:color w:val="000000" w:themeColor="text1"/>
              </w:rPr>
              <w:t>Verify the CAN messages and CAN signal mentioned in input and out section on CANalyzer Tool</w:t>
            </w:r>
            <w:r w:rsidRPr="00123177">
              <w:t xml:space="preserve"> </w:t>
            </w:r>
          </w:p>
          <w:p w14:paraId="08AADEC7" w14:textId="55377579" w:rsidR="00123D30" w:rsidRPr="00123177" w:rsidRDefault="00123D30" w:rsidP="00123D30">
            <w:pPr>
              <w:pStyle w:val="TableText"/>
              <w:snapToGrid w:val="0"/>
            </w:pPr>
            <w:r w:rsidRPr="00123177">
              <w:t>NHVDCDCFault @ HVDCDC_Status1 shall equal to 0x1 (“level 0")</w:t>
            </w:r>
          </w:p>
          <w:p w14:paraId="7C9BA2DA" w14:textId="1E311DE9" w:rsidR="00123D30" w:rsidRPr="00123177" w:rsidRDefault="00123D30" w:rsidP="00123D30">
            <w:pPr>
              <w:pStyle w:val="TableText"/>
              <w:snapToGrid w:val="0"/>
            </w:pPr>
            <w:r w:rsidRPr="00123177">
              <w:t xml:space="preserve">NHVDCDCFaultID @ HVDCDC_Debug_PDU shall equal to 70 and is raised after the fault response </w:t>
            </w:r>
            <w:r>
              <w:t>calibratable time</w:t>
            </w:r>
            <w:r w:rsidRPr="00123177">
              <w:t>.</w:t>
            </w:r>
          </w:p>
        </w:tc>
      </w:tr>
      <w:tr w:rsidR="00253680" w:rsidRPr="00123177" w14:paraId="73A5DD5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D996386" w14:textId="77777777" w:rsidR="00253680" w:rsidRPr="00123177" w:rsidRDefault="00253680"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8BF0E8" w14:textId="77777777" w:rsidR="00253680" w:rsidRPr="00123177" w:rsidRDefault="00253680" w:rsidP="00535342">
            <w:r w:rsidRPr="00123177">
              <w:rPr>
                <w:szCs w:val="20"/>
              </w:rPr>
              <w:t>Constraints is not applicable.</w:t>
            </w:r>
          </w:p>
        </w:tc>
      </w:tr>
      <w:tr w:rsidR="00253680" w:rsidRPr="00123177" w14:paraId="1685F33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D28D2AE" w14:textId="77777777" w:rsidR="00253680" w:rsidRPr="00123177" w:rsidRDefault="00253680"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273E17" w14:textId="77777777" w:rsidR="00253680" w:rsidRPr="00123177" w:rsidRDefault="00253680" w:rsidP="00535342">
            <w:r w:rsidRPr="00123177">
              <w:rPr>
                <w:szCs w:val="20"/>
              </w:rPr>
              <w:t>No effects on other system</w:t>
            </w:r>
          </w:p>
        </w:tc>
      </w:tr>
      <w:tr w:rsidR="00253680" w:rsidRPr="00123177" w14:paraId="2C66333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BD140CE" w14:textId="77777777" w:rsidR="00253680" w:rsidRPr="00123177" w:rsidRDefault="00253680" w:rsidP="00535342">
            <w:r w:rsidRPr="00123177">
              <w:rPr>
                <w:rFonts w:eastAsia="Arial"/>
                <w:color w:val="000000" w:themeColor="text1"/>
                <w:szCs w:val="20"/>
              </w:rPr>
              <w:t xml:space="preserve">Testability with respect </w:t>
            </w:r>
            <w:r w:rsidRPr="00123177">
              <w:rPr>
                <w:rFonts w:eastAsia="Arial"/>
                <w:color w:val="000000" w:themeColor="text1"/>
                <w:szCs w:val="20"/>
              </w:rPr>
              <w:lastRenderedPageBreak/>
              <w:t>to test environment</w:t>
            </w:r>
          </w:p>
          <w:p w14:paraId="15AFE9EB" w14:textId="77777777" w:rsidR="00253680" w:rsidRPr="00123177" w:rsidRDefault="00253680" w:rsidP="00535342">
            <w:r w:rsidRPr="00123177">
              <w:rPr>
                <w:rFonts w:eastAsia="Arial"/>
                <w:color w:val="000000" w:themeColor="text1"/>
                <w:szCs w:val="20"/>
              </w:rPr>
              <w:t>(Yes/No)</w:t>
            </w:r>
          </w:p>
          <w:p w14:paraId="18AD9000" w14:textId="77777777" w:rsidR="00253680" w:rsidRPr="00123177" w:rsidRDefault="00253680"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7A093F" w14:textId="77777777" w:rsidR="00253680" w:rsidRPr="00123177" w:rsidRDefault="00253680" w:rsidP="00535342">
            <w:pPr>
              <w:pStyle w:val="TableText"/>
              <w:snapToGrid w:val="0"/>
            </w:pPr>
            <w:r w:rsidRPr="00123177">
              <w:lastRenderedPageBreak/>
              <w:t>YES</w:t>
            </w:r>
          </w:p>
          <w:p w14:paraId="45C18709" w14:textId="77777777" w:rsidR="00253680" w:rsidRPr="00123177" w:rsidRDefault="00253680" w:rsidP="00535342"/>
        </w:tc>
      </w:tr>
      <w:tr w:rsidR="00253680" w:rsidRPr="00123177" w14:paraId="7211029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C8BC98" w14:textId="77777777" w:rsidR="00253680" w:rsidRPr="00123177" w:rsidRDefault="00253680" w:rsidP="00535342">
            <w:r w:rsidRPr="00123177">
              <w:rPr>
                <w:rFonts w:eastAsia="Arial"/>
                <w:color w:val="000000" w:themeColor="text1"/>
                <w:szCs w:val="20"/>
              </w:rPr>
              <w:t>Feasible within project constraints</w:t>
            </w:r>
          </w:p>
          <w:p w14:paraId="1AF802B7" w14:textId="77777777" w:rsidR="00253680" w:rsidRPr="00123177" w:rsidRDefault="00253680" w:rsidP="00535342">
            <w:r w:rsidRPr="00123177">
              <w:rPr>
                <w:rFonts w:eastAsia="Arial"/>
                <w:color w:val="000000" w:themeColor="text1"/>
                <w:szCs w:val="20"/>
              </w:rPr>
              <w:t>(Yes/No)</w:t>
            </w:r>
          </w:p>
          <w:p w14:paraId="378CE4BF" w14:textId="77777777" w:rsidR="00253680" w:rsidRPr="00123177" w:rsidRDefault="00253680"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304B0E" w14:textId="77777777" w:rsidR="00253680" w:rsidRPr="00123177" w:rsidRDefault="00253680" w:rsidP="00535342">
            <w:pPr>
              <w:pStyle w:val="TableText"/>
              <w:snapToGrid w:val="0"/>
            </w:pPr>
            <w:r w:rsidRPr="00123177">
              <w:t>YES</w:t>
            </w:r>
          </w:p>
          <w:p w14:paraId="5EBC1F7E" w14:textId="77777777" w:rsidR="00253680" w:rsidRPr="00123177" w:rsidRDefault="00253680" w:rsidP="00535342"/>
        </w:tc>
      </w:tr>
      <w:tr w:rsidR="00253680" w:rsidRPr="00123177" w14:paraId="3E58585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19CF7DB" w14:textId="77777777" w:rsidR="00253680" w:rsidRPr="00123177" w:rsidRDefault="00253680" w:rsidP="00535342">
            <w:r w:rsidRPr="00123177">
              <w:rPr>
                <w:rFonts w:eastAsia="Arial"/>
                <w:color w:val="000000" w:themeColor="text1"/>
                <w:szCs w:val="20"/>
              </w:rPr>
              <w:t>Critical</w:t>
            </w:r>
          </w:p>
          <w:p w14:paraId="4DDD4B6C" w14:textId="77777777" w:rsidR="00253680" w:rsidRPr="00123177" w:rsidRDefault="00253680"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A35749" w14:textId="77777777" w:rsidR="00253680" w:rsidRPr="00123177" w:rsidRDefault="00253680" w:rsidP="00535342">
            <w:r w:rsidRPr="00123177">
              <w:t>YES</w:t>
            </w:r>
          </w:p>
        </w:tc>
      </w:tr>
      <w:tr w:rsidR="00253680" w:rsidRPr="00123177" w14:paraId="3A0C931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E412298" w14:textId="77777777" w:rsidR="00253680" w:rsidRPr="00123177" w:rsidRDefault="00253680"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D91523" w14:textId="77777777" w:rsidR="00253680" w:rsidRPr="00123177" w:rsidRDefault="00253680" w:rsidP="00535342">
            <w:r w:rsidRPr="00123177">
              <w:t>Acceptance Criteria for this requirement should be as per SECTION-6 ACCEPTANCE CRITERIA</w:t>
            </w:r>
          </w:p>
        </w:tc>
      </w:tr>
    </w:tbl>
    <w:p w14:paraId="2C5A2EC1" w14:textId="77777777" w:rsidR="00741DF8" w:rsidRDefault="00741DF8" w:rsidP="00A55B53"/>
    <w:p w14:paraId="1DE5DDFC" w14:textId="77777777" w:rsidR="00253680" w:rsidRDefault="00253680" w:rsidP="00A55B53"/>
    <w:p w14:paraId="261290FB" w14:textId="59AC18C1" w:rsidR="0049364E" w:rsidRPr="0049364E" w:rsidRDefault="0049364E" w:rsidP="009E48DE">
      <w:pPr>
        <w:pStyle w:val="Heading5"/>
        <w:rPr>
          <w:rFonts w:eastAsia="Arial"/>
          <w:color w:val="000000" w:themeColor="text1"/>
          <w:sz w:val="20"/>
          <w:szCs w:val="20"/>
        </w:rPr>
      </w:pPr>
      <w:r w:rsidRPr="0049364E">
        <w:rPr>
          <w:rFonts w:eastAsia="Arial"/>
          <w:color w:val="000000" w:themeColor="text1"/>
          <w:sz w:val="20"/>
          <w:szCs w:val="20"/>
        </w:rPr>
        <w:t xml:space="preserve">Transition requirement to the Open_400V_SolidStateSw_ 2 state </w:t>
      </w:r>
      <w:r>
        <w:rPr>
          <w:rFonts w:eastAsia="Arial"/>
          <w:color w:val="000000" w:themeColor="text1"/>
          <w:sz w:val="20"/>
          <w:szCs w:val="20"/>
        </w:rPr>
        <w:t>when</w:t>
      </w:r>
      <w:r w:rsidRPr="0049364E">
        <w:rPr>
          <w:rFonts w:eastAsia="Arial"/>
          <w:color w:val="000000" w:themeColor="text1"/>
          <w:sz w:val="20"/>
          <w:szCs w:val="20"/>
        </w:rPr>
        <w:t xml:space="preserve"> Emergency_FaultyShutdown is </w:t>
      </w:r>
      <w:r>
        <w:rPr>
          <w:rFonts w:eastAsia="Arial"/>
          <w:color w:val="000000" w:themeColor="text1"/>
          <w:sz w:val="20"/>
          <w:szCs w:val="20"/>
        </w:rPr>
        <w:t>provided</w:t>
      </w:r>
      <w:r w:rsidRPr="0049364E">
        <w:rPr>
          <w:rFonts w:eastAsia="Arial"/>
          <w:color w:val="000000" w:themeColor="text1"/>
          <w:sz w:val="20"/>
          <w:szCs w:val="20"/>
        </w:rPr>
        <w:t>.</w:t>
      </w:r>
    </w:p>
    <w:tbl>
      <w:tblPr>
        <w:tblW w:w="9300" w:type="dxa"/>
        <w:tblInd w:w="103" w:type="dxa"/>
        <w:tblLook w:val="06A0" w:firstRow="1" w:lastRow="0" w:firstColumn="1" w:lastColumn="0" w:noHBand="1" w:noVBand="1"/>
      </w:tblPr>
      <w:tblGrid>
        <w:gridCol w:w="1456"/>
        <w:gridCol w:w="7844"/>
      </w:tblGrid>
      <w:tr w:rsidR="0049364E" w:rsidRPr="00123177" w14:paraId="450EAE54"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150BC3C" w14:textId="77777777" w:rsidR="0049364E" w:rsidRPr="00123177" w:rsidRDefault="0049364E"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152157B" w14:textId="77777777" w:rsidR="0049364E" w:rsidRPr="00123177" w:rsidRDefault="0049364E" w:rsidP="00535342">
            <w:r w:rsidRPr="00123177">
              <w:rPr>
                <w:rFonts w:eastAsia="Arial"/>
                <w:b/>
                <w:bCs/>
                <w:color w:val="000000" w:themeColor="text1"/>
                <w:szCs w:val="20"/>
              </w:rPr>
              <w:t>Description</w:t>
            </w:r>
          </w:p>
        </w:tc>
      </w:tr>
      <w:tr w:rsidR="0049364E" w:rsidRPr="00123177" w14:paraId="6B92C73E" w14:textId="77777777" w:rsidTr="004C1074">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5F42B185" w14:textId="77777777" w:rsidR="0049364E" w:rsidRPr="00123177" w:rsidRDefault="0049364E"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A11AED" w14:textId="1FAAA9E0" w:rsidR="0049364E" w:rsidRPr="00123177" w:rsidRDefault="0049364E" w:rsidP="00535342">
            <w:r w:rsidRPr="00123177">
              <w:rPr>
                <w:rFonts w:eastAsia="Arial"/>
                <w:color w:val="000000" w:themeColor="text1"/>
              </w:rPr>
              <w:t>SWRS_APP_STATE_</w:t>
            </w:r>
            <w:r>
              <w:rPr>
                <w:rFonts w:eastAsia="Arial"/>
                <w:color w:val="000000" w:themeColor="text1"/>
              </w:rPr>
              <w:t>53</w:t>
            </w:r>
          </w:p>
        </w:tc>
      </w:tr>
      <w:tr w:rsidR="0049364E" w:rsidRPr="00123177" w14:paraId="46C03395" w14:textId="77777777" w:rsidTr="004C1074">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78F28ADC" w14:textId="77777777" w:rsidR="0049364E" w:rsidRPr="00123177" w:rsidRDefault="0049364E" w:rsidP="00535342">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C60526" w14:textId="6A980D13" w:rsidR="0049364E" w:rsidRPr="00123177" w:rsidRDefault="0049364E" w:rsidP="00535342">
            <w:pPr>
              <w:rPr>
                <w:rFonts w:eastAsia="Arial"/>
                <w:color w:val="000000" w:themeColor="text1"/>
              </w:rPr>
            </w:pPr>
            <w:r w:rsidRPr="00123177">
              <w:rPr>
                <w:rFonts w:eastAsia="Arial"/>
                <w:color w:val="000000" w:themeColor="text1"/>
              </w:rPr>
              <w:t>SDS-HVDCDC-</w:t>
            </w:r>
            <w:r>
              <w:rPr>
                <w:rFonts w:eastAsia="Arial"/>
                <w:color w:val="000000" w:themeColor="text1"/>
              </w:rPr>
              <w:t>410</w:t>
            </w:r>
          </w:p>
        </w:tc>
      </w:tr>
      <w:tr w:rsidR="0049364E" w:rsidRPr="00123177" w14:paraId="08F343B6" w14:textId="77777777" w:rsidTr="004C1074">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5687BE7C" w14:textId="77777777" w:rsidR="0049364E" w:rsidRPr="00123177" w:rsidRDefault="0049364E"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A36F58" w14:textId="77777777" w:rsidR="0049364E" w:rsidRPr="00123177" w:rsidRDefault="0049364E" w:rsidP="00535342">
            <w:pPr>
              <w:rPr>
                <w:rFonts w:eastAsia="Arial"/>
                <w:color w:val="000000" w:themeColor="text1"/>
              </w:rPr>
            </w:pPr>
            <w:r>
              <w:t>Pre C</w:t>
            </w:r>
            <w:r w:rsidRPr="00123177">
              <w:t>-Sample/PF</w:t>
            </w:r>
            <w:r>
              <w:t>3</w:t>
            </w:r>
            <w:r w:rsidRPr="00123177">
              <w:t>.0</w:t>
            </w:r>
            <w:r>
              <w:t xml:space="preserve"> Phase-2</w:t>
            </w:r>
          </w:p>
        </w:tc>
      </w:tr>
      <w:tr w:rsidR="0049364E" w:rsidRPr="00123177" w14:paraId="052FCFDF" w14:textId="77777777" w:rsidTr="004C1074">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77794E31" w14:textId="77777777" w:rsidR="0049364E" w:rsidRPr="00741DF8" w:rsidRDefault="0049364E"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B9AD08" w14:textId="2C3DD6B1" w:rsidR="0049364E" w:rsidRPr="00741DF8" w:rsidRDefault="0049364E" w:rsidP="00535342">
            <w:pPr>
              <w:rPr>
                <w:rFonts w:eastAsia="Arial"/>
                <w:color w:val="000000" w:themeColor="text1"/>
                <w:szCs w:val="20"/>
              </w:rPr>
            </w:pPr>
            <w:r w:rsidRPr="00741DF8">
              <w:rPr>
                <w:rFonts w:eastAsia="Arial"/>
                <w:color w:val="000000" w:themeColor="text1"/>
                <w:szCs w:val="20"/>
              </w:rPr>
              <w:t xml:space="preserve">The application shall be able to transit to substate </w:t>
            </w:r>
            <w:r>
              <w:rPr>
                <w:rFonts w:eastAsia="Arial"/>
                <w:color w:val="000000" w:themeColor="text1"/>
                <w:szCs w:val="20"/>
              </w:rPr>
              <w:t>“</w:t>
            </w:r>
            <w:r w:rsidRPr="0049364E">
              <w:rPr>
                <w:rFonts w:eastAsia="Arial"/>
                <w:color w:val="000000" w:themeColor="text1"/>
                <w:szCs w:val="20"/>
              </w:rPr>
              <w:t>Open_400V_SolidStateSw_ 2</w:t>
            </w:r>
            <w:r>
              <w:rPr>
                <w:rFonts w:eastAsia="Arial"/>
                <w:color w:val="000000" w:themeColor="text1"/>
                <w:szCs w:val="20"/>
              </w:rPr>
              <w:t>”</w:t>
            </w:r>
            <w:r w:rsidRPr="0049364E">
              <w:rPr>
                <w:rFonts w:eastAsia="Arial"/>
                <w:color w:val="000000" w:themeColor="text1"/>
                <w:szCs w:val="20"/>
              </w:rPr>
              <w:t xml:space="preserve"> state</w:t>
            </w:r>
            <w:r w:rsidRPr="00741DF8">
              <w:rPr>
                <w:rFonts w:eastAsia="Arial"/>
                <w:color w:val="000000" w:themeColor="text1"/>
                <w:szCs w:val="20"/>
              </w:rPr>
              <w:t xml:space="preserve"> </w:t>
            </w:r>
            <w:r>
              <w:rPr>
                <w:rFonts w:eastAsia="Arial"/>
                <w:color w:val="000000" w:themeColor="text1"/>
                <w:szCs w:val="20"/>
              </w:rPr>
              <w:t>When</w:t>
            </w:r>
            <w:r w:rsidRPr="00741DF8">
              <w:rPr>
                <w:rFonts w:eastAsia="Arial"/>
                <w:color w:val="000000" w:themeColor="text1"/>
                <w:szCs w:val="20"/>
              </w:rPr>
              <w:t xml:space="preserve"> </w:t>
            </w:r>
            <w:r w:rsidRPr="0049364E">
              <w:rPr>
                <w:rFonts w:eastAsia="Arial"/>
                <w:color w:val="000000" w:themeColor="text1"/>
                <w:szCs w:val="20"/>
              </w:rPr>
              <w:t>Emergency_FaultyShutdown</w:t>
            </w:r>
            <w:r>
              <w:rPr>
                <w:rFonts w:eastAsia="Arial"/>
                <w:color w:val="000000" w:themeColor="text1"/>
                <w:szCs w:val="20"/>
              </w:rPr>
              <w:t xml:space="preserve"> is provided</w:t>
            </w:r>
            <w:r w:rsidRPr="00741DF8">
              <w:rPr>
                <w:rFonts w:eastAsia="Arial"/>
                <w:color w:val="000000" w:themeColor="text1"/>
                <w:szCs w:val="20"/>
              </w:rPr>
              <w:t>.</w:t>
            </w:r>
          </w:p>
        </w:tc>
      </w:tr>
      <w:tr w:rsidR="0049364E" w:rsidRPr="00123177" w14:paraId="68FB751F"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64647D3" w14:textId="77777777" w:rsidR="0049364E" w:rsidRPr="00123177" w:rsidRDefault="0049364E" w:rsidP="00535342">
            <w:r w:rsidRPr="00123177">
              <w:rPr>
                <w:rFonts w:eastAsia="Arial"/>
                <w:color w:val="000000" w:themeColor="text1"/>
                <w:szCs w:val="20"/>
              </w:rPr>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3E2AC4" w14:textId="77777777" w:rsidR="0049364E" w:rsidRPr="0049364E" w:rsidRDefault="0049364E" w:rsidP="00535342">
            <w:pPr>
              <w:rPr>
                <w:rFonts w:eastAsia="Arial"/>
                <w:color w:val="000000" w:themeColor="text1"/>
                <w:szCs w:val="20"/>
              </w:rPr>
            </w:pPr>
            <w:r w:rsidRPr="0049364E">
              <w:rPr>
                <w:rFonts w:eastAsia="Arial"/>
                <w:color w:val="000000" w:themeColor="text1"/>
                <w:szCs w:val="20"/>
              </w:rPr>
              <w:t>No Such derived requirement is applicable.</w:t>
            </w:r>
          </w:p>
        </w:tc>
      </w:tr>
      <w:tr w:rsidR="0049364E" w:rsidRPr="00123177" w14:paraId="44BB7ACC"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1C910E3" w14:textId="77777777" w:rsidR="0049364E" w:rsidRPr="00123177" w:rsidRDefault="0049364E"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999A25" w14:textId="77777777" w:rsidR="0049364E" w:rsidRPr="00123177" w:rsidRDefault="0049364E" w:rsidP="00535342">
            <w:r w:rsidRPr="00123177">
              <w:rPr>
                <w:rFonts w:eastAsia="Arial"/>
                <w:color w:val="000000" w:themeColor="text1"/>
                <w:szCs w:val="20"/>
              </w:rPr>
              <w:t>No Specific access restrictions is applicable.</w:t>
            </w:r>
          </w:p>
        </w:tc>
      </w:tr>
      <w:tr w:rsidR="004C1074" w:rsidRPr="00123177" w14:paraId="75AAB01D"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762B987" w14:textId="77777777" w:rsidR="004C1074" w:rsidRPr="00123177" w:rsidRDefault="004C1074" w:rsidP="004C1074">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B00DDE" w14:textId="77777777" w:rsidR="004C1074" w:rsidRDefault="004C1074" w:rsidP="004C1074">
            <w:pPr>
              <w:pStyle w:val="NormalWeb"/>
              <w:spacing w:before="0" w:beforeAutospacing="0" w:after="0" w:afterAutospacing="0"/>
            </w:pPr>
            <w:r>
              <w:t>1. Set the 800V side (high side) voltage of the power module to greater than 480V(e.g. 540V)</w:t>
            </w:r>
          </w:p>
          <w:p w14:paraId="2B10C236" w14:textId="77777777" w:rsidR="004C1074" w:rsidRDefault="004C1074" w:rsidP="004C1074">
            <w:pPr>
              <w:pStyle w:val="NormalWeb"/>
              <w:spacing w:before="0" w:beforeAutospacing="0" w:after="0" w:afterAutospacing="0"/>
            </w:pPr>
            <w:r>
              <w:t>2. Send NHVDCDCCommand as 0x01 ("Enable") using the CAN interface.</w:t>
            </w:r>
          </w:p>
          <w:p w14:paraId="3CF74CD0" w14:textId="77777777" w:rsidR="004C1074" w:rsidRDefault="004C1074" w:rsidP="004C1074">
            <w:pPr>
              <w:pStyle w:val="NormalWeb"/>
              <w:spacing w:before="0" w:beforeAutospacing="0" w:after="0" w:afterAutospacing="0"/>
            </w:pPr>
            <w:r>
              <w:t>3. The power module status shall be Enabled.</w:t>
            </w:r>
          </w:p>
          <w:p w14:paraId="51744C94" w14:textId="73AB174B" w:rsidR="004C1074" w:rsidRPr="00123177" w:rsidRDefault="004C1074" w:rsidP="004C1074">
            <w:pPr>
              <w:spacing w:line="259" w:lineRule="auto"/>
            </w:pPr>
            <w:r>
              <w:lastRenderedPageBreak/>
              <w:t>4. T</w:t>
            </w:r>
            <w:r w:rsidRPr="004C1074">
              <w:t>he</w:t>
            </w:r>
            <w:r>
              <w:t xml:space="preserve"> </w:t>
            </w:r>
            <w:r w:rsidRPr="004C1074">
              <w:t>precharge</w:t>
            </w:r>
            <w:r>
              <w:t xml:space="preserve"> </w:t>
            </w:r>
            <w:r w:rsidRPr="004C1074">
              <w:t>contactor</w:t>
            </w:r>
            <w:r>
              <w:t xml:space="preserve"> </w:t>
            </w:r>
            <w:r w:rsidRPr="004C1074">
              <w:t>is</w:t>
            </w:r>
            <w:r>
              <w:t xml:space="preserve"> </w:t>
            </w:r>
            <w:r w:rsidRPr="004C1074">
              <w:t>confirmed</w:t>
            </w:r>
            <w:r>
              <w:t xml:space="preserve"> </w:t>
            </w:r>
            <w:r w:rsidRPr="004C1074">
              <w:t>to</w:t>
            </w:r>
            <w:r>
              <w:t xml:space="preserve"> </w:t>
            </w:r>
            <w:r w:rsidRPr="004C1074">
              <w:t>be</w:t>
            </w:r>
            <w:r>
              <w:t xml:space="preserve"> </w:t>
            </w:r>
            <w:r w:rsidRPr="004C1074">
              <w:t>open</w:t>
            </w:r>
          </w:p>
        </w:tc>
      </w:tr>
      <w:tr w:rsidR="004C1074" w:rsidRPr="00123177" w14:paraId="35DFB75C"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0334D62" w14:textId="77777777" w:rsidR="004C1074" w:rsidRPr="00123177" w:rsidRDefault="004C1074" w:rsidP="004C1074">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7899F5" w14:textId="77777777" w:rsidR="004C1074" w:rsidRDefault="004C1074" w:rsidP="004C1074">
            <w:pPr>
              <w:pStyle w:val="NormalWeb"/>
              <w:spacing w:before="60" w:beforeAutospacing="0" w:after="60" w:afterAutospacing="0"/>
            </w:pPr>
            <w:r>
              <w:t>Below CAN messages are observed</w:t>
            </w:r>
          </w:p>
          <w:p w14:paraId="12ED9794" w14:textId="563CD4CD" w:rsidR="004C1074" w:rsidRDefault="004C1074" w:rsidP="004C1074">
            <w:pPr>
              <w:pStyle w:val="NormalWeb"/>
              <w:spacing w:before="60" w:beforeAutospacing="0" w:after="60" w:afterAutospacing="0"/>
              <w:rPr>
                <w:rFonts w:ascii="Calibri" w:hAnsi="Calibri" w:cs="Calibri"/>
                <w:sz w:val="22"/>
                <w:szCs w:val="22"/>
              </w:rPr>
            </w:pPr>
          </w:p>
          <w:p w14:paraId="10D85797" w14:textId="374E69C7" w:rsidR="004C1074" w:rsidRDefault="004C1074" w:rsidP="004C1074">
            <w:pPr>
              <w:pStyle w:val="NormalWeb"/>
              <w:spacing w:before="0" w:beforeAutospacing="0" w:after="0" w:afterAutospacing="0"/>
              <w:rPr>
                <w:color w:val="000000"/>
              </w:rPr>
            </w:pPr>
            <w:r>
              <w:rPr>
                <w:color w:val="000000"/>
              </w:rPr>
              <w:t>NHVDCDCStatusDebug @ HVDCDC_Debug is set to 0x12 ("</w:t>
            </w:r>
            <w:r w:rsidRPr="004C1074">
              <w:rPr>
                <w:color w:val="000000"/>
              </w:rPr>
              <w:t xml:space="preserve">Faulty_Enable400VAD_NHVDCDCStatusDebug_NW </w:t>
            </w:r>
            <w:r>
              <w:rPr>
                <w:color w:val="000000"/>
              </w:rPr>
              <w:t>")</w:t>
            </w:r>
          </w:p>
          <w:p w14:paraId="3B2C8464" w14:textId="71CCC67D" w:rsidR="004C1074" w:rsidRPr="00123177" w:rsidRDefault="00821A0D" w:rsidP="004C1074">
            <w:pPr>
              <w:spacing w:line="259" w:lineRule="auto"/>
              <w:rPr>
                <w:rFonts w:eastAsia="Arial"/>
                <w:color w:val="000000" w:themeColor="text1"/>
                <w:szCs w:val="20"/>
              </w:rPr>
            </w:pPr>
            <w:r w:rsidRPr="00821A0D">
              <w:rPr>
                <w:color w:val="000000"/>
              </w:rPr>
              <w:t>NHVDCDCFaultyShutdown</w:t>
            </w:r>
            <w:r>
              <w:rPr>
                <w:color w:val="000000"/>
              </w:rPr>
              <w:t xml:space="preserve"> @</w:t>
            </w:r>
            <w:r>
              <w:t xml:space="preserve"> </w:t>
            </w:r>
            <w:r w:rsidRPr="00821A0D">
              <w:rPr>
                <w:color w:val="000000"/>
              </w:rPr>
              <w:t>HVDCDC_Status1</w:t>
            </w:r>
            <w:r w:rsidR="004C1074">
              <w:rPr>
                <w:color w:val="000000"/>
              </w:rPr>
              <w:t> </w:t>
            </w:r>
            <w:r>
              <w:rPr>
                <w:color w:val="000000"/>
              </w:rPr>
              <w:t xml:space="preserve">is set to </w:t>
            </w:r>
            <w:r w:rsidRPr="00821A0D">
              <w:rPr>
                <w:color w:val="000000"/>
              </w:rPr>
              <w:t>0x2</w:t>
            </w:r>
            <w:r>
              <w:rPr>
                <w:color w:val="000000"/>
              </w:rPr>
              <w:t xml:space="preserve"> (</w:t>
            </w:r>
            <w:r w:rsidRPr="00821A0D">
              <w:rPr>
                <w:color w:val="000000"/>
              </w:rPr>
              <w:t>"Emergency_FaultyShutdown"</w:t>
            </w:r>
            <w:r>
              <w:rPr>
                <w:color w:val="000000"/>
              </w:rPr>
              <w:t>)</w:t>
            </w:r>
          </w:p>
        </w:tc>
      </w:tr>
      <w:tr w:rsidR="004C1074" w:rsidRPr="00123177" w14:paraId="098C7F30"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28A25C0" w14:textId="77777777" w:rsidR="004C1074" w:rsidRPr="00123177" w:rsidRDefault="004C1074" w:rsidP="004C1074">
            <w:r w:rsidRPr="00123177">
              <w:rPr>
                <w:rFonts w:eastAsia="Arial"/>
                <w:color w:val="000000" w:themeColor="text1"/>
                <w:szCs w:val="20"/>
              </w:rPr>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2E10AF" w14:textId="77777777" w:rsidR="004C1074" w:rsidRDefault="004C1074" w:rsidP="004C1074">
            <w:pPr>
              <w:pStyle w:val="NormalWeb"/>
              <w:spacing w:before="60" w:beforeAutospacing="0" w:after="60" w:afterAutospacing="0"/>
            </w:pPr>
            <w:r>
              <w:t>The HVDCDC application does transits to the "Faulty_PowerDn_SafeState" state from the “Open_PreCharge_Ctt” substate of the "Faulty" state after the defined the calibratable timeout when the below conditions are met,</w:t>
            </w:r>
          </w:p>
          <w:p w14:paraId="7542D267" w14:textId="77777777" w:rsidR="004C1074" w:rsidRDefault="004C1074" w:rsidP="004C1074">
            <w:pPr>
              <w:pStyle w:val="NormalWeb"/>
              <w:spacing w:before="60" w:beforeAutospacing="0" w:after="60" w:afterAutospacing="0"/>
            </w:pPr>
            <w:r>
              <w:t xml:space="preserve">1. Set the 800V side (high side) voltage of the power module to greater than 480V(e.g. 540V) </w:t>
            </w:r>
          </w:p>
          <w:p w14:paraId="1F8EA88A" w14:textId="77777777" w:rsidR="004C1074" w:rsidRDefault="004C1074" w:rsidP="004C1074">
            <w:pPr>
              <w:pStyle w:val="NormalWeb"/>
              <w:spacing w:before="0" w:beforeAutospacing="0" w:after="0" w:afterAutospacing="0"/>
            </w:pPr>
            <w:r>
              <w:t>2. The power module status shall be Enabled.</w:t>
            </w:r>
          </w:p>
          <w:p w14:paraId="3EE477FF" w14:textId="77777777" w:rsidR="004C1074" w:rsidRDefault="004C1074" w:rsidP="004C1074">
            <w:pPr>
              <w:pStyle w:val="NormalWeb"/>
              <w:spacing w:before="60" w:beforeAutospacing="0" w:after="60" w:afterAutospacing="0"/>
            </w:pPr>
            <w:r>
              <w:t xml:space="preserve">3. Open the solid state switch on the 400V side </w:t>
            </w:r>
          </w:p>
          <w:p w14:paraId="5C7A2BAD" w14:textId="77777777" w:rsidR="004C1074" w:rsidRDefault="004C1074" w:rsidP="004C1074">
            <w:pPr>
              <w:pStyle w:val="NormalWeb"/>
              <w:spacing w:before="60" w:beforeAutospacing="0" w:after="60" w:afterAutospacing="0"/>
              <w:rPr>
                <w:color w:val="000000"/>
              </w:rPr>
            </w:pPr>
            <w:r>
              <w:t xml:space="preserve">4. </w:t>
            </w:r>
            <w:r>
              <w:rPr>
                <w:color w:val="000000"/>
              </w:rPr>
              <w:t>NHVDCDCStatus @ HVDCDC_Status1 is set to 0x6("</w:t>
            </w:r>
            <w:r w:rsidRPr="004C1074">
              <w:rPr>
                <w:color w:val="000000"/>
              </w:rPr>
              <w:t xml:space="preserve">Faulty_NHVDCDCStatus_NW </w:t>
            </w:r>
            <w:r>
              <w:rPr>
                <w:color w:val="000000"/>
              </w:rPr>
              <w:t>")</w:t>
            </w:r>
          </w:p>
          <w:p w14:paraId="55EA7C8A" w14:textId="073BBAEF" w:rsidR="004C1074" w:rsidRDefault="004C1074" w:rsidP="004C1074">
            <w:pPr>
              <w:pStyle w:val="NormalWeb"/>
              <w:spacing w:before="0" w:beforeAutospacing="0" w:after="0" w:afterAutospacing="0"/>
              <w:rPr>
                <w:color w:val="000000"/>
              </w:rPr>
            </w:pPr>
            <w:r>
              <w:rPr>
                <w:color w:val="000000"/>
              </w:rPr>
              <w:t>5. NHVDCDCStatusDebug @ HVDCDC_Debug is set to 0x12 ("</w:t>
            </w:r>
            <w:r w:rsidRPr="004C1074">
              <w:rPr>
                <w:color w:val="000000"/>
              </w:rPr>
              <w:t xml:space="preserve">Faulty_Enable400VAD_NHVDCDCStatusDebug_NW </w:t>
            </w:r>
            <w:r>
              <w:rPr>
                <w:color w:val="000000"/>
              </w:rPr>
              <w:t>")</w:t>
            </w:r>
          </w:p>
          <w:p w14:paraId="231C238C" w14:textId="1A57366E" w:rsidR="004C1074" w:rsidRPr="00123177" w:rsidRDefault="00821A0D" w:rsidP="004C1074">
            <w:pPr>
              <w:spacing w:line="259" w:lineRule="auto"/>
              <w:rPr>
                <w:rFonts w:eastAsia="Arial"/>
              </w:rPr>
            </w:pPr>
            <w:r>
              <w:t xml:space="preserve">6. </w:t>
            </w:r>
            <w:r w:rsidRPr="00821A0D">
              <w:rPr>
                <w:color w:val="000000"/>
              </w:rPr>
              <w:t>NHVDCDCFaultyShutdown</w:t>
            </w:r>
            <w:r>
              <w:rPr>
                <w:color w:val="000000"/>
              </w:rPr>
              <w:t xml:space="preserve"> @</w:t>
            </w:r>
            <w:r>
              <w:t xml:space="preserve"> </w:t>
            </w:r>
            <w:r w:rsidRPr="00821A0D">
              <w:rPr>
                <w:color w:val="000000"/>
              </w:rPr>
              <w:t>HVDCDC_Status1</w:t>
            </w:r>
            <w:r>
              <w:rPr>
                <w:color w:val="000000"/>
              </w:rPr>
              <w:t xml:space="preserve"> is set to </w:t>
            </w:r>
            <w:r w:rsidRPr="00821A0D">
              <w:rPr>
                <w:color w:val="000000"/>
              </w:rPr>
              <w:t>0x2</w:t>
            </w:r>
            <w:r>
              <w:rPr>
                <w:color w:val="000000"/>
              </w:rPr>
              <w:t xml:space="preserve"> (</w:t>
            </w:r>
            <w:r w:rsidRPr="00821A0D">
              <w:rPr>
                <w:color w:val="000000"/>
              </w:rPr>
              <w:t>"Emergency_FaultyShutdown"</w:t>
            </w:r>
            <w:r>
              <w:rPr>
                <w:color w:val="000000"/>
              </w:rPr>
              <w:t>)</w:t>
            </w:r>
          </w:p>
        </w:tc>
      </w:tr>
      <w:tr w:rsidR="0049364E" w:rsidRPr="00123177" w14:paraId="34D07C63"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DF8194B" w14:textId="77777777" w:rsidR="0049364E" w:rsidRPr="00123177" w:rsidRDefault="0049364E" w:rsidP="00535342">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EF4FAD" w14:textId="77777777" w:rsidR="0049364E" w:rsidRPr="00123177" w:rsidRDefault="0049364E" w:rsidP="00535342">
            <w:r w:rsidRPr="00123177">
              <w:t>No such mandatory fields is applicable.</w:t>
            </w:r>
          </w:p>
        </w:tc>
      </w:tr>
      <w:tr w:rsidR="0049364E" w:rsidRPr="00123177" w14:paraId="401C6356"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D40A1F4" w14:textId="77777777" w:rsidR="0049364E" w:rsidRPr="00123177" w:rsidRDefault="0049364E" w:rsidP="00535342">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91EC1F" w14:textId="6D1F0072" w:rsidR="0049364E" w:rsidRPr="004C1074" w:rsidRDefault="004C1074" w:rsidP="004C1074">
            <w:pPr>
              <w:pStyle w:val="NormalWeb"/>
              <w:spacing w:before="60" w:beforeAutospacing="0" w:after="60" w:afterAutospacing="0"/>
              <w:rPr>
                <w:color w:val="000000"/>
              </w:rPr>
            </w:pPr>
            <w:r>
              <w:rPr>
                <w:color w:val="000000"/>
              </w:rPr>
              <w:t>NHVDCDCStatus @ HVDCDC_Status1 is set to 0x6("</w:t>
            </w:r>
            <w:r w:rsidRPr="004C1074">
              <w:rPr>
                <w:color w:val="000000"/>
              </w:rPr>
              <w:t xml:space="preserve">Faulty_NHVDCDCStatus_NW </w:t>
            </w:r>
            <w:r>
              <w:rPr>
                <w:color w:val="000000"/>
              </w:rPr>
              <w:t>")</w:t>
            </w:r>
          </w:p>
        </w:tc>
      </w:tr>
      <w:tr w:rsidR="0049364E" w:rsidRPr="00123177" w14:paraId="7E68EFFD"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C1BC0AC" w14:textId="77777777" w:rsidR="0049364E" w:rsidRPr="00123177" w:rsidRDefault="0049364E" w:rsidP="00535342">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BB4592" w14:textId="77777777" w:rsidR="0049364E" w:rsidRPr="00123177" w:rsidRDefault="0049364E" w:rsidP="00535342">
            <w:r w:rsidRPr="00123177">
              <w:rPr>
                <w:szCs w:val="20"/>
              </w:rPr>
              <w:t>Default values shall be applicable with respect to Pre-Loaded Values</w:t>
            </w:r>
          </w:p>
        </w:tc>
      </w:tr>
      <w:tr w:rsidR="0049364E" w:rsidRPr="00123177" w14:paraId="67EC4A7D"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ACBCA27" w14:textId="77777777" w:rsidR="0049364E" w:rsidRPr="00123177" w:rsidRDefault="0049364E" w:rsidP="00535342">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16FCC8" w14:textId="77777777" w:rsidR="0049364E" w:rsidRPr="00123177" w:rsidRDefault="0049364E" w:rsidP="00535342">
            <w:r w:rsidRPr="00123177">
              <w:t>Valid range of Values is not applicable</w:t>
            </w:r>
          </w:p>
        </w:tc>
      </w:tr>
      <w:tr w:rsidR="0049364E" w:rsidRPr="00123177" w14:paraId="6DB3A617"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EF28256" w14:textId="77777777" w:rsidR="0049364E" w:rsidRPr="00123177" w:rsidRDefault="0049364E" w:rsidP="00535342">
            <w:r w:rsidRPr="00123177">
              <w:rPr>
                <w:rFonts w:eastAsia="Arial"/>
                <w:color w:val="000000" w:themeColor="text1"/>
                <w:szCs w:val="20"/>
              </w:rPr>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7F10C8" w14:textId="77777777" w:rsidR="0049364E" w:rsidRPr="00123177" w:rsidRDefault="0049364E" w:rsidP="00535342">
            <w:r w:rsidRPr="00123177">
              <w:rPr>
                <w:szCs w:val="20"/>
              </w:rPr>
              <w:t>Data latency period is not applicable</w:t>
            </w:r>
          </w:p>
        </w:tc>
      </w:tr>
      <w:tr w:rsidR="0049364E" w:rsidRPr="00123177" w14:paraId="52A4698E"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FF7AD9A" w14:textId="77777777" w:rsidR="0049364E" w:rsidRPr="00123177" w:rsidRDefault="0049364E" w:rsidP="00535342">
            <w:r w:rsidRPr="00123177">
              <w:rPr>
                <w:rFonts w:eastAsia="Arial"/>
                <w:color w:val="000000" w:themeColor="text1"/>
                <w:szCs w:val="20"/>
              </w:rPr>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CBC07D" w14:textId="77777777" w:rsidR="0049364E" w:rsidRPr="00123177" w:rsidRDefault="0049364E" w:rsidP="00535342">
            <w:r w:rsidRPr="00123177">
              <w:rPr>
                <w:szCs w:val="20"/>
              </w:rPr>
              <w:t>Data Retention period is not applicable.</w:t>
            </w:r>
          </w:p>
        </w:tc>
      </w:tr>
      <w:tr w:rsidR="0049364E" w:rsidRPr="00123177" w14:paraId="7412A094"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8724707" w14:textId="77777777" w:rsidR="0049364E" w:rsidRPr="00123177" w:rsidRDefault="0049364E" w:rsidP="00535342">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1B943D" w14:textId="77777777" w:rsidR="0049364E" w:rsidRPr="00123177" w:rsidRDefault="0049364E" w:rsidP="00535342">
            <w:r w:rsidRPr="00123177">
              <w:rPr>
                <w:szCs w:val="20"/>
              </w:rPr>
              <w:t>Data rate is not applicable.</w:t>
            </w:r>
          </w:p>
        </w:tc>
      </w:tr>
      <w:tr w:rsidR="0049364E" w:rsidRPr="00123177" w14:paraId="69274B2A"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9A7455B" w14:textId="77777777" w:rsidR="0049364E" w:rsidRPr="00123177" w:rsidRDefault="0049364E" w:rsidP="00535342">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1C63A3" w14:textId="77777777" w:rsidR="0049364E" w:rsidRPr="00123177" w:rsidRDefault="0049364E" w:rsidP="00535342">
            <w:pPr>
              <w:spacing w:line="259" w:lineRule="auto"/>
              <w:rPr>
                <w:rFonts w:eastAsia="Arial"/>
                <w:color w:val="000000" w:themeColor="text1"/>
                <w:szCs w:val="20"/>
              </w:rPr>
            </w:pPr>
            <w:r w:rsidRPr="00123177">
              <w:rPr>
                <w:szCs w:val="20"/>
              </w:rPr>
              <w:t>External event is not required.</w:t>
            </w:r>
          </w:p>
        </w:tc>
      </w:tr>
      <w:tr w:rsidR="0049364E" w:rsidRPr="00123177" w14:paraId="77AE0923"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37B7A47" w14:textId="77777777" w:rsidR="0049364E" w:rsidRPr="00123177" w:rsidRDefault="0049364E" w:rsidP="00535342">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0EBE79" w14:textId="77777777" w:rsidR="0049364E" w:rsidRPr="00123177" w:rsidRDefault="0049364E" w:rsidP="00535342">
            <w:r w:rsidRPr="00123177">
              <w:rPr>
                <w:szCs w:val="20"/>
              </w:rPr>
              <w:t>Temporal event is not applicable.</w:t>
            </w:r>
          </w:p>
        </w:tc>
      </w:tr>
      <w:tr w:rsidR="0049364E" w:rsidRPr="00123177" w14:paraId="212F4C69"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AA1741B" w14:textId="77777777" w:rsidR="0049364E" w:rsidRPr="00123177" w:rsidRDefault="0049364E" w:rsidP="00535342">
            <w:r w:rsidRPr="00123177">
              <w:rPr>
                <w:rFonts w:eastAsia="Arial"/>
                <w:color w:val="000000" w:themeColor="text1"/>
                <w:szCs w:val="20"/>
              </w:rPr>
              <w:t xml:space="preserve">Validation Rules/ </w:t>
            </w:r>
          </w:p>
          <w:p w14:paraId="4EF01B55" w14:textId="77777777" w:rsidR="0049364E" w:rsidRPr="00123177" w:rsidRDefault="0049364E" w:rsidP="00535342">
            <w:r w:rsidRPr="00123177">
              <w:rPr>
                <w:rFonts w:eastAsia="Arial"/>
                <w:color w:val="000000" w:themeColor="text1"/>
                <w:szCs w:val="20"/>
              </w:rPr>
              <w:lastRenderedPageBreak/>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230B8A" w14:textId="0DBB8F06" w:rsidR="0049364E" w:rsidRDefault="00821A0D" w:rsidP="00535342">
            <w:pPr>
              <w:pStyle w:val="TableText"/>
              <w:snapToGrid w:val="0"/>
              <w:rPr>
                <w:rFonts w:eastAsia="Arial"/>
                <w:color w:val="000000" w:themeColor="text1"/>
                <w:szCs w:val="20"/>
              </w:rPr>
            </w:pPr>
            <w:r>
              <w:lastRenderedPageBreak/>
              <w:t>Verify the CAN messages and CAN signal mentioned in input and out section on CANalyzer Tool.</w:t>
            </w:r>
          </w:p>
          <w:p w14:paraId="2C7E56CB" w14:textId="77777777" w:rsidR="00821A0D" w:rsidRDefault="00821A0D" w:rsidP="00821A0D">
            <w:pPr>
              <w:pStyle w:val="NormalWeb"/>
              <w:spacing w:before="0" w:beforeAutospacing="0" w:after="0" w:afterAutospacing="0"/>
              <w:rPr>
                <w:color w:val="000000"/>
              </w:rPr>
            </w:pPr>
            <w:r>
              <w:rPr>
                <w:color w:val="000000"/>
              </w:rPr>
              <w:lastRenderedPageBreak/>
              <w:t>NHVDCDCStatusDebug @ HVDCDC_Debug is set to 0x12 ("</w:t>
            </w:r>
            <w:r w:rsidRPr="004C1074">
              <w:rPr>
                <w:color w:val="000000"/>
              </w:rPr>
              <w:t xml:space="preserve">Faulty_Enable400VAD_NHVDCDCStatusDebug_NW </w:t>
            </w:r>
            <w:r>
              <w:rPr>
                <w:color w:val="000000"/>
              </w:rPr>
              <w:t>")</w:t>
            </w:r>
          </w:p>
          <w:p w14:paraId="6C555874" w14:textId="05D4834A" w:rsidR="00821A0D" w:rsidRPr="00123177" w:rsidRDefault="00821A0D" w:rsidP="00821A0D">
            <w:pPr>
              <w:pStyle w:val="TableText"/>
              <w:snapToGrid w:val="0"/>
            </w:pPr>
            <w:r w:rsidRPr="00821A0D">
              <w:rPr>
                <w:color w:val="000000"/>
              </w:rPr>
              <w:t>NHVDCDCFaultyShutdown</w:t>
            </w:r>
            <w:r>
              <w:rPr>
                <w:color w:val="000000"/>
              </w:rPr>
              <w:t xml:space="preserve"> @</w:t>
            </w:r>
            <w:r>
              <w:t xml:space="preserve"> </w:t>
            </w:r>
            <w:r w:rsidRPr="00821A0D">
              <w:rPr>
                <w:color w:val="000000"/>
              </w:rPr>
              <w:t>HVDCDC_Status1</w:t>
            </w:r>
            <w:r>
              <w:rPr>
                <w:color w:val="000000"/>
              </w:rPr>
              <w:t xml:space="preserve"> is set to </w:t>
            </w:r>
            <w:r w:rsidRPr="00821A0D">
              <w:rPr>
                <w:color w:val="000000"/>
              </w:rPr>
              <w:t>0x2</w:t>
            </w:r>
            <w:r>
              <w:rPr>
                <w:color w:val="000000"/>
              </w:rPr>
              <w:t xml:space="preserve"> (</w:t>
            </w:r>
            <w:r w:rsidRPr="00821A0D">
              <w:rPr>
                <w:color w:val="000000"/>
              </w:rPr>
              <w:t>"Emergency_FaultyShutdown"</w:t>
            </w:r>
            <w:r>
              <w:rPr>
                <w:color w:val="000000"/>
              </w:rPr>
              <w:t>)</w:t>
            </w:r>
          </w:p>
        </w:tc>
      </w:tr>
      <w:tr w:rsidR="0049364E" w:rsidRPr="00123177" w14:paraId="1A0AE37F"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E930BC6" w14:textId="77777777" w:rsidR="0049364E" w:rsidRPr="00123177" w:rsidRDefault="0049364E" w:rsidP="00535342">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37642C" w14:textId="77777777" w:rsidR="0049364E" w:rsidRPr="00123177" w:rsidRDefault="0049364E" w:rsidP="00535342">
            <w:r w:rsidRPr="00123177">
              <w:rPr>
                <w:szCs w:val="20"/>
              </w:rPr>
              <w:t>Constraints is not applicable.</w:t>
            </w:r>
          </w:p>
        </w:tc>
      </w:tr>
      <w:tr w:rsidR="0049364E" w:rsidRPr="00123177" w14:paraId="4DE50104"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EC64E1D" w14:textId="77777777" w:rsidR="0049364E" w:rsidRPr="00123177" w:rsidRDefault="0049364E" w:rsidP="00535342">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AF7340" w14:textId="77777777" w:rsidR="0049364E" w:rsidRPr="00123177" w:rsidRDefault="0049364E" w:rsidP="00535342">
            <w:r w:rsidRPr="00123177">
              <w:rPr>
                <w:szCs w:val="20"/>
              </w:rPr>
              <w:t>No effects on other system</w:t>
            </w:r>
          </w:p>
        </w:tc>
      </w:tr>
      <w:tr w:rsidR="0049364E" w:rsidRPr="00123177" w14:paraId="1C2780F8"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564DB14" w14:textId="77777777" w:rsidR="0049364E" w:rsidRPr="00123177" w:rsidRDefault="0049364E" w:rsidP="00535342">
            <w:r w:rsidRPr="00123177">
              <w:rPr>
                <w:rFonts w:eastAsia="Arial"/>
                <w:color w:val="000000" w:themeColor="text1"/>
                <w:szCs w:val="20"/>
              </w:rPr>
              <w:t>Testability with respect to test environment</w:t>
            </w:r>
          </w:p>
          <w:p w14:paraId="69358C4B" w14:textId="77777777" w:rsidR="0049364E" w:rsidRPr="00123177" w:rsidRDefault="0049364E" w:rsidP="00535342">
            <w:r w:rsidRPr="00123177">
              <w:rPr>
                <w:rFonts w:eastAsia="Arial"/>
                <w:color w:val="000000" w:themeColor="text1"/>
                <w:szCs w:val="20"/>
              </w:rPr>
              <w:t>(Yes/No)</w:t>
            </w:r>
          </w:p>
          <w:p w14:paraId="46540704" w14:textId="77777777" w:rsidR="0049364E" w:rsidRPr="00123177" w:rsidRDefault="0049364E" w:rsidP="00535342">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9E0244" w14:textId="77777777" w:rsidR="0049364E" w:rsidRPr="00123177" w:rsidRDefault="0049364E" w:rsidP="00535342">
            <w:pPr>
              <w:pStyle w:val="TableText"/>
              <w:snapToGrid w:val="0"/>
            </w:pPr>
            <w:r w:rsidRPr="00123177">
              <w:t>YES</w:t>
            </w:r>
          </w:p>
          <w:p w14:paraId="68C9AE10" w14:textId="77777777" w:rsidR="0049364E" w:rsidRPr="00123177" w:rsidRDefault="0049364E" w:rsidP="00535342"/>
        </w:tc>
      </w:tr>
      <w:tr w:rsidR="0049364E" w:rsidRPr="00123177" w14:paraId="484B4C9E"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28B65D0" w14:textId="77777777" w:rsidR="0049364E" w:rsidRPr="00123177" w:rsidRDefault="0049364E" w:rsidP="00535342">
            <w:r w:rsidRPr="00123177">
              <w:rPr>
                <w:rFonts w:eastAsia="Arial"/>
                <w:color w:val="000000" w:themeColor="text1"/>
                <w:szCs w:val="20"/>
              </w:rPr>
              <w:t>Feasible within project constraints</w:t>
            </w:r>
          </w:p>
          <w:p w14:paraId="28CDAD7D" w14:textId="77777777" w:rsidR="0049364E" w:rsidRPr="00123177" w:rsidRDefault="0049364E" w:rsidP="00535342">
            <w:r w:rsidRPr="00123177">
              <w:rPr>
                <w:rFonts w:eastAsia="Arial"/>
                <w:color w:val="000000" w:themeColor="text1"/>
                <w:szCs w:val="20"/>
              </w:rPr>
              <w:t>(Yes/No)</w:t>
            </w:r>
          </w:p>
          <w:p w14:paraId="75854E7A" w14:textId="77777777" w:rsidR="0049364E" w:rsidRPr="00123177" w:rsidRDefault="0049364E" w:rsidP="00535342">
            <w:r w:rsidRPr="00123177">
              <w:rPr>
                <w:rFonts w:eastAsia="Arial"/>
                <w:i/>
                <w:iCs/>
                <w:color w:val="000000" w:themeColor="text1"/>
                <w:szCs w:val="20"/>
              </w:rPr>
              <w:t>Note: Add the impact 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2095C2" w14:textId="77777777" w:rsidR="0049364E" w:rsidRPr="00123177" w:rsidRDefault="0049364E" w:rsidP="00535342">
            <w:pPr>
              <w:pStyle w:val="TableText"/>
              <w:snapToGrid w:val="0"/>
            </w:pPr>
            <w:r w:rsidRPr="00123177">
              <w:t>YES</w:t>
            </w:r>
          </w:p>
          <w:p w14:paraId="7B1DFBA1" w14:textId="77777777" w:rsidR="0049364E" w:rsidRPr="00123177" w:rsidRDefault="0049364E" w:rsidP="00535342"/>
        </w:tc>
      </w:tr>
      <w:tr w:rsidR="0049364E" w:rsidRPr="00123177" w14:paraId="5056B78D"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BC7306E" w14:textId="77777777" w:rsidR="0049364E" w:rsidRPr="00123177" w:rsidRDefault="0049364E" w:rsidP="00535342">
            <w:r w:rsidRPr="00123177">
              <w:rPr>
                <w:rFonts w:eastAsia="Arial"/>
                <w:color w:val="000000" w:themeColor="text1"/>
                <w:szCs w:val="20"/>
              </w:rPr>
              <w:t>Critical</w:t>
            </w:r>
          </w:p>
          <w:p w14:paraId="73999611" w14:textId="77777777" w:rsidR="0049364E" w:rsidRPr="00123177" w:rsidRDefault="0049364E" w:rsidP="00535342">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1F0D86" w14:textId="77777777" w:rsidR="0049364E" w:rsidRPr="00123177" w:rsidRDefault="0049364E" w:rsidP="00535342">
            <w:r w:rsidRPr="00123177">
              <w:t>YES</w:t>
            </w:r>
          </w:p>
        </w:tc>
      </w:tr>
      <w:tr w:rsidR="0049364E" w:rsidRPr="00123177" w14:paraId="2B287497" w14:textId="77777777" w:rsidTr="004C1074">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9CC8F50" w14:textId="77777777" w:rsidR="0049364E" w:rsidRPr="00123177" w:rsidRDefault="0049364E" w:rsidP="00535342">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A2C9E7" w14:textId="77777777" w:rsidR="0049364E" w:rsidRPr="00123177" w:rsidRDefault="0049364E" w:rsidP="00535342">
            <w:r w:rsidRPr="00123177">
              <w:t>Acceptance Criteria for this requirement should be as per SECTION-6 ACCEPTANCE CRITERIA</w:t>
            </w:r>
          </w:p>
        </w:tc>
      </w:tr>
    </w:tbl>
    <w:p w14:paraId="4A0D9E3F" w14:textId="77777777" w:rsidR="0049364E" w:rsidRDefault="0049364E" w:rsidP="0049364E"/>
    <w:p w14:paraId="59003E2F" w14:textId="2D83CD1F" w:rsidR="0049364E" w:rsidRPr="0049364E" w:rsidRDefault="0049364E" w:rsidP="009E48DE">
      <w:pPr>
        <w:pStyle w:val="Heading5"/>
        <w:rPr>
          <w:rFonts w:eastAsia="Arial"/>
          <w:color w:val="000000" w:themeColor="text1"/>
          <w:sz w:val="20"/>
          <w:szCs w:val="20"/>
        </w:rPr>
      </w:pPr>
      <w:r w:rsidRPr="0049364E">
        <w:rPr>
          <w:rFonts w:eastAsia="Arial"/>
          <w:color w:val="000000" w:themeColor="text1"/>
          <w:sz w:val="20"/>
          <w:szCs w:val="20"/>
        </w:rPr>
        <w:t xml:space="preserve">Transition requirement to the Disable_PM_and_Active_Discharge_400V_2 state </w:t>
      </w:r>
      <w:r>
        <w:rPr>
          <w:rFonts w:eastAsia="Arial"/>
          <w:color w:val="000000" w:themeColor="text1"/>
          <w:sz w:val="20"/>
          <w:szCs w:val="20"/>
        </w:rPr>
        <w:t>when</w:t>
      </w:r>
      <w:r w:rsidRPr="0049364E">
        <w:rPr>
          <w:rFonts w:eastAsia="Arial"/>
          <w:color w:val="000000" w:themeColor="text1"/>
          <w:sz w:val="20"/>
          <w:szCs w:val="20"/>
        </w:rPr>
        <w:t xml:space="preserve"> the status of the 400V Solid State Switch is open.</w:t>
      </w:r>
    </w:p>
    <w:tbl>
      <w:tblPr>
        <w:tblW w:w="9300" w:type="dxa"/>
        <w:tblInd w:w="103" w:type="dxa"/>
        <w:tblLook w:val="06A0" w:firstRow="1" w:lastRow="0" w:firstColumn="1" w:lastColumn="0" w:noHBand="1" w:noVBand="1"/>
      </w:tblPr>
      <w:tblGrid>
        <w:gridCol w:w="1456"/>
        <w:gridCol w:w="7844"/>
      </w:tblGrid>
      <w:tr w:rsidR="0049364E" w:rsidRPr="00123177" w14:paraId="14AFA722"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95E7181" w14:textId="77777777" w:rsidR="0049364E" w:rsidRPr="00123177" w:rsidRDefault="0049364E" w:rsidP="00535342">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735594D" w14:textId="77777777" w:rsidR="0049364E" w:rsidRPr="00123177" w:rsidRDefault="0049364E" w:rsidP="00535342">
            <w:r w:rsidRPr="00123177">
              <w:rPr>
                <w:rFonts w:eastAsia="Arial"/>
                <w:b/>
                <w:bCs/>
                <w:color w:val="000000" w:themeColor="text1"/>
                <w:szCs w:val="20"/>
              </w:rPr>
              <w:t>Description</w:t>
            </w:r>
          </w:p>
        </w:tc>
      </w:tr>
      <w:tr w:rsidR="0049364E" w:rsidRPr="00123177" w14:paraId="0F1467D0" w14:textId="77777777" w:rsidTr="00F1673A">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31AB73C2" w14:textId="77777777" w:rsidR="0049364E" w:rsidRPr="00123177" w:rsidRDefault="0049364E" w:rsidP="00535342">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8499FE" w14:textId="62C7573C" w:rsidR="0049364E" w:rsidRPr="00123177" w:rsidRDefault="0049364E" w:rsidP="00535342">
            <w:r w:rsidRPr="00123177">
              <w:rPr>
                <w:rFonts w:eastAsia="Arial"/>
                <w:color w:val="000000" w:themeColor="text1"/>
              </w:rPr>
              <w:t>SWRS_APP_STATE_</w:t>
            </w:r>
            <w:r>
              <w:rPr>
                <w:rFonts w:eastAsia="Arial"/>
                <w:color w:val="000000" w:themeColor="text1"/>
              </w:rPr>
              <w:t>5</w:t>
            </w:r>
            <w:r w:rsidR="009E48DE">
              <w:rPr>
                <w:rFonts w:eastAsia="Arial"/>
                <w:color w:val="000000" w:themeColor="text1"/>
              </w:rPr>
              <w:t>4</w:t>
            </w:r>
          </w:p>
        </w:tc>
      </w:tr>
      <w:tr w:rsidR="0049364E" w:rsidRPr="00123177" w14:paraId="4413F01B" w14:textId="77777777" w:rsidTr="00F1673A">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1CDF556E" w14:textId="77777777" w:rsidR="0049364E" w:rsidRPr="00123177" w:rsidRDefault="0049364E" w:rsidP="00535342">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DD1FA6" w14:textId="3B25D817" w:rsidR="0049364E" w:rsidRPr="00123177" w:rsidRDefault="0049364E" w:rsidP="00535342">
            <w:pPr>
              <w:rPr>
                <w:rFonts w:eastAsia="Arial"/>
                <w:color w:val="000000" w:themeColor="text1"/>
              </w:rPr>
            </w:pPr>
            <w:r w:rsidRPr="00123177">
              <w:rPr>
                <w:rFonts w:eastAsia="Arial"/>
                <w:color w:val="000000" w:themeColor="text1"/>
              </w:rPr>
              <w:t>SDS-HVDCDC-</w:t>
            </w:r>
            <w:r>
              <w:rPr>
                <w:rFonts w:eastAsia="Arial"/>
                <w:color w:val="000000" w:themeColor="text1"/>
              </w:rPr>
              <w:t>41</w:t>
            </w:r>
            <w:r w:rsidR="009E48DE">
              <w:rPr>
                <w:rFonts w:eastAsia="Arial"/>
                <w:color w:val="000000" w:themeColor="text1"/>
              </w:rPr>
              <w:t>1</w:t>
            </w:r>
          </w:p>
        </w:tc>
      </w:tr>
      <w:tr w:rsidR="0049364E" w:rsidRPr="00123177" w14:paraId="6BF6920A" w14:textId="77777777" w:rsidTr="00F1673A">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4BEF1C9E" w14:textId="77777777" w:rsidR="0049364E" w:rsidRPr="00123177" w:rsidRDefault="0049364E" w:rsidP="00535342">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29A6F3" w14:textId="77777777" w:rsidR="0049364E" w:rsidRPr="00123177" w:rsidRDefault="0049364E" w:rsidP="00535342">
            <w:pPr>
              <w:rPr>
                <w:rFonts w:eastAsia="Arial"/>
                <w:color w:val="000000" w:themeColor="text1"/>
              </w:rPr>
            </w:pPr>
            <w:r>
              <w:t>Pre C</w:t>
            </w:r>
            <w:r w:rsidRPr="00123177">
              <w:t>-Sample/PF</w:t>
            </w:r>
            <w:r>
              <w:t>3</w:t>
            </w:r>
            <w:r w:rsidRPr="00123177">
              <w:t>.0</w:t>
            </w:r>
            <w:r>
              <w:t xml:space="preserve"> Phase-2</w:t>
            </w:r>
          </w:p>
        </w:tc>
      </w:tr>
      <w:tr w:rsidR="0049364E" w:rsidRPr="00123177" w14:paraId="679615ED" w14:textId="77777777" w:rsidTr="00F1673A">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6D4D7AB2" w14:textId="77777777" w:rsidR="0049364E" w:rsidRPr="00741DF8" w:rsidRDefault="0049364E" w:rsidP="00535342">
            <w:pPr>
              <w:rPr>
                <w:rFonts w:eastAsia="Arial"/>
                <w:color w:val="000000" w:themeColor="text1"/>
                <w:szCs w:val="20"/>
              </w:rPr>
            </w:pPr>
            <w:r w:rsidRPr="00123177">
              <w:rPr>
                <w:rFonts w:eastAsia="Arial"/>
                <w:color w:val="000000" w:themeColor="text1"/>
                <w:szCs w:val="20"/>
              </w:rPr>
              <w:lastRenderedPageBreak/>
              <w:t>Purpose</w:t>
            </w:r>
            <w:r w:rsidRPr="00741DF8">
              <w:rPr>
                <w:rFonts w:eastAsia="Arial"/>
                <w:color w:val="000000" w:themeColor="text1"/>
                <w:szCs w:val="20"/>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69029D" w14:textId="581C731D" w:rsidR="0049364E" w:rsidRPr="00741DF8" w:rsidRDefault="0049364E" w:rsidP="00535342">
            <w:pPr>
              <w:rPr>
                <w:rFonts w:eastAsia="Arial"/>
                <w:color w:val="000000" w:themeColor="text1"/>
                <w:szCs w:val="20"/>
              </w:rPr>
            </w:pPr>
            <w:r w:rsidRPr="00741DF8">
              <w:rPr>
                <w:rFonts w:eastAsia="Arial"/>
                <w:color w:val="000000" w:themeColor="text1"/>
                <w:szCs w:val="20"/>
              </w:rPr>
              <w:t xml:space="preserve">The application shall be able to transit to </w:t>
            </w:r>
            <w:r w:rsidR="009E48DE" w:rsidRPr="009E48DE">
              <w:rPr>
                <w:rFonts w:eastAsia="Arial"/>
                <w:color w:val="000000" w:themeColor="text1"/>
                <w:szCs w:val="20"/>
              </w:rPr>
              <w:t xml:space="preserve">Disable_PM_and_Active_Discharge_400V_2 state </w:t>
            </w:r>
            <w:r w:rsidR="009E48DE">
              <w:rPr>
                <w:rFonts w:eastAsia="Arial"/>
                <w:color w:val="000000" w:themeColor="text1"/>
                <w:szCs w:val="20"/>
              </w:rPr>
              <w:t>when</w:t>
            </w:r>
            <w:r w:rsidR="009E48DE" w:rsidRPr="009E48DE">
              <w:rPr>
                <w:rFonts w:eastAsia="Arial"/>
                <w:color w:val="000000" w:themeColor="text1"/>
                <w:szCs w:val="20"/>
              </w:rPr>
              <w:t xml:space="preserve"> the 400V Solid State Switch is open</w:t>
            </w:r>
            <w:r w:rsidRPr="00741DF8">
              <w:rPr>
                <w:rFonts w:eastAsia="Arial"/>
                <w:color w:val="000000" w:themeColor="text1"/>
                <w:szCs w:val="20"/>
              </w:rPr>
              <w:t>.</w:t>
            </w:r>
          </w:p>
        </w:tc>
      </w:tr>
      <w:tr w:rsidR="0049364E" w:rsidRPr="00123177" w14:paraId="6E0E1497"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3D41D96" w14:textId="77777777" w:rsidR="0049364E" w:rsidRPr="00123177" w:rsidRDefault="0049364E" w:rsidP="00535342">
            <w:r w:rsidRPr="00123177">
              <w:rPr>
                <w:rFonts w:eastAsia="Arial"/>
                <w:color w:val="000000" w:themeColor="text1"/>
                <w:szCs w:val="20"/>
              </w:rPr>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7FB9F6" w14:textId="77777777" w:rsidR="0049364E" w:rsidRPr="0049364E" w:rsidRDefault="0049364E" w:rsidP="00535342">
            <w:pPr>
              <w:rPr>
                <w:rFonts w:eastAsia="Arial"/>
                <w:color w:val="000000" w:themeColor="text1"/>
                <w:szCs w:val="20"/>
              </w:rPr>
            </w:pPr>
            <w:r w:rsidRPr="0049364E">
              <w:rPr>
                <w:rFonts w:eastAsia="Arial"/>
                <w:color w:val="000000" w:themeColor="text1"/>
                <w:szCs w:val="20"/>
              </w:rPr>
              <w:t>No Such derived requirement is applicable.</w:t>
            </w:r>
          </w:p>
        </w:tc>
      </w:tr>
      <w:tr w:rsidR="0049364E" w:rsidRPr="00123177" w14:paraId="56E7D194"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D38D95F" w14:textId="77777777" w:rsidR="0049364E" w:rsidRPr="00123177" w:rsidRDefault="0049364E" w:rsidP="00535342">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F7D65E" w14:textId="77777777" w:rsidR="0049364E" w:rsidRPr="00123177" w:rsidRDefault="0049364E" w:rsidP="00535342">
            <w:r w:rsidRPr="00123177">
              <w:rPr>
                <w:rFonts w:eastAsia="Arial"/>
                <w:color w:val="000000" w:themeColor="text1"/>
                <w:szCs w:val="20"/>
              </w:rPr>
              <w:t>No Specific access restrictions is applicable.</w:t>
            </w:r>
          </w:p>
        </w:tc>
      </w:tr>
      <w:tr w:rsidR="00F1673A" w:rsidRPr="00123177" w14:paraId="474DEDA3"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65FF74E" w14:textId="77777777" w:rsidR="00F1673A" w:rsidRPr="00123177" w:rsidRDefault="00F1673A" w:rsidP="00F1673A">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D8CADF" w14:textId="77777777" w:rsidR="00F1673A" w:rsidRDefault="00F1673A" w:rsidP="00F1673A">
            <w:pPr>
              <w:pStyle w:val="NormalWeb"/>
              <w:spacing w:before="0" w:beforeAutospacing="0" w:after="0" w:afterAutospacing="0"/>
            </w:pPr>
            <w:r>
              <w:t>1. Set the 800V side (high side) voltage of the power module to greater than 480V(e.g. 540V)</w:t>
            </w:r>
          </w:p>
          <w:p w14:paraId="10EBB2D8" w14:textId="77777777" w:rsidR="00F1673A" w:rsidRDefault="00F1673A" w:rsidP="00F1673A">
            <w:pPr>
              <w:pStyle w:val="NormalWeb"/>
              <w:spacing w:before="0" w:beforeAutospacing="0" w:after="0" w:afterAutospacing="0"/>
            </w:pPr>
            <w:r>
              <w:t>2. Send NHVDCDCCommand as 0x01 ("Enable") using the CAN interface.</w:t>
            </w:r>
          </w:p>
          <w:p w14:paraId="3D38B62D" w14:textId="77777777" w:rsidR="00F1673A" w:rsidRDefault="00F1673A" w:rsidP="00F1673A">
            <w:pPr>
              <w:pStyle w:val="NormalWeb"/>
              <w:spacing w:before="0" w:beforeAutospacing="0" w:after="0" w:afterAutospacing="0"/>
            </w:pPr>
            <w:r>
              <w:t>3. The power module status shall be Enabled.</w:t>
            </w:r>
          </w:p>
          <w:p w14:paraId="7A9F2B52" w14:textId="2AF68CB1" w:rsidR="00F1673A" w:rsidRPr="00123177" w:rsidRDefault="00F1673A" w:rsidP="00F1673A">
            <w:pPr>
              <w:spacing w:line="259" w:lineRule="auto"/>
            </w:pPr>
            <w:r>
              <w:t xml:space="preserve">4. </w:t>
            </w:r>
            <w:r w:rsidRPr="00F1673A">
              <w:t>The</w:t>
            </w:r>
            <w:r>
              <w:t xml:space="preserve"> </w:t>
            </w:r>
            <w:r w:rsidRPr="00F1673A">
              <w:t>status</w:t>
            </w:r>
            <w:r>
              <w:t xml:space="preserve"> </w:t>
            </w:r>
            <w:r w:rsidRPr="00F1673A">
              <w:t>of</w:t>
            </w:r>
            <w:r>
              <w:t xml:space="preserve"> </w:t>
            </w:r>
            <w:r w:rsidRPr="00F1673A">
              <w:t>the</w:t>
            </w:r>
            <w:r>
              <w:t xml:space="preserve"> </w:t>
            </w:r>
            <w:r w:rsidRPr="00F1673A">
              <w:t>400V</w:t>
            </w:r>
            <w:r>
              <w:t xml:space="preserve"> </w:t>
            </w:r>
            <w:r w:rsidRPr="00F1673A">
              <w:t>solid</w:t>
            </w:r>
            <w:r>
              <w:t xml:space="preserve"> </w:t>
            </w:r>
            <w:r w:rsidRPr="00F1673A">
              <w:t>state</w:t>
            </w:r>
            <w:r>
              <w:t xml:space="preserve"> </w:t>
            </w:r>
            <w:r w:rsidRPr="00F1673A">
              <w:t>switch</w:t>
            </w:r>
            <w:r>
              <w:t xml:space="preserve"> </w:t>
            </w:r>
            <w:r w:rsidRPr="00F1673A">
              <w:t>is</w:t>
            </w:r>
            <w:r>
              <w:t xml:space="preserve"> </w:t>
            </w:r>
            <w:r w:rsidRPr="00F1673A">
              <w:t>open</w:t>
            </w:r>
          </w:p>
        </w:tc>
      </w:tr>
      <w:tr w:rsidR="00F1673A" w:rsidRPr="00123177" w14:paraId="44D50F06"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3A26201" w14:textId="77777777" w:rsidR="00F1673A" w:rsidRPr="00123177" w:rsidRDefault="00F1673A" w:rsidP="00F1673A">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9FD7B7" w14:textId="77777777" w:rsidR="00F1673A" w:rsidRDefault="00F1673A" w:rsidP="00F1673A">
            <w:pPr>
              <w:pStyle w:val="NormalWeb"/>
              <w:spacing w:before="60" w:beforeAutospacing="0" w:after="60" w:afterAutospacing="0"/>
            </w:pPr>
            <w:r>
              <w:t>Below CAN messages are observed</w:t>
            </w:r>
          </w:p>
          <w:p w14:paraId="368E36FC" w14:textId="77777777" w:rsidR="00F1673A" w:rsidRDefault="00F1673A" w:rsidP="00F1673A">
            <w:pPr>
              <w:pStyle w:val="NormalWeb"/>
              <w:spacing w:before="60" w:beforeAutospacing="0" w:after="60" w:afterAutospacing="0"/>
              <w:rPr>
                <w:rFonts w:ascii="Calibri" w:hAnsi="Calibri" w:cs="Calibri"/>
                <w:sz w:val="22"/>
                <w:szCs w:val="22"/>
              </w:rPr>
            </w:pPr>
            <w:r>
              <w:rPr>
                <w:rFonts w:ascii="Calibri" w:hAnsi="Calibri" w:cs="Calibri"/>
                <w:sz w:val="22"/>
                <w:szCs w:val="22"/>
              </w:rPr>
              <w:t> </w:t>
            </w:r>
          </w:p>
          <w:p w14:paraId="08E0432F" w14:textId="2096BB88" w:rsidR="00F1673A" w:rsidRDefault="00F1673A" w:rsidP="00F1673A">
            <w:pPr>
              <w:pStyle w:val="NormalWeb"/>
              <w:spacing w:before="60" w:beforeAutospacing="0" w:after="60" w:afterAutospacing="0"/>
              <w:rPr>
                <w:color w:val="000000"/>
              </w:rPr>
            </w:pPr>
            <w:r>
              <w:rPr>
                <w:color w:val="000000"/>
              </w:rPr>
              <w:t>NHVDCDCStatus @ HVDCDC_Status1 is set to 0x</w:t>
            </w:r>
            <w:r w:rsidR="00013641">
              <w:rPr>
                <w:color w:val="000000"/>
              </w:rPr>
              <w:t>6</w:t>
            </w:r>
            <w:r>
              <w:rPr>
                <w:color w:val="000000"/>
              </w:rPr>
              <w:t xml:space="preserve"> ("</w:t>
            </w:r>
            <w:r w:rsidR="00013641">
              <w:rPr>
                <w:color w:val="000000"/>
              </w:rPr>
              <w:t>Faulty</w:t>
            </w:r>
            <w:r>
              <w:rPr>
                <w:color w:val="000000"/>
              </w:rPr>
              <w:t>_NHVDCDCStatus_NW")</w:t>
            </w:r>
          </w:p>
          <w:p w14:paraId="0222DBD9" w14:textId="7BCC1AE9" w:rsidR="00013641" w:rsidRDefault="00013641" w:rsidP="00F1673A">
            <w:pPr>
              <w:pStyle w:val="NormalWeb"/>
              <w:spacing w:before="60" w:beforeAutospacing="0" w:after="60" w:afterAutospacing="0"/>
              <w:rPr>
                <w:color w:val="000000"/>
              </w:rPr>
            </w:pPr>
            <w:r w:rsidRPr="00013641">
              <w:rPr>
                <w:color w:val="000000"/>
              </w:rPr>
              <w:t>NHVDCDCFaultyShutdown</w:t>
            </w:r>
            <w:r>
              <w:rPr>
                <w:color w:val="000000"/>
              </w:rPr>
              <w:t xml:space="preserve"> @ HVDCDC_Status1 is set to 0x2 ("</w:t>
            </w:r>
            <w:r w:rsidRPr="00013641">
              <w:rPr>
                <w:color w:val="000000"/>
              </w:rPr>
              <w:t>Emergency_NHVDCDCFaultyShutdown_NW</w:t>
            </w:r>
            <w:r>
              <w:rPr>
                <w:color w:val="000000"/>
              </w:rPr>
              <w:t>”)</w:t>
            </w:r>
          </w:p>
          <w:p w14:paraId="1E7E0930" w14:textId="3E3CC974" w:rsidR="00F1673A" w:rsidRDefault="00F1673A" w:rsidP="00F1673A">
            <w:pPr>
              <w:pStyle w:val="NormalWeb"/>
              <w:spacing w:before="0" w:beforeAutospacing="0" w:after="0" w:afterAutospacing="0"/>
              <w:rPr>
                <w:color w:val="000000"/>
              </w:rPr>
            </w:pPr>
            <w:r>
              <w:rPr>
                <w:color w:val="000000"/>
              </w:rPr>
              <w:t xml:space="preserve">NHVDCDCStatusDebug @ HVDCDC_Debug is set to </w:t>
            </w:r>
            <w:r w:rsidR="00013641" w:rsidRPr="00013641">
              <w:rPr>
                <w:color w:val="000000"/>
              </w:rPr>
              <w:t>0x14,</w:t>
            </w:r>
            <w:r>
              <w:rPr>
                <w:color w:val="000000"/>
              </w:rPr>
              <w:t xml:space="preserve"> ("</w:t>
            </w:r>
            <w:r w:rsidR="00013641" w:rsidRPr="00013641">
              <w:rPr>
                <w:color w:val="000000"/>
              </w:rPr>
              <w:t>Faulty_DisablePM_Enable400VAD</w:t>
            </w:r>
            <w:r>
              <w:rPr>
                <w:color w:val="000000"/>
              </w:rPr>
              <w:t>")</w:t>
            </w:r>
          </w:p>
          <w:p w14:paraId="57968765" w14:textId="6433493B" w:rsidR="00F1673A" w:rsidRPr="00123177" w:rsidRDefault="00F1673A" w:rsidP="00F1673A">
            <w:pPr>
              <w:spacing w:line="259" w:lineRule="auto"/>
              <w:rPr>
                <w:rFonts w:eastAsia="Arial"/>
                <w:color w:val="000000" w:themeColor="text1"/>
                <w:szCs w:val="20"/>
              </w:rPr>
            </w:pPr>
            <w:r>
              <w:rPr>
                <w:color w:val="000000"/>
              </w:rPr>
              <w:t> </w:t>
            </w:r>
          </w:p>
        </w:tc>
      </w:tr>
      <w:tr w:rsidR="00F1673A" w:rsidRPr="00123177" w14:paraId="141B4DA2"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CAE3125" w14:textId="77777777" w:rsidR="00F1673A" w:rsidRPr="00123177" w:rsidRDefault="00F1673A" w:rsidP="00F1673A">
            <w:r w:rsidRPr="00123177">
              <w:rPr>
                <w:rFonts w:eastAsia="Arial"/>
                <w:color w:val="000000" w:themeColor="text1"/>
                <w:szCs w:val="20"/>
              </w:rPr>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8D51A0" w14:textId="5776C578" w:rsidR="00F1673A" w:rsidRDefault="00F1673A" w:rsidP="00F1673A">
            <w:pPr>
              <w:pStyle w:val="NormalWeb"/>
              <w:spacing w:before="60" w:beforeAutospacing="0" w:after="60" w:afterAutospacing="0"/>
            </w:pPr>
            <w:r>
              <w:t>The HVDCDC application does transits to the "</w:t>
            </w:r>
            <w:r w:rsidR="00013641" w:rsidRPr="009E48DE">
              <w:rPr>
                <w:rFonts w:eastAsia="Arial"/>
                <w:color w:val="000000" w:themeColor="text1"/>
                <w:szCs w:val="20"/>
              </w:rPr>
              <w:t>Disable_PM_and_Active_Discharge_400V_2</w:t>
            </w:r>
            <w:r>
              <w:t>" state from the “</w:t>
            </w:r>
            <w:r w:rsidR="00013641" w:rsidRPr="00013641">
              <w:t>Open_400V_SolidStateSw_2</w:t>
            </w:r>
            <w:r>
              <w:t>” substate of the "Faulty" state after the defined the calibratable timeout when the below conditions are met,</w:t>
            </w:r>
          </w:p>
          <w:p w14:paraId="2E811DE6" w14:textId="77777777" w:rsidR="00F1673A" w:rsidRDefault="00F1673A" w:rsidP="00F1673A">
            <w:pPr>
              <w:pStyle w:val="NormalWeb"/>
              <w:spacing w:before="60" w:beforeAutospacing="0" w:after="60" w:afterAutospacing="0"/>
            </w:pPr>
            <w:r>
              <w:t xml:space="preserve">1. Set the 800V side (high side) voltage of the power module to greater than 480V(e.g. 540V) </w:t>
            </w:r>
          </w:p>
          <w:p w14:paraId="7828F895" w14:textId="520A915D" w:rsidR="00013641" w:rsidRDefault="00F1673A" w:rsidP="00013641">
            <w:pPr>
              <w:pStyle w:val="NormalWeb"/>
              <w:spacing w:before="0" w:beforeAutospacing="0" w:after="0" w:afterAutospacing="0"/>
            </w:pPr>
            <w:r>
              <w:t xml:space="preserve">2. </w:t>
            </w:r>
            <w:r w:rsidR="00013641">
              <w:t>Send NHVDCDCCommand as 0x01 ("Enable") using the CAN interface.</w:t>
            </w:r>
          </w:p>
          <w:p w14:paraId="56D5709A" w14:textId="77777777" w:rsidR="00013641" w:rsidRDefault="00013641" w:rsidP="00013641">
            <w:pPr>
              <w:pStyle w:val="NormalWeb"/>
              <w:spacing w:before="0" w:beforeAutospacing="0" w:after="0" w:afterAutospacing="0"/>
            </w:pPr>
            <w:r>
              <w:t>3. The power module status shall be Enabled.</w:t>
            </w:r>
          </w:p>
          <w:p w14:paraId="53DDCBFF" w14:textId="77777777" w:rsidR="00013641" w:rsidRDefault="00013641" w:rsidP="00013641">
            <w:pPr>
              <w:pStyle w:val="NormalWeb"/>
              <w:spacing w:before="60" w:beforeAutospacing="0" w:after="60" w:afterAutospacing="0"/>
            </w:pPr>
            <w:r>
              <w:t xml:space="preserve">4. </w:t>
            </w:r>
            <w:r w:rsidRPr="00F1673A">
              <w:t>The</w:t>
            </w:r>
            <w:r>
              <w:t xml:space="preserve"> </w:t>
            </w:r>
            <w:r w:rsidRPr="00F1673A">
              <w:t>status</w:t>
            </w:r>
            <w:r>
              <w:t xml:space="preserve"> </w:t>
            </w:r>
            <w:r w:rsidRPr="00F1673A">
              <w:t>of</w:t>
            </w:r>
            <w:r>
              <w:t xml:space="preserve"> </w:t>
            </w:r>
            <w:r w:rsidRPr="00F1673A">
              <w:t>the</w:t>
            </w:r>
            <w:r>
              <w:t xml:space="preserve"> </w:t>
            </w:r>
            <w:r w:rsidRPr="00F1673A">
              <w:t>400V</w:t>
            </w:r>
            <w:r>
              <w:t xml:space="preserve"> </w:t>
            </w:r>
            <w:r w:rsidRPr="00F1673A">
              <w:t>solid</w:t>
            </w:r>
            <w:r>
              <w:t xml:space="preserve"> </w:t>
            </w:r>
            <w:r w:rsidRPr="00F1673A">
              <w:t>state</w:t>
            </w:r>
            <w:r>
              <w:t xml:space="preserve"> </w:t>
            </w:r>
            <w:r w:rsidRPr="00F1673A">
              <w:t>switch</w:t>
            </w:r>
            <w:r>
              <w:t xml:space="preserve"> </w:t>
            </w:r>
            <w:r w:rsidRPr="00F1673A">
              <w:t>is</w:t>
            </w:r>
            <w:r>
              <w:t xml:space="preserve"> </w:t>
            </w:r>
            <w:r w:rsidRPr="00F1673A">
              <w:t>open</w:t>
            </w:r>
            <w:r>
              <w:t xml:space="preserve"> </w:t>
            </w:r>
          </w:p>
          <w:p w14:paraId="5428D613" w14:textId="77777777" w:rsidR="00013641" w:rsidRDefault="00013641" w:rsidP="00013641">
            <w:pPr>
              <w:pStyle w:val="NormalWeb"/>
              <w:spacing w:before="60" w:beforeAutospacing="0" w:after="60" w:afterAutospacing="0"/>
              <w:rPr>
                <w:color w:val="000000"/>
              </w:rPr>
            </w:pPr>
            <w:r>
              <w:t>5</w:t>
            </w:r>
            <w:r w:rsidR="00F1673A">
              <w:t xml:space="preserve">. </w:t>
            </w:r>
            <w:r>
              <w:rPr>
                <w:color w:val="000000"/>
              </w:rPr>
              <w:t>NHVDCDCStatus @ HVDCDC_Status1 is set to 0x6 ("Faulty_NHVDCDCStatus_NW")</w:t>
            </w:r>
          </w:p>
          <w:p w14:paraId="3DA985F2" w14:textId="4A34D36D" w:rsidR="00013641" w:rsidRDefault="00013641" w:rsidP="00013641">
            <w:pPr>
              <w:pStyle w:val="NormalWeb"/>
              <w:spacing w:before="60" w:beforeAutospacing="0" w:after="60" w:afterAutospacing="0"/>
              <w:rPr>
                <w:color w:val="000000"/>
              </w:rPr>
            </w:pPr>
            <w:r>
              <w:rPr>
                <w:color w:val="000000"/>
              </w:rPr>
              <w:t xml:space="preserve">6. </w:t>
            </w:r>
            <w:r w:rsidRPr="00013641">
              <w:rPr>
                <w:color w:val="000000"/>
              </w:rPr>
              <w:t>NHVDCDCFaultyShutdown</w:t>
            </w:r>
            <w:r>
              <w:rPr>
                <w:color w:val="000000"/>
              </w:rPr>
              <w:t xml:space="preserve"> @ HVDCDC_Status1 is set to 0x2 ("</w:t>
            </w:r>
            <w:r w:rsidRPr="00013641">
              <w:rPr>
                <w:color w:val="000000"/>
              </w:rPr>
              <w:t>Emergency_NHVDCDCFaultyShutdown_NW</w:t>
            </w:r>
            <w:r>
              <w:rPr>
                <w:color w:val="000000"/>
              </w:rPr>
              <w:t>”)</w:t>
            </w:r>
          </w:p>
          <w:p w14:paraId="2B847619" w14:textId="4F7B04B4" w:rsidR="00013641" w:rsidRDefault="00013641" w:rsidP="00013641">
            <w:pPr>
              <w:pStyle w:val="NormalWeb"/>
              <w:spacing w:before="0" w:beforeAutospacing="0" w:after="0" w:afterAutospacing="0"/>
              <w:rPr>
                <w:color w:val="000000"/>
              </w:rPr>
            </w:pPr>
            <w:r>
              <w:rPr>
                <w:color w:val="000000"/>
              </w:rPr>
              <w:t xml:space="preserve">7. NHVDCDCStatusDebug @ HVDCDC_Debug is set to </w:t>
            </w:r>
            <w:r w:rsidRPr="00013641">
              <w:rPr>
                <w:color w:val="000000"/>
              </w:rPr>
              <w:t>0x14,</w:t>
            </w:r>
            <w:r>
              <w:rPr>
                <w:color w:val="000000"/>
              </w:rPr>
              <w:t xml:space="preserve"> ("</w:t>
            </w:r>
            <w:r w:rsidRPr="00013641">
              <w:rPr>
                <w:color w:val="000000"/>
              </w:rPr>
              <w:t>Faulty_DisablePM_Enable400VAD</w:t>
            </w:r>
            <w:r>
              <w:rPr>
                <w:color w:val="000000"/>
              </w:rPr>
              <w:t>")</w:t>
            </w:r>
          </w:p>
          <w:p w14:paraId="7B1FF588" w14:textId="13B3671D" w:rsidR="00F1673A" w:rsidRPr="00123177" w:rsidRDefault="00F1673A" w:rsidP="00F1673A">
            <w:pPr>
              <w:spacing w:line="259" w:lineRule="auto"/>
              <w:rPr>
                <w:rFonts w:eastAsia="Arial"/>
              </w:rPr>
            </w:pPr>
            <w:r>
              <w:t> </w:t>
            </w:r>
          </w:p>
        </w:tc>
      </w:tr>
      <w:tr w:rsidR="0049364E" w:rsidRPr="00123177" w14:paraId="5F7E6CEC"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67DFC2A" w14:textId="77777777" w:rsidR="0049364E" w:rsidRPr="00123177" w:rsidRDefault="0049364E" w:rsidP="00535342">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3FDFED" w14:textId="77777777" w:rsidR="0049364E" w:rsidRPr="00123177" w:rsidRDefault="0049364E" w:rsidP="00535342">
            <w:r w:rsidRPr="00123177">
              <w:t>No such mandatory fields is applicable.</w:t>
            </w:r>
          </w:p>
        </w:tc>
      </w:tr>
      <w:tr w:rsidR="0049364E" w:rsidRPr="00123177" w14:paraId="24E2C0BB"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025942C" w14:textId="77777777" w:rsidR="0049364E" w:rsidRPr="00123177" w:rsidRDefault="0049364E" w:rsidP="00535342">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07B04A" w14:textId="77777777" w:rsidR="0049364E" w:rsidRDefault="00F1673A" w:rsidP="00535342">
            <w:r>
              <w:t xml:space="preserve">The HVDCDC shall be in </w:t>
            </w:r>
            <w:r w:rsidRPr="00F1673A">
              <w:t>Open_400V_SolidStateSw_2</w:t>
            </w:r>
            <w:r>
              <w:t>.</w:t>
            </w:r>
          </w:p>
          <w:p w14:paraId="0CB207D2" w14:textId="6EA4FA33" w:rsidR="00F1673A" w:rsidRPr="00123177" w:rsidRDefault="00F1673A" w:rsidP="00535342">
            <w:r w:rsidRPr="00F1673A">
              <w:t>NHVDCDCStatusDebug</w:t>
            </w:r>
            <w:r>
              <w:t xml:space="preserve"> @ </w:t>
            </w:r>
            <w:r w:rsidRPr="00F1673A">
              <w:t xml:space="preserve">HVDCDC_Debug_PDU </w:t>
            </w:r>
            <w:r w:rsidR="00013641">
              <w:t>shall be</w:t>
            </w:r>
            <w:r w:rsidRPr="00F1673A">
              <w:t xml:space="preserve"> 0xB</w:t>
            </w:r>
            <w:r w:rsidR="00013641">
              <w:t xml:space="preserve"> (</w:t>
            </w:r>
            <w:r w:rsidRPr="00F1673A">
              <w:t>"Faulty_OpenSolidStateSw"</w:t>
            </w:r>
            <w:r w:rsidR="00013641">
              <w:t>)</w:t>
            </w:r>
          </w:p>
        </w:tc>
      </w:tr>
      <w:tr w:rsidR="0049364E" w:rsidRPr="00123177" w14:paraId="37959866"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A089DAD" w14:textId="77777777" w:rsidR="0049364E" w:rsidRPr="00123177" w:rsidRDefault="0049364E" w:rsidP="00535342">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95C439" w14:textId="77777777" w:rsidR="0049364E" w:rsidRPr="00123177" w:rsidRDefault="0049364E" w:rsidP="00535342">
            <w:r w:rsidRPr="00123177">
              <w:rPr>
                <w:szCs w:val="20"/>
              </w:rPr>
              <w:t>Default values shall be applicable with respect to Pre-Loaded Values</w:t>
            </w:r>
          </w:p>
        </w:tc>
      </w:tr>
      <w:tr w:rsidR="0049364E" w:rsidRPr="00123177" w14:paraId="1011F5EF"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10444CB" w14:textId="77777777" w:rsidR="0049364E" w:rsidRPr="00123177" w:rsidRDefault="0049364E" w:rsidP="00535342">
            <w:r w:rsidRPr="00123177">
              <w:rPr>
                <w:rFonts w:eastAsia="Arial"/>
                <w:color w:val="000000" w:themeColor="text1"/>
                <w:szCs w:val="20"/>
              </w:rPr>
              <w:lastRenderedPageBreak/>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CFDB04" w14:textId="77777777" w:rsidR="0049364E" w:rsidRPr="00123177" w:rsidRDefault="0049364E" w:rsidP="00535342">
            <w:r w:rsidRPr="00123177">
              <w:t>Valid range of Values is not applicable</w:t>
            </w:r>
          </w:p>
        </w:tc>
      </w:tr>
      <w:tr w:rsidR="0049364E" w:rsidRPr="00123177" w14:paraId="1F2BABD4"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C1489C3" w14:textId="77777777" w:rsidR="0049364E" w:rsidRPr="00123177" w:rsidRDefault="0049364E" w:rsidP="00535342">
            <w:r w:rsidRPr="00123177">
              <w:rPr>
                <w:rFonts w:eastAsia="Arial"/>
                <w:color w:val="000000" w:themeColor="text1"/>
                <w:szCs w:val="20"/>
              </w:rPr>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F5B4F3" w14:textId="77777777" w:rsidR="0049364E" w:rsidRPr="00123177" w:rsidRDefault="0049364E" w:rsidP="00535342">
            <w:r w:rsidRPr="00123177">
              <w:rPr>
                <w:szCs w:val="20"/>
              </w:rPr>
              <w:t>Data latency period is not applicable</w:t>
            </w:r>
          </w:p>
        </w:tc>
      </w:tr>
      <w:tr w:rsidR="0049364E" w:rsidRPr="00123177" w14:paraId="207DAB2C"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96BA234" w14:textId="77777777" w:rsidR="0049364E" w:rsidRPr="00123177" w:rsidRDefault="0049364E" w:rsidP="00535342">
            <w:r w:rsidRPr="00123177">
              <w:rPr>
                <w:rFonts w:eastAsia="Arial"/>
                <w:color w:val="000000" w:themeColor="text1"/>
                <w:szCs w:val="20"/>
              </w:rPr>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3A9BF3" w14:textId="77777777" w:rsidR="0049364E" w:rsidRPr="00123177" w:rsidRDefault="0049364E" w:rsidP="00535342">
            <w:r w:rsidRPr="00123177">
              <w:rPr>
                <w:szCs w:val="20"/>
              </w:rPr>
              <w:t>Data Retention period is not applicable.</w:t>
            </w:r>
          </w:p>
        </w:tc>
      </w:tr>
      <w:tr w:rsidR="0049364E" w:rsidRPr="00123177" w14:paraId="5FFB1C46"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01C6E0F" w14:textId="77777777" w:rsidR="0049364E" w:rsidRPr="00123177" w:rsidRDefault="0049364E" w:rsidP="00535342">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B6FC55" w14:textId="77777777" w:rsidR="0049364E" w:rsidRPr="00123177" w:rsidRDefault="0049364E" w:rsidP="00535342">
            <w:r w:rsidRPr="00123177">
              <w:rPr>
                <w:szCs w:val="20"/>
              </w:rPr>
              <w:t>Data rate is not applicable.</w:t>
            </w:r>
          </w:p>
        </w:tc>
      </w:tr>
      <w:tr w:rsidR="0049364E" w:rsidRPr="00123177" w14:paraId="0B39B7C2"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F7889A3" w14:textId="77777777" w:rsidR="0049364E" w:rsidRPr="00123177" w:rsidRDefault="0049364E" w:rsidP="00535342">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4514C0" w14:textId="77777777" w:rsidR="0049364E" w:rsidRPr="00123177" w:rsidRDefault="0049364E" w:rsidP="00535342">
            <w:pPr>
              <w:spacing w:line="259" w:lineRule="auto"/>
              <w:rPr>
                <w:rFonts w:eastAsia="Arial"/>
                <w:color w:val="000000" w:themeColor="text1"/>
                <w:szCs w:val="20"/>
              </w:rPr>
            </w:pPr>
            <w:r w:rsidRPr="00123177">
              <w:rPr>
                <w:szCs w:val="20"/>
              </w:rPr>
              <w:t>External event is not required.</w:t>
            </w:r>
          </w:p>
        </w:tc>
      </w:tr>
      <w:tr w:rsidR="0049364E" w:rsidRPr="00123177" w14:paraId="682E5EEE"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04B552F" w14:textId="77777777" w:rsidR="0049364E" w:rsidRPr="00123177" w:rsidRDefault="0049364E" w:rsidP="00535342">
            <w:r w:rsidRPr="00123177">
              <w:rPr>
                <w:rFonts w:eastAsia="Arial"/>
                <w:color w:val="000000" w:themeColor="text1"/>
                <w:szCs w:val="20"/>
              </w:rPr>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0FBF65" w14:textId="77777777" w:rsidR="0049364E" w:rsidRPr="00123177" w:rsidRDefault="0049364E" w:rsidP="00535342">
            <w:r w:rsidRPr="00123177">
              <w:rPr>
                <w:szCs w:val="20"/>
              </w:rPr>
              <w:t>Temporal event is not applicable.</w:t>
            </w:r>
          </w:p>
        </w:tc>
      </w:tr>
      <w:tr w:rsidR="0049364E" w:rsidRPr="00123177" w14:paraId="169949C8"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5FCB71D" w14:textId="77777777" w:rsidR="0049364E" w:rsidRPr="00123177" w:rsidRDefault="0049364E" w:rsidP="00535342">
            <w:r w:rsidRPr="00123177">
              <w:rPr>
                <w:rFonts w:eastAsia="Arial"/>
                <w:color w:val="000000" w:themeColor="text1"/>
                <w:szCs w:val="20"/>
              </w:rPr>
              <w:t xml:space="preserve">Validation Rules/ </w:t>
            </w:r>
          </w:p>
          <w:p w14:paraId="5B09A787" w14:textId="77777777" w:rsidR="0049364E" w:rsidRPr="00123177" w:rsidRDefault="0049364E"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E81020" w14:textId="4E701DD2" w:rsidR="00013641" w:rsidRDefault="00013641" w:rsidP="00013641">
            <w:pPr>
              <w:pStyle w:val="NormalWeb"/>
              <w:spacing w:before="60" w:beforeAutospacing="0" w:after="60" w:afterAutospacing="0"/>
              <w:rPr>
                <w:color w:val="000000"/>
              </w:rPr>
            </w:pPr>
            <w:r>
              <w:t>Verify the CAN messages and CAN signal mentioned in input and out section on CANalyzer Tool.</w:t>
            </w:r>
            <w:r>
              <w:rPr>
                <w:color w:val="000000"/>
              </w:rPr>
              <w:t>NHVDCDCStatus @ HVDCDC_Status1 is set to 0x6 ("Faulty_NHVDCDCStatus_NW")</w:t>
            </w:r>
          </w:p>
          <w:p w14:paraId="61BF5791" w14:textId="77777777" w:rsidR="00013641" w:rsidRDefault="00013641" w:rsidP="00013641">
            <w:pPr>
              <w:pStyle w:val="NormalWeb"/>
              <w:spacing w:before="60" w:beforeAutospacing="0" w:after="60" w:afterAutospacing="0"/>
              <w:rPr>
                <w:color w:val="000000"/>
              </w:rPr>
            </w:pPr>
            <w:r w:rsidRPr="00013641">
              <w:rPr>
                <w:color w:val="000000"/>
              </w:rPr>
              <w:t>NHVDCDCFaultyShutdown</w:t>
            </w:r>
            <w:r>
              <w:rPr>
                <w:color w:val="000000"/>
              </w:rPr>
              <w:t xml:space="preserve"> @ HVDCDC_Status1 is set to 0x2 ("</w:t>
            </w:r>
            <w:r w:rsidRPr="00013641">
              <w:rPr>
                <w:color w:val="000000"/>
              </w:rPr>
              <w:t>Emergency_NHVDCDCFaultyShutdown_NW</w:t>
            </w:r>
            <w:r>
              <w:rPr>
                <w:color w:val="000000"/>
              </w:rPr>
              <w:t>”)</w:t>
            </w:r>
          </w:p>
          <w:p w14:paraId="1C6CD7A3" w14:textId="05EAA367" w:rsidR="00013641" w:rsidRPr="00013641" w:rsidRDefault="00013641" w:rsidP="00013641">
            <w:pPr>
              <w:pStyle w:val="NormalWeb"/>
              <w:spacing w:before="0" w:beforeAutospacing="0" w:after="0" w:afterAutospacing="0"/>
              <w:rPr>
                <w:color w:val="000000"/>
              </w:rPr>
            </w:pPr>
            <w:r>
              <w:rPr>
                <w:color w:val="000000"/>
              </w:rPr>
              <w:t xml:space="preserve">NHVDCDCStatusDebug @ HVDCDC_Debug is set to </w:t>
            </w:r>
            <w:r w:rsidRPr="00013641">
              <w:rPr>
                <w:color w:val="000000"/>
              </w:rPr>
              <w:t>0x14,</w:t>
            </w:r>
            <w:r>
              <w:rPr>
                <w:color w:val="000000"/>
              </w:rPr>
              <w:t xml:space="preserve"> ("</w:t>
            </w:r>
            <w:r w:rsidRPr="00013641">
              <w:rPr>
                <w:color w:val="000000"/>
              </w:rPr>
              <w:t>Faulty_DisablePM_Enable400VAD</w:t>
            </w:r>
            <w:r>
              <w:rPr>
                <w:color w:val="000000"/>
              </w:rPr>
              <w:t>")</w:t>
            </w:r>
          </w:p>
        </w:tc>
      </w:tr>
      <w:tr w:rsidR="0049364E" w:rsidRPr="00123177" w14:paraId="68BB942D"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1B02EAA" w14:textId="77777777" w:rsidR="0049364E" w:rsidRPr="00123177" w:rsidRDefault="0049364E" w:rsidP="00535342">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FADB4B" w14:textId="77777777" w:rsidR="0049364E" w:rsidRPr="00123177" w:rsidRDefault="0049364E" w:rsidP="00535342">
            <w:r w:rsidRPr="00123177">
              <w:rPr>
                <w:szCs w:val="20"/>
              </w:rPr>
              <w:t>Constraints is not applicable.</w:t>
            </w:r>
          </w:p>
        </w:tc>
      </w:tr>
      <w:tr w:rsidR="0049364E" w:rsidRPr="00123177" w14:paraId="537BC9B8"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F306A92" w14:textId="77777777" w:rsidR="0049364E" w:rsidRPr="00123177" w:rsidRDefault="0049364E" w:rsidP="00535342">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755646" w14:textId="77777777" w:rsidR="0049364E" w:rsidRPr="00123177" w:rsidRDefault="0049364E" w:rsidP="00535342">
            <w:r w:rsidRPr="00123177">
              <w:rPr>
                <w:szCs w:val="20"/>
              </w:rPr>
              <w:t>No effects on other system</w:t>
            </w:r>
          </w:p>
        </w:tc>
      </w:tr>
      <w:tr w:rsidR="0049364E" w:rsidRPr="00123177" w14:paraId="1A295B03"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EF66F49" w14:textId="77777777" w:rsidR="0049364E" w:rsidRPr="00123177" w:rsidRDefault="0049364E" w:rsidP="00535342">
            <w:r w:rsidRPr="00123177">
              <w:rPr>
                <w:rFonts w:eastAsia="Arial"/>
                <w:color w:val="000000" w:themeColor="text1"/>
                <w:szCs w:val="20"/>
              </w:rPr>
              <w:t>Testability with respect to test environment</w:t>
            </w:r>
          </w:p>
          <w:p w14:paraId="5F181C62" w14:textId="77777777" w:rsidR="0049364E" w:rsidRPr="00123177" w:rsidRDefault="0049364E" w:rsidP="00535342">
            <w:r w:rsidRPr="00123177">
              <w:rPr>
                <w:rFonts w:eastAsia="Arial"/>
                <w:color w:val="000000" w:themeColor="text1"/>
                <w:szCs w:val="20"/>
              </w:rPr>
              <w:t>(Yes/No)</w:t>
            </w:r>
          </w:p>
          <w:p w14:paraId="3B05C5C7" w14:textId="77777777" w:rsidR="0049364E" w:rsidRPr="00123177" w:rsidRDefault="0049364E" w:rsidP="00535342">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812587" w14:textId="77777777" w:rsidR="0049364E" w:rsidRPr="00123177" w:rsidRDefault="0049364E" w:rsidP="00535342">
            <w:pPr>
              <w:pStyle w:val="TableText"/>
              <w:snapToGrid w:val="0"/>
            </w:pPr>
            <w:r w:rsidRPr="00123177">
              <w:t>YES</w:t>
            </w:r>
          </w:p>
          <w:p w14:paraId="60899BC2" w14:textId="77777777" w:rsidR="0049364E" w:rsidRPr="00123177" w:rsidRDefault="0049364E" w:rsidP="00535342"/>
        </w:tc>
      </w:tr>
      <w:tr w:rsidR="0049364E" w:rsidRPr="00123177" w14:paraId="766A247D"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F954D65" w14:textId="77777777" w:rsidR="0049364E" w:rsidRPr="00123177" w:rsidRDefault="0049364E" w:rsidP="00535342">
            <w:r w:rsidRPr="00123177">
              <w:rPr>
                <w:rFonts w:eastAsia="Arial"/>
                <w:color w:val="000000" w:themeColor="text1"/>
                <w:szCs w:val="20"/>
              </w:rPr>
              <w:t>Feasible within project constraints</w:t>
            </w:r>
          </w:p>
          <w:p w14:paraId="5DC6E438" w14:textId="77777777" w:rsidR="0049364E" w:rsidRPr="00123177" w:rsidRDefault="0049364E" w:rsidP="00535342">
            <w:r w:rsidRPr="00123177">
              <w:rPr>
                <w:rFonts w:eastAsia="Arial"/>
                <w:color w:val="000000" w:themeColor="text1"/>
                <w:szCs w:val="20"/>
              </w:rPr>
              <w:t>(Yes/No)</w:t>
            </w:r>
          </w:p>
          <w:p w14:paraId="322E31F4" w14:textId="77777777" w:rsidR="0049364E" w:rsidRPr="00123177" w:rsidRDefault="0049364E" w:rsidP="00535342">
            <w:r w:rsidRPr="00123177">
              <w:rPr>
                <w:rFonts w:eastAsia="Arial"/>
                <w:i/>
                <w:iCs/>
                <w:color w:val="000000" w:themeColor="text1"/>
                <w:szCs w:val="20"/>
              </w:rPr>
              <w:lastRenderedPageBreak/>
              <w:t>Note: Add the impact 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3F2FEA" w14:textId="77777777" w:rsidR="0049364E" w:rsidRPr="00123177" w:rsidRDefault="0049364E" w:rsidP="00535342">
            <w:pPr>
              <w:pStyle w:val="TableText"/>
              <w:snapToGrid w:val="0"/>
            </w:pPr>
            <w:r w:rsidRPr="00123177">
              <w:lastRenderedPageBreak/>
              <w:t>YES</w:t>
            </w:r>
          </w:p>
          <w:p w14:paraId="601DE86A" w14:textId="77777777" w:rsidR="0049364E" w:rsidRPr="00123177" w:rsidRDefault="0049364E" w:rsidP="00535342"/>
        </w:tc>
      </w:tr>
      <w:tr w:rsidR="0049364E" w:rsidRPr="00123177" w14:paraId="0E10FD8D"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106C485" w14:textId="77777777" w:rsidR="0049364E" w:rsidRPr="00123177" w:rsidRDefault="0049364E" w:rsidP="00535342">
            <w:r w:rsidRPr="00123177">
              <w:rPr>
                <w:rFonts w:eastAsia="Arial"/>
                <w:color w:val="000000" w:themeColor="text1"/>
                <w:szCs w:val="20"/>
              </w:rPr>
              <w:t>Critical</w:t>
            </w:r>
          </w:p>
          <w:p w14:paraId="5BAE1EEC" w14:textId="77777777" w:rsidR="0049364E" w:rsidRPr="00123177" w:rsidRDefault="0049364E" w:rsidP="00535342">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E52032" w14:textId="77777777" w:rsidR="0049364E" w:rsidRPr="00123177" w:rsidRDefault="0049364E" w:rsidP="00535342">
            <w:r w:rsidRPr="00123177">
              <w:t>YES</w:t>
            </w:r>
          </w:p>
        </w:tc>
      </w:tr>
      <w:tr w:rsidR="0049364E" w:rsidRPr="00123177" w14:paraId="47250AA0" w14:textId="77777777" w:rsidTr="00F1673A">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CDBC677" w14:textId="77777777" w:rsidR="0049364E" w:rsidRPr="00123177" w:rsidRDefault="0049364E" w:rsidP="00535342">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599E91" w14:textId="77777777" w:rsidR="0049364E" w:rsidRPr="00123177" w:rsidRDefault="0049364E" w:rsidP="00535342">
            <w:r w:rsidRPr="00123177">
              <w:t>Acceptance Criteria for this requirement should be as per SECTION-6 ACCEPTANCE CRITERIA</w:t>
            </w:r>
          </w:p>
        </w:tc>
      </w:tr>
    </w:tbl>
    <w:p w14:paraId="4F7A68C8" w14:textId="77777777" w:rsidR="0049364E" w:rsidRDefault="0049364E" w:rsidP="00A55B53"/>
    <w:p w14:paraId="76DE64CF" w14:textId="2BDD5E7B" w:rsidR="009E48DE" w:rsidRPr="009E48DE" w:rsidRDefault="009E48DE">
      <w:pPr>
        <w:pStyle w:val="Heading5"/>
        <w:numPr>
          <w:ilvl w:val="4"/>
          <w:numId w:val="68"/>
        </w:numPr>
        <w:rPr>
          <w:rFonts w:eastAsia="Arial"/>
          <w:color w:val="000000" w:themeColor="text1"/>
          <w:sz w:val="20"/>
          <w:szCs w:val="20"/>
        </w:rPr>
      </w:pPr>
      <w:r w:rsidRPr="009E48DE">
        <w:rPr>
          <w:rFonts w:eastAsia="Arial"/>
          <w:color w:val="000000" w:themeColor="text1"/>
          <w:sz w:val="20"/>
          <w:szCs w:val="20"/>
        </w:rPr>
        <w:t xml:space="preserve">Transition requirement to the Disable_400V_AD_2 </w:t>
      </w:r>
      <w:r>
        <w:rPr>
          <w:rFonts w:eastAsia="Arial"/>
          <w:color w:val="000000" w:themeColor="text1"/>
          <w:sz w:val="20"/>
          <w:szCs w:val="20"/>
        </w:rPr>
        <w:t>when</w:t>
      </w:r>
      <w:r w:rsidRPr="009E48DE">
        <w:rPr>
          <w:rFonts w:eastAsia="Arial"/>
          <w:color w:val="000000" w:themeColor="text1"/>
          <w:sz w:val="20"/>
          <w:szCs w:val="20"/>
        </w:rPr>
        <w:t xml:space="preserve"> P</w:t>
      </w:r>
      <w:r>
        <w:rPr>
          <w:rFonts w:eastAsia="Arial"/>
          <w:color w:val="000000" w:themeColor="text1"/>
          <w:sz w:val="20"/>
          <w:szCs w:val="20"/>
        </w:rPr>
        <w:t xml:space="preserve">ower </w:t>
      </w:r>
      <w:r w:rsidRPr="009E48DE">
        <w:rPr>
          <w:rFonts w:eastAsia="Arial"/>
          <w:color w:val="000000" w:themeColor="text1"/>
          <w:sz w:val="20"/>
          <w:szCs w:val="20"/>
        </w:rPr>
        <w:t>M</w:t>
      </w:r>
      <w:r>
        <w:rPr>
          <w:rFonts w:eastAsia="Arial"/>
          <w:color w:val="000000" w:themeColor="text1"/>
          <w:sz w:val="20"/>
          <w:szCs w:val="20"/>
        </w:rPr>
        <w:t>odule</w:t>
      </w:r>
      <w:r w:rsidRPr="009E48DE">
        <w:rPr>
          <w:rFonts w:eastAsia="Arial"/>
          <w:color w:val="000000" w:themeColor="text1"/>
          <w:sz w:val="20"/>
          <w:szCs w:val="20"/>
        </w:rPr>
        <w:t xml:space="preserve"> </w:t>
      </w:r>
      <w:r>
        <w:rPr>
          <w:rFonts w:eastAsia="Arial"/>
          <w:color w:val="000000" w:themeColor="text1"/>
          <w:sz w:val="20"/>
          <w:szCs w:val="20"/>
        </w:rPr>
        <w:t>confirmed as</w:t>
      </w:r>
      <w:r w:rsidRPr="009E48DE">
        <w:rPr>
          <w:rFonts w:eastAsia="Arial"/>
          <w:color w:val="000000" w:themeColor="text1"/>
          <w:sz w:val="20"/>
          <w:szCs w:val="20"/>
        </w:rPr>
        <w:t xml:space="preserve"> disabled and the Active Discharge has discharged the 400V DC Link.</w:t>
      </w:r>
    </w:p>
    <w:tbl>
      <w:tblPr>
        <w:tblW w:w="9300" w:type="dxa"/>
        <w:tblInd w:w="103" w:type="dxa"/>
        <w:tblLook w:val="06A0" w:firstRow="1" w:lastRow="0" w:firstColumn="1" w:lastColumn="0" w:noHBand="1" w:noVBand="1"/>
      </w:tblPr>
      <w:tblGrid>
        <w:gridCol w:w="1456"/>
        <w:gridCol w:w="7844"/>
      </w:tblGrid>
      <w:tr w:rsidR="009E48DE" w:rsidRPr="00123177" w14:paraId="48F4D6A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CCE4180" w14:textId="77777777" w:rsidR="009E48DE" w:rsidRPr="00123177" w:rsidRDefault="009E48DE"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FB39F59" w14:textId="77777777" w:rsidR="009E48DE" w:rsidRPr="00123177" w:rsidRDefault="009E48DE" w:rsidP="00535342">
            <w:r w:rsidRPr="00123177">
              <w:rPr>
                <w:rFonts w:eastAsia="Arial"/>
                <w:b/>
                <w:bCs/>
                <w:color w:val="000000" w:themeColor="text1"/>
                <w:szCs w:val="20"/>
              </w:rPr>
              <w:t>Description</w:t>
            </w:r>
          </w:p>
        </w:tc>
      </w:tr>
      <w:tr w:rsidR="009E48DE" w:rsidRPr="00123177" w14:paraId="35A0FE3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3DA81ED" w14:textId="77777777" w:rsidR="009E48DE" w:rsidRPr="00123177" w:rsidRDefault="009E48DE"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B75E15" w14:textId="7709AE4A" w:rsidR="009E48DE" w:rsidRPr="00123177" w:rsidRDefault="009E48DE" w:rsidP="00535342">
            <w:r w:rsidRPr="00123177">
              <w:rPr>
                <w:rFonts w:eastAsia="Arial"/>
                <w:color w:val="000000" w:themeColor="text1"/>
              </w:rPr>
              <w:t>SWRS_APP_STATE_</w:t>
            </w:r>
            <w:r>
              <w:rPr>
                <w:rFonts w:eastAsia="Arial"/>
                <w:color w:val="000000" w:themeColor="text1"/>
              </w:rPr>
              <w:t>55</w:t>
            </w:r>
          </w:p>
        </w:tc>
      </w:tr>
      <w:tr w:rsidR="009E48DE" w:rsidRPr="00123177" w14:paraId="094C8CC6"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C450207" w14:textId="77777777" w:rsidR="009E48DE" w:rsidRPr="00123177" w:rsidRDefault="009E48DE"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6BD162" w14:textId="72D1879A" w:rsidR="009E48DE" w:rsidRPr="00123177" w:rsidRDefault="009E48DE" w:rsidP="00535342">
            <w:pPr>
              <w:rPr>
                <w:rFonts w:eastAsia="Arial"/>
                <w:color w:val="000000" w:themeColor="text1"/>
              </w:rPr>
            </w:pPr>
            <w:r w:rsidRPr="00123177">
              <w:rPr>
                <w:rFonts w:eastAsia="Arial"/>
                <w:color w:val="000000" w:themeColor="text1"/>
              </w:rPr>
              <w:t>SDS-HVDCDC-</w:t>
            </w:r>
            <w:r>
              <w:rPr>
                <w:rFonts w:eastAsia="Arial"/>
                <w:color w:val="000000" w:themeColor="text1"/>
              </w:rPr>
              <w:t>412</w:t>
            </w:r>
          </w:p>
        </w:tc>
      </w:tr>
      <w:tr w:rsidR="009E48DE" w:rsidRPr="00123177" w14:paraId="71729A1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8C13842" w14:textId="77777777" w:rsidR="009E48DE" w:rsidRPr="00123177" w:rsidRDefault="009E48DE"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981BE3" w14:textId="77777777" w:rsidR="009E48DE" w:rsidRPr="00123177" w:rsidRDefault="009E48DE" w:rsidP="00535342">
            <w:pPr>
              <w:rPr>
                <w:rFonts w:eastAsia="Arial"/>
                <w:color w:val="000000" w:themeColor="text1"/>
              </w:rPr>
            </w:pPr>
            <w:r>
              <w:t>Pre C</w:t>
            </w:r>
            <w:r w:rsidRPr="00123177">
              <w:t>-Sample/PF</w:t>
            </w:r>
            <w:r>
              <w:t>3</w:t>
            </w:r>
            <w:r w:rsidRPr="00123177">
              <w:t>.0</w:t>
            </w:r>
            <w:r>
              <w:t xml:space="preserve"> Phase-2</w:t>
            </w:r>
          </w:p>
        </w:tc>
      </w:tr>
      <w:tr w:rsidR="009E48DE" w:rsidRPr="00123177" w14:paraId="57CF19F5"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548F7C1D" w14:textId="77777777" w:rsidR="009E48DE" w:rsidRPr="00741DF8" w:rsidRDefault="009E48DE"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995142" w14:textId="081EB2A9" w:rsidR="009E48DE" w:rsidRPr="00741DF8" w:rsidRDefault="009E48DE" w:rsidP="00535342">
            <w:pPr>
              <w:rPr>
                <w:rFonts w:eastAsia="Arial"/>
                <w:color w:val="000000" w:themeColor="text1"/>
                <w:szCs w:val="20"/>
              </w:rPr>
            </w:pPr>
            <w:r w:rsidRPr="00741DF8">
              <w:rPr>
                <w:rFonts w:eastAsia="Arial"/>
                <w:color w:val="000000" w:themeColor="text1"/>
                <w:szCs w:val="20"/>
              </w:rPr>
              <w:t xml:space="preserve">The </w:t>
            </w:r>
            <w:r>
              <w:rPr>
                <w:rFonts w:eastAsia="Arial"/>
                <w:color w:val="000000" w:themeColor="text1"/>
                <w:szCs w:val="20"/>
              </w:rPr>
              <w:t>HVDCDC</w:t>
            </w:r>
            <w:r w:rsidRPr="00741DF8">
              <w:rPr>
                <w:rFonts w:eastAsia="Arial"/>
                <w:color w:val="000000" w:themeColor="text1"/>
                <w:szCs w:val="20"/>
              </w:rPr>
              <w:t xml:space="preserve"> shall be able to transit to </w:t>
            </w:r>
            <w:r w:rsidRPr="009E48DE">
              <w:rPr>
                <w:rFonts w:eastAsia="Arial"/>
                <w:color w:val="000000" w:themeColor="text1"/>
                <w:szCs w:val="20"/>
              </w:rPr>
              <w:t xml:space="preserve">the Disable_400V_AD_2 when Power Module </w:t>
            </w:r>
            <w:r>
              <w:rPr>
                <w:rFonts w:eastAsia="Arial"/>
                <w:color w:val="000000" w:themeColor="text1"/>
                <w:szCs w:val="20"/>
              </w:rPr>
              <w:t>is</w:t>
            </w:r>
            <w:r w:rsidRPr="009E48DE">
              <w:rPr>
                <w:rFonts w:eastAsia="Arial"/>
                <w:color w:val="000000" w:themeColor="text1"/>
                <w:szCs w:val="20"/>
              </w:rPr>
              <w:t xml:space="preserve"> disabled, and the Active Discharge has discharged the 400V DC Link</w:t>
            </w:r>
            <w:r w:rsidRPr="00741DF8">
              <w:rPr>
                <w:rFonts w:eastAsia="Arial"/>
                <w:color w:val="000000" w:themeColor="text1"/>
                <w:szCs w:val="20"/>
              </w:rPr>
              <w:t>.</w:t>
            </w:r>
          </w:p>
        </w:tc>
      </w:tr>
      <w:tr w:rsidR="009E48DE" w:rsidRPr="00123177" w14:paraId="16DCDC1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23A2B2" w14:textId="77777777" w:rsidR="009E48DE" w:rsidRPr="00123177" w:rsidRDefault="009E48DE"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256692" w14:textId="77777777" w:rsidR="009E48DE" w:rsidRPr="0049364E" w:rsidRDefault="009E48DE" w:rsidP="00535342">
            <w:pPr>
              <w:rPr>
                <w:rFonts w:eastAsia="Arial"/>
                <w:color w:val="000000" w:themeColor="text1"/>
                <w:szCs w:val="20"/>
              </w:rPr>
            </w:pPr>
            <w:r w:rsidRPr="0049364E">
              <w:rPr>
                <w:rFonts w:eastAsia="Arial"/>
                <w:color w:val="000000" w:themeColor="text1"/>
                <w:szCs w:val="20"/>
              </w:rPr>
              <w:t>No Such derived requirement is applicable.</w:t>
            </w:r>
          </w:p>
        </w:tc>
      </w:tr>
      <w:tr w:rsidR="009E48DE" w:rsidRPr="00123177" w14:paraId="2F3023E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1F3104E" w14:textId="77777777" w:rsidR="009E48DE" w:rsidRPr="00123177" w:rsidRDefault="009E48DE"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C5468B" w14:textId="77777777" w:rsidR="009E48DE" w:rsidRPr="00123177" w:rsidRDefault="009E48DE" w:rsidP="00535342">
            <w:r w:rsidRPr="00123177">
              <w:rPr>
                <w:rFonts w:eastAsia="Arial"/>
                <w:color w:val="000000" w:themeColor="text1"/>
                <w:szCs w:val="20"/>
              </w:rPr>
              <w:t>No Specific access restrictions is applicable.</w:t>
            </w:r>
          </w:p>
        </w:tc>
      </w:tr>
      <w:tr w:rsidR="009E48DE" w:rsidRPr="00123177" w14:paraId="083E9DC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4DE33DA" w14:textId="77777777" w:rsidR="009E48DE" w:rsidRPr="00123177" w:rsidRDefault="009E48DE"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78115B" w14:textId="77777777" w:rsidR="009E48DE" w:rsidRPr="00123177" w:rsidRDefault="009E48DE" w:rsidP="00535342">
            <w:pPr>
              <w:spacing w:line="259" w:lineRule="auto"/>
            </w:pPr>
            <w:r w:rsidRPr="00123177">
              <w:t>Application shall start transitioning to substate “Confirm_fault_source” once meets the conditions mentioned in “Process” Section</w:t>
            </w:r>
          </w:p>
        </w:tc>
      </w:tr>
      <w:tr w:rsidR="009E48DE" w:rsidRPr="00123177" w14:paraId="2E697C3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537032D" w14:textId="77777777" w:rsidR="009E48DE" w:rsidRPr="00123177" w:rsidRDefault="009E48DE"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81BE2D" w14:textId="77777777" w:rsidR="009E48DE" w:rsidRPr="00123177" w:rsidRDefault="009E48DE"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w:t>
            </w:r>
            <w:r w:rsidRPr="00123177">
              <w:rPr>
                <w:rFonts w:eastAsia="Arial"/>
              </w:rPr>
              <w:t>Confirm_fault_source”</w:t>
            </w:r>
          </w:p>
        </w:tc>
      </w:tr>
      <w:tr w:rsidR="009E48DE" w:rsidRPr="00123177" w14:paraId="2696A9B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FD043B2" w14:textId="77777777" w:rsidR="009E48DE" w:rsidRPr="00123177" w:rsidRDefault="009E48DE"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C1D018" w14:textId="77777777" w:rsidR="009E48DE" w:rsidRPr="00123177" w:rsidRDefault="009E48DE" w:rsidP="00535342">
            <w:pPr>
              <w:spacing w:line="259" w:lineRule="auto"/>
              <w:rPr>
                <w:rFonts w:eastAsia="Arial"/>
              </w:rPr>
            </w:pPr>
            <w:r w:rsidRPr="00123177">
              <w:rPr>
                <w:rFonts w:eastAsia="Arial"/>
                <w:color w:val="000000" w:themeColor="text1"/>
                <w:szCs w:val="20"/>
              </w:rPr>
              <w:t>The conditions for “</w:t>
            </w:r>
            <w:r w:rsidRPr="00123177">
              <w:rPr>
                <w:rFonts w:eastAsia="Arial"/>
              </w:rPr>
              <w:t>Confirm_fault_source</w:t>
            </w:r>
            <w:r w:rsidRPr="00123177">
              <w:rPr>
                <w:rFonts w:eastAsia="Arial"/>
                <w:color w:val="000000" w:themeColor="text1"/>
                <w:szCs w:val="20"/>
              </w:rPr>
              <w:t>” to get trigger is to entry into the “Fault_Unlatching” state.</w:t>
            </w:r>
          </w:p>
          <w:p w14:paraId="0D58E6B0" w14:textId="77777777" w:rsidR="009E48DE" w:rsidRPr="00123177" w:rsidRDefault="009E48DE" w:rsidP="00535342">
            <w:pPr>
              <w:spacing w:line="259" w:lineRule="auto"/>
              <w:rPr>
                <w:rFonts w:eastAsia="Arial"/>
              </w:rPr>
            </w:pPr>
          </w:p>
        </w:tc>
      </w:tr>
      <w:tr w:rsidR="009E48DE" w:rsidRPr="00123177" w14:paraId="35ADF92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FA42D2" w14:textId="77777777" w:rsidR="009E48DE" w:rsidRPr="00123177" w:rsidRDefault="009E48DE"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E274F7" w14:textId="77777777" w:rsidR="009E48DE" w:rsidRPr="00123177" w:rsidRDefault="009E48DE" w:rsidP="00535342">
            <w:r w:rsidRPr="00123177">
              <w:t>No such mandatory fields is applicable.</w:t>
            </w:r>
          </w:p>
        </w:tc>
      </w:tr>
      <w:tr w:rsidR="009E48DE" w:rsidRPr="00123177" w14:paraId="05C03CD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3D1E31" w14:textId="77777777" w:rsidR="009E48DE" w:rsidRPr="00123177" w:rsidRDefault="009E48DE"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BC3EC1" w14:textId="77777777" w:rsidR="009E48DE" w:rsidRPr="00123177" w:rsidRDefault="009E48DE" w:rsidP="00535342">
            <w:r w:rsidRPr="00123177">
              <w:t>Valid range of Values is not applicable</w:t>
            </w:r>
          </w:p>
        </w:tc>
      </w:tr>
      <w:tr w:rsidR="009E48DE" w:rsidRPr="00123177" w14:paraId="1E2A0E6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AE9FB70" w14:textId="77777777" w:rsidR="009E48DE" w:rsidRPr="00123177" w:rsidRDefault="009E48DE"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5FC58A" w14:textId="77777777" w:rsidR="009E48DE" w:rsidRPr="00123177" w:rsidRDefault="009E48DE" w:rsidP="00535342">
            <w:r w:rsidRPr="00123177">
              <w:rPr>
                <w:szCs w:val="20"/>
              </w:rPr>
              <w:t>Default values shall be applicable with respect to Pre-Loaded Values</w:t>
            </w:r>
          </w:p>
        </w:tc>
      </w:tr>
      <w:tr w:rsidR="009E48DE" w:rsidRPr="00123177" w14:paraId="40B513E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E778C5D" w14:textId="77777777" w:rsidR="009E48DE" w:rsidRPr="00123177" w:rsidRDefault="009E48DE"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50AACB" w14:textId="77777777" w:rsidR="009E48DE" w:rsidRPr="00123177" w:rsidRDefault="009E48DE" w:rsidP="00535342">
            <w:r w:rsidRPr="00123177">
              <w:t>Valid range of Values is not applicable</w:t>
            </w:r>
          </w:p>
        </w:tc>
      </w:tr>
      <w:tr w:rsidR="009E48DE" w:rsidRPr="00123177" w14:paraId="6D28F2D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DC841F3" w14:textId="77777777" w:rsidR="009E48DE" w:rsidRPr="00123177" w:rsidRDefault="009E48DE"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9715B8" w14:textId="77777777" w:rsidR="009E48DE" w:rsidRPr="00123177" w:rsidRDefault="009E48DE" w:rsidP="00535342">
            <w:r w:rsidRPr="00123177">
              <w:rPr>
                <w:szCs w:val="20"/>
              </w:rPr>
              <w:t>Data latency period is not applicable</w:t>
            </w:r>
          </w:p>
        </w:tc>
      </w:tr>
      <w:tr w:rsidR="009E48DE" w:rsidRPr="00123177" w14:paraId="69300F6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6F9B28B" w14:textId="77777777" w:rsidR="009E48DE" w:rsidRPr="00123177" w:rsidRDefault="009E48DE" w:rsidP="00535342">
            <w:r w:rsidRPr="00123177">
              <w:rPr>
                <w:rFonts w:eastAsia="Arial"/>
                <w:color w:val="000000" w:themeColor="text1"/>
                <w:szCs w:val="20"/>
              </w:rPr>
              <w:lastRenderedPageBreak/>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43696B" w14:textId="77777777" w:rsidR="009E48DE" w:rsidRPr="00123177" w:rsidRDefault="009E48DE" w:rsidP="00535342">
            <w:r w:rsidRPr="00123177">
              <w:rPr>
                <w:szCs w:val="20"/>
              </w:rPr>
              <w:t>Data Retention period is not applicable.</w:t>
            </w:r>
          </w:p>
        </w:tc>
      </w:tr>
      <w:tr w:rsidR="009E48DE" w:rsidRPr="00123177" w14:paraId="20D9D70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3CCB577" w14:textId="77777777" w:rsidR="009E48DE" w:rsidRPr="00123177" w:rsidRDefault="009E48DE"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5A9384" w14:textId="77777777" w:rsidR="009E48DE" w:rsidRPr="00123177" w:rsidRDefault="009E48DE" w:rsidP="00535342">
            <w:r w:rsidRPr="00123177">
              <w:rPr>
                <w:szCs w:val="20"/>
              </w:rPr>
              <w:t>Data rate is not applicable.</w:t>
            </w:r>
          </w:p>
        </w:tc>
      </w:tr>
      <w:tr w:rsidR="009E48DE" w:rsidRPr="00123177" w14:paraId="06AEF8E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01B7B4A" w14:textId="77777777" w:rsidR="009E48DE" w:rsidRPr="00123177" w:rsidRDefault="009E48DE"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55ABDD" w14:textId="77777777" w:rsidR="009E48DE" w:rsidRPr="00123177" w:rsidRDefault="009E48DE" w:rsidP="00535342">
            <w:pPr>
              <w:spacing w:line="259" w:lineRule="auto"/>
              <w:rPr>
                <w:rFonts w:eastAsia="Arial"/>
                <w:color w:val="000000" w:themeColor="text1"/>
                <w:szCs w:val="20"/>
              </w:rPr>
            </w:pPr>
            <w:r w:rsidRPr="00123177">
              <w:rPr>
                <w:szCs w:val="20"/>
              </w:rPr>
              <w:t>External event is not required.</w:t>
            </w:r>
          </w:p>
        </w:tc>
      </w:tr>
      <w:tr w:rsidR="009E48DE" w:rsidRPr="00123177" w14:paraId="1FE76D8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908C6B" w14:textId="77777777" w:rsidR="009E48DE" w:rsidRPr="00123177" w:rsidRDefault="009E48DE"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67A310" w14:textId="77777777" w:rsidR="009E48DE" w:rsidRPr="00123177" w:rsidRDefault="009E48DE" w:rsidP="00535342">
            <w:r w:rsidRPr="00123177">
              <w:rPr>
                <w:szCs w:val="20"/>
              </w:rPr>
              <w:t>Temporal event is not applicable.</w:t>
            </w:r>
          </w:p>
        </w:tc>
      </w:tr>
      <w:tr w:rsidR="009E48DE" w:rsidRPr="00123177" w14:paraId="2F04D22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C61119F" w14:textId="77777777" w:rsidR="009E48DE" w:rsidRPr="00123177" w:rsidRDefault="009E48DE" w:rsidP="00535342">
            <w:r w:rsidRPr="00123177">
              <w:rPr>
                <w:rFonts w:eastAsia="Arial"/>
                <w:color w:val="000000" w:themeColor="text1"/>
                <w:szCs w:val="20"/>
              </w:rPr>
              <w:t xml:space="preserve">Validation Rules/ </w:t>
            </w:r>
          </w:p>
          <w:p w14:paraId="02EDC67D" w14:textId="77777777" w:rsidR="009E48DE" w:rsidRPr="00123177" w:rsidRDefault="009E48DE"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E44A57" w14:textId="77777777" w:rsidR="009E48DE" w:rsidRPr="00123177" w:rsidRDefault="009E48DE" w:rsidP="00535342">
            <w:pPr>
              <w:pStyle w:val="TableText"/>
              <w:snapToGrid w:val="0"/>
            </w:pPr>
            <w:r w:rsidRPr="00123177">
              <w:rPr>
                <w:rFonts w:eastAsia="Arial"/>
                <w:color w:val="000000" w:themeColor="text1"/>
                <w:szCs w:val="20"/>
              </w:rPr>
              <w:t>Observed on CANalyzer tool that the Application transitioned the state to “</w:t>
            </w:r>
            <w:r w:rsidRPr="00123177">
              <w:rPr>
                <w:rFonts w:eastAsia="Arial"/>
              </w:rPr>
              <w:t>Confirm_fault_source”</w:t>
            </w:r>
          </w:p>
        </w:tc>
      </w:tr>
      <w:tr w:rsidR="009E48DE" w:rsidRPr="00123177" w14:paraId="7517729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6FEC934" w14:textId="77777777" w:rsidR="009E48DE" w:rsidRPr="00123177" w:rsidRDefault="009E48DE"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79C215" w14:textId="77777777" w:rsidR="009E48DE" w:rsidRPr="00123177" w:rsidRDefault="009E48DE" w:rsidP="00535342">
            <w:r w:rsidRPr="00123177">
              <w:rPr>
                <w:szCs w:val="20"/>
              </w:rPr>
              <w:t>Constraints is not applicable.</w:t>
            </w:r>
          </w:p>
        </w:tc>
      </w:tr>
      <w:tr w:rsidR="009E48DE" w:rsidRPr="00123177" w14:paraId="0509480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F934E2A" w14:textId="77777777" w:rsidR="009E48DE" w:rsidRPr="00123177" w:rsidRDefault="009E48DE"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2A764C" w14:textId="77777777" w:rsidR="009E48DE" w:rsidRPr="00123177" w:rsidRDefault="009E48DE" w:rsidP="00535342">
            <w:r w:rsidRPr="00123177">
              <w:rPr>
                <w:szCs w:val="20"/>
              </w:rPr>
              <w:t>No effects on other system</w:t>
            </w:r>
          </w:p>
        </w:tc>
      </w:tr>
      <w:tr w:rsidR="009E48DE" w:rsidRPr="00123177" w14:paraId="18CA483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01D2FA6" w14:textId="77777777" w:rsidR="009E48DE" w:rsidRPr="00123177" w:rsidRDefault="009E48DE" w:rsidP="00535342">
            <w:r w:rsidRPr="00123177">
              <w:rPr>
                <w:rFonts w:eastAsia="Arial"/>
                <w:color w:val="000000" w:themeColor="text1"/>
                <w:szCs w:val="20"/>
              </w:rPr>
              <w:t>Testability with respect to test environment</w:t>
            </w:r>
          </w:p>
          <w:p w14:paraId="0AB9DDDB" w14:textId="77777777" w:rsidR="009E48DE" w:rsidRPr="00123177" w:rsidRDefault="009E48DE" w:rsidP="00535342">
            <w:r w:rsidRPr="00123177">
              <w:rPr>
                <w:rFonts w:eastAsia="Arial"/>
                <w:color w:val="000000" w:themeColor="text1"/>
                <w:szCs w:val="20"/>
              </w:rPr>
              <w:t>(Yes/No)</w:t>
            </w:r>
          </w:p>
          <w:p w14:paraId="1780D947" w14:textId="77777777" w:rsidR="009E48DE" w:rsidRPr="00123177" w:rsidRDefault="009E48DE"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1C2D8B" w14:textId="77777777" w:rsidR="009E48DE" w:rsidRPr="00123177" w:rsidRDefault="009E48DE" w:rsidP="00535342">
            <w:pPr>
              <w:pStyle w:val="TableText"/>
              <w:snapToGrid w:val="0"/>
            </w:pPr>
            <w:r w:rsidRPr="00123177">
              <w:t>YES</w:t>
            </w:r>
          </w:p>
          <w:p w14:paraId="650C028A" w14:textId="77777777" w:rsidR="009E48DE" w:rsidRPr="00123177" w:rsidRDefault="009E48DE" w:rsidP="00535342"/>
        </w:tc>
      </w:tr>
      <w:tr w:rsidR="009E48DE" w:rsidRPr="00123177" w14:paraId="758E60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3405466" w14:textId="77777777" w:rsidR="009E48DE" w:rsidRPr="00123177" w:rsidRDefault="009E48DE" w:rsidP="00535342">
            <w:r w:rsidRPr="00123177">
              <w:rPr>
                <w:rFonts w:eastAsia="Arial"/>
                <w:color w:val="000000" w:themeColor="text1"/>
                <w:szCs w:val="20"/>
              </w:rPr>
              <w:t>Feasible within project constraints</w:t>
            </w:r>
          </w:p>
          <w:p w14:paraId="75F2834D" w14:textId="77777777" w:rsidR="009E48DE" w:rsidRPr="00123177" w:rsidRDefault="009E48DE" w:rsidP="00535342">
            <w:r w:rsidRPr="00123177">
              <w:rPr>
                <w:rFonts w:eastAsia="Arial"/>
                <w:color w:val="000000" w:themeColor="text1"/>
                <w:szCs w:val="20"/>
              </w:rPr>
              <w:t>(Yes/No)</w:t>
            </w:r>
          </w:p>
          <w:p w14:paraId="73A40E4A" w14:textId="77777777" w:rsidR="009E48DE" w:rsidRPr="00123177" w:rsidRDefault="009E48DE"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C52DAE" w14:textId="77777777" w:rsidR="009E48DE" w:rsidRPr="00123177" w:rsidRDefault="009E48DE" w:rsidP="00535342">
            <w:pPr>
              <w:pStyle w:val="TableText"/>
              <w:snapToGrid w:val="0"/>
            </w:pPr>
            <w:r w:rsidRPr="00123177">
              <w:t>YES</w:t>
            </w:r>
          </w:p>
          <w:p w14:paraId="627675B4" w14:textId="77777777" w:rsidR="009E48DE" w:rsidRPr="00123177" w:rsidRDefault="009E48DE" w:rsidP="00535342"/>
        </w:tc>
      </w:tr>
      <w:tr w:rsidR="009E48DE" w:rsidRPr="00123177" w14:paraId="0B611E9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20E1869" w14:textId="77777777" w:rsidR="009E48DE" w:rsidRPr="00123177" w:rsidRDefault="009E48DE" w:rsidP="00535342">
            <w:r w:rsidRPr="00123177">
              <w:rPr>
                <w:rFonts w:eastAsia="Arial"/>
                <w:color w:val="000000" w:themeColor="text1"/>
                <w:szCs w:val="20"/>
              </w:rPr>
              <w:t>Critical</w:t>
            </w:r>
          </w:p>
          <w:p w14:paraId="21CB6CDB" w14:textId="77777777" w:rsidR="009E48DE" w:rsidRPr="00123177" w:rsidRDefault="009E48DE"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1BD904" w14:textId="77777777" w:rsidR="009E48DE" w:rsidRPr="00123177" w:rsidRDefault="009E48DE" w:rsidP="00535342">
            <w:r w:rsidRPr="00123177">
              <w:t>YES</w:t>
            </w:r>
          </w:p>
        </w:tc>
      </w:tr>
      <w:tr w:rsidR="009E48DE" w:rsidRPr="00123177" w14:paraId="7C54BC1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7DE1EF4" w14:textId="77777777" w:rsidR="009E48DE" w:rsidRPr="00123177" w:rsidRDefault="009E48DE" w:rsidP="00535342">
            <w:pPr>
              <w:rPr>
                <w:rFonts w:eastAsia="Arial"/>
                <w:color w:val="000000" w:themeColor="text1"/>
                <w:szCs w:val="20"/>
              </w:rPr>
            </w:pPr>
            <w:r w:rsidRPr="00123177">
              <w:lastRenderedPageBreak/>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5649AA" w14:textId="77777777" w:rsidR="009E48DE" w:rsidRPr="00123177" w:rsidRDefault="009E48DE" w:rsidP="00535342">
            <w:r w:rsidRPr="00123177">
              <w:t>Acceptance Criteria for this requirement should be as per SECTION-6 ACCEPTANCE CRITERIA</w:t>
            </w:r>
          </w:p>
        </w:tc>
      </w:tr>
    </w:tbl>
    <w:p w14:paraId="59C1E865" w14:textId="77777777" w:rsidR="009E48DE" w:rsidRDefault="009E48DE" w:rsidP="009E48DE"/>
    <w:p w14:paraId="5ED78B72" w14:textId="21B472F4" w:rsidR="009E48DE" w:rsidRPr="009E48DE" w:rsidRDefault="009E48DE">
      <w:pPr>
        <w:pStyle w:val="Heading5"/>
        <w:numPr>
          <w:ilvl w:val="4"/>
          <w:numId w:val="69"/>
        </w:numPr>
        <w:rPr>
          <w:rFonts w:eastAsia="Arial"/>
          <w:color w:val="000000" w:themeColor="text1"/>
          <w:sz w:val="20"/>
          <w:szCs w:val="20"/>
        </w:rPr>
      </w:pPr>
      <w:r w:rsidRPr="009E48DE">
        <w:rPr>
          <w:rFonts w:eastAsia="Arial"/>
          <w:color w:val="000000" w:themeColor="text1"/>
          <w:sz w:val="20"/>
          <w:szCs w:val="20"/>
        </w:rPr>
        <w:t xml:space="preserve">Transition requirement to the </w:t>
      </w:r>
      <w:r w:rsidR="0057280C" w:rsidRPr="0057280C">
        <w:rPr>
          <w:rFonts w:eastAsia="Arial"/>
          <w:color w:val="000000" w:themeColor="text1"/>
          <w:sz w:val="20"/>
          <w:szCs w:val="20"/>
        </w:rPr>
        <w:t xml:space="preserve">Disable_3 state upon the Normal_FaultyShutdown is </w:t>
      </w:r>
      <w:r w:rsidR="0057280C">
        <w:rPr>
          <w:rFonts w:eastAsia="Arial"/>
          <w:color w:val="000000" w:themeColor="text1"/>
          <w:sz w:val="20"/>
          <w:szCs w:val="20"/>
        </w:rPr>
        <w:t>provided</w:t>
      </w:r>
      <w:r w:rsidRPr="009E48DE">
        <w:rPr>
          <w:rFonts w:eastAsia="Arial"/>
          <w:color w:val="000000" w:themeColor="text1"/>
          <w:sz w:val="20"/>
          <w:szCs w:val="20"/>
        </w:rPr>
        <w:t>.</w:t>
      </w:r>
    </w:p>
    <w:tbl>
      <w:tblPr>
        <w:tblW w:w="9300" w:type="dxa"/>
        <w:tblInd w:w="103" w:type="dxa"/>
        <w:tblLook w:val="06A0" w:firstRow="1" w:lastRow="0" w:firstColumn="1" w:lastColumn="0" w:noHBand="1" w:noVBand="1"/>
      </w:tblPr>
      <w:tblGrid>
        <w:gridCol w:w="1456"/>
        <w:gridCol w:w="7844"/>
      </w:tblGrid>
      <w:tr w:rsidR="009E48DE" w:rsidRPr="00123177" w14:paraId="4FA9896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E0D869C" w14:textId="77777777" w:rsidR="009E48DE" w:rsidRPr="00123177" w:rsidRDefault="009E48DE"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7F1BB41" w14:textId="77777777" w:rsidR="009E48DE" w:rsidRPr="00123177" w:rsidRDefault="009E48DE" w:rsidP="00535342">
            <w:r w:rsidRPr="00123177">
              <w:rPr>
                <w:rFonts w:eastAsia="Arial"/>
                <w:b/>
                <w:bCs/>
                <w:color w:val="000000" w:themeColor="text1"/>
                <w:szCs w:val="20"/>
              </w:rPr>
              <w:t>Description</w:t>
            </w:r>
          </w:p>
        </w:tc>
      </w:tr>
      <w:tr w:rsidR="009E48DE" w:rsidRPr="00123177" w14:paraId="17C3B3C7"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607FCC5" w14:textId="77777777" w:rsidR="009E48DE" w:rsidRPr="00123177" w:rsidRDefault="009E48DE"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78E3AF" w14:textId="21083F60" w:rsidR="009E48DE" w:rsidRPr="00123177" w:rsidRDefault="009E48DE" w:rsidP="00535342">
            <w:r w:rsidRPr="00123177">
              <w:rPr>
                <w:rFonts w:eastAsia="Arial"/>
                <w:color w:val="000000" w:themeColor="text1"/>
              </w:rPr>
              <w:t>SWRS_APP_STATE_</w:t>
            </w:r>
            <w:r>
              <w:rPr>
                <w:rFonts w:eastAsia="Arial"/>
                <w:color w:val="000000" w:themeColor="text1"/>
              </w:rPr>
              <w:t>56</w:t>
            </w:r>
          </w:p>
        </w:tc>
      </w:tr>
      <w:tr w:rsidR="009E48DE" w:rsidRPr="00123177" w14:paraId="2953197D"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9D48EDE" w14:textId="77777777" w:rsidR="009E48DE" w:rsidRPr="00123177" w:rsidRDefault="009E48DE"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79AF9D" w14:textId="5582A183" w:rsidR="009E48DE" w:rsidRPr="00123177" w:rsidRDefault="009E48DE" w:rsidP="00535342">
            <w:pPr>
              <w:rPr>
                <w:rFonts w:eastAsia="Arial"/>
                <w:color w:val="000000" w:themeColor="text1"/>
              </w:rPr>
            </w:pPr>
            <w:r w:rsidRPr="00123177">
              <w:rPr>
                <w:rFonts w:eastAsia="Arial"/>
                <w:color w:val="000000" w:themeColor="text1"/>
              </w:rPr>
              <w:t>SDS-HVDCDC-</w:t>
            </w:r>
            <w:r>
              <w:rPr>
                <w:rFonts w:eastAsia="Arial"/>
                <w:color w:val="000000" w:themeColor="text1"/>
              </w:rPr>
              <w:t>414</w:t>
            </w:r>
          </w:p>
        </w:tc>
      </w:tr>
      <w:tr w:rsidR="009E48DE" w:rsidRPr="00123177" w14:paraId="5ADEAEA7"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405A933" w14:textId="77777777" w:rsidR="009E48DE" w:rsidRPr="00123177" w:rsidRDefault="009E48DE"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38ECBC" w14:textId="77777777" w:rsidR="009E48DE" w:rsidRPr="00123177" w:rsidRDefault="009E48DE" w:rsidP="00535342">
            <w:pPr>
              <w:rPr>
                <w:rFonts w:eastAsia="Arial"/>
                <w:color w:val="000000" w:themeColor="text1"/>
              </w:rPr>
            </w:pPr>
            <w:r>
              <w:t>Pre C</w:t>
            </w:r>
            <w:r w:rsidRPr="00123177">
              <w:t>-Sample/PF</w:t>
            </w:r>
            <w:r>
              <w:t>3</w:t>
            </w:r>
            <w:r w:rsidRPr="00123177">
              <w:t>.0</w:t>
            </w:r>
            <w:r>
              <w:t xml:space="preserve"> Phase-2</w:t>
            </w:r>
          </w:p>
        </w:tc>
      </w:tr>
      <w:tr w:rsidR="009E48DE" w:rsidRPr="00123177" w14:paraId="7189E990"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2BDF2C03" w14:textId="77777777" w:rsidR="009E48DE" w:rsidRPr="00741DF8" w:rsidRDefault="009E48DE"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A845C9" w14:textId="6B1C5B80" w:rsidR="009E48DE" w:rsidRPr="00741DF8" w:rsidRDefault="009E48DE" w:rsidP="00535342">
            <w:pPr>
              <w:rPr>
                <w:rFonts w:eastAsia="Arial"/>
                <w:color w:val="000000" w:themeColor="text1"/>
                <w:szCs w:val="20"/>
              </w:rPr>
            </w:pPr>
            <w:r w:rsidRPr="00741DF8">
              <w:rPr>
                <w:rFonts w:eastAsia="Arial"/>
                <w:color w:val="000000" w:themeColor="text1"/>
                <w:szCs w:val="20"/>
              </w:rPr>
              <w:t xml:space="preserve">The </w:t>
            </w:r>
            <w:r>
              <w:rPr>
                <w:rFonts w:eastAsia="Arial"/>
                <w:color w:val="000000" w:themeColor="text1"/>
                <w:szCs w:val="20"/>
              </w:rPr>
              <w:t>HVDCDC</w:t>
            </w:r>
            <w:r w:rsidRPr="00741DF8">
              <w:rPr>
                <w:rFonts w:eastAsia="Arial"/>
                <w:color w:val="000000" w:themeColor="text1"/>
                <w:szCs w:val="20"/>
              </w:rPr>
              <w:t xml:space="preserve"> shall be able to transit to </w:t>
            </w:r>
            <w:r w:rsidR="0057280C" w:rsidRPr="0057280C">
              <w:rPr>
                <w:rFonts w:eastAsia="Arial"/>
                <w:color w:val="000000" w:themeColor="text1"/>
                <w:szCs w:val="20"/>
              </w:rPr>
              <w:t>Disable_3 state upon the Normal_FaultyShutdown is provided</w:t>
            </w:r>
          </w:p>
        </w:tc>
      </w:tr>
      <w:tr w:rsidR="009E48DE" w:rsidRPr="00123177" w14:paraId="486F256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D22655" w14:textId="77777777" w:rsidR="009E48DE" w:rsidRPr="00123177" w:rsidRDefault="009E48DE"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156FCE" w14:textId="77777777" w:rsidR="009E48DE" w:rsidRPr="0049364E" w:rsidRDefault="009E48DE" w:rsidP="00535342">
            <w:pPr>
              <w:rPr>
                <w:rFonts w:eastAsia="Arial"/>
                <w:color w:val="000000" w:themeColor="text1"/>
                <w:szCs w:val="20"/>
              </w:rPr>
            </w:pPr>
            <w:r w:rsidRPr="0049364E">
              <w:rPr>
                <w:rFonts w:eastAsia="Arial"/>
                <w:color w:val="000000" w:themeColor="text1"/>
                <w:szCs w:val="20"/>
              </w:rPr>
              <w:t>No Such derived requirement is applicable.</w:t>
            </w:r>
          </w:p>
        </w:tc>
      </w:tr>
      <w:tr w:rsidR="009E48DE" w:rsidRPr="00123177" w14:paraId="284E138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AF9B129" w14:textId="77777777" w:rsidR="009E48DE" w:rsidRPr="00123177" w:rsidRDefault="009E48DE"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0E5135" w14:textId="77777777" w:rsidR="009E48DE" w:rsidRPr="00123177" w:rsidRDefault="009E48DE" w:rsidP="00535342">
            <w:r w:rsidRPr="00123177">
              <w:rPr>
                <w:rFonts w:eastAsia="Arial"/>
                <w:color w:val="000000" w:themeColor="text1"/>
                <w:szCs w:val="20"/>
              </w:rPr>
              <w:t>No Specific access restrictions is applicable.</w:t>
            </w:r>
          </w:p>
        </w:tc>
      </w:tr>
      <w:tr w:rsidR="009E48DE" w:rsidRPr="00123177" w14:paraId="4DD6311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6500180" w14:textId="77777777" w:rsidR="009E48DE" w:rsidRPr="00123177" w:rsidRDefault="009E48DE"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567513" w14:textId="77777777" w:rsidR="009E48DE" w:rsidRPr="00123177" w:rsidRDefault="009E48DE" w:rsidP="00535342">
            <w:pPr>
              <w:spacing w:line="259" w:lineRule="auto"/>
            </w:pPr>
            <w:r w:rsidRPr="00123177">
              <w:t>Application shall start transitioning to substate “Confirm_fault_source” once meets the conditions mentioned in “Process” Section</w:t>
            </w:r>
          </w:p>
        </w:tc>
      </w:tr>
      <w:tr w:rsidR="009E48DE" w:rsidRPr="00123177" w14:paraId="4DF3B7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D273639" w14:textId="77777777" w:rsidR="009E48DE" w:rsidRPr="00123177" w:rsidRDefault="009E48DE"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57F8E1" w14:textId="77777777" w:rsidR="009E48DE" w:rsidRPr="00123177" w:rsidRDefault="009E48DE"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w:t>
            </w:r>
            <w:r w:rsidRPr="00123177">
              <w:rPr>
                <w:rFonts w:eastAsia="Arial"/>
              </w:rPr>
              <w:t>Confirm_fault_source”</w:t>
            </w:r>
          </w:p>
        </w:tc>
      </w:tr>
      <w:tr w:rsidR="009E48DE" w:rsidRPr="00123177" w14:paraId="605569A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9C88CE7" w14:textId="77777777" w:rsidR="009E48DE" w:rsidRPr="00123177" w:rsidRDefault="009E48DE"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D23E2E" w14:textId="77777777" w:rsidR="009E48DE" w:rsidRPr="00123177" w:rsidRDefault="009E48DE" w:rsidP="00535342">
            <w:pPr>
              <w:spacing w:line="259" w:lineRule="auto"/>
              <w:rPr>
                <w:rFonts w:eastAsia="Arial"/>
              </w:rPr>
            </w:pPr>
            <w:r w:rsidRPr="00123177">
              <w:rPr>
                <w:rFonts w:eastAsia="Arial"/>
                <w:color w:val="000000" w:themeColor="text1"/>
                <w:szCs w:val="20"/>
              </w:rPr>
              <w:t>The conditions for “</w:t>
            </w:r>
            <w:r w:rsidRPr="00123177">
              <w:rPr>
                <w:rFonts w:eastAsia="Arial"/>
              </w:rPr>
              <w:t>Confirm_fault_source</w:t>
            </w:r>
            <w:r w:rsidRPr="00123177">
              <w:rPr>
                <w:rFonts w:eastAsia="Arial"/>
                <w:color w:val="000000" w:themeColor="text1"/>
                <w:szCs w:val="20"/>
              </w:rPr>
              <w:t>” to get trigger is to entry into the “Fault_Unlatching” state.</w:t>
            </w:r>
          </w:p>
          <w:p w14:paraId="45A83065" w14:textId="77777777" w:rsidR="009E48DE" w:rsidRPr="00123177" w:rsidRDefault="009E48DE" w:rsidP="00535342">
            <w:pPr>
              <w:spacing w:line="259" w:lineRule="auto"/>
              <w:rPr>
                <w:rFonts w:eastAsia="Arial"/>
              </w:rPr>
            </w:pPr>
          </w:p>
        </w:tc>
      </w:tr>
      <w:tr w:rsidR="009E48DE" w:rsidRPr="00123177" w14:paraId="4B66B28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7C433FE" w14:textId="77777777" w:rsidR="009E48DE" w:rsidRPr="00123177" w:rsidRDefault="009E48DE"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0B73CF" w14:textId="77777777" w:rsidR="009E48DE" w:rsidRPr="00123177" w:rsidRDefault="009E48DE" w:rsidP="00535342">
            <w:r w:rsidRPr="00123177">
              <w:t>No such mandatory fields is applicable.</w:t>
            </w:r>
          </w:p>
        </w:tc>
      </w:tr>
      <w:tr w:rsidR="009E48DE" w:rsidRPr="00123177" w14:paraId="79EC9BA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DDCA9B5" w14:textId="77777777" w:rsidR="009E48DE" w:rsidRPr="00123177" w:rsidRDefault="009E48DE"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676077" w14:textId="77777777" w:rsidR="009E48DE" w:rsidRPr="00123177" w:rsidRDefault="009E48DE" w:rsidP="00535342">
            <w:r w:rsidRPr="00123177">
              <w:t>Valid range of Values is not applicable</w:t>
            </w:r>
          </w:p>
        </w:tc>
      </w:tr>
      <w:tr w:rsidR="009E48DE" w:rsidRPr="00123177" w14:paraId="758278C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51C617D" w14:textId="77777777" w:rsidR="009E48DE" w:rsidRPr="00123177" w:rsidRDefault="009E48DE"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D4A9CA" w14:textId="77777777" w:rsidR="009E48DE" w:rsidRPr="00123177" w:rsidRDefault="009E48DE" w:rsidP="00535342">
            <w:r w:rsidRPr="00123177">
              <w:rPr>
                <w:szCs w:val="20"/>
              </w:rPr>
              <w:t>Default values shall be applicable with respect to Pre-Loaded Values</w:t>
            </w:r>
          </w:p>
        </w:tc>
      </w:tr>
      <w:tr w:rsidR="009E48DE" w:rsidRPr="00123177" w14:paraId="4768499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5F842B" w14:textId="77777777" w:rsidR="009E48DE" w:rsidRPr="00123177" w:rsidRDefault="009E48DE"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5E296E" w14:textId="77777777" w:rsidR="009E48DE" w:rsidRPr="00123177" w:rsidRDefault="009E48DE" w:rsidP="00535342">
            <w:r w:rsidRPr="00123177">
              <w:t>Valid range of Values is not applicable</w:t>
            </w:r>
          </w:p>
        </w:tc>
      </w:tr>
      <w:tr w:rsidR="009E48DE" w:rsidRPr="00123177" w14:paraId="45D7418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6DAE2AC" w14:textId="77777777" w:rsidR="009E48DE" w:rsidRPr="00123177" w:rsidRDefault="009E48DE"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368D4B" w14:textId="77777777" w:rsidR="009E48DE" w:rsidRPr="00123177" w:rsidRDefault="009E48DE" w:rsidP="00535342">
            <w:r w:rsidRPr="00123177">
              <w:rPr>
                <w:szCs w:val="20"/>
              </w:rPr>
              <w:t>Data latency period is not applicable</w:t>
            </w:r>
          </w:p>
        </w:tc>
      </w:tr>
      <w:tr w:rsidR="009E48DE" w:rsidRPr="00123177" w14:paraId="744034C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FA86C0" w14:textId="77777777" w:rsidR="009E48DE" w:rsidRPr="00123177" w:rsidRDefault="009E48DE"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106D5C" w14:textId="77777777" w:rsidR="009E48DE" w:rsidRPr="00123177" w:rsidRDefault="009E48DE" w:rsidP="00535342">
            <w:r w:rsidRPr="00123177">
              <w:rPr>
                <w:szCs w:val="20"/>
              </w:rPr>
              <w:t>Data Retention period is not applicable.</w:t>
            </w:r>
          </w:p>
        </w:tc>
      </w:tr>
      <w:tr w:rsidR="009E48DE" w:rsidRPr="00123177" w14:paraId="4FF22C5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E3534F1" w14:textId="77777777" w:rsidR="009E48DE" w:rsidRPr="00123177" w:rsidRDefault="009E48DE"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3CF790" w14:textId="77777777" w:rsidR="009E48DE" w:rsidRPr="00123177" w:rsidRDefault="009E48DE" w:rsidP="00535342">
            <w:r w:rsidRPr="00123177">
              <w:rPr>
                <w:szCs w:val="20"/>
              </w:rPr>
              <w:t>Data rate is not applicable.</w:t>
            </w:r>
          </w:p>
        </w:tc>
      </w:tr>
      <w:tr w:rsidR="009E48DE" w:rsidRPr="00123177" w14:paraId="6304FA1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89D2948" w14:textId="77777777" w:rsidR="009E48DE" w:rsidRPr="00123177" w:rsidRDefault="009E48DE"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4570CB" w14:textId="77777777" w:rsidR="009E48DE" w:rsidRPr="00123177" w:rsidRDefault="009E48DE" w:rsidP="00535342">
            <w:pPr>
              <w:spacing w:line="259" w:lineRule="auto"/>
              <w:rPr>
                <w:rFonts w:eastAsia="Arial"/>
                <w:color w:val="000000" w:themeColor="text1"/>
                <w:szCs w:val="20"/>
              </w:rPr>
            </w:pPr>
            <w:r w:rsidRPr="00123177">
              <w:rPr>
                <w:szCs w:val="20"/>
              </w:rPr>
              <w:t>External event is not required.</w:t>
            </w:r>
          </w:p>
        </w:tc>
      </w:tr>
      <w:tr w:rsidR="009E48DE" w:rsidRPr="00123177" w14:paraId="5DA803B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0FAC567" w14:textId="77777777" w:rsidR="009E48DE" w:rsidRPr="00123177" w:rsidRDefault="009E48DE"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73EF16" w14:textId="77777777" w:rsidR="009E48DE" w:rsidRPr="00123177" w:rsidRDefault="009E48DE" w:rsidP="00535342">
            <w:r w:rsidRPr="00123177">
              <w:rPr>
                <w:szCs w:val="20"/>
              </w:rPr>
              <w:t>Temporal event is not applicable.</w:t>
            </w:r>
          </w:p>
        </w:tc>
      </w:tr>
      <w:tr w:rsidR="009E48DE" w:rsidRPr="00123177" w14:paraId="69CE241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1A2A24D" w14:textId="77777777" w:rsidR="009E48DE" w:rsidRPr="00123177" w:rsidRDefault="009E48DE" w:rsidP="00535342">
            <w:r w:rsidRPr="00123177">
              <w:rPr>
                <w:rFonts w:eastAsia="Arial"/>
                <w:color w:val="000000" w:themeColor="text1"/>
                <w:szCs w:val="20"/>
              </w:rPr>
              <w:t xml:space="preserve">Validation Rules/ </w:t>
            </w:r>
          </w:p>
          <w:p w14:paraId="27392743" w14:textId="77777777" w:rsidR="009E48DE" w:rsidRPr="00123177" w:rsidRDefault="009E48DE" w:rsidP="00535342">
            <w:r w:rsidRPr="00123177">
              <w:rPr>
                <w:rFonts w:eastAsia="Arial"/>
                <w:color w:val="000000" w:themeColor="text1"/>
                <w:szCs w:val="20"/>
              </w:rPr>
              <w:lastRenderedPageBreak/>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A3ED29" w14:textId="77777777" w:rsidR="009E48DE" w:rsidRPr="00123177" w:rsidRDefault="009E48DE" w:rsidP="00535342">
            <w:pPr>
              <w:pStyle w:val="TableText"/>
              <w:snapToGrid w:val="0"/>
            </w:pPr>
            <w:r w:rsidRPr="00123177">
              <w:rPr>
                <w:rFonts w:eastAsia="Arial"/>
                <w:color w:val="000000" w:themeColor="text1"/>
                <w:szCs w:val="20"/>
              </w:rPr>
              <w:lastRenderedPageBreak/>
              <w:t>Observed on CANalyzer tool that the Application transitioned the state to “</w:t>
            </w:r>
            <w:r w:rsidRPr="00123177">
              <w:rPr>
                <w:rFonts w:eastAsia="Arial"/>
              </w:rPr>
              <w:t>Confirm_fault_source”</w:t>
            </w:r>
          </w:p>
        </w:tc>
      </w:tr>
      <w:tr w:rsidR="009E48DE" w:rsidRPr="00123177" w14:paraId="69E243B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44BA3A2" w14:textId="77777777" w:rsidR="009E48DE" w:rsidRPr="00123177" w:rsidRDefault="009E48DE"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D13B72" w14:textId="77777777" w:rsidR="009E48DE" w:rsidRPr="00123177" w:rsidRDefault="009E48DE" w:rsidP="00535342">
            <w:r w:rsidRPr="00123177">
              <w:rPr>
                <w:szCs w:val="20"/>
              </w:rPr>
              <w:t>Constraints is not applicable.</w:t>
            </w:r>
          </w:p>
        </w:tc>
      </w:tr>
      <w:tr w:rsidR="009E48DE" w:rsidRPr="00123177" w14:paraId="6D47F31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84D2311" w14:textId="77777777" w:rsidR="009E48DE" w:rsidRPr="00123177" w:rsidRDefault="009E48DE"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471D9E" w14:textId="77777777" w:rsidR="009E48DE" w:rsidRPr="00123177" w:rsidRDefault="009E48DE" w:rsidP="00535342">
            <w:r w:rsidRPr="00123177">
              <w:rPr>
                <w:szCs w:val="20"/>
              </w:rPr>
              <w:t>No effects on other system</w:t>
            </w:r>
          </w:p>
        </w:tc>
      </w:tr>
      <w:tr w:rsidR="009E48DE" w:rsidRPr="00123177" w14:paraId="7424653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459823" w14:textId="77777777" w:rsidR="009E48DE" w:rsidRPr="00123177" w:rsidRDefault="009E48DE" w:rsidP="00535342">
            <w:r w:rsidRPr="00123177">
              <w:rPr>
                <w:rFonts w:eastAsia="Arial"/>
                <w:color w:val="000000" w:themeColor="text1"/>
                <w:szCs w:val="20"/>
              </w:rPr>
              <w:t>Testability with respect to test environment</w:t>
            </w:r>
          </w:p>
          <w:p w14:paraId="14EA6E61" w14:textId="77777777" w:rsidR="009E48DE" w:rsidRPr="00123177" w:rsidRDefault="009E48DE" w:rsidP="00535342">
            <w:r w:rsidRPr="00123177">
              <w:rPr>
                <w:rFonts w:eastAsia="Arial"/>
                <w:color w:val="000000" w:themeColor="text1"/>
                <w:szCs w:val="20"/>
              </w:rPr>
              <w:t>(Yes/No)</w:t>
            </w:r>
          </w:p>
          <w:p w14:paraId="009935DD" w14:textId="77777777" w:rsidR="009E48DE" w:rsidRPr="00123177" w:rsidRDefault="009E48DE"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B422B9" w14:textId="77777777" w:rsidR="009E48DE" w:rsidRPr="00123177" w:rsidRDefault="009E48DE" w:rsidP="00535342">
            <w:pPr>
              <w:pStyle w:val="TableText"/>
              <w:snapToGrid w:val="0"/>
            </w:pPr>
            <w:r w:rsidRPr="00123177">
              <w:t>YES</w:t>
            </w:r>
          </w:p>
          <w:p w14:paraId="69A4D8F7" w14:textId="77777777" w:rsidR="009E48DE" w:rsidRPr="00123177" w:rsidRDefault="009E48DE" w:rsidP="00535342"/>
        </w:tc>
      </w:tr>
      <w:tr w:rsidR="009E48DE" w:rsidRPr="00123177" w14:paraId="6FF3624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4AE8B6" w14:textId="77777777" w:rsidR="009E48DE" w:rsidRPr="00123177" w:rsidRDefault="009E48DE" w:rsidP="00535342">
            <w:r w:rsidRPr="00123177">
              <w:rPr>
                <w:rFonts w:eastAsia="Arial"/>
                <w:color w:val="000000" w:themeColor="text1"/>
                <w:szCs w:val="20"/>
              </w:rPr>
              <w:t>Feasible within project constraints</w:t>
            </w:r>
          </w:p>
          <w:p w14:paraId="5BCE54C6" w14:textId="77777777" w:rsidR="009E48DE" w:rsidRPr="00123177" w:rsidRDefault="009E48DE" w:rsidP="00535342">
            <w:r w:rsidRPr="00123177">
              <w:rPr>
                <w:rFonts w:eastAsia="Arial"/>
                <w:color w:val="000000" w:themeColor="text1"/>
                <w:szCs w:val="20"/>
              </w:rPr>
              <w:t>(Yes/No)</w:t>
            </w:r>
          </w:p>
          <w:p w14:paraId="159714C9" w14:textId="77777777" w:rsidR="009E48DE" w:rsidRPr="00123177" w:rsidRDefault="009E48DE"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05293A" w14:textId="77777777" w:rsidR="009E48DE" w:rsidRPr="00123177" w:rsidRDefault="009E48DE" w:rsidP="00535342">
            <w:pPr>
              <w:pStyle w:val="TableText"/>
              <w:snapToGrid w:val="0"/>
            </w:pPr>
            <w:r w:rsidRPr="00123177">
              <w:t>YES</w:t>
            </w:r>
          </w:p>
          <w:p w14:paraId="410B777A" w14:textId="77777777" w:rsidR="009E48DE" w:rsidRPr="00123177" w:rsidRDefault="009E48DE" w:rsidP="00535342"/>
        </w:tc>
      </w:tr>
      <w:tr w:rsidR="009E48DE" w:rsidRPr="00123177" w14:paraId="2164E50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0D36C5" w14:textId="77777777" w:rsidR="009E48DE" w:rsidRPr="00123177" w:rsidRDefault="009E48DE" w:rsidP="00535342">
            <w:r w:rsidRPr="00123177">
              <w:rPr>
                <w:rFonts w:eastAsia="Arial"/>
                <w:color w:val="000000" w:themeColor="text1"/>
                <w:szCs w:val="20"/>
              </w:rPr>
              <w:t>Critical</w:t>
            </w:r>
          </w:p>
          <w:p w14:paraId="00FB17C9" w14:textId="77777777" w:rsidR="009E48DE" w:rsidRPr="00123177" w:rsidRDefault="009E48DE"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CC22EE" w14:textId="77777777" w:rsidR="009E48DE" w:rsidRPr="00123177" w:rsidRDefault="009E48DE" w:rsidP="00535342">
            <w:r w:rsidRPr="00123177">
              <w:t>YES</w:t>
            </w:r>
          </w:p>
        </w:tc>
      </w:tr>
      <w:tr w:rsidR="009E48DE" w:rsidRPr="00123177" w14:paraId="313236A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6B3C178" w14:textId="77777777" w:rsidR="009E48DE" w:rsidRPr="00123177" w:rsidRDefault="009E48DE"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11F6B5" w14:textId="77777777" w:rsidR="009E48DE" w:rsidRPr="00123177" w:rsidRDefault="009E48DE" w:rsidP="00535342">
            <w:r w:rsidRPr="00123177">
              <w:t>Acceptance Criteria for this requirement should be as per SECTION-6 ACCEPTANCE CRITERIA</w:t>
            </w:r>
          </w:p>
        </w:tc>
      </w:tr>
    </w:tbl>
    <w:p w14:paraId="6E666CCB" w14:textId="77777777" w:rsidR="009E48DE" w:rsidRDefault="009E48DE" w:rsidP="009E48DE"/>
    <w:p w14:paraId="4EBE4A58" w14:textId="1E4AD7BC" w:rsidR="0057280C" w:rsidRPr="0057280C" w:rsidRDefault="0057280C">
      <w:pPr>
        <w:pStyle w:val="Heading5"/>
        <w:numPr>
          <w:ilvl w:val="4"/>
          <w:numId w:val="70"/>
        </w:numPr>
        <w:rPr>
          <w:rFonts w:eastAsia="Arial"/>
          <w:color w:val="000000" w:themeColor="text1"/>
          <w:sz w:val="20"/>
          <w:szCs w:val="20"/>
        </w:rPr>
      </w:pPr>
      <w:r w:rsidRPr="0057280C">
        <w:rPr>
          <w:rFonts w:eastAsia="Arial"/>
          <w:color w:val="000000" w:themeColor="text1"/>
          <w:sz w:val="20"/>
          <w:szCs w:val="20"/>
        </w:rPr>
        <w:t>Transition requirement to the Open_400V_SolidStateSw_ 3 state When the Power Module confirms to be disabled.</w:t>
      </w:r>
    </w:p>
    <w:tbl>
      <w:tblPr>
        <w:tblW w:w="9300" w:type="dxa"/>
        <w:tblInd w:w="103" w:type="dxa"/>
        <w:tblLook w:val="06A0" w:firstRow="1" w:lastRow="0" w:firstColumn="1" w:lastColumn="0" w:noHBand="1" w:noVBand="1"/>
      </w:tblPr>
      <w:tblGrid>
        <w:gridCol w:w="1456"/>
        <w:gridCol w:w="7844"/>
      </w:tblGrid>
      <w:tr w:rsidR="0057280C" w:rsidRPr="00123177" w14:paraId="720AFC0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536F4F2" w14:textId="77777777" w:rsidR="0057280C" w:rsidRPr="00123177" w:rsidRDefault="0057280C"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85FE618" w14:textId="77777777" w:rsidR="0057280C" w:rsidRPr="00123177" w:rsidRDefault="0057280C" w:rsidP="00535342">
            <w:r w:rsidRPr="00123177">
              <w:rPr>
                <w:rFonts w:eastAsia="Arial"/>
                <w:b/>
                <w:bCs/>
                <w:color w:val="000000" w:themeColor="text1"/>
                <w:szCs w:val="20"/>
              </w:rPr>
              <w:t>Description</w:t>
            </w:r>
          </w:p>
        </w:tc>
      </w:tr>
      <w:tr w:rsidR="0057280C" w:rsidRPr="00123177" w14:paraId="0CD3E9F9"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A74C762" w14:textId="77777777" w:rsidR="0057280C" w:rsidRPr="00123177" w:rsidRDefault="0057280C"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11BEDC" w14:textId="7C64B20E" w:rsidR="0057280C" w:rsidRPr="00123177" w:rsidRDefault="0057280C" w:rsidP="00535342">
            <w:r w:rsidRPr="00123177">
              <w:rPr>
                <w:rFonts w:eastAsia="Arial"/>
                <w:color w:val="000000" w:themeColor="text1"/>
              </w:rPr>
              <w:t>SWRS_APP_STATE_</w:t>
            </w:r>
            <w:r>
              <w:rPr>
                <w:rFonts w:eastAsia="Arial"/>
                <w:color w:val="000000" w:themeColor="text1"/>
              </w:rPr>
              <w:t>57</w:t>
            </w:r>
          </w:p>
        </w:tc>
      </w:tr>
      <w:tr w:rsidR="0057280C" w:rsidRPr="00123177" w14:paraId="3209EBA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8C3A616" w14:textId="77777777" w:rsidR="0057280C" w:rsidRPr="00123177" w:rsidRDefault="0057280C"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C76F69" w14:textId="7DEEDDC3" w:rsidR="0057280C" w:rsidRPr="00123177" w:rsidRDefault="0057280C" w:rsidP="00535342">
            <w:pPr>
              <w:rPr>
                <w:rFonts w:eastAsia="Arial"/>
                <w:color w:val="000000" w:themeColor="text1"/>
              </w:rPr>
            </w:pPr>
            <w:r w:rsidRPr="00123177">
              <w:rPr>
                <w:rFonts w:eastAsia="Arial"/>
                <w:color w:val="000000" w:themeColor="text1"/>
              </w:rPr>
              <w:t>SDS-HVDCDC-</w:t>
            </w:r>
            <w:r>
              <w:rPr>
                <w:rFonts w:eastAsia="Arial"/>
                <w:color w:val="000000" w:themeColor="text1"/>
              </w:rPr>
              <w:t>415</w:t>
            </w:r>
          </w:p>
        </w:tc>
      </w:tr>
      <w:tr w:rsidR="0057280C" w:rsidRPr="00123177" w14:paraId="5CD2EFD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1A35890" w14:textId="77777777" w:rsidR="0057280C" w:rsidRPr="00123177" w:rsidRDefault="0057280C"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896ACC" w14:textId="77777777" w:rsidR="0057280C" w:rsidRPr="00123177" w:rsidRDefault="0057280C" w:rsidP="00535342">
            <w:pPr>
              <w:rPr>
                <w:rFonts w:eastAsia="Arial"/>
                <w:color w:val="000000" w:themeColor="text1"/>
              </w:rPr>
            </w:pPr>
            <w:r>
              <w:t>Pre C</w:t>
            </w:r>
            <w:r w:rsidRPr="00123177">
              <w:t>-Sample/PF</w:t>
            </w:r>
            <w:r>
              <w:t>3</w:t>
            </w:r>
            <w:r w:rsidRPr="00123177">
              <w:t>.0</w:t>
            </w:r>
            <w:r>
              <w:t xml:space="preserve"> Phase-2</w:t>
            </w:r>
          </w:p>
        </w:tc>
      </w:tr>
      <w:tr w:rsidR="0057280C" w:rsidRPr="00123177" w14:paraId="45EE8E6A"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234731B8" w14:textId="77777777" w:rsidR="0057280C" w:rsidRPr="00741DF8" w:rsidRDefault="0057280C"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4B1EEE" w14:textId="36C5361A" w:rsidR="0057280C" w:rsidRPr="00741DF8" w:rsidRDefault="0057280C" w:rsidP="00535342">
            <w:pPr>
              <w:rPr>
                <w:rFonts w:eastAsia="Arial"/>
                <w:color w:val="000000" w:themeColor="text1"/>
                <w:szCs w:val="20"/>
              </w:rPr>
            </w:pPr>
            <w:r w:rsidRPr="00741DF8">
              <w:rPr>
                <w:rFonts w:eastAsia="Arial"/>
                <w:color w:val="000000" w:themeColor="text1"/>
                <w:szCs w:val="20"/>
              </w:rPr>
              <w:t xml:space="preserve">The </w:t>
            </w:r>
            <w:r>
              <w:rPr>
                <w:rFonts w:eastAsia="Arial"/>
                <w:color w:val="000000" w:themeColor="text1"/>
                <w:szCs w:val="20"/>
              </w:rPr>
              <w:t>HVDCDC</w:t>
            </w:r>
            <w:r w:rsidRPr="00741DF8">
              <w:rPr>
                <w:rFonts w:eastAsia="Arial"/>
                <w:color w:val="000000" w:themeColor="text1"/>
                <w:szCs w:val="20"/>
              </w:rPr>
              <w:t xml:space="preserve"> shall be able to transit to </w:t>
            </w:r>
            <w:r w:rsidRPr="0057280C">
              <w:rPr>
                <w:rFonts w:eastAsia="Arial"/>
                <w:color w:val="000000" w:themeColor="text1"/>
                <w:szCs w:val="20"/>
              </w:rPr>
              <w:t xml:space="preserve">Open_400V_SolidStateSw_ 3 state </w:t>
            </w:r>
            <w:r>
              <w:rPr>
                <w:rFonts w:eastAsia="Arial"/>
                <w:color w:val="000000" w:themeColor="text1"/>
                <w:szCs w:val="20"/>
              </w:rPr>
              <w:t>When</w:t>
            </w:r>
            <w:r w:rsidRPr="0057280C">
              <w:rPr>
                <w:rFonts w:eastAsia="Arial"/>
                <w:color w:val="000000" w:themeColor="text1"/>
                <w:szCs w:val="20"/>
              </w:rPr>
              <w:t xml:space="preserve"> the P</w:t>
            </w:r>
            <w:r>
              <w:rPr>
                <w:rFonts w:eastAsia="Arial"/>
                <w:color w:val="000000" w:themeColor="text1"/>
                <w:szCs w:val="20"/>
              </w:rPr>
              <w:t xml:space="preserve">ower </w:t>
            </w:r>
            <w:r w:rsidRPr="0057280C">
              <w:rPr>
                <w:rFonts w:eastAsia="Arial"/>
                <w:color w:val="000000" w:themeColor="text1"/>
                <w:szCs w:val="20"/>
              </w:rPr>
              <w:t>M</w:t>
            </w:r>
            <w:r>
              <w:rPr>
                <w:rFonts w:eastAsia="Arial"/>
                <w:color w:val="000000" w:themeColor="text1"/>
                <w:szCs w:val="20"/>
              </w:rPr>
              <w:t>odule</w:t>
            </w:r>
            <w:r w:rsidRPr="0057280C">
              <w:rPr>
                <w:rFonts w:eastAsia="Arial"/>
                <w:color w:val="000000" w:themeColor="text1"/>
                <w:szCs w:val="20"/>
              </w:rPr>
              <w:t xml:space="preserve"> confirms to be disabled</w:t>
            </w:r>
          </w:p>
        </w:tc>
      </w:tr>
      <w:tr w:rsidR="0057280C" w:rsidRPr="00123177" w14:paraId="544DE2B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BDA5F62" w14:textId="77777777" w:rsidR="0057280C" w:rsidRPr="00123177" w:rsidRDefault="0057280C" w:rsidP="00535342">
            <w:r w:rsidRPr="00123177">
              <w:rPr>
                <w:rFonts w:eastAsia="Arial"/>
                <w:color w:val="000000" w:themeColor="text1"/>
                <w:szCs w:val="20"/>
              </w:rPr>
              <w:lastRenderedPageBreak/>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8A1B81" w14:textId="77777777" w:rsidR="0057280C" w:rsidRPr="0049364E" w:rsidRDefault="0057280C" w:rsidP="00535342">
            <w:pPr>
              <w:rPr>
                <w:rFonts w:eastAsia="Arial"/>
                <w:color w:val="000000" w:themeColor="text1"/>
                <w:szCs w:val="20"/>
              </w:rPr>
            </w:pPr>
            <w:r w:rsidRPr="0049364E">
              <w:rPr>
                <w:rFonts w:eastAsia="Arial"/>
                <w:color w:val="000000" w:themeColor="text1"/>
                <w:szCs w:val="20"/>
              </w:rPr>
              <w:t>No Such derived requirement is applicable.</w:t>
            </w:r>
          </w:p>
        </w:tc>
      </w:tr>
      <w:tr w:rsidR="0057280C" w:rsidRPr="00123177" w14:paraId="51F3071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FFE29F" w14:textId="77777777" w:rsidR="0057280C" w:rsidRPr="00123177" w:rsidRDefault="0057280C"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A5BA90" w14:textId="77777777" w:rsidR="0057280C" w:rsidRPr="00123177" w:rsidRDefault="0057280C" w:rsidP="00535342">
            <w:r w:rsidRPr="00123177">
              <w:rPr>
                <w:rFonts w:eastAsia="Arial"/>
                <w:color w:val="000000" w:themeColor="text1"/>
                <w:szCs w:val="20"/>
              </w:rPr>
              <w:t>No Specific access restrictions is applicable.</w:t>
            </w:r>
          </w:p>
        </w:tc>
      </w:tr>
      <w:tr w:rsidR="0057280C" w:rsidRPr="00123177" w14:paraId="6EE8D75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364FDCF" w14:textId="77777777" w:rsidR="0057280C" w:rsidRPr="00123177" w:rsidRDefault="0057280C"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69EE55" w14:textId="77777777" w:rsidR="0057280C" w:rsidRPr="00123177" w:rsidRDefault="0057280C" w:rsidP="00535342">
            <w:pPr>
              <w:spacing w:line="259" w:lineRule="auto"/>
            </w:pPr>
            <w:r w:rsidRPr="00123177">
              <w:t>Application shall start transitioning to substate “Confirm_fault_source” once meets the conditions mentioned in “Process” Section</w:t>
            </w:r>
          </w:p>
        </w:tc>
      </w:tr>
      <w:tr w:rsidR="0057280C" w:rsidRPr="00123177" w14:paraId="0218EAA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59B1C98" w14:textId="77777777" w:rsidR="0057280C" w:rsidRPr="00123177" w:rsidRDefault="0057280C"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A4DF57" w14:textId="77777777" w:rsidR="0057280C" w:rsidRPr="00123177" w:rsidRDefault="0057280C"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w:t>
            </w:r>
            <w:r w:rsidRPr="00123177">
              <w:rPr>
                <w:rFonts w:eastAsia="Arial"/>
              </w:rPr>
              <w:t>Confirm_fault_source”</w:t>
            </w:r>
          </w:p>
        </w:tc>
      </w:tr>
      <w:tr w:rsidR="0057280C" w:rsidRPr="00123177" w14:paraId="0941E4B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0EE6DD9" w14:textId="77777777" w:rsidR="0057280C" w:rsidRPr="00123177" w:rsidRDefault="0057280C"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F8D043" w14:textId="77777777" w:rsidR="0057280C" w:rsidRPr="00123177" w:rsidRDefault="0057280C" w:rsidP="00535342">
            <w:pPr>
              <w:spacing w:line="259" w:lineRule="auto"/>
              <w:rPr>
                <w:rFonts w:eastAsia="Arial"/>
              </w:rPr>
            </w:pPr>
            <w:r w:rsidRPr="00123177">
              <w:rPr>
                <w:rFonts w:eastAsia="Arial"/>
                <w:color w:val="000000" w:themeColor="text1"/>
                <w:szCs w:val="20"/>
              </w:rPr>
              <w:t>The conditions for “</w:t>
            </w:r>
            <w:r w:rsidRPr="00123177">
              <w:rPr>
                <w:rFonts w:eastAsia="Arial"/>
              </w:rPr>
              <w:t>Confirm_fault_source</w:t>
            </w:r>
            <w:r w:rsidRPr="00123177">
              <w:rPr>
                <w:rFonts w:eastAsia="Arial"/>
                <w:color w:val="000000" w:themeColor="text1"/>
                <w:szCs w:val="20"/>
              </w:rPr>
              <w:t>” to get trigger is to entry into the “Fault_Unlatching” state.</w:t>
            </w:r>
          </w:p>
          <w:p w14:paraId="555A6E2F" w14:textId="77777777" w:rsidR="0057280C" w:rsidRPr="00123177" w:rsidRDefault="0057280C" w:rsidP="00535342">
            <w:pPr>
              <w:spacing w:line="259" w:lineRule="auto"/>
              <w:rPr>
                <w:rFonts w:eastAsia="Arial"/>
              </w:rPr>
            </w:pPr>
          </w:p>
        </w:tc>
      </w:tr>
      <w:tr w:rsidR="0057280C" w:rsidRPr="00123177" w14:paraId="0E685CB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F0A3BD" w14:textId="77777777" w:rsidR="0057280C" w:rsidRPr="00123177" w:rsidRDefault="0057280C"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C66048" w14:textId="77777777" w:rsidR="0057280C" w:rsidRPr="00123177" w:rsidRDefault="0057280C" w:rsidP="00535342">
            <w:r w:rsidRPr="00123177">
              <w:t>No such mandatory fields is applicable.</w:t>
            </w:r>
          </w:p>
        </w:tc>
      </w:tr>
      <w:tr w:rsidR="0057280C" w:rsidRPr="00123177" w14:paraId="444FDD5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4BA6313" w14:textId="77777777" w:rsidR="0057280C" w:rsidRPr="00123177" w:rsidRDefault="0057280C"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77B462" w14:textId="77777777" w:rsidR="0057280C" w:rsidRPr="00123177" w:rsidRDefault="0057280C" w:rsidP="00535342">
            <w:r w:rsidRPr="00123177">
              <w:t>Valid range of Values is not applicable</w:t>
            </w:r>
          </w:p>
        </w:tc>
      </w:tr>
      <w:tr w:rsidR="0057280C" w:rsidRPr="00123177" w14:paraId="5848CB3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6EAD587" w14:textId="77777777" w:rsidR="0057280C" w:rsidRPr="00123177" w:rsidRDefault="0057280C"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0E791B" w14:textId="77777777" w:rsidR="0057280C" w:rsidRPr="00123177" w:rsidRDefault="0057280C" w:rsidP="00535342">
            <w:r w:rsidRPr="00123177">
              <w:rPr>
                <w:szCs w:val="20"/>
              </w:rPr>
              <w:t>Default values shall be applicable with respect to Pre-Loaded Values</w:t>
            </w:r>
          </w:p>
        </w:tc>
      </w:tr>
      <w:tr w:rsidR="0057280C" w:rsidRPr="00123177" w14:paraId="51D4A72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BA8BE9D" w14:textId="77777777" w:rsidR="0057280C" w:rsidRPr="00123177" w:rsidRDefault="0057280C"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A591BC" w14:textId="77777777" w:rsidR="0057280C" w:rsidRPr="00123177" w:rsidRDefault="0057280C" w:rsidP="00535342">
            <w:r w:rsidRPr="00123177">
              <w:t>Valid range of Values is not applicable</w:t>
            </w:r>
          </w:p>
        </w:tc>
      </w:tr>
      <w:tr w:rsidR="0057280C" w:rsidRPr="00123177" w14:paraId="556EF2D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61D2C14" w14:textId="77777777" w:rsidR="0057280C" w:rsidRPr="00123177" w:rsidRDefault="0057280C"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30DBDA" w14:textId="77777777" w:rsidR="0057280C" w:rsidRPr="00123177" w:rsidRDefault="0057280C" w:rsidP="00535342">
            <w:r w:rsidRPr="00123177">
              <w:rPr>
                <w:szCs w:val="20"/>
              </w:rPr>
              <w:t>Data latency period is not applicable</w:t>
            </w:r>
          </w:p>
        </w:tc>
      </w:tr>
      <w:tr w:rsidR="0057280C" w:rsidRPr="00123177" w14:paraId="035BDDF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67083C" w14:textId="77777777" w:rsidR="0057280C" w:rsidRPr="00123177" w:rsidRDefault="0057280C"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B3AF61" w14:textId="77777777" w:rsidR="0057280C" w:rsidRPr="00123177" w:rsidRDefault="0057280C" w:rsidP="00535342">
            <w:r w:rsidRPr="00123177">
              <w:rPr>
                <w:szCs w:val="20"/>
              </w:rPr>
              <w:t>Data Retention period is not applicable.</w:t>
            </w:r>
          </w:p>
        </w:tc>
      </w:tr>
      <w:tr w:rsidR="0057280C" w:rsidRPr="00123177" w14:paraId="5BB7C8C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65E9894" w14:textId="77777777" w:rsidR="0057280C" w:rsidRPr="00123177" w:rsidRDefault="0057280C"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1055C9" w14:textId="77777777" w:rsidR="0057280C" w:rsidRPr="00123177" w:rsidRDefault="0057280C" w:rsidP="00535342">
            <w:r w:rsidRPr="00123177">
              <w:rPr>
                <w:szCs w:val="20"/>
              </w:rPr>
              <w:t>Data rate is not applicable.</w:t>
            </w:r>
          </w:p>
        </w:tc>
      </w:tr>
      <w:tr w:rsidR="0057280C" w:rsidRPr="00123177" w14:paraId="3354EEA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49E3C15" w14:textId="77777777" w:rsidR="0057280C" w:rsidRPr="00123177" w:rsidRDefault="0057280C"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73B78A" w14:textId="77777777" w:rsidR="0057280C" w:rsidRPr="00123177" w:rsidRDefault="0057280C" w:rsidP="00535342">
            <w:pPr>
              <w:spacing w:line="259" w:lineRule="auto"/>
              <w:rPr>
                <w:rFonts w:eastAsia="Arial"/>
                <w:color w:val="000000" w:themeColor="text1"/>
                <w:szCs w:val="20"/>
              </w:rPr>
            </w:pPr>
            <w:r w:rsidRPr="00123177">
              <w:rPr>
                <w:szCs w:val="20"/>
              </w:rPr>
              <w:t>External event is not required.</w:t>
            </w:r>
          </w:p>
        </w:tc>
      </w:tr>
      <w:tr w:rsidR="0057280C" w:rsidRPr="00123177" w14:paraId="629AEB8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C54DF2D" w14:textId="77777777" w:rsidR="0057280C" w:rsidRPr="00123177" w:rsidRDefault="0057280C"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029F02" w14:textId="77777777" w:rsidR="0057280C" w:rsidRPr="00123177" w:rsidRDefault="0057280C" w:rsidP="00535342">
            <w:r w:rsidRPr="00123177">
              <w:rPr>
                <w:szCs w:val="20"/>
              </w:rPr>
              <w:t>Temporal event is not applicable.</w:t>
            </w:r>
          </w:p>
        </w:tc>
      </w:tr>
      <w:tr w:rsidR="0057280C" w:rsidRPr="00123177" w14:paraId="33BF149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C49EDFC" w14:textId="77777777" w:rsidR="0057280C" w:rsidRPr="00123177" w:rsidRDefault="0057280C" w:rsidP="00535342">
            <w:r w:rsidRPr="00123177">
              <w:rPr>
                <w:rFonts w:eastAsia="Arial"/>
                <w:color w:val="000000" w:themeColor="text1"/>
                <w:szCs w:val="20"/>
              </w:rPr>
              <w:t xml:space="preserve">Validation Rules/ </w:t>
            </w:r>
          </w:p>
          <w:p w14:paraId="6B3BBDE0" w14:textId="77777777" w:rsidR="0057280C" w:rsidRPr="00123177" w:rsidRDefault="0057280C"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F038C7" w14:textId="77777777" w:rsidR="0057280C" w:rsidRPr="00123177" w:rsidRDefault="0057280C" w:rsidP="00535342">
            <w:pPr>
              <w:pStyle w:val="TableText"/>
              <w:snapToGrid w:val="0"/>
            </w:pPr>
            <w:r w:rsidRPr="00123177">
              <w:rPr>
                <w:rFonts w:eastAsia="Arial"/>
                <w:color w:val="000000" w:themeColor="text1"/>
                <w:szCs w:val="20"/>
              </w:rPr>
              <w:t>Observed on CANalyzer tool that the Application transitioned the state to “</w:t>
            </w:r>
            <w:r w:rsidRPr="00123177">
              <w:rPr>
                <w:rFonts w:eastAsia="Arial"/>
              </w:rPr>
              <w:t>Confirm_fault_source”</w:t>
            </w:r>
          </w:p>
        </w:tc>
      </w:tr>
      <w:tr w:rsidR="0057280C" w:rsidRPr="00123177" w14:paraId="580436C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486C1A6" w14:textId="77777777" w:rsidR="0057280C" w:rsidRPr="00123177" w:rsidRDefault="0057280C"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BFC564" w14:textId="77777777" w:rsidR="0057280C" w:rsidRPr="00123177" w:rsidRDefault="0057280C" w:rsidP="00535342">
            <w:r w:rsidRPr="00123177">
              <w:rPr>
                <w:szCs w:val="20"/>
              </w:rPr>
              <w:t>Constraints is not applicable.</w:t>
            </w:r>
          </w:p>
        </w:tc>
      </w:tr>
      <w:tr w:rsidR="0057280C" w:rsidRPr="00123177" w14:paraId="3A7340A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4B5C1D7" w14:textId="77777777" w:rsidR="0057280C" w:rsidRPr="00123177" w:rsidRDefault="0057280C"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DA22BB" w14:textId="77777777" w:rsidR="0057280C" w:rsidRPr="00123177" w:rsidRDefault="0057280C" w:rsidP="00535342">
            <w:r w:rsidRPr="00123177">
              <w:rPr>
                <w:szCs w:val="20"/>
              </w:rPr>
              <w:t>No effects on other system</w:t>
            </w:r>
          </w:p>
        </w:tc>
      </w:tr>
      <w:tr w:rsidR="0057280C" w:rsidRPr="00123177" w14:paraId="0AA3EAF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284A6B3" w14:textId="77777777" w:rsidR="0057280C" w:rsidRPr="00123177" w:rsidRDefault="0057280C" w:rsidP="00535342">
            <w:r w:rsidRPr="00123177">
              <w:rPr>
                <w:rFonts w:eastAsia="Arial"/>
                <w:color w:val="000000" w:themeColor="text1"/>
                <w:szCs w:val="20"/>
              </w:rPr>
              <w:t>Testability with respect to test environment</w:t>
            </w:r>
          </w:p>
          <w:p w14:paraId="65FC2546" w14:textId="77777777" w:rsidR="0057280C" w:rsidRPr="00123177" w:rsidRDefault="0057280C" w:rsidP="00535342">
            <w:r w:rsidRPr="00123177">
              <w:rPr>
                <w:rFonts w:eastAsia="Arial"/>
                <w:color w:val="000000" w:themeColor="text1"/>
                <w:szCs w:val="20"/>
              </w:rPr>
              <w:t>(Yes/No)</w:t>
            </w:r>
          </w:p>
          <w:p w14:paraId="152EDF33" w14:textId="77777777" w:rsidR="0057280C" w:rsidRPr="00123177" w:rsidRDefault="0057280C" w:rsidP="00535342">
            <w:r w:rsidRPr="00123177">
              <w:rPr>
                <w:rFonts w:eastAsia="Arial"/>
                <w:i/>
                <w:iCs/>
                <w:color w:val="000000" w:themeColor="text1"/>
                <w:szCs w:val="20"/>
              </w:rPr>
              <w:lastRenderedPageBreak/>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35692A" w14:textId="77777777" w:rsidR="0057280C" w:rsidRPr="00123177" w:rsidRDefault="0057280C" w:rsidP="00535342">
            <w:pPr>
              <w:pStyle w:val="TableText"/>
              <w:snapToGrid w:val="0"/>
            </w:pPr>
            <w:r w:rsidRPr="00123177">
              <w:lastRenderedPageBreak/>
              <w:t>YES</w:t>
            </w:r>
          </w:p>
          <w:p w14:paraId="16104E98" w14:textId="77777777" w:rsidR="0057280C" w:rsidRPr="00123177" w:rsidRDefault="0057280C" w:rsidP="00535342"/>
        </w:tc>
      </w:tr>
      <w:tr w:rsidR="0057280C" w:rsidRPr="00123177" w14:paraId="58C2F82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D7B00F1" w14:textId="77777777" w:rsidR="0057280C" w:rsidRPr="00123177" w:rsidRDefault="0057280C" w:rsidP="00535342">
            <w:r w:rsidRPr="00123177">
              <w:rPr>
                <w:rFonts w:eastAsia="Arial"/>
                <w:color w:val="000000" w:themeColor="text1"/>
                <w:szCs w:val="20"/>
              </w:rPr>
              <w:t>Feasible within project constraints</w:t>
            </w:r>
          </w:p>
          <w:p w14:paraId="02E00242" w14:textId="77777777" w:rsidR="0057280C" w:rsidRPr="00123177" w:rsidRDefault="0057280C" w:rsidP="00535342">
            <w:r w:rsidRPr="00123177">
              <w:rPr>
                <w:rFonts w:eastAsia="Arial"/>
                <w:color w:val="000000" w:themeColor="text1"/>
                <w:szCs w:val="20"/>
              </w:rPr>
              <w:t>(Yes/No)</w:t>
            </w:r>
          </w:p>
          <w:p w14:paraId="66C3563F" w14:textId="77777777" w:rsidR="0057280C" w:rsidRPr="00123177" w:rsidRDefault="0057280C"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D09889" w14:textId="77777777" w:rsidR="0057280C" w:rsidRPr="00123177" w:rsidRDefault="0057280C" w:rsidP="00535342">
            <w:pPr>
              <w:pStyle w:val="TableText"/>
              <w:snapToGrid w:val="0"/>
            </w:pPr>
            <w:r w:rsidRPr="00123177">
              <w:t>YES</w:t>
            </w:r>
          </w:p>
          <w:p w14:paraId="5378B4F5" w14:textId="77777777" w:rsidR="0057280C" w:rsidRPr="00123177" w:rsidRDefault="0057280C" w:rsidP="00535342"/>
        </w:tc>
      </w:tr>
      <w:tr w:rsidR="0057280C" w:rsidRPr="00123177" w14:paraId="72A61F4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B64E73" w14:textId="77777777" w:rsidR="0057280C" w:rsidRPr="00123177" w:rsidRDefault="0057280C" w:rsidP="00535342">
            <w:r w:rsidRPr="00123177">
              <w:rPr>
                <w:rFonts w:eastAsia="Arial"/>
                <w:color w:val="000000" w:themeColor="text1"/>
                <w:szCs w:val="20"/>
              </w:rPr>
              <w:t>Critical</w:t>
            </w:r>
          </w:p>
          <w:p w14:paraId="4EEC75A8" w14:textId="77777777" w:rsidR="0057280C" w:rsidRPr="00123177" w:rsidRDefault="0057280C"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6A8CBD" w14:textId="77777777" w:rsidR="0057280C" w:rsidRPr="00123177" w:rsidRDefault="0057280C" w:rsidP="00535342">
            <w:r w:rsidRPr="00123177">
              <w:t>YES</w:t>
            </w:r>
          </w:p>
        </w:tc>
      </w:tr>
      <w:tr w:rsidR="0057280C" w:rsidRPr="00123177" w14:paraId="3634637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A0AC0DB" w14:textId="77777777" w:rsidR="0057280C" w:rsidRPr="00123177" w:rsidRDefault="0057280C"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957849" w14:textId="77777777" w:rsidR="0057280C" w:rsidRPr="00123177" w:rsidRDefault="0057280C" w:rsidP="00535342">
            <w:r w:rsidRPr="00123177">
              <w:t>Acceptance Criteria for this requirement should be as per SECTION-6 ACCEPTANCE CRITERIA</w:t>
            </w:r>
          </w:p>
        </w:tc>
      </w:tr>
    </w:tbl>
    <w:p w14:paraId="12D95328" w14:textId="77777777" w:rsidR="0057280C" w:rsidRDefault="0057280C" w:rsidP="0057280C"/>
    <w:p w14:paraId="3A870F5D" w14:textId="18172530" w:rsidR="0057280C" w:rsidRPr="0057280C" w:rsidRDefault="0057280C">
      <w:pPr>
        <w:pStyle w:val="Heading5"/>
        <w:numPr>
          <w:ilvl w:val="4"/>
          <w:numId w:val="71"/>
        </w:numPr>
        <w:rPr>
          <w:rFonts w:eastAsia="Arial"/>
          <w:color w:val="000000" w:themeColor="text1"/>
          <w:sz w:val="20"/>
          <w:szCs w:val="20"/>
        </w:rPr>
      </w:pPr>
      <w:r w:rsidRPr="0057280C">
        <w:rPr>
          <w:rFonts w:eastAsia="Arial"/>
          <w:color w:val="000000" w:themeColor="text1"/>
          <w:sz w:val="20"/>
          <w:szCs w:val="20"/>
        </w:rPr>
        <w:t xml:space="preserve">Transition requirement to the Active_Discharge_400V_3 state </w:t>
      </w:r>
      <w:r>
        <w:rPr>
          <w:rFonts w:eastAsia="Arial"/>
          <w:color w:val="000000" w:themeColor="text1"/>
          <w:sz w:val="20"/>
          <w:szCs w:val="20"/>
        </w:rPr>
        <w:t>when</w:t>
      </w:r>
      <w:r w:rsidRPr="0057280C">
        <w:rPr>
          <w:rFonts w:eastAsia="Arial"/>
          <w:color w:val="000000" w:themeColor="text1"/>
          <w:sz w:val="20"/>
          <w:szCs w:val="20"/>
        </w:rPr>
        <w:t xml:space="preserve"> the status of the 400V Solid State Switch is open..</w:t>
      </w:r>
    </w:p>
    <w:tbl>
      <w:tblPr>
        <w:tblW w:w="9300" w:type="dxa"/>
        <w:tblInd w:w="103" w:type="dxa"/>
        <w:tblLook w:val="06A0" w:firstRow="1" w:lastRow="0" w:firstColumn="1" w:lastColumn="0" w:noHBand="1" w:noVBand="1"/>
      </w:tblPr>
      <w:tblGrid>
        <w:gridCol w:w="1456"/>
        <w:gridCol w:w="7844"/>
      </w:tblGrid>
      <w:tr w:rsidR="0057280C" w:rsidRPr="00123177" w14:paraId="4AE2146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A6547A3" w14:textId="77777777" w:rsidR="0057280C" w:rsidRPr="00123177" w:rsidRDefault="0057280C"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A7A24C9" w14:textId="77777777" w:rsidR="0057280C" w:rsidRPr="00123177" w:rsidRDefault="0057280C" w:rsidP="00535342">
            <w:r w:rsidRPr="00123177">
              <w:rPr>
                <w:rFonts w:eastAsia="Arial"/>
                <w:b/>
                <w:bCs/>
                <w:color w:val="000000" w:themeColor="text1"/>
                <w:szCs w:val="20"/>
              </w:rPr>
              <w:t>Description</w:t>
            </w:r>
          </w:p>
        </w:tc>
      </w:tr>
      <w:tr w:rsidR="0057280C" w:rsidRPr="00123177" w14:paraId="1D13006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E367888" w14:textId="77777777" w:rsidR="0057280C" w:rsidRPr="00123177" w:rsidRDefault="0057280C"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BAD890" w14:textId="5389DFDE" w:rsidR="0057280C" w:rsidRPr="00123177" w:rsidRDefault="0057280C" w:rsidP="00535342">
            <w:r w:rsidRPr="00123177">
              <w:rPr>
                <w:rFonts w:eastAsia="Arial"/>
                <w:color w:val="000000" w:themeColor="text1"/>
              </w:rPr>
              <w:t>SWRS_APP_STATE_</w:t>
            </w:r>
            <w:r>
              <w:rPr>
                <w:rFonts w:eastAsia="Arial"/>
                <w:color w:val="000000" w:themeColor="text1"/>
              </w:rPr>
              <w:t>58</w:t>
            </w:r>
          </w:p>
        </w:tc>
      </w:tr>
      <w:tr w:rsidR="0057280C" w:rsidRPr="00123177" w14:paraId="33D4D968"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D024A93" w14:textId="77777777" w:rsidR="0057280C" w:rsidRPr="00123177" w:rsidRDefault="0057280C"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F3D23A" w14:textId="5D731A7A" w:rsidR="0057280C" w:rsidRPr="00123177" w:rsidRDefault="0057280C" w:rsidP="00535342">
            <w:pPr>
              <w:rPr>
                <w:rFonts w:eastAsia="Arial"/>
                <w:color w:val="000000" w:themeColor="text1"/>
              </w:rPr>
            </w:pPr>
            <w:r w:rsidRPr="00123177">
              <w:rPr>
                <w:rFonts w:eastAsia="Arial"/>
                <w:color w:val="000000" w:themeColor="text1"/>
              </w:rPr>
              <w:t>SDS-HVDCDC-</w:t>
            </w:r>
            <w:r>
              <w:rPr>
                <w:rFonts w:eastAsia="Arial"/>
                <w:color w:val="000000" w:themeColor="text1"/>
              </w:rPr>
              <w:t>416</w:t>
            </w:r>
          </w:p>
        </w:tc>
      </w:tr>
      <w:tr w:rsidR="0057280C" w:rsidRPr="00123177" w14:paraId="4D99385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7A53890" w14:textId="77777777" w:rsidR="0057280C" w:rsidRPr="00123177" w:rsidRDefault="0057280C"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778E41" w14:textId="77777777" w:rsidR="0057280C" w:rsidRPr="00123177" w:rsidRDefault="0057280C" w:rsidP="00535342">
            <w:pPr>
              <w:rPr>
                <w:rFonts w:eastAsia="Arial"/>
                <w:color w:val="000000" w:themeColor="text1"/>
              </w:rPr>
            </w:pPr>
            <w:r>
              <w:t>Pre C</w:t>
            </w:r>
            <w:r w:rsidRPr="00123177">
              <w:t>-Sample/PF</w:t>
            </w:r>
            <w:r>
              <w:t>3</w:t>
            </w:r>
            <w:r w:rsidRPr="00123177">
              <w:t>.0</w:t>
            </w:r>
            <w:r>
              <w:t xml:space="preserve"> Phase-2</w:t>
            </w:r>
          </w:p>
        </w:tc>
      </w:tr>
      <w:tr w:rsidR="0057280C" w:rsidRPr="00123177" w14:paraId="4A832C44"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0A125A10" w14:textId="77777777" w:rsidR="0057280C" w:rsidRPr="00741DF8" w:rsidRDefault="0057280C"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15DB18" w14:textId="72200292" w:rsidR="0057280C" w:rsidRPr="00741DF8" w:rsidRDefault="0057280C" w:rsidP="00535342">
            <w:pPr>
              <w:rPr>
                <w:rFonts w:eastAsia="Arial"/>
                <w:color w:val="000000" w:themeColor="text1"/>
                <w:szCs w:val="20"/>
              </w:rPr>
            </w:pPr>
            <w:r w:rsidRPr="00741DF8">
              <w:rPr>
                <w:rFonts w:eastAsia="Arial"/>
                <w:color w:val="000000" w:themeColor="text1"/>
                <w:szCs w:val="20"/>
              </w:rPr>
              <w:t xml:space="preserve">The </w:t>
            </w:r>
            <w:r>
              <w:rPr>
                <w:rFonts w:eastAsia="Arial"/>
                <w:color w:val="000000" w:themeColor="text1"/>
                <w:szCs w:val="20"/>
              </w:rPr>
              <w:t>HVDCDC</w:t>
            </w:r>
            <w:r w:rsidRPr="00741DF8">
              <w:rPr>
                <w:rFonts w:eastAsia="Arial"/>
                <w:color w:val="000000" w:themeColor="text1"/>
                <w:szCs w:val="20"/>
              </w:rPr>
              <w:t xml:space="preserve"> shall be able to transit to </w:t>
            </w:r>
            <w:r w:rsidRPr="0057280C">
              <w:rPr>
                <w:rFonts w:eastAsia="Arial"/>
                <w:color w:val="000000" w:themeColor="text1"/>
                <w:szCs w:val="20"/>
              </w:rPr>
              <w:t xml:space="preserve">Active_Discharge_400V_3 state </w:t>
            </w:r>
            <w:r>
              <w:rPr>
                <w:rFonts w:eastAsia="Arial"/>
                <w:color w:val="000000" w:themeColor="text1"/>
                <w:szCs w:val="20"/>
              </w:rPr>
              <w:t>when</w:t>
            </w:r>
            <w:r w:rsidRPr="0057280C">
              <w:rPr>
                <w:rFonts w:eastAsia="Arial"/>
                <w:color w:val="000000" w:themeColor="text1"/>
                <w:szCs w:val="20"/>
              </w:rPr>
              <w:t xml:space="preserve"> the status of the 400V Solid State Switch is open.</w:t>
            </w:r>
          </w:p>
        </w:tc>
      </w:tr>
      <w:tr w:rsidR="0057280C" w:rsidRPr="00123177" w14:paraId="6701F8D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54612FB" w14:textId="77777777" w:rsidR="0057280C" w:rsidRPr="00123177" w:rsidRDefault="0057280C"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52FEB4" w14:textId="77777777" w:rsidR="0057280C" w:rsidRPr="0049364E" w:rsidRDefault="0057280C" w:rsidP="00535342">
            <w:pPr>
              <w:rPr>
                <w:rFonts w:eastAsia="Arial"/>
                <w:color w:val="000000" w:themeColor="text1"/>
                <w:szCs w:val="20"/>
              </w:rPr>
            </w:pPr>
            <w:r w:rsidRPr="0049364E">
              <w:rPr>
                <w:rFonts w:eastAsia="Arial"/>
                <w:color w:val="000000" w:themeColor="text1"/>
                <w:szCs w:val="20"/>
              </w:rPr>
              <w:t>No Such derived requirement is applicable.</w:t>
            </w:r>
          </w:p>
        </w:tc>
      </w:tr>
      <w:tr w:rsidR="0057280C" w:rsidRPr="00123177" w14:paraId="7BC77A2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B4F5F9" w14:textId="77777777" w:rsidR="0057280C" w:rsidRPr="00123177" w:rsidRDefault="0057280C"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4D3A6F" w14:textId="77777777" w:rsidR="0057280C" w:rsidRPr="00123177" w:rsidRDefault="0057280C" w:rsidP="00535342">
            <w:r w:rsidRPr="00123177">
              <w:rPr>
                <w:rFonts w:eastAsia="Arial"/>
                <w:color w:val="000000" w:themeColor="text1"/>
                <w:szCs w:val="20"/>
              </w:rPr>
              <w:t>No Specific access restrictions is applicable.</w:t>
            </w:r>
          </w:p>
        </w:tc>
      </w:tr>
      <w:tr w:rsidR="0057280C" w:rsidRPr="00123177" w14:paraId="5C2D0C2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A63576" w14:textId="77777777" w:rsidR="0057280C" w:rsidRPr="00123177" w:rsidRDefault="0057280C"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5DBD1E" w14:textId="77777777" w:rsidR="0057280C" w:rsidRPr="00123177" w:rsidRDefault="0057280C" w:rsidP="00535342">
            <w:pPr>
              <w:spacing w:line="259" w:lineRule="auto"/>
            </w:pPr>
            <w:r w:rsidRPr="00123177">
              <w:t>Application shall start transitioning to substate “Confirm_fault_source” once meets the conditions mentioned in “Process” Section</w:t>
            </w:r>
          </w:p>
        </w:tc>
      </w:tr>
      <w:tr w:rsidR="0057280C" w:rsidRPr="00123177" w14:paraId="61A0787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7380F5B" w14:textId="77777777" w:rsidR="0057280C" w:rsidRPr="00123177" w:rsidRDefault="0057280C"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B1F212" w14:textId="77777777" w:rsidR="0057280C" w:rsidRPr="00123177" w:rsidRDefault="0057280C"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w:t>
            </w:r>
            <w:r w:rsidRPr="00123177">
              <w:rPr>
                <w:rFonts w:eastAsia="Arial"/>
              </w:rPr>
              <w:t>Confirm_fault_source”</w:t>
            </w:r>
          </w:p>
        </w:tc>
      </w:tr>
      <w:tr w:rsidR="0057280C" w:rsidRPr="00123177" w14:paraId="322D893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43AB54A" w14:textId="77777777" w:rsidR="0057280C" w:rsidRPr="00123177" w:rsidRDefault="0057280C"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49B0F9" w14:textId="77777777" w:rsidR="0057280C" w:rsidRPr="00123177" w:rsidRDefault="0057280C" w:rsidP="00535342">
            <w:pPr>
              <w:spacing w:line="259" w:lineRule="auto"/>
              <w:rPr>
                <w:rFonts w:eastAsia="Arial"/>
              </w:rPr>
            </w:pPr>
            <w:r w:rsidRPr="00123177">
              <w:rPr>
                <w:rFonts w:eastAsia="Arial"/>
                <w:color w:val="000000" w:themeColor="text1"/>
                <w:szCs w:val="20"/>
              </w:rPr>
              <w:t>The conditions for “</w:t>
            </w:r>
            <w:r w:rsidRPr="00123177">
              <w:rPr>
                <w:rFonts w:eastAsia="Arial"/>
              </w:rPr>
              <w:t>Confirm_fault_source</w:t>
            </w:r>
            <w:r w:rsidRPr="00123177">
              <w:rPr>
                <w:rFonts w:eastAsia="Arial"/>
                <w:color w:val="000000" w:themeColor="text1"/>
                <w:szCs w:val="20"/>
              </w:rPr>
              <w:t>” to get trigger is to entry into the “Fault_Unlatching” state.</w:t>
            </w:r>
          </w:p>
          <w:p w14:paraId="1517192D" w14:textId="77777777" w:rsidR="0057280C" w:rsidRPr="00123177" w:rsidRDefault="0057280C" w:rsidP="00535342">
            <w:pPr>
              <w:spacing w:line="259" w:lineRule="auto"/>
              <w:rPr>
                <w:rFonts w:eastAsia="Arial"/>
              </w:rPr>
            </w:pPr>
          </w:p>
        </w:tc>
      </w:tr>
      <w:tr w:rsidR="0057280C" w:rsidRPr="00123177" w14:paraId="4FD8BC3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7F61A30" w14:textId="77777777" w:rsidR="0057280C" w:rsidRPr="00123177" w:rsidRDefault="0057280C"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576C0B" w14:textId="77777777" w:rsidR="0057280C" w:rsidRPr="00123177" w:rsidRDefault="0057280C" w:rsidP="00535342">
            <w:r w:rsidRPr="00123177">
              <w:t>No such mandatory fields is applicable.</w:t>
            </w:r>
          </w:p>
        </w:tc>
      </w:tr>
      <w:tr w:rsidR="0057280C" w:rsidRPr="00123177" w14:paraId="2207A7C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8B931C4" w14:textId="77777777" w:rsidR="0057280C" w:rsidRPr="00123177" w:rsidRDefault="0057280C" w:rsidP="00535342">
            <w:r w:rsidRPr="00123177">
              <w:rPr>
                <w:rFonts w:eastAsia="Arial"/>
                <w:color w:val="000000" w:themeColor="text1"/>
                <w:szCs w:val="20"/>
              </w:rPr>
              <w:lastRenderedPageBreak/>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B7175B" w14:textId="77777777" w:rsidR="0057280C" w:rsidRPr="00123177" w:rsidRDefault="0057280C" w:rsidP="00535342">
            <w:r w:rsidRPr="00123177">
              <w:t>Valid range of Values is not applicable</w:t>
            </w:r>
          </w:p>
        </w:tc>
      </w:tr>
      <w:tr w:rsidR="0057280C" w:rsidRPr="00123177" w14:paraId="163100E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ABCF742" w14:textId="77777777" w:rsidR="0057280C" w:rsidRPr="00123177" w:rsidRDefault="0057280C"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6650A7" w14:textId="77777777" w:rsidR="0057280C" w:rsidRPr="00123177" w:rsidRDefault="0057280C" w:rsidP="00535342">
            <w:r w:rsidRPr="00123177">
              <w:rPr>
                <w:szCs w:val="20"/>
              </w:rPr>
              <w:t>Default values shall be applicable with respect to Pre-Loaded Values</w:t>
            </w:r>
          </w:p>
        </w:tc>
      </w:tr>
      <w:tr w:rsidR="0057280C" w:rsidRPr="00123177" w14:paraId="26761A8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0FD0093" w14:textId="77777777" w:rsidR="0057280C" w:rsidRPr="00123177" w:rsidRDefault="0057280C"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0BF300" w14:textId="77777777" w:rsidR="0057280C" w:rsidRPr="00123177" w:rsidRDefault="0057280C" w:rsidP="00535342">
            <w:r w:rsidRPr="00123177">
              <w:t>Valid range of Values is not applicable</w:t>
            </w:r>
          </w:p>
        </w:tc>
      </w:tr>
      <w:tr w:rsidR="0057280C" w:rsidRPr="00123177" w14:paraId="704E86C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E534A5" w14:textId="77777777" w:rsidR="0057280C" w:rsidRPr="00123177" w:rsidRDefault="0057280C"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2151DE" w14:textId="77777777" w:rsidR="0057280C" w:rsidRPr="00123177" w:rsidRDefault="0057280C" w:rsidP="00535342">
            <w:r w:rsidRPr="00123177">
              <w:rPr>
                <w:szCs w:val="20"/>
              </w:rPr>
              <w:t>Data latency period is not applicable</w:t>
            </w:r>
          </w:p>
        </w:tc>
      </w:tr>
      <w:tr w:rsidR="0057280C" w:rsidRPr="00123177" w14:paraId="68F1C02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F94F43C" w14:textId="77777777" w:rsidR="0057280C" w:rsidRPr="00123177" w:rsidRDefault="0057280C"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6A4BFB" w14:textId="77777777" w:rsidR="0057280C" w:rsidRPr="00123177" w:rsidRDefault="0057280C" w:rsidP="00535342">
            <w:r w:rsidRPr="00123177">
              <w:rPr>
                <w:szCs w:val="20"/>
              </w:rPr>
              <w:t>Data Retention period is not applicable.</w:t>
            </w:r>
          </w:p>
        </w:tc>
      </w:tr>
      <w:tr w:rsidR="0057280C" w:rsidRPr="00123177" w14:paraId="454AC51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D64E465" w14:textId="77777777" w:rsidR="0057280C" w:rsidRPr="00123177" w:rsidRDefault="0057280C"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9ABCD3" w14:textId="77777777" w:rsidR="0057280C" w:rsidRPr="00123177" w:rsidRDefault="0057280C" w:rsidP="00535342">
            <w:r w:rsidRPr="00123177">
              <w:rPr>
                <w:szCs w:val="20"/>
              </w:rPr>
              <w:t>Data rate is not applicable.</w:t>
            </w:r>
          </w:p>
        </w:tc>
      </w:tr>
      <w:tr w:rsidR="0057280C" w:rsidRPr="00123177" w14:paraId="106203B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077E669" w14:textId="77777777" w:rsidR="0057280C" w:rsidRPr="00123177" w:rsidRDefault="0057280C"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CF28ED" w14:textId="77777777" w:rsidR="0057280C" w:rsidRPr="00123177" w:rsidRDefault="0057280C" w:rsidP="00535342">
            <w:pPr>
              <w:spacing w:line="259" w:lineRule="auto"/>
              <w:rPr>
                <w:rFonts w:eastAsia="Arial"/>
                <w:color w:val="000000" w:themeColor="text1"/>
                <w:szCs w:val="20"/>
              </w:rPr>
            </w:pPr>
            <w:r w:rsidRPr="00123177">
              <w:rPr>
                <w:szCs w:val="20"/>
              </w:rPr>
              <w:t>External event is not required.</w:t>
            </w:r>
          </w:p>
        </w:tc>
      </w:tr>
      <w:tr w:rsidR="0057280C" w:rsidRPr="00123177" w14:paraId="05E299C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342685" w14:textId="77777777" w:rsidR="0057280C" w:rsidRPr="00123177" w:rsidRDefault="0057280C"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B67CE8" w14:textId="77777777" w:rsidR="0057280C" w:rsidRPr="00123177" w:rsidRDefault="0057280C" w:rsidP="00535342">
            <w:r w:rsidRPr="00123177">
              <w:rPr>
                <w:szCs w:val="20"/>
              </w:rPr>
              <w:t>Temporal event is not applicable.</w:t>
            </w:r>
          </w:p>
        </w:tc>
      </w:tr>
      <w:tr w:rsidR="0057280C" w:rsidRPr="00123177" w14:paraId="373C44B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1329520" w14:textId="77777777" w:rsidR="0057280C" w:rsidRPr="00123177" w:rsidRDefault="0057280C" w:rsidP="00535342">
            <w:r w:rsidRPr="00123177">
              <w:rPr>
                <w:rFonts w:eastAsia="Arial"/>
                <w:color w:val="000000" w:themeColor="text1"/>
                <w:szCs w:val="20"/>
              </w:rPr>
              <w:t xml:space="preserve">Validation Rules/ </w:t>
            </w:r>
          </w:p>
          <w:p w14:paraId="6C8FD60C" w14:textId="77777777" w:rsidR="0057280C" w:rsidRPr="00123177" w:rsidRDefault="0057280C"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137A00" w14:textId="77777777" w:rsidR="0057280C" w:rsidRPr="00123177" w:rsidRDefault="0057280C" w:rsidP="00535342">
            <w:pPr>
              <w:pStyle w:val="TableText"/>
              <w:snapToGrid w:val="0"/>
            </w:pPr>
            <w:r w:rsidRPr="00123177">
              <w:rPr>
                <w:rFonts w:eastAsia="Arial"/>
                <w:color w:val="000000" w:themeColor="text1"/>
                <w:szCs w:val="20"/>
              </w:rPr>
              <w:t>Observed on CANalyzer tool that the Application transitioned the state to “</w:t>
            </w:r>
            <w:r w:rsidRPr="00123177">
              <w:rPr>
                <w:rFonts w:eastAsia="Arial"/>
              </w:rPr>
              <w:t>Confirm_fault_source”</w:t>
            </w:r>
          </w:p>
        </w:tc>
      </w:tr>
      <w:tr w:rsidR="0057280C" w:rsidRPr="00123177" w14:paraId="69C7121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E24FDD8" w14:textId="77777777" w:rsidR="0057280C" w:rsidRPr="00123177" w:rsidRDefault="0057280C"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2B0763" w14:textId="77777777" w:rsidR="0057280C" w:rsidRPr="00123177" w:rsidRDefault="0057280C" w:rsidP="00535342">
            <w:r w:rsidRPr="00123177">
              <w:rPr>
                <w:szCs w:val="20"/>
              </w:rPr>
              <w:t>Constraints is not applicable.</w:t>
            </w:r>
          </w:p>
        </w:tc>
      </w:tr>
      <w:tr w:rsidR="0057280C" w:rsidRPr="00123177" w14:paraId="2DEE338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0EE8BC" w14:textId="77777777" w:rsidR="0057280C" w:rsidRPr="00123177" w:rsidRDefault="0057280C"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0333FC" w14:textId="77777777" w:rsidR="0057280C" w:rsidRPr="00123177" w:rsidRDefault="0057280C" w:rsidP="00535342">
            <w:r w:rsidRPr="00123177">
              <w:rPr>
                <w:szCs w:val="20"/>
              </w:rPr>
              <w:t>No effects on other system</w:t>
            </w:r>
          </w:p>
        </w:tc>
      </w:tr>
      <w:tr w:rsidR="0057280C" w:rsidRPr="00123177" w14:paraId="57DFA7C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63B6197" w14:textId="77777777" w:rsidR="0057280C" w:rsidRPr="00123177" w:rsidRDefault="0057280C" w:rsidP="00535342">
            <w:r w:rsidRPr="00123177">
              <w:rPr>
                <w:rFonts w:eastAsia="Arial"/>
                <w:color w:val="000000" w:themeColor="text1"/>
                <w:szCs w:val="20"/>
              </w:rPr>
              <w:t>Testability with respect to test environment</w:t>
            </w:r>
          </w:p>
          <w:p w14:paraId="4F1BA363" w14:textId="77777777" w:rsidR="0057280C" w:rsidRPr="00123177" w:rsidRDefault="0057280C" w:rsidP="00535342">
            <w:r w:rsidRPr="00123177">
              <w:rPr>
                <w:rFonts w:eastAsia="Arial"/>
                <w:color w:val="000000" w:themeColor="text1"/>
                <w:szCs w:val="20"/>
              </w:rPr>
              <w:t>(Yes/No)</w:t>
            </w:r>
          </w:p>
          <w:p w14:paraId="7257FC61" w14:textId="77777777" w:rsidR="0057280C" w:rsidRPr="00123177" w:rsidRDefault="0057280C"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7A1943" w14:textId="77777777" w:rsidR="0057280C" w:rsidRPr="00123177" w:rsidRDefault="0057280C" w:rsidP="00535342">
            <w:pPr>
              <w:pStyle w:val="TableText"/>
              <w:snapToGrid w:val="0"/>
            </w:pPr>
            <w:r w:rsidRPr="00123177">
              <w:t>YES</w:t>
            </w:r>
          </w:p>
          <w:p w14:paraId="4B27FB47" w14:textId="77777777" w:rsidR="0057280C" w:rsidRPr="00123177" w:rsidRDefault="0057280C" w:rsidP="00535342"/>
        </w:tc>
      </w:tr>
      <w:tr w:rsidR="0057280C" w:rsidRPr="00123177" w14:paraId="731A23E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A33BCEE" w14:textId="77777777" w:rsidR="0057280C" w:rsidRPr="00123177" w:rsidRDefault="0057280C" w:rsidP="00535342">
            <w:r w:rsidRPr="00123177">
              <w:rPr>
                <w:rFonts w:eastAsia="Arial"/>
                <w:color w:val="000000" w:themeColor="text1"/>
                <w:szCs w:val="20"/>
              </w:rPr>
              <w:t>Feasible within project constraints</w:t>
            </w:r>
          </w:p>
          <w:p w14:paraId="6DE3CF2C" w14:textId="77777777" w:rsidR="0057280C" w:rsidRPr="00123177" w:rsidRDefault="0057280C" w:rsidP="00535342">
            <w:r w:rsidRPr="00123177">
              <w:rPr>
                <w:rFonts w:eastAsia="Arial"/>
                <w:color w:val="000000" w:themeColor="text1"/>
                <w:szCs w:val="20"/>
              </w:rPr>
              <w:t>(Yes/No)</w:t>
            </w:r>
          </w:p>
          <w:p w14:paraId="578FCD95" w14:textId="77777777" w:rsidR="0057280C" w:rsidRPr="00123177" w:rsidRDefault="0057280C" w:rsidP="00535342">
            <w:r w:rsidRPr="00123177">
              <w:rPr>
                <w:rFonts w:eastAsia="Arial"/>
                <w:i/>
                <w:iCs/>
                <w:color w:val="000000" w:themeColor="text1"/>
                <w:szCs w:val="20"/>
              </w:rPr>
              <w:lastRenderedPageBreak/>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CEBE0C" w14:textId="77777777" w:rsidR="0057280C" w:rsidRPr="00123177" w:rsidRDefault="0057280C" w:rsidP="00535342">
            <w:pPr>
              <w:pStyle w:val="TableText"/>
              <w:snapToGrid w:val="0"/>
            </w:pPr>
            <w:r w:rsidRPr="00123177">
              <w:lastRenderedPageBreak/>
              <w:t>YES</w:t>
            </w:r>
          </w:p>
          <w:p w14:paraId="105DA1F0" w14:textId="77777777" w:rsidR="0057280C" w:rsidRPr="00123177" w:rsidRDefault="0057280C" w:rsidP="00535342"/>
        </w:tc>
      </w:tr>
      <w:tr w:rsidR="0057280C" w:rsidRPr="00123177" w14:paraId="0D7A060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CE0BCE5" w14:textId="77777777" w:rsidR="0057280C" w:rsidRPr="00123177" w:rsidRDefault="0057280C" w:rsidP="00535342">
            <w:r w:rsidRPr="00123177">
              <w:rPr>
                <w:rFonts w:eastAsia="Arial"/>
                <w:color w:val="000000" w:themeColor="text1"/>
                <w:szCs w:val="20"/>
              </w:rPr>
              <w:t>Critical</w:t>
            </w:r>
          </w:p>
          <w:p w14:paraId="64BB84D1" w14:textId="77777777" w:rsidR="0057280C" w:rsidRPr="00123177" w:rsidRDefault="0057280C"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E327C9" w14:textId="77777777" w:rsidR="0057280C" w:rsidRPr="00123177" w:rsidRDefault="0057280C" w:rsidP="00535342">
            <w:r w:rsidRPr="00123177">
              <w:t>YES</w:t>
            </w:r>
          </w:p>
        </w:tc>
      </w:tr>
      <w:tr w:rsidR="0057280C" w:rsidRPr="00123177" w14:paraId="43431E3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D467411" w14:textId="77777777" w:rsidR="0057280C" w:rsidRPr="00123177" w:rsidRDefault="0057280C"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DF8020" w14:textId="77777777" w:rsidR="0057280C" w:rsidRPr="00123177" w:rsidRDefault="0057280C" w:rsidP="00535342">
            <w:r w:rsidRPr="00123177">
              <w:t>Acceptance Criteria for this requirement should be as per SECTION-6 ACCEPTANCE CRITERIA</w:t>
            </w:r>
          </w:p>
        </w:tc>
      </w:tr>
    </w:tbl>
    <w:p w14:paraId="00EA4473" w14:textId="77777777" w:rsidR="0057280C" w:rsidRDefault="0057280C" w:rsidP="0057280C"/>
    <w:p w14:paraId="2BAB7AF8" w14:textId="1FB7949E" w:rsidR="0057280C" w:rsidRPr="0057280C" w:rsidRDefault="0057280C">
      <w:pPr>
        <w:pStyle w:val="Heading5"/>
        <w:numPr>
          <w:ilvl w:val="4"/>
          <w:numId w:val="72"/>
        </w:numPr>
        <w:rPr>
          <w:rFonts w:eastAsia="Arial"/>
          <w:color w:val="000000" w:themeColor="text1"/>
          <w:sz w:val="20"/>
          <w:szCs w:val="20"/>
        </w:rPr>
      </w:pPr>
      <w:r w:rsidRPr="0057280C">
        <w:rPr>
          <w:rFonts w:eastAsia="Arial"/>
          <w:color w:val="000000" w:themeColor="text1"/>
          <w:sz w:val="20"/>
          <w:szCs w:val="20"/>
        </w:rPr>
        <w:t xml:space="preserve">Transition requirement to the </w:t>
      </w:r>
      <w:r w:rsidR="0057601B" w:rsidRPr="0057601B">
        <w:rPr>
          <w:rFonts w:eastAsia="Arial"/>
          <w:color w:val="000000" w:themeColor="text1"/>
          <w:sz w:val="20"/>
          <w:szCs w:val="20"/>
        </w:rPr>
        <w:t>transit to Disable_400V_AD_3 when the Active Discharge has discharged the 400V DC Link or a defined timeout has expired.</w:t>
      </w:r>
    </w:p>
    <w:tbl>
      <w:tblPr>
        <w:tblW w:w="9300" w:type="dxa"/>
        <w:tblInd w:w="103" w:type="dxa"/>
        <w:tblLook w:val="06A0" w:firstRow="1" w:lastRow="0" w:firstColumn="1" w:lastColumn="0" w:noHBand="1" w:noVBand="1"/>
      </w:tblPr>
      <w:tblGrid>
        <w:gridCol w:w="1456"/>
        <w:gridCol w:w="7844"/>
      </w:tblGrid>
      <w:tr w:rsidR="0057280C" w:rsidRPr="00123177" w14:paraId="0D59E72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C994D50" w14:textId="77777777" w:rsidR="0057280C" w:rsidRPr="00123177" w:rsidRDefault="0057280C"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037F25E" w14:textId="77777777" w:rsidR="0057280C" w:rsidRPr="00123177" w:rsidRDefault="0057280C" w:rsidP="00535342">
            <w:r w:rsidRPr="00123177">
              <w:rPr>
                <w:rFonts w:eastAsia="Arial"/>
                <w:b/>
                <w:bCs/>
                <w:color w:val="000000" w:themeColor="text1"/>
                <w:szCs w:val="20"/>
              </w:rPr>
              <w:t>Description</w:t>
            </w:r>
          </w:p>
        </w:tc>
      </w:tr>
      <w:tr w:rsidR="0057280C" w:rsidRPr="00123177" w14:paraId="173A493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D0679D2" w14:textId="77777777" w:rsidR="0057280C" w:rsidRPr="00123177" w:rsidRDefault="0057280C"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7C4A47" w14:textId="4C6FD491" w:rsidR="0057280C" w:rsidRPr="00123177" w:rsidRDefault="0057280C" w:rsidP="00535342">
            <w:r w:rsidRPr="00123177">
              <w:rPr>
                <w:rFonts w:eastAsia="Arial"/>
                <w:color w:val="000000" w:themeColor="text1"/>
              </w:rPr>
              <w:t>SWRS_APP_STATE_</w:t>
            </w:r>
            <w:r>
              <w:rPr>
                <w:rFonts w:eastAsia="Arial"/>
                <w:color w:val="000000" w:themeColor="text1"/>
              </w:rPr>
              <w:t>59</w:t>
            </w:r>
          </w:p>
        </w:tc>
      </w:tr>
      <w:tr w:rsidR="0057280C" w:rsidRPr="00123177" w14:paraId="756BFD2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2182231" w14:textId="77777777" w:rsidR="0057280C" w:rsidRPr="00123177" w:rsidRDefault="0057280C"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E48FC2" w14:textId="5A4FB6B9" w:rsidR="0057280C" w:rsidRPr="00123177" w:rsidRDefault="0057280C" w:rsidP="00535342">
            <w:pPr>
              <w:rPr>
                <w:rFonts w:eastAsia="Arial"/>
                <w:color w:val="000000" w:themeColor="text1"/>
              </w:rPr>
            </w:pPr>
            <w:r w:rsidRPr="00123177">
              <w:rPr>
                <w:rFonts w:eastAsia="Arial"/>
                <w:color w:val="000000" w:themeColor="text1"/>
              </w:rPr>
              <w:t>SDS-HVDCDC-</w:t>
            </w:r>
            <w:r>
              <w:rPr>
                <w:rFonts w:eastAsia="Arial"/>
                <w:color w:val="000000" w:themeColor="text1"/>
              </w:rPr>
              <w:t>417</w:t>
            </w:r>
          </w:p>
        </w:tc>
      </w:tr>
      <w:tr w:rsidR="0057280C" w:rsidRPr="00123177" w14:paraId="642790E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ADB04A0" w14:textId="77777777" w:rsidR="0057280C" w:rsidRPr="00123177" w:rsidRDefault="0057280C"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4D50F4" w14:textId="77777777" w:rsidR="0057280C" w:rsidRPr="00123177" w:rsidRDefault="0057280C" w:rsidP="00535342">
            <w:pPr>
              <w:rPr>
                <w:rFonts w:eastAsia="Arial"/>
                <w:color w:val="000000" w:themeColor="text1"/>
              </w:rPr>
            </w:pPr>
            <w:r>
              <w:t>Pre C</w:t>
            </w:r>
            <w:r w:rsidRPr="00123177">
              <w:t>-Sample/PF</w:t>
            </w:r>
            <w:r>
              <w:t>3</w:t>
            </w:r>
            <w:r w:rsidRPr="00123177">
              <w:t>.0</w:t>
            </w:r>
            <w:r>
              <w:t xml:space="preserve"> Phase-2</w:t>
            </w:r>
          </w:p>
        </w:tc>
      </w:tr>
      <w:tr w:rsidR="0057280C" w:rsidRPr="00123177" w14:paraId="342564A1"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5CEE0BB0" w14:textId="77777777" w:rsidR="0057280C" w:rsidRPr="00741DF8" w:rsidRDefault="0057280C" w:rsidP="00535342">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4333C2" w14:textId="7BE9D105" w:rsidR="0057280C" w:rsidRPr="00741DF8" w:rsidRDefault="0057280C" w:rsidP="00535342">
            <w:pPr>
              <w:rPr>
                <w:rFonts w:eastAsia="Arial"/>
                <w:color w:val="000000" w:themeColor="text1"/>
                <w:szCs w:val="20"/>
              </w:rPr>
            </w:pPr>
            <w:r w:rsidRPr="00741DF8">
              <w:rPr>
                <w:rFonts w:eastAsia="Arial"/>
                <w:color w:val="000000" w:themeColor="text1"/>
                <w:szCs w:val="20"/>
              </w:rPr>
              <w:t xml:space="preserve">The </w:t>
            </w:r>
            <w:r>
              <w:rPr>
                <w:rFonts w:eastAsia="Arial"/>
                <w:color w:val="000000" w:themeColor="text1"/>
                <w:szCs w:val="20"/>
              </w:rPr>
              <w:t>HVDCDC</w:t>
            </w:r>
            <w:r w:rsidRPr="00741DF8">
              <w:rPr>
                <w:rFonts w:eastAsia="Arial"/>
                <w:color w:val="000000" w:themeColor="text1"/>
                <w:szCs w:val="20"/>
              </w:rPr>
              <w:t xml:space="preserve"> shall be able to transit to </w:t>
            </w:r>
            <w:r w:rsidR="0057601B" w:rsidRPr="0057601B">
              <w:rPr>
                <w:rFonts w:eastAsia="Arial"/>
                <w:color w:val="000000" w:themeColor="text1"/>
                <w:szCs w:val="20"/>
              </w:rPr>
              <w:t xml:space="preserve">Disable_400V_AD_3 </w:t>
            </w:r>
            <w:r w:rsidR="0057601B">
              <w:rPr>
                <w:rFonts w:eastAsia="Arial"/>
                <w:color w:val="000000" w:themeColor="text1"/>
                <w:szCs w:val="20"/>
              </w:rPr>
              <w:t>when</w:t>
            </w:r>
            <w:r w:rsidR="0057601B" w:rsidRPr="0057601B">
              <w:rPr>
                <w:rFonts w:eastAsia="Arial"/>
                <w:color w:val="000000" w:themeColor="text1"/>
                <w:szCs w:val="20"/>
              </w:rPr>
              <w:t xml:space="preserve"> the Active Discharge has discharged the 400V DC Link or a defined timeout has expired</w:t>
            </w:r>
            <w:r w:rsidRPr="0057280C">
              <w:rPr>
                <w:rFonts w:eastAsia="Arial"/>
                <w:color w:val="000000" w:themeColor="text1"/>
                <w:szCs w:val="20"/>
              </w:rPr>
              <w:t>.</w:t>
            </w:r>
          </w:p>
        </w:tc>
      </w:tr>
      <w:tr w:rsidR="0057280C" w:rsidRPr="00123177" w14:paraId="6E555C7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9925573" w14:textId="77777777" w:rsidR="0057280C" w:rsidRPr="00123177" w:rsidRDefault="0057280C"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E4D1E7" w14:textId="77777777" w:rsidR="0057280C" w:rsidRPr="0049364E" w:rsidRDefault="0057280C" w:rsidP="00535342">
            <w:pPr>
              <w:rPr>
                <w:rFonts w:eastAsia="Arial"/>
                <w:color w:val="000000" w:themeColor="text1"/>
                <w:szCs w:val="20"/>
              </w:rPr>
            </w:pPr>
            <w:r w:rsidRPr="0049364E">
              <w:rPr>
                <w:rFonts w:eastAsia="Arial"/>
                <w:color w:val="000000" w:themeColor="text1"/>
                <w:szCs w:val="20"/>
              </w:rPr>
              <w:t>No Such derived requirement is applicable.</w:t>
            </w:r>
          </w:p>
        </w:tc>
      </w:tr>
      <w:tr w:rsidR="0057280C" w:rsidRPr="00123177" w14:paraId="6A61DCC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BC82681" w14:textId="77777777" w:rsidR="0057280C" w:rsidRPr="00123177" w:rsidRDefault="0057280C"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79F968" w14:textId="77777777" w:rsidR="0057280C" w:rsidRPr="00123177" w:rsidRDefault="0057280C" w:rsidP="00535342">
            <w:r w:rsidRPr="00123177">
              <w:rPr>
                <w:rFonts w:eastAsia="Arial"/>
                <w:color w:val="000000" w:themeColor="text1"/>
                <w:szCs w:val="20"/>
              </w:rPr>
              <w:t>No Specific access restrictions is applicable.</w:t>
            </w:r>
          </w:p>
        </w:tc>
      </w:tr>
      <w:tr w:rsidR="0057280C" w:rsidRPr="00123177" w14:paraId="6D73056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75EA703" w14:textId="77777777" w:rsidR="0057280C" w:rsidRPr="00123177" w:rsidRDefault="0057280C"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3A0232" w14:textId="77777777" w:rsidR="0057280C" w:rsidRPr="00123177" w:rsidRDefault="0057280C" w:rsidP="00535342">
            <w:pPr>
              <w:spacing w:line="259" w:lineRule="auto"/>
            </w:pPr>
            <w:r w:rsidRPr="00123177">
              <w:t>Application shall start transitioning to substate “Confirm_fault_source” once meets the conditions mentioned in “Process” Section</w:t>
            </w:r>
          </w:p>
        </w:tc>
      </w:tr>
      <w:tr w:rsidR="0057280C" w:rsidRPr="00123177" w14:paraId="18417B6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0A397C2" w14:textId="77777777" w:rsidR="0057280C" w:rsidRPr="00123177" w:rsidRDefault="0057280C"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01EF2D" w14:textId="77777777" w:rsidR="0057280C" w:rsidRPr="00123177" w:rsidRDefault="0057280C"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w:t>
            </w:r>
            <w:r w:rsidRPr="00123177">
              <w:rPr>
                <w:rFonts w:eastAsia="Arial"/>
              </w:rPr>
              <w:t>Confirm_fault_source”</w:t>
            </w:r>
          </w:p>
        </w:tc>
      </w:tr>
      <w:tr w:rsidR="0057280C" w:rsidRPr="00123177" w14:paraId="5592D89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326C62D" w14:textId="77777777" w:rsidR="0057280C" w:rsidRPr="00123177" w:rsidRDefault="0057280C"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8D7DF2" w14:textId="77777777" w:rsidR="0057280C" w:rsidRPr="00123177" w:rsidRDefault="0057280C" w:rsidP="00535342">
            <w:pPr>
              <w:spacing w:line="259" w:lineRule="auto"/>
              <w:rPr>
                <w:rFonts w:eastAsia="Arial"/>
              </w:rPr>
            </w:pPr>
            <w:r w:rsidRPr="00123177">
              <w:rPr>
                <w:rFonts w:eastAsia="Arial"/>
                <w:color w:val="000000" w:themeColor="text1"/>
                <w:szCs w:val="20"/>
              </w:rPr>
              <w:t>The conditions for “</w:t>
            </w:r>
            <w:r w:rsidRPr="00123177">
              <w:rPr>
                <w:rFonts w:eastAsia="Arial"/>
              </w:rPr>
              <w:t>Confirm_fault_source</w:t>
            </w:r>
            <w:r w:rsidRPr="00123177">
              <w:rPr>
                <w:rFonts w:eastAsia="Arial"/>
                <w:color w:val="000000" w:themeColor="text1"/>
                <w:szCs w:val="20"/>
              </w:rPr>
              <w:t>” to get trigger is to entry into the “Fault_Unlatching” state.</w:t>
            </w:r>
          </w:p>
          <w:p w14:paraId="4C257F56" w14:textId="77777777" w:rsidR="0057280C" w:rsidRPr="00123177" w:rsidRDefault="0057280C" w:rsidP="00535342">
            <w:pPr>
              <w:spacing w:line="259" w:lineRule="auto"/>
              <w:rPr>
                <w:rFonts w:eastAsia="Arial"/>
              </w:rPr>
            </w:pPr>
          </w:p>
        </w:tc>
      </w:tr>
      <w:tr w:rsidR="0057280C" w:rsidRPr="00123177" w14:paraId="249BAFD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D8BE43B" w14:textId="77777777" w:rsidR="0057280C" w:rsidRPr="00123177" w:rsidRDefault="0057280C"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BFA14B" w14:textId="77777777" w:rsidR="0057280C" w:rsidRPr="00123177" w:rsidRDefault="0057280C" w:rsidP="00535342">
            <w:r w:rsidRPr="00123177">
              <w:t>No such mandatory fields is applicable.</w:t>
            </w:r>
          </w:p>
        </w:tc>
      </w:tr>
      <w:tr w:rsidR="0057280C" w:rsidRPr="00123177" w14:paraId="619CA4F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3B471E4" w14:textId="77777777" w:rsidR="0057280C" w:rsidRPr="00123177" w:rsidRDefault="0057280C"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81FB90" w14:textId="77777777" w:rsidR="0057280C" w:rsidRPr="00123177" w:rsidRDefault="0057280C" w:rsidP="00535342">
            <w:r w:rsidRPr="00123177">
              <w:t>Valid range of Values is not applicable</w:t>
            </w:r>
          </w:p>
        </w:tc>
      </w:tr>
      <w:tr w:rsidR="0057280C" w:rsidRPr="00123177" w14:paraId="4B285A7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70A564" w14:textId="77777777" w:rsidR="0057280C" w:rsidRPr="00123177" w:rsidRDefault="0057280C"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85C01F" w14:textId="77777777" w:rsidR="0057280C" w:rsidRPr="00123177" w:rsidRDefault="0057280C" w:rsidP="00535342">
            <w:r w:rsidRPr="00123177">
              <w:rPr>
                <w:szCs w:val="20"/>
              </w:rPr>
              <w:t>Default values shall be applicable with respect to Pre-Loaded Values</w:t>
            </w:r>
          </w:p>
        </w:tc>
      </w:tr>
      <w:tr w:rsidR="0057280C" w:rsidRPr="00123177" w14:paraId="2D7F211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622CAE9" w14:textId="77777777" w:rsidR="0057280C" w:rsidRPr="00123177" w:rsidRDefault="0057280C"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CF4461" w14:textId="77777777" w:rsidR="0057280C" w:rsidRPr="00123177" w:rsidRDefault="0057280C" w:rsidP="00535342">
            <w:r w:rsidRPr="00123177">
              <w:t>Valid range of Values is not applicable</w:t>
            </w:r>
          </w:p>
        </w:tc>
      </w:tr>
      <w:tr w:rsidR="0057280C" w:rsidRPr="00123177" w14:paraId="331E4A2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265A9D" w14:textId="77777777" w:rsidR="0057280C" w:rsidRPr="00123177" w:rsidRDefault="0057280C"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6EDCED" w14:textId="77777777" w:rsidR="0057280C" w:rsidRPr="00123177" w:rsidRDefault="0057280C" w:rsidP="00535342">
            <w:r w:rsidRPr="00123177">
              <w:rPr>
                <w:szCs w:val="20"/>
              </w:rPr>
              <w:t>Data latency period is not applicable</w:t>
            </w:r>
          </w:p>
        </w:tc>
      </w:tr>
      <w:tr w:rsidR="0057280C" w:rsidRPr="00123177" w14:paraId="2252672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C0FF8F0" w14:textId="77777777" w:rsidR="0057280C" w:rsidRPr="00123177" w:rsidRDefault="0057280C" w:rsidP="00535342">
            <w:r w:rsidRPr="00123177">
              <w:rPr>
                <w:rFonts w:eastAsia="Arial"/>
                <w:color w:val="000000" w:themeColor="text1"/>
                <w:szCs w:val="20"/>
              </w:rPr>
              <w:lastRenderedPageBreak/>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CDD431" w14:textId="77777777" w:rsidR="0057280C" w:rsidRPr="00123177" w:rsidRDefault="0057280C" w:rsidP="00535342">
            <w:r w:rsidRPr="00123177">
              <w:rPr>
                <w:szCs w:val="20"/>
              </w:rPr>
              <w:t>Data Retention period is not applicable.</w:t>
            </w:r>
          </w:p>
        </w:tc>
      </w:tr>
      <w:tr w:rsidR="0057280C" w:rsidRPr="00123177" w14:paraId="25E77DD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E4CB0C4" w14:textId="77777777" w:rsidR="0057280C" w:rsidRPr="00123177" w:rsidRDefault="0057280C"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26285E" w14:textId="77777777" w:rsidR="0057280C" w:rsidRPr="00123177" w:rsidRDefault="0057280C" w:rsidP="00535342">
            <w:r w:rsidRPr="00123177">
              <w:rPr>
                <w:szCs w:val="20"/>
              </w:rPr>
              <w:t>Data rate is not applicable.</w:t>
            </w:r>
          </w:p>
        </w:tc>
      </w:tr>
      <w:tr w:rsidR="0057280C" w:rsidRPr="00123177" w14:paraId="1A7E154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D32C92" w14:textId="77777777" w:rsidR="0057280C" w:rsidRPr="00123177" w:rsidRDefault="0057280C"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61AEDD" w14:textId="77777777" w:rsidR="0057280C" w:rsidRPr="00123177" w:rsidRDefault="0057280C" w:rsidP="00535342">
            <w:pPr>
              <w:spacing w:line="259" w:lineRule="auto"/>
              <w:rPr>
                <w:rFonts w:eastAsia="Arial"/>
                <w:color w:val="000000" w:themeColor="text1"/>
                <w:szCs w:val="20"/>
              </w:rPr>
            </w:pPr>
            <w:r w:rsidRPr="00123177">
              <w:rPr>
                <w:szCs w:val="20"/>
              </w:rPr>
              <w:t>External event is not required.</w:t>
            </w:r>
          </w:p>
        </w:tc>
      </w:tr>
      <w:tr w:rsidR="0057280C" w:rsidRPr="00123177" w14:paraId="2C151EF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201FE3B" w14:textId="77777777" w:rsidR="0057280C" w:rsidRPr="00123177" w:rsidRDefault="0057280C"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83104C" w14:textId="77777777" w:rsidR="0057280C" w:rsidRPr="00123177" w:rsidRDefault="0057280C" w:rsidP="00535342">
            <w:r w:rsidRPr="00123177">
              <w:rPr>
                <w:szCs w:val="20"/>
              </w:rPr>
              <w:t>Temporal event is not applicable.</w:t>
            </w:r>
          </w:p>
        </w:tc>
      </w:tr>
      <w:tr w:rsidR="0057280C" w:rsidRPr="00123177" w14:paraId="54D26AE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1526830" w14:textId="77777777" w:rsidR="0057280C" w:rsidRPr="00123177" w:rsidRDefault="0057280C" w:rsidP="00535342">
            <w:r w:rsidRPr="00123177">
              <w:rPr>
                <w:rFonts w:eastAsia="Arial"/>
                <w:color w:val="000000" w:themeColor="text1"/>
                <w:szCs w:val="20"/>
              </w:rPr>
              <w:t xml:space="preserve">Validation Rules/ </w:t>
            </w:r>
          </w:p>
          <w:p w14:paraId="1173CD96" w14:textId="77777777" w:rsidR="0057280C" w:rsidRPr="00123177" w:rsidRDefault="0057280C"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A2A64C" w14:textId="77777777" w:rsidR="0057280C" w:rsidRPr="00123177" w:rsidRDefault="0057280C" w:rsidP="00535342">
            <w:pPr>
              <w:pStyle w:val="TableText"/>
              <w:snapToGrid w:val="0"/>
            </w:pPr>
            <w:r w:rsidRPr="00123177">
              <w:rPr>
                <w:rFonts w:eastAsia="Arial"/>
                <w:color w:val="000000" w:themeColor="text1"/>
                <w:szCs w:val="20"/>
              </w:rPr>
              <w:t>Observed on CANalyzer tool that the Application transitioned the state to “</w:t>
            </w:r>
            <w:r w:rsidRPr="00123177">
              <w:rPr>
                <w:rFonts w:eastAsia="Arial"/>
              </w:rPr>
              <w:t>Confirm_fault_source”</w:t>
            </w:r>
          </w:p>
        </w:tc>
      </w:tr>
      <w:tr w:rsidR="0057280C" w:rsidRPr="00123177" w14:paraId="37A4D4D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75D0494" w14:textId="77777777" w:rsidR="0057280C" w:rsidRPr="00123177" w:rsidRDefault="0057280C"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856C9F" w14:textId="77777777" w:rsidR="0057280C" w:rsidRPr="00123177" w:rsidRDefault="0057280C" w:rsidP="00535342">
            <w:r w:rsidRPr="00123177">
              <w:rPr>
                <w:szCs w:val="20"/>
              </w:rPr>
              <w:t>Constraints is not applicable.</w:t>
            </w:r>
          </w:p>
        </w:tc>
      </w:tr>
      <w:tr w:rsidR="0057280C" w:rsidRPr="00123177" w14:paraId="7341537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9864E71" w14:textId="77777777" w:rsidR="0057280C" w:rsidRPr="00123177" w:rsidRDefault="0057280C"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7C1513" w14:textId="77777777" w:rsidR="0057280C" w:rsidRPr="00123177" w:rsidRDefault="0057280C" w:rsidP="00535342">
            <w:r w:rsidRPr="00123177">
              <w:rPr>
                <w:szCs w:val="20"/>
              </w:rPr>
              <w:t>No effects on other system</w:t>
            </w:r>
          </w:p>
        </w:tc>
      </w:tr>
      <w:tr w:rsidR="0057280C" w:rsidRPr="00123177" w14:paraId="0BE3524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C2AF237" w14:textId="77777777" w:rsidR="0057280C" w:rsidRPr="00123177" w:rsidRDefault="0057280C" w:rsidP="00535342">
            <w:r w:rsidRPr="00123177">
              <w:rPr>
                <w:rFonts w:eastAsia="Arial"/>
                <w:color w:val="000000" w:themeColor="text1"/>
                <w:szCs w:val="20"/>
              </w:rPr>
              <w:t>Testability with respect to test environment</w:t>
            </w:r>
          </w:p>
          <w:p w14:paraId="069AEBA5" w14:textId="77777777" w:rsidR="0057280C" w:rsidRPr="00123177" w:rsidRDefault="0057280C" w:rsidP="00535342">
            <w:r w:rsidRPr="00123177">
              <w:rPr>
                <w:rFonts w:eastAsia="Arial"/>
                <w:color w:val="000000" w:themeColor="text1"/>
                <w:szCs w:val="20"/>
              </w:rPr>
              <w:t>(Yes/No)</w:t>
            </w:r>
          </w:p>
          <w:p w14:paraId="004ECD3F" w14:textId="77777777" w:rsidR="0057280C" w:rsidRPr="00123177" w:rsidRDefault="0057280C"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24951E" w14:textId="77777777" w:rsidR="0057280C" w:rsidRPr="00123177" w:rsidRDefault="0057280C" w:rsidP="00535342">
            <w:pPr>
              <w:pStyle w:val="TableText"/>
              <w:snapToGrid w:val="0"/>
            </w:pPr>
            <w:r w:rsidRPr="00123177">
              <w:t>YES</w:t>
            </w:r>
          </w:p>
          <w:p w14:paraId="187998B0" w14:textId="77777777" w:rsidR="0057280C" w:rsidRPr="00123177" w:rsidRDefault="0057280C" w:rsidP="00535342"/>
        </w:tc>
      </w:tr>
      <w:tr w:rsidR="0057280C" w:rsidRPr="00123177" w14:paraId="63D573A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D96749" w14:textId="77777777" w:rsidR="0057280C" w:rsidRPr="00123177" w:rsidRDefault="0057280C" w:rsidP="00535342">
            <w:r w:rsidRPr="00123177">
              <w:rPr>
                <w:rFonts w:eastAsia="Arial"/>
                <w:color w:val="000000" w:themeColor="text1"/>
                <w:szCs w:val="20"/>
              </w:rPr>
              <w:t>Feasible within project constraints</w:t>
            </w:r>
          </w:p>
          <w:p w14:paraId="715C130A" w14:textId="77777777" w:rsidR="0057280C" w:rsidRPr="00123177" w:rsidRDefault="0057280C" w:rsidP="00535342">
            <w:r w:rsidRPr="00123177">
              <w:rPr>
                <w:rFonts w:eastAsia="Arial"/>
                <w:color w:val="000000" w:themeColor="text1"/>
                <w:szCs w:val="20"/>
              </w:rPr>
              <w:t>(Yes/No)</w:t>
            </w:r>
          </w:p>
          <w:p w14:paraId="74535752" w14:textId="77777777" w:rsidR="0057280C" w:rsidRPr="00123177" w:rsidRDefault="0057280C"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49EC2F" w14:textId="77777777" w:rsidR="0057280C" w:rsidRPr="00123177" w:rsidRDefault="0057280C" w:rsidP="00535342">
            <w:pPr>
              <w:pStyle w:val="TableText"/>
              <w:snapToGrid w:val="0"/>
            </w:pPr>
            <w:r w:rsidRPr="00123177">
              <w:t>YES</w:t>
            </w:r>
          </w:p>
          <w:p w14:paraId="7AF6A99A" w14:textId="77777777" w:rsidR="0057280C" w:rsidRPr="00123177" w:rsidRDefault="0057280C" w:rsidP="00535342"/>
        </w:tc>
      </w:tr>
      <w:tr w:rsidR="0057280C" w:rsidRPr="00123177" w14:paraId="6FD5B73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C3A212" w14:textId="77777777" w:rsidR="0057280C" w:rsidRPr="00123177" w:rsidRDefault="0057280C" w:rsidP="00535342">
            <w:r w:rsidRPr="00123177">
              <w:rPr>
                <w:rFonts w:eastAsia="Arial"/>
                <w:color w:val="000000" w:themeColor="text1"/>
                <w:szCs w:val="20"/>
              </w:rPr>
              <w:t>Critical</w:t>
            </w:r>
          </w:p>
          <w:p w14:paraId="022D4770" w14:textId="77777777" w:rsidR="0057280C" w:rsidRPr="00123177" w:rsidRDefault="0057280C"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1A3E53" w14:textId="77777777" w:rsidR="0057280C" w:rsidRPr="00123177" w:rsidRDefault="0057280C" w:rsidP="00535342">
            <w:r w:rsidRPr="00123177">
              <w:t>YES</w:t>
            </w:r>
          </w:p>
        </w:tc>
      </w:tr>
      <w:tr w:rsidR="0057280C" w:rsidRPr="00123177" w14:paraId="60FDC4B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4E1B6C1" w14:textId="77777777" w:rsidR="0057280C" w:rsidRPr="00123177" w:rsidRDefault="0057280C" w:rsidP="00535342">
            <w:pPr>
              <w:rPr>
                <w:rFonts w:eastAsia="Arial"/>
                <w:color w:val="000000" w:themeColor="text1"/>
                <w:szCs w:val="20"/>
              </w:rPr>
            </w:pPr>
            <w:r w:rsidRPr="00123177">
              <w:lastRenderedPageBreak/>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2CEFF2" w14:textId="77777777" w:rsidR="0057280C" w:rsidRPr="00123177" w:rsidRDefault="0057280C" w:rsidP="00535342">
            <w:r w:rsidRPr="00123177">
              <w:t>Acceptance Criteria for this requirement should be as per SECTION-6 ACCEPTANCE CRITERIA</w:t>
            </w:r>
          </w:p>
        </w:tc>
      </w:tr>
    </w:tbl>
    <w:p w14:paraId="302D681F" w14:textId="77777777" w:rsidR="0049364E" w:rsidRDefault="0049364E" w:rsidP="00A55B53"/>
    <w:p w14:paraId="1C934414" w14:textId="7EB08D2D" w:rsidR="00687492" w:rsidRPr="002E3FA1" w:rsidRDefault="00687492" w:rsidP="002E3FA1">
      <w:pPr>
        <w:pStyle w:val="Heading5"/>
        <w:numPr>
          <w:ilvl w:val="4"/>
          <w:numId w:val="72"/>
        </w:numPr>
        <w:rPr>
          <w:rFonts w:eastAsia="Arial"/>
          <w:color w:val="000000" w:themeColor="text1"/>
          <w:sz w:val="20"/>
          <w:szCs w:val="20"/>
        </w:rPr>
      </w:pPr>
      <w:r w:rsidRPr="002E3FA1">
        <w:rPr>
          <w:rFonts w:eastAsia="Arial"/>
          <w:color w:val="000000" w:themeColor="text1"/>
          <w:sz w:val="20"/>
          <w:szCs w:val="20"/>
        </w:rPr>
        <w:t xml:space="preserve">Transition requirement to </w:t>
      </w:r>
      <w:r w:rsidR="00BB33D0">
        <w:rPr>
          <w:rFonts w:eastAsia="Arial"/>
          <w:color w:val="000000" w:themeColor="text1"/>
          <w:sz w:val="20"/>
          <w:szCs w:val="20"/>
        </w:rPr>
        <w:t>“</w:t>
      </w:r>
      <w:r w:rsidR="002E3FA1">
        <w:rPr>
          <w:rFonts w:eastAsia="Arial"/>
          <w:color w:val="000000" w:themeColor="text1"/>
          <w:sz w:val="20"/>
          <w:szCs w:val="20"/>
        </w:rPr>
        <w:t>Faulty</w:t>
      </w:r>
      <w:r w:rsidR="00BB33D0">
        <w:rPr>
          <w:rFonts w:eastAsia="Arial"/>
          <w:color w:val="000000" w:themeColor="text1"/>
          <w:sz w:val="20"/>
          <w:szCs w:val="20"/>
        </w:rPr>
        <w:t>”</w:t>
      </w:r>
      <w:r w:rsidR="002E3FA1">
        <w:rPr>
          <w:rFonts w:eastAsia="Arial"/>
          <w:color w:val="000000" w:themeColor="text1"/>
          <w:sz w:val="20"/>
          <w:szCs w:val="20"/>
        </w:rPr>
        <w:t xml:space="preserve"> state</w:t>
      </w:r>
      <w:r w:rsidR="00D326E8">
        <w:rPr>
          <w:rFonts w:eastAsia="Arial"/>
          <w:color w:val="000000" w:themeColor="text1"/>
          <w:sz w:val="20"/>
          <w:szCs w:val="20"/>
        </w:rPr>
        <w:t xml:space="preserve"> upon the EDSU command</w:t>
      </w:r>
    </w:p>
    <w:tbl>
      <w:tblPr>
        <w:tblW w:w="9300" w:type="dxa"/>
        <w:tblInd w:w="103" w:type="dxa"/>
        <w:tblLook w:val="06A0" w:firstRow="1" w:lastRow="0" w:firstColumn="1" w:lastColumn="0" w:noHBand="1" w:noVBand="1"/>
      </w:tblPr>
      <w:tblGrid>
        <w:gridCol w:w="1456"/>
        <w:gridCol w:w="7844"/>
      </w:tblGrid>
      <w:tr w:rsidR="008A5854" w:rsidRPr="00123177" w14:paraId="317364A1"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830EF50" w14:textId="77777777" w:rsidR="008A5854" w:rsidRPr="00123177" w:rsidRDefault="008A5854" w:rsidP="00811B2F">
            <w:r w:rsidRPr="00123177">
              <w:rPr>
                <w:rFonts w:eastAsia="Arial"/>
                <w:b/>
                <w:bCs/>
                <w:color w:val="000000" w:themeColor="text1"/>
                <w:szCs w:val="20"/>
              </w:rPr>
              <w:t>Term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859A09C" w14:textId="77777777" w:rsidR="008A5854" w:rsidRPr="00123177" w:rsidRDefault="008A5854" w:rsidP="00811B2F">
            <w:r w:rsidRPr="00123177">
              <w:rPr>
                <w:rFonts w:eastAsia="Arial"/>
                <w:b/>
                <w:bCs/>
                <w:color w:val="000000" w:themeColor="text1"/>
                <w:szCs w:val="20"/>
              </w:rPr>
              <w:t>Description</w:t>
            </w:r>
          </w:p>
        </w:tc>
      </w:tr>
      <w:tr w:rsidR="008A5854" w:rsidRPr="00123177" w14:paraId="675BA388" w14:textId="77777777" w:rsidTr="00656B4D">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32E833CE" w14:textId="77777777" w:rsidR="008A5854" w:rsidRPr="00123177" w:rsidRDefault="008A5854" w:rsidP="00811B2F">
            <w:r w:rsidRPr="00123177">
              <w:rPr>
                <w:rFonts w:eastAsia="Arial"/>
                <w:color w:val="000000" w:themeColor="text1"/>
                <w:szCs w:val="20"/>
              </w:rPr>
              <w:t>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182BF9" w14:textId="0498F91B" w:rsidR="008A5854" w:rsidRPr="00123177" w:rsidRDefault="008A5854" w:rsidP="00811B2F">
            <w:r w:rsidRPr="00123177">
              <w:rPr>
                <w:rFonts w:eastAsia="Arial"/>
                <w:color w:val="000000" w:themeColor="text1"/>
              </w:rPr>
              <w:t>SWRS_APP_STATE_</w:t>
            </w:r>
            <w:r w:rsidR="00B32928">
              <w:rPr>
                <w:rFonts w:eastAsia="Arial"/>
                <w:color w:val="000000" w:themeColor="text1"/>
              </w:rPr>
              <w:t>60</w:t>
            </w:r>
          </w:p>
        </w:tc>
      </w:tr>
      <w:tr w:rsidR="008A5854" w:rsidRPr="00123177" w14:paraId="0BA1A3E5" w14:textId="77777777" w:rsidTr="00656B4D">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419D7B76" w14:textId="77777777" w:rsidR="008A5854" w:rsidRPr="00123177" w:rsidRDefault="008A5854" w:rsidP="00811B2F">
            <w:pPr>
              <w:rPr>
                <w:rFonts w:eastAsia="Arial"/>
                <w:color w:val="000000" w:themeColor="text1"/>
              </w:rPr>
            </w:pPr>
            <w:r w:rsidRPr="00123177">
              <w:rPr>
                <w:rFonts w:eastAsia="Arial"/>
                <w:color w:val="000000" w:themeColor="text1"/>
              </w:rPr>
              <w:t>Customer Req ID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963CA7" w14:textId="54D26104" w:rsidR="008A5854" w:rsidRPr="00123177" w:rsidRDefault="008A5854" w:rsidP="00811B2F">
            <w:pPr>
              <w:rPr>
                <w:rFonts w:eastAsia="Arial"/>
                <w:color w:val="000000" w:themeColor="text1"/>
              </w:rPr>
            </w:pPr>
            <w:r w:rsidRPr="00123177">
              <w:rPr>
                <w:rFonts w:eastAsia="Arial"/>
                <w:color w:val="000000" w:themeColor="text1"/>
              </w:rPr>
              <w:t>SDS-HVDCDC-</w:t>
            </w:r>
            <w:r w:rsidR="00B32928">
              <w:rPr>
                <w:rFonts w:eastAsia="Arial"/>
                <w:color w:val="000000" w:themeColor="text1"/>
              </w:rPr>
              <w:t>557</w:t>
            </w:r>
          </w:p>
        </w:tc>
      </w:tr>
      <w:tr w:rsidR="008A5854" w:rsidRPr="00123177" w14:paraId="2AF922D3" w14:textId="77777777" w:rsidTr="00656B4D">
        <w:trPr>
          <w:trHeight w:val="135"/>
        </w:trPr>
        <w:tc>
          <w:tcPr>
            <w:tcW w:w="1456" w:type="dxa"/>
            <w:tcBorders>
              <w:top w:val="single" w:sz="8" w:space="0" w:color="000000" w:themeColor="text1"/>
              <w:left w:val="single" w:sz="8" w:space="0" w:color="000000" w:themeColor="text1"/>
              <w:bottom w:val="single" w:sz="8" w:space="0" w:color="000000" w:themeColor="text1"/>
              <w:right w:val="nil"/>
            </w:tcBorders>
          </w:tcPr>
          <w:p w14:paraId="531937C5" w14:textId="77777777" w:rsidR="008A5854" w:rsidRPr="00123177" w:rsidRDefault="008A5854" w:rsidP="00811B2F">
            <w:pPr>
              <w:rPr>
                <w:rFonts w:eastAsia="Arial"/>
                <w:color w:val="000000" w:themeColor="text1"/>
              </w:rPr>
            </w:pPr>
            <w:r w:rsidRPr="00123177">
              <w:t>Milestone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7D6786" w14:textId="77777777" w:rsidR="008A5854" w:rsidRPr="00123177" w:rsidRDefault="008A5854" w:rsidP="00811B2F">
            <w:pPr>
              <w:rPr>
                <w:rFonts w:eastAsia="Arial"/>
                <w:color w:val="000000" w:themeColor="text1"/>
              </w:rPr>
            </w:pPr>
            <w:r>
              <w:t>Pre C</w:t>
            </w:r>
            <w:r w:rsidRPr="00123177">
              <w:t>-Sample/PF</w:t>
            </w:r>
            <w:r>
              <w:t>3</w:t>
            </w:r>
            <w:r w:rsidRPr="00123177">
              <w:t>.0</w:t>
            </w:r>
            <w:r>
              <w:t xml:space="preserve"> Phase-2</w:t>
            </w:r>
          </w:p>
        </w:tc>
      </w:tr>
      <w:tr w:rsidR="008A5854" w:rsidRPr="00741DF8" w14:paraId="17FE2F2E" w14:textId="77777777" w:rsidTr="00656B4D">
        <w:trPr>
          <w:trHeight w:val="360"/>
        </w:trPr>
        <w:tc>
          <w:tcPr>
            <w:tcW w:w="1456" w:type="dxa"/>
            <w:tcBorders>
              <w:top w:val="single" w:sz="8" w:space="0" w:color="000000" w:themeColor="text1"/>
              <w:left w:val="single" w:sz="8" w:space="0" w:color="000000" w:themeColor="text1"/>
              <w:bottom w:val="single" w:sz="8" w:space="0" w:color="000000" w:themeColor="text1"/>
              <w:right w:val="nil"/>
            </w:tcBorders>
          </w:tcPr>
          <w:p w14:paraId="32B9B366" w14:textId="77777777" w:rsidR="008A5854" w:rsidRPr="00741DF8" w:rsidRDefault="008A5854" w:rsidP="00811B2F">
            <w:pPr>
              <w:rPr>
                <w:rFonts w:eastAsia="Arial"/>
                <w:color w:val="000000" w:themeColor="text1"/>
                <w:szCs w:val="20"/>
              </w:rPr>
            </w:pPr>
            <w:r w:rsidRPr="00123177">
              <w:rPr>
                <w:rFonts w:eastAsia="Arial"/>
                <w:color w:val="000000" w:themeColor="text1"/>
                <w:szCs w:val="20"/>
              </w:rPr>
              <w:t>Purpose</w:t>
            </w:r>
            <w:r w:rsidRPr="00741DF8">
              <w:rPr>
                <w:rFonts w:eastAsia="Arial"/>
                <w:color w:val="000000" w:themeColor="text1"/>
                <w:szCs w:val="20"/>
              </w:rPr>
              <w:t>1</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24131E" w14:textId="4F010415" w:rsidR="008A5854" w:rsidRPr="00741DF8" w:rsidRDefault="008A5854" w:rsidP="00811B2F">
            <w:pPr>
              <w:rPr>
                <w:rFonts w:eastAsia="Arial"/>
                <w:color w:val="000000" w:themeColor="text1"/>
                <w:szCs w:val="20"/>
              </w:rPr>
            </w:pPr>
            <w:r w:rsidRPr="00741DF8">
              <w:rPr>
                <w:rFonts w:eastAsia="Arial"/>
                <w:color w:val="000000" w:themeColor="text1"/>
                <w:szCs w:val="20"/>
              </w:rPr>
              <w:t xml:space="preserve">The </w:t>
            </w:r>
            <w:r>
              <w:rPr>
                <w:rFonts w:eastAsia="Arial"/>
                <w:color w:val="000000" w:themeColor="text1"/>
                <w:szCs w:val="20"/>
              </w:rPr>
              <w:t>HVDCDC</w:t>
            </w:r>
            <w:r w:rsidRPr="00741DF8">
              <w:rPr>
                <w:rFonts w:eastAsia="Arial"/>
                <w:color w:val="000000" w:themeColor="text1"/>
                <w:szCs w:val="20"/>
              </w:rPr>
              <w:t xml:space="preserve"> shall be able to transit to </w:t>
            </w:r>
            <w:r w:rsidR="00B32928">
              <w:rPr>
                <w:rFonts w:eastAsia="Arial"/>
                <w:color w:val="000000" w:themeColor="text1"/>
                <w:szCs w:val="20"/>
              </w:rPr>
              <w:t>Fau</w:t>
            </w:r>
            <w:r w:rsidR="00F05058">
              <w:rPr>
                <w:rFonts w:eastAsia="Arial"/>
                <w:color w:val="000000" w:themeColor="text1"/>
                <w:szCs w:val="20"/>
              </w:rPr>
              <w:t>lty state upon the EDSU command</w:t>
            </w:r>
          </w:p>
        </w:tc>
      </w:tr>
      <w:tr w:rsidR="008A5854" w:rsidRPr="0049364E" w14:paraId="7BD5E57A"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D64C3EB" w14:textId="77777777" w:rsidR="008A5854" w:rsidRPr="00123177" w:rsidRDefault="008A5854" w:rsidP="00811B2F">
            <w:r w:rsidRPr="00123177">
              <w:rPr>
                <w:rFonts w:eastAsia="Arial"/>
                <w:color w:val="000000" w:themeColor="text1"/>
                <w:szCs w:val="20"/>
              </w:rPr>
              <w:t xml:space="preserve">Derived Requirement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BCB76E" w14:textId="77777777" w:rsidR="008A5854" w:rsidRPr="0049364E" w:rsidRDefault="008A5854" w:rsidP="00811B2F">
            <w:pPr>
              <w:rPr>
                <w:rFonts w:eastAsia="Arial"/>
                <w:color w:val="000000" w:themeColor="text1"/>
                <w:szCs w:val="20"/>
              </w:rPr>
            </w:pPr>
            <w:r w:rsidRPr="0049364E">
              <w:rPr>
                <w:rFonts w:eastAsia="Arial"/>
                <w:color w:val="000000" w:themeColor="text1"/>
                <w:szCs w:val="20"/>
              </w:rPr>
              <w:t>No Such derived requirement is applicable.</w:t>
            </w:r>
          </w:p>
        </w:tc>
      </w:tr>
      <w:tr w:rsidR="008A5854" w:rsidRPr="00123177" w14:paraId="7E013953"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7D17686" w14:textId="77777777" w:rsidR="008A5854" w:rsidRPr="00123177" w:rsidRDefault="008A5854" w:rsidP="00811B2F">
            <w:r w:rsidRPr="00123177">
              <w:rPr>
                <w:rFonts w:eastAsia="Arial"/>
                <w:color w:val="000000" w:themeColor="text1"/>
                <w:szCs w:val="20"/>
              </w:rPr>
              <w:t>Access Restrictions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BCE09A" w14:textId="77777777" w:rsidR="008A5854" w:rsidRPr="00123177" w:rsidRDefault="008A5854" w:rsidP="00811B2F">
            <w:r w:rsidRPr="00123177">
              <w:rPr>
                <w:rFonts w:eastAsia="Arial"/>
                <w:color w:val="000000" w:themeColor="text1"/>
                <w:szCs w:val="20"/>
              </w:rPr>
              <w:t>No Specific access restrictions is applicable.</w:t>
            </w:r>
          </w:p>
        </w:tc>
      </w:tr>
      <w:tr w:rsidR="008A5854" w:rsidRPr="00123177" w14:paraId="5545210A"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0012D00" w14:textId="77777777" w:rsidR="008A5854" w:rsidRPr="00123177" w:rsidRDefault="008A5854" w:rsidP="00811B2F">
            <w:r w:rsidRPr="00123177">
              <w:rPr>
                <w:rFonts w:eastAsia="Arial"/>
                <w:color w:val="000000" w:themeColor="text1"/>
                <w:szCs w:val="20"/>
              </w:rPr>
              <w:t>Input(s)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28189E" w14:textId="0DD14D67" w:rsidR="008A5854" w:rsidRPr="00123177" w:rsidRDefault="00A73E48" w:rsidP="00811B2F">
            <w:pPr>
              <w:spacing w:line="259" w:lineRule="auto"/>
            </w:pPr>
            <w:r>
              <w:t xml:space="preserve">Provide </w:t>
            </w:r>
            <w:r w:rsidR="001B2FFD">
              <w:t xml:space="preserve">the signal </w:t>
            </w:r>
            <w:r w:rsidR="0070409F">
              <w:t>EDSU</w:t>
            </w:r>
            <w:r w:rsidR="007243EA">
              <w:t xml:space="preserve"> </w:t>
            </w:r>
            <w:r w:rsidR="007243EA" w:rsidRPr="007243EA">
              <w:t xml:space="preserve">NHVDCDCCommand </w:t>
            </w:r>
            <w:r w:rsidR="001B2FFD">
              <w:t>with value</w:t>
            </w:r>
            <w:r w:rsidR="007243EA" w:rsidRPr="007243EA">
              <w:t xml:space="preserve"> 0x2</w:t>
            </w:r>
            <w:r w:rsidR="007243EA">
              <w:t xml:space="preserve"> (Safe State)</w:t>
            </w:r>
          </w:p>
        </w:tc>
      </w:tr>
      <w:tr w:rsidR="008A5854" w:rsidRPr="00123177" w14:paraId="6413DE13"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8116CF3" w14:textId="77777777" w:rsidR="008A5854" w:rsidRPr="00123177" w:rsidRDefault="008A5854" w:rsidP="00811B2F">
            <w:r w:rsidRPr="00123177">
              <w:rPr>
                <w:rFonts w:eastAsia="Arial"/>
                <w:color w:val="000000" w:themeColor="text1"/>
                <w:szCs w:val="20"/>
              </w:rPr>
              <w:t>Output(s)</w:t>
            </w:r>
            <w:r w:rsidRPr="00123177">
              <w:rPr>
                <w:rFonts w:eastAsia="Arial"/>
                <w:b/>
                <w:bCs/>
                <w:color w:val="000000" w:themeColor="text1"/>
                <w:szCs w:val="20"/>
              </w:rPr>
              <w:t xml:space="preserve">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8D8AD5" w14:textId="46D14D13" w:rsidR="008A5854" w:rsidRPr="00123177" w:rsidRDefault="00BF06BA" w:rsidP="00811B2F">
            <w:pPr>
              <w:spacing w:line="259" w:lineRule="auto"/>
              <w:rPr>
                <w:rFonts w:eastAsia="Arial"/>
                <w:color w:val="000000" w:themeColor="text1"/>
                <w:szCs w:val="20"/>
              </w:rPr>
            </w:pPr>
            <w:r>
              <w:rPr>
                <w:rFonts w:eastAsia="Arial"/>
                <w:color w:val="000000" w:themeColor="text1"/>
                <w:szCs w:val="20"/>
              </w:rPr>
              <w:t>1</w:t>
            </w:r>
            <w:r w:rsidR="005C6083">
              <w:rPr>
                <w:rFonts w:eastAsia="Arial"/>
                <w:color w:val="000000" w:themeColor="text1"/>
                <w:szCs w:val="20"/>
              </w:rPr>
              <w:t>.</w:t>
            </w:r>
            <w:r w:rsidR="00A60AEE">
              <w:rPr>
                <w:rFonts w:eastAsia="Arial"/>
                <w:color w:val="000000" w:themeColor="text1"/>
                <w:szCs w:val="20"/>
              </w:rPr>
              <w:t xml:space="preserve">The </w:t>
            </w:r>
            <w:r w:rsidR="001B2FFD">
              <w:rPr>
                <w:rFonts w:eastAsia="Arial"/>
                <w:color w:val="000000" w:themeColor="text1"/>
                <w:szCs w:val="20"/>
              </w:rPr>
              <w:t xml:space="preserve">signal </w:t>
            </w:r>
            <w:r w:rsidR="00A60AEE" w:rsidRPr="00A60AEE">
              <w:rPr>
                <w:rFonts w:eastAsia="Arial"/>
                <w:color w:val="000000" w:themeColor="text1"/>
                <w:szCs w:val="20"/>
              </w:rPr>
              <w:t xml:space="preserve">NHVDCDCStatus </w:t>
            </w:r>
            <w:r w:rsidR="001B2FFD">
              <w:rPr>
                <w:rFonts w:eastAsia="Arial"/>
                <w:color w:val="000000" w:themeColor="text1"/>
                <w:szCs w:val="20"/>
              </w:rPr>
              <w:t xml:space="preserve">shall be </w:t>
            </w:r>
            <w:r w:rsidR="00A60AEE" w:rsidRPr="00A60AEE">
              <w:rPr>
                <w:rFonts w:eastAsia="Arial"/>
                <w:color w:val="000000" w:themeColor="text1"/>
                <w:szCs w:val="20"/>
              </w:rPr>
              <w:t>0x6</w:t>
            </w:r>
            <w:r w:rsidR="00A60AEE">
              <w:rPr>
                <w:rFonts w:eastAsia="Arial"/>
                <w:color w:val="000000" w:themeColor="text1"/>
                <w:szCs w:val="20"/>
              </w:rPr>
              <w:t xml:space="preserve"> (Faulty state)</w:t>
            </w:r>
            <w:r w:rsidR="00A60AEE">
              <w:rPr>
                <w:rFonts w:eastAsia="Arial"/>
                <w:color w:val="000000" w:themeColor="text1"/>
                <w:szCs w:val="20"/>
              </w:rPr>
              <w:br/>
            </w:r>
            <w:r>
              <w:rPr>
                <w:rFonts w:eastAsia="Arial"/>
                <w:color w:val="000000" w:themeColor="text1"/>
                <w:szCs w:val="20"/>
              </w:rPr>
              <w:t>2</w:t>
            </w:r>
            <w:r w:rsidR="00A60AEE">
              <w:rPr>
                <w:rFonts w:eastAsia="Arial"/>
                <w:color w:val="000000" w:themeColor="text1"/>
                <w:szCs w:val="20"/>
              </w:rPr>
              <w:t>.</w:t>
            </w:r>
            <w:r w:rsidR="00A73E48">
              <w:t xml:space="preserve"> </w:t>
            </w:r>
            <w:r w:rsidR="001B2FFD">
              <w:t xml:space="preserve">The signal </w:t>
            </w:r>
            <w:r w:rsidR="00A73E48" w:rsidRPr="00A73E48">
              <w:rPr>
                <w:rFonts w:eastAsia="Arial"/>
                <w:color w:val="000000" w:themeColor="text1"/>
                <w:szCs w:val="20"/>
              </w:rPr>
              <w:t xml:space="preserve">NHVDCDCFaultyShutdown </w:t>
            </w:r>
            <w:r w:rsidR="001B2FFD">
              <w:t xml:space="preserve">shall be </w:t>
            </w:r>
            <w:r w:rsidR="00A73E48" w:rsidRPr="00A73E48">
              <w:rPr>
                <w:rFonts w:eastAsia="Arial"/>
                <w:color w:val="000000" w:themeColor="text1"/>
                <w:szCs w:val="20"/>
              </w:rPr>
              <w:t>0x2</w:t>
            </w:r>
            <w:r w:rsidR="001B2FFD">
              <w:rPr>
                <w:rFonts w:eastAsia="Arial"/>
                <w:color w:val="000000" w:themeColor="text1"/>
                <w:szCs w:val="20"/>
              </w:rPr>
              <w:t xml:space="preserve"> (</w:t>
            </w:r>
            <w:r w:rsidR="00A73E48" w:rsidRPr="00A73E48">
              <w:rPr>
                <w:rFonts w:eastAsia="Arial"/>
                <w:color w:val="000000" w:themeColor="text1"/>
                <w:szCs w:val="20"/>
              </w:rPr>
              <w:t>Emergency_FaultyShutdown</w:t>
            </w:r>
            <w:r w:rsidR="001B2FFD">
              <w:rPr>
                <w:rFonts w:eastAsia="Arial"/>
                <w:color w:val="000000" w:themeColor="text1"/>
                <w:szCs w:val="20"/>
              </w:rPr>
              <w:t>)</w:t>
            </w:r>
          </w:p>
        </w:tc>
      </w:tr>
      <w:tr w:rsidR="008A5854" w:rsidRPr="00123177" w14:paraId="70F4F865"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93B70CB" w14:textId="77777777" w:rsidR="008A5854" w:rsidRPr="00123177" w:rsidRDefault="008A5854" w:rsidP="00811B2F">
            <w:r w:rsidRPr="00123177">
              <w:rPr>
                <w:rFonts w:eastAsia="Arial"/>
                <w:color w:val="000000" w:themeColor="text1"/>
                <w:szCs w:val="20"/>
              </w:rPr>
              <w:t>Process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FE46F4" w14:textId="1E388A41" w:rsidR="008A5854" w:rsidRPr="00123177" w:rsidRDefault="00B53538" w:rsidP="00B53538">
            <w:pPr>
              <w:spacing w:line="259" w:lineRule="auto"/>
              <w:rPr>
                <w:rFonts w:eastAsia="Arial"/>
              </w:rPr>
            </w:pPr>
            <w:r>
              <w:rPr>
                <w:rFonts w:eastAsia="Arial"/>
                <w:color w:val="000000" w:themeColor="text1"/>
                <w:szCs w:val="20"/>
              </w:rPr>
              <w:t>1.The NM should be up and running</w:t>
            </w:r>
            <w:r>
              <w:rPr>
                <w:rFonts w:eastAsia="Arial"/>
                <w:color w:val="000000" w:themeColor="text1"/>
                <w:szCs w:val="20"/>
              </w:rPr>
              <w:br/>
            </w:r>
            <w:r>
              <w:rPr>
                <w:rFonts w:eastAsia="Arial"/>
              </w:rPr>
              <w:t>2.The application should be in normal state</w:t>
            </w:r>
            <w:r>
              <w:rPr>
                <w:rFonts w:eastAsia="Arial"/>
              </w:rPr>
              <w:br/>
              <w:t>3.</w:t>
            </w:r>
            <w:r w:rsidR="00921253" w:rsidRPr="00921253">
              <w:t xml:space="preserve"> </w:t>
            </w:r>
            <w:r w:rsidR="00921253" w:rsidRPr="00921253">
              <w:rPr>
                <w:rFonts w:eastAsia="Arial"/>
              </w:rPr>
              <w:t>Provide the signal EDSU NHVDCDCCommand with value 0x2 (Safe State)</w:t>
            </w:r>
            <w:r w:rsidR="00987E8C">
              <w:rPr>
                <w:rFonts w:eastAsia="Arial"/>
              </w:rPr>
              <w:br/>
              <w:t>4.Observe that t</w:t>
            </w:r>
            <w:r w:rsidR="00987E8C">
              <w:rPr>
                <w:rFonts w:eastAsia="Arial"/>
                <w:color w:val="000000" w:themeColor="text1"/>
                <w:szCs w:val="20"/>
              </w:rPr>
              <w:t xml:space="preserve">he signal </w:t>
            </w:r>
            <w:r w:rsidR="00987E8C" w:rsidRPr="00A60AEE">
              <w:rPr>
                <w:rFonts w:eastAsia="Arial"/>
                <w:color w:val="000000" w:themeColor="text1"/>
                <w:szCs w:val="20"/>
              </w:rPr>
              <w:t xml:space="preserve">NHVDCDCStatus </w:t>
            </w:r>
            <w:r w:rsidR="00987E8C">
              <w:rPr>
                <w:rFonts w:eastAsia="Arial"/>
                <w:color w:val="000000" w:themeColor="text1"/>
                <w:szCs w:val="20"/>
              </w:rPr>
              <w:t xml:space="preserve">set with value </w:t>
            </w:r>
            <w:r w:rsidR="00987E8C" w:rsidRPr="00A60AEE">
              <w:rPr>
                <w:rFonts w:eastAsia="Arial"/>
                <w:color w:val="000000" w:themeColor="text1"/>
                <w:szCs w:val="20"/>
              </w:rPr>
              <w:t>0x6</w:t>
            </w:r>
            <w:r w:rsidR="00987E8C">
              <w:rPr>
                <w:rFonts w:eastAsia="Arial"/>
                <w:color w:val="000000" w:themeColor="text1"/>
                <w:szCs w:val="20"/>
              </w:rPr>
              <w:t xml:space="preserve"> (Faulty state)</w:t>
            </w:r>
            <w:r w:rsidR="00987E8C">
              <w:rPr>
                <w:rFonts w:eastAsia="Arial"/>
              </w:rPr>
              <w:br/>
              <w:t xml:space="preserve">5.Observe that </w:t>
            </w:r>
            <w:r w:rsidR="00987E8C">
              <w:t xml:space="preserve">signal </w:t>
            </w:r>
            <w:r w:rsidR="00987E8C" w:rsidRPr="00A73E48">
              <w:rPr>
                <w:rFonts w:eastAsia="Arial"/>
                <w:color w:val="000000" w:themeColor="text1"/>
                <w:szCs w:val="20"/>
              </w:rPr>
              <w:t xml:space="preserve">NHVDCDCFaultyShutdown </w:t>
            </w:r>
            <w:r w:rsidR="00987E8C">
              <w:t xml:space="preserve">is set with value </w:t>
            </w:r>
            <w:r w:rsidR="00987E8C" w:rsidRPr="00A73E48">
              <w:rPr>
                <w:rFonts w:eastAsia="Arial"/>
                <w:color w:val="000000" w:themeColor="text1"/>
                <w:szCs w:val="20"/>
              </w:rPr>
              <w:t>0x2</w:t>
            </w:r>
            <w:r w:rsidR="00987E8C">
              <w:rPr>
                <w:rFonts w:eastAsia="Arial"/>
                <w:color w:val="000000" w:themeColor="text1"/>
                <w:szCs w:val="20"/>
              </w:rPr>
              <w:t xml:space="preserve"> (</w:t>
            </w:r>
            <w:r w:rsidR="00987E8C" w:rsidRPr="00A73E48">
              <w:rPr>
                <w:rFonts w:eastAsia="Arial"/>
                <w:color w:val="000000" w:themeColor="text1"/>
                <w:szCs w:val="20"/>
              </w:rPr>
              <w:t>Emergency_FaultyShutdown</w:t>
            </w:r>
            <w:r w:rsidR="00987E8C">
              <w:rPr>
                <w:rFonts w:eastAsia="Arial"/>
                <w:color w:val="000000" w:themeColor="text1"/>
                <w:szCs w:val="20"/>
              </w:rPr>
              <w:t>)</w:t>
            </w:r>
          </w:p>
        </w:tc>
      </w:tr>
      <w:tr w:rsidR="008A5854" w:rsidRPr="00123177" w14:paraId="70BD4E24"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0EA4157" w14:textId="77777777" w:rsidR="008A5854" w:rsidRPr="00123177" w:rsidRDefault="008A5854" w:rsidP="00811B2F">
            <w:r w:rsidRPr="00123177">
              <w:rPr>
                <w:rFonts w:eastAsia="Arial"/>
                <w:color w:val="000000" w:themeColor="text1"/>
                <w:szCs w:val="20"/>
              </w:rPr>
              <w:t>Mandatory Fields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D969D1" w14:textId="77777777" w:rsidR="008A5854" w:rsidRPr="00123177" w:rsidRDefault="008A5854" w:rsidP="00811B2F">
            <w:r w:rsidRPr="00123177">
              <w:t>No such mandatory fields is applicable.</w:t>
            </w:r>
          </w:p>
        </w:tc>
      </w:tr>
      <w:tr w:rsidR="008A5854" w:rsidRPr="00123177" w14:paraId="272B419B"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96BB0DE" w14:textId="77777777" w:rsidR="008A5854" w:rsidRPr="00123177" w:rsidRDefault="008A5854" w:rsidP="00811B2F">
            <w:r w:rsidRPr="00123177">
              <w:rPr>
                <w:rFonts w:eastAsia="Arial"/>
                <w:color w:val="000000" w:themeColor="text1"/>
                <w:szCs w:val="20"/>
              </w:rPr>
              <w:t>Pre-Loaded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6CFCCE" w14:textId="77777777" w:rsidR="008A5854" w:rsidRPr="00123177" w:rsidRDefault="008A5854" w:rsidP="00811B2F">
            <w:r w:rsidRPr="00123177">
              <w:t>Valid range of Values is not applicable</w:t>
            </w:r>
          </w:p>
        </w:tc>
      </w:tr>
      <w:tr w:rsidR="008A5854" w:rsidRPr="00123177" w14:paraId="170AE2AB"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418097D2" w14:textId="77777777" w:rsidR="008A5854" w:rsidRPr="00123177" w:rsidRDefault="008A5854" w:rsidP="00811B2F">
            <w:r w:rsidRPr="00123177">
              <w:rPr>
                <w:rFonts w:eastAsia="Arial"/>
                <w:color w:val="000000" w:themeColor="text1"/>
                <w:szCs w:val="20"/>
              </w:rPr>
              <w:t>Default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4D3C2F" w14:textId="77777777" w:rsidR="008A5854" w:rsidRPr="00123177" w:rsidRDefault="008A5854" w:rsidP="00811B2F">
            <w:r w:rsidRPr="00123177">
              <w:rPr>
                <w:szCs w:val="20"/>
              </w:rPr>
              <w:t>Default values shall be applicable with respect to Pre-Loaded Values</w:t>
            </w:r>
          </w:p>
        </w:tc>
      </w:tr>
      <w:tr w:rsidR="008A5854" w:rsidRPr="00123177" w14:paraId="68ADF0B2"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7A67CE3" w14:textId="77777777" w:rsidR="008A5854" w:rsidRPr="00123177" w:rsidRDefault="008A5854" w:rsidP="00811B2F">
            <w:r w:rsidRPr="00123177">
              <w:rPr>
                <w:rFonts w:eastAsia="Arial"/>
                <w:color w:val="000000" w:themeColor="text1"/>
                <w:szCs w:val="20"/>
              </w:rPr>
              <w:t>Valid range of Values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11BDDF" w14:textId="77777777" w:rsidR="008A5854" w:rsidRPr="00123177" w:rsidRDefault="008A5854" w:rsidP="00811B2F">
            <w:r w:rsidRPr="00123177">
              <w:t>Valid range of Values is not applicable</w:t>
            </w:r>
          </w:p>
        </w:tc>
      </w:tr>
      <w:tr w:rsidR="008A5854" w:rsidRPr="00123177" w14:paraId="036718A4"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73F7D0F3" w14:textId="77777777" w:rsidR="008A5854" w:rsidRPr="00123177" w:rsidRDefault="008A5854" w:rsidP="00811B2F">
            <w:r w:rsidRPr="00123177">
              <w:rPr>
                <w:rFonts w:eastAsia="Arial"/>
                <w:color w:val="000000" w:themeColor="text1"/>
                <w:szCs w:val="20"/>
              </w:rPr>
              <w:t xml:space="preserve">Data Latency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17F6E3" w14:textId="77777777" w:rsidR="008A5854" w:rsidRPr="00123177" w:rsidRDefault="008A5854" w:rsidP="00811B2F">
            <w:r w:rsidRPr="00123177">
              <w:rPr>
                <w:szCs w:val="20"/>
              </w:rPr>
              <w:t>Data latency period is not applicable</w:t>
            </w:r>
          </w:p>
        </w:tc>
      </w:tr>
      <w:tr w:rsidR="008A5854" w:rsidRPr="00123177" w14:paraId="48B3389B"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25290B92" w14:textId="77777777" w:rsidR="008A5854" w:rsidRPr="00123177" w:rsidRDefault="008A5854" w:rsidP="00811B2F">
            <w:r w:rsidRPr="00123177">
              <w:rPr>
                <w:rFonts w:eastAsia="Arial"/>
                <w:color w:val="000000" w:themeColor="text1"/>
                <w:szCs w:val="20"/>
              </w:rPr>
              <w:t xml:space="preserve">Data Retention Period  </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AD9829" w14:textId="77777777" w:rsidR="008A5854" w:rsidRPr="00123177" w:rsidRDefault="008A5854" w:rsidP="00811B2F">
            <w:r w:rsidRPr="00123177">
              <w:rPr>
                <w:szCs w:val="20"/>
              </w:rPr>
              <w:t>Data Retention period is not applicable.</w:t>
            </w:r>
          </w:p>
        </w:tc>
      </w:tr>
      <w:tr w:rsidR="008A5854" w:rsidRPr="00123177" w14:paraId="03D80258"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E8F78BD" w14:textId="77777777" w:rsidR="008A5854" w:rsidRPr="00123177" w:rsidRDefault="008A5854" w:rsidP="00811B2F">
            <w:r w:rsidRPr="00123177">
              <w:rPr>
                <w:rFonts w:eastAsia="Arial"/>
                <w:color w:val="000000" w:themeColor="text1"/>
                <w:szCs w:val="20"/>
              </w:rPr>
              <w:t>Data Rate/ &lt;Daily&gt; Number of transaction</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17A9C1" w14:textId="77777777" w:rsidR="008A5854" w:rsidRPr="00123177" w:rsidRDefault="008A5854" w:rsidP="00811B2F">
            <w:r w:rsidRPr="00123177">
              <w:rPr>
                <w:szCs w:val="20"/>
              </w:rPr>
              <w:t>Data rate is not applicable.</w:t>
            </w:r>
          </w:p>
        </w:tc>
      </w:tr>
      <w:tr w:rsidR="008A5854" w:rsidRPr="00123177" w14:paraId="2837F2A1"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0DEAA69" w14:textId="77777777" w:rsidR="008A5854" w:rsidRPr="00123177" w:rsidRDefault="008A5854" w:rsidP="00811B2F">
            <w:r w:rsidRPr="00123177">
              <w:rPr>
                <w:rFonts w:eastAsia="Arial"/>
                <w:color w:val="000000" w:themeColor="text1"/>
                <w:szCs w:val="20"/>
              </w:rPr>
              <w:t>External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3C4536" w14:textId="77777777" w:rsidR="008A5854" w:rsidRPr="00123177" w:rsidRDefault="008A5854" w:rsidP="00811B2F">
            <w:pPr>
              <w:spacing w:line="259" w:lineRule="auto"/>
              <w:rPr>
                <w:rFonts w:eastAsia="Arial"/>
                <w:color w:val="000000" w:themeColor="text1"/>
                <w:szCs w:val="20"/>
              </w:rPr>
            </w:pPr>
            <w:r w:rsidRPr="00123177">
              <w:rPr>
                <w:szCs w:val="20"/>
              </w:rPr>
              <w:t>External event is not required.</w:t>
            </w:r>
          </w:p>
        </w:tc>
      </w:tr>
      <w:tr w:rsidR="008A5854" w:rsidRPr="00123177" w14:paraId="26781B87"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563D785" w14:textId="77777777" w:rsidR="008A5854" w:rsidRPr="00123177" w:rsidRDefault="008A5854" w:rsidP="00811B2F">
            <w:r w:rsidRPr="00123177">
              <w:rPr>
                <w:rFonts w:eastAsia="Arial"/>
                <w:color w:val="000000" w:themeColor="text1"/>
                <w:szCs w:val="20"/>
              </w:rPr>
              <w:lastRenderedPageBreak/>
              <w:t>Temporal Events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4FB24D" w14:textId="77777777" w:rsidR="008A5854" w:rsidRPr="00123177" w:rsidRDefault="008A5854" w:rsidP="00811B2F">
            <w:r w:rsidRPr="00123177">
              <w:rPr>
                <w:szCs w:val="20"/>
              </w:rPr>
              <w:t>Temporal event is not applicable.</w:t>
            </w:r>
          </w:p>
        </w:tc>
      </w:tr>
      <w:tr w:rsidR="00656B4D" w:rsidRPr="00123177" w14:paraId="34E03A0A"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68C4BE91" w14:textId="77777777" w:rsidR="00656B4D" w:rsidRPr="00123177" w:rsidRDefault="00656B4D" w:rsidP="00656B4D">
            <w:r w:rsidRPr="00123177">
              <w:rPr>
                <w:rFonts w:eastAsia="Arial"/>
                <w:color w:val="000000" w:themeColor="text1"/>
                <w:szCs w:val="20"/>
              </w:rPr>
              <w:t xml:space="preserve">Validation Rules/ </w:t>
            </w:r>
          </w:p>
          <w:p w14:paraId="5ECFA72D" w14:textId="77777777" w:rsidR="00656B4D" w:rsidRPr="00123177" w:rsidRDefault="00656B4D" w:rsidP="00656B4D">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2F8673" w14:textId="4E9B5F6A" w:rsidR="00D3401B" w:rsidRPr="00123177" w:rsidRDefault="00D3401B" w:rsidP="00D3401B">
            <w:pPr>
              <w:pStyle w:val="TableText"/>
              <w:snapToGrid w:val="0"/>
            </w:pPr>
            <w:r w:rsidRPr="00123177">
              <w:rPr>
                <w:szCs w:val="20"/>
              </w:rPr>
              <w:t>Verify the CAN messages and CAN signal mentioned in input an</w:t>
            </w:r>
            <w:r w:rsidR="00A77B27">
              <w:rPr>
                <w:szCs w:val="20"/>
              </w:rPr>
              <w:t>d</w:t>
            </w:r>
            <w:r w:rsidRPr="00123177">
              <w:rPr>
                <w:szCs w:val="20"/>
              </w:rPr>
              <w:t xml:space="preserve"> </w:t>
            </w:r>
            <w:r w:rsidR="00A77B27">
              <w:rPr>
                <w:szCs w:val="20"/>
              </w:rPr>
              <w:t>output section on</w:t>
            </w:r>
            <w:r w:rsidRPr="00123177">
              <w:rPr>
                <w:szCs w:val="20"/>
              </w:rPr>
              <w:t xml:space="preserve"> CANalyzer Tool.</w:t>
            </w:r>
          </w:p>
          <w:p w14:paraId="5F4D55C4" w14:textId="6E077565" w:rsidR="00656B4D" w:rsidRPr="00123177" w:rsidRDefault="00D3401B" w:rsidP="00656B4D">
            <w:pPr>
              <w:pStyle w:val="TableText"/>
              <w:snapToGrid w:val="0"/>
            </w:pPr>
            <w:r>
              <w:rPr>
                <w:rFonts w:eastAsia="Arial"/>
                <w:color w:val="000000" w:themeColor="text1"/>
                <w:szCs w:val="20"/>
              </w:rPr>
              <w:br/>
            </w:r>
            <w:r w:rsidR="00656B4D">
              <w:rPr>
                <w:rFonts w:eastAsia="Arial"/>
                <w:color w:val="000000" w:themeColor="text1"/>
                <w:szCs w:val="20"/>
              </w:rPr>
              <w:t xml:space="preserve">1.The </w:t>
            </w:r>
            <w:r w:rsidR="00656B4D" w:rsidRPr="00A60AEE">
              <w:rPr>
                <w:rFonts w:eastAsia="Arial"/>
                <w:color w:val="000000" w:themeColor="text1"/>
                <w:szCs w:val="20"/>
              </w:rPr>
              <w:t>NHVDCDCStatus = 0x6</w:t>
            </w:r>
            <w:r w:rsidR="00656B4D">
              <w:rPr>
                <w:rFonts w:eastAsia="Arial"/>
                <w:color w:val="000000" w:themeColor="text1"/>
                <w:szCs w:val="20"/>
              </w:rPr>
              <w:t xml:space="preserve"> (Faulty state)</w:t>
            </w:r>
            <w:r w:rsidR="00656B4D">
              <w:rPr>
                <w:rFonts w:eastAsia="Arial"/>
                <w:color w:val="000000" w:themeColor="text1"/>
                <w:szCs w:val="20"/>
              </w:rPr>
              <w:br/>
              <w:t>2.</w:t>
            </w:r>
            <w:r w:rsidR="00656B4D" w:rsidRPr="007243EA">
              <w:t xml:space="preserve"> </w:t>
            </w:r>
            <w:r w:rsidR="00656B4D">
              <w:t xml:space="preserve">The </w:t>
            </w:r>
            <w:r w:rsidR="00656B4D" w:rsidRPr="007243EA">
              <w:t>NHVDCDCCommand == 0x2</w:t>
            </w:r>
            <w:r w:rsidR="00656B4D">
              <w:t xml:space="preserve"> (Safe State)</w:t>
            </w:r>
            <w:r w:rsidR="00656B4D">
              <w:rPr>
                <w:rFonts w:eastAsia="Arial"/>
                <w:color w:val="000000" w:themeColor="text1"/>
                <w:szCs w:val="20"/>
              </w:rPr>
              <w:br/>
              <w:t>3.To verify that the application follows an “Emergency faulty shut down” sequence</w:t>
            </w:r>
          </w:p>
        </w:tc>
      </w:tr>
      <w:tr w:rsidR="00656B4D" w:rsidRPr="00123177" w14:paraId="6E411C65"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91F5273" w14:textId="77777777" w:rsidR="00656B4D" w:rsidRPr="00123177" w:rsidRDefault="00656B4D" w:rsidP="00656B4D">
            <w:r w:rsidRPr="00123177">
              <w:rPr>
                <w:rFonts w:eastAsia="Arial"/>
                <w:color w:val="000000" w:themeColor="text1"/>
                <w:szCs w:val="20"/>
              </w:rPr>
              <w:t>Constraints</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AABDD2" w14:textId="77777777" w:rsidR="00656B4D" w:rsidRPr="00123177" w:rsidRDefault="00656B4D" w:rsidP="00656B4D">
            <w:r w:rsidRPr="00123177">
              <w:rPr>
                <w:szCs w:val="20"/>
              </w:rPr>
              <w:t>Constraints is not applicable.</w:t>
            </w:r>
          </w:p>
        </w:tc>
      </w:tr>
      <w:tr w:rsidR="00656B4D" w:rsidRPr="00123177" w14:paraId="0237C505"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52EB393D" w14:textId="77777777" w:rsidR="00656B4D" w:rsidRPr="00123177" w:rsidRDefault="00656B4D" w:rsidP="00656B4D">
            <w:r w:rsidRPr="00123177">
              <w:rPr>
                <w:rFonts w:eastAsia="Arial"/>
                <w:color w:val="000000" w:themeColor="text1"/>
                <w:szCs w:val="20"/>
              </w:rPr>
              <w:t>Effects on other systems/sub system</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FFBE64" w14:textId="77777777" w:rsidR="00656B4D" w:rsidRPr="00123177" w:rsidRDefault="00656B4D" w:rsidP="00656B4D">
            <w:r w:rsidRPr="00123177">
              <w:rPr>
                <w:szCs w:val="20"/>
              </w:rPr>
              <w:t>No effects on other system</w:t>
            </w:r>
          </w:p>
        </w:tc>
      </w:tr>
      <w:tr w:rsidR="00656B4D" w:rsidRPr="00123177" w14:paraId="50F9B6F7"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08DF742" w14:textId="77777777" w:rsidR="00656B4D" w:rsidRPr="00123177" w:rsidRDefault="00656B4D" w:rsidP="00656B4D">
            <w:r w:rsidRPr="00123177">
              <w:rPr>
                <w:rFonts w:eastAsia="Arial"/>
                <w:color w:val="000000" w:themeColor="text1"/>
                <w:szCs w:val="20"/>
              </w:rPr>
              <w:t>Testability with respect to test environment</w:t>
            </w:r>
          </w:p>
          <w:p w14:paraId="5153596C" w14:textId="77777777" w:rsidR="00656B4D" w:rsidRPr="00123177" w:rsidRDefault="00656B4D" w:rsidP="00656B4D">
            <w:r w:rsidRPr="00123177">
              <w:rPr>
                <w:rFonts w:eastAsia="Arial"/>
                <w:color w:val="000000" w:themeColor="text1"/>
                <w:szCs w:val="20"/>
              </w:rPr>
              <w:t>(Yes/No)</w:t>
            </w:r>
          </w:p>
          <w:p w14:paraId="059A68CB" w14:textId="77777777" w:rsidR="00656B4D" w:rsidRPr="00123177" w:rsidRDefault="00656B4D" w:rsidP="00656B4D">
            <w:r w:rsidRPr="00123177">
              <w:rPr>
                <w:rFonts w:eastAsia="Arial"/>
                <w:i/>
                <w:iCs/>
                <w:color w:val="000000" w:themeColor="text1"/>
                <w:szCs w:val="20"/>
              </w:rPr>
              <w:t>Note: Mention in which phase of testing, this requirement will be tested</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B2DE15" w14:textId="77777777" w:rsidR="00656B4D" w:rsidRPr="00123177" w:rsidRDefault="00656B4D" w:rsidP="00656B4D">
            <w:pPr>
              <w:pStyle w:val="TableText"/>
              <w:snapToGrid w:val="0"/>
            </w:pPr>
            <w:r w:rsidRPr="00123177">
              <w:t>YES</w:t>
            </w:r>
          </w:p>
          <w:p w14:paraId="5BFE9728" w14:textId="77777777" w:rsidR="00656B4D" w:rsidRPr="00123177" w:rsidRDefault="00656B4D" w:rsidP="00656B4D"/>
        </w:tc>
      </w:tr>
      <w:tr w:rsidR="00656B4D" w:rsidRPr="00123177" w14:paraId="6E31C416"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16ED0EFB" w14:textId="77777777" w:rsidR="00656B4D" w:rsidRPr="00123177" w:rsidRDefault="00656B4D" w:rsidP="00656B4D">
            <w:r w:rsidRPr="00123177">
              <w:rPr>
                <w:rFonts w:eastAsia="Arial"/>
                <w:color w:val="000000" w:themeColor="text1"/>
                <w:szCs w:val="20"/>
              </w:rPr>
              <w:t>Feasible within project constraints</w:t>
            </w:r>
          </w:p>
          <w:p w14:paraId="1F646038" w14:textId="77777777" w:rsidR="00656B4D" w:rsidRPr="00123177" w:rsidRDefault="00656B4D" w:rsidP="00656B4D">
            <w:r w:rsidRPr="00123177">
              <w:rPr>
                <w:rFonts w:eastAsia="Arial"/>
                <w:color w:val="000000" w:themeColor="text1"/>
                <w:szCs w:val="20"/>
              </w:rPr>
              <w:t>(Yes/No)</w:t>
            </w:r>
          </w:p>
          <w:p w14:paraId="68CBFE30" w14:textId="77777777" w:rsidR="00656B4D" w:rsidRPr="00123177" w:rsidRDefault="00656B4D" w:rsidP="00656B4D">
            <w:r w:rsidRPr="00123177">
              <w:rPr>
                <w:rFonts w:eastAsia="Arial"/>
                <w:i/>
                <w:iCs/>
                <w:color w:val="000000" w:themeColor="text1"/>
                <w:szCs w:val="20"/>
              </w:rPr>
              <w:t>Note: Add the impact of requirement on operating environment defined in section 4.2</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E359F7" w14:textId="77777777" w:rsidR="00656B4D" w:rsidRPr="00123177" w:rsidRDefault="00656B4D" w:rsidP="00656B4D">
            <w:pPr>
              <w:pStyle w:val="TableText"/>
              <w:snapToGrid w:val="0"/>
            </w:pPr>
            <w:r w:rsidRPr="00123177">
              <w:t>YES</w:t>
            </w:r>
          </w:p>
          <w:p w14:paraId="50FF5376" w14:textId="77777777" w:rsidR="00656B4D" w:rsidRPr="00123177" w:rsidRDefault="00656B4D" w:rsidP="00656B4D"/>
        </w:tc>
      </w:tr>
      <w:tr w:rsidR="00656B4D" w:rsidRPr="00123177" w14:paraId="45283C9E"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063C6141" w14:textId="77777777" w:rsidR="00656B4D" w:rsidRPr="00123177" w:rsidRDefault="00656B4D" w:rsidP="00656B4D">
            <w:r w:rsidRPr="00123177">
              <w:rPr>
                <w:rFonts w:eastAsia="Arial"/>
                <w:color w:val="000000" w:themeColor="text1"/>
                <w:szCs w:val="20"/>
              </w:rPr>
              <w:t>Critical</w:t>
            </w:r>
          </w:p>
          <w:p w14:paraId="556BA565" w14:textId="77777777" w:rsidR="00656B4D" w:rsidRPr="00123177" w:rsidRDefault="00656B4D" w:rsidP="00656B4D">
            <w:r w:rsidRPr="00123177">
              <w:rPr>
                <w:rFonts w:eastAsia="Arial"/>
                <w:color w:val="000000" w:themeColor="text1"/>
                <w:szCs w:val="20"/>
              </w:rPr>
              <w:t>(Yes/No)</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B50908" w14:textId="77777777" w:rsidR="00656B4D" w:rsidRPr="00123177" w:rsidRDefault="00656B4D" w:rsidP="00656B4D">
            <w:r w:rsidRPr="00123177">
              <w:t>YES</w:t>
            </w:r>
          </w:p>
        </w:tc>
      </w:tr>
      <w:tr w:rsidR="00656B4D" w:rsidRPr="00123177" w14:paraId="6230B326" w14:textId="77777777" w:rsidTr="00656B4D">
        <w:trPr>
          <w:trHeight w:val="300"/>
        </w:trPr>
        <w:tc>
          <w:tcPr>
            <w:tcW w:w="1456" w:type="dxa"/>
            <w:tcBorders>
              <w:top w:val="single" w:sz="8" w:space="0" w:color="000000" w:themeColor="text1"/>
              <w:left w:val="single" w:sz="8" w:space="0" w:color="000000" w:themeColor="text1"/>
              <w:bottom w:val="single" w:sz="8" w:space="0" w:color="000000" w:themeColor="text1"/>
              <w:right w:val="nil"/>
            </w:tcBorders>
          </w:tcPr>
          <w:p w14:paraId="33AA4288" w14:textId="77777777" w:rsidR="00656B4D" w:rsidRPr="00123177" w:rsidRDefault="00656B4D" w:rsidP="00656B4D">
            <w:pPr>
              <w:rPr>
                <w:rFonts w:eastAsia="Arial"/>
                <w:color w:val="000000" w:themeColor="text1"/>
                <w:szCs w:val="20"/>
              </w:rPr>
            </w:pPr>
            <w:r w:rsidRPr="00123177">
              <w:t>Acceptance Criteria</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C719AC" w14:textId="77777777" w:rsidR="00656B4D" w:rsidRPr="00123177" w:rsidRDefault="00656B4D" w:rsidP="00656B4D">
            <w:r w:rsidRPr="00123177">
              <w:t>Acceptance Criteria for this requirement should be as per SECTION-6 ACCEPTANCE CRITERIA</w:t>
            </w:r>
          </w:p>
        </w:tc>
      </w:tr>
    </w:tbl>
    <w:p w14:paraId="3839CDA7" w14:textId="77777777" w:rsidR="00687492" w:rsidRDefault="00687492" w:rsidP="00A55B53"/>
    <w:p w14:paraId="56EF0BFB" w14:textId="77777777" w:rsidR="0057280C" w:rsidRDefault="0057280C" w:rsidP="00A55B53"/>
    <w:p w14:paraId="15B56023" w14:textId="77777777" w:rsidR="0049364E" w:rsidRPr="00123177" w:rsidRDefault="0049364E" w:rsidP="00A55B53"/>
    <w:p w14:paraId="08DC023F" w14:textId="77777777" w:rsidR="00A55B53" w:rsidRPr="00123177" w:rsidRDefault="00A55B53" w:rsidP="00A55B53">
      <w:pPr>
        <w:pStyle w:val="Heading4"/>
      </w:pPr>
      <w:r w:rsidRPr="00123177">
        <w:lastRenderedPageBreak/>
        <w:t>Application State: HVDCDC Fault unlatching</w:t>
      </w:r>
    </w:p>
    <w:p w14:paraId="7B4EE088" w14:textId="77777777" w:rsidR="00A55B53" w:rsidRDefault="00A55B53" w:rsidP="00A55B53"/>
    <w:p w14:paraId="45D1600D" w14:textId="20A1556E" w:rsidR="00486334" w:rsidRPr="00123177" w:rsidRDefault="00486334" w:rsidP="00486334">
      <w:pPr>
        <w:pStyle w:val="Heading5"/>
        <w:rPr>
          <w:sz w:val="20"/>
          <w:szCs w:val="20"/>
        </w:rPr>
      </w:pPr>
      <w:r>
        <w:rPr>
          <w:rFonts w:eastAsia="Arial"/>
          <w:sz w:val="20"/>
          <w:szCs w:val="20"/>
        </w:rPr>
        <w:t>R</w:t>
      </w:r>
      <w:r w:rsidRPr="00123177">
        <w:rPr>
          <w:rFonts w:eastAsia="Arial"/>
          <w:sz w:val="20"/>
          <w:szCs w:val="20"/>
        </w:rPr>
        <w:t xml:space="preserve">equirement to </w:t>
      </w:r>
      <w:r w:rsidRPr="00486334">
        <w:rPr>
          <w:rFonts w:eastAsia="Arial"/>
          <w:sz w:val="20"/>
          <w:szCs w:val="20"/>
        </w:rPr>
        <w:t>latch the level 2 fault reactions until the unit sleeps or until the healing is allowed by the EDSU.</w:t>
      </w:r>
    </w:p>
    <w:tbl>
      <w:tblPr>
        <w:tblW w:w="9300" w:type="dxa"/>
        <w:tblInd w:w="103" w:type="dxa"/>
        <w:tblLook w:val="06A0" w:firstRow="1" w:lastRow="0" w:firstColumn="1" w:lastColumn="0" w:noHBand="1" w:noVBand="1"/>
      </w:tblPr>
      <w:tblGrid>
        <w:gridCol w:w="1456"/>
        <w:gridCol w:w="7844"/>
      </w:tblGrid>
      <w:tr w:rsidR="00486334" w:rsidRPr="00123177" w14:paraId="0289E6A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C5EBDE0" w14:textId="77777777" w:rsidR="00486334" w:rsidRPr="00123177" w:rsidRDefault="00486334"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9A6E41D" w14:textId="77777777" w:rsidR="00486334" w:rsidRPr="00123177" w:rsidRDefault="00486334" w:rsidP="00535342">
            <w:r w:rsidRPr="00123177">
              <w:rPr>
                <w:rFonts w:eastAsia="Arial"/>
                <w:b/>
                <w:bCs/>
                <w:color w:val="000000" w:themeColor="text1"/>
                <w:szCs w:val="20"/>
              </w:rPr>
              <w:t>Description</w:t>
            </w:r>
          </w:p>
        </w:tc>
      </w:tr>
      <w:tr w:rsidR="00486334" w:rsidRPr="00123177" w14:paraId="05E1ECC9"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F637940" w14:textId="77777777" w:rsidR="00486334" w:rsidRPr="00123177" w:rsidRDefault="00486334"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2F7681" w14:textId="2A838D22" w:rsidR="00486334" w:rsidRPr="00123177" w:rsidRDefault="00486334" w:rsidP="00535342">
            <w:r w:rsidRPr="00123177">
              <w:rPr>
                <w:rFonts w:eastAsia="Arial"/>
                <w:color w:val="000000" w:themeColor="text1"/>
              </w:rPr>
              <w:t>SWRS_APP_STATE_</w:t>
            </w:r>
            <w:r>
              <w:rPr>
                <w:rFonts w:eastAsia="Arial"/>
                <w:color w:val="000000" w:themeColor="text1"/>
              </w:rPr>
              <w:t>60</w:t>
            </w:r>
          </w:p>
        </w:tc>
      </w:tr>
      <w:tr w:rsidR="00486334" w:rsidRPr="00123177" w14:paraId="78E2A4B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7459E28" w14:textId="77777777" w:rsidR="00486334" w:rsidRPr="00123177" w:rsidRDefault="00486334"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D134C7" w14:textId="7BDED426" w:rsidR="00486334" w:rsidRPr="00123177" w:rsidRDefault="00486334" w:rsidP="00535342">
            <w:pPr>
              <w:rPr>
                <w:rFonts w:eastAsia="Arial"/>
                <w:color w:val="000000" w:themeColor="text1"/>
              </w:rPr>
            </w:pPr>
            <w:r w:rsidRPr="00123177">
              <w:rPr>
                <w:rFonts w:eastAsia="Arial"/>
                <w:color w:val="000000" w:themeColor="text1"/>
              </w:rPr>
              <w:t>SDS-HVDCDC-1</w:t>
            </w:r>
            <w:r>
              <w:rPr>
                <w:rFonts w:eastAsia="Arial"/>
                <w:color w:val="000000" w:themeColor="text1"/>
              </w:rPr>
              <w:t>58</w:t>
            </w:r>
          </w:p>
        </w:tc>
      </w:tr>
      <w:tr w:rsidR="00486334" w:rsidRPr="00123177" w14:paraId="2237A3E6"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9D6B676" w14:textId="77777777" w:rsidR="00486334" w:rsidRPr="00123177" w:rsidRDefault="00486334"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229194" w14:textId="77777777" w:rsidR="00486334" w:rsidRPr="00123177" w:rsidRDefault="00486334" w:rsidP="00535342">
            <w:pPr>
              <w:rPr>
                <w:rFonts w:eastAsia="Arial"/>
                <w:color w:val="000000" w:themeColor="text1"/>
              </w:rPr>
            </w:pPr>
            <w:r w:rsidRPr="00123177">
              <w:t>A-Sample/PF1.0</w:t>
            </w:r>
          </w:p>
        </w:tc>
      </w:tr>
      <w:tr w:rsidR="00486334" w:rsidRPr="00123177" w14:paraId="46A3FD69"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4B976CD2" w14:textId="77777777" w:rsidR="00486334" w:rsidRPr="00123177" w:rsidRDefault="00486334"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368BF5" w14:textId="38F1B85E" w:rsidR="00486334" w:rsidRPr="00123177" w:rsidRDefault="00486334" w:rsidP="00535342">
            <w:pPr>
              <w:rPr>
                <w:rFonts w:eastAsia="Arial"/>
                <w:szCs w:val="20"/>
              </w:rPr>
            </w:pPr>
            <w:r w:rsidRPr="00486334">
              <w:rPr>
                <w:rFonts w:eastAsia="Arial"/>
                <w:szCs w:val="20"/>
              </w:rPr>
              <w:t>The HVDCDC shall latch the level 2 fault reactions until the unit sleeps or until the healing is allowed by the EDSU.</w:t>
            </w:r>
          </w:p>
        </w:tc>
      </w:tr>
      <w:tr w:rsidR="00486334" w:rsidRPr="00123177" w14:paraId="677538F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3D82F5" w14:textId="77777777" w:rsidR="00486334" w:rsidRPr="00123177" w:rsidRDefault="00486334"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D5B45C" w14:textId="77777777" w:rsidR="00486334" w:rsidRPr="00123177" w:rsidRDefault="00486334" w:rsidP="00535342">
            <w:r w:rsidRPr="00123177">
              <w:t>No Such derived requirement is applicable.</w:t>
            </w:r>
          </w:p>
        </w:tc>
      </w:tr>
      <w:tr w:rsidR="00486334" w:rsidRPr="00123177" w14:paraId="508C422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716316C" w14:textId="77777777" w:rsidR="00486334" w:rsidRPr="00123177" w:rsidRDefault="00486334"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72B4BB" w14:textId="77777777" w:rsidR="00486334" w:rsidRPr="00123177" w:rsidRDefault="00486334" w:rsidP="00535342">
            <w:r w:rsidRPr="00123177">
              <w:rPr>
                <w:rFonts w:eastAsia="Arial"/>
                <w:color w:val="000000" w:themeColor="text1"/>
                <w:szCs w:val="20"/>
              </w:rPr>
              <w:t>No Specific access restrictions is applicable.</w:t>
            </w:r>
          </w:p>
        </w:tc>
      </w:tr>
      <w:tr w:rsidR="00486334" w:rsidRPr="00123177" w14:paraId="59805A0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FD19773" w14:textId="77777777" w:rsidR="00486334" w:rsidRPr="00123177" w:rsidRDefault="00486334"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ABD7BE" w14:textId="2C3ABE53" w:rsidR="00486334" w:rsidRPr="00123177" w:rsidRDefault="00486334" w:rsidP="00535342">
            <w:pPr>
              <w:spacing w:line="259" w:lineRule="auto"/>
            </w:pPr>
          </w:p>
        </w:tc>
      </w:tr>
      <w:tr w:rsidR="00486334" w:rsidRPr="00123177" w14:paraId="6AAC032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C09CB3B" w14:textId="77777777" w:rsidR="00486334" w:rsidRPr="00123177" w:rsidRDefault="00486334"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C65B5F" w14:textId="64A43743" w:rsidR="00486334" w:rsidRPr="00123177" w:rsidRDefault="00486334" w:rsidP="00535342">
            <w:pPr>
              <w:spacing w:line="259" w:lineRule="auto"/>
              <w:rPr>
                <w:rFonts w:eastAsia="Arial"/>
                <w:color w:val="000000" w:themeColor="text1"/>
                <w:szCs w:val="20"/>
              </w:rPr>
            </w:pPr>
          </w:p>
        </w:tc>
      </w:tr>
      <w:tr w:rsidR="00486334" w:rsidRPr="00123177" w14:paraId="73A662E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402FA56" w14:textId="77777777" w:rsidR="00486334" w:rsidRPr="00123177" w:rsidRDefault="00486334"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F769E6" w14:textId="77777777" w:rsidR="00486334" w:rsidRPr="00123177" w:rsidRDefault="00486334" w:rsidP="00535342">
            <w:pPr>
              <w:spacing w:line="259" w:lineRule="auto"/>
              <w:rPr>
                <w:rFonts w:eastAsia="Arial"/>
              </w:rPr>
            </w:pPr>
          </w:p>
        </w:tc>
      </w:tr>
      <w:tr w:rsidR="00486334" w:rsidRPr="00123177" w14:paraId="1CAFBE9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2D73FD" w14:textId="77777777" w:rsidR="00486334" w:rsidRPr="00123177" w:rsidRDefault="00486334"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C787C0" w14:textId="77777777" w:rsidR="00486334" w:rsidRPr="00123177" w:rsidRDefault="00486334" w:rsidP="00535342">
            <w:r w:rsidRPr="00123177">
              <w:t>No such mandatory fields is applicable.</w:t>
            </w:r>
          </w:p>
        </w:tc>
      </w:tr>
      <w:tr w:rsidR="00486334" w:rsidRPr="00123177" w14:paraId="41EE2EB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D2FB200" w14:textId="77777777" w:rsidR="00486334" w:rsidRPr="00123177" w:rsidRDefault="00486334"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CC693D" w14:textId="77777777" w:rsidR="00486334" w:rsidRPr="00123177" w:rsidRDefault="00486334" w:rsidP="00535342">
            <w:r w:rsidRPr="00123177">
              <w:t>Valid range of Values is not applicable</w:t>
            </w:r>
          </w:p>
        </w:tc>
      </w:tr>
      <w:tr w:rsidR="00486334" w:rsidRPr="00123177" w14:paraId="06ACCA3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981F47F" w14:textId="77777777" w:rsidR="00486334" w:rsidRPr="00123177" w:rsidRDefault="00486334"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8D8ED1" w14:textId="77777777" w:rsidR="00486334" w:rsidRPr="00123177" w:rsidRDefault="00486334" w:rsidP="00535342">
            <w:r w:rsidRPr="00123177">
              <w:rPr>
                <w:szCs w:val="20"/>
              </w:rPr>
              <w:t>Default values shall be applicable with respect to Pre-Loaded Values</w:t>
            </w:r>
          </w:p>
        </w:tc>
      </w:tr>
      <w:tr w:rsidR="00486334" w:rsidRPr="00123177" w14:paraId="48298B5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DD71F43" w14:textId="77777777" w:rsidR="00486334" w:rsidRPr="00123177" w:rsidRDefault="00486334"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D72169" w14:textId="77777777" w:rsidR="00486334" w:rsidRPr="00123177" w:rsidRDefault="00486334" w:rsidP="00535342">
            <w:r w:rsidRPr="00123177">
              <w:t>Valid range of Values is not applicable</w:t>
            </w:r>
          </w:p>
        </w:tc>
      </w:tr>
      <w:tr w:rsidR="00486334" w:rsidRPr="00123177" w14:paraId="5F1E05E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D36C68" w14:textId="77777777" w:rsidR="00486334" w:rsidRPr="00123177" w:rsidRDefault="00486334"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F2CFE2" w14:textId="77777777" w:rsidR="00486334" w:rsidRPr="00123177" w:rsidRDefault="00486334" w:rsidP="00535342">
            <w:r w:rsidRPr="00123177">
              <w:rPr>
                <w:szCs w:val="20"/>
              </w:rPr>
              <w:t>Data latency period is not applicable</w:t>
            </w:r>
          </w:p>
        </w:tc>
      </w:tr>
      <w:tr w:rsidR="00486334" w:rsidRPr="00123177" w14:paraId="2542E34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DD5C2AB" w14:textId="77777777" w:rsidR="00486334" w:rsidRPr="00123177" w:rsidRDefault="00486334"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99D9BD" w14:textId="77777777" w:rsidR="00486334" w:rsidRPr="00123177" w:rsidRDefault="00486334" w:rsidP="00535342">
            <w:r w:rsidRPr="00123177">
              <w:rPr>
                <w:szCs w:val="20"/>
              </w:rPr>
              <w:t>Data Retention period is not applicable.</w:t>
            </w:r>
          </w:p>
        </w:tc>
      </w:tr>
      <w:tr w:rsidR="00486334" w:rsidRPr="00123177" w14:paraId="7506016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216F14B" w14:textId="77777777" w:rsidR="00486334" w:rsidRPr="00123177" w:rsidRDefault="00486334"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338871" w14:textId="77777777" w:rsidR="00486334" w:rsidRPr="00123177" w:rsidRDefault="00486334" w:rsidP="00535342">
            <w:r w:rsidRPr="00123177">
              <w:rPr>
                <w:szCs w:val="20"/>
              </w:rPr>
              <w:t>Data rate is not applicable.</w:t>
            </w:r>
          </w:p>
        </w:tc>
      </w:tr>
      <w:tr w:rsidR="00486334" w:rsidRPr="00123177" w14:paraId="466BAF8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6FFE7F" w14:textId="77777777" w:rsidR="00486334" w:rsidRPr="00123177" w:rsidRDefault="00486334"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830536" w14:textId="77777777" w:rsidR="00486334" w:rsidRPr="00123177" w:rsidRDefault="00486334" w:rsidP="00535342">
            <w:pPr>
              <w:spacing w:line="259" w:lineRule="auto"/>
              <w:rPr>
                <w:rFonts w:eastAsia="Arial"/>
                <w:color w:val="000000" w:themeColor="text1"/>
                <w:szCs w:val="20"/>
              </w:rPr>
            </w:pPr>
            <w:r w:rsidRPr="00123177">
              <w:rPr>
                <w:szCs w:val="20"/>
              </w:rPr>
              <w:t>External event is not required.</w:t>
            </w:r>
          </w:p>
        </w:tc>
      </w:tr>
      <w:tr w:rsidR="00486334" w:rsidRPr="00123177" w14:paraId="24A8290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C38ABE6" w14:textId="77777777" w:rsidR="00486334" w:rsidRPr="00123177" w:rsidRDefault="00486334"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276DB3" w14:textId="77777777" w:rsidR="00486334" w:rsidRPr="00123177" w:rsidRDefault="00486334" w:rsidP="00535342">
            <w:r w:rsidRPr="00123177">
              <w:rPr>
                <w:szCs w:val="20"/>
              </w:rPr>
              <w:t>Temporal event is not applicable.</w:t>
            </w:r>
          </w:p>
        </w:tc>
      </w:tr>
      <w:tr w:rsidR="00486334" w:rsidRPr="00123177" w14:paraId="44ADC5F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3A791C" w14:textId="77777777" w:rsidR="00486334" w:rsidRPr="00123177" w:rsidRDefault="00486334" w:rsidP="00535342">
            <w:r w:rsidRPr="00123177">
              <w:rPr>
                <w:rFonts w:eastAsia="Arial"/>
                <w:color w:val="000000" w:themeColor="text1"/>
                <w:szCs w:val="20"/>
              </w:rPr>
              <w:t xml:space="preserve">Validation Rules/ </w:t>
            </w:r>
          </w:p>
          <w:p w14:paraId="78450E45" w14:textId="77777777" w:rsidR="00486334" w:rsidRPr="00123177" w:rsidRDefault="00486334"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416AE0" w14:textId="0AE8FFA0" w:rsidR="00486334" w:rsidRPr="00123177" w:rsidRDefault="00486334" w:rsidP="00535342">
            <w:pPr>
              <w:pStyle w:val="TableText"/>
              <w:snapToGrid w:val="0"/>
            </w:pPr>
          </w:p>
        </w:tc>
      </w:tr>
      <w:tr w:rsidR="00486334" w:rsidRPr="00123177" w14:paraId="6706AB6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8FEC6B" w14:textId="77777777" w:rsidR="00486334" w:rsidRPr="00123177" w:rsidRDefault="00486334"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6DA95B" w14:textId="77777777" w:rsidR="00486334" w:rsidRPr="00123177" w:rsidRDefault="00486334" w:rsidP="00535342">
            <w:r w:rsidRPr="00123177">
              <w:rPr>
                <w:szCs w:val="20"/>
              </w:rPr>
              <w:t>Constraints is not applicable.</w:t>
            </w:r>
          </w:p>
        </w:tc>
      </w:tr>
      <w:tr w:rsidR="00486334" w:rsidRPr="00123177" w14:paraId="565D5DE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5EB4440" w14:textId="77777777" w:rsidR="00486334" w:rsidRPr="00123177" w:rsidRDefault="00486334" w:rsidP="00535342">
            <w:r w:rsidRPr="00123177">
              <w:rPr>
                <w:rFonts w:eastAsia="Arial"/>
                <w:color w:val="000000" w:themeColor="text1"/>
                <w:szCs w:val="20"/>
              </w:rPr>
              <w:lastRenderedPageBreak/>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A60D6A" w14:textId="77777777" w:rsidR="00486334" w:rsidRPr="00123177" w:rsidRDefault="00486334" w:rsidP="00535342">
            <w:r w:rsidRPr="00123177">
              <w:rPr>
                <w:szCs w:val="20"/>
              </w:rPr>
              <w:t>No effects on other system</w:t>
            </w:r>
          </w:p>
        </w:tc>
      </w:tr>
      <w:tr w:rsidR="00486334" w:rsidRPr="00123177" w14:paraId="7129DD9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6E7F17B" w14:textId="77777777" w:rsidR="00486334" w:rsidRPr="00123177" w:rsidRDefault="00486334" w:rsidP="00535342">
            <w:r w:rsidRPr="00123177">
              <w:rPr>
                <w:rFonts w:eastAsia="Arial"/>
                <w:color w:val="000000" w:themeColor="text1"/>
                <w:szCs w:val="20"/>
              </w:rPr>
              <w:t>Testability with respect to test environment</w:t>
            </w:r>
          </w:p>
          <w:p w14:paraId="1B27ECFA" w14:textId="77777777" w:rsidR="00486334" w:rsidRPr="00123177" w:rsidRDefault="00486334" w:rsidP="00535342">
            <w:r w:rsidRPr="00123177">
              <w:rPr>
                <w:rFonts w:eastAsia="Arial"/>
                <w:color w:val="000000" w:themeColor="text1"/>
                <w:szCs w:val="20"/>
              </w:rPr>
              <w:t>(Yes/No)</w:t>
            </w:r>
          </w:p>
          <w:p w14:paraId="65BAFEDF" w14:textId="77777777" w:rsidR="00486334" w:rsidRPr="00123177" w:rsidRDefault="00486334"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D098DD" w14:textId="77777777" w:rsidR="00486334" w:rsidRPr="00123177" w:rsidRDefault="00486334" w:rsidP="00535342">
            <w:pPr>
              <w:pStyle w:val="TableText"/>
              <w:snapToGrid w:val="0"/>
            </w:pPr>
            <w:r w:rsidRPr="00123177">
              <w:t>YES</w:t>
            </w:r>
          </w:p>
          <w:p w14:paraId="4A8526AF" w14:textId="77777777" w:rsidR="00486334" w:rsidRPr="00123177" w:rsidRDefault="00486334" w:rsidP="00535342"/>
        </w:tc>
      </w:tr>
      <w:tr w:rsidR="00486334" w:rsidRPr="00123177" w14:paraId="58ED0B4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26D7C6" w14:textId="77777777" w:rsidR="00486334" w:rsidRPr="00123177" w:rsidRDefault="00486334" w:rsidP="00535342">
            <w:r w:rsidRPr="00123177">
              <w:rPr>
                <w:rFonts w:eastAsia="Arial"/>
                <w:color w:val="000000" w:themeColor="text1"/>
                <w:szCs w:val="20"/>
              </w:rPr>
              <w:t>Feasible within project constraints</w:t>
            </w:r>
          </w:p>
          <w:p w14:paraId="6330B2C0" w14:textId="77777777" w:rsidR="00486334" w:rsidRPr="00123177" w:rsidRDefault="00486334" w:rsidP="00535342">
            <w:r w:rsidRPr="00123177">
              <w:rPr>
                <w:rFonts w:eastAsia="Arial"/>
                <w:color w:val="000000" w:themeColor="text1"/>
                <w:szCs w:val="20"/>
              </w:rPr>
              <w:t>(Yes/No)</w:t>
            </w:r>
          </w:p>
          <w:p w14:paraId="5E465846" w14:textId="77777777" w:rsidR="00486334" w:rsidRPr="00123177" w:rsidRDefault="00486334"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B55E2E" w14:textId="77777777" w:rsidR="00486334" w:rsidRPr="00123177" w:rsidRDefault="00486334" w:rsidP="00535342">
            <w:pPr>
              <w:pStyle w:val="TableText"/>
              <w:snapToGrid w:val="0"/>
            </w:pPr>
            <w:r w:rsidRPr="00123177">
              <w:t>YES</w:t>
            </w:r>
          </w:p>
          <w:p w14:paraId="07EAE202" w14:textId="77777777" w:rsidR="00486334" w:rsidRPr="00123177" w:rsidRDefault="00486334" w:rsidP="00535342"/>
        </w:tc>
      </w:tr>
      <w:tr w:rsidR="00486334" w:rsidRPr="00123177" w14:paraId="38EA34B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8D7084D" w14:textId="77777777" w:rsidR="00486334" w:rsidRPr="00123177" w:rsidRDefault="00486334" w:rsidP="00535342">
            <w:r w:rsidRPr="00123177">
              <w:rPr>
                <w:rFonts w:eastAsia="Arial"/>
                <w:color w:val="000000" w:themeColor="text1"/>
                <w:szCs w:val="20"/>
              </w:rPr>
              <w:t>Critical</w:t>
            </w:r>
          </w:p>
          <w:p w14:paraId="0C663377" w14:textId="77777777" w:rsidR="00486334" w:rsidRPr="00123177" w:rsidRDefault="00486334"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D10644" w14:textId="77777777" w:rsidR="00486334" w:rsidRPr="00123177" w:rsidRDefault="00486334" w:rsidP="00535342">
            <w:r w:rsidRPr="00123177">
              <w:t>YES</w:t>
            </w:r>
          </w:p>
        </w:tc>
      </w:tr>
      <w:tr w:rsidR="00486334" w:rsidRPr="00123177" w14:paraId="6549F3F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BF564C4" w14:textId="77777777" w:rsidR="00486334" w:rsidRPr="00123177" w:rsidRDefault="00486334"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277896" w14:textId="77777777" w:rsidR="00486334" w:rsidRPr="00123177" w:rsidRDefault="00486334" w:rsidP="00535342">
            <w:r w:rsidRPr="00123177">
              <w:t>Acceptance Criteria for this requirement should be as per SECTION-6 ACCEPTANCE CRITERIA</w:t>
            </w:r>
          </w:p>
        </w:tc>
      </w:tr>
    </w:tbl>
    <w:p w14:paraId="411B0D13" w14:textId="77777777" w:rsidR="00486334" w:rsidRDefault="00486334" w:rsidP="00A55B53"/>
    <w:p w14:paraId="38631154" w14:textId="3AC9628B" w:rsidR="00486334" w:rsidRPr="00486334" w:rsidRDefault="00486334" w:rsidP="00486334">
      <w:pPr>
        <w:pStyle w:val="Heading5"/>
        <w:rPr>
          <w:sz w:val="20"/>
          <w:szCs w:val="20"/>
        </w:rPr>
      </w:pPr>
      <w:r w:rsidRPr="00486334">
        <w:rPr>
          <w:rFonts w:eastAsia="Arial"/>
          <w:sz w:val="20"/>
          <w:szCs w:val="20"/>
        </w:rPr>
        <w:t>Requirement to discard the signal NFaultUnlatchRequestHVDCDC when the HVDCDC in normal operation.</w:t>
      </w:r>
    </w:p>
    <w:tbl>
      <w:tblPr>
        <w:tblW w:w="9300" w:type="dxa"/>
        <w:tblInd w:w="103" w:type="dxa"/>
        <w:tblLook w:val="06A0" w:firstRow="1" w:lastRow="0" w:firstColumn="1" w:lastColumn="0" w:noHBand="1" w:noVBand="1"/>
      </w:tblPr>
      <w:tblGrid>
        <w:gridCol w:w="1456"/>
        <w:gridCol w:w="7844"/>
      </w:tblGrid>
      <w:tr w:rsidR="00486334" w:rsidRPr="00123177" w14:paraId="1B8FC60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B9C9975" w14:textId="77777777" w:rsidR="00486334" w:rsidRPr="00123177" w:rsidRDefault="00486334"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1B80474" w14:textId="77777777" w:rsidR="00486334" w:rsidRPr="00123177" w:rsidRDefault="00486334" w:rsidP="00535342">
            <w:r w:rsidRPr="00123177">
              <w:rPr>
                <w:rFonts w:eastAsia="Arial"/>
                <w:b/>
                <w:bCs/>
                <w:color w:val="000000" w:themeColor="text1"/>
                <w:szCs w:val="20"/>
              </w:rPr>
              <w:t>Description</w:t>
            </w:r>
          </w:p>
        </w:tc>
      </w:tr>
      <w:tr w:rsidR="00486334" w:rsidRPr="00123177" w14:paraId="3AFCDF3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5AC1BD5" w14:textId="77777777" w:rsidR="00486334" w:rsidRPr="00123177" w:rsidRDefault="00486334"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B4A3CD" w14:textId="1F86538E" w:rsidR="00486334" w:rsidRPr="00123177" w:rsidRDefault="00486334" w:rsidP="00535342">
            <w:r w:rsidRPr="00123177">
              <w:rPr>
                <w:rFonts w:eastAsia="Arial"/>
                <w:color w:val="000000" w:themeColor="text1"/>
              </w:rPr>
              <w:t>SWRS_APP_STATE_</w:t>
            </w:r>
            <w:r>
              <w:rPr>
                <w:rFonts w:eastAsia="Arial"/>
                <w:color w:val="000000" w:themeColor="text1"/>
              </w:rPr>
              <w:t>61</w:t>
            </w:r>
          </w:p>
        </w:tc>
      </w:tr>
      <w:tr w:rsidR="00486334" w:rsidRPr="00123177" w14:paraId="6A5F255E"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20B2DF9" w14:textId="77777777" w:rsidR="00486334" w:rsidRPr="00123177" w:rsidRDefault="00486334"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EF74C2" w14:textId="5EFF3C97" w:rsidR="00486334" w:rsidRPr="00123177" w:rsidRDefault="00486334" w:rsidP="00535342">
            <w:pPr>
              <w:rPr>
                <w:rFonts w:eastAsia="Arial"/>
                <w:color w:val="000000" w:themeColor="text1"/>
              </w:rPr>
            </w:pPr>
            <w:r w:rsidRPr="00123177">
              <w:rPr>
                <w:rFonts w:eastAsia="Arial"/>
                <w:color w:val="000000" w:themeColor="text1"/>
              </w:rPr>
              <w:t>SDS-HVDCDC-1</w:t>
            </w:r>
            <w:r>
              <w:rPr>
                <w:rFonts w:eastAsia="Arial"/>
                <w:color w:val="000000" w:themeColor="text1"/>
              </w:rPr>
              <w:t>59</w:t>
            </w:r>
          </w:p>
        </w:tc>
      </w:tr>
      <w:tr w:rsidR="00486334" w:rsidRPr="00123177" w14:paraId="0C4EDE2A"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F2980C1" w14:textId="77777777" w:rsidR="00486334" w:rsidRPr="00123177" w:rsidRDefault="00486334"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3D64BF" w14:textId="77777777" w:rsidR="00486334" w:rsidRPr="00123177" w:rsidRDefault="00486334" w:rsidP="00535342">
            <w:pPr>
              <w:rPr>
                <w:rFonts w:eastAsia="Arial"/>
                <w:color w:val="000000" w:themeColor="text1"/>
              </w:rPr>
            </w:pPr>
            <w:r w:rsidRPr="00123177">
              <w:t>A-Sample/PF1.0</w:t>
            </w:r>
          </w:p>
        </w:tc>
      </w:tr>
      <w:tr w:rsidR="00486334" w:rsidRPr="00123177" w14:paraId="6C395B8E"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48AD9E84" w14:textId="77777777" w:rsidR="00486334" w:rsidRPr="00123177" w:rsidRDefault="00486334"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A6FCB4" w14:textId="20A30D93" w:rsidR="00486334" w:rsidRPr="00123177" w:rsidRDefault="00486334" w:rsidP="00535342">
            <w:pPr>
              <w:rPr>
                <w:rFonts w:eastAsia="Arial"/>
                <w:szCs w:val="20"/>
              </w:rPr>
            </w:pPr>
            <w:r w:rsidRPr="00486334">
              <w:rPr>
                <w:rFonts w:eastAsia="Arial"/>
                <w:szCs w:val="20"/>
              </w:rPr>
              <w:t>The HVDCDC shall discard the signal NFaultUnlatchRequestHVDCDC when the HVDCDC in normal operation, or in the case of failure while the unit is not brought to or latched in a non-hazardous status.</w:t>
            </w:r>
          </w:p>
        </w:tc>
      </w:tr>
      <w:tr w:rsidR="00486334" w:rsidRPr="00123177" w14:paraId="65BAB5C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7A5271" w14:textId="77777777" w:rsidR="00486334" w:rsidRPr="00123177" w:rsidRDefault="00486334"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B99CA1" w14:textId="77777777" w:rsidR="00486334" w:rsidRPr="00123177" w:rsidRDefault="00486334" w:rsidP="00535342">
            <w:r w:rsidRPr="00123177">
              <w:t>No Such derived requirement is applicable.</w:t>
            </w:r>
          </w:p>
        </w:tc>
      </w:tr>
      <w:tr w:rsidR="00486334" w:rsidRPr="00123177" w14:paraId="5368A50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6DBDB8C" w14:textId="77777777" w:rsidR="00486334" w:rsidRPr="00123177" w:rsidRDefault="00486334" w:rsidP="00535342">
            <w:r w:rsidRPr="00123177">
              <w:rPr>
                <w:rFonts w:eastAsia="Arial"/>
                <w:color w:val="000000" w:themeColor="text1"/>
                <w:szCs w:val="20"/>
              </w:rPr>
              <w:lastRenderedPageBreak/>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825E4D" w14:textId="77777777" w:rsidR="00486334" w:rsidRPr="00123177" w:rsidRDefault="00486334" w:rsidP="00535342">
            <w:r w:rsidRPr="00123177">
              <w:rPr>
                <w:rFonts w:eastAsia="Arial"/>
                <w:color w:val="000000" w:themeColor="text1"/>
                <w:szCs w:val="20"/>
              </w:rPr>
              <w:t>No Specific access restrictions is applicable.</w:t>
            </w:r>
          </w:p>
        </w:tc>
      </w:tr>
      <w:tr w:rsidR="00486334" w:rsidRPr="00123177" w14:paraId="0314FA3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08F3370" w14:textId="77777777" w:rsidR="00486334" w:rsidRPr="00123177" w:rsidRDefault="00486334"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B5373D" w14:textId="77777777" w:rsidR="00486334" w:rsidRPr="00123177" w:rsidRDefault="00486334" w:rsidP="00535342">
            <w:pPr>
              <w:spacing w:line="259" w:lineRule="auto"/>
            </w:pPr>
          </w:p>
        </w:tc>
      </w:tr>
      <w:tr w:rsidR="00486334" w:rsidRPr="00123177" w14:paraId="37E332D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6CF449A" w14:textId="77777777" w:rsidR="00486334" w:rsidRPr="00123177" w:rsidRDefault="00486334"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87AC20" w14:textId="77777777" w:rsidR="00486334" w:rsidRPr="00123177" w:rsidRDefault="00486334" w:rsidP="00535342">
            <w:pPr>
              <w:spacing w:line="259" w:lineRule="auto"/>
              <w:rPr>
                <w:rFonts w:eastAsia="Arial"/>
                <w:color w:val="000000" w:themeColor="text1"/>
                <w:szCs w:val="20"/>
              </w:rPr>
            </w:pPr>
          </w:p>
        </w:tc>
      </w:tr>
      <w:tr w:rsidR="00486334" w:rsidRPr="00123177" w14:paraId="05FF89F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22285E7" w14:textId="77777777" w:rsidR="00486334" w:rsidRPr="00123177" w:rsidRDefault="00486334"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77A4F2" w14:textId="77777777" w:rsidR="00486334" w:rsidRPr="00123177" w:rsidRDefault="00486334" w:rsidP="00535342">
            <w:pPr>
              <w:spacing w:line="259" w:lineRule="auto"/>
              <w:rPr>
                <w:rFonts w:eastAsia="Arial"/>
              </w:rPr>
            </w:pPr>
          </w:p>
        </w:tc>
      </w:tr>
      <w:tr w:rsidR="00486334" w:rsidRPr="00123177" w14:paraId="6DD320B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75CAF75" w14:textId="77777777" w:rsidR="00486334" w:rsidRPr="00123177" w:rsidRDefault="00486334"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C3F677" w14:textId="77777777" w:rsidR="00486334" w:rsidRPr="00123177" w:rsidRDefault="00486334" w:rsidP="00535342">
            <w:r w:rsidRPr="00123177">
              <w:t>No such mandatory fields is applicable.</w:t>
            </w:r>
          </w:p>
        </w:tc>
      </w:tr>
      <w:tr w:rsidR="00486334" w:rsidRPr="00123177" w14:paraId="49BBEBD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79A5B67" w14:textId="77777777" w:rsidR="00486334" w:rsidRPr="00123177" w:rsidRDefault="00486334"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B1594E" w14:textId="77777777" w:rsidR="00486334" w:rsidRPr="00123177" w:rsidRDefault="00486334" w:rsidP="00535342">
            <w:r w:rsidRPr="00123177">
              <w:t>Valid range of Values is not applicable</w:t>
            </w:r>
          </w:p>
        </w:tc>
      </w:tr>
      <w:tr w:rsidR="00486334" w:rsidRPr="00123177" w14:paraId="48ABB1B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9535D2A" w14:textId="77777777" w:rsidR="00486334" w:rsidRPr="00123177" w:rsidRDefault="00486334"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29E7BB" w14:textId="77777777" w:rsidR="00486334" w:rsidRPr="00123177" w:rsidRDefault="00486334" w:rsidP="00535342">
            <w:r w:rsidRPr="00123177">
              <w:rPr>
                <w:szCs w:val="20"/>
              </w:rPr>
              <w:t>Default values shall be applicable with respect to Pre-Loaded Values</w:t>
            </w:r>
          </w:p>
        </w:tc>
      </w:tr>
      <w:tr w:rsidR="00486334" w:rsidRPr="00123177" w14:paraId="13943DD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DCECACB" w14:textId="77777777" w:rsidR="00486334" w:rsidRPr="00123177" w:rsidRDefault="00486334"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46C8DC" w14:textId="77777777" w:rsidR="00486334" w:rsidRPr="00123177" w:rsidRDefault="00486334" w:rsidP="00535342">
            <w:r w:rsidRPr="00123177">
              <w:t>Valid range of Values is not applicable</w:t>
            </w:r>
          </w:p>
        </w:tc>
      </w:tr>
      <w:tr w:rsidR="00486334" w:rsidRPr="00123177" w14:paraId="6A2B8E6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91466F9" w14:textId="77777777" w:rsidR="00486334" w:rsidRPr="00123177" w:rsidRDefault="00486334"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BF40F3" w14:textId="77777777" w:rsidR="00486334" w:rsidRPr="00123177" w:rsidRDefault="00486334" w:rsidP="00535342">
            <w:r w:rsidRPr="00123177">
              <w:rPr>
                <w:szCs w:val="20"/>
              </w:rPr>
              <w:t>Data latency period is not applicable</w:t>
            </w:r>
          </w:p>
        </w:tc>
      </w:tr>
      <w:tr w:rsidR="00486334" w:rsidRPr="00123177" w14:paraId="78CF2BF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40212DB" w14:textId="77777777" w:rsidR="00486334" w:rsidRPr="00123177" w:rsidRDefault="00486334"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9A1972" w14:textId="77777777" w:rsidR="00486334" w:rsidRPr="00123177" w:rsidRDefault="00486334" w:rsidP="00535342">
            <w:r w:rsidRPr="00123177">
              <w:rPr>
                <w:szCs w:val="20"/>
              </w:rPr>
              <w:t>Data Retention period is not applicable.</w:t>
            </w:r>
          </w:p>
        </w:tc>
      </w:tr>
      <w:tr w:rsidR="00486334" w:rsidRPr="00123177" w14:paraId="3D656E1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D67ED1" w14:textId="77777777" w:rsidR="00486334" w:rsidRPr="00123177" w:rsidRDefault="00486334"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BFAE8" w14:textId="77777777" w:rsidR="00486334" w:rsidRPr="00123177" w:rsidRDefault="00486334" w:rsidP="00535342">
            <w:r w:rsidRPr="00123177">
              <w:rPr>
                <w:szCs w:val="20"/>
              </w:rPr>
              <w:t>Data rate is not applicable.</w:t>
            </w:r>
          </w:p>
        </w:tc>
      </w:tr>
      <w:tr w:rsidR="00486334" w:rsidRPr="00123177" w14:paraId="4D412EE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73D8A6C" w14:textId="77777777" w:rsidR="00486334" w:rsidRPr="00123177" w:rsidRDefault="00486334"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F44D2B" w14:textId="77777777" w:rsidR="00486334" w:rsidRPr="00123177" w:rsidRDefault="00486334" w:rsidP="00535342">
            <w:pPr>
              <w:spacing w:line="259" w:lineRule="auto"/>
              <w:rPr>
                <w:rFonts w:eastAsia="Arial"/>
                <w:color w:val="000000" w:themeColor="text1"/>
                <w:szCs w:val="20"/>
              </w:rPr>
            </w:pPr>
            <w:r w:rsidRPr="00123177">
              <w:rPr>
                <w:szCs w:val="20"/>
              </w:rPr>
              <w:t>External event is not required.</w:t>
            </w:r>
          </w:p>
        </w:tc>
      </w:tr>
      <w:tr w:rsidR="00486334" w:rsidRPr="00123177" w14:paraId="1557878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8B059C9" w14:textId="77777777" w:rsidR="00486334" w:rsidRPr="00123177" w:rsidRDefault="00486334"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714B04" w14:textId="77777777" w:rsidR="00486334" w:rsidRPr="00123177" w:rsidRDefault="00486334" w:rsidP="00535342">
            <w:r w:rsidRPr="00123177">
              <w:rPr>
                <w:szCs w:val="20"/>
              </w:rPr>
              <w:t>Temporal event is not applicable.</w:t>
            </w:r>
          </w:p>
        </w:tc>
      </w:tr>
      <w:tr w:rsidR="00486334" w:rsidRPr="00123177" w14:paraId="22FFB98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F662C3" w14:textId="77777777" w:rsidR="00486334" w:rsidRPr="00123177" w:rsidRDefault="00486334" w:rsidP="00535342">
            <w:r w:rsidRPr="00123177">
              <w:rPr>
                <w:rFonts w:eastAsia="Arial"/>
                <w:color w:val="000000" w:themeColor="text1"/>
                <w:szCs w:val="20"/>
              </w:rPr>
              <w:t xml:space="preserve">Validation Rules/ </w:t>
            </w:r>
          </w:p>
          <w:p w14:paraId="5C37C4B1" w14:textId="77777777" w:rsidR="00486334" w:rsidRPr="00123177" w:rsidRDefault="00486334"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81A765" w14:textId="77777777" w:rsidR="00486334" w:rsidRPr="00123177" w:rsidRDefault="00486334" w:rsidP="00535342">
            <w:pPr>
              <w:pStyle w:val="TableText"/>
              <w:snapToGrid w:val="0"/>
            </w:pPr>
          </w:p>
        </w:tc>
      </w:tr>
      <w:tr w:rsidR="00486334" w:rsidRPr="00123177" w14:paraId="4CB0F1E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77CBF0A" w14:textId="77777777" w:rsidR="00486334" w:rsidRPr="00123177" w:rsidRDefault="00486334"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B9C46B" w14:textId="77777777" w:rsidR="00486334" w:rsidRPr="00123177" w:rsidRDefault="00486334" w:rsidP="00535342">
            <w:r w:rsidRPr="00123177">
              <w:rPr>
                <w:szCs w:val="20"/>
              </w:rPr>
              <w:t>Constraints is not applicable.</w:t>
            </w:r>
          </w:p>
        </w:tc>
      </w:tr>
      <w:tr w:rsidR="00486334" w:rsidRPr="00123177" w14:paraId="1C05099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3DB54A" w14:textId="77777777" w:rsidR="00486334" w:rsidRPr="00123177" w:rsidRDefault="00486334"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60A775" w14:textId="77777777" w:rsidR="00486334" w:rsidRPr="00123177" w:rsidRDefault="00486334" w:rsidP="00535342">
            <w:r w:rsidRPr="00123177">
              <w:rPr>
                <w:szCs w:val="20"/>
              </w:rPr>
              <w:t>No effects on other system</w:t>
            </w:r>
          </w:p>
        </w:tc>
      </w:tr>
      <w:tr w:rsidR="00486334" w:rsidRPr="00123177" w14:paraId="07D34E1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84E011C" w14:textId="77777777" w:rsidR="00486334" w:rsidRPr="00123177" w:rsidRDefault="00486334" w:rsidP="00535342">
            <w:r w:rsidRPr="00123177">
              <w:rPr>
                <w:rFonts w:eastAsia="Arial"/>
                <w:color w:val="000000" w:themeColor="text1"/>
                <w:szCs w:val="20"/>
              </w:rPr>
              <w:t>Testability with respect to test environment</w:t>
            </w:r>
          </w:p>
          <w:p w14:paraId="338D506F" w14:textId="77777777" w:rsidR="00486334" w:rsidRPr="00123177" w:rsidRDefault="00486334" w:rsidP="00535342">
            <w:r w:rsidRPr="00123177">
              <w:rPr>
                <w:rFonts w:eastAsia="Arial"/>
                <w:color w:val="000000" w:themeColor="text1"/>
                <w:szCs w:val="20"/>
              </w:rPr>
              <w:t>(Yes/No)</w:t>
            </w:r>
          </w:p>
          <w:p w14:paraId="4F53942E" w14:textId="77777777" w:rsidR="00486334" w:rsidRPr="00123177" w:rsidRDefault="00486334" w:rsidP="00535342">
            <w:r w:rsidRPr="00123177">
              <w:rPr>
                <w:rFonts w:eastAsia="Arial"/>
                <w:i/>
                <w:iCs/>
                <w:color w:val="000000" w:themeColor="text1"/>
                <w:szCs w:val="20"/>
              </w:rPr>
              <w:t xml:space="preserve">Note: Mention in which phase of testing, this requirement </w:t>
            </w:r>
            <w:r w:rsidRPr="00123177">
              <w:rPr>
                <w:rFonts w:eastAsia="Arial"/>
                <w:i/>
                <w:iCs/>
                <w:color w:val="000000" w:themeColor="text1"/>
                <w:szCs w:val="20"/>
              </w:rPr>
              <w:lastRenderedPageBreak/>
              <w:t>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688B17" w14:textId="77777777" w:rsidR="00486334" w:rsidRPr="00123177" w:rsidRDefault="00486334" w:rsidP="00535342">
            <w:pPr>
              <w:pStyle w:val="TableText"/>
              <w:snapToGrid w:val="0"/>
            </w:pPr>
            <w:r w:rsidRPr="00123177">
              <w:lastRenderedPageBreak/>
              <w:t>YES</w:t>
            </w:r>
          </w:p>
          <w:p w14:paraId="49ACDE27" w14:textId="77777777" w:rsidR="00486334" w:rsidRPr="00123177" w:rsidRDefault="00486334" w:rsidP="00535342"/>
        </w:tc>
      </w:tr>
      <w:tr w:rsidR="00486334" w:rsidRPr="00123177" w14:paraId="014F2C0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068A778" w14:textId="77777777" w:rsidR="00486334" w:rsidRPr="00123177" w:rsidRDefault="00486334" w:rsidP="00535342">
            <w:r w:rsidRPr="00123177">
              <w:rPr>
                <w:rFonts w:eastAsia="Arial"/>
                <w:color w:val="000000" w:themeColor="text1"/>
                <w:szCs w:val="20"/>
              </w:rPr>
              <w:t>Feasible within project constraints</w:t>
            </w:r>
          </w:p>
          <w:p w14:paraId="59ED86E0" w14:textId="77777777" w:rsidR="00486334" w:rsidRPr="00123177" w:rsidRDefault="00486334" w:rsidP="00535342">
            <w:r w:rsidRPr="00123177">
              <w:rPr>
                <w:rFonts w:eastAsia="Arial"/>
                <w:color w:val="000000" w:themeColor="text1"/>
                <w:szCs w:val="20"/>
              </w:rPr>
              <w:t>(Yes/No)</w:t>
            </w:r>
          </w:p>
          <w:p w14:paraId="085C28E1" w14:textId="77777777" w:rsidR="00486334" w:rsidRPr="00123177" w:rsidRDefault="00486334"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98E99F" w14:textId="77777777" w:rsidR="00486334" w:rsidRPr="00123177" w:rsidRDefault="00486334" w:rsidP="00535342">
            <w:pPr>
              <w:pStyle w:val="TableText"/>
              <w:snapToGrid w:val="0"/>
            </w:pPr>
            <w:r w:rsidRPr="00123177">
              <w:t>YES</w:t>
            </w:r>
          </w:p>
          <w:p w14:paraId="4F476735" w14:textId="77777777" w:rsidR="00486334" w:rsidRPr="00123177" w:rsidRDefault="00486334" w:rsidP="00535342"/>
        </w:tc>
      </w:tr>
      <w:tr w:rsidR="00486334" w:rsidRPr="00123177" w14:paraId="294A312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559D9B8" w14:textId="77777777" w:rsidR="00486334" w:rsidRPr="00123177" w:rsidRDefault="00486334" w:rsidP="00535342">
            <w:r w:rsidRPr="00123177">
              <w:rPr>
                <w:rFonts w:eastAsia="Arial"/>
                <w:color w:val="000000" w:themeColor="text1"/>
                <w:szCs w:val="20"/>
              </w:rPr>
              <w:t>Critical</w:t>
            </w:r>
          </w:p>
          <w:p w14:paraId="7302505E" w14:textId="77777777" w:rsidR="00486334" w:rsidRPr="00123177" w:rsidRDefault="00486334"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D21A5D" w14:textId="77777777" w:rsidR="00486334" w:rsidRPr="00123177" w:rsidRDefault="00486334" w:rsidP="00535342">
            <w:r w:rsidRPr="00123177">
              <w:t>YES</w:t>
            </w:r>
          </w:p>
        </w:tc>
      </w:tr>
      <w:tr w:rsidR="00486334" w:rsidRPr="00123177" w14:paraId="7A59895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E4BCCE8" w14:textId="77777777" w:rsidR="00486334" w:rsidRPr="00123177" w:rsidRDefault="00486334"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0094CE" w14:textId="77777777" w:rsidR="00486334" w:rsidRPr="00123177" w:rsidRDefault="00486334" w:rsidP="00535342">
            <w:r w:rsidRPr="00123177">
              <w:t>Acceptance Criteria for this requirement should be as per SECTION-6 ACCEPTANCE CRITERIA</w:t>
            </w:r>
          </w:p>
        </w:tc>
      </w:tr>
    </w:tbl>
    <w:p w14:paraId="7E73B7E7" w14:textId="77777777" w:rsidR="00486334" w:rsidRDefault="00486334" w:rsidP="00A55B53"/>
    <w:p w14:paraId="2AEB17B7" w14:textId="45CE2039" w:rsidR="00486334" w:rsidRPr="00486334" w:rsidRDefault="00486334" w:rsidP="00486334">
      <w:pPr>
        <w:pStyle w:val="Heading5"/>
        <w:rPr>
          <w:sz w:val="20"/>
          <w:szCs w:val="20"/>
        </w:rPr>
      </w:pPr>
      <w:r w:rsidRPr="00486334">
        <w:rPr>
          <w:rFonts w:eastAsia="Arial"/>
          <w:sz w:val="20"/>
          <w:szCs w:val="20"/>
        </w:rPr>
        <w:t xml:space="preserve">Requirement to </w:t>
      </w:r>
      <w:r w:rsidR="00BC0145">
        <w:rPr>
          <w:rFonts w:eastAsia="Arial"/>
          <w:sz w:val="20"/>
          <w:szCs w:val="20"/>
        </w:rPr>
        <w:t>t</w:t>
      </w:r>
      <w:r w:rsidR="00BC0145" w:rsidRPr="00BC0145">
        <w:rPr>
          <w:rFonts w:eastAsia="Arial"/>
          <w:sz w:val="20"/>
          <w:szCs w:val="20"/>
        </w:rPr>
        <w:t xml:space="preserve">ransit </w:t>
      </w:r>
      <w:r w:rsidR="00DC6C46">
        <w:rPr>
          <w:rFonts w:eastAsia="Arial"/>
          <w:sz w:val="20"/>
          <w:szCs w:val="20"/>
        </w:rPr>
        <w:t>in</w:t>
      </w:r>
      <w:r w:rsidR="00BC0145" w:rsidRPr="00BC0145">
        <w:rPr>
          <w:rFonts w:eastAsia="Arial"/>
          <w:sz w:val="20"/>
          <w:szCs w:val="20"/>
        </w:rPr>
        <w:t>to "Fault Unlatching" state</w:t>
      </w:r>
      <w:r w:rsidR="00BC0145">
        <w:rPr>
          <w:rFonts w:eastAsia="Arial"/>
          <w:sz w:val="20"/>
          <w:szCs w:val="20"/>
        </w:rPr>
        <w:t xml:space="preserve"> if all the </w:t>
      </w:r>
      <w:r w:rsidR="00BC0145" w:rsidRPr="00B44F32">
        <w:rPr>
          <w:rFonts w:eastAsia="Arial"/>
          <w:szCs w:val="20"/>
        </w:rPr>
        <w:t>conditions are met</w:t>
      </w:r>
      <w:r w:rsidRPr="00486334">
        <w:rPr>
          <w:rFonts w:eastAsia="Arial"/>
          <w:sz w:val="20"/>
          <w:szCs w:val="20"/>
        </w:rPr>
        <w:t>.</w:t>
      </w:r>
    </w:p>
    <w:tbl>
      <w:tblPr>
        <w:tblW w:w="9300" w:type="dxa"/>
        <w:tblInd w:w="103" w:type="dxa"/>
        <w:tblLook w:val="06A0" w:firstRow="1" w:lastRow="0" w:firstColumn="1" w:lastColumn="0" w:noHBand="1" w:noVBand="1"/>
      </w:tblPr>
      <w:tblGrid>
        <w:gridCol w:w="1456"/>
        <w:gridCol w:w="7844"/>
      </w:tblGrid>
      <w:tr w:rsidR="00486334" w:rsidRPr="00123177" w14:paraId="0CB89AB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7F9920A" w14:textId="77777777" w:rsidR="00486334" w:rsidRPr="00123177" w:rsidRDefault="00486334"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C643E58" w14:textId="77777777" w:rsidR="00486334" w:rsidRPr="00123177" w:rsidRDefault="00486334" w:rsidP="00535342">
            <w:r w:rsidRPr="00123177">
              <w:rPr>
                <w:rFonts w:eastAsia="Arial"/>
                <w:b/>
                <w:bCs/>
                <w:color w:val="000000" w:themeColor="text1"/>
                <w:szCs w:val="20"/>
              </w:rPr>
              <w:t>Description</w:t>
            </w:r>
          </w:p>
        </w:tc>
      </w:tr>
      <w:tr w:rsidR="00486334" w:rsidRPr="00123177" w14:paraId="58C18D17"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1140718" w14:textId="77777777" w:rsidR="00486334" w:rsidRPr="00123177" w:rsidRDefault="00486334"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60E86E" w14:textId="71568236" w:rsidR="00486334" w:rsidRPr="00123177" w:rsidRDefault="00486334" w:rsidP="00535342">
            <w:r w:rsidRPr="00123177">
              <w:rPr>
                <w:rFonts w:eastAsia="Arial"/>
                <w:color w:val="000000" w:themeColor="text1"/>
              </w:rPr>
              <w:t>SWRS_APP_STATE_</w:t>
            </w:r>
            <w:r>
              <w:rPr>
                <w:rFonts w:eastAsia="Arial"/>
                <w:color w:val="000000" w:themeColor="text1"/>
              </w:rPr>
              <w:t>62</w:t>
            </w:r>
          </w:p>
        </w:tc>
      </w:tr>
      <w:tr w:rsidR="00486334" w:rsidRPr="00123177" w14:paraId="21BA9B64"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44E8FFD" w14:textId="77777777" w:rsidR="00486334" w:rsidRPr="00123177" w:rsidRDefault="00486334"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F68E37" w14:textId="54E01974" w:rsidR="00486334" w:rsidRPr="00123177" w:rsidRDefault="00486334" w:rsidP="00535342">
            <w:pPr>
              <w:rPr>
                <w:rFonts w:eastAsia="Arial"/>
                <w:color w:val="000000" w:themeColor="text1"/>
              </w:rPr>
            </w:pPr>
            <w:r w:rsidRPr="00123177">
              <w:rPr>
                <w:rFonts w:eastAsia="Arial"/>
                <w:color w:val="000000" w:themeColor="text1"/>
              </w:rPr>
              <w:t>SDS-HVDCDC-1</w:t>
            </w:r>
            <w:r>
              <w:rPr>
                <w:rFonts w:eastAsia="Arial"/>
                <w:color w:val="000000" w:themeColor="text1"/>
              </w:rPr>
              <w:t>60</w:t>
            </w:r>
          </w:p>
        </w:tc>
      </w:tr>
      <w:tr w:rsidR="00486334" w:rsidRPr="00123177" w14:paraId="475F9ED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EE802C7" w14:textId="77777777" w:rsidR="00486334" w:rsidRPr="00123177" w:rsidRDefault="00486334"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BF4FA7" w14:textId="77777777" w:rsidR="00486334" w:rsidRPr="00123177" w:rsidRDefault="00486334" w:rsidP="00535342">
            <w:pPr>
              <w:rPr>
                <w:rFonts w:eastAsia="Arial"/>
                <w:color w:val="000000" w:themeColor="text1"/>
              </w:rPr>
            </w:pPr>
            <w:r w:rsidRPr="00123177">
              <w:t>A-Sample/PF1.0</w:t>
            </w:r>
          </w:p>
        </w:tc>
      </w:tr>
      <w:tr w:rsidR="00486334" w:rsidRPr="00123177" w14:paraId="60FECF89"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3A5CC085" w14:textId="77777777" w:rsidR="00486334" w:rsidRPr="00123177" w:rsidRDefault="00486334"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205C04" w14:textId="77777777" w:rsidR="00B44F32" w:rsidRPr="00B44F32" w:rsidRDefault="00B44F32" w:rsidP="00B44F32">
            <w:pPr>
              <w:rPr>
                <w:rFonts w:eastAsia="Arial"/>
                <w:szCs w:val="20"/>
              </w:rPr>
            </w:pPr>
            <w:r w:rsidRPr="00B44F32">
              <w:rPr>
                <w:rFonts w:eastAsia="Arial"/>
                <w:szCs w:val="20"/>
              </w:rPr>
              <w:t>When the value of the signal NFaultUnlatchRequestHVDCDC transition to "Clear Fault Requested (0x1)" when the HVDCDC is brought to or latched in a non-hazardous status due to a level 2 fault, the HVDCDC shall evaluate if the fault unlatching is permitted by evaluating if the following conditions are met:</w:t>
            </w:r>
          </w:p>
          <w:p w14:paraId="4E76C272" w14:textId="77777777" w:rsidR="00B44F32" w:rsidRPr="00B44F32" w:rsidRDefault="00B44F32" w:rsidP="00B44F32">
            <w:pPr>
              <w:rPr>
                <w:rFonts w:eastAsia="Arial"/>
                <w:szCs w:val="20"/>
              </w:rPr>
            </w:pPr>
            <w:r w:rsidRPr="00B44F32">
              <w:rPr>
                <w:rFonts w:eastAsia="Arial"/>
                <w:szCs w:val="20"/>
              </w:rPr>
              <w:t>- 400V DC link voltage &lt; HVDCDC_CAL V</w:t>
            </w:r>
          </w:p>
          <w:p w14:paraId="3D0E63B5" w14:textId="77777777" w:rsidR="00B44F32" w:rsidRPr="00B44F32" w:rsidRDefault="00B44F32" w:rsidP="00B44F32">
            <w:pPr>
              <w:rPr>
                <w:rFonts w:eastAsia="Arial"/>
                <w:szCs w:val="20"/>
              </w:rPr>
            </w:pPr>
            <w:r w:rsidRPr="00B44F32">
              <w:rPr>
                <w:rFonts w:eastAsia="Arial"/>
                <w:szCs w:val="20"/>
              </w:rPr>
              <w:t>- the power module is disabled</w:t>
            </w:r>
          </w:p>
          <w:p w14:paraId="6C13FDDA" w14:textId="77777777" w:rsidR="00B44F32" w:rsidRPr="00B44F32" w:rsidRDefault="00B44F32" w:rsidP="00B44F32">
            <w:pPr>
              <w:rPr>
                <w:rFonts w:eastAsia="Arial"/>
                <w:szCs w:val="20"/>
              </w:rPr>
            </w:pPr>
            <w:r w:rsidRPr="00B44F32">
              <w:rPr>
                <w:rFonts w:eastAsia="Arial"/>
                <w:szCs w:val="20"/>
              </w:rPr>
              <w:t>- the precharge contactor status is open</w:t>
            </w:r>
          </w:p>
          <w:p w14:paraId="55FE9200" w14:textId="77777777" w:rsidR="00B44F32" w:rsidRPr="00B44F32" w:rsidRDefault="00B44F32" w:rsidP="00B44F32">
            <w:pPr>
              <w:rPr>
                <w:rFonts w:eastAsia="Arial"/>
                <w:szCs w:val="20"/>
              </w:rPr>
            </w:pPr>
            <w:r w:rsidRPr="00B44F32">
              <w:rPr>
                <w:rFonts w:eastAsia="Arial"/>
                <w:szCs w:val="20"/>
              </w:rPr>
              <w:t>- the 400V solid state switch status is open</w:t>
            </w:r>
          </w:p>
          <w:p w14:paraId="13528D2E" w14:textId="2233E2F1" w:rsidR="00486334" w:rsidRPr="00123177" w:rsidRDefault="00B44F32" w:rsidP="00B44F32">
            <w:pPr>
              <w:rPr>
                <w:rFonts w:eastAsia="Arial"/>
                <w:szCs w:val="20"/>
              </w:rPr>
            </w:pPr>
            <w:r w:rsidRPr="00B44F32">
              <w:rPr>
                <w:rFonts w:eastAsia="Arial"/>
                <w:szCs w:val="20"/>
              </w:rPr>
              <w:t>- the 400V active discharge switch status is open</w:t>
            </w:r>
          </w:p>
        </w:tc>
      </w:tr>
      <w:tr w:rsidR="00486334" w:rsidRPr="00123177" w14:paraId="3095ED1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6CB2F5" w14:textId="77777777" w:rsidR="00486334" w:rsidRPr="00123177" w:rsidRDefault="00486334"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1A21F8" w14:textId="77777777" w:rsidR="00486334" w:rsidRPr="00123177" w:rsidRDefault="00486334" w:rsidP="00535342">
            <w:r w:rsidRPr="00123177">
              <w:t>No Such derived requirement is applicable.</w:t>
            </w:r>
          </w:p>
        </w:tc>
      </w:tr>
      <w:tr w:rsidR="00486334" w:rsidRPr="00123177" w14:paraId="08D3F28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B4E4C5" w14:textId="77777777" w:rsidR="00486334" w:rsidRPr="00123177" w:rsidRDefault="00486334"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B91E7F" w14:textId="77777777" w:rsidR="00486334" w:rsidRPr="00123177" w:rsidRDefault="00486334" w:rsidP="00535342">
            <w:r w:rsidRPr="00123177">
              <w:rPr>
                <w:rFonts w:eastAsia="Arial"/>
                <w:color w:val="000000" w:themeColor="text1"/>
                <w:szCs w:val="20"/>
              </w:rPr>
              <w:t>No Specific access restrictions is applicable.</w:t>
            </w:r>
          </w:p>
        </w:tc>
      </w:tr>
      <w:tr w:rsidR="00486334" w:rsidRPr="00123177" w14:paraId="115C631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60C610A" w14:textId="77777777" w:rsidR="00486334" w:rsidRPr="00123177" w:rsidRDefault="00486334"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F38C5B" w14:textId="77777777" w:rsidR="00486334" w:rsidRPr="00123177" w:rsidRDefault="00486334" w:rsidP="00535342">
            <w:pPr>
              <w:spacing w:line="259" w:lineRule="auto"/>
            </w:pPr>
          </w:p>
        </w:tc>
      </w:tr>
      <w:tr w:rsidR="00486334" w:rsidRPr="00123177" w14:paraId="208B43A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0522FA4" w14:textId="77777777" w:rsidR="00486334" w:rsidRPr="00123177" w:rsidRDefault="00486334"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FA6898" w14:textId="77777777" w:rsidR="00486334" w:rsidRPr="00123177" w:rsidRDefault="00486334" w:rsidP="00535342">
            <w:pPr>
              <w:spacing w:line="259" w:lineRule="auto"/>
              <w:rPr>
                <w:rFonts w:eastAsia="Arial"/>
                <w:color w:val="000000" w:themeColor="text1"/>
                <w:szCs w:val="20"/>
              </w:rPr>
            </w:pPr>
          </w:p>
        </w:tc>
      </w:tr>
      <w:tr w:rsidR="00486334" w:rsidRPr="00123177" w14:paraId="4096ABB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9AFD6A8" w14:textId="77777777" w:rsidR="00486334" w:rsidRPr="00123177" w:rsidRDefault="00486334"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CAB537" w14:textId="77777777" w:rsidR="00486334" w:rsidRPr="00123177" w:rsidRDefault="00486334" w:rsidP="00535342">
            <w:pPr>
              <w:spacing w:line="259" w:lineRule="auto"/>
              <w:rPr>
                <w:rFonts w:eastAsia="Arial"/>
              </w:rPr>
            </w:pPr>
          </w:p>
        </w:tc>
      </w:tr>
      <w:tr w:rsidR="00486334" w:rsidRPr="00123177" w14:paraId="3E24EDB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464FD0" w14:textId="77777777" w:rsidR="00486334" w:rsidRPr="00123177" w:rsidRDefault="00486334"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70D193" w14:textId="77777777" w:rsidR="00486334" w:rsidRPr="00123177" w:rsidRDefault="00486334" w:rsidP="00535342">
            <w:r w:rsidRPr="00123177">
              <w:t>No such mandatory fields is applicable.</w:t>
            </w:r>
          </w:p>
        </w:tc>
      </w:tr>
      <w:tr w:rsidR="00486334" w:rsidRPr="00123177" w14:paraId="0A99B1D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C03BF4" w14:textId="77777777" w:rsidR="00486334" w:rsidRPr="00123177" w:rsidRDefault="00486334"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C8DB81" w14:textId="77777777" w:rsidR="00486334" w:rsidRPr="00123177" w:rsidRDefault="00486334" w:rsidP="00535342">
            <w:r w:rsidRPr="00123177">
              <w:t>Valid range of Values is not applicable</w:t>
            </w:r>
          </w:p>
        </w:tc>
      </w:tr>
      <w:tr w:rsidR="00486334" w:rsidRPr="00123177" w14:paraId="69A5101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549487F" w14:textId="77777777" w:rsidR="00486334" w:rsidRPr="00123177" w:rsidRDefault="00486334" w:rsidP="00535342">
            <w:r w:rsidRPr="00123177">
              <w:rPr>
                <w:rFonts w:eastAsia="Arial"/>
                <w:color w:val="000000" w:themeColor="text1"/>
                <w:szCs w:val="20"/>
              </w:rPr>
              <w:lastRenderedPageBreak/>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6F087B" w14:textId="77777777" w:rsidR="00486334" w:rsidRPr="00123177" w:rsidRDefault="00486334" w:rsidP="00535342">
            <w:r w:rsidRPr="00123177">
              <w:rPr>
                <w:szCs w:val="20"/>
              </w:rPr>
              <w:t>Default values shall be applicable with respect to Pre-Loaded Values</w:t>
            </w:r>
          </w:p>
        </w:tc>
      </w:tr>
      <w:tr w:rsidR="00486334" w:rsidRPr="00123177" w14:paraId="26AE366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66AE59" w14:textId="77777777" w:rsidR="00486334" w:rsidRPr="00123177" w:rsidRDefault="00486334"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3B796E" w14:textId="77777777" w:rsidR="00486334" w:rsidRPr="00123177" w:rsidRDefault="00486334" w:rsidP="00535342">
            <w:r w:rsidRPr="00123177">
              <w:t>Valid range of Values is not applicable</w:t>
            </w:r>
          </w:p>
        </w:tc>
      </w:tr>
      <w:tr w:rsidR="00486334" w:rsidRPr="00123177" w14:paraId="03E6A27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46A8F53" w14:textId="77777777" w:rsidR="00486334" w:rsidRPr="00123177" w:rsidRDefault="00486334"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091E93" w14:textId="77777777" w:rsidR="00486334" w:rsidRPr="00123177" w:rsidRDefault="00486334" w:rsidP="00535342">
            <w:r w:rsidRPr="00123177">
              <w:rPr>
                <w:szCs w:val="20"/>
              </w:rPr>
              <w:t>Data latency period is not applicable</w:t>
            </w:r>
          </w:p>
        </w:tc>
      </w:tr>
      <w:tr w:rsidR="00486334" w:rsidRPr="00123177" w14:paraId="0213BC4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1F306B2" w14:textId="77777777" w:rsidR="00486334" w:rsidRPr="00123177" w:rsidRDefault="00486334"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54AA3D" w14:textId="77777777" w:rsidR="00486334" w:rsidRPr="00123177" w:rsidRDefault="00486334" w:rsidP="00535342">
            <w:r w:rsidRPr="00123177">
              <w:rPr>
                <w:szCs w:val="20"/>
              </w:rPr>
              <w:t>Data Retention period is not applicable.</w:t>
            </w:r>
          </w:p>
        </w:tc>
      </w:tr>
      <w:tr w:rsidR="00486334" w:rsidRPr="00123177" w14:paraId="69A8687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29D823" w14:textId="77777777" w:rsidR="00486334" w:rsidRPr="00123177" w:rsidRDefault="00486334"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559E58" w14:textId="77777777" w:rsidR="00486334" w:rsidRPr="00123177" w:rsidRDefault="00486334" w:rsidP="00535342">
            <w:r w:rsidRPr="00123177">
              <w:rPr>
                <w:szCs w:val="20"/>
              </w:rPr>
              <w:t>Data rate is not applicable.</w:t>
            </w:r>
          </w:p>
        </w:tc>
      </w:tr>
      <w:tr w:rsidR="00486334" w:rsidRPr="00123177" w14:paraId="16376ED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BC768B" w14:textId="77777777" w:rsidR="00486334" w:rsidRPr="00123177" w:rsidRDefault="00486334"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1CA01D" w14:textId="77777777" w:rsidR="00486334" w:rsidRPr="00123177" w:rsidRDefault="00486334" w:rsidP="00535342">
            <w:pPr>
              <w:spacing w:line="259" w:lineRule="auto"/>
              <w:rPr>
                <w:rFonts w:eastAsia="Arial"/>
                <w:color w:val="000000" w:themeColor="text1"/>
                <w:szCs w:val="20"/>
              </w:rPr>
            </w:pPr>
            <w:r w:rsidRPr="00123177">
              <w:rPr>
                <w:szCs w:val="20"/>
              </w:rPr>
              <w:t>External event is not required.</w:t>
            </w:r>
          </w:p>
        </w:tc>
      </w:tr>
      <w:tr w:rsidR="00486334" w:rsidRPr="00123177" w14:paraId="4803E48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A44D67" w14:textId="77777777" w:rsidR="00486334" w:rsidRPr="00123177" w:rsidRDefault="00486334"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3A48B4" w14:textId="77777777" w:rsidR="00486334" w:rsidRPr="00123177" w:rsidRDefault="00486334" w:rsidP="00535342">
            <w:r w:rsidRPr="00123177">
              <w:rPr>
                <w:szCs w:val="20"/>
              </w:rPr>
              <w:t>Temporal event is not applicable.</w:t>
            </w:r>
          </w:p>
        </w:tc>
      </w:tr>
      <w:tr w:rsidR="00486334" w:rsidRPr="00123177" w14:paraId="3A2A3E1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862DF4A" w14:textId="77777777" w:rsidR="00486334" w:rsidRPr="00123177" w:rsidRDefault="00486334" w:rsidP="00535342">
            <w:r w:rsidRPr="00123177">
              <w:rPr>
                <w:rFonts w:eastAsia="Arial"/>
                <w:color w:val="000000" w:themeColor="text1"/>
                <w:szCs w:val="20"/>
              </w:rPr>
              <w:t xml:space="preserve">Validation Rules/ </w:t>
            </w:r>
          </w:p>
          <w:p w14:paraId="641D0853" w14:textId="77777777" w:rsidR="00486334" w:rsidRPr="00123177" w:rsidRDefault="00486334"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D54E50" w14:textId="77777777" w:rsidR="00486334" w:rsidRPr="00123177" w:rsidRDefault="00486334" w:rsidP="00535342">
            <w:pPr>
              <w:pStyle w:val="TableText"/>
              <w:snapToGrid w:val="0"/>
            </w:pPr>
          </w:p>
        </w:tc>
      </w:tr>
      <w:tr w:rsidR="00486334" w:rsidRPr="00123177" w14:paraId="35BD528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9BADFA" w14:textId="77777777" w:rsidR="00486334" w:rsidRPr="00123177" w:rsidRDefault="00486334"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6E1235" w14:textId="77777777" w:rsidR="00486334" w:rsidRPr="00123177" w:rsidRDefault="00486334" w:rsidP="00535342">
            <w:r w:rsidRPr="00123177">
              <w:rPr>
                <w:szCs w:val="20"/>
              </w:rPr>
              <w:t>Constraints is not applicable.</w:t>
            </w:r>
          </w:p>
        </w:tc>
      </w:tr>
      <w:tr w:rsidR="00486334" w:rsidRPr="00123177" w14:paraId="0815477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149B41" w14:textId="77777777" w:rsidR="00486334" w:rsidRPr="00123177" w:rsidRDefault="00486334"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94D0A7" w14:textId="77777777" w:rsidR="00486334" w:rsidRPr="00123177" w:rsidRDefault="00486334" w:rsidP="00535342">
            <w:r w:rsidRPr="00123177">
              <w:rPr>
                <w:szCs w:val="20"/>
              </w:rPr>
              <w:t>No effects on other system</w:t>
            </w:r>
          </w:p>
        </w:tc>
      </w:tr>
      <w:tr w:rsidR="00486334" w:rsidRPr="00123177" w14:paraId="7473674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62C3C5" w14:textId="77777777" w:rsidR="00486334" w:rsidRPr="00123177" w:rsidRDefault="00486334" w:rsidP="00535342">
            <w:r w:rsidRPr="00123177">
              <w:rPr>
                <w:rFonts w:eastAsia="Arial"/>
                <w:color w:val="000000" w:themeColor="text1"/>
                <w:szCs w:val="20"/>
              </w:rPr>
              <w:t>Testability with respect to test environment</w:t>
            </w:r>
          </w:p>
          <w:p w14:paraId="6EFD30DC" w14:textId="77777777" w:rsidR="00486334" w:rsidRPr="00123177" w:rsidRDefault="00486334" w:rsidP="00535342">
            <w:r w:rsidRPr="00123177">
              <w:rPr>
                <w:rFonts w:eastAsia="Arial"/>
                <w:color w:val="000000" w:themeColor="text1"/>
                <w:szCs w:val="20"/>
              </w:rPr>
              <w:t>(Yes/No)</w:t>
            </w:r>
          </w:p>
          <w:p w14:paraId="02484F07" w14:textId="77777777" w:rsidR="00486334" w:rsidRPr="00123177" w:rsidRDefault="00486334"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0C709F" w14:textId="77777777" w:rsidR="00486334" w:rsidRPr="00123177" w:rsidRDefault="00486334" w:rsidP="00535342">
            <w:pPr>
              <w:pStyle w:val="TableText"/>
              <w:snapToGrid w:val="0"/>
            </w:pPr>
            <w:r w:rsidRPr="00123177">
              <w:t>YES</w:t>
            </w:r>
          </w:p>
          <w:p w14:paraId="17495CA2" w14:textId="77777777" w:rsidR="00486334" w:rsidRPr="00123177" w:rsidRDefault="00486334" w:rsidP="00535342"/>
        </w:tc>
      </w:tr>
      <w:tr w:rsidR="00486334" w:rsidRPr="00123177" w14:paraId="2E8EDFD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A4ED483" w14:textId="77777777" w:rsidR="00486334" w:rsidRPr="00123177" w:rsidRDefault="00486334" w:rsidP="00535342">
            <w:r w:rsidRPr="00123177">
              <w:rPr>
                <w:rFonts w:eastAsia="Arial"/>
                <w:color w:val="000000" w:themeColor="text1"/>
                <w:szCs w:val="20"/>
              </w:rPr>
              <w:t>Feasible within project constraints</w:t>
            </w:r>
          </w:p>
          <w:p w14:paraId="0D3B497C" w14:textId="77777777" w:rsidR="00486334" w:rsidRPr="00123177" w:rsidRDefault="00486334" w:rsidP="00535342">
            <w:r w:rsidRPr="00123177">
              <w:rPr>
                <w:rFonts w:eastAsia="Arial"/>
                <w:color w:val="000000" w:themeColor="text1"/>
                <w:szCs w:val="20"/>
              </w:rPr>
              <w:t>(Yes/No)</w:t>
            </w:r>
          </w:p>
          <w:p w14:paraId="367ECDC0" w14:textId="77777777" w:rsidR="00486334" w:rsidRPr="00123177" w:rsidRDefault="00486334" w:rsidP="00535342">
            <w:r w:rsidRPr="00123177">
              <w:rPr>
                <w:rFonts w:eastAsia="Arial"/>
                <w:i/>
                <w:iCs/>
                <w:color w:val="000000" w:themeColor="text1"/>
                <w:szCs w:val="20"/>
              </w:rPr>
              <w:t xml:space="preserve">Note: Add the impact of </w:t>
            </w:r>
            <w:r w:rsidRPr="00123177">
              <w:rPr>
                <w:rFonts w:eastAsia="Arial"/>
                <w:i/>
                <w:iCs/>
                <w:color w:val="000000" w:themeColor="text1"/>
                <w:szCs w:val="20"/>
              </w:rPr>
              <w:lastRenderedPageBreak/>
              <w:t>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A7FEF7" w14:textId="77777777" w:rsidR="00486334" w:rsidRPr="00123177" w:rsidRDefault="00486334" w:rsidP="00535342">
            <w:pPr>
              <w:pStyle w:val="TableText"/>
              <w:snapToGrid w:val="0"/>
            </w:pPr>
            <w:r w:rsidRPr="00123177">
              <w:lastRenderedPageBreak/>
              <w:t>YES</w:t>
            </w:r>
          </w:p>
          <w:p w14:paraId="7CED16C1" w14:textId="77777777" w:rsidR="00486334" w:rsidRPr="00123177" w:rsidRDefault="00486334" w:rsidP="00535342"/>
        </w:tc>
      </w:tr>
      <w:tr w:rsidR="00486334" w:rsidRPr="00123177" w14:paraId="113EBA7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A2D8947" w14:textId="77777777" w:rsidR="00486334" w:rsidRPr="00123177" w:rsidRDefault="00486334" w:rsidP="00535342">
            <w:r w:rsidRPr="00123177">
              <w:rPr>
                <w:rFonts w:eastAsia="Arial"/>
                <w:color w:val="000000" w:themeColor="text1"/>
                <w:szCs w:val="20"/>
              </w:rPr>
              <w:t>Critical</w:t>
            </w:r>
          </w:p>
          <w:p w14:paraId="7FF84AA5" w14:textId="77777777" w:rsidR="00486334" w:rsidRPr="00123177" w:rsidRDefault="00486334"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54A4AF" w14:textId="77777777" w:rsidR="00486334" w:rsidRPr="00123177" w:rsidRDefault="00486334" w:rsidP="00535342">
            <w:r w:rsidRPr="00123177">
              <w:t>YES</w:t>
            </w:r>
          </w:p>
        </w:tc>
      </w:tr>
      <w:tr w:rsidR="00486334" w:rsidRPr="00123177" w14:paraId="478D4E1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837E68" w14:textId="77777777" w:rsidR="00486334" w:rsidRPr="00123177" w:rsidRDefault="00486334"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953134" w14:textId="77777777" w:rsidR="00486334" w:rsidRPr="00123177" w:rsidRDefault="00486334" w:rsidP="00535342">
            <w:r w:rsidRPr="00123177">
              <w:t>Acceptance Criteria for this requirement should be as per SECTION-6 ACCEPTANCE CRITERIA</w:t>
            </w:r>
          </w:p>
        </w:tc>
      </w:tr>
    </w:tbl>
    <w:p w14:paraId="12F8A22B" w14:textId="77777777" w:rsidR="00486334" w:rsidRPr="00123177" w:rsidRDefault="00486334" w:rsidP="00486334"/>
    <w:p w14:paraId="006B2EB2" w14:textId="77777777" w:rsidR="00486334" w:rsidRPr="00123177" w:rsidRDefault="00486334" w:rsidP="00A55B53"/>
    <w:p w14:paraId="1C08C3B6" w14:textId="77777777" w:rsidR="00A55B53" w:rsidRPr="00123177" w:rsidRDefault="00A55B53" w:rsidP="00A55B53">
      <w:pPr>
        <w:pStyle w:val="Heading5"/>
        <w:rPr>
          <w:sz w:val="20"/>
          <w:szCs w:val="20"/>
        </w:rPr>
      </w:pPr>
      <w:r w:rsidRPr="00123177">
        <w:rPr>
          <w:rFonts w:eastAsia="Arial"/>
          <w:sz w:val="20"/>
          <w:szCs w:val="20"/>
        </w:rPr>
        <w:t>Transition requirement to substate “</w:t>
      </w:r>
      <w:r w:rsidRPr="00123177">
        <w:rPr>
          <w:sz w:val="20"/>
          <w:szCs w:val="20"/>
        </w:rPr>
        <w:t>Confirm_fault_source”</w:t>
      </w:r>
      <w:r w:rsidRPr="00123177">
        <w:rPr>
          <w:rFonts w:eastAsia="Arial"/>
          <w:sz w:val="20"/>
          <w:szCs w:val="20"/>
        </w:rPr>
        <w:t xml:space="preserve"> upon entering to the “Fault_Unlatching” state.</w:t>
      </w:r>
    </w:p>
    <w:tbl>
      <w:tblPr>
        <w:tblW w:w="9300" w:type="dxa"/>
        <w:tblInd w:w="103" w:type="dxa"/>
        <w:tblLook w:val="06A0" w:firstRow="1" w:lastRow="0" w:firstColumn="1" w:lastColumn="0" w:noHBand="1" w:noVBand="1"/>
      </w:tblPr>
      <w:tblGrid>
        <w:gridCol w:w="1456"/>
        <w:gridCol w:w="7844"/>
      </w:tblGrid>
      <w:tr w:rsidR="00A55B53" w:rsidRPr="00123177" w14:paraId="67CE13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748CBCD"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EBF312A" w14:textId="77777777" w:rsidR="00A55B53" w:rsidRPr="00123177" w:rsidRDefault="00A55B53" w:rsidP="00535342">
            <w:r w:rsidRPr="00123177">
              <w:rPr>
                <w:rFonts w:eastAsia="Arial"/>
                <w:b/>
                <w:bCs/>
                <w:color w:val="000000" w:themeColor="text1"/>
                <w:szCs w:val="20"/>
              </w:rPr>
              <w:t>Description</w:t>
            </w:r>
          </w:p>
        </w:tc>
      </w:tr>
      <w:tr w:rsidR="00A55B53" w:rsidRPr="00123177" w14:paraId="2AB3F7B6"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7C40197"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7DEB2D" w14:textId="77777777" w:rsidR="00A55B53" w:rsidRPr="00123177" w:rsidRDefault="00A55B53" w:rsidP="00535342">
            <w:r w:rsidRPr="00123177">
              <w:rPr>
                <w:rFonts w:eastAsia="Arial"/>
                <w:color w:val="000000" w:themeColor="text1"/>
              </w:rPr>
              <w:t>SWRS_APP_STATE_26</w:t>
            </w:r>
          </w:p>
        </w:tc>
      </w:tr>
      <w:tr w:rsidR="00A55B53" w:rsidRPr="00123177" w14:paraId="5874C0F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532DD34"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5CF6CC" w14:textId="77777777" w:rsidR="00A55B53" w:rsidRPr="00123177" w:rsidRDefault="00A55B53" w:rsidP="00535342">
            <w:pPr>
              <w:rPr>
                <w:rFonts w:eastAsia="Arial"/>
                <w:color w:val="000000" w:themeColor="text1"/>
              </w:rPr>
            </w:pPr>
            <w:r w:rsidRPr="00123177">
              <w:rPr>
                <w:rFonts w:eastAsia="Arial"/>
                <w:color w:val="000000" w:themeColor="text1"/>
              </w:rPr>
              <w:t>SDS-HVDCDC-161</w:t>
            </w:r>
          </w:p>
        </w:tc>
      </w:tr>
      <w:tr w:rsidR="00A55B53" w:rsidRPr="00123177" w14:paraId="19BE6D04"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21B5079"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EAE0CA" w14:textId="77777777" w:rsidR="00A55B53" w:rsidRPr="00123177" w:rsidRDefault="00A55B53" w:rsidP="00535342">
            <w:pPr>
              <w:rPr>
                <w:rFonts w:eastAsia="Arial"/>
                <w:color w:val="000000" w:themeColor="text1"/>
              </w:rPr>
            </w:pPr>
            <w:r w:rsidRPr="00123177">
              <w:t>A-Sample/PF1.0</w:t>
            </w:r>
          </w:p>
        </w:tc>
      </w:tr>
      <w:tr w:rsidR="00A55B53" w:rsidRPr="00123177" w14:paraId="10D51E72"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3968FECE"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40233" w14:textId="77777777" w:rsidR="00A55B53" w:rsidRPr="00123177" w:rsidRDefault="00A55B53" w:rsidP="00535342">
            <w:pPr>
              <w:rPr>
                <w:rFonts w:eastAsia="Arial"/>
                <w:szCs w:val="20"/>
              </w:rPr>
            </w:pPr>
            <w:r w:rsidRPr="00123177">
              <w:rPr>
                <w:rFonts w:eastAsia="Arial"/>
                <w:szCs w:val="20"/>
              </w:rPr>
              <w:t>The application shall be able to transit to substate “</w:t>
            </w:r>
            <w:r w:rsidRPr="00123177">
              <w:t>Confirm_fault_source”</w:t>
            </w:r>
            <w:r w:rsidRPr="00123177">
              <w:rPr>
                <w:rFonts w:eastAsia="Arial"/>
                <w:szCs w:val="20"/>
              </w:rPr>
              <w:t xml:space="preserve"> upon entering to the “Fault_Unlatching” state.</w:t>
            </w:r>
          </w:p>
        </w:tc>
      </w:tr>
      <w:tr w:rsidR="00A55B53" w:rsidRPr="00123177" w14:paraId="26B65F4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AFDAC91"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D21682" w14:textId="77777777" w:rsidR="00A55B53" w:rsidRPr="00123177" w:rsidRDefault="00A55B53" w:rsidP="00535342">
            <w:r w:rsidRPr="00123177">
              <w:t>No Such derived requirement is applicable.</w:t>
            </w:r>
          </w:p>
        </w:tc>
      </w:tr>
      <w:tr w:rsidR="00A55B53" w:rsidRPr="00123177" w14:paraId="653C33F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D720FC5"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D3BE66"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292A4E1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A317B9"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D1F17D" w14:textId="77777777" w:rsidR="00A55B53" w:rsidRPr="00123177" w:rsidRDefault="00A55B53" w:rsidP="00535342">
            <w:pPr>
              <w:spacing w:line="259" w:lineRule="auto"/>
            </w:pPr>
            <w:r w:rsidRPr="00123177">
              <w:t>Application shall start transitioning to substate “Confirm_fault_source” once meets the conditions mentioned in “Process” Section</w:t>
            </w:r>
          </w:p>
        </w:tc>
      </w:tr>
      <w:tr w:rsidR="00A55B53" w:rsidRPr="00123177" w14:paraId="52E52D7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7025744"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DAAB2A"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w:t>
            </w:r>
            <w:r w:rsidRPr="00123177">
              <w:rPr>
                <w:rFonts w:eastAsia="Arial"/>
              </w:rPr>
              <w:t>Confirm_fault_source”</w:t>
            </w:r>
          </w:p>
        </w:tc>
      </w:tr>
      <w:tr w:rsidR="00A55B53" w:rsidRPr="00123177" w14:paraId="21C8E4A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D0E2BD0"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B38E85" w14:textId="77777777" w:rsidR="00A55B53" w:rsidRPr="00123177" w:rsidRDefault="00A55B53" w:rsidP="00535342">
            <w:pPr>
              <w:spacing w:line="259" w:lineRule="auto"/>
              <w:rPr>
                <w:rFonts w:eastAsia="Arial"/>
              </w:rPr>
            </w:pPr>
            <w:r w:rsidRPr="00123177">
              <w:rPr>
                <w:rFonts w:eastAsia="Arial"/>
                <w:color w:val="000000" w:themeColor="text1"/>
                <w:szCs w:val="20"/>
              </w:rPr>
              <w:t>The conditions for “</w:t>
            </w:r>
            <w:r w:rsidRPr="00123177">
              <w:rPr>
                <w:rFonts w:eastAsia="Arial"/>
              </w:rPr>
              <w:t>Confirm_fault_source</w:t>
            </w:r>
            <w:r w:rsidRPr="00123177">
              <w:rPr>
                <w:rFonts w:eastAsia="Arial"/>
                <w:color w:val="000000" w:themeColor="text1"/>
                <w:szCs w:val="20"/>
              </w:rPr>
              <w:t>” to get trigger is to entry into the “Fault_Unlatching” state.</w:t>
            </w:r>
          </w:p>
          <w:p w14:paraId="7A6F7ADA" w14:textId="77777777" w:rsidR="00A55B53" w:rsidRPr="00123177" w:rsidRDefault="00A55B53" w:rsidP="00535342">
            <w:pPr>
              <w:spacing w:line="259" w:lineRule="auto"/>
              <w:rPr>
                <w:rFonts w:eastAsia="Arial"/>
              </w:rPr>
            </w:pPr>
          </w:p>
        </w:tc>
      </w:tr>
      <w:tr w:rsidR="00A55B53" w:rsidRPr="00123177" w14:paraId="560AE59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2F96E7B"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102FEA" w14:textId="77777777" w:rsidR="00A55B53" w:rsidRPr="00123177" w:rsidRDefault="00A55B53" w:rsidP="00535342">
            <w:r w:rsidRPr="00123177">
              <w:t>No such mandatory fields is applicable.</w:t>
            </w:r>
          </w:p>
        </w:tc>
      </w:tr>
      <w:tr w:rsidR="00A55B53" w:rsidRPr="00123177" w14:paraId="53FB37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B15E967"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A80CAE" w14:textId="77777777" w:rsidR="00A55B53" w:rsidRPr="00123177" w:rsidRDefault="00A55B53" w:rsidP="00535342">
            <w:r w:rsidRPr="00123177">
              <w:t>Valid range of Values is not applicable</w:t>
            </w:r>
          </w:p>
        </w:tc>
      </w:tr>
      <w:tr w:rsidR="00A55B53" w:rsidRPr="00123177" w14:paraId="0BEC409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82282C"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4C0F1B" w14:textId="77777777" w:rsidR="00A55B53" w:rsidRPr="00123177" w:rsidRDefault="00A55B53" w:rsidP="00535342">
            <w:r w:rsidRPr="00123177">
              <w:rPr>
                <w:szCs w:val="20"/>
              </w:rPr>
              <w:t>Default values shall be applicable with respect to Pre-Loaded Values</w:t>
            </w:r>
          </w:p>
        </w:tc>
      </w:tr>
      <w:tr w:rsidR="00A55B53" w:rsidRPr="00123177" w14:paraId="6D2E15C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76F37F"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67EE4E" w14:textId="77777777" w:rsidR="00A55B53" w:rsidRPr="00123177" w:rsidRDefault="00A55B53" w:rsidP="00535342">
            <w:r w:rsidRPr="00123177">
              <w:t>Valid range of Values is not applicable</w:t>
            </w:r>
          </w:p>
        </w:tc>
      </w:tr>
      <w:tr w:rsidR="00A55B53" w:rsidRPr="00123177" w14:paraId="473FC80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05763D"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95D602" w14:textId="77777777" w:rsidR="00A55B53" w:rsidRPr="00123177" w:rsidRDefault="00A55B53" w:rsidP="00535342">
            <w:r w:rsidRPr="00123177">
              <w:rPr>
                <w:szCs w:val="20"/>
              </w:rPr>
              <w:t>Data latency period is not applicable</w:t>
            </w:r>
          </w:p>
        </w:tc>
      </w:tr>
      <w:tr w:rsidR="00A55B53" w:rsidRPr="00123177" w14:paraId="6BED9D2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4E9319E"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217761" w14:textId="77777777" w:rsidR="00A55B53" w:rsidRPr="00123177" w:rsidRDefault="00A55B53" w:rsidP="00535342">
            <w:r w:rsidRPr="00123177">
              <w:rPr>
                <w:szCs w:val="20"/>
              </w:rPr>
              <w:t>Data Retention period is not applicable.</w:t>
            </w:r>
          </w:p>
        </w:tc>
      </w:tr>
      <w:tr w:rsidR="00A55B53" w:rsidRPr="00123177" w14:paraId="283EEF4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B3B87E" w14:textId="77777777" w:rsidR="00A55B53" w:rsidRPr="00123177" w:rsidRDefault="00A55B53" w:rsidP="00535342">
            <w:r w:rsidRPr="00123177">
              <w:rPr>
                <w:rFonts w:eastAsia="Arial"/>
                <w:color w:val="000000" w:themeColor="text1"/>
                <w:szCs w:val="20"/>
              </w:rPr>
              <w:t xml:space="preserve">Data Rate/ &lt;Daily&gt; </w:t>
            </w:r>
            <w:r w:rsidRPr="00123177">
              <w:rPr>
                <w:rFonts w:eastAsia="Arial"/>
                <w:color w:val="000000" w:themeColor="text1"/>
                <w:szCs w:val="20"/>
              </w:rPr>
              <w:lastRenderedPageBreak/>
              <w:t>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B9780A" w14:textId="77777777" w:rsidR="00A55B53" w:rsidRPr="00123177" w:rsidRDefault="00A55B53" w:rsidP="00535342">
            <w:r w:rsidRPr="00123177">
              <w:rPr>
                <w:szCs w:val="20"/>
              </w:rPr>
              <w:lastRenderedPageBreak/>
              <w:t>Data rate is not applicable.</w:t>
            </w:r>
          </w:p>
        </w:tc>
      </w:tr>
      <w:tr w:rsidR="00A55B53" w:rsidRPr="00123177" w14:paraId="1F24651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16F2462"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D37B0C"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1AF4927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46BBDB"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A1A99B" w14:textId="77777777" w:rsidR="00A55B53" w:rsidRPr="00123177" w:rsidRDefault="00A55B53" w:rsidP="00535342">
            <w:r w:rsidRPr="00123177">
              <w:rPr>
                <w:szCs w:val="20"/>
              </w:rPr>
              <w:t>Temporal event is not applicable.</w:t>
            </w:r>
          </w:p>
        </w:tc>
      </w:tr>
      <w:tr w:rsidR="00A55B53" w:rsidRPr="00123177" w14:paraId="0A122BA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A40CD7" w14:textId="77777777" w:rsidR="00A55B53" w:rsidRPr="00123177" w:rsidRDefault="00A55B53" w:rsidP="00535342">
            <w:r w:rsidRPr="00123177">
              <w:rPr>
                <w:rFonts w:eastAsia="Arial"/>
                <w:color w:val="000000" w:themeColor="text1"/>
                <w:szCs w:val="20"/>
              </w:rPr>
              <w:t xml:space="preserve">Validation Rules/ </w:t>
            </w:r>
          </w:p>
          <w:p w14:paraId="378D68A0"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F397C5" w14:textId="77777777" w:rsidR="00A55B53" w:rsidRPr="00123177" w:rsidRDefault="00A55B53" w:rsidP="00535342">
            <w:pPr>
              <w:pStyle w:val="TableText"/>
              <w:snapToGrid w:val="0"/>
            </w:pPr>
            <w:r w:rsidRPr="00123177">
              <w:rPr>
                <w:rFonts w:eastAsia="Arial"/>
                <w:color w:val="000000" w:themeColor="text1"/>
                <w:szCs w:val="20"/>
              </w:rPr>
              <w:t>Observed on CANalyzer tool that the Application transitioned the state to “</w:t>
            </w:r>
            <w:r w:rsidRPr="00123177">
              <w:rPr>
                <w:rFonts w:eastAsia="Arial"/>
              </w:rPr>
              <w:t>Confirm_fault_</w:t>
            </w:r>
            <w:commentRangeStart w:id="140"/>
            <w:commentRangeStart w:id="141"/>
            <w:r w:rsidRPr="00123177">
              <w:rPr>
                <w:rFonts w:eastAsia="Arial"/>
              </w:rPr>
              <w:t>source</w:t>
            </w:r>
            <w:commentRangeEnd w:id="140"/>
            <w:r w:rsidRPr="00123177">
              <w:rPr>
                <w:rStyle w:val="CommentReference"/>
                <w:rFonts w:eastAsia="Arial"/>
                <w:sz w:val="24"/>
                <w:szCs w:val="24"/>
              </w:rPr>
              <w:commentReference w:id="140"/>
            </w:r>
            <w:commentRangeEnd w:id="141"/>
            <w:r w:rsidRPr="00123177">
              <w:rPr>
                <w:rStyle w:val="CommentReference"/>
                <w:rFonts w:eastAsia="Arial"/>
                <w:sz w:val="24"/>
                <w:szCs w:val="24"/>
              </w:rPr>
              <w:commentReference w:id="141"/>
            </w:r>
            <w:r w:rsidRPr="00123177">
              <w:rPr>
                <w:rFonts w:eastAsia="Arial"/>
              </w:rPr>
              <w:t>”</w:t>
            </w:r>
          </w:p>
        </w:tc>
      </w:tr>
      <w:tr w:rsidR="00A55B53" w:rsidRPr="00123177" w14:paraId="4027E7B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62132ED"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ABB411" w14:textId="77777777" w:rsidR="00A55B53" w:rsidRPr="00123177" w:rsidRDefault="00A55B53" w:rsidP="00535342">
            <w:r w:rsidRPr="00123177">
              <w:rPr>
                <w:szCs w:val="20"/>
              </w:rPr>
              <w:t>Constraints is not applicable.</w:t>
            </w:r>
          </w:p>
        </w:tc>
      </w:tr>
      <w:tr w:rsidR="00A55B53" w:rsidRPr="00123177" w14:paraId="6665C7D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5F019FC"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21CA96" w14:textId="77777777" w:rsidR="00A55B53" w:rsidRPr="00123177" w:rsidRDefault="00A55B53" w:rsidP="00535342">
            <w:r w:rsidRPr="00123177">
              <w:rPr>
                <w:szCs w:val="20"/>
              </w:rPr>
              <w:t>No effects on other system</w:t>
            </w:r>
          </w:p>
        </w:tc>
      </w:tr>
      <w:tr w:rsidR="00A55B53" w:rsidRPr="00123177" w14:paraId="0F6DE49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9B14E5C" w14:textId="77777777" w:rsidR="00A55B53" w:rsidRPr="00123177" w:rsidRDefault="00A55B53" w:rsidP="00535342">
            <w:r w:rsidRPr="00123177">
              <w:rPr>
                <w:rFonts w:eastAsia="Arial"/>
                <w:color w:val="000000" w:themeColor="text1"/>
                <w:szCs w:val="20"/>
              </w:rPr>
              <w:t>Testability with respect to test environment</w:t>
            </w:r>
          </w:p>
          <w:p w14:paraId="521820E6" w14:textId="77777777" w:rsidR="00A55B53" w:rsidRPr="00123177" w:rsidRDefault="00A55B53" w:rsidP="00535342">
            <w:r w:rsidRPr="00123177">
              <w:rPr>
                <w:rFonts w:eastAsia="Arial"/>
                <w:color w:val="000000" w:themeColor="text1"/>
                <w:szCs w:val="20"/>
              </w:rPr>
              <w:t>(Yes/No)</w:t>
            </w:r>
          </w:p>
          <w:p w14:paraId="02B2EC9A"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2B89A4" w14:textId="77777777" w:rsidR="00A55B53" w:rsidRPr="00123177" w:rsidRDefault="00A55B53" w:rsidP="00535342">
            <w:pPr>
              <w:pStyle w:val="TableText"/>
              <w:snapToGrid w:val="0"/>
            </w:pPr>
            <w:r w:rsidRPr="00123177">
              <w:t>YES</w:t>
            </w:r>
          </w:p>
          <w:p w14:paraId="124C2D2D" w14:textId="77777777" w:rsidR="00A55B53" w:rsidRPr="00123177" w:rsidRDefault="00A55B53" w:rsidP="00535342"/>
        </w:tc>
      </w:tr>
      <w:tr w:rsidR="00A55B53" w:rsidRPr="00123177" w14:paraId="49D87BF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5E7A5D7" w14:textId="77777777" w:rsidR="00A55B53" w:rsidRPr="00123177" w:rsidRDefault="00A55B53" w:rsidP="00535342">
            <w:r w:rsidRPr="00123177">
              <w:rPr>
                <w:rFonts w:eastAsia="Arial"/>
                <w:color w:val="000000" w:themeColor="text1"/>
                <w:szCs w:val="20"/>
              </w:rPr>
              <w:t>Feasible within project constraints</w:t>
            </w:r>
          </w:p>
          <w:p w14:paraId="22D1DDEF" w14:textId="77777777" w:rsidR="00A55B53" w:rsidRPr="00123177" w:rsidRDefault="00A55B53" w:rsidP="00535342">
            <w:r w:rsidRPr="00123177">
              <w:rPr>
                <w:rFonts w:eastAsia="Arial"/>
                <w:color w:val="000000" w:themeColor="text1"/>
                <w:szCs w:val="20"/>
              </w:rPr>
              <w:t>(Yes/No)</w:t>
            </w:r>
          </w:p>
          <w:p w14:paraId="683BCF79"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9330E5" w14:textId="77777777" w:rsidR="00A55B53" w:rsidRPr="00123177" w:rsidRDefault="00A55B53" w:rsidP="00535342">
            <w:pPr>
              <w:pStyle w:val="TableText"/>
              <w:snapToGrid w:val="0"/>
            </w:pPr>
            <w:r w:rsidRPr="00123177">
              <w:t>YES</w:t>
            </w:r>
          </w:p>
          <w:p w14:paraId="7EC79628" w14:textId="77777777" w:rsidR="00A55B53" w:rsidRPr="00123177" w:rsidRDefault="00A55B53" w:rsidP="00535342"/>
        </w:tc>
      </w:tr>
      <w:tr w:rsidR="00A55B53" w:rsidRPr="00123177" w14:paraId="5AC5AEB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1194B57" w14:textId="77777777" w:rsidR="00A55B53" w:rsidRPr="00123177" w:rsidRDefault="00A55B53" w:rsidP="00535342">
            <w:r w:rsidRPr="00123177">
              <w:rPr>
                <w:rFonts w:eastAsia="Arial"/>
                <w:color w:val="000000" w:themeColor="text1"/>
                <w:szCs w:val="20"/>
              </w:rPr>
              <w:t>Critical</w:t>
            </w:r>
          </w:p>
          <w:p w14:paraId="126C0573"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19D322" w14:textId="77777777" w:rsidR="00A55B53" w:rsidRPr="00123177" w:rsidRDefault="00A55B53" w:rsidP="00535342">
            <w:r w:rsidRPr="00123177">
              <w:t>YES</w:t>
            </w:r>
          </w:p>
        </w:tc>
      </w:tr>
      <w:tr w:rsidR="00A55B53" w:rsidRPr="00123177" w14:paraId="3DA86BC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CCBB95B"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92B7F7" w14:textId="77777777" w:rsidR="00A55B53" w:rsidRPr="00123177" w:rsidRDefault="00A55B53" w:rsidP="00535342">
            <w:r w:rsidRPr="00123177">
              <w:t>Acceptance Criteria for this requirement should be as per SECTION-6 ACCEPTANCE CRITERIA</w:t>
            </w:r>
          </w:p>
        </w:tc>
      </w:tr>
    </w:tbl>
    <w:p w14:paraId="013A899C" w14:textId="77777777" w:rsidR="00A55B53" w:rsidRPr="00123177" w:rsidRDefault="00A55B53" w:rsidP="00A55B53"/>
    <w:p w14:paraId="3DBDC584" w14:textId="77777777" w:rsidR="00A55B53" w:rsidRPr="00123177" w:rsidRDefault="00A55B53" w:rsidP="00A55B53"/>
    <w:p w14:paraId="344F3A5D" w14:textId="77777777" w:rsidR="00A55B53" w:rsidRPr="00123177" w:rsidRDefault="00A55B53" w:rsidP="00A55B53">
      <w:pPr>
        <w:pStyle w:val="Heading5"/>
        <w:rPr>
          <w:sz w:val="20"/>
          <w:szCs w:val="20"/>
        </w:rPr>
      </w:pPr>
      <w:r w:rsidRPr="00123177">
        <w:rPr>
          <w:rFonts w:eastAsia="Arial"/>
          <w:sz w:val="20"/>
          <w:szCs w:val="20"/>
        </w:rPr>
        <w:lastRenderedPageBreak/>
        <w:t>Transition requirement to substate “</w:t>
      </w:r>
      <w:r w:rsidRPr="00123177">
        <w:rPr>
          <w:sz w:val="20"/>
          <w:szCs w:val="20"/>
        </w:rPr>
        <w:t>Unlatch_power_module”</w:t>
      </w:r>
      <w:r w:rsidRPr="00123177">
        <w:rPr>
          <w:rFonts w:eastAsia="Arial"/>
          <w:sz w:val="20"/>
          <w:szCs w:val="20"/>
        </w:rPr>
        <w:t xml:space="preserve"> from “Confirm_fault_source” substate.</w:t>
      </w:r>
    </w:p>
    <w:tbl>
      <w:tblPr>
        <w:tblW w:w="9300" w:type="dxa"/>
        <w:tblInd w:w="103" w:type="dxa"/>
        <w:tblLook w:val="06A0" w:firstRow="1" w:lastRow="0" w:firstColumn="1" w:lastColumn="0" w:noHBand="1" w:noVBand="1"/>
      </w:tblPr>
      <w:tblGrid>
        <w:gridCol w:w="1456"/>
        <w:gridCol w:w="7844"/>
      </w:tblGrid>
      <w:tr w:rsidR="00A55B53" w:rsidRPr="00123177" w14:paraId="51E9BF5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E7EC5D2"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077E06E" w14:textId="77777777" w:rsidR="00A55B53" w:rsidRPr="00123177" w:rsidRDefault="00A55B53" w:rsidP="00535342">
            <w:r w:rsidRPr="00123177">
              <w:rPr>
                <w:rFonts w:eastAsia="Arial"/>
                <w:b/>
                <w:bCs/>
                <w:color w:val="000000" w:themeColor="text1"/>
                <w:szCs w:val="20"/>
              </w:rPr>
              <w:t>Description</w:t>
            </w:r>
          </w:p>
        </w:tc>
      </w:tr>
      <w:tr w:rsidR="00A55B53" w:rsidRPr="00123177" w14:paraId="1C98BA5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F5D5AB9"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6E2BF3" w14:textId="77777777" w:rsidR="00A55B53" w:rsidRPr="00123177" w:rsidRDefault="00A55B53" w:rsidP="00535342">
            <w:r w:rsidRPr="00123177">
              <w:rPr>
                <w:rFonts w:eastAsia="Arial"/>
                <w:color w:val="000000" w:themeColor="text1"/>
              </w:rPr>
              <w:t>SWRS_APP_STATE_27</w:t>
            </w:r>
          </w:p>
        </w:tc>
      </w:tr>
      <w:tr w:rsidR="00A55B53" w:rsidRPr="00123177" w14:paraId="6E28ACE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A320DED"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4D00E8" w14:textId="77777777" w:rsidR="00A55B53" w:rsidRPr="00123177" w:rsidRDefault="00A55B53" w:rsidP="00535342">
            <w:pPr>
              <w:rPr>
                <w:rFonts w:eastAsia="Arial"/>
                <w:color w:val="000000" w:themeColor="text1"/>
              </w:rPr>
            </w:pPr>
            <w:r w:rsidRPr="00123177">
              <w:rPr>
                <w:rFonts w:eastAsia="Arial"/>
                <w:color w:val="000000" w:themeColor="text1"/>
              </w:rPr>
              <w:t>SDS-HVDCDC-162</w:t>
            </w:r>
          </w:p>
        </w:tc>
      </w:tr>
      <w:tr w:rsidR="00A55B53" w:rsidRPr="00123177" w14:paraId="09CA2206"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97D2375"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C612C0" w14:textId="77777777" w:rsidR="00A55B53" w:rsidRPr="00123177" w:rsidRDefault="00A55B53" w:rsidP="00535342">
            <w:pPr>
              <w:rPr>
                <w:rFonts w:eastAsia="Arial"/>
                <w:color w:val="000000" w:themeColor="text1"/>
              </w:rPr>
            </w:pPr>
            <w:r w:rsidRPr="00123177">
              <w:t>A-Sample/PF1.0</w:t>
            </w:r>
          </w:p>
        </w:tc>
      </w:tr>
      <w:tr w:rsidR="00A55B53" w:rsidRPr="00123177" w14:paraId="05F75F13"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2A880497"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24E87A" w14:textId="77777777" w:rsidR="00A55B53" w:rsidRPr="00123177" w:rsidRDefault="00A55B53" w:rsidP="00535342">
            <w:pPr>
              <w:rPr>
                <w:rFonts w:eastAsia="Arial"/>
                <w:szCs w:val="20"/>
              </w:rPr>
            </w:pPr>
            <w:r w:rsidRPr="00123177">
              <w:rPr>
                <w:rFonts w:eastAsia="Arial"/>
                <w:szCs w:val="20"/>
              </w:rPr>
              <w:t>The application shall be able to transit to substate “</w:t>
            </w:r>
            <w:r w:rsidRPr="00123177">
              <w:t>Unlatch_power_module”</w:t>
            </w:r>
            <w:r w:rsidRPr="00123177">
              <w:rPr>
                <w:rFonts w:eastAsia="Arial"/>
                <w:szCs w:val="20"/>
              </w:rPr>
              <w:t xml:space="preserve"> from “Confirm_fault_source” substate.</w:t>
            </w:r>
          </w:p>
        </w:tc>
      </w:tr>
      <w:tr w:rsidR="00A55B53" w:rsidRPr="00123177" w14:paraId="429EF87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E070BB4"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58F43F" w14:textId="77777777" w:rsidR="00A55B53" w:rsidRPr="00123177" w:rsidRDefault="00A55B53" w:rsidP="00535342">
            <w:r w:rsidRPr="00123177">
              <w:t>No Such derived requirement is applicable.</w:t>
            </w:r>
          </w:p>
        </w:tc>
      </w:tr>
      <w:tr w:rsidR="00A55B53" w:rsidRPr="00123177" w14:paraId="641E597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AED681"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67F492"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56E14F7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B5BB8B8"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CA6069" w14:textId="77777777" w:rsidR="00A55B53" w:rsidRPr="00123177" w:rsidRDefault="00A55B53" w:rsidP="00535342">
            <w:pPr>
              <w:spacing w:line="259" w:lineRule="auto"/>
            </w:pPr>
            <w:r w:rsidRPr="00123177">
              <w:t>Application shall start transitioning to substate “Unlatch_power_module” once meets the conditions mentioned in “Process” Section</w:t>
            </w:r>
          </w:p>
        </w:tc>
      </w:tr>
      <w:tr w:rsidR="00A55B53" w:rsidRPr="00123177" w14:paraId="1C3C614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B298B2"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989FF0"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w:t>
            </w:r>
            <w:r w:rsidRPr="00123177">
              <w:t>Unlatch_power_module</w:t>
            </w:r>
            <w:r w:rsidRPr="00123177">
              <w:rPr>
                <w:rFonts w:eastAsia="Arial"/>
              </w:rPr>
              <w:t>”</w:t>
            </w:r>
          </w:p>
        </w:tc>
      </w:tr>
      <w:tr w:rsidR="00A55B53" w:rsidRPr="00123177" w14:paraId="325E6C9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36D99C4"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B0E964" w14:textId="77777777" w:rsidR="00A55B53" w:rsidRPr="00123177" w:rsidRDefault="00A55B53" w:rsidP="00535342">
            <w:pPr>
              <w:spacing w:line="259" w:lineRule="auto"/>
              <w:rPr>
                <w:rFonts w:eastAsia="Arial"/>
              </w:rPr>
            </w:pPr>
            <w:r w:rsidRPr="00123177">
              <w:rPr>
                <w:rFonts w:eastAsia="Arial"/>
                <w:color w:val="000000" w:themeColor="text1"/>
                <w:szCs w:val="20"/>
              </w:rPr>
              <w:t>The conditions for “</w:t>
            </w:r>
            <w:r w:rsidRPr="00123177">
              <w:t>Unlatch_power_module</w:t>
            </w:r>
            <w:r w:rsidRPr="00123177">
              <w:rPr>
                <w:rFonts w:eastAsia="Arial"/>
                <w:color w:val="000000" w:themeColor="text1"/>
                <w:szCs w:val="20"/>
              </w:rPr>
              <w:t>” to get trigger is to confirms the status of the power module is faulty.</w:t>
            </w:r>
          </w:p>
          <w:p w14:paraId="53F67E77" w14:textId="77777777" w:rsidR="00A55B53" w:rsidRPr="00123177" w:rsidRDefault="00A55B53" w:rsidP="00535342">
            <w:pPr>
              <w:spacing w:line="259" w:lineRule="auto"/>
              <w:rPr>
                <w:rFonts w:eastAsia="Arial"/>
              </w:rPr>
            </w:pPr>
          </w:p>
        </w:tc>
      </w:tr>
      <w:tr w:rsidR="00A55B53" w:rsidRPr="00123177" w14:paraId="7EA22E0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B7933D3"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C6045D" w14:textId="77777777" w:rsidR="00A55B53" w:rsidRPr="00123177" w:rsidRDefault="00A55B53" w:rsidP="00535342">
            <w:r w:rsidRPr="00123177">
              <w:t>No such mandatory fields is applicable.</w:t>
            </w:r>
          </w:p>
        </w:tc>
      </w:tr>
      <w:tr w:rsidR="00A55B53" w:rsidRPr="00123177" w14:paraId="2C62054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CD0FB3"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E00665" w14:textId="77777777" w:rsidR="00A55B53" w:rsidRPr="00123177" w:rsidRDefault="00A55B53" w:rsidP="00535342">
            <w:r w:rsidRPr="00123177">
              <w:t>NHVDCDCStatus = 0x06, NHVDCDCStatusDebug = 0x0D.</w:t>
            </w:r>
          </w:p>
        </w:tc>
      </w:tr>
      <w:tr w:rsidR="00A55B53" w:rsidRPr="00123177" w14:paraId="6C429B7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771D55A"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12C5FE" w14:textId="77777777" w:rsidR="00A55B53" w:rsidRPr="00123177" w:rsidRDefault="00A55B53" w:rsidP="00535342">
            <w:r w:rsidRPr="00123177">
              <w:rPr>
                <w:szCs w:val="20"/>
              </w:rPr>
              <w:t>Default values shall be applicable with respect to Pre-Loaded Values</w:t>
            </w:r>
          </w:p>
        </w:tc>
      </w:tr>
      <w:tr w:rsidR="00A55B53" w:rsidRPr="00123177" w14:paraId="379FEC8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53A16A"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64305A" w14:textId="77777777" w:rsidR="00A55B53" w:rsidRPr="00123177" w:rsidRDefault="00A55B53" w:rsidP="00535342">
            <w:r w:rsidRPr="00123177">
              <w:t>Valid range of Values is not applicable</w:t>
            </w:r>
          </w:p>
        </w:tc>
      </w:tr>
      <w:tr w:rsidR="00A55B53" w:rsidRPr="00123177" w14:paraId="3301CED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D41A607"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8B09C0" w14:textId="77777777" w:rsidR="00A55B53" w:rsidRPr="00123177" w:rsidRDefault="00A55B53" w:rsidP="00535342">
            <w:r w:rsidRPr="00123177">
              <w:rPr>
                <w:szCs w:val="20"/>
              </w:rPr>
              <w:t>Data latency period is not applicable</w:t>
            </w:r>
          </w:p>
        </w:tc>
      </w:tr>
      <w:tr w:rsidR="00A55B53" w:rsidRPr="00123177" w14:paraId="0FCECFC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69AC08"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F98E24" w14:textId="77777777" w:rsidR="00A55B53" w:rsidRPr="00123177" w:rsidRDefault="00A55B53" w:rsidP="00535342">
            <w:r w:rsidRPr="00123177">
              <w:rPr>
                <w:szCs w:val="20"/>
              </w:rPr>
              <w:t>Data Retention period is not applicable.</w:t>
            </w:r>
          </w:p>
        </w:tc>
      </w:tr>
      <w:tr w:rsidR="00A55B53" w:rsidRPr="00123177" w14:paraId="59AE5E3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C04B5F8"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C5ADEE" w14:textId="77777777" w:rsidR="00A55B53" w:rsidRPr="00123177" w:rsidRDefault="00A55B53" w:rsidP="00535342">
            <w:r w:rsidRPr="00123177">
              <w:rPr>
                <w:szCs w:val="20"/>
              </w:rPr>
              <w:t>Data rate is not applicable.</w:t>
            </w:r>
          </w:p>
        </w:tc>
      </w:tr>
      <w:tr w:rsidR="00A55B53" w:rsidRPr="00123177" w14:paraId="7983F88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160A319"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5D9E05"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33A5967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6E28DFD"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6E043E" w14:textId="77777777" w:rsidR="00A55B53" w:rsidRPr="00123177" w:rsidRDefault="00A55B53" w:rsidP="00535342">
            <w:r w:rsidRPr="00123177">
              <w:rPr>
                <w:szCs w:val="20"/>
              </w:rPr>
              <w:t>Temporal event is not applicable.</w:t>
            </w:r>
          </w:p>
        </w:tc>
      </w:tr>
      <w:tr w:rsidR="00A55B53" w:rsidRPr="00123177" w14:paraId="0214B57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28B1CB0" w14:textId="77777777" w:rsidR="00A55B53" w:rsidRPr="00123177" w:rsidRDefault="00A55B53" w:rsidP="00535342">
            <w:r w:rsidRPr="00123177">
              <w:rPr>
                <w:rFonts w:eastAsia="Arial"/>
                <w:color w:val="000000" w:themeColor="text1"/>
                <w:szCs w:val="20"/>
              </w:rPr>
              <w:t xml:space="preserve">Validation Rules/ </w:t>
            </w:r>
          </w:p>
          <w:p w14:paraId="5DD87FA0"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A50859" w14:textId="77777777" w:rsidR="00A55B53" w:rsidRPr="00123177" w:rsidRDefault="00A55B53" w:rsidP="00535342">
            <w:pPr>
              <w:pStyle w:val="TableText"/>
              <w:snapToGrid w:val="0"/>
            </w:pPr>
            <w:r w:rsidRPr="00123177">
              <w:t>CANape or CAN BUS Analyzer is a software tool Validating CAN networks</w:t>
            </w:r>
          </w:p>
          <w:p w14:paraId="373E1566" w14:textId="77777777" w:rsidR="00A55B53" w:rsidRPr="00123177" w:rsidRDefault="00A55B53" w:rsidP="00535342">
            <w:pPr>
              <w:pStyle w:val="TableText"/>
              <w:numPr>
                <w:ilvl w:val="0"/>
                <w:numId w:val="28"/>
              </w:numPr>
              <w:snapToGrid w:val="0"/>
            </w:pPr>
            <w:r w:rsidRPr="00123177">
              <w:t>The HVHVDCDC shall command the power module to clear its internal fault.</w:t>
            </w:r>
          </w:p>
          <w:p w14:paraId="63C7C670" w14:textId="77777777" w:rsidR="00A55B53" w:rsidRPr="00123177" w:rsidRDefault="00A55B53" w:rsidP="00535342">
            <w:pPr>
              <w:pStyle w:val="TableText"/>
              <w:numPr>
                <w:ilvl w:val="0"/>
                <w:numId w:val="28"/>
              </w:numPr>
              <w:snapToGrid w:val="0"/>
            </w:pPr>
            <w:r w:rsidRPr="00123177">
              <w:t xml:space="preserve">The HVHVDCDC shall set CAN Signal as NHVDCDCStatusDebug = </w:t>
            </w:r>
            <w:commentRangeStart w:id="142"/>
            <w:commentRangeStart w:id="143"/>
            <w:r w:rsidRPr="00123177">
              <w:t>0xF</w:t>
            </w:r>
            <w:commentRangeEnd w:id="142"/>
            <w:r w:rsidRPr="00123177">
              <w:rPr>
                <w:rStyle w:val="CommentReference"/>
                <w:sz w:val="24"/>
                <w:szCs w:val="24"/>
              </w:rPr>
              <w:commentReference w:id="142"/>
            </w:r>
            <w:commentRangeEnd w:id="143"/>
            <w:r w:rsidRPr="00123177">
              <w:rPr>
                <w:rStyle w:val="CommentReference"/>
                <w:sz w:val="24"/>
                <w:szCs w:val="24"/>
              </w:rPr>
              <w:commentReference w:id="143"/>
            </w:r>
            <w:r w:rsidRPr="00123177">
              <w:t xml:space="preserve"> "FaultyUnlatch_ClearPM".</w:t>
            </w:r>
          </w:p>
        </w:tc>
      </w:tr>
      <w:tr w:rsidR="00A55B53" w:rsidRPr="00123177" w14:paraId="3EB9114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827CF4" w14:textId="77777777" w:rsidR="00A55B53" w:rsidRPr="00123177" w:rsidRDefault="00A55B53" w:rsidP="00535342">
            <w:r w:rsidRPr="00123177">
              <w:rPr>
                <w:rFonts w:eastAsia="Arial"/>
                <w:color w:val="000000" w:themeColor="text1"/>
                <w:szCs w:val="20"/>
              </w:rPr>
              <w:lastRenderedPageBreak/>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009DF7" w14:textId="77777777" w:rsidR="00A55B53" w:rsidRPr="00123177" w:rsidRDefault="00A55B53" w:rsidP="00535342">
            <w:r w:rsidRPr="00123177">
              <w:rPr>
                <w:szCs w:val="20"/>
              </w:rPr>
              <w:t>Constraints is not applicable.</w:t>
            </w:r>
          </w:p>
        </w:tc>
      </w:tr>
      <w:tr w:rsidR="00A55B53" w:rsidRPr="00123177" w14:paraId="2C72C9E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CD8B712"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F4050F" w14:textId="77777777" w:rsidR="00A55B53" w:rsidRPr="00123177" w:rsidRDefault="00A55B53" w:rsidP="00535342">
            <w:r w:rsidRPr="00123177">
              <w:rPr>
                <w:szCs w:val="20"/>
              </w:rPr>
              <w:t>No effects on other system</w:t>
            </w:r>
          </w:p>
        </w:tc>
      </w:tr>
      <w:tr w:rsidR="00A55B53" w:rsidRPr="00123177" w14:paraId="19EFF1F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B9226D" w14:textId="77777777" w:rsidR="00A55B53" w:rsidRPr="00123177" w:rsidRDefault="00A55B53" w:rsidP="00535342">
            <w:r w:rsidRPr="00123177">
              <w:rPr>
                <w:rFonts w:eastAsia="Arial"/>
                <w:color w:val="000000" w:themeColor="text1"/>
                <w:szCs w:val="20"/>
              </w:rPr>
              <w:t>Testability with respect to test environment</w:t>
            </w:r>
          </w:p>
          <w:p w14:paraId="3B6A7DB6" w14:textId="77777777" w:rsidR="00A55B53" w:rsidRPr="00123177" w:rsidRDefault="00A55B53" w:rsidP="00535342">
            <w:r w:rsidRPr="00123177">
              <w:rPr>
                <w:rFonts w:eastAsia="Arial"/>
                <w:color w:val="000000" w:themeColor="text1"/>
                <w:szCs w:val="20"/>
              </w:rPr>
              <w:t>(Yes/No)</w:t>
            </w:r>
          </w:p>
          <w:p w14:paraId="7F6583A2"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77D9DB" w14:textId="77777777" w:rsidR="00A55B53" w:rsidRPr="00123177" w:rsidRDefault="00A55B53" w:rsidP="00535342">
            <w:pPr>
              <w:pStyle w:val="TableText"/>
              <w:snapToGrid w:val="0"/>
            </w:pPr>
            <w:r w:rsidRPr="00123177">
              <w:t>YES</w:t>
            </w:r>
          </w:p>
          <w:p w14:paraId="34ED9813" w14:textId="77777777" w:rsidR="00A55B53" w:rsidRPr="00123177" w:rsidRDefault="00A55B53" w:rsidP="00535342"/>
        </w:tc>
      </w:tr>
      <w:tr w:rsidR="00A55B53" w:rsidRPr="00123177" w14:paraId="277963A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5214048" w14:textId="77777777" w:rsidR="00A55B53" w:rsidRPr="00123177" w:rsidRDefault="00A55B53" w:rsidP="00535342">
            <w:r w:rsidRPr="00123177">
              <w:rPr>
                <w:rFonts w:eastAsia="Arial"/>
                <w:color w:val="000000" w:themeColor="text1"/>
                <w:szCs w:val="20"/>
              </w:rPr>
              <w:t>Feasible within project constraints</w:t>
            </w:r>
          </w:p>
          <w:p w14:paraId="07ABD790" w14:textId="77777777" w:rsidR="00A55B53" w:rsidRPr="00123177" w:rsidRDefault="00A55B53" w:rsidP="00535342">
            <w:r w:rsidRPr="00123177">
              <w:rPr>
                <w:rFonts w:eastAsia="Arial"/>
                <w:color w:val="000000" w:themeColor="text1"/>
                <w:szCs w:val="20"/>
              </w:rPr>
              <w:t>(Yes/No)</w:t>
            </w:r>
          </w:p>
          <w:p w14:paraId="667954C6"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B6293D" w14:textId="77777777" w:rsidR="00A55B53" w:rsidRPr="00123177" w:rsidRDefault="00A55B53" w:rsidP="00535342">
            <w:pPr>
              <w:pStyle w:val="TableText"/>
              <w:snapToGrid w:val="0"/>
            </w:pPr>
            <w:r w:rsidRPr="00123177">
              <w:t>YES</w:t>
            </w:r>
          </w:p>
          <w:p w14:paraId="0258E5ED" w14:textId="77777777" w:rsidR="00A55B53" w:rsidRPr="00123177" w:rsidRDefault="00A55B53" w:rsidP="00535342"/>
        </w:tc>
      </w:tr>
      <w:tr w:rsidR="00A55B53" w:rsidRPr="00123177" w14:paraId="6065099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6EFE99C" w14:textId="77777777" w:rsidR="00A55B53" w:rsidRPr="00123177" w:rsidRDefault="00A55B53" w:rsidP="00535342">
            <w:r w:rsidRPr="00123177">
              <w:rPr>
                <w:rFonts w:eastAsia="Arial"/>
                <w:color w:val="000000" w:themeColor="text1"/>
                <w:szCs w:val="20"/>
              </w:rPr>
              <w:t>Critical</w:t>
            </w:r>
          </w:p>
          <w:p w14:paraId="6CE1F982"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2DE989" w14:textId="77777777" w:rsidR="00A55B53" w:rsidRPr="00123177" w:rsidRDefault="00A55B53" w:rsidP="00535342">
            <w:r w:rsidRPr="00123177">
              <w:t>YES</w:t>
            </w:r>
          </w:p>
        </w:tc>
      </w:tr>
      <w:tr w:rsidR="00A55B53" w:rsidRPr="00123177" w14:paraId="6BD0C4C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F2E5B2C" w14:textId="77777777" w:rsidR="00A55B53" w:rsidRPr="00123177" w:rsidRDefault="00A55B53" w:rsidP="00535342">
            <w:pPr>
              <w:rPr>
                <w:rFonts w:eastAsia="Arial"/>
                <w:color w:val="000000" w:themeColor="text1"/>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6C74FC" w14:textId="77777777" w:rsidR="00A55B53" w:rsidRPr="00123177" w:rsidRDefault="00A55B53" w:rsidP="00535342">
            <w:r w:rsidRPr="00123177">
              <w:t>Acceptance Criteria for this requirement should be as per SECTION-6 ACCEPTANCE CRITERIA</w:t>
            </w:r>
          </w:p>
        </w:tc>
      </w:tr>
    </w:tbl>
    <w:p w14:paraId="43191ED1" w14:textId="77777777" w:rsidR="00A55B53" w:rsidRPr="00123177" w:rsidRDefault="00A55B53" w:rsidP="00A55B53"/>
    <w:p w14:paraId="35C017C3" w14:textId="77777777" w:rsidR="00A55B53" w:rsidRPr="00123177" w:rsidRDefault="00A55B53" w:rsidP="00A55B53"/>
    <w:p w14:paraId="255C5388" w14:textId="77777777" w:rsidR="00A55B53" w:rsidRPr="00123177" w:rsidRDefault="00A55B53" w:rsidP="00A55B53">
      <w:pPr>
        <w:pStyle w:val="Heading5"/>
      </w:pPr>
      <w:r w:rsidRPr="00123177">
        <w:rPr>
          <w:rFonts w:eastAsia="Arial"/>
          <w:sz w:val="20"/>
          <w:szCs w:val="20"/>
        </w:rPr>
        <w:t>Transition requirement to substate “</w:t>
      </w:r>
      <w:r w:rsidRPr="00123177">
        <w:rPr>
          <w:sz w:val="20"/>
          <w:szCs w:val="20"/>
        </w:rPr>
        <w:t>Unlatch_main_control”.</w:t>
      </w:r>
    </w:p>
    <w:tbl>
      <w:tblPr>
        <w:tblW w:w="9300" w:type="dxa"/>
        <w:tblInd w:w="103" w:type="dxa"/>
        <w:tblLook w:val="06A0" w:firstRow="1" w:lastRow="0" w:firstColumn="1" w:lastColumn="0" w:noHBand="1" w:noVBand="1"/>
      </w:tblPr>
      <w:tblGrid>
        <w:gridCol w:w="1456"/>
        <w:gridCol w:w="7844"/>
      </w:tblGrid>
      <w:tr w:rsidR="00A55B53" w:rsidRPr="00123177" w14:paraId="560BF93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1FD4B04"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D33C4A6" w14:textId="77777777" w:rsidR="00A55B53" w:rsidRPr="00123177" w:rsidRDefault="00A55B53" w:rsidP="00535342">
            <w:r w:rsidRPr="00123177">
              <w:rPr>
                <w:rFonts w:eastAsia="Arial"/>
                <w:b/>
                <w:bCs/>
                <w:color w:val="000000" w:themeColor="text1"/>
                <w:szCs w:val="20"/>
              </w:rPr>
              <w:t>Description</w:t>
            </w:r>
          </w:p>
        </w:tc>
      </w:tr>
      <w:tr w:rsidR="00A55B53" w:rsidRPr="00123177" w14:paraId="4313285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4653FFA"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5410BE" w14:textId="77777777" w:rsidR="00A55B53" w:rsidRPr="00123177" w:rsidRDefault="00A55B53" w:rsidP="00535342">
            <w:r w:rsidRPr="00123177">
              <w:rPr>
                <w:rFonts w:eastAsia="Arial"/>
                <w:color w:val="000000" w:themeColor="text1"/>
              </w:rPr>
              <w:t>SWRS_APP_STATE_28</w:t>
            </w:r>
          </w:p>
        </w:tc>
      </w:tr>
      <w:tr w:rsidR="00A55B53" w:rsidRPr="00123177" w14:paraId="21B370B8"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0FF2084"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8F4769" w14:textId="77777777" w:rsidR="00A55B53" w:rsidRPr="00123177" w:rsidRDefault="00A55B53" w:rsidP="00535342">
            <w:pPr>
              <w:rPr>
                <w:rFonts w:eastAsia="Arial"/>
                <w:color w:val="000000" w:themeColor="text1"/>
              </w:rPr>
            </w:pPr>
            <w:r w:rsidRPr="00123177">
              <w:rPr>
                <w:rFonts w:eastAsia="Arial"/>
                <w:color w:val="000000" w:themeColor="text1"/>
              </w:rPr>
              <w:t>SDS-HVDCDC-163</w:t>
            </w:r>
          </w:p>
        </w:tc>
      </w:tr>
      <w:tr w:rsidR="00A55B53" w:rsidRPr="00123177" w14:paraId="16C0CB2E"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BF81A0F"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0C9BC5" w14:textId="77777777" w:rsidR="00A55B53" w:rsidRPr="00123177" w:rsidRDefault="00A55B53" w:rsidP="00535342">
            <w:pPr>
              <w:rPr>
                <w:rFonts w:eastAsia="Arial"/>
                <w:color w:val="000000" w:themeColor="text1"/>
              </w:rPr>
            </w:pPr>
            <w:r w:rsidRPr="00123177">
              <w:t>A-Sample/PF1.0</w:t>
            </w:r>
          </w:p>
        </w:tc>
      </w:tr>
      <w:tr w:rsidR="00A55B53" w:rsidRPr="00123177" w14:paraId="50A89B89"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7D3F6BDD"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19FA6B" w14:textId="77777777" w:rsidR="00A55B53" w:rsidRPr="00123177" w:rsidRDefault="00A55B53" w:rsidP="00535342">
            <w:pPr>
              <w:rPr>
                <w:rFonts w:eastAsia="Arial"/>
                <w:szCs w:val="20"/>
              </w:rPr>
            </w:pPr>
            <w:r w:rsidRPr="00123177">
              <w:rPr>
                <w:rFonts w:eastAsia="Arial"/>
                <w:szCs w:val="20"/>
              </w:rPr>
              <w:t>The application shall be able to transit to substate “</w:t>
            </w:r>
            <w:r w:rsidRPr="00123177">
              <w:t>Unlatch_main_control”.</w:t>
            </w:r>
          </w:p>
        </w:tc>
      </w:tr>
      <w:tr w:rsidR="00A55B53" w:rsidRPr="00123177" w14:paraId="5C7FAF1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63A73D"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13D282" w14:textId="77777777" w:rsidR="00A55B53" w:rsidRPr="00123177" w:rsidRDefault="00A55B53" w:rsidP="00535342">
            <w:r w:rsidRPr="00123177">
              <w:t>No Such derived requirement is applicable.</w:t>
            </w:r>
          </w:p>
        </w:tc>
      </w:tr>
      <w:tr w:rsidR="00A55B53" w:rsidRPr="00123177" w14:paraId="01BEAA5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6D452C" w14:textId="77777777" w:rsidR="00A55B53" w:rsidRPr="00123177" w:rsidRDefault="00A55B53" w:rsidP="00535342">
            <w:r w:rsidRPr="00123177">
              <w:rPr>
                <w:rFonts w:eastAsia="Arial"/>
                <w:color w:val="000000" w:themeColor="text1"/>
                <w:szCs w:val="20"/>
              </w:rPr>
              <w:lastRenderedPageBreak/>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0382D2"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78B518F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A990B8C"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5CA1BA" w14:textId="77777777" w:rsidR="00A55B53" w:rsidRPr="00123177" w:rsidRDefault="00A55B53" w:rsidP="00535342">
            <w:pPr>
              <w:spacing w:line="259" w:lineRule="auto"/>
            </w:pPr>
            <w:r w:rsidRPr="00123177">
              <w:t>Application shall start transitioning to substate “Unlatch_main_control” once meets the conditions mentioned in “Process” Section</w:t>
            </w:r>
          </w:p>
        </w:tc>
      </w:tr>
      <w:tr w:rsidR="00A55B53" w:rsidRPr="00123177" w14:paraId="35FDE71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68B22AA"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BDCA12"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w:t>
            </w:r>
            <w:r w:rsidRPr="00123177">
              <w:t>Unlatch_main_control</w:t>
            </w:r>
            <w:r w:rsidRPr="00123177">
              <w:rPr>
                <w:rFonts w:eastAsia="Arial"/>
              </w:rPr>
              <w:t>”</w:t>
            </w:r>
          </w:p>
        </w:tc>
      </w:tr>
      <w:tr w:rsidR="00A55B53" w:rsidRPr="00123177" w14:paraId="44D650D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897FD74"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E334A4"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The conditions for “</w:t>
            </w:r>
            <w:r w:rsidRPr="00123177">
              <w:t>Unlatch_main_control</w:t>
            </w:r>
            <w:r w:rsidRPr="00123177">
              <w:rPr>
                <w:rFonts w:eastAsia="Arial"/>
                <w:color w:val="000000" w:themeColor="text1"/>
                <w:szCs w:val="20"/>
              </w:rPr>
              <w:t>” to get trigger as below:</w:t>
            </w:r>
          </w:p>
          <w:p w14:paraId="0C6747D4" w14:textId="77777777" w:rsidR="00A55B53" w:rsidRPr="00123177" w:rsidRDefault="00A55B53" w:rsidP="00535342">
            <w:pPr>
              <w:spacing w:line="259" w:lineRule="auto"/>
              <w:rPr>
                <w:rFonts w:eastAsia="Arial"/>
              </w:rPr>
            </w:pPr>
            <w:r w:rsidRPr="00123177">
              <w:rPr>
                <w:rFonts w:eastAsia="Arial"/>
              </w:rPr>
              <w:t xml:space="preserve"> The status of Power module is not faulty.</w:t>
            </w:r>
          </w:p>
          <w:p w14:paraId="713B5818" w14:textId="77777777" w:rsidR="00A55B53" w:rsidRPr="00123177" w:rsidRDefault="00A55B53" w:rsidP="00535342">
            <w:pPr>
              <w:pStyle w:val="ListParagraph"/>
              <w:spacing w:line="259" w:lineRule="auto"/>
              <w:rPr>
                <w:rFonts w:eastAsia="Arial"/>
              </w:rPr>
            </w:pPr>
            <w:r w:rsidRPr="00123177">
              <w:rPr>
                <w:rFonts w:eastAsia="Arial"/>
              </w:rPr>
              <w:t>OR</w:t>
            </w:r>
          </w:p>
          <w:p w14:paraId="0CAF86E2" w14:textId="77777777" w:rsidR="00A55B53" w:rsidRPr="00123177" w:rsidRDefault="00A55B53" w:rsidP="00535342">
            <w:pPr>
              <w:spacing w:line="259" w:lineRule="auto"/>
              <w:rPr>
                <w:rFonts w:eastAsia="Arial"/>
              </w:rPr>
            </w:pPr>
            <w:r w:rsidRPr="00123177">
              <w:rPr>
                <w:rFonts w:eastAsia="Arial"/>
              </w:rPr>
              <w:t xml:space="preserve"> The power module fault clearing is successful within a calibratable period time.</w:t>
            </w:r>
          </w:p>
        </w:tc>
      </w:tr>
      <w:tr w:rsidR="00A55B53" w:rsidRPr="00123177" w14:paraId="5D94283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CE704B1"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ABDEED" w14:textId="77777777" w:rsidR="00A55B53" w:rsidRPr="00123177" w:rsidRDefault="00A55B53" w:rsidP="00535342">
            <w:r w:rsidRPr="00123177">
              <w:t>No such mandatory fields is applicable.</w:t>
            </w:r>
          </w:p>
        </w:tc>
      </w:tr>
      <w:tr w:rsidR="00A55B53" w:rsidRPr="00123177" w14:paraId="7682DB5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7D72158"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26E744" w14:textId="77777777" w:rsidR="00A55B53" w:rsidRPr="00123177" w:rsidRDefault="00A55B53" w:rsidP="00535342">
            <w:r w:rsidRPr="00123177">
              <w:t>If the power module is not in faulty state NHVDCDCFault = 0.</w:t>
            </w:r>
          </w:p>
        </w:tc>
      </w:tr>
      <w:tr w:rsidR="00A55B53" w:rsidRPr="00123177" w14:paraId="59CBF85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24946F"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5F3048" w14:textId="77777777" w:rsidR="00A55B53" w:rsidRPr="00123177" w:rsidRDefault="00A55B53" w:rsidP="00535342">
            <w:r w:rsidRPr="00123177">
              <w:rPr>
                <w:szCs w:val="20"/>
              </w:rPr>
              <w:t>Default values shall be applicable with respect to Pre-Loaded Values</w:t>
            </w:r>
          </w:p>
        </w:tc>
      </w:tr>
      <w:tr w:rsidR="00A55B53" w:rsidRPr="00123177" w14:paraId="34F63CC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033F09"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95E16E" w14:textId="77777777" w:rsidR="00A55B53" w:rsidRPr="00123177" w:rsidRDefault="00A55B53" w:rsidP="00535342">
            <w:r w:rsidRPr="00123177">
              <w:t>Valid range of Values is not applicable</w:t>
            </w:r>
          </w:p>
        </w:tc>
      </w:tr>
      <w:tr w:rsidR="00A55B53" w:rsidRPr="00123177" w14:paraId="3434503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585D755"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A2D78E" w14:textId="77777777" w:rsidR="00A55B53" w:rsidRPr="00123177" w:rsidRDefault="00A55B53" w:rsidP="00535342">
            <w:r w:rsidRPr="00123177">
              <w:rPr>
                <w:szCs w:val="20"/>
              </w:rPr>
              <w:t>Data latency period is not applicable</w:t>
            </w:r>
          </w:p>
        </w:tc>
      </w:tr>
      <w:tr w:rsidR="00A55B53" w:rsidRPr="00123177" w14:paraId="7AF1474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5F5D120"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64AA97" w14:textId="77777777" w:rsidR="00A55B53" w:rsidRPr="00123177" w:rsidRDefault="00A55B53" w:rsidP="00535342">
            <w:r w:rsidRPr="00123177">
              <w:rPr>
                <w:szCs w:val="20"/>
              </w:rPr>
              <w:t>Data Retention period is not applicable.</w:t>
            </w:r>
          </w:p>
        </w:tc>
      </w:tr>
      <w:tr w:rsidR="00A55B53" w:rsidRPr="00123177" w14:paraId="640F878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47981B"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A2F149" w14:textId="77777777" w:rsidR="00A55B53" w:rsidRPr="00123177" w:rsidRDefault="00A55B53" w:rsidP="00535342">
            <w:r w:rsidRPr="00123177">
              <w:rPr>
                <w:szCs w:val="20"/>
              </w:rPr>
              <w:t>Data rate is not applicable.</w:t>
            </w:r>
          </w:p>
        </w:tc>
      </w:tr>
      <w:tr w:rsidR="00A55B53" w:rsidRPr="00123177" w14:paraId="3CC8168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CF8316"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E4C78C"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5104795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316377A"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5B20C1" w14:textId="77777777" w:rsidR="00A55B53" w:rsidRPr="00123177" w:rsidRDefault="00A55B53" w:rsidP="00535342">
            <w:r w:rsidRPr="00123177">
              <w:rPr>
                <w:szCs w:val="20"/>
              </w:rPr>
              <w:t>Temporal event is not applicable.</w:t>
            </w:r>
          </w:p>
        </w:tc>
      </w:tr>
      <w:tr w:rsidR="00A55B53" w:rsidRPr="00123177" w14:paraId="15D9A51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B091D1" w14:textId="77777777" w:rsidR="00A55B53" w:rsidRPr="00123177" w:rsidRDefault="00A55B53" w:rsidP="00535342">
            <w:r w:rsidRPr="00123177">
              <w:rPr>
                <w:rFonts w:eastAsia="Arial"/>
                <w:color w:val="000000" w:themeColor="text1"/>
                <w:szCs w:val="20"/>
              </w:rPr>
              <w:t xml:space="preserve">Validation Rules/ </w:t>
            </w:r>
          </w:p>
          <w:p w14:paraId="17D6DF23"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3AFDE2" w14:textId="77777777" w:rsidR="00A55B53" w:rsidRPr="00123177" w:rsidRDefault="00A55B53" w:rsidP="00535342">
            <w:pPr>
              <w:pStyle w:val="TableText"/>
              <w:snapToGrid w:val="0"/>
              <w:ind w:left="360"/>
            </w:pPr>
            <w:r w:rsidRPr="00123177">
              <w:rPr>
                <w:szCs w:val="20"/>
              </w:rPr>
              <w:t>Verify the CAN messages and CAN signal mentioned in input and out section on CANalyzer Tool.</w:t>
            </w:r>
          </w:p>
          <w:p w14:paraId="572A9B78" w14:textId="77777777" w:rsidR="00A55B53" w:rsidRPr="00123177" w:rsidRDefault="00A55B53" w:rsidP="00535342">
            <w:pPr>
              <w:pStyle w:val="TableText"/>
              <w:numPr>
                <w:ilvl w:val="0"/>
                <w:numId w:val="29"/>
              </w:numPr>
              <w:snapToGrid w:val="0"/>
            </w:pPr>
            <w:r w:rsidRPr="00123177">
              <w:t>The HVHVDCDC shall command to unlatch the main controller faults (HVDCDC level 2 faults).</w:t>
            </w:r>
          </w:p>
          <w:p w14:paraId="189B38AB" w14:textId="77777777" w:rsidR="00A55B53" w:rsidRPr="00123177" w:rsidRDefault="00A55B53" w:rsidP="00535342">
            <w:pPr>
              <w:pStyle w:val="TableText"/>
              <w:numPr>
                <w:ilvl w:val="0"/>
                <w:numId w:val="29"/>
              </w:numPr>
              <w:snapToGrid w:val="0"/>
            </w:pPr>
            <w:r w:rsidRPr="00123177">
              <w:t>The HVHVDCDC shall set CAN Signal as NHVDCDCStatusDebug = 0x10 "FaultyUnlatch_</w:t>
            </w:r>
            <w:commentRangeStart w:id="144"/>
            <w:commentRangeStart w:id="145"/>
            <w:r w:rsidRPr="00123177">
              <w:t>ClearSys</w:t>
            </w:r>
            <w:commentRangeEnd w:id="144"/>
            <w:r w:rsidRPr="00123177">
              <w:rPr>
                <w:rStyle w:val="CommentReference"/>
                <w:sz w:val="24"/>
                <w:szCs w:val="24"/>
              </w:rPr>
              <w:commentReference w:id="144"/>
            </w:r>
            <w:commentRangeEnd w:id="145"/>
            <w:r w:rsidRPr="00123177">
              <w:rPr>
                <w:rStyle w:val="CommentReference"/>
                <w:sz w:val="24"/>
                <w:szCs w:val="24"/>
              </w:rPr>
              <w:commentReference w:id="145"/>
            </w:r>
            <w:r w:rsidRPr="00123177">
              <w:t>".</w:t>
            </w:r>
          </w:p>
        </w:tc>
      </w:tr>
      <w:tr w:rsidR="00A55B53" w:rsidRPr="00123177" w14:paraId="4DA8DBF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9EC981"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A54084" w14:textId="77777777" w:rsidR="00A55B53" w:rsidRPr="00123177" w:rsidRDefault="00A55B53" w:rsidP="00535342">
            <w:r w:rsidRPr="00123177">
              <w:rPr>
                <w:szCs w:val="20"/>
              </w:rPr>
              <w:t>Constraints is not applicable.</w:t>
            </w:r>
          </w:p>
        </w:tc>
      </w:tr>
      <w:tr w:rsidR="00A55B53" w:rsidRPr="00123177" w14:paraId="67F0CCB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0AC481"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2170CA" w14:textId="77777777" w:rsidR="00A55B53" w:rsidRPr="00123177" w:rsidRDefault="00A55B53" w:rsidP="00535342">
            <w:r w:rsidRPr="00123177">
              <w:rPr>
                <w:szCs w:val="20"/>
              </w:rPr>
              <w:t>No effects on other system</w:t>
            </w:r>
          </w:p>
        </w:tc>
      </w:tr>
      <w:tr w:rsidR="00A55B53" w:rsidRPr="00123177" w14:paraId="31A5CFB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EBB3A6" w14:textId="77777777" w:rsidR="00A55B53" w:rsidRPr="00123177" w:rsidRDefault="00A55B53" w:rsidP="00535342">
            <w:r w:rsidRPr="00123177">
              <w:rPr>
                <w:rFonts w:eastAsia="Arial"/>
                <w:color w:val="000000" w:themeColor="text1"/>
                <w:szCs w:val="20"/>
              </w:rPr>
              <w:t xml:space="preserve">Testability with respect </w:t>
            </w:r>
            <w:r w:rsidRPr="00123177">
              <w:rPr>
                <w:rFonts w:eastAsia="Arial"/>
                <w:color w:val="000000" w:themeColor="text1"/>
                <w:szCs w:val="20"/>
              </w:rPr>
              <w:lastRenderedPageBreak/>
              <w:t>to test environment</w:t>
            </w:r>
          </w:p>
          <w:p w14:paraId="3C57AF3D" w14:textId="77777777" w:rsidR="00A55B53" w:rsidRPr="00123177" w:rsidRDefault="00A55B53" w:rsidP="00535342">
            <w:r w:rsidRPr="00123177">
              <w:rPr>
                <w:rFonts w:eastAsia="Arial"/>
                <w:color w:val="000000" w:themeColor="text1"/>
                <w:szCs w:val="20"/>
              </w:rPr>
              <w:t>(Yes/No)</w:t>
            </w:r>
          </w:p>
          <w:p w14:paraId="0AEA7907"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31A80E" w14:textId="77777777" w:rsidR="00A55B53" w:rsidRPr="00123177" w:rsidRDefault="00A55B53" w:rsidP="00535342">
            <w:pPr>
              <w:pStyle w:val="TableText"/>
              <w:snapToGrid w:val="0"/>
            </w:pPr>
            <w:r w:rsidRPr="00123177">
              <w:lastRenderedPageBreak/>
              <w:t>YES</w:t>
            </w:r>
          </w:p>
          <w:p w14:paraId="6C0908DC" w14:textId="77777777" w:rsidR="00A55B53" w:rsidRPr="00123177" w:rsidRDefault="00A55B53" w:rsidP="00535342"/>
        </w:tc>
      </w:tr>
      <w:tr w:rsidR="00A55B53" w:rsidRPr="00123177" w14:paraId="70FF898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11E799F" w14:textId="77777777" w:rsidR="00A55B53" w:rsidRPr="00123177" w:rsidRDefault="00A55B53" w:rsidP="00535342">
            <w:r w:rsidRPr="00123177">
              <w:rPr>
                <w:rFonts w:eastAsia="Arial"/>
                <w:color w:val="000000" w:themeColor="text1"/>
                <w:szCs w:val="20"/>
              </w:rPr>
              <w:t>Feasible within project constraints</w:t>
            </w:r>
          </w:p>
          <w:p w14:paraId="492C8FF2" w14:textId="77777777" w:rsidR="00A55B53" w:rsidRPr="00123177" w:rsidRDefault="00A55B53" w:rsidP="00535342">
            <w:r w:rsidRPr="00123177">
              <w:rPr>
                <w:rFonts w:eastAsia="Arial"/>
                <w:color w:val="000000" w:themeColor="text1"/>
                <w:szCs w:val="20"/>
              </w:rPr>
              <w:t>(Yes/No)</w:t>
            </w:r>
          </w:p>
          <w:p w14:paraId="4D9AFFD2"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54EB03" w14:textId="77777777" w:rsidR="00A55B53" w:rsidRPr="00123177" w:rsidRDefault="00A55B53" w:rsidP="00535342">
            <w:pPr>
              <w:pStyle w:val="TableText"/>
              <w:snapToGrid w:val="0"/>
            </w:pPr>
            <w:r w:rsidRPr="00123177">
              <w:t>YES</w:t>
            </w:r>
          </w:p>
          <w:p w14:paraId="2AC8B61F" w14:textId="77777777" w:rsidR="00A55B53" w:rsidRPr="00123177" w:rsidRDefault="00A55B53" w:rsidP="00535342"/>
        </w:tc>
      </w:tr>
      <w:tr w:rsidR="00A55B53" w:rsidRPr="00123177" w14:paraId="05C3DD8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4C81E0" w14:textId="77777777" w:rsidR="00A55B53" w:rsidRPr="00123177" w:rsidRDefault="00A55B53" w:rsidP="00535342">
            <w:r w:rsidRPr="00123177">
              <w:rPr>
                <w:rFonts w:eastAsia="Arial"/>
                <w:color w:val="000000" w:themeColor="text1"/>
                <w:szCs w:val="20"/>
              </w:rPr>
              <w:t>Critical</w:t>
            </w:r>
          </w:p>
          <w:p w14:paraId="101F22E7"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8AB80F" w14:textId="77777777" w:rsidR="00A55B53" w:rsidRPr="00123177" w:rsidRDefault="00A55B53" w:rsidP="00535342">
            <w:r w:rsidRPr="00123177">
              <w:t>YES</w:t>
            </w:r>
          </w:p>
        </w:tc>
      </w:tr>
      <w:tr w:rsidR="00A55B53" w:rsidRPr="00123177" w14:paraId="78CE0C8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61597B2"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696ED7" w14:textId="77777777" w:rsidR="00A55B53" w:rsidRPr="00123177" w:rsidRDefault="00A55B53" w:rsidP="00535342">
            <w:r w:rsidRPr="00123177">
              <w:t>Acceptance Criteria for this requirement should be as per SECTION-6 ACCEPTANCE CRITERIA</w:t>
            </w:r>
          </w:p>
        </w:tc>
      </w:tr>
    </w:tbl>
    <w:p w14:paraId="13C2F8B3" w14:textId="77777777" w:rsidR="00A55B53" w:rsidRPr="00123177" w:rsidRDefault="00A55B53" w:rsidP="00A55B53"/>
    <w:p w14:paraId="39CBAF4A" w14:textId="77777777" w:rsidR="00A55B53" w:rsidRPr="00123177" w:rsidRDefault="00A55B53" w:rsidP="00A55B53"/>
    <w:p w14:paraId="56106F91" w14:textId="77777777" w:rsidR="00A55B53" w:rsidRPr="00123177" w:rsidRDefault="00A55B53" w:rsidP="00A55B53">
      <w:pPr>
        <w:pStyle w:val="Heading5"/>
        <w:rPr>
          <w:sz w:val="20"/>
          <w:szCs w:val="20"/>
        </w:rPr>
      </w:pPr>
      <w:r w:rsidRPr="00123177">
        <w:rPr>
          <w:rFonts w:eastAsia="Arial"/>
          <w:sz w:val="20"/>
          <w:szCs w:val="20"/>
        </w:rPr>
        <w:t>Requirements for response to fault unlatching pre-condition(s)</w:t>
      </w:r>
      <w:r w:rsidRPr="00123177">
        <w:rPr>
          <w:sz w:val="20"/>
          <w:szCs w:val="20"/>
        </w:rPr>
        <w:t>.</w:t>
      </w:r>
    </w:p>
    <w:p w14:paraId="4F94E4AB" w14:textId="77777777" w:rsidR="00A55B53" w:rsidRPr="00123177" w:rsidRDefault="00A55B53" w:rsidP="00A55B53"/>
    <w:tbl>
      <w:tblPr>
        <w:tblW w:w="9300" w:type="dxa"/>
        <w:tblInd w:w="103" w:type="dxa"/>
        <w:tblLook w:val="06A0" w:firstRow="1" w:lastRow="0" w:firstColumn="1" w:lastColumn="0" w:noHBand="1" w:noVBand="1"/>
      </w:tblPr>
      <w:tblGrid>
        <w:gridCol w:w="1456"/>
        <w:gridCol w:w="7844"/>
      </w:tblGrid>
      <w:tr w:rsidR="00A55B53" w:rsidRPr="00123177" w14:paraId="3D6CF97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E15498B"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1B30FAC" w14:textId="77777777" w:rsidR="00A55B53" w:rsidRPr="00123177" w:rsidRDefault="00A55B53" w:rsidP="00535342">
            <w:r w:rsidRPr="00123177">
              <w:rPr>
                <w:rFonts w:eastAsia="Arial"/>
                <w:b/>
                <w:bCs/>
                <w:color w:val="000000" w:themeColor="text1"/>
                <w:szCs w:val="20"/>
              </w:rPr>
              <w:t>Description</w:t>
            </w:r>
          </w:p>
        </w:tc>
      </w:tr>
      <w:tr w:rsidR="00A55B53" w:rsidRPr="00123177" w14:paraId="1FF85E4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8AB7572"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C54BC4" w14:textId="77777777" w:rsidR="00A55B53" w:rsidRPr="00123177" w:rsidRDefault="00A55B53" w:rsidP="00535342">
            <w:r w:rsidRPr="00123177">
              <w:rPr>
                <w:rFonts w:eastAsia="Arial"/>
                <w:color w:val="000000" w:themeColor="text1"/>
              </w:rPr>
              <w:t>SWRS_APP_STATE_29</w:t>
            </w:r>
          </w:p>
        </w:tc>
      </w:tr>
      <w:tr w:rsidR="00A55B53" w:rsidRPr="00123177" w14:paraId="1A55661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6453C29"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21A21F" w14:textId="77777777" w:rsidR="00A55B53" w:rsidRPr="00123177" w:rsidRDefault="00A55B53" w:rsidP="00535342">
            <w:pPr>
              <w:rPr>
                <w:rFonts w:eastAsia="Arial"/>
                <w:color w:val="000000" w:themeColor="text1"/>
              </w:rPr>
            </w:pPr>
            <w:r w:rsidRPr="00123177">
              <w:rPr>
                <w:rFonts w:eastAsia="Arial"/>
                <w:color w:val="000000" w:themeColor="text1"/>
              </w:rPr>
              <w:t>SDS-HVDCDC-266</w:t>
            </w:r>
          </w:p>
        </w:tc>
      </w:tr>
      <w:tr w:rsidR="00A55B53" w:rsidRPr="00123177" w14:paraId="6A747C2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93955BE"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9B4360" w14:textId="77777777" w:rsidR="00A55B53" w:rsidRPr="00123177" w:rsidRDefault="00A55B53" w:rsidP="00535342">
            <w:pPr>
              <w:rPr>
                <w:rFonts w:eastAsia="Arial"/>
                <w:color w:val="000000" w:themeColor="text1"/>
              </w:rPr>
            </w:pPr>
            <w:r w:rsidRPr="00123177">
              <w:t>B-Sample/PF2.0</w:t>
            </w:r>
          </w:p>
        </w:tc>
      </w:tr>
      <w:tr w:rsidR="00A55B53" w:rsidRPr="00123177" w14:paraId="4615B681"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11CD0DC4"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95C0E5" w14:textId="77777777" w:rsidR="00A55B53" w:rsidRPr="00123177" w:rsidRDefault="00A55B53" w:rsidP="00535342">
            <w:pPr>
              <w:rPr>
                <w:rFonts w:eastAsia="Arial"/>
                <w:szCs w:val="20"/>
              </w:rPr>
            </w:pPr>
            <w:r w:rsidRPr="00123177">
              <w:rPr>
                <w:rFonts w:eastAsia="Arial"/>
                <w:szCs w:val="20"/>
              </w:rPr>
              <w:t>The HVDCDC shall command to unlatch the HVDCDC level 2 faults if fault unlatching pre-conditions are met</w:t>
            </w:r>
            <w:r w:rsidRPr="00123177">
              <w:t>.</w:t>
            </w:r>
          </w:p>
        </w:tc>
      </w:tr>
      <w:tr w:rsidR="00A55B53" w:rsidRPr="00123177" w14:paraId="674BECE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075E3D"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B71FCE" w14:textId="77777777" w:rsidR="00A55B53" w:rsidRPr="00123177" w:rsidRDefault="00A55B53" w:rsidP="00535342">
            <w:r w:rsidRPr="00123177">
              <w:t>No Such derived requirement is applicable.</w:t>
            </w:r>
          </w:p>
        </w:tc>
      </w:tr>
      <w:tr w:rsidR="00A55B53" w:rsidRPr="00123177" w14:paraId="3925960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6CCA6FF"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2F643F"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64A44DC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1F9A63E"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6B8399" w14:textId="77777777" w:rsidR="00A55B53" w:rsidRPr="00123177" w:rsidRDefault="00A55B53" w:rsidP="00535342">
            <w:pPr>
              <w:spacing w:line="259" w:lineRule="auto"/>
            </w:pPr>
            <w:r w:rsidRPr="00123177">
              <w:t>Application shall start transitioning to substate “Unlatch_main_control” once meets the conditions mentioned in “Process” Section</w:t>
            </w:r>
          </w:p>
        </w:tc>
      </w:tr>
      <w:tr w:rsidR="00A55B53" w:rsidRPr="00123177" w14:paraId="508814F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49039F"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1C97F2" w14:textId="77777777" w:rsidR="00A55B53" w:rsidRPr="00123177" w:rsidRDefault="00A55B53" w:rsidP="00535342">
            <w:pPr>
              <w:spacing w:line="259" w:lineRule="auto"/>
              <w:rPr>
                <w:rFonts w:eastAsia="Arial"/>
              </w:rPr>
            </w:pPr>
            <w:r w:rsidRPr="00123177">
              <w:rPr>
                <w:rFonts w:eastAsia="Arial"/>
                <w:color w:val="000000" w:themeColor="text1"/>
                <w:szCs w:val="20"/>
              </w:rPr>
              <w:t>1. Application transitioned the state to “</w:t>
            </w:r>
            <w:r w:rsidRPr="00123177">
              <w:t>Unlatch_main_control</w:t>
            </w:r>
            <w:r w:rsidRPr="00123177">
              <w:rPr>
                <w:rFonts w:eastAsia="Arial"/>
              </w:rPr>
              <w:t>”</w:t>
            </w:r>
          </w:p>
          <w:p w14:paraId="3DFDE6B2"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lastRenderedPageBreak/>
              <w:t>2. HVDCDC shall set NHVDCDCStatusDebug = 0x10 "FaultyUnlatch_ClearSys</w:t>
            </w:r>
          </w:p>
        </w:tc>
      </w:tr>
      <w:tr w:rsidR="00A55B53" w:rsidRPr="00123177" w14:paraId="4BD42D8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F98A9C3"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B55E80"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The conditions for “</w:t>
            </w:r>
            <w:r w:rsidRPr="00123177">
              <w:t>Unlatch_main_control</w:t>
            </w:r>
            <w:r w:rsidRPr="00123177">
              <w:rPr>
                <w:rFonts w:eastAsia="Arial"/>
                <w:color w:val="000000" w:themeColor="text1"/>
                <w:szCs w:val="20"/>
              </w:rPr>
              <w:t>” to get trigger as below:</w:t>
            </w:r>
          </w:p>
          <w:p w14:paraId="3EF74B56" w14:textId="77777777" w:rsidR="00A55B53" w:rsidRPr="00123177" w:rsidRDefault="00A55B53" w:rsidP="00535342">
            <w:pPr>
              <w:spacing w:line="259" w:lineRule="auto"/>
              <w:rPr>
                <w:rFonts w:eastAsia="Arial"/>
              </w:rPr>
            </w:pPr>
            <w:r w:rsidRPr="00123177">
              <w:rPr>
                <w:rFonts w:eastAsia="Arial"/>
              </w:rPr>
              <w:t xml:space="preserve"> The status of Power module is not faulty.</w:t>
            </w:r>
          </w:p>
          <w:p w14:paraId="3011FF61" w14:textId="77777777" w:rsidR="00A55B53" w:rsidRPr="00123177" w:rsidRDefault="00A55B53" w:rsidP="00535342">
            <w:pPr>
              <w:pStyle w:val="ListParagraph"/>
              <w:spacing w:line="259" w:lineRule="auto"/>
              <w:rPr>
                <w:rFonts w:eastAsia="Arial"/>
              </w:rPr>
            </w:pPr>
            <w:r w:rsidRPr="00123177">
              <w:rPr>
                <w:rFonts w:eastAsia="Arial"/>
              </w:rPr>
              <w:t>AND</w:t>
            </w:r>
          </w:p>
          <w:p w14:paraId="3D7EFD9C" w14:textId="77777777" w:rsidR="00A55B53" w:rsidRPr="00123177" w:rsidRDefault="00A55B53" w:rsidP="00535342">
            <w:pPr>
              <w:spacing w:line="259" w:lineRule="auto"/>
              <w:rPr>
                <w:rFonts w:eastAsia="Arial"/>
              </w:rPr>
            </w:pPr>
            <w:r w:rsidRPr="00123177">
              <w:rPr>
                <w:rFonts w:eastAsia="Arial"/>
              </w:rPr>
              <w:t xml:space="preserve"> NFaultUnlatchRequestHVDCDC == 0x1</w:t>
            </w:r>
          </w:p>
        </w:tc>
      </w:tr>
      <w:tr w:rsidR="00A55B53" w:rsidRPr="00123177" w14:paraId="2FFB405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5E458EF"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349314" w14:textId="77777777" w:rsidR="00A55B53" w:rsidRPr="00123177" w:rsidRDefault="00A55B53" w:rsidP="00535342">
            <w:r w:rsidRPr="00123177">
              <w:t>No such mandatory fields is applicable.</w:t>
            </w:r>
          </w:p>
        </w:tc>
      </w:tr>
      <w:tr w:rsidR="00A55B53" w:rsidRPr="00123177" w14:paraId="345084B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4DFBD17"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660EBF" w14:textId="77777777" w:rsidR="00A55B53" w:rsidRPr="00123177" w:rsidRDefault="00A55B53" w:rsidP="00535342">
            <w:r w:rsidRPr="00123177">
              <w:t>If the power module is not in faulty state NHVDCDCFault = 0.</w:t>
            </w:r>
          </w:p>
        </w:tc>
      </w:tr>
      <w:tr w:rsidR="00A55B53" w:rsidRPr="00123177" w14:paraId="42B77B5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00107DA"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96EAB9" w14:textId="77777777" w:rsidR="00A55B53" w:rsidRPr="00123177" w:rsidRDefault="00A55B53" w:rsidP="00535342">
            <w:r w:rsidRPr="00123177">
              <w:rPr>
                <w:szCs w:val="20"/>
              </w:rPr>
              <w:t>Default values shall be applicable with respect to Pre-Loaded Values</w:t>
            </w:r>
          </w:p>
        </w:tc>
      </w:tr>
      <w:tr w:rsidR="00A55B53" w:rsidRPr="00123177" w14:paraId="0DD90F4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403CB65"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9E8ECC" w14:textId="77777777" w:rsidR="00A55B53" w:rsidRPr="00123177" w:rsidRDefault="00A55B53" w:rsidP="00535342">
            <w:r w:rsidRPr="00123177">
              <w:rPr>
                <w:szCs w:val="20"/>
              </w:rPr>
              <w:t>Valid range value is not required.</w:t>
            </w:r>
          </w:p>
        </w:tc>
      </w:tr>
      <w:tr w:rsidR="00A55B53" w:rsidRPr="00123177" w14:paraId="5D8F4B5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B2C4201"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ECFC13" w14:textId="77777777" w:rsidR="00A55B53" w:rsidRPr="00123177" w:rsidRDefault="00A55B53" w:rsidP="00535342">
            <w:r w:rsidRPr="00123177">
              <w:rPr>
                <w:szCs w:val="20"/>
              </w:rPr>
              <w:t>Data latency period is not applicable</w:t>
            </w:r>
          </w:p>
        </w:tc>
      </w:tr>
      <w:tr w:rsidR="00A55B53" w:rsidRPr="00123177" w14:paraId="5BAC876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D49BAF8"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9693AF" w14:textId="77777777" w:rsidR="00A55B53" w:rsidRPr="00123177" w:rsidRDefault="00A55B53" w:rsidP="00535342">
            <w:r w:rsidRPr="00123177">
              <w:rPr>
                <w:szCs w:val="20"/>
              </w:rPr>
              <w:t>Data Retention period is not applicable.</w:t>
            </w:r>
          </w:p>
        </w:tc>
      </w:tr>
      <w:tr w:rsidR="00A55B53" w:rsidRPr="00123177" w14:paraId="781EA2B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4D24FCF"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4C7B30" w14:textId="77777777" w:rsidR="00A55B53" w:rsidRPr="00123177" w:rsidRDefault="00A55B53" w:rsidP="00535342">
            <w:r w:rsidRPr="00123177">
              <w:rPr>
                <w:szCs w:val="20"/>
              </w:rPr>
              <w:t>Data rate is not applicable.</w:t>
            </w:r>
          </w:p>
        </w:tc>
      </w:tr>
      <w:tr w:rsidR="00A55B53" w:rsidRPr="00123177" w14:paraId="0138F75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567013"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1657F3"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1E2917F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74C9F4"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743BDA" w14:textId="77777777" w:rsidR="00A55B53" w:rsidRPr="00123177" w:rsidRDefault="00A55B53" w:rsidP="00535342">
            <w:r w:rsidRPr="00123177">
              <w:rPr>
                <w:szCs w:val="20"/>
              </w:rPr>
              <w:t>Temporal event is not applicable.</w:t>
            </w:r>
          </w:p>
        </w:tc>
      </w:tr>
      <w:tr w:rsidR="00A55B53" w:rsidRPr="00123177" w14:paraId="33B5FC5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8909F7" w14:textId="77777777" w:rsidR="00A55B53" w:rsidRPr="00123177" w:rsidRDefault="00A55B53" w:rsidP="00535342">
            <w:r w:rsidRPr="00123177">
              <w:rPr>
                <w:rFonts w:eastAsia="Arial"/>
                <w:color w:val="000000" w:themeColor="text1"/>
                <w:szCs w:val="20"/>
              </w:rPr>
              <w:t xml:space="preserve">Validation Rules/ </w:t>
            </w:r>
          </w:p>
          <w:p w14:paraId="09501B28"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2E7983" w14:textId="77777777" w:rsidR="00A55B53" w:rsidRPr="00123177" w:rsidRDefault="00A55B53" w:rsidP="00535342">
            <w:pPr>
              <w:pStyle w:val="TableText"/>
              <w:snapToGrid w:val="0"/>
            </w:pPr>
            <w:r w:rsidRPr="00123177">
              <w:rPr>
                <w:szCs w:val="20"/>
              </w:rPr>
              <w:t>Verify the CAN messages and CAN signal mentioned in input and out section on CANalyzer Tool.</w:t>
            </w:r>
          </w:p>
          <w:p w14:paraId="4EF88855" w14:textId="77777777" w:rsidR="00A55B53" w:rsidRPr="00123177" w:rsidRDefault="00A55B53" w:rsidP="00535342">
            <w:pPr>
              <w:pStyle w:val="TableText"/>
              <w:snapToGrid w:val="0"/>
            </w:pPr>
            <w:r w:rsidRPr="00123177">
              <w:t>1. The HVHVDCDC shall command to unlatch the main controller faults (HVDCDC level 2 faults).</w:t>
            </w:r>
          </w:p>
          <w:p w14:paraId="2F92F461" w14:textId="77777777" w:rsidR="00A55B53" w:rsidRPr="00123177" w:rsidRDefault="00A55B53" w:rsidP="00535342">
            <w:pPr>
              <w:pStyle w:val="TableText"/>
              <w:snapToGrid w:val="0"/>
            </w:pPr>
            <w:r w:rsidRPr="00123177">
              <w:t>2. The HVHVDCDC shall set NHVDCDCStatusDebug = 0x10 "FaultyUnlatch_</w:t>
            </w:r>
            <w:commentRangeStart w:id="146"/>
            <w:commentRangeStart w:id="147"/>
            <w:r w:rsidRPr="00123177">
              <w:t>ClearSys</w:t>
            </w:r>
            <w:commentRangeEnd w:id="146"/>
            <w:r w:rsidRPr="00123177">
              <w:rPr>
                <w:rStyle w:val="CommentReference"/>
                <w:sz w:val="24"/>
                <w:szCs w:val="24"/>
              </w:rPr>
              <w:commentReference w:id="146"/>
            </w:r>
            <w:commentRangeEnd w:id="147"/>
            <w:r w:rsidRPr="00123177">
              <w:rPr>
                <w:rStyle w:val="CommentReference"/>
                <w:sz w:val="24"/>
                <w:szCs w:val="24"/>
              </w:rPr>
              <w:commentReference w:id="147"/>
            </w:r>
            <w:r w:rsidRPr="00123177">
              <w:t>".</w:t>
            </w:r>
          </w:p>
        </w:tc>
      </w:tr>
      <w:tr w:rsidR="00A55B53" w:rsidRPr="00123177" w14:paraId="7C1E31F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9F4E6E"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90B936" w14:textId="77777777" w:rsidR="00A55B53" w:rsidRPr="00123177" w:rsidRDefault="00A55B53" w:rsidP="00535342">
            <w:r w:rsidRPr="00123177">
              <w:rPr>
                <w:szCs w:val="20"/>
              </w:rPr>
              <w:t>Constraints is not applicable.</w:t>
            </w:r>
          </w:p>
        </w:tc>
      </w:tr>
      <w:tr w:rsidR="00A55B53" w:rsidRPr="00123177" w14:paraId="7B26A31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D70D443"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8BD2E6" w14:textId="77777777" w:rsidR="00A55B53" w:rsidRPr="00123177" w:rsidRDefault="00A55B53" w:rsidP="00535342">
            <w:r w:rsidRPr="00123177">
              <w:rPr>
                <w:szCs w:val="20"/>
              </w:rPr>
              <w:t>No effects on other system</w:t>
            </w:r>
          </w:p>
        </w:tc>
      </w:tr>
      <w:tr w:rsidR="00A55B53" w:rsidRPr="00123177" w14:paraId="544D6C6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44C560C" w14:textId="77777777" w:rsidR="00A55B53" w:rsidRPr="00123177" w:rsidRDefault="00A55B53" w:rsidP="00535342">
            <w:r w:rsidRPr="00123177">
              <w:rPr>
                <w:rFonts w:eastAsia="Arial"/>
                <w:color w:val="000000" w:themeColor="text1"/>
                <w:szCs w:val="20"/>
              </w:rPr>
              <w:t>Testability with respect to test environment</w:t>
            </w:r>
          </w:p>
          <w:p w14:paraId="4F8DBAFD" w14:textId="77777777" w:rsidR="00A55B53" w:rsidRPr="00123177" w:rsidRDefault="00A55B53" w:rsidP="00535342">
            <w:r w:rsidRPr="00123177">
              <w:rPr>
                <w:rFonts w:eastAsia="Arial"/>
                <w:color w:val="000000" w:themeColor="text1"/>
                <w:szCs w:val="20"/>
              </w:rPr>
              <w:t>(Yes/No)</w:t>
            </w:r>
          </w:p>
          <w:p w14:paraId="0B4B5155" w14:textId="77777777" w:rsidR="00A55B53" w:rsidRPr="00123177" w:rsidRDefault="00A55B53" w:rsidP="00535342">
            <w:r w:rsidRPr="00123177">
              <w:rPr>
                <w:rFonts w:eastAsia="Arial"/>
                <w:i/>
                <w:iCs/>
                <w:color w:val="000000" w:themeColor="text1"/>
                <w:szCs w:val="20"/>
              </w:rPr>
              <w:t xml:space="preserve">Note: Mention in </w:t>
            </w:r>
            <w:r w:rsidRPr="00123177">
              <w:rPr>
                <w:rFonts w:eastAsia="Arial"/>
                <w:i/>
                <w:iCs/>
                <w:color w:val="000000" w:themeColor="text1"/>
                <w:szCs w:val="20"/>
              </w:rPr>
              <w:lastRenderedPageBreak/>
              <w:t>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7BE00D" w14:textId="77777777" w:rsidR="00A55B53" w:rsidRPr="00123177" w:rsidRDefault="00A55B53" w:rsidP="00535342">
            <w:pPr>
              <w:pStyle w:val="TableText"/>
              <w:snapToGrid w:val="0"/>
            </w:pPr>
            <w:r w:rsidRPr="00123177">
              <w:lastRenderedPageBreak/>
              <w:t>YES</w:t>
            </w:r>
          </w:p>
          <w:p w14:paraId="224F3914" w14:textId="77777777" w:rsidR="00A55B53" w:rsidRPr="00123177" w:rsidRDefault="00A55B53" w:rsidP="00535342"/>
        </w:tc>
      </w:tr>
      <w:tr w:rsidR="00A55B53" w:rsidRPr="00123177" w14:paraId="44F5E72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943EDAE" w14:textId="77777777" w:rsidR="00A55B53" w:rsidRPr="00123177" w:rsidRDefault="00A55B53" w:rsidP="00535342">
            <w:r w:rsidRPr="00123177">
              <w:rPr>
                <w:rFonts w:eastAsia="Arial"/>
                <w:color w:val="000000" w:themeColor="text1"/>
                <w:szCs w:val="20"/>
              </w:rPr>
              <w:t>Feasible within project constraints</w:t>
            </w:r>
          </w:p>
          <w:p w14:paraId="7E01EC45" w14:textId="77777777" w:rsidR="00A55B53" w:rsidRPr="00123177" w:rsidRDefault="00A55B53" w:rsidP="00535342">
            <w:r w:rsidRPr="00123177">
              <w:rPr>
                <w:rFonts w:eastAsia="Arial"/>
                <w:color w:val="000000" w:themeColor="text1"/>
                <w:szCs w:val="20"/>
              </w:rPr>
              <w:t>(Yes/No)</w:t>
            </w:r>
          </w:p>
          <w:p w14:paraId="2AD21EE2"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F79BD7" w14:textId="77777777" w:rsidR="00A55B53" w:rsidRPr="00123177" w:rsidRDefault="00A55B53" w:rsidP="00535342">
            <w:pPr>
              <w:pStyle w:val="TableText"/>
              <w:snapToGrid w:val="0"/>
            </w:pPr>
            <w:r w:rsidRPr="00123177">
              <w:t>YES</w:t>
            </w:r>
          </w:p>
          <w:p w14:paraId="0B227BD9" w14:textId="77777777" w:rsidR="00A55B53" w:rsidRPr="00123177" w:rsidRDefault="00A55B53" w:rsidP="00535342"/>
        </w:tc>
      </w:tr>
      <w:tr w:rsidR="00A55B53" w:rsidRPr="00123177" w14:paraId="4945407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8B1D3A2" w14:textId="77777777" w:rsidR="00A55B53" w:rsidRPr="00123177" w:rsidRDefault="00A55B53" w:rsidP="00535342">
            <w:r w:rsidRPr="00123177">
              <w:rPr>
                <w:rFonts w:eastAsia="Arial"/>
                <w:color w:val="000000" w:themeColor="text1"/>
                <w:szCs w:val="20"/>
              </w:rPr>
              <w:t>Critical</w:t>
            </w:r>
          </w:p>
          <w:p w14:paraId="4910A91F"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34D7BD" w14:textId="77777777" w:rsidR="00A55B53" w:rsidRPr="00123177" w:rsidRDefault="00A55B53" w:rsidP="00535342">
            <w:r w:rsidRPr="00123177">
              <w:t>YES</w:t>
            </w:r>
          </w:p>
        </w:tc>
      </w:tr>
      <w:tr w:rsidR="00A55B53" w:rsidRPr="00123177" w14:paraId="1CDE2E0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0C69755"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A84EA6" w14:textId="77777777" w:rsidR="00A55B53" w:rsidRPr="00123177" w:rsidRDefault="00A55B53" w:rsidP="00535342">
            <w:r w:rsidRPr="00123177">
              <w:t>Acceptance Criteria for this requirement should be as per SECTION-6 ACCEPTANCE CRITERIA</w:t>
            </w:r>
          </w:p>
        </w:tc>
      </w:tr>
    </w:tbl>
    <w:p w14:paraId="129924FB" w14:textId="77777777" w:rsidR="00A55B53" w:rsidRPr="00123177" w:rsidRDefault="00A55B53" w:rsidP="00A55B53"/>
    <w:p w14:paraId="182C6184" w14:textId="77777777" w:rsidR="00A55B53" w:rsidRPr="00123177" w:rsidRDefault="00A55B53" w:rsidP="00A55B53"/>
    <w:p w14:paraId="79A5BE7F" w14:textId="77777777" w:rsidR="00A55B53" w:rsidRPr="00123177" w:rsidRDefault="00A55B53" w:rsidP="00A55B53">
      <w:pPr>
        <w:pStyle w:val="Heading5"/>
        <w:rPr>
          <w:sz w:val="20"/>
          <w:szCs w:val="20"/>
        </w:rPr>
      </w:pPr>
      <w:r w:rsidRPr="00123177">
        <w:rPr>
          <w:rFonts w:eastAsia="Arial"/>
          <w:sz w:val="20"/>
          <w:szCs w:val="20"/>
        </w:rPr>
        <w:t>Requirements for transition back to “Faulty” state from “Fault_Unlatching” state.</w:t>
      </w:r>
    </w:p>
    <w:p w14:paraId="6689FB28" w14:textId="77777777" w:rsidR="00A55B53" w:rsidRPr="00123177" w:rsidRDefault="00A55B53" w:rsidP="00A55B53"/>
    <w:tbl>
      <w:tblPr>
        <w:tblW w:w="9300" w:type="dxa"/>
        <w:tblInd w:w="103" w:type="dxa"/>
        <w:tblLook w:val="06A0" w:firstRow="1" w:lastRow="0" w:firstColumn="1" w:lastColumn="0" w:noHBand="1" w:noVBand="1"/>
      </w:tblPr>
      <w:tblGrid>
        <w:gridCol w:w="1456"/>
        <w:gridCol w:w="7844"/>
      </w:tblGrid>
      <w:tr w:rsidR="00A55B53" w:rsidRPr="00123177" w14:paraId="39BEB14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6751275"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452060B" w14:textId="77777777" w:rsidR="00A55B53" w:rsidRPr="00123177" w:rsidRDefault="00A55B53" w:rsidP="00535342">
            <w:r w:rsidRPr="00123177">
              <w:rPr>
                <w:rFonts w:eastAsia="Arial"/>
                <w:b/>
                <w:bCs/>
                <w:color w:val="000000" w:themeColor="text1"/>
                <w:szCs w:val="20"/>
              </w:rPr>
              <w:t>Description</w:t>
            </w:r>
          </w:p>
        </w:tc>
      </w:tr>
      <w:tr w:rsidR="00A55B53" w:rsidRPr="00123177" w14:paraId="55CE3A1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3A3F677"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330EDF" w14:textId="77777777" w:rsidR="00A55B53" w:rsidRPr="00123177" w:rsidRDefault="00A55B53" w:rsidP="00535342">
            <w:r w:rsidRPr="00123177">
              <w:rPr>
                <w:rFonts w:eastAsia="Arial"/>
                <w:color w:val="000000" w:themeColor="text1"/>
              </w:rPr>
              <w:t>SWRS_APP_STATE_30</w:t>
            </w:r>
          </w:p>
        </w:tc>
      </w:tr>
      <w:tr w:rsidR="00A55B53" w:rsidRPr="00123177" w14:paraId="32986940"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3980761"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6011D1" w14:textId="77777777" w:rsidR="00A55B53" w:rsidRPr="00123177" w:rsidRDefault="00A55B53" w:rsidP="00535342">
            <w:pPr>
              <w:rPr>
                <w:rFonts w:eastAsia="Arial"/>
                <w:color w:val="000000" w:themeColor="text1"/>
              </w:rPr>
            </w:pPr>
            <w:r w:rsidRPr="00123177">
              <w:rPr>
                <w:rFonts w:eastAsia="Arial"/>
                <w:color w:val="000000" w:themeColor="text1"/>
              </w:rPr>
              <w:t>SDS-HVDCDC-164</w:t>
            </w:r>
          </w:p>
        </w:tc>
      </w:tr>
      <w:tr w:rsidR="00A55B53" w:rsidRPr="00123177" w14:paraId="07A1040A"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C0A8C6D"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B9F2B5" w14:textId="77777777" w:rsidR="00A55B53" w:rsidRPr="00123177" w:rsidRDefault="00A55B53" w:rsidP="00535342">
            <w:pPr>
              <w:rPr>
                <w:rFonts w:eastAsia="Arial"/>
                <w:color w:val="000000" w:themeColor="text1"/>
              </w:rPr>
            </w:pPr>
            <w:r w:rsidRPr="00123177">
              <w:t>A-Sample/PF1.0</w:t>
            </w:r>
          </w:p>
        </w:tc>
      </w:tr>
      <w:tr w:rsidR="00A55B53" w:rsidRPr="00123177" w14:paraId="787C155D"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4724B7E4"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AF91DF" w14:textId="77777777" w:rsidR="00A55B53" w:rsidRPr="00123177" w:rsidRDefault="00A55B53" w:rsidP="00535342">
            <w:pPr>
              <w:rPr>
                <w:rFonts w:eastAsia="Arial"/>
                <w:szCs w:val="20"/>
              </w:rPr>
            </w:pPr>
            <w:r w:rsidRPr="00123177">
              <w:rPr>
                <w:rFonts w:eastAsia="Arial"/>
                <w:szCs w:val="20"/>
              </w:rPr>
              <w:t>The application shall be able to transit back to “Faulty” state from “Fault_Unlatching” state.</w:t>
            </w:r>
          </w:p>
        </w:tc>
      </w:tr>
      <w:tr w:rsidR="00A55B53" w:rsidRPr="00123177" w14:paraId="2F85C4F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B4C8C91"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B97336" w14:textId="77777777" w:rsidR="00A55B53" w:rsidRPr="00123177" w:rsidRDefault="00A55B53" w:rsidP="00535342">
            <w:r w:rsidRPr="00123177">
              <w:t>No Such derived requirement is applicable.</w:t>
            </w:r>
          </w:p>
        </w:tc>
      </w:tr>
      <w:tr w:rsidR="00A55B53" w:rsidRPr="00123177" w14:paraId="671C8FB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9E23C94"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AD57B"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5113757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DC377D7"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D94AB2" w14:textId="77777777" w:rsidR="00A55B53" w:rsidRPr="00123177" w:rsidRDefault="00A55B53" w:rsidP="00535342">
            <w:pPr>
              <w:spacing w:line="259" w:lineRule="auto"/>
            </w:pPr>
            <w:r w:rsidRPr="00123177">
              <w:t>Application shall start transitioning back to state “Faulty” once meets the conditions mentioned in “Process” Section</w:t>
            </w:r>
          </w:p>
        </w:tc>
      </w:tr>
      <w:tr w:rsidR="00A55B53" w:rsidRPr="00123177" w14:paraId="7E18415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28E3829"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0D663E"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w:t>
            </w:r>
            <w:r w:rsidRPr="00123177">
              <w:rPr>
                <w:rFonts w:eastAsia="Arial"/>
              </w:rPr>
              <w:t xml:space="preserve">Faulty” and transits through internal substates of Faulty states as described in the section </w:t>
            </w:r>
            <w:r w:rsidRPr="00123177">
              <w:rPr>
                <w:rFonts w:eastAsia="Arial"/>
                <w:b/>
                <w:bCs/>
              </w:rPr>
              <w:t>4.2.5</w:t>
            </w:r>
          </w:p>
        </w:tc>
      </w:tr>
      <w:tr w:rsidR="00A55B53" w:rsidRPr="00123177" w14:paraId="4D71C6C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38FD199"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687B2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The conditions for “</w:t>
            </w:r>
            <w:r w:rsidRPr="00123177">
              <w:rPr>
                <w:rFonts w:eastAsia="Arial"/>
              </w:rPr>
              <w:t>Faulty</w:t>
            </w:r>
            <w:r w:rsidRPr="00123177">
              <w:rPr>
                <w:rFonts w:eastAsia="Arial"/>
                <w:color w:val="000000" w:themeColor="text1"/>
                <w:szCs w:val="20"/>
              </w:rPr>
              <w:t>” to get trigger from “Fault_Unlatching” state as below:</w:t>
            </w:r>
          </w:p>
          <w:p w14:paraId="264A47B7" w14:textId="77777777" w:rsidR="00A55B53" w:rsidRPr="00123177" w:rsidRDefault="00A55B53" w:rsidP="00535342">
            <w:pPr>
              <w:pStyle w:val="ListParagraph"/>
              <w:numPr>
                <w:ilvl w:val="0"/>
                <w:numId w:val="30"/>
              </w:numPr>
              <w:spacing w:line="259" w:lineRule="auto"/>
              <w:rPr>
                <w:rFonts w:eastAsia="Arial"/>
              </w:rPr>
            </w:pPr>
            <w:r w:rsidRPr="00123177">
              <w:rPr>
                <w:rFonts w:eastAsia="Arial"/>
              </w:rPr>
              <w:t>The power module fault clearing is not successful within a calibratable period time.</w:t>
            </w:r>
          </w:p>
          <w:p w14:paraId="0AADED35" w14:textId="77777777" w:rsidR="00A55B53" w:rsidRPr="00123177" w:rsidRDefault="00A55B53" w:rsidP="00535342">
            <w:pPr>
              <w:pStyle w:val="ListParagraph"/>
              <w:numPr>
                <w:ilvl w:val="0"/>
                <w:numId w:val="30"/>
              </w:numPr>
              <w:spacing w:line="259" w:lineRule="auto"/>
              <w:rPr>
                <w:rFonts w:eastAsia="Arial"/>
              </w:rPr>
            </w:pPr>
            <w:r w:rsidRPr="00123177">
              <w:rPr>
                <w:rFonts w:eastAsia="Arial"/>
              </w:rPr>
              <w:lastRenderedPageBreak/>
              <w:t>The power module reports critical faults (“Level 2”)</w:t>
            </w:r>
          </w:p>
        </w:tc>
      </w:tr>
      <w:tr w:rsidR="00A55B53" w:rsidRPr="00123177" w14:paraId="69D2F0C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0E450F6"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02A077" w14:textId="77777777" w:rsidR="00A55B53" w:rsidRPr="00123177" w:rsidRDefault="00A55B53" w:rsidP="00535342">
            <w:r w:rsidRPr="00123177">
              <w:t>No such mandatory fields is applicable.</w:t>
            </w:r>
          </w:p>
        </w:tc>
      </w:tr>
      <w:tr w:rsidR="00A55B53" w:rsidRPr="00123177" w14:paraId="5752BC1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C6C3D16"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706EAD" w14:textId="77777777" w:rsidR="00A55B53" w:rsidRPr="00123177" w:rsidRDefault="00A55B53" w:rsidP="00535342">
            <w:r w:rsidRPr="00123177">
              <w:t>NHVDCDCStatus = 0x6, NHVDCDCStatusDebug = 0x10, NHVDCDCFault = 0x03.</w:t>
            </w:r>
          </w:p>
        </w:tc>
      </w:tr>
      <w:tr w:rsidR="00A55B53" w:rsidRPr="00123177" w14:paraId="58E1E96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067EA5"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3553F0" w14:textId="77777777" w:rsidR="00A55B53" w:rsidRPr="00123177" w:rsidRDefault="00A55B53" w:rsidP="00535342">
            <w:r w:rsidRPr="00123177">
              <w:rPr>
                <w:szCs w:val="20"/>
              </w:rPr>
              <w:t>Default values shall be applicable with respect to Pre-Loaded Values</w:t>
            </w:r>
          </w:p>
        </w:tc>
      </w:tr>
      <w:tr w:rsidR="00A55B53" w:rsidRPr="00123177" w14:paraId="5B00745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C46F6E"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F3CCB1" w14:textId="77777777" w:rsidR="00A55B53" w:rsidRPr="00123177" w:rsidRDefault="00A55B53" w:rsidP="00535342">
            <w:r w:rsidRPr="00123177">
              <w:t>Valid range of Values is not applicable</w:t>
            </w:r>
          </w:p>
        </w:tc>
      </w:tr>
      <w:tr w:rsidR="00A55B53" w:rsidRPr="00123177" w14:paraId="28D7333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7C5033"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1D9483" w14:textId="77777777" w:rsidR="00A55B53" w:rsidRPr="00123177" w:rsidRDefault="00A55B53" w:rsidP="00535342">
            <w:r w:rsidRPr="00123177">
              <w:rPr>
                <w:szCs w:val="20"/>
              </w:rPr>
              <w:t>Data latency period is not applicable</w:t>
            </w:r>
          </w:p>
        </w:tc>
      </w:tr>
      <w:tr w:rsidR="00A55B53" w:rsidRPr="00123177" w14:paraId="220257B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D4A5B6"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E62411" w14:textId="77777777" w:rsidR="00A55B53" w:rsidRPr="00123177" w:rsidRDefault="00A55B53" w:rsidP="00535342">
            <w:r w:rsidRPr="00123177">
              <w:rPr>
                <w:szCs w:val="20"/>
              </w:rPr>
              <w:t>Data Retention period is not applicable.</w:t>
            </w:r>
          </w:p>
        </w:tc>
      </w:tr>
      <w:tr w:rsidR="00A55B53" w:rsidRPr="00123177" w14:paraId="4A5140D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EEB385B"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DDDC18" w14:textId="77777777" w:rsidR="00A55B53" w:rsidRPr="00123177" w:rsidRDefault="00A55B53" w:rsidP="00535342">
            <w:r w:rsidRPr="00123177">
              <w:rPr>
                <w:szCs w:val="20"/>
              </w:rPr>
              <w:t>Data rate is not applicable.</w:t>
            </w:r>
          </w:p>
        </w:tc>
      </w:tr>
      <w:tr w:rsidR="00A55B53" w:rsidRPr="00123177" w14:paraId="62286BE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3038F7"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062790"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3FB676E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3C00CF4"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BDC189" w14:textId="77777777" w:rsidR="00A55B53" w:rsidRPr="00123177" w:rsidRDefault="00A55B53" w:rsidP="00535342">
            <w:r w:rsidRPr="00123177">
              <w:rPr>
                <w:szCs w:val="20"/>
              </w:rPr>
              <w:t>Temporal event is not applicable.</w:t>
            </w:r>
          </w:p>
        </w:tc>
      </w:tr>
      <w:tr w:rsidR="00A55B53" w:rsidRPr="00123177" w14:paraId="3D36D59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5FBE5AA" w14:textId="77777777" w:rsidR="00A55B53" w:rsidRPr="00123177" w:rsidRDefault="00A55B53" w:rsidP="00535342">
            <w:r w:rsidRPr="00123177">
              <w:rPr>
                <w:rFonts w:eastAsia="Arial"/>
                <w:color w:val="000000" w:themeColor="text1"/>
                <w:szCs w:val="20"/>
              </w:rPr>
              <w:t xml:space="preserve">Validation Rules/ </w:t>
            </w:r>
          </w:p>
          <w:p w14:paraId="3BA6869F"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874FC2" w14:textId="77777777" w:rsidR="00A55B53" w:rsidRPr="00123177" w:rsidRDefault="00A55B53" w:rsidP="00535342">
            <w:pPr>
              <w:pStyle w:val="TableText"/>
              <w:snapToGrid w:val="0"/>
            </w:pPr>
            <w:r w:rsidRPr="00123177">
              <w:rPr>
                <w:szCs w:val="20"/>
              </w:rPr>
              <w:t>Verify the CAN messages and CAN signal mentioned in input and out section on CANalyzer Tool.</w:t>
            </w:r>
          </w:p>
          <w:p w14:paraId="280BC90D" w14:textId="77777777" w:rsidR="00A55B53" w:rsidRPr="00123177" w:rsidRDefault="00A55B53" w:rsidP="00535342">
            <w:pPr>
              <w:pStyle w:val="TableText"/>
              <w:numPr>
                <w:ilvl w:val="0"/>
                <w:numId w:val="31"/>
              </w:numPr>
              <w:snapToGrid w:val="0"/>
            </w:pPr>
            <w:r w:rsidRPr="00123177">
              <w:t>The HVHVDCDC shall Transit to "Faulty" state</w:t>
            </w:r>
          </w:p>
          <w:p w14:paraId="672CD010" w14:textId="77777777" w:rsidR="00A55B53" w:rsidRPr="00123177" w:rsidRDefault="00A55B53" w:rsidP="00535342">
            <w:pPr>
              <w:pStyle w:val="TableText"/>
              <w:numPr>
                <w:ilvl w:val="0"/>
                <w:numId w:val="31"/>
              </w:numPr>
              <w:snapToGrid w:val="0"/>
            </w:pPr>
            <w:r w:rsidRPr="00123177">
              <w:t xml:space="preserve">The HVHVDCDC shall </w:t>
            </w:r>
            <w:r w:rsidRPr="00123177">
              <w:rPr>
                <w:szCs w:val="20"/>
              </w:rPr>
              <w:t xml:space="preserve">set CAN Signal as </w:t>
            </w:r>
            <w:r w:rsidRPr="00123177">
              <w:t>NHVDCDCStatus = 0x6 "</w:t>
            </w:r>
            <w:commentRangeStart w:id="148"/>
            <w:commentRangeStart w:id="149"/>
            <w:r w:rsidRPr="00123177">
              <w:t>Faulty</w:t>
            </w:r>
            <w:commentRangeEnd w:id="148"/>
            <w:r w:rsidRPr="00123177">
              <w:rPr>
                <w:rStyle w:val="CommentReference"/>
                <w:sz w:val="24"/>
                <w:szCs w:val="24"/>
              </w:rPr>
              <w:commentReference w:id="148"/>
            </w:r>
            <w:commentRangeEnd w:id="149"/>
            <w:r w:rsidRPr="00123177">
              <w:rPr>
                <w:rStyle w:val="CommentReference"/>
                <w:sz w:val="24"/>
                <w:szCs w:val="24"/>
              </w:rPr>
              <w:commentReference w:id="149"/>
            </w:r>
            <w:r w:rsidRPr="00123177">
              <w:t>".</w:t>
            </w:r>
          </w:p>
        </w:tc>
      </w:tr>
      <w:tr w:rsidR="00A55B53" w:rsidRPr="00123177" w14:paraId="59AB81E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BAC211F"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7F8F5C" w14:textId="77777777" w:rsidR="00A55B53" w:rsidRPr="00123177" w:rsidRDefault="00A55B53" w:rsidP="00535342">
            <w:r w:rsidRPr="00123177">
              <w:rPr>
                <w:szCs w:val="20"/>
              </w:rPr>
              <w:t>Constraints is not applicable.</w:t>
            </w:r>
          </w:p>
        </w:tc>
      </w:tr>
      <w:tr w:rsidR="00A55B53" w:rsidRPr="00123177" w14:paraId="200F4BC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3A27D31"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A97C38" w14:textId="77777777" w:rsidR="00A55B53" w:rsidRPr="00123177" w:rsidRDefault="00A55B53" w:rsidP="00535342">
            <w:r w:rsidRPr="00123177">
              <w:rPr>
                <w:szCs w:val="20"/>
              </w:rPr>
              <w:t>No effects on other system</w:t>
            </w:r>
          </w:p>
        </w:tc>
      </w:tr>
      <w:tr w:rsidR="00A55B53" w:rsidRPr="00123177" w14:paraId="50B63A1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5DA1C09" w14:textId="77777777" w:rsidR="00A55B53" w:rsidRPr="00123177" w:rsidRDefault="00A55B53" w:rsidP="00535342">
            <w:r w:rsidRPr="00123177">
              <w:rPr>
                <w:rFonts w:eastAsia="Arial"/>
                <w:color w:val="000000" w:themeColor="text1"/>
                <w:szCs w:val="20"/>
              </w:rPr>
              <w:t>Testability with respect to test environment</w:t>
            </w:r>
          </w:p>
          <w:p w14:paraId="1B722E7C" w14:textId="77777777" w:rsidR="00A55B53" w:rsidRPr="00123177" w:rsidRDefault="00A55B53" w:rsidP="00535342">
            <w:r w:rsidRPr="00123177">
              <w:rPr>
                <w:rFonts w:eastAsia="Arial"/>
                <w:color w:val="000000" w:themeColor="text1"/>
                <w:szCs w:val="20"/>
              </w:rPr>
              <w:t>(Yes/No)</w:t>
            </w:r>
          </w:p>
          <w:p w14:paraId="066DFAC8"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3A72D1" w14:textId="77777777" w:rsidR="00A55B53" w:rsidRPr="00123177" w:rsidRDefault="00A55B53" w:rsidP="00535342">
            <w:pPr>
              <w:pStyle w:val="TableText"/>
              <w:snapToGrid w:val="0"/>
            </w:pPr>
            <w:r w:rsidRPr="00123177">
              <w:t>YES</w:t>
            </w:r>
          </w:p>
          <w:p w14:paraId="1153A38E" w14:textId="77777777" w:rsidR="00A55B53" w:rsidRPr="00123177" w:rsidRDefault="00A55B53" w:rsidP="00535342"/>
        </w:tc>
      </w:tr>
      <w:tr w:rsidR="00A55B53" w:rsidRPr="00123177" w14:paraId="388DA63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9DEF3A5" w14:textId="77777777" w:rsidR="00A55B53" w:rsidRPr="00123177" w:rsidRDefault="00A55B53" w:rsidP="00535342">
            <w:r w:rsidRPr="00123177">
              <w:rPr>
                <w:rFonts w:eastAsia="Arial"/>
                <w:color w:val="000000" w:themeColor="text1"/>
                <w:szCs w:val="20"/>
              </w:rPr>
              <w:lastRenderedPageBreak/>
              <w:t>Feasible within project constraints</w:t>
            </w:r>
          </w:p>
          <w:p w14:paraId="7935EDBC" w14:textId="77777777" w:rsidR="00A55B53" w:rsidRPr="00123177" w:rsidRDefault="00A55B53" w:rsidP="00535342">
            <w:r w:rsidRPr="00123177">
              <w:rPr>
                <w:rFonts w:eastAsia="Arial"/>
                <w:color w:val="000000" w:themeColor="text1"/>
                <w:szCs w:val="20"/>
              </w:rPr>
              <w:t>(Yes/No)</w:t>
            </w:r>
          </w:p>
          <w:p w14:paraId="24EE3B9C"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71A251" w14:textId="77777777" w:rsidR="00A55B53" w:rsidRPr="00123177" w:rsidRDefault="00A55B53" w:rsidP="00535342">
            <w:pPr>
              <w:pStyle w:val="TableText"/>
              <w:snapToGrid w:val="0"/>
            </w:pPr>
            <w:r w:rsidRPr="00123177">
              <w:t>YES</w:t>
            </w:r>
          </w:p>
          <w:p w14:paraId="3C6CE4AD" w14:textId="77777777" w:rsidR="00A55B53" w:rsidRPr="00123177" w:rsidRDefault="00A55B53" w:rsidP="00535342"/>
        </w:tc>
      </w:tr>
      <w:tr w:rsidR="00A55B53" w:rsidRPr="00123177" w14:paraId="6FEDF75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D2ECFB2" w14:textId="77777777" w:rsidR="00A55B53" w:rsidRPr="00123177" w:rsidRDefault="00A55B53" w:rsidP="00535342">
            <w:r w:rsidRPr="00123177">
              <w:rPr>
                <w:rFonts w:eastAsia="Arial"/>
                <w:color w:val="000000" w:themeColor="text1"/>
                <w:szCs w:val="20"/>
              </w:rPr>
              <w:t>Critical</w:t>
            </w:r>
          </w:p>
          <w:p w14:paraId="77E2A438"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C30043" w14:textId="77777777" w:rsidR="00A55B53" w:rsidRPr="00123177" w:rsidRDefault="00A55B53" w:rsidP="00535342">
            <w:r w:rsidRPr="00123177">
              <w:t>YES</w:t>
            </w:r>
          </w:p>
        </w:tc>
      </w:tr>
      <w:tr w:rsidR="00A55B53" w:rsidRPr="00123177" w14:paraId="6656942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7376947"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CE8F27" w14:textId="77777777" w:rsidR="00A55B53" w:rsidRPr="00123177" w:rsidRDefault="00A55B53" w:rsidP="00535342">
            <w:r w:rsidRPr="00123177">
              <w:t>Acceptance Criteria for this requirement should be as per SECTION-6 ACCEPTANCE CRITERIA</w:t>
            </w:r>
          </w:p>
        </w:tc>
      </w:tr>
    </w:tbl>
    <w:p w14:paraId="227E4C80" w14:textId="77777777" w:rsidR="00A55B53" w:rsidRPr="00123177" w:rsidRDefault="00A55B53" w:rsidP="00A55B53"/>
    <w:p w14:paraId="6249840B" w14:textId="77777777" w:rsidR="00A55B53" w:rsidRPr="00123177" w:rsidRDefault="00A55B53" w:rsidP="00A55B53"/>
    <w:p w14:paraId="395B8704" w14:textId="77777777" w:rsidR="00A55B53" w:rsidRPr="00123177" w:rsidRDefault="00A55B53" w:rsidP="00A55B53">
      <w:pPr>
        <w:pStyle w:val="Heading5"/>
        <w:rPr>
          <w:sz w:val="20"/>
          <w:szCs w:val="20"/>
        </w:rPr>
      </w:pPr>
      <w:r w:rsidRPr="00123177">
        <w:rPr>
          <w:rFonts w:eastAsia="Arial"/>
          <w:sz w:val="20"/>
          <w:szCs w:val="20"/>
        </w:rPr>
        <w:t>Requirements for transition to</w:t>
      </w:r>
      <w:r w:rsidRPr="00123177">
        <w:rPr>
          <w:rFonts w:eastAsia="Arial"/>
          <w:szCs w:val="20"/>
        </w:rPr>
        <w:t xml:space="preserve"> </w:t>
      </w:r>
      <w:r w:rsidRPr="00123177">
        <w:rPr>
          <w:rFonts w:eastAsia="Arial"/>
          <w:sz w:val="20"/>
          <w:szCs w:val="20"/>
        </w:rPr>
        <w:t>“Standby” state from “Fault_Unlatching” state.</w:t>
      </w:r>
    </w:p>
    <w:p w14:paraId="0757894F" w14:textId="77777777" w:rsidR="00A55B53" w:rsidRPr="00123177" w:rsidRDefault="00A55B53" w:rsidP="00A55B53"/>
    <w:tbl>
      <w:tblPr>
        <w:tblW w:w="9300" w:type="dxa"/>
        <w:tblInd w:w="103" w:type="dxa"/>
        <w:tblLook w:val="06A0" w:firstRow="1" w:lastRow="0" w:firstColumn="1" w:lastColumn="0" w:noHBand="1" w:noVBand="1"/>
      </w:tblPr>
      <w:tblGrid>
        <w:gridCol w:w="1456"/>
        <w:gridCol w:w="7844"/>
      </w:tblGrid>
      <w:tr w:rsidR="00A55B53" w:rsidRPr="00123177" w14:paraId="563058D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43B61E8"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527E2B0" w14:textId="77777777" w:rsidR="00A55B53" w:rsidRPr="00123177" w:rsidRDefault="00A55B53" w:rsidP="00535342">
            <w:r w:rsidRPr="00123177">
              <w:rPr>
                <w:rFonts w:eastAsia="Arial"/>
                <w:b/>
                <w:bCs/>
                <w:color w:val="000000" w:themeColor="text1"/>
                <w:szCs w:val="20"/>
              </w:rPr>
              <w:t>Description</w:t>
            </w:r>
          </w:p>
        </w:tc>
      </w:tr>
      <w:tr w:rsidR="00A55B53" w:rsidRPr="00123177" w14:paraId="07DCA447"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7CE422C"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CD5FAF" w14:textId="77777777" w:rsidR="00A55B53" w:rsidRPr="00123177" w:rsidRDefault="00A55B53" w:rsidP="00535342">
            <w:r w:rsidRPr="00123177">
              <w:rPr>
                <w:rFonts w:eastAsia="Arial"/>
                <w:color w:val="000000" w:themeColor="text1"/>
              </w:rPr>
              <w:t>SWRS_APP_STATE_31</w:t>
            </w:r>
          </w:p>
        </w:tc>
      </w:tr>
      <w:tr w:rsidR="00A55B53" w:rsidRPr="00123177" w14:paraId="2682F12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696FA41"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0B6DDF" w14:textId="77777777" w:rsidR="00A55B53" w:rsidRPr="00123177" w:rsidRDefault="00A55B53" w:rsidP="00535342">
            <w:pPr>
              <w:rPr>
                <w:rFonts w:eastAsia="Arial"/>
                <w:color w:val="000000" w:themeColor="text1"/>
              </w:rPr>
            </w:pPr>
            <w:r w:rsidRPr="00123177">
              <w:rPr>
                <w:rFonts w:eastAsia="Arial"/>
                <w:color w:val="000000" w:themeColor="text1"/>
              </w:rPr>
              <w:t>SDS-HVDCDC-166</w:t>
            </w:r>
          </w:p>
        </w:tc>
      </w:tr>
      <w:tr w:rsidR="00A55B53" w:rsidRPr="00123177" w14:paraId="39A4B52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86B6481"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FB66D5" w14:textId="77777777" w:rsidR="00A55B53" w:rsidRPr="00123177" w:rsidRDefault="00A55B53" w:rsidP="00535342">
            <w:pPr>
              <w:rPr>
                <w:rFonts w:eastAsia="Arial"/>
                <w:color w:val="000000" w:themeColor="text1"/>
              </w:rPr>
            </w:pPr>
            <w:r w:rsidRPr="00123177">
              <w:t>A-Sample/PF1.0</w:t>
            </w:r>
          </w:p>
        </w:tc>
      </w:tr>
      <w:tr w:rsidR="00A55B53" w:rsidRPr="00123177" w14:paraId="48077A62"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7EC730DF"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AADDB0" w14:textId="77777777" w:rsidR="00A55B53" w:rsidRPr="00123177" w:rsidRDefault="00A55B53" w:rsidP="00535342">
            <w:pPr>
              <w:rPr>
                <w:rFonts w:eastAsia="Arial"/>
                <w:szCs w:val="20"/>
              </w:rPr>
            </w:pPr>
            <w:r w:rsidRPr="00123177">
              <w:rPr>
                <w:rFonts w:eastAsia="Arial"/>
                <w:szCs w:val="20"/>
              </w:rPr>
              <w:t>The application shall be able to transit to “Standby” state from “Fault_Unlatching” state.</w:t>
            </w:r>
          </w:p>
        </w:tc>
      </w:tr>
      <w:tr w:rsidR="00A55B53" w:rsidRPr="00123177" w14:paraId="49202AC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1EEEC73"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F1D25E" w14:textId="77777777" w:rsidR="00A55B53" w:rsidRPr="00123177" w:rsidRDefault="00A55B53" w:rsidP="00535342">
            <w:r w:rsidRPr="00123177">
              <w:t>No Such derived requirement is applicable.</w:t>
            </w:r>
          </w:p>
        </w:tc>
      </w:tr>
      <w:tr w:rsidR="00A55B53" w:rsidRPr="00123177" w14:paraId="7B1F6C8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215EAD5"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DEE5B7"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28B142D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F936915"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333626" w14:textId="77777777" w:rsidR="00A55B53" w:rsidRPr="00123177" w:rsidRDefault="00A55B53" w:rsidP="00535342">
            <w:pPr>
              <w:spacing w:line="259" w:lineRule="auto"/>
            </w:pPr>
            <w:r w:rsidRPr="00123177">
              <w:t>Application shall start transitioning to state “Standby” once meets the conditions mentioned in “Process” Section</w:t>
            </w:r>
          </w:p>
        </w:tc>
      </w:tr>
      <w:tr w:rsidR="00A55B53" w:rsidRPr="00123177" w14:paraId="6D5437F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5D4529"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330BB1"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transitioned the state to “</w:t>
            </w:r>
            <w:r w:rsidRPr="00123177">
              <w:rPr>
                <w:rFonts w:eastAsia="Arial"/>
              </w:rPr>
              <w:t>Standby”.</w:t>
            </w:r>
          </w:p>
        </w:tc>
      </w:tr>
      <w:tr w:rsidR="00A55B53" w:rsidRPr="00123177" w14:paraId="7330197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F35D63"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527F65"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The conditions for “</w:t>
            </w:r>
            <w:r w:rsidRPr="00123177">
              <w:rPr>
                <w:rFonts w:eastAsia="Arial"/>
              </w:rPr>
              <w:t>Standby</w:t>
            </w:r>
            <w:r w:rsidRPr="00123177">
              <w:rPr>
                <w:rFonts w:eastAsia="Arial"/>
                <w:color w:val="000000" w:themeColor="text1"/>
                <w:szCs w:val="20"/>
              </w:rPr>
              <w:t>” to get trigger from “Fault_Unlatching” state as below:</w:t>
            </w:r>
          </w:p>
          <w:p w14:paraId="40EE3D21" w14:textId="77777777" w:rsidR="00A55B53" w:rsidRPr="00123177" w:rsidRDefault="00A55B53" w:rsidP="00535342">
            <w:pPr>
              <w:pStyle w:val="ListParagraph"/>
              <w:numPr>
                <w:ilvl w:val="0"/>
                <w:numId w:val="30"/>
              </w:numPr>
              <w:spacing w:line="259" w:lineRule="auto"/>
              <w:rPr>
                <w:rFonts w:eastAsia="Arial"/>
              </w:rPr>
            </w:pPr>
            <w:r w:rsidRPr="00123177">
              <w:rPr>
                <w:rFonts w:eastAsia="Arial"/>
              </w:rPr>
              <w:t>The power module fault clearing is not successful within a calibratable period time.</w:t>
            </w:r>
          </w:p>
          <w:p w14:paraId="0EABE2FF" w14:textId="77777777" w:rsidR="00A55B53" w:rsidRPr="00123177" w:rsidRDefault="00A55B53" w:rsidP="00535342">
            <w:pPr>
              <w:pStyle w:val="ListParagraph"/>
              <w:numPr>
                <w:ilvl w:val="0"/>
                <w:numId w:val="30"/>
              </w:numPr>
              <w:spacing w:line="259" w:lineRule="auto"/>
              <w:rPr>
                <w:rFonts w:eastAsia="Arial"/>
              </w:rPr>
            </w:pPr>
            <w:r w:rsidRPr="00123177">
              <w:rPr>
                <w:rFonts w:eastAsia="Arial"/>
              </w:rPr>
              <w:t>The critical faults not present in the system. (“Level 2”).</w:t>
            </w:r>
          </w:p>
        </w:tc>
      </w:tr>
      <w:tr w:rsidR="00A55B53" w:rsidRPr="00123177" w14:paraId="053321D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74DD95A"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98138F" w14:textId="77777777" w:rsidR="00A55B53" w:rsidRPr="00123177" w:rsidRDefault="00A55B53" w:rsidP="00535342">
            <w:r w:rsidRPr="00123177">
              <w:t>No such mandatory fields is applicable.</w:t>
            </w:r>
          </w:p>
        </w:tc>
      </w:tr>
      <w:tr w:rsidR="00A55B53" w:rsidRPr="00123177" w14:paraId="3AA6C27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A5836E"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AFDC65" w14:textId="77777777" w:rsidR="00A55B53" w:rsidRPr="00123177" w:rsidRDefault="00A55B53" w:rsidP="00535342">
            <w:r w:rsidRPr="00123177">
              <w:t>NHVDCDCStatus = 1, NHVDCDCStatusDebug = 6, NHVDCDCFault = 0.</w:t>
            </w:r>
          </w:p>
        </w:tc>
      </w:tr>
      <w:tr w:rsidR="00A55B53" w:rsidRPr="00123177" w14:paraId="5DC2DF4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7F3CC7"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4B6732" w14:textId="77777777" w:rsidR="00A55B53" w:rsidRPr="00123177" w:rsidRDefault="00A55B53" w:rsidP="00535342">
            <w:r w:rsidRPr="00123177">
              <w:rPr>
                <w:szCs w:val="20"/>
              </w:rPr>
              <w:t>Default values shall be applicable with respect to Pre-Loaded Values</w:t>
            </w:r>
          </w:p>
        </w:tc>
      </w:tr>
      <w:tr w:rsidR="00A55B53" w:rsidRPr="00123177" w14:paraId="7488EF0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7FB7E48" w14:textId="77777777" w:rsidR="00A55B53" w:rsidRPr="00123177" w:rsidRDefault="00A55B53" w:rsidP="00535342">
            <w:r w:rsidRPr="00123177">
              <w:rPr>
                <w:rFonts w:eastAsia="Arial"/>
                <w:color w:val="000000" w:themeColor="text1"/>
                <w:szCs w:val="20"/>
              </w:rPr>
              <w:lastRenderedPageBreak/>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285671" w14:textId="77777777" w:rsidR="00A55B53" w:rsidRPr="00123177" w:rsidRDefault="00A55B53" w:rsidP="00535342">
            <w:r w:rsidRPr="00123177">
              <w:t>Valid range of Values is not applicable</w:t>
            </w:r>
          </w:p>
        </w:tc>
      </w:tr>
      <w:tr w:rsidR="00A55B53" w:rsidRPr="00123177" w14:paraId="6F5CDD9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44813A0"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25C0A9" w14:textId="77777777" w:rsidR="00A55B53" w:rsidRPr="00123177" w:rsidRDefault="00A55B53" w:rsidP="00535342">
            <w:r w:rsidRPr="00123177">
              <w:rPr>
                <w:szCs w:val="20"/>
              </w:rPr>
              <w:t>Data latency period is not applicable</w:t>
            </w:r>
          </w:p>
        </w:tc>
      </w:tr>
      <w:tr w:rsidR="00A55B53" w:rsidRPr="00123177" w14:paraId="437E234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8AD237F"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37A9EA" w14:textId="77777777" w:rsidR="00A55B53" w:rsidRPr="00123177" w:rsidRDefault="00A55B53" w:rsidP="00535342">
            <w:r w:rsidRPr="00123177">
              <w:rPr>
                <w:szCs w:val="20"/>
              </w:rPr>
              <w:t>Data Retention period is not applicable.</w:t>
            </w:r>
          </w:p>
        </w:tc>
      </w:tr>
      <w:tr w:rsidR="00A55B53" w:rsidRPr="00123177" w14:paraId="2782EA3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1BB674"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335650" w14:textId="77777777" w:rsidR="00A55B53" w:rsidRPr="00123177" w:rsidRDefault="00A55B53" w:rsidP="00535342">
            <w:r w:rsidRPr="00123177">
              <w:rPr>
                <w:szCs w:val="20"/>
              </w:rPr>
              <w:t>Data rate is not applicable.</w:t>
            </w:r>
          </w:p>
        </w:tc>
      </w:tr>
      <w:tr w:rsidR="00A55B53" w:rsidRPr="00123177" w14:paraId="3A8B888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45F3D4E"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BFBB91"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6C6AEAC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01C7F7"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60FA30" w14:textId="77777777" w:rsidR="00A55B53" w:rsidRPr="00123177" w:rsidRDefault="00A55B53" w:rsidP="00535342">
            <w:r w:rsidRPr="00123177">
              <w:rPr>
                <w:szCs w:val="20"/>
              </w:rPr>
              <w:t>Temporal event is not applicable.</w:t>
            </w:r>
          </w:p>
        </w:tc>
      </w:tr>
      <w:tr w:rsidR="00A55B53" w:rsidRPr="00123177" w14:paraId="37CAFE9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CBD272F" w14:textId="77777777" w:rsidR="00A55B53" w:rsidRPr="00123177" w:rsidRDefault="00A55B53" w:rsidP="00535342">
            <w:r w:rsidRPr="00123177">
              <w:rPr>
                <w:rFonts w:eastAsia="Arial"/>
                <w:color w:val="000000" w:themeColor="text1"/>
                <w:szCs w:val="20"/>
              </w:rPr>
              <w:t xml:space="preserve">Validation Rules/ </w:t>
            </w:r>
          </w:p>
          <w:p w14:paraId="5F952916"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562A39" w14:textId="77777777" w:rsidR="00A55B53" w:rsidRPr="00123177" w:rsidRDefault="00A55B53" w:rsidP="00535342">
            <w:pPr>
              <w:pStyle w:val="TableText"/>
              <w:snapToGrid w:val="0"/>
              <w:ind w:left="360"/>
            </w:pPr>
            <w:r w:rsidRPr="00123177">
              <w:rPr>
                <w:szCs w:val="20"/>
              </w:rPr>
              <w:t>Verify the CAN messages and CAN signal mentioned in input and out section on CANalyzer Tool.</w:t>
            </w:r>
          </w:p>
          <w:p w14:paraId="1C9EC8DE" w14:textId="77777777" w:rsidR="00A55B53" w:rsidRPr="00123177" w:rsidRDefault="00A55B53" w:rsidP="00535342">
            <w:pPr>
              <w:pStyle w:val="TableText"/>
              <w:numPr>
                <w:ilvl w:val="0"/>
                <w:numId w:val="32"/>
              </w:numPr>
              <w:snapToGrid w:val="0"/>
            </w:pPr>
            <w:r w:rsidRPr="00123177">
              <w:t>The HVHVDCDC shall Transit to "Standby" state</w:t>
            </w:r>
          </w:p>
          <w:p w14:paraId="128C9F61" w14:textId="77777777" w:rsidR="00A55B53" w:rsidRPr="00123177" w:rsidRDefault="00A55B53" w:rsidP="00535342">
            <w:pPr>
              <w:pStyle w:val="TableText"/>
              <w:numPr>
                <w:ilvl w:val="0"/>
                <w:numId w:val="32"/>
              </w:numPr>
              <w:snapToGrid w:val="0"/>
            </w:pPr>
            <w:r w:rsidRPr="00123177">
              <w:t xml:space="preserve">The HVHVDCDC shall </w:t>
            </w:r>
            <w:r w:rsidRPr="00123177">
              <w:rPr>
                <w:szCs w:val="20"/>
              </w:rPr>
              <w:t xml:space="preserve">set CAN Signal as </w:t>
            </w:r>
            <w:r w:rsidRPr="00123177">
              <w:t>NHVDCDCStatus = 0x0 "</w:t>
            </w:r>
            <w:commentRangeStart w:id="150"/>
            <w:commentRangeStart w:id="151"/>
            <w:r w:rsidRPr="00123177">
              <w:t>Standby</w:t>
            </w:r>
            <w:commentRangeEnd w:id="150"/>
            <w:r w:rsidRPr="00123177">
              <w:rPr>
                <w:rStyle w:val="CommentReference"/>
                <w:sz w:val="24"/>
                <w:szCs w:val="24"/>
              </w:rPr>
              <w:commentReference w:id="150"/>
            </w:r>
            <w:commentRangeEnd w:id="151"/>
            <w:r w:rsidRPr="00123177">
              <w:rPr>
                <w:rStyle w:val="CommentReference"/>
                <w:sz w:val="24"/>
                <w:szCs w:val="24"/>
              </w:rPr>
              <w:commentReference w:id="151"/>
            </w:r>
            <w:r w:rsidRPr="00123177">
              <w:t>".</w:t>
            </w:r>
          </w:p>
        </w:tc>
      </w:tr>
      <w:tr w:rsidR="00A55B53" w:rsidRPr="00123177" w14:paraId="2B477F2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95C319"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6A3A32" w14:textId="77777777" w:rsidR="00A55B53" w:rsidRPr="00123177" w:rsidRDefault="00A55B53" w:rsidP="00535342">
            <w:r w:rsidRPr="00123177">
              <w:rPr>
                <w:szCs w:val="20"/>
              </w:rPr>
              <w:t>Constraints is not applicable.</w:t>
            </w:r>
          </w:p>
        </w:tc>
      </w:tr>
      <w:tr w:rsidR="00A55B53" w:rsidRPr="00123177" w14:paraId="6E5BB81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0E52107"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30F60B" w14:textId="77777777" w:rsidR="00A55B53" w:rsidRPr="00123177" w:rsidRDefault="00A55B53" w:rsidP="00535342">
            <w:r w:rsidRPr="00123177">
              <w:rPr>
                <w:szCs w:val="20"/>
              </w:rPr>
              <w:t>No effects on other system</w:t>
            </w:r>
          </w:p>
        </w:tc>
      </w:tr>
      <w:tr w:rsidR="00A55B53" w:rsidRPr="00123177" w14:paraId="1A0A63A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FB16D98" w14:textId="77777777" w:rsidR="00A55B53" w:rsidRPr="00123177" w:rsidRDefault="00A55B53" w:rsidP="00535342">
            <w:r w:rsidRPr="00123177">
              <w:rPr>
                <w:rFonts w:eastAsia="Arial"/>
                <w:color w:val="000000" w:themeColor="text1"/>
                <w:szCs w:val="20"/>
              </w:rPr>
              <w:t>Testability with respect to test environment</w:t>
            </w:r>
          </w:p>
          <w:p w14:paraId="64C63F27" w14:textId="77777777" w:rsidR="00A55B53" w:rsidRPr="00123177" w:rsidRDefault="00A55B53" w:rsidP="00535342">
            <w:r w:rsidRPr="00123177">
              <w:rPr>
                <w:rFonts w:eastAsia="Arial"/>
                <w:color w:val="000000" w:themeColor="text1"/>
                <w:szCs w:val="20"/>
              </w:rPr>
              <w:t>(Yes/No)</w:t>
            </w:r>
          </w:p>
          <w:p w14:paraId="24719A54"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3A5638" w14:textId="77777777" w:rsidR="00A55B53" w:rsidRPr="00123177" w:rsidRDefault="00A55B53" w:rsidP="00535342">
            <w:pPr>
              <w:pStyle w:val="TableText"/>
              <w:snapToGrid w:val="0"/>
            </w:pPr>
            <w:r w:rsidRPr="00123177">
              <w:t>YES</w:t>
            </w:r>
          </w:p>
        </w:tc>
      </w:tr>
      <w:tr w:rsidR="00A55B53" w:rsidRPr="00123177" w14:paraId="7CA8E65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9EF30A" w14:textId="77777777" w:rsidR="00A55B53" w:rsidRPr="00123177" w:rsidRDefault="00A55B53" w:rsidP="00535342">
            <w:r w:rsidRPr="00123177">
              <w:rPr>
                <w:rFonts w:eastAsia="Arial"/>
                <w:color w:val="000000" w:themeColor="text1"/>
                <w:szCs w:val="20"/>
              </w:rPr>
              <w:t>Feasible within project constraints</w:t>
            </w:r>
          </w:p>
          <w:p w14:paraId="3BDE7E88" w14:textId="77777777" w:rsidR="00A55B53" w:rsidRPr="00123177" w:rsidRDefault="00A55B53" w:rsidP="00535342">
            <w:r w:rsidRPr="00123177">
              <w:rPr>
                <w:rFonts w:eastAsia="Arial"/>
                <w:color w:val="000000" w:themeColor="text1"/>
                <w:szCs w:val="20"/>
              </w:rPr>
              <w:t>(Yes/No)</w:t>
            </w:r>
          </w:p>
          <w:p w14:paraId="61A8EE36" w14:textId="77777777" w:rsidR="00A55B53" w:rsidRPr="00123177" w:rsidRDefault="00A55B53" w:rsidP="00535342">
            <w:r w:rsidRPr="00123177">
              <w:rPr>
                <w:rFonts w:eastAsia="Arial"/>
                <w:i/>
                <w:iCs/>
                <w:color w:val="000000" w:themeColor="text1"/>
                <w:szCs w:val="20"/>
              </w:rPr>
              <w:t xml:space="preserve">Note: Add the impact of </w:t>
            </w:r>
            <w:r w:rsidRPr="00123177">
              <w:rPr>
                <w:rFonts w:eastAsia="Arial"/>
                <w:i/>
                <w:iCs/>
                <w:color w:val="000000" w:themeColor="text1"/>
                <w:szCs w:val="20"/>
              </w:rPr>
              <w:lastRenderedPageBreak/>
              <w:t>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C78069" w14:textId="77777777" w:rsidR="00A55B53" w:rsidRPr="00123177" w:rsidRDefault="00A55B53" w:rsidP="00535342">
            <w:pPr>
              <w:pStyle w:val="TableText"/>
              <w:snapToGrid w:val="0"/>
            </w:pPr>
            <w:r w:rsidRPr="00123177">
              <w:lastRenderedPageBreak/>
              <w:t>YES</w:t>
            </w:r>
          </w:p>
          <w:p w14:paraId="0895FA1D" w14:textId="77777777" w:rsidR="00A55B53" w:rsidRPr="00123177" w:rsidRDefault="00A55B53" w:rsidP="00535342"/>
        </w:tc>
      </w:tr>
      <w:tr w:rsidR="00A55B53" w:rsidRPr="00123177" w14:paraId="2F6B6FD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698FC67" w14:textId="77777777" w:rsidR="00A55B53" w:rsidRPr="00123177" w:rsidRDefault="00A55B53" w:rsidP="00535342">
            <w:r w:rsidRPr="00123177">
              <w:rPr>
                <w:rFonts w:eastAsia="Arial"/>
                <w:color w:val="000000" w:themeColor="text1"/>
                <w:szCs w:val="20"/>
              </w:rPr>
              <w:t>Critical</w:t>
            </w:r>
          </w:p>
          <w:p w14:paraId="6617FE2A"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7E901D" w14:textId="77777777" w:rsidR="00A55B53" w:rsidRPr="00123177" w:rsidRDefault="00A55B53" w:rsidP="00535342">
            <w:r w:rsidRPr="00123177">
              <w:t>YES</w:t>
            </w:r>
          </w:p>
        </w:tc>
      </w:tr>
      <w:tr w:rsidR="00A55B53" w:rsidRPr="00123177" w14:paraId="07A0656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7AF6E7D"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2E9F42" w14:textId="77777777" w:rsidR="00A55B53" w:rsidRPr="00123177" w:rsidRDefault="00A55B53" w:rsidP="00535342">
            <w:r w:rsidRPr="00123177">
              <w:t>Acceptance Criteria for this requirement should be as per SECTION-6 ACCEPTANCE CRITERIA</w:t>
            </w:r>
          </w:p>
        </w:tc>
      </w:tr>
    </w:tbl>
    <w:p w14:paraId="2F5E92EF" w14:textId="77777777" w:rsidR="00A55B53" w:rsidRPr="00123177" w:rsidRDefault="00A55B53" w:rsidP="00A55B53"/>
    <w:p w14:paraId="5A3799FD" w14:textId="77777777" w:rsidR="00A55B53" w:rsidRPr="00123177" w:rsidRDefault="00A55B53" w:rsidP="00A55B53"/>
    <w:p w14:paraId="221B5D79" w14:textId="77777777" w:rsidR="00A55B53" w:rsidRPr="00123177" w:rsidRDefault="00A55B53" w:rsidP="00A55B53">
      <w:pPr>
        <w:pStyle w:val="Heading5"/>
        <w:rPr>
          <w:sz w:val="20"/>
          <w:szCs w:val="20"/>
        </w:rPr>
      </w:pPr>
      <w:r w:rsidRPr="00123177">
        <w:rPr>
          <w:rFonts w:eastAsia="Arial"/>
          <w:sz w:val="20"/>
          <w:szCs w:val="20"/>
        </w:rPr>
        <w:t>Requirements for transition from</w:t>
      </w:r>
      <w:r w:rsidRPr="00123177">
        <w:rPr>
          <w:rFonts w:eastAsia="Arial"/>
          <w:szCs w:val="20"/>
        </w:rPr>
        <w:t xml:space="preserve"> </w:t>
      </w:r>
      <w:r w:rsidRPr="00123177">
        <w:rPr>
          <w:rFonts w:eastAsia="Arial"/>
          <w:sz w:val="20"/>
          <w:szCs w:val="20"/>
        </w:rPr>
        <w:t>“Faulty” state upon sleep request</w:t>
      </w:r>
      <w:r w:rsidRPr="00123177">
        <w:rPr>
          <w:rFonts w:eastAsia="Arial"/>
          <w:szCs w:val="20"/>
        </w:rPr>
        <w:t>.</w:t>
      </w:r>
    </w:p>
    <w:p w14:paraId="0EDDA747" w14:textId="77777777" w:rsidR="00A55B53" w:rsidRPr="00123177" w:rsidRDefault="00A55B53" w:rsidP="00A55B53"/>
    <w:tbl>
      <w:tblPr>
        <w:tblW w:w="9300" w:type="dxa"/>
        <w:tblInd w:w="103" w:type="dxa"/>
        <w:tblLook w:val="06A0" w:firstRow="1" w:lastRow="0" w:firstColumn="1" w:lastColumn="0" w:noHBand="1" w:noVBand="1"/>
      </w:tblPr>
      <w:tblGrid>
        <w:gridCol w:w="1456"/>
        <w:gridCol w:w="7844"/>
      </w:tblGrid>
      <w:tr w:rsidR="00A55B53" w:rsidRPr="00123177" w14:paraId="12F203B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8670ABC"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413B420" w14:textId="77777777" w:rsidR="00A55B53" w:rsidRPr="00123177" w:rsidRDefault="00A55B53" w:rsidP="00535342">
            <w:r w:rsidRPr="00123177">
              <w:rPr>
                <w:rFonts w:eastAsia="Arial"/>
                <w:b/>
                <w:bCs/>
                <w:color w:val="000000" w:themeColor="text1"/>
                <w:szCs w:val="20"/>
              </w:rPr>
              <w:t>Description</w:t>
            </w:r>
          </w:p>
        </w:tc>
      </w:tr>
      <w:tr w:rsidR="00A55B53" w:rsidRPr="00123177" w14:paraId="2F6D4350"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98495DC"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75FCBB" w14:textId="77777777" w:rsidR="00A55B53" w:rsidRPr="00123177" w:rsidRDefault="00A55B53" w:rsidP="00535342">
            <w:r w:rsidRPr="00123177">
              <w:rPr>
                <w:rFonts w:eastAsia="Arial"/>
                <w:color w:val="000000" w:themeColor="text1"/>
              </w:rPr>
              <w:t>SWRS_APP_STATE_32</w:t>
            </w:r>
          </w:p>
        </w:tc>
      </w:tr>
      <w:tr w:rsidR="00A55B53" w:rsidRPr="00123177" w14:paraId="66BBD8F9"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DBC2271"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81FC61" w14:textId="77777777" w:rsidR="00A55B53" w:rsidRPr="00123177" w:rsidRDefault="00A55B53" w:rsidP="00535342">
            <w:pPr>
              <w:rPr>
                <w:rFonts w:eastAsia="Arial"/>
                <w:color w:val="000000" w:themeColor="text1"/>
              </w:rPr>
            </w:pPr>
            <w:r w:rsidRPr="00123177">
              <w:rPr>
                <w:rFonts w:eastAsia="Arial"/>
                <w:color w:val="000000" w:themeColor="text1"/>
              </w:rPr>
              <w:t>SDS-HVDCDC-169</w:t>
            </w:r>
          </w:p>
        </w:tc>
      </w:tr>
      <w:tr w:rsidR="00A55B53" w:rsidRPr="00123177" w14:paraId="5B2C1B2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F7FAA17"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AD01D4" w14:textId="77777777" w:rsidR="00A55B53" w:rsidRPr="00123177" w:rsidRDefault="00A55B53" w:rsidP="00535342">
            <w:pPr>
              <w:rPr>
                <w:rFonts w:eastAsia="Arial"/>
                <w:color w:val="000000" w:themeColor="text1"/>
              </w:rPr>
            </w:pPr>
            <w:r w:rsidRPr="00123177">
              <w:t>A-Sample/PF1.0</w:t>
            </w:r>
          </w:p>
        </w:tc>
      </w:tr>
      <w:tr w:rsidR="00A55B53" w:rsidRPr="00123177" w14:paraId="252E9D87"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461B5C3F"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AEC0FE" w14:textId="77777777" w:rsidR="00A55B53" w:rsidRPr="00123177" w:rsidRDefault="00A55B53" w:rsidP="00535342">
            <w:pPr>
              <w:rPr>
                <w:rFonts w:eastAsia="Arial"/>
                <w:szCs w:val="20"/>
              </w:rPr>
            </w:pPr>
            <w:r w:rsidRPr="00123177">
              <w:rPr>
                <w:rFonts w:eastAsia="Arial"/>
                <w:szCs w:val="20"/>
              </w:rPr>
              <w:t>The application shall be able to exit from “Faulty” state upon sleep request.</w:t>
            </w:r>
          </w:p>
        </w:tc>
      </w:tr>
      <w:tr w:rsidR="00A55B53" w:rsidRPr="00123177" w14:paraId="6CCF941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85E01F0"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7D0904" w14:textId="77777777" w:rsidR="00A55B53" w:rsidRPr="00123177" w:rsidRDefault="00A55B53" w:rsidP="00535342">
            <w:r w:rsidRPr="00123177">
              <w:t>No Such derived requirement is applicable.</w:t>
            </w:r>
          </w:p>
        </w:tc>
      </w:tr>
      <w:tr w:rsidR="00A55B53" w:rsidRPr="00123177" w14:paraId="6F0EFB1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2718561"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16D5A6"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669C544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CC2E377"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9D24DF" w14:textId="77777777" w:rsidR="00A55B53" w:rsidRPr="00123177" w:rsidRDefault="00A55B53" w:rsidP="00535342">
            <w:pPr>
              <w:spacing w:line="259" w:lineRule="auto"/>
            </w:pPr>
            <w:r w:rsidRPr="00123177">
              <w:t>Application shall start exiting from state “Faulty” once meets the conditions mentioned in “Process” Section</w:t>
            </w:r>
          </w:p>
        </w:tc>
      </w:tr>
      <w:tr w:rsidR="00A55B53" w:rsidRPr="00123177" w14:paraId="27242B7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5A1CC2"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0E06B6"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Application transitioned to “Sleep” state.</w:t>
            </w:r>
          </w:p>
        </w:tc>
      </w:tr>
      <w:tr w:rsidR="00A55B53" w:rsidRPr="00123177" w14:paraId="46990C1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1A53D2B"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285D89" w14:textId="77777777" w:rsidR="00A55B53" w:rsidRPr="00123177" w:rsidRDefault="00A55B53" w:rsidP="00535342">
            <w:pPr>
              <w:spacing w:line="259" w:lineRule="auto"/>
              <w:rPr>
                <w:rFonts w:eastAsia="Arial"/>
              </w:rPr>
            </w:pPr>
            <w:r w:rsidRPr="00123177">
              <w:rPr>
                <w:rFonts w:eastAsia="Arial"/>
                <w:color w:val="000000" w:themeColor="text1"/>
                <w:szCs w:val="20"/>
              </w:rPr>
              <w:t>The HVHVDCDC shall exit from the “Faulty” state once received the Sleep request from the Vehicle.</w:t>
            </w:r>
          </w:p>
        </w:tc>
      </w:tr>
      <w:tr w:rsidR="00A55B53" w:rsidRPr="00123177" w14:paraId="10B56E4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87288FA"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FDD3DB" w14:textId="77777777" w:rsidR="00A55B53" w:rsidRPr="00123177" w:rsidRDefault="00A55B53" w:rsidP="00535342">
            <w:r w:rsidRPr="00123177">
              <w:t>No such mandatory fields is applicable.</w:t>
            </w:r>
          </w:p>
        </w:tc>
      </w:tr>
      <w:tr w:rsidR="00A55B53" w:rsidRPr="00123177" w14:paraId="4F0E130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54349F"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736C4A" w14:textId="77777777" w:rsidR="00A55B53" w:rsidRPr="00123177" w:rsidRDefault="00A55B53" w:rsidP="00535342">
            <w:r w:rsidRPr="00123177">
              <w:t>NHVDCDCStatus = 0x6, NHVDCDCStausDebug = 0xD.</w:t>
            </w:r>
          </w:p>
        </w:tc>
      </w:tr>
      <w:tr w:rsidR="00A55B53" w:rsidRPr="00123177" w14:paraId="11A02DA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9FC933C"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A95EA2" w14:textId="77777777" w:rsidR="00A55B53" w:rsidRPr="00123177" w:rsidRDefault="00A55B53" w:rsidP="00535342">
            <w:r w:rsidRPr="00123177">
              <w:rPr>
                <w:szCs w:val="20"/>
              </w:rPr>
              <w:t>Default values shall be applicable with respect to Pre-Loaded Values</w:t>
            </w:r>
          </w:p>
        </w:tc>
      </w:tr>
      <w:tr w:rsidR="00A55B53" w:rsidRPr="00123177" w14:paraId="27DB415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904B12B"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0D935D" w14:textId="77777777" w:rsidR="00A55B53" w:rsidRPr="00123177" w:rsidRDefault="00A55B53" w:rsidP="00535342">
            <w:r w:rsidRPr="00123177">
              <w:t>Valid range of Values is not applicable</w:t>
            </w:r>
          </w:p>
        </w:tc>
      </w:tr>
      <w:tr w:rsidR="00A55B53" w:rsidRPr="00123177" w14:paraId="4ECC0BF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1663EF6"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8A181D" w14:textId="77777777" w:rsidR="00A55B53" w:rsidRPr="00123177" w:rsidRDefault="00A55B53" w:rsidP="00535342">
            <w:r w:rsidRPr="00123177">
              <w:rPr>
                <w:szCs w:val="20"/>
              </w:rPr>
              <w:t>Data latency period is not applicable</w:t>
            </w:r>
          </w:p>
        </w:tc>
      </w:tr>
      <w:tr w:rsidR="00A55B53" w:rsidRPr="00123177" w14:paraId="21F02A5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4F2FC9D"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D1C143" w14:textId="77777777" w:rsidR="00A55B53" w:rsidRPr="00123177" w:rsidRDefault="00A55B53" w:rsidP="00535342">
            <w:r w:rsidRPr="00123177">
              <w:rPr>
                <w:szCs w:val="20"/>
              </w:rPr>
              <w:t>Data Retention period is not applicable.</w:t>
            </w:r>
          </w:p>
        </w:tc>
      </w:tr>
      <w:tr w:rsidR="00A55B53" w:rsidRPr="00123177" w14:paraId="345B30D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942C63"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7785F6" w14:textId="77777777" w:rsidR="00A55B53" w:rsidRPr="00123177" w:rsidRDefault="00A55B53" w:rsidP="00535342">
            <w:r w:rsidRPr="00123177">
              <w:rPr>
                <w:szCs w:val="20"/>
              </w:rPr>
              <w:t>Data rate is not applicable.</w:t>
            </w:r>
          </w:p>
        </w:tc>
      </w:tr>
      <w:tr w:rsidR="00A55B53" w:rsidRPr="00123177" w14:paraId="23E5046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6CA4E8" w14:textId="77777777" w:rsidR="00A55B53" w:rsidRPr="00123177" w:rsidRDefault="00A55B53" w:rsidP="00535342">
            <w:r w:rsidRPr="00123177">
              <w:rPr>
                <w:rFonts w:eastAsia="Arial"/>
                <w:color w:val="000000" w:themeColor="text1"/>
                <w:szCs w:val="20"/>
              </w:rPr>
              <w:lastRenderedPageBreak/>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FF3019"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1D3FFC0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3E79F2B"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D1F8BC" w14:textId="77777777" w:rsidR="00A55B53" w:rsidRPr="00123177" w:rsidRDefault="00A55B53" w:rsidP="00535342">
            <w:r w:rsidRPr="00123177">
              <w:rPr>
                <w:szCs w:val="20"/>
              </w:rPr>
              <w:t>Temporal event is not applicable.</w:t>
            </w:r>
          </w:p>
        </w:tc>
      </w:tr>
      <w:tr w:rsidR="00A55B53" w:rsidRPr="00123177" w14:paraId="69DFE36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AB5113B" w14:textId="77777777" w:rsidR="00A55B53" w:rsidRPr="00123177" w:rsidRDefault="00A55B53" w:rsidP="00535342">
            <w:r w:rsidRPr="00123177">
              <w:rPr>
                <w:rFonts w:eastAsia="Arial"/>
                <w:color w:val="000000" w:themeColor="text1"/>
                <w:szCs w:val="20"/>
              </w:rPr>
              <w:t xml:space="preserve">Validation Rules/ </w:t>
            </w:r>
          </w:p>
          <w:p w14:paraId="4F62D91A"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2F9E07" w14:textId="77777777" w:rsidR="00A55B53" w:rsidRPr="00123177" w:rsidRDefault="00A55B53" w:rsidP="00535342">
            <w:pPr>
              <w:pStyle w:val="TableText"/>
              <w:snapToGrid w:val="0"/>
            </w:pPr>
            <w:r w:rsidRPr="00123177">
              <w:rPr>
                <w:rFonts w:eastAsia="Arial"/>
                <w:color w:val="000000" w:themeColor="text1"/>
              </w:rPr>
              <w:t xml:space="preserve">Verify that </w:t>
            </w:r>
            <w:r w:rsidRPr="00123177">
              <w:t xml:space="preserve">the HVHVDCDC shall Transit to "Sleep” </w:t>
            </w:r>
            <w:commentRangeStart w:id="152"/>
            <w:commentRangeStart w:id="153"/>
            <w:r w:rsidRPr="00123177">
              <w:t>state</w:t>
            </w:r>
            <w:commentRangeEnd w:id="152"/>
            <w:r w:rsidRPr="00123177">
              <w:rPr>
                <w:rStyle w:val="CommentReference"/>
                <w:sz w:val="24"/>
                <w:szCs w:val="24"/>
              </w:rPr>
              <w:commentReference w:id="152"/>
            </w:r>
            <w:commentRangeEnd w:id="153"/>
            <w:r w:rsidRPr="00123177">
              <w:rPr>
                <w:rStyle w:val="CommentReference"/>
                <w:sz w:val="24"/>
                <w:szCs w:val="24"/>
              </w:rPr>
              <w:commentReference w:id="153"/>
            </w:r>
          </w:p>
          <w:p w14:paraId="23CE356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that the current consumption is reduced and lowest rate.</w:t>
            </w:r>
          </w:p>
          <w:p w14:paraId="38E2A4FA" w14:textId="77777777" w:rsidR="00A55B53" w:rsidRPr="00123177" w:rsidRDefault="00A55B53" w:rsidP="00535342">
            <w:pPr>
              <w:pStyle w:val="TableText"/>
              <w:snapToGrid w:val="0"/>
            </w:pPr>
            <w:r w:rsidRPr="00123177">
              <w:t>Verify that all the peripherals shall be reached to the configured state/disable state</w:t>
            </w:r>
          </w:p>
        </w:tc>
      </w:tr>
      <w:tr w:rsidR="00A55B53" w:rsidRPr="00123177" w14:paraId="7D6A677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D231B44"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D9D26C" w14:textId="77777777" w:rsidR="00A55B53" w:rsidRPr="00123177" w:rsidRDefault="00A55B53" w:rsidP="00535342">
            <w:r w:rsidRPr="00123177">
              <w:rPr>
                <w:szCs w:val="20"/>
              </w:rPr>
              <w:t>Constraints is not applicable.</w:t>
            </w:r>
          </w:p>
        </w:tc>
      </w:tr>
      <w:tr w:rsidR="00A55B53" w:rsidRPr="00123177" w14:paraId="37EBA9F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60FAE65"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A25034" w14:textId="77777777" w:rsidR="00A55B53" w:rsidRPr="00123177" w:rsidRDefault="00A55B53" w:rsidP="00535342">
            <w:r w:rsidRPr="00123177">
              <w:rPr>
                <w:szCs w:val="20"/>
              </w:rPr>
              <w:t>No effects on other system</w:t>
            </w:r>
          </w:p>
        </w:tc>
      </w:tr>
      <w:tr w:rsidR="00A55B53" w:rsidRPr="00123177" w14:paraId="522D682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6E34E3A" w14:textId="77777777" w:rsidR="00A55B53" w:rsidRPr="00123177" w:rsidRDefault="00A55B53" w:rsidP="00535342">
            <w:r w:rsidRPr="00123177">
              <w:rPr>
                <w:rFonts w:eastAsia="Arial"/>
                <w:color w:val="000000" w:themeColor="text1"/>
                <w:szCs w:val="20"/>
              </w:rPr>
              <w:t>Testability with respect to test environment</w:t>
            </w:r>
          </w:p>
          <w:p w14:paraId="393CF271" w14:textId="77777777" w:rsidR="00A55B53" w:rsidRPr="00123177" w:rsidRDefault="00A55B53" w:rsidP="00535342">
            <w:r w:rsidRPr="00123177">
              <w:rPr>
                <w:rFonts w:eastAsia="Arial"/>
                <w:color w:val="000000" w:themeColor="text1"/>
                <w:szCs w:val="20"/>
              </w:rPr>
              <w:t>(Yes/No)</w:t>
            </w:r>
          </w:p>
          <w:p w14:paraId="722DBE0D"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E0F33B" w14:textId="77777777" w:rsidR="00A55B53" w:rsidRPr="00123177" w:rsidRDefault="00A55B53" w:rsidP="00535342">
            <w:pPr>
              <w:pStyle w:val="TableText"/>
              <w:snapToGrid w:val="0"/>
            </w:pPr>
            <w:r w:rsidRPr="00123177">
              <w:t>YES</w:t>
            </w:r>
          </w:p>
          <w:p w14:paraId="53DFF7AC" w14:textId="77777777" w:rsidR="00A55B53" w:rsidRPr="00123177" w:rsidRDefault="00A55B53" w:rsidP="00535342"/>
        </w:tc>
      </w:tr>
      <w:tr w:rsidR="00A55B53" w:rsidRPr="00123177" w14:paraId="596FBDC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00DAB6" w14:textId="77777777" w:rsidR="00A55B53" w:rsidRPr="00123177" w:rsidRDefault="00A55B53" w:rsidP="00535342">
            <w:r w:rsidRPr="00123177">
              <w:rPr>
                <w:rFonts w:eastAsia="Arial"/>
                <w:color w:val="000000" w:themeColor="text1"/>
                <w:szCs w:val="20"/>
              </w:rPr>
              <w:t>Feasible within project constraints</w:t>
            </w:r>
          </w:p>
          <w:p w14:paraId="42D34358" w14:textId="77777777" w:rsidR="00A55B53" w:rsidRPr="00123177" w:rsidRDefault="00A55B53" w:rsidP="00535342">
            <w:r w:rsidRPr="00123177">
              <w:rPr>
                <w:rFonts w:eastAsia="Arial"/>
                <w:color w:val="000000" w:themeColor="text1"/>
                <w:szCs w:val="20"/>
              </w:rPr>
              <w:t>(Yes/No)</w:t>
            </w:r>
          </w:p>
          <w:p w14:paraId="3DCB6EE5"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6A1E8F" w14:textId="77777777" w:rsidR="00A55B53" w:rsidRPr="00123177" w:rsidRDefault="00A55B53" w:rsidP="00535342">
            <w:pPr>
              <w:pStyle w:val="TableText"/>
              <w:snapToGrid w:val="0"/>
            </w:pPr>
            <w:r w:rsidRPr="00123177">
              <w:t>YES</w:t>
            </w:r>
          </w:p>
          <w:p w14:paraId="422325D9" w14:textId="77777777" w:rsidR="00A55B53" w:rsidRPr="00123177" w:rsidRDefault="00A55B53" w:rsidP="00535342"/>
        </w:tc>
      </w:tr>
      <w:tr w:rsidR="00A55B53" w:rsidRPr="00123177" w14:paraId="5C81FD0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CFCA11" w14:textId="77777777" w:rsidR="00A55B53" w:rsidRPr="00123177" w:rsidRDefault="00A55B53" w:rsidP="00535342">
            <w:r w:rsidRPr="00123177">
              <w:rPr>
                <w:rFonts w:eastAsia="Arial"/>
                <w:color w:val="000000" w:themeColor="text1"/>
                <w:szCs w:val="20"/>
              </w:rPr>
              <w:t>Critical</w:t>
            </w:r>
          </w:p>
          <w:p w14:paraId="7487BB0D"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1FC980" w14:textId="77777777" w:rsidR="00A55B53" w:rsidRPr="00123177" w:rsidRDefault="00A55B53" w:rsidP="00535342">
            <w:r w:rsidRPr="00123177">
              <w:t>YES</w:t>
            </w:r>
          </w:p>
        </w:tc>
      </w:tr>
      <w:tr w:rsidR="00A55B53" w:rsidRPr="00123177" w14:paraId="02DC2A1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D3F079"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BD1505" w14:textId="77777777" w:rsidR="00A55B53" w:rsidRPr="00123177" w:rsidRDefault="00A55B53" w:rsidP="00535342">
            <w:r w:rsidRPr="00123177">
              <w:t>Acceptance Criteria for this requirement should be as per SECTION-6 ACCEPTANCE CRITERIA</w:t>
            </w:r>
          </w:p>
        </w:tc>
      </w:tr>
    </w:tbl>
    <w:p w14:paraId="5347E449" w14:textId="77777777" w:rsidR="00A55B53" w:rsidRPr="00123177" w:rsidRDefault="00A55B53" w:rsidP="00A55B53"/>
    <w:p w14:paraId="080DB13F" w14:textId="77777777" w:rsidR="00A55B53" w:rsidRPr="00123177" w:rsidRDefault="00A55B53" w:rsidP="00A55B53"/>
    <w:p w14:paraId="10557783" w14:textId="77777777" w:rsidR="00A55B53" w:rsidRPr="00123177" w:rsidRDefault="00A55B53" w:rsidP="00A55B53">
      <w:pPr>
        <w:pStyle w:val="Heading4"/>
      </w:pPr>
      <w:r w:rsidRPr="00123177">
        <w:lastRenderedPageBreak/>
        <w:t>Application State Network Management Requirements</w:t>
      </w:r>
    </w:p>
    <w:p w14:paraId="39D683DA" w14:textId="77777777" w:rsidR="00A55B53" w:rsidRPr="00123177" w:rsidRDefault="00A55B53" w:rsidP="00A55B53"/>
    <w:p w14:paraId="758D22ED" w14:textId="77777777" w:rsidR="00A55B53" w:rsidRPr="00123177" w:rsidRDefault="00A55B53" w:rsidP="00A55B53">
      <w:pPr>
        <w:pStyle w:val="Heading5"/>
        <w:rPr>
          <w:sz w:val="20"/>
          <w:szCs w:val="20"/>
        </w:rPr>
      </w:pPr>
      <w:r w:rsidRPr="00123177">
        <w:rPr>
          <w:sz w:val="20"/>
          <w:szCs w:val="20"/>
        </w:rPr>
        <w:t>Requirement for t</w:t>
      </w:r>
      <w:r w:rsidRPr="00123177">
        <w:rPr>
          <w:rFonts w:eastAsia="Arial"/>
          <w:sz w:val="20"/>
          <w:szCs w:val="20"/>
        </w:rPr>
        <w:t>ransition to sleep</w:t>
      </w:r>
    </w:p>
    <w:p w14:paraId="4281CB0B"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7ACA0AC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8574309" w14:textId="77777777" w:rsidR="00A55B53" w:rsidRPr="00123177" w:rsidRDefault="00A55B53" w:rsidP="00535342">
            <w:r w:rsidRPr="00123177">
              <w:rPr>
                <w:rFonts w:eastAsia="Arial"/>
                <w:b/>
                <w:bCs/>
                <w:color w:val="000000" w:themeColor="text1"/>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6B3622D" w14:textId="77777777" w:rsidR="00A55B53" w:rsidRPr="00123177" w:rsidRDefault="00A55B53" w:rsidP="00535342">
            <w:r w:rsidRPr="00123177">
              <w:rPr>
                <w:rFonts w:eastAsia="Arial"/>
                <w:b/>
                <w:bCs/>
                <w:color w:val="000000" w:themeColor="text1"/>
                <w:szCs w:val="20"/>
              </w:rPr>
              <w:t>Description</w:t>
            </w:r>
          </w:p>
        </w:tc>
      </w:tr>
      <w:tr w:rsidR="00A55B53" w:rsidRPr="00123177" w14:paraId="0A18EBE3"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340C3123" w14:textId="77777777" w:rsidR="00A55B53" w:rsidRPr="00123177" w:rsidRDefault="00A55B53" w:rsidP="00535342">
            <w:r w:rsidRPr="00123177">
              <w:rPr>
                <w:rFonts w:eastAsia="Arial"/>
                <w:color w:val="000000" w:themeColor="text1"/>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C5D212" w14:textId="77777777" w:rsidR="00A55B53" w:rsidRPr="00123177" w:rsidRDefault="00A55B53" w:rsidP="00535342">
            <w:r w:rsidRPr="00123177">
              <w:rPr>
                <w:rFonts w:eastAsia="Arial"/>
                <w:color w:val="000000" w:themeColor="text1"/>
                <w:szCs w:val="20"/>
              </w:rPr>
              <w:t>SWRS_NM_APP_01</w:t>
            </w:r>
          </w:p>
        </w:tc>
      </w:tr>
      <w:tr w:rsidR="00A55B53" w:rsidRPr="00123177" w14:paraId="60A61DB0"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791E13CA"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EA32A8" w14:textId="77777777" w:rsidR="00A55B53" w:rsidRPr="00E5637E" w:rsidRDefault="00A55B53" w:rsidP="00E5637E">
            <w:pPr>
              <w:pStyle w:val="NormalWeb"/>
              <w:spacing w:before="0" w:beforeAutospacing="0" w:after="0" w:afterAutospacing="0"/>
              <w:rPr>
                <w:rFonts w:ascii="Arial" w:hAnsi="Arial" w:cs="Arial"/>
                <w:color w:val="000000" w:themeColor="text1"/>
                <w:sz w:val="20"/>
                <w:szCs w:val="20"/>
              </w:rPr>
            </w:pPr>
            <w:r w:rsidRPr="00E5637E">
              <w:rPr>
                <w:rFonts w:ascii="Arial" w:hAnsi="Arial" w:cs="Arial"/>
                <w:color w:val="000000" w:themeColor="text1"/>
                <w:sz w:val="20"/>
                <w:szCs w:val="20"/>
              </w:rPr>
              <w:t>SDS-HVDCDC-115</w:t>
            </w:r>
          </w:p>
        </w:tc>
      </w:tr>
      <w:tr w:rsidR="00A55B53" w:rsidRPr="00123177" w14:paraId="7F17340B"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5FCDCDCA" w14:textId="77777777" w:rsidR="00A55B53" w:rsidRPr="00123177" w:rsidRDefault="00A55B53" w:rsidP="00535342">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5CAAF3" w14:textId="77777777" w:rsidR="00A55B53" w:rsidRPr="00E5637E" w:rsidRDefault="00A55B53" w:rsidP="00E5637E">
            <w:pPr>
              <w:pStyle w:val="NormalWeb"/>
              <w:spacing w:before="0" w:beforeAutospacing="0" w:after="0" w:afterAutospacing="0"/>
              <w:rPr>
                <w:rFonts w:ascii="Arial" w:hAnsi="Arial" w:cs="Arial"/>
                <w:color w:val="000000" w:themeColor="text1"/>
                <w:sz w:val="20"/>
                <w:szCs w:val="20"/>
              </w:rPr>
            </w:pPr>
            <w:r w:rsidRPr="00E5637E">
              <w:rPr>
                <w:rFonts w:ascii="Arial" w:hAnsi="Arial" w:cs="Arial"/>
                <w:color w:val="000000" w:themeColor="text1"/>
                <w:sz w:val="20"/>
                <w:szCs w:val="20"/>
              </w:rPr>
              <w:t>C-Sample/PF3.0 Phase-2</w:t>
            </w:r>
          </w:p>
        </w:tc>
      </w:tr>
      <w:tr w:rsidR="00A55B53" w:rsidRPr="00123177" w14:paraId="26E0B65B"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38348F4B"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6A0F7B" w14:textId="77777777" w:rsidR="00A55B53" w:rsidRPr="00E5637E" w:rsidRDefault="00A55B53" w:rsidP="00E5637E">
            <w:pPr>
              <w:pStyle w:val="NormalWeb"/>
              <w:spacing w:before="0" w:beforeAutospacing="0" w:after="0" w:afterAutospacing="0"/>
              <w:rPr>
                <w:rFonts w:ascii="Arial" w:hAnsi="Arial" w:cs="Arial"/>
                <w:color w:val="000000" w:themeColor="text1"/>
                <w:sz w:val="20"/>
                <w:szCs w:val="20"/>
              </w:rPr>
            </w:pPr>
            <w:r w:rsidRPr="00E5637E">
              <w:rPr>
                <w:rFonts w:ascii="Arial" w:hAnsi="Arial" w:cs="Arial"/>
                <w:color w:val="000000" w:themeColor="text1"/>
                <w:sz w:val="20"/>
                <w:szCs w:val="20"/>
              </w:rPr>
              <w:t xml:space="preserve">The HVDCDC shall transition to sleep, if the HVDCDC stops receiving the NM messages. </w:t>
            </w:r>
          </w:p>
        </w:tc>
      </w:tr>
      <w:tr w:rsidR="00A55B53" w:rsidRPr="00123177" w14:paraId="1EF1F73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5C07E47" w14:textId="77777777" w:rsidR="00A55B53" w:rsidRPr="00123177" w:rsidRDefault="00A55B53" w:rsidP="00535342">
            <w:r w:rsidRPr="00123177">
              <w:rPr>
                <w:rFonts w:eastAsia="Arial"/>
                <w:color w:val="000000" w:themeColor="text1"/>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B92CA2" w14:textId="77777777" w:rsidR="00A55B53" w:rsidRPr="00E5637E" w:rsidRDefault="00A55B53" w:rsidP="00E5637E">
            <w:pPr>
              <w:pStyle w:val="NormalWeb"/>
              <w:spacing w:before="0" w:beforeAutospacing="0" w:after="0" w:afterAutospacing="0"/>
              <w:rPr>
                <w:rFonts w:ascii="Arial" w:hAnsi="Arial" w:cs="Arial"/>
                <w:color w:val="000000" w:themeColor="text1"/>
                <w:sz w:val="20"/>
                <w:szCs w:val="20"/>
              </w:rPr>
            </w:pPr>
            <w:r w:rsidRPr="00E5637E">
              <w:rPr>
                <w:rFonts w:ascii="Arial" w:hAnsi="Arial" w:cs="Arial"/>
                <w:color w:val="000000" w:themeColor="text1"/>
                <w:sz w:val="20"/>
                <w:szCs w:val="20"/>
              </w:rPr>
              <w:t>No Such derived requirement is applicable.</w:t>
            </w:r>
          </w:p>
        </w:tc>
      </w:tr>
      <w:tr w:rsidR="00F9789E" w:rsidRPr="00123177" w14:paraId="24BB11C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633D6BD" w14:textId="262C077E" w:rsidR="00F9789E" w:rsidRPr="00123177" w:rsidRDefault="00F9789E" w:rsidP="00535342">
            <w:pPr>
              <w:rPr>
                <w:rFonts w:eastAsia="Arial"/>
                <w:color w:val="000000" w:themeColor="text1"/>
                <w:szCs w:val="20"/>
              </w:rPr>
            </w:pPr>
            <w:r w:rsidRPr="00123177">
              <w:rPr>
                <w:rFonts w:eastAsia="Arial"/>
                <w:color w:val="000000" w:themeColor="text1"/>
                <w:szCs w:val="20"/>
              </w:rPr>
              <w:t>Requirement Priority</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C1F404" w14:textId="2DE7AB78" w:rsidR="00F9789E" w:rsidRPr="00E5637E" w:rsidRDefault="00F9789E" w:rsidP="00E5637E">
            <w:pPr>
              <w:pStyle w:val="NormalWeb"/>
              <w:spacing w:before="0" w:beforeAutospacing="0" w:after="0" w:afterAutospacing="0"/>
              <w:rPr>
                <w:rFonts w:ascii="Arial" w:hAnsi="Arial" w:cs="Arial"/>
                <w:color w:val="000000" w:themeColor="text1"/>
                <w:sz w:val="20"/>
                <w:szCs w:val="20"/>
              </w:rPr>
            </w:pPr>
            <w:r w:rsidRPr="00E5637E">
              <w:rPr>
                <w:rFonts w:ascii="Arial" w:hAnsi="Arial" w:cs="Arial"/>
                <w:color w:val="000000" w:themeColor="text1"/>
                <w:sz w:val="20"/>
                <w:szCs w:val="20"/>
              </w:rPr>
              <w:t>High</w:t>
            </w:r>
          </w:p>
        </w:tc>
      </w:tr>
      <w:tr w:rsidR="00A55B53" w:rsidRPr="00123177" w14:paraId="18286DA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3A644A3" w14:textId="77777777" w:rsidR="00A55B53" w:rsidRPr="00123177" w:rsidRDefault="00A55B53" w:rsidP="00535342">
            <w:r w:rsidRPr="00123177">
              <w:rPr>
                <w:rFonts w:eastAsia="Arial"/>
                <w:color w:val="000000" w:themeColor="text1"/>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A3EF83" w14:textId="77777777" w:rsidR="00A55B53" w:rsidRPr="00E5637E" w:rsidRDefault="00A55B53" w:rsidP="00E5637E">
            <w:pPr>
              <w:pStyle w:val="NormalWeb"/>
              <w:spacing w:before="0" w:beforeAutospacing="0" w:after="0" w:afterAutospacing="0"/>
              <w:rPr>
                <w:rFonts w:ascii="Arial" w:hAnsi="Arial" w:cs="Arial"/>
                <w:color w:val="000000" w:themeColor="text1"/>
                <w:sz w:val="20"/>
                <w:szCs w:val="20"/>
              </w:rPr>
            </w:pPr>
            <w:r w:rsidRPr="00E5637E">
              <w:rPr>
                <w:rFonts w:ascii="Arial" w:hAnsi="Arial" w:cs="Arial"/>
                <w:color w:val="000000" w:themeColor="text1"/>
                <w:sz w:val="20"/>
                <w:szCs w:val="20"/>
              </w:rPr>
              <w:t>No Specific access restrictions is applicable.</w:t>
            </w:r>
          </w:p>
        </w:tc>
      </w:tr>
      <w:tr w:rsidR="00A55B53" w:rsidRPr="00123177" w14:paraId="7835584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2044DB4"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25D3A5" w14:textId="77777777" w:rsidR="00A55B53" w:rsidRPr="00E5637E" w:rsidRDefault="00A55B53" w:rsidP="00E5637E">
            <w:pPr>
              <w:pStyle w:val="NormalWeb"/>
              <w:spacing w:before="0" w:beforeAutospacing="0" w:after="0" w:afterAutospacing="0"/>
              <w:rPr>
                <w:rFonts w:ascii="Arial" w:hAnsi="Arial" w:cs="Arial"/>
                <w:color w:val="000000" w:themeColor="text1"/>
                <w:sz w:val="20"/>
                <w:szCs w:val="20"/>
              </w:rPr>
            </w:pPr>
            <w:r w:rsidRPr="00E5637E">
              <w:rPr>
                <w:rFonts w:ascii="Arial" w:hAnsi="Arial" w:cs="Arial"/>
                <w:color w:val="000000" w:themeColor="text1"/>
                <w:sz w:val="20"/>
                <w:szCs w:val="20"/>
              </w:rPr>
              <w:t>1. The HVDCDC shall stop receiving CAN NM message “NMZC1Message_Hybrid_ASR_PDU”</w:t>
            </w:r>
          </w:p>
        </w:tc>
      </w:tr>
      <w:tr w:rsidR="00A55B53" w:rsidRPr="00123177" w14:paraId="5EFB3B8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1896960"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9C54D3" w14:textId="77777777" w:rsidR="00A55B53" w:rsidRPr="00E5637E" w:rsidRDefault="00A55B53" w:rsidP="00E5637E">
            <w:pPr>
              <w:pStyle w:val="NormalWeb"/>
              <w:spacing w:before="0" w:beforeAutospacing="0" w:after="0" w:afterAutospacing="0"/>
              <w:rPr>
                <w:rFonts w:ascii="Arial" w:hAnsi="Arial" w:cs="Arial"/>
                <w:color w:val="000000" w:themeColor="text1"/>
                <w:sz w:val="20"/>
                <w:szCs w:val="20"/>
              </w:rPr>
            </w:pPr>
            <w:r w:rsidRPr="00E5637E">
              <w:rPr>
                <w:rFonts w:ascii="Arial" w:hAnsi="Arial" w:cs="Arial"/>
                <w:color w:val="000000" w:themeColor="text1"/>
                <w:sz w:val="20"/>
                <w:szCs w:val="20"/>
              </w:rPr>
              <w:t>1. HVDCDC shall go into sleep state after CAN NM message timeout.</w:t>
            </w:r>
          </w:p>
          <w:p w14:paraId="56F76791" w14:textId="77777777" w:rsidR="00A55B53" w:rsidRPr="00E5637E" w:rsidRDefault="00A55B53" w:rsidP="00E5637E">
            <w:pPr>
              <w:pStyle w:val="NormalWeb"/>
              <w:spacing w:before="0" w:beforeAutospacing="0" w:after="0" w:afterAutospacing="0"/>
              <w:rPr>
                <w:rFonts w:ascii="Arial" w:hAnsi="Arial" w:cs="Arial"/>
                <w:color w:val="000000" w:themeColor="text1"/>
                <w:sz w:val="20"/>
                <w:szCs w:val="20"/>
              </w:rPr>
            </w:pPr>
            <w:r w:rsidRPr="00E5637E">
              <w:rPr>
                <w:rFonts w:ascii="Arial" w:hAnsi="Arial" w:cs="Arial"/>
                <w:color w:val="000000" w:themeColor="text1"/>
                <w:sz w:val="20"/>
                <w:szCs w:val="20"/>
              </w:rPr>
              <w:t xml:space="preserve">2. All the peripherals shall achieve the state which is configured for sleep </w:t>
            </w:r>
            <w:commentRangeStart w:id="154"/>
            <w:commentRangeStart w:id="155"/>
            <w:r w:rsidRPr="00E5637E">
              <w:rPr>
                <w:rFonts w:ascii="Arial" w:hAnsi="Arial" w:cs="Arial"/>
                <w:color w:val="000000" w:themeColor="text1"/>
                <w:sz w:val="20"/>
                <w:szCs w:val="20"/>
              </w:rPr>
              <w:t>mode</w:t>
            </w:r>
            <w:commentRangeEnd w:id="154"/>
            <w:r w:rsidRPr="00E5637E">
              <w:rPr>
                <w:rStyle w:val="CommentReference"/>
                <w:rFonts w:ascii="Arial" w:hAnsi="Arial" w:cs="Arial"/>
                <w:color w:val="000000" w:themeColor="text1"/>
                <w:sz w:val="20"/>
                <w:szCs w:val="20"/>
              </w:rPr>
              <w:commentReference w:id="154"/>
            </w:r>
            <w:commentRangeEnd w:id="155"/>
            <w:r w:rsidR="00123177" w:rsidRPr="00E5637E">
              <w:rPr>
                <w:rStyle w:val="CommentReference"/>
                <w:rFonts w:ascii="Arial" w:hAnsi="Arial" w:cs="Arial"/>
                <w:color w:val="000000" w:themeColor="text1"/>
                <w:sz w:val="20"/>
                <w:szCs w:val="20"/>
              </w:rPr>
              <w:commentReference w:id="155"/>
            </w:r>
          </w:p>
          <w:p w14:paraId="2B6F1166" w14:textId="5A7F3887" w:rsidR="00F9789E" w:rsidRPr="00E5637E" w:rsidRDefault="00F9789E" w:rsidP="00E5637E">
            <w:pPr>
              <w:pStyle w:val="NormalWeb"/>
              <w:spacing w:before="0" w:beforeAutospacing="0" w:after="0" w:afterAutospacing="0"/>
              <w:rPr>
                <w:rFonts w:ascii="Arial" w:hAnsi="Arial" w:cs="Arial"/>
                <w:color w:val="000000" w:themeColor="text1"/>
                <w:sz w:val="20"/>
                <w:szCs w:val="20"/>
              </w:rPr>
            </w:pPr>
            <w:r w:rsidRPr="00E5637E">
              <w:rPr>
                <w:rFonts w:ascii="Arial" w:hAnsi="Arial" w:cs="Arial"/>
                <w:color w:val="000000" w:themeColor="text1"/>
                <w:sz w:val="20"/>
                <w:szCs w:val="20"/>
              </w:rPr>
              <w:t xml:space="preserve">3. The HVDCDC shall enable the CAN module for reception of only NM messages in Sleep mode. Application Message Transmission and Reception shall be stop on CAN bus  </w:t>
            </w:r>
          </w:p>
        </w:tc>
      </w:tr>
      <w:tr w:rsidR="00A55B53" w:rsidRPr="00123177" w14:paraId="6E1BB01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726F90A" w14:textId="77777777" w:rsidR="00A55B53" w:rsidRPr="00123177" w:rsidRDefault="00A55B53" w:rsidP="00535342">
            <w:r w:rsidRPr="00123177">
              <w:rPr>
                <w:rFonts w:eastAsia="Arial"/>
                <w:color w:val="000000" w:themeColor="text1"/>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2CD66A"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HVDCDC shall stop receiving CAN NM message</w:t>
            </w:r>
          </w:p>
          <w:p w14:paraId="1C2A7BEC"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2. CAN NM message timeout shall get overflow</w:t>
            </w:r>
          </w:p>
          <w:p w14:paraId="24E0D74A"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3. HVDCDC should transition from "Repeat Message" state to the "Ready Sleep State" of Network Management.</w:t>
            </w:r>
          </w:p>
          <w:p w14:paraId="60B00174"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4. HVDCDC should transition from any state (except Sleep state) to "Sleep" state of Application state machine.</w:t>
            </w:r>
          </w:p>
          <w:p w14:paraId="110DAB1C" w14:textId="2BA9EA78"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5. Disable the peripherals before going into sleep mode.</w:t>
            </w:r>
          </w:p>
          <w:p w14:paraId="546A126F"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themeColor="text1"/>
                <w:sz w:val="20"/>
                <w:szCs w:val="20"/>
              </w:rPr>
              <w:t>6. The TriCore shall be in shutdown state and only SCR core will be active.</w:t>
            </w:r>
          </w:p>
          <w:p w14:paraId="04520E2F"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7. SCR core shall put the CAN transceiver into the standby mode to save more power</w:t>
            </w:r>
          </w:p>
          <w:p w14:paraId="5AF6DD17"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8. SCR core shall set CAN transceiver configuration to read only mode</w:t>
            </w:r>
          </w:p>
          <w:p w14:paraId="4B8CA827" w14:textId="77777777" w:rsidR="00A55B53" w:rsidRPr="00123177" w:rsidRDefault="00A55B53" w:rsidP="00535342">
            <w:pPr>
              <w:pStyle w:val="ListParagraph"/>
              <w:spacing w:line="259" w:lineRule="auto"/>
              <w:rPr>
                <w:color w:val="000000" w:themeColor="text1"/>
              </w:rPr>
            </w:pPr>
          </w:p>
        </w:tc>
      </w:tr>
      <w:tr w:rsidR="00A55B53" w:rsidRPr="00123177" w14:paraId="5A5BD29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7404178" w14:textId="77777777" w:rsidR="00A55B53" w:rsidRPr="00123177" w:rsidRDefault="00A55B53" w:rsidP="00535342">
            <w:r w:rsidRPr="00123177">
              <w:rPr>
                <w:rFonts w:eastAsia="Arial"/>
                <w:color w:val="000000" w:themeColor="text1"/>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1C7907" w14:textId="77777777" w:rsidR="00A55B53" w:rsidRPr="00123177" w:rsidRDefault="00A55B53" w:rsidP="00535342">
            <w:r w:rsidRPr="00123177">
              <w:t>No such mandatory fields is applicable.</w:t>
            </w:r>
          </w:p>
        </w:tc>
      </w:tr>
      <w:tr w:rsidR="00A55B53" w:rsidRPr="00123177" w14:paraId="727942B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FABBF68" w14:textId="77777777" w:rsidR="00A55B53" w:rsidRPr="00123177" w:rsidRDefault="00A55B53" w:rsidP="00535342">
            <w:r w:rsidRPr="00123177">
              <w:rPr>
                <w:rFonts w:eastAsia="Arial"/>
                <w:color w:val="000000" w:themeColor="text1"/>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DAC19C"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t>1.</w:t>
            </w:r>
            <w:r w:rsidRPr="00123177">
              <w:rPr>
                <w:rFonts w:ascii="Arial" w:hAnsi="Arial" w:cs="Arial"/>
                <w:color w:val="000000"/>
                <w:sz w:val="20"/>
                <w:szCs w:val="20"/>
              </w:rPr>
              <w:t xml:space="preserve"> Configure a CAN drivers and CAN routine to handle received CAN NM message.</w:t>
            </w:r>
          </w:p>
          <w:p w14:paraId="45426CCA"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2. Configure a GPIO pin “STB” as output pin.</w:t>
            </w:r>
          </w:p>
          <w:p w14:paraId="20546989" w14:textId="2DB2A66C"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 xml:space="preserve">3. The HVDCDC should be in any state except Sleep </w:t>
            </w:r>
            <w:r w:rsidR="00F9789E" w:rsidRPr="00123177">
              <w:rPr>
                <w:rFonts w:ascii="Arial" w:hAnsi="Arial" w:cs="Arial"/>
                <w:color w:val="000000"/>
                <w:sz w:val="20"/>
                <w:szCs w:val="20"/>
              </w:rPr>
              <w:t>Mode of NM state machine</w:t>
            </w:r>
          </w:p>
          <w:p w14:paraId="616172AD" w14:textId="77777777" w:rsidR="00A55B53" w:rsidRPr="00123177" w:rsidRDefault="00A55B53" w:rsidP="00535342"/>
        </w:tc>
      </w:tr>
      <w:tr w:rsidR="00A55B53" w:rsidRPr="00123177" w14:paraId="3C7F0FC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1026271" w14:textId="77777777" w:rsidR="00A55B53" w:rsidRPr="00123177" w:rsidRDefault="00A55B53" w:rsidP="00535342">
            <w:r w:rsidRPr="00123177">
              <w:rPr>
                <w:rFonts w:eastAsia="Arial"/>
                <w:color w:val="000000" w:themeColor="text1"/>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8766C9" w14:textId="77777777" w:rsidR="00A55B53" w:rsidRPr="00123177" w:rsidRDefault="00A55B53" w:rsidP="00535342">
            <w:r w:rsidRPr="00123177">
              <w:rPr>
                <w:szCs w:val="20"/>
              </w:rPr>
              <w:t>Default values shall be applicable with respect to Pre-Loaded Values</w:t>
            </w:r>
          </w:p>
        </w:tc>
      </w:tr>
      <w:tr w:rsidR="00A55B53" w:rsidRPr="00123177" w14:paraId="41D1860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18D0834" w14:textId="77777777" w:rsidR="00A55B53" w:rsidRPr="00123177" w:rsidRDefault="00A55B53" w:rsidP="00535342">
            <w:r w:rsidRPr="00123177">
              <w:rPr>
                <w:rFonts w:eastAsia="Arial"/>
                <w:color w:val="000000" w:themeColor="text1"/>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809499" w14:textId="77777777" w:rsidR="00A55B53" w:rsidRPr="00123177" w:rsidRDefault="00A55B53" w:rsidP="00535342">
            <w:r w:rsidRPr="00123177">
              <w:rPr>
                <w:szCs w:val="20"/>
              </w:rPr>
              <w:t>Valid range value is not required.</w:t>
            </w:r>
          </w:p>
        </w:tc>
      </w:tr>
      <w:tr w:rsidR="00A55B53" w:rsidRPr="00123177" w14:paraId="60BEC61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E0F8938" w14:textId="77777777" w:rsidR="00A55B53" w:rsidRPr="00123177" w:rsidRDefault="00A55B53" w:rsidP="00535342">
            <w:r w:rsidRPr="00123177">
              <w:rPr>
                <w:rFonts w:eastAsia="Arial"/>
                <w:color w:val="000000" w:themeColor="text1"/>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0FF88B" w14:textId="77777777" w:rsidR="00A55B53" w:rsidRPr="00123177" w:rsidRDefault="00A55B53" w:rsidP="00535342">
            <w:r w:rsidRPr="00123177">
              <w:rPr>
                <w:szCs w:val="20"/>
              </w:rPr>
              <w:t>Data latency period is not applicable</w:t>
            </w:r>
          </w:p>
        </w:tc>
      </w:tr>
      <w:tr w:rsidR="00A55B53" w:rsidRPr="00123177" w14:paraId="3BD75AA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1C3034E" w14:textId="77777777" w:rsidR="00A55B53" w:rsidRPr="00123177" w:rsidRDefault="00A55B53" w:rsidP="00535342">
            <w:r w:rsidRPr="00123177">
              <w:rPr>
                <w:rFonts w:eastAsia="Arial"/>
                <w:color w:val="000000" w:themeColor="text1"/>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6286BB" w14:textId="77777777" w:rsidR="00A55B53" w:rsidRPr="00123177" w:rsidRDefault="00A55B53" w:rsidP="00535342">
            <w:r w:rsidRPr="00123177">
              <w:rPr>
                <w:szCs w:val="20"/>
              </w:rPr>
              <w:t>Data Retention period is not applicable.</w:t>
            </w:r>
          </w:p>
        </w:tc>
      </w:tr>
      <w:tr w:rsidR="00A55B53" w:rsidRPr="00123177" w14:paraId="42C1D26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FBE4ECD" w14:textId="77777777" w:rsidR="00A55B53" w:rsidRPr="00123177" w:rsidRDefault="00A55B53" w:rsidP="00535342">
            <w:r w:rsidRPr="00123177">
              <w:rPr>
                <w:rFonts w:eastAsia="Arial"/>
                <w:color w:val="000000" w:themeColor="text1"/>
                <w:szCs w:val="20"/>
              </w:rPr>
              <w:lastRenderedPageBreak/>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E1FD5E" w14:textId="77777777" w:rsidR="00A55B53" w:rsidRPr="00123177" w:rsidRDefault="00A55B53" w:rsidP="00535342">
            <w:r w:rsidRPr="00123177">
              <w:rPr>
                <w:szCs w:val="20"/>
              </w:rPr>
              <w:t>Data rate is not applicable.</w:t>
            </w:r>
          </w:p>
        </w:tc>
      </w:tr>
      <w:tr w:rsidR="00A55B53" w:rsidRPr="00123177" w14:paraId="27C78EB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0B13EF7" w14:textId="77777777" w:rsidR="00A55B53" w:rsidRPr="00123177" w:rsidRDefault="00A55B53" w:rsidP="00535342">
            <w:r w:rsidRPr="00123177">
              <w:rPr>
                <w:rFonts w:eastAsia="Arial"/>
                <w:color w:val="000000" w:themeColor="text1"/>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C94E24" w14:textId="77777777" w:rsidR="00A55B53" w:rsidRPr="00123177" w:rsidRDefault="00A55B53" w:rsidP="00535342">
            <w:pPr>
              <w:spacing w:line="259" w:lineRule="auto"/>
            </w:pPr>
            <w:r w:rsidRPr="00123177">
              <w:rPr>
                <w:szCs w:val="20"/>
              </w:rPr>
              <w:t>External event is not required.</w:t>
            </w:r>
          </w:p>
        </w:tc>
      </w:tr>
      <w:tr w:rsidR="00A55B53" w:rsidRPr="00123177" w14:paraId="395DBB5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DBA37C7" w14:textId="77777777" w:rsidR="00A55B53" w:rsidRPr="00123177" w:rsidRDefault="00A55B53" w:rsidP="00535342">
            <w:r w:rsidRPr="00123177">
              <w:rPr>
                <w:rFonts w:eastAsia="Arial"/>
                <w:color w:val="000000" w:themeColor="text1"/>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FAA376" w14:textId="77777777" w:rsidR="00A55B53" w:rsidRPr="00123177" w:rsidRDefault="00A55B53" w:rsidP="00535342">
            <w:r w:rsidRPr="00123177">
              <w:rPr>
                <w:szCs w:val="20"/>
              </w:rPr>
              <w:t>Temporal event is not applicable.</w:t>
            </w:r>
          </w:p>
        </w:tc>
      </w:tr>
      <w:tr w:rsidR="00A55B53" w:rsidRPr="00123177" w14:paraId="2CCA331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BE99BED" w14:textId="77777777" w:rsidR="00A55B53" w:rsidRPr="00123177" w:rsidRDefault="00A55B53" w:rsidP="00535342">
            <w:r w:rsidRPr="00123177">
              <w:rPr>
                <w:rFonts w:eastAsia="Arial"/>
                <w:color w:val="000000" w:themeColor="text1"/>
                <w:szCs w:val="20"/>
              </w:rPr>
              <w:t xml:space="preserve">Validation Rules/ </w:t>
            </w:r>
          </w:p>
          <w:p w14:paraId="2C0FB555"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AC365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that HVDCDC shall enter into sleep state which can be monitor on serial console.</w:t>
            </w:r>
          </w:p>
          <w:p w14:paraId="76AED910" w14:textId="77777777" w:rsidR="00A55B53" w:rsidRPr="00123177" w:rsidRDefault="00A55B53" w:rsidP="00535342">
            <w:pPr>
              <w:pStyle w:val="TableText"/>
              <w:snapToGrid w:val="0"/>
            </w:pPr>
            <w:r w:rsidRPr="00123177">
              <w:rPr>
                <w:rFonts w:eastAsia="Arial"/>
                <w:color w:val="000000" w:themeColor="text1"/>
              </w:rPr>
              <w:t>Verify that the current consumption is reduced on DSO or DMM.</w:t>
            </w:r>
          </w:p>
        </w:tc>
      </w:tr>
      <w:tr w:rsidR="00A55B53" w:rsidRPr="00123177" w14:paraId="1934B71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41627E8" w14:textId="77777777" w:rsidR="00A55B53" w:rsidRPr="00123177" w:rsidRDefault="00A55B53" w:rsidP="00535342">
            <w:r w:rsidRPr="00123177">
              <w:rPr>
                <w:rFonts w:eastAsia="Arial"/>
                <w:color w:val="000000" w:themeColor="text1"/>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05DE7A" w14:textId="77777777" w:rsidR="00A55B53" w:rsidRPr="00123177" w:rsidRDefault="00A55B53" w:rsidP="00535342">
            <w:r w:rsidRPr="00123177">
              <w:rPr>
                <w:szCs w:val="20"/>
              </w:rPr>
              <w:t>Constraints is not applicable.</w:t>
            </w:r>
          </w:p>
        </w:tc>
      </w:tr>
      <w:tr w:rsidR="00A55B53" w:rsidRPr="00123177" w14:paraId="0668BE2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6603C0E" w14:textId="77777777" w:rsidR="00A55B53" w:rsidRPr="00123177" w:rsidRDefault="00A55B53" w:rsidP="00535342">
            <w:r w:rsidRPr="00123177">
              <w:rPr>
                <w:rFonts w:eastAsia="Arial"/>
                <w:color w:val="000000" w:themeColor="text1"/>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ECAAFF" w14:textId="77777777" w:rsidR="00A55B53" w:rsidRPr="00123177" w:rsidRDefault="00A55B53" w:rsidP="00535342">
            <w:r w:rsidRPr="00123177">
              <w:rPr>
                <w:szCs w:val="20"/>
              </w:rPr>
              <w:t>No effects on other system</w:t>
            </w:r>
          </w:p>
        </w:tc>
      </w:tr>
      <w:tr w:rsidR="00A55B53" w:rsidRPr="00123177" w14:paraId="325C569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B546709" w14:textId="77777777" w:rsidR="00A55B53" w:rsidRPr="00123177" w:rsidRDefault="00A55B53" w:rsidP="00535342">
            <w:r w:rsidRPr="00123177">
              <w:rPr>
                <w:rFonts w:eastAsia="Arial"/>
                <w:color w:val="000000" w:themeColor="text1"/>
                <w:szCs w:val="20"/>
              </w:rPr>
              <w:t>Testability with respect to test environment</w:t>
            </w:r>
          </w:p>
          <w:p w14:paraId="7001C84A" w14:textId="77777777" w:rsidR="00A55B53" w:rsidRPr="00123177" w:rsidRDefault="00A55B53" w:rsidP="00535342">
            <w:r w:rsidRPr="00123177">
              <w:rPr>
                <w:rFonts w:eastAsia="Arial"/>
                <w:color w:val="000000" w:themeColor="text1"/>
                <w:szCs w:val="20"/>
              </w:rPr>
              <w:t>(Yes/No)</w:t>
            </w:r>
          </w:p>
          <w:p w14:paraId="0F6DC130"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98FD1F" w14:textId="77777777" w:rsidR="00A55B53" w:rsidRPr="00123177" w:rsidRDefault="00A55B53" w:rsidP="00535342">
            <w:pPr>
              <w:pStyle w:val="TableText"/>
              <w:snapToGrid w:val="0"/>
            </w:pPr>
            <w:r w:rsidRPr="00123177">
              <w:t>YES</w:t>
            </w:r>
          </w:p>
          <w:p w14:paraId="083347F6" w14:textId="77777777" w:rsidR="00A55B53" w:rsidRPr="00123177" w:rsidRDefault="00A55B53" w:rsidP="00535342"/>
        </w:tc>
      </w:tr>
      <w:tr w:rsidR="00A55B53" w:rsidRPr="00123177" w14:paraId="3A5413B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B7313B3" w14:textId="77777777" w:rsidR="00A55B53" w:rsidRPr="00123177" w:rsidRDefault="00A55B53" w:rsidP="00535342">
            <w:r w:rsidRPr="00123177">
              <w:rPr>
                <w:rFonts w:eastAsia="Arial"/>
                <w:color w:val="000000" w:themeColor="text1"/>
                <w:szCs w:val="20"/>
              </w:rPr>
              <w:t>Feasible within project constraints</w:t>
            </w:r>
          </w:p>
          <w:p w14:paraId="28C76945" w14:textId="77777777" w:rsidR="00A55B53" w:rsidRPr="00123177" w:rsidRDefault="00A55B53" w:rsidP="00535342">
            <w:r w:rsidRPr="00123177">
              <w:rPr>
                <w:rFonts w:eastAsia="Arial"/>
                <w:color w:val="000000" w:themeColor="text1"/>
                <w:szCs w:val="20"/>
              </w:rPr>
              <w:t>(Yes/No)</w:t>
            </w:r>
          </w:p>
          <w:p w14:paraId="051E56D9"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F66555" w14:textId="77777777" w:rsidR="00A55B53" w:rsidRPr="00123177" w:rsidRDefault="00A55B53" w:rsidP="00535342">
            <w:pPr>
              <w:pStyle w:val="TableText"/>
              <w:snapToGrid w:val="0"/>
            </w:pPr>
            <w:r w:rsidRPr="00123177">
              <w:t>YES</w:t>
            </w:r>
          </w:p>
          <w:p w14:paraId="429A73AA" w14:textId="77777777" w:rsidR="00A55B53" w:rsidRPr="00123177" w:rsidRDefault="00A55B53" w:rsidP="00535342"/>
        </w:tc>
      </w:tr>
      <w:tr w:rsidR="00A55B53" w:rsidRPr="00123177" w14:paraId="2B842EA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684BD27" w14:textId="77777777" w:rsidR="00A55B53" w:rsidRPr="00123177" w:rsidRDefault="00A55B53" w:rsidP="00535342">
            <w:r w:rsidRPr="00123177">
              <w:rPr>
                <w:rFonts w:eastAsia="Arial"/>
                <w:color w:val="000000" w:themeColor="text1"/>
                <w:szCs w:val="20"/>
              </w:rPr>
              <w:t>Critical</w:t>
            </w:r>
          </w:p>
          <w:p w14:paraId="6D59560F" w14:textId="77777777" w:rsidR="00A55B53" w:rsidRPr="00123177" w:rsidRDefault="00A55B53" w:rsidP="00535342">
            <w:r w:rsidRPr="00123177">
              <w:rPr>
                <w:rFonts w:eastAsia="Arial"/>
                <w:color w:val="000000" w:themeColor="text1"/>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4775F0" w14:textId="77777777" w:rsidR="00A55B53" w:rsidRPr="00123177" w:rsidRDefault="00A55B53" w:rsidP="00535342">
            <w:r w:rsidRPr="00123177">
              <w:t>YES</w:t>
            </w:r>
          </w:p>
        </w:tc>
      </w:tr>
      <w:tr w:rsidR="00A55B53" w:rsidRPr="00123177" w14:paraId="6AE96E0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8FEE543" w14:textId="77777777" w:rsidR="00A55B53" w:rsidRPr="00123177" w:rsidRDefault="00A55B53" w:rsidP="00535342">
            <w:pPr>
              <w:rPr>
                <w:rFonts w:eastAsia="Arial"/>
                <w:color w:val="000000" w:themeColor="text1"/>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ADE2FA" w14:textId="77777777" w:rsidR="00A55B53" w:rsidRPr="00123177" w:rsidRDefault="00A55B53" w:rsidP="00535342">
            <w:r w:rsidRPr="00123177">
              <w:t>Acceptance Criteria for this requirement should be as per SECTION-6 ACCEPTANCE CRITERIA</w:t>
            </w:r>
          </w:p>
        </w:tc>
      </w:tr>
    </w:tbl>
    <w:p w14:paraId="182F0140" w14:textId="77777777" w:rsidR="00A55B53" w:rsidRPr="00123177" w:rsidRDefault="00A55B53" w:rsidP="00A55B53">
      <w:pPr>
        <w:pStyle w:val="BodyText"/>
        <w:rPr>
          <w:b/>
          <w:bCs/>
        </w:rPr>
      </w:pPr>
    </w:p>
    <w:p w14:paraId="5E4FADB8" w14:textId="77777777" w:rsidR="00A55B53" w:rsidRPr="00123177" w:rsidRDefault="00A55B53" w:rsidP="00A55B53"/>
    <w:p w14:paraId="31C851E6" w14:textId="77777777" w:rsidR="00A55B53" w:rsidRPr="00123177" w:rsidRDefault="00A55B53" w:rsidP="00A55B53">
      <w:pPr>
        <w:pStyle w:val="Heading5"/>
        <w:rPr>
          <w:sz w:val="20"/>
          <w:szCs w:val="20"/>
        </w:rPr>
      </w:pPr>
      <w:r w:rsidRPr="00123177">
        <w:rPr>
          <w:sz w:val="20"/>
          <w:szCs w:val="20"/>
        </w:rPr>
        <w:t>Response to NM messages for t</w:t>
      </w:r>
      <w:r w:rsidRPr="00123177">
        <w:rPr>
          <w:rFonts w:eastAsia="Arial"/>
          <w:sz w:val="20"/>
          <w:szCs w:val="20"/>
        </w:rPr>
        <w:t>ransition to standby</w:t>
      </w:r>
    </w:p>
    <w:p w14:paraId="6CFAA72A"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06A7BCB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6EBE274" w14:textId="77777777" w:rsidR="00A55B53" w:rsidRPr="00123177" w:rsidRDefault="00A55B53" w:rsidP="00535342">
            <w:r w:rsidRPr="00123177">
              <w:rPr>
                <w:rFonts w:eastAsia="Arial"/>
                <w:b/>
                <w:bCs/>
                <w:color w:val="000000" w:themeColor="text1"/>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25B6113" w14:textId="77777777" w:rsidR="00A55B53" w:rsidRPr="00123177" w:rsidRDefault="00A55B53" w:rsidP="00535342">
            <w:r w:rsidRPr="00123177">
              <w:rPr>
                <w:rFonts w:eastAsia="Arial"/>
                <w:b/>
                <w:bCs/>
                <w:color w:val="000000" w:themeColor="text1"/>
                <w:szCs w:val="20"/>
              </w:rPr>
              <w:t>Description</w:t>
            </w:r>
          </w:p>
        </w:tc>
      </w:tr>
      <w:tr w:rsidR="00A55B53" w:rsidRPr="00123177" w14:paraId="69CC1C96"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BFF95C4" w14:textId="77777777" w:rsidR="00A55B53" w:rsidRPr="00123177" w:rsidRDefault="00A55B53" w:rsidP="00535342">
            <w:r w:rsidRPr="00123177">
              <w:rPr>
                <w:rFonts w:eastAsia="Arial"/>
                <w:color w:val="000000" w:themeColor="text1"/>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217681" w14:textId="77777777" w:rsidR="00A55B53" w:rsidRPr="00123177" w:rsidRDefault="00A55B53" w:rsidP="00535342">
            <w:r w:rsidRPr="00123177">
              <w:rPr>
                <w:rFonts w:eastAsia="Arial"/>
                <w:color w:val="000000" w:themeColor="text1"/>
                <w:szCs w:val="20"/>
              </w:rPr>
              <w:t>SWRS_NM_APP_02</w:t>
            </w:r>
          </w:p>
        </w:tc>
      </w:tr>
      <w:tr w:rsidR="00A55B53" w:rsidRPr="00123177" w14:paraId="74A48619"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6718BA5"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071B05" w14:textId="77777777" w:rsidR="00A55B53" w:rsidRPr="00123177" w:rsidRDefault="00A55B53" w:rsidP="00535342">
            <w:pPr>
              <w:rPr>
                <w:rFonts w:eastAsia="Arial"/>
                <w:color w:val="000000" w:themeColor="text1"/>
              </w:rPr>
            </w:pPr>
            <w:r w:rsidRPr="00123177">
              <w:rPr>
                <w:rFonts w:eastAsia="Arial"/>
                <w:color w:val="000000" w:themeColor="text1"/>
              </w:rPr>
              <w:t>SDS-HVDCDC-115</w:t>
            </w:r>
          </w:p>
        </w:tc>
      </w:tr>
      <w:tr w:rsidR="00A55B53" w:rsidRPr="00123177" w14:paraId="41C88671"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66B973E0" w14:textId="77777777" w:rsidR="00A55B53" w:rsidRPr="00123177" w:rsidRDefault="00A55B53" w:rsidP="00535342">
            <w:pPr>
              <w:pStyle w:val="TableText"/>
              <w:snapToGrid w:val="0"/>
            </w:pPr>
            <w:r w:rsidRPr="00123177">
              <w:lastRenderedPageBreak/>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9F4FE2" w14:textId="77777777" w:rsidR="00A55B53" w:rsidRPr="00123177" w:rsidRDefault="00A55B53" w:rsidP="00535342">
            <w:pPr>
              <w:pStyle w:val="TableText"/>
              <w:snapToGrid w:val="0"/>
            </w:pPr>
            <w:r w:rsidRPr="00123177">
              <w:t>C-Sample/PF3.0 Phase-2</w:t>
            </w:r>
          </w:p>
        </w:tc>
      </w:tr>
      <w:tr w:rsidR="00A55B53" w:rsidRPr="00123177" w14:paraId="3A3A6881"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44DA61E9"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EAFEB7" w14:textId="77777777" w:rsidR="00A55B53" w:rsidRPr="00123177" w:rsidRDefault="00A55B53" w:rsidP="00535342">
            <w:pPr>
              <w:rPr>
                <w:rFonts w:eastAsia="Arial"/>
                <w:strike/>
                <w:color w:val="000000" w:themeColor="text1"/>
              </w:rPr>
            </w:pPr>
            <w:r w:rsidRPr="00123177">
              <w:rPr>
                <w:rFonts w:eastAsia="Arial"/>
              </w:rPr>
              <w:t xml:space="preserve">The HVDCDC shall wakeup and transition to standby state if </w:t>
            </w:r>
            <w:r w:rsidRPr="00123177">
              <w:t>the HVDCDC starts receiving the NM messages</w:t>
            </w:r>
          </w:p>
        </w:tc>
      </w:tr>
      <w:tr w:rsidR="00A55B53" w:rsidRPr="00123177" w14:paraId="0E0A485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DC7F547" w14:textId="77777777" w:rsidR="00A55B53" w:rsidRPr="00123177" w:rsidRDefault="00A55B53" w:rsidP="00535342">
            <w:r w:rsidRPr="00123177">
              <w:rPr>
                <w:rFonts w:eastAsia="Arial"/>
                <w:color w:val="000000" w:themeColor="text1"/>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198B85" w14:textId="77777777" w:rsidR="00A55B53" w:rsidRPr="00123177" w:rsidRDefault="00A55B53" w:rsidP="00535342">
            <w:r w:rsidRPr="00123177">
              <w:rPr>
                <w:szCs w:val="20"/>
              </w:rPr>
              <w:t>No Such derived requirement is applicable.</w:t>
            </w:r>
          </w:p>
        </w:tc>
      </w:tr>
      <w:tr w:rsidR="00123177" w:rsidRPr="00123177" w14:paraId="435A51B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2491B3B" w14:textId="71F4CAAF" w:rsidR="00123177" w:rsidRPr="00123177" w:rsidRDefault="00123177" w:rsidP="00123177">
            <w:pPr>
              <w:rPr>
                <w:rFonts w:eastAsia="Arial"/>
                <w:color w:val="000000" w:themeColor="text1"/>
                <w:szCs w:val="20"/>
              </w:rPr>
            </w:pPr>
            <w:r w:rsidRPr="00123177">
              <w:rPr>
                <w:rFonts w:eastAsia="Arial"/>
                <w:color w:val="000000" w:themeColor="text1"/>
                <w:szCs w:val="20"/>
              </w:rPr>
              <w:t>Requirement Priority</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A67EC6" w14:textId="57108C7D" w:rsidR="00123177" w:rsidRPr="00123177" w:rsidRDefault="00123177" w:rsidP="00123177">
            <w:pPr>
              <w:rPr>
                <w:szCs w:val="20"/>
              </w:rPr>
            </w:pPr>
            <w:r w:rsidRPr="00123177">
              <w:rPr>
                <w:szCs w:val="20"/>
              </w:rPr>
              <w:t>High</w:t>
            </w:r>
          </w:p>
        </w:tc>
      </w:tr>
      <w:tr w:rsidR="00A55B53" w:rsidRPr="00123177" w14:paraId="5EB4E2A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B869922" w14:textId="77777777" w:rsidR="00A55B53" w:rsidRPr="00123177" w:rsidRDefault="00A55B53" w:rsidP="00535342">
            <w:r w:rsidRPr="00123177">
              <w:rPr>
                <w:rFonts w:eastAsia="Arial"/>
                <w:color w:val="000000" w:themeColor="text1"/>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AD9188"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6DB87D9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C66F442"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B56389" w14:textId="77777777" w:rsidR="00A55B53" w:rsidRPr="00123177" w:rsidRDefault="00A55B53" w:rsidP="00535342">
            <w:pPr>
              <w:rPr>
                <w:rFonts w:eastAsia="Arial"/>
                <w:color w:val="000000" w:themeColor="text1"/>
              </w:rPr>
            </w:pPr>
            <w:r w:rsidRPr="00123177">
              <w:rPr>
                <w:rFonts w:eastAsia="Arial"/>
                <w:color w:val="000000" w:themeColor="text1"/>
              </w:rPr>
              <w:t xml:space="preserve">1. </w:t>
            </w:r>
            <w:r w:rsidRPr="00123177">
              <w:rPr>
                <w:rStyle w:val="ui-provider"/>
              </w:rPr>
              <w:t>The HVDCDC shall receive CAN NM message “NMZC1Message_Hybrid_ASR_PDU”</w:t>
            </w:r>
          </w:p>
        </w:tc>
      </w:tr>
      <w:tr w:rsidR="00A55B53" w:rsidRPr="00123177" w14:paraId="1CEDBC7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9B82A88"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44814C"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HVDCDC should go to stand-by state on wakes up.</w:t>
            </w:r>
          </w:p>
          <w:p w14:paraId="2420E494"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 xml:space="preserve">2. All the required peripherals shall be reinitialized after wakeup state </w:t>
            </w:r>
          </w:p>
        </w:tc>
      </w:tr>
      <w:tr w:rsidR="00A55B53" w:rsidRPr="00123177" w14:paraId="346710C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762D0C7" w14:textId="77777777" w:rsidR="00A55B53" w:rsidRPr="00123177" w:rsidRDefault="00A55B53" w:rsidP="00535342">
            <w:r w:rsidRPr="00123177">
              <w:rPr>
                <w:rFonts w:eastAsia="Arial"/>
                <w:color w:val="000000" w:themeColor="text1"/>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F0560E"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HVDCDC shall receive CAN NM message</w:t>
            </w:r>
          </w:p>
          <w:p w14:paraId="23224947"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2. Start the timeout for NM_MSG_RECEIVE_TIME.</w:t>
            </w:r>
          </w:p>
          <w:p w14:paraId="7561FBBC" w14:textId="3260687C"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3. HVDCDC should transition from "</w:t>
            </w:r>
            <w:r w:rsidR="00EE6490">
              <w:rPr>
                <w:rFonts w:ascii="Arial" w:hAnsi="Arial" w:cs="Arial"/>
                <w:color w:val="000000"/>
                <w:sz w:val="20"/>
                <w:szCs w:val="20"/>
              </w:rPr>
              <w:t>Bus Sleep” Mode</w:t>
            </w:r>
            <w:r w:rsidRPr="00123177">
              <w:rPr>
                <w:rFonts w:ascii="Arial" w:hAnsi="Arial" w:cs="Arial"/>
                <w:color w:val="000000"/>
                <w:sz w:val="20"/>
                <w:szCs w:val="20"/>
              </w:rPr>
              <w:t xml:space="preserve"> to the "Repeat Message" state of Network Management.</w:t>
            </w:r>
          </w:p>
          <w:p w14:paraId="4B035E6C"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 xml:space="preserve">4. HVDCDC should transition from "Sleep" state to the "Standby" state of Application state machine. </w:t>
            </w:r>
          </w:p>
          <w:p w14:paraId="5B4A2A47"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5. The TriCore in standby state and SCR core shall deactivate.</w:t>
            </w:r>
          </w:p>
          <w:p w14:paraId="4744C5DA" w14:textId="77777777" w:rsidR="00A55B53" w:rsidRPr="00123177" w:rsidRDefault="00A55B53" w:rsidP="00535342">
            <w:pPr>
              <w:pStyle w:val="NormalWeb"/>
              <w:spacing w:before="0" w:beforeAutospacing="0" w:after="0" w:afterAutospacing="0"/>
              <w:rPr>
                <w:color w:val="000000" w:themeColor="text1"/>
              </w:rPr>
            </w:pPr>
          </w:p>
        </w:tc>
      </w:tr>
      <w:tr w:rsidR="00A55B53" w:rsidRPr="00123177" w14:paraId="13F4C3A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0FBF1FE" w14:textId="77777777" w:rsidR="00A55B53" w:rsidRPr="00123177" w:rsidRDefault="00A55B53" w:rsidP="00535342">
            <w:r w:rsidRPr="00123177">
              <w:rPr>
                <w:rFonts w:eastAsia="Arial"/>
                <w:color w:val="000000" w:themeColor="text1"/>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7F8A99" w14:textId="77777777" w:rsidR="00A55B53" w:rsidRPr="00123177" w:rsidRDefault="00A55B53" w:rsidP="00535342">
            <w:r w:rsidRPr="00123177">
              <w:t>No such mandatory fields is applicable.</w:t>
            </w:r>
          </w:p>
        </w:tc>
      </w:tr>
      <w:tr w:rsidR="00A55B53" w:rsidRPr="00123177" w14:paraId="20A7461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002E716" w14:textId="77777777" w:rsidR="00A55B53" w:rsidRPr="00123177" w:rsidRDefault="00A55B53" w:rsidP="00535342">
            <w:r w:rsidRPr="00123177">
              <w:rPr>
                <w:rFonts w:eastAsia="Arial"/>
                <w:color w:val="000000" w:themeColor="text1"/>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6815C6"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Configure a CAN drivers and CAN routine to handle CAN message received over vehicle CAN/main CAN.</w:t>
            </w:r>
          </w:p>
          <w:p w14:paraId="06184485"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2. The HVDCDC should be in Sleep state</w:t>
            </w:r>
          </w:p>
          <w:p w14:paraId="6C0951E5"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3. The HVDCDC shall not receive CAN NM message “NMZC1Message_Hybrid_ASR_PDU”</w:t>
            </w:r>
          </w:p>
          <w:p w14:paraId="3C97A525" w14:textId="77777777" w:rsidR="00A55B53" w:rsidRPr="00123177" w:rsidRDefault="00A55B53" w:rsidP="00535342"/>
        </w:tc>
      </w:tr>
      <w:tr w:rsidR="00A55B53" w:rsidRPr="00123177" w14:paraId="69CE7F3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C38F5C3" w14:textId="77777777" w:rsidR="00A55B53" w:rsidRPr="00123177" w:rsidRDefault="00A55B53" w:rsidP="00535342">
            <w:r w:rsidRPr="00123177">
              <w:rPr>
                <w:rFonts w:eastAsia="Arial"/>
                <w:color w:val="000000" w:themeColor="text1"/>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391B06" w14:textId="77777777" w:rsidR="00A55B53" w:rsidRPr="00123177" w:rsidRDefault="00A55B53" w:rsidP="00535342">
            <w:r w:rsidRPr="00123177">
              <w:rPr>
                <w:szCs w:val="20"/>
              </w:rPr>
              <w:t>Default values shall be applicable with respect to Pre-Loaded Values</w:t>
            </w:r>
          </w:p>
        </w:tc>
      </w:tr>
      <w:tr w:rsidR="00A55B53" w:rsidRPr="00123177" w14:paraId="2C2AD3E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1F2FFC7" w14:textId="77777777" w:rsidR="00A55B53" w:rsidRPr="00123177" w:rsidRDefault="00A55B53" w:rsidP="00535342">
            <w:r w:rsidRPr="00123177">
              <w:rPr>
                <w:rFonts w:eastAsia="Arial"/>
                <w:color w:val="000000" w:themeColor="text1"/>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4B41DE" w14:textId="77777777" w:rsidR="00A55B53" w:rsidRPr="00123177" w:rsidRDefault="00A55B53" w:rsidP="00535342">
            <w:r w:rsidRPr="00123177">
              <w:rPr>
                <w:szCs w:val="20"/>
              </w:rPr>
              <w:t>Valid range value is not required.</w:t>
            </w:r>
          </w:p>
        </w:tc>
      </w:tr>
      <w:tr w:rsidR="00A55B53" w:rsidRPr="00123177" w14:paraId="2CB1AF2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21091ED" w14:textId="77777777" w:rsidR="00A55B53" w:rsidRPr="00123177" w:rsidRDefault="00A55B53" w:rsidP="00535342">
            <w:r w:rsidRPr="00123177">
              <w:rPr>
                <w:rFonts w:eastAsia="Arial"/>
                <w:color w:val="000000" w:themeColor="text1"/>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BAE360" w14:textId="77777777" w:rsidR="00A55B53" w:rsidRPr="00123177" w:rsidRDefault="00A55B53" w:rsidP="00535342">
            <w:r w:rsidRPr="00123177">
              <w:rPr>
                <w:szCs w:val="20"/>
              </w:rPr>
              <w:t>Data latency period is not applicable</w:t>
            </w:r>
          </w:p>
        </w:tc>
      </w:tr>
      <w:tr w:rsidR="00A55B53" w:rsidRPr="00123177" w14:paraId="3323963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799040C" w14:textId="77777777" w:rsidR="00A55B53" w:rsidRPr="00123177" w:rsidRDefault="00A55B53" w:rsidP="00535342">
            <w:r w:rsidRPr="00123177">
              <w:rPr>
                <w:rFonts w:eastAsia="Arial"/>
                <w:color w:val="000000" w:themeColor="text1"/>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3CFF87" w14:textId="77777777" w:rsidR="00A55B53" w:rsidRPr="00123177" w:rsidRDefault="00A55B53" w:rsidP="00535342">
            <w:r w:rsidRPr="00123177">
              <w:rPr>
                <w:szCs w:val="20"/>
              </w:rPr>
              <w:t>Data Retention period is not applicable.</w:t>
            </w:r>
          </w:p>
        </w:tc>
      </w:tr>
      <w:tr w:rsidR="00A55B53" w:rsidRPr="00123177" w14:paraId="1BF5B7F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74784D6" w14:textId="77777777" w:rsidR="00A55B53" w:rsidRPr="00123177" w:rsidRDefault="00A55B53" w:rsidP="00535342">
            <w:r w:rsidRPr="00123177">
              <w:rPr>
                <w:rFonts w:eastAsia="Arial"/>
                <w:color w:val="000000" w:themeColor="text1"/>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C00E6A" w14:textId="77777777" w:rsidR="00A55B53" w:rsidRPr="00123177" w:rsidRDefault="00A55B53" w:rsidP="00535342">
            <w:r w:rsidRPr="00123177">
              <w:rPr>
                <w:szCs w:val="20"/>
              </w:rPr>
              <w:t>Data rate is not applicable.</w:t>
            </w:r>
          </w:p>
        </w:tc>
      </w:tr>
      <w:tr w:rsidR="00A55B53" w:rsidRPr="00123177" w14:paraId="70BC97F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C9F9F87" w14:textId="77777777" w:rsidR="00A55B53" w:rsidRPr="00123177" w:rsidRDefault="00A55B53" w:rsidP="00535342">
            <w:r w:rsidRPr="00123177">
              <w:rPr>
                <w:rFonts w:eastAsia="Arial"/>
                <w:color w:val="000000" w:themeColor="text1"/>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B7D03D" w14:textId="77777777" w:rsidR="00A55B53" w:rsidRPr="00123177" w:rsidRDefault="00A55B53" w:rsidP="00535342">
            <w:pPr>
              <w:spacing w:line="259" w:lineRule="auto"/>
            </w:pPr>
            <w:r w:rsidRPr="00123177">
              <w:rPr>
                <w:szCs w:val="20"/>
              </w:rPr>
              <w:t>External event is not required.</w:t>
            </w:r>
          </w:p>
        </w:tc>
      </w:tr>
      <w:tr w:rsidR="00A55B53" w:rsidRPr="00123177" w14:paraId="19748C7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E1EB67A" w14:textId="77777777" w:rsidR="00A55B53" w:rsidRPr="00123177" w:rsidRDefault="00A55B53" w:rsidP="00535342">
            <w:r w:rsidRPr="00123177">
              <w:rPr>
                <w:rFonts w:eastAsia="Arial"/>
                <w:color w:val="000000" w:themeColor="text1"/>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4B0E68" w14:textId="77777777" w:rsidR="00A55B53" w:rsidRPr="00123177" w:rsidRDefault="00A55B53" w:rsidP="00535342">
            <w:r w:rsidRPr="00123177">
              <w:rPr>
                <w:szCs w:val="20"/>
              </w:rPr>
              <w:t>Temporal event is not applicable.</w:t>
            </w:r>
          </w:p>
        </w:tc>
      </w:tr>
      <w:tr w:rsidR="00A55B53" w:rsidRPr="00123177" w14:paraId="6DC835B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73C8AAB" w14:textId="77777777" w:rsidR="00A55B53" w:rsidRPr="00123177" w:rsidRDefault="00A55B53" w:rsidP="00535342">
            <w:r w:rsidRPr="00123177">
              <w:rPr>
                <w:rFonts w:eastAsia="Arial"/>
                <w:color w:val="000000" w:themeColor="text1"/>
                <w:szCs w:val="20"/>
              </w:rPr>
              <w:t xml:space="preserve">Validation Rules/ </w:t>
            </w:r>
          </w:p>
          <w:p w14:paraId="58A07DC3"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059229" w14:textId="7313EC60"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eastAsia="Arial" w:hAnsi="Arial" w:cs="Arial"/>
                <w:color w:val="000000" w:themeColor="text1"/>
                <w:sz w:val="20"/>
                <w:lang w:eastAsia="ar-SA"/>
              </w:rPr>
              <w:t>1. Verify that HVDCDC shall transition from "</w:t>
            </w:r>
            <w:r w:rsidR="00EE6490">
              <w:rPr>
                <w:rFonts w:ascii="Arial" w:eastAsia="Arial" w:hAnsi="Arial" w:cs="Arial"/>
                <w:color w:val="000000" w:themeColor="text1"/>
                <w:sz w:val="20"/>
                <w:lang w:eastAsia="ar-SA"/>
              </w:rPr>
              <w:t>Bus Sleep” Mode</w:t>
            </w:r>
            <w:r w:rsidRPr="00123177">
              <w:rPr>
                <w:rFonts w:ascii="Arial" w:eastAsia="Arial" w:hAnsi="Arial" w:cs="Arial"/>
                <w:color w:val="000000" w:themeColor="text1"/>
                <w:sz w:val="20"/>
                <w:lang w:eastAsia="ar-SA"/>
              </w:rPr>
              <w:t xml:space="preserve"> to the "Repeat Message" state</w:t>
            </w:r>
            <w:r w:rsidRPr="00123177">
              <w:rPr>
                <w:rFonts w:ascii="Arial" w:hAnsi="Arial" w:cs="Arial"/>
                <w:color w:val="000000"/>
                <w:sz w:val="20"/>
                <w:szCs w:val="20"/>
              </w:rPr>
              <w:t> </w:t>
            </w:r>
          </w:p>
          <w:p w14:paraId="10C4ED17"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themeColor="text1"/>
                <w:sz w:val="20"/>
                <w:szCs w:val="20"/>
              </w:rPr>
              <w:t>2. HVDCDC should transition from "Sleep" state to the "Standby" state of Application state machine by verifying signal NHVDCDCStatus over CANalyzer tool</w:t>
            </w:r>
          </w:p>
        </w:tc>
      </w:tr>
      <w:tr w:rsidR="00A55B53" w:rsidRPr="00123177" w14:paraId="1F5DA50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4C092D4" w14:textId="77777777" w:rsidR="00A55B53" w:rsidRPr="00123177" w:rsidRDefault="00A55B53" w:rsidP="00535342">
            <w:r w:rsidRPr="00123177">
              <w:rPr>
                <w:rFonts w:eastAsia="Arial"/>
                <w:color w:val="000000" w:themeColor="text1"/>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CDAC73" w14:textId="77777777" w:rsidR="00A55B53" w:rsidRPr="00123177" w:rsidRDefault="00A55B53" w:rsidP="00535342">
            <w:r w:rsidRPr="00123177">
              <w:rPr>
                <w:szCs w:val="20"/>
              </w:rPr>
              <w:t>Constraints is not applicable.</w:t>
            </w:r>
          </w:p>
        </w:tc>
      </w:tr>
      <w:tr w:rsidR="00A55B53" w:rsidRPr="00123177" w14:paraId="5033A83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690AA93" w14:textId="77777777" w:rsidR="00A55B53" w:rsidRPr="00123177" w:rsidRDefault="00A55B53" w:rsidP="00535342">
            <w:r w:rsidRPr="00123177">
              <w:rPr>
                <w:rFonts w:eastAsia="Arial"/>
                <w:color w:val="000000" w:themeColor="text1"/>
                <w:szCs w:val="20"/>
              </w:rPr>
              <w:lastRenderedPageBreak/>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ECA99C" w14:textId="77777777" w:rsidR="00A55B53" w:rsidRPr="00123177" w:rsidRDefault="00A55B53" w:rsidP="00535342">
            <w:r w:rsidRPr="00123177">
              <w:rPr>
                <w:szCs w:val="20"/>
              </w:rPr>
              <w:t>No effects on other system</w:t>
            </w:r>
          </w:p>
        </w:tc>
      </w:tr>
      <w:tr w:rsidR="00A55B53" w:rsidRPr="00123177" w14:paraId="7AEE1DF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8C8A742" w14:textId="77777777" w:rsidR="00A55B53" w:rsidRPr="00123177" w:rsidRDefault="00A55B53" w:rsidP="00535342">
            <w:r w:rsidRPr="00123177">
              <w:rPr>
                <w:rFonts w:eastAsia="Arial"/>
                <w:color w:val="000000" w:themeColor="text1"/>
                <w:szCs w:val="20"/>
              </w:rPr>
              <w:t>Testability with respect to test environment</w:t>
            </w:r>
          </w:p>
          <w:p w14:paraId="74C57D0B" w14:textId="77777777" w:rsidR="00A55B53" w:rsidRPr="00123177" w:rsidRDefault="00A55B53" w:rsidP="00535342">
            <w:r w:rsidRPr="00123177">
              <w:rPr>
                <w:rFonts w:eastAsia="Arial"/>
                <w:color w:val="000000" w:themeColor="text1"/>
                <w:szCs w:val="20"/>
              </w:rPr>
              <w:t>(Yes/No)</w:t>
            </w:r>
          </w:p>
          <w:p w14:paraId="575B08AE"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68D473" w14:textId="77777777" w:rsidR="00A55B53" w:rsidRPr="00123177" w:rsidRDefault="00A55B53" w:rsidP="00535342">
            <w:pPr>
              <w:pStyle w:val="TableText"/>
              <w:snapToGrid w:val="0"/>
            </w:pPr>
            <w:r w:rsidRPr="00123177">
              <w:t>YES</w:t>
            </w:r>
          </w:p>
          <w:p w14:paraId="02AB266F" w14:textId="77777777" w:rsidR="00A55B53" w:rsidRPr="00123177" w:rsidRDefault="00A55B53" w:rsidP="00535342"/>
        </w:tc>
      </w:tr>
      <w:tr w:rsidR="00A55B53" w:rsidRPr="00123177" w14:paraId="18DCA8D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C000B3D" w14:textId="77777777" w:rsidR="00A55B53" w:rsidRPr="00123177" w:rsidRDefault="00A55B53" w:rsidP="00535342">
            <w:r w:rsidRPr="00123177">
              <w:rPr>
                <w:rFonts w:eastAsia="Arial"/>
                <w:color w:val="000000" w:themeColor="text1"/>
                <w:szCs w:val="20"/>
              </w:rPr>
              <w:t>Feasible within project constraints</w:t>
            </w:r>
          </w:p>
          <w:p w14:paraId="48BBD570" w14:textId="77777777" w:rsidR="00A55B53" w:rsidRPr="00123177" w:rsidRDefault="00A55B53" w:rsidP="00535342">
            <w:r w:rsidRPr="00123177">
              <w:rPr>
                <w:rFonts w:eastAsia="Arial"/>
                <w:color w:val="000000" w:themeColor="text1"/>
                <w:szCs w:val="20"/>
              </w:rPr>
              <w:t>(Yes/No)</w:t>
            </w:r>
          </w:p>
          <w:p w14:paraId="68F7FEF4"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FCCB9B" w14:textId="77777777" w:rsidR="00A55B53" w:rsidRPr="00123177" w:rsidRDefault="00A55B53" w:rsidP="00535342">
            <w:pPr>
              <w:pStyle w:val="TableText"/>
              <w:snapToGrid w:val="0"/>
            </w:pPr>
            <w:r w:rsidRPr="00123177">
              <w:t>YES</w:t>
            </w:r>
          </w:p>
          <w:p w14:paraId="591BC18A" w14:textId="77777777" w:rsidR="00A55B53" w:rsidRPr="00123177" w:rsidRDefault="00A55B53" w:rsidP="00535342"/>
        </w:tc>
      </w:tr>
      <w:tr w:rsidR="00A55B53" w:rsidRPr="00123177" w14:paraId="7F22EC2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4472F67" w14:textId="77777777" w:rsidR="00A55B53" w:rsidRPr="00123177" w:rsidRDefault="00A55B53" w:rsidP="00535342">
            <w:r w:rsidRPr="00123177">
              <w:rPr>
                <w:rFonts w:eastAsia="Arial"/>
                <w:color w:val="000000" w:themeColor="text1"/>
                <w:szCs w:val="20"/>
              </w:rPr>
              <w:t>Critical</w:t>
            </w:r>
          </w:p>
          <w:p w14:paraId="19F26BB2" w14:textId="77777777" w:rsidR="00A55B53" w:rsidRPr="00123177" w:rsidRDefault="00A55B53" w:rsidP="00535342">
            <w:r w:rsidRPr="00123177">
              <w:rPr>
                <w:rFonts w:eastAsia="Arial"/>
                <w:color w:val="000000" w:themeColor="text1"/>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1A4703" w14:textId="77777777" w:rsidR="00A55B53" w:rsidRPr="00123177" w:rsidRDefault="00A55B53" w:rsidP="00535342">
            <w:r w:rsidRPr="00123177">
              <w:t>YES</w:t>
            </w:r>
          </w:p>
        </w:tc>
      </w:tr>
      <w:tr w:rsidR="00A55B53" w:rsidRPr="00123177" w14:paraId="17A76CA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9CB22A8" w14:textId="77777777" w:rsidR="00A55B53" w:rsidRPr="00123177" w:rsidRDefault="00A55B53" w:rsidP="00535342">
            <w:pPr>
              <w:rPr>
                <w:rFonts w:eastAsia="Arial"/>
                <w:color w:val="000000" w:themeColor="text1"/>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FD7CBF" w14:textId="77777777" w:rsidR="00A55B53" w:rsidRPr="00123177" w:rsidRDefault="00A55B53" w:rsidP="00535342">
            <w:r w:rsidRPr="00123177">
              <w:t>Acceptance Criteria for this requirement should be as per SECTION-6 ACCEPTANCE CRITERIA</w:t>
            </w:r>
          </w:p>
        </w:tc>
      </w:tr>
    </w:tbl>
    <w:p w14:paraId="0CFFFE2A" w14:textId="77777777" w:rsidR="00A55B53" w:rsidRPr="00123177" w:rsidRDefault="00A55B53" w:rsidP="00A55B53">
      <w:pPr>
        <w:pStyle w:val="BodyText"/>
        <w:rPr>
          <w:b/>
          <w:bCs/>
        </w:rPr>
      </w:pPr>
    </w:p>
    <w:p w14:paraId="53C658C7" w14:textId="77777777" w:rsidR="00A55B53" w:rsidRPr="00123177" w:rsidRDefault="00A55B53" w:rsidP="00A55B53">
      <w:pPr>
        <w:pStyle w:val="BodyText"/>
        <w:rPr>
          <w:b/>
          <w:bCs/>
        </w:rPr>
      </w:pPr>
    </w:p>
    <w:p w14:paraId="7B489F5F" w14:textId="77777777" w:rsidR="00A55B53" w:rsidRPr="00123177" w:rsidRDefault="00A55B53" w:rsidP="00A55B53"/>
    <w:p w14:paraId="2C16F633" w14:textId="77777777" w:rsidR="00A55B53" w:rsidRPr="00123177" w:rsidRDefault="00A55B53" w:rsidP="00A55B53">
      <w:pPr>
        <w:pStyle w:val="Heading5"/>
        <w:rPr>
          <w:sz w:val="20"/>
          <w:szCs w:val="20"/>
        </w:rPr>
      </w:pPr>
      <w:r w:rsidRPr="00123177">
        <w:rPr>
          <w:sz w:val="20"/>
          <w:szCs w:val="20"/>
        </w:rPr>
        <w:t xml:space="preserve">Response requirements to NM messages </w:t>
      </w:r>
      <w:r w:rsidRPr="00123177">
        <w:rPr>
          <w:rFonts w:eastAsia="Arial"/>
          <w:color w:val="000000" w:themeColor="text1"/>
          <w:sz w:val="20"/>
          <w:szCs w:val="20"/>
        </w:rPr>
        <w:t>request via vehicle CAN.</w:t>
      </w:r>
    </w:p>
    <w:p w14:paraId="07EFD195"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1092DC3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647E672" w14:textId="77777777" w:rsidR="00A55B53" w:rsidRPr="00123177" w:rsidRDefault="00A55B53" w:rsidP="00535342">
            <w:r w:rsidRPr="00123177">
              <w:rPr>
                <w:rFonts w:eastAsia="Arial"/>
                <w:b/>
                <w:bCs/>
                <w:color w:val="000000" w:themeColor="text1"/>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F60686C" w14:textId="77777777" w:rsidR="00A55B53" w:rsidRPr="00123177" w:rsidRDefault="00A55B53" w:rsidP="00535342">
            <w:r w:rsidRPr="00123177">
              <w:rPr>
                <w:rFonts w:eastAsia="Arial"/>
                <w:b/>
                <w:bCs/>
                <w:color w:val="000000" w:themeColor="text1"/>
                <w:szCs w:val="20"/>
              </w:rPr>
              <w:t>Description</w:t>
            </w:r>
          </w:p>
        </w:tc>
      </w:tr>
      <w:tr w:rsidR="00A55B53" w:rsidRPr="00123177" w14:paraId="7E75D754"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D17E44D" w14:textId="77777777" w:rsidR="00A55B53" w:rsidRPr="00123177" w:rsidRDefault="00A55B53" w:rsidP="00535342">
            <w:r w:rsidRPr="00123177">
              <w:rPr>
                <w:rFonts w:eastAsia="Arial"/>
                <w:color w:val="000000" w:themeColor="text1"/>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9E5D80" w14:textId="77777777" w:rsidR="00A55B53" w:rsidRPr="00123177" w:rsidRDefault="00A55B53" w:rsidP="00535342">
            <w:r w:rsidRPr="00123177">
              <w:rPr>
                <w:rFonts w:eastAsia="Arial"/>
                <w:color w:val="000000" w:themeColor="text1"/>
                <w:szCs w:val="20"/>
              </w:rPr>
              <w:t>SWRS_NM_APP_03</w:t>
            </w:r>
          </w:p>
        </w:tc>
      </w:tr>
      <w:tr w:rsidR="00A55B53" w:rsidRPr="00123177" w14:paraId="009A1A44"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09D2BDEF"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CD3C95" w14:textId="77777777" w:rsidR="00A55B53" w:rsidRPr="00123177" w:rsidRDefault="00A55B53" w:rsidP="00535342">
            <w:pPr>
              <w:rPr>
                <w:rFonts w:eastAsia="Arial"/>
                <w:color w:val="000000" w:themeColor="text1"/>
              </w:rPr>
            </w:pPr>
            <w:r w:rsidRPr="00123177">
              <w:rPr>
                <w:rFonts w:eastAsia="Arial"/>
                <w:color w:val="000000" w:themeColor="text1"/>
              </w:rPr>
              <w:t>SDS-HVDCDC-118</w:t>
            </w:r>
          </w:p>
        </w:tc>
      </w:tr>
      <w:tr w:rsidR="00A55B53" w:rsidRPr="00123177" w14:paraId="35E8C41F"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32EE592D" w14:textId="77777777" w:rsidR="00A55B53" w:rsidRPr="00123177" w:rsidRDefault="00A55B53" w:rsidP="00535342">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DFEF35" w14:textId="77777777" w:rsidR="00A55B53" w:rsidRPr="00123177" w:rsidRDefault="00A55B53" w:rsidP="00535342">
            <w:pPr>
              <w:pStyle w:val="TableText"/>
              <w:snapToGrid w:val="0"/>
            </w:pPr>
            <w:r w:rsidRPr="00123177">
              <w:t>C-Sample/PF3.0 Phase-2</w:t>
            </w:r>
          </w:p>
        </w:tc>
      </w:tr>
      <w:tr w:rsidR="00A55B53" w:rsidRPr="00123177" w14:paraId="7C35AFCE"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3DB89EDF"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B3A108" w14:textId="77777777" w:rsidR="00A55B53" w:rsidRPr="00123177" w:rsidRDefault="00A55B53" w:rsidP="00535342">
            <w:pPr>
              <w:rPr>
                <w:rFonts w:eastAsia="Arial"/>
                <w:color w:val="000000" w:themeColor="text1"/>
              </w:rPr>
            </w:pPr>
            <w:r w:rsidRPr="00123177">
              <w:rPr>
                <w:rFonts w:eastAsia="Arial"/>
                <w:color w:val="000000" w:themeColor="text1"/>
              </w:rPr>
              <w:t>The HVDCDC shall wake up on reception of NM request via vehicle CAN.</w:t>
            </w:r>
          </w:p>
        </w:tc>
      </w:tr>
      <w:tr w:rsidR="00A55B53" w:rsidRPr="00123177" w14:paraId="0CFB951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2A67470" w14:textId="77777777" w:rsidR="00A55B53" w:rsidRPr="00123177" w:rsidRDefault="00A55B53" w:rsidP="00535342">
            <w:r w:rsidRPr="00123177">
              <w:rPr>
                <w:rFonts w:eastAsia="Arial"/>
                <w:color w:val="000000" w:themeColor="text1"/>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CDB73E" w14:textId="77777777" w:rsidR="00A55B53" w:rsidRPr="00123177" w:rsidRDefault="00A55B53" w:rsidP="00535342">
            <w:r w:rsidRPr="00123177">
              <w:t>No Such derived requirement is applicable.</w:t>
            </w:r>
          </w:p>
        </w:tc>
      </w:tr>
      <w:tr w:rsidR="00123177" w:rsidRPr="00123177" w14:paraId="6787D6B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9AF3F04" w14:textId="07B63866" w:rsidR="00123177" w:rsidRPr="00123177" w:rsidRDefault="00123177" w:rsidP="00123177">
            <w:pPr>
              <w:rPr>
                <w:rFonts w:eastAsia="Arial"/>
                <w:color w:val="000000" w:themeColor="text1"/>
                <w:szCs w:val="20"/>
              </w:rPr>
            </w:pPr>
            <w:r w:rsidRPr="00123177">
              <w:rPr>
                <w:rFonts w:eastAsia="Arial"/>
                <w:color w:val="000000" w:themeColor="text1"/>
                <w:szCs w:val="20"/>
              </w:rPr>
              <w:t>Requirement Priority</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113E18" w14:textId="749E60F7" w:rsidR="00123177" w:rsidRPr="00123177" w:rsidRDefault="00123177" w:rsidP="00123177">
            <w:r w:rsidRPr="00123177">
              <w:rPr>
                <w:szCs w:val="20"/>
              </w:rPr>
              <w:t>High</w:t>
            </w:r>
          </w:p>
        </w:tc>
      </w:tr>
      <w:tr w:rsidR="00123177" w:rsidRPr="00123177" w14:paraId="1D6814A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A93B62D" w14:textId="77777777" w:rsidR="00123177" w:rsidRPr="00123177" w:rsidRDefault="00123177" w:rsidP="00123177">
            <w:r w:rsidRPr="00123177">
              <w:rPr>
                <w:rFonts w:eastAsia="Arial"/>
                <w:color w:val="000000" w:themeColor="text1"/>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C0AADE" w14:textId="77777777" w:rsidR="00123177" w:rsidRPr="00123177" w:rsidRDefault="00123177" w:rsidP="00123177">
            <w:r w:rsidRPr="00123177">
              <w:rPr>
                <w:rFonts w:eastAsia="Arial"/>
                <w:color w:val="000000" w:themeColor="text1"/>
                <w:szCs w:val="20"/>
              </w:rPr>
              <w:t>No Specific access restrictions is applicable.</w:t>
            </w:r>
          </w:p>
        </w:tc>
      </w:tr>
      <w:tr w:rsidR="00123177" w:rsidRPr="00123177" w14:paraId="595DBD0E" w14:textId="77777777" w:rsidTr="00535342">
        <w:trPr>
          <w:trHeight w:val="599"/>
        </w:trPr>
        <w:tc>
          <w:tcPr>
            <w:tcW w:w="1783" w:type="dxa"/>
            <w:tcBorders>
              <w:top w:val="single" w:sz="8" w:space="0" w:color="000000" w:themeColor="text1"/>
              <w:left w:val="single" w:sz="8" w:space="0" w:color="000000" w:themeColor="text1"/>
              <w:bottom w:val="single" w:sz="8" w:space="0" w:color="000000" w:themeColor="text1"/>
              <w:right w:val="nil"/>
            </w:tcBorders>
          </w:tcPr>
          <w:p w14:paraId="3CEC9326" w14:textId="77777777" w:rsidR="00123177" w:rsidRPr="00123177" w:rsidRDefault="00123177" w:rsidP="00123177">
            <w:r w:rsidRPr="00123177">
              <w:rPr>
                <w:rFonts w:eastAsia="Arial"/>
                <w:color w:val="000000" w:themeColor="text1"/>
                <w:szCs w:val="20"/>
              </w:rPr>
              <w:t>Input(s)</w:t>
            </w:r>
            <w:r w:rsidRPr="00123177">
              <w:rPr>
                <w:rFonts w:eastAsia="Arial"/>
                <w:b/>
                <w:bCs/>
                <w:color w:val="000000" w:themeColor="text1"/>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D5DBCA" w14:textId="77777777" w:rsidR="00123177" w:rsidRPr="00123177" w:rsidRDefault="00123177" w:rsidP="00123177">
            <w:pPr>
              <w:rPr>
                <w:rFonts w:eastAsia="Arial"/>
                <w:color w:val="000000" w:themeColor="text1"/>
              </w:rPr>
            </w:pPr>
            <w:r w:rsidRPr="00123177">
              <w:rPr>
                <w:rStyle w:val="ui-provider"/>
              </w:rPr>
              <w:t>The HVDCDC shall receive CAN NM message “NMZC1Message_Hybrid_ASR_PDU”</w:t>
            </w:r>
          </w:p>
        </w:tc>
      </w:tr>
      <w:tr w:rsidR="00123177" w:rsidRPr="00123177" w14:paraId="287D4A9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C2AB8C5" w14:textId="77777777" w:rsidR="00123177" w:rsidRPr="00123177" w:rsidRDefault="00123177" w:rsidP="00123177">
            <w:r w:rsidRPr="00123177">
              <w:rPr>
                <w:rFonts w:eastAsia="Arial"/>
                <w:color w:val="000000" w:themeColor="text1"/>
                <w:szCs w:val="20"/>
              </w:rPr>
              <w:lastRenderedPageBreak/>
              <w:t>Output(s)</w:t>
            </w:r>
            <w:r w:rsidRPr="00123177">
              <w:rPr>
                <w:rFonts w:eastAsia="Arial"/>
                <w:b/>
                <w:bCs/>
                <w:color w:val="000000" w:themeColor="text1"/>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FF52FC" w14:textId="77777777" w:rsidR="00123177" w:rsidRPr="00123177" w:rsidRDefault="00123177" w:rsidP="00123177">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HVDCDC should go to NM_REPEATE_MSG_STATE of NM state on wakes up.</w:t>
            </w:r>
          </w:p>
          <w:p w14:paraId="171F32F0" w14:textId="77777777" w:rsidR="00123177" w:rsidRPr="00123177" w:rsidRDefault="00123177" w:rsidP="00123177">
            <w:pPr>
              <w:rPr>
                <w:szCs w:val="20"/>
              </w:rPr>
            </w:pPr>
            <w:r w:rsidRPr="00123177">
              <w:rPr>
                <w:szCs w:val="20"/>
              </w:rPr>
              <w:t xml:space="preserve">2. All the required peripherals shall be reinitialized after wakeup state </w:t>
            </w:r>
          </w:p>
          <w:p w14:paraId="22F1ED2B" w14:textId="77777777" w:rsidR="00123177" w:rsidRPr="00123177" w:rsidRDefault="00123177" w:rsidP="00123177">
            <w:pPr>
              <w:rPr>
                <w:rFonts w:eastAsia="Arial"/>
                <w:color w:val="000000" w:themeColor="text1"/>
              </w:rPr>
            </w:pPr>
            <w:r w:rsidRPr="00123177">
              <w:rPr>
                <w:rFonts w:eastAsia="Arial"/>
                <w:color w:val="000000" w:themeColor="text1"/>
              </w:rPr>
              <w:t>3. The HVDCDC shall be in standby state of application state machine.</w:t>
            </w:r>
          </w:p>
          <w:p w14:paraId="36244524" w14:textId="77777777" w:rsidR="00123177" w:rsidRPr="00123177" w:rsidRDefault="00123177" w:rsidP="00123177">
            <w:pPr>
              <w:rPr>
                <w:rFonts w:eastAsia="Arial"/>
                <w:color w:val="000000" w:themeColor="text1"/>
              </w:rPr>
            </w:pPr>
            <w:r w:rsidRPr="00123177">
              <w:rPr>
                <w:rFonts w:eastAsia="Arial"/>
                <w:color w:val="000000" w:themeColor="text1"/>
              </w:rPr>
              <w:t>4. The HVDCDC shall send signal NHVDCDCStatus as 0 (Standby_NHVDCDCStatus) over vehicle CAN</w:t>
            </w:r>
          </w:p>
        </w:tc>
      </w:tr>
      <w:tr w:rsidR="00123177" w:rsidRPr="00123177" w14:paraId="1C37939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9A3A539" w14:textId="77777777" w:rsidR="00123177" w:rsidRPr="00123177" w:rsidRDefault="00123177" w:rsidP="00123177">
            <w:r w:rsidRPr="00123177">
              <w:rPr>
                <w:rFonts w:eastAsia="Arial"/>
                <w:color w:val="000000" w:themeColor="text1"/>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066D26" w14:textId="77777777" w:rsidR="00123177" w:rsidRPr="00123177" w:rsidRDefault="00123177" w:rsidP="00123177">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HVDCDC shall receive CAN NM message</w:t>
            </w:r>
          </w:p>
          <w:p w14:paraId="7F9624CA" w14:textId="77777777" w:rsidR="00123177" w:rsidRPr="00123177" w:rsidRDefault="00123177" w:rsidP="00123177">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2. Start the timeout for NM_MSG_RECEIVE_TIME.</w:t>
            </w:r>
          </w:p>
          <w:p w14:paraId="3E0E5F5B" w14:textId="25F47247" w:rsidR="00123177" w:rsidRPr="00123177" w:rsidRDefault="00123177" w:rsidP="00123177">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3. HVDCDC should transition from "</w:t>
            </w:r>
            <w:r w:rsidR="00EE6490">
              <w:rPr>
                <w:rFonts w:ascii="Arial" w:hAnsi="Arial" w:cs="Arial"/>
                <w:color w:val="000000"/>
                <w:sz w:val="20"/>
                <w:szCs w:val="20"/>
              </w:rPr>
              <w:t>Bus Sleep” Mode</w:t>
            </w:r>
            <w:r w:rsidRPr="00123177">
              <w:rPr>
                <w:rFonts w:ascii="Arial" w:hAnsi="Arial" w:cs="Arial"/>
                <w:color w:val="000000"/>
                <w:sz w:val="20"/>
                <w:szCs w:val="20"/>
              </w:rPr>
              <w:t xml:space="preserve"> to the "Repeat Message" state of Network Management.</w:t>
            </w:r>
          </w:p>
          <w:p w14:paraId="486CF735" w14:textId="77777777" w:rsidR="00123177" w:rsidRPr="00123177" w:rsidRDefault="00123177" w:rsidP="00123177">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 xml:space="preserve">4. HVDCDC should transition from "Sleep" state to the "Standby" state of Application state machine. </w:t>
            </w:r>
          </w:p>
          <w:p w14:paraId="17547B3B" w14:textId="77777777" w:rsidR="00123177" w:rsidRPr="00123177" w:rsidRDefault="00123177" w:rsidP="00123177">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5. The TriCore shall be in standby state and SCR core shall be in deactivate state.</w:t>
            </w:r>
          </w:p>
          <w:p w14:paraId="1F084B25" w14:textId="77777777" w:rsidR="00123177" w:rsidRPr="00123177" w:rsidRDefault="00123177" w:rsidP="00123177">
            <w:pPr>
              <w:pStyle w:val="NormalWeb"/>
              <w:spacing w:before="0" w:beforeAutospacing="0" w:after="0" w:afterAutospacing="0"/>
              <w:rPr>
                <w:color w:val="000000" w:themeColor="text1"/>
              </w:rPr>
            </w:pPr>
          </w:p>
        </w:tc>
      </w:tr>
      <w:tr w:rsidR="00123177" w:rsidRPr="00123177" w14:paraId="4379D3CA"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1B252CAC" w14:textId="77777777" w:rsidR="00123177" w:rsidRPr="00123177" w:rsidRDefault="00123177" w:rsidP="00123177">
            <w:r w:rsidRPr="00123177">
              <w:rPr>
                <w:rFonts w:eastAsia="Arial"/>
                <w:color w:val="000000" w:themeColor="text1"/>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2F73C9" w14:textId="77777777" w:rsidR="00123177" w:rsidRPr="00123177" w:rsidRDefault="00123177" w:rsidP="00123177">
            <w:r w:rsidRPr="00123177">
              <w:t>No such mandatory fields is applicable.</w:t>
            </w:r>
          </w:p>
        </w:tc>
      </w:tr>
      <w:tr w:rsidR="00123177" w:rsidRPr="00123177" w14:paraId="4262802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3BECA45" w14:textId="77777777" w:rsidR="00123177" w:rsidRPr="00123177" w:rsidRDefault="00123177" w:rsidP="00123177">
            <w:r w:rsidRPr="00123177">
              <w:rPr>
                <w:rFonts w:eastAsia="Arial"/>
                <w:color w:val="000000" w:themeColor="text1"/>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628365" w14:textId="77777777" w:rsidR="00123177" w:rsidRPr="00123177" w:rsidRDefault="00123177" w:rsidP="00123177">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Configure a CAN drivers and CAN routine to handle CAN message received over vehicle CAN/main CAN.</w:t>
            </w:r>
          </w:p>
          <w:p w14:paraId="13579ABA" w14:textId="77777777" w:rsidR="00123177" w:rsidRPr="00123177" w:rsidRDefault="00123177" w:rsidP="00123177">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2. The HVDCDC should be in Sleep state</w:t>
            </w:r>
          </w:p>
          <w:p w14:paraId="22D78DAA" w14:textId="77777777" w:rsidR="00123177" w:rsidRPr="00123177" w:rsidRDefault="00123177" w:rsidP="00123177">
            <w:pPr>
              <w:pStyle w:val="NormalWeb"/>
              <w:spacing w:before="0" w:beforeAutospacing="0" w:after="0" w:afterAutospacing="0"/>
            </w:pPr>
            <w:r w:rsidRPr="00123177">
              <w:rPr>
                <w:rFonts w:ascii="Arial" w:hAnsi="Arial" w:cs="Arial"/>
                <w:color w:val="000000"/>
                <w:sz w:val="20"/>
                <w:szCs w:val="20"/>
              </w:rPr>
              <w:t>3. The CAN Transceiver should be in standby mode (Read only mode)</w:t>
            </w:r>
          </w:p>
        </w:tc>
      </w:tr>
      <w:tr w:rsidR="00123177" w:rsidRPr="00123177" w14:paraId="0A9080E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7DB70B9" w14:textId="77777777" w:rsidR="00123177" w:rsidRPr="00123177" w:rsidRDefault="00123177" w:rsidP="00123177">
            <w:r w:rsidRPr="00123177">
              <w:rPr>
                <w:rFonts w:eastAsia="Arial"/>
                <w:color w:val="000000" w:themeColor="text1"/>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803C28" w14:textId="77777777" w:rsidR="00123177" w:rsidRPr="00123177" w:rsidRDefault="00123177" w:rsidP="00123177">
            <w:r w:rsidRPr="00123177">
              <w:rPr>
                <w:szCs w:val="20"/>
              </w:rPr>
              <w:t xml:space="preserve">Default values shall be applicable with respect to </w:t>
            </w:r>
            <w:r w:rsidRPr="00123177">
              <w:rPr>
                <w:rFonts w:eastAsia="Arial"/>
                <w:color w:val="000000" w:themeColor="text1"/>
                <w:szCs w:val="20"/>
              </w:rPr>
              <w:t>Pre-Loaded Values</w:t>
            </w:r>
          </w:p>
        </w:tc>
      </w:tr>
      <w:tr w:rsidR="00123177" w:rsidRPr="00123177" w14:paraId="61B7798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4AEFF5A" w14:textId="77777777" w:rsidR="00123177" w:rsidRPr="00123177" w:rsidRDefault="00123177" w:rsidP="00123177">
            <w:r w:rsidRPr="00123177">
              <w:rPr>
                <w:rFonts w:eastAsia="Arial"/>
                <w:color w:val="000000" w:themeColor="text1"/>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87182F" w14:textId="77777777" w:rsidR="00123177" w:rsidRPr="00123177" w:rsidRDefault="00123177" w:rsidP="00123177">
            <w:r w:rsidRPr="00123177">
              <w:rPr>
                <w:szCs w:val="20"/>
              </w:rPr>
              <w:t>Valid range value is not required.</w:t>
            </w:r>
          </w:p>
        </w:tc>
      </w:tr>
      <w:tr w:rsidR="00123177" w:rsidRPr="00123177" w14:paraId="69843C7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6BECBB8" w14:textId="77777777" w:rsidR="00123177" w:rsidRPr="00123177" w:rsidRDefault="00123177" w:rsidP="00123177">
            <w:r w:rsidRPr="00123177">
              <w:rPr>
                <w:rFonts w:eastAsia="Arial"/>
                <w:color w:val="000000" w:themeColor="text1"/>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9A4634" w14:textId="77777777" w:rsidR="00123177" w:rsidRPr="00123177" w:rsidRDefault="00123177" w:rsidP="00123177">
            <w:r w:rsidRPr="00123177">
              <w:rPr>
                <w:szCs w:val="20"/>
              </w:rPr>
              <w:t>Data latency period is not applicable</w:t>
            </w:r>
          </w:p>
        </w:tc>
      </w:tr>
      <w:tr w:rsidR="00123177" w:rsidRPr="00123177" w14:paraId="758F323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1107993" w14:textId="77777777" w:rsidR="00123177" w:rsidRPr="00123177" w:rsidRDefault="00123177" w:rsidP="00123177">
            <w:r w:rsidRPr="00123177">
              <w:rPr>
                <w:rFonts w:eastAsia="Arial"/>
                <w:color w:val="000000" w:themeColor="text1"/>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14B5CC" w14:textId="77777777" w:rsidR="00123177" w:rsidRPr="00123177" w:rsidRDefault="00123177" w:rsidP="00123177">
            <w:r w:rsidRPr="00123177">
              <w:rPr>
                <w:szCs w:val="20"/>
              </w:rPr>
              <w:t>Data Retention period is not applicable.</w:t>
            </w:r>
          </w:p>
        </w:tc>
      </w:tr>
      <w:tr w:rsidR="00123177" w:rsidRPr="00123177" w14:paraId="543DE28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1856EE6" w14:textId="77777777" w:rsidR="00123177" w:rsidRPr="00123177" w:rsidRDefault="00123177" w:rsidP="00123177">
            <w:r w:rsidRPr="00123177">
              <w:rPr>
                <w:rFonts w:eastAsia="Arial"/>
                <w:color w:val="000000" w:themeColor="text1"/>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FC3303" w14:textId="77777777" w:rsidR="00123177" w:rsidRPr="00123177" w:rsidRDefault="00123177" w:rsidP="00123177">
            <w:r w:rsidRPr="00123177">
              <w:rPr>
                <w:szCs w:val="20"/>
              </w:rPr>
              <w:t>Data rate is not applicable.</w:t>
            </w:r>
          </w:p>
        </w:tc>
      </w:tr>
      <w:tr w:rsidR="00123177" w:rsidRPr="00123177" w14:paraId="213F66C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528A9EA" w14:textId="77777777" w:rsidR="00123177" w:rsidRPr="00123177" w:rsidRDefault="00123177" w:rsidP="00123177">
            <w:r w:rsidRPr="00123177">
              <w:rPr>
                <w:rFonts w:eastAsia="Arial"/>
                <w:color w:val="000000" w:themeColor="text1"/>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0B516B" w14:textId="77777777" w:rsidR="00123177" w:rsidRPr="00123177" w:rsidRDefault="00123177" w:rsidP="00123177">
            <w:pPr>
              <w:spacing w:line="259" w:lineRule="auto"/>
            </w:pPr>
            <w:r w:rsidRPr="00123177">
              <w:rPr>
                <w:szCs w:val="20"/>
              </w:rPr>
              <w:t>External event is not required.</w:t>
            </w:r>
          </w:p>
        </w:tc>
      </w:tr>
      <w:tr w:rsidR="00123177" w:rsidRPr="00123177" w14:paraId="2582789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85722F6" w14:textId="77777777" w:rsidR="00123177" w:rsidRPr="00123177" w:rsidRDefault="00123177" w:rsidP="00123177">
            <w:r w:rsidRPr="00123177">
              <w:rPr>
                <w:rFonts w:eastAsia="Arial"/>
                <w:color w:val="000000" w:themeColor="text1"/>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E4E718" w14:textId="77777777" w:rsidR="00123177" w:rsidRPr="00123177" w:rsidRDefault="00123177" w:rsidP="00123177">
            <w:r w:rsidRPr="00123177">
              <w:rPr>
                <w:szCs w:val="20"/>
              </w:rPr>
              <w:t>Temporal event is not applicable.</w:t>
            </w:r>
          </w:p>
        </w:tc>
      </w:tr>
      <w:tr w:rsidR="00123177" w:rsidRPr="00123177" w14:paraId="5227EF9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959B9F0" w14:textId="77777777" w:rsidR="00123177" w:rsidRPr="00123177" w:rsidRDefault="00123177" w:rsidP="00123177">
            <w:r w:rsidRPr="00123177">
              <w:rPr>
                <w:rFonts w:eastAsia="Arial"/>
                <w:color w:val="000000" w:themeColor="text1"/>
                <w:szCs w:val="20"/>
              </w:rPr>
              <w:t xml:space="preserve">Validation Rules/ </w:t>
            </w:r>
          </w:p>
          <w:p w14:paraId="223EE7AF" w14:textId="77777777" w:rsidR="00123177" w:rsidRPr="00123177" w:rsidRDefault="00123177" w:rsidP="00123177">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4AE097" w14:textId="3E56916F" w:rsidR="00123177" w:rsidRPr="00123177" w:rsidRDefault="00123177" w:rsidP="00123177">
            <w:pPr>
              <w:rPr>
                <w:rStyle w:val="ui-provider"/>
              </w:rPr>
            </w:pPr>
            <w:r w:rsidRPr="00123177">
              <w:rPr>
                <w:rStyle w:val="ui-provider"/>
              </w:rPr>
              <w:t>Verify that HVDCDC shall transition from "</w:t>
            </w:r>
            <w:r w:rsidR="00EE6490">
              <w:rPr>
                <w:rStyle w:val="ui-provider"/>
              </w:rPr>
              <w:t>Bus Sleep” Mode</w:t>
            </w:r>
            <w:r w:rsidRPr="00123177">
              <w:rPr>
                <w:rStyle w:val="ui-provider"/>
              </w:rPr>
              <w:t xml:space="preserve"> to the "Repeat Message" state.</w:t>
            </w:r>
          </w:p>
          <w:p w14:paraId="6D96EDA6" w14:textId="77777777" w:rsidR="00123177" w:rsidRPr="00123177" w:rsidRDefault="00123177" w:rsidP="00123177">
            <w:r w:rsidRPr="00123177">
              <w:rPr>
                <w:rFonts w:eastAsia="Arial"/>
                <w:color w:val="000000" w:themeColor="text1"/>
              </w:rPr>
              <w:t>Verify that the HVDCDC should set signal NHVDCDCStatus as 0 (Standby_NHVDCDCStatus) over vehicle CAN</w:t>
            </w:r>
          </w:p>
        </w:tc>
      </w:tr>
      <w:tr w:rsidR="00123177" w:rsidRPr="00123177" w14:paraId="24F5BA4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120530B" w14:textId="77777777" w:rsidR="00123177" w:rsidRPr="00123177" w:rsidRDefault="00123177" w:rsidP="00123177">
            <w:r w:rsidRPr="00123177">
              <w:rPr>
                <w:rFonts w:eastAsia="Arial"/>
                <w:color w:val="000000" w:themeColor="text1"/>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1EB440" w14:textId="77777777" w:rsidR="00123177" w:rsidRPr="00123177" w:rsidRDefault="00123177" w:rsidP="00123177">
            <w:r w:rsidRPr="00123177">
              <w:rPr>
                <w:szCs w:val="20"/>
              </w:rPr>
              <w:t>Constraints is not applicable.</w:t>
            </w:r>
          </w:p>
        </w:tc>
      </w:tr>
      <w:tr w:rsidR="00123177" w:rsidRPr="00123177" w14:paraId="36B1347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1F79355" w14:textId="77777777" w:rsidR="00123177" w:rsidRPr="00123177" w:rsidRDefault="00123177" w:rsidP="00123177">
            <w:r w:rsidRPr="00123177">
              <w:rPr>
                <w:rFonts w:eastAsia="Arial"/>
                <w:color w:val="000000" w:themeColor="text1"/>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DBC214" w14:textId="77777777" w:rsidR="00123177" w:rsidRPr="00123177" w:rsidRDefault="00123177" w:rsidP="00123177">
            <w:r w:rsidRPr="00123177">
              <w:rPr>
                <w:szCs w:val="20"/>
              </w:rPr>
              <w:t>No effects on other system</w:t>
            </w:r>
          </w:p>
        </w:tc>
      </w:tr>
      <w:tr w:rsidR="00123177" w:rsidRPr="00123177" w14:paraId="762C52F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7367061" w14:textId="77777777" w:rsidR="00123177" w:rsidRPr="00123177" w:rsidRDefault="00123177" w:rsidP="00123177">
            <w:r w:rsidRPr="00123177">
              <w:rPr>
                <w:rFonts w:eastAsia="Arial"/>
                <w:color w:val="000000" w:themeColor="text1"/>
                <w:szCs w:val="20"/>
              </w:rPr>
              <w:t>Testability with respect to test environment</w:t>
            </w:r>
          </w:p>
          <w:p w14:paraId="0E820718" w14:textId="77777777" w:rsidR="00123177" w:rsidRPr="00123177" w:rsidRDefault="00123177" w:rsidP="00123177">
            <w:r w:rsidRPr="00123177">
              <w:rPr>
                <w:rFonts w:eastAsia="Arial"/>
                <w:color w:val="000000" w:themeColor="text1"/>
                <w:szCs w:val="20"/>
              </w:rPr>
              <w:t>(Yes/No)</w:t>
            </w:r>
          </w:p>
          <w:p w14:paraId="2D56CCA2" w14:textId="77777777" w:rsidR="00123177" w:rsidRPr="00123177" w:rsidRDefault="00123177" w:rsidP="00123177">
            <w:r w:rsidRPr="00123177">
              <w:rPr>
                <w:rFonts w:eastAsia="Arial"/>
                <w:i/>
                <w:iCs/>
                <w:color w:val="000000" w:themeColor="text1"/>
                <w:szCs w:val="20"/>
              </w:rPr>
              <w:t xml:space="preserve">Note: Mention in which phase of testing, this </w:t>
            </w:r>
            <w:r w:rsidRPr="00123177">
              <w:rPr>
                <w:rFonts w:eastAsia="Arial"/>
                <w:i/>
                <w:iCs/>
                <w:color w:val="000000" w:themeColor="text1"/>
                <w:szCs w:val="20"/>
              </w:rPr>
              <w:lastRenderedPageBreak/>
              <w:t>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F51D11" w14:textId="77777777" w:rsidR="00123177" w:rsidRPr="00123177" w:rsidRDefault="00123177" w:rsidP="00123177">
            <w:pPr>
              <w:pStyle w:val="TableText"/>
              <w:snapToGrid w:val="0"/>
            </w:pPr>
            <w:r w:rsidRPr="00123177">
              <w:lastRenderedPageBreak/>
              <w:t>YES</w:t>
            </w:r>
          </w:p>
          <w:p w14:paraId="57691A8C" w14:textId="77777777" w:rsidR="00123177" w:rsidRPr="00123177" w:rsidRDefault="00123177" w:rsidP="00123177"/>
        </w:tc>
      </w:tr>
      <w:tr w:rsidR="00123177" w:rsidRPr="00123177" w14:paraId="75233ED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D787D7E" w14:textId="77777777" w:rsidR="00123177" w:rsidRPr="00123177" w:rsidRDefault="00123177" w:rsidP="00123177">
            <w:r w:rsidRPr="00123177">
              <w:rPr>
                <w:rFonts w:eastAsia="Arial"/>
                <w:color w:val="000000" w:themeColor="text1"/>
                <w:szCs w:val="20"/>
              </w:rPr>
              <w:t>Feasible within project constraints</w:t>
            </w:r>
          </w:p>
          <w:p w14:paraId="32730CA3" w14:textId="77777777" w:rsidR="00123177" w:rsidRPr="00123177" w:rsidRDefault="00123177" w:rsidP="00123177">
            <w:r w:rsidRPr="00123177">
              <w:rPr>
                <w:rFonts w:eastAsia="Arial"/>
                <w:color w:val="000000" w:themeColor="text1"/>
                <w:szCs w:val="20"/>
              </w:rPr>
              <w:t>(Yes/No)</w:t>
            </w:r>
          </w:p>
          <w:p w14:paraId="02B89618" w14:textId="77777777" w:rsidR="00123177" w:rsidRPr="00123177" w:rsidRDefault="00123177" w:rsidP="00123177">
            <w:r w:rsidRPr="00123177">
              <w:rPr>
                <w:rFonts w:eastAsia="Arial"/>
                <w:i/>
                <w:iCs/>
                <w:color w:val="000000" w:themeColor="text1"/>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62D821" w14:textId="77777777" w:rsidR="00123177" w:rsidRPr="00123177" w:rsidRDefault="00123177" w:rsidP="00123177">
            <w:pPr>
              <w:pStyle w:val="TableText"/>
              <w:snapToGrid w:val="0"/>
            </w:pPr>
            <w:r w:rsidRPr="00123177">
              <w:t>YES</w:t>
            </w:r>
          </w:p>
          <w:p w14:paraId="310A59C9" w14:textId="77777777" w:rsidR="00123177" w:rsidRPr="00123177" w:rsidRDefault="00123177" w:rsidP="00123177"/>
        </w:tc>
      </w:tr>
      <w:tr w:rsidR="00123177" w:rsidRPr="00123177" w14:paraId="6EDEF54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42FDC75" w14:textId="77777777" w:rsidR="00123177" w:rsidRPr="00123177" w:rsidRDefault="00123177" w:rsidP="00123177">
            <w:r w:rsidRPr="00123177">
              <w:rPr>
                <w:rFonts w:eastAsia="Arial"/>
                <w:color w:val="000000" w:themeColor="text1"/>
                <w:szCs w:val="20"/>
              </w:rPr>
              <w:t>Critical</w:t>
            </w:r>
          </w:p>
          <w:p w14:paraId="1B2960A1" w14:textId="77777777" w:rsidR="00123177" w:rsidRPr="00123177" w:rsidRDefault="00123177" w:rsidP="00123177">
            <w:r w:rsidRPr="00123177">
              <w:rPr>
                <w:rFonts w:eastAsia="Arial"/>
                <w:color w:val="000000" w:themeColor="text1"/>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6CB816" w14:textId="77777777" w:rsidR="00123177" w:rsidRPr="00123177" w:rsidRDefault="00123177" w:rsidP="00123177">
            <w:r w:rsidRPr="00123177">
              <w:t>YES</w:t>
            </w:r>
          </w:p>
        </w:tc>
      </w:tr>
      <w:tr w:rsidR="00123177" w:rsidRPr="00123177" w14:paraId="7169E1B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A74F4CA" w14:textId="77777777" w:rsidR="00123177" w:rsidRPr="00123177" w:rsidRDefault="00123177" w:rsidP="00123177">
            <w:pPr>
              <w:rPr>
                <w:rFonts w:eastAsia="Arial"/>
                <w:color w:val="000000" w:themeColor="text1"/>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DFF293" w14:textId="77777777" w:rsidR="00123177" w:rsidRPr="00123177" w:rsidRDefault="00123177" w:rsidP="00123177">
            <w:r w:rsidRPr="00123177">
              <w:t>Acceptance Criteria for this requirement should be as per SECTION-6 ACCEPTANCE CRITERIA</w:t>
            </w:r>
          </w:p>
        </w:tc>
      </w:tr>
    </w:tbl>
    <w:p w14:paraId="0605347A" w14:textId="77777777" w:rsidR="00A55B53" w:rsidRPr="00123177" w:rsidRDefault="00A55B53" w:rsidP="00A55B53">
      <w:pPr>
        <w:pStyle w:val="BodyText"/>
        <w:rPr>
          <w:b/>
          <w:bCs/>
        </w:rPr>
      </w:pPr>
    </w:p>
    <w:p w14:paraId="10BADDB4" w14:textId="77777777" w:rsidR="00A55B53" w:rsidRPr="00123177" w:rsidRDefault="00A55B53" w:rsidP="00A55B53"/>
    <w:p w14:paraId="6BD7EA66" w14:textId="77777777" w:rsidR="00A55B53" w:rsidRPr="00123177" w:rsidRDefault="00A55B53" w:rsidP="00A55B53">
      <w:pPr>
        <w:pStyle w:val="Heading5"/>
        <w:rPr>
          <w:sz w:val="20"/>
          <w:szCs w:val="20"/>
        </w:rPr>
      </w:pPr>
      <w:r w:rsidRPr="00123177">
        <w:rPr>
          <w:sz w:val="20"/>
          <w:szCs w:val="20"/>
        </w:rPr>
        <w:t xml:space="preserve">Response requirements to no NM messages </w:t>
      </w:r>
      <w:r w:rsidRPr="00123177">
        <w:rPr>
          <w:rFonts w:eastAsia="Arial"/>
          <w:color w:val="000000" w:themeColor="text1"/>
          <w:sz w:val="20"/>
          <w:szCs w:val="20"/>
        </w:rPr>
        <w:t>on vehicle CAN.</w:t>
      </w:r>
    </w:p>
    <w:p w14:paraId="55484B1B"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02760D6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17634FB" w14:textId="77777777" w:rsidR="00A55B53" w:rsidRPr="00123177" w:rsidRDefault="00A55B53" w:rsidP="00535342">
            <w:r w:rsidRPr="00123177">
              <w:rPr>
                <w:rFonts w:eastAsia="Arial"/>
                <w:b/>
                <w:bCs/>
                <w:color w:val="000000" w:themeColor="text1"/>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EDB69C9" w14:textId="77777777" w:rsidR="00A55B53" w:rsidRPr="00123177" w:rsidRDefault="00A55B53" w:rsidP="00535342">
            <w:r w:rsidRPr="00123177">
              <w:rPr>
                <w:rFonts w:eastAsia="Arial"/>
                <w:b/>
                <w:bCs/>
                <w:color w:val="000000" w:themeColor="text1"/>
                <w:szCs w:val="20"/>
              </w:rPr>
              <w:t>Description</w:t>
            </w:r>
          </w:p>
        </w:tc>
      </w:tr>
      <w:tr w:rsidR="00A55B53" w:rsidRPr="00123177" w14:paraId="408EDB48"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05EBEF0D" w14:textId="77777777" w:rsidR="00A55B53" w:rsidRPr="00123177" w:rsidRDefault="00A55B53" w:rsidP="00535342">
            <w:r w:rsidRPr="00123177">
              <w:rPr>
                <w:rFonts w:eastAsia="Arial"/>
                <w:color w:val="000000" w:themeColor="text1"/>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3E6AAA" w14:textId="77777777" w:rsidR="00A55B53" w:rsidRPr="00123177" w:rsidRDefault="00A55B53" w:rsidP="00535342">
            <w:r w:rsidRPr="00123177">
              <w:rPr>
                <w:rFonts w:eastAsia="Arial"/>
                <w:color w:val="000000" w:themeColor="text1"/>
                <w:szCs w:val="20"/>
              </w:rPr>
              <w:t>SWRS_NM_APP_04</w:t>
            </w:r>
          </w:p>
        </w:tc>
      </w:tr>
      <w:tr w:rsidR="00A55B53" w:rsidRPr="00123177" w14:paraId="69D5CD43"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437F3A6A"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F0C582" w14:textId="77777777" w:rsidR="00A55B53" w:rsidRPr="00123177" w:rsidRDefault="00A55B53" w:rsidP="00535342">
            <w:pPr>
              <w:rPr>
                <w:rFonts w:eastAsia="Arial"/>
                <w:color w:val="000000" w:themeColor="text1"/>
              </w:rPr>
            </w:pPr>
            <w:r w:rsidRPr="00123177">
              <w:rPr>
                <w:rFonts w:eastAsia="Arial"/>
                <w:color w:val="000000" w:themeColor="text1"/>
              </w:rPr>
              <w:t>SDS-HVDCDC-118</w:t>
            </w:r>
          </w:p>
        </w:tc>
      </w:tr>
      <w:tr w:rsidR="00A55B53" w:rsidRPr="00123177" w14:paraId="2EE1C71D"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4A3076A8" w14:textId="77777777" w:rsidR="00A55B53" w:rsidRPr="00123177" w:rsidRDefault="00A55B53" w:rsidP="00535342">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4EA6A" w14:textId="77777777" w:rsidR="00A55B53" w:rsidRPr="00123177" w:rsidRDefault="00A55B53" w:rsidP="00535342">
            <w:pPr>
              <w:pStyle w:val="TableText"/>
              <w:snapToGrid w:val="0"/>
            </w:pPr>
            <w:r w:rsidRPr="00123177">
              <w:t>C-Sample/PF3.0 Phase-2</w:t>
            </w:r>
          </w:p>
        </w:tc>
      </w:tr>
      <w:tr w:rsidR="00A55B53" w:rsidRPr="00123177" w14:paraId="2E872310"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26A07EE0"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301AF5" w14:textId="77777777" w:rsidR="00A55B53" w:rsidRPr="00123177" w:rsidRDefault="00A55B53" w:rsidP="00535342">
            <w:pPr>
              <w:rPr>
                <w:rFonts w:eastAsia="Arial"/>
                <w:color w:val="000000" w:themeColor="text1"/>
              </w:rPr>
            </w:pPr>
            <w:r w:rsidRPr="00123177">
              <w:rPr>
                <w:rFonts w:eastAsia="Arial"/>
                <w:color w:val="000000" w:themeColor="text1"/>
              </w:rPr>
              <w:t>The HVDCDC shall transition to sleep state when no NM messages on the vehicle CAN network.</w:t>
            </w:r>
          </w:p>
        </w:tc>
      </w:tr>
      <w:tr w:rsidR="00A55B53" w:rsidRPr="00123177" w14:paraId="29862AE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158F29C" w14:textId="77777777" w:rsidR="00A55B53" w:rsidRPr="00123177" w:rsidRDefault="00A55B53" w:rsidP="00535342">
            <w:r w:rsidRPr="00123177">
              <w:rPr>
                <w:rFonts w:eastAsia="Arial"/>
                <w:color w:val="000000" w:themeColor="text1"/>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5FFD53" w14:textId="77777777" w:rsidR="00A55B53" w:rsidRPr="00123177" w:rsidRDefault="00A55B53" w:rsidP="00535342">
            <w:r w:rsidRPr="00123177">
              <w:t>No Such derived requirement is applicable.</w:t>
            </w:r>
          </w:p>
        </w:tc>
      </w:tr>
      <w:tr w:rsidR="00123177" w:rsidRPr="00123177" w14:paraId="7709E36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EE323FD" w14:textId="41245E0E" w:rsidR="00123177" w:rsidRPr="00123177" w:rsidRDefault="00123177" w:rsidP="00123177">
            <w:pPr>
              <w:rPr>
                <w:rFonts w:eastAsia="Arial"/>
                <w:color w:val="000000" w:themeColor="text1"/>
                <w:szCs w:val="20"/>
              </w:rPr>
            </w:pPr>
            <w:r w:rsidRPr="00123177">
              <w:rPr>
                <w:rFonts w:eastAsia="Arial"/>
                <w:color w:val="000000" w:themeColor="text1"/>
                <w:szCs w:val="20"/>
              </w:rPr>
              <w:t>Requirement Priority</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E890DA" w14:textId="2B392271" w:rsidR="00123177" w:rsidRPr="00123177" w:rsidRDefault="00123177" w:rsidP="00123177">
            <w:pPr>
              <w:rPr>
                <w:rFonts w:eastAsia="Arial"/>
                <w:color w:val="000000" w:themeColor="text1"/>
                <w:szCs w:val="20"/>
              </w:rPr>
            </w:pPr>
            <w:r w:rsidRPr="00123177">
              <w:rPr>
                <w:szCs w:val="20"/>
              </w:rPr>
              <w:t>High</w:t>
            </w:r>
          </w:p>
        </w:tc>
      </w:tr>
      <w:tr w:rsidR="00A55B53" w:rsidRPr="00123177" w14:paraId="08CAD4A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B2899EA" w14:textId="77777777" w:rsidR="00A55B53" w:rsidRPr="00123177" w:rsidRDefault="00A55B53" w:rsidP="00535342">
            <w:r w:rsidRPr="00123177">
              <w:rPr>
                <w:rFonts w:eastAsia="Arial"/>
                <w:color w:val="000000" w:themeColor="text1"/>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A5701C"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2E11CA9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84D4636"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8B7841" w14:textId="77777777" w:rsidR="00A55B53" w:rsidRPr="00123177" w:rsidRDefault="00A55B53" w:rsidP="00535342">
            <w:pPr>
              <w:rPr>
                <w:rStyle w:val="ui-provider"/>
              </w:rPr>
            </w:pPr>
            <w:r w:rsidRPr="00123177">
              <w:rPr>
                <w:rFonts w:eastAsia="Arial"/>
                <w:color w:val="000000" w:themeColor="text1"/>
              </w:rPr>
              <w:t xml:space="preserve">1. </w:t>
            </w:r>
            <w:r w:rsidRPr="00123177">
              <w:rPr>
                <w:rStyle w:val="ui-provider"/>
              </w:rPr>
              <w:t>The HVDCDC shall stops receiving CAN NM message “NMZC1Message_Hybrid_ASR_PDU”</w:t>
            </w:r>
          </w:p>
          <w:p w14:paraId="3C91525F" w14:textId="77777777" w:rsidR="00A55B53" w:rsidRPr="00123177" w:rsidRDefault="00A55B53" w:rsidP="00535342">
            <w:pPr>
              <w:rPr>
                <w:rFonts w:eastAsia="Arial"/>
                <w:color w:val="000000" w:themeColor="text1"/>
              </w:rPr>
            </w:pPr>
            <w:r w:rsidRPr="00123177">
              <w:rPr>
                <w:rStyle w:val="ui-provider"/>
              </w:rPr>
              <w:t xml:space="preserve">2. The timer </w:t>
            </w:r>
            <w:r w:rsidRPr="00123177">
              <w:rPr>
                <w:szCs w:val="20"/>
              </w:rPr>
              <w:t>NM_MSG_RECEIVE shall be elapsed</w:t>
            </w:r>
          </w:p>
        </w:tc>
      </w:tr>
      <w:tr w:rsidR="00A55B53" w:rsidRPr="00123177" w14:paraId="143F951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B9713DE"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E2313E" w14:textId="77777777" w:rsidR="00A55B53" w:rsidRPr="00123177" w:rsidRDefault="00A55B53" w:rsidP="00535342">
            <w:pPr>
              <w:rPr>
                <w:rFonts w:eastAsia="Arial"/>
                <w:color w:val="000000" w:themeColor="text1"/>
              </w:rPr>
            </w:pPr>
            <w:r w:rsidRPr="00123177">
              <w:rPr>
                <w:rFonts w:eastAsia="Arial"/>
                <w:color w:val="000000" w:themeColor="text1"/>
              </w:rPr>
              <w:t xml:space="preserve">1. HVDCDC shall go into sleep state after </w:t>
            </w:r>
            <w:r w:rsidRPr="00123177">
              <w:rPr>
                <w:szCs w:val="20"/>
              </w:rPr>
              <w:t>NM_MSG_RECEIVE timeout</w:t>
            </w:r>
            <w:r w:rsidRPr="00123177">
              <w:rPr>
                <w:rFonts w:eastAsia="Arial"/>
                <w:color w:val="000000" w:themeColor="text1"/>
              </w:rPr>
              <w:t>.</w:t>
            </w:r>
          </w:p>
          <w:p w14:paraId="468025C4" w14:textId="77777777" w:rsidR="00A55B53" w:rsidRDefault="00A55B53" w:rsidP="00535342">
            <w:pPr>
              <w:rPr>
                <w:rFonts w:eastAsia="Arial"/>
                <w:color w:val="000000" w:themeColor="text1"/>
              </w:rPr>
            </w:pPr>
            <w:r w:rsidRPr="00123177">
              <w:rPr>
                <w:rFonts w:eastAsia="Arial"/>
                <w:color w:val="000000" w:themeColor="text1"/>
              </w:rPr>
              <w:t xml:space="preserve">2. All the peripherals shall achieve the state which is configured for sleep </w:t>
            </w:r>
            <w:commentRangeStart w:id="156"/>
            <w:commentRangeStart w:id="157"/>
            <w:r w:rsidRPr="00123177">
              <w:rPr>
                <w:rFonts w:eastAsia="Arial"/>
                <w:color w:val="000000" w:themeColor="text1"/>
              </w:rPr>
              <w:t>mode</w:t>
            </w:r>
            <w:commentRangeEnd w:id="156"/>
            <w:r>
              <w:rPr>
                <w:rStyle w:val="CommentReference"/>
                <w:rFonts w:eastAsia="Arial"/>
                <w:color w:val="000000" w:themeColor="text1"/>
                <w:sz w:val="24"/>
                <w:szCs w:val="24"/>
              </w:rPr>
              <w:commentReference w:id="156"/>
            </w:r>
            <w:commentRangeEnd w:id="157"/>
            <w:r w:rsidR="00123177">
              <w:rPr>
                <w:rStyle w:val="CommentReference"/>
                <w:rFonts w:eastAsia="Arial"/>
                <w:color w:val="000000" w:themeColor="text1"/>
                <w:sz w:val="24"/>
                <w:szCs w:val="24"/>
              </w:rPr>
              <w:commentReference w:id="157"/>
            </w:r>
          </w:p>
          <w:p w14:paraId="198812A2" w14:textId="3D35A181" w:rsidR="00123177" w:rsidRPr="00123177" w:rsidRDefault="00123177" w:rsidP="00535342">
            <w:pPr>
              <w:rPr>
                <w:rFonts w:eastAsia="Arial"/>
                <w:color w:val="000000" w:themeColor="text1"/>
              </w:rPr>
            </w:pPr>
            <w:r w:rsidRPr="00123177">
              <w:rPr>
                <w:rFonts w:eastAsia="Arial"/>
                <w:color w:val="000000" w:themeColor="text1"/>
              </w:rPr>
              <w:t xml:space="preserve">3. The HVDCDC shall enable the CAN module for reception of only NM messages in Sleep mode. Application Message Transmission and Reception shall be stop on CAN bus  </w:t>
            </w:r>
          </w:p>
        </w:tc>
      </w:tr>
      <w:tr w:rsidR="00A55B53" w:rsidRPr="00123177" w14:paraId="12D39A1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6483F37" w14:textId="77777777" w:rsidR="00A55B53" w:rsidRPr="00123177" w:rsidRDefault="00A55B53" w:rsidP="00535342">
            <w:r w:rsidRPr="00123177">
              <w:rPr>
                <w:rFonts w:eastAsia="Arial"/>
                <w:color w:val="000000" w:themeColor="text1"/>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AE1E55"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HVDCDC shall stop receiving CAN NM message</w:t>
            </w:r>
          </w:p>
          <w:p w14:paraId="3ECE9EA9"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2. The timer NM_MSG_RECEIVE shall get overflow</w:t>
            </w:r>
          </w:p>
          <w:p w14:paraId="17A995EF"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3. HVDCDC should transition from "Repeat Message" state to the "Ready Sleep State" of Network Management.</w:t>
            </w:r>
          </w:p>
          <w:p w14:paraId="5FE9B1D0" w14:textId="7A83B8C4"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lastRenderedPageBreak/>
              <w:t xml:space="preserve">4. HVDCDC should transition from "Ready Sleep" state to the "Prepare </w:t>
            </w:r>
            <w:r w:rsidR="00EE6490">
              <w:rPr>
                <w:rFonts w:ascii="Arial" w:hAnsi="Arial" w:cs="Arial"/>
                <w:color w:val="000000"/>
                <w:sz w:val="20"/>
                <w:szCs w:val="20"/>
              </w:rPr>
              <w:t>Bus Sleep Mode</w:t>
            </w:r>
            <w:r w:rsidRPr="00123177">
              <w:rPr>
                <w:rFonts w:ascii="Arial" w:hAnsi="Arial" w:cs="Arial"/>
                <w:color w:val="000000"/>
                <w:sz w:val="20"/>
                <w:szCs w:val="20"/>
              </w:rPr>
              <w:t>" of Network Management upon CANNM_TIMEOUT_TIME overflow.</w:t>
            </w:r>
          </w:p>
          <w:p w14:paraId="2357570D" w14:textId="27A07E83"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 xml:space="preserve">5. HVDCDC should transition from "Prepare </w:t>
            </w:r>
            <w:r w:rsidR="00D05E5B">
              <w:rPr>
                <w:rFonts w:ascii="Arial" w:hAnsi="Arial" w:cs="Arial"/>
                <w:color w:val="000000"/>
                <w:sz w:val="20"/>
                <w:szCs w:val="20"/>
              </w:rPr>
              <w:t>Bus Sleep” Mode</w:t>
            </w:r>
            <w:r w:rsidRPr="00123177">
              <w:rPr>
                <w:rFonts w:ascii="Arial" w:hAnsi="Arial" w:cs="Arial"/>
                <w:color w:val="000000"/>
                <w:sz w:val="20"/>
                <w:szCs w:val="20"/>
              </w:rPr>
              <w:t xml:space="preserve"> to the "</w:t>
            </w:r>
            <w:r w:rsidR="00EE6490">
              <w:rPr>
                <w:rFonts w:ascii="Arial" w:hAnsi="Arial" w:cs="Arial"/>
                <w:color w:val="000000"/>
                <w:sz w:val="20"/>
                <w:szCs w:val="20"/>
              </w:rPr>
              <w:t>Bus Sleep Mode</w:t>
            </w:r>
            <w:r w:rsidRPr="00123177">
              <w:rPr>
                <w:rFonts w:ascii="Arial" w:hAnsi="Arial" w:cs="Arial"/>
                <w:color w:val="000000"/>
                <w:sz w:val="20"/>
                <w:szCs w:val="20"/>
              </w:rPr>
              <w:t xml:space="preserve">" of Network Management upon “CANNM_WAIT_BUS_SLEEP_TIME” overflow. </w:t>
            </w:r>
            <w:r w:rsidRPr="00123177">
              <w:rPr>
                <w:szCs w:val="20"/>
              </w:rPr>
              <w:t>(Need to get details for PDU for NM States from Sanket)</w:t>
            </w:r>
          </w:p>
          <w:p w14:paraId="68B34312"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6. Disable the peripherals before going into sleep mode.</w:t>
            </w:r>
          </w:p>
          <w:p w14:paraId="4020EFF7"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7. HVDCDC should transition from any state (except Sleep state) to "Sleep" state of Application state machine.</w:t>
            </w:r>
          </w:p>
          <w:p w14:paraId="4AA2BC2F"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themeColor="text1"/>
                <w:sz w:val="20"/>
                <w:szCs w:val="20"/>
              </w:rPr>
              <w:t>8. The TriCore shall be in shutdown state and only SCR core will be active.</w:t>
            </w:r>
          </w:p>
          <w:p w14:paraId="601A2EAA"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9. SCR core shall put the CAN transceiver into the standby mode to save more power</w:t>
            </w:r>
          </w:p>
          <w:p w14:paraId="677D168F"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10. SCR core shall set CAN transceiver configuration to read only mode</w:t>
            </w:r>
          </w:p>
          <w:p w14:paraId="44D74DE1" w14:textId="77777777" w:rsidR="00A55B53" w:rsidRPr="00123177" w:rsidRDefault="00A55B53" w:rsidP="00535342">
            <w:pPr>
              <w:spacing w:line="259" w:lineRule="auto"/>
              <w:rPr>
                <w:color w:val="000000" w:themeColor="text1"/>
              </w:rPr>
            </w:pPr>
          </w:p>
        </w:tc>
      </w:tr>
      <w:tr w:rsidR="00A55B53" w:rsidRPr="00123177" w14:paraId="4B436A77"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5ACB26AA" w14:textId="77777777" w:rsidR="00A55B53" w:rsidRPr="00123177" w:rsidRDefault="00A55B53" w:rsidP="00535342">
            <w:r w:rsidRPr="00123177">
              <w:rPr>
                <w:rFonts w:eastAsia="Arial"/>
                <w:color w:val="000000" w:themeColor="text1"/>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973E72" w14:textId="77777777" w:rsidR="00A55B53" w:rsidRPr="00123177" w:rsidRDefault="00A55B53" w:rsidP="00535342">
            <w:r w:rsidRPr="00123177">
              <w:t>No such mandatory fields is applicable.</w:t>
            </w:r>
          </w:p>
        </w:tc>
      </w:tr>
      <w:tr w:rsidR="00A55B53" w:rsidRPr="00123177" w14:paraId="4159EF7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45822E8" w14:textId="77777777" w:rsidR="00A55B53" w:rsidRPr="00123177" w:rsidRDefault="00A55B53" w:rsidP="00535342">
            <w:r w:rsidRPr="00123177">
              <w:rPr>
                <w:rFonts w:eastAsia="Arial"/>
                <w:color w:val="000000" w:themeColor="text1"/>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4009A7"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t>1.</w:t>
            </w:r>
            <w:r w:rsidRPr="00123177">
              <w:rPr>
                <w:rFonts w:ascii="Arial" w:hAnsi="Arial" w:cs="Arial"/>
                <w:color w:val="000000"/>
                <w:sz w:val="20"/>
                <w:szCs w:val="20"/>
              </w:rPr>
              <w:t xml:space="preserve"> Configure a CAN drivers and CAN routine to handle received CAN NM message.</w:t>
            </w:r>
          </w:p>
          <w:p w14:paraId="57BF30BF"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2. Configure a GPIO pin “STB” as output pin.</w:t>
            </w:r>
          </w:p>
          <w:p w14:paraId="5CBDEA93"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3. The HVDCDC should be in any state except Sleep state</w:t>
            </w:r>
          </w:p>
          <w:p w14:paraId="7CDCE569"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 xml:space="preserve">4. Set the configurable timer parameters (CANNM_TIMEOUT_TIME, CANNM_WAIT_BUS_SLEEP_TIME, NM_MSG_RECEIVE). </w:t>
            </w:r>
          </w:p>
        </w:tc>
      </w:tr>
      <w:tr w:rsidR="00A55B53" w:rsidRPr="00123177" w14:paraId="755695E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243BD75" w14:textId="77777777" w:rsidR="00A55B53" w:rsidRPr="00123177" w:rsidRDefault="00A55B53" w:rsidP="00535342">
            <w:r w:rsidRPr="00123177">
              <w:rPr>
                <w:rFonts w:eastAsia="Arial"/>
                <w:color w:val="000000" w:themeColor="text1"/>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C8118F" w14:textId="77777777" w:rsidR="00A55B53" w:rsidRPr="00123177" w:rsidRDefault="00A55B53" w:rsidP="00535342">
            <w:r w:rsidRPr="00123177">
              <w:rPr>
                <w:szCs w:val="20"/>
              </w:rPr>
              <w:t>Default values shall be applicable with respect to Pre-Loaded Values</w:t>
            </w:r>
          </w:p>
        </w:tc>
      </w:tr>
      <w:tr w:rsidR="00A55B53" w:rsidRPr="00123177" w14:paraId="06A516E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5C1C1F8" w14:textId="77777777" w:rsidR="00A55B53" w:rsidRPr="00123177" w:rsidRDefault="00A55B53" w:rsidP="00535342">
            <w:r w:rsidRPr="00123177">
              <w:rPr>
                <w:rFonts w:eastAsia="Arial"/>
                <w:color w:val="000000" w:themeColor="text1"/>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3B1518" w14:textId="77777777" w:rsidR="00A55B53" w:rsidRPr="00123177" w:rsidRDefault="00A55B53" w:rsidP="00535342">
            <w:r w:rsidRPr="00123177">
              <w:rPr>
                <w:szCs w:val="20"/>
              </w:rPr>
              <w:t>Valid range value is not required.</w:t>
            </w:r>
          </w:p>
        </w:tc>
      </w:tr>
      <w:tr w:rsidR="00A55B53" w:rsidRPr="00123177" w14:paraId="55F56E8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66D80CE" w14:textId="77777777" w:rsidR="00A55B53" w:rsidRPr="00123177" w:rsidRDefault="00A55B53" w:rsidP="00535342">
            <w:r w:rsidRPr="00123177">
              <w:rPr>
                <w:rFonts w:eastAsia="Arial"/>
                <w:color w:val="000000" w:themeColor="text1"/>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F3183B" w14:textId="77777777" w:rsidR="00A55B53" w:rsidRPr="00123177" w:rsidRDefault="00A55B53" w:rsidP="00535342">
            <w:r w:rsidRPr="00123177">
              <w:rPr>
                <w:szCs w:val="20"/>
              </w:rPr>
              <w:t>Data latency period is not applicable</w:t>
            </w:r>
          </w:p>
        </w:tc>
      </w:tr>
      <w:tr w:rsidR="00A55B53" w:rsidRPr="00123177" w14:paraId="31C6E82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39DAB0C" w14:textId="77777777" w:rsidR="00A55B53" w:rsidRPr="00123177" w:rsidRDefault="00A55B53" w:rsidP="00535342">
            <w:r w:rsidRPr="00123177">
              <w:rPr>
                <w:rFonts w:eastAsia="Arial"/>
                <w:color w:val="000000" w:themeColor="text1"/>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B7D72F" w14:textId="77777777" w:rsidR="00A55B53" w:rsidRPr="00123177" w:rsidRDefault="00A55B53" w:rsidP="00535342">
            <w:r w:rsidRPr="00123177">
              <w:rPr>
                <w:szCs w:val="20"/>
              </w:rPr>
              <w:t>Data Retention period is not applicable.</w:t>
            </w:r>
          </w:p>
        </w:tc>
      </w:tr>
      <w:tr w:rsidR="00A55B53" w:rsidRPr="00123177" w14:paraId="175DBAE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6C54EAD" w14:textId="77777777" w:rsidR="00A55B53" w:rsidRPr="00123177" w:rsidRDefault="00A55B53" w:rsidP="00535342">
            <w:r w:rsidRPr="00123177">
              <w:rPr>
                <w:rFonts w:eastAsia="Arial"/>
                <w:color w:val="000000" w:themeColor="text1"/>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681E43" w14:textId="77777777" w:rsidR="00A55B53" w:rsidRPr="00123177" w:rsidRDefault="00A55B53" w:rsidP="00535342">
            <w:r w:rsidRPr="00123177">
              <w:rPr>
                <w:szCs w:val="20"/>
              </w:rPr>
              <w:t>Data rate is not applicable.</w:t>
            </w:r>
          </w:p>
        </w:tc>
      </w:tr>
      <w:tr w:rsidR="00A55B53" w:rsidRPr="00123177" w14:paraId="3C10352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1D7B2C5" w14:textId="77777777" w:rsidR="00A55B53" w:rsidRPr="00123177" w:rsidRDefault="00A55B53" w:rsidP="00535342">
            <w:r w:rsidRPr="00123177">
              <w:rPr>
                <w:rFonts w:eastAsia="Arial"/>
                <w:color w:val="000000" w:themeColor="text1"/>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F1DF4C" w14:textId="77777777" w:rsidR="00A55B53" w:rsidRPr="00123177" w:rsidRDefault="00A55B53" w:rsidP="00535342">
            <w:pPr>
              <w:spacing w:line="259" w:lineRule="auto"/>
            </w:pPr>
            <w:r w:rsidRPr="00123177">
              <w:rPr>
                <w:szCs w:val="20"/>
              </w:rPr>
              <w:t>External event is not required.</w:t>
            </w:r>
          </w:p>
        </w:tc>
      </w:tr>
      <w:tr w:rsidR="00A55B53" w:rsidRPr="00123177" w14:paraId="040F03A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4D357FB" w14:textId="77777777" w:rsidR="00A55B53" w:rsidRPr="00123177" w:rsidRDefault="00A55B53" w:rsidP="00535342">
            <w:r w:rsidRPr="00123177">
              <w:rPr>
                <w:rFonts w:eastAsia="Arial"/>
                <w:color w:val="000000" w:themeColor="text1"/>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E310F9" w14:textId="77777777" w:rsidR="00A55B53" w:rsidRPr="00123177" w:rsidRDefault="00A55B53" w:rsidP="00535342">
            <w:r w:rsidRPr="00123177">
              <w:rPr>
                <w:szCs w:val="20"/>
              </w:rPr>
              <w:t>Temporal event is not applicable.</w:t>
            </w:r>
          </w:p>
        </w:tc>
      </w:tr>
      <w:tr w:rsidR="00A55B53" w:rsidRPr="00123177" w14:paraId="64A028A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F0C571D" w14:textId="77777777" w:rsidR="00A55B53" w:rsidRPr="00123177" w:rsidRDefault="00A55B53" w:rsidP="00535342">
            <w:r w:rsidRPr="00123177">
              <w:rPr>
                <w:rFonts w:eastAsia="Arial"/>
                <w:color w:val="000000" w:themeColor="text1"/>
                <w:szCs w:val="20"/>
              </w:rPr>
              <w:t xml:space="preserve">Validation Rules/ </w:t>
            </w:r>
          </w:p>
          <w:p w14:paraId="2776E2E1"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EAA86F" w14:textId="6D2CA519" w:rsidR="00A55B53" w:rsidRPr="00123177" w:rsidRDefault="00A55B53" w:rsidP="00535342">
            <w:pPr>
              <w:rPr>
                <w:rStyle w:val="ui-provider"/>
              </w:rPr>
            </w:pPr>
            <w:r w:rsidRPr="00123177">
              <w:rPr>
                <w:rStyle w:val="ui-provider"/>
              </w:rPr>
              <w:t>Verify that HVDCDC shall transition to the "</w:t>
            </w:r>
            <w:r w:rsidR="00D05E5B">
              <w:rPr>
                <w:rStyle w:val="ui-provider"/>
              </w:rPr>
              <w:t>Bus Sleep” Mode</w:t>
            </w:r>
            <w:r w:rsidRPr="00123177">
              <w:rPr>
                <w:rStyle w:val="ui-provider"/>
              </w:rPr>
              <w:t>. (Check with Sanket if any PDU/Signal available for this)</w:t>
            </w:r>
          </w:p>
          <w:p w14:paraId="434C63DF" w14:textId="77777777" w:rsidR="00A55B53" w:rsidRPr="00123177" w:rsidRDefault="00A55B53" w:rsidP="00535342">
            <w:r w:rsidRPr="00123177">
              <w:rPr>
                <w:rFonts w:eastAsia="Arial"/>
                <w:color w:val="000000" w:themeColor="text1"/>
              </w:rPr>
              <w:t>Verify that the current consumption is reduced on DSO or DMM.</w:t>
            </w:r>
          </w:p>
        </w:tc>
      </w:tr>
      <w:tr w:rsidR="00A55B53" w:rsidRPr="00123177" w14:paraId="3C6E830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F450CF9" w14:textId="77777777" w:rsidR="00A55B53" w:rsidRPr="00123177" w:rsidRDefault="00A55B53" w:rsidP="00535342">
            <w:r w:rsidRPr="00123177">
              <w:rPr>
                <w:rFonts w:eastAsia="Arial"/>
                <w:color w:val="000000" w:themeColor="text1"/>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0F9907" w14:textId="77777777" w:rsidR="00A55B53" w:rsidRPr="00123177" w:rsidRDefault="00A55B53" w:rsidP="00535342">
            <w:r w:rsidRPr="00123177">
              <w:rPr>
                <w:szCs w:val="20"/>
              </w:rPr>
              <w:t>Constraints is not applicable.</w:t>
            </w:r>
          </w:p>
        </w:tc>
      </w:tr>
      <w:tr w:rsidR="00A55B53" w:rsidRPr="00123177" w14:paraId="6EE8294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6A56314" w14:textId="77777777" w:rsidR="00A55B53" w:rsidRPr="00123177" w:rsidRDefault="00A55B53" w:rsidP="00535342">
            <w:r w:rsidRPr="00123177">
              <w:rPr>
                <w:rFonts w:eastAsia="Arial"/>
                <w:color w:val="000000" w:themeColor="text1"/>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D6F7AB" w14:textId="77777777" w:rsidR="00A55B53" w:rsidRPr="00123177" w:rsidRDefault="00A55B53" w:rsidP="00535342">
            <w:r w:rsidRPr="00123177">
              <w:rPr>
                <w:szCs w:val="20"/>
              </w:rPr>
              <w:t>No effects on other system</w:t>
            </w:r>
          </w:p>
        </w:tc>
      </w:tr>
      <w:tr w:rsidR="00A55B53" w:rsidRPr="00123177" w14:paraId="207F7EB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B842736" w14:textId="77777777" w:rsidR="00A55B53" w:rsidRPr="00123177" w:rsidRDefault="00A55B53" w:rsidP="00535342">
            <w:r w:rsidRPr="00123177">
              <w:rPr>
                <w:rFonts w:eastAsia="Arial"/>
                <w:color w:val="000000" w:themeColor="text1"/>
                <w:szCs w:val="20"/>
              </w:rPr>
              <w:t>Testability with respect to test environment</w:t>
            </w:r>
          </w:p>
          <w:p w14:paraId="77E1393A" w14:textId="77777777" w:rsidR="00A55B53" w:rsidRPr="00123177" w:rsidRDefault="00A55B53" w:rsidP="00535342">
            <w:r w:rsidRPr="00123177">
              <w:rPr>
                <w:rFonts w:eastAsia="Arial"/>
                <w:color w:val="000000" w:themeColor="text1"/>
                <w:szCs w:val="20"/>
              </w:rPr>
              <w:t>(Yes/No)</w:t>
            </w:r>
          </w:p>
          <w:p w14:paraId="165D5484" w14:textId="77777777" w:rsidR="00A55B53" w:rsidRPr="00123177" w:rsidRDefault="00A55B53" w:rsidP="00535342">
            <w:r w:rsidRPr="00123177">
              <w:rPr>
                <w:rFonts w:eastAsia="Arial"/>
                <w:i/>
                <w:iCs/>
                <w:color w:val="000000" w:themeColor="text1"/>
                <w:szCs w:val="20"/>
              </w:rPr>
              <w:t xml:space="preserve">Note: Mention in which phase of testing, this </w:t>
            </w:r>
            <w:r w:rsidRPr="00123177">
              <w:rPr>
                <w:rFonts w:eastAsia="Arial"/>
                <w:i/>
                <w:iCs/>
                <w:color w:val="000000" w:themeColor="text1"/>
                <w:szCs w:val="20"/>
              </w:rPr>
              <w:lastRenderedPageBreak/>
              <w:t>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801BE8" w14:textId="77777777" w:rsidR="00A55B53" w:rsidRPr="00123177" w:rsidRDefault="00A55B53" w:rsidP="00535342">
            <w:pPr>
              <w:pStyle w:val="TableText"/>
              <w:snapToGrid w:val="0"/>
            </w:pPr>
            <w:r w:rsidRPr="00123177">
              <w:lastRenderedPageBreak/>
              <w:t>YES</w:t>
            </w:r>
          </w:p>
          <w:p w14:paraId="6EBB3F7D" w14:textId="77777777" w:rsidR="00A55B53" w:rsidRPr="00123177" w:rsidRDefault="00A55B53" w:rsidP="00535342"/>
        </w:tc>
      </w:tr>
      <w:tr w:rsidR="00A55B53" w:rsidRPr="00123177" w14:paraId="72DF009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62C35E0" w14:textId="77777777" w:rsidR="00A55B53" w:rsidRPr="00123177" w:rsidRDefault="00A55B53" w:rsidP="00535342">
            <w:r w:rsidRPr="00123177">
              <w:rPr>
                <w:rFonts w:eastAsia="Arial"/>
                <w:color w:val="000000" w:themeColor="text1"/>
                <w:szCs w:val="20"/>
              </w:rPr>
              <w:t>Feasible within project constraints</w:t>
            </w:r>
          </w:p>
          <w:p w14:paraId="791BA997" w14:textId="77777777" w:rsidR="00A55B53" w:rsidRPr="00123177" w:rsidRDefault="00A55B53" w:rsidP="00535342">
            <w:r w:rsidRPr="00123177">
              <w:rPr>
                <w:rFonts w:eastAsia="Arial"/>
                <w:color w:val="000000" w:themeColor="text1"/>
                <w:szCs w:val="20"/>
              </w:rPr>
              <w:t>(Yes/No)</w:t>
            </w:r>
          </w:p>
          <w:p w14:paraId="3545F02E"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1BE4F5" w14:textId="77777777" w:rsidR="00A55B53" w:rsidRPr="00123177" w:rsidRDefault="00A55B53" w:rsidP="00535342">
            <w:pPr>
              <w:pStyle w:val="TableText"/>
              <w:snapToGrid w:val="0"/>
            </w:pPr>
            <w:r w:rsidRPr="00123177">
              <w:t>YES</w:t>
            </w:r>
          </w:p>
          <w:p w14:paraId="642B7972" w14:textId="77777777" w:rsidR="00A55B53" w:rsidRPr="00123177" w:rsidRDefault="00A55B53" w:rsidP="00535342"/>
        </w:tc>
      </w:tr>
      <w:tr w:rsidR="00A55B53" w:rsidRPr="00123177" w14:paraId="2043B03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025F266" w14:textId="77777777" w:rsidR="00A55B53" w:rsidRPr="00123177" w:rsidRDefault="00A55B53" w:rsidP="00535342">
            <w:r w:rsidRPr="00123177">
              <w:rPr>
                <w:rFonts w:eastAsia="Arial"/>
                <w:color w:val="000000" w:themeColor="text1"/>
                <w:szCs w:val="20"/>
              </w:rPr>
              <w:t>Critical</w:t>
            </w:r>
          </w:p>
          <w:p w14:paraId="7AD11B94" w14:textId="77777777" w:rsidR="00A55B53" w:rsidRPr="00123177" w:rsidRDefault="00A55B53" w:rsidP="00535342">
            <w:r w:rsidRPr="00123177">
              <w:rPr>
                <w:rFonts w:eastAsia="Arial"/>
                <w:color w:val="000000" w:themeColor="text1"/>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1BE597" w14:textId="77777777" w:rsidR="00A55B53" w:rsidRPr="00123177" w:rsidRDefault="00A55B53" w:rsidP="00535342">
            <w:r w:rsidRPr="00123177">
              <w:t>YES</w:t>
            </w:r>
          </w:p>
        </w:tc>
      </w:tr>
      <w:tr w:rsidR="00A55B53" w:rsidRPr="00123177" w14:paraId="773B723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FCB1593" w14:textId="77777777" w:rsidR="00A55B53" w:rsidRPr="00123177" w:rsidRDefault="00A55B53" w:rsidP="00535342">
            <w:pPr>
              <w:rPr>
                <w:rFonts w:eastAsia="Arial"/>
                <w:color w:val="000000" w:themeColor="text1"/>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079713" w14:textId="77777777" w:rsidR="00A55B53" w:rsidRPr="00123177" w:rsidRDefault="00A55B53" w:rsidP="00535342">
            <w:r w:rsidRPr="00123177">
              <w:t>Acceptance Criteria for this requirement should be as per SECTION-6 ACCEPTANCE CRITERIA</w:t>
            </w:r>
          </w:p>
        </w:tc>
      </w:tr>
    </w:tbl>
    <w:p w14:paraId="3E9A9329" w14:textId="77777777" w:rsidR="00A55B53" w:rsidRPr="00123177" w:rsidRDefault="00A55B53" w:rsidP="00A55B53">
      <w:pPr>
        <w:pStyle w:val="BodyText"/>
        <w:rPr>
          <w:b/>
          <w:bCs/>
        </w:rPr>
      </w:pPr>
    </w:p>
    <w:p w14:paraId="4B0C4F41" w14:textId="77777777" w:rsidR="00A55B53" w:rsidRPr="00123177" w:rsidRDefault="00A55B53" w:rsidP="00A55B53"/>
    <w:p w14:paraId="324955C5" w14:textId="77777777" w:rsidR="00A55B53" w:rsidRPr="00123177" w:rsidRDefault="00A55B53" w:rsidP="00A55B53">
      <w:pPr>
        <w:pStyle w:val="Heading5"/>
        <w:rPr>
          <w:sz w:val="20"/>
          <w:szCs w:val="20"/>
        </w:rPr>
      </w:pPr>
      <w:r w:rsidRPr="00123177">
        <w:rPr>
          <w:sz w:val="20"/>
          <w:szCs w:val="20"/>
        </w:rPr>
        <w:t xml:space="preserve">Requirements to save </w:t>
      </w:r>
      <w:r w:rsidRPr="00123177">
        <w:rPr>
          <w:rFonts w:eastAsia="Arial"/>
          <w:sz w:val="20"/>
          <w:szCs w:val="20"/>
        </w:rPr>
        <w:t>all the relevant data into NvM</w:t>
      </w:r>
      <w:r w:rsidRPr="00123177">
        <w:rPr>
          <w:rFonts w:eastAsia="Arial"/>
          <w:color w:val="000000" w:themeColor="text1"/>
          <w:sz w:val="20"/>
          <w:szCs w:val="20"/>
        </w:rPr>
        <w:t>.</w:t>
      </w:r>
    </w:p>
    <w:p w14:paraId="426C2249"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7C7DCC1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96C1B71"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3659E7C" w14:textId="77777777" w:rsidR="00A55B53" w:rsidRPr="00123177" w:rsidRDefault="00A55B53" w:rsidP="00535342">
            <w:r w:rsidRPr="00123177">
              <w:rPr>
                <w:rFonts w:eastAsia="Arial"/>
                <w:b/>
                <w:bCs/>
                <w:szCs w:val="20"/>
              </w:rPr>
              <w:t>Description</w:t>
            </w:r>
          </w:p>
        </w:tc>
      </w:tr>
      <w:tr w:rsidR="00A55B53" w:rsidRPr="00123177" w14:paraId="2C2EF42F"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010C8946" w14:textId="77777777" w:rsidR="00A55B53" w:rsidRPr="00123177" w:rsidRDefault="00A55B53" w:rsidP="00535342">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FAE4F8" w14:textId="77777777" w:rsidR="00A55B53" w:rsidRPr="00123177" w:rsidRDefault="00A55B53" w:rsidP="00535342">
            <w:r w:rsidRPr="00123177">
              <w:rPr>
                <w:rFonts w:eastAsia="Arial"/>
                <w:szCs w:val="20"/>
              </w:rPr>
              <w:t>SWRS_NM_APP_05 (Need to get relevant data to be store from MAL)</w:t>
            </w:r>
          </w:p>
        </w:tc>
      </w:tr>
      <w:tr w:rsidR="00A55B53" w:rsidRPr="00123177" w14:paraId="3D3E90FC"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205A7835" w14:textId="77777777" w:rsidR="00A55B53" w:rsidRPr="00123177" w:rsidRDefault="00A55B53" w:rsidP="00535342">
            <w:pPr>
              <w:rPr>
                <w:rFonts w:eastAsia="Arial"/>
              </w:rPr>
            </w:pPr>
            <w:r w:rsidRPr="00123177">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C24785" w14:textId="77777777" w:rsidR="00A55B53" w:rsidRPr="00123177" w:rsidRDefault="00A55B53" w:rsidP="00535342">
            <w:pPr>
              <w:rPr>
                <w:rFonts w:eastAsia="Arial"/>
              </w:rPr>
            </w:pPr>
            <w:r w:rsidRPr="00123177">
              <w:rPr>
                <w:rFonts w:eastAsia="Arial"/>
              </w:rPr>
              <w:t>SDS-HVDCDC-120</w:t>
            </w:r>
          </w:p>
        </w:tc>
      </w:tr>
      <w:tr w:rsidR="00A55B53" w:rsidRPr="00123177" w14:paraId="35B04581"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244CDAF5" w14:textId="77777777" w:rsidR="00A55B53" w:rsidRPr="00123177" w:rsidRDefault="00A55B53" w:rsidP="00535342">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78A074" w14:textId="77777777" w:rsidR="00A55B53" w:rsidRPr="00123177" w:rsidRDefault="00A55B53" w:rsidP="00535342">
            <w:pPr>
              <w:pStyle w:val="TableText"/>
              <w:snapToGrid w:val="0"/>
            </w:pPr>
            <w:r w:rsidRPr="00123177">
              <w:t>C-Sample/PF3.0 Phase-2</w:t>
            </w:r>
          </w:p>
        </w:tc>
      </w:tr>
      <w:tr w:rsidR="00A55B53" w:rsidRPr="00123177" w14:paraId="60EE22AC"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466724A7" w14:textId="77777777" w:rsidR="00A55B53" w:rsidRPr="00123177" w:rsidRDefault="00A55B53" w:rsidP="00535342">
            <w:r w:rsidRPr="00123177">
              <w:rPr>
                <w:rFonts w:eastAsia="Arial"/>
                <w:szCs w:val="20"/>
              </w:rPr>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F5FCBF" w14:textId="77777777" w:rsidR="00A55B53" w:rsidRPr="00123177" w:rsidRDefault="00A55B53" w:rsidP="00535342">
            <w:pPr>
              <w:rPr>
                <w:rFonts w:eastAsia="Arial"/>
              </w:rPr>
            </w:pPr>
            <w:r w:rsidRPr="00123177">
              <w:rPr>
                <w:rFonts w:eastAsia="Arial"/>
              </w:rPr>
              <w:t>The HVDCDC shall save all the relevant data into NvM before entering into sleep mode</w:t>
            </w:r>
          </w:p>
        </w:tc>
      </w:tr>
      <w:tr w:rsidR="00A55B53" w:rsidRPr="00123177" w14:paraId="45DDC56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AB500EB" w14:textId="77777777" w:rsidR="00A55B53" w:rsidRPr="00123177" w:rsidRDefault="00A55B53" w:rsidP="00535342">
            <w:r w:rsidRPr="00123177">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F10871" w14:textId="77777777" w:rsidR="00A55B53" w:rsidRPr="00123177" w:rsidRDefault="00A55B53" w:rsidP="00535342">
            <w:r w:rsidRPr="00123177">
              <w:t>No Such derived requirement is applicable.</w:t>
            </w:r>
          </w:p>
        </w:tc>
      </w:tr>
      <w:tr w:rsidR="00A55B53" w:rsidRPr="00123177" w14:paraId="5794118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7EB8923" w14:textId="77777777" w:rsidR="00A55B53" w:rsidRPr="00123177" w:rsidRDefault="00A55B53" w:rsidP="00535342">
            <w:r w:rsidRPr="00123177">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F8F9CD" w14:textId="77777777" w:rsidR="00A55B53" w:rsidRPr="00123177" w:rsidRDefault="00A55B53" w:rsidP="00535342">
            <w:r w:rsidRPr="00123177">
              <w:rPr>
                <w:rFonts w:eastAsia="Arial"/>
                <w:szCs w:val="20"/>
              </w:rPr>
              <w:t>No Specific access restrictions is applicable.</w:t>
            </w:r>
          </w:p>
        </w:tc>
      </w:tr>
      <w:tr w:rsidR="00A55B53" w:rsidRPr="00123177" w14:paraId="6ECED41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6704825" w14:textId="77777777" w:rsidR="00A55B53" w:rsidRPr="00123177" w:rsidRDefault="00A55B53" w:rsidP="00535342">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8C9BD0" w14:textId="77777777" w:rsidR="00A55B53" w:rsidRPr="00123177" w:rsidRDefault="00A55B53" w:rsidP="00535342">
            <w:r w:rsidRPr="00123177">
              <w:rPr>
                <w:rFonts w:eastAsia="Arial"/>
              </w:rPr>
              <w:t xml:space="preserve">1. </w:t>
            </w:r>
            <w:r w:rsidRPr="00123177">
              <w:rPr>
                <w:rStyle w:val="ui-provider"/>
              </w:rPr>
              <w:t>The HVDCDC shall stops receiving CAN NM message “NMZC1Message_Hybrid_ASR_PDU”.</w:t>
            </w:r>
          </w:p>
          <w:p w14:paraId="4691E132" w14:textId="3FE23ECD" w:rsidR="00A55B53" w:rsidRPr="00123177" w:rsidRDefault="00A55B53" w:rsidP="00535342">
            <w:pPr>
              <w:rPr>
                <w:rFonts w:eastAsia="Arial"/>
              </w:rPr>
            </w:pPr>
            <w:r w:rsidRPr="00123177">
              <w:rPr>
                <w:rFonts w:eastAsia="Arial"/>
              </w:rPr>
              <w:t xml:space="preserve">2. All the below relevant data </w:t>
            </w:r>
            <w:r w:rsidRPr="00123177">
              <w:rPr>
                <w:rFonts w:eastAsia="Arial"/>
                <w:szCs w:val="20"/>
              </w:rPr>
              <w:t>(Add relevant data)</w:t>
            </w:r>
            <w:r w:rsidRPr="00123177">
              <w:rPr>
                <w:rFonts w:eastAsia="Arial"/>
              </w:rPr>
              <w:t xml:space="preserve"> shall be store in Non-Volatile memory before entering in to Sleep mode (Check with Sanket on which section of NVM used for storing)</w:t>
            </w:r>
          </w:p>
          <w:p w14:paraId="65790557" w14:textId="77777777" w:rsidR="00A55B53" w:rsidRPr="00123177" w:rsidRDefault="00A55B53" w:rsidP="00535342">
            <w:pPr>
              <w:rPr>
                <w:rFonts w:eastAsia="Arial"/>
              </w:rPr>
            </w:pPr>
          </w:p>
        </w:tc>
      </w:tr>
      <w:tr w:rsidR="00A55B53" w:rsidRPr="00123177" w14:paraId="6C10E86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FAA5483" w14:textId="77777777" w:rsidR="00A55B53" w:rsidRPr="00123177" w:rsidRDefault="00A55B53" w:rsidP="00535342">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78F23F" w14:textId="77777777" w:rsidR="00A55B53" w:rsidRPr="00123177" w:rsidRDefault="00A55B53" w:rsidP="00535342">
            <w:pPr>
              <w:rPr>
                <w:rFonts w:eastAsia="Arial"/>
              </w:rPr>
            </w:pPr>
            <w:r w:rsidRPr="00123177">
              <w:rPr>
                <w:rFonts w:eastAsia="Arial"/>
              </w:rPr>
              <w:t xml:space="preserve">1. HVDCDC should save all the required data into NvM </w:t>
            </w:r>
          </w:p>
          <w:p w14:paraId="7EF20764" w14:textId="77777777" w:rsidR="00A55B53" w:rsidRPr="00123177" w:rsidRDefault="00A55B53" w:rsidP="00535342">
            <w:pPr>
              <w:rPr>
                <w:rFonts w:eastAsia="Arial"/>
              </w:rPr>
            </w:pPr>
            <w:r w:rsidRPr="00123177">
              <w:rPr>
                <w:rFonts w:eastAsia="Arial"/>
              </w:rPr>
              <w:t xml:space="preserve">2, HVDCDC shall return status as NVM_WRITE_SUCCESSFUL.  </w:t>
            </w:r>
          </w:p>
          <w:p w14:paraId="2612837C" w14:textId="77777777" w:rsidR="00A55B53" w:rsidRPr="00123177" w:rsidRDefault="00A55B53" w:rsidP="00535342">
            <w:pPr>
              <w:rPr>
                <w:rFonts w:eastAsia="Arial"/>
              </w:rPr>
            </w:pPr>
            <w:r w:rsidRPr="00123177">
              <w:rPr>
                <w:rFonts w:eastAsia="Arial"/>
              </w:rPr>
              <w:t>3. HVDCDC should transition to Sleep state.</w:t>
            </w:r>
          </w:p>
          <w:p w14:paraId="2F4B0523" w14:textId="77777777" w:rsidR="00A55B53" w:rsidRPr="00123177" w:rsidRDefault="00A55B53" w:rsidP="00535342">
            <w:pPr>
              <w:rPr>
                <w:rFonts w:eastAsia="Arial"/>
              </w:rPr>
            </w:pPr>
          </w:p>
        </w:tc>
      </w:tr>
      <w:tr w:rsidR="00A55B53" w:rsidRPr="00123177" w14:paraId="6DE0922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FB1A032" w14:textId="77777777" w:rsidR="00A55B53" w:rsidRPr="00123177" w:rsidRDefault="00A55B53" w:rsidP="00535342">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5B8F15"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HVDCDC shall stop receiving CAN NM message</w:t>
            </w:r>
          </w:p>
          <w:p w14:paraId="1F8CE834"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2. The timer NM_MSG_RECEIVE shall get overflow</w:t>
            </w:r>
          </w:p>
          <w:p w14:paraId="7BB4E8FB"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3. HVDCDC should transition from "Repeat Message" state to the "Ready Sleep State" of Network Management upon NM_REPEAT_MESSAGE_TIME overflow.</w:t>
            </w:r>
          </w:p>
          <w:p w14:paraId="665ADA12" w14:textId="4A772B12"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lastRenderedPageBreak/>
              <w:t xml:space="preserve">4. HVDCDC should transition from "Ready Sleep" state to the "Prepare </w:t>
            </w:r>
            <w:r w:rsidR="00EE6490">
              <w:rPr>
                <w:rFonts w:ascii="Arial" w:hAnsi="Arial" w:cs="Arial"/>
                <w:color w:val="000000"/>
                <w:sz w:val="20"/>
                <w:szCs w:val="20"/>
              </w:rPr>
              <w:t>Bus Sleep Mode</w:t>
            </w:r>
            <w:r w:rsidRPr="00123177">
              <w:rPr>
                <w:rFonts w:ascii="Arial" w:hAnsi="Arial" w:cs="Arial"/>
                <w:color w:val="000000"/>
                <w:sz w:val="20"/>
                <w:szCs w:val="20"/>
              </w:rPr>
              <w:t>" of Network Management upon CANNM_TIMEOUT_TIME overflow.</w:t>
            </w:r>
          </w:p>
          <w:p w14:paraId="466CCC2A"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5. The HVDCDC shall write all the required data one by one into NVM</w:t>
            </w:r>
          </w:p>
          <w:p w14:paraId="56E1491D"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6. HVDCDC shall return status as NVM_WRITE_SUCCESSFUL for each write operation</w:t>
            </w:r>
          </w:p>
          <w:p w14:paraId="1BBEBFEB"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7. Disable the peripherals before going into sleep mode.</w:t>
            </w:r>
          </w:p>
          <w:p w14:paraId="7FD560CD"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8. HVDCDC should transition from any state (except Sleep state) to "Sleep" state of Application state machine.</w:t>
            </w:r>
          </w:p>
          <w:p w14:paraId="37EF8EC9"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9. The TriCore shall be in shutdown state and only SCR core will be active.</w:t>
            </w:r>
          </w:p>
          <w:p w14:paraId="7C4587A9"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10. SCR core shall put the CAN transceiver into the standby mode to save more power</w:t>
            </w:r>
          </w:p>
          <w:p w14:paraId="12726C03"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11. SCR core shall set CAN transceiver configuration to read only mode</w:t>
            </w:r>
          </w:p>
          <w:p w14:paraId="4AA66E41" w14:textId="77777777" w:rsidR="00A55B53" w:rsidRPr="00123177" w:rsidRDefault="00A55B53" w:rsidP="00535342">
            <w:pPr>
              <w:pStyle w:val="NormalWeb"/>
              <w:spacing w:before="0" w:beforeAutospacing="0" w:after="0" w:afterAutospacing="0"/>
              <w:rPr>
                <w:rFonts w:ascii="Arial" w:hAnsi="Arial" w:cs="Arial"/>
              </w:rPr>
            </w:pPr>
          </w:p>
        </w:tc>
      </w:tr>
      <w:tr w:rsidR="00A55B53" w:rsidRPr="00123177" w14:paraId="40793B83"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5B5484AA" w14:textId="77777777" w:rsidR="00A55B53" w:rsidRPr="00123177" w:rsidRDefault="00A55B53" w:rsidP="00535342">
            <w:r w:rsidRPr="00123177">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725023" w14:textId="77777777" w:rsidR="00A55B53" w:rsidRPr="00123177" w:rsidRDefault="00A55B53" w:rsidP="00535342">
            <w:r w:rsidRPr="00123177">
              <w:t>No such mandatory fields is applicable.</w:t>
            </w:r>
          </w:p>
        </w:tc>
      </w:tr>
      <w:tr w:rsidR="00A55B53" w:rsidRPr="00123177" w14:paraId="1A4307F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5ECE08B" w14:textId="77777777" w:rsidR="00A55B53" w:rsidRPr="00123177" w:rsidRDefault="00A55B53" w:rsidP="00535342">
            <w:r w:rsidRPr="00123177">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6EE0B4"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themeColor="text1"/>
                <w:sz w:val="20"/>
                <w:szCs w:val="20"/>
              </w:rPr>
              <w:t xml:space="preserve">1. Configure NvM drivers and NvM Application for Write operation. </w:t>
            </w:r>
          </w:p>
          <w:p w14:paraId="17AF39AD"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2. Configure a CAN drivers and CAN routine to handle received CAN NM message.</w:t>
            </w:r>
          </w:p>
          <w:p w14:paraId="3844650F"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3. Configure a GPIO pin “STB” as output pin.</w:t>
            </w:r>
          </w:p>
          <w:p w14:paraId="32E5C7AB"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4. The HVDCDC should be in any state except Sleep state</w:t>
            </w:r>
          </w:p>
          <w:p w14:paraId="3429AF15"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5. Set the configurable timer parameters (CANNM_TIMEOUT_TIME, CANNM_WAIT_BUS_SLEEP_TIME, NM_MSG_RECEIVE).</w:t>
            </w:r>
          </w:p>
          <w:p w14:paraId="3E2E88CD" w14:textId="77777777" w:rsidR="00A55B53" w:rsidRPr="00123177" w:rsidRDefault="00A55B53" w:rsidP="00535342">
            <w:pPr>
              <w:pStyle w:val="NormalWeb"/>
              <w:spacing w:before="0" w:beforeAutospacing="0" w:after="0" w:afterAutospacing="0"/>
              <w:rPr>
                <w:rFonts w:ascii="Arial" w:hAnsi="Arial" w:cs="Arial"/>
                <w:color w:val="000000"/>
                <w:sz w:val="20"/>
                <w:szCs w:val="20"/>
              </w:rPr>
            </w:pPr>
            <w:r w:rsidRPr="00123177">
              <w:rPr>
                <w:rFonts w:ascii="Arial" w:hAnsi="Arial" w:cs="Arial"/>
                <w:color w:val="000000" w:themeColor="text1"/>
                <w:sz w:val="20"/>
                <w:szCs w:val="20"/>
              </w:rPr>
              <w:t>6. Identify and prepare list of all the relevant data to be store in memory</w:t>
            </w:r>
          </w:p>
        </w:tc>
      </w:tr>
      <w:tr w:rsidR="00A55B53" w:rsidRPr="00123177" w14:paraId="153BA41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894C933" w14:textId="77777777" w:rsidR="00A55B53" w:rsidRPr="00123177" w:rsidRDefault="00A55B53" w:rsidP="00535342">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F76DCA" w14:textId="77777777" w:rsidR="00A55B53" w:rsidRPr="00123177" w:rsidRDefault="00A55B53" w:rsidP="00535342">
            <w:r w:rsidRPr="00123177">
              <w:rPr>
                <w:szCs w:val="20"/>
              </w:rPr>
              <w:t>Default values shall be applicable with respect to Pre-Loaded Values</w:t>
            </w:r>
          </w:p>
        </w:tc>
      </w:tr>
      <w:tr w:rsidR="00A55B53" w:rsidRPr="00123177" w14:paraId="740F162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C11F72B" w14:textId="77777777" w:rsidR="00A55B53" w:rsidRPr="00123177" w:rsidRDefault="00A55B53" w:rsidP="00535342">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44020A" w14:textId="77777777" w:rsidR="00A55B53" w:rsidRPr="00123177" w:rsidRDefault="00A55B53" w:rsidP="00535342">
            <w:r w:rsidRPr="00123177">
              <w:rPr>
                <w:szCs w:val="20"/>
              </w:rPr>
              <w:t>Valid range value is not required.</w:t>
            </w:r>
          </w:p>
        </w:tc>
      </w:tr>
      <w:tr w:rsidR="00A55B53" w:rsidRPr="00123177" w14:paraId="112B2C0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1D255FA" w14:textId="77777777" w:rsidR="00A55B53" w:rsidRPr="00123177" w:rsidRDefault="00A55B53" w:rsidP="00535342">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391017" w14:textId="77777777" w:rsidR="00A55B53" w:rsidRPr="00123177" w:rsidRDefault="00A55B53" w:rsidP="00535342">
            <w:r w:rsidRPr="00123177">
              <w:rPr>
                <w:szCs w:val="20"/>
              </w:rPr>
              <w:t>Data latency period is not applicable</w:t>
            </w:r>
          </w:p>
        </w:tc>
      </w:tr>
      <w:tr w:rsidR="00A55B53" w:rsidRPr="00123177" w14:paraId="53DF59A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04417A0" w14:textId="77777777" w:rsidR="00A55B53" w:rsidRPr="00123177" w:rsidRDefault="00A55B53" w:rsidP="00535342">
            <w:r w:rsidRPr="00123177">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4B393C" w14:textId="77777777" w:rsidR="00A55B53" w:rsidRPr="00123177" w:rsidRDefault="00A55B53" w:rsidP="00535342">
            <w:r w:rsidRPr="00123177">
              <w:rPr>
                <w:szCs w:val="20"/>
              </w:rPr>
              <w:t>Data Retention period is not applicable.</w:t>
            </w:r>
          </w:p>
        </w:tc>
      </w:tr>
      <w:tr w:rsidR="00A55B53" w:rsidRPr="00123177" w14:paraId="6B0E48E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A8072D4" w14:textId="77777777" w:rsidR="00A55B53" w:rsidRPr="00123177" w:rsidRDefault="00A55B53" w:rsidP="00535342">
            <w:r w:rsidRPr="00123177">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C20A33" w14:textId="77777777" w:rsidR="00A55B53" w:rsidRPr="00123177" w:rsidRDefault="00A55B53" w:rsidP="00535342">
            <w:r w:rsidRPr="00123177">
              <w:rPr>
                <w:szCs w:val="20"/>
              </w:rPr>
              <w:t>Data rate is not applicable.</w:t>
            </w:r>
          </w:p>
        </w:tc>
      </w:tr>
      <w:tr w:rsidR="00A55B53" w:rsidRPr="00123177" w14:paraId="047FAB0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E0FA1DB" w14:textId="77777777" w:rsidR="00A55B53" w:rsidRPr="00123177" w:rsidRDefault="00A55B53" w:rsidP="00535342">
            <w:r w:rsidRPr="00123177">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C1239A" w14:textId="77777777" w:rsidR="00A55B53" w:rsidRPr="00123177" w:rsidRDefault="00A55B53" w:rsidP="00535342">
            <w:pPr>
              <w:spacing w:line="259" w:lineRule="auto"/>
            </w:pPr>
            <w:r w:rsidRPr="00123177">
              <w:rPr>
                <w:szCs w:val="20"/>
              </w:rPr>
              <w:t>External event is not required.</w:t>
            </w:r>
          </w:p>
        </w:tc>
      </w:tr>
      <w:tr w:rsidR="00A55B53" w:rsidRPr="00123177" w14:paraId="74D17C5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0D019F5" w14:textId="77777777" w:rsidR="00A55B53" w:rsidRPr="00123177" w:rsidRDefault="00A55B53" w:rsidP="00535342">
            <w:r w:rsidRPr="00123177">
              <w:rPr>
                <w:rFonts w:eastAsia="Arial"/>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80A89E" w14:textId="77777777" w:rsidR="00A55B53" w:rsidRPr="00123177" w:rsidRDefault="00A55B53" w:rsidP="00535342">
            <w:r w:rsidRPr="00123177">
              <w:rPr>
                <w:szCs w:val="20"/>
              </w:rPr>
              <w:t>Temporal event is not applicable.</w:t>
            </w:r>
          </w:p>
        </w:tc>
      </w:tr>
      <w:tr w:rsidR="00A55B53" w:rsidRPr="00123177" w14:paraId="02F3207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39C896D" w14:textId="77777777" w:rsidR="00A55B53" w:rsidRPr="00123177" w:rsidRDefault="00A55B53" w:rsidP="00535342">
            <w:r w:rsidRPr="00123177">
              <w:rPr>
                <w:rFonts w:eastAsia="Arial"/>
                <w:szCs w:val="20"/>
              </w:rPr>
              <w:t xml:space="preserve">Validation Rules/ </w:t>
            </w:r>
          </w:p>
          <w:p w14:paraId="4750D079" w14:textId="77777777" w:rsidR="00A55B53" w:rsidRPr="00123177" w:rsidRDefault="00A55B53" w:rsidP="00535342">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5A7C71" w14:textId="77777777" w:rsidR="00A55B53" w:rsidRPr="00123177" w:rsidRDefault="00A55B53" w:rsidP="00535342">
            <w:pPr>
              <w:rPr>
                <w:rFonts w:eastAsia="Arial"/>
              </w:rPr>
            </w:pPr>
            <w:r w:rsidRPr="00123177">
              <w:rPr>
                <w:rFonts w:eastAsia="Arial"/>
              </w:rPr>
              <w:t>Verify the HVDCDC shall successfully complete NvM write operation for all the relevant data.</w:t>
            </w:r>
          </w:p>
          <w:p w14:paraId="64649D4B" w14:textId="77777777" w:rsidR="00A55B53" w:rsidRPr="00123177" w:rsidRDefault="00A55B53" w:rsidP="00535342"/>
        </w:tc>
      </w:tr>
      <w:tr w:rsidR="00A55B53" w:rsidRPr="00123177" w14:paraId="1F0EB07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4313405" w14:textId="77777777" w:rsidR="00A55B53" w:rsidRPr="00123177" w:rsidRDefault="00A55B53" w:rsidP="00535342">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A585E7" w14:textId="77777777" w:rsidR="00A55B53" w:rsidRPr="00123177" w:rsidRDefault="00A55B53" w:rsidP="00535342">
            <w:r w:rsidRPr="00123177">
              <w:rPr>
                <w:szCs w:val="20"/>
              </w:rPr>
              <w:t>Constraints is not applicable.</w:t>
            </w:r>
          </w:p>
        </w:tc>
      </w:tr>
      <w:tr w:rsidR="00A55B53" w:rsidRPr="00123177" w14:paraId="619F35B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195360E" w14:textId="77777777" w:rsidR="00A55B53" w:rsidRPr="00123177" w:rsidRDefault="00A55B53" w:rsidP="00535342">
            <w:r w:rsidRPr="00123177">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47629F" w14:textId="77777777" w:rsidR="00A55B53" w:rsidRPr="00123177" w:rsidRDefault="00A55B53" w:rsidP="00535342">
            <w:r w:rsidRPr="00123177">
              <w:rPr>
                <w:szCs w:val="20"/>
              </w:rPr>
              <w:t>No effects on other system</w:t>
            </w:r>
          </w:p>
        </w:tc>
      </w:tr>
      <w:tr w:rsidR="00A55B53" w:rsidRPr="00123177" w14:paraId="2130C15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3DBAF87" w14:textId="77777777" w:rsidR="00A55B53" w:rsidRPr="00123177" w:rsidRDefault="00A55B53" w:rsidP="00535342">
            <w:r w:rsidRPr="00123177">
              <w:rPr>
                <w:rFonts w:eastAsia="Arial"/>
                <w:szCs w:val="20"/>
              </w:rPr>
              <w:t>Testability with respect to test environment</w:t>
            </w:r>
          </w:p>
          <w:p w14:paraId="0DE99AEC" w14:textId="77777777" w:rsidR="00A55B53" w:rsidRPr="00123177" w:rsidRDefault="00A55B53" w:rsidP="00535342">
            <w:r w:rsidRPr="00123177">
              <w:rPr>
                <w:rFonts w:eastAsia="Arial"/>
                <w:szCs w:val="20"/>
              </w:rPr>
              <w:t>(Yes/No)</w:t>
            </w:r>
          </w:p>
          <w:p w14:paraId="55E91125" w14:textId="77777777" w:rsidR="00A55B53" w:rsidRPr="00123177" w:rsidRDefault="00A55B53" w:rsidP="00535342">
            <w:r w:rsidRPr="00123177">
              <w:rPr>
                <w:rFonts w:eastAsia="Arial"/>
                <w:i/>
                <w:iCs/>
                <w:szCs w:val="20"/>
              </w:rPr>
              <w:t xml:space="preserve">Note: Mention in which phase of testing, this </w:t>
            </w:r>
            <w:r w:rsidRPr="00123177">
              <w:rPr>
                <w:rFonts w:eastAsia="Arial"/>
                <w:i/>
                <w:iCs/>
                <w:szCs w:val="20"/>
              </w:rPr>
              <w:lastRenderedPageBreak/>
              <w:t>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43A83B" w14:textId="77777777" w:rsidR="00A55B53" w:rsidRPr="00123177" w:rsidRDefault="00A55B53" w:rsidP="00535342">
            <w:pPr>
              <w:pStyle w:val="TableText"/>
              <w:snapToGrid w:val="0"/>
            </w:pPr>
            <w:r w:rsidRPr="00123177">
              <w:lastRenderedPageBreak/>
              <w:t>YES</w:t>
            </w:r>
          </w:p>
          <w:p w14:paraId="6399DFEF" w14:textId="77777777" w:rsidR="00A55B53" w:rsidRPr="00123177" w:rsidRDefault="00A55B53" w:rsidP="00535342"/>
        </w:tc>
      </w:tr>
      <w:tr w:rsidR="00A55B53" w:rsidRPr="00123177" w14:paraId="1A519D7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677226A" w14:textId="77777777" w:rsidR="00A55B53" w:rsidRPr="00123177" w:rsidRDefault="00A55B53" w:rsidP="00535342">
            <w:r w:rsidRPr="00123177">
              <w:rPr>
                <w:rFonts w:eastAsia="Arial"/>
                <w:szCs w:val="20"/>
              </w:rPr>
              <w:t>Feasible within project constraints</w:t>
            </w:r>
          </w:p>
          <w:p w14:paraId="03703299" w14:textId="77777777" w:rsidR="00A55B53" w:rsidRPr="00123177" w:rsidRDefault="00A55B53" w:rsidP="00535342">
            <w:r w:rsidRPr="00123177">
              <w:rPr>
                <w:rFonts w:eastAsia="Arial"/>
                <w:szCs w:val="20"/>
              </w:rPr>
              <w:t>(Yes/No)</w:t>
            </w:r>
          </w:p>
          <w:p w14:paraId="0251D541" w14:textId="77777777" w:rsidR="00A55B53" w:rsidRPr="00123177" w:rsidRDefault="00A55B53" w:rsidP="00535342">
            <w:r w:rsidRPr="00123177">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6EBE89" w14:textId="77777777" w:rsidR="00A55B53" w:rsidRPr="00123177" w:rsidRDefault="00A55B53" w:rsidP="00535342">
            <w:pPr>
              <w:pStyle w:val="TableText"/>
              <w:snapToGrid w:val="0"/>
            </w:pPr>
            <w:r w:rsidRPr="00123177">
              <w:t>YES</w:t>
            </w:r>
          </w:p>
          <w:p w14:paraId="6B904FC8" w14:textId="77777777" w:rsidR="00A55B53" w:rsidRPr="00123177" w:rsidRDefault="00A55B53" w:rsidP="00535342"/>
        </w:tc>
      </w:tr>
      <w:tr w:rsidR="00A55B53" w:rsidRPr="00123177" w14:paraId="0D51EAA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8130180" w14:textId="77777777" w:rsidR="00A55B53" w:rsidRPr="00123177" w:rsidRDefault="00A55B53" w:rsidP="00535342">
            <w:r w:rsidRPr="00123177">
              <w:rPr>
                <w:rFonts w:eastAsia="Arial"/>
                <w:szCs w:val="20"/>
              </w:rPr>
              <w:t>Critical</w:t>
            </w:r>
          </w:p>
          <w:p w14:paraId="1C2D5D79" w14:textId="77777777" w:rsidR="00A55B53" w:rsidRPr="00123177" w:rsidRDefault="00A55B53" w:rsidP="00535342">
            <w:r w:rsidRPr="00123177">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67B9DC" w14:textId="77777777" w:rsidR="00A55B53" w:rsidRPr="00123177" w:rsidRDefault="00A55B53" w:rsidP="00535342">
            <w:r w:rsidRPr="00123177">
              <w:t>YES</w:t>
            </w:r>
          </w:p>
        </w:tc>
      </w:tr>
      <w:tr w:rsidR="00A55B53" w:rsidRPr="00123177" w14:paraId="0FFF396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AA44903" w14:textId="77777777" w:rsidR="00A55B53" w:rsidRPr="00123177" w:rsidRDefault="00A55B53" w:rsidP="00535342">
            <w:pPr>
              <w:rPr>
                <w:rFonts w:eastAsia="Arial"/>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91B5FB" w14:textId="77777777" w:rsidR="00A55B53" w:rsidRPr="00123177" w:rsidRDefault="00A55B53" w:rsidP="00535342">
            <w:r w:rsidRPr="00123177">
              <w:t>Acceptance Criteria for this requirement should be as per SECTION-6 ACCEPTANCE CRITERIA</w:t>
            </w:r>
          </w:p>
        </w:tc>
      </w:tr>
    </w:tbl>
    <w:p w14:paraId="4D48CD86" w14:textId="77777777" w:rsidR="00A55B53" w:rsidRPr="00123177" w:rsidRDefault="00A55B53" w:rsidP="00A55B53">
      <w:pPr>
        <w:pStyle w:val="BodyText"/>
        <w:rPr>
          <w:b/>
          <w:bCs/>
        </w:rPr>
      </w:pPr>
    </w:p>
    <w:p w14:paraId="7D01699D" w14:textId="77777777" w:rsidR="00A55B53" w:rsidRPr="00123177" w:rsidRDefault="00A55B53" w:rsidP="00A55B53"/>
    <w:p w14:paraId="3A3DA75E" w14:textId="0B7EA546" w:rsidR="00A55B53" w:rsidRPr="00123177" w:rsidRDefault="00A55B53" w:rsidP="00A55B53">
      <w:pPr>
        <w:pStyle w:val="Heading5"/>
        <w:rPr>
          <w:sz w:val="20"/>
          <w:szCs w:val="20"/>
        </w:rPr>
      </w:pPr>
      <w:r w:rsidRPr="00123177">
        <w:rPr>
          <w:sz w:val="20"/>
          <w:szCs w:val="20"/>
        </w:rPr>
        <w:t xml:space="preserve">Requirements for </w:t>
      </w:r>
      <w:r w:rsidRPr="00123177">
        <w:rPr>
          <w:rFonts w:eastAsia="Arial"/>
          <w:sz w:val="20"/>
          <w:szCs w:val="20"/>
        </w:rPr>
        <w:t xml:space="preserve">CANNM_WAIT_BUS_SLEEP_TIME configurable timing parameter while </w:t>
      </w:r>
      <w:r w:rsidR="00E908C1" w:rsidRPr="00E908C1">
        <w:rPr>
          <w:rFonts w:eastAsia="Arial"/>
          <w:sz w:val="20"/>
          <w:szCs w:val="20"/>
        </w:rPr>
        <w:t>transition between Prepare bus sleep Mode to Bus sleep Mode</w:t>
      </w:r>
      <w:r w:rsidRPr="00123177">
        <w:rPr>
          <w:rFonts w:eastAsia="Arial"/>
          <w:color w:val="000000" w:themeColor="text1"/>
          <w:sz w:val="20"/>
          <w:szCs w:val="20"/>
        </w:rPr>
        <w:t>.</w:t>
      </w:r>
    </w:p>
    <w:p w14:paraId="6A4A9A63"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456"/>
        <w:gridCol w:w="7971"/>
      </w:tblGrid>
      <w:tr w:rsidR="00A55B53" w:rsidRPr="00123177" w14:paraId="32DC68E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B11AE9E" w14:textId="77777777" w:rsidR="00A55B53" w:rsidRPr="00123177" w:rsidRDefault="00A55B53" w:rsidP="00535342">
            <w:r w:rsidRPr="00123177">
              <w:rPr>
                <w:rFonts w:eastAsia="Arial"/>
                <w:b/>
                <w:bCs/>
                <w:szCs w:val="20"/>
              </w:rPr>
              <w:t>Term</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064B766" w14:textId="77777777" w:rsidR="00A55B53" w:rsidRPr="00123177" w:rsidRDefault="00A55B53" w:rsidP="00535342">
            <w:r w:rsidRPr="00123177">
              <w:rPr>
                <w:rFonts w:eastAsia="Arial"/>
                <w:b/>
                <w:bCs/>
                <w:szCs w:val="20"/>
              </w:rPr>
              <w:t>Description</w:t>
            </w:r>
          </w:p>
        </w:tc>
      </w:tr>
      <w:tr w:rsidR="00E908C1" w:rsidRPr="00123177" w14:paraId="75FCA0E2"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4CB1E74C" w14:textId="77777777" w:rsidR="00E908C1" w:rsidRPr="00123177" w:rsidRDefault="00E908C1" w:rsidP="00E908C1">
            <w:r w:rsidRPr="00123177">
              <w:rPr>
                <w:rFonts w:eastAsia="Arial"/>
                <w:szCs w:val="20"/>
              </w:rPr>
              <w:t>REQ ID</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03345C" w14:textId="26BD8112" w:rsidR="00E908C1" w:rsidRPr="00123177" w:rsidRDefault="00E908C1" w:rsidP="00E908C1">
            <w:r w:rsidRPr="0034230F">
              <w:rPr>
                <w:rFonts w:eastAsia="Arial"/>
                <w:color w:val="000000" w:themeColor="text1"/>
                <w:szCs w:val="20"/>
              </w:rPr>
              <w:t>SWRS_NM_APP_0</w:t>
            </w:r>
            <w:r>
              <w:rPr>
                <w:rFonts w:eastAsia="Arial"/>
                <w:color w:val="000000" w:themeColor="text1"/>
                <w:szCs w:val="20"/>
              </w:rPr>
              <w:t>6</w:t>
            </w:r>
          </w:p>
        </w:tc>
      </w:tr>
      <w:tr w:rsidR="00E908C1" w:rsidRPr="00123177" w14:paraId="75F45D54"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77B4FAC7" w14:textId="77777777" w:rsidR="00E908C1" w:rsidRPr="00123177" w:rsidRDefault="00E908C1" w:rsidP="00E908C1">
            <w:pPr>
              <w:rPr>
                <w:rFonts w:eastAsia="Arial"/>
              </w:rPr>
            </w:pPr>
            <w:r w:rsidRPr="00123177">
              <w:rPr>
                <w:rFonts w:eastAsia="Arial"/>
              </w:rPr>
              <w:t>Customer Req ID</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05AE15" w14:textId="50A49F01" w:rsidR="00E908C1" w:rsidRPr="00123177" w:rsidRDefault="00E908C1" w:rsidP="00E908C1">
            <w:pPr>
              <w:rPr>
                <w:rFonts w:eastAsia="Arial"/>
              </w:rPr>
            </w:pPr>
            <w:r w:rsidRPr="0034230F">
              <w:rPr>
                <w:rFonts w:eastAsia="Arial"/>
                <w:color w:val="000000" w:themeColor="text1"/>
              </w:rPr>
              <w:t>SDS-HVDCDC-121</w:t>
            </w:r>
          </w:p>
        </w:tc>
      </w:tr>
      <w:tr w:rsidR="00A55B53" w:rsidRPr="00123177" w14:paraId="687FFC93" w14:textId="77777777" w:rsidTr="00535342">
        <w:tblPrEx>
          <w:tblLook w:val="0000" w:firstRow="0" w:lastRow="0" w:firstColumn="0" w:lastColumn="0" w:noHBand="0" w:noVBand="0"/>
        </w:tblPrEx>
        <w:trPr>
          <w:cantSplit/>
          <w:trHeight w:val="133"/>
        </w:trPr>
        <w:tc>
          <w:tcPr>
            <w:tcW w:w="1362" w:type="dxa"/>
            <w:tcBorders>
              <w:top w:val="single" w:sz="4" w:space="0" w:color="000000" w:themeColor="text1"/>
              <w:left w:val="single" w:sz="4" w:space="0" w:color="000000" w:themeColor="text1"/>
              <w:bottom w:val="single" w:sz="4" w:space="0" w:color="000000" w:themeColor="text1"/>
            </w:tcBorders>
          </w:tcPr>
          <w:p w14:paraId="3AAD498A" w14:textId="77777777" w:rsidR="00A55B53" w:rsidRPr="00123177" w:rsidRDefault="00A55B53" w:rsidP="00535342">
            <w:pPr>
              <w:pStyle w:val="TableText"/>
              <w:snapToGrid w:val="0"/>
            </w:pPr>
            <w:r w:rsidRPr="00123177">
              <w:t>Milestone</w:t>
            </w:r>
          </w:p>
        </w:tc>
        <w:tc>
          <w:tcPr>
            <w:tcW w:w="8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EB0DDF" w14:textId="77777777" w:rsidR="00A55B53" w:rsidRPr="00123177" w:rsidRDefault="00A55B53" w:rsidP="00535342">
            <w:pPr>
              <w:pStyle w:val="TableText"/>
              <w:snapToGrid w:val="0"/>
            </w:pPr>
            <w:r w:rsidRPr="00123177">
              <w:t>C-Sample/PF3.0 Phase-2</w:t>
            </w:r>
          </w:p>
        </w:tc>
      </w:tr>
      <w:tr w:rsidR="00A55B53" w:rsidRPr="00123177" w14:paraId="199C2D6A"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11098812" w14:textId="77777777" w:rsidR="00A55B53" w:rsidRPr="00123177" w:rsidRDefault="00A55B53" w:rsidP="00535342">
            <w:r w:rsidRPr="00123177">
              <w:rPr>
                <w:rFonts w:eastAsia="Arial"/>
                <w:szCs w:val="20"/>
              </w:rPr>
              <w:t>Purpose</w:t>
            </w:r>
            <w:r w:rsidRPr="00123177">
              <w:rPr>
                <w:rFonts w:eastAsia="Arial"/>
                <w:szCs w:val="20"/>
                <w:vertAlign w:val="superscript"/>
              </w:rPr>
              <w:t>1</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B5C6E6" w14:textId="32B34179" w:rsidR="00A55B53" w:rsidRPr="00123177" w:rsidRDefault="00E908C1" w:rsidP="00535342">
            <w:pPr>
              <w:rPr>
                <w:rFonts w:eastAsia="Arial"/>
              </w:rPr>
            </w:pPr>
            <w:r w:rsidRPr="0034230F">
              <w:rPr>
                <w:rFonts w:eastAsia="Arial"/>
                <w:color w:val="000000" w:themeColor="text1"/>
              </w:rPr>
              <w:t xml:space="preserve">The HVDCDC shall use configurable timing parameter like CANNM_WAIT_BUS_SLEEP_TIME which is used for the transition between Prepare bus sleep </w:t>
            </w:r>
            <w:r>
              <w:rPr>
                <w:rFonts w:eastAsia="Arial"/>
                <w:color w:val="000000" w:themeColor="text1"/>
              </w:rPr>
              <w:t>Mode</w:t>
            </w:r>
            <w:r w:rsidRPr="0034230F">
              <w:rPr>
                <w:rFonts w:eastAsia="Arial"/>
                <w:color w:val="000000" w:themeColor="text1"/>
              </w:rPr>
              <w:t xml:space="preserve"> to Bus sleep </w:t>
            </w:r>
            <w:r>
              <w:rPr>
                <w:rFonts w:eastAsia="Arial"/>
                <w:color w:val="000000" w:themeColor="text1"/>
              </w:rPr>
              <w:t>Mode</w:t>
            </w:r>
          </w:p>
        </w:tc>
      </w:tr>
      <w:tr w:rsidR="00A55B53" w:rsidRPr="00123177" w14:paraId="4C752FE9"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786F667" w14:textId="77777777" w:rsidR="00A55B53" w:rsidRPr="00123177" w:rsidRDefault="00A55B53" w:rsidP="00535342">
            <w:r w:rsidRPr="00123177">
              <w:rPr>
                <w:rFonts w:eastAsia="Arial"/>
                <w:szCs w:val="20"/>
              </w:rPr>
              <w:t xml:space="preserve">Derived Requirement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A79E6B" w14:textId="77777777" w:rsidR="00A55B53" w:rsidRPr="00123177" w:rsidRDefault="00A55B53" w:rsidP="00535342">
            <w:r w:rsidRPr="00123177">
              <w:t>No Such derived requirement is applicable.</w:t>
            </w:r>
          </w:p>
        </w:tc>
      </w:tr>
      <w:tr w:rsidR="00D05E5B" w:rsidRPr="00123177" w14:paraId="782ECB8B"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F9EE478" w14:textId="2D80B39E" w:rsidR="00D05E5B" w:rsidRPr="00123177" w:rsidRDefault="00D05E5B" w:rsidP="00535342">
            <w:pPr>
              <w:rPr>
                <w:rFonts w:eastAsia="Arial"/>
                <w:szCs w:val="20"/>
              </w:rPr>
            </w:pPr>
            <w:r>
              <w:rPr>
                <w:rFonts w:eastAsia="Arial"/>
                <w:szCs w:val="20"/>
              </w:rPr>
              <w:t>Requirement Priority</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AFB13A" w14:textId="264EB609" w:rsidR="00D05E5B" w:rsidRPr="00123177" w:rsidRDefault="00D05E5B" w:rsidP="00535342">
            <w:pPr>
              <w:rPr>
                <w:rFonts w:eastAsia="Arial"/>
                <w:szCs w:val="20"/>
              </w:rPr>
            </w:pPr>
            <w:r>
              <w:rPr>
                <w:rFonts w:eastAsia="Arial"/>
                <w:szCs w:val="20"/>
              </w:rPr>
              <w:t>High</w:t>
            </w:r>
          </w:p>
        </w:tc>
      </w:tr>
      <w:tr w:rsidR="00A55B53" w:rsidRPr="00123177" w14:paraId="2C1F6E26"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6BBCA99" w14:textId="77777777" w:rsidR="00A55B53" w:rsidRPr="00123177" w:rsidRDefault="00A55B53" w:rsidP="00535342">
            <w:r w:rsidRPr="00123177">
              <w:rPr>
                <w:rFonts w:eastAsia="Arial"/>
                <w:szCs w:val="20"/>
              </w:rPr>
              <w:t>Access Restrictions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5817F7" w14:textId="77777777" w:rsidR="00A55B53" w:rsidRPr="00123177" w:rsidRDefault="00A55B53" w:rsidP="00535342">
            <w:pPr>
              <w:rPr>
                <w:rFonts w:eastAsia="Arial"/>
                <w:szCs w:val="20"/>
              </w:rPr>
            </w:pPr>
            <w:r w:rsidRPr="00123177">
              <w:rPr>
                <w:rFonts w:eastAsia="Arial"/>
                <w:szCs w:val="20"/>
              </w:rPr>
              <w:t>No Specific access restrictions is applicable.</w:t>
            </w:r>
          </w:p>
          <w:p w14:paraId="279C240A" w14:textId="77777777" w:rsidR="00A55B53" w:rsidRPr="00123177" w:rsidRDefault="00A55B53" w:rsidP="00535342"/>
        </w:tc>
      </w:tr>
      <w:tr w:rsidR="00F975DC" w:rsidRPr="00123177" w14:paraId="4A4FEFCE"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CD16B77" w14:textId="77777777" w:rsidR="00F975DC" w:rsidRPr="00123177" w:rsidRDefault="00F975DC" w:rsidP="00F975DC">
            <w:r w:rsidRPr="00123177">
              <w:rPr>
                <w:rFonts w:eastAsia="Arial"/>
                <w:szCs w:val="20"/>
              </w:rPr>
              <w:t>Input(s)</w:t>
            </w:r>
            <w:r w:rsidRPr="00123177">
              <w:rPr>
                <w:rFonts w:eastAsia="Arial"/>
                <w:b/>
                <w:bCs/>
                <w:szCs w:val="20"/>
              </w:rPr>
              <w:t xml:space="preserve">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8E20E5" w14:textId="77777777" w:rsidR="00F975DC" w:rsidRPr="0034230F" w:rsidRDefault="00F975DC" w:rsidP="00F975DC">
            <w:pPr>
              <w:rPr>
                <w:rFonts w:eastAsia="Arial"/>
                <w:color w:val="000000" w:themeColor="text1"/>
              </w:rPr>
            </w:pPr>
            <w:r w:rsidRPr="0034230F">
              <w:rPr>
                <w:rFonts w:eastAsia="Arial"/>
                <w:color w:val="000000" w:themeColor="text1"/>
              </w:rPr>
              <w:t>1. The parameter CANNM_WAIT_BUS_SLEEP_TIME shall be used for the transition between Prepare bus sleep state to Bus sleep state with configurable value HVDCDC_CAL.</w:t>
            </w:r>
          </w:p>
          <w:p w14:paraId="44BAB8CA" w14:textId="77777777" w:rsidR="00F975DC" w:rsidRPr="00123177" w:rsidRDefault="00F975DC" w:rsidP="00F975DC">
            <w:pPr>
              <w:rPr>
                <w:rFonts w:eastAsia="Arial"/>
              </w:rPr>
            </w:pPr>
          </w:p>
        </w:tc>
      </w:tr>
      <w:tr w:rsidR="00F975DC" w:rsidRPr="00123177" w14:paraId="43878972"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7AF842E" w14:textId="77777777" w:rsidR="00F975DC" w:rsidRPr="00123177" w:rsidRDefault="00F975DC" w:rsidP="00F975DC">
            <w:r w:rsidRPr="00123177">
              <w:rPr>
                <w:rFonts w:eastAsia="Arial"/>
                <w:szCs w:val="20"/>
              </w:rPr>
              <w:t>Output(s)</w:t>
            </w:r>
            <w:r w:rsidRPr="00123177">
              <w:rPr>
                <w:rFonts w:eastAsia="Arial"/>
                <w:b/>
                <w:bCs/>
                <w:szCs w:val="20"/>
              </w:rPr>
              <w:t xml:space="preserve">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90DA52" w14:textId="77777777" w:rsidR="00F975DC" w:rsidRPr="0034230F" w:rsidRDefault="00F975DC" w:rsidP="00F975DC">
            <w:pPr>
              <w:rPr>
                <w:rFonts w:eastAsia="Arial"/>
                <w:color w:val="000000" w:themeColor="text1"/>
              </w:rPr>
            </w:pPr>
            <w:r w:rsidRPr="0034230F">
              <w:rPr>
                <w:rFonts w:eastAsia="Arial"/>
                <w:color w:val="000000" w:themeColor="text1"/>
              </w:rPr>
              <w:t xml:space="preserve">1. The parameter CANNM_WAIT_BUS_SLEEP_TIME shall be configurable with value HVDCDC_CAL. </w:t>
            </w:r>
          </w:p>
          <w:p w14:paraId="6C5993C9" w14:textId="77777777" w:rsidR="00F975DC" w:rsidRPr="00123177" w:rsidRDefault="00F975DC" w:rsidP="00F975DC">
            <w:pPr>
              <w:rPr>
                <w:rFonts w:eastAsia="Arial"/>
              </w:rPr>
            </w:pPr>
          </w:p>
        </w:tc>
      </w:tr>
      <w:tr w:rsidR="00F975DC" w:rsidRPr="00123177" w14:paraId="46034044"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1B0A4F8" w14:textId="77777777" w:rsidR="00F975DC" w:rsidRPr="00123177" w:rsidRDefault="00F975DC" w:rsidP="00F975DC">
            <w:r w:rsidRPr="00123177">
              <w:rPr>
                <w:rFonts w:eastAsia="Arial"/>
                <w:szCs w:val="20"/>
              </w:rPr>
              <w:t>Process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7D3FDA" w14:textId="77777777" w:rsidR="00F975DC" w:rsidRPr="0034230F" w:rsidRDefault="00F975DC" w:rsidP="00F975DC">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1. Configure the parameter CANNM_WAIT_BUS_SLEEP_TIME.</w:t>
            </w:r>
          </w:p>
          <w:p w14:paraId="5291FF7D" w14:textId="0C075C20" w:rsidR="00F975DC" w:rsidRPr="00123177" w:rsidRDefault="00F975DC" w:rsidP="00F975DC">
            <w:pPr>
              <w:pStyle w:val="NormalWeb"/>
              <w:spacing w:before="0" w:beforeAutospacing="0" w:after="0" w:afterAutospacing="0"/>
              <w:rPr>
                <w:rFonts w:eastAsia="Arial"/>
              </w:rPr>
            </w:pPr>
            <w:r w:rsidRPr="0034230F">
              <w:rPr>
                <w:rFonts w:ascii="Arial" w:hAnsi="Arial" w:cs="Arial"/>
                <w:color w:val="000000" w:themeColor="text1"/>
                <w:sz w:val="20"/>
                <w:szCs w:val="20"/>
              </w:rPr>
              <w:t xml:space="preserve">2. HVDCDC should transition from "Prepare </w:t>
            </w:r>
            <w:r>
              <w:rPr>
                <w:rFonts w:ascii="Arial" w:hAnsi="Arial" w:cs="Arial"/>
                <w:color w:val="000000" w:themeColor="text1"/>
                <w:sz w:val="20"/>
                <w:szCs w:val="20"/>
              </w:rPr>
              <w:t>Bus Sleep” Mode</w:t>
            </w:r>
            <w:r w:rsidRPr="0034230F">
              <w:rPr>
                <w:rFonts w:ascii="Arial" w:hAnsi="Arial" w:cs="Arial"/>
                <w:color w:val="000000" w:themeColor="text1"/>
                <w:sz w:val="20"/>
                <w:szCs w:val="20"/>
              </w:rPr>
              <w:t xml:space="preserve"> to the "Bus Sleep State" of Network Management upon “CANNM_WAIT_BUS_SLEEP_TIME” overflow.</w:t>
            </w:r>
          </w:p>
        </w:tc>
      </w:tr>
      <w:tr w:rsidR="00F975DC" w:rsidRPr="00123177" w14:paraId="75D4DA8B" w14:textId="77777777" w:rsidTr="00535342">
        <w:trPr>
          <w:trHeight w:val="355"/>
        </w:trPr>
        <w:tc>
          <w:tcPr>
            <w:tcW w:w="1362" w:type="dxa"/>
            <w:tcBorders>
              <w:top w:val="single" w:sz="8" w:space="0" w:color="000000" w:themeColor="text1"/>
              <w:left w:val="single" w:sz="8" w:space="0" w:color="000000" w:themeColor="text1"/>
              <w:bottom w:val="single" w:sz="8" w:space="0" w:color="000000" w:themeColor="text1"/>
              <w:right w:val="nil"/>
            </w:tcBorders>
          </w:tcPr>
          <w:p w14:paraId="05C55316" w14:textId="77777777" w:rsidR="00F975DC" w:rsidRPr="00123177" w:rsidRDefault="00F975DC" w:rsidP="00F975DC">
            <w:r w:rsidRPr="00123177">
              <w:rPr>
                <w:rFonts w:eastAsia="Arial"/>
                <w:szCs w:val="20"/>
              </w:rPr>
              <w:lastRenderedPageBreak/>
              <w:t>Mandatory Fields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11396C" w14:textId="0D6F1C54" w:rsidR="00F975DC" w:rsidRPr="00123177" w:rsidRDefault="00F975DC" w:rsidP="00F975DC">
            <w:r w:rsidRPr="0034230F">
              <w:rPr>
                <w:color w:val="000000" w:themeColor="text1"/>
              </w:rPr>
              <w:t>No such mandatory fields are applicable.</w:t>
            </w:r>
          </w:p>
        </w:tc>
      </w:tr>
      <w:tr w:rsidR="00F975DC" w:rsidRPr="00123177" w14:paraId="2C2D5981"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1D0FF82" w14:textId="77777777" w:rsidR="00F975DC" w:rsidRPr="00123177" w:rsidRDefault="00F975DC" w:rsidP="00F975DC">
            <w:r w:rsidRPr="00123177">
              <w:rPr>
                <w:rFonts w:eastAsia="Arial"/>
                <w:szCs w:val="20"/>
              </w:rPr>
              <w:t>Pre-Loaded Values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FAD0E9" w14:textId="2CF61960" w:rsidR="00F975DC" w:rsidRPr="00123177" w:rsidRDefault="00F975DC" w:rsidP="00F975DC">
            <w:r w:rsidRPr="0034230F">
              <w:rPr>
                <w:color w:val="000000" w:themeColor="text1"/>
              </w:rPr>
              <w:t xml:space="preserve">1. Configure the </w:t>
            </w:r>
            <w:r w:rsidRPr="0034230F">
              <w:rPr>
                <w:rFonts w:eastAsia="Arial"/>
                <w:color w:val="000000" w:themeColor="text1"/>
              </w:rPr>
              <w:t>parameter CANNM_WAIT_BUS_SLEEP_TIME with default value.</w:t>
            </w:r>
          </w:p>
        </w:tc>
      </w:tr>
      <w:tr w:rsidR="00F975DC" w:rsidRPr="00123177" w14:paraId="6C3DBF9B"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2CF820D" w14:textId="77777777" w:rsidR="00F975DC" w:rsidRPr="00123177" w:rsidRDefault="00F975DC" w:rsidP="00F975DC">
            <w:r w:rsidRPr="00123177">
              <w:rPr>
                <w:rFonts w:eastAsia="Arial"/>
                <w:szCs w:val="20"/>
              </w:rPr>
              <w:t>Default Values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BD24E8" w14:textId="23DD2891" w:rsidR="00F975DC" w:rsidRPr="00123177" w:rsidRDefault="00F975DC" w:rsidP="00F975DC">
            <w:r w:rsidRPr="0034230F">
              <w:rPr>
                <w:color w:val="000000" w:themeColor="text1"/>
                <w:szCs w:val="20"/>
              </w:rPr>
              <w:t>Default values shall be applicable with respect to Pre-Loaded Values</w:t>
            </w:r>
          </w:p>
        </w:tc>
      </w:tr>
      <w:tr w:rsidR="00F975DC" w:rsidRPr="00123177" w14:paraId="3BC51272"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7EC89A8" w14:textId="77777777" w:rsidR="00F975DC" w:rsidRPr="00123177" w:rsidRDefault="00F975DC" w:rsidP="00F975DC">
            <w:r w:rsidRPr="00123177">
              <w:rPr>
                <w:rFonts w:eastAsia="Arial"/>
                <w:szCs w:val="20"/>
              </w:rPr>
              <w:t>Valid range of Values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69BEAE" w14:textId="5EEECFF8" w:rsidR="00F975DC" w:rsidRPr="00123177" w:rsidRDefault="00F975DC" w:rsidP="00F975DC">
            <w:r w:rsidRPr="0034230F">
              <w:rPr>
                <w:color w:val="000000" w:themeColor="text1"/>
                <w:szCs w:val="20"/>
              </w:rPr>
              <w:t>Valid range value is not required.</w:t>
            </w:r>
          </w:p>
        </w:tc>
      </w:tr>
      <w:tr w:rsidR="00F975DC" w:rsidRPr="00123177" w14:paraId="348667D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2617536" w14:textId="77777777" w:rsidR="00F975DC" w:rsidRPr="00123177" w:rsidRDefault="00F975DC" w:rsidP="00F975DC">
            <w:r w:rsidRPr="00123177">
              <w:rPr>
                <w:rFonts w:eastAsia="Arial"/>
                <w:szCs w:val="20"/>
              </w:rPr>
              <w:t xml:space="preserve">Data Latency Period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DA4B45" w14:textId="357F99B3" w:rsidR="00F975DC" w:rsidRPr="00123177" w:rsidRDefault="00F975DC" w:rsidP="00F975DC">
            <w:r w:rsidRPr="0034230F">
              <w:rPr>
                <w:color w:val="000000" w:themeColor="text1"/>
                <w:szCs w:val="20"/>
              </w:rPr>
              <w:t>Data latency period is not applicable</w:t>
            </w:r>
          </w:p>
        </w:tc>
      </w:tr>
      <w:tr w:rsidR="00F975DC" w:rsidRPr="00123177" w14:paraId="1C40D53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34976EC" w14:textId="77777777" w:rsidR="00F975DC" w:rsidRPr="00123177" w:rsidRDefault="00F975DC" w:rsidP="00F975DC">
            <w:r w:rsidRPr="00123177">
              <w:rPr>
                <w:rFonts w:eastAsia="Arial"/>
                <w:szCs w:val="20"/>
              </w:rPr>
              <w:t xml:space="preserve">Data Retention Period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6405D6" w14:textId="36E50319" w:rsidR="00F975DC" w:rsidRPr="00123177" w:rsidRDefault="00F975DC" w:rsidP="00F975DC">
            <w:r w:rsidRPr="0034230F">
              <w:rPr>
                <w:color w:val="000000" w:themeColor="text1"/>
                <w:szCs w:val="20"/>
              </w:rPr>
              <w:t>Data Retention period is not applicable.</w:t>
            </w:r>
          </w:p>
        </w:tc>
      </w:tr>
      <w:tr w:rsidR="00F975DC" w:rsidRPr="00123177" w14:paraId="1EA7655F"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E412740" w14:textId="77777777" w:rsidR="00F975DC" w:rsidRPr="00123177" w:rsidRDefault="00F975DC" w:rsidP="00F975DC">
            <w:r w:rsidRPr="00123177">
              <w:rPr>
                <w:rFonts w:eastAsia="Arial"/>
                <w:szCs w:val="20"/>
              </w:rPr>
              <w:t>Data Rate/ &lt;Daily&gt; Number of transaction</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8BB4E4" w14:textId="5157BC33" w:rsidR="00F975DC" w:rsidRPr="00123177" w:rsidRDefault="00F975DC" w:rsidP="00F975DC">
            <w:r w:rsidRPr="0034230F">
              <w:rPr>
                <w:color w:val="000000" w:themeColor="text1"/>
                <w:szCs w:val="20"/>
              </w:rPr>
              <w:t>Data rate is not applicable.</w:t>
            </w:r>
          </w:p>
        </w:tc>
      </w:tr>
      <w:tr w:rsidR="00F975DC" w:rsidRPr="00123177" w14:paraId="710B1604"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6E8BF7C" w14:textId="77777777" w:rsidR="00F975DC" w:rsidRPr="00123177" w:rsidRDefault="00F975DC" w:rsidP="00F975DC">
            <w:r w:rsidRPr="00123177">
              <w:rPr>
                <w:rFonts w:eastAsia="Arial"/>
                <w:szCs w:val="20"/>
              </w:rPr>
              <w:t>External Events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06C6F1" w14:textId="62F814F1" w:rsidR="00F975DC" w:rsidRPr="00123177" w:rsidRDefault="00F975DC" w:rsidP="00F975DC">
            <w:pPr>
              <w:spacing w:line="259" w:lineRule="auto"/>
            </w:pPr>
            <w:r w:rsidRPr="0034230F">
              <w:rPr>
                <w:color w:val="000000" w:themeColor="text1"/>
                <w:szCs w:val="20"/>
              </w:rPr>
              <w:t>External event is not required.</w:t>
            </w:r>
          </w:p>
        </w:tc>
      </w:tr>
      <w:tr w:rsidR="00F975DC" w:rsidRPr="00123177" w14:paraId="2C800A05"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1588B11" w14:textId="77777777" w:rsidR="00F975DC" w:rsidRPr="00123177" w:rsidRDefault="00F975DC" w:rsidP="00F975DC">
            <w:r w:rsidRPr="00123177">
              <w:rPr>
                <w:rFonts w:eastAsia="Arial"/>
                <w:szCs w:val="20"/>
              </w:rPr>
              <w:t>Temporal Events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DBEF81" w14:textId="0968AE00" w:rsidR="00F975DC" w:rsidRPr="00123177" w:rsidRDefault="00F975DC" w:rsidP="00F975DC">
            <w:r w:rsidRPr="0034230F">
              <w:rPr>
                <w:color w:val="000000" w:themeColor="text1"/>
                <w:szCs w:val="20"/>
              </w:rPr>
              <w:t>Temporal event is not applicable.</w:t>
            </w:r>
          </w:p>
        </w:tc>
      </w:tr>
      <w:tr w:rsidR="00F975DC" w:rsidRPr="00123177" w14:paraId="45C2809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70D39B5" w14:textId="77777777" w:rsidR="00F975DC" w:rsidRPr="00123177" w:rsidRDefault="00F975DC" w:rsidP="00F975DC">
            <w:r w:rsidRPr="00123177">
              <w:rPr>
                <w:rFonts w:eastAsia="Arial"/>
                <w:szCs w:val="20"/>
              </w:rPr>
              <w:t xml:space="preserve">Validation Rules/ </w:t>
            </w:r>
          </w:p>
          <w:p w14:paraId="616BB110" w14:textId="77777777" w:rsidR="00F975DC" w:rsidRPr="00123177" w:rsidRDefault="00F975DC" w:rsidP="00F975DC">
            <w:r w:rsidRPr="00123177">
              <w:rPr>
                <w:rFonts w:eastAsia="Arial"/>
                <w:szCs w:val="20"/>
              </w:rPr>
              <w:t>Verification criteria</w:t>
            </w:r>
            <w:r w:rsidRPr="00123177">
              <w:rPr>
                <w:rFonts w:eastAsia="Arial"/>
                <w:szCs w:val="20"/>
                <w:vertAlign w:val="superscript"/>
              </w:rPr>
              <w:t>2</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FCDC13" w14:textId="77777777" w:rsidR="00F975DC" w:rsidRDefault="00F975DC" w:rsidP="00F975DC">
            <w:pPr>
              <w:rPr>
                <w:rFonts w:eastAsia="Arial"/>
                <w:color w:val="000000" w:themeColor="text1"/>
              </w:rPr>
            </w:pPr>
            <w:r w:rsidRPr="0034230F">
              <w:rPr>
                <w:color w:val="000000" w:themeColor="text1"/>
              </w:rPr>
              <w:t xml:space="preserve">Verify that </w:t>
            </w:r>
            <w:r w:rsidRPr="0034230F">
              <w:rPr>
                <w:rFonts w:eastAsia="Arial"/>
                <w:color w:val="000000" w:themeColor="text1"/>
              </w:rPr>
              <w:t>the time required for transition from Prepare bus sleep mode to Bus sleep state shall be greater than equal to</w:t>
            </w:r>
            <w:r w:rsidRPr="0034230F">
              <w:rPr>
                <w:color w:val="000000" w:themeColor="text1"/>
                <w:szCs w:val="20"/>
              </w:rPr>
              <w:t xml:space="preserve"> </w:t>
            </w:r>
            <w:r w:rsidRPr="0034230F">
              <w:rPr>
                <w:rFonts w:eastAsia="Arial"/>
                <w:color w:val="000000" w:themeColor="text1"/>
              </w:rPr>
              <w:t>CANNM_WAIT_BUS_SLEEP_TIME</w:t>
            </w:r>
            <w:r w:rsidRPr="0034230F">
              <w:rPr>
                <w:color w:val="000000" w:themeColor="text1"/>
                <w:szCs w:val="20"/>
              </w:rPr>
              <w:t xml:space="preserve">. </w:t>
            </w:r>
            <w:r w:rsidRPr="0034230F">
              <w:rPr>
                <w:rFonts w:eastAsia="Arial"/>
                <w:color w:val="000000" w:themeColor="text1"/>
              </w:rPr>
              <w:t xml:space="preserve"> </w:t>
            </w:r>
          </w:p>
          <w:p w14:paraId="6D510381" w14:textId="77777777" w:rsidR="00F975DC" w:rsidRDefault="00F975DC" w:rsidP="00F975DC">
            <w:pPr>
              <w:rPr>
                <w:rFonts w:eastAsia="Arial"/>
              </w:rPr>
            </w:pPr>
            <w:commentRangeStart w:id="158"/>
            <w:commentRangeStart w:id="159"/>
            <w:commentRangeEnd w:id="158"/>
            <w:r>
              <w:rPr>
                <w:rStyle w:val="CommentReference"/>
                <w:rFonts w:eastAsia="Arial"/>
                <w:sz w:val="24"/>
                <w:szCs w:val="24"/>
              </w:rPr>
              <w:commentReference w:id="158"/>
            </w:r>
            <w:commentRangeEnd w:id="159"/>
            <w:r>
              <w:rPr>
                <w:rStyle w:val="CommentReference"/>
                <w:rFonts w:eastAsia="Arial"/>
                <w:sz w:val="24"/>
                <w:szCs w:val="24"/>
              </w:rPr>
              <w:commentReference w:id="159"/>
            </w:r>
          </w:p>
          <w:p w14:paraId="7B74AA9F" w14:textId="06B50C63" w:rsidR="00F975DC" w:rsidRPr="00123177" w:rsidRDefault="00F975DC" w:rsidP="00F975DC">
            <w:pPr>
              <w:rPr>
                <w:rFonts w:eastAsia="Arial"/>
              </w:rPr>
            </w:pPr>
            <w:r>
              <w:rPr>
                <w:szCs w:val="20"/>
              </w:rPr>
              <w:t>Verify the transition time by providing different for CANNM_WAIT_BUS_SLEEP_TIME</w:t>
            </w:r>
          </w:p>
        </w:tc>
      </w:tr>
      <w:tr w:rsidR="00A55B53" w:rsidRPr="00123177" w14:paraId="174FAB6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1CCBB69" w14:textId="77777777" w:rsidR="00A55B53" w:rsidRPr="00123177" w:rsidRDefault="00A55B53" w:rsidP="00535342">
            <w:r w:rsidRPr="00123177">
              <w:rPr>
                <w:rFonts w:eastAsia="Arial"/>
                <w:szCs w:val="20"/>
              </w:rPr>
              <w:t>Constraints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3E83B6" w14:textId="77777777" w:rsidR="00A55B53" w:rsidRPr="00123177" w:rsidRDefault="00A55B53" w:rsidP="00535342">
            <w:r w:rsidRPr="00123177">
              <w:rPr>
                <w:szCs w:val="20"/>
              </w:rPr>
              <w:t>Constraints is not applicable.</w:t>
            </w:r>
          </w:p>
        </w:tc>
      </w:tr>
      <w:tr w:rsidR="00A55B53" w:rsidRPr="00123177" w14:paraId="5DB1F728"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66FFA97" w14:textId="77777777" w:rsidR="00A55B53" w:rsidRPr="00123177" w:rsidRDefault="00A55B53" w:rsidP="00535342">
            <w:r w:rsidRPr="00123177">
              <w:rPr>
                <w:rFonts w:eastAsia="Arial"/>
                <w:szCs w:val="20"/>
              </w:rPr>
              <w:t>Effects on other systems/sub system</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ED6113" w14:textId="77777777" w:rsidR="00A55B53" w:rsidRPr="00123177" w:rsidRDefault="00A55B53" w:rsidP="00535342">
            <w:r w:rsidRPr="00123177">
              <w:rPr>
                <w:szCs w:val="20"/>
              </w:rPr>
              <w:t>No effects on other system</w:t>
            </w:r>
          </w:p>
        </w:tc>
      </w:tr>
      <w:tr w:rsidR="00A55B53" w:rsidRPr="00123177" w14:paraId="72CD10CB"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F63B10C" w14:textId="77777777" w:rsidR="00A55B53" w:rsidRPr="00123177" w:rsidRDefault="00A55B53" w:rsidP="00535342">
            <w:r w:rsidRPr="00123177">
              <w:rPr>
                <w:rFonts w:eastAsia="Arial"/>
                <w:szCs w:val="20"/>
              </w:rPr>
              <w:t>Testability with respect to test environment</w:t>
            </w:r>
          </w:p>
          <w:p w14:paraId="7E8BC1F8" w14:textId="77777777" w:rsidR="00A55B53" w:rsidRPr="00123177" w:rsidRDefault="00A55B53" w:rsidP="00535342">
            <w:r w:rsidRPr="00123177">
              <w:rPr>
                <w:rFonts w:eastAsia="Arial"/>
                <w:szCs w:val="20"/>
              </w:rPr>
              <w:t>(Yes/No)</w:t>
            </w:r>
          </w:p>
          <w:p w14:paraId="529D322A" w14:textId="77777777" w:rsidR="00A55B53" w:rsidRPr="00123177" w:rsidRDefault="00A55B53" w:rsidP="00535342">
            <w:r w:rsidRPr="00123177">
              <w:rPr>
                <w:rFonts w:eastAsia="Arial"/>
                <w:i/>
                <w:iCs/>
                <w:szCs w:val="20"/>
              </w:rPr>
              <w:t>Note: Mention in which phase of testing, this requirement will be tested</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9A64D3" w14:textId="77777777" w:rsidR="00A55B53" w:rsidRPr="00123177" w:rsidRDefault="00A55B53" w:rsidP="00535342">
            <w:pPr>
              <w:pStyle w:val="TableText"/>
              <w:snapToGrid w:val="0"/>
            </w:pPr>
            <w:r w:rsidRPr="00123177">
              <w:t>YES</w:t>
            </w:r>
          </w:p>
          <w:p w14:paraId="051ADE41" w14:textId="77777777" w:rsidR="00A55B53" w:rsidRPr="00123177" w:rsidRDefault="00A55B53" w:rsidP="00535342"/>
        </w:tc>
      </w:tr>
      <w:tr w:rsidR="00A55B53" w:rsidRPr="00123177" w14:paraId="02029B42"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00A29E4" w14:textId="77777777" w:rsidR="00A55B53" w:rsidRPr="00123177" w:rsidRDefault="00A55B53" w:rsidP="00535342">
            <w:r w:rsidRPr="00123177">
              <w:rPr>
                <w:rFonts w:eastAsia="Arial"/>
                <w:szCs w:val="20"/>
              </w:rPr>
              <w:t xml:space="preserve">Feasible within </w:t>
            </w:r>
            <w:r w:rsidRPr="00123177">
              <w:rPr>
                <w:rFonts w:eastAsia="Arial"/>
                <w:szCs w:val="20"/>
              </w:rPr>
              <w:lastRenderedPageBreak/>
              <w:t>project constraints</w:t>
            </w:r>
          </w:p>
          <w:p w14:paraId="60F5EA44" w14:textId="77777777" w:rsidR="00A55B53" w:rsidRPr="00123177" w:rsidRDefault="00A55B53" w:rsidP="00535342">
            <w:r w:rsidRPr="00123177">
              <w:rPr>
                <w:rFonts w:eastAsia="Arial"/>
                <w:szCs w:val="20"/>
              </w:rPr>
              <w:t>(Yes/No)</w:t>
            </w:r>
          </w:p>
          <w:p w14:paraId="552915C2" w14:textId="77777777" w:rsidR="00A55B53" w:rsidRPr="00123177" w:rsidRDefault="00A55B53" w:rsidP="00535342">
            <w:r w:rsidRPr="00123177">
              <w:rPr>
                <w:rFonts w:eastAsia="Arial"/>
                <w:i/>
                <w:iCs/>
                <w:szCs w:val="20"/>
              </w:rPr>
              <w:t>Note: Add the impact of requirement on operating environment defined in section 4.2</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349243" w14:textId="77777777" w:rsidR="00A55B53" w:rsidRPr="00123177" w:rsidRDefault="00A55B53" w:rsidP="00535342">
            <w:pPr>
              <w:pStyle w:val="TableText"/>
              <w:snapToGrid w:val="0"/>
            </w:pPr>
            <w:r w:rsidRPr="00123177">
              <w:lastRenderedPageBreak/>
              <w:t>YES</w:t>
            </w:r>
          </w:p>
          <w:p w14:paraId="0FDBE591" w14:textId="77777777" w:rsidR="00A55B53" w:rsidRPr="00123177" w:rsidRDefault="00A55B53" w:rsidP="00535342"/>
        </w:tc>
      </w:tr>
      <w:tr w:rsidR="00A55B53" w:rsidRPr="00123177" w14:paraId="1DA7A7B9"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90AF391" w14:textId="77777777" w:rsidR="00A55B53" w:rsidRPr="00123177" w:rsidRDefault="00A55B53" w:rsidP="00535342">
            <w:r w:rsidRPr="00123177">
              <w:rPr>
                <w:rFonts w:eastAsia="Arial"/>
                <w:szCs w:val="20"/>
              </w:rPr>
              <w:t>Critical</w:t>
            </w:r>
          </w:p>
          <w:p w14:paraId="742ECB2E" w14:textId="77777777" w:rsidR="00A55B53" w:rsidRPr="00123177" w:rsidRDefault="00A55B53" w:rsidP="00535342">
            <w:r w:rsidRPr="00123177">
              <w:rPr>
                <w:rFonts w:eastAsia="Arial"/>
                <w:szCs w:val="20"/>
              </w:rPr>
              <w:t>(Yes/No)</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359BD2" w14:textId="77777777" w:rsidR="00A55B53" w:rsidRPr="00123177" w:rsidRDefault="00A55B53" w:rsidP="00535342">
            <w:r w:rsidRPr="00123177">
              <w:t>YES</w:t>
            </w:r>
          </w:p>
        </w:tc>
      </w:tr>
      <w:tr w:rsidR="00A55B53" w:rsidRPr="00123177" w14:paraId="5CC3BB16"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3DA3548" w14:textId="77777777" w:rsidR="00A55B53" w:rsidRPr="00123177" w:rsidRDefault="00A55B53" w:rsidP="00535342">
            <w:pPr>
              <w:rPr>
                <w:rFonts w:eastAsia="Arial"/>
                <w:szCs w:val="20"/>
              </w:rPr>
            </w:pPr>
            <w:r w:rsidRPr="00123177">
              <w:t>Acceptance Criteria</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3AD32A" w14:textId="77777777" w:rsidR="00A55B53" w:rsidRPr="00123177" w:rsidRDefault="00A55B53" w:rsidP="00535342">
            <w:r w:rsidRPr="00123177">
              <w:t>Acceptance Criteria for this requirement should be as per SECTION-6 ACCEPTANCE CRITERIA</w:t>
            </w:r>
          </w:p>
        </w:tc>
      </w:tr>
    </w:tbl>
    <w:p w14:paraId="5BED2A1C" w14:textId="77777777" w:rsidR="00A55B53" w:rsidRPr="00123177" w:rsidRDefault="00A55B53" w:rsidP="00A55B53">
      <w:pPr>
        <w:pStyle w:val="BodyText"/>
        <w:rPr>
          <w:b/>
          <w:bCs/>
        </w:rPr>
      </w:pPr>
    </w:p>
    <w:p w14:paraId="34755C53" w14:textId="77777777" w:rsidR="00A55B53" w:rsidRPr="00123177" w:rsidRDefault="00A55B53" w:rsidP="00A55B53"/>
    <w:p w14:paraId="1563A210" w14:textId="70A6EAAF" w:rsidR="00A55B53" w:rsidRPr="00123177" w:rsidRDefault="00A55B53" w:rsidP="00A55B53">
      <w:pPr>
        <w:pStyle w:val="Heading5"/>
        <w:rPr>
          <w:sz w:val="20"/>
          <w:szCs w:val="20"/>
        </w:rPr>
      </w:pPr>
      <w:r w:rsidRPr="00123177">
        <w:rPr>
          <w:sz w:val="20"/>
          <w:szCs w:val="20"/>
        </w:rPr>
        <w:t xml:space="preserve">Requirements for </w:t>
      </w:r>
      <w:r w:rsidR="00F975DC" w:rsidRPr="00F975DC">
        <w:rPr>
          <w:sz w:val="20"/>
          <w:szCs w:val="20"/>
        </w:rPr>
        <w:t xml:space="preserve">like CANNM_Repeat_Message_Time </w:t>
      </w:r>
      <w:r w:rsidRPr="00123177">
        <w:rPr>
          <w:rFonts w:eastAsia="Arial"/>
          <w:sz w:val="20"/>
          <w:szCs w:val="20"/>
        </w:rPr>
        <w:t>configurable timing parameter while transition from “Repeat Message” State to “Ready sleep” State</w:t>
      </w:r>
      <w:r w:rsidRPr="00123177">
        <w:rPr>
          <w:rFonts w:eastAsia="Arial"/>
          <w:color w:val="000000" w:themeColor="text1"/>
          <w:sz w:val="20"/>
          <w:szCs w:val="20"/>
        </w:rPr>
        <w:t>.</w:t>
      </w:r>
    </w:p>
    <w:p w14:paraId="2A4D0559"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456"/>
        <w:gridCol w:w="7971"/>
      </w:tblGrid>
      <w:tr w:rsidR="00A55B53" w:rsidRPr="00123177" w14:paraId="60954CE9"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7D2F063" w14:textId="77777777" w:rsidR="00A55B53" w:rsidRPr="00123177" w:rsidRDefault="00A55B53" w:rsidP="00535342">
            <w:r w:rsidRPr="00123177">
              <w:rPr>
                <w:rFonts w:eastAsia="Arial"/>
                <w:b/>
                <w:bCs/>
                <w:szCs w:val="20"/>
              </w:rPr>
              <w:t>Term</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25CE3A1" w14:textId="77777777" w:rsidR="00A55B53" w:rsidRPr="00123177" w:rsidRDefault="00A55B53" w:rsidP="00535342">
            <w:r w:rsidRPr="00123177">
              <w:rPr>
                <w:rFonts w:eastAsia="Arial"/>
                <w:b/>
                <w:bCs/>
                <w:szCs w:val="20"/>
              </w:rPr>
              <w:t>Description</w:t>
            </w:r>
          </w:p>
        </w:tc>
      </w:tr>
      <w:tr w:rsidR="00F975DC" w:rsidRPr="00123177" w14:paraId="0EFDCFB3"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5AB4740A" w14:textId="77777777" w:rsidR="00F975DC" w:rsidRPr="00123177" w:rsidRDefault="00F975DC" w:rsidP="00F975DC">
            <w:r w:rsidRPr="00123177">
              <w:rPr>
                <w:rFonts w:eastAsia="Arial"/>
                <w:szCs w:val="20"/>
              </w:rPr>
              <w:t>REQ ID</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D484F7" w14:textId="3835D7AC" w:rsidR="00F975DC" w:rsidRPr="00123177" w:rsidRDefault="00F975DC" w:rsidP="00F975DC">
            <w:r w:rsidRPr="0034230F">
              <w:rPr>
                <w:rFonts w:eastAsia="Arial"/>
                <w:color w:val="000000" w:themeColor="text1"/>
                <w:szCs w:val="20"/>
              </w:rPr>
              <w:t>SWRS_NM_APP_0</w:t>
            </w:r>
            <w:r>
              <w:rPr>
                <w:rFonts w:eastAsia="Arial"/>
                <w:color w:val="000000" w:themeColor="text1"/>
                <w:szCs w:val="20"/>
              </w:rPr>
              <w:t>7</w:t>
            </w:r>
          </w:p>
        </w:tc>
      </w:tr>
      <w:tr w:rsidR="00F975DC" w:rsidRPr="00123177" w14:paraId="2DBE8E62"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3A15C2F2" w14:textId="77777777" w:rsidR="00F975DC" w:rsidRPr="00123177" w:rsidRDefault="00F975DC" w:rsidP="00F975DC">
            <w:pPr>
              <w:rPr>
                <w:rFonts w:eastAsia="Arial"/>
              </w:rPr>
            </w:pPr>
            <w:r w:rsidRPr="00123177">
              <w:rPr>
                <w:rFonts w:eastAsia="Arial"/>
              </w:rPr>
              <w:t>Customer Req ID</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E48B3D" w14:textId="7DD11D1B" w:rsidR="00F975DC" w:rsidRPr="00123177" w:rsidRDefault="00F975DC" w:rsidP="00F975DC">
            <w:pPr>
              <w:rPr>
                <w:rFonts w:eastAsia="Arial"/>
              </w:rPr>
            </w:pPr>
            <w:r w:rsidRPr="0034230F">
              <w:rPr>
                <w:rFonts w:eastAsia="Arial"/>
                <w:color w:val="000000" w:themeColor="text1"/>
              </w:rPr>
              <w:t>SDS-HVDCDC-121</w:t>
            </w:r>
          </w:p>
        </w:tc>
      </w:tr>
      <w:tr w:rsidR="00F975DC" w:rsidRPr="00123177" w14:paraId="7EFCC588" w14:textId="77777777" w:rsidTr="00535342">
        <w:tblPrEx>
          <w:tblLook w:val="0000" w:firstRow="0" w:lastRow="0" w:firstColumn="0" w:lastColumn="0" w:noHBand="0" w:noVBand="0"/>
        </w:tblPrEx>
        <w:trPr>
          <w:cantSplit/>
          <w:trHeight w:val="133"/>
        </w:trPr>
        <w:tc>
          <w:tcPr>
            <w:tcW w:w="1362" w:type="dxa"/>
            <w:tcBorders>
              <w:top w:val="single" w:sz="4" w:space="0" w:color="000000" w:themeColor="text1"/>
              <w:left w:val="single" w:sz="4" w:space="0" w:color="000000" w:themeColor="text1"/>
              <w:bottom w:val="single" w:sz="4" w:space="0" w:color="000000" w:themeColor="text1"/>
            </w:tcBorders>
          </w:tcPr>
          <w:p w14:paraId="02691CBF" w14:textId="77777777" w:rsidR="00F975DC" w:rsidRPr="00123177" w:rsidRDefault="00F975DC" w:rsidP="00F975DC">
            <w:pPr>
              <w:pStyle w:val="TableText"/>
              <w:snapToGrid w:val="0"/>
            </w:pPr>
            <w:r w:rsidRPr="00123177">
              <w:t>Milestone</w:t>
            </w:r>
          </w:p>
        </w:tc>
        <w:tc>
          <w:tcPr>
            <w:tcW w:w="8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808862" w14:textId="47BBF91C" w:rsidR="00F975DC" w:rsidRPr="00123177" w:rsidRDefault="00F975DC" w:rsidP="00F975DC">
            <w:pPr>
              <w:pStyle w:val="TableText"/>
              <w:snapToGrid w:val="0"/>
            </w:pPr>
            <w:r w:rsidRPr="0034230F">
              <w:rPr>
                <w:color w:val="000000" w:themeColor="text1"/>
              </w:rPr>
              <w:t>C-Sample/PF3.0 Phase-2</w:t>
            </w:r>
          </w:p>
        </w:tc>
      </w:tr>
      <w:tr w:rsidR="00F975DC" w:rsidRPr="00123177" w14:paraId="6BA5804A"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4232F083" w14:textId="77777777" w:rsidR="00F975DC" w:rsidRPr="00123177" w:rsidRDefault="00F975DC" w:rsidP="00F975DC">
            <w:r w:rsidRPr="00123177">
              <w:rPr>
                <w:rFonts w:eastAsia="Arial"/>
                <w:szCs w:val="20"/>
              </w:rPr>
              <w:t>Purpose</w:t>
            </w:r>
            <w:r w:rsidRPr="00123177">
              <w:rPr>
                <w:rFonts w:eastAsia="Arial"/>
                <w:szCs w:val="20"/>
                <w:vertAlign w:val="superscript"/>
              </w:rPr>
              <w:t>1</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41A00A" w14:textId="56D15483" w:rsidR="00F975DC" w:rsidRPr="00123177" w:rsidRDefault="00F975DC" w:rsidP="00F975DC">
            <w:pPr>
              <w:rPr>
                <w:rFonts w:eastAsia="Arial"/>
              </w:rPr>
            </w:pPr>
            <w:r w:rsidRPr="0034230F">
              <w:rPr>
                <w:rFonts w:eastAsia="Arial"/>
                <w:color w:val="000000" w:themeColor="text1"/>
              </w:rPr>
              <w:t>The HVDCDC shall use configurable timing parameter like</w:t>
            </w:r>
            <w:r w:rsidRPr="0034230F">
              <w:rPr>
                <w:rFonts w:ascii="Helvetica" w:hAnsi="Helvetica" w:cs="Helvetica"/>
                <w:color w:val="000000" w:themeColor="text1"/>
                <w:sz w:val="17"/>
                <w:szCs w:val="17"/>
                <w:shd w:val="clear" w:color="auto" w:fill="FBFBFB"/>
              </w:rPr>
              <w:t> </w:t>
            </w:r>
            <w:r w:rsidRPr="0034230F">
              <w:rPr>
                <w:rFonts w:eastAsia="Arial"/>
                <w:color w:val="000000" w:themeColor="text1"/>
              </w:rPr>
              <w:t>CANNM_Repeat_Message_Time</w:t>
            </w:r>
            <w:r w:rsidRPr="0034230F">
              <w:rPr>
                <w:rFonts w:ascii="Helvetica" w:hAnsi="Helvetica" w:cs="Helvetica"/>
                <w:color w:val="000000" w:themeColor="text1"/>
                <w:sz w:val="17"/>
                <w:szCs w:val="17"/>
                <w:shd w:val="clear" w:color="auto" w:fill="FBFBFB"/>
              </w:rPr>
              <w:t xml:space="preserve"> </w:t>
            </w:r>
            <w:r w:rsidRPr="0034230F">
              <w:rPr>
                <w:rFonts w:eastAsia="Arial"/>
                <w:color w:val="000000" w:themeColor="text1"/>
              </w:rPr>
              <w:t>which is used for the transition between Repeat Message state to Ready sleep state</w:t>
            </w:r>
          </w:p>
        </w:tc>
      </w:tr>
      <w:tr w:rsidR="00F975DC" w:rsidRPr="00123177" w14:paraId="2E2D854A"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7377CDC" w14:textId="77777777" w:rsidR="00F975DC" w:rsidRPr="00123177" w:rsidRDefault="00F975DC" w:rsidP="00F975DC">
            <w:r w:rsidRPr="00123177">
              <w:rPr>
                <w:rFonts w:eastAsia="Arial"/>
                <w:szCs w:val="20"/>
              </w:rPr>
              <w:t xml:space="preserve">Derived Requirement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BDE601" w14:textId="2CC9AB42" w:rsidR="00F975DC" w:rsidRPr="00123177" w:rsidRDefault="00F975DC" w:rsidP="00F975DC">
            <w:r w:rsidRPr="0034230F">
              <w:rPr>
                <w:rFonts w:eastAsia="Arial"/>
                <w:color w:val="000000" w:themeColor="text1"/>
              </w:rPr>
              <w:t>No Such derived requirement is applicable.</w:t>
            </w:r>
          </w:p>
        </w:tc>
      </w:tr>
      <w:tr w:rsidR="00E908C1" w:rsidRPr="00123177" w14:paraId="44E619AD"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DEA9695" w14:textId="1289542D" w:rsidR="00E908C1" w:rsidRPr="00123177" w:rsidRDefault="00E908C1" w:rsidP="00535342">
            <w:pPr>
              <w:rPr>
                <w:rFonts w:eastAsia="Arial"/>
                <w:szCs w:val="20"/>
              </w:rPr>
            </w:pPr>
            <w:r>
              <w:rPr>
                <w:rFonts w:eastAsia="Arial"/>
                <w:szCs w:val="20"/>
              </w:rPr>
              <w:t>Requirement Priority</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9F9A0F" w14:textId="6638448A" w:rsidR="00E908C1" w:rsidRPr="00123177" w:rsidRDefault="00E908C1" w:rsidP="00535342">
            <w:pPr>
              <w:rPr>
                <w:rFonts w:eastAsia="Arial"/>
                <w:szCs w:val="20"/>
              </w:rPr>
            </w:pPr>
            <w:r>
              <w:rPr>
                <w:rFonts w:eastAsia="Arial"/>
                <w:szCs w:val="20"/>
              </w:rPr>
              <w:t>High</w:t>
            </w:r>
          </w:p>
        </w:tc>
      </w:tr>
      <w:tr w:rsidR="00A55B53" w:rsidRPr="00123177" w14:paraId="5378363D"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35F21F4" w14:textId="77777777" w:rsidR="00A55B53" w:rsidRPr="00123177" w:rsidRDefault="00A55B53" w:rsidP="00535342">
            <w:r w:rsidRPr="00123177">
              <w:rPr>
                <w:rFonts w:eastAsia="Arial"/>
                <w:szCs w:val="20"/>
              </w:rPr>
              <w:t>Access Restrictions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A65EB7" w14:textId="77777777" w:rsidR="00A55B53" w:rsidRPr="00123177" w:rsidRDefault="00A55B53" w:rsidP="00535342">
            <w:pPr>
              <w:rPr>
                <w:rFonts w:eastAsia="Arial"/>
                <w:szCs w:val="20"/>
              </w:rPr>
            </w:pPr>
            <w:r w:rsidRPr="00123177">
              <w:rPr>
                <w:rFonts w:eastAsia="Arial"/>
                <w:szCs w:val="20"/>
              </w:rPr>
              <w:t>No Specific access restrictions is applicable.</w:t>
            </w:r>
          </w:p>
          <w:p w14:paraId="708C5A7C" w14:textId="77777777" w:rsidR="00A55B53" w:rsidRPr="00123177" w:rsidRDefault="00A55B53" w:rsidP="00535342"/>
        </w:tc>
      </w:tr>
      <w:tr w:rsidR="00F975DC" w:rsidRPr="00123177" w14:paraId="5192412F"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5C5B147" w14:textId="77777777" w:rsidR="00F975DC" w:rsidRPr="00123177" w:rsidRDefault="00F975DC" w:rsidP="00F975DC">
            <w:r w:rsidRPr="00123177">
              <w:rPr>
                <w:rFonts w:eastAsia="Arial"/>
                <w:szCs w:val="20"/>
              </w:rPr>
              <w:t>Input(s)</w:t>
            </w:r>
            <w:r w:rsidRPr="00123177">
              <w:rPr>
                <w:rFonts w:eastAsia="Arial"/>
                <w:b/>
                <w:bCs/>
                <w:szCs w:val="20"/>
              </w:rPr>
              <w:t xml:space="preserve">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A7ADA7" w14:textId="77777777" w:rsidR="00F975DC" w:rsidRPr="0034230F" w:rsidRDefault="00F975DC" w:rsidP="00F975DC">
            <w:pPr>
              <w:rPr>
                <w:rFonts w:eastAsia="Arial"/>
                <w:color w:val="000000" w:themeColor="text1"/>
              </w:rPr>
            </w:pPr>
            <w:r w:rsidRPr="0034230F">
              <w:rPr>
                <w:rFonts w:eastAsia="Arial"/>
                <w:color w:val="000000" w:themeColor="text1"/>
              </w:rPr>
              <w:t>1. The parameter CANNM_Repeat_Message_Time</w:t>
            </w:r>
            <w:r w:rsidRPr="0034230F">
              <w:rPr>
                <w:rFonts w:ascii="Helvetica" w:hAnsi="Helvetica" w:cs="Helvetica"/>
                <w:color w:val="000000" w:themeColor="text1"/>
                <w:sz w:val="17"/>
                <w:szCs w:val="17"/>
                <w:shd w:val="clear" w:color="auto" w:fill="FBFBFB"/>
              </w:rPr>
              <w:t xml:space="preserve"> </w:t>
            </w:r>
            <w:r w:rsidRPr="0034230F">
              <w:rPr>
                <w:rFonts w:eastAsia="Arial"/>
                <w:color w:val="000000" w:themeColor="text1"/>
              </w:rPr>
              <w:t>shall be used for the transition between Repeat Message state to Ready sleep state with configurable value HVDCDC_CAL.</w:t>
            </w:r>
          </w:p>
          <w:p w14:paraId="3C4581D3" w14:textId="77777777" w:rsidR="00F975DC" w:rsidRPr="00123177" w:rsidRDefault="00F975DC" w:rsidP="00F975DC">
            <w:pPr>
              <w:rPr>
                <w:rFonts w:eastAsia="Arial"/>
              </w:rPr>
            </w:pPr>
          </w:p>
        </w:tc>
      </w:tr>
      <w:tr w:rsidR="00F975DC" w:rsidRPr="00123177" w14:paraId="53B38F62"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2DB977D" w14:textId="77777777" w:rsidR="00F975DC" w:rsidRPr="00123177" w:rsidRDefault="00F975DC" w:rsidP="00F975DC">
            <w:r w:rsidRPr="00123177">
              <w:rPr>
                <w:rFonts w:eastAsia="Arial"/>
                <w:szCs w:val="20"/>
              </w:rPr>
              <w:t>Output(s)</w:t>
            </w:r>
            <w:r w:rsidRPr="00123177">
              <w:rPr>
                <w:rFonts w:eastAsia="Arial"/>
                <w:b/>
                <w:bCs/>
                <w:szCs w:val="20"/>
              </w:rPr>
              <w:t xml:space="preserve">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BDC5CB" w14:textId="77777777" w:rsidR="00F975DC" w:rsidRPr="0034230F" w:rsidRDefault="00F975DC" w:rsidP="00F975DC">
            <w:pPr>
              <w:rPr>
                <w:rFonts w:eastAsia="Arial"/>
                <w:color w:val="000000" w:themeColor="text1"/>
              </w:rPr>
            </w:pPr>
            <w:r w:rsidRPr="0034230F">
              <w:rPr>
                <w:rFonts w:eastAsia="Arial"/>
                <w:color w:val="000000" w:themeColor="text1"/>
              </w:rPr>
              <w:t>1. The parameter CANNM_Repeat_Message_Time</w:t>
            </w:r>
            <w:r w:rsidRPr="0034230F">
              <w:rPr>
                <w:rFonts w:ascii="Helvetica" w:hAnsi="Helvetica" w:cs="Helvetica"/>
                <w:color w:val="000000" w:themeColor="text1"/>
                <w:sz w:val="17"/>
                <w:szCs w:val="17"/>
                <w:shd w:val="clear" w:color="auto" w:fill="FBFBFB"/>
              </w:rPr>
              <w:t xml:space="preserve"> </w:t>
            </w:r>
            <w:r w:rsidRPr="0034230F">
              <w:rPr>
                <w:rFonts w:eastAsia="Arial"/>
                <w:color w:val="000000" w:themeColor="text1"/>
              </w:rPr>
              <w:t xml:space="preserve">shall be configurable with value HVDCDC_CAL. </w:t>
            </w:r>
          </w:p>
          <w:p w14:paraId="21E47043" w14:textId="77777777" w:rsidR="00F975DC" w:rsidRPr="00123177" w:rsidRDefault="00F975DC" w:rsidP="00F975DC">
            <w:pPr>
              <w:rPr>
                <w:rFonts w:eastAsia="Arial"/>
              </w:rPr>
            </w:pPr>
          </w:p>
        </w:tc>
      </w:tr>
      <w:tr w:rsidR="00F975DC" w:rsidRPr="00123177" w14:paraId="1F77D701"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A9082A9" w14:textId="77777777" w:rsidR="00F975DC" w:rsidRPr="00123177" w:rsidRDefault="00F975DC" w:rsidP="00F975DC">
            <w:r w:rsidRPr="00123177">
              <w:rPr>
                <w:rFonts w:eastAsia="Arial"/>
                <w:szCs w:val="20"/>
              </w:rPr>
              <w:t>Process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59ECB0" w14:textId="77777777" w:rsidR="00F975DC" w:rsidRPr="0034230F" w:rsidRDefault="00F975DC" w:rsidP="00F975DC">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 xml:space="preserve">1. Configure the parameter </w:t>
            </w:r>
            <w:r w:rsidRPr="0034230F">
              <w:rPr>
                <w:rFonts w:ascii="Arial" w:eastAsia="Arial" w:hAnsi="Arial" w:cs="Arial"/>
                <w:color w:val="000000" w:themeColor="text1"/>
                <w:sz w:val="20"/>
              </w:rPr>
              <w:t>CAN</w:t>
            </w:r>
            <w:r w:rsidRPr="0034230F">
              <w:rPr>
                <w:rFonts w:eastAsia="Arial"/>
                <w:color w:val="000000" w:themeColor="text1"/>
              </w:rPr>
              <w:t>NM_Repeat_Message_Time</w:t>
            </w:r>
            <w:r w:rsidRPr="0034230F">
              <w:rPr>
                <w:rFonts w:ascii="Arial" w:hAnsi="Arial" w:cs="Arial"/>
                <w:color w:val="000000" w:themeColor="text1"/>
                <w:sz w:val="20"/>
                <w:szCs w:val="20"/>
              </w:rPr>
              <w:t>.</w:t>
            </w:r>
          </w:p>
          <w:p w14:paraId="07213195" w14:textId="5DDA0429" w:rsidR="00F975DC" w:rsidRPr="00123177" w:rsidRDefault="00F975DC" w:rsidP="00F975DC">
            <w:pPr>
              <w:pStyle w:val="NormalWeb"/>
              <w:spacing w:before="0" w:beforeAutospacing="0" w:after="0" w:afterAutospacing="0"/>
              <w:rPr>
                <w:rFonts w:eastAsia="Arial"/>
              </w:rPr>
            </w:pPr>
            <w:r w:rsidRPr="0034230F">
              <w:rPr>
                <w:rFonts w:ascii="Arial" w:hAnsi="Arial" w:cs="Arial"/>
                <w:color w:val="000000" w:themeColor="text1"/>
                <w:sz w:val="20"/>
                <w:szCs w:val="20"/>
              </w:rPr>
              <w:t xml:space="preserve">2. HVDCDC should transition from "Repeat Message state” to the "Ready Sleep State" of Network Management upon </w:t>
            </w:r>
            <w:r w:rsidRPr="0034230F">
              <w:rPr>
                <w:rFonts w:ascii="Arial" w:eastAsia="Arial" w:hAnsi="Arial" w:cs="Arial"/>
                <w:color w:val="000000" w:themeColor="text1"/>
                <w:sz w:val="20"/>
              </w:rPr>
              <w:t>CAN</w:t>
            </w:r>
            <w:r w:rsidRPr="0034230F">
              <w:rPr>
                <w:rFonts w:eastAsia="Arial"/>
                <w:color w:val="000000" w:themeColor="text1"/>
              </w:rPr>
              <w:t>NM_Repeat_Message_Time</w:t>
            </w:r>
            <w:r w:rsidRPr="0034230F">
              <w:rPr>
                <w:rFonts w:ascii="Arial" w:hAnsi="Arial" w:cs="Arial"/>
                <w:color w:val="000000" w:themeColor="text1"/>
                <w:sz w:val="20"/>
                <w:szCs w:val="20"/>
              </w:rPr>
              <w:t xml:space="preserve"> overflow.</w:t>
            </w:r>
          </w:p>
        </w:tc>
      </w:tr>
      <w:tr w:rsidR="00F975DC" w:rsidRPr="00123177" w14:paraId="7AE8811D" w14:textId="77777777" w:rsidTr="00535342">
        <w:trPr>
          <w:trHeight w:val="355"/>
        </w:trPr>
        <w:tc>
          <w:tcPr>
            <w:tcW w:w="1362" w:type="dxa"/>
            <w:tcBorders>
              <w:top w:val="single" w:sz="8" w:space="0" w:color="000000" w:themeColor="text1"/>
              <w:left w:val="single" w:sz="8" w:space="0" w:color="000000" w:themeColor="text1"/>
              <w:bottom w:val="single" w:sz="8" w:space="0" w:color="000000" w:themeColor="text1"/>
              <w:right w:val="nil"/>
            </w:tcBorders>
          </w:tcPr>
          <w:p w14:paraId="53800BD7" w14:textId="77777777" w:rsidR="00F975DC" w:rsidRPr="00123177" w:rsidRDefault="00F975DC" w:rsidP="00F975DC">
            <w:r w:rsidRPr="00123177">
              <w:rPr>
                <w:rFonts w:eastAsia="Arial"/>
                <w:szCs w:val="20"/>
              </w:rPr>
              <w:t>Mandatory Fields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532612" w14:textId="67B2DC20" w:rsidR="00F975DC" w:rsidRPr="00123177" w:rsidRDefault="00F975DC" w:rsidP="00F975DC">
            <w:r w:rsidRPr="0034230F">
              <w:rPr>
                <w:color w:val="000000" w:themeColor="text1"/>
              </w:rPr>
              <w:t>No such mandatory fields are applicable.</w:t>
            </w:r>
          </w:p>
        </w:tc>
      </w:tr>
      <w:tr w:rsidR="00F975DC" w:rsidRPr="00123177" w14:paraId="7666A031"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4AE2A0C" w14:textId="77777777" w:rsidR="00F975DC" w:rsidRPr="00123177" w:rsidRDefault="00F975DC" w:rsidP="00F975DC">
            <w:r w:rsidRPr="00123177">
              <w:rPr>
                <w:rFonts w:eastAsia="Arial"/>
                <w:szCs w:val="20"/>
              </w:rPr>
              <w:lastRenderedPageBreak/>
              <w:t>Pre-Loaded Values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8FF994" w14:textId="2E2A8E03" w:rsidR="00F975DC" w:rsidRPr="00123177" w:rsidRDefault="00F975DC" w:rsidP="00F975DC">
            <w:r w:rsidRPr="0034230F">
              <w:rPr>
                <w:color w:val="000000" w:themeColor="text1"/>
              </w:rPr>
              <w:t xml:space="preserve">1. Configure the </w:t>
            </w:r>
            <w:r w:rsidRPr="0034230F">
              <w:rPr>
                <w:rFonts w:eastAsia="Arial"/>
                <w:color w:val="000000" w:themeColor="text1"/>
              </w:rPr>
              <w:t>parameter CANNM_Repeat_Message_Time</w:t>
            </w:r>
            <w:r w:rsidRPr="0034230F">
              <w:rPr>
                <w:rFonts w:ascii="Helvetica" w:hAnsi="Helvetica" w:cs="Helvetica"/>
                <w:color w:val="000000" w:themeColor="text1"/>
                <w:sz w:val="17"/>
                <w:szCs w:val="17"/>
                <w:shd w:val="clear" w:color="auto" w:fill="FBFBFB"/>
              </w:rPr>
              <w:t xml:space="preserve"> </w:t>
            </w:r>
            <w:r w:rsidRPr="0034230F">
              <w:rPr>
                <w:rFonts w:eastAsia="Arial"/>
                <w:color w:val="000000" w:themeColor="text1"/>
              </w:rPr>
              <w:t>with default value.</w:t>
            </w:r>
          </w:p>
        </w:tc>
      </w:tr>
      <w:tr w:rsidR="00F975DC" w:rsidRPr="00123177" w14:paraId="4DE372D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A1C7A8D" w14:textId="77777777" w:rsidR="00F975DC" w:rsidRPr="00123177" w:rsidRDefault="00F975DC" w:rsidP="00F975DC">
            <w:r w:rsidRPr="00123177">
              <w:rPr>
                <w:rFonts w:eastAsia="Arial"/>
                <w:szCs w:val="20"/>
              </w:rPr>
              <w:t>Default Values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964BB7" w14:textId="01C0D657" w:rsidR="00F975DC" w:rsidRPr="00123177" w:rsidRDefault="00F975DC" w:rsidP="00F975DC">
            <w:r w:rsidRPr="0034230F">
              <w:rPr>
                <w:color w:val="000000" w:themeColor="text1"/>
                <w:szCs w:val="20"/>
              </w:rPr>
              <w:t>Default values shall be applicable with respect to Pre-Loaded Values</w:t>
            </w:r>
          </w:p>
        </w:tc>
      </w:tr>
      <w:tr w:rsidR="00F975DC" w:rsidRPr="00123177" w14:paraId="27BB841F"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9B86C68" w14:textId="77777777" w:rsidR="00F975DC" w:rsidRPr="00123177" w:rsidRDefault="00F975DC" w:rsidP="00F975DC">
            <w:r w:rsidRPr="00123177">
              <w:rPr>
                <w:rFonts w:eastAsia="Arial"/>
                <w:szCs w:val="20"/>
              </w:rPr>
              <w:t>Valid range of Values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239944" w14:textId="2C5997C3" w:rsidR="00F975DC" w:rsidRPr="00123177" w:rsidRDefault="00F975DC" w:rsidP="00F975DC">
            <w:r w:rsidRPr="0034230F">
              <w:rPr>
                <w:color w:val="000000" w:themeColor="text1"/>
                <w:szCs w:val="20"/>
              </w:rPr>
              <w:t>Valid range value is not required.</w:t>
            </w:r>
          </w:p>
        </w:tc>
      </w:tr>
      <w:tr w:rsidR="00F975DC" w:rsidRPr="00123177" w14:paraId="7DF24719"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FC85880" w14:textId="77777777" w:rsidR="00F975DC" w:rsidRPr="00123177" w:rsidRDefault="00F975DC" w:rsidP="00F975DC">
            <w:r w:rsidRPr="00123177">
              <w:rPr>
                <w:rFonts w:eastAsia="Arial"/>
                <w:szCs w:val="20"/>
              </w:rPr>
              <w:t xml:space="preserve">Data Latency Period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F80C08" w14:textId="587237EF" w:rsidR="00F975DC" w:rsidRPr="00123177" w:rsidRDefault="00F975DC" w:rsidP="00F975DC">
            <w:r w:rsidRPr="0034230F">
              <w:rPr>
                <w:color w:val="000000" w:themeColor="text1"/>
                <w:szCs w:val="20"/>
              </w:rPr>
              <w:t>Data latency period is not applicable</w:t>
            </w:r>
          </w:p>
        </w:tc>
      </w:tr>
      <w:tr w:rsidR="00F975DC" w:rsidRPr="00123177" w14:paraId="2E55B429"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29E9320" w14:textId="77777777" w:rsidR="00F975DC" w:rsidRPr="00123177" w:rsidRDefault="00F975DC" w:rsidP="00F975DC">
            <w:r w:rsidRPr="00123177">
              <w:rPr>
                <w:rFonts w:eastAsia="Arial"/>
                <w:szCs w:val="20"/>
              </w:rPr>
              <w:t xml:space="preserve">Data Retention Period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7F1502" w14:textId="029D3954" w:rsidR="00F975DC" w:rsidRPr="00123177" w:rsidRDefault="00F975DC" w:rsidP="00F975DC">
            <w:r w:rsidRPr="0034230F">
              <w:rPr>
                <w:color w:val="000000" w:themeColor="text1"/>
                <w:szCs w:val="20"/>
              </w:rPr>
              <w:t>Data Retention period is not applicable.</w:t>
            </w:r>
          </w:p>
        </w:tc>
      </w:tr>
      <w:tr w:rsidR="00F975DC" w:rsidRPr="00123177" w14:paraId="341144EB"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8ED58D8" w14:textId="77777777" w:rsidR="00F975DC" w:rsidRPr="00123177" w:rsidRDefault="00F975DC" w:rsidP="00F975DC">
            <w:r w:rsidRPr="00123177">
              <w:rPr>
                <w:rFonts w:eastAsia="Arial"/>
                <w:szCs w:val="20"/>
              </w:rPr>
              <w:t>Data Rate/ &lt;Daily&gt; Number of transaction</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76290A" w14:textId="5E1ACCCA" w:rsidR="00F975DC" w:rsidRPr="00123177" w:rsidRDefault="00F975DC" w:rsidP="00F975DC">
            <w:r w:rsidRPr="0034230F">
              <w:rPr>
                <w:color w:val="000000" w:themeColor="text1"/>
                <w:szCs w:val="20"/>
              </w:rPr>
              <w:t>Data rate is not applicable.</w:t>
            </w:r>
          </w:p>
        </w:tc>
      </w:tr>
      <w:tr w:rsidR="00F975DC" w:rsidRPr="00123177" w14:paraId="18AFED67"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58DAE82" w14:textId="77777777" w:rsidR="00F975DC" w:rsidRPr="00123177" w:rsidRDefault="00F975DC" w:rsidP="00F975DC">
            <w:r w:rsidRPr="00123177">
              <w:rPr>
                <w:rFonts w:eastAsia="Arial"/>
                <w:szCs w:val="20"/>
              </w:rPr>
              <w:t>External Events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C8179" w14:textId="402AE970" w:rsidR="00F975DC" w:rsidRPr="00123177" w:rsidRDefault="00F975DC" w:rsidP="00F975DC">
            <w:pPr>
              <w:spacing w:line="259" w:lineRule="auto"/>
            </w:pPr>
            <w:r w:rsidRPr="0034230F">
              <w:rPr>
                <w:color w:val="000000" w:themeColor="text1"/>
                <w:szCs w:val="20"/>
              </w:rPr>
              <w:t>External event is not required.</w:t>
            </w:r>
          </w:p>
        </w:tc>
      </w:tr>
      <w:tr w:rsidR="00F975DC" w:rsidRPr="00123177" w14:paraId="5AA6D32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033585E" w14:textId="77777777" w:rsidR="00F975DC" w:rsidRPr="00123177" w:rsidRDefault="00F975DC" w:rsidP="00F975DC">
            <w:r w:rsidRPr="00123177">
              <w:rPr>
                <w:rFonts w:eastAsia="Arial"/>
                <w:szCs w:val="20"/>
              </w:rPr>
              <w:t>Temporal Events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D1E0B8" w14:textId="43D19EC1" w:rsidR="00F975DC" w:rsidRPr="00123177" w:rsidRDefault="00F975DC" w:rsidP="00F975DC">
            <w:r w:rsidRPr="0034230F">
              <w:rPr>
                <w:color w:val="000000" w:themeColor="text1"/>
                <w:szCs w:val="20"/>
              </w:rPr>
              <w:t>Temporal event is not applicable.</w:t>
            </w:r>
          </w:p>
        </w:tc>
      </w:tr>
      <w:tr w:rsidR="00F975DC" w:rsidRPr="00123177" w14:paraId="4E442C4D"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CFE5C20" w14:textId="77777777" w:rsidR="00F975DC" w:rsidRPr="00123177" w:rsidRDefault="00F975DC" w:rsidP="00F975DC">
            <w:r w:rsidRPr="00123177">
              <w:rPr>
                <w:rFonts w:eastAsia="Arial"/>
                <w:szCs w:val="20"/>
              </w:rPr>
              <w:t xml:space="preserve">Validation Rules/ </w:t>
            </w:r>
          </w:p>
          <w:p w14:paraId="552107DF" w14:textId="77777777" w:rsidR="00F975DC" w:rsidRPr="00123177" w:rsidRDefault="00F975DC" w:rsidP="00F975DC">
            <w:r w:rsidRPr="00123177">
              <w:rPr>
                <w:rFonts w:eastAsia="Arial"/>
                <w:szCs w:val="20"/>
              </w:rPr>
              <w:t>Verification criteria</w:t>
            </w:r>
            <w:r w:rsidRPr="00123177">
              <w:rPr>
                <w:rFonts w:eastAsia="Arial"/>
                <w:szCs w:val="20"/>
                <w:vertAlign w:val="superscript"/>
              </w:rPr>
              <w:t>2</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81C1EE" w14:textId="77777777" w:rsidR="00F975DC" w:rsidRDefault="00F975DC" w:rsidP="00F975DC">
            <w:pPr>
              <w:rPr>
                <w:rFonts w:eastAsia="Arial"/>
                <w:color w:val="000000" w:themeColor="text1"/>
              </w:rPr>
            </w:pPr>
            <w:r w:rsidRPr="0034230F">
              <w:rPr>
                <w:color w:val="000000" w:themeColor="text1"/>
              </w:rPr>
              <w:t xml:space="preserve">1.Verify that </w:t>
            </w:r>
            <w:r w:rsidRPr="0034230F">
              <w:rPr>
                <w:rFonts w:eastAsia="Arial"/>
                <w:color w:val="000000" w:themeColor="text1"/>
              </w:rPr>
              <w:t xml:space="preserve">the time required for transition from </w:t>
            </w:r>
            <w:r w:rsidRPr="0034230F">
              <w:rPr>
                <w:color w:val="000000" w:themeColor="text1"/>
                <w:szCs w:val="20"/>
              </w:rPr>
              <w:t xml:space="preserve">"Repeat Message state” to the "Ready Sleep State" </w:t>
            </w:r>
            <w:r w:rsidRPr="0034230F">
              <w:rPr>
                <w:rFonts w:eastAsia="Arial"/>
                <w:color w:val="000000" w:themeColor="text1"/>
              </w:rPr>
              <w:t>shall be equal to</w:t>
            </w:r>
            <w:r w:rsidRPr="0034230F">
              <w:rPr>
                <w:color w:val="000000" w:themeColor="text1"/>
                <w:szCs w:val="20"/>
              </w:rPr>
              <w:t xml:space="preserve"> </w:t>
            </w:r>
            <w:r w:rsidRPr="0034230F">
              <w:rPr>
                <w:rFonts w:eastAsia="Arial"/>
                <w:color w:val="000000" w:themeColor="text1"/>
              </w:rPr>
              <w:t>CANNM_Repeat_Message_Time</w:t>
            </w:r>
            <w:r w:rsidRPr="0034230F">
              <w:rPr>
                <w:color w:val="000000" w:themeColor="text1"/>
                <w:szCs w:val="20"/>
              </w:rPr>
              <w:t xml:space="preserve">. </w:t>
            </w:r>
            <w:r w:rsidRPr="0034230F">
              <w:rPr>
                <w:rFonts w:eastAsia="Arial"/>
                <w:color w:val="000000" w:themeColor="text1"/>
              </w:rPr>
              <w:t xml:space="preserve"> </w:t>
            </w:r>
          </w:p>
          <w:p w14:paraId="426C12A4" w14:textId="77777777" w:rsidR="00F975DC" w:rsidRDefault="00F975DC" w:rsidP="00F975DC">
            <w:pPr>
              <w:rPr>
                <w:rFonts w:eastAsia="Arial"/>
              </w:rPr>
            </w:pPr>
          </w:p>
          <w:p w14:paraId="6F37E474" w14:textId="0F830CD4" w:rsidR="00F975DC" w:rsidRPr="00123177" w:rsidRDefault="00F975DC" w:rsidP="00F975DC">
            <w:pPr>
              <w:rPr>
                <w:rFonts w:eastAsia="Arial"/>
              </w:rPr>
            </w:pPr>
            <w:r>
              <w:rPr>
                <w:rFonts w:eastAsia="Arial"/>
              </w:rPr>
              <w:t xml:space="preserve">2. </w:t>
            </w:r>
            <w:r>
              <w:rPr>
                <w:szCs w:val="20"/>
              </w:rPr>
              <w:t xml:space="preserve">Verify the transition time by providing different for </w:t>
            </w:r>
            <w:r w:rsidRPr="0034230F">
              <w:rPr>
                <w:rFonts w:eastAsia="Arial"/>
                <w:color w:val="000000" w:themeColor="text1"/>
              </w:rPr>
              <w:t>CANNM_Repeat_Message_Time</w:t>
            </w:r>
          </w:p>
        </w:tc>
      </w:tr>
      <w:tr w:rsidR="00A55B53" w:rsidRPr="00123177" w14:paraId="46D37A0A"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864710C" w14:textId="77777777" w:rsidR="00A55B53" w:rsidRPr="00123177" w:rsidRDefault="00A55B53" w:rsidP="00535342">
            <w:r w:rsidRPr="00123177">
              <w:rPr>
                <w:rFonts w:eastAsia="Arial"/>
                <w:szCs w:val="20"/>
              </w:rPr>
              <w:t>Constraints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51A27E" w14:textId="77777777" w:rsidR="00A55B53" w:rsidRPr="00123177" w:rsidRDefault="00A55B53" w:rsidP="00535342">
            <w:r w:rsidRPr="00123177">
              <w:rPr>
                <w:szCs w:val="20"/>
              </w:rPr>
              <w:t>Constraints is not applicable.</w:t>
            </w:r>
          </w:p>
        </w:tc>
      </w:tr>
      <w:tr w:rsidR="00A55B53" w:rsidRPr="00123177" w14:paraId="73E5850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9FDA94D" w14:textId="77777777" w:rsidR="00A55B53" w:rsidRPr="00123177" w:rsidRDefault="00A55B53" w:rsidP="00535342">
            <w:r w:rsidRPr="00123177">
              <w:rPr>
                <w:rFonts w:eastAsia="Arial"/>
                <w:szCs w:val="20"/>
              </w:rPr>
              <w:t>Effects on other systems/sub system</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54B661" w14:textId="77777777" w:rsidR="00A55B53" w:rsidRPr="00123177" w:rsidRDefault="00A55B53" w:rsidP="00535342">
            <w:r w:rsidRPr="00123177">
              <w:rPr>
                <w:szCs w:val="20"/>
              </w:rPr>
              <w:t>No effects on other system</w:t>
            </w:r>
          </w:p>
        </w:tc>
      </w:tr>
      <w:tr w:rsidR="00A55B53" w:rsidRPr="00123177" w14:paraId="776D82C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72E0715" w14:textId="77777777" w:rsidR="00A55B53" w:rsidRPr="00123177" w:rsidRDefault="00A55B53" w:rsidP="00535342">
            <w:r w:rsidRPr="00123177">
              <w:rPr>
                <w:rFonts w:eastAsia="Arial"/>
                <w:szCs w:val="20"/>
              </w:rPr>
              <w:t>Testability with respect to test environment</w:t>
            </w:r>
          </w:p>
          <w:p w14:paraId="4BD295DB" w14:textId="77777777" w:rsidR="00A55B53" w:rsidRPr="00123177" w:rsidRDefault="00A55B53" w:rsidP="00535342">
            <w:r w:rsidRPr="00123177">
              <w:rPr>
                <w:rFonts w:eastAsia="Arial"/>
                <w:szCs w:val="20"/>
              </w:rPr>
              <w:t>(Yes/No)</w:t>
            </w:r>
          </w:p>
          <w:p w14:paraId="68CBDB9B" w14:textId="77777777" w:rsidR="00A55B53" w:rsidRPr="00123177" w:rsidRDefault="00A55B53" w:rsidP="00535342">
            <w:r w:rsidRPr="00123177">
              <w:rPr>
                <w:rFonts w:eastAsia="Arial"/>
                <w:i/>
                <w:iCs/>
                <w:szCs w:val="20"/>
              </w:rPr>
              <w:t>Note: Mention in which phase of testing, this requirement will be tested</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B4BC79" w14:textId="77777777" w:rsidR="00A55B53" w:rsidRPr="00123177" w:rsidRDefault="00A55B53" w:rsidP="00535342">
            <w:pPr>
              <w:pStyle w:val="TableText"/>
              <w:snapToGrid w:val="0"/>
            </w:pPr>
            <w:r w:rsidRPr="00123177">
              <w:t>YES</w:t>
            </w:r>
          </w:p>
          <w:p w14:paraId="03AF4EC5" w14:textId="77777777" w:rsidR="00A55B53" w:rsidRPr="00123177" w:rsidRDefault="00A55B53" w:rsidP="00535342"/>
        </w:tc>
      </w:tr>
      <w:tr w:rsidR="00A55B53" w:rsidRPr="00123177" w14:paraId="226C85BB"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F3DFFE1" w14:textId="77777777" w:rsidR="00A55B53" w:rsidRPr="00123177" w:rsidRDefault="00A55B53" w:rsidP="00535342">
            <w:r w:rsidRPr="00123177">
              <w:rPr>
                <w:rFonts w:eastAsia="Arial"/>
                <w:szCs w:val="20"/>
              </w:rPr>
              <w:t>Feasible within project constraints</w:t>
            </w:r>
          </w:p>
          <w:p w14:paraId="488E2597" w14:textId="77777777" w:rsidR="00A55B53" w:rsidRPr="00123177" w:rsidRDefault="00A55B53" w:rsidP="00535342">
            <w:r w:rsidRPr="00123177">
              <w:rPr>
                <w:rFonts w:eastAsia="Arial"/>
                <w:szCs w:val="20"/>
              </w:rPr>
              <w:t>(Yes/No)</w:t>
            </w:r>
          </w:p>
          <w:p w14:paraId="1044FD4E" w14:textId="77777777" w:rsidR="00A55B53" w:rsidRPr="00123177" w:rsidRDefault="00A55B53" w:rsidP="00535342">
            <w:r w:rsidRPr="00123177">
              <w:rPr>
                <w:rFonts w:eastAsia="Arial"/>
                <w:i/>
                <w:iCs/>
                <w:szCs w:val="20"/>
              </w:rPr>
              <w:lastRenderedPageBreak/>
              <w:t>Note: Add the impact of requirement on operating environment defined in section 4.2</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B65EF2" w14:textId="77777777" w:rsidR="00A55B53" w:rsidRPr="00123177" w:rsidRDefault="00A55B53" w:rsidP="00535342">
            <w:pPr>
              <w:pStyle w:val="TableText"/>
              <w:snapToGrid w:val="0"/>
            </w:pPr>
            <w:r w:rsidRPr="00123177">
              <w:lastRenderedPageBreak/>
              <w:t>YES</w:t>
            </w:r>
          </w:p>
          <w:p w14:paraId="0C6539F1" w14:textId="77777777" w:rsidR="00A55B53" w:rsidRPr="00123177" w:rsidRDefault="00A55B53" w:rsidP="00535342"/>
        </w:tc>
      </w:tr>
      <w:tr w:rsidR="00A55B53" w:rsidRPr="00123177" w14:paraId="36B72DF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8530CBC" w14:textId="77777777" w:rsidR="00A55B53" w:rsidRPr="00123177" w:rsidRDefault="00A55B53" w:rsidP="00535342">
            <w:r w:rsidRPr="00123177">
              <w:rPr>
                <w:rFonts w:eastAsia="Arial"/>
                <w:szCs w:val="20"/>
              </w:rPr>
              <w:t>Critical</w:t>
            </w:r>
          </w:p>
          <w:p w14:paraId="651C4BCE" w14:textId="77777777" w:rsidR="00A55B53" w:rsidRPr="00123177" w:rsidRDefault="00A55B53" w:rsidP="00535342">
            <w:r w:rsidRPr="00123177">
              <w:rPr>
                <w:rFonts w:eastAsia="Arial"/>
                <w:szCs w:val="20"/>
              </w:rPr>
              <w:t>(Yes/No)</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9510EE" w14:textId="77777777" w:rsidR="00A55B53" w:rsidRPr="00123177" w:rsidRDefault="00A55B53" w:rsidP="00535342">
            <w:r w:rsidRPr="00123177">
              <w:t>YES</w:t>
            </w:r>
          </w:p>
        </w:tc>
      </w:tr>
      <w:tr w:rsidR="00A55B53" w:rsidRPr="00123177" w14:paraId="2074A14A"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C6A21DC" w14:textId="77777777" w:rsidR="00A55B53" w:rsidRPr="00123177" w:rsidRDefault="00A55B53" w:rsidP="00535342">
            <w:pPr>
              <w:rPr>
                <w:rFonts w:eastAsia="Arial"/>
                <w:szCs w:val="20"/>
              </w:rPr>
            </w:pPr>
            <w:r w:rsidRPr="00123177">
              <w:t>Acceptance Criteria</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A1CE4F" w14:textId="77777777" w:rsidR="00A55B53" w:rsidRPr="00123177" w:rsidRDefault="00A55B53" w:rsidP="00535342">
            <w:r w:rsidRPr="00123177">
              <w:t>Acceptance Criteria for this requirement should be as per SECTION-6 ACCEPTANCE CRITERIA</w:t>
            </w:r>
          </w:p>
        </w:tc>
      </w:tr>
    </w:tbl>
    <w:p w14:paraId="355C5FA3" w14:textId="77777777" w:rsidR="00A55B53" w:rsidRPr="00123177" w:rsidRDefault="00A55B53" w:rsidP="00A55B53">
      <w:pPr>
        <w:pStyle w:val="BodyText"/>
        <w:rPr>
          <w:b/>
          <w:bCs/>
        </w:rPr>
      </w:pPr>
    </w:p>
    <w:p w14:paraId="33CDBC31" w14:textId="77777777" w:rsidR="00A55B53" w:rsidRPr="00123177" w:rsidRDefault="00A55B53" w:rsidP="00A55B53"/>
    <w:p w14:paraId="76B984AE" w14:textId="60285988" w:rsidR="00A55B53" w:rsidRPr="00123177" w:rsidRDefault="00A55B53" w:rsidP="00A55B53">
      <w:pPr>
        <w:pStyle w:val="Heading5"/>
        <w:rPr>
          <w:sz w:val="20"/>
          <w:szCs w:val="20"/>
        </w:rPr>
      </w:pPr>
      <w:r w:rsidRPr="00123177">
        <w:rPr>
          <w:sz w:val="20"/>
          <w:szCs w:val="20"/>
        </w:rPr>
        <w:t xml:space="preserve">Requirements for </w:t>
      </w:r>
      <w:r w:rsidR="00FA6A1D" w:rsidRPr="00FA6A1D">
        <w:rPr>
          <w:sz w:val="20"/>
          <w:szCs w:val="20"/>
        </w:rPr>
        <w:t>CANNM_MESSAGE_RECEIVE_TIME</w:t>
      </w:r>
      <w:r w:rsidRPr="00123177">
        <w:rPr>
          <w:rFonts w:eastAsia="Arial"/>
          <w:sz w:val="20"/>
          <w:szCs w:val="20"/>
        </w:rPr>
        <w:t xml:space="preserve"> configurable timing parameter while transition </w:t>
      </w:r>
      <w:r w:rsidR="00FA6A1D" w:rsidRPr="00FA6A1D">
        <w:rPr>
          <w:rFonts w:eastAsia="Arial"/>
          <w:sz w:val="20"/>
          <w:szCs w:val="20"/>
        </w:rPr>
        <w:t>between “Bus sleep Mode” to “Repeat Message State”</w:t>
      </w:r>
      <w:r w:rsidRPr="00123177">
        <w:rPr>
          <w:rFonts w:eastAsia="Arial"/>
          <w:color w:val="000000" w:themeColor="text1"/>
          <w:sz w:val="20"/>
          <w:szCs w:val="20"/>
        </w:rPr>
        <w:t>.</w:t>
      </w:r>
    </w:p>
    <w:p w14:paraId="46240218"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456"/>
        <w:gridCol w:w="7971"/>
      </w:tblGrid>
      <w:tr w:rsidR="00A55B53" w:rsidRPr="00123177" w14:paraId="04DFF26E"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E71285C" w14:textId="77777777" w:rsidR="00A55B53" w:rsidRPr="00123177" w:rsidRDefault="00A55B53" w:rsidP="00535342">
            <w:r w:rsidRPr="00123177">
              <w:rPr>
                <w:rFonts w:eastAsia="Arial"/>
                <w:b/>
                <w:bCs/>
                <w:szCs w:val="20"/>
              </w:rPr>
              <w:t>Term</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62642DE" w14:textId="77777777" w:rsidR="00A55B53" w:rsidRPr="00123177" w:rsidRDefault="00A55B53" w:rsidP="00535342">
            <w:r w:rsidRPr="00123177">
              <w:rPr>
                <w:rFonts w:eastAsia="Arial"/>
                <w:b/>
                <w:bCs/>
                <w:szCs w:val="20"/>
              </w:rPr>
              <w:t>Description</w:t>
            </w:r>
          </w:p>
        </w:tc>
      </w:tr>
      <w:tr w:rsidR="00FA6A1D" w:rsidRPr="00123177" w14:paraId="0147370A"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1E6406C8" w14:textId="77777777" w:rsidR="00FA6A1D" w:rsidRPr="00123177" w:rsidRDefault="00FA6A1D" w:rsidP="00FA6A1D">
            <w:r w:rsidRPr="00123177">
              <w:rPr>
                <w:rFonts w:eastAsia="Arial"/>
                <w:szCs w:val="20"/>
              </w:rPr>
              <w:t>REQ ID</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64EF8F" w14:textId="278D5974" w:rsidR="00FA6A1D" w:rsidRPr="00123177" w:rsidRDefault="00FA6A1D" w:rsidP="00FA6A1D">
            <w:r w:rsidRPr="008840CA">
              <w:rPr>
                <w:rFonts w:eastAsia="Arial"/>
                <w:color w:val="000000" w:themeColor="text1"/>
                <w:szCs w:val="20"/>
              </w:rPr>
              <w:t xml:space="preserve">SWRS_NM_APP_08 </w:t>
            </w:r>
          </w:p>
        </w:tc>
      </w:tr>
      <w:tr w:rsidR="00FA6A1D" w:rsidRPr="00123177" w14:paraId="515EB97D"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2417384D" w14:textId="77777777" w:rsidR="00FA6A1D" w:rsidRPr="00123177" w:rsidRDefault="00FA6A1D" w:rsidP="00FA6A1D">
            <w:pPr>
              <w:rPr>
                <w:rFonts w:eastAsia="Arial"/>
              </w:rPr>
            </w:pPr>
            <w:r w:rsidRPr="00123177">
              <w:rPr>
                <w:rFonts w:eastAsia="Arial"/>
              </w:rPr>
              <w:t>Customer Req ID</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D7A842" w14:textId="3D5B7000" w:rsidR="00FA6A1D" w:rsidRPr="00123177" w:rsidRDefault="00FA6A1D" w:rsidP="00FA6A1D">
            <w:pPr>
              <w:rPr>
                <w:rFonts w:eastAsia="Arial"/>
              </w:rPr>
            </w:pPr>
            <w:r w:rsidRPr="0034230F">
              <w:rPr>
                <w:rFonts w:eastAsia="Arial"/>
                <w:color w:val="000000" w:themeColor="text1"/>
              </w:rPr>
              <w:t>SDS-HVDCDC-121</w:t>
            </w:r>
          </w:p>
        </w:tc>
      </w:tr>
      <w:tr w:rsidR="00FA6A1D" w:rsidRPr="00123177" w14:paraId="704A6764" w14:textId="77777777" w:rsidTr="00535342">
        <w:tblPrEx>
          <w:tblLook w:val="0000" w:firstRow="0" w:lastRow="0" w:firstColumn="0" w:lastColumn="0" w:noHBand="0" w:noVBand="0"/>
        </w:tblPrEx>
        <w:trPr>
          <w:cantSplit/>
          <w:trHeight w:val="133"/>
        </w:trPr>
        <w:tc>
          <w:tcPr>
            <w:tcW w:w="1362" w:type="dxa"/>
            <w:tcBorders>
              <w:top w:val="single" w:sz="4" w:space="0" w:color="000000" w:themeColor="text1"/>
              <w:left w:val="single" w:sz="4" w:space="0" w:color="000000" w:themeColor="text1"/>
              <w:bottom w:val="single" w:sz="4" w:space="0" w:color="000000" w:themeColor="text1"/>
            </w:tcBorders>
          </w:tcPr>
          <w:p w14:paraId="39FED9DF" w14:textId="77777777" w:rsidR="00FA6A1D" w:rsidRPr="00123177" w:rsidRDefault="00FA6A1D" w:rsidP="00FA6A1D">
            <w:pPr>
              <w:pStyle w:val="TableText"/>
              <w:snapToGrid w:val="0"/>
            </w:pPr>
            <w:r w:rsidRPr="00123177">
              <w:t>Milestone</w:t>
            </w:r>
          </w:p>
        </w:tc>
        <w:tc>
          <w:tcPr>
            <w:tcW w:w="8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F91FED" w14:textId="1474DB32" w:rsidR="00FA6A1D" w:rsidRPr="00123177" w:rsidRDefault="00FA6A1D" w:rsidP="00FA6A1D">
            <w:pPr>
              <w:pStyle w:val="TableText"/>
              <w:snapToGrid w:val="0"/>
            </w:pPr>
            <w:r w:rsidRPr="0034230F">
              <w:rPr>
                <w:color w:val="000000" w:themeColor="text1"/>
              </w:rPr>
              <w:t>C-Sample/PF3.0 Phase-2</w:t>
            </w:r>
          </w:p>
        </w:tc>
      </w:tr>
      <w:tr w:rsidR="00FA6A1D" w:rsidRPr="00123177" w14:paraId="57F7F0B8"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716D4C2E" w14:textId="77777777" w:rsidR="00FA6A1D" w:rsidRPr="00123177" w:rsidRDefault="00FA6A1D" w:rsidP="00FA6A1D">
            <w:r w:rsidRPr="00123177">
              <w:rPr>
                <w:rFonts w:eastAsia="Arial"/>
                <w:szCs w:val="20"/>
              </w:rPr>
              <w:t>Purpose</w:t>
            </w:r>
            <w:r w:rsidRPr="00123177">
              <w:rPr>
                <w:rFonts w:eastAsia="Arial"/>
                <w:szCs w:val="20"/>
                <w:vertAlign w:val="superscript"/>
              </w:rPr>
              <w:t>1</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1078D3" w14:textId="736B7B20" w:rsidR="00FA6A1D" w:rsidRPr="00123177" w:rsidRDefault="00FA6A1D" w:rsidP="00FA6A1D">
            <w:pPr>
              <w:rPr>
                <w:rFonts w:eastAsia="Arial"/>
              </w:rPr>
            </w:pPr>
            <w:r w:rsidRPr="0034230F">
              <w:rPr>
                <w:rFonts w:eastAsia="Arial"/>
                <w:color w:val="000000" w:themeColor="text1"/>
              </w:rPr>
              <w:t xml:space="preserve">The HVDCDC shall use configurable timing parameter like CANNM_MESSAGE_RECEIVE_TIME which is used for the transition between “Bus sleep </w:t>
            </w:r>
            <w:r>
              <w:rPr>
                <w:rFonts w:eastAsia="Arial"/>
                <w:color w:val="000000" w:themeColor="text1"/>
              </w:rPr>
              <w:t>Mode</w:t>
            </w:r>
            <w:r w:rsidRPr="0034230F">
              <w:rPr>
                <w:rFonts w:eastAsia="Arial"/>
                <w:color w:val="000000" w:themeColor="text1"/>
              </w:rPr>
              <w:t>” to “Repeat Message State”</w:t>
            </w:r>
          </w:p>
        </w:tc>
      </w:tr>
      <w:tr w:rsidR="00FA6A1D" w:rsidRPr="00123177" w14:paraId="645D2816"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DDABA47" w14:textId="77777777" w:rsidR="00FA6A1D" w:rsidRPr="00123177" w:rsidRDefault="00FA6A1D" w:rsidP="00FA6A1D">
            <w:r w:rsidRPr="00123177">
              <w:rPr>
                <w:rFonts w:eastAsia="Arial"/>
                <w:szCs w:val="20"/>
              </w:rPr>
              <w:t xml:space="preserve">Derived Requirement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29242A" w14:textId="588AFE6F" w:rsidR="00FA6A1D" w:rsidRPr="00123177" w:rsidRDefault="00FA6A1D" w:rsidP="00FA6A1D">
            <w:r w:rsidRPr="0034230F">
              <w:rPr>
                <w:rFonts w:eastAsia="Arial"/>
                <w:color w:val="000000" w:themeColor="text1"/>
              </w:rPr>
              <w:t>No Such derived requirement is applicable.</w:t>
            </w:r>
          </w:p>
        </w:tc>
      </w:tr>
      <w:tr w:rsidR="00FA6A1D" w:rsidRPr="00123177" w14:paraId="441B7C7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8ED2969" w14:textId="4B8AAB5A" w:rsidR="00FA6A1D" w:rsidRPr="00123177" w:rsidRDefault="00FA6A1D" w:rsidP="00FA6A1D">
            <w:pPr>
              <w:rPr>
                <w:rFonts w:eastAsia="Arial"/>
                <w:szCs w:val="20"/>
              </w:rPr>
            </w:pPr>
            <w:r>
              <w:rPr>
                <w:rFonts w:eastAsia="Arial"/>
                <w:szCs w:val="20"/>
              </w:rPr>
              <w:t>Requirement Priority</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5A8133" w14:textId="11916612" w:rsidR="00FA6A1D" w:rsidRPr="0034230F" w:rsidRDefault="00FA6A1D" w:rsidP="00FA6A1D">
            <w:pPr>
              <w:rPr>
                <w:rFonts w:eastAsia="Arial"/>
                <w:color w:val="000000" w:themeColor="text1"/>
              </w:rPr>
            </w:pPr>
            <w:r>
              <w:rPr>
                <w:rFonts w:eastAsia="Arial"/>
                <w:color w:val="000000" w:themeColor="text1"/>
              </w:rPr>
              <w:t>High</w:t>
            </w:r>
          </w:p>
        </w:tc>
      </w:tr>
      <w:tr w:rsidR="00FA6A1D" w:rsidRPr="00123177" w14:paraId="396A0259"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4D7C31C" w14:textId="77777777" w:rsidR="00FA6A1D" w:rsidRPr="00123177" w:rsidRDefault="00FA6A1D" w:rsidP="00FA6A1D">
            <w:r w:rsidRPr="00123177">
              <w:rPr>
                <w:rFonts w:eastAsia="Arial"/>
                <w:szCs w:val="20"/>
              </w:rPr>
              <w:t>Access Restrictions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4FCE26" w14:textId="77777777" w:rsidR="00FA6A1D" w:rsidRPr="0034230F" w:rsidRDefault="00FA6A1D" w:rsidP="00FA6A1D">
            <w:pPr>
              <w:rPr>
                <w:rFonts w:eastAsia="Arial"/>
                <w:color w:val="000000" w:themeColor="text1"/>
                <w:szCs w:val="20"/>
              </w:rPr>
            </w:pPr>
            <w:r w:rsidRPr="0034230F">
              <w:rPr>
                <w:rFonts w:eastAsia="Arial"/>
                <w:color w:val="000000" w:themeColor="text1"/>
                <w:szCs w:val="20"/>
              </w:rPr>
              <w:t>No Specific access restrictions is applicable.</w:t>
            </w:r>
          </w:p>
          <w:p w14:paraId="6F8AC30F" w14:textId="77777777" w:rsidR="00FA6A1D" w:rsidRPr="00123177" w:rsidRDefault="00FA6A1D" w:rsidP="00FA6A1D"/>
        </w:tc>
      </w:tr>
      <w:tr w:rsidR="00FA6A1D" w:rsidRPr="00123177" w14:paraId="7B2A0109"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2E8D963" w14:textId="77777777" w:rsidR="00FA6A1D" w:rsidRPr="00123177" w:rsidRDefault="00FA6A1D" w:rsidP="00FA6A1D">
            <w:r w:rsidRPr="00123177">
              <w:rPr>
                <w:rFonts w:eastAsia="Arial"/>
                <w:szCs w:val="20"/>
              </w:rPr>
              <w:t>Input(s)</w:t>
            </w:r>
            <w:r w:rsidRPr="00123177">
              <w:rPr>
                <w:rFonts w:eastAsia="Arial"/>
                <w:b/>
                <w:bCs/>
                <w:szCs w:val="20"/>
              </w:rPr>
              <w:t xml:space="preserve">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A4823C" w14:textId="77777777" w:rsidR="00FA6A1D" w:rsidRPr="0034230F" w:rsidRDefault="00FA6A1D" w:rsidP="00FA6A1D">
            <w:pPr>
              <w:rPr>
                <w:rFonts w:eastAsia="Arial"/>
                <w:color w:val="000000" w:themeColor="text1"/>
              </w:rPr>
            </w:pPr>
            <w:r w:rsidRPr="0034230F">
              <w:rPr>
                <w:rFonts w:eastAsia="Arial"/>
                <w:color w:val="000000" w:themeColor="text1"/>
              </w:rPr>
              <w:t>1. The parameter CANNM_MESSAGE_RECEIVE_TIME shall be used for the transition between Bus sleep state to Repeat Message State with configurable value HVDCDC_CAL.</w:t>
            </w:r>
          </w:p>
          <w:p w14:paraId="58CE3DE9" w14:textId="77777777" w:rsidR="00FA6A1D" w:rsidRPr="00123177" w:rsidRDefault="00FA6A1D" w:rsidP="00FA6A1D">
            <w:pPr>
              <w:rPr>
                <w:rFonts w:eastAsia="Arial"/>
              </w:rPr>
            </w:pPr>
          </w:p>
        </w:tc>
      </w:tr>
      <w:tr w:rsidR="00FA6A1D" w:rsidRPr="00123177" w14:paraId="49DE1221"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576BDF8" w14:textId="77777777" w:rsidR="00FA6A1D" w:rsidRPr="00123177" w:rsidRDefault="00FA6A1D" w:rsidP="00FA6A1D">
            <w:r w:rsidRPr="00123177">
              <w:rPr>
                <w:rFonts w:eastAsia="Arial"/>
                <w:szCs w:val="20"/>
              </w:rPr>
              <w:t>Output(s)</w:t>
            </w:r>
            <w:r w:rsidRPr="00123177">
              <w:rPr>
                <w:rFonts w:eastAsia="Arial"/>
                <w:b/>
                <w:bCs/>
                <w:szCs w:val="20"/>
              </w:rPr>
              <w:t xml:space="preserve">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25305B" w14:textId="77777777" w:rsidR="00FA6A1D" w:rsidRPr="0034230F" w:rsidRDefault="00FA6A1D" w:rsidP="00FA6A1D">
            <w:pPr>
              <w:rPr>
                <w:rFonts w:eastAsia="Arial"/>
                <w:color w:val="000000" w:themeColor="text1"/>
              </w:rPr>
            </w:pPr>
            <w:r w:rsidRPr="0034230F">
              <w:rPr>
                <w:rFonts w:eastAsia="Arial"/>
                <w:color w:val="000000" w:themeColor="text1"/>
              </w:rPr>
              <w:t xml:space="preserve">1. The parameter CANNM_MESSAGE_RECEIVE_TIME shall be configurable with value HVDCDC_CAL. </w:t>
            </w:r>
          </w:p>
          <w:p w14:paraId="698C63D0" w14:textId="77777777" w:rsidR="00FA6A1D" w:rsidRPr="00123177" w:rsidRDefault="00FA6A1D" w:rsidP="00FA6A1D">
            <w:pPr>
              <w:rPr>
                <w:rFonts w:eastAsia="Arial"/>
              </w:rPr>
            </w:pPr>
          </w:p>
        </w:tc>
      </w:tr>
      <w:tr w:rsidR="00FA6A1D" w:rsidRPr="00123177" w14:paraId="3F25DEE1"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76A6795" w14:textId="77777777" w:rsidR="00FA6A1D" w:rsidRPr="00123177" w:rsidRDefault="00FA6A1D" w:rsidP="00FA6A1D">
            <w:r w:rsidRPr="00123177">
              <w:rPr>
                <w:rFonts w:eastAsia="Arial"/>
                <w:szCs w:val="20"/>
              </w:rPr>
              <w:t>Process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BCF6F0" w14:textId="77777777" w:rsidR="00FA6A1D" w:rsidRPr="0034230F" w:rsidRDefault="00FA6A1D" w:rsidP="00FA6A1D">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 xml:space="preserve">1. Configure the parameter </w:t>
            </w:r>
            <w:r w:rsidRPr="0034230F">
              <w:rPr>
                <w:rFonts w:eastAsia="Arial"/>
                <w:color w:val="000000" w:themeColor="text1"/>
              </w:rPr>
              <w:t>CANNM_MESSAGE_RECEIVE_TIME</w:t>
            </w:r>
            <w:r w:rsidRPr="0034230F">
              <w:rPr>
                <w:rFonts w:ascii="Arial" w:hAnsi="Arial" w:cs="Arial"/>
                <w:color w:val="000000" w:themeColor="text1"/>
                <w:sz w:val="20"/>
                <w:szCs w:val="20"/>
              </w:rPr>
              <w:t>.</w:t>
            </w:r>
          </w:p>
          <w:p w14:paraId="7E19CEF7" w14:textId="7E5A33F8" w:rsidR="00FA6A1D" w:rsidRPr="00123177" w:rsidRDefault="00FA6A1D" w:rsidP="00FA6A1D">
            <w:pPr>
              <w:pStyle w:val="NormalWeb"/>
              <w:spacing w:before="0" w:beforeAutospacing="0" w:after="0" w:afterAutospacing="0"/>
              <w:rPr>
                <w:rFonts w:eastAsia="Arial"/>
              </w:rPr>
            </w:pPr>
            <w:r w:rsidRPr="0034230F">
              <w:rPr>
                <w:rFonts w:ascii="Arial" w:hAnsi="Arial" w:cs="Arial"/>
                <w:color w:val="000000" w:themeColor="text1"/>
                <w:sz w:val="20"/>
                <w:szCs w:val="20"/>
              </w:rPr>
              <w:t xml:space="preserve">2. HVDCDC should transition from “Bus Sleep State” to the "Repeat Message" state" of Network Management upon </w:t>
            </w:r>
            <w:r w:rsidRPr="0034230F">
              <w:rPr>
                <w:rFonts w:eastAsia="Arial"/>
                <w:color w:val="000000" w:themeColor="text1"/>
              </w:rPr>
              <w:t>“NMZC1Message_Hybrid_ASR_PDU” message receive</w:t>
            </w:r>
            <w:r w:rsidRPr="0034230F">
              <w:rPr>
                <w:rFonts w:ascii="Arial" w:hAnsi="Arial" w:cs="Arial"/>
                <w:color w:val="000000" w:themeColor="text1"/>
                <w:sz w:val="20"/>
                <w:szCs w:val="20"/>
              </w:rPr>
              <w:t>.</w:t>
            </w:r>
          </w:p>
        </w:tc>
      </w:tr>
      <w:tr w:rsidR="00FA6A1D" w:rsidRPr="00123177" w14:paraId="401D4C8B" w14:textId="77777777" w:rsidTr="00535342">
        <w:trPr>
          <w:trHeight w:val="355"/>
        </w:trPr>
        <w:tc>
          <w:tcPr>
            <w:tcW w:w="1362" w:type="dxa"/>
            <w:tcBorders>
              <w:top w:val="single" w:sz="8" w:space="0" w:color="000000" w:themeColor="text1"/>
              <w:left w:val="single" w:sz="8" w:space="0" w:color="000000" w:themeColor="text1"/>
              <w:bottom w:val="single" w:sz="8" w:space="0" w:color="000000" w:themeColor="text1"/>
              <w:right w:val="nil"/>
            </w:tcBorders>
          </w:tcPr>
          <w:p w14:paraId="2AE42F09" w14:textId="77777777" w:rsidR="00FA6A1D" w:rsidRPr="00123177" w:rsidRDefault="00FA6A1D" w:rsidP="00FA6A1D">
            <w:r w:rsidRPr="00123177">
              <w:rPr>
                <w:rFonts w:eastAsia="Arial"/>
                <w:szCs w:val="20"/>
              </w:rPr>
              <w:t>Mandatory Fields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ED492F" w14:textId="46BBF127" w:rsidR="00FA6A1D" w:rsidRPr="00123177" w:rsidRDefault="00FA6A1D" w:rsidP="00FA6A1D">
            <w:r w:rsidRPr="0034230F">
              <w:rPr>
                <w:color w:val="000000" w:themeColor="text1"/>
              </w:rPr>
              <w:t>No such mandatory fields are applicable.</w:t>
            </w:r>
          </w:p>
        </w:tc>
      </w:tr>
      <w:tr w:rsidR="00FA6A1D" w:rsidRPr="00123177" w14:paraId="5CD4675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F0E3A60" w14:textId="77777777" w:rsidR="00FA6A1D" w:rsidRPr="00123177" w:rsidRDefault="00FA6A1D" w:rsidP="00FA6A1D">
            <w:r w:rsidRPr="00123177">
              <w:rPr>
                <w:rFonts w:eastAsia="Arial"/>
                <w:szCs w:val="20"/>
              </w:rPr>
              <w:t>Pre-Loaded Values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EB2417" w14:textId="331F4C1F" w:rsidR="00FA6A1D" w:rsidRPr="00123177" w:rsidRDefault="00FA6A1D" w:rsidP="00FA6A1D">
            <w:pPr>
              <w:rPr>
                <w:rFonts w:eastAsia="Arial"/>
              </w:rPr>
            </w:pPr>
            <w:r w:rsidRPr="0034230F">
              <w:rPr>
                <w:color w:val="000000" w:themeColor="text1"/>
              </w:rPr>
              <w:t xml:space="preserve">1. Configure the </w:t>
            </w:r>
            <w:r w:rsidRPr="0034230F">
              <w:rPr>
                <w:rFonts w:eastAsia="Arial"/>
                <w:color w:val="000000" w:themeColor="text1"/>
              </w:rPr>
              <w:t>parameter CANNM_MESSAGE_RECEIVE_TIME with default value.</w:t>
            </w:r>
          </w:p>
        </w:tc>
      </w:tr>
      <w:tr w:rsidR="00FA6A1D" w:rsidRPr="00123177" w14:paraId="6C01EFD6"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B8C438C" w14:textId="77777777" w:rsidR="00FA6A1D" w:rsidRPr="00123177" w:rsidRDefault="00FA6A1D" w:rsidP="00FA6A1D">
            <w:r w:rsidRPr="00123177">
              <w:rPr>
                <w:rFonts w:eastAsia="Arial"/>
                <w:szCs w:val="20"/>
              </w:rPr>
              <w:lastRenderedPageBreak/>
              <w:t>Default Values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0849BF" w14:textId="7981E24F" w:rsidR="00FA6A1D" w:rsidRPr="00123177" w:rsidRDefault="00FA6A1D" w:rsidP="00FA6A1D">
            <w:r w:rsidRPr="0034230F">
              <w:rPr>
                <w:color w:val="000000" w:themeColor="text1"/>
                <w:szCs w:val="20"/>
              </w:rPr>
              <w:t>Default values shall be applicable with respect to Pre-Loaded Values</w:t>
            </w:r>
          </w:p>
        </w:tc>
      </w:tr>
      <w:tr w:rsidR="00FA6A1D" w:rsidRPr="00123177" w14:paraId="496C1B8B"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15AE193" w14:textId="77777777" w:rsidR="00FA6A1D" w:rsidRPr="00123177" w:rsidRDefault="00FA6A1D" w:rsidP="00FA6A1D">
            <w:r w:rsidRPr="00123177">
              <w:rPr>
                <w:rFonts w:eastAsia="Arial"/>
                <w:szCs w:val="20"/>
              </w:rPr>
              <w:t>Valid range of Values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8C8F8E" w14:textId="0863C6FC" w:rsidR="00FA6A1D" w:rsidRPr="00123177" w:rsidRDefault="00FA6A1D" w:rsidP="00FA6A1D">
            <w:r w:rsidRPr="0034230F">
              <w:rPr>
                <w:color w:val="000000" w:themeColor="text1"/>
                <w:szCs w:val="20"/>
              </w:rPr>
              <w:t>Valid range value is not required.</w:t>
            </w:r>
          </w:p>
        </w:tc>
      </w:tr>
      <w:tr w:rsidR="00FA6A1D" w:rsidRPr="00123177" w14:paraId="60678CFD"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3697EFC" w14:textId="77777777" w:rsidR="00FA6A1D" w:rsidRPr="00123177" w:rsidRDefault="00FA6A1D" w:rsidP="00FA6A1D">
            <w:r w:rsidRPr="00123177">
              <w:rPr>
                <w:rFonts w:eastAsia="Arial"/>
                <w:szCs w:val="20"/>
              </w:rPr>
              <w:t xml:space="preserve">Data Latency Period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395B12" w14:textId="7291945C" w:rsidR="00FA6A1D" w:rsidRPr="00123177" w:rsidRDefault="00FA6A1D" w:rsidP="00FA6A1D">
            <w:r w:rsidRPr="0034230F">
              <w:rPr>
                <w:color w:val="000000" w:themeColor="text1"/>
                <w:szCs w:val="20"/>
              </w:rPr>
              <w:t>Data latency period is not applicable</w:t>
            </w:r>
          </w:p>
        </w:tc>
      </w:tr>
      <w:tr w:rsidR="00FA6A1D" w:rsidRPr="00123177" w14:paraId="4D4DE5A3"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F98C2BD" w14:textId="77777777" w:rsidR="00FA6A1D" w:rsidRPr="00123177" w:rsidRDefault="00FA6A1D" w:rsidP="00FA6A1D">
            <w:r w:rsidRPr="00123177">
              <w:rPr>
                <w:rFonts w:eastAsia="Arial"/>
                <w:szCs w:val="20"/>
              </w:rPr>
              <w:t xml:space="preserve">Data Retention Period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73BE07" w14:textId="45B1E29E" w:rsidR="00FA6A1D" w:rsidRPr="00123177" w:rsidRDefault="00FA6A1D" w:rsidP="00FA6A1D">
            <w:r w:rsidRPr="0034230F">
              <w:rPr>
                <w:color w:val="000000" w:themeColor="text1"/>
                <w:szCs w:val="20"/>
              </w:rPr>
              <w:t>Data Retention period is not applicable.</w:t>
            </w:r>
          </w:p>
        </w:tc>
      </w:tr>
      <w:tr w:rsidR="00FA6A1D" w:rsidRPr="00123177" w14:paraId="7D513743"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06F88EA" w14:textId="77777777" w:rsidR="00FA6A1D" w:rsidRPr="00123177" w:rsidRDefault="00FA6A1D" w:rsidP="00FA6A1D">
            <w:r w:rsidRPr="00123177">
              <w:rPr>
                <w:rFonts w:eastAsia="Arial"/>
                <w:szCs w:val="20"/>
              </w:rPr>
              <w:t>Data Rate/ &lt;Daily&gt; Number of transaction</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E445AA" w14:textId="0D345AFC" w:rsidR="00FA6A1D" w:rsidRPr="00123177" w:rsidRDefault="00FA6A1D" w:rsidP="00FA6A1D">
            <w:r w:rsidRPr="0034230F">
              <w:rPr>
                <w:color w:val="000000" w:themeColor="text1"/>
                <w:szCs w:val="20"/>
              </w:rPr>
              <w:t>Data rate is not applicable.</w:t>
            </w:r>
          </w:p>
        </w:tc>
      </w:tr>
      <w:tr w:rsidR="00FA6A1D" w:rsidRPr="00123177" w14:paraId="2A200FC9"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FC2017F" w14:textId="77777777" w:rsidR="00FA6A1D" w:rsidRPr="00123177" w:rsidRDefault="00FA6A1D" w:rsidP="00FA6A1D">
            <w:r w:rsidRPr="00123177">
              <w:rPr>
                <w:rFonts w:eastAsia="Arial"/>
                <w:szCs w:val="20"/>
              </w:rPr>
              <w:t>External Events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C03E3A" w14:textId="23324D05" w:rsidR="00FA6A1D" w:rsidRPr="00123177" w:rsidRDefault="00FA6A1D" w:rsidP="00FA6A1D">
            <w:pPr>
              <w:spacing w:line="259" w:lineRule="auto"/>
            </w:pPr>
            <w:r w:rsidRPr="0034230F">
              <w:rPr>
                <w:color w:val="000000" w:themeColor="text1"/>
                <w:szCs w:val="20"/>
              </w:rPr>
              <w:t>External event is not required.</w:t>
            </w:r>
          </w:p>
        </w:tc>
      </w:tr>
      <w:tr w:rsidR="00FA6A1D" w:rsidRPr="00123177" w14:paraId="6095E51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B0A6E42" w14:textId="77777777" w:rsidR="00FA6A1D" w:rsidRPr="00123177" w:rsidRDefault="00FA6A1D" w:rsidP="00FA6A1D">
            <w:r w:rsidRPr="00123177">
              <w:rPr>
                <w:rFonts w:eastAsia="Arial"/>
                <w:szCs w:val="20"/>
              </w:rPr>
              <w:t>Temporal Events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34A474" w14:textId="28C88F60" w:rsidR="00FA6A1D" w:rsidRPr="00123177" w:rsidRDefault="00FA6A1D" w:rsidP="00FA6A1D">
            <w:r w:rsidRPr="0034230F">
              <w:rPr>
                <w:color w:val="000000" w:themeColor="text1"/>
                <w:szCs w:val="20"/>
              </w:rPr>
              <w:t>Temporal event is not applicable.</w:t>
            </w:r>
          </w:p>
        </w:tc>
      </w:tr>
      <w:tr w:rsidR="00FA6A1D" w:rsidRPr="00123177" w14:paraId="1361358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1833D62" w14:textId="77777777" w:rsidR="00FA6A1D" w:rsidRPr="00123177" w:rsidRDefault="00FA6A1D" w:rsidP="00FA6A1D">
            <w:r w:rsidRPr="00123177">
              <w:rPr>
                <w:rFonts w:eastAsia="Arial"/>
                <w:szCs w:val="20"/>
              </w:rPr>
              <w:t xml:space="preserve">Validation Rules/ </w:t>
            </w:r>
          </w:p>
          <w:p w14:paraId="52D6CD1D" w14:textId="77777777" w:rsidR="00FA6A1D" w:rsidRPr="00123177" w:rsidRDefault="00FA6A1D" w:rsidP="00FA6A1D">
            <w:r w:rsidRPr="00123177">
              <w:rPr>
                <w:rFonts w:eastAsia="Arial"/>
                <w:szCs w:val="20"/>
              </w:rPr>
              <w:t>Verification criteria</w:t>
            </w:r>
            <w:r w:rsidRPr="00123177">
              <w:rPr>
                <w:rFonts w:eastAsia="Arial"/>
                <w:szCs w:val="20"/>
                <w:vertAlign w:val="superscript"/>
              </w:rPr>
              <w:t>2</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4DF800" w14:textId="001EE02A" w:rsidR="00FA6A1D" w:rsidRDefault="00FA6A1D" w:rsidP="00FA6A1D">
            <w:pPr>
              <w:rPr>
                <w:rFonts w:eastAsia="Arial"/>
                <w:color w:val="000000" w:themeColor="text1"/>
              </w:rPr>
            </w:pPr>
            <w:r>
              <w:rPr>
                <w:color w:val="000000" w:themeColor="text1"/>
              </w:rPr>
              <w:t xml:space="preserve">1. </w:t>
            </w:r>
            <w:r w:rsidRPr="00FA6A1D">
              <w:rPr>
                <w:rFonts w:eastAsia="Arial"/>
                <w:color w:val="000000" w:themeColor="text1"/>
              </w:rPr>
              <w:t xml:space="preserve">Verify that </w:t>
            </w:r>
            <w:r w:rsidRPr="0034230F">
              <w:rPr>
                <w:rFonts w:eastAsia="Arial"/>
                <w:color w:val="000000" w:themeColor="text1"/>
              </w:rPr>
              <w:t>the time required for transition from Prepare bus sleep state to Bus sleep state shall be equal to</w:t>
            </w:r>
            <w:r w:rsidRPr="00FA6A1D">
              <w:rPr>
                <w:rFonts w:eastAsia="Arial"/>
                <w:color w:val="000000" w:themeColor="text1"/>
              </w:rPr>
              <w:t xml:space="preserve"> </w:t>
            </w:r>
            <w:r w:rsidRPr="0034230F">
              <w:rPr>
                <w:rFonts w:eastAsia="Arial"/>
                <w:color w:val="000000" w:themeColor="text1"/>
              </w:rPr>
              <w:t>CANNM_MESSAGE_RECEIVE_TIME</w:t>
            </w:r>
            <w:r w:rsidRPr="00FA6A1D">
              <w:rPr>
                <w:rFonts w:eastAsia="Arial"/>
                <w:color w:val="000000" w:themeColor="text1"/>
              </w:rPr>
              <w:t xml:space="preserve">. </w:t>
            </w:r>
            <w:r w:rsidRPr="0034230F">
              <w:rPr>
                <w:rFonts w:eastAsia="Arial"/>
                <w:color w:val="000000" w:themeColor="text1"/>
              </w:rPr>
              <w:t xml:space="preserve"> </w:t>
            </w:r>
          </w:p>
          <w:p w14:paraId="1183209C" w14:textId="77777777" w:rsidR="00FA6A1D" w:rsidRPr="00FA6A1D" w:rsidRDefault="00FA6A1D" w:rsidP="00FA6A1D">
            <w:pPr>
              <w:rPr>
                <w:rFonts w:eastAsia="Arial"/>
                <w:color w:val="000000" w:themeColor="text1"/>
              </w:rPr>
            </w:pPr>
          </w:p>
          <w:p w14:paraId="1587BCC3" w14:textId="0BAFC3A1" w:rsidR="00FA6A1D" w:rsidRPr="00123177" w:rsidRDefault="00FA6A1D" w:rsidP="00FA6A1D">
            <w:pPr>
              <w:rPr>
                <w:rFonts w:eastAsia="Arial"/>
              </w:rPr>
            </w:pPr>
            <w:r w:rsidRPr="00FA6A1D">
              <w:rPr>
                <w:rFonts w:eastAsia="Arial"/>
                <w:color w:val="000000" w:themeColor="text1"/>
              </w:rPr>
              <w:t xml:space="preserve">2. Verify the transition time by providing different for </w:t>
            </w:r>
            <w:r w:rsidRPr="0034230F">
              <w:rPr>
                <w:rFonts w:eastAsia="Arial"/>
                <w:color w:val="000000" w:themeColor="text1"/>
              </w:rPr>
              <w:t>CANNM_MESSAGE_RECEIVE_Time</w:t>
            </w:r>
          </w:p>
        </w:tc>
      </w:tr>
      <w:tr w:rsidR="00A55B53" w:rsidRPr="00123177" w14:paraId="67CE05AD"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34FF1E3" w14:textId="77777777" w:rsidR="00A55B53" w:rsidRPr="00123177" w:rsidRDefault="00A55B53" w:rsidP="00535342">
            <w:r w:rsidRPr="00123177">
              <w:rPr>
                <w:rFonts w:eastAsia="Arial"/>
                <w:szCs w:val="20"/>
              </w:rPr>
              <w:t>Constraints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FF4383" w14:textId="77777777" w:rsidR="00A55B53" w:rsidRPr="00123177" w:rsidRDefault="00A55B53" w:rsidP="00535342">
            <w:r w:rsidRPr="00123177">
              <w:rPr>
                <w:szCs w:val="20"/>
              </w:rPr>
              <w:t>Constraints is not applicable.</w:t>
            </w:r>
          </w:p>
        </w:tc>
      </w:tr>
      <w:tr w:rsidR="00A55B53" w:rsidRPr="00123177" w14:paraId="006EFC56"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5BCBF3F" w14:textId="77777777" w:rsidR="00A55B53" w:rsidRPr="00123177" w:rsidRDefault="00A55B53" w:rsidP="00535342">
            <w:r w:rsidRPr="00123177">
              <w:rPr>
                <w:rFonts w:eastAsia="Arial"/>
                <w:szCs w:val="20"/>
              </w:rPr>
              <w:t>Effects on other systems/sub system</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01C854" w14:textId="77777777" w:rsidR="00A55B53" w:rsidRPr="00123177" w:rsidRDefault="00A55B53" w:rsidP="00535342">
            <w:r w:rsidRPr="00123177">
              <w:rPr>
                <w:szCs w:val="20"/>
              </w:rPr>
              <w:t>No effects on other system</w:t>
            </w:r>
          </w:p>
        </w:tc>
      </w:tr>
      <w:tr w:rsidR="00A55B53" w:rsidRPr="00123177" w14:paraId="4E088E63"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CD31D19" w14:textId="77777777" w:rsidR="00A55B53" w:rsidRPr="00123177" w:rsidRDefault="00A55B53" w:rsidP="00535342">
            <w:r w:rsidRPr="00123177">
              <w:rPr>
                <w:rFonts w:eastAsia="Arial"/>
                <w:szCs w:val="20"/>
              </w:rPr>
              <w:t>Testability with respect to test environment</w:t>
            </w:r>
          </w:p>
          <w:p w14:paraId="0A102838" w14:textId="77777777" w:rsidR="00A55B53" w:rsidRPr="00123177" w:rsidRDefault="00A55B53" w:rsidP="00535342">
            <w:r w:rsidRPr="00123177">
              <w:rPr>
                <w:rFonts w:eastAsia="Arial"/>
                <w:szCs w:val="20"/>
              </w:rPr>
              <w:t>(Yes/No)</w:t>
            </w:r>
          </w:p>
          <w:p w14:paraId="28E3AD02" w14:textId="77777777" w:rsidR="00A55B53" w:rsidRPr="00123177" w:rsidRDefault="00A55B53" w:rsidP="00535342">
            <w:r w:rsidRPr="00123177">
              <w:rPr>
                <w:rFonts w:eastAsia="Arial"/>
                <w:i/>
                <w:iCs/>
                <w:szCs w:val="20"/>
              </w:rPr>
              <w:t>Note: Mention in which phase of testing, this requirement will be tested</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70F633" w14:textId="77777777" w:rsidR="00A55B53" w:rsidRPr="00123177" w:rsidRDefault="00A55B53" w:rsidP="00535342">
            <w:pPr>
              <w:pStyle w:val="TableText"/>
              <w:snapToGrid w:val="0"/>
            </w:pPr>
            <w:r w:rsidRPr="00123177">
              <w:t>YES</w:t>
            </w:r>
          </w:p>
          <w:p w14:paraId="25A1DF84" w14:textId="77777777" w:rsidR="00A55B53" w:rsidRPr="00123177" w:rsidRDefault="00A55B53" w:rsidP="00535342"/>
        </w:tc>
      </w:tr>
      <w:tr w:rsidR="00A55B53" w:rsidRPr="00123177" w14:paraId="70CAA1E2"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94B5816" w14:textId="77777777" w:rsidR="00A55B53" w:rsidRPr="00123177" w:rsidRDefault="00A55B53" w:rsidP="00535342">
            <w:r w:rsidRPr="00123177">
              <w:rPr>
                <w:rFonts w:eastAsia="Arial"/>
                <w:szCs w:val="20"/>
              </w:rPr>
              <w:t>Feasible within project constraints</w:t>
            </w:r>
          </w:p>
          <w:p w14:paraId="1A7F21F4" w14:textId="77777777" w:rsidR="00A55B53" w:rsidRPr="00123177" w:rsidRDefault="00A55B53" w:rsidP="00535342">
            <w:r w:rsidRPr="00123177">
              <w:rPr>
                <w:rFonts w:eastAsia="Arial"/>
                <w:szCs w:val="20"/>
              </w:rPr>
              <w:t>(Yes/No)</w:t>
            </w:r>
          </w:p>
          <w:p w14:paraId="1A465EF1" w14:textId="77777777" w:rsidR="00A55B53" w:rsidRPr="00123177" w:rsidRDefault="00A55B53" w:rsidP="00535342">
            <w:r w:rsidRPr="00123177">
              <w:rPr>
                <w:rFonts w:eastAsia="Arial"/>
                <w:i/>
                <w:iCs/>
                <w:szCs w:val="20"/>
              </w:rPr>
              <w:t xml:space="preserve">Note: Add the impact </w:t>
            </w:r>
            <w:r w:rsidRPr="00123177">
              <w:rPr>
                <w:rFonts w:eastAsia="Arial"/>
                <w:i/>
                <w:iCs/>
                <w:szCs w:val="20"/>
              </w:rPr>
              <w:lastRenderedPageBreak/>
              <w:t>of requirement on operating environment defined in section 4.2</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B4FA1A" w14:textId="77777777" w:rsidR="00A55B53" w:rsidRPr="00123177" w:rsidRDefault="00A55B53" w:rsidP="00535342">
            <w:pPr>
              <w:pStyle w:val="TableText"/>
              <w:snapToGrid w:val="0"/>
            </w:pPr>
            <w:r w:rsidRPr="00123177">
              <w:lastRenderedPageBreak/>
              <w:t>YES</w:t>
            </w:r>
          </w:p>
          <w:p w14:paraId="71EB73E9" w14:textId="77777777" w:rsidR="00A55B53" w:rsidRPr="00123177" w:rsidRDefault="00A55B53" w:rsidP="00535342"/>
        </w:tc>
      </w:tr>
      <w:tr w:rsidR="00A55B53" w:rsidRPr="00123177" w14:paraId="3409A88F"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8B15F34" w14:textId="77777777" w:rsidR="00A55B53" w:rsidRPr="00123177" w:rsidRDefault="00A55B53" w:rsidP="00535342">
            <w:r w:rsidRPr="00123177">
              <w:rPr>
                <w:rFonts w:eastAsia="Arial"/>
                <w:szCs w:val="20"/>
              </w:rPr>
              <w:t>Critical</w:t>
            </w:r>
          </w:p>
          <w:p w14:paraId="379E0A5C" w14:textId="77777777" w:rsidR="00A55B53" w:rsidRPr="00123177" w:rsidRDefault="00A55B53" w:rsidP="00535342">
            <w:r w:rsidRPr="00123177">
              <w:rPr>
                <w:rFonts w:eastAsia="Arial"/>
                <w:szCs w:val="20"/>
              </w:rPr>
              <w:t>(Yes/No)</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00354D" w14:textId="77777777" w:rsidR="00A55B53" w:rsidRPr="00123177" w:rsidRDefault="00A55B53" w:rsidP="00535342">
            <w:r w:rsidRPr="00123177">
              <w:t>YES</w:t>
            </w:r>
          </w:p>
        </w:tc>
      </w:tr>
      <w:tr w:rsidR="00A55B53" w:rsidRPr="00123177" w14:paraId="1F779DE1"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1944AC4" w14:textId="77777777" w:rsidR="00A55B53" w:rsidRPr="00123177" w:rsidRDefault="00A55B53" w:rsidP="00535342">
            <w:pPr>
              <w:rPr>
                <w:rFonts w:eastAsia="Arial"/>
                <w:szCs w:val="20"/>
              </w:rPr>
            </w:pPr>
            <w:r w:rsidRPr="00123177">
              <w:t>Acceptance Criteria</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0532B8" w14:textId="77777777" w:rsidR="00A55B53" w:rsidRPr="00123177" w:rsidRDefault="00A55B53" w:rsidP="00535342">
            <w:r w:rsidRPr="00123177">
              <w:t>Acceptance Criteria for this requirement should be as per SECTION-6 ACCEPTANCE CRITERIA</w:t>
            </w:r>
          </w:p>
        </w:tc>
      </w:tr>
    </w:tbl>
    <w:p w14:paraId="4AF07CD5" w14:textId="77777777" w:rsidR="00A55B53" w:rsidRPr="00123177" w:rsidRDefault="00A55B53" w:rsidP="00A55B53">
      <w:pPr>
        <w:pStyle w:val="BodyText"/>
        <w:rPr>
          <w:b/>
          <w:bCs/>
        </w:rPr>
      </w:pPr>
    </w:p>
    <w:p w14:paraId="06F1C4C9" w14:textId="77777777" w:rsidR="00A55B53" w:rsidRPr="00123177" w:rsidRDefault="00A55B53" w:rsidP="00A55B53">
      <w:pPr>
        <w:pStyle w:val="BodyText"/>
        <w:rPr>
          <w:b/>
          <w:bCs/>
        </w:rPr>
      </w:pPr>
    </w:p>
    <w:p w14:paraId="0416F87D" w14:textId="77777777" w:rsidR="00A55B53" w:rsidRPr="00123177" w:rsidRDefault="00A55B53" w:rsidP="00A55B53"/>
    <w:p w14:paraId="00477FFF" w14:textId="1029BFB5" w:rsidR="00A55B53" w:rsidRPr="00123177" w:rsidRDefault="00A55B53" w:rsidP="00A55B53">
      <w:pPr>
        <w:pStyle w:val="Heading5"/>
        <w:rPr>
          <w:sz w:val="20"/>
          <w:szCs w:val="20"/>
        </w:rPr>
      </w:pPr>
      <w:r w:rsidRPr="00123177">
        <w:rPr>
          <w:sz w:val="20"/>
          <w:szCs w:val="20"/>
        </w:rPr>
        <w:t xml:space="preserve">Requirements for </w:t>
      </w:r>
      <w:r w:rsidR="00FA6A1D" w:rsidRPr="00FA6A1D">
        <w:rPr>
          <w:sz w:val="20"/>
          <w:szCs w:val="20"/>
        </w:rPr>
        <w:t xml:space="preserve">CANNM_MESSAGE_TIME </w:t>
      </w:r>
      <w:r w:rsidRPr="00123177">
        <w:rPr>
          <w:rFonts w:eastAsia="Arial"/>
          <w:sz w:val="20"/>
          <w:szCs w:val="20"/>
        </w:rPr>
        <w:t xml:space="preserve">configurable timing parameter while transition </w:t>
      </w:r>
      <w:r w:rsidR="00FA6A1D" w:rsidRPr="00FA6A1D">
        <w:rPr>
          <w:rFonts w:eastAsia="Arial"/>
          <w:sz w:val="20"/>
          <w:szCs w:val="20"/>
        </w:rPr>
        <w:t>between Ready sleep state to Prepare Bus Sleep Mode</w:t>
      </w:r>
    </w:p>
    <w:p w14:paraId="52061009"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456"/>
        <w:gridCol w:w="7971"/>
      </w:tblGrid>
      <w:tr w:rsidR="00A55B53" w:rsidRPr="00123177" w14:paraId="5839443E"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DA1FE2A" w14:textId="77777777" w:rsidR="00A55B53" w:rsidRPr="00123177" w:rsidRDefault="00A55B53" w:rsidP="00535342">
            <w:r w:rsidRPr="00123177">
              <w:rPr>
                <w:rFonts w:eastAsia="Arial"/>
                <w:b/>
                <w:bCs/>
                <w:szCs w:val="20"/>
              </w:rPr>
              <w:t>Term</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AA071C4" w14:textId="77777777" w:rsidR="00A55B53" w:rsidRPr="00123177" w:rsidRDefault="00A55B53" w:rsidP="00535342">
            <w:r w:rsidRPr="00123177">
              <w:rPr>
                <w:rFonts w:eastAsia="Arial"/>
                <w:b/>
                <w:bCs/>
                <w:szCs w:val="20"/>
              </w:rPr>
              <w:t>Description</w:t>
            </w:r>
          </w:p>
        </w:tc>
      </w:tr>
      <w:tr w:rsidR="00FA6A1D" w:rsidRPr="00123177" w14:paraId="3DEDACF3"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27FBE8C6" w14:textId="77777777" w:rsidR="00FA6A1D" w:rsidRPr="00123177" w:rsidRDefault="00FA6A1D" w:rsidP="00FA6A1D">
            <w:r w:rsidRPr="00123177">
              <w:rPr>
                <w:rFonts w:eastAsia="Arial"/>
                <w:szCs w:val="20"/>
              </w:rPr>
              <w:t>REQ ID</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1DBD23" w14:textId="348BC63C" w:rsidR="00FA6A1D" w:rsidRPr="00123177" w:rsidRDefault="00FA6A1D" w:rsidP="00FA6A1D">
            <w:r w:rsidRPr="008840CA">
              <w:rPr>
                <w:rFonts w:eastAsia="Arial"/>
                <w:color w:val="000000" w:themeColor="text1"/>
                <w:szCs w:val="20"/>
              </w:rPr>
              <w:t xml:space="preserve">SWRS_NM_APP_09 </w:t>
            </w:r>
          </w:p>
        </w:tc>
      </w:tr>
      <w:tr w:rsidR="00FA6A1D" w:rsidRPr="00123177" w14:paraId="7018CB9C"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6210B9D2" w14:textId="77777777" w:rsidR="00FA6A1D" w:rsidRPr="00123177" w:rsidRDefault="00FA6A1D" w:rsidP="00FA6A1D">
            <w:pPr>
              <w:rPr>
                <w:rFonts w:eastAsia="Arial"/>
              </w:rPr>
            </w:pPr>
            <w:r w:rsidRPr="00123177">
              <w:rPr>
                <w:rFonts w:eastAsia="Arial"/>
              </w:rPr>
              <w:t>Customer Req ID</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B59B6F" w14:textId="5C7AB4EE" w:rsidR="00FA6A1D" w:rsidRPr="00123177" w:rsidRDefault="00FA6A1D" w:rsidP="00FA6A1D">
            <w:pPr>
              <w:rPr>
                <w:rFonts w:eastAsia="Arial"/>
              </w:rPr>
            </w:pPr>
            <w:r w:rsidRPr="0034230F">
              <w:rPr>
                <w:rFonts w:eastAsia="Arial"/>
                <w:color w:val="000000" w:themeColor="text1"/>
              </w:rPr>
              <w:t>SDS-HVDCDC-121</w:t>
            </w:r>
          </w:p>
        </w:tc>
      </w:tr>
      <w:tr w:rsidR="00FA6A1D" w:rsidRPr="00123177" w14:paraId="64C9E4A3" w14:textId="77777777" w:rsidTr="00535342">
        <w:tblPrEx>
          <w:tblLook w:val="0000" w:firstRow="0" w:lastRow="0" w:firstColumn="0" w:lastColumn="0" w:noHBand="0" w:noVBand="0"/>
        </w:tblPrEx>
        <w:trPr>
          <w:cantSplit/>
          <w:trHeight w:val="133"/>
        </w:trPr>
        <w:tc>
          <w:tcPr>
            <w:tcW w:w="1362" w:type="dxa"/>
            <w:tcBorders>
              <w:top w:val="single" w:sz="4" w:space="0" w:color="000000" w:themeColor="text1"/>
              <w:left w:val="single" w:sz="4" w:space="0" w:color="000000" w:themeColor="text1"/>
              <w:bottom w:val="single" w:sz="4" w:space="0" w:color="000000" w:themeColor="text1"/>
            </w:tcBorders>
          </w:tcPr>
          <w:p w14:paraId="02481B28" w14:textId="77777777" w:rsidR="00FA6A1D" w:rsidRPr="00123177" w:rsidRDefault="00FA6A1D" w:rsidP="00FA6A1D">
            <w:pPr>
              <w:pStyle w:val="TableText"/>
              <w:snapToGrid w:val="0"/>
            </w:pPr>
            <w:r w:rsidRPr="00123177">
              <w:t>Milestone</w:t>
            </w:r>
          </w:p>
        </w:tc>
        <w:tc>
          <w:tcPr>
            <w:tcW w:w="8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68E32" w14:textId="2F9417BF" w:rsidR="00FA6A1D" w:rsidRPr="00123177" w:rsidRDefault="00FA6A1D" w:rsidP="00FA6A1D">
            <w:pPr>
              <w:pStyle w:val="TableText"/>
              <w:snapToGrid w:val="0"/>
            </w:pPr>
            <w:r w:rsidRPr="0034230F">
              <w:rPr>
                <w:color w:val="000000" w:themeColor="text1"/>
              </w:rPr>
              <w:t>C-Sample/PF3.0 Phase-2</w:t>
            </w:r>
          </w:p>
        </w:tc>
      </w:tr>
      <w:tr w:rsidR="00FA6A1D" w:rsidRPr="00123177" w14:paraId="69107CB5"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30553535" w14:textId="77777777" w:rsidR="00FA6A1D" w:rsidRPr="00123177" w:rsidRDefault="00FA6A1D" w:rsidP="00FA6A1D">
            <w:r w:rsidRPr="00123177">
              <w:rPr>
                <w:rFonts w:eastAsia="Arial"/>
                <w:szCs w:val="20"/>
              </w:rPr>
              <w:t>Purpose</w:t>
            </w:r>
            <w:r w:rsidRPr="00123177">
              <w:rPr>
                <w:rFonts w:eastAsia="Arial"/>
                <w:szCs w:val="20"/>
                <w:vertAlign w:val="superscript"/>
              </w:rPr>
              <w:t>1</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E6EC9F" w14:textId="7AF8BFC1" w:rsidR="00FA6A1D" w:rsidRPr="00123177" w:rsidRDefault="00FA6A1D" w:rsidP="00FA6A1D">
            <w:pPr>
              <w:rPr>
                <w:rFonts w:eastAsia="Arial"/>
              </w:rPr>
            </w:pPr>
            <w:r w:rsidRPr="0034230F">
              <w:rPr>
                <w:rFonts w:eastAsia="Arial"/>
                <w:color w:val="000000" w:themeColor="text1"/>
              </w:rPr>
              <w:t xml:space="preserve">The HVDCDC shall use configurable timing parameter like CANNM_MESSAGE_TIME which is used for the transition between Ready sleep state to Prepare </w:t>
            </w:r>
            <w:r>
              <w:rPr>
                <w:rFonts w:eastAsia="Arial"/>
                <w:color w:val="000000" w:themeColor="text1"/>
              </w:rPr>
              <w:t>Bus Sleep Mode</w:t>
            </w:r>
          </w:p>
        </w:tc>
      </w:tr>
      <w:tr w:rsidR="00FA6A1D" w:rsidRPr="00123177" w14:paraId="40F17F5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88D09A4" w14:textId="77777777" w:rsidR="00FA6A1D" w:rsidRPr="00123177" w:rsidRDefault="00FA6A1D" w:rsidP="00FA6A1D">
            <w:r w:rsidRPr="00123177">
              <w:rPr>
                <w:rFonts w:eastAsia="Arial"/>
                <w:szCs w:val="20"/>
              </w:rPr>
              <w:t xml:space="preserve">Derived Requirement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B7A2E9" w14:textId="66C09BC1" w:rsidR="00FA6A1D" w:rsidRPr="00123177" w:rsidRDefault="00FA6A1D" w:rsidP="00FA6A1D">
            <w:r w:rsidRPr="0034230F">
              <w:rPr>
                <w:rFonts w:eastAsia="Arial"/>
                <w:color w:val="000000" w:themeColor="text1"/>
              </w:rPr>
              <w:t>No Such derived requirement is applicable.</w:t>
            </w:r>
          </w:p>
        </w:tc>
      </w:tr>
      <w:tr w:rsidR="00FA6A1D" w:rsidRPr="00123177" w14:paraId="447C9C6E"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BAE0286" w14:textId="77777777" w:rsidR="00FA6A1D" w:rsidRPr="00123177" w:rsidRDefault="00FA6A1D" w:rsidP="00FA6A1D">
            <w:r w:rsidRPr="00123177">
              <w:rPr>
                <w:rFonts w:eastAsia="Arial"/>
                <w:szCs w:val="20"/>
              </w:rPr>
              <w:t>Access Restrictions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328D8A" w14:textId="77777777" w:rsidR="00FA6A1D" w:rsidRPr="0034230F" w:rsidRDefault="00FA6A1D" w:rsidP="00FA6A1D">
            <w:pPr>
              <w:rPr>
                <w:rFonts w:eastAsia="Arial"/>
                <w:color w:val="000000" w:themeColor="text1"/>
                <w:szCs w:val="20"/>
              </w:rPr>
            </w:pPr>
            <w:r w:rsidRPr="0034230F">
              <w:rPr>
                <w:rFonts w:eastAsia="Arial"/>
                <w:color w:val="000000" w:themeColor="text1"/>
                <w:szCs w:val="20"/>
              </w:rPr>
              <w:t>No Specific access restrictions is applicable.</w:t>
            </w:r>
          </w:p>
          <w:p w14:paraId="72E7DFAB" w14:textId="062435DA" w:rsidR="00FA6A1D" w:rsidRPr="00123177" w:rsidRDefault="00FA6A1D" w:rsidP="00FA6A1D"/>
        </w:tc>
      </w:tr>
      <w:tr w:rsidR="00FA6A1D" w:rsidRPr="00123177" w14:paraId="2D30B488"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B8A04CB" w14:textId="77777777" w:rsidR="00FA6A1D" w:rsidRPr="00123177" w:rsidRDefault="00FA6A1D" w:rsidP="00FA6A1D">
            <w:r w:rsidRPr="00123177">
              <w:rPr>
                <w:rFonts w:eastAsia="Arial"/>
                <w:szCs w:val="20"/>
              </w:rPr>
              <w:t>Input(s)</w:t>
            </w:r>
            <w:r w:rsidRPr="00123177">
              <w:rPr>
                <w:rFonts w:eastAsia="Arial"/>
                <w:b/>
                <w:bCs/>
                <w:szCs w:val="20"/>
              </w:rPr>
              <w:t xml:space="preserve">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6CBA74" w14:textId="77777777" w:rsidR="00FA6A1D" w:rsidRPr="009743DB" w:rsidRDefault="00FA6A1D" w:rsidP="00FA6A1D">
            <w:pPr>
              <w:rPr>
                <w:rFonts w:eastAsia="Arial"/>
                <w:color w:val="000000" w:themeColor="text1"/>
              </w:rPr>
            </w:pPr>
            <w:r w:rsidRPr="009743DB">
              <w:rPr>
                <w:rFonts w:eastAsia="Arial"/>
                <w:color w:val="000000" w:themeColor="text1"/>
              </w:rPr>
              <w:t xml:space="preserve">1. The parameter CANNM_MESSAGE_TIME shall be used for the transition between Ready sleep state to Prepare </w:t>
            </w:r>
            <w:r>
              <w:rPr>
                <w:rFonts w:eastAsia="Arial"/>
                <w:color w:val="000000" w:themeColor="text1"/>
              </w:rPr>
              <w:t>Bus Sleep Mode</w:t>
            </w:r>
            <w:r w:rsidRPr="009743DB">
              <w:rPr>
                <w:rFonts w:eastAsia="Arial"/>
                <w:color w:val="000000" w:themeColor="text1"/>
              </w:rPr>
              <w:t xml:space="preserve"> configurable with value HVDCDC_CAL.</w:t>
            </w:r>
          </w:p>
          <w:p w14:paraId="4C77DB9B" w14:textId="77777777" w:rsidR="00FA6A1D" w:rsidRPr="00123177" w:rsidRDefault="00FA6A1D" w:rsidP="00FA6A1D">
            <w:pPr>
              <w:pStyle w:val="NormalWeb"/>
              <w:spacing w:before="0" w:beforeAutospacing="0" w:after="0" w:afterAutospacing="0"/>
              <w:rPr>
                <w:rFonts w:ascii="Arial" w:hAnsi="Arial" w:cs="Arial"/>
                <w:color w:val="000000"/>
                <w:sz w:val="20"/>
                <w:szCs w:val="20"/>
              </w:rPr>
            </w:pPr>
          </w:p>
        </w:tc>
      </w:tr>
      <w:tr w:rsidR="00FA6A1D" w:rsidRPr="00123177" w14:paraId="7510CA62"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08A9C79" w14:textId="77777777" w:rsidR="00FA6A1D" w:rsidRPr="00123177" w:rsidRDefault="00FA6A1D" w:rsidP="00FA6A1D">
            <w:r w:rsidRPr="00123177">
              <w:rPr>
                <w:rFonts w:eastAsia="Arial"/>
                <w:szCs w:val="20"/>
              </w:rPr>
              <w:t>Output(s)</w:t>
            </w:r>
            <w:r w:rsidRPr="00123177">
              <w:rPr>
                <w:rFonts w:eastAsia="Arial"/>
                <w:b/>
                <w:bCs/>
                <w:szCs w:val="20"/>
              </w:rPr>
              <w:t xml:space="preserve">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88E8E3" w14:textId="77777777" w:rsidR="00FA6A1D" w:rsidRPr="009743DB" w:rsidRDefault="00FA6A1D" w:rsidP="00FA6A1D">
            <w:pPr>
              <w:rPr>
                <w:rFonts w:eastAsia="Arial"/>
                <w:color w:val="000000" w:themeColor="text1"/>
              </w:rPr>
            </w:pPr>
            <w:r w:rsidRPr="009743DB">
              <w:rPr>
                <w:rFonts w:eastAsia="Arial"/>
                <w:color w:val="000000" w:themeColor="text1"/>
              </w:rPr>
              <w:t xml:space="preserve">1. The parameter CANNM_MESSAGE_TIME shall be configurable with value HVDCDC_CAL. </w:t>
            </w:r>
          </w:p>
          <w:p w14:paraId="20A1AA59" w14:textId="0239CD62" w:rsidR="00FA6A1D" w:rsidRPr="00123177" w:rsidRDefault="00FA6A1D" w:rsidP="00FA6A1D">
            <w:pPr>
              <w:pStyle w:val="NormalWeb"/>
              <w:spacing w:before="0" w:beforeAutospacing="0" w:after="0" w:afterAutospacing="0"/>
              <w:rPr>
                <w:rFonts w:ascii="Arial" w:hAnsi="Arial" w:cs="Arial"/>
                <w:color w:val="000000"/>
                <w:sz w:val="20"/>
                <w:szCs w:val="20"/>
              </w:rPr>
            </w:pPr>
          </w:p>
        </w:tc>
      </w:tr>
      <w:tr w:rsidR="00FA6A1D" w:rsidRPr="00123177" w14:paraId="7AB0B3E4"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030F855" w14:textId="77777777" w:rsidR="00FA6A1D" w:rsidRPr="00123177" w:rsidRDefault="00FA6A1D" w:rsidP="00FA6A1D">
            <w:r w:rsidRPr="00123177">
              <w:rPr>
                <w:rFonts w:eastAsia="Arial"/>
                <w:szCs w:val="20"/>
              </w:rPr>
              <w:t>Process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5B46D3" w14:textId="77777777" w:rsidR="00FA6A1D" w:rsidRPr="009743DB" w:rsidRDefault="00FA6A1D" w:rsidP="00FA6A1D">
            <w:pPr>
              <w:pStyle w:val="NormalWeb"/>
              <w:spacing w:before="0" w:beforeAutospacing="0" w:after="0" w:afterAutospacing="0"/>
              <w:rPr>
                <w:rFonts w:ascii="Arial" w:hAnsi="Arial" w:cs="Arial"/>
                <w:color w:val="000000" w:themeColor="text1"/>
                <w:sz w:val="20"/>
                <w:szCs w:val="20"/>
              </w:rPr>
            </w:pPr>
            <w:r w:rsidRPr="009743DB">
              <w:rPr>
                <w:rFonts w:ascii="Arial" w:hAnsi="Arial" w:cs="Arial"/>
                <w:color w:val="000000" w:themeColor="text1"/>
                <w:sz w:val="20"/>
                <w:szCs w:val="20"/>
              </w:rPr>
              <w:t xml:space="preserve">1. Configure the parameter </w:t>
            </w:r>
            <w:r w:rsidRPr="009743DB">
              <w:rPr>
                <w:rFonts w:ascii="Arial" w:eastAsia="Arial" w:hAnsi="Arial" w:cs="Arial"/>
                <w:color w:val="000000" w:themeColor="text1"/>
              </w:rPr>
              <w:t>CANNM_MESSAGE_TIME</w:t>
            </w:r>
            <w:r w:rsidRPr="009743DB">
              <w:rPr>
                <w:rFonts w:ascii="Arial" w:hAnsi="Arial" w:cs="Arial"/>
                <w:color w:val="000000" w:themeColor="text1"/>
                <w:sz w:val="20"/>
                <w:szCs w:val="20"/>
              </w:rPr>
              <w:t>.</w:t>
            </w:r>
          </w:p>
          <w:p w14:paraId="4CFC009F" w14:textId="79B8EEE1" w:rsidR="00FA6A1D" w:rsidRPr="00123177" w:rsidRDefault="00FA6A1D" w:rsidP="00FA6A1D">
            <w:pPr>
              <w:rPr>
                <w:szCs w:val="20"/>
              </w:rPr>
            </w:pPr>
            <w:r w:rsidRPr="009743DB">
              <w:rPr>
                <w:color w:val="000000" w:themeColor="text1"/>
                <w:szCs w:val="20"/>
              </w:rPr>
              <w:t>2. HVDCDC should transition from “</w:t>
            </w:r>
            <w:r w:rsidRPr="009743DB">
              <w:rPr>
                <w:rFonts w:eastAsia="Arial"/>
                <w:color w:val="000000" w:themeColor="text1"/>
              </w:rPr>
              <w:t>Ready sleep state</w:t>
            </w:r>
            <w:r w:rsidRPr="009743DB">
              <w:rPr>
                <w:color w:val="000000" w:themeColor="text1"/>
                <w:szCs w:val="20"/>
              </w:rPr>
              <w:t>” to the "</w:t>
            </w:r>
            <w:r w:rsidRPr="009743DB">
              <w:rPr>
                <w:rFonts w:eastAsia="Arial"/>
                <w:color w:val="000000" w:themeColor="text1"/>
              </w:rPr>
              <w:t xml:space="preserve"> Prepare </w:t>
            </w:r>
            <w:r>
              <w:rPr>
                <w:rFonts w:eastAsia="Arial"/>
                <w:color w:val="000000" w:themeColor="text1"/>
              </w:rPr>
              <w:t>Bus Sleep Mode</w:t>
            </w:r>
            <w:r w:rsidRPr="009743DB">
              <w:rPr>
                <w:color w:val="000000" w:themeColor="text1"/>
                <w:szCs w:val="20"/>
              </w:rPr>
              <w:t xml:space="preserve">" of Network Management upon </w:t>
            </w:r>
            <w:r w:rsidRPr="009743DB">
              <w:rPr>
                <w:rFonts w:eastAsia="Arial"/>
                <w:color w:val="000000" w:themeColor="text1"/>
              </w:rPr>
              <w:t>CANNM_MESSAGE_TIME overflow</w:t>
            </w:r>
            <w:r w:rsidRPr="009743DB">
              <w:rPr>
                <w:color w:val="000000" w:themeColor="text1"/>
                <w:szCs w:val="20"/>
              </w:rPr>
              <w:t>.</w:t>
            </w:r>
          </w:p>
        </w:tc>
      </w:tr>
      <w:tr w:rsidR="00FA6A1D" w:rsidRPr="00123177" w14:paraId="263F0062" w14:textId="77777777" w:rsidTr="00535342">
        <w:trPr>
          <w:trHeight w:val="355"/>
        </w:trPr>
        <w:tc>
          <w:tcPr>
            <w:tcW w:w="1362" w:type="dxa"/>
            <w:tcBorders>
              <w:top w:val="single" w:sz="8" w:space="0" w:color="000000" w:themeColor="text1"/>
              <w:left w:val="single" w:sz="8" w:space="0" w:color="000000" w:themeColor="text1"/>
              <w:bottom w:val="single" w:sz="8" w:space="0" w:color="000000" w:themeColor="text1"/>
              <w:right w:val="nil"/>
            </w:tcBorders>
          </w:tcPr>
          <w:p w14:paraId="67F233C0" w14:textId="77777777" w:rsidR="00FA6A1D" w:rsidRPr="00123177" w:rsidRDefault="00FA6A1D" w:rsidP="00FA6A1D">
            <w:r w:rsidRPr="00123177">
              <w:rPr>
                <w:rFonts w:eastAsia="Arial"/>
                <w:szCs w:val="20"/>
              </w:rPr>
              <w:t>Mandatory Fields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B84BC1" w14:textId="16FCDFB6" w:rsidR="00FA6A1D" w:rsidRPr="00123177" w:rsidRDefault="00FA6A1D" w:rsidP="00FA6A1D">
            <w:r w:rsidRPr="009743DB">
              <w:rPr>
                <w:color w:val="000000" w:themeColor="text1"/>
              </w:rPr>
              <w:t>No such mandatory fields are applicable.</w:t>
            </w:r>
          </w:p>
        </w:tc>
      </w:tr>
      <w:tr w:rsidR="00FA6A1D" w:rsidRPr="00123177" w14:paraId="0D33D80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9FE7E33" w14:textId="77777777" w:rsidR="00FA6A1D" w:rsidRPr="00123177" w:rsidRDefault="00FA6A1D" w:rsidP="00FA6A1D">
            <w:r w:rsidRPr="00123177">
              <w:rPr>
                <w:rFonts w:eastAsia="Arial"/>
                <w:szCs w:val="20"/>
              </w:rPr>
              <w:t>Pre-Loaded Values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3C5920" w14:textId="7E1F0282" w:rsidR="00FA6A1D" w:rsidRPr="00123177" w:rsidRDefault="00FA6A1D" w:rsidP="00FA6A1D">
            <w:r w:rsidRPr="009743DB">
              <w:rPr>
                <w:color w:val="000000" w:themeColor="text1"/>
              </w:rPr>
              <w:t xml:space="preserve">1. Configure the </w:t>
            </w:r>
            <w:r w:rsidRPr="009743DB">
              <w:rPr>
                <w:rFonts w:eastAsia="Arial"/>
                <w:color w:val="000000" w:themeColor="text1"/>
              </w:rPr>
              <w:t>parameter CANNM_MESSAGE_TIME.</w:t>
            </w:r>
          </w:p>
        </w:tc>
      </w:tr>
      <w:tr w:rsidR="00FA6A1D" w:rsidRPr="00123177" w14:paraId="4AD2FAA7"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8F23465" w14:textId="77777777" w:rsidR="00FA6A1D" w:rsidRPr="00123177" w:rsidRDefault="00FA6A1D" w:rsidP="00FA6A1D">
            <w:r w:rsidRPr="00123177">
              <w:rPr>
                <w:rFonts w:eastAsia="Arial"/>
                <w:szCs w:val="20"/>
              </w:rPr>
              <w:t>Default Values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D0C99B" w14:textId="31C7C5A8" w:rsidR="00FA6A1D" w:rsidRPr="00123177" w:rsidRDefault="00FA6A1D" w:rsidP="00FA6A1D">
            <w:r w:rsidRPr="009743DB">
              <w:rPr>
                <w:color w:val="000000" w:themeColor="text1"/>
                <w:szCs w:val="20"/>
              </w:rPr>
              <w:t>Default values shall be applicable with respect to Pre-Loaded Values</w:t>
            </w:r>
          </w:p>
        </w:tc>
      </w:tr>
      <w:tr w:rsidR="00FA6A1D" w:rsidRPr="00123177" w14:paraId="7BF0E6D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AE6AD1D" w14:textId="77777777" w:rsidR="00FA6A1D" w:rsidRPr="00123177" w:rsidRDefault="00FA6A1D" w:rsidP="00FA6A1D">
            <w:r w:rsidRPr="00123177">
              <w:rPr>
                <w:rFonts w:eastAsia="Arial"/>
                <w:szCs w:val="20"/>
              </w:rPr>
              <w:t>Valid range of Values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8C0036" w14:textId="57F68A75" w:rsidR="00FA6A1D" w:rsidRPr="00123177" w:rsidRDefault="00FA6A1D" w:rsidP="00FA6A1D">
            <w:r w:rsidRPr="009743DB">
              <w:rPr>
                <w:color w:val="000000" w:themeColor="text1"/>
                <w:szCs w:val="20"/>
              </w:rPr>
              <w:t>Valid range value is not required.</w:t>
            </w:r>
          </w:p>
        </w:tc>
      </w:tr>
      <w:tr w:rsidR="00FA6A1D" w:rsidRPr="00123177" w14:paraId="299FDE18"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3D3B98A" w14:textId="77777777" w:rsidR="00FA6A1D" w:rsidRPr="00123177" w:rsidRDefault="00FA6A1D" w:rsidP="00FA6A1D">
            <w:r w:rsidRPr="00123177">
              <w:rPr>
                <w:rFonts w:eastAsia="Arial"/>
                <w:szCs w:val="20"/>
              </w:rPr>
              <w:lastRenderedPageBreak/>
              <w:t xml:space="preserve">Data Latency Period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81C643" w14:textId="03B6638A" w:rsidR="00FA6A1D" w:rsidRPr="00123177" w:rsidRDefault="00FA6A1D" w:rsidP="00FA6A1D">
            <w:r w:rsidRPr="009743DB">
              <w:rPr>
                <w:color w:val="000000" w:themeColor="text1"/>
                <w:szCs w:val="20"/>
              </w:rPr>
              <w:t>Data latency period is not applicable</w:t>
            </w:r>
          </w:p>
        </w:tc>
      </w:tr>
      <w:tr w:rsidR="00FA6A1D" w:rsidRPr="00123177" w14:paraId="72D016B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5180BD1" w14:textId="77777777" w:rsidR="00FA6A1D" w:rsidRPr="00123177" w:rsidRDefault="00FA6A1D" w:rsidP="00FA6A1D">
            <w:r w:rsidRPr="00123177">
              <w:rPr>
                <w:rFonts w:eastAsia="Arial"/>
                <w:szCs w:val="20"/>
              </w:rPr>
              <w:t xml:space="preserve">Data Retention Period  </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8A4D9B" w14:textId="58AA6DB4" w:rsidR="00FA6A1D" w:rsidRPr="00123177" w:rsidRDefault="00FA6A1D" w:rsidP="00FA6A1D">
            <w:r w:rsidRPr="0034230F">
              <w:rPr>
                <w:color w:val="000000" w:themeColor="text1"/>
                <w:szCs w:val="20"/>
              </w:rPr>
              <w:t>Data Retention period is not applicable.</w:t>
            </w:r>
          </w:p>
        </w:tc>
      </w:tr>
      <w:tr w:rsidR="00FA6A1D" w:rsidRPr="00123177" w14:paraId="63030709"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4052BED" w14:textId="77777777" w:rsidR="00FA6A1D" w:rsidRPr="00123177" w:rsidRDefault="00FA6A1D" w:rsidP="00FA6A1D">
            <w:r w:rsidRPr="00123177">
              <w:rPr>
                <w:rFonts w:eastAsia="Arial"/>
                <w:szCs w:val="20"/>
              </w:rPr>
              <w:t>Data Rate/ &lt;Daily&gt; Number of transaction</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72DFDD" w14:textId="29A5B160" w:rsidR="00FA6A1D" w:rsidRPr="00123177" w:rsidRDefault="00FA6A1D" w:rsidP="00FA6A1D">
            <w:r w:rsidRPr="0034230F">
              <w:rPr>
                <w:color w:val="000000" w:themeColor="text1"/>
                <w:szCs w:val="20"/>
              </w:rPr>
              <w:t>Data rate is not applicable.</w:t>
            </w:r>
          </w:p>
        </w:tc>
      </w:tr>
      <w:tr w:rsidR="00FA6A1D" w:rsidRPr="00123177" w14:paraId="2132F378"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631D7BD" w14:textId="77777777" w:rsidR="00FA6A1D" w:rsidRPr="00123177" w:rsidRDefault="00FA6A1D" w:rsidP="00FA6A1D">
            <w:r w:rsidRPr="00123177">
              <w:rPr>
                <w:rFonts w:eastAsia="Arial"/>
                <w:szCs w:val="20"/>
              </w:rPr>
              <w:t>External Events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2E1D9D" w14:textId="14D6C1DD" w:rsidR="00FA6A1D" w:rsidRPr="00123177" w:rsidRDefault="00FA6A1D" w:rsidP="00FA6A1D">
            <w:pPr>
              <w:spacing w:line="259" w:lineRule="auto"/>
            </w:pPr>
            <w:r w:rsidRPr="0034230F">
              <w:rPr>
                <w:color w:val="000000" w:themeColor="text1"/>
                <w:szCs w:val="20"/>
              </w:rPr>
              <w:t>External event is not required.</w:t>
            </w:r>
          </w:p>
        </w:tc>
      </w:tr>
      <w:tr w:rsidR="00FA6A1D" w:rsidRPr="00123177" w14:paraId="2CAAE6EE"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AB2F77E" w14:textId="77777777" w:rsidR="00FA6A1D" w:rsidRPr="00123177" w:rsidRDefault="00FA6A1D" w:rsidP="00FA6A1D">
            <w:r w:rsidRPr="00123177">
              <w:rPr>
                <w:rFonts w:eastAsia="Arial"/>
                <w:szCs w:val="20"/>
              </w:rPr>
              <w:t>Temporal Events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CD7FC0" w14:textId="2F710634" w:rsidR="00FA6A1D" w:rsidRPr="00123177" w:rsidRDefault="00FA6A1D" w:rsidP="00FA6A1D">
            <w:r w:rsidRPr="0034230F">
              <w:rPr>
                <w:color w:val="000000" w:themeColor="text1"/>
                <w:szCs w:val="20"/>
              </w:rPr>
              <w:t>Temporal event is not applicable.</w:t>
            </w:r>
          </w:p>
        </w:tc>
      </w:tr>
      <w:tr w:rsidR="00FA6A1D" w:rsidRPr="00123177" w14:paraId="211FF2F1"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36A0DCE" w14:textId="77777777" w:rsidR="00FA6A1D" w:rsidRPr="00123177" w:rsidRDefault="00FA6A1D" w:rsidP="00FA6A1D">
            <w:r w:rsidRPr="00123177">
              <w:rPr>
                <w:rFonts w:eastAsia="Arial"/>
                <w:szCs w:val="20"/>
              </w:rPr>
              <w:t xml:space="preserve">Validation Rules/ </w:t>
            </w:r>
          </w:p>
          <w:p w14:paraId="06A06D68" w14:textId="77777777" w:rsidR="00FA6A1D" w:rsidRPr="00123177" w:rsidRDefault="00FA6A1D" w:rsidP="00FA6A1D">
            <w:r w:rsidRPr="00123177">
              <w:rPr>
                <w:rFonts w:eastAsia="Arial"/>
                <w:szCs w:val="20"/>
              </w:rPr>
              <w:t>Verification criteria</w:t>
            </w:r>
            <w:r w:rsidRPr="00123177">
              <w:rPr>
                <w:rFonts w:eastAsia="Arial"/>
                <w:szCs w:val="20"/>
                <w:vertAlign w:val="superscript"/>
              </w:rPr>
              <w:t>2</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A5C27E" w14:textId="77777777" w:rsidR="00FA6A1D" w:rsidRDefault="00FA6A1D" w:rsidP="00FA6A1D">
            <w:pPr>
              <w:rPr>
                <w:color w:val="000000" w:themeColor="text1"/>
              </w:rPr>
            </w:pPr>
            <w:r w:rsidRPr="0034230F">
              <w:rPr>
                <w:color w:val="000000" w:themeColor="text1"/>
              </w:rPr>
              <w:t xml:space="preserve">Verify that </w:t>
            </w:r>
            <w:r w:rsidRPr="0034230F">
              <w:rPr>
                <w:rFonts w:eastAsia="Arial"/>
                <w:color w:val="000000" w:themeColor="text1"/>
              </w:rPr>
              <w:t>the time required for transition from Prepare bus sleep mode to Bus sleep mode  shall be equal to</w:t>
            </w:r>
            <w:r w:rsidRPr="0034230F">
              <w:rPr>
                <w:color w:val="000000" w:themeColor="text1"/>
                <w:szCs w:val="20"/>
              </w:rPr>
              <w:t xml:space="preserve"> </w:t>
            </w:r>
            <w:r w:rsidRPr="0034230F">
              <w:rPr>
                <w:rFonts w:eastAsia="Arial"/>
                <w:color w:val="000000" w:themeColor="text1"/>
              </w:rPr>
              <w:t>CANNM_MESSAGE_TIME</w:t>
            </w:r>
            <w:r w:rsidRPr="0034230F">
              <w:rPr>
                <w:color w:val="000000" w:themeColor="text1"/>
                <w:szCs w:val="20"/>
              </w:rPr>
              <w:t xml:space="preserve">. </w:t>
            </w:r>
          </w:p>
          <w:p w14:paraId="431FF5F5" w14:textId="77777777" w:rsidR="00FA6A1D" w:rsidRDefault="00FA6A1D" w:rsidP="00FA6A1D"/>
          <w:p w14:paraId="5391F2E4" w14:textId="6C2300F1" w:rsidR="00FA6A1D" w:rsidRPr="00123177" w:rsidRDefault="00FA6A1D" w:rsidP="00FA6A1D">
            <w:pPr>
              <w:rPr>
                <w:rFonts w:eastAsia="Arial"/>
              </w:rPr>
            </w:pPr>
            <w:r>
              <w:rPr>
                <w:szCs w:val="20"/>
              </w:rPr>
              <w:t xml:space="preserve">Verify the transition time by providing different for </w:t>
            </w:r>
            <w:r w:rsidRPr="0034230F">
              <w:rPr>
                <w:rFonts w:eastAsia="Arial"/>
                <w:color w:val="000000" w:themeColor="text1"/>
              </w:rPr>
              <w:t>CANNM_MESSAGE_TIME</w:t>
            </w:r>
            <w:r>
              <w:rPr>
                <w:rFonts w:eastAsia="Arial"/>
                <w:color w:val="000000" w:themeColor="text1"/>
              </w:rPr>
              <w:t>.</w:t>
            </w:r>
          </w:p>
        </w:tc>
      </w:tr>
      <w:tr w:rsidR="00A55B53" w:rsidRPr="00123177" w14:paraId="6531587F"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1B7C06B" w14:textId="77777777" w:rsidR="00A55B53" w:rsidRPr="00123177" w:rsidRDefault="00A55B53" w:rsidP="00535342">
            <w:r w:rsidRPr="00123177">
              <w:rPr>
                <w:rFonts w:eastAsia="Arial"/>
                <w:szCs w:val="20"/>
              </w:rPr>
              <w:t>Constraints</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5DC3E7" w14:textId="77777777" w:rsidR="00A55B53" w:rsidRPr="00123177" w:rsidRDefault="00A55B53" w:rsidP="00535342">
            <w:r w:rsidRPr="00123177">
              <w:rPr>
                <w:szCs w:val="20"/>
              </w:rPr>
              <w:t>Constraints is not applicable.</w:t>
            </w:r>
          </w:p>
        </w:tc>
      </w:tr>
      <w:tr w:rsidR="00A55B53" w:rsidRPr="00123177" w14:paraId="04520FC1"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11CE956" w14:textId="77777777" w:rsidR="00A55B53" w:rsidRPr="00123177" w:rsidRDefault="00A55B53" w:rsidP="00535342">
            <w:r w:rsidRPr="00123177">
              <w:rPr>
                <w:rFonts w:eastAsia="Arial"/>
                <w:szCs w:val="20"/>
              </w:rPr>
              <w:t>Effects on other systems/sub system</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3062FB" w14:textId="77777777" w:rsidR="00A55B53" w:rsidRPr="00123177" w:rsidRDefault="00A55B53" w:rsidP="00535342">
            <w:r w:rsidRPr="00123177">
              <w:rPr>
                <w:szCs w:val="20"/>
              </w:rPr>
              <w:t>No effects on other system</w:t>
            </w:r>
          </w:p>
        </w:tc>
      </w:tr>
      <w:tr w:rsidR="00A55B53" w:rsidRPr="00123177" w14:paraId="3968CF48"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B33070C" w14:textId="77777777" w:rsidR="00A55B53" w:rsidRPr="00123177" w:rsidRDefault="00A55B53" w:rsidP="00535342">
            <w:r w:rsidRPr="00123177">
              <w:rPr>
                <w:rFonts w:eastAsia="Arial"/>
                <w:szCs w:val="20"/>
              </w:rPr>
              <w:t>Testability with respect to test environment</w:t>
            </w:r>
          </w:p>
          <w:p w14:paraId="4FA25071" w14:textId="77777777" w:rsidR="00A55B53" w:rsidRPr="00123177" w:rsidRDefault="00A55B53" w:rsidP="00535342">
            <w:r w:rsidRPr="00123177">
              <w:rPr>
                <w:rFonts w:eastAsia="Arial"/>
                <w:szCs w:val="20"/>
              </w:rPr>
              <w:t>(Yes/No)</w:t>
            </w:r>
          </w:p>
          <w:p w14:paraId="20F4ED46" w14:textId="77777777" w:rsidR="00A55B53" w:rsidRPr="00123177" w:rsidRDefault="00A55B53" w:rsidP="00535342">
            <w:r w:rsidRPr="00123177">
              <w:rPr>
                <w:rFonts w:eastAsia="Arial"/>
                <w:i/>
                <w:iCs/>
                <w:szCs w:val="20"/>
              </w:rPr>
              <w:t>Note: Mention in which phase of testing, this requirement will be tested</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3F5152" w14:textId="77777777" w:rsidR="00A55B53" w:rsidRPr="00123177" w:rsidRDefault="00A55B53" w:rsidP="00535342">
            <w:pPr>
              <w:pStyle w:val="TableText"/>
              <w:snapToGrid w:val="0"/>
            </w:pPr>
            <w:r w:rsidRPr="00123177">
              <w:t>YES</w:t>
            </w:r>
          </w:p>
          <w:p w14:paraId="6B1FAE26" w14:textId="77777777" w:rsidR="00A55B53" w:rsidRPr="00123177" w:rsidRDefault="00A55B53" w:rsidP="00535342"/>
        </w:tc>
      </w:tr>
      <w:tr w:rsidR="00A55B53" w:rsidRPr="00123177" w14:paraId="4443E06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4E4D128" w14:textId="77777777" w:rsidR="00A55B53" w:rsidRPr="00123177" w:rsidRDefault="00A55B53" w:rsidP="00535342">
            <w:r w:rsidRPr="00123177">
              <w:rPr>
                <w:rFonts w:eastAsia="Arial"/>
                <w:szCs w:val="20"/>
              </w:rPr>
              <w:t>Feasible within project constraints</w:t>
            </w:r>
          </w:p>
          <w:p w14:paraId="59389065" w14:textId="77777777" w:rsidR="00A55B53" w:rsidRPr="00123177" w:rsidRDefault="00A55B53" w:rsidP="00535342">
            <w:r w:rsidRPr="00123177">
              <w:rPr>
                <w:rFonts w:eastAsia="Arial"/>
                <w:szCs w:val="20"/>
              </w:rPr>
              <w:t>(Yes/No)</w:t>
            </w:r>
          </w:p>
          <w:p w14:paraId="6A085A9D" w14:textId="77777777" w:rsidR="00A55B53" w:rsidRPr="00123177" w:rsidRDefault="00A55B53" w:rsidP="00535342">
            <w:r w:rsidRPr="00123177">
              <w:rPr>
                <w:rFonts w:eastAsia="Arial"/>
                <w:i/>
                <w:iCs/>
                <w:szCs w:val="20"/>
              </w:rPr>
              <w:t xml:space="preserve">Note: Add the impact of requirement on operating environment </w:t>
            </w:r>
            <w:r w:rsidRPr="00123177">
              <w:rPr>
                <w:rFonts w:eastAsia="Arial"/>
                <w:i/>
                <w:iCs/>
                <w:szCs w:val="20"/>
              </w:rPr>
              <w:lastRenderedPageBreak/>
              <w:t>defined in section 4.2</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8936C3" w14:textId="77777777" w:rsidR="00A55B53" w:rsidRPr="00123177" w:rsidRDefault="00A55B53" w:rsidP="00535342">
            <w:pPr>
              <w:pStyle w:val="TableText"/>
              <w:snapToGrid w:val="0"/>
            </w:pPr>
            <w:r w:rsidRPr="00123177">
              <w:lastRenderedPageBreak/>
              <w:t>YES</w:t>
            </w:r>
          </w:p>
          <w:p w14:paraId="7406CF19" w14:textId="77777777" w:rsidR="00A55B53" w:rsidRPr="00123177" w:rsidRDefault="00A55B53" w:rsidP="00535342"/>
        </w:tc>
      </w:tr>
      <w:tr w:rsidR="00A55B53" w:rsidRPr="00123177" w14:paraId="47C529D9"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B03AB19" w14:textId="77777777" w:rsidR="00A55B53" w:rsidRPr="00123177" w:rsidRDefault="00A55B53" w:rsidP="00535342">
            <w:r w:rsidRPr="00123177">
              <w:rPr>
                <w:rFonts w:eastAsia="Arial"/>
                <w:szCs w:val="20"/>
              </w:rPr>
              <w:t>Critical</w:t>
            </w:r>
          </w:p>
          <w:p w14:paraId="56C7D152" w14:textId="77777777" w:rsidR="00A55B53" w:rsidRPr="00123177" w:rsidRDefault="00A55B53" w:rsidP="00535342">
            <w:r w:rsidRPr="00123177">
              <w:rPr>
                <w:rFonts w:eastAsia="Arial"/>
                <w:szCs w:val="20"/>
              </w:rPr>
              <w:t>(Yes/No)</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B61EB7" w14:textId="77777777" w:rsidR="00A55B53" w:rsidRPr="00123177" w:rsidRDefault="00A55B53" w:rsidP="00535342">
            <w:r w:rsidRPr="00123177">
              <w:t>YES</w:t>
            </w:r>
          </w:p>
        </w:tc>
      </w:tr>
      <w:tr w:rsidR="00A55B53" w:rsidRPr="00123177" w14:paraId="3A66D283"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1E33BBA" w14:textId="77777777" w:rsidR="00A55B53" w:rsidRPr="00123177" w:rsidRDefault="00A55B53" w:rsidP="00535342">
            <w:pPr>
              <w:rPr>
                <w:rFonts w:eastAsia="Arial"/>
                <w:szCs w:val="20"/>
              </w:rPr>
            </w:pPr>
            <w:r w:rsidRPr="00123177">
              <w:t>Acceptance Criteria</w:t>
            </w:r>
          </w:p>
        </w:tc>
        <w:tc>
          <w:tcPr>
            <w:tcW w:w="8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773CDE" w14:textId="77777777" w:rsidR="00A55B53" w:rsidRPr="00123177" w:rsidRDefault="00A55B53" w:rsidP="00535342">
            <w:r w:rsidRPr="00123177">
              <w:t>Acceptance Criteria for this requirement should be as per SECTION-6 ACCEPTANCE CRITERIA</w:t>
            </w:r>
          </w:p>
        </w:tc>
      </w:tr>
    </w:tbl>
    <w:p w14:paraId="15A6B878" w14:textId="77777777" w:rsidR="00A55B53" w:rsidRPr="00123177" w:rsidRDefault="00A55B53" w:rsidP="00A55B53">
      <w:pPr>
        <w:pStyle w:val="BodyText"/>
        <w:rPr>
          <w:b/>
          <w:bCs/>
        </w:rPr>
      </w:pPr>
    </w:p>
    <w:p w14:paraId="37FF9502" w14:textId="77777777" w:rsidR="00A55B53" w:rsidRPr="00123177" w:rsidRDefault="00A55B53" w:rsidP="00A55B53"/>
    <w:p w14:paraId="63043728" w14:textId="44A96846" w:rsidR="00A55B53" w:rsidRPr="00123177" w:rsidRDefault="00A55B53" w:rsidP="00A55B53">
      <w:pPr>
        <w:pStyle w:val="Heading5"/>
        <w:rPr>
          <w:sz w:val="20"/>
          <w:szCs w:val="20"/>
        </w:rPr>
      </w:pPr>
      <w:r w:rsidRPr="00123177">
        <w:rPr>
          <w:sz w:val="20"/>
          <w:szCs w:val="20"/>
        </w:rPr>
        <w:t xml:space="preserve">Requirements for </w:t>
      </w:r>
      <w:r w:rsidR="00FA6A1D" w:rsidRPr="00FA6A1D">
        <w:rPr>
          <w:sz w:val="20"/>
          <w:szCs w:val="20"/>
        </w:rPr>
        <w:t>CANNM_PR_MESSAGE_ RECEIVE_TIME</w:t>
      </w:r>
      <w:r w:rsidRPr="00123177">
        <w:rPr>
          <w:rFonts w:eastAsia="Arial"/>
          <w:sz w:val="20"/>
          <w:szCs w:val="20"/>
        </w:rPr>
        <w:t xml:space="preserve"> configurable timing parameter while transition </w:t>
      </w:r>
      <w:r w:rsidR="00FA6A1D" w:rsidRPr="00FA6A1D">
        <w:rPr>
          <w:rFonts w:eastAsia="Arial"/>
          <w:sz w:val="20"/>
          <w:szCs w:val="20"/>
        </w:rPr>
        <w:t>between “Prepare Bus Sleep” Mode to “Repeat Message” State</w:t>
      </w:r>
    </w:p>
    <w:p w14:paraId="33C4D3AC" w14:textId="77777777" w:rsidR="00A55B53" w:rsidRPr="00123177" w:rsidRDefault="00A55B53" w:rsidP="00A55B53">
      <w:pPr>
        <w:pStyle w:val="BodyText"/>
        <w:rPr>
          <w:b/>
          <w:bCs/>
        </w:rPr>
      </w:pPr>
    </w:p>
    <w:tbl>
      <w:tblPr>
        <w:tblW w:w="9517" w:type="dxa"/>
        <w:tblInd w:w="103" w:type="dxa"/>
        <w:tblLook w:val="06A0" w:firstRow="1" w:lastRow="0" w:firstColumn="1" w:lastColumn="0" w:noHBand="1" w:noVBand="1"/>
      </w:tblPr>
      <w:tblGrid>
        <w:gridCol w:w="1456"/>
        <w:gridCol w:w="8061"/>
      </w:tblGrid>
      <w:tr w:rsidR="00A55B53" w:rsidRPr="00123177" w14:paraId="56A5D544"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20F934AB" w14:textId="77777777" w:rsidR="00A55B53" w:rsidRPr="00123177" w:rsidRDefault="00A55B53" w:rsidP="00535342">
            <w:r w:rsidRPr="00123177">
              <w:rPr>
                <w:rFonts w:eastAsia="Arial"/>
                <w:b/>
                <w:bCs/>
                <w:szCs w:val="20"/>
              </w:rPr>
              <w:t>Term</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3664D08" w14:textId="77777777" w:rsidR="00A55B53" w:rsidRPr="00123177" w:rsidRDefault="00A55B53" w:rsidP="00535342">
            <w:r w:rsidRPr="00123177">
              <w:rPr>
                <w:rFonts w:eastAsia="Arial"/>
                <w:b/>
                <w:bCs/>
                <w:szCs w:val="20"/>
              </w:rPr>
              <w:t>Description</w:t>
            </w:r>
          </w:p>
        </w:tc>
      </w:tr>
      <w:tr w:rsidR="00FA6A1D" w:rsidRPr="00123177" w14:paraId="1676DD25"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32F375BC" w14:textId="77777777" w:rsidR="00FA6A1D" w:rsidRPr="00123177" w:rsidRDefault="00FA6A1D" w:rsidP="00FA6A1D">
            <w:r w:rsidRPr="00123177">
              <w:rPr>
                <w:rFonts w:eastAsia="Arial"/>
                <w:szCs w:val="20"/>
              </w:rPr>
              <w:t>REQ ID</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F87394" w14:textId="7B0418B8" w:rsidR="00FA6A1D" w:rsidRPr="00123177" w:rsidRDefault="00FA6A1D" w:rsidP="00FA6A1D">
            <w:r w:rsidRPr="008840CA">
              <w:rPr>
                <w:color w:val="000000" w:themeColor="text1"/>
              </w:rPr>
              <w:t xml:space="preserve">SWRS_NM_APP_10 </w:t>
            </w:r>
          </w:p>
        </w:tc>
      </w:tr>
      <w:tr w:rsidR="00FA6A1D" w:rsidRPr="00123177" w14:paraId="257E23F7"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690E88E4" w14:textId="77777777" w:rsidR="00FA6A1D" w:rsidRPr="00123177" w:rsidRDefault="00FA6A1D" w:rsidP="00FA6A1D">
            <w:pPr>
              <w:rPr>
                <w:rFonts w:eastAsia="Arial"/>
              </w:rPr>
            </w:pPr>
            <w:r w:rsidRPr="00123177">
              <w:rPr>
                <w:rFonts w:eastAsia="Arial"/>
              </w:rPr>
              <w:t>Customer Req ID</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A6725C" w14:textId="03675348" w:rsidR="00FA6A1D" w:rsidRPr="00123177" w:rsidRDefault="00FA6A1D" w:rsidP="00FA6A1D">
            <w:pPr>
              <w:rPr>
                <w:rFonts w:eastAsia="Arial"/>
              </w:rPr>
            </w:pPr>
            <w:r w:rsidRPr="0034230F">
              <w:rPr>
                <w:color w:val="000000" w:themeColor="text1"/>
              </w:rPr>
              <w:t>SDS-HVDCDC-121</w:t>
            </w:r>
          </w:p>
        </w:tc>
      </w:tr>
      <w:tr w:rsidR="00FA6A1D" w:rsidRPr="00123177" w14:paraId="62189747" w14:textId="77777777" w:rsidTr="00535342">
        <w:tblPrEx>
          <w:tblLook w:val="0000" w:firstRow="0" w:lastRow="0" w:firstColumn="0" w:lastColumn="0" w:noHBand="0" w:noVBand="0"/>
        </w:tblPrEx>
        <w:trPr>
          <w:cantSplit/>
          <w:trHeight w:val="609"/>
        </w:trPr>
        <w:tc>
          <w:tcPr>
            <w:tcW w:w="1362" w:type="dxa"/>
            <w:tcBorders>
              <w:top w:val="single" w:sz="4" w:space="0" w:color="000000" w:themeColor="text1"/>
              <w:left w:val="single" w:sz="4" w:space="0" w:color="000000" w:themeColor="text1"/>
              <w:bottom w:val="single" w:sz="4" w:space="0" w:color="000000" w:themeColor="text1"/>
            </w:tcBorders>
          </w:tcPr>
          <w:p w14:paraId="73368DF9" w14:textId="77777777" w:rsidR="00FA6A1D" w:rsidRPr="00123177" w:rsidRDefault="00FA6A1D" w:rsidP="00FA6A1D">
            <w:pPr>
              <w:pStyle w:val="TableText"/>
              <w:snapToGrid w:val="0"/>
            </w:pPr>
            <w:r w:rsidRPr="00123177">
              <w:t>Milestone</w:t>
            </w:r>
          </w:p>
        </w:tc>
        <w:tc>
          <w:tcPr>
            <w:tcW w:w="8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F18218" w14:textId="50AB4C22" w:rsidR="00FA6A1D" w:rsidRPr="00123177" w:rsidRDefault="00FA6A1D" w:rsidP="00FA6A1D">
            <w:pPr>
              <w:pStyle w:val="TableText"/>
              <w:snapToGrid w:val="0"/>
            </w:pPr>
            <w:r w:rsidRPr="0034230F">
              <w:rPr>
                <w:color w:val="000000" w:themeColor="text1"/>
              </w:rPr>
              <w:t>C-Sample/PF3.0 Phase-2</w:t>
            </w:r>
          </w:p>
        </w:tc>
      </w:tr>
      <w:tr w:rsidR="00FA6A1D" w:rsidRPr="00123177" w14:paraId="4CAC58CF" w14:textId="77777777" w:rsidTr="00535342">
        <w:trPr>
          <w:trHeight w:val="135"/>
        </w:trPr>
        <w:tc>
          <w:tcPr>
            <w:tcW w:w="1362" w:type="dxa"/>
            <w:tcBorders>
              <w:top w:val="single" w:sz="8" w:space="0" w:color="000000" w:themeColor="text1"/>
              <w:left w:val="single" w:sz="8" w:space="0" w:color="000000" w:themeColor="text1"/>
              <w:bottom w:val="single" w:sz="8" w:space="0" w:color="000000" w:themeColor="text1"/>
              <w:right w:val="nil"/>
            </w:tcBorders>
          </w:tcPr>
          <w:p w14:paraId="64706059" w14:textId="77777777" w:rsidR="00FA6A1D" w:rsidRPr="00123177" w:rsidRDefault="00FA6A1D" w:rsidP="00FA6A1D">
            <w:r w:rsidRPr="00123177">
              <w:rPr>
                <w:rFonts w:eastAsia="Arial"/>
                <w:szCs w:val="20"/>
              </w:rPr>
              <w:t>Purpose</w:t>
            </w:r>
            <w:r w:rsidRPr="00123177">
              <w:rPr>
                <w:rFonts w:eastAsia="Arial"/>
                <w:szCs w:val="20"/>
                <w:vertAlign w:val="superscript"/>
              </w:rPr>
              <w:t>1</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2D2334" w14:textId="1FF3F360" w:rsidR="00FA6A1D" w:rsidRPr="00123177" w:rsidRDefault="00FA6A1D" w:rsidP="00FA6A1D">
            <w:pPr>
              <w:rPr>
                <w:rFonts w:eastAsia="Arial"/>
              </w:rPr>
            </w:pPr>
            <w:r w:rsidRPr="0034230F">
              <w:rPr>
                <w:color w:val="000000" w:themeColor="text1"/>
              </w:rPr>
              <w:t xml:space="preserve">The HVDCDC shall use configurable timing parameter like CANNM_PR_MESSAGE_ RECEIVE_TIME which is used for the transition between “Prepare </w:t>
            </w:r>
            <w:r>
              <w:rPr>
                <w:color w:val="000000" w:themeColor="text1"/>
              </w:rPr>
              <w:t>Bus Sleep” Mode</w:t>
            </w:r>
            <w:r w:rsidRPr="0034230F">
              <w:rPr>
                <w:color w:val="000000" w:themeColor="text1"/>
              </w:rPr>
              <w:t xml:space="preserve"> to “Repeat Message” State</w:t>
            </w:r>
          </w:p>
        </w:tc>
      </w:tr>
      <w:tr w:rsidR="00FA6A1D" w:rsidRPr="00123177" w14:paraId="5BB5E658"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AD7CBA7" w14:textId="77777777" w:rsidR="00FA6A1D" w:rsidRPr="00123177" w:rsidRDefault="00FA6A1D" w:rsidP="00FA6A1D">
            <w:r w:rsidRPr="00123177">
              <w:rPr>
                <w:rFonts w:eastAsia="Arial"/>
                <w:szCs w:val="20"/>
              </w:rPr>
              <w:t xml:space="preserve">Derived Requirement </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AC7FF7" w14:textId="28E0EDF8" w:rsidR="00FA6A1D" w:rsidRPr="00123177" w:rsidRDefault="00FA6A1D" w:rsidP="00FA6A1D">
            <w:r w:rsidRPr="0034230F">
              <w:rPr>
                <w:rFonts w:eastAsia="Arial"/>
                <w:color w:val="000000" w:themeColor="text1"/>
              </w:rPr>
              <w:t>No Such derived requirement is applicable</w:t>
            </w:r>
          </w:p>
        </w:tc>
      </w:tr>
      <w:tr w:rsidR="00FA6A1D" w:rsidRPr="00123177" w14:paraId="7367290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E4D75A3" w14:textId="793602B9" w:rsidR="00FA6A1D" w:rsidRPr="00123177" w:rsidRDefault="00FA6A1D" w:rsidP="00FA6A1D">
            <w:pPr>
              <w:rPr>
                <w:rFonts w:eastAsia="Arial"/>
                <w:szCs w:val="20"/>
              </w:rPr>
            </w:pPr>
            <w:r>
              <w:rPr>
                <w:rFonts w:eastAsia="Arial"/>
                <w:szCs w:val="20"/>
              </w:rPr>
              <w:t>Requirement Priority</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A6BB2B" w14:textId="05D4BEBB" w:rsidR="00FA6A1D" w:rsidRPr="00123177" w:rsidRDefault="00FA6A1D" w:rsidP="00FA6A1D">
            <w:r>
              <w:t>High</w:t>
            </w:r>
          </w:p>
        </w:tc>
      </w:tr>
      <w:tr w:rsidR="00FA6A1D" w:rsidRPr="00123177" w14:paraId="3581F09E"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C529FF9" w14:textId="77777777" w:rsidR="00FA6A1D" w:rsidRPr="00123177" w:rsidRDefault="00FA6A1D" w:rsidP="00FA6A1D">
            <w:r w:rsidRPr="00123177">
              <w:rPr>
                <w:rFonts w:eastAsia="Arial"/>
                <w:szCs w:val="20"/>
              </w:rPr>
              <w:t>Access Restrictions</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341FB3" w14:textId="77777777" w:rsidR="00FA6A1D" w:rsidRPr="0034230F" w:rsidRDefault="00FA6A1D" w:rsidP="00FA6A1D">
            <w:pPr>
              <w:rPr>
                <w:color w:val="000000" w:themeColor="text1"/>
              </w:rPr>
            </w:pPr>
            <w:r w:rsidRPr="0034230F">
              <w:rPr>
                <w:color w:val="000000" w:themeColor="text1"/>
              </w:rPr>
              <w:t>No Specific access restrictions is applicable.</w:t>
            </w:r>
          </w:p>
          <w:p w14:paraId="1F2DA790" w14:textId="77777777" w:rsidR="00FA6A1D" w:rsidRPr="00123177" w:rsidRDefault="00FA6A1D" w:rsidP="00FA6A1D"/>
        </w:tc>
      </w:tr>
      <w:tr w:rsidR="00FA6A1D" w:rsidRPr="00123177" w14:paraId="062265EA"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4F8A4CE" w14:textId="77777777" w:rsidR="00FA6A1D" w:rsidRPr="00123177" w:rsidRDefault="00FA6A1D" w:rsidP="00FA6A1D">
            <w:r w:rsidRPr="00123177">
              <w:rPr>
                <w:rFonts w:eastAsia="Arial"/>
                <w:szCs w:val="20"/>
              </w:rPr>
              <w:t>Input(s)</w:t>
            </w:r>
            <w:r w:rsidRPr="00123177">
              <w:rPr>
                <w:rFonts w:eastAsia="Arial"/>
                <w:b/>
                <w:bCs/>
                <w:szCs w:val="20"/>
              </w:rPr>
              <w:t xml:space="preserve"> </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B0FC9A" w14:textId="77777777" w:rsidR="00FA6A1D" w:rsidRPr="0034230F" w:rsidRDefault="00FA6A1D" w:rsidP="00FA6A1D">
            <w:pPr>
              <w:rPr>
                <w:color w:val="000000" w:themeColor="text1"/>
              </w:rPr>
            </w:pPr>
            <w:r w:rsidRPr="0034230F">
              <w:rPr>
                <w:color w:val="000000" w:themeColor="text1"/>
              </w:rPr>
              <w:t>1.The parameter CANNM_PR_MESSAGE_ RECEIVE_TIME shall be used for the transition between “Prepare Bus sleep” Sate to “Repeat Message” State configurable with value HVDCDC_CAL.</w:t>
            </w:r>
          </w:p>
          <w:p w14:paraId="1C3DB3AB" w14:textId="77777777" w:rsidR="00FA6A1D" w:rsidRPr="00123177" w:rsidRDefault="00FA6A1D" w:rsidP="00FA6A1D">
            <w:pPr>
              <w:rPr>
                <w:rFonts w:eastAsia="Arial"/>
              </w:rPr>
            </w:pPr>
          </w:p>
        </w:tc>
      </w:tr>
      <w:tr w:rsidR="00FA6A1D" w:rsidRPr="00123177" w14:paraId="15BED736"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0AC7DB9" w14:textId="77777777" w:rsidR="00FA6A1D" w:rsidRPr="00123177" w:rsidRDefault="00FA6A1D" w:rsidP="00FA6A1D">
            <w:r w:rsidRPr="00123177">
              <w:rPr>
                <w:rFonts w:eastAsia="Arial"/>
                <w:szCs w:val="20"/>
              </w:rPr>
              <w:t>Output(s)</w:t>
            </w:r>
            <w:r w:rsidRPr="00123177">
              <w:rPr>
                <w:rFonts w:eastAsia="Arial"/>
                <w:b/>
                <w:bCs/>
                <w:szCs w:val="20"/>
              </w:rPr>
              <w:t xml:space="preserve"> </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3EF977" w14:textId="77777777" w:rsidR="00FA6A1D" w:rsidRPr="0034230F" w:rsidRDefault="00FA6A1D" w:rsidP="00FA6A1D">
            <w:pPr>
              <w:rPr>
                <w:color w:val="000000" w:themeColor="text1"/>
              </w:rPr>
            </w:pPr>
            <w:r w:rsidRPr="0034230F">
              <w:rPr>
                <w:color w:val="000000" w:themeColor="text1"/>
              </w:rPr>
              <w:t xml:space="preserve">1.The parameter CANNM_PR_MESSAGE_ RECEIVE_TIME shall be configurable with value HVDCDC_CAL. </w:t>
            </w:r>
          </w:p>
          <w:p w14:paraId="2460197F" w14:textId="23D79369" w:rsidR="00FA6A1D" w:rsidRPr="00123177" w:rsidRDefault="00FA6A1D" w:rsidP="00FA6A1D">
            <w:pPr>
              <w:rPr>
                <w:rFonts w:eastAsia="Arial"/>
              </w:rPr>
            </w:pPr>
          </w:p>
        </w:tc>
      </w:tr>
      <w:tr w:rsidR="00FA6A1D" w:rsidRPr="00123177" w14:paraId="21A8052C"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552DD53" w14:textId="77777777" w:rsidR="00FA6A1D" w:rsidRPr="00123177" w:rsidRDefault="00FA6A1D" w:rsidP="00FA6A1D">
            <w:r w:rsidRPr="00123177">
              <w:rPr>
                <w:rFonts w:eastAsia="Arial"/>
                <w:szCs w:val="20"/>
              </w:rPr>
              <w:t>Process</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F5074C" w14:textId="77777777" w:rsidR="00FA6A1D" w:rsidRPr="0034230F" w:rsidRDefault="00FA6A1D" w:rsidP="00FA6A1D">
            <w:pPr>
              <w:rPr>
                <w:color w:val="000000" w:themeColor="text1"/>
              </w:rPr>
            </w:pPr>
            <w:r w:rsidRPr="0034230F">
              <w:rPr>
                <w:color w:val="000000" w:themeColor="text1"/>
              </w:rPr>
              <w:t>1. Configure the parameter CANNM_PR_MESSAGE_ RECEIVE_TIME.</w:t>
            </w:r>
          </w:p>
          <w:p w14:paraId="2B13621F" w14:textId="1525C9E0" w:rsidR="00FA6A1D" w:rsidRPr="00123177" w:rsidRDefault="00FA6A1D" w:rsidP="00FA6A1D">
            <w:pPr>
              <w:rPr>
                <w:rFonts w:eastAsia="Arial"/>
              </w:rPr>
            </w:pPr>
            <w:r w:rsidRPr="0034230F">
              <w:rPr>
                <w:color w:val="000000" w:themeColor="text1"/>
              </w:rPr>
              <w:t xml:space="preserve">2. HVDCDC should transition from “Prepare </w:t>
            </w:r>
            <w:r>
              <w:rPr>
                <w:color w:val="000000" w:themeColor="text1"/>
              </w:rPr>
              <w:t>Bus Sleep” Mode</w:t>
            </w:r>
            <w:r w:rsidRPr="0034230F">
              <w:rPr>
                <w:color w:val="000000" w:themeColor="text1"/>
              </w:rPr>
              <w:t xml:space="preserve"> to “Repeat Message” State of Network Management upon “</w:t>
            </w:r>
            <w:r w:rsidRPr="0034230F">
              <w:rPr>
                <w:rFonts w:eastAsia="Arial"/>
                <w:color w:val="000000" w:themeColor="text1"/>
              </w:rPr>
              <w:t>NMZC1Message_Hybrid_ASR_PDU”</w:t>
            </w:r>
            <w:r w:rsidRPr="0034230F">
              <w:rPr>
                <w:color w:val="000000" w:themeColor="text1"/>
              </w:rPr>
              <w:t xml:space="preserve"> message receive.</w:t>
            </w:r>
          </w:p>
        </w:tc>
      </w:tr>
      <w:tr w:rsidR="00FA6A1D" w:rsidRPr="00123177" w14:paraId="4D34B32C" w14:textId="77777777" w:rsidTr="00535342">
        <w:trPr>
          <w:trHeight w:val="355"/>
        </w:trPr>
        <w:tc>
          <w:tcPr>
            <w:tcW w:w="1362" w:type="dxa"/>
            <w:tcBorders>
              <w:top w:val="single" w:sz="8" w:space="0" w:color="000000" w:themeColor="text1"/>
              <w:left w:val="single" w:sz="8" w:space="0" w:color="000000" w:themeColor="text1"/>
              <w:bottom w:val="single" w:sz="8" w:space="0" w:color="000000" w:themeColor="text1"/>
              <w:right w:val="nil"/>
            </w:tcBorders>
          </w:tcPr>
          <w:p w14:paraId="45DB2E85" w14:textId="77777777" w:rsidR="00FA6A1D" w:rsidRPr="00123177" w:rsidRDefault="00FA6A1D" w:rsidP="00FA6A1D">
            <w:r w:rsidRPr="00123177">
              <w:rPr>
                <w:rFonts w:eastAsia="Arial"/>
                <w:szCs w:val="20"/>
              </w:rPr>
              <w:t>Mandatory Fields</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946D60" w14:textId="5182B217" w:rsidR="00FA6A1D" w:rsidRPr="00123177" w:rsidRDefault="00FA6A1D" w:rsidP="00FA6A1D">
            <w:r w:rsidRPr="0034230F">
              <w:rPr>
                <w:color w:val="000000" w:themeColor="text1"/>
              </w:rPr>
              <w:t>No such mandatory fields are applicable.</w:t>
            </w:r>
          </w:p>
        </w:tc>
      </w:tr>
      <w:tr w:rsidR="00FA6A1D" w:rsidRPr="00123177" w14:paraId="6894F2B2"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9CA7AC5" w14:textId="77777777" w:rsidR="00FA6A1D" w:rsidRPr="00123177" w:rsidRDefault="00FA6A1D" w:rsidP="00FA6A1D">
            <w:r w:rsidRPr="00123177">
              <w:rPr>
                <w:rFonts w:eastAsia="Arial"/>
                <w:szCs w:val="20"/>
              </w:rPr>
              <w:t>Pre-Loaded Values</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D4C4F6" w14:textId="25A33599" w:rsidR="00FA6A1D" w:rsidRPr="00123177" w:rsidRDefault="00FA6A1D" w:rsidP="00FA6A1D">
            <w:r w:rsidRPr="0034230F">
              <w:rPr>
                <w:color w:val="000000" w:themeColor="text1"/>
              </w:rPr>
              <w:t>1. Configure the parameter CANNM_PR_MESSAGE_ RECEIVE_TIME with default value.</w:t>
            </w:r>
          </w:p>
        </w:tc>
      </w:tr>
      <w:tr w:rsidR="00FA6A1D" w:rsidRPr="00123177" w14:paraId="5B558FE9"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52F94FF" w14:textId="77777777" w:rsidR="00FA6A1D" w:rsidRPr="00123177" w:rsidRDefault="00FA6A1D" w:rsidP="00FA6A1D">
            <w:r w:rsidRPr="00123177">
              <w:rPr>
                <w:rFonts w:eastAsia="Arial"/>
                <w:szCs w:val="20"/>
              </w:rPr>
              <w:t>Default Values</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73B78D" w14:textId="59AA4E69" w:rsidR="00FA6A1D" w:rsidRPr="00123177" w:rsidRDefault="00FA6A1D" w:rsidP="00FA6A1D">
            <w:r w:rsidRPr="0034230F">
              <w:rPr>
                <w:color w:val="000000" w:themeColor="text1"/>
              </w:rPr>
              <w:t>Default values shall be applicable with respect to Pre-Loaded Values</w:t>
            </w:r>
          </w:p>
        </w:tc>
      </w:tr>
      <w:tr w:rsidR="00FA6A1D" w:rsidRPr="00123177" w14:paraId="641D2004"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C7EC8DD" w14:textId="77777777" w:rsidR="00FA6A1D" w:rsidRPr="00123177" w:rsidRDefault="00FA6A1D" w:rsidP="00FA6A1D">
            <w:r w:rsidRPr="00123177">
              <w:rPr>
                <w:rFonts w:eastAsia="Arial"/>
                <w:szCs w:val="20"/>
              </w:rPr>
              <w:t>Valid range of Values</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ECC3B8" w14:textId="07CEF660" w:rsidR="00FA6A1D" w:rsidRPr="00123177" w:rsidRDefault="00FA6A1D" w:rsidP="00FA6A1D">
            <w:r w:rsidRPr="0034230F">
              <w:rPr>
                <w:color w:val="000000" w:themeColor="text1"/>
              </w:rPr>
              <w:t>Valid range value is not required.</w:t>
            </w:r>
          </w:p>
        </w:tc>
      </w:tr>
      <w:tr w:rsidR="00FA6A1D" w:rsidRPr="00123177" w14:paraId="02F82581"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C621FCE" w14:textId="77777777" w:rsidR="00FA6A1D" w:rsidRPr="00123177" w:rsidRDefault="00FA6A1D" w:rsidP="00FA6A1D">
            <w:r w:rsidRPr="00123177">
              <w:rPr>
                <w:rFonts w:eastAsia="Arial"/>
                <w:szCs w:val="20"/>
              </w:rPr>
              <w:lastRenderedPageBreak/>
              <w:t xml:space="preserve">Data Latency Period </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6B0051" w14:textId="70976F43" w:rsidR="00FA6A1D" w:rsidRPr="00123177" w:rsidRDefault="00FA6A1D" w:rsidP="00FA6A1D">
            <w:r w:rsidRPr="0034230F">
              <w:rPr>
                <w:color w:val="000000" w:themeColor="text1"/>
              </w:rPr>
              <w:t>Data latency period is not applicable</w:t>
            </w:r>
          </w:p>
        </w:tc>
      </w:tr>
      <w:tr w:rsidR="00FA6A1D" w:rsidRPr="00123177" w14:paraId="7D02A1CE"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04C385EE" w14:textId="77777777" w:rsidR="00FA6A1D" w:rsidRPr="00123177" w:rsidRDefault="00FA6A1D" w:rsidP="00FA6A1D">
            <w:r w:rsidRPr="00123177">
              <w:rPr>
                <w:rFonts w:eastAsia="Arial"/>
                <w:szCs w:val="20"/>
              </w:rPr>
              <w:t xml:space="preserve">Data Retention Period  </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F5BA8D" w14:textId="5F71564C" w:rsidR="00FA6A1D" w:rsidRPr="00123177" w:rsidRDefault="00FA6A1D" w:rsidP="00FA6A1D">
            <w:r w:rsidRPr="0034230F">
              <w:rPr>
                <w:color w:val="000000" w:themeColor="text1"/>
              </w:rPr>
              <w:t>Data Retention period is not applicable.</w:t>
            </w:r>
          </w:p>
        </w:tc>
      </w:tr>
      <w:tr w:rsidR="00FA6A1D" w:rsidRPr="00123177" w14:paraId="61703337"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690650A6" w14:textId="77777777" w:rsidR="00FA6A1D" w:rsidRPr="00123177" w:rsidRDefault="00FA6A1D" w:rsidP="00FA6A1D">
            <w:r w:rsidRPr="00123177">
              <w:rPr>
                <w:rFonts w:eastAsia="Arial"/>
                <w:szCs w:val="20"/>
              </w:rPr>
              <w:t>Data Rate/ &lt;Daily&gt; Number of transaction</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50D10A" w14:textId="55FB53D7" w:rsidR="00FA6A1D" w:rsidRPr="00123177" w:rsidRDefault="00FA6A1D" w:rsidP="00FA6A1D">
            <w:r w:rsidRPr="0034230F">
              <w:rPr>
                <w:color w:val="000000" w:themeColor="text1"/>
              </w:rPr>
              <w:t>Data rate is not applicable.</w:t>
            </w:r>
          </w:p>
        </w:tc>
      </w:tr>
      <w:tr w:rsidR="00FA6A1D" w:rsidRPr="00123177" w14:paraId="668B9FDA"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869A2DE" w14:textId="77777777" w:rsidR="00FA6A1D" w:rsidRPr="00123177" w:rsidRDefault="00FA6A1D" w:rsidP="00FA6A1D">
            <w:r w:rsidRPr="00123177">
              <w:rPr>
                <w:rFonts w:eastAsia="Arial"/>
                <w:szCs w:val="20"/>
              </w:rPr>
              <w:t>External Events</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99E8F9" w14:textId="282CDC84" w:rsidR="00FA6A1D" w:rsidRPr="00123177" w:rsidRDefault="00FA6A1D" w:rsidP="00FA6A1D">
            <w:pPr>
              <w:spacing w:line="259" w:lineRule="auto"/>
            </w:pPr>
            <w:r w:rsidRPr="0034230F">
              <w:rPr>
                <w:color w:val="000000" w:themeColor="text1"/>
              </w:rPr>
              <w:t>External event is not required.</w:t>
            </w:r>
          </w:p>
        </w:tc>
      </w:tr>
      <w:tr w:rsidR="00FA6A1D" w:rsidRPr="00123177" w14:paraId="505ABC42"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158050BB" w14:textId="77777777" w:rsidR="00FA6A1D" w:rsidRPr="00123177" w:rsidRDefault="00FA6A1D" w:rsidP="00FA6A1D">
            <w:r w:rsidRPr="00123177">
              <w:rPr>
                <w:rFonts w:eastAsia="Arial"/>
                <w:szCs w:val="20"/>
              </w:rPr>
              <w:t>Temporal Events</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A5C3F0" w14:textId="1A76C318" w:rsidR="00FA6A1D" w:rsidRPr="00123177" w:rsidRDefault="00FA6A1D" w:rsidP="00FA6A1D">
            <w:r w:rsidRPr="0034230F">
              <w:rPr>
                <w:color w:val="000000" w:themeColor="text1"/>
              </w:rPr>
              <w:t>Temporal event is not applicable.</w:t>
            </w:r>
          </w:p>
        </w:tc>
      </w:tr>
      <w:tr w:rsidR="00FA6A1D" w:rsidRPr="00123177" w14:paraId="6141C33E"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43F5035F" w14:textId="77777777" w:rsidR="00FA6A1D" w:rsidRPr="00123177" w:rsidRDefault="00FA6A1D" w:rsidP="00FA6A1D">
            <w:r w:rsidRPr="00123177">
              <w:rPr>
                <w:rFonts w:eastAsia="Arial"/>
                <w:szCs w:val="20"/>
              </w:rPr>
              <w:t xml:space="preserve">Validation Rules/ </w:t>
            </w:r>
          </w:p>
          <w:p w14:paraId="298F33B9" w14:textId="77777777" w:rsidR="00FA6A1D" w:rsidRPr="00123177" w:rsidRDefault="00FA6A1D" w:rsidP="00FA6A1D">
            <w:r w:rsidRPr="00123177">
              <w:rPr>
                <w:rFonts w:eastAsia="Arial"/>
                <w:szCs w:val="20"/>
              </w:rPr>
              <w:t>Verification criteria</w:t>
            </w:r>
            <w:r w:rsidRPr="00123177">
              <w:rPr>
                <w:rFonts w:eastAsia="Arial"/>
                <w:szCs w:val="20"/>
                <w:vertAlign w:val="superscript"/>
              </w:rPr>
              <w:t>2</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3B9B4E" w14:textId="77777777" w:rsidR="00FA6A1D" w:rsidRDefault="00FA6A1D" w:rsidP="00FA6A1D">
            <w:pPr>
              <w:rPr>
                <w:color w:val="000000" w:themeColor="text1"/>
              </w:rPr>
            </w:pPr>
            <w:r w:rsidRPr="0034230F">
              <w:rPr>
                <w:color w:val="000000" w:themeColor="text1"/>
              </w:rPr>
              <w:t xml:space="preserve">Verify that the time required for transition from “Prepare </w:t>
            </w:r>
            <w:r>
              <w:rPr>
                <w:color w:val="000000" w:themeColor="text1"/>
              </w:rPr>
              <w:t>Bus Sleep” Mode</w:t>
            </w:r>
            <w:r w:rsidRPr="0034230F">
              <w:rPr>
                <w:color w:val="000000" w:themeColor="text1"/>
              </w:rPr>
              <w:t xml:space="preserve"> to “Repeat Message” State shall be equal to CANNM_PR_MESSAGE_ RECEIVE_TIME.  </w:t>
            </w:r>
          </w:p>
          <w:p w14:paraId="09509E0A" w14:textId="77777777" w:rsidR="00FA6A1D" w:rsidRDefault="00FA6A1D" w:rsidP="00FA6A1D"/>
          <w:p w14:paraId="75BFFC5F" w14:textId="398C2997" w:rsidR="00FA6A1D" w:rsidRPr="00123177" w:rsidRDefault="00FA6A1D" w:rsidP="00FA6A1D">
            <w:pPr>
              <w:rPr>
                <w:rFonts w:eastAsia="Arial"/>
              </w:rPr>
            </w:pPr>
            <w:r>
              <w:rPr>
                <w:szCs w:val="20"/>
              </w:rPr>
              <w:t xml:space="preserve">Verify the transition time by providing different for </w:t>
            </w:r>
            <w:r w:rsidRPr="0034230F">
              <w:rPr>
                <w:color w:val="000000" w:themeColor="text1"/>
              </w:rPr>
              <w:t>CANNM_PR_MESSAGE_RECEIVE_TIME</w:t>
            </w:r>
            <w:r>
              <w:rPr>
                <w:color w:val="000000" w:themeColor="text1"/>
              </w:rPr>
              <w:t>.</w:t>
            </w:r>
          </w:p>
        </w:tc>
      </w:tr>
      <w:tr w:rsidR="00A55B53" w:rsidRPr="00123177" w14:paraId="0FE41428"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2EC0FBE" w14:textId="77777777" w:rsidR="00A55B53" w:rsidRPr="00123177" w:rsidRDefault="00A55B53" w:rsidP="00535342">
            <w:r w:rsidRPr="00123177">
              <w:rPr>
                <w:rFonts w:eastAsia="Arial"/>
                <w:szCs w:val="20"/>
              </w:rPr>
              <w:t>Constraints</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24CD48" w14:textId="77777777" w:rsidR="00A55B53" w:rsidRPr="00123177" w:rsidRDefault="00A55B53" w:rsidP="00535342">
            <w:r w:rsidRPr="00123177">
              <w:rPr>
                <w:szCs w:val="20"/>
              </w:rPr>
              <w:t>Constraints is not applicable.</w:t>
            </w:r>
          </w:p>
        </w:tc>
      </w:tr>
      <w:tr w:rsidR="00A55B53" w:rsidRPr="00123177" w14:paraId="31490CA8"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BE60392" w14:textId="77777777" w:rsidR="00A55B53" w:rsidRPr="00123177" w:rsidRDefault="00A55B53" w:rsidP="00535342">
            <w:r w:rsidRPr="00123177">
              <w:rPr>
                <w:rFonts w:eastAsia="Arial"/>
                <w:szCs w:val="20"/>
              </w:rPr>
              <w:t>Effects on other systems/sub system</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23C4FF" w14:textId="77777777" w:rsidR="00A55B53" w:rsidRPr="00123177" w:rsidRDefault="00A55B53" w:rsidP="00535342">
            <w:r w:rsidRPr="00123177">
              <w:rPr>
                <w:szCs w:val="20"/>
              </w:rPr>
              <w:t>No effects on other system</w:t>
            </w:r>
          </w:p>
        </w:tc>
      </w:tr>
      <w:tr w:rsidR="00A55B53" w:rsidRPr="00123177" w14:paraId="127EEB60"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5A774E57" w14:textId="77777777" w:rsidR="00A55B53" w:rsidRPr="00123177" w:rsidRDefault="00A55B53" w:rsidP="00535342">
            <w:r w:rsidRPr="00123177">
              <w:rPr>
                <w:rFonts w:eastAsia="Arial"/>
                <w:szCs w:val="20"/>
              </w:rPr>
              <w:t>Testability with respect to test environment</w:t>
            </w:r>
          </w:p>
          <w:p w14:paraId="2E055120" w14:textId="77777777" w:rsidR="00A55B53" w:rsidRPr="00123177" w:rsidRDefault="00A55B53" w:rsidP="00535342">
            <w:r w:rsidRPr="00123177">
              <w:rPr>
                <w:rFonts w:eastAsia="Arial"/>
                <w:szCs w:val="20"/>
              </w:rPr>
              <w:t>(Yes/No)</w:t>
            </w:r>
          </w:p>
          <w:p w14:paraId="1D05F339" w14:textId="77777777" w:rsidR="00A55B53" w:rsidRPr="00123177" w:rsidRDefault="00A55B53" w:rsidP="00535342">
            <w:r w:rsidRPr="00123177">
              <w:rPr>
                <w:rFonts w:eastAsia="Arial"/>
                <w:i/>
                <w:iCs/>
                <w:szCs w:val="20"/>
              </w:rPr>
              <w:t>Note: Mention in which phase of testing, this requirement will be tested</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5086D6" w14:textId="77777777" w:rsidR="00A55B53" w:rsidRPr="00123177" w:rsidRDefault="00A55B53" w:rsidP="00535342">
            <w:pPr>
              <w:pStyle w:val="TableText"/>
              <w:snapToGrid w:val="0"/>
            </w:pPr>
            <w:r w:rsidRPr="00123177">
              <w:t>YES</w:t>
            </w:r>
          </w:p>
          <w:p w14:paraId="14516AE7" w14:textId="77777777" w:rsidR="00A55B53" w:rsidRPr="00123177" w:rsidRDefault="00A55B53" w:rsidP="00535342"/>
        </w:tc>
      </w:tr>
      <w:tr w:rsidR="00A55B53" w:rsidRPr="00123177" w14:paraId="2F60EE89"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2A1871FB" w14:textId="77777777" w:rsidR="00A55B53" w:rsidRPr="00123177" w:rsidRDefault="00A55B53" w:rsidP="00535342">
            <w:r w:rsidRPr="00123177">
              <w:rPr>
                <w:rFonts w:eastAsia="Arial"/>
                <w:szCs w:val="20"/>
              </w:rPr>
              <w:t>Feasible within project constraints</w:t>
            </w:r>
          </w:p>
          <w:p w14:paraId="06D97531" w14:textId="77777777" w:rsidR="00A55B53" w:rsidRPr="00123177" w:rsidRDefault="00A55B53" w:rsidP="00535342">
            <w:r w:rsidRPr="00123177">
              <w:rPr>
                <w:rFonts w:eastAsia="Arial"/>
                <w:szCs w:val="20"/>
              </w:rPr>
              <w:t>(Yes/No)</w:t>
            </w:r>
          </w:p>
          <w:p w14:paraId="5F718575" w14:textId="77777777" w:rsidR="00A55B53" w:rsidRPr="00123177" w:rsidRDefault="00A55B53" w:rsidP="00535342">
            <w:r w:rsidRPr="00123177">
              <w:rPr>
                <w:rFonts w:eastAsia="Arial"/>
                <w:i/>
                <w:iCs/>
                <w:szCs w:val="20"/>
              </w:rPr>
              <w:t xml:space="preserve">Note: Add the impact of requirement on operating </w:t>
            </w:r>
            <w:r w:rsidRPr="00123177">
              <w:rPr>
                <w:rFonts w:eastAsia="Arial"/>
                <w:i/>
                <w:iCs/>
                <w:szCs w:val="20"/>
              </w:rPr>
              <w:lastRenderedPageBreak/>
              <w:t>environment defined in section 4.2</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19BD3C" w14:textId="77777777" w:rsidR="00A55B53" w:rsidRPr="00123177" w:rsidRDefault="00A55B53" w:rsidP="00535342">
            <w:pPr>
              <w:pStyle w:val="TableText"/>
              <w:snapToGrid w:val="0"/>
            </w:pPr>
            <w:r w:rsidRPr="00123177">
              <w:lastRenderedPageBreak/>
              <w:t>YES</w:t>
            </w:r>
          </w:p>
          <w:p w14:paraId="737D7791" w14:textId="77777777" w:rsidR="00A55B53" w:rsidRPr="00123177" w:rsidRDefault="00A55B53" w:rsidP="00535342"/>
        </w:tc>
      </w:tr>
      <w:tr w:rsidR="00A55B53" w:rsidRPr="00123177" w14:paraId="0FC4706F"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34ABD729" w14:textId="77777777" w:rsidR="00A55B53" w:rsidRPr="00123177" w:rsidRDefault="00A55B53" w:rsidP="00535342">
            <w:r w:rsidRPr="00123177">
              <w:rPr>
                <w:rFonts w:eastAsia="Arial"/>
                <w:szCs w:val="20"/>
              </w:rPr>
              <w:t>Critical</w:t>
            </w:r>
          </w:p>
          <w:p w14:paraId="3F6A0E1F" w14:textId="77777777" w:rsidR="00A55B53" w:rsidRPr="00123177" w:rsidRDefault="00A55B53" w:rsidP="00535342">
            <w:r w:rsidRPr="00123177">
              <w:rPr>
                <w:rFonts w:eastAsia="Arial"/>
                <w:szCs w:val="20"/>
              </w:rPr>
              <w:t>(Yes/No)</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AC8703" w14:textId="77777777" w:rsidR="00A55B53" w:rsidRPr="00123177" w:rsidRDefault="00A55B53" w:rsidP="00535342">
            <w:r w:rsidRPr="00123177">
              <w:t>YES</w:t>
            </w:r>
          </w:p>
        </w:tc>
      </w:tr>
      <w:tr w:rsidR="00A55B53" w:rsidRPr="00123177" w14:paraId="6159558D" w14:textId="77777777" w:rsidTr="00535342">
        <w:trPr>
          <w:trHeight w:val="300"/>
        </w:trPr>
        <w:tc>
          <w:tcPr>
            <w:tcW w:w="1362" w:type="dxa"/>
            <w:tcBorders>
              <w:top w:val="single" w:sz="8" w:space="0" w:color="000000" w:themeColor="text1"/>
              <w:left w:val="single" w:sz="8" w:space="0" w:color="000000" w:themeColor="text1"/>
              <w:bottom w:val="single" w:sz="8" w:space="0" w:color="000000" w:themeColor="text1"/>
              <w:right w:val="nil"/>
            </w:tcBorders>
          </w:tcPr>
          <w:p w14:paraId="7E1A0CD7" w14:textId="77777777" w:rsidR="00A55B53" w:rsidRPr="00123177" w:rsidRDefault="00A55B53" w:rsidP="00535342">
            <w:pPr>
              <w:rPr>
                <w:rFonts w:eastAsia="Arial"/>
                <w:szCs w:val="20"/>
              </w:rPr>
            </w:pPr>
            <w:r w:rsidRPr="00123177">
              <w:t>Acceptance Criteria</w:t>
            </w:r>
          </w:p>
        </w:tc>
        <w:tc>
          <w:tcPr>
            <w:tcW w:w="8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6B8EFD" w14:textId="77777777" w:rsidR="00A55B53" w:rsidRPr="00123177" w:rsidRDefault="00A55B53" w:rsidP="00535342">
            <w:r w:rsidRPr="00123177">
              <w:t>Acceptance Criteria for this requirement should be as per SECTION-6 ACCEPTANCE CRITERIA</w:t>
            </w:r>
          </w:p>
        </w:tc>
      </w:tr>
    </w:tbl>
    <w:p w14:paraId="3B33F3AA" w14:textId="77777777" w:rsidR="00A55B53" w:rsidRPr="00123177" w:rsidRDefault="00A55B53" w:rsidP="00A55B53">
      <w:pPr>
        <w:pStyle w:val="BodyText"/>
        <w:rPr>
          <w:b/>
          <w:bCs/>
        </w:rPr>
      </w:pPr>
    </w:p>
    <w:p w14:paraId="54650D0F" w14:textId="77777777" w:rsidR="00A55B53" w:rsidRPr="00123177" w:rsidRDefault="00A55B53" w:rsidP="00A55B53">
      <w:pPr>
        <w:pStyle w:val="Heading5"/>
        <w:rPr>
          <w:sz w:val="20"/>
          <w:szCs w:val="20"/>
        </w:rPr>
      </w:pPr>
      <w:r w:rsidRPr="00123177">
        <w:rPr>
          <w:sz w:val="20"/>
          <w:szCs w:val="20"/>
        </w:rPr>
        <w:t xml:space="preserve">Requirements for HVDCDC </w:t>
      </w:r>
      <w:r w:rsidRPr="00123177">
        <w:rPr>
          <w:rFonts w:eastAsia="Arial"/>
          <w:sz w:val="20"/>
          <w:szCs w:val="20"/>
        </w:rPr>
        <w:t>NM state machine.</w:t>
      </w:r>
    </w:p>
    <w:p w14:paraId="43B2CA0C"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3D28B0B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CFE00C8"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770CB00" w14:textId="77777777" w:rsidR="00A55B53" w:rsidRPr="00123177" w:rsidRDefault="00A55B53" w:rsidP="00535342">
            <w:r w:rsidRPr="00123177">
              <w:rPr>
                <w:rFonts w:eastAsia="Arial"/>
                <w:b/>
                <w:bCs/>
                <w:szCs w:val="20"/>
              </w:rPr>
              <w:t>Description</w:t>
            </w:r>
          </w:p>
        </w:tc>
      </w:tr>
      <w:tr w:rsidR="00A55B53" w:rsidRPr="00123177" w14:paraId="4539F443"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D1138AC" w14:textId="77777777" w:rsidR="00A55B53" w:rsidRPr="00123177" w:rsidRDefault="00A55B53" w:rsidP="00535342">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B7FB8B" w14:textId="2D6B44AA" w:rsidR="00A55B53" w:rsidRPr="00123177" w:rsidRDefault="00660D7C" w:rsidP="00535342">
            <w:r w:rsidRPr="008840CA">
              <w:rPr>
                <w:rFonts w:eastAsia="Arial"/>
                <w:color w:val="000000" w:themeColor="text1"/>
                <w:szCs w:val="20"/>
              </w:rPr>
              <w:t>SWRS_NM_APP_</w:t>
            </w:r>
            <w:r>
              <w:rPr>
                <w:rFonts w:eastAsia="Arial"/>
                <w:color w:val="000000" w:themeColor="text1"/>
                <w:szCs w:val="20"/>
              </w:rPr>
              <w:t>11</w:t>
            </w:r>
          </w:p>
        </w:tc>
      </w:tr>
      <w:tr w:rsidR="00A55B53" w:rsidRPr="00123177" w14:paraId="3A9A0638" w14:textId="77777777" w:rsidTr="00660D7C">
        <w:trPr>
          <w:trHeight w:val="43"/>
        </w:trPr>
        <w:tc>
          <w:tcPr>
            <w:tcW w:w="1783" w:type="dxa"/>
            <w:tcBorders>
              <w:top w:val="single" w:sz="8" w:space="0" w:color="000000" w:themeColor="text1"/>
              <w:left w:val="single" w:sz="8" w:space="0" w:color="000000" w:themeColor="text1"/>
              <w:bottom w:val="single" w:sz="8" w:space="0" w:color="000000" w:themeColor="text1"/>
              <w:right w:val="nil"/>
            </w:tcBorders>
          </w:tcPr>
          <w:p w14:paraId="5B5C966A" w14:textId="77777777" w:rsidR="00A55B53" w:rsidRPr="00123177" w:rsidRDefault="00A55B53" w:rsidP="00535342">
            <w:pPr>
              <w:rPr>
                <w:rFonts w:eastAsia="Arial"/>
              </w:rPr>
            </w:pPr>
            <w:r w:rsidRPr="00123177">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0345D1" w14:textId="77777777" w:rsidR="00A55B53" w:rsidRPr="00123177" w:rsidRDefault="00A55B53" w:rsidP="00535342">
            <w:pPr>
              <w:rPr>
                <w:rFonts w:eastAsia="Arial"/>
              </w:rPr>
            </w:pPr>
            <w:r w:rsidRPr="00123177">
              <w:rPr>
                <w:rFonts w:eastAsia="Arial"/>
              </w:rPr>
              <w:t xml:space="preserve">SDS-HVDCDC-122 </w:t>
            </w:r>
          </w:p>
        </w:tc>
      </w:tr>
      <w:tr w:rsidR="00A55B53" w:rsidRPr="00123177" w14:paraId="5F3177D0"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41ED5B06" w14:textId="77777777" w:rsidR="00A55B53" w:rsidRPr="00123177" w:rsidRDefault="00A55B53" w:rsidP="00535342">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C9D65D" w14:textId="77777777" w:rsidR="00A55B53" w:rsidRPr="00123177" w:rsidRDefault="00A55B53" w:rsidP="00535342">
            <w:pPr>
              <w:pStyle w:val="TableText"/>
              <w:snapToGrid w:val="0"/>
            </w:pPr>
            <w:r w:rsidRPr="00123177">
              <w:t>C-Sample/PF3.0 Phase-2</w:t>
            </w:r>
          </w:p>
        </w:tc>
      </w:tr>
      <w:tr w:rsidR="00A55B53" w:rsidRPr="00123177" w14:paraId="0046DEE0"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07CE5217" w14:textId="77777777" w:rsidR="00A55B53" w:rsidRPr="00123177" w:rsidRDefault="00A55B53" w:rsidP="00535342">
            <w:r w:rsidRPr="00123177">
              <w:rPr>
                <w:rFonts w:eastAsia="Arial"/>
                <w:szCs w:val="20"/>
              </w:rPr>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2FE292" w14:textId="77777777" w:rsidR="00A55B53" w:rsidRPr="00123177" w:rsidRDefault="00A55B53" w:rsidP="00535342">
            <w:pPr>
              <w:rPr>
                <w:rFonts w:eastAsia="Arial"/>
              </w:rPr>
            </w:pPr>
            <w:r w:rsidRPr="00123177">
              <w:rPr>
                <w:rFonts w:eastAsia="Arial"/>
              </w:rPr>
              <w:t>The HVDCDC shall follow below mention NM state machine.</w:t>
            </w:r>
          </w:p>
          <w:p w14:paraId="7513C6F0" w14:textId="77777777" w:rsidR="00A55B53" w:rsidRPr="00123177" w:rsidRDefault="00A55B53" w:rsidP="00535342">
            <w:pPr>
              <w:rPr>
                <w:rFonts w:eastAsia="Arial"/>
              </w:rPr>
            </w:pPr>
            <w:r w:rsidRPr="00123177">
              <w:rPr>
                <w:noProof/>
              </w:rPr>
              <w:drawing>
                <wp:inline distT="0" distB="0" distL="0" distR="0" wp14:anchorId="3BA70931" wp14:editId="121865A2">
                  <wp:extent cx="3883937" cy="2372024"/>
                  <wp:effectExtent l="0" t="0" r="2540" b="9525"/>
                  <wp:docPr id="1052294824" name="Picture 1" descr="A diagram of a network m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94824" name="Picture 1" descr="A diagram of a network mode&#10;&#10;Description automatically generated"/>
                          <pic:cNvPicPr/>
                        </pic:nvPicPr>
                        <pic:blipFill>
                          <a:blip r:embed="rId28"/>
                          <a:stretch>
                            <a:fillRect/>
                          </a:stretch>
                        </pic:blipFill>
                        <pic:spPr>
                          <a:xfrm>
                            <a:off x="0" y="0"/>
                            <a:ext cx="3885186" cy="2372787"/>
                          </a:xfrm>
                          <a:prstGeom prst="rect">
                            <a:avLst/>
                          </a:prstGeom>
                        </pic:spPr>
                      </pic:pic>
                    </a:graphicData>
                  </a:graphic>
                </wp:inline>
              </w:drawing>
            </w:r>
          </w:p>
          <w:p w14:paraId="12C3E578" w14:textId="77777777" w:rsidR="00A55B53" w:rsidRPr="00123177" w:rsidRDefault="00A55B53" w:rsidP="00535342">
            <w:pPr>
              <w:rPr>
                <w:rFonts w:eastAsia="Arial"/>
              </w:rPr>
            </w:pPr>
          </w:p>
        </w:tc>
      </w:tr>
      <w:tr w:rsidR="00A55B53" w:rsidRPr="00123177" w14:paraId="08AEB71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9E0E648" w14:textId="77777777" w:rsidR="00A55B53" w:rsidRPr="00123177" w:rsidRDefault="00A55B53" w:rsidP="00535342">
            <w:r w:rsidRPr="00123177">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EF26C3" w14:textId="77777777" w:rsidR="00A55B53" w:rsidRPr="00123177" w:rsidRDefault="00A55B53" w:rsidP="00535342">
            <w:r w:rsidRPr="00123177">
              <w:t>No Such derived requirement is applicable.</w:t>
            </w:r>
          </w:p>
        </w:tc>
      </w:tr>
      <w:tr w:rsidR="00660D7C" w:rsidRPr="00123177" w14:paraId="7C58DD9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8585A34" w14:textId="02F63252" w:rsidR="00660D7C" w:rsidRPr="00123177" w:rsidRDefault="00660D7C" w:rsidP="00535342">
            <w:pPr>
              <w:rPr>
                <w:rFonts w:eastAsia="Arial"/>
                <w:szCs w:val="20"/>
              </w:rPr>
            </w:pPr>
            <w:r>
              <w:rPr>
                <w:rFonts w:eastAsia="Arial"/>
                <w:szCs w:val="20"/>
              </w:rPr>
              <w:t>Requirement Priority</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893F94" w14:textId="2A790192" w:rsidR="00660D7C" w:rsidRPr="00123177" w:rsidRDefault="00660D7C" w:rsidP="00535342">
            <w:r>
              <w:t>High</w:t>
            </w:r>
          </w:p>
        </w:tc>
      </w:tr>
      <w:tr w:rsidR="00A55B53" w:rsidRPr="00123177" w14:paraId="5217AE7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1B2ECA9" w14:textId="77777777" w:rsidR="00A55B53" w:rsidRPr="00123177" w:rsidRDefault="00A55B53" w:rsidP="00535342">
            <w:r w:rsidRPr="00123177">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2DDA2C" w14:textId="77777777" w:rsidR="00A55B53" w:rsidRPr="00123177" w:rsidRDefault="00A55B53" w:rsidP="00535342">
            <w:r w:rsidRPr="00123177">
              <w:rPr>
                <w:rFonts w:eastAsia="Arial"/>
                <w:szCs w:val="20"/>
              </w:rPr>
              <w:t>No Specific access restrictions is applicable.</w:t>
            </w:r>
          </w:p>
        </w:tc>
      </w:tr>
      <w:tr w:rsidR="00660D7C" w:rsidRPr="00123177" w14:paraId="3F4188A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18CD4F5" w14:textId="77777777" w:rsidR="00660D7C" w:rsidRPr="00123177" w:rsidRDefault="00660D7C" w:rsidP="00660D7C">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958D1F" w14:textId="77777777" w:rsidR="00660D7C" w:rsidRPr="0034230F" w:rsidRDefault="00660D7C" w:rsidP="00660D7C">
            <w:pPr>
              <w:rPr>
                <w:rFonts w:eastAsia="Arial"/>
                <w:color w:val="000000" w:themeColor="text1"/>
              </w:rPr>
            </w:pPr>
            <w:r w:rsidRPr="0034230F">
              <w:rPr>
                <w:rFonts w:eastAsia="Arial"/>
                <w:color w:val="000000" w:themeColor="text1"/>
              </w:rPr>
              <w:t xml:space="preserve">The HVDCDC shall support below </w:t>
            </w:r>
            <w:r>
              <w:rPr>
                <w:rFonts w:eastAsia="Arial"/>
                <w:color w:val="000000" w:themeColor="text1"/>
              </w:rPr>
              <w:t xml:space="preserve">NM </w:t>
            </w:r>
            <w:r w:rsidRPr="0034230F">
              <w:rPr>
                <w:rFonts w:eastAsia="Arial"/>
                <w:color w:val="000000" w:themeColor="text1"/>
              </w:rPr>
              <w:t>State transition:</w:t>
            </w:r>
          </w:p>
          <w:p w14:paraId="6053999A" w14:textId="77777777" w:rsidR="00660D7C" w:rsidRPr="0034230F" w:rsidRDefault="00660D7C" w:rsidP="00660D7C">
            <w:pPr>
              <w:rPr>
                <w:color w:val="000000" w:themeColor="text1"/>
                <w:szCs w:val="20"/>
              </w:rPr>
            </w:pPr>
            <w:r w:rsidRPr="0034230F">
              <w:rPr>
                <w:rFonts w:eastAsia="Arial"/>
                <w:color w:val="000000" w:themeColor="text1"/>
              </w:rPr>
              <w:t xml:space="preserve">1. The HVDCDC shall </w:t>
            </w:r>
            <w:r w:rsidRPr="0034230F">
              <w:rPr>
                <w:color w:val="000000" w:themeColor="text1"/>
                <w:szCs w:val="20"/>
              </w:rPr>
              <w:t>transition from Bus Sleep Mode to Repeat Message state</w:t>
            </w:r>
          </w:p>
          <w:p w14:paraId="0238A3C2" w14:textId="77777777" w:rsidR="00660D7C" w:rsidRPr="0034230F" w:rsidRDefault="00660D7C" w:rsidP="00660D7C">
            <w:pPr>
              <w:rPr>
                <w:color w:val="000000" w:themeColor="text1"/>
                <w:szCs w:val="20"/>
              </w:rPr>
            </w:pPr>
            <w:r w:rsidRPr="0034230F">
              <w:rPr>
                <w:rFonts w:eastAsia="Arial"/>
                <w:color w:val="000000" w:themeColor="text1"/>
              </w:rPr>
              <w:t xml:space="preserve">2. The HVDCDC shall </w:t>
            </w:r>
            <w:r w:rsidRPr="0034230F">
              <w:rPr>
                <w:color w:val="000000" w:themeColor="text1"/>
                <w:szCs w:val="20"/>
              </w:rPr>
              <w:t>transition from Repeat Message state to Ready Sleep State</w:t>
            </w:r>
          </w:p>
          <w:p w14:paraId="51EEF1CA" w14:textId="77777777" w:rsidR="00660D7C" w:rsidRPr="0034230F" w:rsidRDefault="00660D7C" w:rsidP="00660D7C">
            <w:pPr>
              <w:rPr>
                <w:color w:val="000000" w:themeColor="text1"/>
                <w:szCs w:val="20"/>
              </w:rPr>
            </w:pPr>
            <w:r w:rsidRPr="0034230F">
              <w:rPr>
                <w:rFonts w:eastAsia="Arial"/>
                <w:color w:val="000000" w:themeColor="text1"/>
              </w:rPr>
              <w:t xml:space="preserve">3. The HVDCDC shall </w:t>
            </w:r>
            <w:r w:rsidRPr="0034230F">
              <w:rPr>
                <w:color w:val="000000" w:themeColor="text1"/>
                <w:szCs w:val="20"/>
              </w:rPr>
              <w:t xml:space="preserve">transition from Ready Sleep State to Prepare Bus Sleep </w:t>
            </w:r>
            <w:r>
              <w:rPr>
                <w:color w:val="000000" w:themeColor="text1"/>
                <w:szCs w:val="20"/>
              </w:rPr>
              <w:t>Mode</w:t>
            </w:r>
          </w:p>
          <w:p w14:paraId="56BEA195" w14:textId="77777777" w:rsidR="00660D7C" w:rsidRPr="0034230F" w:rsidRDefault="00660D7C" w:rsidP="00660D7C">
            <w:pPr>
              <w:rPr>
                <w:color w:val="000000" w:themeColor="text1"/>
                <w:szCs w:val="20"/>
              </w:rPr>
            </w:pPr>
            <w:r w:rsidRPr="0034230F">
              <w:rPr>
                <w:color w:val="000000" w:themeColor="text1"/>
              </w:rPr>
              <w:t>4</w:t>
            </w:r>
            <w:r w:rsidRPr="0034230F">
              <w:rPr>
                <w:rFonts w:eastAsia="Arial"/>
                <w:color w:val="000000" w:themeColor="text1"/>
              </w:rPr>
              <w:t xml:space="preserve">. The HVDCDC shall </w:t>
            </w:r>
            <w:r w:rsidRPr="0034230F">
              <w:rPr>
                <w:color w:val="000000" w:themeColor="text1"/>
                <w:szCs w:val="20"/>
              </w:rPr>
              <w:t>transition from Prepare Bus Sleep Mode to Bus Sleep Mode</w:t>
            </w:r>
          </w:p>
          <w:p w14:paraId="6A49C1BE" w14:textId="77777777" w:rsidR="00660D7C" w:rsidRPr="0034230F" w:rsidRDefault="00660D7C" w:rsidP="00660D7C">
            <w:pPr>
              <w:rPr>
                <w:color w:val="000000" w:themeColor="text1"/>
                <w:szCs w:val="20"/>
              </w:rPr>
            </w:pPr>
            <w:r w:rsidRPr="0034230F">
              <w:rPr>
                <w:rFonts w:eastAsia="Arial"/>
                <w:color w:val="000000" w:themeColor="text1"/>
              </w:rPr>
              <w:lastRenderedPageBreak/>
              <w:t xml:space="preserve">5. The HVDCDC shall </w:t>
            </w:r>
            <w:r w:rsidRPr="0034230F">
              <w:rPr>
                <w:color w:val="000000" w:themeColor="text1"/>
                <w:szCs w:val="20"/>
              </w:rPr>
              <w:t>transition from Prepare Bus Sleep Mode to Repeat Message state</w:t>
            </w:r>
          </w:p>
          <w:p w14:paraId="2A9A9674" w14:textId="77777777" w:rsidR="00660D7C" w:rsidRPr="0034230F" w:rsidRDefault="00660D7C" w:rsidP="00660D7C">
            <w:pPr>
              <w:rPr>
                <w:rFonts w:eastAsia="Arial"/>
                <w:color w:val="000000" w:themeColor="text1"/>
              </w:rPr>
            </w:pPr>
          </w:p>
          <w:p w14:paraId="078AA05C" w14:textId="77777777" w:rsidR="00660D7C" w:rsidRPr="0034230F" w:rsidRDefault="00660D7C" w:rsidP="00660D7C">
            <w:pPr>
              <w:rPr>
                <w:rFonts w:eastAsia="Arial"/>
                <w:color w:val="000000" w:themeColor="text1"/>
              </w:rPr>
            </w:pPr>
            <w:r w:rsidRPr="0034230F">
              <w:rPr>
                <w:rFonts w:eastAsia="Arial"/>
                <w:color w:val="000000" w:themeColor="text1"/>
              </w:rPr>
              <w:t>The HVDCDC shall set below configuration parameters:</w:t>
            </w:r>
          </w:p>
          <w:p w14:paraId="6C369015" w14:textId="77777777" w:rsidR="00660D7C" w:rsidRPr="0034230F" w:rsidRDefault="00660D7C" w:rsidP="00660D7C">
            <w:pPr>
              <w:rPr>
                <w:color w:val="000000" w:themeColor="text1"/>
                <w:szCs w:val="20"/>
              </w:rPr>
            </w:pPr>
            <w:r w:rsidRPr="0034230F">
              <w:rPr>
                <w:rFonts w:eastAsia="Arial"/>
                <w:color w:val="000000" w:themeColor="text1"/>
              </w:rPr>
              <w:t xml:space="preserve">1. </w:t>
            </w:r>
            <w:r w:rsidRPr="0034230F">
              <w:rPr>
                <w:color w:val="000000" w:themeColor="text1"/>
                <w:szCs w:val="20"/>
              </w:rPr>
              <w:t>NM_MSG_RECEIVE_TIME shall be configurable with value HVDCDC_CAL.</w:t>
            </w:r>
          </w:p>
          <w:p w14:paraId="04426B58" w14:textId="77777777" w:rsidR="00660D7C" w:rsidRPr="0034230F" w:rsidRDefault="00660D7C" w:rsidP="00660D7C">
            <w:pPr>
              <w:rPr>
                <w:color w:val="000000" w:themeColor="text1"/>
                <w:szCs w:val="20"/>
              </w:rPr>
            </w:pPr>
            <w:r w:rsidRPr="0034230F">
              <w:rPr>
                <w:color w:val="000000" w:themeColor="text1"/>
              </w:rPr>
              <w:t xml:space="preserve">2. </w:t>
            </w:r>
            <w:r w:rsidRPr="0034230F">
              <w:rPr>
                <w:color w:val="000000" w:themeColor="text1"/>
                <w:szCs w:val="20"/>
              </w:rPr>
              <w:t>NM_REPEAT_MESSAGE_TIME shall be configurable with value HVDCDC_CAL.</w:t>
            </w:r>
          </w:p>
          <w:p w14:paraId="031CD03C" w14:textId="77777777" w:rsidR="00660D7C" w:rsidRPr="0034230F" w:rsidRDefault="00660D7C" w:rsidP="00660D7C">
            <w:pPr>
              <w:rPr>
                <w:color w:val="000000" w:themeColor="text1"/>
                <w:szCs w:val="20"/>
              </w:rPr>
            </w:pPr>
            <w:r w:rsidRPr="0034230F">
              <w:rPr>
                <w:color w:val="000000" w:themeColor="text1"/>
              </w:rPr>
              <w:t xml:space="preserve">3. </w:t>
            </w:r>
            <w:r w:rsidRPr="0034230F">
              <w:rPr>
                <w:color w:val="000000" w:themeColor="text1"/>
                <w:szCs w:val="20"/>
              </w:rPr>
              <w:t>CANNM_TIMEOUT_TIME shall be configurable with value HVDCDC_CAL.</w:t>
            </w:r>
          </w:p>
          <w:p w14:paraId="036D494B" w14:textId="77777777" w:rsidR="00660D7C" w:rsidRPr="0034230F" w:rsidRDefault="00660D7C" w:rsidP="00660D7C">
            <w:pPr>
              <w:rPr>
                <w:color w:val="000000" w:themeColor="text1"/>
                <w:szCs w:val="20"/>
              </w:rPr>
            </w:pPr>
            <w:r w:rsidRPr="0034230F">
              <w:rPr>
                <w:color w:val="000000" w:themeColor="text1"/>
              </w:rPr>
              <w:t xml:space="preserve">4. </w:t>
            </w:r>
            <w:r w:rsidRPr="0034230F">
              <w:rPr>
                <w:color w:val="000000" w:themeColor="text1"/>
                <w:szCs w:val="20"/>
              </w:rPr>
              <w:t>CANNM_WAIT_BUS_SLEEP_TIME shall be configurable with value HVDCDC_CAL.</w:t>
            </w:r>
          </w:p>
          <w:p w14:paraId="12A17E45" w14:textId="77777777" w:rsidR="00660D7C" w:rsidRPr="0034230F" w:rsidRDefault="00660D7C" w:rsidP="00660D7C">
            <w:pPr>
              <w:rPr>
                <w:color w:val="000000" w:themeColor="text1"/>
                <w:szCs w:val="20"/>
              </w:rPr>
            </w:pPr>
            <w:r w:rsidRPr="0034230F">
              <w:rPr>
                <w:rFonts w:eastAsia="Arial"/>
                <w:color w:val="000000" w:themeColor="text1"/>
              </w:rPr>
              <w:t xml:space="preserve">5. </w:t>
            </w:r>
            <w:r w:rsidRPr="0034230F">
              <w:rPr>
                <w:color w:val="000000" w:themeColor="text1"/>
                <w:szCs w:val="20"/>
              </w:rPr>
              <w:t>NM_MSG_PR_RECEIVE_TIME shall be configurable with value HVDCDC_CAL.</w:t>
            </w:r>
          </w:p>
          <w:p w14:paraId="6EAB5DFC" w14:textId="260E45B9" w:rsidR="00660D7C" w:rsidRPr="00123177" w:rsidRDefault="00660D7C" w:rsidP="00660D7C">
            <w:pPr>
              <w:rPr>
                <w:rFonts w:eastAsia="Arial"/>
              </w:rPr>
            </w:pPr>
          </w:p>
        </w:tc>
      </w:tr>
      <w:tr w:rsidR="00660D7C" w:rsidRPr="00123177" w14:paraId="7E74A18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0235A89" w14:textId="77777777" w:rsidR="00660D7C" w:rsidRPr="00123177" w:rsidRDefault="00660D7C" w:rsidP="00660D7C">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A81FDB" w14:textId="77777777" w:rsidR="00660D7C" w:rsidRPr="0034230F" w:rsidRDefault="00660D7C" w:rsidP="00660D7C">
            <w:pPr>
              <w:rPr>
                <w:color w:val="000000" w:themeColor="text1"/>
                <w:szCs w:val="20"/>
              </w:rPr>
            </w:pPr>
            <w:r w:rsidRPr="0034230F">
              <w:rPr>
                <w:rFonts w:eastAsia="Arial"/>
                <w:color w:val="000000" w:themeColor="text1"/>
              </w:rPr>
              <w:t xml:space="preserve">1. The HVDCDC shall </w:t>
            </w:r>
            <w:r w:rsidRPr="0034230F">
              <w:rPr>
                <w:color w:val="000000" w:themeColor="text1"/>
                <w:szCs w:val="20"/>
              </w:rPr>
              <w:t>transition from Bus Sleep Mode to Repeat Message state after Wake-up message reception</w:t>
            </w:r>
          </w:p>
          <w:p w14:paraId="15DAF944" w14:textId="77777777" w:rsidR="00660D7C" w:rsidRPr="0034230F" w:rsidRDefault="00660D7C" w:rsidP="00660D7C">
            <w:pPr>
              <w:rPr>
                <w:color w:val="000000" w:themeColor="text1"/>
                <w:szCs w:val="20"/>
              </w:rPr>
            </w:pPr>
            <w:r w:rsidRPr="0034230F">
              <w:rPr>
                <w:rFonts w:eastAsia="Arial"/>
                <w:color w:val="000000" w:themeColor="text1"/>
              </w:rPr>
              <w:t xml:space="preserve">2. The HVDCDC shall </w:t>
            </w:r>
            <w:r w:rsidRPr="0034230F">
              <w:rPr>
                <w:color w:val="000000" w:themeColor="text1"/>
                <w:szCs w:val="20"/>
              </w:rPr>
              <w:t>transition from Repeat Message state to Ready Sleep State after CANNM_REPEAT_MESSAGE_TIME elapsed</w:t>
            </w:r>
          </w:p>
          <w:p w14:paraId="0C9974FB" w14:textId="77777777" w:rsidR="00660D7C" w:rsidRPr="0034230F" w:rsidRDefault="00660D7C" w:rsidP="00660D7C">
            <w:pPr>
              <w:rPr>
                <w:color w:val="000000" w:themeColor="text1"/>
                <w:szCs w:val="20"/>
              </w:rPr>
            </w:pPr>
            <w:r w:rsidRPr="0034230F">
              <w:rPr>
                <w:rFonts w:eastAsia="Arial"/>
                <w:color w:val="000000" w:themeColor="text1"/>
              </w:rPr>
              <w:t xml:space="preserve">3. The HVDCDC shall </w:t>
            </w:r>
            <w:r w:rsidRPr="0034230F">
              <w:rPr>
                <w:color w:val="000000" w:themeColor="text1"/>
                <w:szCs w:val="20"/>
              </w:rPr>
              <w:t>transition from Ready Sleep State to Prepare Bus Sleep Mode after CANNM_TIMEOUT_TIME elapsed</w:t>
            </w:r>
          </w:p>
          <w:p w14:paraId="76297B66" w14:textId="77777777" w:rsidR="00660D7C" w:rsidRPr="0034230F" w:rsidRDefault="00660D7C" w:rsidP="00660D7C">
            <w:pPr>
              <w:rPr>
                <w:color w:val="000000" w:themeColor="text1"/>
                <w:szCs w:val="20"/>
              </w:rPr>
            </w:pPr>
            <w:r w:rsidRPr="0034230F">
              <w:rPr>
                <w:color w:val="000000" w:themeColor="text1"/>
              </w:rPr>
              <w:t>4</w:t>
            </w:r>
            <w:r w:rsidRPr="0034230F">
              <w:rPr>
                <w:rFonts w:eastAsia="Arial"/>
                <w:color w:val="000000" w:themeColor="text1"/>
              </w:rPr>
              <w:t xml:space="preserve">. The HVDCDC shall </w:t>
            </w:r>
            <w:r w:rsidRPr="0034230F">
              <w:rPr>
                <w:color w:val="000000" w:themeColor="text1"/>
                <w:szCs w:val="20"/>
              </w:rPr>
              <w:t>transition from Prepare Bus Sleep Mode to Bus Sleep Mode after CANNM_WAIT_BUS_SLEEP_TIME elapsed</w:t>
            </w:r>
          </w:p>
          <w:p w14:paraId="306FFD6E" w14:textId="77777777" w:rsidR="00660D7C" w:rsidRPr="0034230F" w:rsidRDefault="00660D7C" w:rsidP="00660D7C">
            <w:pPr>
              <w:rPr>
                <w:color w:val="000000" w:themeColor="text1"/>
                <w:szCs w:val="20"/>
              </w:rPr>
            </w:pPr>
            <w:r w:rsidRPr="0034230F">
              <w:rPr>
                <w:rFonts w:eastAsia="Arial"/>
                <w:color w:val="000000" w:themeColor="text1"/>
              </w:rPr>
              <w:t xml:space="preserve">5. The HVDCDC shall </w:t>
            </w:r>
            <w:r w:rsidRPr="0034230F">
              <w:rPr>
                <w:color w:val="000000" w:themeColor="text1"/>
                <w:szCs w:val="20"/>
              </w:rPr>
              <w:t>transition from Prepare Bus Sleep Mode to Repeat Message state after Wake-up message reception</w:t>
            </w:r>
          </w:p>
          <w:p w14:paraId="47AE22AA" w14:textId="77777777" w:rsidR="00660D7C" w:rsidRPr="00123177" w:rsidRDefault="00660D7C" w:rsidP="00660D7C">
            <w:pPr>
              <w:rPr>
                <w:rFonts w:eastAsia="Arial"/>
              </w:rPr>
            </w:pPr>
          </w:p>
        </w:tc>
      </w:tr>
      <w:tr w:rsidR="00660D7C" w:rsidRPr="00123177" w14:paraId="71C1243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B65CD13" w14:textId="77777777" w:rsidR="00660D7C" w:rsidRPr="00123177" w:rsidRDefault="00660D7C" w:rsidP="00660D7C">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7936AE" w14:textId="77777777" w:rsidR="00660D7C" w:rsidRPr="00123177" w:rsidRDefault="00660D7C" w:rsidP="00660D7C">
            <w:pPr>
              <w:rPr>
                <w:szCs w:val="20"/>
              </w:rPr>
            </w:pPr>
            <w:r w:rsidRPr="00123177">
              <w:t xml:space="preserve">1. </w:t>
            </w:r>
            <w:r w:rsidRPr="00123177">
              <w:rPr>
                <w:rFonts w:eastAsia="Arial"/>
              </w:rPr>
              <w:t xml:space="preserve">The HVDCDC shall </w:t>
            </w:r>
            <w:r w:rsidRPr="00123177">
              <w:rPr>
                <w:szCs w:val="20"/>
              </w:rPr>
              <w:t>transition from Bus Sleep Mode to Repeat Message state when NM message received with in NM_MSG_RECEIVE_TIME</w:t>
            </w:r>
          </w:p>
          <w:p w14:paraId="243396D1" w14:textId="77777777" w:rsidR="00660D7C" w:rsidRPr="00123177" w:rsidRDefault="00660D7C" w:rsidP="00660D7C">
            <w:pPr>
              <w:rPr>
                <w:szCs w:val="20"/>
              </w:rPr>
            </w:pPr>
            <w:r w:rsidRPr="00123177">
              <w:rPr>
                <w:szCs w:val="20"/>
              </w:rPr>
              <w:t xml:space="preserve">2. </w:t>
            </w:r>
            <w:r w:rsidRPr="00123177">
              <w:rPr>
                <w:rFonts w:eastAsia="Arial"/>
              </w:rPr>
              <w:t xml:space="preserve">The HVDCDC shall </w:t>
            </w:r>
            <w:r w:rsidRPr="00123177">
              <w:rPr>
                <w:szCs w:val="20"/>
              </w:rPr>
              <w:t>transition from Prepare Bus Sleep Mode to Repeat Message state when NM message received with in NM_MSG_RECEIVE_TIME</w:t>
            </w:r>
          </w:p>
          <w:p w14:paraId="6A2D8F17" w14:textId="77777777" w:rsidR="00660D7C" w:rsidRPr="00123177" w:rsidRDefault="00660D7C" w:rsidP="00660D7C">
            <w:pPr>
              <w:rPr>
                <w:szCs w:val="20"/>
              </w:rPr>
            </w:pPr>
            <w:r w:rsidRPr="00123177">
              <w:rPr>
                <w:szCs w:val="20"/>
              </w:rPr>
              <w:t xml:space="preserve">3. </w:t>
            </w:r>
            <w:r w:rsidRPr="00123177">
              <w:rPr>
                <w:rFonts w:eastAsia="Arial"/>
              </w:rPr>
              <w:t xml:space="preserve">The HVDCDC shall </w:t>
            </w:r>
            <w:r w:rsidRPr="00123177">
              <w:rPr>
                <w:szCs w:val="20"/>
              </w:rPr>
              <w:t>transition from Repeat Message state to Ready Sleep State upon NM_REPEAT_MESSAGE_TIME overflow</w:t>
            </w:r>
          </w:p>
          <w:p w14:paraId="70D743EA" w14:textId="77777777" w:rsidR="00660D7C" w:rsidRPr="00123177" w:rsidRDefault="00660D7C" w:rsidP="00660D7C">
            <w:pPr>
              <w:rPr>
                <w:szCs w:val="20"/>
              </w:rPr>
            </w:pPr>
            <w:r w:rsidRPr="00123177">
              <w:rPr>
                <w:szCs w:val="20"/>
              </w:rPr>
              <w:t xml:space="preserve">4. </w:t>
            </w:r>
            <w:r w:rsidRPr="00123177">
              <w:rPr>
                <w:rFonts w:eastAsia="Arial"/>
              </w:rPr>
              <w:t xml:space="preserve">The HVDCDC shall </w:t>
            </w:r>
            <w:r w:rsidRPr="00123177">
              <w:rPr>
                <w:szCs w:val="20"/>
              </w:rPr>
              <w:t>transition from Ready Sleep State to Prepare Bus Sleep Mode upon CANNM_TIMEOUT_TIME overflow</w:t>
            </w:r>
          </w:p>
          <w:p w14:paraId="0D554AB1" w14:textId="77777777" w:rsidR="00660D7C" w:rsidRPr="00123177" w:rsidRDefault="00660D7C" w:rsidP="00660D7C">
            <w:pPr>
              <w:rPr>
                <w:szCs w:val="20"/>
              </w:rPr>
            </w:pPr>
            <w:r w:rsidRPr="00123177">
              <w:rPr>
                <w:szCs w:val="20"/>
              </w:rPr>
              <w:t xml:space="preserve">5. </w:t>
            </w:r>
            <w:r w:rsidRPr="00123177">
              <w:rPr>
                <w:rFonts w:eastAsia="Arial"/>
              </w:rPr>
              <w:t xml:space="preserve">The HVDCDC shall </w:t>
            </w:r>
            <w:r w:rsidRPr="00123177">
              <w:rPr>
                <w:szCs w:val="20"/>
              </w:rPr>
              <w:t>transition from Prepare Bus Sleep Mode to Bus Sleep Mode upon CANNM_WAIT_BUS_SLEEP_TIME overflow</w:t>
            </w:r>
          </w:p>
          <w:p w14:paraId="1C1F2452" w14:textId="77777777" w:rsidR="00660D7C" w:rsidRPr="00123177" w:rsidRDefault="00660D7C" w:rsidP="00660D7C">
            <w:pPr>
              <w:spacing w:line="259" w:lineRule="auto"/>
            </w:pPr>
          </w:p>
        </w:tc>
      </w:tr>
      <w:tr w:rsidR="00660D7C" w:rsidRPr="00123177" w14:paraId="11E9D51A"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19976EA8" w14:textId="77777777" w:rsidR="00660D7C" w:rsidRPr="00123177" w:rsidRDefault="00660D7C" w:rsidP="00660D7C">
            <w:r w:rsidRPr="00123177">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7CF5AD" w14:textId="77777777" w:rsidR="00660D7C" w:rsidRPr="00123177" w:rsidRDefault="00660D7C" w:rsidP="00660D7C">
            <w:r w:rsidRPr="00123177">
              <w:t>No such mandatory fields is applicable.</w:t>
            </w:r>
          </w:p>
        </w:tc>
      </w:tr>
      <w:tr w:rsidR="00660D7C" w:rsidRPr="00123177" w14:paraId="782BB65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2A10576" w14:textId="77777777" w:rsidR="00660D7C" w:rsidRPr="00123177" w:rsidRDefault="00660D7C" w:rsidP="00660D7C">
            <w:r w:rsidRPr="00123177">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5B507E" w14:textId="77777777" w:rsidR="00660D7C" w:rsidRPr="00123177" w:rsidRDefault="00660D7C" w:rsidP="00660D7C">
            <w:r w:rsidRPr="00123177">
              <w:t>The HVDCDC shall configured as passive mode</w:t>
            </w:r>
          </w:p>
        </w:tc>
      </w:tr>
      <w:tr w:rsidR="00660D7C" w:rsidRPr="00123177" w14:paraId="6BDEA3D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FFEBC70" w14:textId="77777777" w:rsidR="00660D7C" w:rsidRPr="00123177" w:rsidRDefault="00660D7C" w:rsidP="00660D7C">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8FDB59" w14:textId="77777777" w:rsidR="00660D7C" w:rsidRPr="00123177" w:rsidRDefault="00660D7C" w:rsidP="00660D7C">
            <w:r w:rsidRPr="00123177">
              <w:rPr>
                <w:szCs w:val="20"/>
              </w:rPr>
              <w:t>Default values shall be applicable with respect to Pre-Loaded Values</w:t>
            </w:r>
          </w:p>
        </w:tc>
      </w:tr>
      <w:tr w:rsidR="00660D7C" w:rsidRPr="00123177" w14:paraId="6459DD5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73F9BDC" w14:textId="77777777" w:rsidR="00660D7C" w:rsidRPr="00123177" w:rsidRDefault="00660D7C" w:rsidP="00660D7C">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4B2867" w14:textId="77777777" w:rsidR="00660D7C" w:rsidRPr="00123177" w:rsidRDefault="00660D7C" w:rsidP="00660D7C">
            <w:r w:rsidRPr="00123177">
              <w:rPr>
                <w:szCs w:val="20"/>
              </w:rPr>
              <w:t>Valid range value is not required.</w:t>
            </w:r>
          </w:p>
        </w:tc>
      </w:tr>
      <w:tr w:rsidR="00660D7C" w:rsidRPr="00123177" w14:paraId="1BCE528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68C6DD3" w14:textId="77777777" w:rsidR="00660D7C" w:rsidRPr="00123177" w:rsidRDefault="00660D7C" w:rsidP="00660D7C">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5E2C18" w14:textId="77777777" w:rsidR="00660D7C" w:rsidRPr="00123177" w:rsidRDefault="00660D7C" w:rsidP="00660D7C">
            <w:r w:rsidRPr="00123177">
              <w:rPr>
                <w:szCs w:val="20"/>
              </w:rPr>
              <w:t>Data latency period is not applicable</w:t>
            </w:r>
          </w:p>
        </w:tc>
      </w:tr>
      <w:tr w:rsidR="00660D7C" w:rsidRPr="00123177" w14:paraId="29F4F08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54125FD" w14:textId="77777777" w:rsidR="00660D7C" w:rsidRPr="00123177" w:rsidRDefault="00660D7C" w:rsidP="00660D7C">
            <w:r w:rsidRPr="00123177">
              <w:rPr>
                <w:rFonts w:eastAsia="Arial"/>
                <w:szCs w:val="20"/>
              </w:rPr>
              <w:lastRenderedPageBreak/>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5B3B0B" w14:textId="77777777" w:rsidR="00660D7C" w:rsidRPr="00123177" w:rsidRDefault="00660D7C" w:rsidP="00660D7C">
            <w:r w:rsidRPr="00123177">
              <w:rPr>
                <w:szCs w:val="20"/>
              </w:rPr>
              <w:t>Data Retention period is not applicable.</w:t>
            </w:r>
          </w:p>
        </w:tc>
      </w:tr>
      <w:tr w:rsidR="00660D7C" w:rsidRPr="00123177" w14:paraId="30CA4A7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4BD7671" w14:textId="77777777" w:rsidR="00660D7C" w:rsidRPr="00123177" w:rsidRDefault="00660D7C" w:rsidP="00660D7C">
            <w:r w:rsidRPr="00123177">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759461" w14:textId="77777777" w:rsidR="00660D7C" w:rsidRPr="00123177" w:rsidRDefault="00660D7C" w:rsidP="00660D7C">
            <w:r w:rsidRPr="00123177">
              <w:rPr>
                <w:szCs w:val="20"/>
              </w:rPr>
              <w:t>Data rate is not applicable.</w:t>
            </w:r>
          </w:p>
        </w:tc>
      </w:tr>
      <w:tr w:rsidR="00660D7C" w:rsidRPr="00123177" w14:paraId="72D77EB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B96BEE5" w14:textId="77777777" w:rsidR="00660D7C" w:rsidRPr="00123177" w:rsidRDefault="00660D7C" w:rsidP="00660D7C">
            <w:r w:rsidRPr="00123177">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263BF8" w14:textId="77777777" w:rsidR="00660D7C" w:rsidRPr="00123177" w:rsidRDefault="00660D7C" w:rsidP="00660D7C">
            <w:pPr>
              <w:spacing w:line="259" w:lineRule="auto"/>
            </w:pPr>
            <w:r w:rsidRPr="00123177">
              <w:rPr>
                <w:szCs w:val="20"/>
              </w:rPr>
              <w:t>External event is not required.</w:t>
            </w:r>
          </w:p>
        </w:tc>
      </w:tr>
      <w:tr w:rsidR="00660D7C" w:rsidRPr="00123177" w14:paraId="5AFA41F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0245831" w14:textId="77777777" w:rsidR="00660D7C" w:rsidRPr="00123177" w:rsidRDefault="00660D7C" w:rsidP="00660D7C">
            <w:r w:rsidRPr="00123177">
              <w:rPr>
                <w:rFonts w:eastAsia="Arial"/>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582E70" w14:textId="77777777" w:rsidR="00660D7C" w:rsidRPr="00123177" w:rsidRDefault="00660D7C" w:rsidP="00660D7C">
            <w:r w:rsidRPr="00123177">
              <w:rPr>
                <w:szCs w:val="20"/>
              </w:rPr>
              <w:t>Temporal event is not applicable.</w:t>
            </w:r>
          </w:p>
        </w:tc>
      </w:tr>
      <w:tr w:rsidR="00660D7C" w:rsidRPr="00123177" w14:paraId="57894B7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DC1CBA4" w14:textId="77777777" w:rsidR="00660D7C" w:rsidRPr="00123177" w:rsidRDefault="00660D7C" w:rsidP="00660D7C">
            <w:r w:rsidRPr="00123177">
              <w:rPr>
                <w:rFonts w:eastAsia="Arial"/>
                <w:szCs w:val="20"/>
              </w:rPr>
              <w:t xml:space="preserve">Validation Rules/ </w:t>
            </w:r>
          </w:p>
          <w:p w14:paraId="1EAE38C8" w14:textId="77777777" w:rsidR="00660D7C" w:rsidRPr="00123177" w:rsidRDefault="00660D7C" w:rsidP="00660D7C">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C52135" w14:textId="77777777" w:rsidR="00660D7C" w:rsidRPr="00123177" w:rsidRDefault="00660D7C" w:rsidP="00660D7C">
            <w:pPr>
              <w:rPr>
                <w:szCs w:val="20"/>
              </w:rPr>
            </w:pPr>
            <w:r w:rsidRPr="00123177">
              <w:t xml:space="preserve">1. Verify that </w:t>
            </w:r>
            <w:r w:rsidRPr="00123177">
              <w:rPr>
                <w:rFonts w:eastAsia="Arial"/>
              </w:rPr>
              <w:t xml:space="preserve">the HVDCDC shall </w:t>
            </w:r>
            <w:r w:rsidRPr="00123177">
              <w:rPr>
                <w:szCs w:val="20"/>
              </w:rPr>
              <w:t>transition from Bus Sleep Mode to Repeat Message state when NM message received with in NM_MSG_RECEIVE_TIME</w:t>
            </w:r>
          </w:p>
          <w:p w14:paraId="5197ABD8" w14:textId="77777777" w:rsidR="00660D7C" w:rsidRPr="00123177" w:rsidRDefault="00660D7C" w:rsidP="00660D7C">
            <w:pPr>
              <w:rPr>
                <w:szCs w:val="20"/>
              </w:rPr>
            </w:pPr>
            <w:r w:rsidRPr="00123177">
              <w:rPr>
                <w:szCs w:val="20"/>
              </w:rPr>
              <w:t xml:space="preserve">2. </w:t>
            </w:r>
            <w:r w:rsidRPr="00123177">
              <w:t xml:space="preserve">Verify that </w:t>
            </w:r>
            <w:r w:rsidRPr="00123177">
              <w:rPr>
                <w:rFonts w:eastAsia="Arial"/>
              </w:rPr>
              <w:t xml:space="preserve">the HVDCDC shall </w:t>
            </w:r>
            <w:r w:rsidRPr="00123177">
              <w:rPr>
                <w:szCs w:val="20"/>
              </w:rPr>
              <w:t>transition from Prepare Bus Sleep Mode to Repeat Message state when NM message received with in NM_MSG_RECEIVE_TIME</w:t>
            </w:r>
          </w:p>
          <w:p w14:paraId="42A86326" w14:textId="77777777" w:rsidR="00660D7C" w:rsidRPr="00123177" w:rsidRDefault="00660D7C" w:rsidP="00660D7C">
            <w:pPr>
              <w:rPr>
                <w:szCs w:val="20"/>
              </w:rPr>
            </w:pPr>
            <w:r w:rsidRPr="00123177">
              <w:rPr>
                <w:szCs w:val="20"/>
              </w:rPr>
              <w:t xml:space="preserve">3. </w:t>
            </w:r>
            <w:r w:rsidRPr="00123177">
              <w:t xml:space="preserve">Verify that </w:t>
            </w:r>
            <w:r w:rsidRPr="00123177">
              <w:rPr>
                <w:rFonts w:eastAsia="Arial"/>
              </w:rPr>
              <w:t xml:space="preserve">the HVDCDC shall </w:t>
            </w:r>
            <w:r w:rsidRPr="00123177">
              <w:rPr>
                <w:szCs w:val="20"/>
              </w:rPr>
              <w:t>transition from Repeat Message state to Ready Sleep State upon NM_REPEAT_MESSAGE_TIME overflow</w:t>
            </w:r>
          </w:p>
          <w:p w14:paraId="50F06EF0" w14:textId="77777777" w:rsidR="00660D7C" w:rsidRPr="00123177" w:rsidRDefault="00660D7C" w:rsidP="00660D7C">
            <w:pPr>
              <w:rPr>
                <w:szCs w:val="20"/>
              </w:rPr>
            </w:pPr>
            <w:r w:rsidRPr="00123177">
              <w:rPr>
                <w:szCs w:val="20"/>
              </w:rPr>
              <w:t xml:space="preserve">4. </w:t>
            </w:r>
            <w:r w:rsidRPr="00123177">
              <w:t xml:space="preserve">Verify that </w:t>
            </w:r>
            <w:r w:rsidRPr="00123177">
              <w:rPr>
                <w:rFonts w:eastAsia="Arial"/>
              </w:rPr>
              <w:t xml:space="preserve">the HVDCDC shall </w:t>
            </w:r>
            <w:r w:rsidRPr="00123177">
              <w:rPr>
                <w:szCs w:val="20"/>
              </w:rPr>
              <w:t>transition from Ready Sleep State to Prepare Bus Sleep Mode upon CANNM_TIMEOUT_TIME overflow</w:t>
            </w:r>
          </w:p>
          <w:p w14:paraId="32DCC7A1" w14:textId="77777777" w:rsidR="00660D7C" w:rsidRPr="00123177" w:rsidRDefault="00660D7C" w:rsidP="00660D7C">
            <w:pPr>
              <w:rPr>
                <w:szCs w:val="20"/>
              </w:rPr>
            </w:pPr>
            <w:r w:rsidRPr="00123177">
              <w:rPr>
                <w:szCs w:val="20"/>
              </w:rPr>
              <w:t xml:space="preserve">5. </w:t>
            </w:r>
            <w:r w:rsidRPr="00123177">
              <w:t xml:space="preserve">Verify that </w:t>
            </w:r>
            <w:r w:rsidRPr="00123177">
              <w:rPr>
                <w:rFonts w:eastAsia="Arial"/>
              </w:rPr>
              <w:t xml:space="preserve">the HVDCDC shall </w:t>
            </w:r>
            <w:r w:rsidRPr="00123177">
              <w:rPr>
                <w:szCs w:val="20"/>
              </w:rPr>
              <w:t>transition from Prepare Bus Sleep Mode to Bus Sleep Mode upon CANNM_WAIT_BUS_SLEEP_TIME overflow</w:t>
            </w:r>
          </w:p>
          <w:p w14:paraId="5AE3282E" w14:textId="77777777" w:rsidR="00660D7C" w:rsidRPr="00123177" w:rsidRDefault="00660D7C" w:rsidP="00660D7C"/>
        </w:tc>
      </w:tr>
      <w:tr w:rsidR="00660D7C" w:rsidRPr="00123177" w14:paraId="66DD71B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922185C" w14:textId="77777777" w:rsidR="00660D7C" w:rsidRPr="00123177" w:rsidRDefault="00660D7C" w:rsidP="00660D7C">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0D575D" w14:textId="77777777" w:rsidR="00660D7C" w:rsidRPr="00123177" w:rsidRDefault="00660D7C" w:rsidP="00660D7C">
            <w:r w:rsidRPr="00123177">
              <w:rPr>
                <w:szCs w:val="20"/>
              </w:rPr>
              <w:t>Constraints is not applicable.</w:t>
            </w:r>
          </w:p>
        </w:tc>
      </w:tr>
      <w:tr w:rsidR="00660D7C" w:rsidRPr="00123177" w14:paraId="0028063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861292A" w14:textId="77777777" w:rsidR="00660D7C" w:rsidRPr="00123177" w:rsidRDefault="00660D7C" w:rsidP="00660D7C">
            <w:r w:rsidRPr="00123177">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75115E" w14:textId="77777777" w:rsidR="00660D7C" w:rsidRPr="00123177" w:rsidRDefault="00660D7C" w:rsidP="00660D7C">
            <w:r w:rsidRPr="00123177">
              <w:rPr>
                <w:szCs w:val="20"/>
              </w:rPr>
              <w:t>No effects on other system</w:t>
            </w:r>
          </w:p>
        </w:tc>
      </w:tr>
      <w:tr w:rsidR="00660D7C" w:rsidRPr="00123177" w14:paraId="3E12EB5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A830EE6" w14:textId="77777777" w:rsidR="00660D7C" w:rsidRPr="00123177" w:rsidRDefault="00660D7C" w:rsidP="00660D7C">
            <w:r w:rsidRPr="00123177">
              <w:rPr>
                <w:rFonts w:eastAsia="Arial"/>
                <w:szCs w:val="20"/>
              </w:rPr>
              <w:t>Testability with respect to test environment</w:t>
            </w:r>
          </w:p>
          <w:p w14:paraId="30DF59C2" w14:textId="77777777" w:rsidR="00660D7C" w:rsidRPr="00123177" w:rsidRDefault="00660D7C" w:rsidP="00660D7C">
            <w:r w:rsidRPr="00123177">
              <w:rPr>
                <w:rFonts w:eastAsia="Arial"/>
                <w:szCs w:val="20"/>
              </w:rPr>
              <w:t>(Yes/No)</w:t>
            </w:r>
          </w:p>
          <w:p w14:paraId="03834546" w14:textId="77777777" w:rsidR="00660D7C" w:rsidRPr="00123177" w:rsidRDefault="00660D7C" w:rsidP="00660D7C">
            <w:r w:rsidRPr="00123177">
              <w:rPr>
                <w:rFonts w:eastAsia="Arial"/>
                <w:i/>
                <w:iCs/>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05334B" w14:textId="77777777" w:rsidR="00660D7C" w:rsidRPr="00123177" w:rsidRDefault="00660D7C" w:rsidP="00660D7C">
            <w:pPr>
              <w:pStyle w:val="TableText"/>
              <w:snapToGrid w:val="0"/>
            </w:pPr>
            <w:r w:rsidRPr="00123177">
              <w:t>YES</w:t>
            </w:r>
          </w:p>
          <w:p w14:paraId="088DAC2D" w14:textId="77777777" w:rsidR="00660D7C" w:rsidRPr="00123177" w:rsidRDefault="00660D7C" w:rsidP="00660D7C"/>
        </w:tc>
      </w:tr>
      <w:tr w:rsidR="00660D7C" w:rsidRPr="00123177" w14:paraId="71D9ECD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6DBAD97" w14:textId="77777777" w:rsidR="00660D7C" w:rsidRPr="00123177" w:rsidRDefault="00660D7C" w:rsidP="00660D7C">
            <w:r w:rsidRPr="00123177">
              <w:rPr>
                <w:rFonts w:eastAsia="Arial"/>
                <w:szCs w:val="20"/>
              </w:rPr>
              <w:t>Feasible within project constraints</w:t>
            </w:r>
          </w:p>
          <w:p w14:paraId="649F6826" w14:textId="77777777" w:rsidR="00660D7C" w:rsidRPr="00123177" w:rsidRDefault="00660D7C" w:rsidP="00660D7C">
            <w:r w:rsidRPr="00123177">
              <w:rPr>
                <w:rFonts w:eastAsia="Arial"/>
                <w:szCs w:val="20"/>
              </w:rPr>
              <w:t>(Yes/No)</w:t>
            </w:r>
          </w:p>
          <w:p w14:paraId="526B6207" w14:textId="77777777" w:rsidR="00660D7C" w:rsidRPr="00123177" w:rsidRDefault="00660D7C" w:rsidP="00660D7C">
            <w:r w:rsidRPr="00123177">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9C99C8" w14:textId="77777777" w:rsidR="00660D7C" w:rsidRPr="00123177" w:rsidRDefault="00660D7C" w:rsidP="00660D7C">
            <w:pPr>
              <w:pStyle w:val="TableText"/>
              <w:snapToGrid w:val="0"/>
            </w:pPr>
            <w:r w:rsidRPr="00123177">
              <w:t>YES</w:t>
            </w:r>
          </w:p>
          <w:p w14:paraId="1EC4756F" w14:textId="77777777" w:rsidR="00660D7C" w:rsidRPr="00123177" w:rsidRDefault="00660D7C" w:rsidP="00660D7C"/>
        </w:tc>
      </w:tr>
      <w:tr w:rsidR="00660D7C" w:rsidRPr="00123177" w14:paraId="4D707DB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05F621F" w14:textId="77777777" w:rsidR="00660D7C" w:rsidRPr="00123177" w:rsidRDefault="00660D7C" w:rsidP="00660D7C">
            <w:r w:rsidRPr="00123177">
              <w:rPr>
                <w:rFonts w:eastAsia="Arial"/>
                <w:szCs w:val="20"/>
              </w:rPr>
              <w:t>Critical</w:t>
            </w:r>
          </w:p>
          <w:p w14:paraId="764428AF" w14:textId="77777777" w:rsidR="00660D7C" w:rsidRPr="00123177" w:rsidRDefault="00660D7C" w:rsidP="00660D7C">
            <w:r w:rsidRPr="00123177">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D9B138" w14:textId="77777777" w:rsidR="00660D7C" w:rsidRPr="00123177" w:rsidRDefault="00660D7C" w:rsidP="00660D7C">
            <w:r w:rsidRPr="00123177">
              <w:t>YES</w:t>
            </w:r>
          </w:p>
        </w:tc>
      </w:tr>
      <w:tr w:rsidR="00660D7C" w:rsidRPr="00123177" w14:paraId="6031471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F92F306" w14:textId="77777777" w:rsidR="00660D7C" w:rsidRPr="00123177" w:rsidRDefault="00660D7C" w:rsidP="00660D7C">
            <w:pPr>
              <w:rPr>
                <w:rFonts w:eastAsia="Arial"/>
                <w:szCs w:val="20"/>
              </w:rPr>
            </w:pPr>
            <w:r w:rsidRPr="00123177">
              <w:lastRenderedPageBreak/>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821374" w14:textId="77777777" w:rsidR="00660D7C" w:rsidRPr="00123177" w:rsidRDefault="00660D7C" w:rsidP="00660D7C">
            <w:r w:rsidRPr="00123177">
              <w:t>Acceptance Criteria for this requirement should be as per SECTION-6 ACCEPTANCE CRITERIA</w:t>
            </w:r>
          </w:p>
        </w:tc>
      </w:tr>
    </w:tbl>
    <w:p w14:paraId="5D814A98" w14:textId="77777777" w:rsidR="00A55B53" w:rsidRPr="00123177" w:rsidRDefault="00A55B53" w:rsidP="00A55B53">
      <w:pPr>
        <w:pStyle w:val="BodyText"/>
        <w:rPr>
          <w:b/>
          <w:bCs/>
        </w:rPr>
      </w:pPr>
    </w:p>
    <w:p w14:paraId="4417921E" w14:textId="77777777" w:rsidR="00A55B53" w:rsidRPr="00123177" w:rsidRDefault="00A55B53" w:rsidP="00A55B53"/>
    <w:p w14:paraId="574D6E20" w14:textId="5B3E35DB" w:rsidR="00A55B53" w:rsidRPr="00123177" w:rsidRDefault="00A55B53" w:rsidP="00A55B53">
      <w:pPr>
        <w:pStyle w:val="Heading5"/>
        <w:rPr>
          <w:sz w:val="20"/>
          <w:szCs w:val="20"/>
        </w:rPr>
      </w:pPr>
      <w:r w:rsidRPr="00123177">
        <w:rPr>
          <w:sz w:val="20"/>
          <w:szCs w:val="20"/>
        </w:rPr>
        <w:t xml:space="preserve">Requirements </w:t>
      </w:r>
      <w:r w:rsidR="00660D7C">
        <w:rPr>
          <w:sz w:val="20"/>
          <w:szCs w:val="20"/>
        </w:rPr>
        <w:t>to</w:t>
      </w:r>
      <w:r w:rsidRPr="00123177">
        <w:rPr>
          <w:rFonts w:eastAsia="Arial"/>
        </w:rPr>
        <w:t xml:space="preserve"> </w:t>
      </w:r>
      <w:r w:rsidR="00660D7C" w:rsidRPr="0034230F">
        <w:rPr>
          <w:rFonts w:eastAsia="Arial"/>
          <w:color w:val="000000" w:themeColor="text1"/>
        </w:rPr>
        <w:t xml:space="preserve">configure </w:t>
      </w:r>
      <w:r w:rsidR="00660D7C">
        <w:rPr>
          <w:rFonts w:eastAsia="Arial"/>
          <w:color w:val="000000" w:themeColor="text1"/>
        </w:rPr>
        <w:t xml:space="preserve">HVDCDC </w:t>
      </w:r>
      <w:r w:rsidR="00660D7C" w:rsidRPr="0034230F">
        <w:rPr>
          <w:rFonts w:eastAsia="Arial"/>
          <w:color w:val="000000" w:themeColor="text1"/>
        </w:rPr>
        <w:t>as NM passive mode</w:t>
      </w:r>
      <w:r w:rsidRPr="00123177">
        <w:rPr>
          <w:rFonts w:eastAsia="Arial"/>
          <w:sz w:val="20"/>
          <w:szCs w:val="20"/>
        </w:rPr>
        <w:t>.</w:t>
      </w:r>
    </w:p>
    <w:p w14:paraId="5086AAAC"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66DBD61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94E7BA6"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2EA701D" w14:textId="77777777" w:rsidR="00A55B53" w:rsidRPr="00123177" w:rsidRDefault="00A55B53" w:rsidP="00535342">
            <w:r w:rsidRPr="00123177">
              <w:rPr>
                <w:rFonts w:eastAsia="Arial"/>
                <w:b/>
                <w:bCs/>
                <w:szCs w:val="20"/>
              </w:rPr>
              <w:t>Description</w:t>
            </w:r>
          </w:p>
        </w:tc>
      </w:tr>
      <w:tr w:rsidR="00660D7C" w:rsidRPr="00123177" w14:paraId="19904639"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1AB0E3C2" w14:textId="77777777" w:rsidR="00660D7C" w:rsidRPr="00123177" w:rsidRDefault="00660D7C" w:rsidP="00660D7C">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1E542F" w14:textId="466FFA69" w:rsidR="00660D7C" w:rsidRPr="00123177" w:rsidRDefault="00660D7C" w:rsidP="00660D7C">
            <w:r w:rsidRPr="008840CA">
              <w:rPr>
                <w:rFonts w:eastAsia="Arial"/>
                <w:color w:val="000000" w:themeColor="text1"/>
                <w:szCs w:val="20"/>
              </w:rPr>
              <w:t>SWRS_NM_APP_</w:t>
            </w:r>
            <w:r>
              <w:rPr>
                <w:rFonts w:eastAsia="Arial"/>
                <w:color w:val="000000" w:themeColor="text1"/>
                <w:szCs w:val="20"/>
              </w:rPr>
              <w:t>12</w:t>
            </w:r>
            <w:r w:rsidRPr="008840CA">
              <w:rPr>
                <w:rFonts w:eastAsia="Arial"/>
                <w:color w:val="000000" w:themeColor="text1"/>
                <w:szCs w:val="20"/>
              </w:rPr>
              <w:t xml:space="preserve"> </w:t>
            </w:r>
          </w:p>
        </w:tc>
      </w:tr>
      <w:tr w:rsidR="00660D7C" w:rsidRPr="00123177" w14:paraId="21CF0A4B"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4EE2C68F" w14:textId="77777777" w:rsidR="00660D7C" w:rsidRPr="00123177" w:rsidRDefault="00660D7C" w:rsidP="00660D7C">
            <w:pPr>
              <w:rPr>
                <w:rFonts w:eastAsia="Arial"/>
              </w:rPr>
            </w:pPr>
            <w:r w:rsidRPr="00123177">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E82B39" w14:textId="32D0F8FA" w:rsidR="00660D7C" w:rsidRPr="00123177" w:rsidRDefault="00660D7C" w:rsidP="00660D7C">
            <w:pPr>
              <w:rPr>
                <w:rFonts w:eastAsia="Arial"/>
              </w:rPr>
            </w:pPr>
            <w:r w:rsidRPr="008840CA">
              <w:rPr>
                <w:rFonts w:eastAsia="Arial"/>
                <w:color w:val="000000" w:themeColor="text1"/>
              </w:rPr>
              <w:t>SDS18-VST01-02-3444</w:t>
            </w:r>
          </w:p>
        </w:tc>
      </w:tr>
      <w:tr w:rsidR="00660D7C" w:rsidRPr="00123177" w14:paraId="4D7C4979"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1ECA97F8" w14:textId="77777777" w:rsidR="00660D7C" w:rsidRPr="00123177" w:rsidRDefault="00660D7C" w:rsidP="00660D7C">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34CBD3" w14:textId="294FAEE1" w:rsidR="00660D7C" w:rsidRPr="00123177" w:rsidRDefault="00660D7C" w:rsidP="00660D7C">
            <w:pPr>
              <w:pStyle w:val="TableText"/>
              <w:snapToGrid w:val="0"/>
            </w:pPr>
            <w:r w:rsidRPr="0034230F">
              <w:rPr>
                <w:color w:val="000000" w:themeColor="text1"/>
              </w:rPr>
              <w:t>C-Sample/PF3.0 Phase-2</w:t>
            </w:r>
          </w:p>
        </w:tc>
      </w:tr>
      <w:tr w:rsidR="00660D7C" w:rsidRPr="00123177" w14:paraId="2159F1BA"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341B8F68" w14:textId="77777777" w:rsidR="00660D7C" w:rsidRPr="00123177" w:rsidRDefault="00660D7C" w:rsidP="00660D7C">
            <w:r w:rsidRPr="00123177">
              <w:rPr>
                <w:rFonts w:eastAsia="Arial"/>
                <w:szCs w:val="20"/>
              </w:rPr>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596A91" w14:textId="76ADEC0F" w:rsidR="00660D7C" w:rsidRPr="00123177" w:rsidRDefault="00660D7C" w:rsidP="00660D7C">
            <w:pPr>
              <w:rPr>
                <w:rFonts w:eastAsia="Arial"/>
              </w:rPr>
            </w:pPr>
            <w:r w:rsidRPr="0034230F">
              <w:rPr>
                <w:rFonts w:eastAsia="Arial"/>
                <w:color w:val="000000" w:themeColor="text1"/>
              </w:rPr>
              <w:t>The HVDCDC shall configure as NM passive mode.</w:t>
            </w:r>
          </w:p>
        </w:tc>
      </w:tr>
      <w:tr w:rsidR="00660D7C" w:rsidRPr="00123177" w14:paraId="49F4F89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29B3721" w14:textId="77777777" w:rsidR="00660D7C" w:rsidRPr="00123177" w:rsidRDefault="00660D7C" w:rsidP="00660D7C">
            <w:r w:rsidRPr="00123177">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9E9632" w14:textId="5C610C96" w:rsidR="00660D7C" w:rsidRPr="00123177" w:rsidRDefault="00660D7C" w:rsidP="00660D7C">
            <w:r w:rsidRPr="0034230F">
              <w:rPr>
                <w:rFonts w:eastAsia="Arial"/>
                <w:color w:val="000000" w:themeColor="text1"/>
              </w:rPr>
              <w:t>The HVDCDC shall be subscriber of NMZC1Message_Hybrid_ASR_PDU</w:t>
            </w:r>
          </w:p>
        </w:tc>
      </w:tr>
      <w:tr w:rsidR="003D6377" w:rsidRPr="00123177" w14:paraId="1236D70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43B0D80" w14:textId="21BAB715" w:rsidR="003D6377" w:rsidRPr="00123177" w:rsidRDefault="003D6377" w:rsidP="00660D7C">
            <w:pPr>
              <w:rPr>
                <w:rFonts w:eastAsia="Arial"/>
                <w:szCs w:val="20"/>
              </w:rPr>
            </w:pPr>
            <w:r>
              <w:rPr>
                <w:rFonts w:eastAsia="Arial"/>
                <w:szCs w:val="20"/>
              </w:rPr>
              <w:t>Requirement Priority</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81AF82" w14:textId="64BDE590" w:rsidR="003D6377" w:rsidRPr="0034230F" w:rsidRDefault="003D6377" w:rsidP="00660D7C">
            <w:pPr>
              <w:rPr>
                <w:rFonts w:eastAsia="Arial"/>
                <w:color w:val="000000" w:themeColor="text1"/>
              </w:rPr>
            </w:pPr>
            <w:r>
              <w:rPr>
                <w:rFonts w:eastAsia="Arial"/>
                <w:color w:val="000000" w:themeColor="text1"/>
              </w:rPr>
              <w:t>High</w:t>
            </w:r>
          </w:p>
        </w:tc>
      </w:tr>
      <w:tr w:rsidR="00660D7C" w:rsidRPr="00123177" w14:paraId="71B1EF4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5F2BA49" w14:textId="77777777" w:rsidR="00660D7C" w:rsidRPr="00123177" w:rsidRDefault="00660D7C" w:rsidP="00660D7C">
            <w:r w:rsidRPr="00123177">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E16A25" w14:textId="5A247FA4" w:rsidR="00660D7C" w:rsidRPr="00123177" w:rsidRDefault="00660D7C" w:rsidP="00660D7C">
            <w:r w:rsidRPr="0034230F">
              <w:rPr>
                <w:rFonts w:eastAsia="Arial"/>
                <w:color w:val="000000" w:themeColor="text1"/>
                <w:szCs w:val="20"/>
              </w:rPr>
              <w:t>No Specific access restrictions is applicable.</w:t>
            </w:r>
          </w:p>
        </w:tc>
      </w:tr>
      <w:tr w:rsidR="00660D7C" w:rsidRPr="00123177" w14:paraId="6C97659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23618FD" w14:textId="77777777" w:rsidR="00660D7C" w:rsidRPr="00123177" w:rsidRDefault="00660D7C" w:rsidP="00660D7C">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698EC9" w14:textId="011CF5BA" w:rsidR="00660D7C" w:rsidRPr="00123177" w:rsidRDefault="00660D7C" w:rsidP="00660D7C">
            <w:pPr>
              <w:rPr>
                <w:rFonts w:eastAsia="Arial"/>
              </w:rPr>
            </w:pPr>
            <w:r w:rsidRPr="0034230F">
              <w:rPr>
                <w:rFonts w:eastAsia="Arial"/>
                <w:color w:val="000000" w:themeColor="text1"/>
              </w:rPr>
              <w:t xml:space="preserve">1.The HVDCDC shall only receive “NMZC1Message_Hybrid_ASR_PDU” message. </w:t>
            </w:r>
          </w:p>
        </w:tc>
      </w:tr>
      <w:tr w:rsidR="00660D7C" w:rsidRPr="00123177" w14:paraId="54FD0D3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72086DC" w14:textId="77777777" w:rsidR="00660D7C" w:rsidRPr="00123177" w:rsidRDefault="00660D7C" w:rsidP="00660D7C">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781657" w14:textId="77777777" w:rsidR="00660D7C" w:rsidRPr="0034230F" w:rsidRDefault="00660D7C" w:rsidP="00660D7C">
            <w:pPr>
              <w:rPr>
                <w:color w:val="000000" w:themeColor="text1"/>
              </w:rPr>
            </w:pPr>
            <w:r w:rsidRPr="0034230F">
              <w:rPr>
                <w:rFonts w:eastAsia="Arial"/>
                <w:color w:val="000000" w:themeColor="text1"/>
              </w:rPr>
              <w:t>1.The HVDCDC shall only receive “NMZC1Message_Hybrid_ASR_PDU” message in low power mode.</w:t>
            </w:r>
          </w:p>
          <w:p w14:paraId="01FDC0EE" w14:textId="77777777" w:rsidR="00660D7C" w:rsidRPr="0034230F" w:rsidRDefault="00660D7C" w:rsidP="00660D7C">
            <w:pPr>
              <w:rPr>
                <w:color w:val="000000" w:themeColor="text1"/>
              </w:rPr>
            </w:pPr>
            <w:r w:rsidRPr="0034230F">
              <w:rPr>
                <w:rFonts w:eastAsia="Arial"/>
                <w:color w:val="000000" w:themeColor="text1"/>
              </w:rPr>
              <w:t>2.The HVDCDC shall not transmit any CAN NM and Application message</w:t>
            </w:r>
          </w:p>
          <w:p w14:paraId="05E24851" w14:textId="7EDF1C36" w:rsidR="00660D7C" w:rsidRPr="00123177" w:rsidRDefault="00660D7C" w:rsidP="00660D7C">
            <w:pPr>
              <w:rPr>
                <w:rFonts w:eastAsia="Arial"/>
              </w:rPr>
            </w:pPr>
            <w:r w:rsidRPr="0034230F">
              <w:rPr>
                <w:rFonts w:eastAsia="Arial"/>
                <w:color w:val="000000" w:themeColor="text1"/>
              </w:rPr>
              <w:t xml:space="preserve">3.The HVDCDC shall transit from </w:t>
            </w:r>
            <w:r w:rsidRPr="0034230F">
              <w:rPr>
                <w:color w:val="000000" w:themeColor="text1"/>
                <w:szCs w:val="20"/>
              </w:rPr>
              <w:t>Bus Sleep Mode to Repeat Message state</w:t>
            </w:r>
          </w:p>
        </w:tc>
      </w:tr>
      <w:tr w:rsidR="00660D7C" w:rsidRPr="00123177" w14:paraId="37D009C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AF0BCE4" w14:textId="77777777" w:rsidR="00660D7C" w:rsidRPr="00123177" w:rsidRDefault="00660D7C" w:rsidP="00660D7C">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D9D1D4" w14:textId="77777777" w:rsidR="00660D7C" w:rsidRPr="0034230F" w:rsidRDefault="00660D7C" w:rsidP="00660D7C">
            <w:pPr>
              <w:spacing w:line="259" w:lineRule="auto"/>
              <w:rPr>
                <w:rFonts w:eastAsia="Arial"/>
                <w:color w:val="000000" w:themeColor="text1"/>
              </w:rPr>
            </w:pPr>
            <w:r w:rsidRPr="0034230F">
              <w:rPr>
                <w:rFonts w:eastAsia="Arial"/>
                <w:color w:val="000000" w:themeColor="text1"/>
              </w:rPr>
              <w:t>1. The HVDCDC shall be in SCR core on Power on reset</w:t>
            </w:r>
          </w:p>
          <w:p w14:paraId="445394EC" w14:textId="77777777" w:rsidR="00660D7C" w:rsidRPr="0034230F" w:rsidRDefault="00660D7C" w:rsidP="00660D7C">
            <w:pPr>
              <w:spacing w:line="259" w:lineRule="auto"/>
              <w:rPr>
                <w:rFonts w:eastAsia="Arial"/>
                <w:color w:val="000000" w:themeColor="text1"/>
              </w:rPr>
            </w:pPr>
            <w:r w:rsidRPr="0034230F">
              <w:rPr>
                <w:color w:val="000000" w:themeColor="text1"/>
              </w:rPr>
              <w:t xml:space="preserve">2. </w:t>
            </w:r>
            <w:r w:rsidRPr="0034230F">
              <w:rPr>
                <w:rFonts w:eastAsia="Arial"/>
                <w:color w:val="000000" w:themeColor="text1"/>
              </w:rPr>
              <w:t>The HVDCDC shall be configured as CAN receiver Mode.</w:t>
            </w:r>
          </w:p>
          <w:p w14:paraId="089784D8" w14:textId="5584F295" w:rsidR="00660D7C" w:rsidRPr="00123177" w:rsidRDefault="00660D7C" w:rsidP="00660D7C">
            <w:pPr>
              <w:spacing w:line="259" w:lineRule="auto"/>
            </w:pPr>
            <w:r w:rsidRPr="0034230F">
              <w:rPr>
                <w:color w:val="000000" w:themeColor="text1"/>
              </w:rPr>
              <w:t xml:space="preserve">3. </w:t>
            </w:r>
            <w:r w:rsidRPr="0034230F">
              <w:rPr>
                <w:rFonts w:eastAsia="Arial"/>
                <w:color w:val="000000" w:themeColor="text1"/>
              </w:rPr>
              <w:t>The HVDCDC shall be continuously monitor the NM wakeup signal “NMZC1Message_Hybrid_ASR_PDU”</w:t>
            </w:r>
          </w:p>
        </w:tc>
      </w:tr>
      <w:tr w:rsidR="00660D7C" w:rsidRPr="00123177" w14:paraId="588C63AB"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43137FFE" w14:textId="77777777" w:rsidR="00660D7C" w:rsidRPr="00123177" w:rsidRDefault="00660D7C" w:rsidP="00660D7C">
            <w:r w:rsidRPr="00123177">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21FA4E" w14:textId="09A4F76A" w:rsidR="00660D7C" w:rsidRPr="00123177" w:rsidRDefault="00660D7C" w:rsidP="00660D7C">
            <w:r w:rsidRPr="0034230F">
              <w:rPr>
                <w:color w:val="000000" w:themeColor="text1"/>
              </w:rPr>
              <w:t>No such mandatory fields is applicable.</w:t>
            </w:r>
          </w:p>
        </w:tc>
      </w:tr>
      <w:tr w:rsidR="00660D7C" w:rsidRPr="00123177" w14:paraId="17D484C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CD86F17" w14:textId="77777777" w:rsidR="00660D7C" w:rsidRPr="00123177" w:rsidRDefault="00660D7C" w:rsidP="00660D7C">
            <w:r w:rsidRPr="00123177">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2A8246" w14:textId="5B98E26E" w:rsidR="00660D7C" w:rsidRPr="00123177" w:rsidRDefault="00660D7C" w:rsidP="00660D7C">
            <w:r w:rsidRPr="0034230F">
              <w:rPr>
                <w:color w:val="000000" w:themeColor="text1"/>
              </w:rPr>
              <w:t>No such preloaded value required</w:t>
            </w:r>
          </w:p>
        </w:tc>
      </w:tr>
      <w:tr w:rsidR="00660D7C" w:rsidRPr="00123177" w14:paraId="2FE8A81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EF5CB56" w14:textId="77777777" w:rsidR="00660D7C" w:rsidRPr="00123177" w:rsidRDefault="00660D7C" w:rsidP="00660D7C">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86794F" w14:textId="37DBF711" w:rsidR="00660D7C" w:rsidRPr="00123177" w:rsidRDefault="00660D7C" w:rsidP="00660D7C">
            <w:r w:rsidRPr="0034230F">
              <w:rPr>
                <w:color w:val="000000" w:themeColor="text1"/>
                <w:szCs w:val="20"/>
              </w:rPr>
              <w:t>Default values shall be applicable with respect to Pre-Loaded Values</w:t>
            </w:r>
          </w:p>
        </w:tc>
      </w:tr>
      <w:tr w:rsidR="00660D7C" w:rsidRPr="00123177" w14:paraId="5FECEE3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B852C69" w14:textId="77777777" w:rsidR="00660D7C" w:rsidRPr="00123177" w:rsidRDefault="00660D7C" w:rsidP="00660D7C">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057883" w14:textId="42804C22" w:rsidR="00660D7C" w:rsidRPr="00123177" w:rsidRDefault="00660D7C" w:rsidP="00660D7C">
            <w:r w:rsidRPr="0034230F">
              <w:rPr>
                <w:color w:val="000000" w:themeColor="text1"/>
                <w:szCs w:val="20"/>
              </w:rPr>
              <w:t>Valid range value is not required.</w:t>
            </w:r>
          </w:p>
        </w:tc>
      </w:tr>
      <w:tr w:rsidR="00660D7C" w:rsidRPr="00123177" w14:paraId="317ED7F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F7A94E9" w14:textId="77777777" w:rsidR="00660D7C" w:rsidRPr="00123177" w:rsidRDefault="00660D7C" w:rsidP="00660D7C">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AF7095" w14:textId="3F314A65" w:rsidR="00660D7C" w:rsidRPr="00123177" w:rsidRDefault="00660D7C" w:rsidP="00660D7C">
            <w:r w:rsidRPr="0034230F">
              <w:rPr>
                <w:color w:val="000000" w:themeColor="text1"/>
                <w:szCs w:val="20"/>
              </w:rPr>
              <w:t>Data latency period is not applicable</w:t>
            </w:r>
          </w:p>
        </w:tc>
      </w:tr>
      <w:tr w:rsidR="00660D7C" w:rsidRPr="00123177" w14:paraId="76A0413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A304F1C" w14:textId="77777777" w:rsidR="00660D7C" w:rsidRPr="00123177" w:rsidRDefault="00660D7C" w:rsidP="00660D7C">
            <w:r w:rsidRPr="00123177">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57D557" w14:textId="50095B9C" w:rsidR="00660D7C" w:rsidRPr="00123177" w:rsidRDefault="00660D7C" w:rsidP="00660D7C">
            <w:r w:rsidRPr="0034230F">
              <w:rPr>
                <w:color w:val="000000" w:themeColor="text1"/>
                <w:szCs w:val="20"/>
              </w:rPr>
              <w:t>Data Retention period is not applicable.</w:t>
            </w:r>
          </w:p>
        </w:tc>
      </w:tr>
      <w:tr w:rsidR="00660D7C" w:rsidRPr="00123177" w14:paraId="10EF090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CF300A5" w14:textId="77777777" w:rsidR="00660D7C" w:rsidRPr="00123177" w:rsidRDefault="00660D7C" w:rsidP="00660D7C">
            <w:r w:rsidRPr="00123177">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6CAB29" w14:textId="7A872E1D" w:rsidR="00660D7C" w:rsidRPr="00123177" w:rsidRDefault="00660D7C" w:rsidP="00660D7C">
            <w:r w:rsidRPr="0034230F">
              <w:rPr>
                <w:color w:val="000000" w:themeColor="text1"/>
                <w:szCs w:val="20"/>
              </w:rPr>
              <w:t>Data rate is not applicable.</w:t>
            </w:r>
          </w:p>
        </w:tc>
      </w:tr>
      <w:tr w:rsidR="00660D7C" w:rsidRPr="00123177" w14:paraId="3DC1384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D3B2AAA" w14:textId="77777777" w:rsidR="00660D7C" w:rsidRPr="00123177" w:rsidRDefault="00660D7C" w:rsidP="00660D7C">
            <w:r w:rsidRPr="00123177">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E087AA" w14:textId="577110E4" w:rsidR="00660D7C" w:rsidRPr="00123177" w:rsidRDefault="00660D7C" w:rsidP="00660D7C">
            <w:pPr>
              <w:spacing w:line="259" w:lineRule="auto"/>
            </w:pPr>
            <w:r w:rsidRPr="0034230F">
              <w:rPr>
                <w:color w:val="000000" w:themeColor="text1"/>
                <w:szCs w:val="20"/>
              </w:rPr>
              <w:t>External event is not required.</w:t>
            </w:r>
          </w:p>
        </w:tc>
      </w:tr>
      <w:tr w:rsidR="00660D7C" w:rsidRPr="00123177" w14:paraId="2BA284F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89A0757" w14:textId="77777777" w:rsidR="00660D7C" w:rsidRPr="00123177" w:rsidRDefault="00660D7C" w:rsidP="00660D7C">
            <w:r w:rsidRPr="00123177">
              <w:rPr>
                <w:rFonts w:eastAsia="Arial"/>
                <w:szCs w:val="20"/>
              </w:rPr>
              <w:lastRenderedPageBreak/>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1869E1" w14:textId="07400C19" w:rsidR="00660D7C" w:rsidRPr="00123177" w:rsidRDefault="00660D7C" w:rsidP="00660D7C">
            <w:r w:rsidRPr="0034230F">
              <w:rPr>
                <w:color w:val="000000" w:themeColor="text1"/>
                <w:szCs w:val="20"/>
              </w:rPr>
              <w:t>Temporal event is not applicable.</w:t>
            </w:r>
          </w:p>
        </w:tc>
      </w:tr>
      <w:tr w:rsidR="00660D7C" w:rsidRPr="00123177" w14:paraId="1033FB4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4D4330E" w14:textId="77777777" w:rsidR="00660D7C" w:rsidRPr="00123177" w:rsidRDefault="00660D7C" w:rsidP="00660D7C">
            <w:r w:rsidRPr="00123177">
              <w:rPr>
                <w:rFonts w:eastAsia="Arial"/>
                <w:szCs w:val="20"/>
              </w:rPr>
              <w:t xml:space="preserve">Validation Rules/ </w:t>
            </w:r>
          </w:p>
          <w:p w14:paraId="2BB75776" w14:textId="77777777" w:rsidR="00660D7C" w:rsidRPr="00123177" w:rsidRDefault="00660D7C" w:rsidP="00660D7C">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C87A26" w14:textId="77777777" w:rsidR="00660D7C" w:rsidRPr="0034230F" w:rsidRDefault="00660D7C" w:rsidP="00660D7C">
            <w:pPr>
              <w:pStyle w:val="TableText"/>
              <w:snapToGrid w:val="0"/>
              <w:rPr>
                <w:rFonts w:eastAsia="Arial"/>
                <w:color w:val="000000" w:themeColor="text1"/>
              </w:rPr>
            </w:pPr>
            <w:r w:rsidRPr="0034230F">
              <w:rPr>
                <w:rFonts w:eastAsia="Arial"/>
                <w:color w:val="000000" w:themeColor="text1"/>
              </w:rPr>
              <w:t>1.Verify that HVDCDC should be receive only NM CAN messages “NMZC1Message_Hybrid_ASR_PDU”.</w:t>
            </w:r>
          </w:p>
          <w:p w14:paraId="7C02D3FA" w14:textId="77777777" w:rsidR="00660D7C" w:rsidRPr="0034230F" w:rsidRDefault="00660D7C" w:rsidP="00660D7C">
            <w:pPr>
              <w:pStyle w:val="TableText"/>
              <w:snapToGrid w:val="0"/>
              <w:rPr>
                <w:rFonts w:eastAsia="Arial"/>
                <w:color w:val="000000" w:themeColor="text1"/>
              </w:rPr>
            </w:pPr>
            <w:r w:rsidRPr="0034230F">
              <w:rPr>
                <w:rFonts w:eastAsia="Arial"/>
                <w:color w:val="000000" w:themeColor="text1"/>
              </w:rPr>
              <w:t>2.Verify that HVDCDC should not transmit any NM CAN and Application messages.</w:t>
            </w:r>
          </w:p>
          <w:p w14:paraId="33A30643" w14:textId="3F1CCBF0" w:rsidR="00660D7C" w:rsidRPr="00123177" w:rsidRDefault="00660D7C" w:rsidP="00660D7C"/>
        </w:tc>
      </w:tr>
      <w:tr w:rsidR="00A55B53" w:rsidRPr="00123177" w14:paraId="0817A87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53AA7F5" w14:textId="77777777" w:rsidR="00A55B53" w:rsidRPr="00123177" w:rsidRDefault="00A55B53" w:rsidP="00535342">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4A3673" w14:textId="77777777" w:rsidR="00A55B53" w:rsidRPr="00123177" w:rsidRDefault="00A55B53" w:rsidP="00535342">
            <w:r w:rsidRPr="00123177">
              <w:rPr>
                <w:szCs w:val="20"/>
              </w:rPr>
              <w:t>Constraints is not applicable.</w:t>
            </w:r>
          </w:p>
        </w:tc>
      </w:tr>
      <w:tr w:rsidR="00A55B53" w:rsidRPr="00123177" w14:paraId="0AC67F7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EA63958" w14:textId="77777777" w:rsidR="00A55B53" w:rsidRPr="00123177" w:rsidRDefault="00A55B53" w:rsidP="00535342">
            <w:r w:rsidRPr="00123177">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F29839" w14:textId="77777777" w:rsidR="00A55B53" w:rsidRPr="00123177" w:rsidRDefault="00A55B53" w:rsidP="00535342">
            <w:r w:rsidRPr="00123177">
              <w:rPr>
                <w:szCs w:val="20"/>
              </w:rPr>
              <w:t>No effects on other system</w:t>
            </w:r>
          </w:p>
        </w:tc>
      </w:tr>
      <w:tr w:rsidR="00A55B53" w:rsidRPr="00123177" w14:paraId="74FF263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C152AB5" w14:textId="77777777" w:rsidR="00A55B53" w:rsidRPr="00123177" w:rsidRDefault="00A55B53" w:rsidP="00535342">
            <w:r w:rsidRPr="00123177">
              <w:rPr>
                <w:rFonts w:eastAsia="Arial"/>
                <w:szCs w:val="20"/>
              </w:rPr>
              <w:t>Testability with respect to test environment</w:t>
            </w:r>
          </w:p>
          <w:p w14:paraId="53145538" w14:textId="77777777" w:rsidR="00A55B53" w:rsidRPr="00123177" w:rsidRDefault="00A55B53" w:rsidP="00535342">
            <w:r w:rsidRPr="00123177">
              <w:rPr>
                <w:rFonts w:eastAsia="Arial"/>
                <w:szCs w:val="20"/>
              </w:rPr>
              <w:t>(Yes/No)</w:t>
            </w:r>
          </w:p>
          <w:p w14:paraId="4E161BBC" w14:textId="77777777" w:rsidR="00A55B53" w:rsidRPr="00123177" w:rsidRDefault="00A55B53" w:rsidP="00535342">
            <w:r w:rsidRPr="00123177">
              <w:rPr>
                <w:rFonts w:eastAsia="Arial"/>
                <w:i/>
                <w:iCs/>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32E5B2" w14:textId="77777777" w:rsidR="00A55B53" w:rsidRPr="00123177" w:rsidRDefault="00A55B53" w:rsidP="00535342">
            <w:pPr>
              <w:pStyle w:val="TableText"/>
              <w:snapToGrid w:val="0"/>
            </w:pPr>
            <w:r w:rsidRPr="00123177">
              <w:t>YES</w:t>
            </w:r>
          </w:p>
          <w:p w14:paraId="58A2B4CE" w14:textId="77777777" w:rsidR="00A55B53" w:rsidRPr="00123177" w:rsidRDefault="00A55B53" w:rsidP="00535342"/>
        </w:tc>
      </w:tr>
      <w:tr w:rsidR="00A55B53" w:rsidRPr="00123177" w14:paraId="3B22E05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B68FA18" w14:textId="77777777" w:rsidR="00A55B53" w:rsidRPr="00123177" w:rsidRDefault="00A55B53" w:rsidP="00535342">
            <w:r w:rsidRPr="00123177">
              <w:rPr>
                <w:rFonts w:eastAsia="Arial"/>
                <w:szCs w:val="20"/>
              </w:rPr>
              <w:t>Feasible within project constraints</w:t>
            </w:r>
          </w:p>
          <w:p w14:paraId="054F51E6" w14:textId="77777777" w:rsidR="00A55B53" w:rsidRPr="00123177" w:rsidRDefault="00A55B53" w:rsidP="00535342">
            <w:r w:rsidRPr="00123177">
              <w:rPr>
                <w:rFonts w:eastAsia="Arial"/>
                <w:szCs w:val="20"/>
              </w:rPr>
              <w:t>(Yes/No)</w:t>
            </w:r>
          </w:p>
          <w:p w14:paraId="4F059CAD" w14:textId="77777777" w:rsidR="00A55B53" w:rsidRPr="00123177" w:rsidRDefault="00A55B53" w:rsidP="00535342">
            <w:r w:rsidRPr="00123177">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587490" w14:textId="77777777" w:rsidR="00A55B53" w:rsidRPr="00123177" w:rsidRDefault="00A55B53" w:rsidP="00535342">
            <w:pPr>
              <w:pStyle w:val="TableText"/>
              <w:snapToGrid w:val="0"/>
            </w:pPr>
            <w:r w:rsidRPr="00123177">
              <w:t>YES</w:t>
            </w:r>
          </w:p>
          <w:p w14:paraId="4D7C7860" w14:textId="77777777" w:rsidR="00A55B53" w:rsidRPr="00123177" w:rsidRDefault="00A55B53" w:rsidP="00535342"/>
        </w:tc>
      </w:tr>
      <w:tr w:rsidR="00A55B53" w:rsidRPr="00123177" w14:paraId="091BFF4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404CE1B" w14:textId="77777777" w:rsidR="00A55B53" w:rsidRPr="00123177" w:rsidRDefault="00A55B53" w:rsidP="00535342">
            <w:r w:rsidRPr="00123177">
              <w:rPr>
                <w:rFonts w:eastAsia="Arial"/>
                <w:szCs w:val="20"/>
              </w:rPr>
              <w:t>Critical</w:t>
            </w:r>
          </w:p>
          <w:p w14:paraId="0763C89D" w14:textId="77777777" w:rsidR="00A55B53" w:rsidRPr="00123177" w:rsidRDefault="00A55B53" w:rsidP="00535342">
            <w:r w:rsidRPr="00123177">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13EA9B" w14:textId="77777777" w:rsidR="00A55B53" w:rsidRPr="00123177" w:rsidRDefault="00A55B53" w:rsidP="00535342">
            <w:r w:rsidRPr="00123177">
              <w:t>YES</w:t>
            </w:r>
          </w:p>
        </w:tc>
      </w:tr>
      <w:tr w:rsidR="00A55B53" w:rsidRPr="00123177" w14:paraId="106DCC8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21DC8ED" w14:textId="77777777" w:rsidR="00A55B53" w:rsidRPr="00123177" w:rsidRDefault="00A55B53" w:rsidP="00535342">
            <w:pPr>
              <w:rPr>
                <w:rFonts w:eastAsia="Arial"/>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B1D60F" w14:textId="77777777" w:rsidR="00A55B53" w:rsidRPr="00123177" w:rsidRDefault="00A55B53" w:rsidP="00535342">
            <w:r w:rsidRPr="00123177">
              <w:t>Acceptance Criteria for this requirement should be as per SECTION-6 ACCEPTANCE CRITERIA</w:t>
            </w:r>
          </w:p>
        </w:tc>
      </w:tr>
    </w:tbl>
    <w:p w14:paraId="5F4B162D" w14:textId="77777777" w:rsidR="00A55B53" w:rsidRPr="00123177" w:rsidRDefault="00A55B53" w:rsidP="00A55B53">
      <w:pPr>
        <w:pStyle w:val="BodyText"/>
        <w:rPr>
          <w:b/>
          <w:bCs/>
        </w:rPr>
      </w:pPr>
    </w:p>
    <w:p w14:paraId="5E9EA7B8" w14:textId="77777777" w:rsidR="00A55B53" w:rsidRPr="00123177" w:rsidRDefault="00A55B53" w:rsidP="00A55B53"/>
    <w:p w14:paraId="079522DA" w14:textId="3AC49551" w:rsidR="00A55B53" w:rsidRPr="00123177" w:rsidRDefault="00A55B53" w:rsidP="00A55B53">
      <w:pPr>
        <w:pStyle w:val="Heading5"/>
        <w:rPr>
          <w:sz w:val="20"/>
          <w:szCs w:val="20"/>
        </w:rPr>
      </w:pPr>
      <w:r w:rsidRPr="00123177">
        <w:rPr>
          <w:sz w:val="20"/>
          <w:szCs w:val="20"/>
        </w:rPr>
        <w:t xml:space="preserve">Requirements </w:t>
      </w:r>
      <w:r w:rsidR="002D2F62">
        <w:rPr>
          <w:sz w:val="20"/>
          <w:szCs w:val="20"/>
        </w:rPr>
        <w:t xml:space="preserve">for </w:t>
      </w:r>
      <w:r w:rsidR="002D2F62" w:rsidRPr="002D2F62">
        <w:rPr>
          <w:sz w:val="20"/>
          <w:szCs w:val="20"/>
        </w:rPr>
        <w:t xml:space="preserve">transition from the "Bus Sleep" </w:t>
      </w:r>
      <w:r w:rsidR="002D2F62">
        <w:rPr>
          <w:sz w:val="20"/>
          <w:szCs w:val="20"/>
        </w:rPr>
        <w:t>Mode</w:t>
      </w:r>
      <w:r w:rsidR="002D2F62" w:rsidRPr="002D2F62">
        <w:rPr>
          <w:sz w:val="20"/>
          <w:szCs w:val="20"/>
        </w:rPr>
        <w:t xml:space="preserve"> to the "Repeat Message" state</w:t>
      </w:r>
      <w:r w:rsidRPr="00123177">
        <w:rPr>
          <w:rFonts w:eastAsia="Arial"/>
          <w:sz w:val="20"/>
          <w:szCs w:val="20"/>
        </w:rPr>
        <w:t>.</w:t>
      </w:r>
    </w:p>
    <w:p w14:paraId="7F66B2F9"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5E97274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21ECF9FD"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B3F1862" w14:textId="77777777" w:rsidR="00A55B53" w:rsidRPr="00123177" w:rsidRDefault="00A55B53" w:rsidP="00535342">
            <w:r w:rsidRPr="00123177">
              <w:rPr>
                <w:rFonts w:eastAsia="Arial"/>
                <w:b/>
                <w:bCs/>
                <w:szCs w:val="20"/>
              </w:rPr>
              <w:t>Description</w:t>
            </w:r>
          </w:p>
        </w:tc>
      </w:tr>
      <w:tr w:rsidR="002D2F62" w:rsidRPr="00123177" w14:paraId="175B740B"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7CB2ADB" w14:textId="77777777" w:rsidR="002D2F62" w:rsidRPr="00123177" w:rsidRDefault="002D2F62" w:rsidP="002D2F62">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37FFC0" w14:textId="7F7400E4" w:rsidR="002D2F62" w:rsidRPr="00123177" w:rsidRDefault="002D2F62" w:rsidP="002D2F62">
            <w:r w:rsidRPr="003F2E95">
              <w:t>SWRS_NM_APP_13</w:t>
            </w:r>
          </w:p>
        </w:tc>
      </w:tr>
      <w:tr w:rsidR="002D2F62" w:rsidRPr="00123177" w14:paraId="7C75B043"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2A7F9740" w14:textId="77777777" w:rsidR="002D2F62" w:rsidRPr="00123177" w:rsidRDefault="002D2F62" w:rsidP="002D2F62">
            <w:pPr>
              <w:rPr>
                <w:rFonts w:eastAsia="Arial"/>
              </w:rPr>
            </w:pPr>
            <w:r w:rsidRPr="00123177">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DA3023" w14:textId="301435C3" w:rsidR="002D2F62" w:rsidRPr="00123177" w:rsidRDefault="002D2F62" w:rsidP="002D2F62">
            <w:pPr>
              <w:rPr>
                <w:rFonts w:eastAsia="Arial"/>
              </w:rPr>
            </w:pPr>
            <w:r w:rsidRPr="003F2E95">
              <w:t>SDS18-VST01-02-3445</w:t>
            </w:r>
          </w:p>
        </w:tc>
      </w:tr>
      <w:tr w:rsidR="002D2F62" w:rsidRPr="00123177" w14:paraId="0E792B9B"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49F7FCCA" w14:textId="77777777" w:rsidR="002D2F62" w:rsidRPr="00123177" w:rsidRDefault="002D2F62" w:rsidP="002D2F62">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A9B45D" w14:textId="698DE042" w:rsidR="002D2F62" w:rsidRPr="00123177" w:rsidRDefault="002D2F62" w:rsidP="002D2F62">
            <w:pPr>
              <w:pStyle w:val="TableText"/>
              <w:snapToGrid w:val="0"/>
            </w:pPr>
            <w:r w:rsidRPr="003F2E95">
              <w:t>C-Sample/PF3.0 Phase-2</w:t>
            </w:r>
          </w:p>
        </w:tc>
      </w:tr>
      <w:tr w:rsidR="002D2F62" w:rsidRPr="00123177" w14:paraId="0C03AA41"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98A884A" w14:textId="77777777" w:rsidR="002D2F62" w:rsidRPr="00123177" w:rsidRDefault="002D2F62" w:rsidP="002D2F62">
            <w:r w:rsidRPr="00123177">
              <w:rPr>
                <w:rFonts w:eastAsia="Arial"/>
                <w:szCs w:val="20"/>
              </w:rPr>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9B5474" w14:textId="1418EBE2" w:rsidR="002D2F62" w:rsidRPr="00123177" w:rsidRDefault="002D2F62" w:rsidP="002D2F62">
            <w:pPr>
              <w:rPr>
                <w:rFonts w:eastAsia="Arial"/>
              </w:rPr>
            </w:pPr>
            <w:r w:rsidRPr="003F2E95">
              <w:t>The HVDCDC shall transition from the "Bus Sleep" Sate to the "Repeat Message" state.</w:t>
            </w:r>
          </w:p>
        </w:tc>
      </w:tr>
      <w:tr w:rsidR="002D2F62" w:rsidRPr="00123177" w14:paraId="43AA38B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3A7375D" w14:textId="77777777" w:rsidR="002D2F62" w:rsidRPr="00123177" w:rsidRDefault="002D2F62" w:rsidP="002D2F62">
            <w:r w:rsidRPr="00123177">
              <w:rPr>
                <w:rFonts w:eastAsia="Arial"/>
                <w:szCs w:val="20"/>
              </w:rPr>
              <w:lastRenderedPageBreak/>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03A3A8" w14:textId="71F4F99B" w:rsidR="002D2F62" w:rsidRPr="00123177" w:rsidRDefault="002D2F62" w:rsidP="002D2F62">
            <w:r w:rsidRPr="003F2E95">
              <w:t>No Such derived requirement is applicable.</w:t>
            </w:r>
          </w:p>
        </w:tc>
      </w:tr>
      <w:tr w:rsidR="003D6377" w:rsidRPr="00123177" w14:paraId="70C5593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371A9A2" w14:textId="1495D79C" w:rsidR="003D6377" w:rsidRPr="00123177" w:rsidRDefault="003D6377" w:rsidP="002D2F62">
            <w:pPr>
              <w:rPr>
                <w:rFonts w:eastAsia="Arial"/>
                <w:szCs w:val="20"/>
              </w:rPr>
            </w:pPr>
            <w:r>
              <w:rPr>
                <w:rFonts w:eastAsia="Arial"/>
                <w:szCs w:val="20"/>
              </w:rPr>
              <w:t>Requirement Priority</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858ED4" w14:textId="6D7ED006" w:rsidR="003D6377" w:rsidRPr="003F2E95" w:rsidRDefault="003D6377" w:rsidP="002D2F62">
            <w:r>
              <w:t>High</w:t>
            </w:r>
          </w:p>
        </w:tc>
      </w:tr>
      <w:tr w:rsidR="002D2F62" w:rsidRPr="00123177" w14:paraId="38120AF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44E0E9B" w14:textId="77777777" w:rsidR="002D2F62" w:rsidRPr="00123177" w:rsidRDefault="002D2F62" w:rsidP="002D2F62">
            <w:r w:rsidRPr="00123177">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933981" w14:textId="5E18B534" w:rsidR="002D2F62" w:rsidRPr="00123177" w:rsidRDefault="002D2F62" w:rsidP="002D2F62">
            <w:r w:rsidRPr="003F2E95">
              <w:t>No Specific access restrictions is applicable.</w:t>
            </w:r>
          </w:p>
        </w:tc>
      </w:tr>
      <w:tr w:rsidR="003D6377" w:rsidRPr="00123177" w14:paraId="5E91C63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73B7E5F" w14:textId="77777777" w:rsidR="003D6377" w:rsidRPr="00123177" w:rsidRDefault="003D6377" w:rsidP="003D6377">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EBDC54" w14:textId="77777777" w:rsidR="003D6377" w:rsidRPr="0034230F" w:rsidRDefault="003D6377" w:rsidP="003D6377">
            <w:pPr>
              <w:rPr>
                <w:rFonts w:eastAsia="Arial"/>
                <w:color w:val="000000" w:themeColor="text1"/>
              </w:rPr>
            </w:pPr>
            <w:r w:rsidRPr="0034230F">
              <w:rPr>
                <w:rFonts w:eastAsia="Arial"/>
                <w:color w:val="000000" w:themeColor="text1"/>
              </w:rPr>
              <w:t>1. The HVDCDC shall receive CAN NM message</w:t>
            </w:r>
            <w:r>
              <w:rPr>
                <w:rFonts w:eastAsia="Arial"/>
                <w:color w:val="000000" w:themeColor="text1"/>
              </w:rPr>
              <w:t>.</w:t>
            </w:r>
            <w:r w:rsidRPr="0034230F">
              <w:rPr>
                <w:rFonts w:eastAsia="Arial"/>
                <w:color w:val="000000" w:themeColor="text1"/>
              </w:rPr>
              <w:t xml:space="preserve">  “NMZC1Message_Hybrid_ASR_PDU” with wakeup value (TBD).</w:t>
            </w:r>
          </w:p>
          <w:p w14:paraId="3441E242" w14:textId="3B7063FF" w:rsidR="003D6377" w:rsidRPr="00123177" w:rsidRDefault="003D6377" w:rsidP="003D6377">
            <w:pPr>
              <w:rPr>
                <w:rFonts w:eastAsia="Arial"/>
              </w:rPr>
            </w:pPr>
            <w:r w:rsidRPr="0034230F">
              <w:rPr>
                <w:rFonts w:eastAsia="Arial"/>
                <w:color w:val="000000" w:themeColor="text1"/>
              </w:rPr>
              <w:t xml:space="preserve"> </w:t>
            </w:r>
          </w:p>
        </w:tc>
      </w:tr>
      <w:tr w:rsidR="003D6377" w:rsidRPr="00123177" w14:paraId="6834E39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96DBCFE" w14:textId="77777777" w:rsidR="003D6377" w:rsidRPr="00123177" w:rsidRDefault="003D6377" w:rsidP="003D6377">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2F702C" w14:textId="77777777" w:rsidR="003D6377" w:rsidRPr="0034230F" w:rsidRDefault="003D6377" w:rsidP="003D6377">
            <w:pPr>
              <w:rPr>
                <w:rFonts w:eastAsia="Arial"/>
                <w:color w:val="000000" w:themeColor="text1"/>
              </w:rPr>
            </w:pPr>
            <w:r w:rsidRPr="0034230F">
              <w:rPr>
                <w:rFonts w:eastAsia="Arial"/>
                <w:color w:val="000000" w:themeColor="text1"/>
              </w:rPr>
              <w:t>1. HVDCDC should transition from "</w:t>
            </w:r>
            <w:r>
              <w:rPr>
                <w:rFonts w:eastAsia="Arial"/>
                <w:color w:val="000000" w:themeColor="text1"/>
              </w:rPr>
              <w:t>Bus Sleep” Mode</w:t>
            </w:r>
            <w:r w:rsidRPr="0034230F">
              <w:rPr>
                <w:rFonts w:eastAsia="Arial"/>
                <w:color w:val="000000" w:themeColor="text1"/>
              </w:rPr>
              <w:t xml:space="preserve"> to the "Repeat Message" state of Network Management.</w:t>
            </w:r>
          </w:p>
          <w:p w14:paraId="45D71B08" w14:textId="61B9138A" w:rsidR="003D6377" w:rsidRPr="00123177" w:rsidRDefault="003D6377" w:rsidP="003D6377"/>
        </w:tc>
      </w:tr>
      <w:tr w:rsidR="003D6377" w:rsidRPr="00123177" w14:paraId="179CA3A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00CD27B" w14:textId="77777777" w:rsidR="003D6377" w:rsidRPr="00123177" w:rsidRDefault="003D6377" w:rsidP="003D6377">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2E21A1" w14:textId="77777777" w:rsidR="003D6377" w:rsidRPr="0034230F" w:rsidRDefault="003D6377" w:rsidP="003D6377">
            <w:pPr>
              <w:rPr>
                <w:rFonts w:eastAsia="Arial"/>
                <w:color w:val="000000" w:themeColor="text1"/>
              </w:rPr>
            </w:pPr>
            <w:r w:rsidRPr="0034230F">
              <w:rPr>
                <w:rFonts w:eastAsia="Arial"/>
                <w:color w:val="000000" w:themeColor="text1"/>
              </w:rPr>
              <w:t>1. Start the NM_MSG_RECEIVE_TIME.</w:t>
            </w:r>
          </w:p>
          <w:p w14:paraId="21CCF1C9" w14:textId="77777777" w:rsidR="003D6377" w:rsidRPr="0034230F" w:rsidRDefault="003D6377" w:rsidP="003D6377">
            <w:pPr>
              <w:rPr>
                <w:rFonts w:eastAsia="Arial"/>
                <w:color w:val="000000" w:themeColor="text1"/>
              </w:rPr>
            </w:pPr>
            <w:r w:rsidRPr="0034230F">
              <w:rPr>
                <w:rFonts w:eastAsia="Arial"/>
                <w:color w:val="000000" w:themeColor="text1"/>
              </w:rPr>
              <w:t>2. HVDCDC should update the state NM State = Repeat Message state of Network Management.</w:t>
            </w:r>
          </w:p>
          <w:p w14:paraId="16F3875C" w14:textId="7AEF160E" w:rsidR="003D6377" w:rsidRPr="00123177" w:rsidRDefault="003D6377" w:rsidP="003D6377">
            <w:pPr>
              <w:spacing w:line="259" w:lineRule="auto"/>
            </w:pPr>
          </w:p>
        </w:tc>
      </w:tr>
      <w:tr w:rsidR="003D6377" w:rsidRPr="00123177" w14:paraId="25457E31"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6F3DE460" w14:textId="77777777" w:rsidR="003D6377" w:rsidRPr="00123177" w:rsidRDefault="003D6377" w:rsidP="003D6377">
            <w:r w:rsidRPr="00123177">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6F1A02" w14:textId="4E646CC2" w:rsidR="003D6377" w:rsidRPr="00123177" w:rsidRDefault="003D6377" w:rsidP="003D6377">
            <w:r w:rsidRPr="0034230F">
              <w:rPr>
                <w:color w:val="000000" w:themeColor="text1"/>
              </w:rPr>
              <w:t>No such mandatory fields is applicable.</w:t>
            </w:r>
          </w:p>
        </w:tc>
      </w:tr>
      <w:tr w:rsidR="003D6377" w:rsidRPr="00123177" w14:paraId="724F372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606F1DE" w14:textId="77777777" w:rsidR="003D6377" w:rsidRPr="00123177" w:rsidRDefault="003D6377" w:rsidP="003D6377">
            <w:r w:rsidRPr="00123177">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94813C" w14:textId="77777777" w:rsidR="003D6377" w:rsidRPr="0034230F" w:rsidRDefault="003D6377" w:rsidP="003D6377">
            <w:pPr>
              <w:rPr>
                <w:color w:val="000000" w:themeColor="text1"/>
              </w:rPr>
            </w:pPr>
            <w:r w:rsidRPr="0034230F">
              <w:rPr>
                <w:rFonts w:eastAsia="Arial"/>
                <w:color w:val="000000" w:themeColor="text1"/>
              </w:rPr>
              <w:t>1. The HVDCDC configured for passive mode</w:t>
            </w:r>
          </w:p>
          <w:p w14:paraId="3A2EC51F" w14:textId="77777777" w:rsidR="003D6377" w:rsidRPr="0034230F" w:rsidRDefault="003D6377" w:rsidP="003D6377">
            <w:pPr>
              <w:rPr>
                <w:rFonts w:eastAsia="Arial"/>
                <w:color w:val="000000" w:themeColor="text1"/>
              </w:rPr>
            </w:pPr>
            <w:r w:rsidRPr="0034230F">
              <w:rPr>
                <w:color w:val="000000" w:themeColor="text1"/>
              </w:rPr>
              <w:t xml:space="preserve">2. The HVDCDC shall be in </w:t>
            </w:r>
            <w:r w:rsidRPr="0034230F">
              <w:rPr>
                <w:rFonts w:eastAsia="Arial"/>
                <w:color w:val="000000" w:themeColor="text1"/>
              </w:rPr>
              <w:t>"</w:t>
            </w:r>
            <w:r>
              <w:rPr>
                <w:rFonts w:eastAsia="Arial"/>
                <w:color w:val="000000" w:themeColor="text1"/>
              </w:rPr>
              <w:t>Bus Sleep” Mode</w:t>
            </w:r>
          </w:p>
          <w:p w14:paraId="2F4D0683" w14:textId="77777777" w:rsidR="003D6377" w:rsidRPr="0034230F" w:rsidRDefault="003D6377" w:rsidP="003D6377">
            <w:pPr>
              <w:rPr>
                <w:rFonts w:eastAsia="Arial"/>
                <w:color w:val="000000" w:themeColor="text1"/>
              </w:rPr>
            </w:pPr>
            <w:r w:rsidRPr="0034230F">
              <w:rPr>
                <w:color w:val="000000" w:themeColor="text1"/>
              </w:rPr>
              <w:t xml:space="preserve">3. </w:t>
            </w:r>
            <w:r w:rsidRPr="0034230F">
              <w:rPr>
                <w:rFonts w:eastAsia="Arial"/>
                <w:color w:val="000000" w:themeColor="text1"/>
              </w:rPr>
              <w:t>Application CAN Tx/Rx messages shall be Disabled.</w:t>
            </w:r>
          </w:p>
          <w:p w14:paraId="0379CA36" w14:textId="7DAD25EA" w:rsidR="003D6377" w:rsidRPr="00123177" w:rsidRDefault="003D6377" w:rsidP="003D6377"/>
        </w:tc>
      </w:tr>
      <w:tr w:rsidR="003D6377" w:rsidRPr="00123177" w14:paraId="71ADD83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402F20F" w14:textId="77777777" w:rsidR="003D6377" w:rsidRPr="00123177" w:rsidRDefault="003D6377" w:rsidP="003D6377">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0D1A11" w14:textId="406A7149" w:rsidR="003D6377" w:rsidRPr="00123177" w:rsidRDefault="003D6377" w:rsidP="003D6377">
            <w:r w:rsidRPr="0034230F">
              <w:rPr>
                <w:color w:val="000000" w:themeColor="text1"/>
                <w:szCs w:val="20"/>
              </w:rPr>
              <w:t>Default values shall be applicable with respect to Pre-Loaded Values</w:t>
            </w:r>
          </w:p>
        </w:tc>
      </w:tr>
      <w:tr w:rsidR="003D6377" w:rsidRPr="00123177" w14:paraId="2489642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54D82BD" w14:textId="77777777" w:rsidR="003D6377" w:rsidRPr="00123177" w:rsidRDefault="003D6377" w:rsidP="003D6377">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9D59C2" w14:textId="4E88C227" w:rsidR="003D6377" w:rsidRPr="00123177" w:rsidRDefault="003D6377" w:rsidP="003D6377">
            <w:r w:rsidRPr="0034230F">
              <w:rPr>
                <w:color w:val="000000" w:themeColor="text1"/>
                <w:szCs w:val="20"/>
              </w:rPr>
              <w:t>Valid range value is not required.</w:t>
            </w:r>
          </w:p>
        </w:tc>
      </w:tr>
      <w:tr w:rsidR="003D6377" w:rsidRPr="00123177" w14:paraId="6743787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5D435F6" w14:textId="77777777" w:rsidR="003D6377" w:rsidRPr="00123177" w:rsidRDefault="003D6377" w:rsidP="003D6377">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26F9A0" w14:textId="1811810E" w:rsidR="003D6377" w:rsidRPr="00123177" w:rsidRDefault="003D6377" w:rsidP="003D6377">
            <w:r w:rsidRPr="0034230F">
              <w:rPr>
                <w:color w:val="000000" w:themeColor="text1"/>
                <w:szCs w:val="20"/>
              </w:rPr>
              <w:t>Data latency period is not applicable</w:t>
            </w:r>
          </w:p>
        </w:tc>
      </w:tr>
      <w:tr w:rsidR="003D6377" w:rsidRPr="00123177" w14:paraId="3C58AAD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2716B7D" w14:textId="77777777" w:rsidR="003D6377" w:rsidRPr="00123177" w:rsidRDefault="003D6377" w:rsidP="003D6377">
            <w:r w:rsidRPr="00123177">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35505B" w14:textId="3269CF20" w:rsidR="003D6377" w:rsidRPr="00123177" w:rsidRDefault="003D6377" w:rsidP="003D6377">
            <w:r w:rsidRPr="0034230F">
              <w:rPr>
                <w:color w:val="000000" w:themeColor="text1"/>
                <w:szCs w:val="20"/>
              </w:rPr>
              <w:t>Data Retention period is not applicable.</w:t>
            </w:r>
          </w:p>
        </w:tc>
      </w:tr>
      <w:tr w:rsidR="003D6377" w:rsidRPr="00123177" w14:paraId="3111671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09FF193" w14:textId="77777777" w:rsidR="003D6377" w:rsidRPr="00123177" w:rsidRDefault="003D6377" w:rsidP="003D6377">
            <w:r w:rsidRPr="00123177">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034F9A" w14:textId="2FA4C4AB" w:rsidR="003D6377" w:rsidRPr="00123177" w:rsidRDefault="003D6377" w:rsidP="003D6377">
            <w:r w:rsidRPr="0034230F">
              <w:rPr>
                <w:color w:val="000000" w:themeColor="text1"/>
                <w:szCs w:val="20"/>
              </w:rPr>
              <w:t>Data rate is not applicable.</w:t>
            </w:r>
          </w:p>
        </w:tc>
      </w:tr>
      <w:tr w:rsidR="003D6377" w:rsidRPr="00123177" w14:paraId="1AB6A3B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3ACB447" w14:textId="77777777" w:rsidR="003D6377" w:rsidRPr="00123177" w:rsidRDefault="003D6377" w:rsidP="003D6377">
            <w:r w:rsidRPr="00123177">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8CC6E3" w14:textId="737EF2B7" w:rsidR="003D6377" w:rsidRPr="00123177" w:rsidRDefault="003D6377" w:rsidP="003D6377">
            <w:pPr>
              <w:spacing w:line="259" w:lineRule="auto"/>
            </w:pPr>
            <w:r w:rsidRPr="0034230F">
              <w:rPr>
                <w:color w:val="000000" w:themeColor="text1"/>
                <w:szCs w:val="20"/>
              </w:rPr>
              <w:t>External event is not required.</w:t>
            </w:r>
          </w:p>
        </w:tc>
      </w:tr>
      <w:tr w:rsidR="003D6377" w:rsidRPr="00123177" w14:paraId="3C145B4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BB2A41A" w14:textId="77777777" w:rsidR="003D6377" w:rsidRPr="00123177" w:rsidRDefault="003D6377" w:rsidP="003D6377">
            <w:r w:rsidRPr="00123177">
              <w:rPr>
                <w:rFonts w:eastAsia="Arial"/>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4E5B61" w14:textId="6832411A" w:rsidR="003D6377" w:rsidRPr="00123177" w:rsidRDefault="003D6377" w:rsidP="003D6377">
            <w:r w:rsidRPr="0034230F">
              <w:rPr>
                <w:color w:val="000000" w:themeColor="text1"/>
                <w:szCs w:val="20"/>
              </w:rPr>
              <w:t>Temporal event is not applicable.</w:t>
            </w:r>
          </w:p>
        </w:tc>
      </w:tr>
      <w:tr w:rsidR="003D6377" w:rsidRPr="00123177" w14:paraId="358E8D7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3FF6240" w14:textId="77777777" w:rsidR="003D6377" w:rsidRPr="00123177" w:rsidRDefault="003D6377" w:rsidP="003D6377">
            <w:r w:rsidRPr="00123177">
              <w:rPr>
                <w:rFonts w:eastAsia="Arial"/>
                <w:szCs w:val="20"/>
              </w:rPr>
              <w:t xml:space="preserve">Validation Rules/ </w:t>
            </w:r>
          </w:p>
          <w:p w14:paraId="276923D1" w14:textId="77777777" w:rsidR="003D6377" w:rsidRPr="00123177" w:rsidRDefault="003D6377" w:rsidP="003D6377">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B68EA2" w14:textId="77777777" w:rsidR="003D6377" w:rsidRPr="0034230F" w:rsidRDefault="003D6377" w:rsidP="003D6377">
            <w:pPr>
              <w:rPr>
                <w:rFonts w:eastAsia="Arial"/>
                <w:color w:val="000000" w:themeColor="text1"/>
              </w:rPr>
            </w:pPr>
            <w:r w:rsidRPr="0034230F">
              <w:rPr>
                <w:rFonts w:eastAsia="Arial"/>
                <w:color w:val="000000" w:themeColor="text1"/>
              </w:rPr>
              <w:t>1. Verify that HVDCDC shall transition from "</w:t>
            </w:r>
            <w:r>
              <w:rPr>
                <w:rFonts w:eastAsia="Arial"/>
                <w:color w:val="000000" w:themeColor="text1"/>
              </w:rPr>
              <w:t>Bus Sleep” Mode</w:t>
            </w:r>
            <w:r w:rsidRPr="0034230F">
              <w:rPr>
                <w:rFonts w:eastAsia="Arial"/>
                <w:color w:val="000000" w:themeColor="text1"/>
              </w:rPr>
              <w:t xml:space="preserve"> to the "Repeat Message" state</w:t>
            </w:r>
          </w:p>
          <w:p w14:paraId="118AD4AA" w14:textId="77777777" w:rsidR="003D6377" w:rsidRPr="0034230F" w:rsidRDefault="003D6377" w:rsidP="003D6377">
            <w:pPr>
              <w:rPr>
                <w:rFonts w:eastAsia="Arial"/>
                <w:color w:val="000000" w:themeColor="text1"/>
              </w:rPr>
            </w:pPr>
            <w:r w:rsidRPr="0034230F">
              <w:rPr>
                <w:rFonts w:eastAsia="Arial"/>
                <w:color w:val="000000" w:themeColor="text1"/>
              </w:rPr>
              <w:t>2. Verify that HVDCDC shall Transmit and receive the CAN messages.</w:t>
            </w:r>
          </w:p>
          <w:p w14:paraId="127F37DB" w14:textId="6AF86E91" w:rsidR="003D6377" w:rsidRPr="00123177" w:rsidRDefault="003D6377" w:rsidP="003D6377"/>
        </w:tc>
      </w:tr>
      <w:tr w:rsidR="002D2F62" w:rsidRPr="00123177" w14:paraId="77C3D81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8D533CB" w14:textId="77777777" w:rsidR="002D2F62" w:rsidRPr="00123177" w:rsidRDefault="002D2F62" w:rsidP="002D2F62">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30C35E" w14:textId="77777777" w:rsidR="002D2F62" w:rsidRPr="00123177" w:rsidRDefault="002D2F62" w:rsidP="002D2F62">
            <w:r w:rsidRPr="00123177">
              <w:rPr>
                <w:szCs w:val="20"/>
              </w:rPr>
              <w:t>Constraints is not applicable.</w:t>
            </w:r>
          </w:p>
        </w:tc>
      </w:tr>
      <w:tr w:rsidR="002D2F62" w:rsidRPr="00123177" w14:paraId="6EF9F48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F450C19" w14:textId="77777777" w:rsidR="002D2F62" w:rsidRPr="00123177" w:rsidRDefault="002D2F62" w:rsidP="002D2F62">
            <w:r w:rsidRPr="00123177">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EDE1BE" w14:textId="77777777" w:rsidR="002D2F62" w:rsidRPr="00123177" w:rsidRDefault="002D2F62" w:rsidP="002D2F62">
            <w:r w:rsidRPr="00123177">
              <w:rPr>
                <w:szCs w:val="20"/>
              </w:rPr>
              <w:t>No effects on other system</w:t>
            </w:r>
          </w:p>
        </w:tc>
      </w:tr>
      <w:tr w:rsidR="002D2F62" w:rsidRPr="00123177" w14:paraId="16707C3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626322A" w14:textId="77777777" w:rsidR="002D2F62" w:rsidRPr="00123177" w:rsidRDefault="002D2F62" w:rsidP="002D2F62">
            <w:r w:rsidRPr="00123177">
              <w:rPr>
                <w:rFonts w:eastAsia="Arial"/>
                <w:szCs w:val="20"/>
              </w:rPr>
              <w:t>Testability with respect to test environment</w:t>
            </w:r>
          </w:p>
          <w:p w14:paraId="025F3061" w14:textId="77777777" w:rsidR="002D2F62" w:rsidRPr="00123177" w:rsidRDefault="002D2F62" w:rsidP="002D2F62">
            <w:r w:rsidRPr="00123177">
              <w:rPr>
                <w:rFonts w:eastAsia="Arial"/>
                <w:szCs w:val="20"/>
              </w:rPr>
              <w:lastRenderedPageBreak/>
              <w:t>(Yes/No)</w:t>
            </w:r>
          </w:p>
          <w:p w14:paraId="18CFB8C8" w14:textId="77777777" w:rsidR="002D2F62" w:rsidRPr="00123177" w:rsidRDefault="002D2F62" w:rsidP="002D2F62">
            <w:r w:rsidRPr="00123177">
              <w:rPr>
                <w:rFonts w:eastAsia="Arial"/>
                <w:i/>
                <w:iCs/>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F08555" w14:textId="77777777" w:rsidR="002D2F62" w:rsidRPr="00123177" w:rsidRDefault="002D2F62" w:rsidP="002D2F62">
            <w:pPr>
              <w:pStyle w:val="TableText"/>
              <w:snapToGrid w:val="0"/>
            </w:pPr>
            <w:r w:rsidRPr="00123177">
              <w:lastRenderedPageBreak/>
              <w:t>YES</w:t>
            </w:r>
          </w:p>
          <w:p w14:paraId="6D37F2F4" w14:textId="77777777" w:rsidR="002D2F62" w:rsidRPr="00123177" w:rsidRDefault="002D2F62" w:rsidP="002D2F62"/>
        </w:tc>
      </w:tr>
      <w:tr w:rsidR="002D2F62" w:rsidRPr="00123177" w14:paraId="22B24D0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4593FE3" w14:textId="77777777" w:rsidR="002D2F62" w:rsidRPr="00123177" w:rsidRDefault="002D2F62" w:rsidP="002D2F62">
            <w:r w:rsidRPr="00123177">
              <w:rPr>
                <w:rFonts w:eastAsia="Arial"/>
                <w:szCs w:val="20"/>
              </w:rPr>
              <w:t>Feasible within project constraints</w:t>
            </w:r>
          </w:p>
          <w:p w14:paraId="1EF4CA5F" w14:textId="77777777" w:rsidR="002D2F62" w:rsidRPr="00123177" w:rsidRDefault="002D2F62" w:rsidP="002D2F62">
            <w:r w:rsidRPr="00123177">
              <w:rPr>
                <w:rFonts w:eastAsia="Arial"/>
                <w:szCs w:val="20"/>
              </w:rPr>
              <w:t>(Yes/No)</w:t>
            </w:r>
          </w:p>
          <w:p w14:paraId="30046F5C" w14:textId="77777777" w:rsidR="002D2F62" w:rsidRPr="00123177" w:rsidRDefault="002D2F62" w:rsidP="002D2F62">
            <w:r w:rsidRPr="00123177">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30F5E3" w14:textId="77777777" w:rsidR="002D2F62" w:rsidRPr="00123177" w:rsidRDefault="002D2F62" w:rsidP="002D2F62">
            <w:pPr>
              <w:pStyle w:val="TableText"/>
              <w:snapToGrid w:val="0"/>
            </w:pPr>
            <w:r w:rsidRPr="00123177">
              <w:t>YES</w:t>
            </w:r>
          </w:p>
          <w:p w14:paraId="3255DAA9" w14:textId="77777777" w:rsidR="002D2F62" w:rsidRPr="00123177" w:rsidRDefault="002D2F62" w:rsidP="002D2F62"/>
        </w:tc>
      </w:tr>
      <w:tr w:rsidR="002D2F62" w:rsidRPr="00123177" w14:paraId="1318C40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D41D1E5" w14:textId="77777777" w:rsidR="002D2F62" w:rsidRPr="00123177" w:rsidRDefault="002D2F62" w:rsidP="002D2F62">
            <w:r w:rsidRPr="00123177">
              <w:rPr>
                <w:rFonts w:eastAsia="Arial"/>
                <w:szCs w:val="20"/>
              </w:rPr>
              <w:t>Critical</w:t>
            </w:r>
          </w:p>
          <w:p w14:paraId="511E1B8D" w14:textId="77777777" w:rsidR="002D2F62" w:rsidRPr="00123177" w:rsidRDefault="002D2F62" w:rsidP="002D2F62">
            <w:r w:rsidRPr="00123177">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13D681" w14:textId="77777777" w:rsidR="002D2F62" w:rsidRPr="00123177" w:rsidRDefault="002D2F62" w:rsidP="002D2F62">
            <w:r w:rsidRPr="00123177">
              <w:t>YES</w:t>
            </w:r>
          </w:p>
        </w:tc>
      </w:tr>
      <w:tr w:rsidR="002D2F62" w:rsidRPr="00123177" w14:paraId="38145D0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824AD4A" w14:textId="77777777" w:rsidR="002D2F62" w:rsidRPr="00123177" w:rsidRDefault="002D2F62" w:rsidP="002D2F62">
            <w:pPr>
              <w:rPr>
                <w:rFonts w:eastAsia="Arial"/>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18AF92" w14:textId="77777777" w:rsidR="002D2F62" w:rsidRPr="00123177" w:rsidRDefault="002D2F62" w:rsidP="002D2F62">
            <w:r w:rsidRPr="00123177">
              <w:t>Acceptance Criteria for this requirement should be as per SECTION-6 ACCEPTANCE CRITERIA</w:t>
            </w:r>
          </w:p>
        </w:tc>
      </w:tr>
    </w:tbl>
    <w:p w14:paraId="0041285E" w14:textId="77777777" w:rsidR="00A55B53" w:rsidRPr="00123177" w:rsidRDefault="00A55B53" w:rsidP="00A55B53">
      <w:pPr>
        <w:pStyle w:val="BodyText"/>
        <w:rPr>
          <w:b/>
          <w:bCs/>
        </w:rPr>
      </w:pPr>
    </w:p>
    <w:p w14:paraId="5EB63D51" w14:textId="77777777" w:rsidR="00A55B53" w:rsidRPr="00123177" w:rsidRDefault="00A55B53" w:rsidP="00A55B53"/>
    <w:p w14:paraId="105B3BD9" w14:textId="326E0E90" w:rsidR="00A55B53" w:rsidRPr="00123177" w:rsidRDefault="00A55B53" w:rsidP="00A55B53">
      <w:pPr>
        <w:pStyle w:val="Heading5"/>
        <w:rPr>
          <w:rFonts w:eastAsia="Arial"/>
          <w:sz w:val="20"/>
          <w:szCs w:val="20"/>
        </w:rPr>
      </w:pPr>
      <w:r w:rsidRPr="00123177">
        <w:rPr>
          <w:sz w:val="20"/>
          <w:szCs w:val="20"/>
        </w:rPr>
        <w:t xml:space="preserve">Requirements to </w:t>
      </w:r>
      <w:r w:rsidR="003D6377">
        <w:rPr>
          <w:sz w:val="20"/>
          <w:szCs w:val="20"/>
        </w:rPr>
        <w:t xml:space="preserve">start the </w:t>
      </w:r>
      <w:r w:rsidR="003D6377" w:rsidRPr="0034230F">
        <w:rPr>
          <w:rFonts w:eastAsia="Arial"/>
          <w:color w:val="000000" w:themeColor="text1"/>
        </w:rPr>
        <w:t>transmit and receive CAN messages after the Bus communication</w:t>
      </w:r>
      <w:r w:rsidRPr="00123177">
        <w:rPr>
          <w:rFonts w:eastAsia="Arial"/>
          <w:sz w:val="20"/>
          <w:szCs w:val="20"/>
        </w:rPr>
        <w:t>.</w:t>
      </w:r>
    </w:p>
    <w:p w14:paraId="6AC0D3F1"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23BD1DD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28FC056"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FD2596A" w14:textId="77777777" w:rsidR="00A55B53" w:rsidRPr="00123177" w:rsidRDefault="00A55B53" w:rsidP="00535342">
            <w:r w:rsidRPr="00123177">
              <w:rPr>
                <w:rFonts w:eastAsia="Arial"/>
                <w:b/>
                <w:bCs/>
                <w:szCs w:val="20"/>
              </w:rPr>
              <w:t>Description</w:t>
            </w:r>
          </w:p>
        </w:tc>
      </w:tr>
      <w:tr w:rsidR="003D6377" w:rsidRPr="00123177" w14:paraId="1C0068A3"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292F7669" w14:textId="77777777" w:rsidR="003D6377" w:rsidRPr="00123177" w:rsidRDefault="003D6377" w:rsidP="003D6377">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DE6CCB" w14:textId="6B78C245" w:rsidR="003D6377" w:rsidRPr="00123177" w:rsidRDefault="003D6377" w:rsidP="003D6377">
            <w:r w:rsidRPr="0034230F">
              <w:rPr>
                <w:rFonts w:eastAsia="Arial"/>
                <w:color w:val="000000" w:themeColor="text1"/>
                <w:szCs w:val="20"/>
              </w:rPr>
              <w:t>SWRS_NM_APP_1</w:t>
            </w:r>
            <w:r>
              <w:rPr>
                <w:rFonts w:eastAsia="Arial"/>
                <w:color w:val="000000" w:themeColor="text1"/>
                <w:szCs w:val="20"/>
              </w:rPr>
              <w:t>4</w:t>
            </w:r>
          </w:p>
        </w:tc>
      </w:tr>
      <w:tr w:rsidR="003D6377" w:rsidRPr="00123177" w14:paraId="53CAA002"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6BAF43A" w14:textId="77777777" w:rsidR="003D6377" w:rsidRPr="00123177" w:rsidRDefault="003D6377" w:rsidP="003D6377">
            <w:pPr>
              <w:rPr>
                <w:rFonts w:eastAsia="Arial"/>
              </w:rPr>
            </w:pPr>
            <w:r w:rsidRPr="00123177">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384C0E" w14:textId="2D97D7A5" w:rsidR="003D6377" w:rsidRPr="00123177" w:rsidRDefault="003D6377" w:rsidP="003D6377">
            <w:pPr>
              <w:rPr>
                <w:rFonts w:eastAsia="Arial"/>
              </w:rPr>
            </w:pPr>
            <w:r w:rsidRPr="0034230F">
              <w:rPr>
                <w:rFonts w:eastAsia="Arial"/>
                <w:color w:val="000000" w:themeColor="text1"/>
              </w:rPr>
              <w:t>SDS18-VST01-02-3445</w:t>
            </w:r>
          </w:p>
        </w:tc>
      </w:tr>
      <w:tr w:rsidR="003D6377" w:rsidRPr="00123177" w14:paraId="12199C77"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1F694E49" w14:textId="77777777" w:rsidR="003D6377" w:rsidRPr="00123177" w:rsidRDefault="003D6377" w:rsidP="003D6377">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D0D07" w14:textId="571248CE" w:rsidR="003D6377" w:rsidRPr="00123177" w:rsidRDefault="003D6377" w:rsidP="003D6377">
            <w:pPr>
              <w:pStyle w:val="TableText"/>
              <w:snapToGrid w:val="0"/>
            </w:pPr>
            <w:r w:rsidRPr="0034230F">
              <w:rPr>
                <w:color w:val="000000" w:themeColor="text1"/>
              </w:rPr>
              <w:t>C-Sample/PF3.0 Phase-2</w:t>
            </w:r>
          </w:p>
        </w:tc>
      </w:tr>
      <w:tr w:rsidR="003D6377" w:rsidRPr="00123177" w14:paraId="0124CC23"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7B942950" w14:textId="77777777" w:rsidR="003D6377" w:rsidRPr="00123177" w:rsidRDefault="003D6377" w:rsidP="003D6377">
            <w:r w:rsidRPr="00123177">
              <w:rPr>
                <w:rFonts w:eastAsia="Arial"/>
                <w:szCs w:val="20"/>
              </w:rPr>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7FF820" w14:textId="77777777" w:rsidR="003D6377" w:rsidRPr="0034230F" w:rsidRDefault="003D6377" w:rsidP="003D6377">
            <w:pPr>
              <w:rPr>
                <w:rFonts w:eastAsia="Arial"/>
                <w:color w:val="000000" w:themeColor="text1"/>
              </w:rPr>
            </w:pPr>
            <w:r w:rsidRPr="0034230F">
              <w:rPr>
                <w:rFonts w:eastAsia="Arial"/>
                <w:color w:val="000000" w:themeColor="text1"/>
              </w:rPr>
              <w:t>The HVDCDC shall start the transmit and receive CAN messages after the Bus communication” NMZC1Message_Hybrid_ASR_PDU” Received</w:t>
            </w:r>
          </w:p>
          <w:p w14:paraId="2A57B0C2" w14:textId="77777777" w:rsidR="003D6377" w:rsidRPr="00123177" w:rsidRDefault="003D6377" w:rsidP="003D6377">
            <w:pPr>
              <w:rPr>
                <w:rFonts w:eastAsia="Arial"/>
              </w:rPr>
            </w:pPr>
          </w:p>
        </w:tc>
      </w:tr>
      <w:tr w:rsidR="003D6377" w:rsidRPr="00123177" w14:paraId="4264310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BB7FD07" w14:textId="77777777" w:rsidR="003D6377" w:rsidRPr="00123177" w:rsidRDefault="003D6377" w:rsidP="003D6377">
            <w:r w:rsidRPr="00123177">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72FD17" w14:textId="4446258F" w:rsidR="003D6377" w:rsidRPr="00123177" w:rsidRDefault="003D6377" w:rsidP="003D6377">
            <w:r w:rsidRPr="0034230F">
              <w:rPr>
                <w:rFonts w:eastAsia="Arial"/>
                <w:color w:val="000000" w:themeColor="text1"/>
              </w:rPr>
              <w:t>No Such derived requirement is applicable.</w:t>
            </w:r>
          </w:p>
        </w:tc>
      </w:tr>
      <w:tr w:rsidR="003D6377" w:rsidRPr="00123177" w14:paraId="595B6E2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0259DB0" w14:textId="69D024C5" w:rsidR="003D6377" w:rsidRPr="00123177" w:rsidRDefault="003D6377" w:rsidP="003D6377">
            <w:pPr>
              <w:rPr>
                <w:rFonts w:eastAsia="Arial"/>
                <w:szCs w:val="20"/>
              </w:rPr>
            </w:pPr>
            <w:r>
              <w:rPr>
                <w:rFonts w:eastAsia="Arial"/>
                <w:szCs w:val="20"/>
              </w:rPr>
              <w:t>Requirement Priority</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1F1453" w14:textId="183D8A89" w:rsidR="003D6377" w:rsidRPr="0034230F" w:rsidRDefault="003D6377" w:rsidP="003D6377">
            <w:pPr>
              <w:rPr>
                <w:rFonts w:eastAsia="Arial"/>
                <w:color w:val="000000" w:themeColor="text1"/>
              </w:rPr>
            </w:pPr>
            <w:r>
              <w:rPr>
                <w:rFonts w:eastAsia="Arial"/>
                <w:color w:val="000000" w:themeColor="text1"/>
              </w:rPr>
              <w:t>High</w:t>
            </w:r>
          </w:p>
        </w:tc>
      </w:tr>
      <w:tr w:rsidR="003D6377" w:rsidRPr="00123177" w14:paraId="6335CA3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8B89815" w14:textId="77777777" w:rsidR="003D6377" w:rsidRPr="00123177" w:rsidRDefault="003D6377" w:rsidP="003D6377">
            <w:r w:rsidRPr="00123177">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AF1140" w14:textId="0C2E1353" w:rsidR="003D6377" w:rsidRPr="00123177" w:rsidRDefault="003D6377" w:rsidP="003D6377">
            <w:r w:rsidRPr="0034230F">
              <w:rPr>
                <w:rFonts w:eastAsia="Arial"/>
                <w:color w:val="000000" w:themeColor="text1"/>
                <w:szCs w:val="20"/>
              </w:rPr>
              <w:t>No Specific access restrictions is applicable.</w:t>
            </w:r>
          </w:p>
        </w:tc>
      </w:tr>
      <w:tr w:rsidR="003D6377" w:rsidRPr="00123177" w14:paraId="682524E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19BBDDB" w14:textId="77777777" w:rsidR="003D6377" w:rsidRPr="00123177" w:rsidRDefault="003D6377" w:rsidP="003D6377">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BD50DA" w14:textId="77777777" w:rsidR="003D6377" w:rsidRPr="0034230F" w:rsidRDefault="003D6377" w:rsidP="003D6377">
            <w:pPr>
              <w:rPr>
                <w:rFonts w:eastAsia="Arial"/>
                <w:color w:val="000000" w:themeColor="text1"/>
              </w:rPr>
            </w:pPr>
            <w:r w:rsidRPr="0034230F">
              <w:rPr>
                <w:rFonts w:eastAsia="Arial"/>
                <w:color w:val="000000" w:themeColor="text1"/>
              </w:rPr>
              <w:t>1. The HVDCDC shall receive CAN NM message (Bus Communication = Received) “NMZC1Message_Hybrid_ASR_PDU” with wakeup value(TBD).</w:t>
            </w:r>
          </w:p>
          <w:p w14:paraId="2144D17B" w14:textId="63D3AE6F" w:rsidR="003D6377" w:rsidRPr="00123177" w:rsidRDefault="003D6377" w:rsidP="003D6377">
            <w:pPr>
              <w:rPr>
                <w:rFonts w:eastAsia="Arial"/>
              </w:rPr>
            </w:pPr>
            <w:r w:rsidRPr="0034230F">
              <w:rPr>
                <w:rFonts w:eastAsia="Arial"/>
                <w:color w:val="000000" w:themeColor="text1"/>
              </w:rPr>
              <w:t xml:space="preserve"> </w:t>
            </w:r>
          </w:p>
        </w:tc>
      </w:tr>
      <w:tr w:rsidR="003D6377" w:rsidRPr="00123177" w14:paraId="6386071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405040F" w14:textId="77777777" w:rsidR="003D6377" w:rsidRPr="00123177" w:rsidRDefault="003D6377" w:rsidP="003D6377">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F72E9E" w14:textId="77777777" w:rsidR="003D6377" w:rsidRPr="0034230F" w:rsidRDefault="003D6377" w:rsidP="003D6377">
            <w:pPr>
              <w:rPr>
                <w:rFonts w:eastAsia="Arial"/>
                <w:color w:val="000000" w:themeColor="text1"/>
              </w:rPr>
            </w:pPr>
            <w:r w:rsidRPr="0034230F">
              <w:rPr>
                <w:rFonts w:eastAsia="Arial"/>
                <w:color w:val="000000" w:themeColor="text1"/>
              </w:rPr>
              <w:t>1. HVDCDC should transition from "</w:t>
            </w:r>
            <w:r>
              <w:rPr>
                <w:rFonts w:eastAsia="Arial"/>
                <w:color w:val="000000" w:themeColor="text1"/>
              </w:rPr>
              <w:t>Bus Sleep” Mode</w:t>
            </w:r>
            <w:r w:rsidRPr="0034230F">
              <w:rPr>
                <w:rFonts w:eastAsia="Arial"/>
                <w:color w:val="000000" w:themeColor="text1"/>
              </w:rPr>
              <w:t xml:space="preserve"> to the "Repeat Message" state of Network Management.</w:t>
            </w:r>
          </w:p>
          <w:p w14:paraId="12C4354C" w14:textId="77777777" w:rsidR="003D6377" w:rsidRPr="0034230F" w:rsidRDefault="003D6377" w:rsidP="003D6377">
            <w:pPr>
              <w:rPr>
                <w:rFonts w:eastAsia="Arial"/>
                <w:color w:val="000000" w:themeColor="text1"/>
              </w:rPr>
            </w:pPr>
            <w:r w:rsidRPr="0034230F">
              <w:rPr>
                <w:rFonts w:eastAsia="Arial"/>
                <w:color w:val="000000" w:themeColor="text1"/>
              </w:rPr>
              <w:lastRenderedPageBreak/>
              <w:t>2. HVDCDC should transition from "Sleep" state to the "Standby" state of Application.</w:t>
            </w:r>
          </w:p>
          <w:p w14:paraId="0C3D6C8B" w14:textId="77777777" w:rsidR="003D6377" w:rsidRPr="0034230F" w:rsidRDefault="003D6377" w:rsidP="003D6377">
            <w:pPr>
              <w:rPr>
                <w:rFonts w:eastAsia="Arial"/>
                <w:color w:val="000000" w:themeColor="text1"/>
              </w:rPr>
            </w:pPr>
            <w:r w:rsidRPr="0034230F">
              <w:rPr>
                <w:rFonts w:eastAsia="Arial"/>
                <w:color w:val="000000" w:themeColor="text1"/>
              </w:rPr>
              <w:t xml:space="preserve">3.HVDCDC shall receive Nm CAN message </w:t>
            </w:r>
          </w:p>
          <w:p w14:paraId="79FC6A46" w14:textId="2B79D25C" w:rsidR="003D6377" w:rsidRPr="00123177" w:rsidRDefault="003D6377" w:rsidP="003D6377">
            <w:pPr>
              <w:rPr>
                <w:rFonts w:eastAsia="Arial"/>
                <w:color w:val="000000" w:themeColor="text1"/>
              </w:rPr>
            </w:pPr>
            <w:r w:rsidRPr="0034230F">
              <w:rPr>
                <w:rFonts w:eastAsia="Arial"/>
                <w:color w:val="000000" w:themeColor="text1"/>
              </w:rPr>
              <w:t xml:space="preserve">4. Application shall start transmitting and receive application CAN messages </w:t>
            </w:r>
          </w:p>
        </w:tc>
      </w:tr>
      <w:tr w:rsidR="003D6377" w:rsidRPr="00123177" w14:paraId="18D38FF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7CC2EAB" w14:textId="77777777" w:rsidR="003D6377" w:rsidRPr="00123177" w:rsidRDefault="003D6377" w:rsidP="003D6377">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B4AB63" w14:textId="77777777" w:rsidR="003D6377" w:rsidRPr="0034230F" w:rsidRDefault="003D6377" w:rsidP="003D6377">
            <w:pPr>
              <w:rPr>
                <w:rFonts w:eastAsia="Arial"/>
                <w:color w:val="000000" w:themeColor="text1"/>
              </w:rPr>
            </w:pPr>
            <w:r w:rsidRPr="0034230F">
              <w:rPr>
                <w:rFonts w:eastAsia="Arial"/>
                <w:color w:val="000000" w:themeColor="text1"/>
              </w:rPr>
              <w:t>1. Start the NM_MSG_RECEIVE_TIME.</w:t>
            </w:r>
          </w:p>
          <w:p w14:paraId="7C1FBE77" w14:textId="77777777" w:rsidR="003D6377" w:rsidRPr="0034230F" w:rsidRDefault="003D6377" w:rsidP="003D6377">
            <w:pPr>
              <w:rPr>
                <w:rFonts w:eastAsia="Arial"/>
                <w:color w:val="000000" w:themeColor="text1"/>
              </w:rPr>
            </w:pPr>
            <w:r w:rsidRPr="0034230F">
              <w:rPr>
                <w:rFonts w:eastAsia="Arial"/>
                <w:color w:val="000000" w:themeColor="text1"/>
              </w:rPr>
              <w:t>2. HVDCDC should update the state NM State = Repeat Message state of Network Management.</w:t>
            </w:r>
          </w:p>
          <w:p w14:paraId="68DAE2B3" w14:textId="77777777" w:rsidR="003D6377" w:rsidRPr="0034230F" w:rsidRDefault="003D6377" w:rsidP="003D6377">
            <w:pPr>
              <w:rPr>
                <w:rFonts w:eastAsia="Arial"/>
                <w:color w:val="000000" w:themeColor="text1"/>
              </w:rPr>
            </w:pPr>
            <w:r w:rsidRPr="0034230F">
              <w:rPr>
                <w:rFonts w:eastAsia="Arial"/>
                <w:color w:val="000000" w:themeColor="text1"/>
              </w:rPr>
              <w:t>3. HVDCDC should update the state App State = Standby state of Application State Machine.</w:t>
            </w:r>
          </w:p>
          <w:p w14:paraId="59F4A10F" w14:textId="3037D674" w:rsidR="003D6377" w:rsidRPr="00123177" w:rsidRDefault="003D6377" w:rsidP="003D6377">
            <w:r w:rsidRPr="0034230F">
              <w:rPr>
                <w:rFonts w:eastAsia="Arial"/>
                <w:color w:val="000000" w:themeColor="text1"/>
              </w:rPr>
              <w:t>4.Application Should start the CAN Tx/Rx Messages.</w:t>
            </w:r>
          </w:p>
        </w:tc>
      </w:tr>
      <w:tr w:rsidR="003D6377" w:rsidRPr="00123177" w14:paraId="61ACAA03"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0747F16C" w14:textId="77777777" w:rsidR="003D6377" w:rsidRPr="00123177" w:rsidRDefault="003D6377" w:rsidP="003D6377">
            <w:r w:rsidRPr="00123177">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057028" w14:textId="2E49A070" w:rsidR="003D6377" w:rsidRPr="00123177" w:rsidRDefault="003D6377" w:rsidP="003D6377">
            <w:r w:rsidRPr="0034230F">
              <w:rPr>
                <w:color w:val="000000" w:themeColor="text1"/>
              </w:rPr>
              <w:t>No such mandatory fields is applicable.</w:t>
            </w:r>
          </w:p>
        </w:tc>
      </w:tr>
      <w:tr w:rsidR="003D6377" w:rsidRPr="00123177" w14:paraId="51398EE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8031C1E" w14:textId="77777777" w:rsidR="003D6377" w:rsidRPr="00123177" w:rsidRDefault="003D6377" w:rsidP="003D6377">
            <w:r w:rsidRPr="00123177">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9CB81C" w14:textId="77777777" w:rsidR="003D6377" w:rsidRPr="0034230F" w:rsidRDefault="003D6377" w:rsidP="003D6377">
            <w:pPr>
              <w:rPr>
                <w:color w:val="000000" w:themeColor="text1"/>
              </w:rPr>
            </w:pPr>
            <w:r w:rsidRPr="0034230F">
              <w:rPr>
                <w:rFonts w:eastAsia="Arial"/>
                <w:color w:val="000000" w:themeColor="text1"/>
              </w:rPr>
              <w:t>1. The HVDCDC configured for passive mode</w:t>
            </w:r>
          </w:p>
          <w:p w14:paraId="6C4FF8B0" w14:textId="77777777" w:rsidR="003D6377" w:rsidRPr="0034230F" w:rsidRDefault="003D6377" w:rsidP="003D6377">
            <w:pPr>
              <w:rPr>
                <w:rFonts w:eastAsia="Arial"/>
                <w:color w:val="000000" w:themeColor="text1"/>
              </w:rPr>
            </w:pPr>
            <w:r w:rsidRPr="0034230F">
              <w:rPr>
                <w:color w:val="000000" w:themeColor="text1"/>
              </w:rPr>
              <w:t xml:space="preserve">2. The HVDCDC shall be in </w:t>
            </w:r>
            <w:r w:rsidRPr="0034230F">
              <w:rPr>
                <w:rFonts w:eastAsia="Arial"/>
                <w:color w:val="000000" w:themeColor="text1"/>
              </w:rPr>
              <w:t>"</w:t>
            </w:r>
            <w:r>
              <w:rPr>
                <w:rFonts w:eastAsia="Arial"/>
                <w:color w:val="000000" w:themeColor="text1"/>
              </w:rPr>
              <w:t>Bus Sleep” Mode</w:t>
            </w:r>
          </w:p>
          <w:p w14:paraId="53047511" w14:textId="77777777" w:rsidR="003D6377" w:rsidRPr="0034230F" w:rsidRDefault="003D6377" w:rsidP="003D6377">
            <w:pPr>
              <w:rPr>
                <w:rFonts w:eastAsia="Arial"/>
                <w:color w:val="000000" w:themeColor="text1"/>
              </w:rPr>
            </w:pPr>
            <w:r w:rsidRPr="0034230F">
              <w:rPr>
                <w:color w:val="000000" w:themeColor="text1"/>
              </w:rPr>
              <w:t xml:space="preserve">3. </w:t>
            </w:r>
            <w:r w:rsidRPr="0034230F">
              <w:rPr>
                <w:rFonts w:eastAsia="Arial"/>
                <w:color w:val="000000" w:themeColor="text1"/>
              </w:rPr>
              <w:t>Application CAN Tx/Rx messages shall be Disabled.</w:t>
            </w:r>
          </w:p>
          <w:p w14:paraId="492951F2" w14:textId="77777777" w:rsidR="003D6377" w:rsidRPr="00123177" w:rsidRDefault="003D6377" w:rsidP="003D6377"/>
        </w:tc>
      </w:tr>
      <w:tr w:rsidR="003D6377" w:rsidRPr="00123177" w14:paraId="7F2BF48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82AF8AD" w14:textId="77777777" w:rsidR="003D6377" w:rsidRPr="00123177" w:rsidRDefault="003D6377" w:rsidP="003D6377">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92BB66" w14:textId="7EA43F5C" w:rsidR="003D6377" w:rsidRPr="00123177" w:rsidRDefault="003D6377" w:rsidP="003D6377">
            <w:r w:rsidRPr="0034230F">
              <w:rPr>
                <w:color w:val="000000" w:themeColor="text1"/>
                <w:szCs w:val="20"/>
              </w:rPr>
              <w:t>Default values shall be applicable with respect to Pre-Loaded Values</w:t>
            </w:r>
          </w:p>
        </w:tc>
      </w:tr>
      <w:tr w:rsidR="003D6377" w:rsidRPr="00123177" w14:paraId="2EEE6D5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450828F" w14:textId="77777777" w:rsidR="003D6377" w:rsidRPr="00123177" w:rsidRDefault="003D6377" w:rsidP="003D6377">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AD85B0" w14:textId="20ACC22F" w:rsidR="003D6377" w:rsidRPr="00123177" w:rsidRDefault="003D6377" w:rsidP="003D6377">
            <w:r w:rsidRPr="0034230F">
              <w:rPr>
                <w:color w:val="000000" w:themeColor="text1"/>
                <w:szCs w:val="20"/>
              </w:rPr>
              <w:t>Valid range value is not required.</w:t>
            </w:r>
          </w:p>
        </w:tc>
      </w:tr>
      <w:tr w:rsidR="003D6377" w:rsidRPr="00123177" w14:paraId="431F49C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BE518CB" w14:textId="77777777" w:rsidR="003D6377" w:rsidRPr="00123177" w:rsidRDefault="003D6377" w:rsidP="003D6377">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F4DF16" w14:textId="52EFAD68" w:rsidR="003D6377" w:rsidRPr="00123177" w:rsidRDefault="003D6377" w:rsidP="003D6377">
            <w:r w:rsidRPr="0034230F">
              <w:rPr>
                <w:color w:val="000000" w:themeColor="text1"/>
                <w:szCs w:val="20"/>
              </w:rPr>
              <w:t>Data latency period is not applicable</w:t>
            </w:r>
          </w:p>
        </w:tc>
      </w:tr>
      <w:tr w:rsidR="003D6377" w:rsidRPr="00123177" w14:paraId="3AAEB2D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25F0C39" w14:textId="77777777" w:rsidR="003D6377" w:rsidRPr="00123177" w:rsidRDefault="003D6377" w:rsidP="003D6377">
            <w:r w:rsidRPr="00123177">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64BCE0" w14:textId="53B4EC95" w:rsidR="003D6377" w:rsidRPr="00123177" w:rsidRDefault="003D6377" w:rsidP="003D6377">
            <w:r w:rsidRPr="0034230F">
              <w:rPr>
                <w:color w:val="000000" w:themeColor="text1"/>
                <w:szCs w:val="20"/>
              </w:rPr>
              <w:t>Data Retention period is not applicable.</w:t>
            </w:r>
          </w:p>
        </w:tc>
      </w:tr>
      <w:tr w:rsidR="003D6377" w:rsidRPr="00123177" w14:paraId="51C49BE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B10D227" w14:textId="77777777" w:rsidR="003D6377" w:rsidRPr="00123177" w:rsidRDefault="003D6377" w:rsidP="003D6377">
            <w:r w:rsidRPr="00123177">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5B0466" w14:textId="12FB7236" w:rsidR="003D6377" w:rsidRPr="00123177" w:rsidRDefault="003D6377" w:rsidP="003D6377">
            <w:r w:rsidRPr="0034230F">
              <w:rPr>
                <w:color w:val="000000" w:themeColor="text1"/>
                <w:szCs w:val="20"/>
              </w:rPr>
              <w:t>Data rate is not applicable.</w:t>
            </w:r>
          </w:p>
        </w:tc>
      </w:tr>
      <w:tr w:rsidR="003D6377" w:rsidRPr="00123177" w14:paraId="7C9F13A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E9E3832" w14:textId="77777777" w:rsidR="003D6377" w:rsidRPr="00123177" w:rsidRDefault="003D6377" w:rsidP="003D6377">
            <w:r w:rsidRPr="00123177">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DECE5A" w14:textId="22285671" w:rsidR="003D6377" w:rsidRPr="00123177" w:rsidRDefault="003D6377" w:rsidP="003D6377">
            <w:pPr>
              <w:spacing w:line="259" w:lineRule="auto"/>
            </w:pPr>
            <w:r w:rsidRPr="0034230F">
              <w:rPr>
                <w:color w:val="000000" w:themeColor="text1"/>
                <w:szCs w:val="20"/>
              </w:rPr>
              <w:t>External event is not required.</w:t>
            </w:r>
          </w:p>
        </w:tc>
      </w:tr>
      <w:tr w:rsidR="003D6377" w:rsidRPr="00123177" w14:paraId="7A0CDEC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DC20060" w14:textId="77777777" w:rsidR="003D6377" w:rsidRPr="00123177" w:rsidRDefault="003D6377" w:rsidP="003D6377">
            <w:r w:rsidRPr="00123177">
              <w:rPr>
                <w:rFonts w:eastAsia="Arial"/>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9555E5" w14:textId="2178C5EB" w:rsidR="003D6377" w:rsidRPr="00123177" w:rsidRDefault="003D6377" w:rsidP="003D6377">
            <w:r w:rsidRPr="0034230F">
              <w:rPr>
                <w:color w:val="000000" w:themeColor="text1"/>
                <w:szCs w:val="20"/>
              </w:rPr>
              <w:t>Temporal event is not applicable.</w:t>
            </w:r>
          </w:p>
        </w:tc>
      </w:tr>
      <w:tr w:rsidR="003D6377" w:rsidRPr="00123177" w14:paraId="02E30A2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ACB2EB1" w14:textId="77777777" w:rsidR="003D6377" w:rsidRPr="00123177" w:rsidRDefault="003D6377" w:rsidP="003D6377">
            <w:r w:rsidRPr="00123177">
              <w:rPr>
                <w:rFonts w:eastAsia="Arial"/>
                <w:szCs w:val="20"/>
              </w:rPr>
              <w:t xml:space="preserve">Validation Rules/ </w:t>
            </w:r>
          </w:p>
          <w:p w14:paraId="3FCB1158" w14:textId="77777777" w:rsidR="003D6377" w:rsidRPr="00123177" w:rsidRDefault="003D6377" w:rsidP="003D6377">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F61E92" w14:textId="77777777" w:rsidR="003D6377" w:rsidRPr="0034230F" w:rsidRDefault="003D6377" w:rsidP="003D6377">
            <w:pPr>
              <w:rPr>
                <w:rFonts w:eastAsia="Arial"/>
                <w:color w:val="000000" w:themeColor="text1"/>
              </w:rPr>
            </w:pPr>
            <w:r w:rsidRPr="0034230F">
              <w:rPr>
                <w:rFonts w:eastAsia="Arial"/>
                <w:color w:val="000000" w:themeColor="text1"/>
              </w:rPr>
              <w:t>1. Verify that HVDCDC shall transition from "</w:t>
            </w:r>
            <w:r>
              <w:rPr>
                <w:rFonts w:eastAsia="Arial"/>
                <w:color w:val="000000" w:themeColor="text1"/>
              </w:rPr>
              <w:t>Bus Sleep” Mode</w:t>
            </w:r>
            <w:r w:rsidRPr="0034230F">
              <w:rPr>
                <w:rFonts w:eastAsia="Arial"/>
                <w:color w:val="000000" w:themeColor="text1"/>
              </w:rPr>
              <w:t xml:space="preserve"> to the "Repeat Message" state</w:t>
            </w:r>
          </w:p>
          <w:p w14:paraId="64FF8CC2" w14:textId="77777777" w:rsidR="003D6377" w:rsidRPr="0034230F" w:rsidRDefault="003D6377" w:rsidP="003D6377">
            <w:pPr>
              <w:rPr>
                <w:rFonts w:eastAsia="Arial"/>
                <w:color w:val="000000" w:themeColor="text1"/>
              </w:rPr>
            </w:pPr>
            <w:r w:rsidRPr="0034230F">
              <w:rPr>
                <w:rFonts w:eastAsia="Arial"/>
                <w:color w:val="000000" w:themeColor="text1"/>
              </w:rPr>
              <w:t>2. Verify that HVDCDC shall Transmit and receive the CAN messages.</w:t>
            </w:r>
          </w:p>
          <w:p w14:paraId="6C653D06" w14:textId="3AC7DC22" w:rsidR="003D6377" w:rsidRPr="00123177" w:rsidRDefault="003D6377" w:rsidP="003D6377">
            <w:pPr>
              <w:rPr>
                <w:rFonts w:eastAsia="Arial"/>
                <w:color w:val="000000" w:themeColor="text1"/>
              </w:rPr>
            </w:pPr>
            <w:r w:rsidRPr="0034230F">
              <w:rPr>
                <w:rFonts w:eastAsia="Arial"/>
                <w:color w:val="000000" w:themeColor="text1"/>
              </w:rPr>
              <w:t>3. Verify that HVDCDC shall transition from "Sleep" state to the "Standby" state of Application.</w:t>
            </w:r>
          </w:p>
        </w:tc>
      </w:tr>
      <w:tr w:rsidR="00A55B53" w:rsidRPr="00123177" w14:paraId="15CFAB3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B08BD66" w14:textId="77777777" w:rsidR="00A55B53" w:rsidRPr="00123177" w:rsidRDefault="00A55B53" w:rsidP="00535342">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56E658" w14:textId="77777777" w:rsidR="00A55B53" w:rsidRPr="00123177" w:rsidRDefault="00A55B53" w:rsidP="00535342">
            <w:r w:rsidRPr="00123177">
              <w:rPr>
                <w:szCs w:val="20"/>
              </w:rPr>
              <w:t>Constraints is not applicable.</w:t>
            </w:r>
          </w:p>
        </w:tc>
      </w:tr>
      <w:tr w:rsidR="00A55B53" w:rsidRPr="00123177" w14:paraId="7833E2F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AE83086" w14:textId="77777777" w:rsidR="00A55B53" w:rsidRPr="00123177" w:rsidRDefault="00A55B53" w:rsidP="00535342">
            <w:r w:rsidRPr="00123177">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9A72D4" w14:textId="77777777" w:rsidR="00A55B53" w:rsidRPr="00123177" w:rsidRDefault="00A55B53" w:rsidP="00535342">
            <w:r w:rsidRPr="00123177">
              <w:rPr>
                <w:szCs w:val="20"/>
              </w:rPr>
              <w:t>No effects on other system</w:t>
            </w:r>
          </w:p>
        </w:tc>
      </w:tr>
      <w:tr w:rsidR="00A55B53" w:rsidRPr="00123177" w14:paraId="0A2957A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9960CAB" w14:textId="77777777" w:rsidR="00A55B53" w:rsidRPr="00123177" w:rsidRDefault="00A55B53" w:rsidP="00535342">
            <w:r w:rsidRPr="00123177">
              <w:rPr>
                <w:rFonts w:eastAsia="Arial"/>
                <w:szCs w:val="20"/>
              </w:rPr>
              <w:t>Testability with respect to test environment</w:t>
            </w:r>
          </w:p>
          <w:p w14:paraId="0C70E327" w14:textId="77777777" w:rsidR="00A55B53" w:rsidRPr="00123177" w:rsidRDefault="00A55B53" w:rsidP="00535342">
            <w:r w:rsidRPr="00123177">
              <w:rPr>
                <w:rFonts w:eastAsia="Arial"/>
                <w:szCs w:val="20"/>
              </w:rPr>
              <w:t>(Yes/No)</w:t>
            </w:r>
          </w:p>
          <w:p w14:paraId="61C6F95A" w14:textId="77777777" w:rsidR="00A55B53" w:rsidRPr="00123177" w:rsidRDefault="00A55B53" w:rsidP="00535342">
            <w:r w:rsidRPr="00123177">
              <w:rPr>
                <w:rFonts w:eastAsia="Arial"/>
                <w:i/>
                <w:iCs/>
                <w:szCs w:val="20"/>
              </w:rPr>
              <w:t xml:space="preserve">Note: Mention in which phase of testing, this </w:t>
            </w:r>
            <w:r w:rsidRPr="00123177">
              <w:rPr>
                <w:rFonts w:eastAsia="Arial"/>
                <w:i/>
                <w:iCs/>
                <w:szCs w:val="20"/>
              </w:rPr>
              <w:lastRenderedPageBreak/>
              <w:t>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58D5A7" w14:textId="77777777" w:rsidR="00A55B53" w:rsidRPr="00123177" w:rsidRDefault="00A55B53" w:rsidP="00535342">
            <w:pPr>
              <w:pStyle w:val="TableText"/>
              <w:snapToGrid w:val="0"/>
            </w:pPr>
            <w:r w:rsidRPr="00123177">
              <w:lastRenderedPageBreak/>
              <w:t>YES</w:t>
            </w:r>
          </w:p>
          <w:p w14:paraId="500926FB" w14:textId="77777777" w:rsidR="00A55B53" w:rsidRPr="00123177" w:rsidRDefault="00A55B53" w:rsidP="00535342"/>
        </w:tc>
      </w:tr>
      <w:tr w:rsidR="00A55B53" w:rsidRPr="00123177" w14:paraId="13D52CB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F1588A6" w14:textId="77777777" w:rsidR="00A55B53" w:rsidRPr="00123177" w:rsidRDefault="00A55B53" w:rsidP="00535342">
            <w:r w:rsidRPr="00123177">
              <w:rPr>
                <w:rFonts w:eastAsia="Arial"/>
                <w:szCs w:val="20"/>
              </w:rPr>
              <w:t>Feasible within project constraints</w:t>
            </w:r>
          </w:p>
          <w:p w14:paraId="28282B5D" w14:textId="77777777" w:rsidR="00A55B53" w:rsidRPr="00123177" w:rsidRDefault="00A55B53" w:rsidP="00535342">
            <w:r w:rsidRPr="00123177">
              <w:rPr>
                <w:rFonts w:eastAsia="Arial"/>
                <w:szCs w:val="20"/>
              </w:rPr>
              <w:t>(Yes/No)</w:t>
            </w:r>
          </w:p>
          <w:p w14:paraId="2814475C" w14:textId="77777777" w:rsidR="00A55B53" w:rsidRPr="00123177" w:rsidRDefault="00A55B53" w:rsidP="00535342">
            <w:r w:rsidRPr="00123177">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024D38" w14:textId="77777777" w:rsidR="00A55B53" w:rsidRPr="00123177" w:rsidRDefault="00A55B53" w:rsidP="00535342">
            <w:pPr>
              <w:pStyle w:val="TableText"/>
              <w:snapToGrid w:val="0"/>
            </w:pPr>
            <w:r w:rsidRPr="00123177">
              <w:t>YES</w:t>
            </w:r>
          </w:p>
          <w:p w14:paraId="4C592B0B" w14:textId="77777777" w:rsidR="00A55B53" w:rsidRPr="00123177" w:rsidRDefault="00A55B53" w:rsidP="00535342"/>
        </w:tc>
      </w:tr>
      <w:tr w:rsidR="00A55B53" w:rsidRPr="00123177" w14:paraId="30BBF86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420917C" w14:textId="77777777" w:rsidR="00A55B53" w:rsidRPr="00123177" w:rsidRDefault="00A55B53" w:rsidP="00535342">
            <w:r w:rsidRPr="00123177">
              <w:rPr>
                <w:rFonts w:eastAsia="Arial"/>
                <w:szCs w:val="20"/>
              </w:rPr>
              <w:t>Critical</w:t>
            </w:r>
          </w:p>
          <w:p w14:paraId="207A46AC" w14:textId="77777777" w:rsidR="00A55B53" w:rsidRPr="00123177" w:rsidRDefault="00A55B53" w:rsidP="00535342">
            <w:r w:rsidRPr="00123177">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F5FB72" w14:textId="77777777" w:rsidR="00A55B53" w:rsidRPr="00123177" w:rsidRDefault="00A55B53" w:rsidP="00535342">
            <w:r w:rsidRPr="00123177">
              <w:t>YES</w:t>
            </w:r>
          </w:p>
        </w:tc>
      </w:tr>
      <w:tr w:rsidR="00A55B53" w:rsidRPr="00123177" w14:paraId="3B85647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635D698" w14:textId="77777777" w:rsidR="00A55B53" w:rsidRPr="00123177" w:rsidRDefault="00A55B53" w:rsidP="00535342">
            <w:pPr>
              <w:rPr>
                <w:rFonts w:eastAsia="Arial"/>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766820" w14:textId="77777777" w:rsidR="00A55B53" w:rsidRPr="00123177" w:rsidRDefault="00A55B53" w:rsidP="00535342">
            <w:r w:rsidRPr="00123177">
              <w:t>Acceptance Criteria for this requirement should be as per SECTION-6 ACCEPTANCE CRITERIA</w:t>
            </w:r>
          </w:p>
        </w:tc>
      </w:tr>
    </w:tbl>
    <w:p w14:paraId="076C4F6D" w14:textId="77777777" w:rsidR="00A55B53" w:rsidRPr="00123177" w:rsidRDefault="00A55B53" w:rsidP="00A55B53">
      <w:pPr>
        <w:pStyle w:val="BodyText"/>
        <w:rPr>
          <w:b/>
          <w:bCs/>
        </w:rPr>
      </w:pPr>
    </w:p>
    <w:p w14:paraId="612FB76D" w14:textId="77777777" w:rsidR="00A55B53" w:rsidRPr="00123177" w:rsidRDefault="00A55B53" w:rsidP="00A55B53"/>
    <w:p w14:paraId="7E9CBE97" w14:textId="09AC0286" w:rsidR="00A55B53" w:rsidRPr="00123177" w:rsidRDefault="00A55B53" w:rsidP="00A55B53">
      <w:pPr>
        <w:pStyle w:val="Heading5"/>
        <w:rPr>
          <w:rFonts w:eastAsia="Arial"/>
          <w:sz w:val="20"/>
          <w:szCs w:val="20"/>
        </w:rPr>
      </w:pPr>
      <w:r w:rsidRPr="00123177">
        <w:rPr>
          <w:sz w:val="20"/>
          <w:szCs w:val="20"/>
        </w:rPr>
        <w:t xml:space="preserve">Requirements for </w:t>
      </w:r>
      <w:r w:rsidR="003D6377" w:rsidRPr="003D6377">
        <w:rPr>
          <w:sz w:val="20"/>
          <w:szCs w:val="20"/>
        </w:rPr>
        <w:t>transition from the "Repeat Message" state to the "Ready Sleep" State after the "RepeatMessageTime" State</w:t>
      </w:r>
      <w:r w:rsidR="00F82E16">
        <w:rPr>
          <w:sz w:val="20"/>
          <w:szCs w:val="20"/>
        </w:rPr>
        <w:t xml:space="preserve"> after </w:t>
      </w:r>
      <w:r w:rsidR="00F82E16" w:rsidRPr="00F82E16">
        <w:rPr>
          <w:sz w:val="20"/>
          <w:szCs w:val="20"/>
        </w:rPr>
        <w:t>"RepeatMessageTime" has elapsed</w:t>
      </w:r>
      <w:r w:rsidRPr="003D6377">
        <w:rPr>
          <w:sz w:val="20"/>
          <w:szCs w:val="20"/>
        </w:rPr>
        <w:t>.</w:t>
      </w:r>
    </w:p>
    <w:p w14:paraId="5E489992"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72173C4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2238537A"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5E73633" w14:textId="77777777" w:rsidR="00A55B53" w:rsidRPr="00123177" w:rsidRDefault="00A55B53" w:rsidP="00535342">
            <w:r w:rsidRPr="00123177">
              <w:rPr>
                <w:rFonts w:eastAsia="Arial"/>
                <w:b/>
                <w:bCs/>
                <w:szCs w:val="20"/>
              </w:rPr>
              <w:t>Description</w:t>
            </w:r>
          </w:p>
        </w:tc>
      </w:tr>
      <w:tr w:rsidR="003D6377" w:rsidRPr="00123177" w14:paraId="6541AFD0"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00709CBB" w14:textId="77777777" w:rsidR="003D6377" w:rsidRPr="00123177" w:rsidRDefault="003D6377" w:rsidP="003D6377">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396E19" w14:textId="6CF289F8" w:rsidR="003D6377" w:rsidRPr="00123177" w:rsidRDefault="003D6377" w:rsidP="003D6377">
            <w:r w:rsidRPr="0034230F">
              <w:rPr>
                <w:rFonts w:eastAsia="Arial"/>
                <w:color w:val="000000" w:themeColor="text1"/>
                <w:szCs w:val="20"/>
              </w:rPr>
              <w:t>SWRS_NM_APP_1</w:t>
            </w:r>
            <w:r>
              <w:rPr>
                <w:rFonts w:eastAsia="Arial"/>
                <w:color w:val="000000" w:themeColor="text1"/>
                <w:szCs w:val="20"/>
              </w:rPr>
              <w:t>5</w:t>
            </w:r>
          </w:p>
        </w:tc>
      </w:tr>
      <w:tr w:rsidR="003D6377" w:rsidRPr="00123177" w14:paraId="62DAA262"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2402B82C" w14:textId="77777777" w:rsidR="003D6377" w:rsidRPr="00123177" w:rsidRDefault="003D6377" w:rsidP="003D6377">
            <w:pPr>
              <w:rPr>
                <w:rFonts w:eastAsia="Arial"/>
              </w:rPr>
            </w:pPr>
            <w:r w:rsidRPr="00123177">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604242" w14:textId="3B1AF6A8" w:rsidR="003D6377" w:rsidRPr="00123177" w:rsidRDefault="003D6377" w:rsidP="003D6377">
            <w:pPr>
              <w:rPr>
                <w:rFonts w:eastAsia="Arial"/>
              </w:rPr>
            </w:pPr>
            <w:r w:rsidRPr="0034230F">
              <w:rPr>
                <w:rFonts w:eastAsia="Arial"/>
                <w:color w:val="000000" w:themeColor="text1"/>
              </w:rPr>
              <w:t>SDS-HVDCDC-121, SDS18-VST01-02-3446</w:t>
            </w:r>
          </w:p>
        </w:tc>
      </w:tr>
      <w:tr w:rsidR="003D6377" w:rsidRPr="00123177" w14:paraId="420F80C4"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78948395" w14:textId="77777777" w:rsidR="003D6377" w:rsidRPr="00123177" w:rsidRDefault="003D6377" w:rsidP="003D6377">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8E03D" w14:textId="74868962" w:rsidR="003D6377" w:rsidRPr="00123177" w:rsidRDefault="003D6377" w:rsidP="003D6377">
            <w:pPr>
              <w:pStyle w:val="TableText"/>
              <w:snapToGrid w:val="0"/>
            </w:pPr>
            <w:r w:rsidRPr="0034230F">
              <w:rPr>
                <w:color w:val="000000" w:themeColor="text1"/>
              </w:rPr>
              <w:t>C-Sample/PF3.0 Phase-2</w:t>
            </w:r>
          </w:p>
        </w:tc>
      </w:tr>
      <w:tr w:rsidR="003D6377" w:rsidRPr="00123177" w14:paraId="0481D994"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7CBBBBD" w14:textId="77777777" w:rsidR="003D6377" w:rsidRPr="00123177" w:rsidRDefault="003D6377" w:rsidP="003D6377">
            <w:r w:rsidRPr="00123177">
              <w:rPr>
                <w:rFonts w:eastAsia="Arial"/>
                <w:szCs w:val="20"/>
              </w:rPr>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EE2804" w14:textId="15239561" w:rsidR="003D6377" w:rsidRPr="00123177" w:rsidRDefault="003D6377" w:rsidP="003D6377">
            <w:pPr>
              <w:rPr>
                <w:rFonts w:eastAsia="Arial"/>
              </w:rPr>
            </w:pPr>
            <w:r w:rsidRPr="008840CA">
              <w:rPr>
                <w:rFonts w:eastAsia="Arial"/>
                <w:color w:val="000000" w:themeColor="text1"/>
              </w:rPr>
              <w:t>The DCDC Converter shall transition from the "Repeat Message" state to the "Ready Sleep" State after the "RepeatMessageTime" has elapsed.</w:t>
            </w:r>
          </w:p>
        </w:tc>
      </w:tr>
      <w:tr w:rsidR="003D6377" w:rsidRPr="00123177" w14:paraId="4FB5C0D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484B81E" w14:textId="77777777" w:rsidR="003D6377" w:rsidRPr="00123177" w:rsidRDefault="003D6377" w:rsidP="003D6377">
            <w:r w:rsidRPr="00123177">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9816F6" w14:textId="0AF1041C" w:rsidR="003D6377" w:rsidRPr="00123177" w:rsidRDefault="003D6377" w:rsidP="003D6377">
            <w:r w:rsidRPr="0034230F">
              <w:rPr>
                <w:color w:val="000000" w:themeColor="text1"/>
              </w:rPr>
              <w:t>No Such derived requirement is applicable.</w:t>
            </w:r>
          </w:p>
        </w:tc>
      </w:tr>
      <w:tr w:rsidR="003D6377" w:rsidRPr="00123177" w14:paraId="20572BF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222A3BD" w14:textId="75398956" w:rsidR="003D6377" w:rsidRPr="00123177" w:rsidRDefault="003D6377" w:rsidP="003D6377">
            <w:pPr>
              <w:rPr>
                <w:rFonts w:eastAsia="Arial"/>
                <w:szCs w:val="20"/>
              </w:rPr>
            </w:pPr>
            <w:r>
              <w:rPr>
                <w:rFonts w:eastAsia="Arial"/>
                <w:szCs w:val="20"/>
              </w:rPr>
              <w:t>Requirement Priority</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F0576F" w14:textId="34C59463" w:rsidR="003D6377" w:rsidRPr="0034230F" w:rsidRDefault="003D6377" w:rsidP="003D6377">
            <w:pPr>
              <w:rPr>
                <w:color w:val="000000" w:themeColor="text1"/>
              </w:rPr>
            </w:pPr>
            <w:r>
              <w:rPr>
                <w:color w:val="000000" w:themeColor="text1"/>
              </w:rPr>
              <w:t>High</w:t>
            </w:r>
          </w:p>
        </w:tc>
      </w:tr>
      <w:tr w:rsidR="003D6377" w:rsidRPr="00123177" w14:paraId="0CBB90D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AB31009" w14:textId="77777777" w:rsidR="003D6377" w:rsidRPr="00123177" w:rsidRDefault="003D6377" w:rsidP="003D6377">
            <w:r w:rsidRPr="00123177">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C1EF1F" w14:textId="77777777" w:rsidR="003D6377" w:rsidRPr="0034230F" w:rsidRDefault="003D6377" w:rsidP="003D6377">
            <w:pPr>
              <w:rPr>
                <w:rFonts w:eastAsia="Arial"/>
                <w:color w:val="000000" w:themeColor="text1"/>
                <w:szCs w:val="20"/>
              </w:rPr>
            </w:pPr>
            <w:r w:rsidRPr="0034230F">
              <w:rPr>
                <w:rFonts w:eastAsia="Arial"/>
                <w:color w:val="000000" w:themeColor="text1"/>
                <w:szCs w:val="20"/>
              </w:rPr>
              <w:t>No Specific access restrictions is applicable.</w:t>
            </w:r>
          </w:p>
          <w:p w14:paraId="127AD149" w14:textId="5B3754ED" w:rsidR="003D6377" w:rsidRPr="00123177" w:rsidRDefault="003D6377" w:rsidP="003D6377"/>
        </w:tc>
      </w:tr>
      <w:tr w:rsidR="003D6377" w:rsidRPr="00123177" w14:paraId="76EA992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2B09892" w14:textId="77777777" w:rsidR="003D6377" w:rsidRPr="00123177" w:rsidRDefault="003D6377" w:rsidP="003D6377">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FF6F19" w14:textId="77777777" w:rsidR="003D6377" w:rsidRPr="0034230F" w:rsidRDefault="003D6377" w:rsidP="003D6377">
            <w:pPr>
              <w:rPr>
                <w:rFonts w:eastAsia="Arial"/>
                <w:color w:val="000000" w:themeColor="text1"/>
              </w:rPr>
            </w:pPr>
            <w:r w:rsidRPr="0034230F">
              <w:rPr>
                <w:rFonts w:eastAsia="Arial"/>
                <w:color w:val="000000" w:themeColor="text1"/>
              </w:rPr>
              <w:t xml:space="preserve">1. The parameter </w:t>
            </w:r>
            <w:r w:rsidRPr="0034230F">
              <w:rPr>
                <w:color w:val="000000" w:themeColor="text1"/>
                <w:szCs w:val="20"/>
              </w:rPr>
              <w:t>NM_REPEAT_MESSAGE_TIME</w:t>
            </w:r>
            <w:r w:rsidRPr="0034230F">
              <w:rPr>
                <w:rFonts w:eastAsia="Arial"/>
                <w:color w:val="000000" w:themeColor="text1"/>
              </w:rPr>
              <w:t xml:space="preserve"> shall be configurable with value HVDCDC_CAL.</w:t>
            </w:r>
          </w:p>
          <w:p w14:paraId="0EB2A82E" w14:textId="77777777" w:rsidR="003D6377" w:rsidRPr="00123177" w:rsidRDefault="003D6377" w:rsidP="003D6377">
            <w:pPr>
              <w:rPr>
                <w:rFonts w:eastAsia="Arial"/>
              </w:rPr>
            </w:pPr>
          </w:p>
        </w:tc>
      </w:tr>
      <w:tr w:rsidR="003D6377" w:rsidRPr="00123177" w14:paraId="4B45513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101EF45" w14:textId="77777777" w:rsidR="003D6377" w:rsidRPr="00123177" w:rsidRDefault="003D6377" w:rsidP="003D6377">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C708B7" w14:textId="77777777" w:rsidR="003D6377" w:rsidRPr="0034230F" w:rsidRDefault="003D6377" w:rsidP="003D6377">
            <w:pPr>
              <w:rPr>
                <w:rFonts w:eastAsia="Arial"/>
                <w:color w:val="000000" w:themeColor="text1"/>
              </w:rPr>
            </w:pPr>
            <w:r w:rsidRPr="0034230F">
              <w:rPr>
                <w:rFonts w:eastAsia="Arial"/>
                <w:color w:val="000000" w:themeColor="text1"/>
              </w:rPr>
              <w:t xml:space="preserve">1. HVDCDC shall be transit from “Repeat Message” State to “Ready sleep” State after the </w:t>
            </w:r>
            <w:r w:rsidRPr="0034230F">
              <w:rPr>
                <w:color w:val="000000" w:themeColor="text1"/>
                <w:szCs w:val="20"/>
              </w:rPr>
              <w:t>NM_REPEAT_MESSAGE_TIME time overflow</w:t>
            </w:r>
          </w:p>
          <w:p w14:paraId="0772697B" w14:textId="3855EF38" w:rsidR="003D6377" w:rsidRPr="00123177" w:rsidRDefault="003D6377" w:rsidP="003D6377">
            <w:pPr>
              <w:spacing w:line="276" w:lineRule="auto"/>
              <w:rPr>
                <w:rFonts w:eastAsia="Arial"/>
                <w:color w:val="000000" w:themeColor="text1"/>
              </w:rPr>
            </w:pPr>
          </w:p>
        </w:tc>
      </w:tr>
      <w:tr w:rsidR="003D6377" w:rsidRPr="00123177" w14:paraId="6091DFF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D48F03D" w14:textId="77777777" w:rsidR="003D6377" w:rsidRPr="00123177" w:rsidRDefault="003D6377" w:rsidP="003D6377">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CD0022" w14:textId="77777777" w:rsidR="003D6377" w:rsidRPr="0034230F" w:rsidRDefault="003D6377" w:rsidP="003D6377">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1. Start the parameter NM_REPEAT_MESSAGE_TIME.</w:t>
            </w:r>
          </w:p>
          <w:p w14:paraId="678AE29A" w14:textId="77777777" w:rsidR="003D6377" w:rsidRPr="0034230F" w:rsidRDefault="003D6377" w:rsidP="003D6377">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2. Increment the NM_REPEAT_MESSAGE_TIME counter</w:t>
            </w:r>
          </w:p>
          <w:p w14:paraId="56242E5F" w14:textId="77777777" w:rsidR="003D6377" w:rsidRPr="0034230F" w:rsidRDefault="003D6377" w:rsidP="003D6377">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 xml:space="preserve">3. Verify that NM_REPEAT_MESSAGE_TIME is overflow </w:t>
            </w:r>
          </w:p>
          <w:p w14:paraId="1925F76D" w14:textId="4513D917" w:rsidR="003D6377" w:rsidRPr="00123177" w:rsidRDefault="003D6377" w:rsidP="003D6377">
            <w:pPr>
              <w:rPr>
                <w:rFonts w:eastAsia="Arial"/>
                <w:color w:val="000000" w:themeColor="text1"/>
              </w:rPr>
            </w:pPr>
            <w:r w:rsidRPr="0034230F">
              <w:rPr>
                <w:color w:val="000000" w:themeColor="text1"/>
                <w:szCs w:val="20"/>
              </w:rPr>
              <w:t>4. Set the NM state = Ready Sleep State</w:t>
            </w:r>
          </w:p>
        </w:tc>
      </w:tr>
      <w:tr w:rsidR="003D6377" w:rsidRPr="00123177" w14:paraId="64C27366"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57492E77" w14:textId="77777777" w:rsidR="003D6377" w:rsidRPr="00123177" w:rsidRDefault="003D6377" w:rsidP="003D6377">
            <w:r w:rsidRPr="00123177">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88661F" w14:textId="2426C2F4" w:rsidR="003D6377" w:rsidRPr="00123177" w:rsidRDefault="003D6377" w:rsidP="003D6377">
            <w:r w:rsidRPr="0034230F">
              <w:rPr>
                <w:color w:val="000000" w:themeColor="text1"/>
              </w:rPr>
              <w:t>No such mandatory fields are applicable.</w:t>
            </w:r>
          </w:p>
        </w:tc>
      </w:tr>
      <w:tr w:rsidR="003D6377" w:rsidRPr="00123177" w14:paraId="05C0092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2D1FC7B" w14:textId="77777777" w:rsidR="003D6377" w:rsidRPr="00123177" w:rsidRDefault="003D6377" w:rsidP="003D6377">
            <w:r w:rsidRPr="00123177">
              <w:rPr>
                <w:rFonts w:eastAsia="Arial"/>
                <w:szCs w:val="20"/>
              </w:rPr>
              <w:lastRenderedPageBreak/>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AE675B" w14:textId="7E11CBD3" w:rsidR="003D6377" w:rsidRPr="00123177" w:rsidRDefault="003D6377" w:rsidP="003D6377">
            <w:r w:rsidRPr="0034230F">
              <w:rPr>
                <w:color w:val="000000" w:themeColor="text1"/>
              </w:rPr>
              <w:t xml:space="preserve">1. </w:t>
            </w:r>
            <w:r w:rsidRPr="0034230F">
              <w:rPr>
                <w:rFonts w:eastAsia="Arial"/>
                <w:color w:val="000000" w:themeColor="text1"/>
              </w:rPr>
              <w:t>HVDCDC shall receive NM message continuously.</w:t>
            </w:r>
          </w:p>
        </w:tc>
      </w:tr>
      <w:tr w:rsidR="003D6377" w:rsidRPr="00123177" w14:paraId="03058D2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32C7ACF" w14:textId="77777777" w:rsidR="003D6377" w:rsidRPr="00123177" w:rsidRDefault="003D6377" w:rsidP="003D6377">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7015EA" w14:textId="2DD6AA7F" w:rsidR="003D6377" w:rsidRPr="00123177" w:rsidRDefault="003D6377" w:rsidP="003D6377">
            <w:r w:rsidRPr="0034230F">
              <w:rPr>
                <w:color w:val="000000" w:themeColor="text1"/>
                <w:szCs w:val="20"/>
              </w:rPr>
              <w:t>Default values shall be applicable with respect to Pre-Loaded Values</w:t>
            </w:r>
          </w:p>
        </w:tc>
      </w:tr>
      <w:tr w:rsidR="003D6377" w:rsidRPr="00123177" w14:paraId="6276E94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703B34F" w14:textId="77777777" w:rsidR="003D6377" w:rsidRPr="00123177" w:rsidRDefault="003D6377" w:rsidP="003D6377">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029766" w14:textId="7E4EF59A" w:rsidR="003D6377" w:rsidRPr="00123177" w:rsidRDefault="003D6377" w:rsidP="003D6377">
            <w:r w:rsidRPr="0034230F">
              <w:rPr>
                <w:color w:val="000000" w:themeColor="text1"/>
                <w:szCs w:val="20"/>
              </w:rPr>
              <w:t>Valid range value is not required.</w:t>
            </w:r>
          </w:p>
        </w:tc>
      </w:tr>
      <w:tr w:rsidR="003D6377" w:rsidRPr="00123177" w14:paraId="6AFDC49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6E03375" w14:textId="77777777" w:rsidR="003D6377" w:rsidRPr="00123177" w:rsidRDefault="003D6377" w:rsidP="003D6377">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22C573" w14:textId="16132CF6" w:rsidR="003D6377" w:rsidRPr="00123177" w:rsidRDefault="003D6377" w:rsidP="003D6377">
            <w:r w:rsidRPr="0034230F">
              <w:rPr>
                <w:color w:val="000000" w:themeColor="text1"/>
                <w:szCs w:val="20"/>
              </w:rPr>
              <w:t>Data latency period is not applicable</w:t>
            </w:r>
          </w:p>
        </w:tc>
      </w:tr>
      <w:tr w:rsidR="003D6377" w:rsidRPr="00123177" w14:paraId="7AC9FD8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46B9958" w14:textId="77777777" w:rsidR="003D6377" w:rsidRPr="00123177" w:rsidRDefault="003D6377" w:rsidP="003D6377">
            <w:r w:rsidRPr="00123177">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E67958" w14:textId="2C147E3B" w:rsidR="003D6377" w:rsidRPr="00123177" w:rsidRDefault="003D6377" w:rsidP="003D6377">
            <w:r w:rsidRPr="0034230F">
              <w:rPr>
                <w:color w:val="000000" w:themeColor="text1"/>
                <w:szCs w:val="20"/>
              </w:rPr>
              <w:t>Data Retention period is not applicable.</w:t>
            </w:r>
          </w:p>
        </w:tc>
      </w:tr>
      <w:tr w:rsidR="003D6377" w:rsidRPr="00123177" w14:paraId="0BBF7A1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2103F12" w14:textId="77777777" w:rsidR="003D6377" w:rsidRPr="00123177" w:rsidRDefault="003D6377" w:rsidP="003D6377">
            <w:r w:rsidRPr="00123177">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506856" w14:textId="6886D3AB" w:rsidR="003D6377" w:rsidRPr="00123177" w:rsidRDefault="003D6377" w:rsidP="003D6377">
            <w:r w:rsidRPr="0034230F">
              <w:rPr>
                <w:color w:val="000000" w:themeColor="text1"/>
                <w:szCs w:val="20"/>
              </w:rPr>
              <w:t>Data rate is not applicable.</w:t>
            </w:r>
          </w:p>
        </w:tc>
      </w:tr>
      <w:tr w:rsidR="003D6377" w:rsidRPr="00123177" w14:paraId="78602F3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BBABB50" w14:textId="77777777" w:rsidR="003D6377" w:rsidRPr="00123177" w:rsidRDefault="003D6377" w:rsidP="003D6377">
            <w:r w:rsidRPr="00123177">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B0BD6F" w14:textId="3C2810F7" w:rsidR="003D6377" w:rsidRPr="00123177" w:rsidRDefault="003D6377" w:rsidP="003D6377">
            <w:pPr>
              <w:spacing w:line="259" w:lineRule="auto"/>
            </w:pPr>
            <w:r w:rsidRPr="0034230F">
              <w:rPr>
                <w:color w:val="000000" w:themeColor="text1"/>
                <w:szCs w:val="20"/>
              </w:rPr>
              <w:t>External event is not required.</w:t>
            </w:r>
          </w:p>
        </w:tc>
      </w:tr>
      <w:tr w:rsidR="003D6377" w:rsidRPr="00123177" w14:paraId="20A6C09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CFFBC9A" w14:textId="77777777" w:rsidR="003D6377" w:rsidRPr="00123177" w:rsidRDefault="003D6377" w:rsidP="003D6377">
            <w:r w:rsidRPr="00123177">
              <w:rPr>
                <w:rFonts w:eastAsia="Arial"/>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F32A34" w14:textId="1F0571BC" w:rsidR="003D6377" w:rsidRPr="00123177" w:rsidRDefault="003D6377" w:rsidP="003D6377">
            <w:r w:rsidRPr="0034230F">
              <w:rPr>
                <w:color w:val="000000" w:themeColor="text1"/>
                <w:szCs w:val="20"/>
              </w:rPr>
              <w:t>Temporal event is not applicable.</w:t>
            </w:r>
          </w:p>
        </w:tc>
      </w:tr>
      <w:tr w:rsidR="003D6377" w:rsidRPr="00123177" w14:paraId="0417DCC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837476F" w14:textId="77777777" w:rsidR="003D6377" w:rsidRPr="00123177" w:rsidRDefault="003D6377" w:rsidP="003D6377">
            <w:r w:rsidRPr="00123177">
              <w:rPr>
                <w:rFonts w:eastAsia="Arial"/>
                <w:szCs w:val="20"/>
              </w:rPr>
              <w:t xml:space="preserve">Validation Rules/ </w:t>
            </w:r>
          </w:p>
          <w:p w14:paraId="3BBC3A5A" w14:textId="77777777" w:rsidR="003D6377" w:rsidRPr="00123177" w:rsidRDefault="003D6377" w:rsidP="003D6377">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E902A7" w14:textId="77777777" w:rsidR="003D6377" w:rsidRPr="0034230F" w:rsidRDefault="003D6377" w:rsidP="003D6377">
            <w:pPr>
              <w:rPr>
                <w:color w:val="000000" w:themeColor="text1"/>
              </w:rPr>
            </w:pPr>
            <w:r w:rsidRPr="0034230F">
              <w:rPr>
                <w:color w:val="000000" w:themeColor="text1"/>
              </w:rPr>
              <w:t xml:space="preserve">1. Verify that NM State = </w:t>
            </w:r>
            <w:r w:rsidRPr="0034230F">
              <w:rPr>
                <w:color w:val="000000" w:themeColor="text1"/>
                <w:szCs w:val="20"/>
              </w:rPr>
              <w:t>Ready Sleep State</w:t>
            </w:r>
          </w:p>
          <w:p w14:paraId="7E7FB38B" w14:textId="3C1793D7" w:rsidR="003D6377" w:rsidRPr="00123177" w:rsidRDefault="003D6377" w:rsidP="003D6377">
            <w:r w:rsidRPr="0034230F">
              <w:rPr>
                <w:color w:val="000000" w:themeColor="text1"/>
              </w:rPr>
              <w:t xml:space="preserve">2. Verify that </w:t>
            </w:r>
            <w:r w:rsidRPr="0034230F">
              <w:rPr>
                <w:rFonts w:eastAsia="Arial"/>
                <w:color w:val="000000" w:themeColor="text1"/>
              </w:rPr>
              <w:t xml:space="preserve">the time required for transition from “Repeat Message” State to “Ready sleep” State shall be greater than equal to </w:t>
            </w:r>
            <w:r w:rsidRPr="0034230F">
              <w:rPr>
                <w:color w:val="000000" w:themeColor="text1"/>
                <w:szCs w:val="20"/>
              </w:rPr>
              <w:t xml:space="preserve">NM_REPEAT_MESSAGE_TIME. </w:t>
            </w:r>
            <w:r w:rsidRPr="0034230F">
              <w:rPr>
                <w:rFonts w:eastAsia="Arial"/>
                <w:color w:val="000000" w:themeColor="text1"/>
              </w:rPr>
              <w:t xml:space="preserve"> </w:t>
            </w:r>
          </w:p>
        </w:tc>
      </w:tr>
      <w:tr w:rsidR="00A55B53" w:rsidRPr="00123177" w14:paraId="23442AD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27C71F7" w14:textId="77777777" w:rsidR="00A55B53" w:rsidRPr="00123177" w:rsidRDefault="00A55B53" w:rsidP="00535342">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2CDDC2" w14:textId="77777777" w:rsidR="00A55B53" w:rsidRPr="00123177" w:rsidRDefault="00A55B53" w:rsidP="00535342">
            <w:r w:rsidRPr="00123177">
              <w:rPr>
                <w:szCs w:val="20"/>
              </w:rPr>
              <w:t>Constraints is not applicable.</w:t>
            </w:r>
          </w:p>
        </w:tc>
      </w:tr>
      <w:tr w:rsidR="00A55B53" w:rsidRPr="00123177" w14:paraId="4030B1C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92BC835" w14:textId="77777777" w:rsidR="00A55B53" w:rsidRPr="00123177" w:rsidRDefault="00A55B53" w:rsidP="00535342">
            <w:r w:rsidRPr="00123177">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AC4DC7" w14:textId="77777777" w:rsidR="00A55B53" w:rsidRPr="00123177" w:rsidRDefault="00A55B53" w:rsidP="00535342">
            <w:r w:rsidRPr="00123177">
              <w:rPr>
                <w:szCs w:val="20"/>
              </w:rPr>
              <w:t>No effects on other system</w:t>
            </w:r>
          </w:p>
        </w:tc>
      </w:tr>
      <w:tr w:rsidR="00A55B53" w:rsidRPr="00123177" w14:paraId="1A1BA2A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721A52B" w14:textId="77777777" w:rsidR="00A55B53" w:rsidRPr="00123177" w:rsidRDefault="00A55B53" w:rsidP="00535342">
            <w:r w:rsidRPr="00123177">
              <w:rPr>
                <w:rFonts w:eastAsia="Arial"/>
                <w:szCs w:val="20"/>
              </w:rPr>
              <w:t>Testability with respect to test environment</w:t>
            </w:r>
          </w:p>
          <w:p w14:paraId="50CA3617" w14:textId="77777777" w:rsidR="00A55B53" w:rsidRPr="00123177" w:rsidRDefault="00A55B53" w:rsidP="00535342">
            <w:r w:rsidRPr="00123177">
              <w:rPr>
                <w:rFonts w:eastAsia="Arial"/>
                <w:szCs w:val="20"/>
              </w:rPr>
              <w:t>(Yes/No)</w:t>
            </w:r>
          </w:p>
          <w:p w14:paraId="7889F787" w14:textId="77777777" w:rsidR="00A55B53" w:rsidRPr="00123177" w:rsidRDefault="00A55B53" w:rsidP="00535342">
            <w:r w:rsidRPr="00123177">
              <w:rPr>
                <w:rFonts w:eastAsia="Arial"/>
                <w:i/>
                <w:iCs/>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E9FAD0" w14:textId="77777777" w:rsidR="00A55B53" w:rsidRPr="00123177" w:rsidRDefault="00A55B53" w:rsidP="00535342">
            <w:pPr>
              <w:pStyle w:val="TableText"/>
              <w:snapToGrid w:val="0"/>
            </w:pPr>
            <w:r w:rsidRPr="00123177">
              <w:t>YES</w:t>
            </w:r>
          </w:p>
          <w:p w14:paraId="2E47F8AC" w14:textId="77777777" w:rsidR="00A55B53" w:rsidRPr="00123177" w:rsidRDefault="00A55B53" w:rsidP="00535342"/>
        </w:tc>
      </w:tr>
      <w:tr w:rsidR="00A55B53" w:rsidRPr="00123177" w14:paraId="2143F59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13C5F33" w14:textId="77777777" w:rsidR="00A55B53" w:rsidRPr="00123177" w:rsidRDefault="00A55B53" w:rsidP="00535342">
            <w:r w:rsidRPr="00123177">
              <w:rPr>
                <w:rFonts w:eastAsia="Arial"/>
                <w:szCs w:val="20"/>
              </w:rPr>
              <w:t>Feasible within project constraints</w:t>
            </w:r>
          </w:p>
          <w:p w14:paraId="741D02A3" w14:textId="77777777" w:rsidR="00A55B53" w:rsidRPr="00123177" w:rsidRDefault="00A55B53" w:rsidP="00535342">
            <w:r w:rsidRPr="00123177">
              <w:rPr>
                <w:rFonts w:eastAsia="Arial"/>
                <w:szCs w:val="20"/>
              </w:rPr>
              <w:t>(Yes/No)</w:t>
            </w:r>
          </w:p>
          <w:p w14:paraId="17FB22A0" w14:textId="77777777" w:rsidR="00A55B53" w:rsidRPr="00123177" w:rsidRDefault="00A55B53" w:rsidP="00535342">
            <w:r w:rsidRPr="00123177">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6C0DE6" w14:textId="77777777" w:rsidR="00A55B53" w:rsidRPr="00123177" w:rsidRDefault="00A55B53" w:rsidP="00535342">
            <w:pPr>
              <w:pStyle w:val="TableText"/>
              <w:snapToGrid w:val="0"/>
            </w:pPr>
            <w:r w:rsidRPr="00123177">
              <w:t>YES</w:t>
            </w:r>
          </w:p>
          <w:p w14:paraId="045DE5C2" w14:textId="77777777" w:rsidR="00A55B53" w:rsidRPr="00123177" w:rsidRDefault="00A55B53" w:rsidP="00535342"/>
        </w:tc>
      </w:tr>
      <w:tr w:rsidR="00A55B53" w:rsidRPr="00123177" w14:paraId="625DF34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73202A4" w14:textId="77777777" w:rsidR="00A55B53" w:rsidRPr="00123177" w:rsidRDefault="00A55B53" w:rsidP="00535342">
            <w:r w:rsidRPr="00123177">
              <w:rPr>
                <w:rFonts w:eastAsia="Arial"/>
                <w:szCs w:val="20"/>
              </w:rPr>
              <w:t>Critical</w:t>
            </w:r>
          </w:p>
          <w:p w14:paraId="649C246B" w14:textId="77777777" w:rsidR="00A55B53" w:rsidRPr="00123177" w:rsidRDefault="00A55B53" w:rsidP="00535342">
            <w:r w:rsidRPr="00123177">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2E0AB7" w14:textId="77777777" w:rsidR="00A55B53" w:rsidRPr="00123177" w:rsidRDefault="00A55B53" w:rsidP="00535342">
            <w:r w:rsidRPr="00123177">
              <w:t>YES</w:t>
            </w:r>
          </w:p>
        </w:tc>
      </w:tr>
      <w:tr w:rsidR="00A55B53" w:rsidRPr="00123177" w14:paraId="549E92C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94A1094" w14:textId="77777777" w:rsidR="00A55B53" w:rsidRPr="00123177" w:rsidRDefault="00A55B53" w:rsidP="00535342">
            <w:pPr>
              <w:rPr>
                <w:rFonts w:eastAsia="Arial"/>
                <w:szCs w:val="20"/>
              </w:rPr>
            </w:pPr>
            <w:r w:rsidRPr="00123177">
              <w:lastRenderedPageBreak/>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6AE34B" w14:textId="77777777" w:rsidR="00A55B53" w:rsidRPr="00123177" w:rsidRDefault="00A55B53" w:rsidP="00535342">
            <w:r w:rsidRPr="00123177">
              <w:t>Acceptance Criteria for this requirement should be as per SECTION-6 ACCEPTANCE CRITERIA</w:t>
            </w:r>
          </w:p>
        </w:tc>
      </w:tr>
    </w:tbl>
    <w:p w14:paraId="6272CB84" w14:textId="77777777" w:rsidR="00A55B53" w:rsidRPr="00123177" w:rsidRDefault="00A55B53" w:rsidP="00A55B53">
      <w:pPr>
        <w:pStyle w:val="BodyText"/>
        <w:rPr>
          <w:b/>
          <w:bCs/>
        </w:rPr>
      </w:pPr>
    </w:p>
    <w:p w14:paraId="68F66942" w14:textId="77777777" w:rsidR="00A55B53" w:rsidRPr="00123177" w:rsidRDefault="00A55B53" w:rsidP="00A55B53">
      <w:pPr>
        <w:pStyle w:val="BodyText"/>
        <w:rPr>
          <w:b/>
          <w:bCs/>
        </w:rPr>
      </w:pPr>
    </w:p>
    <w:p w14:paraId="5030EECE" w14:textId="77777777" w:rsidR="00A55B53" w:rsidRPr="00123177" w:rsidRDefault="00A55B53" w:rsidP="00A55B53"/>
    <w:p w14:paraId="004628E9" w14:textId="5F6C69FD" w:rsidR="00A55B53" w:rsidRPr="003D6377" w:rsidRDefault="00A55B53" w:rsidP="00A55B53">
      <w:pPr>
        <w:pStyle w:val="Heading5"/>
        <w:rPr>
          <w:sz w:val="20"/>
          <w:szCs w:val="20"/>
        </w:rPr>
      </w:pPr>
      <w:r w:rsidRPr="00123177">
        <w:rPr>
          <w:sz w:val="20"/>
          <w:szCs w:val="20"/>
        </w:rPr>
        <w:t xml:space="preserve">Requirements for </w:t>
      </w:r>
      <w:r w:rsidR="003D6377" w:rsidRPr="003D6377">
        <w:rPr>
          <w:sz w:val="20"/>
          <w:szCs w:val="20"/>
        </w:rPr>
        <w:t>transition from the "Ready Sleep" state to the "Prepare Bus Sleep” Mode when "CANNM_Timeout_Time" has elapsed</w:t>
      </w:r>
      <w:r w:rsidRPr="003D6377">
        <w:rPr>
          <w:sz w:val="20"/>
          <w:szCs w:val="20"/>
        </w:rPr>
        <w:t>.</w:t>
      </w:r>
    </w:p>
    <w:p w14:paraId="1E9C1E7B"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7E4F24B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64A1220"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2A63BC1" w14:textId="77777777" w:rsidR="00A55B53" w:rsidRPr="00123177" w:rsidRDefault="00A55B53" w:rsidP="00535342">
            <w:r w:rsidRPr="00123177">
              <w:rPr>
                <w:rFonts w:eastAsia="Arial"/>
                <w:b/>
                <w:bCs/>
                <w:szCs w:val="20"/>
              </w:rPr>
              <w:t>Description</w:t>
            </w:r>
          </w:p>
        </w:tc>
      </w:tr>
      <w:tr w:rsidR="003D6377" w:rsidRPr="00123177" w14:paraId="7886C83C"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3D3F8260" w14:textId="77777777" w:rsidR="003D6377" w:rsidRPr="00123177" w:rsidRDefault="003D6377" w:rsidP="003D6377">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798241" w14:textId="1A11B9B5" w:rsidR="003D6377" w:rsidRPr="00123177" w:rsidRDefault="003D6377" w:rsidP="003D6377">
            <w:r w:rsidRPr="0034230F">
              <w:rPr>
                <w:rFonts w:eastAsia="Arial"/>
                <w:color w:val="000000" w:themeColor="text1"/>
                <w:szCs w:val="20"/>
              </w:rPr>
              <w:t>SWRS_NM_APP_1</w:t>
            </w:r>
            <w:r>
              <w:rPr>
                <w:rFonts w:eastAsia="Arial"/>
                <w:color w:val="000000" w:themeColor="text1"/>
                <w:szCs w:val="20"/>
              </w:rPr>
              <w:t>6</w:t>
            </w:r>
          </w:p>
        </w:tc>
      </w:tr>
      <w:tr w:rsidR="003D6377" w:rsidRPr="00123177" w14:paraId="016649CD"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5BC90B8" w14:textId="77777777" w:rsidR="003D6377" w:rsidRPr="00123177" w:rsidRDefault="003D6377" w:rsidP="003D6377">
            <w:pPr>
              <w:rPr>
                <w:rFonts w:eastAsia="Arial"/>
              </w:rPr>
            </w:pPr>
            <w:r w:rsidRPr="00123177">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08C47B" w14:textId="761F53F3" w:rsidR="003D6377" w:rsidRPr="00123177" w:rsidRDefault="003D6377" w:rsidP="003D6377">
            <w:pPr>
              <w:rPr>
                <w:rFonts w:eastAsia="Arial"/>
              </w:rPr>
            </w:pPr>
            <w:r w:rsidRPr="0034230F">
              <w:rPr>
                <w:rFonts w:eastAsia="Arial"/>
                <w:color w:val="000000" w:themeColor="text1"/>
              </w:rPr>
              <w:t>SDS-HVDCDC-121, SDS18-VST01-02-3447</w:t>
            </w:r>
          </w:p>
        </w:tc>
      </w:tr>
      <w:tr w:rsidR="003D6377" w:rsidRPr="00123177" w14:paraId="20184C69"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4C29E9E8" w14:textId="77777777" w:rsidR="003D6377" w:rsidRPr="00123177" w:rsidRDefault="003D6377" w:rsidP="003D6377">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FF381A" w14:textId="19F3985F" w:rsidR="003D6377" w:rsidRPr="00123177" w:rsidRDefault="003D6377" w:rsidP="003D6377">
            <w:pPr>
              <w:pStyle w:val="TableText"/>
              <w:snapToGrid w:val="0"/>
            </w:pPr>
            <w:r w:rsidRPr="0034230F">
              <w:rPr>
                <w:color w:val="000000" w:themeColor="text1"/>
              </w:rPr>
              <w:t>C-Sample/PF3.0 Phase-2</w:t>
            </w:r>
          </w:p>
        </w:tc>
      </w:tr>
      <w:tr w:rsidR="003D6377" w:rsidRPr="00123177" w14:paraId="085BD7CB"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F38217F" w14:textId="77777777" w:rsidR="003D6377" w:rsidRPr="00123177" w:rsidRDefault="003D6377" w:rsidP="003D6377">
            <w:r w:rsidRPr="00123177">
              <w:rPr>
                <w:rFonts w:eastAsia="Arial"/>
                <w:szCs w:val="20"/>
              </w:rPr>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69FEAD" w14:textId="11FB9194" w:rsidR="003D6377" w:rsidRPr="00123177" w:rsidRDefault="003D6377" w:rsidP="003D6377">
            <w:pPr>
              <w:rPr>
                <w:rFonts w:eastAsia="Arial"/>
              </w:rPr>
            </w:pPr>
            <w:r w:rsidRPr="0034230F">
              <w:rPr>
                <w:rFonts w:eastAsia="Arial"/>
                <w:color w:val="000000" w:themeColor="text1"/>
              </w:rPr>
              <w:t xml:space="preserve">The DCDC Converter shall transition from the "Ready Sleep" state to the "Prepare </w:t>
            </w:r>
            <w:r>
              <w:rPr>
                <w:rFonts w:eastAsia="Arial"/>
                <w:color w:val="000000" w:themeColor="text1"/>
              </w:rPr>
              <w:t>Bus Sleep” Mode</w:t>
            </w:r>
            <w:r w:rsidRPr="0034230F">
              <w:rPr>
                <w:rFonts w:eastAsia="Arial"/>
                <w:color w:val="000000" w:themeColor="text1"/>
              </w:rPr>
              <w:t xml:space="preserve"> after the "CANNM_Timeout_Time" has elapsed.</w:t>
            </w:r>
          </w:p>
        </w:tc>
      </w:tr>
      <w:tr w:rsidR="003D6377" w:rsidRPr="00123177" w14:paraId="067DCBE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67228EA" w14:textId="77777777" w:rsidR="003D6377" w:rsidRPr="00123177" w:rsidRDefault="003D6377" w:rsidP="003D6377">
            <w:r w:rsidRPr="00123177">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986C41" w14:textId="2C690A4F" w:rsidR="003D6377" w:rsidRPr="00123177" w:rsidRDefault="003D6377" w:rsidP="003D6377">
            <w:r w:rsidRPr="0034230F">
              <w:rPr>
                <w:color w:val="000000" w:themeColor="text1"/>
              </w:rPr>
              <w:t>No Such derived requirement is applicable.</w:t>
            </w:r>
          </w:p>
        </w:tc>
      </w:tr>
      <w:tr w:rsidR="00F82E16" w:rsidRPr="00123177" w14:paraId="3704949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4904FF5" w14:textId="3BA14BE3" w:rsidR="00F82E16" w:rsidRPr="00123177" w:rsidRDefault="00F82E16" w:rsidP="003D6377">
            <w:pPr>
              <w:rPr>
                <w:rFonts w:eastAsia="Arial"/>
                <w:szCs w:val="20"/>
              </w:rPr>
            </w:pPr>
            <w:r>
              <w:rPr>
                <w:rFonts w:eastAsia="Arial"/>
                <w:szCs w:val="20"/>
              </w:rPr>
              <w:t>Requirement Priority</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583C0D" w14:textId="2BECDCD6" w:rsidR="00F82E16" w:rsidRPr="0034230F" w:rsidRDefault="00F82E16" w:rsidP="003D6377">
            <w:pPr>
              <w:rPr>
                <w:color w:val="000000" w:themeColor="text1"/>
              </w:rPr>
            </w:pPr>
            <w:r>
              <w:rPr>
                <w:color w:val="000000" w:themeColor="text1"/>
              </w:rPr>
              <w:t>High</w:t>
            </w:r>
          </w:p>
        </w:tc>
      </w:tr>
      <w:tr w:rsidR="003D6377" w:rsidRPr="00123177" w14:paraId="2F55586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30387E0" w14:textId="77777777" w:rsidR="003D6377" w:rsidRPr="00123177" w:rsidRDefault="003D6377" w:rsidP="003D6377">
            <w:r w:rsidRPr="00123177">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D86F0C" w14:textId="77777777" w:rsidR="003D6377" w:rsidRPr="0034230F" w:rsidRDefault="003D6377" w:rsidP="003D6377">
            <w:pPr>
              <w:rPr>
                <w:rFonts w:eastAsia="Arial"/>
                <w:color w:val="000000" w:themeColor="text1"/>
                <w:szCs w:val="20"/>
              </w:rPr>
            </w:pPr>
            <w:r w:rsidRPr="0034230F">
              <w:rPr>
                <w:rFonts w:eastAsia="Arial"/>
                <w:color w:val="000000" w:themeColor="text1"/>
                <w:szCs w:val="20"/>
              </w:rPr>
              <w:t>No Specific access restrictions is applicable.</w:t>
            </w:r>
          </w:p>
          <w:p w14:paraId="59806FFE" w14:textId="54BD3CF5" w:rsidR="003D6377" w:rsidRPr="00123177" w:rsidRDefault="003D6377" w:rsidP="003D6377"/>
        </w:tc>
      </w:tr>
      <w:tr w:rsidR="003D6377" w:rsidRPr="00123177" w14:paraId="45FF1F0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82CA421" w14:textId="77777777" w:rsidR="003D6377" w:rsidRPr="00123177" w:rsidRDefault="003D6377" w:rsidP="003D6377">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A181D8" w14:textId="303F6DFA" w:rsidR="003D6377" w:rsidRPr="00123177" w:rsidRDefault="003D6377" w:rsidP="003D6377">
            <w:pPr>
              <w:rPr>
                <w:rFonts w:eastAsia="Arial"/>
              </w:rPr>
            </w:pPr>
            <w:r w:rsidRPr="0034230F">
              <w:rPr>
                <w:rFonts w:eastAsia="Arial"/>
                <w:color w:val="000000" w:themeColor="text1"/>
              </w:rPr>
              <w:t xml:space="preserve">1. The HVDCDC shall use configurable parameter </w:t>
            </w:r>
            <w:r w:rsidRPr="0034230F">
              <w:rPr>
                <w:color w:val="000000" w:themeColor="text1"/>
                <w:szCs w:val="20"/>
              </w:rPr>
              <w:t xml:space="preserve">CANNM_TIMEOUT_TIME for the state transition between </w:t>
            </w:r>
            <w:r w:rsidRPr="0034230F">
              <w:rPr>
                <w:rFonts w:eastAsia="Arial"/>
                <w:color w:val="000000" w:themeColor="text1"/>
              </w:rPr>
              <w:t xml:space="preserve">the "Ready Sleep" state to the "Prepare </w:t>
            </w:r>
            <w:r>
              <w:rPr>
                <w:rFonts w:eastAsia="Arial"/>
                <w:color w:val="000000" w:themeColor="text1"/>
              </w:rPr>
              <w:t>Bus Sleep” Mode</w:t>
            </w:r>
          </w:p>
        </w:tc>
      </w:tr>
      <w:tr w:rsidR="003D6377" w:rsidRPr="00123177" w14:paraId="6DAC188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756F88E" w14:textId="77777777" w:rsidR="003D6377" w:rsidRPr="00123177" w:rsidRDefault="003D6377" w:rsidP="003D6377">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45DB98" w14:textId="77777777" w:rsidR="003D6377" w:rsidRPr="0034230F" w:rsidRDefault="003D6377" w:rsidP="003D6377">
            <w:pPr>
              <w:rPr>
                <w:rFonts w:eastAsia="Arial"/>
                <w:color w:val="000000" w:themeColor="text1"/>
              </w:rPr>
            </w:pPr>
            <w:r w:rsidRPr="0034230F">
              <w:rPr>
                <w:rFonts w:eastAsia="Arial"/>
                <w:color w:val="000000" w:themeColor="text1"/>
              </w:rPr>
              <w:t xml:space="preserve">1. HVDCDC shall be transit from </w:t>
            </w:r>
            <w:r w:rsidRPr="0034230F">
              <w:rPr>
                <w:color w:val="000000" w:themeColor="text1"/>
                <w:szCs w:val="20"/>
              </w:rPr>
              <w:t xml:space="preserve">Ready sleep state to Prepare </w:t>
            </w:r>
            <w:r>
              <w:rPr>
                <w:color w:val="000000" w:themeColor="text1"/>
                <w:szCs w:val="20"/>
              </w:rPr>
              <w:t>Bus Sleep Mode</w:t>
            </w:r>
            <w:r w:rsidRPr="0034230F">
              <w:rPr>
                <w:rFonts w:eastAsia="Arial"/>
                <w:color w:val="000000" w:themeColor="text1"/>
              </w:rPr>
              <w:t xml:space="preserve"> after </w:t>
            </w:r>
            <w:r w:rsidRPr="0034230F">
              <w:rPr>
                <w:color w:val="000000" w:themeColor="text1"/>
                <w:szCs w:val="20"/>
              </w:rPr>
              <w:t>CANNM_TIMEOUT_TIME overflows</w:t>
            </w:r>
          </w:p>
          <w:p w14:paraId="0E8A60B1" w14:textId="0C6ACCF7" w:rsidR="003D6377" w:rsidRPr="00123177" w:rsidRDefault="003D6377" w:rsidP="003D6377">
            <w:pPr>
              <w:rPr>
                <w:rFonts w:eastAsia="Arial"/>
                <w:color w:val="000000" w:themeColor="text1"/>
              </w:rPr>
            </w:pPr>
          </w:p>
        </w:tc>
      </w:tr>
      <w:tr w:rsidR="003D6377" w:rsidRPr="00123177" w14:paraId="0C82A1A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E34DB29" w14:textId="77777777" w:rsidR="003D6377" w:rsidRPr="00123177" w:rsidRDefault="003D6377" w:rsidP="003D6377">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065B71" w14:textId="77777777" w:rsidR="003D6377" w:rsidRPr="0034230F" w:rsidRDefault="003D6377" w:rsidP="003D6377">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1. Start the parameter CANNM_TIMEOUT_TIME.</w:t>
            </w:r>
          </w:p>
          <w:p w14:paraId="2DEED665" w14:textId="77777777" w:rsidR="003D6377" w:rsidRPr="0034230F" w:rsidRDefault="003D6377" w:rsidP="003D6377">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2. Increment the CANNM_TIMEOUT_TIME counter</w:t>
            </w:r>
          </w:p>
          <w:p w14:paraId="3EA39A16" w14:textId="77777777" w:rsidR="003D6377" w:rsidRPr="0034230F" w:rsidRDefault="003D6377" w:rsidP="003D6377">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 xml:space="preserve">3. Verify that CANNM_TIMEOUT_TIME is overflow </w:t>
            </w:r>
          </w:p>
          <w:p w14:paraId="77A83EEA" w14:textId="255B1D14" w:rsidR="003D6377" w:rsidRPr="00123177" w:rsidRDefault="003D6377" w:rsidP="003D6377">
            <w:pPr>
              <w:pStyle w:val="NormalWeb"/>
              <w:spacing w:before="0" w:beforeAutospacing="0" w:after="0" w:afterAutospacing="0"/>
              <w:rPr>
                <w:rFonts w:ascii="Arial" w:hAnsi="Arial" w:cs="Arial"/>
                <w:color w:val="000000"/>
                <w:sz w:val="20"/>
                <w:szCs w:val="20"/>
              </w:rPr>
            </w:pPr>
            <w:r w:rsidRPr="0034230F">
              <w:rPr>
                <w:rFonts w:ascii="Arial" w:hAnsi="Arial" w:cs="Arial"/>
                <w:color w:val="000000" w:themeColor="text1"/>
                <w:sz w:val="20"/>
                <w:szCs w:val="20"/>
              </w:rPr>
              <w:t xml:space="preserve">4. Set the NM state = Prepare </w:t>
            </w:r>
            <w:r>
              <w:rPr>
                <w:rFonts w:ascii="Arial" w:hAnsi="Arial" w:cs="Arial"/>
                <w:color w:val="000000" w:themeColor="text1"/>
                <w:sz w:val="20"/>
                <w:szCs w:val="20"/>
              </w:rPr>
              <w:t>Bus Sleep Mode</w:t>
            </w:r>
          </w:p>
        </w:tc>
      </w:tr>
      <w:tr w:rsidR="003D6377" w:rsidRPr="00123177" w14:paraId="6B5ABF9E"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0A7F5277" w14:textId="77777777" w:rsidR="003D6377" w:rsidRPr="00123177" w:rsidRDefault="003D6377" w:rsidP="003D6377">
            <w:r w:rsidRPr="00123177">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8B62D1" w14:textId="031E7876" w:rsidR="003D6377" w:rsidRPr="00123177" w:rsidRDefault="003D6377" w:rsidP="003D6377">
            <w:r w:rsidRPr="0034230F">
              <w:rPr>
                <w:color w:val="000000" w:themeColor="text1"/>
              </w:rPr>
              <w:t>No such mandatory fields are applicable.</w:t>
            </w:r>
          </w:p>
        </w:tc>
      </w:tr>
      <w:tr w:rsidR="003D6377" w:rsidRPr="00123177" w14:paraId="7B8E87C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3760C7C" w14:textId="77777777" w:rsidR="003D6377" w:rsidRPr="00123177" w:rsidRDefault="003D6377" w:rsidP="003D6377">
            <w:r w:rsidRPr="00123177">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C99CBB" w14:textId="73645A6C" w:rsidR="003D6377" w:rsidRPr="00123177" w:rsidRDefault="003D6377" w:rsidP="003D6377">
            <w:r w:rsidRPr="0034230F">
              <w:rPr>
                <w:color w:val="000000" w:themeColor="text1"/>
              </w:rPr>
              <w:t xml:space="preserve">1. </w:t>
            </w:r>
            <w:r w:rsidRPr="0034230F">
              <w:rPr>
                <w:color w:val="000000" w:themeColor="text1"/>
                <w:szCs w:val="20"/>
              </w:rPr>
              <w:t>NM state = Ready Sleep State</w:t>
            </w:r>
          </w:p>
        </w:tc>
      </w:tr>
      <w:tr w:rsidR="003D6377" w:rsidRPr="00123177" w14:paraId="6A90EB9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5FCA375" w14:textId="77777777" w:rsidR="003D6377" w:rsidRPr="00123177" w:rsidRDefault="003D6377" w:rsidP="003D6377">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178D34" w14:textId="1DDD6F3C" w:rsidR="003D6377" w:rsidRPr="00123177" w:rsidRDefault="003D6377" w:rsidP="003D6377">
            <w:r w:rsidRPr="0034230F">
              <w:rPr>
                <w:color w:val="000000" w:themeColor="text1"/>
                <w:szCs w:val="20"/>
              </w:rPr>
              <w:t>Default values shall be applicable with respect to Pre-Loaded Values</w:t>
            </w:r>
          </w:p>
        </w:tc>
      </w:tr>
      <w:tr w:rsidR="003D6377" w:rsidRPr="00123177" w14:paraId="7F829DC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4AAE8AE" w14:textId="77777777" w:rsidR="003D6377" w:rsidRPr="00123177" w:rsidRDefault="003D6377" w:rsidP="003D6377">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AD3979" w14:textId="68B1C73D" w:rsidR="003D6377" w:rsidRPr="00123177" w:rsidRDefault="003D6377" w:rsidP="003D6377">
            <w:r w:rsidRPr="0034230F">
              <w:rPr>
                <w:color w:val="000000" w:themeColor="text1"/>
                <w:szCs w:val="20"/>
              </w:rPr>
              <w:t>Valid range value is not required.</w:t>
            </w:r>
          </w:p>
        </w:tc>
      </w:tr>
      <w:tr w:rsidR="003D6377" w:rsidRPr="00123177" w14:paraId="70467C1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0EB34A1" w14:textId="77777777" w:rsidR="003D6377" w:rsidRPr="00123177" w:rsidRDefault="003D6377" w:rsidP="003D6377">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4EE8D1" w14:textId="24B0FA7B" w:rsidR="003D6377" w:rsidRPr="00123177" w:rsidRDefault="003D6377" w:rsidP="003D6377">
            <w:r w:rsidRPr="0034230F">
              <w:rPr>
                <w:color w:val="000000" w:themeColor="text1"/>
                <w:szCs w:val="20"/>
              </w:rPr>
              <w:t>Data latency period is not applicable</w:t>
            </w:r>
          </w:p>
        </w:tc>
      </w:tr>
      <w:tr w:rsidR="003D6377" w:rsidRPr="00123177" w14:paraId="1AA444C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B130985" w14:textId="77777777" w:rsidR="003D6377" w:rsidRPr="00123177" w:rsidRDefault="003D6377" w:rsidP="003D6377">
            <w:r w:rsidRPr="00123177">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610FB5" w14:textId="153BF4CE" w:rsidR="003D6377" w:rsidRPr="00123177" w:rsidRDefault="003D6377" w:rsidP="003D6377">
            <w:r w:rsidRPr="0034230F">
              <w:rPr>
                <w:color w:val="000000" w:themeColor="text1"/>
                <w:szCs w:val="20"/>
              </w:rPr>
              <w:t>Data Retention period is not applicable</w:t>
            </w:r>
          </w:p>
        </w:tc>
      </w:tr>
      <w:tr w:rsidR="003D6377" w:rsidRPr="00123177" w14:paraId="1A37BEE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AF07990" w14:textId="77777777" w:rsidR="003D6377" w:rsidRPr="00123177" w:rsidRDefault="003D6377" w:rsidP="003D6377">
            <w:r w:rsidRPr="00123177">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746446" w14:textId="7061839B" w:rsidR="003D6377" w:rsidRPr="00123177" w:rsidRDefault="003D6377" w:rsidP="003D6377">
            <w:r w:rsidRPr="0034230F">
              <w:rPr>
                <w:color w:val="000000" w:themeColor="text1"/>
                <w:szCs w:val="20"/>
              </w:rPr>
              <w:t>Data rate is not applicable.</w:t>
            </w:r>
          </w:p>
        </w:tc>
      </w:tr>
      <w:tr w:rsidR="003D6377" w:rsidRPr="00123177" w14:paraId="1D0A911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7A365DA" w14:textId="77777777" w:rsidR="003D6377" w:rsidRPr="00123177" w:rsidRDefault="003D6377" w:rsidP="003D6377">
            <w:r w:rsidRPr="00123177">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875668" w14:textId="4E2F6BB7" w:rsidR="003D6377" w:rsidRPr="00123177" w:rsidRDefault="003D6377" w:rsidP="003D6377">
            <w:pPr>
              <w:spacing w:line="259" w:lineRule="auto"/>
            </w:pPr>
            <w:r w:rsidRPr="0034230F">
              <w:rPr>
                <w:color w:val="000000" w:themeColor="text1"/>
                <w:szCs w:val="20"/>
              </w:rPr>
              <w:t>External event is not required.</w:t>
            </w:r>
          </w:p>
        </w:tc>
      </w:tr>
      <w:tr w:rsidR="003D6377" w:rsidRPr="00123177" w14:paraId="67F2F2B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96C4FB6" w14:textId="77777777" w:rsidR="003D6377" w:rsidRPr="00123177" w:rsidRDefault="003D6377" w:rsidP="003D6377">
            <w:r w:rsidRPr="00123177">
              <w:rPr>
                <w:rFonts w:eastAsia="Arial"/>
                <w:szCs w:val="20"/>
              </w:rPr>
              <w:lastRenderedPageBreak/>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3AC061" w14:textId="30ED8335" w:rsidR="003D6377" w:rsidRPr="00123177" w:rsidRDefault="003D6377" w:rsidP="003D6377">
            <w:r w:rsidRPr="0034230F">
              <w:rPr>
                <w:color w:val="000000" w:themeColor="text1"/>
                <w:szCs w:val="20"/>
              </w:rPr>
              <w:t>Temporal event is not applicable.</w:t>
            </w:r>
          </w:p>
        </w:tc>
      </w:tr>
      <w:tr w:rsidR="003D6377" w:rsidRPr="00123177" w14:paraId="29278BD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E577B5A" w14:textId="77777777" w:rsidR="003D6377" w:rsidRPr="00123177" w:rsidRDefault="003D6377" w:rsidP="003D6377">
            <w:r w:rsidRPr="00123177">
              <w:rPr>
                <w:rFonts w:eastAsia="Arial"/>
                <w:szCs w:val="20"/>
              </w:rPr>
              <w:t xml:space="preserve">Validation Rules/ </w:t>
            </w:r>
          </w:p>
          <w:p w14:paraId="2D24101A" w14:textId="77777777" w:rsidR="003D6377" w:rsidRPr="00123177" w:rsidRDefault="003D6377" w:rsidP="003D6377">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325D06" w14:textId="22CF5761" w:rsidR="003D6377" w:rsidRPr="00123177" w:rsidRDefault="003D6377" w:rsidP="003D6377">
            <w:r w:rsidRPr="0034230F">
              <w:rPr>
                <w:color w:val="000000" w:themeColor="text1"/>
              </w:rPr>
              <w:t xml:space="preserve">Verify that </w:t>
            </w:r>
            <w:r w:rsidRPr="0034230F">
              <w:rPr>
                <w:rFonts w:eastAsia="Arial"/>
                <w:color w:val="000000" w:themeColor="text1"/>
              </w:rPr>
              <w:t xml:space="preserve">the time required for transition from </w:t>
            </w:r>
            <w:r w:rsidRPr="0034230F">
              <w:rPr>
                <w:color w:val="000000" w:themeColor="text1"/>
                <w:szCs w:val="20"/>
              </w:rPr>
              <w:t xml:space="preserve">Ready sleep state to Prepare </w:t>
            </w:r>
            <w:r>
              <w:rPr>
                <w:color w:val="000000" w:themeColor="text1"/>
                <w:szCs w:val="20"/>
              </w:rPr>
              <w:t>Bus Sleep Mode</w:t>
            </w:r>
            <w:r w:rsidRPr="0034230F">
              <w:rPr>
                <w:rFonts w:eastAsia="Arial"/>
                <w:color w:val="000000" w:themeColor="text1"/>
              </w:rPr>
              <w:t xml:space="preserve"> shall be greater than equal to </w:t>
            </w:r>
            <w:r w:rsidRPr="0034230F">
              <w:rPr>
                <w:color w:val="000000" w:themeColor="text1"/>
                <w:szCs w:val="20"/>
              </w:rPr>
              <w:t xml:space="preserve">CANNM_TIMEOUT_TIME. </w:t>
            </w:r>
            <w:r w:rsidRPr="0034230F">
              <w:rPr>
                <w:rFonts w:eastAsia="Arial"/>
                <w:color w:val="000000" w:themeColor="text1"/>
              </w:rPr>
              <w:t xml:space="preserve"> </w:t>
            </w:r>
          </w:p>
        </w:tc>
      </w:tr>
      <w:tr w:rsidR="00A55B53" w:rsidRPr="00123177" w14:paraId="2F71B87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D2D9192" w14:textId="77777777" w:rsidR="00A55B53" w:rsidRPr="00123177" w:rsidRDefault="00A55B53" w:rsidP="00535342">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368AA6" w14:textId="77777777" w:rsidR="00A55B53" w:rsidRPr="00123177" w:rsidRDefault="00A55B53" w:rsidP="00535342">
            <w:r w:rsidRPr="00123177">
              <w:rPr>
                <w:szCs w:val="20"/>
              </w:rPr>
              <w:t>Constraints is not applicable.</w:t>
            </w:r>
          </w:p>
        </w:tc>
      </w:tr>
      <w:tr w:rsidR="00A55B53" w:rsidRPr="00123177" w14:paraId="43FD4FC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8BF06AC" w14:textId="77777777" w:rsidR="00A55B53" w:rsidRPr="00123177" w:rsidRDefault="00A55B53" w:rsidP="00535342">
            <w:r w:rsidRPr="00123177">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6FD2F9" w14:textId="77777777" w:rsidR="00A55B53" w:rsidRPr="00123177" w:rsidRDefault="00A55B53" w:rsidP="00535342">
            <w:r w:rsidRPr="00123177">
              <w:rPr>
                <w:szCs w:val="20"/>
              </w:rPr>
              <w:t>No effects on other system</w:t>
            </w:r>
          </w:p>
        </w:tc>
      </w:tr>
      <w:tr w:rsidR="00A55B53" w:rsidRPr="00123177" w14:paraId="1513987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7EB7843" w14:textId="77777777" w:rsidR="00A55B53" w:rsidRPr="00123177" w:rsidRDefault="00A55B53" w:rsidP="00535342">
            <w:r w:rsidRPr="00123177">
              <w:rPr>
                <w:rFonts w:eastAsia="Arial"/>
                <w:szCs w:val="20"/>
              </w:rPr>
              <w:t>Testability with respect to test environment</w:t>
            </w:r>
          </w:p>
          <w:p w14:paraId="4F7187CB" w14:textId="77777777" w:rsidR="00A55B53" w:rsidRPr="00123177" w:rsidRDefault="00A55B53" w:rsidP="00535342">
            <w:r w:rsidRPr="00123177">
              <w:rPr>
                <w:rFonts w:eastAsia="Arial"/>
                <w:szCs w:val="20"/>
              </w:rPr>
              <w:t>(Yes/No)</w:t>
            </w:r>
          </w:p>
          <w:p w14:paraId="51734E56" w14:textId="77777777" w:rsidR="00A55B53" w:rsidRPr="00123177" w:rsidRDefault="00A55B53" w:rsidP="00535342">
            <w:r w:rsidRPr="00123177">
              <w:rPr>
                <w:rFonts w:eastAsia="Arial"/>
                <w:i/>
                <w:iCs/>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91200B" w14:textId="77777777" w:rsidR="00A55B53" w:rsidRPr="00123177" w:rsidRDefault="00A55B53" w:rsidP="00535342">
            <w:pPr>
              <w:pStyle w:val="TableText"/>
              <w:snapToGrid w:val="0"/>
            </w:pPr>
            <w:r w:rsidRPr="00123177">
              <w:t>YES</w:t>
            </w:r>
          </w:p>
          <w:p w14:paraId="0D8727EE" w14:textId="77777777" w:rsidR="00A55B53" w:rsidRPr="00123177" w:rsidRDefault="00A55B53" w:rsidP="00535342"/>
        </w:tc>
      </w:tr>
      <w:tr w:rsidR="00A55B53" w:rsidRPr="00123177" w14:paraId="0475C7A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BCC3617" w14:textId="77777777" w:rsidR="00A55B53" w:rsidRPr="00123177" w:rsidRDefault="00A55B53" w:rsidP="00535342">
            <w:r w:rsidRPr="00123177">
              <w:rPr>
                <w:rFonts w:eastAsia="Arial"/>
                <w:szCs w:val="20"/>
              </w:rPr>
              <w:t>Feasible within project constraints</w:t>
            </w:r>
          </w:p>
          <w:p w14:paraId="5443E0AD" w14:textId="77777777" w:rsidR="00A55B53" w:rsidRPr="00123177" w:rsidRDefault="00A55B53" w:rsidP="00535342">
            <w:r w:rsidRPr="00123177">
              <w:rPr>
                <w:rFonts w:eastAsia="Arial"/>
                <w:szCs w:val="20"/>
              </w:rPr>
              <w:t>(Yes/No)</w:t>
            </w:r>
          </w:p>
          <w:p w14:paraId="4B0F4243" w14:textId="77777777" w:rsidR="00A55B53" w:rsidRPr="00123177" w:rsidRDefault="00A55B53" w:rsidP="00535342">
            <w:r w:rsidRPr="00123177">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6DD005" w14:textId="77777777" w:rsidR="00A55B53" w:rsidRPr="00123177" w:rsidRDefault="00A55B53" w:rsidP="00535342">
            <w:pPr>
              <w:pStyle w:val="TableText"/>
              <w:snapToGrid w:val="0"/>
            </w:pPr>
            <w:r w:rsidRPr="00123177">
              <w:t>YES</w:t>
            </w:r>
          </w:p>
          <w:p w14:paraId="46D214D3" w14:textId="77777777" w:rsidR="00A55B53" w:rsidRPr="00123177" w:rsidRDefault="00A55B53" w:rsidP="00535342"/>
        </w:tc>
      </w:tr>
      <w:tr w:rsidR="00A55B53" w:rsidRPr="00123177" w14:paraId="1DA73D8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5794C2D" w14:textId="77777777" w:rsidR="00A55B53" w:rsidRPr="00123177" w:rsidRDefault="00A55B53" w:rsidP="00535342">
            <w:r w:rsidRPr="00123177">
              <w:rPr>
                <w:rFonts w:eastAsia="Arial"/>
                <w:szCs w:val="20"/>
              </w:rPr>
              <w:t>Critical</w:t>
            </w:r>
          </w:p>
          <w:p w14:paraId="096C3384" w14:textId="77777777" w:rsidR="00A55B53" w:rsidRPr="00123177" w:rsidRDefault="00A55B53" w:rsidP="00535342">
            <w:r w:rsidRPr="00123177">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010847" w14:textId="77777777" w:rsidR="00A55B53" w:rsidRPr="00123177" w:rsidRDefault="00A55B53" w:rsidP="00535342">
            <w:r w:rsidRPr="00123177">
              <w:t>YES</w:t>
            </w:r>
          </w:p>
        </w:tc>
      </w:tr>
      <w:tr w:rsidR="00A55B53" w:rsidRPr="00123177" w14:paraId="29E32B4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3F0EEB7" w14:textId="77777777" w:rsidR="00A55B53" w:rsidRPr="00123177" w:rsidRDefault="00A55B53" w:rsidP="00535342">
            <w:pPr>
              <w:rPr>
                <w:rFonts w:eastAsia="Arial"/>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02A791" w14:textId="77777777" w:rsidR="00A55B53" w:rsidRPr="00123177" w:rsidRDefault="00A55B53" w:rsidP="00535342">
            <w:r w:rsidRPr="00123177">
              <w:t>Acceptance Criteria for this requirement should be as per SECTION-6 ACCEPTANCE CRITERIA</w:t>
            </w:r>
          </w:p>
        </w:tc>
      </w:tr>
    </w:tbl>
    <w:p w14:paraId="0B005F8C" w14:textId="77777777" w:rsidR="00A55B53" w:rsidRPr="00123177" w:rsidRDefault="00A55B53" w:rsidP="00A55B53">
      <w:pPr>
        <w:pStyle w:val="BodyText"/>
        <w:rPr>
          <w:b/>
          <w:bCs/>
        </w:rPr>
      </w:pPr>
    </w:p>
    <w:p w14:paraId="285E310A" w14:textId="77777777" w:rsidR="00A55B53" w:rsidRPr="00123177" w:rsidRDefault="00A55B53" w:rsidP="00A55B53"/>
    <w:p w14:paraId="408C026E" w14:textId="20224D7C" w:rsidR="00A55B53" w:rsidRPr="00123177" w:rsidRDefault="00A55B53" w:rsidP="00A55B53">
      <w:pPr>
        <w:pStyle w:val="Heading5"/>
      </w:pPr>
      <w:r w:rsidRPr="00123177">
        <w:rPr>
          <w:sz w:val="20"/>
          <w:szCs w:val="20"/>
        </w:rPr>
        <w:t xml:space="preserve">Requirements </w:t>
      </w:r>
      <w:r w:rsidR="00F82E16">
        <w:rPr>
          <w:sz w:val="20"/>
          <w:szCs w:val="20"/>
        </w:rPr>
        <w:t xml:space="preserve">to </w:t>
      </w:r>
      <w:r w:rsidR="00F82E16" w:rsidRPr="00F82E16">
        <w:rPr>
          <w:sz w:val="20"/>
          <w:szCs w:val="20"/>
        </w:rPr>
        <w:t>suppress all application messages</w:t>
      </w:r>
      <w:r w:rsidRPr="00123177">
        <w:rPr>
          <w:rFonts w:eastAsia="Arial"/>
          <w:sz w:val="20"/>
          <w:szCs w:val="20"/>
        </w:rPr>
        <w:t>.</w:t>
      </w:r>
    </w:p>
    <w:tbl>
      <w:tblPr>
        <w:tblW w:w="9427" w:type="dxa"/>
        <w:tblInd w:w="103" w:type="dxa"/>
        <w:tblLook w:val="06A0" w:firstRow="1" w:lastRow="0" w:firstColumn="1" w:lastColumn="0" w:noHBand="1" w:noVBand="1"/>
      </w:tblPr>
      <w:tblGrid>
        <w:gridCol w:w="1783"/>
        <w:gridCol w:w="7644"/>
      </w:tblGrid>
      <w:tr w:rsidR="00A55B53" w:rsidRPr="00123177" w14:paraId="4650D26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6461FD5"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B402178" w14:textId="77777777" w:rsidR="00A55B53" w:rsidRPr="00123177" w:rsidRDefault="00A55B53" w:rsidP="00535342">
            <w:r w:rsidRPr="00123177">
              <w:rPr>
                <w:rFonts w:eastAsia="Arial"/>
                <w:b/>
                <w:bCs/>
                <w:szCs w:val="20"/>
              </w:rPr>
              <w:t>Description</w:t>
            </w:r>
          </w:p>
        </w:tc>
      </w:tr>
      <w:tr w:rsidR="00F82E16" w:rsidRPr="00123177" w14:paraId="7FA50FC4"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25A5BDFF" w14:textId="77777777" w:rsidR="00F82E16" w:rsidRPr="00123177" w:rsidRDefault="00F82E16" w:rsidP="00F82E16">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76B906" w14:textId="4E620D4E" w:rsidR="00F82E16" w:rsidRPr="00123177" w:rsidRDefault="00F82E16" w:rsidP="00F82E16">
            <w:r w:rsidRPr="0034230F">
              <w:rPr>
                <w:rFonts w:eastAsia="Arial"/>
                <w:color w:val="000000" w:themeColor="text1"/>
                <w:szCs w:val="20"/>
              </w:rPr>
              <w:t>SWRS_NM_APP_1</w:t>
            </w:r>
            <w:r>
              <w:rPr>
                <w:rFonts w:eastAsia="Arial"/>
                <w:color w:val="000000" w:themeColor="text1"/>
                <w:szCs w:val="20"/>
              </w:rPr>
              <w:t>7</w:t>
            </w:r>
          </w:p>
        </w:tc>
      </w:tr>
      <w:tr w:rsidR="00F82E16" w:rsidRPr="00123177" w14:paraId="7C5FA507"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7A5AC451" w14:textId="77777777" w:rsidR="00F82E16" w:rsidRPr="00123177" w:rsidRDefault="00F82E16" w:rsidP="00F82E16">
            <w:pPr>
              <w:rPr>
                <w:rFonts w:eastAsia="Arial"/>
              </w:rPr>
            </w:pPr>
            <w:r w:rsidRPr="00123177">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2A49D8" w14:textId="382EB11C" w:rsidR="00F82E16" w:rsidRPr="00123177" w:rsidRDefault="00F82E16" w:rsidP="00F82E16">
            <w:pPr>
              <w:rPr>
                <w:rFonts w:eastAsia="Arial"/>
              </w:rPr>
            </w:pPr>
            <w:r w:rsidRPr="0034230F">
              <w:rPr>
                <w:rFonts w:eastAsia="Arial"/>
                <w:color w:val="000000" w:themeColor="text1"/>
              </w:rPr>
              <w:t>SDS-HVDCDC-121, SDS18-VST01-02-3447</w:t>
            </w:r>
          </w:p>
        </w:tc>
      </w:tr>
      <w:tr w:rsidR="00F82E16" w:rsidRPr="00123177" w14:paraId="1F7EE444"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7C4AFB45" w14:textId="77777777" w:rsidR="00F82E16" w:rsidRPr="00123177" w:rsidRDefault="00F82E16" w:rsidP="00F82E16">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967E79" w14:textId="18B943AA" w:rsidR="00F82E16" w:rsidRPr="00123177" w:rsidRDefault="00F82E16" w:rsidP="00F82E16">
            <w:pPr>
              <w:pStyle w:val="TableText"/>
              <w:snapToGrid w:val="0"/>
            </w:pPr>
            <w:r w:rsidRPr="0034230F">
              <w:rPr>
                <w:color w:val="000000" w:themeColor="text1"/>
              </w:rPr>
              <w:t>C-Sample/PF3.0 Phase-2</w:t>
            </w:r>
          </w:p>
        </w:tc>
      </w:tr>
      <w:tr w:rsidR="00F82E16" w:rsidRPr="00123177" w14:paraId="335281DC"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207C54A" w14:textId="77777777" w:rsidR="00F82E16" w:rsidRPr="00123177" w:rsidRDefault="00F82E16" w:rsidP="00F82E16">
            <w:r w:rsidRPr="00123177">
              <w:rPr>
                <w:rFonts w:eastAsia="Arial"/>
                <w:szCs w:val="20"/>
              </w:rPr>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2897C0" w14:textId="54238EB4" w:rsidR="00F82E16" w:rsidRPr="00123177" w:rsidRDefault="00F82E16" w:rsidP="00F82E16">
            <w:pPr>
              <w:rPr>
                <w:rFonts w:eastAsia="Arial"/>
              </w:rPr>
            </w:pPr>
            <w:r w:rsidRPr="0034230F">
              <w:rPr>
                <w:rFonts w:eastAsia="Arial"/>
                <w:color w:val="000000" w:themeColor="text1"/>
              </w:rPr>
              <w:t xml:space="preserve">The HVDCDC shall suppress all application messages after the state transition between “Ready Sleep" state to the "Prepare </w:t>
            </w:r>
            <w:r>
              <w:rPr>
                <w:rFonts w:eastAsia="Arial"/>
                <w:color w:val="000000" w:themeColor="text1"/>
              </w:rPr>
              <w:t>Bus Sleep” Mode</w:t>
            </w:r>
          </w:p>
        </w:tc>
      </w:tr>
      <w:tr w:rsidR="00F82E16" w:rsidRPr="00123177" w14:paraId="24EEFC5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F4C97FB" w14:textId="77777777" w:rsidR="00F82E16" w:rsidRPr="00123177" w:rsidRDefault="00F82E16" w:rsidP="00F82E16">
            <w:r w:rsidRPr="00123177">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6F67D4" w14:textId="248B8381" w:rsidR="00F82E16" w:rsidRPr="00123177" w:rsidRDefault="00F82E16" w:rsidP="00F82E16">
            <w:r w:rsidRPr="0034230F">
              <w:rPr>
                <w:color w:val="000000" w:themeColor="text1"/>
              </w:rPr>
              <w:t>No Such derived requirement is applicable.</w:t>
            </w:r>
          </w:p>
        </w:tc>
      </w:tr>
      <w:tr w:rsidR="00F82E16" w:rsidRPr="00123177" w14:paraId="6064207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F547F81" w14:textId="77777777" w:rsidR="00F82E16" w:rsidRPr="00123177" w:rsidRDefault="00F82E16" w:rsidP="00F82E16">
            <w:r w:rsidRPr="00123177">
              <w:rPr>
                <w:rFonts w:eastAsia="Arial"/>
                <w:szCs w:val="20"/>
              </w:rPr>
              <w:lastRenderedPageBreak/>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361262" w14:textId="77777777" w:rsidR="00F82E16" w:rsidRPr="0034230F" w:rsidRDefault="00F82E16" w:rsidP="00F82E16">
            <w:pPr>
              <w:rPr>
                <w:rFonts w:eastAsia="Arial"/>
                <w:color w:val="000000" w:themeColor="text1"/>
                <w:szCs w:val="20"/>
              </w:rPr>
            </w:pPr>
            <w:r w:rsidRPr="0034230F">
              <w:rPr>
                <w:rFonts w:eastAsia="Arial"/>
                <w:color w:val="000000" w:themeColor="text1"/>
                <w:szCs w:val="20"/>
              </w:rPr>
              <w:t>No Specific access restrictions is applicable.</w:t>
            </w:r>
          </w:p>
          <w:p w14:paraId="67AC8480" w14:textId="1740A63C" w:rsidR="00F82E16" w:rsidRPr="00123177" w:rsidRDefault="00F82E16" w:rsidP="00F82E16"/>
        </w:tc>
      </w:tr>
      <w:tr w:rsidR="00F82E16" w:rsidRPr="00123177" w14:paraId="1AA9231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C3DE8F0" w14:textId="77777777" w:rsidR="00F82E16" w:rsidRPr="00123177" w:rsidRDefault="00F82E16" w:rsidP="00F82E16">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1E477B" w14:textId="5F0E22F4" w:rsidR="00F82E16" w:rsidRPr="00123177" w:rsidRDefault="00F82E16" w:rsidP="00F82E16">
            <w:pPr>
              <w:rPr>
                <w:rFonts w:eastAsia="Arial"/>
              </w:rPr>
            </w:pPr>
            <w:r w:rsidRPr="0034230F">
              <w:rPr>
                <w:rFonts w:eastAsia="Arial"/>
                <w:color w:val="000000" w:themeColor="text1"/>
              </w:rPr>
              <w:t xml:space="preserve">1. The HVDCDC shall </w:t>
            </w:r>
            <w:r w:rsidRPr="0034230F">
              <w:rPr>
                <w:color w:val="000000" w:themeColor="text1"/>
                <w:szCs w:val="20"/>
              </w:rPr>
              <w:t xml:space="preserve">transit from </w:t>
            </w:r>
            <w:r w:rsidRPr="0034230F">
              <w:rPr>
                <w:rFonts w:eastAsia="Arial"/>
                <w:color w:val="000000" w:themeColor="text1"/>
              </w:rPr>
              <w:t xml:space="preserve">"Ready Sleep" state to the "Prepare </w:t>
            </w:r>
            <w:r>
              <w:rPr>
                <w:rFonts w:eastAsia="Arial"/>
                <w:color w:val="000000" w:themeColor="text1"/>
              </w:rPr>
              <w:t>Bus Sleep” Mode</w:t>
            </w:r>
          </w:p>
        </w:tc>
      </w:tr>
      <w:tr w:rsidR="00F82E16" w:rsidRPr="00123177" w14:paraId="6E74E14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5B4B286" w14:textId="77777777" w:rsidR="00F82E16" w:rsidRPr="00123177" w:rsidRDefault="00F82E16" w:rsidP="00F82E16">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31B836" w14:textId="421567F1" w:rsidR="00F82E16" w:rsidRPr="00123177" w:rsidRDefault="00F82E16" w:rsidP="00F82E16">
            <w:pPr>
              <w:spacing w:after="200" w:line="276" w:lineRule="auto"/>
            </w:pPr>
            <w:r w:rsidRPr="0034230F">
              <w:rPr>
                <w:rFonts w:eastAsia="Arial"/>
                <w:color w:val="000000" w:themeColor="text1"/>
              </w:rPr>
              <w:t xml:space="preserve">1. HVDCDC shall be stop the application CAN Tx/Rx messages after the transit from </w:t>
            </w:r>
            <w:r w:rsidRPr="0034230F">
              <w:rPr>
                <w:color w:val="000000" w:themeColor="text1"/>
                <w:szCs w:val="20"/>
              </w:rPr>
              <w:t xml:space="preserve">Ready sleep state to Prepare </w:t>
            </w:r>
            <w:r>
              <w:rPr>
                <w:color w:val="000000" w:themeColor="text1"/>
                <w:szCs w:val="20"/>
              </w:rPr>
              <w:t>Bus Sleep Mode</w:t>
            </w:r>
            <w:r w:rsidRPr="0034230F">
              <w:rPr>
                <w:rFonts w:eastAsia="Arial"/>
                <w:color w:val="000000" w:themeColor="text1"/>
              </w:rPr>
              <w:t xml:space="preserve"> </w:t>
            </w:r>
          </w:p>
        </w:tc>
      </w:tr>
      <w:tr w:rsidR="00F82E16" w:rsidRPr="00123177" w14:paraId="227975C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4F3760E" w14:textId="77777777" w:rsidR="00F82E16" w:rsidRPr="00123177" w:rsidRDefault="00F82E16" w:rsidP="00F82E16">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8B3D78" w14:textId="77777777" w:rsidR="00F82E16" w:rsidRPr="0034230F" w:rsidRDefault="00F82E16" w:rsidP="00F82E16">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1. Start the parameter CANNM_TIMEOUT_TIME.</w:t>
            </w:r>
          </w:p>
          <w:p w14:paraId="43C1F78A" w14:textId="77777777" w:rsidR="00F82E16" w:rsidRPr="0034230F" w:rsidRDefault="00F82E16" w:rsidP="00F82E16">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2. Increment the CANNM_TIMEOUT_TIME counter</w:t>
            </w:r>
          </w:p>
          <w:p w14:paraId="034245E6" w14:textId="77777777" w:rsidR="00F82E16" w:rsidRPr="0034230F" w:rsidRDefault="00F82E16" w:rsidP="00F82E16">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 xml:space="preserve">3. Verify that CANNM_TIMEOUT_TIME is overflow </w:t>
            </w:r>
          </w:p>
          <w:p w14:paraId="20803716" w14:textId="77777777" w:rsidR="00F82E16" w:rsidRPr="0034230F" w:rsidRDefault="00F82E16" w:rsidP="00F82E16">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 xml:space="preserve">4. Set the NM state = Prepare </w:t>
            </w:r>
            <w:r>
              <w:rPr>
                <w:rFonts w:ascii="Arial" w:hAnsi="Arial" w:cs="Arial"/>
                <w:color w:val="000000" w:themeColor="text1"/>
                <w:sz w:val="20"/>
                <w:szCs w:val="20"/>
              </w:rPr>
              <w:t>Bus Sleep Mode</w:t>
            </w:r>
          </w:p>
          <w:p w14:paraId="71CE191D" w14:textId="77777777" w:rsidR="00F82E16" w:rsidRPr="0034230F" w:rsidRDefault="00F82E16" w:rsidP="00F82E16">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5. Disable the application CAN Tx/Rx messages</w:t>
            </w:r>
          </w:p>
          <w:p w14:paraId="74F97E91" w14:textId="0AA66161" w:rsidR="00F82E16" w:rsidRPr="00123177" w:rsidRDefault="00F82E16" w:rsidP="00F82E16">
            <w:pPr>
              <w:pStyle w:val="NormalWeb"/>
              <w:spacing w:before="0" w:beforeAutospacing="0" w:after="0" w:afterAutospacing="0"/>
              <w:rPr>
                <w:rFonts w:ascii="Arial" w:hAnsi="Arial" w:cs="Arial"/>
                <w:color w:val="000000"/>
                <w:sz w:val="20"/>
                <w:szCs w:val="20"/>
              </w:rPr>
            </w:pPr>
            <w:r w:rsidRPr="0034230F">
              <w:rPr>
                <w:rFonts w:ascii="Arial" w:hAnsi="Arial" w:cs="Arial"/>
                <w:color w:val="000000" w:themeColor="text1"/>
                <w:sz w:val="20"/>
                <w:szCs w:val="20"/>
              </w:rPr>
              <w:t>6. HVDCDC shall only receive the CAN NM “</w:t>
            </w:r>
            <w:r w:rsidRPr="0034230F">
              <w:rPr>
                <w:rFonts w:eastAsia="Arial"/>
                <w:color w:val="000000" w:themeColor="text1"/>
              </w:rPr>
              <w:t>NMZC1Message_Hybrid_ASR_PDU</w:t>
            </w:r>
            <w:r w:rsidRPr="0034230F">
              <w:rPr>
                <w:rFonts w:ascii="Arial" w:hAnsi="Arial" w:cs="Arial"/>
                <w:color w:val="000000" w:themeColor="text1"/>
                <w:sz w:val="20"/>
                <w:szCs w:val="20"/>
              </w:rPr>
              <w:t>” PDU</w:t>
            </w:r>
          </w:p>
        </w:tc>
      </w:tr>
      <w:tr w:rsidR="00F82E16" w:rsidRPr="00123177" w14:paraId="3AD793E0"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28A89CA1" w14:textId="77777777" w:rsidR="00F82E16" w:rsidRPr="00123177" w:rsidRDefault="00F82E16" w:rsidP="00F82E16">
            <w:r w:rsidRPr="00123177">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8D8296" w14:textId="0F2BBF0E" w:rsidR="00F82E16" w:rsidRPr="00123177" w:rsidRDefault="00F82E16" w:rsidP="00F82E16">
            <w:r w:rsidRPr="0034230F">
              <w:rPr>
                <w:color w:val="000000" w:themeColor="text1"/>
              </w:rPr>
              <w:t>No such mandatory fields are applicable.</w:t>
            </w:r>
          </w:p>
        </w:tc>
      </w:tr>
      <w:tr w:rsidR="00F82E16" w:rsidRPr="00123177" w14:paraId="3C34D64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B50DAFA" w14:textId="77777777" w:rsidR="00F82E16" w:rsidRPr="00123177" w:rsidRDefault="00F82E16" w:rsidP="00F82E16">
            <w:r w:rsidRPr="00123177">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B39A58" w14:textId="5768C185" w:rsidR="00F82E16" w:rsidRPr="00123177" w:rsidRDefault="00F82E16" w:rsidP="00F82E16">
            <w:r w:rsidRPr="0034230F">
              <w:rPr>
                <w:color w:val="000000" w:themeColor="text1"/>
              </w:rPr>
              <w:t xml:space="preserve">1. Configure the </w:t>
            </w:r>
            <w:r w:rsidRPr="0034230F">
              <w:rPr>
                <w:rFonts w:eastAsia="Arial"/>
                <w:color w:val="000000" w:themeColor="text1"/>
              </w:rPr>
              <w:t xml:space="preserve">parameter </w:t>
            </w:r>
            <w:r w:rsidRPr="0034230F">
              <w:rPr>
                <w:color w:val="000000" w:themeColor="text1"/>
                <w:szCs w:val="20"/>
              </w:rPr>
              <w:t xml:space="preserve">Prepare </w:t>
            </w:r>
            <w:r>
              <w:rPr>
                <w:color w:val="000000" w:themeColor="text1"/>
                <w:szCs w:val="20"/>
              </w:rPr>
              <w:t>Bus Sleep Mode</w:t>
            </w:r>
            <w:r w:rsidRPr="0034230F">
              <w:rPr>
                <w:color w:val="000000" w:themeColor="text1"/>
                <w:szCs w:val="20"/>
              </w:rPr>
              <w:t>.</w:t>
            </w:r>
          </w:p>
        </w:tc>
      </w:tr>
      <w:tr w:rsidR="00F82E16" w:rsidRPr="00123177" w14:paraId="3333E90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20CE6AA" w14:textId="77777777" w:rsidR="00F82E16" w:rsidRPr="00123177" w:rsidRDefault="00F82E16" w:rsidP="00F82E16">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F9DA2E" w14:textId="4ADAFC08" w:rsidR="00F82E16" w:rsidRPr="00123177" w:rsidRDefault="00F82E16" w:rsidP="00F82E16">
            <w:r w:rsidRPr="0034230F">
              <w:rPr>
                <w:color w:val="000000" w:themeColor="text1"/>
                <w:szCs w:val="20"/>
              </w:rPr>
              <w:t>Default values shall be applicable with respect to Pre-Loaded Values</w:t>
            </w:r>
          </w:p>
        </w:tc>
      </w:tr>
      <w:tr w:rsidR="00F82E16" w:rsidRPr="00123177" w14:paraId="0086C21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980AFD3" w14:textId="77777777" w:rsidR="00F82E16" w:rsidRPr="00123177" w:rsidRDefault="00F82E16" w:rsidP="00F82E16">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E62785" w14:textId="79417D7D" w:rsidR="00F82E16" w:rsidRPr="00123177" w:rsidRDefault="00F82E16" w:rsidP="00F82E16">
            <w:r w:rsidRPr="0034230F">
              <w:rPr>
                <w:color w:val="000000" w:themeColor="text1"/>
                <w:szCs w:val="20"/>
              </w:rPr>
              <w:t>Valid range value is not required.</w:t>
            </w:r>
          </w:p>
        </w:tc>
      </w:tr>
      <w:tr w:rsidR="00F82E16" w:rsidRPr="00123177" w14:paraId="207E120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CD04BE9" w14:textId="77777777" w:rsidR="00F82E16" w:rsidRPr="00123177" w:rsidRDefault="00F82E16" w:rsidP="00F82E16">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FD10E5" w14:textId="7BE7EF5D" w:rsidR="00F82E16" w:rsidRPr="00123177" w:rsidRDefault="00F82E16" w:rsidP="00F82E16">
            <w:r w:rsidRPr="0034230F">
              <w:rPr>
                <w:color w:val="000000" w:themeColor="text1"/>
                <w:szCs w:val="20"/>
              </w:rPr>
              <w:t>Data latency period is not applicable</w:t>
            </w:r>
          </w:p>
        </w:tc>
      </w:tr>
      <w:tr w:rsidR="00F82E16" w:rsidRPr="00123177" w14:paraId="7D6A64C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F86AC07" w14:textId="77777777" w:rsidR="00F82E16" w:rsidRPr="00123177" w:rsidRDefault="00F82E16" w:rsidP="00F82E16">
            <w:r w:rsidRPr="00123177">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824A55" w14:textId="4AD7C0A7" w:rsidR="00F82E16" w:rsidRPr="00123177" w:rsidRDefault="00F82E16" w:rsidP="00F82E16">
            <w:r w:rsidRPr="0034230F">
              <w:rPr>
                <w:color w:val="000000" w:themeColor="text1"/>
                <w:szCs w:val="20"/>
              </w:rPr>
              <w:t>Data Retention period is not applicable</w:t>
            </w:r>
          </w:p>
        </w:tc>
      </w:tr>
      <w:tr w:rsidR="00F82E16" w:rsidRPr="00123177" w14:paraId="29EE015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5A95EEA" w14:textId="77777777" w:rsidR="00F82E16" w:rsidRPr="00123177" w:rsidRDefault="00F82E16" w:rsidP="00F82E16">
            <w:r w:rsidRPr="00123177">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AB266C" w14:textId="625F975F" w:rsidR="00F82E16" w:rsidRPr="00123177" w:rsidRDefault="00F82E16" w:rsidP="00F82E16">
            <w:r w:rsidRPr="0034230F">
              <w:rPr>
                <w:color w:val="000000" w:themeColor="text1"/>
                <w:szCs w:val="20"/>
              </w:rPr>
              <w:t>Data rate is not applicable.</w:t>
            </w:r>
          </w:p>
        </w:tc>
      </w:tr>
      <w:tr w:rsidR="00F82E16" w:rsidRPr="00123177" w14:paraId="52E9633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AB5FCB6" w14:textId="77777777" w:rsidR="00F82E16" w:rsidRPr="00123177" w:rsidRDefault="00F82E16" w:rsidP="00F82E16">
            <w:r w:rsidRPr="00123177">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AC9C00" w14:textId="75B48DB6" w:rsidR="00F82E16" w:rsidRPr="00123177" w:rsidRDefault="00F82E16" w:rsidP="00F82E16">
            <w:pPr>
              <w:spacing w:line="259" w:lineRule="auto"/>
            </w:pPr>
            <w:r w:rsidRPr="0034230F">
              <w:rPr>
                <w:color w:val="000000" w:themeColor="text1"/>
                <w:szCs w:val="20"/>
              </w:rPr>
              <w:t>External event is not required.</w:t>
            </w:r>
          </w:p>
        </w:tc>
      </w:tr>
      <w:tr w:rsidR="00F82E16" w:rsidRPr="00123177" w14:paraId="55C9131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E905686" w14:textId="77777777" w:rsidR="00F82E16" w:rsidRPr="00123177" w:rsidRDefault="00F82E16" w:rsidP="00F82E16">
            <w:r w:rsidRPr="00123177">
              <w:rPr>
                <w:rFonts w:eastAsia="Arial"/>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544432" w14:textId="5D5EDA15" w:rsidR="00F82E16" w:rsidRPr="00123177" w:rsidRDefault="00F82E16" w:rsidP="00F82E16">
            <w:r w:rsidRPr="0034230F">
              <w:rPr>
                <w:color w:val="000000" w:themeColor="text1"/>
                <w:szCs w:val="20"/>
              </w:rPr>
              <w:t>Temporal event is not applicable.</w:t>
            </w:r>
          </w:p>
        </w:tc>
      </w:tr>
      <w:tr w:rsidR="00F82E16" w:rsidRPr="00123177" w14:paraId="1B9B6E9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DEF67C0" w14:textId="77777777" w:rsidR="00F82E16" w:rsidRPr="00123177" w:rsidRDefault="00F82E16" w:rsidP="00F82E16">
            <w:r w:rsidRPr="00123177">
              <w:rPr>
                <w:rFonts w:eastAsia="Arial"/>
                <w:szCs w:val="20"/>
              </w:rPr>
              <w:t xml:space="preserve">Validation Rules/ </w:t>
            </w:r>
          </w:p>
          <w:p w14:paraId="046C0247" w14:textId="77777777" w:rsidR="00F82E16" w:rsidRPr="00123177" w:rsidRDefault="00F82E16" w:rsidP="00F82E16">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9A9314" w14:textId="77777777" w:rsidR="00F82E16" w:rsidRPr="0034230F" w:rsidRDefault="00F82E16" w:rsidP="00F82E16">
            <w:pPr>
              <w:rPr>
                <w:rFonts w:eastAsia="Arial"/>
                <w:color w:val="000000" w:themeColor="text1"/>
              </w:rPr>
            </w:pPr>
            <w:r w:rsidRPr="0034230F">
              <w:rPr>
                <w:rFonts w:eastAsia="Arial"/>
                <w:color w:val="000000" w:themeColor="text1"/>
              </w:rPr>
              <w:t>1. Verify that HVDCDC shall transition from "</w:t>
            </w:r>
            <w:r w:rsidRPr="0034230F">
              <w:rPr>
                <w:color w:val="000000" w:themeColor="text1"/>
                <w:szCs w:val="20"/>
              </w:rPr>
              <w:t xml:space="preserve"> Ready sleep state </w:t>
            </w:r>
            <w:r w:rsidRPr="0034230F">
              <w:rPr>
                <w:rFonts w:eastAsia="Arial"/>
                <w:color w:val="000000" w:themeColor="text1"/>
              </w:rPr>
              <w:t>" to the "</w:t>
            </w:r>
            <w:r w:rsidRPr="0034230F">
              <w:rPr>
                <w:color w:val="000000" w:themeColor="text1"/>
                <w:szCs w:val="20"/>
              </w:rPr>
              <w:t xml:space="preserve"> Prepare </w:t>
            </w:r>
            <w:r>
              <w:rPr>
                <w:color w:val="000000" w:themeColor="text1"/>
                <w:szCs w:val="20"/>
              </w:rPr>
              <w:t>Bus Sleep” Mode</w:t>
            </w:r>
          </w:p>
          <w:p w14:paraId="3EA002E2" w14:textId="780950F6" w:rsidR="00F82E16" w:rsidRPr="00123177" w:rsidRDefault="00F82E16" w:rsidP="00F82E16">
            <w:r w:rsidRPr="0034230F">
              <w:rPr>
                <w:rFonts w:eastAsia="Arial"/>
                <w:color w:val="000000" w:themeColor="text1"/>
              </w:rPr>
              <w:t>2. Verify that HVDCDC shall not Transmit and Receive the application CAN messages .</w:t>
            </w:r>
          </w:p>
        </w:tc>
      </w:tr>
      <w:tr w:rsidR="00A55B53" w:rsidRPr="00123177" w14:paraId="7273A42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4EDA20B" w14:textId="77777777" w:rsidR="00A55B53" w:rsidRPr="00123177" w:rsidRDefault="00A55B53" w:rsidP="00535342">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6E5305" w14:textId="77777777" w:rsidR="00A55B53" w:rsidRPr="00123177" w:rsidRDefault="00A55B53" w:rsidP="00535342">
            <w:r w:rsidRPr="00123177">
              <w:rPr>
                <w:szCs w:val="20"/>
              </w:rPr>
              <w:t>Constraints is not applicable.</w:t>
            </w:r>
          </w:p>
        </w:tc>
      </w:tr>
      <w:tr w:rsidR="00A55B53" w:rsidRPr="00123177" w14:paraId="4629F19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96E6FD9" w14:textId="77777777" w:rsidR="00A55B53" w:rsidRPr="00123177" w:rsidRDefault="00A55B53" w:rsidP="00535342">
            <w:r w:rsidRPr="00123177">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C5AA79" w14:textId="77777777" w:rsidR="00A55B53" w:rsidRPr="00123177" w:rsidRDefault="00A55B53" w:rsidP="00535342">
            <w:r w:rsidRPr="00123177">
              <w:rPr>
                <w:szCs w:val="20"/>
              </w:rPr>
              <w:t>No effects on other system</w:t>
            </w:r>
          </w:p>
        </w:tc>
      </w:tr>
      <w:tr w:rsidR="00A55B53" w:rsidRPr="00123177" w14:paraId="532DEB9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2255391" w14:textId="77777777" w:rsidR="00A55B53" w:rsidRPr="00123177" w:rsidRDefault="00A55B53" w:rsidP="00535342">
            <w:r w:rsidRPr="00123177">
              <w:rPr>
                <w:rFonts w:eastAsia="Arial"/>
                <w:szCs w:val="20"/>
              </w:rPr>
              <w:t>Testability with respect to test environment</w:t>
            </w:r>
          </w:p>
          <w:p w14:paraId="7D03C03B" w14:textId="77777777" w:rsidR="00A55B53" w:rsidRPr="00123177" w:rsidRDefault="00A55B53" w:rsidP="00535342">
            <w:r w:rsidRPr="00123177">
              <w:rPr>
                <w:rFonts w:eastAsia="Arial"/>
                <w:szCs w:val="20"/>
              </w:rPr>
              <w:t>(Yes/No)</w:t>
            </w:r>
          </w:p>
          <w:p w14:paraId="13F2A07B" w14:textId="77777777" w:rsidR="00A55B53" w:rsidRPr="00123177" w:rsidRDefault="00A55B53" w:rsidP="00535342">
            <w:r w:rsidRPr="00123177">
              <w:rPr>
                <w:rFonts w:eastAsia="Arial"/>
                <w:i/>
                <w:iCs/>
                <w:szCs w:val="20"/>
              </w:rPr>
              <w:t xml:space="preserve">Note: Mention in which phase of testing, this </w:t>
            </w:r>
            <w:r w:rsidRPr="00123177">
              <w:rPr>
                <w:rFonts w:eastAsia="Arial"/>
                <w:i/>
                <w:iCs/>
                <w:szCs w:val="20"/>
              </w:rPr>
              <w:lastRenderedPageBreak/>
              <w:t>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034AB3" w14:textId="77777777" w:rsidR="00A55B53" w:rsidRPr="00123177" w:rsidRDefault="00A55B53" w:rsidP="00535342">
            <w:pPr>
              <w:pStyle w:val="TableText"/>
              <w:snapToGrid w:val="0"/>
            </w:pPr>
            <w:r w:rsidRPr="00123177">
              <w:lastRenderedPageBreak/>
              <w:t>YES</w:t>
            </w:r>
          </w:p>
          <w:p w14:paraId="3F55A1D3" w14:textId="77777777" w:rsidR="00A55B53" w:rsidRPr="00123177" w:rsidRDefault="00A55B53" w:rsidP="00535342"/>
        </w:tc>
      </w:tr>
      <w:tr w:rsidR="00A55B53" w:rsidRPr="00123177" w14:paraId="1E894D2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3B44585" w14:textId="77777777" w:rsidR="00A55B53" w:rsidRPr="00123177" w:rsidRDefault="00A55B53" w:rsidP="00535342">
            <w:r w:rsidRPr="00123177">
              <w:rPr>
                <w:rFonts w:eastAsia="Arial"/>
                <w:szCs w:val="20"/>
              </w:rPr>
              <w:t>Feasible within project constraints</w:t>
            </w:r>
          </w:p>
          <w:p w14:paraId="55DBB93C" w14:textId="77777777" w:rsidR="00A55B53" w:rsidRPr="00123177" w:rsidRDefault="00A55B53" w:rsidP="00535342">
            <w:r w:rsidRPr="00123177">
              <w:rPr>
                <w:rFonts w:eastAsia="Arial"/>
                <w:szCs w:val="20"/>
              </w:rPr>
              <w:t>(Yes/No)</w:t>
            </w:r>
          </w:p>
          <w:p w14:paraId="695E1C4B" w14:textId="77777777" w:rsidR="00A55B53" w:rsidRPr="00123177" w:rsidRDefault="00A55B53" w:rsidP="00535342">
            <w:r w:rsidRPr="00123177">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705FDB" w14:textId="77777777" w:rsidR="00A55B53" w:rsidRPr="00123177" w:rsidRDefault="00A55B53" w:rsidP="00535342">
            <w:pPr>
              <w:pStyle w:val="TableText"/>
              <w:snapToGrid w:val="0"/>
            </w:pPr>
            <w:r w:rsidRPr="00123177">
              <w:t>YES</w:t>
            </w:r>
          </w:p>
          <w:p w14:paraId="241A4301" w14:textId="77777777" w:rsidR="00A55B53" w:rsidRPr="00123177" w:rsidRDefault="00A55B53" w:rsidP="00535342"/>
        </w:tc>
      </w:tr>
      <w:tr w:rsidR="00A55B53" w:rsidRPr="00123177" w14:paraId="38D9B0B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46208E5" w14:textId="77777777" w:rsidR="00A55B53" w:rsidRPr="00123177" w:rsidRDefault="00A55B53" w:rsidP="00535342">
            <w:r w:rsidRPr="00123177">
              <w:rPr>
                <w:rFonts w:eastAsia="Arial"/>
                <w:szCs w:val="20"/>
              </w:rPr>
              <w:t>Critical</w:t>
            </w:r>
          </w:p>
          <w:p w14:paraId="0FFBFB5B" w14:textId="77777777" w:rsidR="00A55B53" w:rsidRPr="00123177" w:rsidRDefault="00A55B53" w:rsidP="00535342">
            <w:r w:rsidRPr="00123177">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E69472" w14:textId="77777777" w:rsidR="00A55B53" w:rsidRPr="00123177" w:rsidRDefault="00A55B53" w:rsidP="00535342">
            <w:r w:rsidRPr="00123177">
              <w:t>YES</w:t>
            </w:r>
          </w:p>
        </w:tc>
      </w:tr>
      <w:tr w:rsidR="00A55B53" w:rsidRPr="00123177" w14:paraId="60E8DCF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25CDAAF" w14:textId="77777777" w:rsidR="00A55B53" w:rsidRPr="00123177" w:rsidRDefault="00A55B53" w:rsidP="00535342">
            <w:pPr>
              <w:rPr>
                <w:rFonts w:eastAsia="Arial"/>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3E37A1" w14:textId="77777777" w:rsidR="00A55B53" w:rsidRPr="00123177" w:rsidRDefault="00A55B53" w:rsidP="00535342">
            <w:r w:rsidRPr="00123177">
              <w:t>Acceptance Criteria for this requirement should be as per SECTION-6 ACCEPTANCE CRITERIA</w:t>
            </w:r>
          </w:p>
        </w:tc>
      </w:tr>
    </w:tbl>
    <w:p w14:paraId="60723337" w14:textId="77777777" w:rsidR="00A55B53" w:rsidRPr="00123177" w:rsidRDefault="00A55B53" w:rsidP="00A55B53">
      <w:pPr>
        <w:pStyle w:val="BodyText"/>
        <w:rPr>
          <w:b/>
          <w:bCs/>
        </w:rPr>
      </w:pPr>
    </w:p>
    <w:p w14:paraId="1823C15D" w14:textId="77777777" w:rsidR="00A55B53" w:rsidRPr="00123177" w:rsidRDefault="00A55B53" w:rsidP="00A55B53"/>
    <w:p w14:paraId="2EBDD458" w14:textId="210BF280" w:rsidR="00A55B53" w:rsidRPr="00123177" w:rsidRDefault="00A55B53" w:rsidP="00A55B53">
      <w:pPr>
        <w:pStyle w:val="Heading5"/>
        <w:rPr>
          <w:sz w:val="20"/>
          <w:szCs w:val="20"/>
        </w:rPr>
      </w:pPr>
      <w:r w:rsidRPr="00123177">
        <w:rPr>
          <w:sz w:val="20"/>
          <w:szCs w:val="20"/>
        </w:rPr>
        <w:t xml:space="preserve">Requirements </w:t>
      </w:r>
      <w:r w:rsidR="00662B75">
        <w:rPr>
          <w:sz w:val="20"/>
          <w:szCs w:val="20"/>
        </w:rPr>
        <w:t xml:space="preserve">to implement </w:t>
      </w:r>
      <w:r w:rsidR="00662B75" w:rsidRPr="00662B75">
        <w:rPr>
          <w:sz w:val="20"/>
          <w:szCs w:val="20"/>
        </w:rPr>
        <w:t>SDS18-VST01-02_DCDC document for HVDCDC</w:t>
      </w:r>
      <w:r w:rsidRPr="00123177">
        <w:rPr>
          <w:rFonts w:eastAsia="Arial"/>
          <w:sz w:val="20"/>
          <w:szCs w:val="20"/>
        </w:rPr>
        <w:t>.</w:t>
      </w:r>
    </w:p>
    <w:p w14:paraId="4387F95A"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662B75" w:rsidRPr="00696775" w14:paraId="527ADCA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55E237E" w14:textId="77777777" w:rsidR="00662B75" w:rsidRPr="00542B45" w:rsidRDefault="00662B75" w:rsidP="00535342">
            <w:r w:rsidRPr="00542B45">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78488A5" w14:textId="77777777" w:rsidR="00662B75" w:rsidRPr="00542B45" w:rsidRDefault="00662B75" w:rsidP="00535342">
            <w:r w:rsidRPr="00542B45">
              <w:rPr>
                <w:rFonts w:eastAsia="Arial"/>
                <w:b/>
                <w:bCs/>
                <w:szCs w:val="20"/>
              </w:rPr>
              <w:t>Description</w:t>
            </w:r>
          </w:p>
        </w:tc>
      </w:tr>
      <w:tr w:rsidR="00662B75" w:rsidRPr="00696775" w14:paraId="146A625C"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4E710EFF" w14:textId="77777777" w:rsidR="00662B75" w:rsidRPr="00542B45" w:rsidRDefault="00662B75" w:rsidP="00535342">
            <w:r w:rsidRPr="00542B45">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593C47" w14:textId="595BDDFE" w:rsidR="00662B75" w:rsidRPr="00542B45" w:rsidRDefault="00662B75" w:rsidP="00535342">
            <w:r w:rsidRPr="00542B45">
              <w:rPr>
                <w:rFonts w:eastAsia="Arial"/>
                <w:szCs w:val="20"/>
              </w:rPr>
              <w:t>SWRS_NM_APP_</w:t>
            </w:r>
            <w:r>
              <w:rPr>
                <w:rFonts w:eastAsia="Arial"/>
                <w:szCs w:val="20"/>
              </w:rPr>
              <w:t>2</w:t>
            </w:r>
            <w:r w:rsidR="00A83756">
              <w:rPr>
                <w:rFonts w:eastAsia="Arial"/>
                <w:szCs w:val="20"/>
              </w:rPr>
              <w:t>5</w:t>
            </w:r>
            <w:r w:rsidRPr="00542B45">
              <w:rPr>
                <w:rFonts w:eastAsia="Arial"/>
                <w:szCs w:val="20"/>
              </w:rPr>
              <w:t xml:space="preserve"> </w:t>
            </w:r>
          </w:p>
        </w:tc>
      </w:tr>
      <w:tr w:rsidR="00662B75" w:rsidRPr="00696775" w14:paraId="4EAC9EAD"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04C32D8" w14:textId="77777777" w:rsidR="00662B75" w:rsidRPr="00542B45" w:rsidRDefault="00662B75" w:rsidP="00535342">
            <w:pPr>
              <w:rPr>
                <w:rFonts w:eastAsia="Arial"/>
              </w:rPr>
            </w:pPr>
            <w:r w:rsidRPr="00542B45">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4776FE" w14:textId="77777777" w:rsidR="00662B75" w:rsidRPr="00542B45" w:rsidRDefault="00662B75" w:rsidP="00535342">
            <w:pPr>
              <w:rPr>
                <w:rFonts w:eastAsia="Arial"/>
              </w:rPr>
            </w:pPr>
            <w:r w:rsidRPr="00542B45">
              <w:rPr>
                <w:rFonts w:eastAsia="Arial"/>
              </w:rPr>
              <w:t>SDS-HVDCDC-336</w:t>
            </w:r>
            <w:r>
              <w:rPr>
                <w:rFonts w:eastAsia="Arial"/>
              </w:rPr>
              <w:t xml:space="preserve">, </w:t>
            </w:r>
            <w:r w:rsidRPr="00542B45">
              <w:rPr>
                <w:rFonts w:eastAsia="Arial"/>
              </w:rPr>
              <w:t>SDS-HVDCDC-33</w:t>
            </w:r>
            <w:r>
              <w:rPr>
                <w:rFonts w:eastAsia="Arial"/>
              </w:rPr>
              <w:t>7</w:t>
            </w:r>
            <w:r w:rsidRPr="00542B45">
              <w:rPr>
                <w:rFonts w:eastAsia="Arial"/>
              </w:rPr>
              <w:t xml:space="preserve"> </w:t>
            </w:r>
          </w:p>
        </w:tc>
      </w:tr>
      <w:tr w:rsidR="00662B75" w:rsidRPr="00696775" w14:paraId="07F18C0A"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4F5039B9" w14:textId="77777777" w:rsidR="00662B75" w:rsidRPr="00542B45" w:rsidRDefault="00662B75" w:rsidP="00535342">
            <w:pPr>
              <w:pStyle w:val="TableText"/>
              <w:snapToGrid w:val="0"/>
            </w:pPr>
            <w:r w:rsidRPr="00542B45">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C3571B" w14:textId="77777777" w:rsidR="00662B75" w:rsidRPr="00542B45" w:rsidRDefault="00662B75" w:rsidP="00535342">
            <w:pPr>
              <w:pStyle w:val="TableText"/>
              <w:snapToGrid w:val="0"/>
            </w:pPr>
            <w:r w:rsidRPr="00542B45">
              <w:t>C-Sample/PF3.0 Phase-2</w:t>
            </w:r>
          </w:p>
        </w:tc>
      </w:tr>
      <w:tr w:rsidR="00662B75" w:rsidRPr="00696775" w14:paraId="70880DA9"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8961E51" w14:textId="77777777" w:rsidR="00662B75" w:rsidRPr="00542B45" w:rsidRDefault="00662B75" w:rsidP="00535342">
            <w:r w:rsidRPr="00542B45">
              <w:rPr>
                <w:rFonts w:eastAsia="Arial"/>
                <w:szCs w:val="20"/>
              </w:rPr>
              <w:t>Purpose</w:t>
            </w:r>
            <w:r w:rsidRPr="00542B45">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15FC98" w14:textId="77777777" w:rsidR="00662B75" w:rsidRPr="00542B45" w:rsidRDefault="00662B75" w:rsidP="00535342">
            <w:pPr>
              <w:rPr>
                <w:rFonts w:eastAsia="Arial"/>
              </w:rPr>
            </w:pPr>
            <w:r w:rsidRPr="00542B45">
              <w:rPr>
                <w:rFonts w:eastAsia="Arial"/>
              </w:rPr>
              <w:t>The HVDCDC shall implement the requirements and design constraints stated in SDS18-VST01-02_DCDC</w:t>
            </w:r>
            <w:r>
              <w:rPr>
                <w:rFonts w:eastAsia="Arial"/>
              </w:rPr>
              <w:t xml:space="preserve"> document</w:t>
            </w:r>
            <w:r w:rsidRPr="00542B45">
              <w:rPr>
                <w:rFonts w:eastAsia="Arial"/>
              </w:rPr>
              <w:t xml:space="preserve"> </w:t>
            </w:r>
            <w:r>
              <w:rPr>
                <w:rFonts w:eastAsia="Arial"/>
              </w:rPr>
              <w:t xml:space="preserve">for HVDCDC </w:t>
            </w:r>
            <w:r w:rsidRPr="00542B45">
              <w:rPr>
                <w:rFonts w:eastAsia="Arial"/>
              </w:rPr>
              <w:t>Network Management.</w:t>
            </w:r>
          </w:p>
        </w:tc>
      </w:tr>
      <w:tr w:rsidR="00662B75" w:rsidRPr="00696775" w14:paraId="5D826FC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E81004F" w14:textId="77777777" w:rsidR="00662B75" w:rsidRPr="00542B45" w:rsidRDefault="00662B75" w:rsidP="00535342">
            <w:r w:rsidRPr="00542B45">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F5B08A" w14:textId="77777777" w:rsidR="00662B75" w:rsidRPr="00542B45" w:rsidRDefault="00662B75" w:rsidP="00535342">
            <w:r w:rsidRPr="00542B45">
              <w:t>No Such derived requirement is applicable.</w:t>
            </w:r>
          </w:p>
        </w:tc>
      </w:tr>
      <w:tr w:rsidR="00662B75" w:rsidRPr="00696775" w14:paraId="3E30F55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0080B39" w14:textId="77777777" w:rsidR="00662B75" w:rsidRPr="00542B45" w:rsidRDefault="00662B75" w:rsidP="00535342">
            <w:r w:rsidRPr="00542B45">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A37E4B" w14:textId="77777777" w:rsidR="00662B75" w:rsidRPr="00542B45" w:rsidRDefault="00662B75" w:rsidP="00535342">
            <w:r w:rsidRPr="00542B45">
              <w:rPr>
                <w:rFonts w:eastAsia="Arial"/>
                <w:szCs w:val="20"/>
              </w:rPr>
              <w:t>No Specific access restrictions is applicable.</w:t>
            </w:r>
          </w:p>
        </w:tc>
      </w:tr>
      <w:tr w:rsidR="00662B75" w:rsidRPr="00696775" w14:paraId="15D8A8C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741BCD6" w14:textId="77777777" w:rsidR="00662B75" w:rsidRPr="00542B45" w:rsidRDefault="00662B75" w:rsidP="00535342">
            <w:r w:rsidRPr="00542B45">
              <w:rPr>
                <w:rFonts w:eastAsia="Arial"/>
                <w:szCs w:val="20"/>
              </w:rPr>
              <w:t>Input(s)</w:t>
            </w:r>
            <w:r w:rsidRPr="00542B45">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F64598" w14:textId="77777777" w:rsidR="00662B75" w:rsidRPr="00542B45" w:rsidRDefault="00662B75" w:rsidP="00535342">
            <w:pPr>
              <w:rPr>
                <w:rFonts w:eastAsia="Arial"/>
              </w:rPr>
            </w:pPr>
            <w:r w:rsidRPr="00542B45">
              <w:rPr>
                <w:rFonts w:eastAsia="Arial"/>
              </w:rPr>
              <w:t xml:space="preserve"> </w:t>
            </w:r>
            <w:r>
              <w:rPr>
                <w:rFonts w:eastAsia="Arial"/>
              </w:rPr>
              <w:t xml:space="preserve">All the requirements from </w:t>
            </w:r>
            <w:r w:rsidRPr="00542B45">
              <w:rPr>
                <w:rFonts w:eastAsia="Arial"/>
              </w:rPr>
              <w:t>SDS18-VST01-02_DCDC</w:t>
            </w:r>
            <w:r>
              <w:rPr>
                <w:rFonts w:eastAsia="Arial"/>
              </w:rPr>
              <w:t xml:space="preserve"> document</w:t>
            </w:r>
          </w:p>
        </w:tc>
      </w:tr>
      <w:tr w:rsidR="00662B75" w:rsidRPr="00696775" w14:paraId="6BEA94B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3CF4B29" w14:textId="77777777" w:rsidR="00662B75" w:rsidRPr="00542B45" w:rsidRDefault="00662B75" w:rsidP="00535342">
            <w:r w:rsidRPr="00542B45">
              <w:rPr>
                <w:rFonts w:eastAsia="Arial"/>
                <w:szCs w:val="20"/>
              </w:rPr>
              <w:t>Output(s)</w:t>
            </w:r>
            <w:r w:rsidRPr="00542B45">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832336" w14:textId="77777777" w:rsidR="00662B75" w:rsidRPr="00542B45" w:rsidRDefault="00662B75" w:rsidP="00535342">
            <w:pPr>
              <w:rPr>
                <w:rFonts w:eastAsia="Arial"/>
              </w:rPr>
            </w:pPr>
            <w:r>
              <w:rPr>
                <w:rFonts w:eastAsia="Arial"/>
              </w:rPr>
              <w:t xml:space="preserve">Implementation of all the requirements identified from </w:t>
            </w:r>
            <w:r w:rsidRPr="00542B45">
              <w:rPr>
                <w:rFonts w:eastAsia="Arial"/>
              </w:rPr>
              <w:t>SDS18-VST01-02_DCDC</w:t>
            </w:r>
            <w:r>
              <w:rPr>
                <w:rFonts w:eastAsia="Arial"/>
              </w:rPr>
              <w:t xml:space="preserve"> document </w:t>
            </w:r>
          </w:p>
        </w:tc>
      </w:tr>
      <w:tr w:rsidR="00662B75" w:rsidRPr="00696775" w14:paraId="04D8113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1596431" w14:textId="77777777" w:rsidR="00662B75" w:rsidRPr="00542B45" w:rsidRDefault="00662B75" w:rsidP="00535342">
            <w:r w:rsidRPr="00542B45">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656890" w14:textId="77777777" w:rsidR="00662B75" w:rsidRDefault="00662B75" w:rsidP="00535342">
            <w:pPr>
              <w:spacing w:line="259" w:lineRule="auto"/>
            </w:pPr>
            <w:r>
              <w:t>1. Identify requirements and design constraint.</w:t>
            </w:r>
          </w:p>
          <w:p w14:paraId="3669686E" w14:textId="77777777" w:rsidR="00662B75" w:rsidRPr="00542B45" w:rsidRDefault="00662B75" w:rsidP="00535342">
            <w:pPr>
              <w:spacing w:line="259" w:lineRule="auto"/>
            </w:pPr>
            <w:r>
              <w:t xml:space="preserve">2. Implementation of Identified requirements and design constraint. </w:t>
            </w:r>
          </w:p>
        </w:tc>
      </w:tr>
      <w:tr w:rsidR="00662B75" w:rsidRPr="00696775" w14:paraId="4790569D"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701928DE" w14:textId="77777777" w:rsidR="00662B75" w:rsidRPr="00542B45" w:rsidRDefault="00662B75" w:rsidP="00535342">
            <w:r w:rsidRPr="00542B45">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41CE34" w14:textId="77777777" w:rsidR="00662B75" w:rsidRPr="00542B45" w:rsidRDefault="00662B75" w:rsidP="00535342">
            <w:r w:rsidRPr="00542B45">
              <w:t>No such mandatory fields is applicable.</w:t>
            </w:r>
          </w:p>
        </w:tc>
      </w:tr>
      <w:tr w:rsidR="00662B75" w:rsidRPr="00696775" w14:paraId="5253B78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757A7F2" w14:textId="77777777" w:rsidR="00662B75" w:rsidRPr="00542B45" w:rsidRDefault="00662B75" w:rsidP="00535342">
            <w:r w:rsidRPr="00542B45">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D29966" w14:textId="77777777" w:rsidR="00662B75" w:rsidRPr="00542B45" w:rsidRDefault="00662B75" w:rsidP="00535342">
            <w:r>
              <w:t>As per the Identified requirements and design constraint.</w:t>
            </w:r>
          </w:p>
        </w:tc>
      </w:tr>
      <w:tr w:rsidR="00662B75" w:rsidRPr="00696775" w14:paraId="16BC2A1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0B43E82" w14:textId="77777777" w:rsidR="00662B75" w:rsidRPr="00542B45" w:rsidRDefault="00662B75" w:rsidP="00535342">
            <w:r w:rsidRPr="00542B45">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CEEF39" w14:textId="77777777" w:rsidR="00662B75" w:rsidRPr="00542B45" w:rsidRDefault="00662B75" w:rsidP="00535342">
            <w:r w:rsidRPr="00542B45">
              <w:rPr>
                <w:szCs w:val="20"/>
              </w:rPr>
              <w:t>Default values shall be applicable with respect to Pre-Loaded Values</w:t>
            </w:r>
          </w:p>
        </w:tc>
      </w:tr>
      <w:tr w:rsidR="00662B75" w:rsidRPr="00696775" w14:paraId="59FB4CD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BA65ECF" w14:textId="77777777" w:rsidR="00662B75" w:rsidRPr="00542B45" w:rsidRDefault="00662B75" w:rsidP="00535342">
            <w:r w:rsidRPr="00542B45">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90117A" w14:textId="77777777" w:rsidR="00662B75" w:rsidRPr="00542B45" w:rsidRDefault="00662B75" w:rsidP="00535342">
            <w:r w:rsidRPr="00542B45">
              <w:rPr>
                <w:szCs w:val="20"/>
              </w:rPr>
              <w:t>Valid range value is not required.</w:t>
            </w:r>
          </w:p>
        </w:tc>
      </w:tr>
      <w:tr w:rsidR="00662B75" w:rsidRPr="00696775" w14:paraId="327B191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8BF8D94" w14:textId="77777777" w:rsidR="00662B75" w:rsidRPr="00542B45" w:rsidRDefault="00662B75" w:rsidP="00535342">
            <w:r w:rsidRPr="00542B45">
              <w:rPr>
                <w:rFonts w:eastAsia="Arial"/>
                <w:szCs w:val="20"/>
              </w:rPr>
              <w:lastRenderedPageBreak/>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A72675" w14:textId="77777777" w:rsidR="00662B75" w:rsidRPr="00542B45" w:rsidRDefault="00662B75" w:rsidP="00535342">
            <w:r w:rsidRPr="00542B45">
              <w:rPr>
                <w:szCs w:val="20"/>
              </w:rPr>
              <w:t>Data latency period is not applicable</w:t>
            </w:r>
          </w:p>
        </w:tc>
      </w:tr>
      <w:tr w:rsidR="00662B75" w:rsidRPr="00696775" w14:paraId="0A78CE7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77F59BC" w14:textId="77777777" w:rsidR="00662B75" w:rsidRPr="00542B45" w:rsidRDefault="00662B75" w:rsidP="00535342">
            <w:r w:rsidRPr="00542B45">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A23FDD" w14:textId="77777777" w:rsidR="00662B75" w:rsidRPr="00542B45" w:rsidRDefault="00662B75" w:rsidP="00535342">
            <w:r w:rsidRPr="00542B45">
              <w:rPr>
                <w:szCs w:val="20"/>
              </w:rPr>
              <w:t>Data Retention period is not applicable.</w:t>
            </w:r>
          </w:p>
        </w:tc>
      </w:tr>
      <w:tr w:rsidR="00662B75" w:rsidRPr="00696775" w14:paraId="63B990F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7956227" w14:textId="77777777" w:rsidR="00662B75" w:rsidRPr="00542B45" w:rsidRDefault="00662B75" w:rsidP="00535342">
            <w:r w:rsidRPr="00542B45">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E3517B" w14:textId="77777777" w:rsidR="00662B75" w:rsidRPr="00542B45" w:rsidRDefault="00662B75" w:rsidP="00535342">
            <w:r w:rsidRPr="00542B45">
              <w:rPr>
                <w:szCs w:val="20"/>
              </w:rPr>
              <w:t>Data rate is not applicable.</w:t>
            </w:r>
          </w:p>
        </w:tc>
      </w:tr>
      <w:tr w:rsidR="00662B75" w:rsidRPr="00696775" w14:paraId="7A97944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0FAE676" w14:textId="77777777" w:rsidR="00662B75" w:rsidRPr="00542B45" w:rsidRDefault="00662B75" w:rsidP="00535342">
            <w:r w:rsidRPr="00542B45">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682672" w14:textId="77777777" w:rsidR="00662B75" w:rsidRPr="00542B45" w:rsidRDefault="00662B75" w:rsidP="00535342">
            <w:pPr>
              <w:spacing w:line="259" w:lineRule="auto"/>
            </w:pPr>
            <w:r w:rsidRPr="00542B45">
              <w:rPr>
                <w:szCs w:val="20"/>
              </w:rPr>
              <w:t>External event is not required.</w:t>
            </w:r>
          </w:p>
        </w:tc>
      </w:tr>
      <w:tr w:rsidR="00662B75" w:rsidRPr="00696775" w14:paraId="438536D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41FDF07" w14:textId="77777777" w:rsidR="00662B75" w:rsidRPr="00542B45" w:rsidRDefault="00662B75" w:rsidP="00535342">
            <w:r w:rsidRPr="00542B45">
              <w:rPr>
                <w:rFonts w:eastAsia="Arial"/>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BBDFCA" w14:textId="77777777" w:rsidR="00662B75" w:rsidRPr="00542B45" w:rsidRDefault="00662B75" w:rsidP="00535342">
            <w:r w:rsidRPr="00542B45">
              <w:rPr>
                <w:szCs w:val="20"/>
              </w:rPr>
              <w:t>Temporal event is not applicable.</w:t>
            </w:r>
          </w:p>
        </w:tc>
      </w:tr>
      <w:tr w:rsidR="00662B75" w:rsidRPr="00696775" w14:paraId="31CA291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89532F6" w14:textId="77777777" w:rsidR="00662B75" w:rsidRPr="00542B45" w:rsidRDefault="00662B75" w:rsidP="00535342">
            <w:r w:rsidRPr="00542B45">
              <w:rPr>
                <w:rFonts w:eastAsia="Arial"/>
                <w:szCs w:val="20"/>
              </w:rPr>
              <w:t xml:space="preserve">Validation Rules/ </w:t>
            </w:r>
          </w:p>
          <w:p w14:paraId="3ED1004D" w14:textId="77777777" w:rsidR="00662B75" w:rsidRPr="00542B45" w:rsidRDefault="00662B75" w:rsidP="00535342">
            <w:r w:rsidRPr="00542B45">
              <w:rPr>
                <w:rFonts w:eastAsia="Arial"/>
                <w:szCs w:val="20"/>
              </w:rPr>
              <w:t>Verification criteria</w:t>
            </w:r>
            <w:r w:rsidRPr="00542B45">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056A41" w14:textId="77777777" w:rsidR="00662B75" w:rsidRPr="00542B45" w:rsidRDefault="00662B75" w:rsidP="00535342">
            <w:r>
              <w:t>Verify the Identified requirements and design constraint.</w:t>
            </w:r>
          </w:p>
        </w:tc>
      </w:tr>
      <w:tr w:rsidR="00662B75" w:rsidRPr="00696775" w14:paraId="4EEBD53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3980DC9" w14:textId="77777777" w:rsidR="00662B75" w:rsidRPr="00542B45" w:rsidRDefault="00662B75" w:rsidP="00535342">
            <w:r w:rsidRPr="00542B45">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55A019" w14:textId="77777777" w:rsidR="00662B75" w:rsidRPr="00542B45" w:rsidRDefault="00662B75" w:rsidP="00535342">
            <w:r w:rsidRPr="00542B45">
              <w:rPr>
                <w:szCs w:val="20"/>
              </w:rPr>
              <w:t>Constraints is not applicable.</w:t>
            </w:r>
          </w:p>
        </w:tc>
      </w:tr>
      <w:tr w:rsidR="00662B75" w:rsidRPr="00696775" w14:paraId="50B90EB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8609699" w14:textId="77777777" w:rsidR="00662B75" w:rsidRPr="00542B45" w:rsidRDefault="00662B75" w:rsidP="00535342">
            <w:r w:rsidRPr="00542B45">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7E34B6" w14:textId="77777777" w:rsidR="00662B75" w:rsidRPr="00542B45" w:rsidRDefault="00662B75" w:rsidP="00535342">
            <w:r w:rsidRPr="00542B45">
              <w:rPr>
                <w:szCs w:val="20"/>
              </w:rPr>
              <w:t>No effects on other system</w:t>
            </w:r>
          </w:p>
        </w:tc>
      </w:tr>
      <w:tr w:rsidR="00662B75" w:rsidRPr="00696775" w14:paraId="6710916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6778D0D" w14:textId="77777777" w:rsidR="00662B75" w:rsidRPr="00542B45" w:rsidRDefault="00662B75" w:rsidP="00535342">
            <w:r w:rsidRPr="00542B45">
              <w:rPr>
                <w:rFonts w:eastAsia="Arial"/>
                <w:szCs w:val="20"/>
              </w:rPr>
              <w:t>Testability with respect to test environment</w:t>
            </w:r>
          </w:p>
          <w:p w14:paraId="136B197F" w14:textId="77777777" w:rsidR="00662B75" w:rsidRPr="00542B45" w:rsidRDefault="00662B75" w:rsidP="00535342">
            <w:r w:rsidRPr="00542B45">
              <w:rPr>
                <w:rFonts w:eastAsia="Arial"/>
                <w:szCs w:val="20"/>
              </w:rPr>
              <w:t>(Yes/No)</w:t>
            </w:r>
          </w:p>
          <w:p w14:paraId="0EBDD496" w14:textId="77777777" w:rsidR="00662B75" w:rsidRPr="00542B45" w:rsidRDefault="00662B75" w:rsidP="00535342">
            <w:r w:rsidRPr="00542B45">
              <w:rPr>
                <w:rFonts w:eastAsia="Arial"/>
                <w:i/>
                <w:iCs/>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9141DB" w14:textId="77777777" w:rsidR="00662B75" w:rsidRPr="00542B45" w:rsidRDefault="00662B75" w:rsidP="00535342">
            <w:pPr>
              <w:pStyle w:val="TableText"/>
              <w:snapToGrid w:val="0"/>
            </w:pPr>
            <w:r w:rsidRPr="00542B45">
              <w:t>YES</w:t>
            </w:r>
          </w:p>
          <w:p w14:paraId="16982D5A" w14:textId="77777777" w:rsidR="00662B75" w:rsidRPr="00542B45" w:rsidRDefault="00662B75" w:rsidP="00535342"/>
        </w:tc>
      </w:tr>
      <w:tr w:rsidR="00662B75" w:rsidRPr="00696775" w14:paraId="01E4ACB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1A7606F" w14:textId="77777777" w:rsidR="00662B75" w:rsidRPr="00542B45" w:rsidRDefault="00662B75" w:rsidP="00535342">
            <w:r w:rsidRPr="00542B45">
              <w:rPr>
                <w:rFonts w:eastAsia="Arial"/>
                <w:szCs w:val="20"/>
              </w:rPr>
              <w:t>Feasible within project constraints</w:t>
            </w:r>
          </w:p>
          <w:p w14:paraId="0D2B3C66" w14:textId="77777777" w:rsidR="00662B75" w:rsidRPr="00542B45" w:rsidRDefault="00662B75" w:rsidP="00535342">
            <w:r w:rsidRPr="00542B45">
              <w:rPr>
                <w:rFonts w:eastAsia="Arial"/>
                <w:szCs w:val="20"/>
              </w:rPr>
              <w:t>(Yes/No)</w:t>
            </w:r>
          </w:p>
          <w:p w14:paraId="4EB8BFC4" w14:textId="77777777" w:rsidR="00662B75" w:rsidRPr="00542B45" w:rsidRDefault="00662B75" w:rsidP="00535342">
            <w:r w:rsidRPr="00542B45">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A195B7" w14:textId="77777777" w:rsidR="00662B75" w:rsidRPr="00542B45" w:rsidRDefault="00662B75" w:rsidP="00535342">
            <w:pPr>
              <w:pStyle w:val="TableText"/>
              <w:snapToGrid w:val="0"/>
            </w:pPr>
            <w:r w:rsidRPr="00542B45">
              <w:t>YES</w:t>
            </w:r>
          </w:p>
          <w:p w14:paraId="71F93EA1" w14:textId="77777777" w:rsidR="00662B75" w:rsidRPr="00542B45" w:rsidRDefault="00662B75" w:rsidP="00535342"/>
        </w:tc>
      </w:tr>
      <w:tr w:rsidR="00662B75" w:rsidRPr="00696775" w14:paraId="0AB3B23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CC19BB4" w14:textId="77777777" w:rsidR="00662B75" w:rsidRPr="00542B45" w:rsidRDefault="00662B75" w:rsidP="00535342">
            <w:r w:rsidRPr="00542B45">
              <w:rPr>
                <w:rFonts w:eastAsia="Arial"/>
                <w:szCs w:val="20"/>
              </w:rPr>
              <w:t>Critical</w:t>
            </w:r>
          </w:p>
          <w:p w14:paraId="6A7F11F8" w14:textId="77777777" w:rsidR="00662B75" w:rsidRPr="00542B45" w:rsidRDefault="00662B75" w:rsidP="00535342">
            <w:r w:rsidRPr="00542B45">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E1562D" w14:textId="77777777" w:rsidR="00662B75" w:rsidRPr="00542B45" w:rsidRDefault="00662B75" w:rsidP="00535342">
            <w:r w:rsidRPr="00542B45">
              <w:t>YES</w:t>
            </w:r>
          </w:p>
        </w:tc>
      </w:tr>
    </w:tbl>
    <w:p w14:paraId="132B8E0D" w14:textId="77777777" w:rsidR="00A55B53" w:rsidRPr="00123177" w:rsidRDefault="00A55B53" w:rsidP="00A55B53">
      <w:pPr>
        <w:pStyle w:val="BodyText"/>
        <w:rPr>
          <w:b/>
          <w:bCs/>
        </w:rPr>
      </w:pPr>
    </w:p>
    <w:p w14:paraId="08F5383B" w14:textId="77777777" w:rsidR="00A55B53" w:rsidRPr="00123177" w:rsidRDefault="00A55B53" w:rsidP="00A55B53"/>
    <w:p w14:paraId="427AE90E" w14:textId="77777777" w:rsidR="00A55B53" w:rsidRPr="00123177" w:rsidRDefault="00A55B53" w:rsidP="00A55B53">
      <w:pPr>
        <w:pStyle w:val="Heading5"/>
      </w:pPr>
      <w:r w:rsidRPr="00123177">
        <w:rPr>
          <w:sz w:val="20"/>
          <w:szCs w:val="20"/>
        </w:rPr>
        <w:t xml:space="preserve">Requirements for </w:t>
      </w:r>
      <w:r w:rsidRPr="00123177">
        <w:rPr>
          <w:rFonts w:eastAsia="Arial"/>
          <w:sz w:val="20"/>
          <w:szCs w:val="20"/>
        </w:rPr>
        <w:t>"</w:t>
      </w:r>
      <w:r w:rsidRPr="00123177">
        <w:rPr>
          <w:sz w:val="20"/>
          <w:szCs w:val="20"/>
        </w:rPr>
        <w:t xml:space="preserve"> CANNM_WAIT_BUS_SLEEP_TIME</w:t>
      </w:r>
      <w:r w:rsidRPr="00123177">
        <w:rPr>
          <w:rFonts w:eastAsia="Arial"/>
          <w:sz w:val="20"/>
          <w:szCs w:val="20"/>
        </w:rPr>
        <w:t xml:space="preserve">" elapsed. </w:t>
      </w:r>
    </w:p>
    <w:tbl>
      <w:tblPr>
        <w:tblW w:w="9427" w:type="dxa"/>
        <w:tblInd w:w="103" w:type="dxa"/>
        <w:tblLook w:val="06A0" w:firstRow="1" w:lastRow="0" w:firstColumn="1" w:lastColumn="0" w:noHBand="1" w:noVBand="1"/>
      </w:tblPr>
      <w:tblGrid>
        <w:gridCol w:w="1783"/>
        <w:gridCol w:w="7644"/>
      </w:tblGrid>
      <w:tr w:rsidR="00A55B53" w:rsidRPr="00123177" w14:paraId="245662C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04B8BB7"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D3BA5D9" w14:textId="77777777" w:rsidR="00A55B53" w:rsidRPr="00123177" w:rsidRDefault="00A55B53" w:rsidP="00535342">
            <w:r w:rsidRPr="00123177">
              <w:rPr>
                <w:rFonts w:eastAsia="Arial"/>
                <w:b/>
                <w:bCs/>
                <w:szCs w:val="20"/>
              </w:rPr>
              <w:t>Description</w:t>
            </w:r>
          </w:p>
        </w:tc>
      </w:tr>
      <w:tr w:rsidR="00601F5D" w:rsidRPr="00123177" w14:paraId="32B278AC"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21185891" w14:textId="77777777" w:rsidR="00601F5D" w:rsidRPr="00123177" w:rsidRDefault="00601F5D" w:rsidP="00601F5D">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0A7836" w14:textId="4E56764D" w:rsidR="00601F5D" w:rsidRPr="00123177" w:rsidRDefault="00601F5D" w:rsidP="00601F5D">
            <w:r w:rsidRPr="0034230F">
              <w:rPr>
                <w:rFonts w:eastAsia="Arial"/>
                <w:color w:val="000000" w:themeColor="text1"/>
                <w:szCs w:val="20"/>
              </w:rPr>
              <w:t>SWRS_NM_APP_1</w:t>
            </w:r>
            <w:r>
              <w:rPr>
                <w:rFonts w:eastAsia="Arial"/>
                <w:color w:val="000000" w:themeColor="text1"/>
                <w:szCs w:val="20"/>
              </w:rPr>
              <w:t>8</w:t>
            </w:r>
          </w:p>
        </w:tc>
      </w:tr>
      <w:tr w:rsidR="00601F5D" w:rsidRPr="00123177" w14:paraId="33B62577"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03CC3C26" w14:textId="77777777" w:rsidR="00601F5D" w:rsidRPr="00123177" w:rsidRDefault="00601F5D" w:rsidP="00601F5D">
            <w:pPr>
              <w:rPr>
                <w:rFonts w:eastAsia="Arial"/>
              </w:rPr>
            </w:pPr>
            <w:r w:rsidRPr="00123177">
              <w:rPr>
                <w:rFonts w:eastAsia="Arial"/>
              </w:rPr>
              <w:lastRenderedPageBreak/>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2C333A" w14:textId="75D9B647" w:rsidR="00601F5D" w:rsidRPr="00123177" w:rsidRDefault="00601F5D" w:rsidP="00601F5D">
            <w:pPr>
              <w:rPr>
                <w:rFonts w:eastAsia="Arial"/>
              </w:rPr>
            </w:pPr>
            <w:r w:rsidRPr="0034230F">
              <w:rPr>
                <w:rFonts w:eastAsia="Arial"/>
                <w:color w:val="000000" w:themeColor="text1"/>
              </w:rPr>
              <w:t>SDS-HVDCDC-121, SDS18-VST01-02-3452</w:t>
            </w:r>
          </w:p>
        </w:tc>
      </w:tr>
      <w:tr w:rsidR="00601F5D" w:rsidRPr="00123177" w14:paraId="2292623A"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6DC8278F" w14:textId="77777777" w:rsidR="00601F5D" w:rsidRPr="00123177" w:rsidRDefault="00601F5D" w:rsidP="00601F5D">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A29748" w14:textId="03011D1C" w:rsidR="00601F5D" w:rsidRPr="00123177" w:rsidRDefault="00601F5D" w:rsidP="00601F5D">
            <w:pPr>
              <w:pStyle w:val="TableText"/>
              <w:snapToGrid w:val="0"/>
            </w:pPr>
            <w:r w:rsidRPr="0034230F">
              <w:rPr>
                <w:color w:val="000000" w:themeColor="text1"/>
              </w:rPr>
              <w:t>C-Sample/PF3.0 Phase-2</w:t>
            </w:r>
          </w:p>
        </w:tc>
      </w:tr>
      <w:tr w:rsidR="00601F5D" w:rsidRPr="00123177" w14:paraId="23F5A0B8"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4CEFFF8" w14:textId="77777777" w:rsidR="00601F5D" w:rsidRPr="00123177" w:rsidRDefault="00601F5D" w:rsidP="00601F5D">
            <w:r w:rsidRPr="00123177">
              <w:rPr>
                <w:rFonts w:eastAsia="Arial"/>
                <w:szCs w:val="20"/>
              </w:rPr>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3EB012" w14:textId="4541B473" w:rsidR="00601F5D" w:rsidRPr="00123177" w:rsidRDefault="00601F5D" w:rsidP="00601F5D">
            <w:pPr>
              <w:rPr>
                <w:rFonts w:eastAsia="Arial"/>
              </w:rPr>
            </w:pPr>
            <w:r w:rsidRPr="0034230F">
              <w:rPr>
                <w:color w:val="000000" w:themeColor="text1"/>
              </w:rPr>
              <w:t>No Such derived requirement is applicable.</w:t>
            </w:r>
          </w:p>
        </w:tc>
      </w:tr>
      <w:tr w:rsidR="00601F5D" w:rsidRPr="00123177" w14:paraId="22AB63D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1238830" w14:textId="77777777" w:rsidR="00601F5D" w:rsidRPr="00123177" w:rsidRDefault="00601F5D" w:rsidP="00601F5D">
            <w:r w:rsidRPr="00123177">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2C6F01" w14:textId="1CC6DBC2" w:rsidR="00601F5D" w:rsidRPr="00123177" w:rsidRDefault="00601F5D" w:rsidP="00601F5D">
            <w:r w:rsidRPr="0034230F">
              <w:rPr>
                <w:rFonts w:eastAsia="Arial"/>
                <w:color w:val="000000" w:themeColor="text1"/>
              </w:rPr>
              <w:t>The DCDC Converter shall transition from the " Prepare bus sleep " state to the " Bus sleep " state after the " CANNM_WAIT_BUS_SLEEP_TIME " has elapsed</w:t>
            </w:r>
          </w:p>
        </w:tc>
      </w:tr>
      <w:tr w:rsidR="00601F5D" w:rsidRPr="00123177" w14:paraId="2AD6728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421E6EE" w14:textId="77777777" w:rsidR="00601F5D" w:rsidRPr="00123177" w:rsidRDefault="00601F5D" w:rsidP="00601F5D">
            <w:r w:rsidRPr="00123177">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FBF1CD" w14:textId="77777777" w:rsidR="00601F5D" w:rsidRPr="0034230F" w:rsidRDefault="00601F5D" w:rsidP="00601F5D">
            <w:pPr>
              <w:rPr>
                <w:rFonts w:eastAsia="Arial"/>
                <w:color w:val="000000" w:themeColor="text1"/>
                <w:szCs w:val="20"/>
              </w:rPr>
            </w:pPr>
            <w:r w:rsidRPr="0034230F">
              <w:rPr>
                <w:rFonts w:eastAsia="Arial"/>
                <w:color w:val="000000" w:themeColor="text1"/>
                <w:szCs w:val="20"/>
              </w:rPr>
              <w:t>No Specific access restrictions is applicable.</w:t>
            </w:r>
          </w:p>
          <w:p w14:paraId="43A4F84D" w14:textId="13E97360" w:rsidR="00601F5D" w:rsidRPr="00123177" w:rsidRDefault="00601F5D" w:rsidP="00601F5D"/>
        </w:tc>
      </w:tr>
      <w:tr w:rsidR="00601F5D" w:rsidRPr="00123177" w14:paraId="70914D9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FF43C44" w14:textId="77777777" w:rsidR="00601F5D" w:rsidRPr="00123177" w:rsidRDefault="00601F5D" w:rsidP="00601F5D">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B908BE" w14:textId="343DB6C4" w:rsidR="00601F5D" w:rsidRPr="00123177" w:rsidRDefault="00601F5D" w:rsidP="00601F5D">
            <w:pPr>
              <w:rPr>
                <w:rFonts w:eastAsia="Arial"/>
              </w:rPr>
            </w:pPr>
            <w:r w:rsidRPr="0034230F">
              <w:rPr>
                <w:rFonts w:eastAsia="Arial"/>
                <w:color w:val="000000" w:themeColor="text1"/>
              </w:rPr>
              <w:t xml:space="preserve">1. The HVDCDC shall use configurable parameter CANNM_WAIT_BUS_SLEEP_TIME </w:t>
            </w:r>
            <w:r w:rsidRPr="0034230F">
              <w:rPr>
                <w:color w:val="000000" w:themeColor="text1"/>
                <w:szCs w:val="20"/>
              </w:rPr>
              <w:t xml:space="preserve">for the state transition between </w:t>
            </w:r>
            <w:r w:rsidRPr="0034230F">
              <w:rPr>
                <w:rFonts w:eastAsia="Arial"/>
                <w:color w:val="000000" w:themeColor="text1"/>
              </w:rPr>
              <w:t>the " Prepare bus sleep " state to the " Bus sleep " state</w:t>
            </w:r>
          </w:p>
        </w:tc>
      </w:tr>
      <w:tr w:rsidR="00601F5D" w:rsidRPr="00123177" w14:paraId="17AD5C9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15AA1A1" w14:textId="77777777" w:rsidR="00601F5D" w:rsidRPr="00123177" w:rsidRDefault="00601F5D" w:rsidP="00601F5D">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0F50CE" w14:textId="77777777" w:rsidR="00601F5D" w:rsidRPr="0034230F" w:rsidRDefault="00601F5D" w:rsidP="00601F5D">
            <w:pPr>
              <w:rPr>
                <w:rFonts w:eastAsia="Arial"/>
                <w:color w:val="000000" w:themeColor="text1"/>
              </w:rPr>
            </w:pPr>
            <w:r w:rsidRPr="0034230F">
              <w:rPr>
                <w:rFonts w:eastAsia="Arial"/>
                <w:color w:val="000000" w:themeColor="text1"/>
              </w:rPr>
              <w:t xml:space="preserve">1.HVDCDC shall be transit from Prepare bus sleep </w:t>
            </w:r>
            <w:r w:rsidRPr="0034230F">
              <w:rPr>
                <w:color w:val="000000" w:themeColor="text1"/>
                <w:szCs w:val="20"/>
              </w:rPr>
              <w:t xml:space="preserve">to </w:t>
            </w:r>
            <w:r>
              <w:rPr>
                <w:color w:val="000000" w:themeColor="text1"/>
                <w:szCs w:val="20"/>
              </w:rPr>
              <w:t>Bus Sleep Mode</w:t>
            </w:r>
            <w:r w:rsidRPr="0034230F">
              <w:rPr>
                <w:rFonts w:eastAsia="Arial"/>
                <w:color w:val="000000" w:themeColor="text1"/>
              </w:rPr>
              <w:t xml:space="preserve"> after CANNM_WAIT_BUS_SLEEP_TIME </w:t>
            </w:r>
            <w:r w:rsidRPr="0034230F">
              <w:rPr>
                <w:color w:val="000000" w:themeColor="text1"/>
                <w:szCs w:val="20"/>
              </w:rPr>
              <w:t>overflows</w:t>
            </w:r>
          </w:p>
          <w:p w14:paraId="5CF7560F" w14:textId="3E994596" w:rsidR="00601F5D" w:rsidRPr="00123177" w:rsidRDefault="00601F5D" w:rsidP="00601F5D">
            <w:pPr>
              <w:rPr>
                <w:rFonts w:eastAsia="Arial"/>
                <w:color w:val="000000" w:themeColor="text1"/>
              </w:rPr>
            </w:pPr>
          </w:p>
        </w:tc>
      </w:tr>
      <w:tr w:rsidR="00601F5D" w:rsidRPr="00123177" w14:paraId="1971220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0C69A5F" w14:textId="77777777" w:rsidR="00601F5D" w:rsidRPr="00123177" w:rsidRDefault="00601F5D" w:rsidP="00601F5D">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9BA2FC" w14:textId="77777777" w:rsidR="00601F5D" w:rsidRPr="0034230F" w:rsidRDefault="00601F5D" w:rsidP="00601F5D">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1. Start the parameter CANNM_WAIT_BUS_SLEEP_TIME.</w:t>
            </w:r>
          </w:p>
          <w:p w14:paraId="1CC88793" w14:textId="77777777" w:rsidR="00601F5D" w:rsidRPr="0034230F" w:rsidRDefault="00601F5D" w:rsidP="00601F5D">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2. Increment the CANNM_WAIT_BUS_SLEEP_TIME counter</w:t>
            </w:r>
          </w:p>
          <w:p w14:paraId="5405C6C7" w14:textId="77777777" w:rsidR="00601F5D" w:rsidRPr="0034230F" w:rsidRDefault="00601F5D" w:rsidP="00601F5D">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 xml:space="preserve">3. Verify that CANNM_WAIT_BUS_SLEEP_TIME is overflow </w:t>
            </w:r>
          </w:p>
          <w:p w14:paraId="46DFF970" w14:textId="7CA798DB" w:rsidR="00601F5D" w:rsidRPr="00123177" w:rsidRDefault="00601F5D" w:rsidP="00601F5D">
            <w:r w:rsidRPr="0034230F">
              <w:rPr>
                <w:color w:val="000000" w:themeColor="text1"/>
                <w:szCs w:val="20"/>
              </w:rPr>
              <w:t xml:space="preserve">4. Set the NM state = </w:t>
            </w:r>
            <w:r>
              <w:rPr>
                <w:color w:val="000000" w:themeColor="text1"/>
                <w:szCs w:val="20"/>
              </w:rPr>
              <w:t>Bus Sleep Mode</w:t>
            </w:r>
          </w:p>
        </w:tc>
      </w:tr>
      <w:tr w:rsidR="00601F5D" w:rsidRPr="00123177" w14:paraId="35C505A0"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2432D59C" w14:textId="77777777" w:rsidR="00601F5D" w:rsidRPr="00123177" w:rsidRDefault="00601F5D" w:rsidP="00601F5D">
            <w:r w:rsidRPr="00123177">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399990" w14:textId="48E8A381" w:rsidR="00601F5D" w:rsidRPr="00123177" w:rsidRDefault="00601F5D" w:rsidP="00601F5D">
            <w:r w:rsidRPr="0034230F">
              <w:rPr>
                <w:rFonts w:eastAsia="Arial"/>
                <w:color w:val="000000" w:themeColor="text1"/>
              </w:rPr>
              <w:t>No such Mandatory fields are applicable</w:t>
            </w:r>
          </w:p>
        </w:tc>
      </w:tr>
      <w:tr w:rsidR="00601F5D" w:rsidRPr="00123177" w14:paraId="458C55B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2759C92" w14:textId="77777777" w:rsidR="00601F5D" w:rsidRPr="00123177" w:rsidRDefault="00601F5D" w:rsidP="00601F5D">
            <w:r w:rsidRPr="00123177">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04EF13" w14:textId="77777777" w:rsidR="00601F5D" w:rsidRPr="0034230F" w:rsidRDefault="00601F5D" w:rsidP="00601F5D">
            <w:pPr>
              <w:rPr>
                <w:rFonts w:eastAsia="Arial"/>
                <w:color w:val="000000" w:themeColor="text1"/>
              </w:rPr>
            </w:pPr>
            <w:r w:rsidRPr="0034230F">
              <w:rPr>
                <w:color w:val="000000" w:themeColor="text1"/>
              </w:rPr>
              <w:t xml:space="preserve">1. Configure the </w:t>
            </w:r>
            <w:r w:rsidRPr="0034230F">
              <w:rPr>
                <w:rFonts w:eastAsia="Arial"/>
                <w:color w:val="000000" w:themeColor="text1"/>
              </w:rPr>
              <w:t xml:space="preserve">parameter </w:t>
            </w:r>
            <w:r w:rsidRPr="0034230F">
              <w:rPr>
                <w:color w:val="000000" w:themeColor="text1"/>
                <w:szCs w:val="20"/>
              </w:rPr>
              <w:t>NM_MSG_RECEIVE</w:t>
            </w:r>
            <w:r w:rsidRPr="0034230F">
              <w:rPr>
                <w:rFonts w:eastAsia="Arial"/>
                <w:color w:val="000000" w:themeColor="text1"/>
              </w:rPr>
              <w:t>.</w:t>
            </w:r>
          </w:p>
          <w:p w14:paraId="73547D46" w14:textId="77777777" w:rsidR="00601F5D" w:rsidRPr="0034230F" w:rsidRDefault="00601F5D" w:rsidP="00601F5D">
            <w:pPr>
              <w:rPr>
                <w:color w:val="000000" w:themeColor="text1"/>
                <w:szCs w:val="20"/>
              </w:rPr>
            </w:pPr>
            <w:r w:rsidRPr="0034230F">
              <w:rPr>
                <w:color w:val="000000" w:themeColor="text1"/>
              </w:rPr>
              <w:t xml:space="preserve">2. Configure the </w:t>
            </w:r>
            <w:r w:rsidRPr="0034230F">
              <w:rPr>
                <w:rFonts w:eastAsia="Arial"/>
                <w:color w:val="000000" w:themeColor="text1"/>
              </w:rPr>
              <w:t xml:space="preserve">parameter </w:t>
            </w:r>
            <w:r w:rsidRPr="0034230F">
              <w:rPr>
                <w:color w:val="000000" w:themeColor="text1"/>
                <w:szCs w:val="20"/>
              </w:rPr>
              <w:t>CANNM_WAIT_BUS_SLEEP_TIME.</w:t>
            </w:r>
          </w:p>
          <w:p w14:paraId="27781A0E" w14:textId="0B56CA50" w:rsidR="00601F5D" w:rsidRPr="00123177" w:rsidRDefault="00601F5D" w:rsidP="00601F5D">
            <w:r w:rsidRPr="0034230F">
              <w:rPr>
                <w:color w:val="000000" w:themeColor="text1"/>
                <w:szCs w:val="20"/>
              </w:rPr>
              <w:t xml:space="preserve">3. NM state = </w:t>
            </w:r>
            <w:r w:rsidRPr="0034230F">
              <w:rPr>
                <w:rFonts w:eastAsia="Arial"/>
                <w:color w:val="000000" w:themeColor="text1"/>
              </w:rPr>
              <w:t>Prepare bus sleep</w:t>
            </w:r>
          </w:p>
        </w:tc>
      </w:tr>
      <w:tr w:rsidR="00601F5D" w:rsidRPr="00123177" w14:paraId="0E97C31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3C12406" w14:textId="77777777" w:rsidR="00601F5D" w:rsidRPr="00123177" w:rsidRDefault="00601F5D" w:rsidP="00601F5D">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8FCC27" w14:textId="4E3DC145" w:rsidR="00601F5D" w:rsidRPr="00123177" w:rsidRDefault="00601F5D" w:rsidP="00601F5D">
            <w:r w:rsidRPr="0034230F">
              <w:rPr>
                <w:color w:val="000000" w:themeColor="text1"/>
                <w:szCs w:val="20"/>
              </w:rPr>
              <w:t>Default values shall be applicable with respect to Pre-Loaded Values</w:t>
            </w:r>
          </w:p>
        </w:tc>
      </w:tr>
      <w:tr w:rsidR="00601F5D" w:rsidRPr="00123177" w14:paraId="3A36141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F234747" w14:textId="77777777" w:rsidR="00601F5D" w:rsidRPr="00123177" w:rsidRDefault="00601F5D" w:rsidP="00601F5D">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726268" w14:textId="682015AD" w:rsidR="00601F5D" w:rsidRPr="00123177" w:rsidRDefault="00601F5D" w:rsidP="00601F5D">
            <w:r w:rsidRPr="0034230F">
              <w:rPr>
                <w:color w:val="000000" w:themeColor="text1"/>
                <w:szCs w:val="20"/>
              </w:rPr>
              <w:t>Valid range value is not required.</w:t>
            </w:r>
          </w:p>
        </w:tc>
      </w:tr>
      <w:tr w:rsidR="00601F5D" w:rsidRPr="00123177" w14:paraId="6088801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7AE5854" w14:textId="77777777" w:rsidR="00601F5D" w:rsidRPr="00123177" w:rsidRDefault="00601F5D" w:rsidP="00601F5D">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7F6669" w14:textId="589FB696" w:rsidR="00601F5D" w:rsidRPr="00123177" w:rsidRDefault="00601F5D" w:rsidP="00601F5D">
            <w:r w:rsidRPr="0034230F">
              <w:rPr>
                <w:color w:val="000000" w:themeColor="text1"/>
                <w:szCs w:val="20"/>
              </w:rPr>
              <w:t>Data latency period is not applicable</w:t>
            </w:r>
          </w:p>
        </w:tc>
      </w:tr>
      <w:tr w:rsidR="00601F5D" w:rsidRPr="00123177" w14:paraId="45DF3E8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FA6EA2A" w14:textId="77777777" w:rsidR="00601F5D" w:rsidRPr="00123177" w:rsidRDefault="00601F5D" w:rsidP="00601F5D">
            <w:r w:rsidRPr="00123177">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72381A" w14:textId="0080DDA8" w:rsidR="00601F5D" w:rsidRPr="00123177" w:rsidRDefault="00601F5D" w:rsidP="00601F5D">
            <w:r w:rsidRPr="0034230F">
              <w:rPr>
                <w:color w:val="000000" w:themeColor="text1"/>
                <w:szCs w:val="20"/>
              </w:rPr>
              <w:t>Data Retention period is not applicable.</w:t>
            </w:r>
          </w:p>
        </w:tc>
      </w:tr>
      <w:tr w:rsidR="00601F5D" w:rsidRPr="00123177" w14:paraId="495F4C2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06F5980" w14:textId="77777777" w:rsidR="00601F5D" w:rsidRPr="00123177" w:rsidRDefault="00601F5D" w:rsidP="00601F5D">
            <w:r w:rsidRPr="00123177">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C958C4" w14:textId="006E2070" w:rsidR="00601F5D" w:rsidRPr="00123177" w:rsidRDefault="00601F5D" w:rsidP="00601F5D">
            <w:r w:rsidRPr="0034230F">
              <w:rPr>
                <w:color w:val="000000" w:themeColor="text1"/>
                <w:szCs w:val="20"/>
              </w:rPr>
              <w:t>Data rate is not applicable.</w:t>
            </w:r>
          </w:p>
        </w:tc>
      </w:tr>
      <w:tr w:rsidR="00601F5D" w:rsidRPr="00123177" w14:paraId="2B9A9C1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7F9D5ED" w14:textId="77777777" w:rsidR="00601F5D" w:rsidRPr="00123177" w:rsidRDefault="00601F5D" w:rsidP="00601F5D">
            <w:r w:rsidRPr="00123177">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90C9CC" w14:textId="5828D5DD" w:rsidR="00601F5D" w:rsidRPr="00123177" w:rsidRDefault="00601F5D" w:rsidP="00601F5D">
            <w:pPr>
              <w:spacing w:line="259" w:lineRule="auto"/>
            </w:pPr>
            <w:r w:rsidRPr="0034230F">
              <w:rPr>
                <w:color w:val="000000" w:themeColor="text1"/>
                <w:szCs w:val="20"/>
              </w:rPr>
              <w:t>External event is not required.</w:t>
            </w:r>
          </w:p>
        </w:tc>
      </w:tr>
      <w:tr w:rsidR="00601F5D" w:rsidRPr="00123177" w14:paraId="2EB3270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563A188" w14:textId="77777777" w:rsidR="00601F5D" w:rsidRPr="00123177" w:rsidRDefault="00601F5D" w:rsidP="00601F5D">
            <w:r w:rsidRPr="00123177">
              <w:rPr>
                <w:rFonts w:eastAsia="Arial"/>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38C38F" w14:textId="16118055" w:rsidR="00601F5D" w:rsidRPr="00123177" w:rsidRDefault="00601F5D" w:rsidP="00601F5D">
            <w:r w:rsidRPr="0034230F">
              <w:rPr>
                <w:color w:val="000000" w:themeColor="text1"/>
                <w:szCs w:val="20"/>
              </w:rPr>
              <w:t>Temporal event is not applicable.</w:t>
            </w:r>
          </w:p>
        </w:tc>
      </w:tr>
      <w:tr w:rsidR="00601F5D" w:rsidRPr="00123177" w14:paraId="5950423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9ED2ED5" w14:textId="77777777" w:rsidR="00601F5D" w:rsidRPr="00123177" w:rsidRDefault="00601F5D" w:rsidP="00601F5D">
            <w:r w:rsidRPr="00123177">
              <w:rPr>
                <w:rFonts w:eastAsia="Arial"/>
                <w:szCs w:val="20"/>
              </w:rPr>
              <w:t xml:space="preserve">Validation Rules/ </w:t>
            </w:r>
          </w:p>
          <w:p w14:paraId="0B2A5B74" w14:textId="77777777" w:rsidR="00601F5D" w:rsidRPr="00123177" w:rsidRDefault="00601F5D" w:rsidP="00601F5D">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031BD9" w14:textId="7B97094F" w:rsidR="00601F5D" w:rsidRPr="00123177" w:rsidRDefault="00601F5D" w:rsidP="00601F5D">
            <w:pPr>
              <w:rPr>
                <w:rFonts w:eastAsia="Arial"/>
                <w:color w:val="000000" w:themeColor="text1"/>
              </w:rPr>
            </w:pPr>
            <w:r w:rsidRPr="0034230F">
              <w:rPr>
                <w:color w:val="000000" w:themeColor="text1"/>
              </w:rPr>
              <w:t xml:space="preserve">Verify that </w:t>
            </w:r>
            <w:r w:rsidRPr="0034230F">
              <w:rPr>
                <w:rFonts w:eastAsia="Arial"/>
                <w:color w:val="000000" w:themeColor="text1"/>
              </w:rPr>
              <w:t xml:space="preserve">the time required for transition from Prepare </w:t>
            </w:r>
            <w:r>
              <w:rPr>
                <w:rFonts w:eastAsia="Arial"/>
                <w:color w:val="000000" w:themeColor="text1"/>
              </w:rPr>
              <w:t>Bus Sleep Mode</w:t>
            </w:r>
            <w:r w:rsidRPr="0034230F">
              <w:rPr>
                <w:rFonts w:eastAsia="Arial"/>
                <w:color w:val="000000" w:themeColor="text1"/>
              </w:rPr>
              <w:t xml:space="preserve"> to </w:t>
            </w:r>
            <w:r>
              <w:rPr>
                <w:rFonts w:eastAsia="Arial"/>
                <w:color w:val="000000" w:themeColor="text1"/>
              </w:rPr>
              <w:t>Bus Sleep Mode</w:t>
            </w:r>
            <w:r w:rsidRPr="0034230F">
              <w:rPr>
                <w:rFonts w:eastAsia="Arial"/>
                <w:color w:val="000000" w:themeColor="text1"/>
              </w:rPr>
              <w:t xml:space="preserve"> shall be greater than</w:t>
            </w:r>
            <w:r w:rsidRPr="0034230F">
              <w:rPr>
                <w:color w:val="000000" w:themeColor="text1"/>
                <w:szCs w:val="20"/>
              </w:rPr>
              <w:t xml:space="preserve"> equal to CANNM_WAIT_BUS_SLEEP_TIME. </w:t>
            </w:r>
            <w:r w:rsidRPr="0034230F">
              <w:rPr>
                <w:rFonts w:eastAsia="Arial"/>
                <w:color w:val="000000" w:themeColor="text1"/>
              </w:rPr>
              <w:t xml:space="preserve"> </w:t>
            </w:r>
          </w:p>
        </w:tc>
      </w:tr>
      <w:tr w:rsidR="00A55B53" w:rsidRPr="00123177" w14:paraId="6324C16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7088DCB" w14:textId="77777777" w:rsidR="00A55B53" w:rsidRPr="00123177" w:rsidRDefault="00A55B53" w:rsidP="00535342">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349AD6" w14:textId="77777777" w:rsidR="00A55B53" w:rsidRPr="00123177" w:rsidRDefault="00A55B53" w:rsidP="00535342">
            <w:r w:rsidRPr="00123177">
              <w:rPr>
                <w:szCs w:val="20"/>
              </w:rPr>
              <w:t>Constraints is not applicable.</w:t>
            </w:r>
          </w:p>
        </w:tc>
      </w:tr>
      <w:tr w:rsidR="00A55B53" w:rsidRPr="00123177" w14:paraId="58BB2B4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41C9F6E" w14:textId="77777777" w:rsidR="00A55B53" w:rsidRPr="00123177" w:rsidRDefault="00A55B53" w:rsidP="00535342">
            <w:r w:rsidRPr="00123177">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1D00F9" w14:textId="77777777" w:rsidR="00A55B53" w:rsidRPr="00123177" w:rsidRDefault="00A55B53" w:rsidP="00535342">
            <w:r w:rsidRPr="00123177">
              <w:rPr>
                <w:szCs w:val="20"/>
              </w:rPr>
              <w:t>No effects on other system</w:t>
            </w:r>
          </w:p>
        </w:tc>
      </w:tr>
      <w:tr w:rsidR="00A55B53" w:rsidRPr="00123177" w14:paraId="3201ABA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F77D59A" w14:textId="77777777" w:rsidR="00A55B53" w:rsidRPr="00123177" w:rsidRDefault="00A55B53" w:rsidP="00535342">
            <w:r w:rsidRPr="00123177">
              <w:rPr>
                <w:rFonts w:eastAsia="Arial"/>
                <w:szCs w:val="20"/>
              </w:rPr>
              <w:lastRenderedPageBreak/>
              <w:t>Testability with respect to test environment</w:t>
            </w:r>
          </w:p>
          <w:p w14:paraId="534A3F20" w14:textId="77777777" w:rsidR="00A55B53" w:rsidRPr="00123177" w:rsidRDefault="00A55B53" w:rsidP="00535342">
            <w:r w:rsidRPr="00123177">
              <w:rPr>
                <w:rFonts w:eastAsia="Arial"/>
                <w:szCs w:val="20"/>
              </w:rPr>
              <w:t>(Yes/No)</w:t>
            </w:r>
          </w:p>
          <w:p w14:paraId="626481B8" w14:textId="77777777" w:rsidR="00A55B53" w:rsidRPr="00123177" w:rsidRDefault="00A55B53" w:rsidP="00535342">
            <w:r w:rsidRPr="00123177">
              <w:rPr>
                <w:rFonts w:eastAsia="Arial"/>
                <w:i/>
                <w:iCs/>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D15A8B" w14:textId="77777777" w:rsidR="00A55B53" w:rsidRPr="00123177" w:rsidRDefault="00A55B53" w:rsidP="00535342">
            <w:pPr>
              <w:pStyle w:val="TableText"/>
              <w:snapToGrid w:val="0"/>
            </w:pPr>
            <w:r w:rsidRPr="00123177">
              <w:t>YES</w:t>
            </w:r>
          </w:p>
          <w:p w14:paraId="2E8B5326" w14:textId="77777777" w:rsidR="00A55B53" w:rsidRPr="00123177" w:rsidRDefault="00A55B53" w:rsidP="00535342"/>
        </w:tc>
      </w:tr>
      <w:tr w:rsidR="00A55B53" w:rsidRPr="00123177" w14:paraId="04587BB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523E1A5" w14:textId="77777777" w:rsidR="00A55B53" w:rsidRPr="00123177" w:rsidRDefault="00A55B53" w:rsidP="00535342">
            <w:r w:rsidRPr="00123177">
              <w:rPr>
                <w:rFonts w:eastAsia="Arial"/>
                <w:szCs w:val="20"/>
              </w:rPr>
              <w:t>Feasible within project constraints</w:t>
            </w:r>
          </w:p>
          <w:p w14:paraId="4C942998" w14:textId="77777777" w:rsidR="00A55B53" w:rsidRPr="00123177" w:rsidRDefault="00A55B53" w:rsidP="00535342">
            <w:r w:rsidRPr="00123177">
              <w:rPr>
                <w:rFonts w:eastAsia="Arial"/>
                <w:szCs w:val="20"/>
              </w:rPr>
              <w:t>(Yes/No)</w:t>
            </w:r>
          </w:p>
          <w:p w14:paraId="6B0C7DF7" w14:textId="77777777" w:rsidR="00A55B53" w:rsidRPr="00123177" w:rsidRDefault="00A55B53" w:rsidP="00535342">
            <w:r w:rsidRPr="00123177">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494D16" w14:textId="77777777" w:rsidR="00A55B53" w:rsidRPr="00123177" w:rsidRDefault="00A55B53" w:rsidP="00535342">
            <w:pPr>
              <w:pStyle w:val="TableText"/>
              <w:snapToGrid w:val="0"/>
            </w:pPr>
            <w:r w:rsidRPr="00123177">
              <w:t>YES</w:t>
            </w:r>
          </w:p>
          <w:p w14:paraId="6C1F359B" w14:textId="77777777" w:rsidR="00A55B53" w:rsidRPr="00123177" w:rsidRDefault="00A55B53" w:rsidP="00535342"/>
        </w:tc>
      </w:tr>
      <w:tr w:rsidR="00A55B53" w:rsidRPr="00123177" w14:paraId="5A9E002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18FC206" w14:textId="77777777" w:rsidR="00A55B53" w:rsidRPr="00123177" w:rsidRDefault="00A55B53" w:rsidP="00535342">
            <w:r w:rsidRPr="00123177">
              <w:rPr>
                <w:rFonts w:eastAsia="Arial"/>
                <w:szCs w:val="20"/>
              </w:rPr>
              <w:t>Critical</w:t>
            </w:r>
          </w:p>
          <w:p w14:paraId="13133B25" w14:textId="77777777" w:rsidR="00A55B53" w:rsidRPr="00123177" w:rsidRDefault="00A55B53" w:rsidP="00535342">
            <w:r w:rsidRPr="00123177">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D0C18C" w14:textId="77777777" w:rsidR="00A55B53" w:rsidRPr="00123177" w:rsidRDefault="00A55B53" w:rsidP="00535342">
            <w:r w:rsidRPr="00123177">
              <w:t>YES</w:t>
            </w:r>
          </w:p>
        </w:tc>
      </w:tr>
      <w:tr w:rsidR="00A55B53" w:rsidRPr="00123177" w14:paraId="1728436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A78F8BC" w14:textId="77777777" w:rsidR="00A55B53" w:rsidRPr="00123177" w:rsidRDefault="00A55B53" w:rsidP="00535342">
            <w:pPr>
              <w:rPr>
                <w:rFonts w:eastAsia="Arial"/>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EB4E51" w14:textId="77777777" w:rsidR="00A55B53" w:rsidRPr="00123177" w:rsidRDefault="00A55B53" w:rsidP="00535342">
            <w:r w:rsidRPr="00123177">
              <w:t>Acceptance Criteria for this requirement should be as per SECTION-6 ACCEPTANCE CRITERIA</w:t>
            </w:r>
          </w:p>
        </w:tc>
      </w:tr>
    </w:tbl>
    <w:p w14:paraId="7EADC4CA" w14:textId="77777777" w:rsidR="00A55B53" w:rsidRPr="00123177" w:rsidRDefault="00A55B53" w:rsidP="00A55B53">
      <w:pPr>
        <w:pStyle w:val="BodyText"/>
        <w:rPr>
          <w:b/>
          <w:bCs/>
        </w:rPr>
      </w:pPr>
    </w:p>
    <w:p w14:paraId="6B637071" w14:textId="77777777" w:rsidR="00A55B53" w:rsidRPr="00123177" w:rsidRDefault="00A55B53" w:rsidP="00A55B53"/>
    <w:p w14:paraId="60DD9104" w14:textId="01912172" w:rsidR="00A55B53" w:rsidRPr="00123177" w:rsidRDefault="00A55B53" w:rsidP="00A55B53">
      <w:pPr>
        <w:pStyle w:val="Heading5"/>
      </w:pPr>
      <w:r w:rsidRPr="00123177">
        <w:rPr>
          <w:sz w:val="20"/>
          <w:szCs w:val="20"/>
        </w:rPr>
        <w:t xml:space="preserve">Requirements for </w:t>
      </w:r>
      <w:r w:rsidRPr="00123177">
        <w:rPr>
          <w:rFonts w:eastAsia="Arial"/>
          <w:sz w:val="20"/>
          <w:szCs w:val="20"/>
        </w:rPr>
        <w:t>release the CAN bus in the "</w:t>
      </w:r>
      <w:r w:rsidR="00EE6490">
        <w:rPr>
          <w:rFonts w:eastAsia="Arial"/>
          <w:sz w:val="20"/>
          <w:szCs w:val="20"/>
        </w:rPr>
        <w:t>Bus Sleep” Mode</w:t>
      </w:r>
      <w:r w:rsidRPr="00123177">
        <w:rPr>
          <w:rFonts w:eastAsia="Arial"/>
          <w:sz w:val="20"/>
          <w:szCs w:val="20"/>
        </w:rPr>
        <w:t>.</w:t>
      </w:r>
    </w:p>
    <w:p w14:paraId="2F112AEF"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18E2F1D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0A8DC8E"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922033D" w14:textId="77777777" w:rsidR="00A55B53" w:rsidRPr="00123177" w:rsidRDefault="00A55B53" w:rsidP="00535342">
            <w:r w:rsidRPr="00123177">
              <w:rPr>
                <w:rFonts w:eastAsia="Arial"/>
                <w:b/>
                <w:bCs/>
                <w:szCs w:val="20"/>
              </w:rPr>
              <w:t>Description</w:t>
            </w:r>
          </w:p>
        </w:tc>
      </w:tr>
      <w:tr w:rsidR="00601F5D" w:rsidRPr="00123177" w14:paraId="7F35B580"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5654F53" w14:textId="77777777" w:rsidR="00601F5D" w:rsidRPr="00123177" w:rsidRDefault="00601F5D" w:rsidP="00601F5D">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A10B28" w14:textId="0A4C3351" w:rsidR="00601F5D" w:rsidRPr="00123177" w:rsidRDefault="00601F5D" w:rsidP="00601F5D">
            <w:r w:rsidRPr="0034230F">
              <w:rPr>
                <w:rFonts w:eastAsia="Arial"/>
                <w:color w:val="000000" w:themeColor="text1"/>
                <w:szCs w:val="20"/>
              </w:rPr>
              <w:t>SWRS_NM_APP_1</w:t>
            </w:r>
            <w:r>
              <w:rPr>
                <w:rFonts w:eastAsia="Arial"/>
                <w:color w:val="000000" w:themeColor="text1"/>
                <w:szCs w:val="20"/>
              </w:rPr>
              <w:t>9</w:t>
            </w:r>
          </w:p>
        </w:tc>
      </w:tr>
      <w:tr w:rsidR="00601F5D" w:rsidRPr="00123177" w14:paraId="0711CC8D"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4A80E3A3" w14:textId="77777777" w:rsidR="00601F5D" w:rsidRPr="00123177" w:rsidRDefault="00601F5D" w:rsidP="00601F5D">
            <w:pPr>
              <w:rPr>
                <w:rFonts w:eastAsia="Arial"/>
              </w:rPr>
            </w:pPr>
            <w:r w:rsidRPr="00123177">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A9D309" w14:textId="0526F31B" w:rsidR="00601F5D" w:rsidRPr="00123177" w:rsidRDefault="00601F5D" w:rsidP="00601F5D">
            <w:pPr>
              <w:rPr>
                <w:rFonts w:eastAsia="Arial"/>
              </w:rPr>
            </w:pPr>
            <w:r w:rsidRPr="0034230F">
              <w:rPr>
                <w:rFonts w:eastAsia="Arial"/>
                <w:color w:val="000000" w:themeColor="text1"/>
              </w:rPr>
              <w:t>SDS-HVDCDC-121, SDS18-VST01-02-3452</w:t>
            </w:r>
          </w:p>
        </w:tc>
      </w:tr>
      <w:tr w:rsidR="00601F5D" w:rsidRPr="00123177" w14:paraId="2C0BA973"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50E0ED40" w14:textId="77777777" w:rsidR="00601F5D" w:rsidRPr="00123177" w:rsidRDefault="00601F5D" w:rsidP="00601F5D">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FA9AA6" w14:textId="06914F8C" w:rsidR="00601F5D" w:rsidRPr="00123177" w:rsidRDefault="00601F5D" w:rsidP="00601F5D">
            <w:pPr>
              <w:pStyle w:val="TableText"/>
              <w:snapToGrid w:val="0"/>
            </w:pPr>
            <w:r w:rsidRPr="0034230F">
              <w:rPr>
                <w:color w:val="000000" w:themeColor="text1"/>
              </w:rPr>
              <w:t>C-Sample/PF3.0 Phase-2</w:t>
            </w:r>
          </w:p>
        </w:tc>
      </w:tr>
      <w:tr w:rsidR="00601F5D" w:rsidRPr="00123177" w14:paraId="78A83905"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6705DC5" w14:textId="77777777" w:rsidR="00601F5D" w:rsidRPr="00123177" w:rsidRDefault="00601F5D" w:rsidP="00601F5D">
            <w:r w:rsidRPr="00123177">
              <w:rPr>
                <w:rFonts w:eastAsia="Arial"/>
                <w:szCs w:val="20"/>
              </w:rPr>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CA22DD" w14:textId="592BF40A" w:rsidR="00601F5D" w:rsidRPr="00123177" w:rsidRDefault="00601F5D" w:rsidP="00601F5D">
            <w:pPr>
              <w:rPr>
                <w:rFonts w:eastAsia="Arial"/>
              </w:rPr>
            </w:pPr>
            <w:r w:rsidRPr="0034230F">
              <w:rPr>
                <w:color w:val="000000" w:themeColor="text1"/>
              </w:rPr>
              <w:t>No Such derived requirement is applicable.</w:t>
            </w:r>
          </w:p>
        </w:tc>
      </w:tr>
      <w:tr w:rsidR="00601F5D" w:rsidRPr="00123177" w14:paraId="1125C22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8A0729E" w14:textId="77777777" w:rsidR="00601F5D" w:rsidRPr="00123177" w:rsidRDefault="00601F5D" w:rsidP="00601F5D">
            <w:r w:rsidRPr="00123177">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5A16B3" w14:textId="1431B11F" w:rsidR="00601F5D" w:rsidRPr="00123177" w:rsidRDefault="00601F5D" w:rsidP="00601F5D">
            <w:r w:rsidRPr="0034230F">
              <w:rPr>
                <w:rFonts w:eastAsia="Arial"/>
                <w:color w:val="000000" w:themeColor="text1"/>
              </w:rPr>
              <w:t>The DCDC Converter shall release the CAN Bus after transition from the " Prepare bus sleep " state to the " Bus sleep " state after the " CANNM_WAIT_BUS_SLEEP_TIME " has elapsed .</w:t>
            </w:r>
          </w:p>
        </w:tc>
      </w:tr>
      <w:tr w:rsidR="00601F5D" w:rsidRPr="00123177" w14:paraId="34A344E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096D03F" w14:textId="77777777" w:rsidR="00601F5D" w:rsidRPr="00123177" w:rsidRDefault="00601F5D" w:rsidP="00601F5D">
            <w:r w:rsidRPr="00123177">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AC9903" w14:textId="77777777" w:rsidR="00601F5D" w:rsidRPr="0034230F" w:rsidRDefault="00601F5D" w:rsidP="00601F5D">
            <w:pPr>
              <w:rPr>
                <w:rFonts w:eastAsia="Arial"/>
                <w:color w:val="000000" w:themeColor="text1"/>
                <w:szCs w:val="20"/>
              </w:rPr>
            </w:pPr>
            <w:r w:rsidRPr="0034230F">
              <w:rPr>
                <w:rFonts w:eastAsia="Arial"/>
                <w:color w:val="000000" w:themeColor="text1"/>
                <w:szCs w:val="20"/>
              </w:rPr>
              <w:t>No Specific access restrictions is applicable.</w:t>
            </w:r>
          </w:p>
          <w:p w14:paraId="64BFFEEA" w14:textId="5164B625" w:rsidR="00601F5D" w:rsidRPr="00123177" w:rsidRDefault="00601F5D" w:rsidP="00601F5D"/>
        </w:tc>
      </w:tr>
      <w:tr w:rsidR="00601F5D" w:rsidRPr="00123177" w14:paraId="3E45AE4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69823D7" w14:textId="77777777" w:rsidR="00601F5D" w:rsidRPr="00123177" w:rsidRDefault="00601F5D" w:rsidP="00601F5D">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A3F6F3" w14:textId="57AFBCB2" w:rsidR="00601F5D" w:rsidRPr="00123177" w:rsidRDefault="00601F5D" w:rsidP="00601F5D">
            <w:pPr>
              <w:rPr>
                <w:szCs w:val="20"/>
              </w:rPr>
            </w:pPr>
            <w:r w:rsidRPr="0034230F">
              <w:rPr>
                <w:rFonts w:eastAsia="Arial"/>
                <w:color w:val="000000" w:themeColor="text1"/>
              </w:rPr>
              <w:t xml:space="preserve">1. The HVDCDC shall </w:t>
            </w:r>
            <w:r w:rsidRPr="0034230F">
              <w:rPr>
                <w:color w:val="000000" w:themeColor="text1"/>
                <w:szCs w:val="20"/>
              </w:rPr>
              <w:t xml:space="preserve">transit from </w:t>
            </w:r>
            <w:r w:rsidRPr="0034230F">
              <w:rPr>
                <w:rFonts w:eastAsia="Arial"/>
                <w:color w:val="000000" w:themeColor="text1"/>
              </w:rPr>
              <w:t>" Prepare bus sleep” to the " Bus sleep " state</w:t>
            </w:r>
          </w:p>
        </w:tc>
      </w:tr>
      <w:tr w:rsidR="00601F5D" w:rsidRPr="00123177" w14:paraId="4601295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23AD59F" w14:textId="77777777" w:rsidR="00601F5D" w:rsidRPr="00123177" w:rsidRDefault="00601F5D" w:rsidP="00601F5D">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F0051E" w14:textId="34316D7D" w:rsidR="00601F5D" w:rsidRPr="00123177" w:rsidRDefault="00601F5D" w:rsidP="00601F5D">
            <w:r w:rsidRPr="0034230F">
              <w:rPr>
                <w:rFonts w:eastAsia="Arial"/>
                <w:color w:val="000000" w:themeColor="text1"/>
              </w:rPr>
              <w:t xml:space="preserve">1. HVDCDC shall be stop the application CAN Tx/Rx messages and release the bus after the transit from Prepare bus sleep </w:t>
            </w:r>
            <w:r w:rsidRPr="0034230F">
              <w:rPr>
                <w:color w:val="000000" w:themeColor="text1"/>
                <w:szCs w:val="20"/>
              </w:rPr>
              <w:t xml:space="preserve">to Prepare </w:t>
            </w:r>
            <w:r>
              <w:rPr>
                <w:color w:val="000000" w:themeColor="text1"/>
                <w:szCs w:val="20"/>
              </w:rPr>
              <w:t>Bus Sleep Mode</w:t>
            </w:r>
            <w:r w:rsidRPr="0034230F">
              <w:rPr>
                <w:rFonts w:eastAsia="Arial"/>
                <w:color w:val="000000" w:themeColor="text1"/>
              </w:rPr>
              <w:t xml:space="preserve"> after CANNM_WAIT_BUS_SLEEP_TIME </w:t>
            </w:r>
            <w:r w:rsidRPr="0034230F">
              <w:rPr>
                <w:color w:val="000000" w:themeColor="text1"/>
                <w:szCs w:val="20"/>
              </w:rPr>
              <w:t>overflows</w:t>
            </w:r>
          </w:p>
        </w:tc>
      </w:tr>
      <w:tr w:rsidR="00601F5D" w:rsidRPr="00123177" w14:paraId="799EA9A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59CA9FB" w14:textId="77777777" w:rsidR="00601F5D" w:rsidRPr="00123177" w:rsidRDefault="00601F5D" w:rsidP="00601F5D">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422987" w14:textId="77777777" w:rsidR="00601F5D" w:rsidRPr="0034230F" w:rsidRDefault="00601F5D" w:rsidP="00601F5D">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1. Start the parameter CANNM_WAIT_BUS_SLEEP_TIME.</w:t>
            </w:r>
          </w:p>
          <w:p w14:paraId="70400711" w14:textId="77777777" w:rsidR="00601F5D" w:rsidRPr="0034230F" w:rsidRDefault="00601F5D" w:rsidP="00601F5D">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2. Increment the CANNM_WAIT_BUS_SLEEP_TIME counter</w:t>
            </w:r>
          </w:p>
          <w:p w14:paraId="635C0E03" w14:textId="77777777" w:rsidR="00601F5D" w:rsidRPr="0034230F" w:rsidRDefault="00601F5D" w:rsidP="00601F5D">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 xml:space="preserve">3. Verify that CANNM_WAIT_BUS_SLEEP_TIME is overflow </w:t>
            </w:r>
          </w:p>
          <w:p w14:paraId="5D926639" w14:textId="77777777" w:rsidR="00601F5D" w:rsidRPr="0034230F" w:rsidRDefault="00601F5D" w:rsidP="00601F5D">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lastRenderedPageBreak/>
              <w:t xml:space="preserve">4. Set the NM state = </w:t>
            </w:r>
            <w:r>
              <w:rPr>
                <w:rFonts w:ascii="Arial" w:hAnsi="Arial" w:cs="Arial"/>
                <w:color w:val="000000" w:themeColor="text1"/>
                <w:sz w:val="20"/>
                <w:szCs w:val="20"/>
              </w:rPr>
              <w:t>Bus Sleep Mode</w:t>
            </w:r>
          </w:p>
          <w:p w14:paraId="54689071" w14:textId="77777777" w:rsidR="00601F5D" w:rsidRPr="0034230F" w:rsidRDefault="00601F5D" w:rsidP="00601F5D">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5. Disable the application CAN Tx/Rx messages</w:t>
            </w:r>
          </w:p>
          <w:p w14:paraId="4A7A22EE" w14:textId="77777777" w:rsidR="00601F5D" w:rsidRPr="0034230F" w:rsidRDefault="00601F5D" w:rsidP="00601F5D">
            <w:pPr>
              <w:pStyle w:val="NormalWeb"/>
              <w:spacing w:before="0" w:beforeAutospacing="0" w:after="0" w:afterAutospacing="0"/>
              <w:rPr>
                <w:rFonts w:ascii="Arial" w:hAnsi="Arial" w:cs="Arial"/>
                <w:color w:val="000000" w:themeColor="text1"/>
                <w:sz w:val="20"/>
                <w:szCs w:val="20"/>
              </w:rPr>
            </w:pPr>
            <w:r w:rsidRPr="0034230F">
              <w:rPr>
                <w:rFonts w:ascii="Arial" w:hAnsi="Arial" w:cs="Arial"/>
                <w:color w:val="000000" w:themeColor="text1"/>
                <w:sz w:val="20"/>
                <w:szCs w:val="20"/>
              </w:rPr>
              <w:t>6. HVDCDC shall only receive the CAN NM  “</w:t>
            </w:r>
            <w:r w:rsidRPr="0034230F">
              <w:rPr>
                <w:rFonts w:eastAsia="Arial"/>
                <w:color w:val="000000" w:themeColor="text1"/>
              </w:rPr>
              <w:t>NMZC1Message_Hybrid_ASR_PDU</w:t>
            </w:r>
            <w:r w:rsidRPr="0034230F">
              <w:rPr>
                <w:rFonts w:ascii="Arial" w:hAnsi="Arial" w:cs="Arial"/>
                <w:color w:val="000000" w:themeColor="text1"/>
                <w:sz w:val="20"/>
                <w:szCs w:val="20"/>
              </w:rPr>
              <w:t>” PDU</w:t>
            </w:r>
          </w:p>
          <w:p w14:paraId="4A2B490F" w14:textId="4A9AE32C" w:rsidR="00601F5D" w:rsidRPr="00123177" w:rsidRDefault="00601F5D" w:rsidP="00601F5D">
            <w:r w:rsidRPr="0034230F">
              <w:rPr>
                <w:color w:val="000000" w:themeColor="text1"/>
              </w:rPr>
              <w:t>7.</w:t>
            </w:r>
            <w:r w:rsidRPr="0034230F">
              <w:rPr>
                <w:color w:val="000000" w:themeColor="text1"/>
                <w:szCs w:val="20"/>
              </w:rPr>
              <w:t xml:space="preserve"> Set the App state = </w:t>
            </w:r>
            <w:r w:rsidRPr="0034230F">
              <w:rPr>
                <w:rFonts w:eastAsia="Arial"/>
                <w:color w:val="000000" w:themeColor="text1"/>
              </w:rPr>
              <w:t xml:space="preserve">Sleep </w:t>
            </w:r>
            <w:r w:rsidRPr="0034230F">
              <w:rPr>
                <w:color w:val="000000" w:themeColor="text1"/>
                <w:szCs w:val="20"/>
              </w:rPr>
              <w:t>State</w:t>
            </w:r>
          </w:p>
        </w:tc>
      </w:tr>
      <w:tr w:rsidR="00601F5D" w:rsidRPr="00123177" w14:paraId="0643819C"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56E03AE5" w14:textId="77777777" w:rsidR="00601F5D" w:rsidRPr="00123177" w:rsidRDefault="00601F5D" w:rsidP="00601F5D">
            <w:r w:rsidRPr="00123177">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405681" w14:textId="1BDFD33A" w:rsidR="00601F5D" w:rsidRPr="00123177" w:rsidRDefault="00601F5D" w:rsidP="00601F5D">
            <w:r w:rsidRPr="0034230F">
              <w:rPr>
                <w:rFonts w:eastAsia="Arial"/>
                <w:color w:val="000000" w:themeColor="text1"/>
              </w:rPr>
              <w:t>No such Mandatory fields are applicable</w:t>
            </w:r>
          </w:p>
        </w:tc>
      </w:tr>
      <w:tr w:rsidR="00601F5D" w:rsidRPr="00123177" w14:paraId="6E7FD20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6D00321" w14:textId="77777777" w:rsidR="00601F5D" w:rsidRPr="00123177" w:rsidRDefault="00601F5D" w:rsidP="00601F5D">
            <w:r w:rsidRPr="00123177">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2B758C" w14:textId="77777777" w:rsidR="00601F5D" w:rsidRPr="0034230F" w:rsidRDefault="00601F5D" w:rsidP="00601F5D">
            <w:pPr>
              <w:rPr>
                <w:rFonts w:eastAsia="Arial"/>
                <w:color w:val="000000" w:themeColor="text1"/>
              </w:rPr>
            </w:pPr>
            <w:r w:rsidRPr="0034230F">
              <w:rPr>
                <w:color w:val="000000" w:themeColor="text1"/>
              </w:rPr>
              <w:t xml:space="preserve">1. Configure the </w:t>
            </w:r>
            <w:r w:rsidRPr="0034230F">
              <w:rPr>
                <w:rFonts w:eastAsia="Arial"/>
                <w:color w:val="000000" w:themeColor="text1"/>
              </w:rPr>
              <w:t xml:space="preserve">parameter </w:t>
            </w:r>
            <w:r w:rsidRPr="0034230F">
              <w:rPr>
                <w:color w:val="000000" w:themeColor="text1"/>
                <w:szCs w:val="20"/>
              </w:rPr>
              <w:t>NM_MSG_RECEIVE</w:t>
            </w:r>
            <w:r w:rsidRPr="0034230F">
              <w:rPr>
                <w:rFonts w:eastAsia="Arial"/>
                <w:color w:val="000000" w:themeColor="text1"/>
              </w:rPr>
              <w:t>.</w:t>
            </w:r>
          </w:p>
          <w:p w14:paraId="31494B36" w14:textId="77777777" w:rsidR="00601F5D" w:rsidRPr="0034230F" w:rsidRDefault="00601F5D" w:rsidP="00601F5D">
            <w:pPr>
              <w:rPr>
                <w:color w:val="000000" w:themeColor="text1"/>
                <w:szCs w:val="20"/>
              </w:rPr>
            </w:pPr>
            <w:r w:rsidRPr="0034230F">
              <w:rPr>
                <w:color w:val="000000" w:themeColor="text1"/>
              </w:rPr>
              <w:t xml:space="preserve">2. Configure the </w:t>
            </w:r>
            <w:r w:rsidRPr="0034230F">
              <w:rPr>
                <w:rFonts w:eastAsia="Arial"/>
                <w:color w:val="000000" w:themeColor="text1"/>
              </w:rPr>
              <w:t xml:space="preserve">parameter </w:t>
            </w:r>
            <w:r w:rsidRPr="0034230F">
              <w:rPr>
                <w:color w:val="000000" w:themeColor="text1"/>
                <w:szCs w:val="20"/>
              </w:rPr>
              <w:t>CANNM_WAIT_BUS_SLEEP_TIME.</w:t>
            </w:r>
          </w:p>
          <w:p w14:paraId="1F7F3779" w14:textId="63D717CE" w:rsidR="00601F5D" w:rsidRPr="00123177" w:rsidRDefault="00601F5D" w:rsidP="00601F5D">
            <w:r w:rsidRPr="0034230F">
              <w:rPr>
                <w:color w:val="000000" w:themeColor="text1"/>
                <w:szCs w:val="20"/>
              </w:rPr>
              <w:t xml:space="preserve">3. NM state = </w:t>
            </w:r>
            <w:r w:rsidRPr="0034230F">
              <w:rPr>
                <w:rFonts w:eastAsia="Arial"/>
                <w:color w:val="000000" w:themeColor="text1"/>
              </w:rPr>
              <w:t>Prepare bus sleep</w:t>
            </w:r>
          </w:p>
        </w:tc>
      </w:tr>
      <w:tr w:rsidR="00601F5D" w:rsidRPr="00123177" w14:paraId="1E4579E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8A86148" w14:textId="77777777" w:rsidR="00601F5D" w:rsidRPr="00123177" w:rsidRDefault="00601F5D" w:rsidP="00601F5D">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A8D6CE" w14:textId="505CE3B5" w:rsidR="00601F5D" w:rsidRPr="00123177" w:rsidRDefault="00601F5D" w:rsidP="00601F5D">
            <w:r w:rsidRPr="0034230F">
              <w:rPr>
                <w:color w:val="000000" w:themeColor="text1"/>
                <w:szCs w:val="20"/>
              </w:rPr>
              <w:t>Default values shall be applicable with respect to Pre-Loaded Values</w:t>
            </w:r>
          </w:p>
        </w:tc>
      </w:tr>
      <w:tr w:rsidR="00601F5D" w:rsidRPr="00123177" w14:paraId="2CA82DB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A6236F5" w14:textId="77777777" w:rsidR="00601F5D" w:rsidRPr="00123177" w:rsidRDefault="00601F5D" w:rsidP="00601F5D">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E33D01" w14:textId="73ED28D1" w:rsidR="00601F5D" w:rsidRPr="00123177" w:rsidRDefault="00601F5D" w:rsidP="00601F5D">
            <w:r w:rsidRPr="0034230F">
              <w:rPr>
                <w:color w:val="000000" w:themeColor="text1"/>
                <w:szCs w:val="20"/>
              </w:rPr>
              <w:t>Valid range value is not required.</w:t>
            </w:r>
          </w:p>
        </w:tc>
      </w:tr>
      <w:tr w:rsidR="00601F5D" w:rsidRPr="00123177" w14:paraId="416575C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AEDF9CD" w14:textId="77777777" w:rsidR="00601F5D" w:rsidRPr="00123177" w:rsidRDefault="00601F5D" w:rsidP="00601F5D">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951C25" w14:textId="7E53E0ED" w:rsidR="00601F5D" w:rsidRPr="00123177" w:rsidRDefault="00601F5D" w:rsidP="00601F5D">
            <w:r w:rsidRPr="0034230F">
              <w:rPr>
                <w:color w:val="000000" w:themeColor="text1"/>
                <w:szCs w:val="20"/>
              </w:rPr>
              <w:t>Data latency period is not applicable</w:t>
            </w:r>
          </w:p>
        </w:tc>
      </w:tr>
      <w:tr w:rsidR="00601F5D" w:rsidRPr="00123177" w14:paraId="5A9A57B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C64584A" w14:textId="77777777" w:rsidR="00601F5D" w:rsidRPr="00123177" w:rsidRDefault="00601F5D" w:rsidP="00601F5D">
            <w:r w:rsidRPr="00123177">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9BF888" w14:textId="6BD5EC5B" w:rsidR="00601F5D" w:rsidRPr="00123177" w:rsidRDefault="00601F5D" w:rsidP="00601F5D">
            <w:r w:rsidRPr="0034230F">
              <w:rPr>
                <w:color w:val="000000" w:themeColor="text1"/>
                <w:szCs w:val="20"/>
              </w:rPr>
              <w:t>Data Retention period is not applicable.</w:t>
            </w:r>
          </w:p>
        </w:tc>
      </w:tr>
      <w:tr w:rsidR="00601F5D" w:rsidRPr="00123177" w14:paraId="0309E01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E24E1CC" w14:textId="77777777" w:rsidR="00601F5D" w:rsidRPr="00123177" w:rsidRDefault="00601F5D" w:rsidP="00601F5D">
            <w:r w:rsidRPr="00123177">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F73DC8" w14:textId="12964837" w:rsidR="00601F5D" w:rsidRPr="00123177" w:rsidRDefault="00601F5D" w:rsidP="00601F5D">
            <w:r w:rsidRPr="0034230F">
              <w:rPr>
                <w:color w:val="000000" w:themeColor="text1"/>
                <w:szCs w:val="20"/>
              </w:rPr>
              <w:t>Data rate is not applicable.</w:t>
            </w:r>
          </w:p>
        </w:tc>
      </w:tr>
      <w:tr w:rsidR="00601F5D" w:rsidRPr="00123177" w14:paraId="386CC9D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CE5F825" w14:textId="77777777" w:rsidR="00601F5D" w:rsidRPr="00123177" w:rsidRDefault="00601F5D" w:rsidP="00601F5D">
            <w:r w:rsidRPr="00123177">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6D629D" w14:textId="528C3952" w:rsidR="00601F5D" w:rsidRPr="00123177" w:rsidRDefault="00601F5D" w:rsidP="00601F5D">
            <w:pPr>
              <w:spacing w:line="259" w:lineRule="auto"/>
            </w:pPr>
            <w:r w:rsidRPr="0034230F">
              <w:rPr>
                <w:color w:val="000000" w:themeColor="text1"/>
                <w:szCs w:val="20"/>
              </w:rPr>
              <w:t>External event is not required.</w:t>
            </w:r>
          </w:p>
        </w:tc>
      </w:tr>
      <w:tr w:rsidR="00601F5D" w:rsidRPr="00123177" w14:paraId="6DF83D5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08949A0" w14:textId="77777777" w:rsidR="00601F5D" w:rsidRPr="00123177" w:rsidRDefault="00601F5D" w:rsidP="00601F5D">
            <w:r w:rsidRPr="00123177">
              <w:rPr>
                <w:rFonts w:eastAsia="Arial"/>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DA6241" w14:textId="0AB21528" w:rsidR="00601F5D" w:rsidRPr="00123177" w:rsidRDefault="00601F5D" w:rsidP="00601F5D">
            <w:r w:rsidRPr="0034230F">
              <w:rPr>
                <w:color w:val="000000" w:themeColor="text1"/>
                <w:szCs w:val="20"/>
              </w:rPr>
              <w:t>Temporal event is not applicable.</w:t>
            </w:r>
          </w:p>
        </w:tc>
      </w:tr>
      <w:tr w:rsidR="00601F5D" w:rsidRPr="00123177" w14:paraId="3BD5B22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7570C66" w14:textId="77777777" w:rsidR="00601F5D" w:rsidRPr="00123177" w:rsidRDefault="00601F5D" w:rsidP="00601F5D">
            <w:r w:rsidRPr="00123177">
              <w:rPr>
                <w:rFonts w:eastAsia="Arial"/>
                <w:szCs w:val="20"/>
              </w:rPr>
              <w:t xml:space="preserve">Validation Rules/ </w:t>
            </w:r>
          </w:p>
          <w:p w14:paraId="11838963" w14:textId="77777777" w:rsidR="00601F5D" w:rsidRPr="00123177" w:rsidRDefault="00601F5D" w:rsidP="00601F5D">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E25793" w14:textId="77777777" w:rsidR="00601F5D" w:rsidRPr="0034230F" w:rsidRDefault="00601F5D" w:rsidP="00601F5D">
            <w:pPr>
              <w:rPr>
                <w:rFonts w:eastAsia="Arial"/>
                <w:color w:val="000000" w:themeColor="text1"/>
              </w:rPr>
            </w:pPr>
            <w:r w:rsidRPr="0034230F">
              <w:rPr>
                <w:color w:val="000000" w:themeColor="text1"/>
              </w:rPr>
              <w:t xml:space="preserve">1. Verify that </w:t>
            </w:r>
            <w:r w:rsidRPr="0034230F">
              <w:rPr>
                <w:rFonts w:eastAsia="Arial"/>
                <w:color w:val="000000" w:themeColor="text1"/>
              </w:rPr>
              <w:t xml:space="preserve">the time required for transition from Prepare </w:t>
            </w:r>
            <w:r>
              <w:rPr>
                <w:rFonts w:eastAsia="Arial"/>
                <w:color w:val="000000" w:themeColor="text1"/>
              </w:rPr>
              <w:t>Bus Sleep Mode</w:t>
            </w:r>
            <w:r w:rsidRPr="0034230F">
              <w:rPr>
                <w:rFonts w:eastAsia="Arial"/>
                <w:color w:val="000000" w:themeColor="text1"/>
              </w:rPr>
              <w:t xml:space="preserve"> to Bus sleep mode shall be greater than</w:t>
            </w:r>
            <w:r w:rsidRPr="0034230F">
              <w:rPr>
                <w:color w:val="000000" w:themeColor="text1"/>
                <w:szCs w:val="20"/>
              </w:rPr>
              <w:t xml:space="preserve"> equal to CANNM_WAIT_BUS_SLEEP_TIME. </w:t>
            </w:r>
            <w:r w:rsidRPr="0034230F">
              <w:rPr>
                <w:rFonts w:eastAsia="Arial"/>
                <w:color w:val="000000" w:themeColor="text1"/>
              </w:rPr>
              <w:t xml:space="preserve"> </w:t>
            </w:r>
          </w:p>
          <w:p w14:paraId="095C7A8A" w14:textId="42469D82" w:rsidR="00601F5D" w:rsidRPr="00123177" w:rsidRDefault="00601F5D" w:rsidP="00601F5D">
            <w:r w:rsidRPr="0034230F">
              <w:rPr>
                <w:rFonts w:eastAsia="Arial"/>
                <w:color w:val="000000" w:themeColor="text1"/>
              </w:rPr>
              <w:t>2. Verify that HVDCDC shall not Transmit and Receive the application CAN messages.</w:t>
            </w:r>
          </w:p>
        </w:tc>
      </w:tr>
      <w:tr w:rsidR="00A55B53" w:rsidRPr="00123177" w14:paraId="1095A9C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0219BCE" w14:textId="77777777" w:rsidR="00A55B53" w:rsidRPr="00123177" w:rsidRDefault="00A55B53" w:rsidP="00535342">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62E26F" w14:textId="77777777" w:rsidR="00A55B53" w:rsidRPr="00123177" w:rsidRDefault="00A55B53" w:rsidP="00535342">
            <w:r w:rsidRPr="00123177">
              <w:rPr>
                <w:szCs w:val="20"/>
              </w:rPr>
              <w:t>Constraints is not applicable.</w:t>
            </w:r>
          </w:p>
        </w:tc>
      </w:tr>
      <w:tr w:rsidR="00A55B53" w:rsidRPr="00123177" w14:paraId="1168797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89FB91F" w14:textId="77777777" w:rsidR="00A55B53" w:rsidRPr="00123177" w:rsidRDefault="00A55B53" w:rsidP="00535342">
            <w:r w:rsidRPr="00123177">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8DB514" w14:textId="77777777" w:rsidR="00A55B53" w:rsidRPr="00123177" w:rsidRDefault="00A55B53" w:rsidP="00535342">
            <w:r w:rsidRPr="00123177">
              <w:rPr>
                <w:szCs w:val="20"/>
              </w:rPr>
              <w:t>No effects on other system</w:t>
            </w:r>
          </w:p>
        </w:tc>
      </w:tr>
      <w:tr w:rsidR="00A55B53" w:rsidRPr="00123177" w14:paraId="321871B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00787DE" w14:textId="77777777" w:rsidR="00A55B53" w:rsidRPr="00123177" w:rsidRDefault="00A55B53" w:rsidP="00535342">
            <w:r w:rsidRPr="00123177">
              <w:rPr>
                <w:rFonts w:eastAsia="Arial"/>
                <w:szCs w:val="20"/>
              </w:rPr>
              <w:t>Testability with respect to test environment</w:t>
            </w:r>
          </w:p>
          <w:p w14:paraId="6BF439BF" w14:textId="77777777" w:rsidR="00A55B53" w:rsidRPr="00123177" w:rsidRDefault="00A55B53" w:rsidP="00535342">
            <w:r w:rsidRPr="00123177">
              <w:rPr>
                <w:rFonts w:eastAsia="Arial"/>
                <w:szCs w:val="20"/>
              </w:rPr>
              <w:t>(Yes/No)</w:t>
            </w:r>
          </w:p>
          <w:p w14:paraId="13583605" w14:textId="77777777" w:rsidR="00A55B53" w:rsidRPr="00123177" w:rsidRDefault="00A55B53" w:rsidP="00535342">
            <w:r w:rsidRPr="00123177">
              <w:rPr>
                <w:rFonts w:eastAsia="Arial"/>
                <w:i/>
                <w:iCs/>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1D2B5E" w14:textId="77777777" w:rsidR="00A55B53" w:rsidRPr="00123177" w:rsidRDefault="00A55B53" w:rsidP="00535342">
            <w:pPr>
              <w:pStyle w:val="TableText"/>
              <w:snapToGrid w:val="0"/>
            </w:pPr>
            <w:r w:rsidRPr="00123177">
              <w:t>YES</w:t>
            </w:r>
          </w:p>
          <w:p w14:paraId="0C158EEB" w14:textId="77777777" w:rsidR="00A55B53" w:rsidRPr="00123177" w:rsidRDefault="00A55B53" w:rsidP="00535342"/>
        </w:tc>
      </w:tr>
      <w:tr w:rsidR="00A55B53" w:rsidRPr="00123177" w14:paraId="3A919E7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ECF30A0" w14:textId="77777777" w:rsidR="00A55B53" w:rsidRPr="00123177" w:rsidRDefault="00A55B53" w:rsidP="00535342">
            <w:r w:rsidRPr="00123177">
              <w:rPr>
                <w:rFonts w:eastAsia="Arial"/>
                <w:szCs w:val="20"/>
              </w:rPr>
              <w:t>Feasible within project constraints</w:t>
            </w:r>
          </w:p>
          <w:p w14:paraId="1D895E57" w14:textId="77777777" w:rsidR="00A55B53" w:rsidRPr="00123177" w:rsidRDefault="00A55B53" w:rsidP="00535342">
            <w:r w:rsidRPr="00123177">
              <w:rPr>
                <w:rFonts w:eastAsia="Arial"/>
                <w:szCs w:val="20"/>
              </w:rPr>
              <w:t>(Yes/No)</w:t>
            </w:r>
          </w:p>
          <w:p w14:paraId="39F4FEF5" w14:textId="77777777" w:rsidR="00A55B53" w:rsidRPr="00123177" w:rsidRDefault="00A55B53" w:rsidP="00535342">
            <w:r w:rsidRPr="00123177">
              <w:rPr>
                <w:rFonts w:eastAsia="Arial"/>
                <w:i/>
                <w:iCs/>
                <w:szCs w:val="20"/>
              </w:rPr>
              <w:t xml:space="preserve">Note: Add the impact of </w:t>
            </w:r>
            <w:r w:rsidRPr="00123177">
              <w:rPr>
                <w:rFonts w:eastAsia="Arial"/>
                <w:i/>
                <w:iCs/>
                <w:szCs w:val="20"/>
              </w:rPr>
              <w:lastRenderedPageBreak/>
              <w:t>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E5BE32" w14:textId="77777777" w:rsidR="00A55B53" w:rsidRPr="00123177" w:rsidRDefault="00A55B53" w:rsidP="00535342">
            <w:pPr>
              <w:pStyle w:val="TableText"/>
              <w:snapToGrid w:val="0"/>
            </w:pPr>
            <w:r w:rsidRPr="00123177">
              <w:lastRenderedPageBreak/>
              <w:t>YES</w:t>
            </w:r>
          </w:p>
          <w:p w14:paraId="36BE38B1" w14:textId="77777777" w:rsidR="00A55B53" w:rsidRPr="00123177" w:rsidRDefault="00A55B53" w:rsidP="00535342"/>
        </w:tc>
      </w:tr>
      <w:tr w:rsidR="00A55B53" w:rsidRPr="00123177" w14:paraId="2767504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F781B1B" w14:textId="77777777" w:rsidR="00A55B53" w:rsidRPr="00123177" w:rsidRDefault="00A55B53" w:rsidP="00535342">
            <w:r w:rsidRPr="00123177">
              <w:rPr>
                <w:rFonts w:eastAsia="Arial"/>
                <w:szCs w:val="20"/>
              </w:rPr>
              <w:t>Critical</w:t>
            </w:r>
          </w:p>
          <w:p w14:paraId="3DB4D4A4" w14:textId="77777777" w:rsidR="00A55B53" w:rsidRPr="00123177" w:rsidRDefault="00A55B53" w:rsidP="00535342">
            <w:r w:rsidRPr="00123177">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4E7EE7" w14:textId="77777777" w:rsidR="00A55B53" w:rsidRPr="00123177" w:rsidRDefault="00A55B53" w:rsidP="00535342">
            <w:r w:rsidRPr="00123177">
              <w:t>YES</w:t>
            </w:r>
          </w:p>
        </w:tc>
      </w:tr>
      <w:tr w:rsidR="00A55B53" w:rsidRPr="00123177" w14:paraId="70F8627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17F0D35" w14:textId="77777777" w:rsidR="00A55B53" w:rsidRPr="00123177" w:rsidRDefault="00A55B53" w:rsidP="00535342">
            <w:pPr>
              <w:rPr>
                <w:rFonts w:eastAsia="Arial"/>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2A6F30" w14:textId="77777777" w:rsidR="00A55B53" w:rsidRPr="00123177" w:rsidRDefault="00A55B53" w:rsidP="00535342">
            <w:r w:rsidRPr="00123177">
              <w:t>Acceptance Criteria for this requirement should be as per SECTION-6 ACCEPTANCE CRITERIA</w:t>
            </w:r>
          </w:p>
        </w:tc>
      </w:tr>
    </w:tbl>
    <w:p w14:paraId="03E6943A" w14:textId="77777777" w:rsidR="00A55B53" w:rsidRPr="00123177" w:rsidRDefault="00A55B53" w:rsidP="00A55B53">
      <w:pPr>
        <w:pStyle w:val="BodyText"/>
        <w:rPr>
          <w:b/>
          <w:bCs/>
        </w:rPr>
      </w:pPr>
    </w:p>
    <w:p w14:paraId="50C0A3E7" w14:textId="77777777" w:rsidR="00A55B53" w:rsidRPr="00123177" w:rsidRDefault="00A55B53" w:rsidP="00A55B53"/>
    <w:p w14:paraId="095CA492" w14:textId="6CFC8B45" w:rsidR="00A55B53" w:rsidRPr="00123177" w:rsidRDefault="00A55B53" w:rsidP="00A55B53">
      <w:pPr>
        <w:pStyle w:val="Heading5"/>
      </w:pPr>
      <w:r w:rsidRPr="00123177">
        <w:rPr>
          <w:sz w:val="20"/>
          <w:szCs w:val="20"/>
        </w:rPr>
        <w:t>Requirements for receive NM message within NM_MSG_RECEIVE_TIME</w:t>
      </w:r>
      <w:r w:rsidR="00601F5D">
        <w:rPr>
          <w:sz w:val="20"/>
          <w:szCs w:val="20"/>
        </w:rPr>
        <w:t xml:space="preserve"> of 500msec</w:t>
      </w:r>
    </w:p>
    <w:p w14:paraId="42222BBD"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731C9EE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3F4BC11"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EDF99D0" w14:textId="77777777" w:rsidR="00A55B53" w:rsidRPr="00123177" w:rsidRDefault="00A55B53" w:rsidP="00535342">
            <w:r w:rsidRPr="00123177">
              <w:rPr>
                <w:rFonts w:eastAsia="Arial"/>
                <w:b/>
                <w:bCs/>
                <w:szCs w:val="20"/>
              </w:rPr>
              <w:t>Description</w:t>
            </w:r>
          </w:p>
        </w:tc>
      </w:tr>
      <w:tr w:rsidR="00601F5D" w:rsidRPr="00123177" w14:paraId="4B2A4385"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2C08AB55" w14:textId="77777777" w:rsidR="00601F5D" w:rsidRPr="00123177" w:rsidRDefault="00601F5D" w:rsidP="00601F5D">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A1A455" w14:textId="4465F538" w:rsidR="00601F5D" w:rsidRPr="00123177" w:rsidRDefault="00601F5D" w:rsidP="00601F5D">
            <w:r w:rsidRPr="0034230F">
              <w:rPr>
                <w:rFonts w:eastAsia="Arial"/>
                <w:color w:val="000000" w:themeColor="text1"/>
                <w:szCs w:val="20"/>
              </w:rPr>
              <w:t>SWRS_NM_APP_</w:t>
            </w:r>
            <w:r>
              <w:rPr>
                <w:rFonts w:eastAsia="Arial"/>
                <w:color w:val="000000" w:themeColor="text1"/>
                <w:szCs w:val="20"/>
              </w:rPr>
              <w:t>20</w:t>
            </w:r>
          </w:p>
        </w:tc>
      </w:tr>
      <w:tr w:rsidR="00601F5D" w:rsidRPr="00123177" w14:paraId="58B3844F"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2F6D1BB6" w14:textId="77777777" w:rsidR="00601F5D" w:rsidRPr="00123177" w:rsidRDefault="00601F5D" w:rsidP="00601F5D">
            <w:pPr>
              <w:rPr>
                <w:rFonts w:eastAsia="Arial"/>
              </w:rPr>
            </w:pPr>
            <w:r w:rsidRPr="00123177">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CCD928" w14:textId="60B3BFCD" w:rsidR="00601F5D" w:rsidRPr="00123177" w:rsidRDefault="00601F5D" w:rsidP="00601F5D">
            <w:pPr>
              <w:rPr>
                <w:rFonts w:eastAsia="Arial"/>
              </w:rPr>
            </w:pPr>
            <w:r w:rsidRPr="0034230F">
              <w:rPr>
                <w:rFonts w:eastAsia="Arial"/>
                <w:color w:val="000000" w:themeColor="text1"/>
              </w:rPr>
              <w:t>SDS18-VST01-02-3449</w:t>
            </w:r>
          </w:p>
        </w:tc>
      </w:tr>
      <w:tr w:rsidR="00601F5D" w:rsidRPr="00123177" w14:paraId="3B13276A"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79E7AE0D" w14:textId="77777777" w:rsidR="00601F5D" w:rsidRPr="00123177" w:rsidRDefault="00601F5D" w:rsidP="00601F5D">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0D2361" w14:textId="165A919B" w:rsidR="00601F5D" w:rsidRPr="00123177" w:rsidRDefault="00601F5D" w:rsidP="00601F5D">
            <w:pPr>
              <w:pStyle w:val="TableText"/>
              <w:snapToGrid w:val="0"/>
            </w:pPr>
            <w:r w:rsidRPr="0034230F">
              <w:rPr>
                <w:color w:val="000000" w:themeColor="text1"/>
              </w:rPr>
              <w:t>C-Sample/PF3.0 Phase-2</w:t>
            </w:r>
          </w:p>
        </w:tc>
      </w:tr>
      <w:tr w:rsidR="00601F5D" w:rsidRPr="00123177" w14:paraId="23782216"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8DBEBEA" w14:textId="77777777" w:rsidR="00601F5D" w:rsidRPr="00123177" w:rsidRDefault="00601F5D" w:rsidP="00601F5D">
            <w:r w:rsidRPr="00123177">
              <w:rPr>
                <w:rFonts w:eastAsia="Arial"/>
                <w:szCs w:val="20"/>
              </w:rPr>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F66B1D" w14:textId="65556547" w:rsidR="00601F5D" w:rsidRPr="00123177" w:rsidRDefault="00601F5D" w:rsidP="00601F5D">
            <w:pPr>
              <w:rPr>
                <w:rFonts w:eastAsia="Arial"/>
              </w:rPr>
            </w:pPr>
            <w:r w:rsidRPr="0034230F">
              <w:rPr>
                <w:rFonts w:eastAsia="Arial"/>
                <w:color w:val="000000" w:themeColor="text1"/>
              </w:rPr>
              <w:t>The HVDCDC shall configure parameter “</w:t>
            </w:r>
            <w:r w:rsidRPr="0034230F">
              <w:rPr>
                <w:color w:val="000000" w:themeColor="text1"/>
                <w:szCs w:val="20"/>
              </w:rPr>
              <w:t>NM_REPEAT_MESSAGE_TIME</w:t>
            </w:r>
            <w:r w:rsidRPr="0034230F">
              <w:rPr>
                <w:rFonts w:eastAsia="Arial"/>
                <w:color w:val="000000" w:themeColor="text1"/>
              </w:rPr>
              <w:t>" with a value of 500ms which is used to transition from “Repeat Message” State to “Ready sleep” State</w:t>
            </w:r>
          </w:p>
        </w:tc>
      </w:tr>
      <w:tr w:rsidR="00601F5D" w:rsidRPr="00123177" w14:paraId="06B26FB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2C064B5" w14:textId="77777777" w:rsidR="00601F5D" w:rsidRPr="00123177" w:rsidRDefault="00601F5D" w:rsidP="00601F5D">
            <w:r w:rsidRPr="00123177">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E44EDE" w14:textId="66A20578" w:rsidR="00601F5D" w:rsidRPr="00123177" w:rsidRDefault="00601F5D" w:rsidP="00601F5D">
            <w:r w:rsidRPr="0034230F">
              <w:rPr>
                <w:rFonts w:eastAsia="Arial"/>
                <w:color w:val="000000" w:themeColor="text1"/>
              </w:rPr>
              <w:t>No Such derived requirement is applicable.</w:t>
            </w:r>
          </w:p>
        </w:tc>
      </w:tr>
      <w:tr w:rsidR="00601F5D" w:rsidRPr="00123177" w14:paraId="6E9E1D1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673B95D" w14:textId="77777777" w:rsidR="00601F5D" w:rsidRPr="00123177" w:rsidRDefault="00601F5D" w:rsidP="00601F5D">
            <w:r w:rsidRPr="00123177">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9AD305" w14:textId="7987A2F4" w:rsidR="00601F5D" w:rsidRPr="00123177" w:rsidRDefault="00601F5D" w:rsidP="00601F5D">
            <w:r w:rsidRPr="0034230F">
              <w:rPr>
                <w:rFonts w:eastAsia="Arial"/>
                <w:color w:val="000000" w:themeColor="text1"/>
                <w:szCs w:val="20"/>
              </w:rPr>
              <w:t>No Specific access restrictions is applicable.</w:t>
            </w:r>
          </w:p>
        </w:tc>
      </w:tr>
      <w:tr w:rsidR="00601F5D" w:rsidRPr="00123177" w14:paraId="66617D9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2CDDC22" w14:textId="77777777" w:rsidR="00601F5D" w:rsidRPr="00123177" w:rsidRDefault="00601F5D" w:rsidP="00601F5D">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DD2440" w14:textId="77777777" w:rsidR="00601F5D" w:rsidRPr="0034230F" w:rsidRDefault="00601F5D" w:rsidP="00601F5D">
            <w:pPr>
              <w:rPr>
                <w:rFonts w:eastAsia="Arial"/>
                <w:color w:val="000000" w:themeColor="text1"/>
              </w:rPr>
            </w:pPr>
            <w:r w:rsidRPr="0034230F">
              <w:rPr>
                <w:rFonts w:eastAsia="Arial"/>
                <w:color w:val="000000" w:themeColor="text1"/>
              </w:rPr>
              <w:t xml:space="preserve">1. The default value of the </w:t>
            </w:r>
            <w:r w:rsidRPr="0034230F">
              <w:rPr>
                <w:color w:val="000000" w:themeColor="text1"/>
                <w:szCs w:val="20"/>
              </w:rPr>
              <w:t>NM_REPEAT_MESSAGE_TIME</w:t>
            </w:r>
            <w:r w:rsidRPr="0034230F">
              <w:rPr>
                <w:rFonts w:eastAsia="Arial"/>
                <w:color w:val="000000" w:themeColor="text1"/>
              </w:rPr>
              <w:t xml:space="preserve"> = 500 msec </w:t>
            </w:r>
          </w:p>
          <w:p w14:paraId="72C47487" w14:textId="77777777" w:rsidR="00601F5D" w:rsidRPr="0034230F" w:rsidRDefault="00601F5D" w:rsidP="00601F5D">
            <w:pPr>
              <w:rPr>
                <w:color w:val="000000" w:themeColor="text1"/>
                <w:szCs w:val="20"/>
              </w:rPr>
            </w:pPr>
            <w:r w:rsidRPr="0034230F">
              <w:rPr>
                <w:rFonts w:eastAsia="Arial"/>
                <w:color w:val="000000" w:themeColor="text1"/>
              </w:rPr>
              <w:t xml:space="preserve">2. The parameter </w:t>
            </w:r>
            <w:r w:rsidRPr="0034230F">
              <w:rPr>
                <w:color w:val="000000" w:themeColor="text1"/>
                <w:szCs w:val="20"/>
              </w:rPr>
              <w:t>NM_REPEAT_MESSAGE_TIME is in milliseconds</w:t>
            </w:r>
          </w:p>
          <w:p w14:paraId="75B7519B" w14:textId="77777777" w:rsidR="00601F5D" w:rsidRPr="0034230F" w:rsidRDefault="00601F5D" w:rsidP="00601F5D">
            <w:pPr>
              <w:rPr>
                <w:rFonts w:eastAsia="Arial"/>
                <w:color w:val="000000" w:themeColor="text1"/>
              </w:rPr>
            </w:pPr>
            <w:r w:rsidRPr="0034230F">
              <w:rPr>
                <w:color w:val="000000" w:themeColor="text1"/>
              </w:rPr>
              <w:t xml:space="preserve">3. The </w:t>
            </w:r>
            <w:r w:rsidRPr="0034230F">
              <w:rPr>
                <w:color w:val="000000" w:themeColor="text1"/>
                <w:szCs w:val="20"/>
              </w:rPr>
              <w:t>NM_REPEAT_MESSAGE_TIME parameter data type shall be unsigned type</w:t>
            </w:r>
          </w:p>
          <w:p w14:paraId="2DA9CE71" w14:textId="14C29D2C" w:rsidR="00601F5D" w:rsidRPr="00123177" w:rsidRDefault="00601F5D" w:rsidP="00601F5D">
            <w:pPr>
              <w:rPr>
                <w:rFonts w:eastAsia="Arial"/>
              </w:rPr>
            </w:pPr>
            <w:r w:rsidRPr="0034230F">
              <w:rPr>
                <w:color w:val="000000" w:themeColor="text1"/>
              </w:rPr>
              <w:t xml:space="preserve">4. The parameter </w:t>
            </w:r>
            <w:r w:rsidRPr="0034230F">
              <w:rPr>
                <w:color w:val="000000" w:themeColor="text1"/>
                <w:szCs w:val="20"/>
              </w:rPr>
              <w:t>NM_REPEAT_MESSAGE_TIME is calibratable</w:t>
            </w:r>
          </w:p>
        </w:tc>
      </w:tr>
      <w:tr w:rsidR="00601F5D" w:rsidRPr="00123177" w14:paraId="2C7F3B0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51D1BEC" w14:textId="77777777" w:rsidR="00601F5D" w:rsidRPr="00123177" w:rsidRDefault="00601F5D" w:rsidP="00601F5D">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C85C07" w14:textId="09147030" w:rsidR="00601F5D" w:rsidRPr="00123177" w:rsidRDefault="00601F5D" w:rsidP="00601F5D">
            <w:pPr>
              <w:pStyle w:val="NormalWeb"/>
              <w:spacing w:before="0" w:beforeAutospacing="0" w:after="0" w:afterAutospacing="0"/>
              <w:rPr>
                <w:rFonts w:ascii="Arial" w:hAnsi="Arial" w:cs="Arial"/>
                <w:color w:val="000000"/>
                <w:sz w:val="20"/>
                <w:szCs w:val="20"/>
              </w:rPr>
            </w:pPr>
            <w:r w:rsidRPr="0034230F">
              <w:rPr>
                <w:rFonts w:eastAsia="Arial"/>
                <w:color w:val="000000" w:themeColor="text1"/>
              </w:rPr>
              <w:t>1. HVDCDC should transition from the "Repeat Message" state to the "Ready Sleep" State after the 500msec time of "</w:t>
            </w:r>
            <w:r w:rsidRPr="0034230F">
              <w:rPr>
                <w:color w:val="000000" w:themeColor="text1"/>
                <w:szCs w:val="20"/>
              </w:rPr>
              <w:t xml:space="preserve"> NM_REPEAT_MESSAGE_TIME</w:t>
            </w:r>
            <w:r w:rsidRPr="0034230F">
              <w:rPr>
                <w:rFonts w:eastAsia="Arial"/>
                <w:color w:val="000000" w:themeColor="text1"/>
              </w:rPr>
              <w:t xml:space="preserve"> " has elapsed.</w:t>
            </w:r>
          </w:p>
        </w:tc>
      </w:tr>
      <w:tr w:rsidR="00601F5D" w:rsidRPr="00123177" w14:paraId="5AD183A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80773A0" w14:textId="77777777" w:rsidR="00601F5D" w:rsidRPr="00123177" w:rsidRDefault="00601F5D" w:rsidP="00601F5D">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F50712" w14:textId="77777777" w:rsidR="00601F5D" w:rsidRPr="0034230F" w:rsidRDefault="00601F5D" w:rsidP="00601F5D">
            <w:pPr>
              <w:rPr>
                <w:rFonts w:eastAsia="Arial"/>
                <w:color w:val="000000" w:themeColor="text1"/>
              </w:rPr>
            </w:pPr>
            <w:r w:rsidRPr="0034230F">
              <w:rPr>
                <w:color w:val="000000" w:themeColor="text1"/>
              </w:rPr>
              <w:t xml:space="preserve">1. Configure the </w:t>
            </w:r>
            <w:r w:rsidRPr="0034230F">
              <w:rPr>
                <w:rFonts w:eastAsia="Arial"/>
                <w:color w:val="000000" w:themeColor="text1"/>
              </w:rPr>
              <w:t xml:space="preserve">parameter </w:t>
            </w:r>
            <w:r w:rsidRPr="0034230F">
              <w:rPr>
                <w:color w:val="000000" w:themeColor="text1"/>
                <w:szCs w:val="20"/>
              </w:rPr>
              <w:t>NM_REPEAT_MESSAGE_TIME = 500msec</w:t>
            </w:r>
            <w:r w:rsidRPr="0034230F">
              <w:rPr>
                <w:rFonts w:eastAsia="Arial"/>
                <w:color w:val="000000" w:themeColor="text1"/>
              </w:rPr>
              <w:t>.</w:t>
            </w:r>
          </w:p>
          <w:p w14:paraId="33B5A6EC" w14:textId="702094B0" w:rsidR="00601F5D" w:rsidRPr="00123177" w:rsidRDefault="00601F5D" w:rsidP="00601F5D">
            <w:pPr>
              <w:pStyle w:val="NormalWeb"/>
              <w:spacing w:before="0" w:beforeAutospacing="0" w:after="0" w:afterAutospacing="0"/>
              <w:rPr>
                <w:rFonts w:ascii="Arial" w:hAnsi="Arial" w:cs="Arial"/>
                <w:color w:val="000000"/>
                <w:sz w:val="20"/>
                <w:szCs w:val="20"/>
              </w:rPr>
            </w:pPr>
          </w:p>
        </w:tc>
      </w:tr>
      <w:tr w:rsidR="00601F5D" w:rsidRPr="00123177" w14:paraId="73088A32"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32B36D70" w14:textId="77777777" w:rsidR="00601F5D" w:rsidRPr="00123177" w:rsidRDefault="00601F5D" w:rsidP="00601F5D">
            <w:r w:rsidRPr="00123177">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7A3323" w14:textId="2622E36F" w:rsidR="00601F5D" w:rsidRPr="00123177" w:rsidRDefault="00601F5D" w:rsidP="00601F5D">
            <w:r w:rsidRPr="0034230F">
              <w:rPr>
                <w:color w:val="000000" w:themeColor="text1"/>
              </w:rPr>
              <w:t>No such mandatory fields is applicable.</w:t>
            </w:r>
          </w:p>
        </w:tc>
      </w:tr>
      <w:tr w:rsidR="00601F5D" w:rsidRPr="00123177" w14:paraId="5016DF7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9AAA11E" w14:textId="77777777" w:rsidR="00601F5D" w:rsidRPr="00123177" w:rsidRDefault="00601F5D" w:rsidP="00601F5D">
            <w:r w:rsidRPr="00123177">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07311E" w14:textId="77777777" w:rsidR="00601F5D" w:rsidRPr="0034230F" w:rsidRDefault="00601F5D" w:rsidP="00601F5D">
            <w:pPr>
              <w:rPr>
                <w:color w:val="000000" w:themeColor="text1"/>
              </w:rPr>
            </w:pPr>
            <w:r w:rsidRPr="0034230F">
              <w:rPr>
                <w:rFonts w:eastAsia="Arial"/>
                <w:color w:val="000000" w:themeColor="text1"/>
              </w:rPr>
              <w:t>1. The HVDCDC configured for passive mode</w:t>
            </w:r>
          </w:p>
          <w:p w14:paraId="11F3C69B" w14:textId="237BEB86" w:rsidR="00601F5D" w:rsidRPr="00123177" w:rsidRDefault="00601F5D" w:rsidP="00601F5D"/>
        </w:tc>
      </w:tr>
      <w:tr w:rsidR="00601F5D" w:rsidRPr="00123177" w14:paraId="769AE87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887595B" w14:textId="77777777" w:rsidR="00601F5D" w:rsidRPr="00123177" w:rsidRDefault="00601F5D" w:rsidP="00601F5D">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7BC756" w14:textId="70C7D6BC" w:rsidR="00601F5D" w:rsidRPr="00123177" w:rsidRDefault="00601F5D" w:rsidP="00601F5D">
            <w:r w:rsidRPr="0034230F">
              <w:rPr>
                <w:color w:val="000000" w:themeColor="text1"/>
                <w:szCs w:val="20"/>
              </w:rPr>
              <w:t>Default values shall be applicable with respect to Pre-Loaded Values</w:t>
            </w:r>
          </w:p>
        </w:tc>
      </w:tr>
      <w:tr w:rsidR="00601F5D" w:rsidRPr="00123177" w14:paraId="7B07967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FD4D5E1" w14:textId="77777777" w:rsidR="00601F5D" w:rsidRPr="00123177" w:rsidRDefault="00601F5D" w:rsidP="00601F5D">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1DD881" w14:textId="557C596F" w:rsidR="00601F5D" w:rsidRPr="00123177" w:rsidRDefault="00601F5D" w:rsidP="00601F5D">
            <w:r w:rsidRPr="0034230F">
              <w:rPr>
                <w:color w:val="000000" w:themeColor="text1"/>
                <w:szCs w:val="20"/>
              </w:rPr>
              <w:t>Valid range value is not required.</w:t>
            </w:r>
          </w:p>
        </w:tc>
      </w:tr>
      <w:tr w:rsidR="00601F5D" w:rsidRPr="00123177" w14:paraId="423F011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D235520" w14:textId="77777777" w:rsidR="00601F5D" w:rsidRPr="00123177" w:rsidRDefault="00601F5D" w:rsidP="00601F5D">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859200" w14:textId="28572C21" w:rsidR="00601F5D" w:rsidRPr="00123177" w:rsidRDefault="00601F5D" w:rsidP="00601F5D">
            <w:r w:rsidRPr="0034230F">
              <w:rPr>
                <w:color w:val="000000" w:themeColor="text1"/>
                <w:szCs w:val="20"/>
              </w:rPr>
              <w:t>Data latency period is not applicable</w:t>
            </w:r>
          </w:p>
        </w:tc>
      </w:tr>
      <w:tr w:rsidR="00601F5D" w:rsidRPr="00123177" w14:paraId="16253FC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6188E6B" w14:textId="77777777" w:rsidR="00601F5D" w:rsidRPr="00123177" w:rsidRDefault="00601F5D" w:rsidP="00601F5D">
            <w:r w:rsidRPr="00123177">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1C5CE9" w14:textId="6FA1CDF9" w:rsidR="00601F5D" w:rsidRPr="00123177" w:rsidRDefault="00601F5D" w:rsidP="00601F5D">
            <w:r w:rsidRPr="0034230F">
              <w:rPr>
                <w:color w:val="000000" w:themeColor="text1"/>
                <w:szCs w:val="20"/>
              </w:rPr>
              <w:t>Data Retention period is not applicable.</w:t>
            </w:r>
          </w:p>
        </w:tc>
      </w:tr>
      <w:tr w:rsidR="00601F5D" w:rsidRPr="00123177" w14:paraId="2812614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E0C3C6A" w14:textId="77777777" w:rsidR="00601F5D" w:rsidRPr="00123177" w:rsidRDefault="00601F5D" w:rsidP="00601F5D">
            <w:r w:rsidRPr="00123177">
              <w:rPr>
                <w:rFonts w:eastAsia="Arial"/>
                <w:szCs w:val="20"/>
              </w:rPr>
              <w:lastRenderedPageBreak/>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766BCD" w14:textId="7D0CFFA0" w:rsidR="00601F5D" w:rsidRPr="00123177" w:rsidRDefault="00601F5D" w:rsidP="00601F5D">
            <w:r w:rsidRPr="0034230F">
              <w:rPr>
                <w:color w:val="000000" w:themeColor="text1"/>
                <w:szCs w:val="20"/>
              </w:rPr>
              <w:t>Data rate is not applicable.</w:t>
            </w:r>
          </w:p>
        </w:tc>
      </w:tr>
      <w:tr w:rsidR="00601F5D" w:rsidRPr="00123177" w14:paraId="6A34E6C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42AB768" w14:textId="77777777" w:rsidR="00601F5D" w:rsidRPr="00123177" w:rsidRDefault="00601F5D" w:rsidP="00601F5D">
            <w:r w:rsidRPr="00123177">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CB1015" w14:textId="7B7AA416" w:rsidR="00601F5D" w:rsidRPr="00123177" w:rsidRDefault="00601F5D" w:rsidP="00601F5D">
            <w:pPr>
              <w:spacing w:line="259" w:lineRule="auto"/>
            </w:pPr>
            <w:r w:rsidRPr="0034230F">
              <w:rPr>
                <w:color w:val="000000" w:themeColor="text1"/>
                <w:szCs w:val="20"/>
              </w:rPr>
              <w:t>External event is not required.</w:t>
            </w:r>
          </w:p>
        </w:tc>
      </w:tr>
      <w:tr w:rsidR="00601F5D" w:rsidRPr="00123177" w14:paraId="4CE8780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A85F80D" w14:textId="77777777" w:rsidR="00601F5D" w:rsidRPr="00123177" w:rsidRDefault="00601F5D" w:rsidP="00601F5D">
            <w:r w:rsidRPr="00123177">
              <w:rPr>
                <w:rFonts w:eastAsia="Arial"/>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89AE17" w14:textId="353F3491" w:rsidR="00601F5D" w:rsidRPr="00123177" w:rsidRDefault="00601F5D" w:rsidP="00601F5D">
            <w:r w:rsidRPr="0034230F">
              <w:rPr>
                <w:color w:val="000000" w:themeColor="text1"/>
                <w:szCs w:val="20"/>
              </w:rPr>
              <w:t>Temporal event is not applicable.</w:t>
            </w:r>
          </w:p>
        </w:tc>
      </w:tr>
      <w:tr w:rsidR="00601F5D" w:rsidRPr="00123177" w14:paraId="00564D5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D509B6D" w14:textId="77777777" w:rsidR="00601F5D" w:rsidRPr="00123177" w:rsidRDefault="00601F5D" w:rsidP="00601F5D">
            <w:r w:rsidRPr="00123177">
              <w:rPr>
                <w:rFonts w:eastAsia="Arial"/>
                <w:szCs w:val="20"/>
              </w:rPr>
              <w:t xml:space="preserve">Validation Rules/ </w:t>
            </w:r>
          </w:p>
          <w:p w14:paraId="68676F00" w14:textId="77777777" w:rsidR="00601F5D" w:rsidRPr="00123177" w:rsidRDefault="00601F5D" w:rsidP="00601F5D">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1A3B00" w14:textId="5CE2CF2B" w:rsidR="00601F5D" w:rsidRPr="00123177" w:rsidRDefault="00601F5D" w:rsidP="00601F5D">
            <w:pPr>
              <w:rPr>
                <w:rFonts w:eastAsia="Arial"/>
                <w:color w:val="000000" w:themeColor="text1"/>
              </w:rPr>
            </w:pPr>
            <w:r w:rsidRPr="0034230F">
              <w:rPr>
                <w:rFonts w:eastAsia="Arial"/>
                <w:color w:val="000000" w:themeColor="text1"/>
              </w:rPr>
              <w:t>1. Verify that HVDCDC shall transition from "Repeat Message" state to the "Ready Sleep" State after the 500msec time of "</w:t>
            </w:r>
            <w:r w:rsidRPr="0034230F">
              <w:rPr>
                <w:color w:val="000000" w:themeColor="text1"/>
                <w:szCs w:val="20"/>
              </w:rPr>
              <w:t xml:space="preserve">NM_REPEAT_MESSAGE_TIME </w:t>
            </w:r>
            <w:r w:rsidRPr="0034230F">
              <w:rPr>
                <w:rFonts w:eastAsia="Arial"/>
                <w:color w:val="000000" w:themeColor="text1"/>
              </w:rPr>
              <w:t>" has elapsed</w:t>
            </w:r>
          </w:p>
        </w:tc>
      </w:tr>
      <w:tr w:rsidR="00A55B53" w:rsidRPr="00123177" w14:paraId="23DC7A5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9E1AA05" w14:textId="77777777" w:rsidR="00A55B53" w:rsidRPr="00123177" w:rsidRDefault="00A55B53" w:rsidP="00535342">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444A20" w14:textId="77777777" w:rsidR="00A55B53" w:rsidRPr="00123177" w:rsidRDefault="00A55B53" w:rsidP="00535342">
            <w:r w:rsidRPr="00123177">
              <w:rPr>
                <w:szCs w:val="20"/>
              </w:rPr>
              <w:t>Constraints is not applicable.</w:t>
            </w:r>
          </w:p>
        </w:tc>
      </w:tr>
      <w:tr w:rsidR="00A55B53" w:rsidRPr="00123177" w14:paraId="0A9A48B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C4E4C8F" w14:textId="77777777" w:rsidR="00A55B53" w:rsidRPr="00123177" w:rsidRDefault="00A55B53" w:rsidP="00535342">
            <w:r w:rsidRPr="00123177">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DBF030" w14:textId="77777777" w:rsidR="00A55B53" w:rsidRPr="00123177" w:rsidRDefault="00A55B53" w:rsidP="00535342">
            <w:r w:rsidRPr="00123177">
              <w:rPr>
                <w:szCs w:val="20"/>
              </w:rPr>
              <w:t>No effects on other system</w:t>
            </w:r>
          </w:p>
        </w:tc>
      </w:tr>
      <w:tr w:rsidR="00A55B53" w:rsidRPr="00123177" w14:paraId="7471DDD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BE36D50" w14:textId="77777777" w:rsidR="00A55B53" w:rsidRPr="00123177" w:rsidRDefault="00A55B53" w:rsidP="00535342">
            <w:r w:rsidRPr="00123177">
              <w:rPr>
                <w:rFonts w:eastAsia="Arial"/>
                <w:szCs w:val="20"/>
              </w:rPr>
              <w:t>Testability with respect to test environment</w:t>
            </w:r>
          </w:p>
          <w:p w14:paraId="3EE58D0D" w14:textId="77777777" w:rsidR="00A55B53" w:rsidRPr="00123177" w:rsidRDefault="00A55B53" w:rsidP="00535342">
            <w:r w:rsidRPr="00123177">
              <w:rPr>
                <w:rFonts w:eastAsia="Arial"/>
                <w:szCs w:val="20"/>
              </w:rPr>
              <w:t>(Yes/No)</w:t>
            </w:r>
          </w:p>
          <w:p w14:paraId="0760F049" w14:textId="77777777" w:rsidR="00A55B53" w:rsidRPr="00123177" w:rsidRDefault="00A55B53" w:rsidP="00535342">
            <w:r w:rsidRPr="00123177">
              <w:rPr>
                <w:rFonts w:eastAsia="Arial"/>
                <w:i/>
                <w:iCs/>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EEDBB7" w14:textId="77777777" w:rsidR="00A55B53" w:rsidRPr="00123177" w:rsidRDefault="00A55B53" w:rsidP="00535342">
            <w:pPr>
              <w:pStyle w:val="TableText"/>
              <w:snapToGrid w:val="0"/>
            </w:pPr>
            <w:r w:rsidRPr="00123177">
              <w:t>YES</w:t>
            </w:r>
          </w:p>
          <w:p w14:paraId="626FC1FC" w14:textId="77777777" w:rsidR="00A55B53" w:rsidRPr="00123177" w:rsidRDefault="00A55B53" w:rsidP="00535342"/>
        </w:tc>
      </w:tr>
      <w:tr w:rsidR="00A55B53" w:rsidRPr="00123177" w14:paraId="7852601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F57DC77" w14:textId="77777777" w:rsidR="00A55B53" w:rsidRPr="00123177" w:rsidRDefault="00A55B53" w:rsidP="00535342">
            <w:r w:rsidRPr="00123177">
              <w:rPr>
                <w:rFonts w:eastAsia="Arial"/>
                <w:szCs w:val="20"/>
              </w:rPr>
              <w:t>Feasible within project constraints</w:t>
            </w:r>
          </w:p>
          <w:p w14:paraId="78B1A1F6" w14:textId="77777777" w:rsidR="00A55B53" w:rsidRPr="00123177" w:rsidRDefault="00A55B53" w:rsidP="00535342">
            <w:r w:rsidRPr="00123177">
              <w:rPr>
                <w:rFonts w:eastAsia="Arial"/>
                <w:szCs w:val="20"/>
              </w:rPr>
              <w:t>(Yes/No)</w:t>
            </w:r>
          </w:p>
          <w:p w14:paraId="519F4750" w14:textId="77777777" w:rsidR="00A55B53" w:rsidRPr="00123177" w:rsidRDefault="00A55B53" w:rsidP="00535342">
            <w:r w:rsidRPr="00123177">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7FA618" w14:textId="77777777" w:rsidR="00A55B53" w:rsidRPr="00123177" w:rsidRDefault="00A55B53" w:rsidP="00535342">
            <w:pPr>
              <w:pStyle w:val="TableText"/>
              <w:snapToGrid w:val="0"/>
            </w:pPr>
            <w:r w:rsidRPr="00123177">
              <w:t>YES</w:t>
            </w:r>
          </w:p>
          <w:p w14:paraId="4A13E559" w14:textId="77777777" w:rsidR="00A55B53" w:rsidRPr="00123177" w:rsidRDefault="00A55B53" w:rsidP="00535342"/>
        </w:tc>
      </w:tr>
      <w:tr w:rsidR="00A55B53" w:rsidRPr="00123177" w14:paraId="7F62909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B3E6878" w14:textId="77777777" w:rsidR="00A55B53" w:rsidRPr="00123177" w:rsidRDefault="00A55B53" w:rsidP="00535342">
            <w:r w:rsidRPr="00123177">
              <w:rPr>
                <w:rFonts w:eastAsia="Arial"/>
                <w:szCs w:val="20"/>
              </w:rPr>
              <w:t>Critical</w:t>
            </w:r>
          </w:p>
          <w:p w14:paraId="743A89F3" w14:textId="77777777" w:rsidR="00A55B53" w:rsidRPr="00123177" w:rsidRDefault="00A55B53" w:rsidP="00535342">
            <w:r w:rsidRPr="00123177">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CB1EA0" w14:textId="77777777" w:rsidR="00A55B53" w:rsidRPr="00123177" w:rsidRDefault="00A55B53" w:rsidP="00535342">
            <w:r w:rsidRPr="00123177">
              <w:t>YES</w:t>
            </w:r>
          </w:p>
        </w:tc>
      </w:tr>
      <w:tr w:rsidR="00A55B53" w:rsidRPr="00123177" w14:paraId="3271A53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35251CB" w14:textId="77777777" w:rsidR="00A55B53" w:rsidRPr="00123177" w:rsidRDefault="00A55B53" w:rsidP="00535342">
            <w:pPr>
              <w:rPr>
                <w:rFonts w:eastAsia="Arial"/>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189751" w14:textId="77777777" w:rsidR="00A55B53" w:rsidRPr="00123177" w:rsidRDefault="00A55B53" w:rsidP="00535342">
            <w:r w:rsidRPr="00123177">
              <w:t>Acceptance Criteria for this requirement should be as per SECTION-6 ACCEPTANCE CRITERIA</w:t>
            </w:r>
          </w:p>
        </w:tc>
      </w:tr>
    </w:tbl>
    <w:p w14:paraId="4CDD0970" w14:textId="77777777" w:rsidR="00A55B53" w:rsidRPr="00123177" w:rsidRDefault="00A55B53" w:rsidP="00A55B53">
      <w:pPr>
        <w:pStyle w:val="BodyText"/>
        <w:rPr>
          <w:b/>
          <w:bCs/>
        </w:rPr>
      </w:pPr>
    </w:p>
    <w:p w14:paraId="56BFFB0B" w14:textId="77777777" w:rsidR="00A55B53" w:rsidRPr="00123177" w:rsidRDefault="00A55B53" w:rsidP="00A55B53"/>
    <w:p w14:paraId="37CE5174" w14:textId="0097D091" w:rsidR="00A55B53" w:rsidRPr="00601F5D" w:rsidRDefault="00A55B53" w:rsidP="00535342">
      <w:pPr>
        <w:pStyle w:val="Heading5"/>
      </w:pPr>
      <w:r w:rsidRPr="00601F5D">
        <w:rPr>
          <w:sz w:val="20"/>
          <w:szCs w:val="20"/>
        </w:rPr>
        <w:t xml:space="preserve">Requirements for </w:t>
      </w:r>
      <w:r w:rsidRPr="00601F5D">
        <w:rPr>
          <w:rFonts w:eastAsia="Arial"/>
          <w:sz w:val="20"/>
          <w:szCs w:val="20"/>
        </w:rPr>
        <w:t xml:space="preserve">configuring the parameter </w:t>
      </w:r>
      <w:r w:rsidR="00601F5D" w:rsidRPr="00601F5D">
        <w:rPr>
          <w:rFonts w:eastAsia="Arial"/>
          <w:color w:val="000000" w:themeColor="text1"/>
        </w:rPr>
        <w:t>“</w:t>
      </w:r>
      <w:r w:rsidR="00601F5D" w:rsidRPr="00601F5D">
        <w:rPr>
          <w:color w:val="000000" w:themeColor="text1"/>
          <w:szCs w:val="20"/>
        </w:rPr>
        <w:t>CANNM_Timeout_Time</w:t>
      </w:r>
      <w:r w:rsidR="00601F5D" w:rsidRPr="00601F5D">
        <w:rPr>
          <w:rFonts w:eastAsia="Arial"/>
          <w:color w:val="000000" w:themeColor="text1"/>
        </w:rPr>
        <w:t xml:space="preserve">" </w:t>
      </w:r>
      <w:r w:rsidRPr="00601F5D">
        <w:rPr>
          <w:rFonts w:eastAsia="Arial"/>
          <w:sz w:val="20"/>
          <w:szCs w:val="20"/>
        </w:rPr>
        <w:t>with a value of 500</w:t>
      </w:r>
      <w:r w:rsidR="00601F5D" w:rsidRPr="00601F5D">
        <w:rPr>
          <w:rFonts w:eastAsia="Arial"/>
          <w:sz w:val="20"/>
          <w:szCs w:val="20"/>
        </w:rPr>
        <w:t>0</w:t>
      </w:r>
      <w:r w:rsidRPr="00601F5D">
        <w:rPr>
          <w:rFonts w:eastAsia="Arial"/>
          <w:sz w:val="20"/>
          <w:szCs w:val="20"/>
        </w:rPr>
        <w:t>ms</w:t>
      </w:r>
    </w:p>
    <w:tbl>
      <w:tblPr>
        <w:tblW w:w="9427" w:type="dxa"/>
        <w:tblInd w:w="103" w:type="dxa"/>
        <w:tblLook w:val="06A0" w:firstRow="1" w:lastRow="0" w:firstColumn="1" w:lastColumn="0" w:noHBand="1" w:noVBand="1"/>
      </w:tblPr>
      <w:tblGrid>
        <w:gridCol w:w="1783"/>
        <w:gridCol w:w="7644"/>
      </w:tblGrid>
      <w:tr w:rsidR="00A55B53" w:rsidRPr="00123177" w14:paraId="688D1A6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117A11E"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28CA470" w14:textId="77777777" w:rsidR="00A55B53" w:rsidRPr="00123177" w:rsidRDefault="00A55B53" w:rsidP="00535342">
            <w:r w:rsidRPr="00123177">
              <w:rPr>
                <w:rFonts w:eastAsia="Arial"/>
                <w:b/>
                <w:bCs/>
                <w:szCs w:val="20"/>
              </w:rPr>
              <w:t>Description</w:t>
            </w:r>
          </w:p>
        </w:tc>
      </w:tr>
      <w:tr w:rsidR="00601F5D" w:rsidRPr="00123177" w14:paraId="3FCBBE0E"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083BC6B7" w14:textId="77777777" w:rsidR="00601F5D" w:rsidRPr="00123177" w:rsidRDefault="00601F5D" w:rsidP="00601F5D">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43100D" w14:textId="2D287531" w:rsidR="00601F5D" w:rsidRPr="00123177" w:rsidRDefault="00601F5D" w:rsidP="00601F5D">
            <w:r w:rsidRPr="0034230F">
              <w:rPr>
                <w:rFonts w:eastAsia="Arial"/>
                <w:color w:val="000000" w:themeColor="text1"/>
                <w:szCs w:val="20"/>
              </w:rPr>
              <w:t>SWRS_NM_APP_</w:t>
            </w:r>
            <w:r>
              <w:rPr>
                <w:rFonts w:eastAsia="Arial"/>
                <w:color w:val="000000" w:themeColor="text1"/>
                <w:szCs w:val="20"/>
              </w:rPr>
              <w:t>21</w:t>
            </w:r>
          </w:p>
        </w:tc>
      </w:tr>
      <w:tr w:rsidR="00601F5D" w:rsidRPr="00123177" w14:paraId="10F4A8D5"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0646F854" w14:textId="77777777" w:rsidR="00601F5D" w:rsidRPr="00123177" w:rsidRDefault="00601F5D" w:rsidP="00601F5D">
            <w:pPr>
              <w:rPr>
                <w:rFonts w:eastAsia="Arial"/>
              </w:rPr>
            </w:pPr>
            <w:r w:rsidRPr="00123177">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B16ECD" w14:textId="0C95E9E5" w:rsidR="00601F5D" w:rsidRPr="00123177" w:rsidRDefault="00601F5D" w:rsidP="00601F5D">
            <w:pPr>
              <w:rPr>
                <w:rFonts w:eastAsia="Arial"/>
              </w:rPr>
            </w:pPr>
            <w:r w:rsidRPr="008840CA">
              <w:rPr>
                <w:rFonts w:eastAsia="Arial"/>
                <w:color w:val="000000" w:themeColor="text1"/>
              </w:rPr>
              <w:t>SDS18-VST01-02-3455</w:t>
            </w:r>
          </w:p>
        </w:tc>
      </w:tr>
      <w:tr w:rsidR="00601F5D" w:rsidRPr="00123177" w14:paraId="5508C70E"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14FDBEAF" w14:textId="77777777" w:rsidR="00601F5D" w:rsidRPr="00123177" w:rsidRDefault="00601F5D" w:rsidP="00601F5D">
            <w:pPr>
              <w:pStyle w:val="TableText"/>
              <w:snapToGrid w:val="0"/>
            </w:pPr>
            <w:r w:rsidRPr="00123177">
              <w:lastRenderedPageBreak/>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9081A" w14:textId="5C384F08" w:rsidR="00601F5D" w:rsidRPr="00123177" w:rsidRDefault="00601F5D" w:rsidP="00601F5D">
            <w:pPr>
              <w:pStyle w:val="TableText"/>
              <w:snapToGrid w:val="0"/>
            </w:pPr>
            <w:r w:rsidRPr="0034230F">
              <w:rPr>
                <w:color w:val="000000" w:themeColor="text1"/>
              </w:rPr>
              <w:t>C-Sample/PF3.0 Phase-2</w:t>
            </w:r>
          </w:p>
        </w:tc>
      </w:tr>
      <w:tr w:rsidR="00601F5D" w:rsidRPr="00123177" w14:paraId="05995E01"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4CC9365B" w14:textId="77777777" w:rsidR="00601F5D" w:rsidRPr="00123177" w:rsidRDefault="00601F5D" w:rsidP="00601F5D">
            <w:r w:rsidRPr="00123177">
              <w:rPr>
                <w:rFonts w:eastAsia="Arial"/>
                <w:szCs w:val="20"/>
              </w:rPr>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372BD4" w14:textId="71A6587F" w:rsidR="00601F5D" w:rsidRPr="00123177" w:rsidRDefault="00601F5D" w:rsidP="00601F5D">
            <w:pPr>
              <w:rPr>
                <w:rFonts w:eastAsia="Arial"/>
              </w:rPr>
            </w:pPr>
            <w:r w:rsidRPr="0034230F">
              <w:rPr>
                <w:rFonts w:eastAsia="Arial"/>
                <w:color w:val="000000" w:themeColor="text1"/>
              </w:rPr>
              <w:t>The HVDCDC shall configure parameter “</w:t>
            </w:r>
            <w:r w:rsidRPr="0034230F">
              <w:rPr>
                <w:color w:val="000000" w:themeColor="text1"/>
                <w:szCs w:val="20"/>
              </w:rPr>
              <w:t>CANNM_Timeout_Time</w:t>
            </w:r>
            <w:r w:rsidRPr="0034230F">
              <w:rPr>
                <w:rFonts w:eastAsia="Arial"/>
                <w:color w:val="000000" w:themeColor="text1"/>
              </w:rPr>
              <w:t>" with a value of 500</w:t>
            </w:r>
            <w:r>
              <w:rPr>
                <w:rFonts w:eastAsia="Arial"/>
                <w:color w:val="000000" w:themeColor="text1"/>
              </w:rPr>
              <w:t>0</w:t>
            </w:r>
            <w:r w:rsidRPr="0034230F">
              <w:rPr>
                <w:rFonts w:eastAsia="Arial"/>
                <w:color w:val="000000" w:themeColor="text1"/>
              </w:rPr>
              <w:t xml:space="preserve">ms which is used to transition from “Ready sleep” State to “Prepare </w:t>
            </w:r>
            <w:r>
              <w:rPr>
                <w:rFonts w:eastAsia="Arial"/>
                <w:color w:val="000000" w:themeColor="text1"/>
              </w:rPr>
              <w:t>Bus Sleep” Mode</w:t>
            </w:r>
          </w:p>
        </w:tc>
      </w:tr>
      <w:tr w:rsidR="00601F5D" w:rsidRPr="00123177" w14:paraId="70E1EFD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7B7F4BF" w14:textId="77777777" w:rsidR="00601F5D" w:rsidRPr="00123177" w:rsidRDefault="00601F5D" w:rsidP="00601F5D">
            <w:r w:rsidRPr="00123177">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353FEC" w14:textId="3A14AAEC" w:rsidR="00601F5D" w:rsidRPr="00123177" w:rsidRDefault="00601F5D" w:rsidP="00601F5D">
            <w:r w:rsidRPr="0034230F">
              <w:rPr>
                <w:rFonts w:eastAsia="Arial"/>
                <w:color w:val="000000" w:themeColor="text1"/>
              </w:rPr>
              <w:t>No Such derived requirement is applicable.</w:t>
            </w:r>
          </w:p>
        </w:tc>
      </w:tr>
      <w:tr w:rsidR="00601F5D" w:rsidRPr="00123177" w14:paraId="229904E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6BBD4CB" w14:textId="77777777" w:rsidR="00601F5D" w:rsidRPr="00123177" w:rsidRDefault="00601F5D" w:rsidP="00601F5D">
            <w:r w:rsidRPr="00123177">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DF2B9E" w14:textId="54F3F4ED" w:rsidR="00601F5D" w:rsidRPr="00123177" w:rsidRDefault="00601F5D" w:rsidP="00601F5D">
            <w:r w:rsidRPr="0034230F">
              <w:rPr>
                <w:rFonts w:eastAsia="Arial"/>
                <w:color w:val="000000" w:themeColor="text1"/>
                <w:szCs w:val="20"/>
              </w:rPr>
              <w:t>No Specific access restrictions is applicable.</w:t>
            </w:r>
          </w:p>
        </w:tc>
      </w:tr>
      <w:tr w:rsidR="00601F5D" w:rsidRPr="00123177" w14:paraId="1648B24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35D9D61" w14:textId="77777777" w:rsidR="00601F5D" w:rsidRPr="00123177" w:rsidRDefault="00601F5D" w:rsidP="00601F5D">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081C17" w14:textId="5B28F576" w:rsidR="00601F5D" w:rsidRPr="0034230F" w:rsidRDefault="00601F5D" w:rsidP="00601F5D">
            <w:pPr>
              <w:rPr>
                <w:rFonts w:eastAsia="Arial"/>
                <w:color w:val="000000" w:themeColor="text1"/>
              </w:rPr>
            </w:pPr>
            <w:r w:rsidRPr="0034230F">
              <w:rPr>
                <w:rFonts w:eastAsia="Arial"/>
                <w:color w:val="000000" w:themeColor="text1"/>
              </w:rPr>
              <w:t xml:space="preserve">1. The default value of the </w:t>
            </w:r>
            <w:r w:rsidRPr="0034230F">
              <w:rPr>
                <w:color w:val="000000" w:themeColor="text1"/>
                <w:szCs w:val="20"/>
              </w:rPr>
              <w:t>CANNM_Timeout_Time</w:t>
            </w:r>
            <w:r w:rsidRPr="0034230F">
              <w:rPr>
                <w:rFonts w:eastAsia="Arial"/>
                <w:color w:val="000000" w:themeColor="text1"/>
              </w:rPr>
              <w:t>= 500</w:t>
            </w:r>
            <w:r>
              <w:rPr>
                <w:rFonts w:eastAsia="Arial"/>
                <w:color w:val="000000" w:themeColor="text1"/>
              </w:rPr>
              <w:t>0</w:t>
            </w:r>
            <w:r w:rsidRPr="0034230F">
              <w:rPr>
                <w:rFonts w:eastAsia="Arial"/>
                <w:color w:val="000000" w:themeColor="text1"/>
              </w:rPr>
              <w:t xml:space="preserve"> msec </w:t>
            </w:r>
          </w:p>
          <w:p w14:paraId="082A58BA" w14:textId="77777777" w:rsidR="00601F5D" w:rsidRPr="0034230F" w:rsidRDefault="00601F5D" w:rsidP="00601F5D">
            <w:pPr>
              <w:rPr>
                <w:color w:val="000000" w:themeColor="text1"/>
                <w:szCs w:val="20"/>
              </w:rPr>
            </w:pPr>
            <w:r w:rsidRPr="0034230F">
              <w:rPr>
                <w:rFonts w:eastAsia="Arial"/>
                <w:color w:val="000000" w:themeColor="text1"/>
              </w:rPr>
              <w:t xml:space="preserve">2. The parameter </w:t>
            </w:r>
            <w:r w:rsidRPr="0034230F">
              <w:rPr>
                <w:color w:val="000000" w:themeColor="text1"/>
                <w:szCs w:val="20"/>
              </w:rPr>
              <w:t>CANNM_Timeout_Time is in milliseconds</w:t>
            </w:r>
          </w:p>
          <w:p w14:paraId="5B9A9E27" w14:textId="77777777" w:rsidR="00601F5D" w:rsidRPr="0034230F" w:rsidRDefault="00601F5D" w:rsidP="00601F5D">
            <w:pPr>
              <w:rPr>
                <w:rFonts w:eastAsia="Arial"/>
                <w:color w:val="000000" w:themeColor="text1"/>
              </w:rPr>
            </w:pPr>
            <w:r w:rsidRPr="0034230F">
              <w:rPr>
                <w:color w:val="000000" w:themeColor="text1"/>
              </w:rPr>
              <w:t xml:space="preserve">3. The </w:t>
            </w:r>
            <w:r w:rsidRPr="0034230F">
              <w:rPr>
                <w:color w:val="000000" w:themeColor="text1"/>
                <w:szCs w:val="20"/>
              </w:rPr>
              <w:t>CANNM_Timeout_Timeparameter data type shall be unsigned type</w:t>
            </w:r>
          </w:p>
          <w:p w14:paraId="4DAA388F" w14:textId="55B21C0D" w:rsidR="00601F5D" w:rsidRPr="00123177" w:rsidRDefault="00601F5D" w:rsidP="00601F5D">
            <w:pPr>
              <w:rPr>
                <w:rFonts w:eastAsia="Arial"/>
              </w:rPr>
            </w:pPr>
            <w:r w:rsidRPr="0034230F">
              <w:rPr>
                <w:color w:val="000000" w:themeColor="text1"/>
              </w:rPr>
              <w:t xml:space="preserve">4. The parameter </w:t>
            </w:r>
            <w:r w:rsidRPr="0034230F">
              <w:rPr>
                <w:color w:val="000000" w:themeColor="text1"/>
                <w:szCs w:val="20"/>
              </w:rPr>
              <w:t>CANNM_Timeout_Time is calibratable</w:t>
            </w:r>
          </w:p>
        </w:tc>
      </w:tr>
      <w:tr w:rsidR="00601F5D" w:rsidRPr="00123177" w14:paraId="5C8D8CA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DECDA1C" w14:textId="77777777" w:rsidR="00601F5D" w:rsidRPr="00123177" w:rsidRDefault="00601F5D" w:rsidP="00601F5D">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784F79" w14:textId="3E9B94C0" w:rsidR="00601F5D" w:rsidRPr="00123177" w:rsidRDefault="00601F5D" w:rsidP="00601F5D">
            <w:pPr>
              <w:spacing w:after="200" w:line="276" w:lineRule="auto"/>
            </w:pPr>
            <w:r w:rsidRPr="0034230F">
              <w:rPr>
                <w:rFonts w:eastAsia="Arial"/>
                <w:color w:val="000000" w:themeColor="text1"/>
              </w:rPr>
              <w:t>1. HVDCDC should transition from the " Ready sleep " state to the " Prepare Bus Sleep " State after the 500</w:t>
            </w:r>
            <w:r>
              <w:rPr>
                <w:rFonts w:eastAsia="Arial"/>
                <w:color w:val="000000" w:themeColor="text1"/>
              </w:rPr>
              <w:t>0</w:t>
            </w:r>
            <w:r w:rsidRPr="0034230F">
              <w:rPr>
                <w:rFonts w:eastAsia="Arial"/>
                <w:color w:val="000000" w:themeColor="text1"/>
              </w:rPr>
              <w:t>msec time of "</w:t>
            </w:r>
            <w:r w:rsidRPr="0034230F">
              <w:rPr>
                <w:color w:val="000000" w:themeColor="text1"/>
                <w:szCs w:val="20"/>
              </w:rPr>
              <w:t xml:space="preserve"> CANNM_Timeout_Time</w:t>
            </w:r>
            <w:r w:rsidRPr="0034230F">
              <w:rPr>
                <w:rFonts w:eastAsia="Arial"/>
                <w:color w:val="000000" w:themeColor="text1"/>
              </w:rPr>
              <w:t>" has elapsed.</w:t>
            </w:r>
          </w:p>
        </w:tc>
      </w:tr>
      <w:tr w:rsidR="00601F5D" w:rsidRPr="00123177" w14:paraId="6996DA0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D58D4C2" w14:textId="77777777" w:rsidR="00601F5D" w:rsidRPr="00123177" w:rsidRDefault="00601F5D" w:rsidP="00601F5D">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282E97" w14:textId="77777777" w:rsidR="00601F5D" w:rsidRPr="0034230F" w:rsidRDefault="00601F5D" w:rsidP="00601F5D">
            <w:pPr>
              <w:rPr>
                <w:rFonts w:eastAsia="Arial"/>
                <w:color w:val="000000" w:themeColor="text1"/>
              </w:rPr>
            </w:pPr>
            <w:r w:rsidRPr="0034230F">
              <w:rPr>
                <w:color w:val="000000" w:themeColor="text1"/>
              </w:rPr>
              <w:t xml:space="preserve">1. Configure the </w:t>
            </w:r>
            <w:r w:rsidRPr="0034230F">
              <w:rPr>
                <w:rFonts w:eastAsia="Arial"/>
                <w:color w:val="000000" w:themeColor="text1"/>
              </w:rPr>
              <w:t xml:space="preserve">parameter </w:t>
            </w:r>
            <w:r w:rsidRPr="0034230F">
              <w:rPr>
                <w:color w:val="000000" w:themeColor="text1"/>
                <w:szCs w:val="20"/>
              </w:rPr>
              <w:t>CANNM_Timeout_Time = 500msec</w:t>
            </w:r>
            <w:r w:rsidRPr="0034230F">
              <w:rPr>
                <w:rFonts w:eastAsia="Arial"/>
                <w:color w:val="000000" w:themeColor="text1"/>
              </w:rPr>
              <w:t>.</w:t>
            </w:r>
          </w:p>
          <w:p w14:paraId="31E998C7" w14:textId="77777777" w:rsidR="00601F5D" w:rsidRPr="00123177" w:rsidRDefault="00601F5D" w:rsidP="00601F5D"/>
        </w:tc>
      </w:tr>
      <w:tr w:rsidR="00601F5D" w:rsidRPr="00123177" w14:paraId="4A5BE30B"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5B36BAFC" w14:textId="77777777" w:rsidR="00601F5D" w:rsidRPr="00123177" w:rsidRDefault="00601F5D" w:rsidP="00601F5D">
            <w:r w:rsidRPr="00123177">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B02A84" w14:textId="15CBC3CF" w:rsidR="00601F5D" w:rsidRPr="00123177" w:rsidRDefault="00601F5D" w:rsidP="00601F5D">
            <w:r w:rsidRPr="0034230F">
              <w:rPr>
                <w:color w:val="000000" w:themeColor="text1"/>
              </w:rPr>
              <w:t>No such mandatory fields is applicable.</w:t>
            </w:r>
          </w:p>
        </w:tc>
      </w:tr>
      <w:tr w:rsidR="00601F5D" w:rsidRPr="00123177" w14:paraId="3745248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221F5B6" w14:textId="77777777" w:rsidR="00601F5D" w:rsidRPr="00123177" w:rsidRDefault="00601F5D" w:rsidP="00601F5D">
            <w:r w:rsidRPr="00123177">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433D6A" w14:textId="77777777" w:rsidR="00601F5D" w:rsidRPr="0034230F" w:rsidRDefault="00601F5D" w:rsidP="00601F5D">
            <w:pPr>
              <w:rPr>
                <w:color w:val="000000" w:themeColor="text1"/>
              </w:rPr>
            </w:pPr>
            <w:r w:rsidRPr="0034230F">
              <w:rPr>
                <w:rFonts w:eastAsia="Arial"/>
                <w:color w:val="000000" w:themeColor="text1"/>
              </w:rPr>
              <w:t>1. The HVDCDC configured for passive mode</w:t>
            </w:r>
          </w:p>
          <w:p w14:paraId="2BDC235B" w14:textId="452388C8" w:rsidR="00601F5D" w:rsidRPr="00123177" w:rsidRDefault="00601F5D" w:rsidP="00601F5D"/>
        </w:tc>
      </w:tr>
      <w:tr w:rsidR="00601F5D" w:rsidRPr="00123177" w14:paraId="6588B58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2978ABC" w14:textId="77777777" w:rsidR="00601F5D" w:rsidRPr="00123177" w:rsidRDefault="00601F5D" w:rsidP="00601F5D">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B24EE0" w14:textId="50485F66" w:rsidR="00601F5D" w:rsidRPr="00123177" w:rsidRDefault="00601F5D" w:rsidP="00601F5D">
            <w:r w:rsidRPr="0034230F">
              <w:rPr>
                <w:color w:val="000000" w:themeColor="text1"/>
                <w:szCs w:val="20"/>
              </w:rPr>
              <w:t>Default values shall be applicable with respect to Pre-Loaded Values</w:t>
            </w:r>
          </w:p>
        </w:tc>
      </w:tr>
      <w:tr w:rsidR="00601F5D" w:rsidRPr="00123177" w14:paraId="7AA01A0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8A8C0D4" w14:textId="77777777" w:rsidR="00601F5D" w:rsidRPr="00123177" w:rsidRDefault="00601F5D" w:rsidP="00601F5D">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FA551E" w14:textId="7AE762A9" w:rsidR="00601F5D" w:rsidRPr="00123177" w:rsidRDefault="00601F5D" w:rsidP="00601F5D">
            <w:r w:rsidRPr="0034230F">
              <w:rPr>
                <w:color w:val="000000" w:themeColor="text1"/>
                <w:szCs w:val="20"/>
              </w:rPr>
              <w:t>Valid range value is not required.</w:t>
            </w:r>
          </w:p>
        </w:tc>
      </w:tr>
      <w:tr w:rsidR="00601F5D" w:rsidRPr="00123177" w14:paraId="681B5E7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B13F009" w14:textId="77777777" w:rsidR="00601F5D" w:rsidRPr="00123177" w:rsidRDefault="00601F5D" w:rsidP="00601F5D">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EC7397" w14:textId="17B00C32" w:rsidR="00601F5D" w:rsidRPr="00123177" w:rsidRDefault="00601F5D" w:rsidP="00601F5D">
            <w:r w:rsidRPr="0034230F">
              <w:rPr>
                <w:color w:val="000000" w:themeColor="text1"/>
                <w:szCs w:val="20"/>
              </w:rPr>
              <w:t>Data latency period is not applicable</w:t>
            </w:r>
          </w:p>
        </w:tc>
      </w:tr>
      <w:tr w:rsidR="00601F5D" w:rsidRPr="00123177" w14:paraId="087D4BF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D03E9BF" w14:textId="77777777" w:rsidR="00601F5D" w:rsidRPr="00123177" w:rsidRDefault="00601F5D" w:rsidP="00601F5D">
            <w:r w:rsidRPr="00123177">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2B4185" w14:textId="759D4C58" w:rsidR="00601F5D" w:rsidRPr="00123177" w:rsidRDefault="00601F5D" w:rsidP="00601F5D">
            <w:r w:rsidRPr="0034230F">
              <w:rPr>
                <w:color w:val="000000" w:themeColor="text1"/>
                <w:szCs w:val="20"/>
              </w:rPr>
              <w:t>Data Retention period is not applicable.</w:t>
            </w:r>
          </w:p>
        </w:tc>
      </w:tr>
      <w:tr w:rsidR="00601F5D" w:rsidRPr="00123177" w14:paraId="6376314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9D8ACA8" w14:textId="77777777" w:rsidR="00601F5D" w:rsidRPr="00123177" w:rsidRDefault="00601F5D" w:rsidP="00601F5D">
            <w:r w:rsidRPr="00123177">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648605" w14:textId="0295F9B5" w:rsidR="00601F5D" w:rsidRPr="00123177" w:rsidRDefault="00601F5D" w:rsidP="00601F5D">
            <w:r w:rsidRPr="0034230F">
              <w:rPr>
                <w:color w:val="000000" w:themeColor="text1"/>
                <w:szCs w:val="20"/>
              </w:rPr>
              <w:t>Data rate is not applicable.</w:t>
            </w:r>
          </w:p>
        </w:tc>
      </w:tr>
      <w:tr w:rsidR="00601F5D" w:rsidRPr="00123177" w14:paraId="44CE354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84C505F" w14:textId="77777777" w:rsidR="00601F5D" w:rsidRPr="00123177" w:rsidRDefault="00601F5D" w:rsidP="00601F5D">
            <w:r w:rsidRPr="00123177">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B42A79" w14:textId="67610908" w:rsidR="00601F5D" w:rsidRPr="00123177" w:rsidRDefault="00601F5D" w:rsidP="00601F5D">
            <w:pPr>
              <w:spacing w:line="259" w:lineRule="auto"/>
            </w:pPr>
            <w:r w:rsidRPr="0034230F">
              <w:rPr>
                <w:color w:val="000000" w:themeColor="text1"/>
                <w:szCs w:val="20"/>
              </w:rPr>
              <w:t>External event is not required.</w:t>
            </w:r>
          </w:p>
        </w:tc>
      </w:tr>
      <w:tr w:rsidR="00601F5D" w:rsidRPr="00123177" w14:paraId="55A4197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5DDDB86" w14:textId="77777777" w:rsidR="00601F5D" w:rsidRPr="00123177" w:rsidRDefault="00601F5D" w:rsidP="00601F5D">
            <w:r w:rsidRPr="00123177">
              <w:rPr>
                <w:rFonts w:eastAsia="Arial"/>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3B8683" w14:textId="0D873F8B" w:rsidR="00601F5D" w:rsidRPr="00123177" w:rsidRDefault="00601F5D" w:rsidP="00601F5D">
            <w:r w:rsidRPr="0034230F">
              <w:rPr>
                <w:color w:val="000000" w:themeColor="text1"/>
                <w:szCs w:val="20"/>
              </w:rPr>
              <w:t>Temporal event is not applicable.</w:t>
            </w:r>
          </w:p>
        </w:tc>
      </w:tr>
      <w:tr w:rsidR="00601F5D" w:rsidRPr="00123177" w14:paraId="48F231E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371EE2F" w14:textId="77777777" w:rsidR="00601F5D" w:rsidRPr="00123177" w:rsidRDefault="00601F5D" w:rsidP="00601F5D">
            <w:r w:rsidRPr="00123177">
              <w:rPr>
                <w:rFonts w:eastAsia="Arial"/>
                <w:szCs w:val="20"/>
              </w:rPr>
              <w:t xml:space="preserve">Validation Rules/ </w:t>
            </w:r>
          </w:p>
          <w:p w14:paraId="14CB2F88" w14:textId="77777777" w:rsidR="00601F5D" w:rsidRPr="00123177" w:rsidRDefault="00601F5D" w:rsidP="00601F5D">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EB3F8F" w14:textId="6F056FB6" w:rsidR="00601F5D" w:rsidRPr="00123177" w:rsidRDefault="00601F5D" w:rsidP="00601F5D">
            <w:pPr>
              <w:pStyle w:val="TableText"/>
              <w:snapToGrid w:val="0"/>
            </w:pPr>
            <w:r w:rsidRPr="0034230F">
              <w:rPr>
                <w:rFonts w:eastAsia="Arial"/>
                <w:color w:val="000000" w:themeColor="text1"/>
              </w:rPr>
              <w:t>1. Verify that HVDCDC shall transition from " Ready sleep " state to the " Prepare Bus Sleep " State after the 500</w:t>
            </w:r>
            <w:r>
              <w:rPr>
                <w:rFonts w:eastAsia="Arial"/>
                <w:color w:val="000000" w:themeColor="text1"/>
              </w:rPr>
              <w:t>0</w:t>
            </w:r>
            <w:r w:rsidRPr="0034230F">
              <w:rPr>
                <w:rFonts w:eastAsia="Arial"/>
                <w:color w:val="000000" w:themeColor="text1"/>
              </w:rPr>
              <w:t>msec time of "</w:t>
            </w:r>
            <w:r w:rsidRPr="0034230F">
              <w:rPr>
                <w:color w:val="000000" w:themeColor="text1"/>
                <w:szCs w:val="20"/>
              </w:rPr>
              <w:t>CANNM_Timeout_Time</w:t>
            </w:r>
            <w:r w:rsidRPr="0034230F">
              <w:rPr>
                <w:rFonts w:eastAsia="Arial"/>
                <w:color w:val="000000" w:themeColor="text1"/>
              </w:rPr>
              <w:t>" has elapsed</w:t>
            </w:r>
          </w:p>
        </w:tc>
      </w:tr>
      <w:tr w:rsidR="00A55B53" w:rsidRPr="00123177" w14:paraId="6A25A4C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E716CC6" w14:textId="77777777" w:rsidR="00A55B53" w:rsidRPr="00123177" w:rsidRDefault="00A55B53" w:rsidP="00535342">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669317" w14:textId="77777777" w:rsidR="00A55B53" w:rsidRPr="00123177" w:rsidRDefault="00A55B53" w:rsidP="00535342">
            <w:r w:rsidRPr="00123177">
              <w:rPr>
                <w:szCs w:val="20"/>
              </w:rPr>
              <w:t>Constraints is not applicable.</w:t>
            </w:r>
          </w:p>
        </w:tc>
      </w:tr>
      <w:tr w:rsidR="00A55B53" w:rsidRPr="00123177" w14:paraId="6DE2A4A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1306FAB" w14:textId="77777777" w:rsidR="00A55B53" w:rsidRPr="00123177" w:rsidRDefault="00A55B53" w:rsidP="00535342">
            <w:r w:rsidRPr="00123177">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38BE1F" w14:textId="77777777" w:rsidR="00A55B53" w:rsidRPr="00123177" w:rsidRDefault="00A55B53" w:rsidP="00535342">
            <w:r w:rsidRPr="00123177">
              <w:rPr>
                <w:szCs w:val="20"/>
              </w:rPr>
              <w:t>No effects on other system</w:t>
            </w:r>
          </w:p>
        </w:tc>
      </w:tr>
      <w:tr w:rsidR="00A55B53" w:rsidRPr="00123177" w14:paraId="44CC788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AD331AC" w14:textId="77777777" w:rsidR="00A55B53" w:rsidRPr="00123177" w:rsidRDefault="00A55B53" w:rsidP="00535342">
            <w:r w:rsidRPr="00123177">
              <w:rPr>
                <w:rFonts w:eastAsia="Arial"/>
                <w:szCs w:val="20"/>
              </w:rPr>
              <w:t>Testability with respect to test environment</w:t>
            </w:r>
          </w:p>
          <w:p w14:paraId="03256456" w14:textId="77777777" w:rsidR="00A55B53" w:rsidRPr="00123177" w:rsidRDefault="00A55B53" w:rsidP="00535342">
            <w:r w:rsidRPr="00123177">
              <w:rPr>
                <w:rFonts w:eastAsia="Arial"/>
                <w:szCs w:val="20"/>
              </w:rPr>
              <w:lastRenderedPageBreak/>
              <w:t>(Yes/No)</w:t>
            </w:r>
          </w:p>
          <w:p w14:paraId="4C86EA58" w14:textId="77777777" w:rsidR="00A55B53" w:rsidRPr="00123177" w:rsidRDefault="00A55B53" w:rsidP="00535342">
            <w:r w:rsidRPr="00123177">
              <w:rPr>
                <w:rFonts w:eastAsia="Arial"/>
                <w:i/>
                <w:iCs/>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D90729" w14:textId="77777777" w:rsidR="00A55B53" w:rsidRPr="00123177" w:rsidRDefault="00A55B53" w:rsidP="00535342">
            <w:pPr>
              <w:pStyle w:val="TableText"/>
              <w:snapToGrid w:val="0"/>
            </w:pPr>
            <w:r w:rsidRPr="00123177">
              <w:lastRenderedPageBreak/>
              <w:t>YES</w:t>
            </w:r>
          </w:p>
          <w:p w14:paraId="16F4B4E5" w14:textId="77777777" w:rsidR="00A55B53" w:rsidRPr="00123177" w:rsidRDefault="00A55B53" w:rsidP="00535342"/>
        </w:tc>
      </w:tr>
      <w:tr w:rsidR="00A55B53" w:rsidRPr="00123177" w14:paraId="0E26A1F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3399E60" w14:textId="77777777" w:rsidR="00A55B53" w:rsidRPr="00123177" w:rsidRDefault="00A55B53" w:rsidP="00535342">
            <w:r w:rsidRPr="00123177">
              <w:rPr>
                <w:rFonts w:eastAsia="Arial"/>
                <w:szCs w:val="20"/>
              </w:rPr>
              <w:t>Feasible within project constraints</w:t>
            </w:r>
          </w:p>
          <w:p w14:paraId="047DAAF6" w14:textId="77777777" w:rsidR="00A55B53" w:rsidRPr="00123177" w:rsidRDefault="00A55B53" w:rsidP="00535342">
            <w:r w:rsidRPr="00123177">
              <w:rPr>
                <w:rFonts w:eastAsia="Arial"/>
                <w:szCs w:val="20"/>
              </w:rPr>
              <w:t>(Yes/No)</w:t>
            </w:r>
          </w:p>
          <w:p w14:paraId="64144A00" w14:textId="77777777" w:rsidR="00A55B53" w:rsidRPr="00123177" w:rsidRDefault="00A55B53" w:rsidP="00535342">
            <w:r w:rsidRPr="00123177">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67C966" w14:textId="77777777" w:rsidR="00A55B53" w:rsidRPr="00123177" w:rsidRDefault="00A55B53" w:rsidP="00535342">
            <w:pPr>
              <w:pStyle w:val="TableText"/>
              <w:snapToGrid w:val="0"/>
            </w:pPr>
            <w:r w:rsidRPr="00123177">
              <w:t>YES</w:t>
            </w:r>
          </w:p>
          <w:p w14:paraId="1DA6415F" w14:textId="77777777" w:rsidR="00A55B53" w:rsidRPr="00123177" w:rsidRDefault="00A55B53" w:rsidP="00535342"/>
        </w:tc>
      </w:tr>
      <w:tr w:rsidR="00A55B53" w:rsidRPr="00123177" w14:paraId="4695A37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B20735E" w14:textId="77777777" w:rsidR="00A55B53" w:rsidRPr="00123177" w:rsidRDefault="00A55B53" w:rsidP="00535342">
            <w:r w:rsidRPr="00123177">
              <w:rPr>
                <w:rFonts w:eastAsia="Arial"/>
                <w:szCs w:val="20"/>
              </w:rPr>
              <w:t>Critical</w:t>
            </w:r>
          </w:p>
          <w:p w14:paraId="26F6D9E8" w14:textId="77777777" w:rsidR="00A55B53" w:rsidRPr="00123177" w:rsidRDefault="00A55B53" w:rsidP="00535342">
            <w:r w:rsidRPr="00123177">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125D64" w14:textId="77777777" w:rsidR="00A55B53" w:rsidRPr="00123177" w:rsidRDefault="00A55B53" w:rsidP="00535342">
            <w:r w:rsidRPr="00123177">
              <w:t>YES</w:t>
            </w:r>
          </w:p>
        </w:tc>
      </w:tr>
      <w:tr w:rsidR="00A55B53" w:rsidRPr="00123177" w14:paraId="0BE1CB2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5ABDEEB" w14:textId="77777777" w:rsidR="00A55B53" w:rsidRPr="00123177" w:rsidRDefault="00A55B53" w:rsidP="00535342">
            <w:pPr>
              <w:rPr>
                <w:rFonts w:eastAsia="Arial"/>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93D867" w14:textId="77777777" w:rsidR="00A55B53" w:rsidRPr="00123177" w:rsidRDefault="00A55B53" w:rsidP="00535342">
            <w:r w:rsidRPr="00123177">
              <w:t>Acceptance Criteria for this requirement should be as per SECTION-6 ACCEPTANCE CRITERIA</w:t>
            </w:r>
          </w:p>
        </w:tc>
      </w:tr>
    </w:tbl>
    <w:p w14:paraId="703B4193" w14:textId="77777777" w:rsidR="00A55B53" w:rsidRPr="00123177" w:rsidRDefault="00A55B53" w:rsidP="00A55B53">
      <w:pPr>
        <w:pStyle w:val="BodyText"/>
        <w:rPr>
          <w:b/>
          <w:bCs/>
        </w:rPr>
      </w:pPr>
    </w:p>
    <w:p w14:paraId="2C4F9D43" w14:textId="77777777" w:rsidR="00A55B53" w:rsidRPr="00123177" w:rsidRDefault="00A55B53" w:rsidP="00A55B53"/>
    <w:p w14:paraId="0C96902A" w14:textId="168B4525" w:rsidR="00A55B53" w:rsidRPr="00601F5D" w:rsidRDefault="00A55B53" w:rsidP="00535342">
      <w:pPr>
        <w:pStyle w:val="Heading5"/>
      </w:pPr>
      <w:r w:rsidRPr="00601F5D">
        <w:rPr>
          <w:sz w:val="20"/>
          <w:szCs w:val="20"/>
        </w:rPr>
        <w:t xml:space="preserve">Requirements for </w:t>
      </w:r>
      <w:r w:rsidRPr="00601F5D">
        <w:rPr>
          <w:rFonts w:eastAsia="Arial"/>
          <w:sz w:val="20"/>
          <w:szCs w:val="20"/>
        </w:rPr>
        <w:t xml:space="preserve">configuring the parameter </w:t>
      </w:r>
      <w:r w:rsidR="00601F5D" w:rsidRPr="00601F5D">
        <w:rPr>
          <w:sz w:val="20"/>
          <w:szCs w:val="20"/>
        </w:rPr>
        <w:t xml:space="preserve">“CANNM_Wait_Bus_Sleep_Time" </w:t>
      </w:r>
      <w:r w:rsidRPr="00601F5D">
        <w:rPr>
          <w:sz w:val="20"/>
          <w:szCs w:val="20"/>
        </w:rPr>
        <w:t>with a value of 5000ms</w:t>
      </w:r>
      <w:r w:rsidR="00601F5D">
        <w:rPr>
          <w:sz w:val="20"/>
          <w:szCs w:val="20"/>
        </w:rPr>
        <w:t>.</w:t>
      </w:r>
    </w:p>
    <w:tbl>
      <w:tblPr>
        <w:tblW w:w="9427" w:type="dxa"/>
        <w:tblInd w:w="103" w:type="dxa"/>
        <w:tblLook w:val="06A0" w:firstRow="1" w:lastRow="0" w:firstColumn="1" w:lastColumn="0" w:noHBand="1" w:noVBand="1"/>
      </w:tblPr>
      <w:tblGrid>
        <w:gridCol w:w="1783"/>
        <w:gridCol w:w="7644"/>
      </w:tblGrid>
      <w:tr w:rsidR="00A55B53" w:rsidRPr="00123177" w14:paraId="6BCE670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72540A7"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B2DEC48" w14:textId="77777777" w:rsidR="00A55B53" w:rsidRPr="00123177" w:rsidRDefault="00A55B53" w:rsidP="00535342">
            <w:r w:rsidRPr="00123177">
              <w:rPr>
                <w:rFonts w:eastAsia="Arial"/>
                <w:b/>
                <w:bCs/>
                <w:szCs w:val="20"/>
              </w:rPr>
              <w:t>Description</w:t>
            </w:r>
          </w:p>
        </w:tc>
      </w:tr>
      <w:tr w:rsidR="00601F5D" w:rsidRPr="00123177" w14:paraId="7566C6A3"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853BF26" w14:textId="77777777" w:rsidR="00601F5D" w:rsidRPr="00123177" w:rsidRDefault="00601F5D" w:rsidP="00601F5D">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D910CF" w14:textId="66205986" w:rsidR="00601F5D" w:rsidRPr="00123177" w:rsidRDefault="00601F5D" w:rsidP="00601F5D">
            <w:r w:rsidRPr="0034230F">
              <w:rPr>
                <w:rFonts w:eastAsia="Arial"/>
                <w:color w:val="000000" w:themeColor="text1"/>
                <w:szCs w:val="20"/>
              </w:rPr>
              <w:t>SWRS_NM_APP_</w:t>
            </w:r>
            <w:r>
              <w:rPr>
                <w:rFonts w:eastAsia="Arial"/>
                <w:color w:val="000000" w:themeColor="text1"/>
                <w:szCs w:val="20"/>
              </w:rPr>
              <w:t>22</w:t>
            </w:r>
          </w:p>
        </w:tc>
      </w:tr>
      <w:tr w:rsidR="00601F5D" w:rsidRPr="00123177" w14:paraId="02A2DA53"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02DF5BB9" w14:textId="77777777" w:rsidR="00601F5D" w:rsidRPr="00123177" w:rsidRDefault="00601F5D" w:rsidP="00601F5D">
            <w:pPr>
              <w:rPr>
                <w:rFonts w:eastAsia="Arial"/>
              </w:rPr>
            </w:pPr>
            <w:r w:rsidRPr="00123177">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CE691A" w14:textId="5679BDF4" w:rsidR="00601F5D" w:rsidRPr="00123177" w:rsidRDefault="00601F5D" w:rsidP="00601F5D">
            <w:pPr>
              <w:rPr>
                <w:rFonts w:eastAsia="Arial"/>
              </w:rPr>
            </w:pPr>
            <w:r w:rsidRPr="008840CA">
              <w:rPr>
                <w:rFonts w:eastAsia="Arial"/>
                <w:color w:val="000000" w:themeColor="text1"/>
              </w:rPr>
              <w:t>SDS18-VST01-02-3456</w:t>
            </w:r>
          </w:p>
        </w:tc>
      </w:tr>
      <w:tr w:rsidR="00601F5D" w:rsidRPr="00123177" w14:paraId="41AB217F"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3C9E5E65" w14:textId="77777777" w:rsidR="00601F5D" w:rsidRPr="00123177" w:rsidRDefault="00601F5D" w:rsidP="00601F5D">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82409" w14:textId="1E76B5A0" w:rsidR="00601F5D" w:rsidRPr="00123177" w:rsidRDefault="00601F5D" w:rsidP="00601F5D">
            <w:pPr>
              <w:pStyle w:val="TableText"/>
              <w:snapToGrid w:val="0"/>
            </w:pPr>
            <w:r w:rsidRPr="0034230F">
              <w:rPr>
                <w:color w:val="000000" w:themeColor="text1"/>
              </w:rPr>
              <w:t>C-Sample/PF3.0 Phase-2</w:t>
            </w:r>
          </w:p>
        </w:tc>
      </w:tr>
      <w:tr w:rsidR="00601F5D" w:rsidRPr="00123177" w14:paraId="6282395B"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D30CFC4" w14:textId="77777777" w:rsidR="00601F5D" w:rsidRPr="00123177" w:rsidRDefault="00601F5D" w:rsidP="00601F5D">
            <w:r w:rsidRPr="00123177">
              <w:rPr>
                <w:rFonts w:eastAsia="Arial"/>
                <w:szCs w:val="20"/>
              </w:rPr>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9F68BF" w14:textId="027B6150" w:rsidR="00601F5D" w:rsidRPr="00123177" w:rsidRDefault="00601F5D" w:rsidP="00601F5D">
            <w:pPr>
              <w:rPr>
                <w:rFonts w:eastAsia="Arial"/>
              </w:rPr>
            </w:pPr>
            <w:r w:rsidRPr="0034230F">
              <w:rPr>
                <w:rFonts w:eastAsia="Arial"/>
                <w:color w:val="000000" w:themeColor="text1"/>
              </w:rPr>
              <w:t>The HVDCDC shall configure parameter “</w:t>
            </w:r>
            <w:r w:rsidRPr="0034230F">
              <w:rPr>
                <w:color w:val="000000" w:themeColor="text1"/>
                <w:szCs w:val="20"/>
              </w:rPr>
              <w:t>CANNM_Wait_Bus_Sleep_Time</w:t>
            </w:r>
            <w:r w:rsidRPr="0034230F">
              <w:rPr>
                <w:rFonts w:eastAsia="Arial"/>
                <w:color w:val="000000" w:themeColor="text1"/>
              </w:rPr>
              <w:t>" with a value of 500</w:t>
            </w:r>
            <w:r>
              <w:rPr>
                <w:rFonts w:eastAsia="Arial"/>
                <w:color w:val="000000" w:themeColor="text1"/>
              </w:rPr>
              <w:t>0</w:t>
            </w:r>
            <w:r w:rsidRPr="0034230F">
              <w:rPr>
                <w:rFonts w:eastAsia="Arial"/>
                <w:color w:val="000000" w:themeColor="text1"/>
              </w:rPr>
              <w:t xml:space="preserve">ms which is used to transition from “Prepare </w:t>
            </w:r>
            <w:r>
              <w:rPr>
                <w:rFonts w:eastAsia="Arial"/>
                <w:color w:val="000000" w:themeColor="text1"/>
              </w:rPr>
              <w:t>Bus Sleep” Mode</w:t>
            </w:r>
            <w:r w:rsidRPr="0034230F">
              <w:rPr>
                <w:rFonts w:eastAsia="Arial"/>
                <w:color w:val="000000" w:themeColor="text1"/>
              </w:rPr>
              <w:t xml:space="preserve"> to “</w:t>
            </w:r>
            <w:r>
              <w:rPr>
                <w:rFonts w:eastAsia="Arial"/>
                <w:color w:val="000000" w:themeColor="text1"/>
              </w:rPr>
              <w:t>Bus Sleep” Mode</w:t>
            </w:r>
          </w:p>
        </w:tc>
      </w:tr>
      <w:tr w:rsidR="00601F5D" w:rsidRPr="00123177" w14:paraId="262EEC7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8DF4D52" w14:textId="77777777" w:rsidR="00601F5D" w:rsidRPr="00123177" w:rsidRDefault="00601F5D" w:rsidP="00601F5D">
            <w:r w:rsidRPr="00123177">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A626E4" w14:textId="0411EBB1" w:rsidR="00601F5D" w:rsidRPr="00123177" w:rsidRDefault="00601F5D" w:rsidP="00601F5D">
            <w:r w:rsidRPr="0034230F">
              <w:rPr>
                <w:rFonts w:eastAsia="Arial"/>
                <w:color w:val="000000" w:themeColor="text1"/>
              </w:rPr>
              <w:t>No Such derived requirement is applicable.</w:t>
            </w:r>
          </w:p>
        </w:tc>
      </w:tr>
      <w:tr w:rsidR="00601F5D" w:rsidRPr="00123177" w14:paraId="3F29B6C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1318F4D" w14:textId="77777777" w:rsidR="00601F5D" w:rsidRPr="00123177" w:rsidRDefault="00601F5D" w:rsidP="00601F5D">
            <w:r w:rsidRPr="00123177">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537E87" w14:textId="0E0069FE" w:rsidR="00601F5D" w:rsidRPr="00123177" w:rsidRDefault="00601F5D" w:rsidP="00601F5D">
            <w:r w:rsidRPr="0034230F">
              <w:rPr>
                <w:rFonts w:eastAsia="Arial"/>
                <w:color w:val="000000" w:themeColor="text1"/>
                <w:szCs w:val="20"/>
              </w:rPr>
              <w:t>No Specific access restrictions is applicable.</w:t>
            </w:r>
          </w:p>
        </w:tc>
      </w:tr>
      <w:tr w:rsidR="00601F5D" w:rsidRPr="00123177" w14:paraId="0F96104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E55601C" w14:textId="77777777" w:rsidR="00601F5D" w:rsidRPr="00123177" w:rsidRDefault="00601F5D" w:rsidP="00601F5D">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B73BAC" w14:textId="77777777" w:rsidR="00601F5D" w:rsidRPr="0034230F" w:rsidRDefault="00601F5D" w:rsidP="00601F5D">
            <w:pPr>
              <w:rPr>
                <w:rFonts w:eastAsia="Arial"/>
                <w:color w:val="000000" w:themeColor="text1"/>
              </w:rPr>
            </w:pPr>
            <w:r w:rsidRPr="0034230F">
              <w:rPr>
                <w:rFonts w:eastAsia="Arial"/>
                <w:color w:val="000000" w:themeColor="text1"/>
              </w:rPr>
              <w:t xml:space="preserve">1. The default value of the </w:t>
            </w:r>
            <w:r w:rsidRPr="0034230F">
              <w:rPr>
                <w:color w:val="000000" w:themeColor="text1"/>
                <w:szCs w:val="20"/>
              </w:rPr>
              <w:t>CANNM_Wait_Bus_Sleep_Time</w:t>
            </w:r>
            <w:r>
              <w:rPr>
                <w:color w:val="000000" w:themeColor="text1"/>
                <w:szCs w:val="20"/>
              </w:rPr>
              <w:t xml:space="preserve"> </w:t>
            </w:r>
            <w:r w:rsidRPr="0034230F">
              <w:rPr>
                <w:rFonts w:eastAsia="Arial"/>
                <w:color w:val="000000" w:themeColor="text1"/>
              </w:rPr>
              <w:t>500</w:t>
            </w:r>
            <w:r>
              <w:rPr>
                <w:rFonts w:eastAsia="Arial"/>
                <w:color w:val="000000" w:themeColor="text1"/>
              </w:rPr>
              <w:t>0</w:t>
            </w:r>
            <w:r w:rsidRPr="0034230F">
              <w:rPr>
                <w:rFonts w:eastAsia="Arial"/>
                <w:color w:val="000000" w:themeColor="text1"/>
              </w:rPr>
              <w:t xml:space="preserve"> msec </w:t>
            </w:r>
          </w:p>
          <w:p w14:paraId="18790A75" w14:textId="77777777" w:rsidR="00601F5D" w:rsidRPr="0034230F" w:rsidRDefault="00601F5D" w:rsidP="00601F5D">
            <w:pPr>
              <w:rPr>
                <w:color w:val="000000" w:themeColor="text1"/>
                <w:szCs w:val="20"/>
              </w:rPr>
            </w:pPr>
            <w:r w:rsidRPr="0034230F">
              <w:rPr>
                <w:rFonts w:eastAsia="Arial"/>
                <w:color w:val="000000" w:themeColor="text1"/>
              </w:rPr>
              <w:t xml:space="preserve">2. The parameter </w:t>
            </w:r>
            <w:r w:rsidRPr="0034230F">
              <w:rPr>
                <w:color w:val="000000" w:themeColor="text1"/>
                <w:szCs w:val="20"/>
              </w:rPr>
              <w:t>CANNM_Wait_Bus_Sleep_Timeis in milliseconds</w:t>
            </w:r>
          </w:p>
          <w:p w14:paraId="7692DD3A" w14:textId="77777777" w:rsidR="00601F5D" w:rsidRPr="0034230F" w:rsidRDefault="00601F5D" w:rsidP="00601F5D">
            <w:pPr>
              <w:rPr>
                <w:rFonts w:eastAsia="Arial"/>
                <w:color w:val="000000" w:themeColor="text1"/>
              </w:rPr>
            </w:pPr>
            <w:r w:rsidRPr="0034230F">
              <w:rPr>
                <w:color w:val="000000" w:themeColor="text1"/>
              </w:rPr>
              <w:t xml:space="preserve">3. The </w:t>
            </w:r>
            <w:r w:rsidRPr="0034230F">
              <w:rPr>
                <w:color w:val="000000" w:themeColor="text1"/>
                <w:szCs w:val="20"/>
              </w:rPr>
              <w:t>CANNM_Wait_Bus_Sleep_Time parameter data type shall be unsigned type</w:t>
            </w:r>
          </w:p>
          <w:p w14:paraId="6C54E304" w14:textId="7B3DF925" w:rsidR="00601F5D" w:rsidRPr="00123177" w:rsidRDefault="00601F5D" w:rsidP="00601F5D">
            <w:pPr>
              <w:rPr>
                <w:rFonts w:eastAsia="Arial"/>
              </w:rPr>
            </w:pPr>
            <w:r w:rsidRPr="0034230F">
              <w:rPr>
                <w:color w:val="000000" w:themeColor="text1"/>
              </w:rPr>
              <w:t xml:space="preserve">4. The parameter </w:t>
            </w:r>
            <w:r w:rsidRPr="0034230F">
              <w:rPr>
                <w:color w:val="000000" w:themeColor="text1"/>
                <w:szCs w:val="20"/>
              </w:rPr>
              <w:t>CANNM_Wait_Bus_Sleep_Time is calibratable</w:t>
            </w:r>
          </w:p>
        </w:tc>
      </w:tr>
      <w:tr w:rsidR="00601F5D" w:rsidRPr="00123177" w14:paraId="48FFEB7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AFB6F81" w14:textId="77777777" w:rsidR="00601F5D" w:rsidRPr="00123177" w:rsidRDefault="00601F5D" w:rsidP="00601F5D">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A611A6" w14:textId="138C030B" w:rsidR="00601F5D" w:rsidRPr="00123177" w:rsidRDefault="00601F5D" w:rsidP="00601F5D">
            <w:pPr>
              <w:rPr>
                <w:rFonts w:eastAsia="Arial"/>
                <w:color w:val="000000" w:themeColor="text1"/>
              </w:rPr>
            </w:pPr>
            <w:r w:rsidRPr="0034230F">
              <w:rPr>
                <w:rFonts w:eastAsia="Arial"/>
                <w:color w:val="000000" w:themeColor="text1"/>
              </w:rPr>
              <w:t>1. HVDCDC should transition from the " Prepare Bus Sleep” " state to the "Bus Sleep " State after the 500</w:t>
            </w:r>
            <w:r>
              <w:rPr>
                <w:rFonts w:eastAsia="Arial"/>
                <w:color w:val="000000" w:themeColor="text1"/>
              </w:rPr>
              <w:t>0</w:t>
            </w:r>
            <w:r w:rsidRPr="0034230F">
              <w:rPr>
                <w:rFonts w:eastAsia="Arial"/>
                <w:color w:val="000000" w:themeColor="text1"/>
              </w:rPr>
              <w:t>msec time of "</w:t>
            </w:r>
            <w:r w:rsidRPr="0034230F">
              <w:rPr>
                <w:color w:val="000000" w:themeColor="text1"/>
                <w:szCs w:val="20"/>
              </w:rPr>
              <w:t xml:space="preserve"> CANNM_Wait_Bus_Sleep_Time</w:t>
            </w:r>
            <w:r w:rsidRPr="0034230F">
              <w:rPr>
                <w:rFonts w:eastAsia="Arial"/>
                <w:color w:val="000000" w:themeColor="text1"/>
              </w:rPr>
              <w:t>" has elapsed.</w:t>
            </w:r>
          </w:p>
        </w:tc>
      </w:tr>
      <w:tr w:rsidR="00601F5D" w:rsidRPr="00123177" w14:paraId="2D8B33D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CFA009D" w14:textId="77777777" w:rsidR="00601F5D" w:rsidRPr="00123177" w:rsidRDefault="00601F5D" w:rsidP="00601F5D">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5D878C" w14:textId="77777777" w:rsidR="00601F5D" w:rsidRPr="0034230F" w:rsidRDefault="00601F5D" w:rsidP="00601F5D">
            <w:pPr>
              <w:rPr>
                <w:rFonts w:eastAsia="Arial"/>
                <w:color w:val="000000" w:themeColor="text1"/>
              </w:rPr>
            </w:pPr>
            <w:r w:rsidRPr="0034230F">
              <w:rPr>
                <w:color w:val="000000" w:themeColor="text1"/>
              </w:rPr>
              <w:t xml:space="preserve">1. Configure the </w:t>
            </w:r>
            <w:r w:rsidRPr="0034230F">
              <w:rPr>
                <w:rFonts w:eastAsia="Arial"/>
                <w:color w:val="000000" w:themeColor="text1"/>
              </w:rPr>
              <w:t xml:space="preserve">parameter </w:t>
            </w:r>
            <w:r w:rsidRPr="0034230F">
              <w:rPr>
                <w:color w:val="000000" w:themeColor="text1"/>
                <w:szCs w:val="20"/>
              </w:rPr>
              <w:t>CANNM_Wait_Bus_Sleep_Time= 500</w:t>
            </w:r>
            <w:r>
              <w:rPr>
                <w:color w:val="000000" w:themeColor="text1"/>
                <w:szCs w:val="20"/>
              </w:rPr>
              <w:t>0</w:t>
            </w:r>
            <w:r w:rsidRPr="0034230F">
              <w:rPr>
                <w:color w:val="000000" w:themeColor="text1"/>
                <w:szCs w:val="20"/>
              </w:rPr>
              <w:t>msec</w:t>
            </w:r>
            <w:r w:rsidRPr="0034230F">
              <w:rPr>
                <w:rFonts w:eastAsia="Arial"/>
                <w:color w:val="000000" w:themeColor="text1"/>
              </w:rPr>
              <w:t>.</w:t>
            </w:r>
          </w:p>
          <w:p w14:paraId="475546D5" w14:textId="77777777" w:rsidR="00601F5D" w:rsidRPr="00123177" w:rsidRDefault="00601F5D" w:rsidP="00601F5D"/>
        </w:tc>
      </w:tr>
      <w:tr w:rsidR="00601F5D" w:rsidRPr="00123177" w14:paraId="6B737D50"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504FBBFB" w14:textId="77777777" w:rsidR="00601F5D" w:rsidRPr="00123177" w:rsidRDefault="00601F5D" w:rsidP="00601F5D">
            <w:r w:rsidRPr="00123177">
              <w:rPr>
                <w:rFonts w:eastAsia="Arial"/>
                <w:szCs w:val="20"/>
              </w:rPr>
              <w:lastRenderedPageBreak/>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EB6AF8" w14:textId="3439975A" w:rsidR="00601F5D" w:rsidRPr="00123177" w:rsidRDefault="00601F5D" w:rsidP="00601F5D">
            <w:r w:rsidRPr="0034230F">
              <w:rPr>
                <w:color w:val="000000" w:themeColor="text1"/>
              </w:rPr>
              <w:t>No such mandatory fields is applicable.</w:t>
            </w:r>
          </w:p>
        </w:tc>
      </w:tr>
      <w:tr w:rsidR="00601F5D" w:rsidRPr="00123177" w14:paraId="6278B93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89B625E" w14:textId="77777777" w:rsidR="00601F5D" w:rsidRPr="00123177" w:rsidRDefault="00601F5D" w:rsidP="00601F5D">
            <w:r w:rsidRPr="00123177">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703429" w14:textId="77777777" w:rsidR="00601F5D" w:rsidRPr="0034230F" w:rsidRDefault="00601F5D" w:rsidP="00601F5D">
            <w:pPr>
              <w:rPr>
                <w:color w:val="000000" w:themeColor="text1"/>
              </w:rPr>
            </w:pPr>
            <w:r w:rsidRPr="0034230F">
              <w:rPr>
                <w:rFonts w:eastAsia="Arial"/>
                <w:color w:val="000000" w:themeColor="text1"/>
              </w:rPr>
              <w:t>1. The HVDCDC configured for passive mode</w:t>
            </w:r>
          </w:p>
          <w:p w14:paraId="65ED7A46" w14:textId="77777777" w:rsidR="00601F5D" w:rsidRPr="00123177" w:rsidRDefault="00601F5D" w:rsidP="00601F5D"/>
        </w:tc>
      </w:tr>
      <w:tr w:rsidR="00601F5D" w:rsidRPr="00123177" w14:paraId="05242D2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C66D231" w14:textId="77777777" w:rsidR="00601F5D" w:rsidRPr="00123177" w:rsidRDefault="00601F5D" w:rsidP="00601F5D">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9A7FC3" w14:textId="5855109D" w:rsidR="00601F5D" w:rsidRPr="00123177" w:rsidRDefault="00601F5D" w:rsidP="00601F5D">
            <w:r w:rsidRPr="0034230F">
              <w:rPr>
                <w:color w:val="000000" w:themeColor="text1"/>
                <w:szCs w:val="20"/>
              </w:rPr>
              <w:t>Default values shall be applicable with respect to Pre-Loaded Values</w:t>
            </w:r>
          </w:p>
        </w:tc>
      </w:tr>
      <w:tr w:rsidR="00601F5D" w:rsidRPr="00123177" w14:paraId="284080E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7E474A0" w14:textId="77777777" w:rsidR="00601F5D" w:rsidRPr="00123177" w:rsidRDefault="00601F5D" w:rsidP="00601F5D">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5B00F4" w14:textId="75785075" w:rsidR="00601F5D" w:rsidRPr="00123177" w:rsidRDefault="00601F5D" w:rsidP="00601F5D">
            <w:r w:rsidRPr="0034230F">
              <w:rPr>
                <w:color w:val="000000" w:themeColor="text1"/>
                <w:szCs w:val="20"/>
              </w:rPr>
              <w:t>Valid range value is not required.</w:t>
            </w:r>
          </w:p>
        </w:tc>
      </w:tr>
      <w:tr w:rsidR="00601F5D" w:rsidRPr="00123177" w14:paraId="30AEE86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D9D3BD6" w14:textId="77777777" w:rsidR="00601F5D" w:rsidRPr="00123177" w:rsidRDefault="00601F5D" w:rsidP="00601F5D">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0D6380" w14:textId="3B0A741B" w:rsidR="00601F5D" w:rsidRPr="00123177" w:rsidRDefault="00601F5D" w:rsidP="00601F5D">
            <w:r w:rsidRPr="0034230F">
              <w:rPr>
                <w:color w:val="000000" w:themeColor="text1"/>
                <w:szCs w:val="20"/>
              </w:rPr>
              <w:t>Data latency period is not applicable</w:t>
            </w:r>
          </w:p>
        </w:tc>
      </w:tr>
      <w:tr w:rsidR="00601F5D" w:rsidRPr="00123177" w14:paraId="1891524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116E5DA" w14:textId="77777777" w:rsidR="00601F5D" w:rsidRPr="00123177" w:rsidRDefault="00601F5D" w:rsidP="00601F5D">
            <w:r w:rsidRPr="00123177">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7CB0A4" w14:textId="11005867" w:rsidR="00601F5D" w:rsidRPr="00123177" w:rsidRDefault="00601F5D" w:rsidP="00601F5D">
            <w:r w:rsidRPr="0034230F">
              <w:rPr>
                <w:color w:val="000000" w:themeColor="text1"/>
                <w:szCs w:val="20"/>
              </w:rPr>
              <w:t>Data Retention period is not applicable.</w:t>
            </w:r>
          </w:p>
        </w:tc>
      </w:tr>
      <w:tr w:rsidR="00601F5D" w:rsidRPr="00123177" w14:paraId="79C5F87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A0D56D1" w14:textId="77777777" w:rsidR="00601F5D" w:rsidRPr="00123177" w:rsidRDefault="00601F5D" w:rsidP="00601F5D">
            <w:r w:rsidRPr="00123177">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C8432E" w14:textId="64AAA99C" w:rsidR="00601F5D" w:rsidRPr="00123177" w:rsidRDefault="00601F5D" w:rsidP="00601F5D">
            <w:r w:rsidRPr="0034230F">
              <w:rPr>
                <w:color w:val="000000" w:themeColor="text1"/>
                <w:szCs w:val="20"/>
              </w:rPr>
              <w:t>Data rate is not applicable.</w:t>
            </w:r>
          </w:p>
        </w:tc>
      </w:tr>
      <w:tr w:rsidR="00601F5D" w:rsidRPr="00123177" w14:paraId="5775006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ADA4613" w14:textId="77777777" w:rsidR="00601F5D" w:rsidRPr="00123177" w:rsidRDefault="00601F5D" w:rsidP="00601F5D">
            <w:r w:rsidRPr="00123177">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BF1427" w14:textId="7B5AEBB6" w:rsidR="00601F5D" w:rsidRPr="00123177" w:rsidRDefault="00601F5D" w:rsidP="00601F5D">
            <w:pPr>
              <w:spacing w:line="259" w:lineRule="auto"/>
            </w:pPr>
            <w:r w:rsidRPr="0034230F">
              <w:rPr>
                <w:color w:val="000000" w:themeColor="text1"/>
                <w:szCs w:val="20"/>
              </w:rPr>
              <w:t>External event is not required.</w:t>
            </w:r>
          </w:p>
        </w:tc>
      </w:tr>
      <w:tr w:rsidR="00601F5D" w:rsidRPr="00123177" w14:paraId="11BD25D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E9E0A6C" w14:textId="77777777" w:rsidR="00601F5D" w:rsidRPr="00123177" w:rsidRDefault="00601F5D" w:rsidP="00601F5D">
            <w:r w:rsidRPr="00123177">
              <w:rPr>
                <w:rFonts w:eastAsia="Arial"/>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02AD3F" w14:textId="3FF7DAF2" w:rsidR="00601F5D" w:rsidRPr="00123177" w:rsidRDefault="00601F5D" w:rsidP="00601F5D">
            <w:r w:rsidRPr="0034230F">
              <w:rPr>
                <w:color w:val="000000" w:themeColor="text1"/>
                <w:szCs w:val="20"/>
              </w:rPr>
              <w:t>Temporal event is not applicable.</w:t>
            </w:r>
          </w:p>
        </w:tc>
      </w:tr>
      <w:tr w:rsidR="00601F5D" w:rsidRPr="00123177" w14:paraId="32F5DDE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060E4A0" w14:textId="77777777" w:rsidR="00601F5D" w:rsidRPr="00123177" w:rsidRDefault="00601F5D" w:rsidP="00601F5D">
            <w:r w:rsidRPr="00123177">
              <w:rPr>
                <w:rFonts w:eastAsia="Arial"/>
                <w:szCs w:val="20"/>
              </w:rPr>
              <w:t xml:space="preserve">Validation Rules/ </w:t>
            </w:r>
          </w:p>
          <w:p w14:paraId="402F80DA" w14:textId="77777777" w:rsidR="00601F5D" w:rsidRPr="00123177" w:rsidRDefault="00601F5D" w:rsidP="00601F5D">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6F03E8" w14:textId="240637D4" w:rsidR="00601F5D" w:rsidRPr="00123177" w:rsidRDefault="00601F5D" w:rsidP="00601F5D">
            <w:r w:rsidRPr="0034230F">
              <w:rPr>
                <w:rFonts w:eastAsia="Arial"/>
                <w:color w:val="000000" w:themeColor="text1"/>
              </w:rPr>
              <w:t>1. Verify that HVDCDC shall transition from " Prepare Bus Sleep” " state to the " Bus Sleep " State after the 500</w:t>
            </w:r>
            <w:r>
              <w:rPr>
                <w:rFonts w:eastAsia="Arial"/>
                <w:color w:val="000000" w:themeColor="text1"/>
              </w:rPr>
              <w:t>0</w:t>
            </w:r>
            <w:r w:rsidRPr="0034230F">
              <w:rPr>
                <w:rFonts w:eastAsia="Arial"/>
                <w:color w:val="000000" w:themeColor="text1"/>
              </w:rPr>
              <w:t>msec time of "</w:t>
            </w:r>
            <w:r w:rsidRPr="0034230F">
              <w:rPr>
                <w:color w:val="000000" w:themeColor="text1"/>
                <w:szCs w:val="20"/>
              </w:rPr>
              <w:t>CANNM_Wait_Bus_Sleep_Time</w:t>
            </w:r>
            <w:r w:rsidRPr="0034230F">
              <w:rPr>
                <w:rFonts w:eastAsia="Arial"/>
                <w:color w:val="000000" w:themeColor="text1"/>
              </w:rPr>
              <w:t>" has elapsed</w:t>
            </w:r>
          </w:p>
        </w:tc>
      </w:tr>
      <w:tr w:rsidR="00A55B53" w:rsidRPr="00123177" w14:paraId="7777D56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D4DF1A8" w14:textId="77777777" w:rsidR="00A55B53" w:rsidRPr="00123177" w:rsidRDefault="00A55B53" w:rsidP="00535342">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3C899B" w14:textId="77777777" w:rsidR="00A55B53" w:rsidRPr="00123177" w:rsidRDefault="00A55B53" w:rsidP="00535342">
            <w:r w:rsidRPr="00123177">
              <w:rPr>
                <w:szCs w:val="20"/>
              </w:rPr>
              <w:t>Constraints is not applicable.</w:t>
            </w:r>
          </w:p>
        </w:tc>
      </w:tr>
      <w:tr w:rsidR="00A55B53" w:rsidRPr="00123177" w14:paraId="6A947F3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B429EF1" w14:textId="77777777" w:rsidR="00A55B53" w:rsidRPr="00123177" w:rsidRDefault="00A55B53" w:rsidP="00535342">
            <w:r w:rsidRPr="00123177">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D86B2D" w14:textId="77777777" w:rsidR="00A55B53" w:rsidRPr="00123177" w:rsidRDefault="00A55B53" w:rsidP="00535342">
            <w:r w:rsidRPr="00123177">
              <w:rPr>
                <w:szCs w:val="20"/>
              </w:rPr>
              <w:t>No effects on other system</w:t>
            </w:r>
          </w:p>
        </w:tc>
      </w:tr>
      <w:tr w:rsidR="00A55B53" w:rsidRPr="00123177" w14:paraId="52C5FC7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DE0D045" w14:textId="77777777" w:rsidR="00A55B53" w:rsidRPr="00123177" w:rsidRDefault="00A55B53" w:rsidP="00535342">
            <w:r w:rsidRPr="00123177">
              <w:rPr>
                <w:rFonts w:eastAsia="Arial"/>
                <w:szCs w:val="20"/>
              </w:rPr>
              <w:t>Testability with respect to test environment</w:t>
            </w:r>
          </w:p>
          <w:p w14:paraId="14A2D3DE" w14:textId="77777777" w:rsidR="00A55B53" w:rsidRPr="00123177" w:rsidRDefault="00A55B53" w:rsidP="00535342">
            <w:r w:rsidRPr="00123177">
              <w:rPr>
                <w:rFonts w:eastAsia="Arial"/>
                <w:szCs w:val="20"/>
              </w:rPr>
              <w:t>(Yes/No)</w:t>
            </w:r>
          </w:p>
          <w:p w14:paraId="45A6953C" w14:textId="77777777" w:rsidR="00A55B53" w:rsidRPr="00123177" w:rsidRDefault="00A55B53" w:rsidP="00535342">
            <w:r w:rsidRPr="00123177">
              <w:rPr>
                <w:rFonts w:eastAsia="Arial"/>
                <w:i/>
                <w:iCs/>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B7F15F" w14:textId="77777777" w:rsidR="00A55B53" w:rsidRPr="00123177" w:rsidRDefault="00A55B53" w:rsidP="00535342">
            <w:pPr>
              <w:pStyle w:val="TableText"/>
              <w:snapToGrid w:val="0"/>
            </w:pPr>
            <w:r w:rsidRPr="00123177">
              <w:t>YES</w:t>
            </w:r>
          </w:p>
          <w:p w14:paraId="05B3836F" w14:textId="77777777" w:rsidR="00A55B53" w:rsidRPr="00123177" w:rsidRDefault="00A55B53" w:rsidP="00535342"/>
        </w:tc>
      </w:tr>
      <w:tr w:rsidR="00A55B53" w:rsidRPr="00123177" w14:paraId="6FFF989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0730B1E" w14:textId="77777777" w:rsidR="00A55B53" w:rsidRPr="00123177" w:rsidRDefault="00A55B53" w:rsidP="00535342">
            <w:r w:rsidRPr="00123177">
              <w:rPr>
                <w:rFonts w:eastAsia="Arial"/>
                <w:szCs w:val="20"/>
              </w:rPr>
              <w:t>Feasible within project constraints</w:t>
            </w:r>
          </w:p>
          <w:p w14:paraId="287E45FB" w14:textId="77777777" w:rsidR="00A55B53" w:rsidRPr="00123177" w:rsidRDefault="00A55B53" w:rsidP="00535342">
            <w:r w:rsidRPr="00123177">
              <w:rPr>
                <w:rFonts w:eastAsia="Arial"/>
                <w:szCs w:val="20"/>
              </w:rPr>
              <w:t>(Yes/No)</w:t>
            </w:r>
          </w:p>
          <w:p w14:paraId="0F4F7DFC" w14:textId="77777777" w:rsidR="00A55B53" w:rsidRPr="00123177" w:rsidRDefault="00A55B53" w:rsidP="00535342">
            <w:r w:rsidRPr="00123177">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A0F12E" w14:textId="77777777" w:rsidR="00A55B53" w:rsidRPr="00123177" w:rsidRDefault="00A55B53" w:rsidP="00535342">
            <w:pPr>
              <w:pStyle w:val="TableText"/>
              <w:snapToGrid w:val="0"/>
            </w:pPr>
            <w:r w:rsidRPr="00123177">
              <w:t>YES</w:t>
            </w:r>
          </w:p>
          <w:p w14:paraId="74515A3C" w14:textId="77777777" w:rsidR="00A55B53" w:rsidRPr="00123177" w:rsidRDefault="00A55B53" w:rsidP="00535342"/>
        </w:tc>
      </w:tr>
      <w:tr w:rsidR="00A55B53" w:rsidRPr="00123177" w14:paraId="4D6F3DD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B8EEA19" w14:textId="77777777" w:rsidR="00A55B53" w:rsidRPr="00123177" w:rsidRDefault="00A55B53" w:rsidP="00535342">
            <w:r w:rsidRPr="00123177">
              <w:rPr>
                <w:rFonts w:eastAsia="Arial"/>
                <w:szCs w:val="20"/>
              </w:rPr>
              <w:t>Critical</w:t>
            </w:r>
          </w:p>
          <w:p w14:paraId="74B78EEE" w14:textId="77777777" w:rsidR="00A55B53" w:rsidRPr="00123177" w:rsidRDefault="00A55B53" w:rsidP="00535342">
            <w:r w:rsidRPr="00123177">
              <w:rPr>
                <w:rFonts w:eastAsia="Arial"/>
                <w:szCs w:val="20"/>
              </w:rPr>
              <w:lastRenderedPageBreak/>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F33619" w14:textId="77777777" w:rsidR="00A55B53" w:rsidRPr="00123177" w:rsidRDefault="00A55B53" w:rsidP="00535342">
            <w:r w:rsidRPr="00123177">
              <w:lastRenderedPageBreak/>
              <w:t>YES</w:t>
            </w:r>
          </w:p>
        </w:tc>
      </w:tr>
      <w:tr w:rsidR="00A55B53" w:rsidRPr="00123177" w14:paraId="403280D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FA34182" w14:textId="77777777" w:rsidR="00A55B53" w:rsidRPr="00123177" w:rsidRDefault="00A55B53" w:rsidP="00535342">
            <w:pPr>
              <w:rPr>
                <w:rFonts w:eastAsia="Arial"/>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14F61C" w14:textId="77777777" w:rsidR="00A55B53" w:rsidRPr="00123177" w:rsidRDefault="00A55B53" w:rsidP="00535342">
            <w:r w:rsidRPr="00123177">
              <w:t>Acceptance Criteria for this requirement should be as per SECTION-6 ACCEPTANCE CRITERIA</w:t>
            </w:r>
          </w:p>
        </w:tc>
      </w:tr>
    </w:tbl>
    <w:p w14:paraId="6C867F51" w14:textId="77777777" w:rsidR="00A55B53" w:rsidRPr="00123177" w:rsidRDefault="00A55B53" w:rsidP="00A55B53">
      <w:pPr>
        <w:pStyle w:val="BodyText"/>
        <w:rPr>
          <w:b/>
          <w:bCs/>
        </w:rPr>
      </w:pPr>
    </w:p>
    <w:p w14:paraId="7ECF28E1" w14:textId="77777777" w:rsidR="00A55B53" w:rsidRPr="00123177" w:rsidRDefault="00A55B53" w:rsidP="00A55B53"/>
    <w:p w14:paraId="6C6033A6" w14:textId="69AAC983" w:rsidR="00A55B53" w:rsidRPr="00123177" w:rsidRDefault="00A55B53" w:rsidP="00A55B53">
      <w:pPr>
        <w:pStyle w:val="Heading5"/>
        <w:rPr>
          <w:sz w:val="20"/>
          <w:szCs w:val="20"/>
        </w:rPr>
      </w:pPr>
      <w:r w:rsidRPr="00123177">
        <w:rPr>
          <w:sz w:val="20"/>
          <w:szCs w:val="20"/>
        </w:rPr>
        <w:t xml:space="preserve">Requirements for </w:t>
      </w:r>
      <w:r w:rsidRPr="00123177">
        <w:rPr>
          <w:rFonts w:eastAsia="Arial"/>
          <w:sz w:val="20"/>
          <w:szCs w:val="20"/>
        </w:rPr>
        <w:t xml:space="preserve">configuring the parameter </w:t>
      </w:r>
      <w:r w:rsidR="00601F5D" w:rsidRPr="00601F5D">
        <w:rPr>
          <w:sz w:val="20"/>
          <w:szCs w:val="20"/>
        </w:rPr>
        <w:t xml:space="preserve">“CANNM_MSG_RECEIVE_Time" </w:t>
      </w:r>
      <w:r w:rsidRPr="00123177">
        <w:rPr>
          <w:sz w:val="20"/>
          <w:szCs w:val="20"/>
        </w:rPr>
        <w:t xml:space="preserve">with a value of </w:t>
      </w:r>
      <w:r w:rsidR="00601F5D">
        <w:rPr>
          <w:sz w:val="20"/>
          <w:szCs w:val="20"/>
        </w:rPr>
        <w:t>20</w:t>
      </w:r>
      <w:r w:rsidRPr="00123177">
        <w:rPr>
          <w:sz w:val="20"/>
          <w:szCs w:val="20"/>
        </w:rPr>
        <w:t>00ms</w:t>
      </w:r>
      <w:r w:rsidR="00601F5D">
        <w:rPr>
          <w:sz w:val="20"/>
          <w:szCs w:val="20"/>
        </w:rPr>
        <w:t>.</w:t>
      </w:r>
    </w:p>
    <w:p w14:paraId="41AA6782"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15CB3B0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151B7F9"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70BABD0" w14:textId="77777777" w:rsidR="00A55B53" w:rsidRPr="00123177" w:rsidRDefault="00A55B53" w:rsidP="00535342">
            <w:r w:rsidRPr="00123177">
              <w:rPr>
                <w:rFonts w:eastAsia="Arial"/>
                <w:b/>
                <w:bCs/>
                <w:szCs w:val="20"/>
              </w:rPr>
              <w:t>Description</w:t>
            </w:r>
          </w:p>
        </w:tc>
      </w:tr>
      <w:tr w:rsidR="00601F5D" w:rsidRPr="00123177" w14:paraId="1EC770BE"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30A46E1C" w14:textId="77777777" w:rsidR="00601F5D" w:rsidRPr="00123177" w:rsidRDefault="00601F5D" w:rsidP="00601F5D">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20F799" w14:textId="6B7A90EB" w:rsidR="00601F5D" w:rsidRPr="00123177" w:rsidRDefault="00601F5D" w:rsidP="00601F5D">
            <w:r w:rsidRPr="0034230F">
              <w:rPr>
                <w:rFonts w:eastAsia="Arial"/>
                <w:color w:val="000000" w:themeColor="text1"/>
                <w:szCs w:val="20"/>
              </w:rPr>
              <w:t>SWRS_NM_APP_</w:t>
            </w:r>
            <w:r>
              <w:rPr>
                <w:rFonts w:eastAsia="Arial"/>
                <w:color w:val="000000" w:themeColor="text1"/>
                <w:szCs w:val="20"/>
              </w:rPr>
              <w:t>23</w:t>
            </w:r>
          </w:p>
        </w:tc>
      </w:tr>
      <w:tr w:rsidR="00601F5D" w:rsidRPr="00123177" w14:paraId="52A137DB"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43CD96D" w14:textId="77777777" w:rsidR="00601F5D" w:rsidRPr="00123177" w:rsidRDefault="00601F5D" w:rsidP="00601F5D">
            <w:pPr>
              <w:rPr>
                <w:rFonts w:eastAsia="Arial"/>
              </w:rPr>
            </w:pPr>
            <w:r w:rsidRPr="00123177">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6E117A" w14:textId="70484795" w:rsidR="00601F5D" w:rsidRPr="00123177" w:rsidRDefault="00601F5D" w:rsidP="00601F5D">
            <w:pPr>
              <w:rPr>
                <w:rFonts w:eastAsia="Arial"/>
              </w:rPr>
            </w:pPr>
            <w:r w:rsidRPr="008840CA">
              <w:rPr>
                <w:rFonts w:eastAsia="Arial"/>
                <w:color w:val="000000" w:themeColor="text1"/>
              </w:rPr>
              <w:t>SDS18-VST01-02-3457</w:t>
            </w:r>
          </w:p>
        </w:tc>
      </w:tr>
      <w:tr w:rsidR="00601F5D" w:rsidRPr="00123177" w14:paraId="22416058"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0DE8B1CA" w14:textId="77777777" w:rsidR="00601F5D" w:rsidRPr="00123177" w:rsidRDefault="00601F5D" w:rsidP="00601F5D">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F95512" w14:textId="314A4BCE" w:rsidR="00601F5D" w:rsidRPr="00123177" w:rsidRDefault="00601F5D" w:rsidP="00601F5D">
            <w:pPr>
              <w:pStyle w:val="TableText"/>
              <w:snapToGrid w:val="0"/>
            </w:pPr>
            <w:r w:rsidRPr="0034230F">
              <w:rPr>
                <w:color w:val="000000" w:themeColor="text1"/>
              </w:rPr>
              <w:t>C-Sample/PF3.0 Phase-2</w:t>
            </w:r>
          </w:p>
        </w:tc>
      </w:tr>
      <w:tr w:rsidR="00601F5D" w:rsidRPr="00123177" w14:paraId="13FCA337"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4119CA6A" w14:textId="77777777" w:rsidR="00601F5D" w:rsidRPr="00123177" w:rsidRDefault="00601F5D" w:rsidP="00601F5D">
            <w:r w:rsidRPr="00123177">
              <w:rPr>
                <w:rFonts w:eastAsia="Arial"/>
                <w:szCs w:val="20"/>
              </w:rPr>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771210" w14:textId="77DEA718" w:rsidR="00601F5D" w:rsidRPr="00123177" w:rsidRDefault="00601F5D" w:rsidP="00601F5D">
            <w:pPr>
              <w:rPr>
                <w:rFonts w:eastAsia="Arial"/>
              </w:rPr>
            </w:pPr>
            <w:r w:rsidRPr="0034230F">
              <w:rPr>
                <w:rFonts w:eastAsia="Arial"/>
                <w:color w:val="000000" w:themeColor="text1"/>
              </w:rPr>
              <w:t>The HVDCDC shall configure parameter “</w:t>
            </w:r>
            <w:r w:rsidRPr="0034230F">
              <w:rPr>
                <w:color w:val="000000" w:themeColor="text1"/>
                <w:szCs w:val="20"/>
              </w:rPr>
              <w:t>CANNM_MSG_RECEIVE_Time</w:t>
            </w:r>
            <w:r w:rsidRPr="0034230F">
              <w:rPr>
                <w:rFonts w:eastAsia="Arial"/>
                <w:color w:val="000000" w:themeColor="text1"/>
              </w:rPr>
              <w:t>" with a value of 2000ms which is used to transition from “</w:t>
            </w:r>
            <w:r>
              <w:rPr>
                <w:rFonts w:eastAsia="Arial"/>
                <w:color w:val="000000" w:themeColor="text1"/>
              </w:rPr>
              <w:t>Bus Sleep” Mode</w:t>
            </w:r>
            <w:r w:rsidRPr="0034230F">
              <w:rPr>
                <w:rFonts w:eastAsia="Arial"/>
                <w:color w:val="000000" w:themeColor="text1"/>
              </w:rPr>
              <w:t xml:space="preserve"> to “Repeat Message” State</w:t>
            </w:r>
          </w:p>
        </w:tc>
      </w:tr>
      <w:tr w:rsidR="00601F5D" w:rsidRPr="00123177" w14:paraId="245FEBD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E0E3FAF" w14:textId="77777777" w:rsidR="00601F5D" w:rsidRPr="00123177" w:rsidRDefault="00601F5D" w:rsidP="00601F5D">
            <w:r w:rsidRPr="00123177">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ADFA15" w14:textId="006D54B1" w:rsidR="00601F5D" w:rsidRPr="00123177" w:rsidRDefault="00601F5D" w:rsidP="00601F5D">
            <w:r w:rsidRPr="0034230F">
              <w:rPr>
                <w:rFonts w:eastAsia="Arial"/>
                <w:color w:val="000000" w:themeColor="text1"/>
              </w:rPr>
              <w:t>No Such derived requirement is applicable.</w:t>
            </w:r>
          </w:p>
        </w:tc>
      </w:tr>
      <w:tr w:rsidR="00601F5D" w:rsidRPr="00123177" w14:paraId="36885A5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EE78CBF" w14:textId="77777777" w:rsidR="00601F5D" w:rsidRPr="00123177" w:rsidRDefault="00601F5D" w:rsidP="00601F5D">
            <w:r w:rsidRPr="00123177">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0F359B" w14:textId="054ADAFE" w:rsidR="00601F5D" w:rsidRPr="00123177" w:rsidRDefault="00601F5D" w:rsidP="00601F5D">
            <w:r w:rsidRPr="0034230F">
              <w:rPr>
                <w:rFonts w:eastAsia="Arial"/>
                <w:color w:val="000000" w:themeColor="text1"/>
                <w:szCs w:val="20"/>
              </w:rPr>
              <w:t>No Specific access restrictions is applicable.</w:t>
            </w:r>
          </w:p>
        </w:tc>
      </w:tr>
      <w:tr w:rsidR="00601F5D" w:rsidRPr="00123177" w14:paraId="4340335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7FDBB8E" w14:textId="77777777" w:rsidR="00601F5D" w:rsidRPr="00123177" w:rsidRDefault="00601F5D" w:rsidP="00601F5D">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5480A1" w14:textId="77777777" w:rsidR="00601F5D" w:rsidRPr="0034230F" w:rsidRDefault="00601F5D" w:rsidP="00601F5D">
            <w:pPr>
              <w:rPr>
                <w:rFonts w:eastAsia="Arial"/>
                <w:color w:val="000000" w:themeColor="text1"/>
              </w:rPr>
            </w:pPr>
            <w:r w:rsidRPr="0034230F">
              <w:rPr>
                <w:rFonts w:eastAsia="Arial"/>
                <w:color w:val="000000" w:themeColor="text1"/>
              </w:rPr>
              <w:t xml:space="preserve">1. The default value of the </w:t>
            </w:r>
            <w:r w:rsidRPr="0034230F">
              <w:rPr>
                <w:color w:val="000000" w:themeColor="text1"/>
                <w:szCs w:val="20"/>
              </w:rPr>
              <w:t>CANNM_MSG_RECEIVE_Time</w:t>
            </w:r>
            <w:r w:rsidRPr="0034230F">
              <w:rPr>
                <w:rFonts w:eastAsia="Arial"/>
                <w:color w:val="000000" w:themeColor="text1"/>
              </w:rPr>
              <w:t xml:space="preserve">  2000msec </w:t>
            </w:r>
          </w:p>
          <w:p w14:paraId="7CD75C81" w14:textId="77777777" w:rsidR="00601F5D" w:rsidRPr="0034230F" w:rsidRDefault="00601F5D" w:rsidP="00601F5D">
            <w:pPr>
              <w:rPr>
                <w:color w:val="000000" w:themeColor="text1"/>
                <w:szCs w:val="20"/>
              </w:rPr>
            </w:pPr>
            <w:r w:rsidRPr="0034230F">
              <w:rPr>
                <w:rFonts w:eastAsia="Arial"/>
                <w:color w:val="000000" w:themeColor="text1"/>
              </w:rPr>
              <w:t xml:space="preserve">2. The parameter </w:t>
            </w:r>
            <w:r w:rsidRPr="0034230F">
              <w:rPr>
                <w:color w:val="000000" w:themeColor="text1"/>
                <w:szCs w:val="20"/>
              </w:rPr>
              <w:t>CANNM_MSG_RECEIVE_Time in milliseconds</w:t>
            </w:r>
          </w:p>
          <w:p w14:paraId="6D04ADA8" w14:textId="77777777" w:rsidR="00601F5D" w:rsidRPr="0034230F" w:rsidRDefault="00601F5D" w:rsidP="00601F5D">
            <w:pPr>
              <w:rPr>
                <w:rFonts w:eastAsia="Arial"/>
                <w:color w:val="000000" w:themeColor="text1"/>
              </w:rPr>
            </w:pPr>
            <w:r w:rsidRPr="0034230F">
              <w:rPr>
                <w:color w:val="000000" w:themeColor="text1"/>
              </w:rPr>
              <w:t xml:space="preserve">3. The </w:t>
            </w:r>
            <w:r w:rsidRPr="0034230F">
              <w:rPr>
                <w:color w:val="000000" w:themeColor="text1"/>
                <w:szCs w:val="20"/>
              </w:rPr>
              <w:t>CANNM_MSG_RECEIVE_Time parameter data type shall be unsigned type</w:t>
            </w:r>
          </w:p>
          <w:p w14:paraId="4C11002A" w14:textId="6786FC57" w:rsidR="00601F5D" w:rsidRPr="00123177" w:rsidRDefault="00601F5D" w:rsidP="00601F5D">
            <w:pPr>
              <w:rPr>
                <w:rFonts w:eastAsia="Arial"/>
              </w:rPr>
            </w:pPr>
            <w:r w:rsidRPr="0034230F">
              <w:rPr>
                <w:color w:val="000000" w:themeColor="text1"/>
              </w:rPr>
              <w:t xml:space="preserve">4. The parameter </w:t>
            </w:r>
            <w:r w:rsidRPr="0034230F">
              <w:rPr>
                <w:color w:val="000000" w:themeColor="text1"/>
                <w:szCs w:val="20"/>
              </w:rPr>
              <w:t>CANNM_MSG_RECEIVE_Time  is calibratable</w:t>
            </w:r>
          </w:p>
        </w:tc>
      </w:tr>
      <w:tr w:rsidR="00601F5D" w:rsidRPr="00123177" w14:paraId="75A8039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0FE292F" w14:textId="77777777" w:rsidR="00601F5D" w:rsidRPr="00123177" w:rsidRDefault="00601F5D" w:rsidP="00601F5D">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7EB9BC" w14:textId="580185AC" w:rsidR="00601F5D" w:rsidRPr="00123177" w:rsidRDefault="00601F5D" w:rsidP="00601F5D">
            <w:pPr>
              <w:spacing w:after="200" w:line="276" w:lineRule="auto"/>
            </w:pPr>
            <w:r w:rsidRPr="0034230F">
              <w:rPr>
                <w:rFonts w:eastAsia="Arial"/>
                <w:color w:val="000000" w:themeColor="text1"/>
              </w:rPr>
              <w:t xml:space="preserve">1. HVDCDC should transition from the "Bus Sleep " state to the " Repeat Message " State </w:t>
            </w:r>
            <w:r>
              <w:rPr>
                <w:rFonts w:eastAsia="Arial"/>
                <w:color w:val="000000" w:themeColor="text1"/>
              </w:rPr>
              <w:t>if NM message received with in</w:t>
            </w:r>
            <w:r w:rsidRPr="0034230F">
              <w:rPr>
                <w:rFonts w:eastAsia="Arial"/>
                <w:color w:val="000000" w:themeColor="text1"/>
              </w:rPr>
              <w:t xml:space="preserve"> 2000msec time of "</w:t>
            </w:r>
            <w:r w:rsidRPr="0034230F">
              <w:rPr>
                <w:color w:val="000000" w:themeColor="text1"/>
                <w:szCs w:val="20"/>
              </w:rPr>
              <w:t>CANNM_MSG_RECEIVE_Time</w:t>
            </w:r>
            <w:r w:rsidRPr="0034230F">
              <w:rPr>
                <w:rFonts w:eastAsia="Arial"/>
                <w:color w:val="000000" w:themeColor="text1"/>
              </w:rPr>
              <w:t xml:space="preserve"> ".</w:t>
            </w:r>
          </w:p>
        </w:tc>
      </w:tr>
      <w:tr w:rsidR="00601F5D" w:rsidRPr="00123177" w14:paraId="36CE726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99F7F38" w14:textId="77777777" w:rsidR="00601F5D" w:rsidRPr="00123177" w:rsidRDefault="00601F5D" w:rsidP="00601F5D">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EFCD2E" w14:textId="77777777" w:rsidR="00601F5D" w:rsidRPr="0034230F" w:rsidRDefault="00601F5D" w:rsidP="00601F5D">
            <w:pPr>
              <w:rPr>
                <w:rFonts w:eastAsia="Arial"/>
                <w:color w:val="000000" w:themeColor="text1"/>
              </w:rPr>
            </w:pPr>
            <w:r w:rsidRPr="0034230F">
              <w:rPr>
                <w:color w:val="000000" w:themeColor="text1"/>
              </w:rPr>
              <w:t xml:space="preserve">1. Configure the </w:t>
            </w:r>
            <w:r w:rsidRPr="0034230F">
              <w:rPr>
                <w:rFonts w:eastAsia="Arial"/>
                <w:color w:val="000000" w:themeColor="text1"/>
              </w:rPr>
              <w:t xml:space="preserve">parameter </w:t>
            </w:r>
            <w:r w:rsidRPr="0034230F">
              <w:rPr>
                <w:color w:val="000000" w:themeColor="text1"/>
                <w:szCs w:val="20"/>
              </w:rPr>
              <w:t>CANNM_MSG_RECEIVE_Time = 2000msec</w:t>
            </w:r>
            <w:r w:rsidRPr="0034230F">
              <w:rPr>
                <w:rFonts w:eastAsia="Arial"/>
                <w:color w:val="000000" w:themeColor="text1"/>
              </w:rPr>
              <w:t>.</w:t>
            </w:r>
          </w:p>
          <w:p w14:paraId="59874E29" w14:textId="071049E7" w:rsidR="00601F5D" w:rsidRPr="00123177" w:rsidRDefault="00601F5D" w:rsidP="00601F5D">
            <w:pPr>
              <w:pStyle w:val="NormalWeb"/>
              <w:spacing w:before="0" w:beforeAutospacing="0" w:after="0" w:afterAutospacing="0"/>
              <w:rPr>
                <w:rFonts w:ascii="Arial" w:hAnsi="Arial" w:cs="Arial"/>
                <w:color w:val="000000"/>
                <w:sz w:val="20"/>
                <w:szCs w:val="20"/>
              </w:rPr>
            </w:pPr>
          </w:p>
        </w:tc>
      </w:tr>
      <w:tr w:rsidR="00601F5D" w:rsidRPr="00123177" w14:paraId="5B67D391"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2907CEC2" w14:textId="77777777" w:rsidR="00601F5D" w:rsidRPr="00123177" w:rsidRDefault="00601F5D" w:rsidP="00601F5D">
            <w:r w:rsidRPr="00123177">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93AD30" w14:textId="5BF2929F" w:rsidR="00601F5D" w:rsidRPr="00123177" w:rsidRDefault="00601F5D" w:rsidP="00601F5D">
            <w:r w:rsidRPr="0034230F">
              <w:rPr>
                <w:color w:val="000000" w:themeColor="text1"/>
              </w:rPr>
              <w:t>No such mandatory fields is applicable.</w:t>
            </w:r>
          </w:p>
        </w:tc>
      </w:tr>
      <w:tr w:rsidR="00601F5D" w:rsidRPr="00123177" w14:paraId="665F067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92C464E" w14:textId="77777777" w:rsidR="00601F5D" w:rsidRPr="00123177" w:rsidRDefault="00601F5D" w:rsidP="00601F5D">
            <w:r w:rsidRPr="00123177">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3D7FC5" w14:textId="77777777" w:rsidR="00601F5D" w:rsidRPr="0034230F" w:rsidRDefault="00601F5D" w:rsidP="00601F5D">
            <w:pPr>
              <w:rPr>
                <w:color w:val="000000" w:themeColor="text1"/>
              </w:rPr>
            </w:pPr>
            <w:r w:rsidRPr="0034230F">
              <w:rPr>
                <w:rFonts w:eastAsia="Arial"/>
                <w:color w:val="000000" w:themeColor="text1"/>
              </w:rPr>
              <w:t>1. The HVDCDC configured for passive mode</w:t>
            </w:r>
          </w:p>
          <w:p w14:paraId="1B42A274" w14:textId="03EFCAA3" w:rsidR="00601F5D" w:rsidRPr="00123177" w:rsidRDefault="00601F5D" w:rsidP="00601F5D">
            <w:pPr>
              <w:pStyle w:val="NormalWeb"/>
              <w:spacing w:before="0" w:beforeAutospacing="0" w:after="0" w:afterAutospacing="0"/>
              <w:rPr>
                <w:rFonts w:ascii="Arial" w:hAnsi="Arial" w:cs="Arial"/>
                <w:color w:val="000000"/>
                <w:sz w:val="20"/>
                <w:szCs w:val="20"/>
              </w:rPr>
            </w:pPr>
          </w:p>
        </w:tc>
      </w:tr>
      <w:tr w:rsidR="00601F5D" w:rsidRPr="00123177" w14:paraId="5660E78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6880AA0" w14:textId="77777777" w:rsidR="00601F5D" w:rsidRPr="00123177" w:rsidRDefault="00601F5D" w:rsidP="00601F5D">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C7E96" w14:textId="02F1B51D" w:rsidR="00601F5D" w:rsidRPr="00123177" w:rsidRDefault="00601F5D" w:rsidP="00601F5D">
            <w:r w:rsidRPr="0034230F">
              <w:rPr>
                <w:color w:val="000000" w:themeColor="text1"/>
                <w:szCs w:val="20"/>
              </w:rPr>
              <w:t>Default values shall be applicable with respect to Pre-Loaded Values</w:t>
            </w:r>
          </w:p>
        </w:tc>
      </w:tr>
      <w:tr w:rsidR="00601F5D" w:rsidRPr="00123177" w14:paraId="5697BDC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E9F183B" w14:textId="77777777" w:rsidR="00601F5D" w:rsidRPr="00123177" w:rsidRDefault="00601F5D" w:rsidP="00601F5D">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7188BF" w14:textId="474068D0" w:rsidR="00601F5D" w:rsidRPr="00123177" w:rsidRDefault="00601F5D" w:rsidP="00601F5D">
            <w:r w:rsidRPr="0034230F">
              <w:rPr>
                <w:color w:val="000000" w:themeColor="text1"/>
                <w:szCs w:val="20"/>
              </w:rPr>
              <w:t>Valid range value is not required.</w:t>
            </w:r>
          </w:p>
        </w:tc>
      </w:tr>
      <w:tr w:rsidR="00601F5D" w:rsidRPr="00123177" w14:paraId="71E7C1D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6589CEB" w14:textId="77777777" w:rsidR="00601F5D" w:rsidRPr="00123177" w:rsidRDefault="00601F5D" w:rsidP="00601F5D">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888F21" w14:textId="1A42CDCE" w:rsidR="00601F5D" w:rsidRPr="00123177" w:rsidRDefault="00601F5D" w:rsidP="00601F5D">
            <w:r w:rsidRPr="0034230F">
              <w:rPr>
                <w:color w:val="000000" w:themeColor="text1"/>
                <w:szCs w:val="20"/>
              </w:rPr>
              <w:t>Data latency period is not applicable</w:t>
            </w:r>
          </w:p>
        </w:tc>
      </w:tr>
      <w:tr w:rsidR="00601F5D" w:rsidRPr="00123177" w14:paraId="5977DD9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3039783" w14:textId="77777777" w:rsidR="00601F5D" w:rsidRPr="00123177" w:rsidRDefault="00601F5D" w:rsidP="00601F5D">
            <w:r w:rsidRPr="00123177">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D8711B" w14:textId="58E579E0" w:rsidR="00601F5D" w:rsidRPr="00123177" w:rsidRDefault="00601F5D" w:rsidP="00601F5D">
            <w:r w:rsidRPr="0034230F">
              <w:rPr>
                <w:color w:val="000000" w:themeColor="text1"/>
                <w:szCs w:val="20"/>
              </w:rPr>
              <w:t>Data Retention period is not applicable.</w:t>
            </w:r>
          </w:p>
        </w:tc>
      </w:tr>
      <w:tr w:rsidR="00601F5D" w:rsidRPr="00123177" w14:paraId="73249FD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67CE051" w14:textId="77777777" w:rsidR="00601F5D" w:rsidRPr="00123177" w:rsidRDefault="00601F5D" w:rsidP="00601F5D">
            <w:r w:rsidRPr="00123177">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B663EF" w14:textId="5BD39578" w:rsidR="00601F5D" w:rsidRPr="00123177" w:rsidRDefault="00601F5D" w:rsidP="00601F5D">
            <w:r w:rsidRPr="0034230F">
              <w:rPr>
                <w:color w:val="000000" w:themeColor="text1"/>
                <w:szCs w:val="20"/>
              </w:rPr>
              <w:t>Data rate is not applicable.</w:t>
            </w:r>
          </w:p>
        </w:tc>
      </w:tr>
      <w:tr w:rsidR="00601F5D" w:rsidRPr="00123177" w14:paraId="1C2D6EC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F15CB88" w14:textId="77777777" w:rsidR="00601F5D" w:rsidRPr="00123177" w:rsidRDefault="00601F5D" w:rsidP="00601F5D">
            <w:r w:rsidRPr="00123177">
              <w:rPr>
                <w:rFonts w:eastAsia="Arial"/>
                <w:szCs w:val="20"/>
              </w:rPr>
              <w:lastRenderedPageBreak/>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2E101F" w14:textId="06CCDB6D" w:rsidR="00601F5D" w:rsidRPr="00123177" w:rsidRDefault="00601F5D" w:rsidP="00601F5D">
            <w:pPr>
              <w:spacing w:line="259" w:lineRule="auto"/>
            </w:pPr>
            <w:r w:rsidRPr="0034230F">
              <w:rPr>
                <w:color w:val="000000" w:themeColor="text1"/>
                <w:szCs w:val="20"/>
              </w:rPr>
              <w:t>External event is not required.</w:t>
            </w:r>
          </w:p>
        </w:tc>
      </w:tr>
      <w:tr w:rsidR="00601F5D" w:rsidRPr="00123177" w14:paraId="26629CE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600536A" w14:textId="77777777" w:rsidR="00601F5D" w:rsidRPr="00123177" w:rsidRDefault="00601F5D" w:rsidP="00601F5D">
            <w:r w:rsidRPr="00123177">
              <w:rPr>
                <w:rFonts w:eastAsia="Arial"/>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8CD20A" w14:textId="3B7EF956" w:rsidR="00601F5D" w:rsidRPr="00123177" w:rsidRDefault="00601F5D" w:rsidP="00601F5D">
            <w:r w:rsidRPr="0034230F">
              <w:rPr>
                <w:color w:val="000000" w:themeColor="text1"/>
                <w:szCs w:val="20"/>
              </w:rPr>
              <w:t>Temporal event is not applicable.</w:t>
            </w:r>
          </w:p>
        </w:tc>
      </w:tr>
      <w:tr w:rsidR="00601F5D" w:rsidRPr="00123177" w14:paraId="62F76B0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0293603" w14:textId="77777777" w:rsidR="00601F5D" w:rsidRPr="00123177" w:rsidRDefault="00601F5D" w:rsidP="00601F5D">
            <w:r w:rsidRPr="00123177">
              <w:rPr>
                <w:rFonts w:eastAsia="Arial"/>
                <w:szCs w:val="20"/>
              </w:rPr>
              <w:t xml:space="preserve">Validation Rules/ </w:t>
            </w:r>
          </w:p>
          <w:p w14:paraId="3809D580" w14:textId="77777777" w:rsidR="00601F5D" w:rsidRPr="00123177" w:rsidRDefault="00601F5D" w:rsidP="00601F5D">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50631E" w14:textId="0068A808" w:rsidR="00601F5D" w:rsidRPr="00123177" w:rsidRDefault="00601F5D" w:rsidP="00601F5D">
            <w:r w:rsidRPr="0034230F">
              <w:rPr>
                <w:rFonts w:eastAsia="Arial"/>
                <w:color w:val="000000" w:themeColor="text1"/>
              </w:rPr>
              <w:t xml:space="preserve">1. Verify that HVDCDC shall transition from " Bus Sleep” " state to the "Repeat Message" State </w:t>
            </w:r>
            <w:r>
              <w:rPr>
                <w:rFonts w:eastAsia="Arial"/>
                <w:color w:val="000000" w:themeColor="text1"/>
              </w:rPr>
              <w:t xml:space="preserve">if NM message received with in </w:t>
            </w:r>
            <w:r w:rsidRPr="0034230F">
              <w:rPr>
                <w:rFonts w:eastAsia="Arial"/>
                <w:color w:val="000000" w:themeColor="text1"/>
              </w:rPr>
              <w:t>2000msec time of "</w:t>
            </w:r>
            <w:r w:rsidRPr="0034230F">
              <w:rPr>
                <w:color w:val="000000" w:themeColor="text1"/>
                <w:szCs w:val="20"/>
              </w:rPr>
              <w:t xml:space="preserve"> CANNM_MSG_RECEIVE_Time</w:t>
            </w:r>
            <w:r w:rsidRPr="0034230F">
              <w:rPr>
                <w:rFonts w:eastAsia="Arial"/>
                <w:color w:val="000000" w:themeColor="text1"/>
              </w:rPr>
              <w:t xml:space="preserve">" </w:t>
            </w:r>
          </w:p>
        </w:tc>
      </w:tr>
      <w:tr w:rsidR="00A55B53" w:rsidRPr="00123177" w14:paraId="2EDCE5F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8D12855" w14:textId="77777777" w:rsidR="00A55B53" w:rsidRPr="00123177" w:rsidRDefault="00A55B53" w:rsidP="00535342">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052158" w14:textId="77777777" w:rsidR="00A55B53" w:rsidRPr="00123177" w:rsidRDefault="00A55B53" w:rsidP="00535342">
            <w:r w:rsidRPr="00123177">
              <w:rPr>
                <w:szCs w:val="20"/>
              </w:rPr>
              <w:t>Constraints is not applicable.</w:t>
            </w:r>
          </w:p>
        </w:tc>
      </w:tr>
      <w:tr w:rsidR="00A55B53" w:rsidRPr="00123177" w14:paraId="19DBDCE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B6FFD83" w14:textId="77777777" w:rsidR="00A55B53" w:rsidRPr="00123177" w:rsidRDefault="00A55B53" w:rsidP="00535342">
            <w:r w:rsidRPr="00123177">
              <w:rPr>
                <w:rFonts w:eastAsia="Arial"/>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5D8C4A" w14:textId="77777777" w:rsidR="00A55B53" w:rsidRPr="00123177" w:rsidRDefault="00A55B53" w:rsidP="00535342">
            <w:r w:rsidRPr="00123177">
              <w:rPr>
                <w:szCs w:val="20"/>
              </w:rPr>
              <w:t>No effects on other system</w:t>
            </w:r>
          </w:p>
        </w:tc>
      </w:tr>
      <w:tr w:rsidR="00A55B53" w:rsidRPr="00123177" w14:paraId="6A3F77A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2B68AF2" w14:textId="77777777" w:rsidR="00A55B53" w:rsidRPr="00123177" w:rsidRDefault="00A55B53" w:rsidP="00535342">
            <w:r w:rsidRPr="00123177">
              <w:rPr>
                <w:rFonts w:eastAsia="Arial"/>
                <w:szCs w:val="20"/>
              </w:rPr>
              <w:t>Testability with respect to test environment</w:t>
            </w:r>
          </w:p>
          <w:p w14:paraId="4FFD3783" w14:textId="77777777" w:rsidR="00A55B53" w:rsidRPr="00123177" w:rsidRDefault="00A55B53" w:rsidP="00535342">
            <w:r w:rsidRPr="00123177">
              <w:rPr>
                <w:rFonts w:eastAsia="Arial"/>
                <w:szCs w:val="20"/>
              </w:rPr>
              <w:t>(Yes/No)</w:t>
            </w:r>
          </w:p>
          <w:p w14:paraId="40476F03" w14:textId="77777777" w:rsidR="00A55B53" w:rsidRPr="00123177" w:rsidRDefault="00A55B53" w:rsidP="00535342">
            <w:r w:rsidRPr="00123177">
              <w:rPr>
                <w:rFonts w:eastAsia="Arial"/>
                <w:i/>
                <w:iCs/>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7A9870" w14:textId="77777777" w:rsidR="00A55B53" w:rsidRPr="00123177" w:rsidRDefault="00A55B53" w:rsidP="00535342">
            <w:pPr>
              <w:pStyle w:val="TableText"/>
              <w:snapToGrid w:val="0"/>
            </w:pPr>
            <w:r w:rsidRPr="00123177">
              <w:t>YES</w:t>
            </w:r>
          </w:p>
          <w:p w14:paraId="6D36CC10" w14:textId="77777777" w:rsidR="00A55B53" w:rsidRPr="00123177" w:rsidRDefault="00A55B53" w:rsidP="00535342"/>
        </w:tc>
      </w:tr>
      <w:tr w:rsidR="00A55B53" w:rsidRPr="00123177" w14:paraId="50F4A84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FDEF70D" w14:textId="77777777" w:rsidR="00A55B53" w:rsidRPr="00123177" w:rsidRDefault="00A55B53" w:rsidP="00535342">
            <w:r w:rsidRPr="00123177">
              <w:rPr>
                <w:rFonts w:eastAsia="Arial"/>
                <w:szCs w:val="20"/>
              </w:rPr>
              <w:t>Feasible within project constraints</w:t>
            </w:r>
          </w:p>
          <w:p w14:paraId="47B860F9" w14:textId="77777777" w:rsidR="00A55B53" w:rsidRPr="00123177" w:rsidRDefault="00A55B53" w:rsidP="00535342">
            <w:r w:rsidRPr="00123177">
              <w:rPr>
                <w:rFonts w:eastAsia="Arial"/>
                <w:szCs w:val="20"/>
              </w:rPr>
              <w:t>(Yes/No)</w:t>
            </w:r>
          </w:p>
          <w:p w14:paraId="076D1397" w14:textId="77777777" w:rsidR="00A55B53" w:rsidRPr="00123177" w:rsidRDefault="00A55B53" w:rsidP="00535342">
            <w:r w:rsidRPr="00123177">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95473E" w14:textId="77777777" w:rsidR="00A55B53" w:rsidRPr="00123177" w:rsidRDefault="00A55B53" w:rsidP="00535342">
            <w:pPr>
              <w:pStyle w:val="TableText"/>
              <w:snapToGrid w:val="0"/>
            </w:pPr>
            <w:r w:rsidRPr="00123177">
              <w:t>YES</w:t>
            </w:r>
          </w:p>
          <w:p w14:paraId="3FDB08FD" w14:textId="77777777" w:rsidR="00A55B53" w:rsidRPr="00123177" w:rsidRDefault="00A55B53" w:rsidP="00535342"/>
        </w:tc>
      </w:tr>
      <w:tr w:rsidR="00A55B53" w:rsidRPr="00123177" w14:paraId="5048137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4E97C5F" w14:textId="77777777" w:rsidR="00A55B53" w:rsidRPr="00123177" w:rsidRDefault="00A55B53" w:rsidP="00535342">
            <w:r w:rsidRPr="00123177">
              <w:rPr>
                <w:rFonts w:eastAsia="Arial"/>
                <w:szCs w:val="20"/>
              </w:rPr>
              <w:t>Critical</w:t>
            </w:r>
          </w:p>
          <w:p w14:paraId="1C551FA8" w14:textId="77777777" w:rsidR="00A55B53" w:rsidRPr="00123177" w:rsidRDefault="00A55B53" w:rsidP="00535342">
            <w:r w:rsidRPr="00123177">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AC2D07" w14:textId="77777777" w:rsidR="00A55B53" w:rsidRPr="00123177" w:rsidRDefault="00A55B53" w:rsidP="00535342">
            <w:r w:rsidRPr="00123177">
              <w:t>YES</w:t>
            </w:r>
          </w:p>
        </w:tc>
      </w:tr>
      <w:tr w:rsidR="00A55B53" w:rsidRPr="00123177" w14:paraId="223171C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81FF00E" w14:textId="77777777" w:rsidR="00A55B53" w:rsidRPr="00123177" w:rsidRDefault="00A55B53" w:rsidP="00535342">
            <w:pPr>
              <w:rPr>
                <w:rFonts w:eastAsia="Arial"/>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4946E3" w14:textId="77777777" w:rsidR="00A55B53" w:rsidRPr="00123177" w:rsidRDefault="00A55B53" w:rsidP="00535342">
            <w:r w:rsidRPr="00123177">
              <w:t>Acceptance Criteria for this requirement should be as per SECTION-6 ACCEPTANCE CRITERIA</w:t>
            </w:r>
          </w:p>
        </w:tc>
      </w:tr>
    </w:tbl>
    <w:p w14:paraId="5DE65D6B" w14:textId="77777777" w:rsidR="00A55B53" w:rsidRPr="00123177" w:rsidRDefault="00A55B53" w:rsidP="00A55B53">
      <w:pPr>
        <w:pStyle w:val="BodyText"/>
        <w:rPr>
          <w:b/>
          <w:bCs/>
        </w:rPr>
      </w:pPr>
    </w:p>
    <w:p w14:paraId="699ABD51" w14:textId="77777777" w:rsidR="00A55B53" w:rsidRPr="00123177" w:rsidRDefault="00A55B53" w:rsidP="00A55B53"/>
    <w:p w14:paraId="705DB865" w14:textId="4795B487" w:rsidR="00A55B53" w:rsidRPr="00123177" w:rsidRDefault="00601F5D" w:rsidP="00A55B53">
      <w:pPr>
        <w:pStyle w:val="Heading5"/>
      </w:pPr>
      <w:r>
        <w:rPr>
          <w:sz w:val="20"/>
          <w:szCs w:val="20"/>
        </w:rPr>
        <w:t xml:space="preserve">Requirement to </w:t>
      </w:r>
      <w:r w:rsidRPr="00601F5D">
        <w:rPr>
          <w:sz w:val="20"/>
          <w:szCs w:val="20"/>
        </w:rPr>
        <w:t>configure parameter “CANNM_PR_MESSAGE_ RECEIVE_TIME " with a value of 2000ms</w:t>
      </w:r>
    </w:p>
    <w:tbl>
      <w:tblPr>
        <w:tblW w:w="9427" w:type="dxa"/>
        <w:tblInd w:w="103" w:type="dxa"/>
        <w:tblLook w:val="06A0" w:firstRow="1" w:lastRow="0" w:firstColumn="1" w:lastColumn="0" w:noHBand="1" w:noVBand="1"/>
      </w:tblPr>
      <w:tblGrid>
        <w:gridCol w:w="1783"/>
        <w:gridCol w:w="7644"/>
      </w:tblGrid>
      <w:tr w:rsidR="00A55B53" w:rsidRPr="00123177" w14:paraId="0A166C0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677F114" w14:textId="77777777" w:rsidR="00A55B53" w:rsidRPr="00123177" w:rsidRDefault="00A55B53" w:rsidP="00535342">
            <w:r w:rsidRPr="00123177">
              <w:rPr>
                <w:rFonts w:eastAsia="Arial"/>
                <w:b/>
                <w:bCs/>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26865CE" w14:textId="77777777" w:rsidR="00A55B53" w:rsidRPr="00123177" w:rsidRDefault="00A55B53" w:rsidP="00535342">
            <w:r w:rsidRPr="00123177">
              <w:rPr>
                <w:rFonts w:eastAsia="Arial"/>
                <w:b/>
                <w:bCs/>
                <w:szCs w:val="20"/>
              </w:rPr>
              <w:t>Description</w:t>
            </w:r>
          </w:p>
        </w:tc>
      </w:tr>
      <w:tr w:rsidR="00601F5D" w:rsidRPr="00123177" w14:paraId="27012A44"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1939FF83" w14:textId="77777777" w:rsidR="00601F5D" w:rsidRPr="00123177" w:rsidRDefault="00601F5D" w:rsidP="00601F5D">
            <w:r w:rsidRPr="00123177">
              <w:rPr>
                <w:rFonts w:eastAsia="Arial"/>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0C1151" w14:textId="218B8E2B" w:rsidR="00601F5D" w:rsidRPr="00123177" w:rsidRDefault="00601F5D" w:rsidP="00601F5D">
            <w:r w:rsidRPr="0034230F">
              <w:rPr>
                <w:rFonts w:eastAsia="Arial"/>
                <w:color w:val="000000" w:themeColor="text1"/>
                <w:szCs w:val="20"/>
              </w:rPr>
              <w:t>SWRS_NM_APP_2</w:t>
            </w:r>
            <w:r>
              <w:rPr>
                <w:rFonts w:eastAsia="Arial"/>
                <w:color w:val="000000" w:themeColor="text1"/>
                <w:szCs w:val="20"/>
              </w:rPr>
              <w:t>4</w:t>
            </w:r>
          </w:p>
        </w:tc>
      </w:tr>
      <w:tr w:rsidR="00601F5D" w:rsidRPr="00123177" w14:paraId="08442F02"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72BF445F" w14:textId="77777777" w:rsidR="00601F5D" w:rsidRPr="00123177" w:rsidRDefault="00601F5D" w:rsidP="00601F5D">
            <w:pPr>
              <w:rPr>
                <w:rFonts w:eastAsia="Arial"/>
              </w:rPr>
            </w:pPr>
            <w:r w:rsidRPr="00123177">
              <w:rPr>
                <w:rFonts w:eastAsia="Arial"/>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AEF044" w14:textId="1997F7FF" w:rsidR="00601F5D" w:rsidRPr="00123177" w:rsidRDefault="00601F5D" w:rsidP="00601F5D">
            <w:pPr>
              <w:rPr>
                <w:rFonts w:eastAsia="Arial"/>
              </w:rPr>
            </w:pPr>
            <w:r w:rsidRPr="008840CA">
              <w:rPr>
                <w:rFonts w:eastAsia="Arial"/>
                <w:color w:val="000000" w:themeColor="text1"/>
              </w:rPr>
              <w:t>SDS18-VST01-02-3457</w:t>
            </w:r>
          </w:p>
        </w:tc>
      </w:tr>
      <w:tr w:rsidR="00601F5D" w:rsidRPr="00123177" w14:paraId="15E7B918"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3ACC0C16" w14:textId="77777777" w:rsidR="00601F5D" w:rsidRPr="00123177" w:rsidRDefault="00601F5D" w:rsidP="00601F5D">
            <w:pPr>
              <w:pStyle w:val="TableText"/>
              <w:snapToGrid w:val="0"/>
            </w:pPr>
            <w:r w:rsidRPr="00123177">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F86FD9" w14:textId="21174E42" w:rsidR="00601F5D" w:rsidRPr="00123177" w:rsidRDefault="00601F5D" w:rsidP="00601F5D">
            <w:pPr>
              <w:pStyle w:val="TableText"/>
              <w:snapToGrid w:val="0"/>
            </w:pPr>
            <w:r w:rsidRPr="0034230F">
              <w:rPr>
                <w:color w:val="000000" w:themeColor="text1"/>
              </w:rPr>
              <w:t>C-Sample/PF3.0 Phase-2</w:t>
            </w:r>
          </w:p>
        </w:tc>
      </w:tr>
      <w:tr w:rsidR="00601F5D" w:rsidRPr="00123177" w14:paraId="0DC91809"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75B4785A" w14:textId="77777777" w:rsidR="00601F5D" w:rsidRPr="00123177" w:rsidRDefault="00601F5D" w:rsidP="00601F5D">
            <w:r w:rsidRPr="00123177">
              <w:rPr>
                <w:rFonts w:eastAsia="Arial"/>
                <w:szCs w:val="20"/>
              </w:rPr>
              <w:lastRenderedPageBreak/>
              <w:t>Purpose</w:t>
            </w:r>
            <w:r w:rsidRPr="00123177">
              <w:rPr>
                <w:rFonts w:eastAsia="Arial"/>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79FC19" w14:textId="33BE11D7" w:rsidR="00601F5D" w:rsidRPr="00123177" w:rsidRDefault="00601F5D" w:rsidP="00601F5D">
            <w:pPr>
              <w:rPr>
                <w:rFonts w:eastAsia="Arial"/>
              </w:rPr>
            </w:pPr>
            <w:r w:rsidRPr="0034230F">
              <w:rPr>
                <w:rFonts w:eastAsia="Arial"/>
                <w:color w:val="000000" w:themeColor="text1"/>
              </w:rPr>
              <w:t>The HVDCDC shall configure parameter “</w:t>
            </w:r>
            <w:r w:rsidRPr="0034230F">
              <w:rPr>
                <w:color w:val="000000" w:themeColor="text1"/>
              </w:rPr>
              <w:t>CANNM_PR_MESSAGE_ RECEIVE_TIME</w:t>
            </w:r>
            <w:r w:rsidRPr="0034230F">
              <w:rPr>
                <w:rFonts w:eastAsia="Arial"/>
                <w:color w:val="000000" w:themeColor="text1"/>
              </w:rPr>
              <w:t xml:space="preserve"> " with a value of 2000ms which is used to transition from “Prepare </w:t>
            </w:r>
            <w:r>
              <w:rPr>
                <w:rFonts w:eastAsia="Arial"/>
                <w:color w:val="000000" w:themeColor="text1"/>
              </w:rPr>
              <w:t>Bus Sleep” Mode</w:t>
            </w:r>
            <w:r w:rsidRPr="0034230F">
              <w:rPr>
                <w:rFonts w:eastAsia="Arial"/>
                <w:color w:val="000000" w:themeColor="text1"/>
              </w:rPr>
              <w:t xml:space="preserve"> to “Repeat Message” State</w:t>
            </w:r>
          </w:p>
        </w:tc>
      </w:tr>
      <w:tr w:rsidR="00601F5D" w:rsidRPr="00123177" w14:paraId="0731716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6ABD9A6" w14:textId="77777777" w:rsidR="00601F5D" w:rsidRPr="00123177" w:rsidRDefault="00601F5D" w:rsidP="00601F5D">
            <w:r w:rsidRPr="00123177">
              <w:rPr>
                <w:rFonts w:eastAsia="Arial"/>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C9A0FA" w14:textId="4CE45B54" w:rsidR="00601F5D" w:rsidRPr="00123177" w:rsidRDefault="00601F5D" w:rsidP="00601F5D">
            <w:r w:rsidRPr="0034230F">
              <w:rPr>
                <w:rFonts w:eastAsia="Arial"/>
                <w:color w:val="000000" w:themeColor="text1"/>
              </w:rPr>
              <w:t>No Such derived requirement is applicable.</w:t>
            </w:r>
          </w:p>
        </w:tc>
      </w:tr>
      <w:tr w:rsidR="00601F5D" w:rsidRPr="00123177" w14:paraId="026E98E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ED893C7" w14:textId="77777777" w:rsidR="00601F5D" w:rsidRPr="00123177" w:rsidRDefault="00601F5D" w:rsidP="00601F5D">
            <w:r w:rsidRPr="00123177">
              <w:rPr>
                <w:rFonts w:eastAsia="Arial"/>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A9E979" w14:textId="142526BC" w:rsidR="00601F5D" w:rsidRPr="00123177" w:rsidRDefault="00601F5D" w:rsidP="00601F5D">
            <w:r w:rsidRPr="0034230F">
              <w:rPr>
                <w:rFonts w:eastAsia="Arial"/>
                <w:color w:val="000000" w:themeColor="text1"/>
                <w:szCs w:val="20"/>
              </w:rPr>
              <w:t>No Specific access restrictions is applicable.</w:t>
            </w:r>
          </w:p>
        </w:tc>
      </w:tr>
      <w:tr w:rsidR="00601F5D" w:rsidRPr="00123177" w14:paraId="7F042D1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7EDB15C" w14:textId="77777777" w:rsidR="00601F5D" w:rsidRPr="00123177" w:rsidRDefault="00601F5D" w:rsidP="00601F5D">
            <w:r w:rsidRPr="00123177">
              <w:rPr>
                <w:rFonts w:eastAsia="Arial"/>
                <w:szCs w:val="20"/>
              </w:rPr>
              <w:t>Input(s)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F1389A" w14:textId="77777777" w:rsidR="00601F5D" w:rsidRPr="0034230F" w:rsidRDefault="00601F5D" w:rsidP="00601F5D">
            <w:pPr>
              <w:rPr>
                <w:rFonts w:eastAsia="Arial"/>
                <w:color w:val="000000" w:themeColor="text1"/>
              </w:rPr>
            </w:pPr>
            <w:r w:rsidRPr="0034230F">
              <w:rPr>
                <w:rFonts w:eastAsia="Arial"/>
                <w:color w:val="000000" w:themeColor="text1"/>
              </w:rPr>
              <w:t xml:space="preserve">1. The default value of the </w:t>
            </w:r>
            <w:r w:rsidRPr="0034230F">
              <w:rPr>
                <w:color w:val="000000" w:themeColor="text1"/>
              </w:rPr>
              <w:t>CANNM_PR_MESSAGE_ RECEIVE_TIME</w:t>
            </w:r>
            <w:r w:rsidRPr="0034230F">
              <w:rPr>
                <w:rFonts w:eastAsia="Arial"/>
                <w:color w:val="000000" w:themeColor="text1"/>
              </w:rPr>
              <w:t xml:space="preserve"> 2000msec </w:t>
            </w:r>
          </w:p>
          <w:p w14:paraId="5515221E" w14:textId="77777777" w:rsidR="00601F5D" w:rsidRPr="0034230F" w:rsidRDefault="00601F5D" w:rsidP="00601F5D">
            <w:pPr>
              <w:rPr>
                <w:color w:val="000000" w:themeColor="text1"/>
                <w:szCs w:val="20"/>
              </w:rPr>
            </w:pPr>
            <w:r w:rsidRPr="0034230F">
              <w:rPr>
                <w:rFonts w:eastAsia="Arial"/>
                <w:color w:val="000000" w:themeColor="text1"/>
              </w:rPr>
              <w:t xml:space="preserve">2. The parameter </w:t>
            </w:r>
            <w:r w:rsidRPr="0034230F">
              <w:rPr>
                <w:color w:val="000000" w:themeColor="text1"/>
              </w:rPr>
              <w:t>CANNM_PR_MESSAGE_ RECEIVE_TIME</w:t>
            </w:r>
            <w:r w:rsidRPr="0034230F">
              <w:rPr>
                <w:color w:val="000000" w:themeColor="text1"/>
                <w:szCs w:val="20"/>
              </w:rPr>
              <w:t xml:space="preserve"> in milliseconds</w:t>
            </w:r>
          </w:p>
          <w:p w14:paraId="26CABF41" w14:textId="77777777" w:rsidR="00601F5D" w:rsidRPr="0034230F" w:rsidRDefault="00601F5D" w:rsidP="00601F5D">
            <w:pPr>
              <w:rPr>
                <w:rFonts w:eastAsia="Arial"/>
                <w:color w:val="000000" w:themeColor="text1"/>
              </w:rPr>
            </w:pPr>
            <w:r w:rsidRPr="0034230F">
              <w:rPr>
                <w:color w:val="000000" w:themeColor="text1"/>
              </w:rPr>
              <w:t>3. The CANNM_PR_MESSAGE_ RECEIVE_TIME</w:t>
            </w:r>
            <w:r w:rsidRPr="0034230F">
              <w:rPr>
                <w:color w:val="000000" w:themeColor="text1"/>
                <w:szCs w:val="20"/>
              </w:rPr>
              <w:t xml:space="preserve"> parameter data type shall be unsigned type</w:t>
            </w:r>
          </w:p>
          <w:p w14:paraId="0A51CBCD" w14:textId="4B17D8BC" w:rsidR="00601F5D" w:rsidRPr="00123177" w:rsidRDefault="00601F5D" w:rsidP="00601F5D">
            <w:pPr>
              <w:rPr>
                <w:rFonts w:eastAsia="Arial"/>
              </w:rPr>
            </w:pPr>
            <w:r w:rsidRPr="0034230F">
              <w:rPr>
                <w:color w:val="000000" w:themeColor="text1"/>
              </w:rPr>
              <w:t>4. The parameter CANNM_PR_MESSAGE_ RECEIVE_TIME</w:t>
            </w:r>
            <w:r w:rsidRPr="0034230F">
              <w:rPr>
                <w:color w:val="000000" w:themeColor="text1"/>
                <w:szCs w:val="20"/>
              </w:rPr>
              <w:t xml:space="preserve"> is calibratable</w:t>
            </w:r>
          </w:p>
        </w:tc>
      </w:tr>
      <w:tr w:rsidR="00601F5D" w:rsidRPr="00123177" w14:paraId="4E61F3D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E43DA32" w14:textId="77777777" w:rsidR="00601F5D" w:rsidRPr="00123177" w:rsidRDefault="00601F5D" w:rsidP="00601F5D">
            <w:r w:rsidRPr="00123177">
              <w:rPr>
                <w:rFonts w:eastAsia="Arial"/>
                <w:szCs w:val="20"/>
              </w:rPr>
              <w:t>Output(s)</w:t>
            </w:r>
            <w:r w:rsidRPr="00123177">
              <w:rPr>
                <w:rFonts w:eastAsia="Arial"/>
                <w:b/>
                <w:bCs/>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C0E019" w14:textId="4855B327" w:rsidR="00601F5D" w:rsidRPr="00123177" w:rsidRDefault="00601F5D" w:rsidP="00601F5D">
            <w:pPr>
              <w:spacing w:after="200" w:line="276" w:lineRule="auto"/>
            </w:pPr>
            <w:r w:rsidRPr="0034230F">
              <w:rPr>
                <w:rFonts w:eastAsia="Arial"/>
                <w:color w:val="000000" w:themeColor="text1"/>
              </w:rPr>
              <w:t xml:space="preserve">1. HVDCDC should transition from the " Prepare Bus Sleep " state to the " Repeat Message " State </w:t>
            </w:r>
            <w:r>
              <w:rPr>
                <w:rFonts w:eastAsia="Arial"/>
                <w:color w:val="000000" w:themeColor="text1"/>
              </w:rPr>
              <w:t xml:space="preserve">if NM message received with in </w:t>
            </w:r>
            <w:r w:rsidRPr="0034230F">
              <w:rPr>
                <w:rFonts w:eastAsia="Arial"/>
                <w:color w:val="000000" w:themeColor="text1"/>
              </w:rPr>
              <w:t>2000msec time of "</w:t>
            </w:r>
            <w:r w:rsidRPr="0034230F">
              <w:rPr>
                <w:color w:val="000000" w:themeColor="text1"/>
              </w:rPr>
              <w:t>CANNM_PR_MESSAGE_ RECEIVE_TIME</w:t>
            </w:r>
            <w:r w:rsidRPr="0034230F">
              <w:rPr>
                <w:rFonts w:eastAsia="Arial"/>
                <w:color w:val="000000" w:themeColor="text1"/>
              </w:rPr>
              <w:t>"</w:t>
            </w:r>
            <w:r>
              <w:rPr>
                <w:rFonts w:eastAsia="Arial"/>
                <w:color w:val="000000" w:themeColor="text1"/>
              </w:rPr>
              <w:t>.</w:t>
            </w:r>
          </w:p>
        </w:tc>
      </w:tr>
      <w:tr w:rsidR="00601F5D" w:rsidRPr="00123177" w14:paraId="42CE2A6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ED3D034" w14:textId="77777777" w:rsidR="00601F5D" w:rsidRPr="00123177" w:rsidRDefault="00601F5D" w:rsidP="00601F5D">
            <w:r w:rsidRPr="00123177">
              <w:rPr>
                <w:rFonts w:eastAsia="Arial"/>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74BF39" w14:textId="77777777" w:rsidR="00601F5D" w:rsidRPr="0034230F" w:rsidRDefault="00601F5D" w:rsidP="00601F5D">
            <w:pPr>
              <w:rPr>
                <w:rFonts w:eastAsia="Arial"/>
                <w:color w:val="000000" w:themeColor="text1"/>
              </w:rPr>
            </w:pPr>
            <w:r w:rsidRPr="0034230F">
              <w:rPr>
                <w:color w:val="000000" w:themeColor="text1"/>
              </w:rPr>
              <w:t xml:space="preserve">1. Configure the </w:t>
            </w:r>
            <w:r w:rsidRPr="0034230F">
              <w:rPr>
                <w:rFonts w:eastAsia="Arial"/>
                <w:color w:val="000000" w:themeColor="text1"/>
              </w:rPr>
              <w:t xml:space="preserve">parameter </w:t>
            </w:r>
            <w:r w:rsidRPr="0034230F">
              <w:rPr>
                <w:color w:val="000000" w:themeColor="text1"/>
              </w:rPr>
              <w:t>CANNM_PR_MESSAGE_ RECEIVE_TIME</w:t>
            </w:r>
            <w:r w:rsidRPr="0034230F">
              <w:rPr>
                <w:color w:val="000000" w:themeColor="text1"/>
                <w:szCs w:val="20"/>
              </w:rPr>
              <w:t xml:space="preserve"> = 2000msec</w:t>
            </w:r>
            <w:r w:rsidRPr="0034230F">
              <w:rPr>
                <w:rFonts w:eastAsia="Arial"/>
                <w:color w:val="000000" w:themeColor="text1"/>
              </w:rPr>
              <w:t>.</w:t>
            </w:r>
          </w:p>
          <w:p w14:paraId="3EE7199B" w14:textId="1AC6C4B3" w:rsidR="00601F5D" w:rsidRPr="00123177" w:rsidRDefault="00601F5D" w:rsidP="00601F5D"/>
        </w:tc>
      </w:tr>
      <w:tr w:rsidR="00601F5D" w:rsidRPr="00123177" w14:paraId="1EBD0CF1"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7A3E4646" w14:textId="77777777" w:rsidR="00601F5D" w:rsidRPr="00123177" w:rsidRDefault="00601F5D" w:rsidP="00601F5D">
            <w:r w:rsidRPr="00123177">
              <w:rPr>
                <w:rFonts w:eastAsia="Arial"/>
                <w:szCs w:val="20"/>
              </w:rPr>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1AF1DA" w14:textId="33BF4846" w:rsidR="00601F5D" w:rsidRPr="00123177" w:rsidRDefault="00601F5D" w:rsidP="00601F5D">
            <w:r w:rsidRPr="0034230F">
              <w:rPr>
                <w:color w:val="000000" w:themeColor="text1"/>
              </w:rPr>
              <w:t>No such mandatory fields is applicable.</w:t>
            </w:r>
          </w:p>
        </w:tc>
      </w:tr>
      <w:tr w:rsidR="00601F5D" w:rsidRPr="00123177" w14:paraId="25D871F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5A63DBC" w14:textId="77777777" w:rsidR="00601F5D" w:rsidRPr="00123177" w:rsidRDefault="00601F5D" w:rsidP="00601F5D">
            <w:r w:rsidRPr="00123177">
              <w:rPr>
                <w:rFonts w:eastAsia="Arial"/>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DF7942" w14:textId="77777777" w:rsidR="00601F5D" w:rsidRPr="0034230F" w:rsidRDefault="00601F5D" w:rsidP="00601F5D">
            <w:pPr>
              <w:rPr>
                <w:color w:val="000000" w:themeColor="text1"/>
              </w:rPr>
            </w:pPr>
            <w:r w:rsidRPr="0034230F">
              <w:rPr>
                <w:rFonts w:eastAsia="Arial"/>
                <w:color w:val="000000" w:themeColor="text1"/>
              </w:rPr>
              <w:t>1. The HVDCDC configured for passive mode</w:t>
            </w:r>
          </w:p>
          <w:p w14:paraId="0F1B4FFE" w14:textId="4C4464E5" w:rsidR="00601F5D" w:rsidRPr="00123177" w:rsidRDefault="00601F5D" w:rsidP="00601F5D"/>
        </w:tc>
      </w:tr>
      <w:tr w:rsidR="00601F5D" w:rsidRPr="00123177" w14:paraId="3D59807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B987DB2" w14:textId="77777777" w:rsidR="00601F5D" w:rsidRPr="00123177" w:rsidRDefault="00601F5D" w:rsidP="00601F5D">
            <w:r w:rsidRPr="00123177">
              <w:rPr>
                <w:rFonts w:eastAsia="Arial"/>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1B10A0" w14:textId="6FE258A5" w:rsidR="00601F5D" w:rsidRPr="00123177" w:rsidRDefault="00601F5D" w:rsidP="00601F5D">
            <w:r w:rsidRPr="0034230F">
              <w:rPr>
                <w:color w:val="000000" w:themeColor="text1"/>
                <w:szCs w:val="20"/>
              </w:rPr>
              <w:t>Default values shall be applicable with respect to Pre-Loaded Values</w:t>
            </w:r>
          </w:p>
        </w:tc>
      </w:tr>
      <w:tr w:rsidR="00601F5D" w:rsidRPr="00123177" w14:paraId="2E4EE75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DA189B4" w14:textId="77777777" w:rsidR="00601F5D" w:rsidRPr="00123177" w:rsidRDefault="00601F5D" w:rsidP="00601F5D">
            <w:r w:rsidRPr="00123177">
              <w:rPr>
                <w:rFonts w:eastAsia="Arial"/>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2C94A3" w14:textId="2DCFBEA7" w:rsidR="00601F5D" w:rsidRPr="00123177" w:rsidRDefault="00601F5D" w:rsidP="00601F5D">
            <w:r w:rsidRPr="0034230F">
              <w:rPr>
                <w:color w:val="000000" w:themeColor="text1"/>
                <w:szCs w:val="20"/>
              </w:rPr>
              <w:t>Valid range value is not required.</w:t>
            </w:r>
          </w:p>
        </w:tc>
      </w:tr>
      <w:tr w:rsidR="00601F5D" w:rsidRPr="00123177" w14:paraId="1DB3F22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40CC773" w14:textId="77777777" w:rsidR="00601F5D" w:rsidRPr="00123177" w:rsidRDefault="00601F5D" w:rsidP="00601F5D">
            <w:r w:rsidRPr="00123177">
              <w:rPr>
                <w:rFonts w:eastAsia="Arial"/>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4C4306" w14:textId="30FAB599" w:rsidR="00601F5D" w:rsidRPr="00123177" w:rsidRDefault="00601F5D" w:rsidP="00601F5D">
            <w:r w:rsidRPr="0034230F">
              <w:rPr>
                <w:color w:val="000000" w:themeColor="text1"/>
                <w:szCs w:val="20"/>
              </w:rPr>
              <w:t>Data latency period is not applicable</w:t>
            </w:r>
          </w:p>
        </w:tc>
      </w:tr>
      <w:tr w:rsidR="00601F5D" w:rsidRPr="00123177" w14:paraId="7B2272E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B5DAC1E" w14:textId="77777777" w:rsidR="00601F5D" w:rsidRPr="00123177" w:rsidRDefault="00601F5D" w:rsidP="00601F5D">
            <w:r w:rsidRPr="00123177">
              <w:rPr>
                <w:rFonts w:eastAsia="Arial"/>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A0CE97" w14:textId="5BBB2474" w:rsidR="00601F5D" w:rsidRPr="00123177" w:rsidRDefault="00601F5D" w:rsidP="00601F5D">
            <w:r w:rsidRPr="0034230F">
              <w:rPr>
                <w:color w:val="000000" w:themeColor="text1"/>
                <w:szCs w:val="20"/>
              </w:rPr>
              <w:t>Data Retention period is not applicable.</w:t>
            </w:r>
          </w:p>
        </w:tc>
      </w:tr>
      <w:tr w:rsidR="00601F5D" w:rsidRPr="00123177" w14:paraId="4AD7EBB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3A0333B" w14:textId="77777777" w:rsidR="00601F5D" w:rsidRPr="00123177" w:rsidRDefault="00601F5D" w:rsidP="00601F5D">
            <w:r w:rsidRPr="00123177">
              <w:rPr>
                <w:rFonts w:eastAsia="Arial"/>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DA5ABD" w14:textId="7CB28A84" w:rsidR="00601F5D" w:rsidRPr="00123177" w:rsidRDefault="00601F5D" w:rsidP="00601F5D">
            <w:r w:rsidRPr="0034230F">
              <w:rPr>
                <w:color w:val="000000" w:themeColor="text1"/>
                <w:szCs w:val="20"/>
              </w:rPr>
              <w:t>Data rate is not applicable.</w:t>
            </w:r>
          </w:p>
        </w:tc>
      </w:tr>
      <w:tr w:rsidR="00601F5D" w:rsidRPr="00123177" w14:paraId="1A2FB7C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8798F69" w14:textId="77777777" w:rsidR="00601F5D" w:rsidRPr="00123177" w:rsidRDefault="00601F5D" w:rsidP="00601F5D">
            <w:r w:rsidRPr="00123177">
              <w:rPr>
                <w:rFonts w:eastAsia="Arial"/>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7F8C21" w14:textId="02CCE612" w:rsidR="00601F5D" w:rsidRPr="00123177" w:rsidRDefault="00601F5D" w:rsidP="00601F5D">
            <w:pPr>
              <w:spacing w:line="259" w:lineRule="auto"/>
            </w:pPr>
            <w:r w:rsidRPr="0034230F">
              <w:rPr>
                <w:color w:val="000000" w:themeColor="text1"/>
                <w:szCs w:val="20"/>
              </w:rPr>
              <w:t>External event is not required.</w:t>
            </w:r>
          </w:p>
        </w:tc>
      </w:tr>
      <w:tr w:rsidR="00601F5D" w:rsidRPr="00123177" w14:paraId="1673DDE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3AA8624" w14:textId="77777777" w:rsidR="00601F5D" w:rsidRPr="00123177" w:rsidRDefault="00601F5D" w:rsidP="00601F5D">
            <w:r w:rsidRPr="00123177">
              <w:rPr>
                <w:rFonts w:eastAsia="Arial"/>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E8F10A" w14:textId="4C4FA56D" w:rsidR="00601F5D" w:rsidRPr="00123177" w:rsidRDefault="00601F5D" w:rsidP="00601F5D">
            <w:r w:rsidRPr="0034230F">
              <w:rPr>
                <w:color w:val="000000" w:themeColor="text1"/>
                <w:szCs w:val="20"/>
              </w:rPr>
              <w:t>Temporal event is not applicable.</w:t>
            </w:r>
          </w:p>
        </w:tc>
      </w:tr>
      <w:tr w:rsidR="00601F5D" w:rsidRPr="00123177" w14:paraId="0944164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615D05E" w14:textId="77777777" w:rsidR="00601F5D" w:rsidRPr="00123177" w:rsidRDefault="00601F5D" w:rsidP="00601F5D">
            <w:r w:rsidRPr="00123177">
              <w:rPr>
                <w:rFonts w:eastAsia="Arial"/>
                <w:szCs w:val="20"/>
              </w:rPr>
              <w:t xml:space="preserve">Validation Rules/ </w:t>
            </w:r>
          </w:p>
          <w:p w14:paraId="3DE7AF58" w14:textId="77777777" w:rsidR="00601F5D" w:rsidRPr="00123177" w:rsidRDefault="00601F5D" w:rsidP="00601F5D">
            <w:r w:rsidRPr="00123177">
              <w:rPr>
                <w:rFonts w:eastAsia="Arial"/>
                <w:szCs w:val="20"/>
              </w:rPr>
              <w:t>Verification criteria</w:t>
            </w:r>
            <w:r w:rsidRPr="00123177">
              <w:rPr>
                <w:rFonts w:eastAsia="Arial"/>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585865" w14:textId="268A34CF" w:rsidR="00601F5D" w:rsidRPr="00123177" w:rsidRDefault="00601F5D" w:rsidP="00601F5D">
            <w:r w:rsidRPr="0034230F">
              <w:rPr>
                <w:rFonts w:eastAsia="Arial"/>
                <w:color w:val="000000" w:themeColor="text1"/>
              </w:rPr>
              <w:t xml:space="preserve">1. Verify that HVDCDC shall transition from " Prepare Bus Sleep” " state to the "Repeat Message" State </w:t>
            </w:r>
            <w:r>
              <w:rPr>
                <w:rFonts w:eastAsia="Arial"/>
                <w:color w:val="000000" w:themeColor="text1"/>
              </w:rPr>
              <w:t xml:space="preserve">if NM message received with in </w:t>
            </w:r>
            <w:r w:rsidRPr="0034230F">
              <w:rPr>
                <w:rFonts w:eastAsia="Arial"/>
                <w:color w:val="000000" w:themeColor="text1"/>
              </w:rPr>
              <w:t>2000msec time of "</w:t>
            </w:r>
            <w:r w:rsidRPr="0034230F">
              <w:rPr>
                <w:color w:val="000000" w:themeColor="text1"/>
              </w:rPr>
              <w:t>CANNM_PR_MESSAGE_ RECEIVE_TIME</w:t>
            </w:r>
            <w:r w:rsidRPr="0034230F">
              <w:rPr>
                <w:rFonts w:eastAsia="Arial"/>
                <w:color w:val="000000" w:themeColor="text1"/>
              </w:rPr>
              <w:t>"</w:t>
            </w:r>
          </w:p>
        </w:tc>
      </w:tr>
      <w:tr w:rsidR="00A55B53" w:rsidRPr="00123177" w14:paraId="53C83D8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4165CE2" w14:textId="77777777" w:rsidR="00A55B53" w:rsidRPr="00123177" w:rsidRDefault="00A55B53" w:rsidP="00535342">
            <w:r w:rsidRPr="00123177">
              <w:rPr>
                <w:rFonts w:eastAsia="Arial"/>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F61674" w14:textId="77777777" w:rsidR="00A55B53" w:rsidRPr="00123177" w:rsidRDefault="00A55B53" w:rsidP="00535342">
            <w:r w:rsidRPr="00123177">
              <w:rPr>
                <w:szCs w:val="20"/>
              </w:rPr>
              <w:t>Constraints is not applicable.</w:t>
            </w:r>
          </w:p>
        </w:tc>
      </w:tr>
      <w:tr w:rsidR="00A55B53" w:rsidRPr="00123177" w14:paraId="0F462F0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3EC3DC7" w14:textId="77777777" w:rsidR="00A55B53" w:rsidRPr="00123177" w:rsidRDefault="00A55B53" w:rsidP="00535342">
            <w:r w:rsidRPr="00123177">
              <w:rPr>
                <w:rFonts w:eastAsia="Arial"/>
                <w:szCs w:val="20"/>
              </w:rPr>
              <w:lastRenderedPageBreak/>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0AD2CF" w14:textId="77777777" w:rsidR="00A55B53" w:rsidRPr="00123177" w:rsidRDefault="00A55B53" w:rsidP="00535342">
            <w:r w:rsidRPr="00123177">
              <w:rPr>
                <w:szCs w:val="20"/>
              </w:rPr>
              <w:t>No effects on other system</w:t>
            </w:r>
          </w:p>
        </w:tc>
      </w:tr>
      <w:tr w:rsidR="00A55B53" w:rsidRPr="00123177" w14:paraId="6BB336B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2872BF6" w14:textId="77777777" w:rsidR="00A55B53" w:rsidRPr="00123177" w:rsidRDefault="00A55B53" w:rsidP="00535342">
            <w:r w:rsidRPr="00123177">
              <w:rPr>
                <w:rFonts w:eastAsia="Arial"/>
                <w:szCs w:val="20"/>
              </w:rPr>
              <w:t>Testability with respect to test environment</w:t>
            </w:r>
          </w:p>
          <w:p w14:paraId="66AE3EFA" w14:textId="77777777" w:rsidR="00A55B53" w:rsidRPr="00123177" w:rsidRDefault="00A55B53" w:rsidP="00535342">
            <w:r w:rsidRPr="00123177">
              <w:rPr>
                <w:rFonts w:eastAsia="Arial"/>
                <w:szCs w:val="20"/>
              </w:rPr>
              <w:t>(Yes/No)</w:t>
            </w:r>
          </w:p>
          <w:p w14:paraId="45B2E904" w14:textId="77777777" w:rsidR="00A55B53" w:rsidRPr="00123177" w:rsidRDefault="00A55B53" w:rsidP="00535342">
            <w:r w:rsidRPr="00123177">
              <w:rPr>
                <w:rFonts w:eastAsia="Arial"/>
                <w:i/>
                <w:iCs/>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A22361" w14:textId="77777777" w:rsidR="00A55B53" w:rsidRPr="00123177" w:rsidRDefault="00A55B53" w:rsidP="00535342">
            <w:pPr>
              <w:pStyle w:val="TableText"/>
              <w:snapToGrid w:val="0"/>
            </w:pPr>
            <w:r w:rsidRPr="00123177">
              <w:t>YES</w:t>
            </w:r>
          </w:p>
          <w:p w14:paraId="163433C8" w14:textId="77777777" w:rsidR="00A55B53" w:rsidRPr="00123177" w:rsidRDefault="00A55B53" w:rsidP="00535342"/>
        </w:tc>
      </w:tr>
      <w:tr w:rsidR="00A55B53" w:rsidRPr="00123177" w14:paraId="13AE5CB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5476AD1" w14:textId="77777777" w:rsidR="00A55B53" w:rsidRPr="00123177" w:rsidRDefault="00A55B53" w:rsidP="00535342">
            <w:r w:rsidRPr="00123177">
              <w:rPr>
                <w:rFonts w:eastAsia="Arial"/>
                <w:szCs w:val="20"/>
              </w:rPr>
              <w:t>Feasible within project constraints</w:t>
            </w:r>
          </w:p>
          <w:p w14:paraId="2FD9A779" w14:textId="77777777" w:rsidR="00A55B53" w:rsidRPr="00123177" w:rsidRDefault="00A55B53" w:rsidP="00535342">
            <w:r w:rsidRPr="00123177">
              <w:rPr>
                <w:rFonts w:eastAsia="Arial"/>
                <w:szCs w:val="20"/>
              </w:rPr>
              <w:t>(Yes/No)</w:t>
            </w:r>
          </w:p>
          <w:p w14:paraId="4BFA94BD" w14:textId="77777777" w:rsidR="00A55B53" w:rsidRPr="00123177" w:rsidRDefault="00A55B53" w:rsidP="00535342">
            <w:r w:rsidRPr="00123177">
              <w:rPr>
                <w:rFonts w:eastAsia="Arial"/>
                <w:i/>
                <w:iCs/>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28F0F2" w14:textId="77777777" w:rsidR="00A55B53" w:rsidRPr="00123177" w:rsidRDefault="00A55B53" w:rsidP="00535342">
            <w:pPr>
              <w:pStyle w:val="TableText"/>
              <w:snapToGrid w:val="0"/>
            </w:pPr>
            <w:r w:rsidRPr="00123177">
              <w:t>YES</w:t>
            </w:r>
          </w:p>
          <w:p w14:paraId="28B06F66" w14:textId="77777777" w:rsidR="00A55B53" w:rsidRPr="00123177" w:rsidRDefault="00A55B53" w:rsidP="00535342"/>
        </w:tc>
      </w:tr>
      <w:tr w:rsidR="00A55B53" w:rsidRPr="00123177" w14:paraId="573705A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327CF52" w14:textId="77777777" w:rsidR="00A55B53" w:rsidRPr="00123177" w:rsidRDefault="00A55B53" w:rsidP="00535342">
            <w:r w:rsidRPr="00123177">
              <w:rPr>
                <w:rFonts w:eastAsia="Arial"/>
                <w:szCs w:val="20"/>
              </w:rPr>
              <w:t>Critical</w:t>
            </w:r>
          </w:p>
          <w:p w14:paraId="49493369" w14:textId="77777777" w:rsidR="00A55B53" w:rsidRPr="00123177" w:rsidRDefault="00A55B53" w:rsidP="00535342">
            <w:r w:rsidRPr="00123177">
              <w:rPr>
                <w:rFonts w:eastAsia="Arial"/>
                <w:szCs w:val="20"/>
              </w:rPr>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462CF2" w14:textId="77777777" w:rsidR="00A55B53" w:rsidRPr="00123177" w:rsidRDefault="00A55B53" w:rsidP="00535342">
            <w:r w:rsidRPr="00123177">
              <w:t>YES</w:t>
            </w:r>
          </w:p>
        </w:tc>
      </w:tr>
      <w:tr w:rsidR="00A55B53" w:rsidRPr="00123177" w14:paraId="688E8E1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4E17571" w14:textId="77777777" w:rsidR="00A55B53" w:rsidRPr="00123177" w:rsidRDefault="00A55B53" w:rsidP="00535342">
            <w:pPr>
              <w:rPr>
                <w:rFonts w:eastAsia="Arial"/>
                <w:szCs w:val="20"/>
              </w:rPr>
            </w:pPr>
            <w:r w:rsidRPr="00123177">
              <w:t>Acceptance 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6367B7" w14:textId="77777777" w:rsidR="00A55B53" w:rsidRPr="00123177" w:rsidRDefault="00A55B53" w:rsidP="00535342">
            <w:r w:rsidRPr="00123177">
              <w:t>Acceptance Criteria for this requirement should be as per SECTION-6 ACCEPTANCE CRITERIA</w:t>
            </w:r>
          </w:p>
        </w:tc>
      </w:tr>
    </w:tbl>
    <w:p w14:paraId="3FEE653F" w14:textId="77777777" w:rsidR="00A55B53" w:rsidRPr="00123177" w:rsidRDefault="00A55B53" w:rsidP="00A55B53">
      <w:pPr>
        <w:pStyle w:val="BodyText"/>
        <w:rPr>
          <w:b/>
          <w:bCs/>
        </w:rPr>
      </w:pPr>
    </w:p>
    <w:p w14:paraId="37AEE7A5" w14:textId="77777777" w:rsidR="00A55B53" w:rsidRPr="00123177" w:rsidRDefault="00A55B53" w:rsidP="00A55B53"/>
    <w:p w14:paraId="4BF982E7" w14:textId="77777777" w:rsidR="00A55B53" w:rsidRPr="00123177" w:rsidRDefault="00A55B53" w:rsidP="00A55B53">
      <w:pPr>
        <w:pStyle w:val="Heading5"/>
        <w:rPr>
          <w:sz w:val="20"/>
          <w:szCs w:val="20"/>
        </w:rPr>
      </w:pPr>
      <w:r w:rsidRPr="00123177">
        <w:rPr>
          <w:rFonts w:eastAsia="Arial"/>
          <w:color w:val="C00000"/>
          <w:sz w:val="20"/>
          <w:szCs w:val="20"/>
        </w:rPr>
        <w:t>Requirement for AUTOSAR NM on Hybrid CAN</w:t>
      </w:r>
      <w:r w:rsidRPr="00123177">
        <w:rPr>
          <w:sz w:val="20"/>
          <w:szCs w:val="20"/>
        </w:rPr>
        <w:t xml:space="preserve"> </w:t>
      </w:r>
    </w:p>
    <w:p w14:paraId="3E1FA937" w14:textId="77777777" w:rsidR="00A55B53" w:rsidRPr="00123177" w:rsidRDefault="00A55B53" w:rsidP="00A55B53">
      <w:pPr>
        <w:pStyle w:val="BodyText"/>
        <w:rPr>
          <w:b/>
          <w:bCs/>
        </w:rPr>
      </w:pPr>
    </w:p>
    <w:tbl>
      <w:tblPr>
        <w:tblW w:w="9427" w:type="dxa"/>
        <w:tblInd w:w="103" w:type="dxa"/>
        <w:tblLook w:val="06A0" w:firstRow="1" w:lastRow="0" w:firstColumn="1" w:lastColumn="0" w:noHBand="1" w:noVBand="1"/>
      </w:tblPr>
      <w:tblGrid>
        <w:gridCol w:w="1783"/>
        <w:gridCol w:w="7644"/>
      </w:tblGrid>
      <w:tr w:rsidR="00A55B53" w:rsidRPr="00123177" w14:paraId="72958D4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FAB7FE4" w14:textId="77777777" w:rsidR="00A55B53" w:rsidRPr="00123177" w:rsidRDefault="00A55B53" w:rsidP="00535342">
            <w:pPr>
              <w:rPr>
                <w:color w:val="C00000"/>
              </w:rPr>
            </w:pPr>
            <w:r w:rsidRPr="00123177">
              <w:rPr>
                <w:rFonts w:eastAsia="Arial"/>
                <w:b/>
                <w:bCs/>
                <w:color w:val="C00000"/>
                <w:szCs w:val="20"/>
              </w:rPr>
              <w:t>Term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15630A8" w14:textId="77777777" w:rsidR="00A55B53" w:rsidRPr="00123177" w:rsidRDefault="00A55B53" w:rsidP="00535342">
            <w:pPr>
              <w:rPr>
                <w:color w:val="C00000"/>
              </w:rPr>
            </w:pPr>
            <w:r w:rsidRPr="00123177">
              <w:rPr>
                <w:rFonts w:eastAsia="Arial"/>
                <w:b/>
                <w:bCs/>
                <w:color w:val="C00000"/>
                <w:szCs w:val="20"/>
              </w:rPr>
              <w:t>Description</w:t>
            </w:r>
          </w:p>
        </w:tc>
      </w:tr>
      <w:tr w:rsidR="00A55B53" w:rsidRPr="00123177" w14:paraId="1FE85288"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E599403" w14:textId="77777777" w:rsidR="00A55B53" w:rsidRPr="00123177" w:rsidRDefault="00A55B53" w:rsidP="00535342">
            <w:pPr>
              <w:rPr>
                <w:color w:val="C00000"/>
              </w:rPr>
            </w:pPr>
            <w:r w:rsidRPr="00123177">
              <w:rPr>
                <w:rFonts w:eastAsia="Arial"/>
                <w:color w:val="C00000"/>
                <w:szCs w:val="20"/>
              </w:rPr>
              <w:t>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903258" w14:textId="6A1CCB20" w:rsidR="00A55B53" w:rsidRPr="00123177" w:rsidRDefault="00A55B53" w:rsidP="00535342">
            <w:pPr>
              <w:rPr>
                <w:color w:val="C00000"/>
              </w:rPr>
            </w:pPr>
            <w:r w:rsidRPr="00123177">
              <w:rPr>
                <w:rFonts w:eastAsia="Arial"/>
                <w:color w:val="C00000"/>
                <w:szCs w:val="20"/>
              </w:rPr>
              <w:t>SWRS_NM_APP_2</w:t>
            </w:r>
            <w:r w:rsidR="00A83756">
              <w:rPr>
                <w:rFonts w:eastAsia="Arial"/>
                <w:color w:val="C00000"/>
                <w:szCs w:val="20"/>
              </w:rPr>
              <w:t>6</w:t>
            </w:r>
            <w:r w:rsidRPr="00123177">
              <w:rPr>
                <w:rFonts w:eastAsia="Arial"/>
                <w:color w:val="C00000"/>
                <w:szCs w:val="20"/>
              </w:rPr>
              <w:t xml:space="preserve"> </w:t>
            </w:r>
          </w:p>
        </w:tc>
      </w:tr>
      <w:tr w:rsidR="00A55B53" w:rsidRPr="00123177" w14:paraId="7C4BD3AA"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2EB2E8EC" w14:textId="77777777" w:rsidR="00A55B53" w:rsidRPr="00123177" w:rsidRDefault="00A55B53" w:rsidP="00535342">
            <w:pPr>
              <w:rPr>
                <w:rFonts w:eastAsia="Arial"/>
                <w:color w:val="C00000"/>
              </w:rPr>
            </w:pPr>
            <w:r w:rsidRPr="00123177">
              <w:rPr>
                <w:rFonts w:eastAsia="Arial"/>
                <w:color w:val="C00000"/>
              </w:rPr>
              <w:t>Customer Req ID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9E8472" w14:textId="77777777" w:rsidR="00A55B53" w:rsidRPr="00123177" w:rsidRDefault="00A55B53" w:rsidP="00535342">
            <w:pPr>
              <w:rPr>
                <w:rFonts w:eastAsia="Arial"/>
                <w:color w:val="C00000"/>
              </w:rPr>
            </w:pPr>
            <w:r w:rsidRPr="00123177">
              <w:rPr>
                <w:rFonts w:eastAsia="Arial"/>
                <w:color w:val="C00000"/>
              </w:rPr>
              <w:t>SDS18-VST01-02-3443 (No SWRS req required for this)</w:t>
            </w:r>
          </w:p>
        </w:tc>
      </w:tr>
      <w:tr w:rsidR="00A55B53" w:rsidRPr="00123177" w14:paraId="39CB0970"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04042130" w14:textId="77777777" w:rsidR="00A55B53" w:rsidRPr="00123177" w:rsidRDefault="00A55B53" w:rsidP="00535342">
            <w:pPr>
              <w:pStyle w:val="TableText"/>
              <w:snapToGrid w:val="0"/>
              <w:rPr>
                <w:color w:val="C00000"/>
              </w:rPr>
            </w:pPr>
            <w:r w:rsidRPr="00123177">
              <w:rPr>
                <w:color w:val="C00000"/>
              </w:rPr>
              <w:t>Milestone</w:t>
            </w:r>
          </w:p>
        </w:tc>
        <w:tc>
          <w:tcPr>
            <w:tcW w:w="7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79EECD" w14:textId="77777777" w:rsidR="00A55B53" w:rsidRPr="00123177" w:rsidRDefault="00A55B53" w:rsidP="00535342">
            <w:pPr>
              <w:pStyle w:val="TableText"/>
              <w:snapToGrid w:val="0"/>
              <w:rPr>
                <w:color w:val="C00000"/>
              </w:rPr>
            </w:pPr>
            <w:r w:rsidRPr="00123177">
              <w:rPr>
                <w:color w:val="C00000"/>
              </w:rPr>
              <w:t>C-Sample/PF3.0 Phase-2</w:t>
            </w:r>
          </w:p>
        </w:tc>
      </w:tr>
      <w:tr w:rsidR="00A55B53" w:rsidRPr="00123177" w14:paraId="610B9834"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3D35D4CC" w14:textId="77777777" w:rsidR="00A55B53" w:rsidRPr="00123177" w:rsidRDefault="00A55B53" w:rsidP="00535342">
            <w:pPr>
              <w:rPr>
                <w:color w:val="C00000"/>
              </w:rPr>
            </w:pPr>
            <w:r w:rsidRPr="00123177">
              <w:rPr>
                <w:rFonts w:eastAsia="Arial"/>
                <w:color w:val="C00000"/>
                <w:szCs w:val="20"/>
              </w:rPr>
              <w:t>Purpose</w:t>
            </w:r>
            <w:r w:rsidRPr="00123177">
              <w:rPr>
                <w:rFonts w:eastAsia="Arial"/>
                <w:color w:val="C00000"/>
                <w:szCs w:val="20"/>
                <w:vertAlign w:val="superscript"/>
              </w:rPr>
              <w:t>1</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31580C" w14:textId="77777777" w:rsidR="00A55B53" w:rsidRPr="00123177" w:rsidRDefault="00A55B53" w:rsidP="00535342">
            <w:pPr>
              <w:rPr>
                <w:rFonts w:eastAsia="Arial"/>
                <w:color w:val="C00000"/>
              </w:rPr>
            </w:pPr>
            <w:r w:rsidRPr="00123177">
              <w:rPr>
                <w:rFonts w:eastAsia="Arial"/>
                <w:color w:val="C00000"/>
              </w:rPr>
              <w:t>HVDCDC shall implement AUTOSAR NM on Hybrid CAN.</w:t>
            </w:r>
          </w:p>
        </w:tc>
      </w:tr>
      <w:tr w:rsidR="00A55B53" w:rsidRPr="00123177" w14:paraId="0F2F1A6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4DAE68C" w14:textId="77777777" w:rsidR="00A55B53" w:rsidRPr="00123177" w:rsidRDefault="00A55B53" w:rsidP="00535342">
            <w:pPr>
              <w:rPr>
                <w:color w:val="C00000"/>
              </w:rPr>
            </w:pPr>
            <w:r w:rsidRPr="00123177">
              <w:rPr>
                <w:rFonts w:eastAsia="Arial"/>
                <w:color w:val="C00000"/>
                <w:szCs w:val="20"/>
              </w:rPr>
              <w:t xml:space="preserve">Derived Requirement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CB52AA" w14:textId="77777777" w:rsidR="00A55B53" w:rsidRPr="00123177" w:rsidRDefault="00A55B53" w:rsidP="00535342">
            <w:pPr>
              <w:rPr>
                <w:color w:val="C00000"/>
              </w:rPr>
            </w:pPr>
            <w:r w:rsidRPr="00123177">
              <w:rPr>
                <w:rFonts w:eastAsia="Arial"/>
                <w:color w:val="C00000"/>
              </w:rPr>
              <w:t>No Such derived requirement is applicable.</w:t>
            </w:r>
          </w:p>
        </w:tc>
      </w:tr>
      <w:tr w:rsidR="00A55B53" w:rsidRPr="00123177" w14:paraId="7481DED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D13ADD1" w14:textId="77777777" w:rsidR="00A55B53" w:rsidRPr="00123177" w:rsidRDefault="00A55B53" w:rsidP="00535342">
            <w:pPr>
              <w:rPr>
                <w:color w:val="C00000"/>
              </w:rPr>
            </w:pPr>
            <w:r w:rsidRPr="00123177">
              <w:rPr>
                <w:rFonts w:eastAsia="Arial"/>
                <w:color w:val="C00000"/>
                <w:szCs w:val="20"/>
              </w:rPr>
              <w:t>Access Restrictions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FFF5B5" w14:textId="77777777" w:rsidR="00A55B53" w:rsidRPr="00123177" w:rsidRDefault="00A55B53" w:rsidP="00535342">
            <w:pPr>
              <w:rPr>
                <w:color w:val="C00000"/>
              </w:rPr>
            </w:pPr>
            <w:r w:rsidRPr="00123177">
              <w:rPr>
                <w:rFonts w:eastAsia="Arial"/>
                <w:color w:val="C00000"/>
                <w:szCs w:val="20"/>
              </w:rPr>
              <w:t>No Specific access restrictions is applicable.</w:t>
            </w:r>
          </w:p>
        </w:tc>
      </w:tr>
      <w:tr w:rsidR="00A55B53" w:rsidRPr="00123177" w14:paraId="0F79F58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54FDABE" w14:textId="77777777" w:rsidR="00A55B53" w:rsidRPr="00123177" w:rsidRDefault="00A55B53" w:rsidP="00535342">
            <w:pPr>
              <w:rPr>
                <w:color w:val="C00000"/>
              </w:rPr>
            </w:pPr>
            <w:r w:rsidRPr="00123177">
              <w:rPr>
                <w:rFonts w:eastAsia="Arial"/>
                <w:color w:val="C00000"/>
                <w:szCs w:val="20"/>
              </w:rPr>
              <w:t>Input(s)</w:t>
            </w:r>
            <w:r w:rsidRPr="00123177">
              <w:rPr>
                <w:rFonts w:eastAsia="Arial"/>
                <w:b/>
                <w:bCs/>
                <w:color w:val="C00000"/>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877AAC" w14:textId="77777777" w:rsidR="00A55B53" w:rsidRPr="00123177" w:rsidRDefault="00A55B53" w:rsidP="00535342">
            <w:pPr>
              <w:rPr>
                <w:rFonts w:eastAsia="Arial"/>
                <w:color w:val="C00000"/>
              </w:rPr>
            </w:pPr>
          </w:p>
        </w:tc>
      </w:tr>
      <w:tr w:rsidR="00A55B53" w:rsidRPr="00123177" w14:paraId="151A47F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4CDC643" w14:textId="77777777" w:rsidR="00A55B53" w:rsidRPr="00123177" w:rsidRDefault="00A55B53" w:rsidP="00535342">
            <w:pPr>
              <w:rPr>
                <w:color w:val="C00000"/>
              </w:rPr>
            </w:pPr>
            <w:r w:rsidRPr="00123177">
              <w:rPr>
                <w:rFonts w:eastAsia="Arial"/>
                <w:color w:val="C00000"/>
                <w:szCs w:val="20"/>
              </w:rPr>
              <w:t>Output(s)</w:t>
            </w:r>
            <w:r w:rsidRPr="00123177">
              <w:rPr>
                <w:rFonts w:eastAsia="Arial"/>
                <w:b/>
                <w:bCs/>
                <w:color w:val="C00000"/>
                <w:szCs w:val="20"/>
              </w:rPr>
              <w:t xml:space="preserve">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3BE056" w14:textId="77777777" w:rsidR="00A55B53" w:rsidRPr="00123177" w:rsidRDefault="00A55B53" w:rsidP="00535342">
            <w:pPr>
              <w:spacing w:after="200" w:line="276" w:lineRule="auto"/>
              <w:rPr>
                <w:color w:val="C00000"/>
              </w:rPr>
            </w:pPr>
          </w:p>
        </w:tc>
      </w:tr>
      <w:tr w:rsidR="00A55B53" w:rsidRPr="00123177" w14:paraId="6780D2E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C46B667" w14:textId="77777777" w:rsidR="00A55B53" w:rsidRPr="00123177" w:rsidRDefault="00A55B53" w:rsidP="00535342">
            <w:pPr>
              <w:rPr>
                <w:color w:val="C00000"/>
              </w:rPr>
            </w:pPr>
            <w:r w:rsidRPr="00123177">
              <w:rPr>
                <w:rFonts w:eastAsia="Arial"/>
                <w:color w:val="C00000"/>
                <w:szCs w:val="20"/>
              </w:rPr>
              <w:t>Process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D05CB2" w14:textId="77777777" w:rsidR="00A55B53" w:rsidRPr="00123177" w:rsidRDefault="00A55B53" w:rsidP="00535342">
            <w:pPr>
              <w:rPr>
                <w:color w:val="C00000"/>
              </w:rPr>
            </w:pPr>
          </w:p>
        </w:tc>
      </w:tr>
      <w:tr w:rsidR="00A55B53" w:rsidRPr="00123177" w14:paraId="15AD8A8E" w14:textId="77777777" w:rsidTr="00535342">
        <w:trPr>
          <w:trHeight w:val="355"/>
        </w:trPr>
        <w:tc>
          <w:tcPr>
            <w:tcW w:w="1783" w:type="dxa"/>
            <w:tcBorders>
              <w:top w:val="single" w:sz="8" w:space="0" w:color="000000" w:themeColor="text1"/>
              <w:left w:val="single" w:sz="8" w:space="0" w:color="000000" w:themeColor="text1"/>
              <w:bottom w:val="single" w:sz="8" w:space="0" w:color="000000" w:themeColor="text1"/>
              <w:right w:val="nil"/>
            </w:tcBorders>
          </w:tcPr>
          <w:p w14:paraId="5427071C" w14:textId="77777777" w:rsidR="00A55B53" w:rsidRPr="00123177" w:rsidRDefault="00A55B53" w:rsidP="00535342">
            <w:pPr>
              <w:rPr>
                <w:color w:val="C00000"/>
              </w:rPr>
            </w:pPr>
            <w:r w:rsidRPr="00123177">
              <w:rPr>
                <w:rFonts w:eastAsia="Arial"/>
                <w:color w:val="C00000"/>
                <w:szCs w:val="20"/>
              </w:rPr>
              <w:lastRenderedPageBreak/>
              <w:t>Mandatory Fields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48A34C" w14:textId="77777777" w:rsidR="00A55B53" w:rsidRPr="00123177" w:rsidRDefault="00A55B53" w:rsidP="00535342">
            <w:pPr>
              <w:rPr>
                <w:color w:val="C00000"/>
              </w:rPr>
            </w:pPr>
            <w:r w:rsidRPr="00123177">
              <w:rPr>
                <w:color w:val="C00000"/>
              </w:rPr>
              <w:t>No such mandatory fields is applicable.</w:t>
            </w:r>
          </w:p>
        </w:tc>
      </w:tr>
      <w:tr w:rsidR="00A55B53" w:rsidRPr="00123177" w14:paraId="569B73D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DA92B73" w14:textId="77777777" w:rsidR="00A55B53" w:rsidRPr="00123177" w:rsidRDefault="00A55B53" w:rsidP="00535342">
            <w:pPr>
              <w:rPr>
                <w:color w:val="C00000"/>
              </w:rPr>
            </w:pPr>
            <w:r w:rsidRPr="00123177">
              <w:rPr>
                <w:rFonts w:eastAsia="Arial"/>
                <w:color w:val="C00000"/>
                <w:szCs w:val="20"/>
              </w:rPr>
              <w:t>Pre-Loaded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F4A7A8" w14:textId="77777777" w:rsidR="00A55B53" w:rsidRPr="00123177" w:rsidRDefault="00A55B53" w:rsidP="00535342">
            <w:pPr>
              <w:rPr>
                <w:color w:val="C00000"/>
              </w:rPr>
            </w:pPr>
          </w:p>
          <w:p w14:paraId="4DD09971" w14:textId="77777777" w:rsidR="00A55B53" w:rsidRPr="00123177" w:rsidRDefault="00A55B53" w:rsidP="00535342">
            <w:pPr>
              <w:rPr>
                <w:color w:val="C00000"/>
              </w:rPr>
            </w:pPr>
          </w:p>
        </w:tc>
      </w:tr>
      <w:tr w:rsidR="00A55B53" w:rsidRPr="00123177" w14:paraId="41D3FC7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4B7FF9C" w14:textId="77777777" w:rsidR="00A55B53" w:rsidRPr="00123177" w:rsidRDefault="00A55B53" w:rsidP="00535342">
            <w:pPr>
              <w:rPr>
                <w:color w:val="C00000"/>
              </w:rPr>
            </w:pPr>
            <w:r w:rsidRPr="00123177">
              <w:rPr>
                <w:rFonts w:eastAsia="Arial"/>
                <w:color w:val="C00000"/>
                <w:szCs w:val="20"/>
              </w:rPr>
              <w:t>Default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D5CADB" w14:textId="77777777" w:rsidR="00A55B53" w:rsidRPr="00123177" w:rsidRDefault="00A55B53" w:rsidP="00535342">
            <w:pPr>
              <w:rPr>
                <w:color w:val="C00000"/>
              </w:rPr>
            </w:pPr>
            <w:r w:rsidRPr="00123177">
              <w:rPr>
                <w:color w:val="C00000"/>
                <w:szCs w:val="20"/>
              </w:rPr>
              <w:t>Default values shall be applicable with respect to Pre-Loaded Values</w:t>
            </w:r>
          </w:p>
        </w:tc>
      </w:tr>
      <w:tr w:rsidR="00A55B53" w:rsidRPr="00123177" w14:paraId="337C60D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C8930F3" w14:textId="77777777" w:rsidR="00A55B53" w:rsidRPr="00123177" w:rsidRDefault="00A55B53" w:rsidP="00535342">
            <w:pPr>
              <w:rPr>
                <w:color w:val="C00000"/>
              </w:rPr>
            </w:pPr>
            <w:r w:rsidRPr="00123177">
              <w:rPr>
                <w:rFonts w:eastAsia="Arial"/>
                <w:color w:val="C00000"/>
                <w:szCs w:val="20"/>
              </w:rPr>
              <w:t>Valid range of Values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27E4AC" w14:textId="77777777" w:rsidR="00A55B53" w:rsidRPr="00123177" w:rsidRDefault="00A55B53" w:rsidP="00535342">
            <w:pPr>
              <w:rPr>
                <w:color w:val="C00000"/>
              </w:rPr>
            </w:pPr>
            <w:r w:rsidRPr="00123177">
              <w:rPr>
                <w:color w:val="C00000"/>
                <w:szCs w:val="20"/>
              </w:rPr>
              <w:t>Valid range value is not required.</w:t>
            </w:r>
          </w:p>
        </w:tc>
      </w:tr>
      <w:tr w:rsidR="00A55B53" w:rsidRPr="00123177" w14:paraId="7D63E48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59C0773" w14:textId="77777777" w:rsidR="00A55B53" w:rsidRPr="00123177" w:rsidRDefault="00A55B53" w:rsidP="00535342">
            <w:pPr>
              <w:rPr>
                <w:color w:val="C00000"/>
              </w:rPr>
            </w:pPr>
            <w:r w:rsidRPr="00123177">
              <w:rPr>
                <w:rFonts w:eastAsia="Arial"/>
                <w:color w:val="C00000"/>
                <w:szCs w:val="20"/>
              </w:rPr>
              <w:t xml:space="preserve">Data Latency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D69D79" w14:textId="77777777" w:rsidR="00A55B53" w:rsidRPr="00123177" w:rsidRDefault="00A55B53" w:rsidP="00535342">
            <w:pPr>
              <w:rPr>
                <w:color w:val="C00000"/>
              </w:rPr>
            </w:pPr>
            <w:r w:rsidRPr="00123177">
              <w:rPr>
                <w:color w:val="C00000"/>
                <w:szCs w:val="20"/>
              </w:rPr>
              <w:t>Data latency period is not applicable</w:t>
            </w:r>
          </w:p>
        </w:tc>
      </w:tr>
      <w:tr w:rsidR="00A55B53" w:rsidRPr="00123177" w14:paraId="638C8C2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C41EF84" w14:textId="77777777" w:rsidR="00A55B53" w:rsidRPr="00123177" w:rsidRDefault="00A55B53" w:rsidP="00535342">
            <w:pPr>
              <w:rPr>
                <w:color w:val="C00000"/>
              </w:rPr>
            </w:pPr>
            <w:r w:rsidRPr="00123177">
              <w:rPr>
                <w:rFonts w:eastAsia="Arial"/>
                <w:color w:val="C00000"/>
                <w:szCs w:val="20"/>
              </w:rPr>
              <w:t xml:space="preserve">Data Retention Period  </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8EA640" w14:textId="77777777" w:rsidR="00A55B53" w:rsidRPr="00123177" w:rsidRDefault="00A55B53" w:rsidP="00535342">
            <w:pPr>
              <w:rPr>
                <w:color w:val="C00000"/>
              </w:rPr>
            </w:pPr>
            <w:r w:rsidRPr="00123177">
              <w:rPr>
                <w:color w:val="C00000"/>
                <w:szCs w:val="20"/>
              </w:rPr>
              <w:t>Data Retention period is not applicable.</w:t>
            </w:r>
          </w:p>
        </w:tc>
      </w:tr>
      <w:tr w:rsidR="00A55B53" w:rsidRPr="00123177" w14:paraId="0E76E52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1E8FEF9" w14:textId="77777777" w:rsidR="00A55B53" w:rsidRPr="00123177" w:rsidRDefault="00A55B53" w:rsidP="00535342">
            <w:pPr>
              <w:rPr>
                <w:color w:val="C00000"/>
              </w:rPr>
            </w:pPr>
            <w:r w:rsidRPr="00123177">
              <w:rPr>
                <w:rFonts w:eastAsia="Arial"/>
                <w:color w:val="C00000"/>
                <w:szCs w:val="20"/>
              </w:rPr>
              <w:t>Data Rate/ &lt;Daily&gt; Number of transaction</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8A4B49" w14:textId="77777777" w:rsidR="00A55B53" w:rsidRPr="00123177" w:rsidRDefault="00A55B53" w:rsidP="00535342">
            <w:pPr>
              <w:rPr>
                <w:color w:val="C00000"/>
              </w:rPr>
            </w:pPr>
            <w:r w:rsidRPr="00123177">
              <w:rPr>
                <w:color w:val="C00000"/>
                <w:szCs w:val="20"/>
              </w:rPr>
              <w:t>Data rate is not applicable.</w:t>
            </w:r>
          </w:p>
        </w:tc>
      </w:tr>
      <w:tr w:rsidR="00A55B53" w:rsidRPr="00123177" w14:paraId="6F1B70C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2427E91" w14:textId="77777777" w:rsidR="00A55B53" w:rsidRPr="00123177" w:rsidRDefault="00A55B53" w:rsidP="00535342">
            <w:pPr>
              <w:rPr>
                <w:color w:val="C00000"/>
              </w:rPr>
            </w:pPr>
            <w:r w:rsidRPr="00123177">
              <w:rPr>
                <w:rFonts w:eastAsia="Arial"/>
                <w:color w:val="C00000"/>
                <w:szCs w:val="20"/>
              </w:rPr>
              <w:t>External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FE1FEC" w14:textId="77777777" w:rsidR="00A55B53" w:rsidRPr="00123177" w:rsidRDefault="00A55B53" w:rsidP="00535342">
            <w:pPr>
              <w:spacing w:line="259" w:lineRule="auto"/>
              <w:rPr>
                <w:color w:val="C00000"/>
              </w:rPr>
            </w:pPr>
            <w:r w:rsidRPr="00123177">
              <w:rPr>
                <w:color w:val="C00000"/>
                <w:szCs w:val="20"/>
              </w:rPr>
              <w:t>External event is not required.</w:t>
            </w:r>
          </w:p>
        </w:tc>
      </w:tr>
      <w:tr w:rsidR="00A55B53" w:rsidRPr="00123177" w14:paraId="730C2A1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AC1B306" w14:textId="77777777" w:rsidR="00A55B53" w:rsidRPr="00123177" w:rsidRDefault="00A55B53" w:rsidP="00535342">
            <w:pPr>
              <w:rPr>
                <w:color w:val="C00000"/>
              </w:rPr>
            </w:pPr>
            <w:r w:rsidRPr="00123177">
              <w:rPr>
                <w:rFonts w:eastAsia="Arial"/>
                <w:color w:val="C00000"/>
                <w:szCs w:val="20"/>
              </w:rPr>
              <w:t>Temporal Events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FD9A10" w14:textId="77777777" w:rsidR="00A55B53" w:rsidRPr="00123177" w:rsidRDefault="00A55B53" w:rsidP="00535342">
            <w:pPr>
              <w:rPr>
                <w:color w:val="C00000"/>
              </w:rPr>
            </w:pPr>
            <w:r w:rsidRPr="00123177">
              <w:rPr>
                <w:color w:val="C00000"/>
                <w:szCs w:val="20"/>
              </w:rPr>
              <w:t>Temporal event is not applicable.</w:t>
            </w:r>
          </w:p>
        </w:tc>
      </w:tr>
      <w:tr w:rsidR="00A55B53" w:rsidRPr="00123177" w14:paraId="76747AA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4B75267" w14:textId="77777777" w:rsidR="00A55B53" w:rsidRPr="00123177" w:rsidRDefault="00A55B53" w:rsidP="00535342">
            <w:pPr>
              <w:rPr>
                <w:color w:val="C00000"/>
              </w:rPr>
            </w:pPr>
            <w:r w:rsidRPr="00123177">
              <w:rPr>
                <w:rFonts w:eastAsia="Arial"/>
                <w:color w:val="C00000"/>
                <w:szCs w:val="20"/>
              </w:rPr>
              <w:t xml:space="preserve">Validation Rules/ </w:t>
            </w:r>
          </w:p>
          <w:p w14:paraId="77E10D1C" w14:textId="77777777" w:rsidR="00A55B53" w:rsidRPr="00123177" w:rsidRDefault="00A55B53" w:rsidP="00535342">
            <w:pPr>
              <w:rPr>
                <w:color w:val="C00000"/>
              </w:rPr>
            </w:pPr>
            <w:r w:rsidRPr="00123177">
              <w:rPr>
                <w:rFonts w:eastAsia="Arial"/>
                <w:color w:val="C00000"/>
                <w:szCs w:val="20"/>
              </w:rPr>
              <w:t>Verification criteria</w:t>
            </w:r>
            <w:r w:rsidRPr="00123177">
              <w:rPr>
                <w:rFonts w:eastAsia="Arial"/>
                <w:color w:val="C00000"/>
                <w:szCs w:val="20"/>
                <w:vertAlign w:val="superscript"/>
              </w:rPr>
              <w:t>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C0E742" w14:textId="77777777" w:rsidR="00A55B53" w:rsidRPr="00123177" w:rsidRDefault="00A55B53" w:rsidP="00535342">
            <w:pPr>
              <w:pStyle w:val="TableText"/>
              <w:snapToGrid w:val="0"/>
              <w:rPr>
                <w:color w:val="C00000"/>
              </w:rPr>
            </w:pPr>
          </w:p>
        </w:tc>
      </w:tr>
      <w:tr w:rsidR="00A55B53" w:rsidRPr="00123177" w14:paraId="4AFF929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D927B43" w14:textId="77777777" w:rsidR="00A55B53" w:rsidRPr="00123177" w:rsidRDefault="00A55B53" w:rsidP="00535342">
            <w:pPr>
              <w:rPr>
                <w:color w:val="C00000"/>
              </w:rPr>
            </w:pPr>
            <w:r w:rsidRPr="00123177">
              <w:rPr>
                <w:rFonts w:eastAsia="Arial"/>
                <w:color w:val="C00000"/>
                <w:szCs w:val="20"/>
              </w:rPr>
              <w:t>Constraints</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8F997A" w14:textId="77777777" w:rsidR="00A55B53" w:rsidRPr="00123177" w:rsidRDefault="00A55B53" w:rsidP="00535342">
            <w:pPr>
              <w:rPr>
                <w:color w:val="C00000"/>
              </w:rPr>
            </w:pPr>
            <w:r w:rsidRPr="00123177">
              <w:rPr>
                <w:color w:val="C00000"/>
                <w:szCs w:val="20"/>
              </w:rPr>
              <w:t>Constraints is not applicable.</w:t>
            </w:r>
          </w:p>
        </w:tc>
      </w:tr>
      <w:tr w:rsidR="00A55B53" w:rsidRPr="00123177" w14:paraId="2D95F47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9A7B0AD" w14:textId="77777777" w:rsidR="00A55B53" w:rsidRPr="00123177" w:rsidRDefault="00A55B53" w:rsidP="00535342">
            <w:pPr>
              <w:rPr>
                <w:color w:val="C00000"/>
              </w:rPr>
            </w:pPr>
            <w:r w:rsidRPr="00123177">
              <w:rPr>
                <w:rFonts w:eastAsia="Arial"/>
                <w:color w:val="C00000"/>
                <w:szCs w:val="20"/>
              </w:rPr>
              <w:t>Effects on other systems/sub system</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31C66C" w14:textId="77777777" w:rsidR="00A55B53" w:rsidRPr="00123177" w:rsidRDefault="00A55B53" w:rsidP="00535342">
            <w:pPr>
              <w:rPr>
                <w:color w:val="C00000"/>
              </w:rPr>
            </w:pPr>
            <w:r w:rsidRPr="00123177">
              <w:rPr>
                <w:color w:val="C00000"/>
                <w:szCs w:val="20"/>
              </w:rPr>
              <w:t>No effects on other system</w:t>
            </w:r>
          </w:p>
        </w:tc>
      </w:tr>
      <w:tr w:rsidR="00A55B53" w:rsidRPr="00123177" w14:paraId="1A223DF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CCFCA19" w14:textId="77777777" w:rsidR="00A55B53" w:rsidRPr="00123177" w:rsidRDefault="00A55B53" w:rsidP="00535342">
            <w:pPr>
              <w:rPr>
                <w:color w:val="C00000"/>
              </w:rPr>
            </w:pPr>
            <w:r w:rsidRPr="00123177">
              <w:rPr>
                <w:rFonts w:eastAsia="Arial"/>
                <w:color w:val="C00000"/>
                <w:szCs w:val="20"/>
              </w:rPr>
              <w:t>Testability with respect to test environment</w:t>
            </w:r>
          </w:p>
          <w:p w14:paraId="7A89179E" w14:textId="77777777" w:rsidR="00A55B53" w:rsidRPr="00123177" w:rsidRDefault="00A55B53" w:rsidP="00535342">
            <w:pPr>
              <w:rPr>
                <w:color w:val="C00000"/>
              </w:rPr>
            </w:pPr>
            <w:r w:rsidRPr="00123177">
              <w:rPr>
                <w:rFonts w:eastAsia="Arial"/>
                <w:color w:val="C00000"/>
                <w:szCs w:val="20"/>
              </w:rPr>
              <w:t>(Yes/No)</w:t>
            </w:r>
          </w:p>
          <w:p w14:paraId="785BF005" w14:textId="77777777" w:rsidR="00A55B53" w:rsidRPr="00123177" w:rsidRDefault="00A55B53" w:rsidP="00535342">
            <w:pPr>
              <w:rPr>
                <w:color w:val="C00000"/>
              </w:rPr>
            </w:pPr>
            <w:r w:rsidRPr="00123177">
              <w:rPr>
                <w:rFonts w:eastAsia="Arial"/>
                <w:i/>
                <w:iCs/>
                <w:color w:val="C00000"/>
                <w:szCs w:val="20"/>
              </w:rPr>
              <w:t>Note: Mention in which phase of testing, this requirement will be tested</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13F81C" w14:textId="77777777" w:rsidR="00A55B53" w:rsidRPr="00123177" w:rsidRDefault="00A55B53" w:rsidP="00535342">
            <w:pPr>
              <w:pStyle w:val="TableText"/>
              <w:snapToGrid w:val="0"/>
              <w:rPr>
                <w:color w:val="C00000"/>
              </w:rPr>
            </w:pPr>
            <w:r w:rsidRPr="00123177">
              <w:rPr>
                <w:color w:val="C00000"/>
              </w:rPr>
              <w:t>YES</w:t>
            </w:r>
          </w:p>
          <w:p w14:paraId="6B223398" w14:textId="77777777" w:rsidR="00A55B53" w:rsidRPr="00123177" w:rsidRDefault="00A55B53" w:rsidP="00535342">
            <w:pPr>
              <w:rPr>
                <w:color w:val="C00000"/>
              </w:rPr>
            </w:pPr>
          </w:p>
        </w:tc>
      </w:tr>
      <w:tr w:rsidR="00A55B53" w:rsidRPr="00123177" w14:paraId="699191B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EAEF36F" w14:textId="77777777" w:rsidR="00A55B53" w:rsidRPr="00123177" w:rsidRDefault="00A55B53" w:rsidP="00535342">
            <w:pPr>
              <w:rPr>
                <w:color w:val="C00000"/>
              </w:rPr>
            </w:pPr>
            <w:r w:rsidRPr="00123177">
              <w:rPr>
                <w:rFonts w:eastAsia="Arial"/>
                <w:color w:val="C00000"/>
                <w:szCs w:val="20"/>
              </w:rPr>
              <w:t>Feasible within project constraints</w:t>
            </w:r>
          </w:p>
          <w:p w14:paraId="08BDBB99" w14:textId="77777777" w:rsidR="00A55B53" w:rsidRPr="00123177" w:rsidRDefault="00A55B53" w:rsidP="00535342">
            <w:pPr>
              <w:rPr>
                <w:color w:val="C00000"/>
              </w:rPr>
            </w:pPr>
            <w:r w:rsidRPr="00123177">
              <w:rPr>
                <w:rFonts w:eastAsia="Arial"/>
                <w:color w:val="C00000"/>
                <w:szCs w:val="20"/>
              </w:rPr>
              <w:t>(Yes/No)</w:t>
            </w:r>
          </w:p>
          <w:p w14:paraId="71D2A0FD" w14:textId="77777777" w:rsidR="00A55B53" w:rsidRPr="00123177" w:rsidRDefault="00A55B53" w:rsidP="00535342">
            <w:pPr>
              <w:rPr>
                <w:color w:val="C00000"/>
              </w:rPr>
            </w:pPr>
            <w:r w:rsidRPr="00123177">
              <w:rPr>
                <w:rFonts w:eastAsia="Arial"/>
                <w:i/>
                <w:iCs/>
                <w:color w:val="C00000"/>
                <w:szCs w:val="20"/>
              </w:rPr>
              <w:t>Note: Add the impact of requirement on operating environment defined in section 4.2</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7703E5" w14:textId="77777777" w:rsidR="00A55B53" w:rsidRPr="00123177" w:rsidRDefault="00A55B53" w:rsidP="00535342">
            <w:pPr>
              <w:pStyle w:val="TableText"/>
              <w:snapToGrid w:val="0"/>
              <w:rPr>
                <w:color w:val="C00000"/>
              </w:rPr>
            </w:pPr>
            <w:r w:rsidRPr="00123177">
              <w:rPr>
                <w:color w:val="C00000"/>
              </w:rPr>
              <w:t>YES</w:t>
            </w:r>
          </w:p>
          <w:p w14:paraId="48DD36F1" w14:textId="77777777" w:rsidR="00A55B53" w:rsidRPr="00123177" w:rsidRDefault="00A55B53" w:rsidP="00535342">
            <w:pPr>
              <w:rPr>
                <w:color w:val="C00000"/>
              </w:rPr>
            </w:pPr>
          </w:p>
        </w:tc>
      </w:tr>
      <w:tr w:rsidR="00A55B53" w:rsidRPr="00123177" w14:paraId="5D01484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0901557" w14:textId="77777777" w:rsidR="00A55B53" w:rsidRPr="00123177" w:rsidRDefault="00A55B53" w:rsidP="00535342">
            <w:pPr>
              <w:rPr>
                <w:color w:val="C00000"/>
              </w:rPr>
            </w:pPr>
            <w:r w:rsidRPr="00123177">
              <w:rPr>
                <w:rFonts w:eastAsia="Arial"/>
                <w:color w:val="C00000"/>
                <w:szCs w:val="20"/>
              </w:rPr>
              <w:t>Critical</w:t>
            </w:r>
          </w:p>
          <w:p w14:paraId="028F67C0" w14:textId="77777777" w:rsidR="00A55B53" w:rsidRPr="00123177" w:rsidRDefault="00A55B53" w:rsidP="00535342">
            <w:pPr>
              <w:rPr>
                <w:color w:val="C00000"/>
              </w:rPr>
            </w:pPr>
            <w:r w:rsidRPr="00123177">
              <w:rPr>
                <w:rFonts w:eastAsia="Arial"/>
                <w:color w:val="C00000"/>
                <w:szCs w:val="20"/>
              </w:rPr>
              <w:lastRenderedPageBreak/>
              <w:t>(Yes/No)</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8BEC9E" w14:textId="77777777" w:rsidR="00A55B53" w:rsidRPr="00123177" w:rsidRDefault="00A55B53" w:rsidP="00535342">
            <w:pPr>
              <w:rPr>
                <w:color w:val="C00000"/>
              </w:rPr>
            </w:pPr>
            <w:r w:rsidRPr="00123177">
              <w:rPr>
                <w:color w:val="C00000"/>
              </w:rPr>
              <w:lastRenderedPageBreak/>
              <w:t>YES</w:t>
            </w:r>
          </w:p>
        </w:tc>
      </w:tr>
      <w:tr w:rsidR="00A55B53" w:rsidRPr="00123177" w14:paraId="066C2DD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53DFB2C" w14:textId="77777777" w:rsidR="00A55B53" w:rsidRPr="00123177" w:rsidRDefault="00A55B53" w:rsidP="00535342">
            <w:pPr>
              <w:rPr>
                <w:rFonts w:eastAsia="Arial"/>
                <w:color w:val="C00000"/>
                <w:szCs w:val="20"/>
              </w:rPr>
            </w:pPr>
            <w:r w:rsidRPr="00123177">
              <w:rPr>
                <w:rFonts w:eastAsia="Arial"/>
                <w:color w:val="C00000"/>
                <w:szCs w:val="20"/>
              </w:rPr>
              <w:t>Acceptance</w:t>
            </w:r>
            <w:r w:rsidRPr="00123177">
              <w:t xml:space="preserve"> </w:t>
            </w:r>
            <w:r w:rsidRPr="00123177">
              <w:rPr>
                <w:rFonts w:eastAsia="Arial"/>
                <w:color w:val="C00000"/>
                <w:szCs w:val="20"/>
              </w:rPr>
              <w:t>Criteria</w:t>
            </w:r>
          </w:p>
        </w:tc>
        <w:tc>
          <w:tcPr>
            <w:tcW w:w="76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D98FBE" w14:textId="77777777" w:rsidR="00A55B53" w:rsidRPr="00123177" w:rsidRDefault="00A55B53" w:rsidP="00535342">
            <w:pPr>
              <w:rPr>
                <w:color w:val="C00000"/>
              </w:rPr>
            </w:pPr>
            <w:r w:rsidRPr="00123177">
              <w:rPr>
                <w:color w:val="C00000"/>
              </w:rPr>
              <w:t>Acceptance Criteria for this requirement should be as per SECTION-6 ACCEPTANCE CRITERIA</w:t>
            </w:r>
          </w:p>
        </w:tc>
      </w:tr>
    </w:tbl>
    <w:p w14:paraId="7F264A78" w14:textId="77777777" w:rsidR="00A55B53" w:rsidRPr="00123177" w:rsidRDefault="00A55B53" w:rsidP="00A55B53">
      <w:pPr>
        <w:pStyle w:val="BodyText"/>
        <w:rPr>
          <w:b/>
          <w:bCs/>
        </w:rPr>
      </w:pPr>
    </w:p>
    <w:p w14:paraId="7B03C97D" w14:textId="77777777" w:rsidR="00A55B53" w:rsidRPr="00123177" w:rsidRDefault="00A55B53" w:rsidP="00A55B53">
      <w:pPr>
        <w:pStyle w:val="Heading3"/>
      </w:pPr>
      <w:bookmarkStart w:id="160" w:name="_Toc164692385"/>
      <w:r w:rsidRPr="00123177">
        <w:t>Safety Requirements</w:t>
      </w:r>
      <w:bookmarkEnd w:id="160"/>
    </w:p>
    <w:p w14:paraId="5B55AFD4" w14:textId="77777777" w:rsidR="00A55B53" w:rsidRPr="00123177" w:rsidRDefault="00A55B53" w:rsidP="00A55B53">
      <w:pPr>
        <w:pStyle w:val="BodyText"/>
      </w:pPr>
    </w:p>
    <w:p w14:paraId="014735C1" w14:textId="77777777" w:rsidR="00A55B53" w:rsidRPr="00123177" w:rsidRDefault="00A55B53" w:rsidP="00A55B53">
      <w:pPr>
        <w:pStyle w:val="BodyText"/>
      </w:pPr>
      <w:r w:rsidRPr="00123177">
        <w:t>Please refer to section 4.8 for details.</w:t>
      </w:r>
    </w:p>
    <w:p w14:paraId="23E5E982" w14:textId="77777777" w:rsidR="00A55B53" w:rsidRPr="00123177" w:rsidRDefault="00A55B53" w:rsidP="00A55B53">
      <w:pPr>
        <w:pStyle w:val="BodyText"/>
      </w:pPr>
    </w:p>
    <w:p w14:paraId="463BE323" w14:textId="77777777" w:rsidR="00A55B53" w:rsidRPr="00123177" w:rsidRDefault="00A55B53" w:rsidP="00A55B53">
      <w:pPr>
        <w:pStyle w:val="Heading3"/>
      </w:pPr>
      <w:bookmarkStart w:id="161" w:name="_Toc164692386"/>
      <w:r w:rsidRPr="00123177">
        <w:t>Business Rules</w:t>
      </w:r>
      <w:bookmarkEnd w:id="161"/>
    </w:p>
    <w:p w14:paraId="0285A2ED" w14:textId="77777777" w:rsidR="00A55B53" w:rsidRPr="00123177" w:rsidRDefault="00A55B53" w:rsidP="00A55B53">
      <w:pPr>
        <w:pStyle w:val="BodyText"/>
      </w:pPr>
    </w:p>
    <w:p w14:paraId="5BC81ACA" w14:textId="77777777" w:rsidR="00A55B53" w:rsidRPr="00123177" w:rsidRDefault="00A55B53" w:rsidP="00A55B53">
      <w:pPr>
        <w:pStyle w:val="BodyText"/>
      </w:pPr>
      <w:r w:rsidRPr="00123177">
        <w:t>As defined in SoW document.</w:t>
      </w:r>
    </w:p>
    <w:p w14:paraId="26B8962C" w14:textId="77777777" w:rsidR="00A55B53" w:rsidRPr="00123177" w:rsidRDefault="00A55B53" w:rsidP="00A55B53">
      <w:pPr>
        <w:pStyle w:val="BodyText"/>
      </w:pPr>
    </w:p>
    <w:p w14:paraId="1265D7D9" w14:textId="77777777" w:rsidR="00A55B53" w:rsidRPr="00123177" w:rsidRDefault="00A55B53" w:rsidP="00A55B53">
      <w:pPr>
        <w:pStyle w:val="BodyText"/>
      </w:pPr>
    </w:p>
    <w:p w14:paraId="68166CB5" w14:textId="77777777" w:rsidR="00A55B53" w:rsidRPr="00123177" w:rsidRDefault="00A55B53" w:rsidP="00A55B53">
      <w:pPr>
        <w:pStyle w:val="Heading3"/>
      </w:pPr>
      <w:bookmarkStart w:id="162" w:name="_Toc164692387"/>
      <w:r w:rsidRPr="00123177">
        <w:t>Screens / Wireframes</w:t>
      </w:r>
      <w:bookmarkEnd w:id="162"/>
    </w:p>
    <w:p w14:paraId="3F554388" w14:textId="77777777" w:rsidR="00A55B53" w:rsidRPr="00123177" w:rsidRDefault="00A55B53" w:rsidP="00A55B53">
      <w:pPr>
        <w:pStyle w:val="BodyText"/>
      </w:pPr>
      <w:r w:rsidRPr="00123177">
        <w:t>Not applicable</w:t>
      </w:r>
    </w:p>
    <w:p w14:paraId="450C81D6" w14:textId="77777777" w:rsidR="00A55B53" w:rsidRPr="00123177" w:rsidRDefault="00A55B53" w:rsidP="00A55B53">
      <w:pPr>
        <w:pStyle w:val="BodyText"/>
      </w:pPr>
    </w:p>
    <w:p w14:paraId="0BDDC8E2" w14:textId="77777777" w:rsidR="00A55B53" w:rsidRPr="00123177" w:rsidRDefault="00A55B53" w:rsidP="00A55B53">
      <w:pPr>
        <w:pStyle w:val="Heading2"/>
        <w:rPr>
          <w:rFonts w:eastAsia="Arial"/>
        </w:rPr>
      </w:pPr>
      <w:bookmarkStart w:id="163" w:name="_Toc164692388"/>
      <w:r w:rsidRPr="00123177">
        <w:rPr>
          <w:rFonts w:eastAsia="Arial"/>
        </w:rPr>
        <w:t>Diagnostics</w:t>
      </w:r>
      <w:bookmarkEnd w:id="163"/>
    </w:p>
    <w:p w14:paraId="56704D48" w14:textId="77777777" w:rsidR="00A55B53" w:rsidRPr="00123177" w:rsidRDefault="00A55B53" w:rsidP="00A55B53">
      <w:pPr>
        <w:rPr>
          <w:rFonts w:eastAsia="Arial"/>
          <w:szCs w:val="20"/>
        </w:rPr>
      </w:pPr>
    </w:p>
    <w:p w14:paraId="2D51B26D" w14:textId="77777777" w:rsidR="00A55B53" w:rsidRPr="00123177" w:rsidRDefault="00A55B53" w:rsidP="00A55B53">
      <w:pPr>
        <w:pStyle w:val="Heading3"/>
      </w:pPr>
      <w:bookmarkStart w:id="164" w:name="_Toc164692389"/>
      <w:r w:rsidRPr="00123177">
        <w:t>Requirements</w:t>
      </w:r>
      <w:bookmarkEnd w:id="164"/>
    </w:p>
    <w:p w14:paraId="3236CF53" w14:textId="77777777" w:rsidR="00A55B53" w:rsidRPr="00123177" w:rsidRDefault="00A55B53" w:rsidP="00A55B53">
      <w:pPr>
        <w:pStyle w:val="BodyText"/>
        <w:rPr>
          <w:rFonts w:eastAsia="Arial"/>
        </w:rPr>
      </w:pPr>
    </w:p>
    <w:p w14:paraId="04DB1E93" w14:textId="1A0094AA" w:rsidR="00A55B53" w:rsidRPr="00DE0916" w:rsidRDefault="00A55B53" w:rsidP="00A55B53">
      <w:pPr>
        <w:pStyle w:val="Heading4"/>
        <w:rPr>
          <w:rFonts w:eastAsia="Arial"/>
        </w:rPr>
      </w:pPr>
      <w:r w:rsidRPr="00123177">
        <w:rPr>
          <w:rFonts w:eastAsia="Arial"/>
        </w:rPr>
        <w:t>HVDCDC Application UDS-Diagnostics</w:t>
      </w:r>
    </w:p>
    <w:p w14:paraId="6530AF90" w14:textId="008D8365"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Fonts w:eastAsia="Arial"/>
          <w:color w:val="000000" w:themeColor="text1"/>
          <w:sz w:val="20"/>
          <w:szCs w:val="20"/>
        </w:rPr>
        <w:t>Level 2 fault if the vehicle CAN message EDSU_HVDCDC_Cmd has timed out for a calibratable time.</w:t>
      </w:r>
    </w:p>
    <w:tbl>
      <w:tblPr>
        <w:tblW w:w="9518" w:type="dxa"/>
        <w:tblInd w:w="108" w:type="dxa"/>
        <w:tblLayout w:type="fixed"/>
        <w:tblLook w:val="0000" w:firstRow="0" w:lastRow="0" w:firstColumn="0" w:lastColumn="0" w:noHBand="0" w:noVBand="0"/>
      </w:tblPr>
      <w:tblGrid>
        <w:gridCol w:w="1920"/>
        <w:gridCol w:w="7598"/>
      </w:tblGrid>
      <w:tr w:rsidR="00A55B53" w:rsidRPr="00123177" w14:paraId="79B08FB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7CC1011"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A910D1C" w14:textId="77777777" w:rsidR="00A55B53" w:rsidRPr="00123177" w:rsidRDefault="00A55B53" w:rsidP="00535342">
            <w:pPr>
              <w:pStyle w:val="TableColumnTitle"/>
              <w:snapToGrid w:val="0"/>
            </w:pPr>
            <w:r w:rsidRPr="00123177">
              <w:t>Description</w:t>
            </w:r>
          </w:p>
        </w:tc>
      </w:tr>
      <w:tr w:rsidR="00A55B53" w:rsidRPr="00123177" w14:paraId="2D148C5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58711B7"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F5B0B" w14:textId="77777777" w:rsidR="00A55B53" w:rsidRPr="00123177" w:rsidRDefault="00A55B53" w:rsidP="00535342">
            <w:pPr>
              <w:snapToGrid w:val="0"/>
            </w:pPr>
            <w:r w:rsidRPr="00123177">
              <w:rPr>
                <w:rFonts w:eastAsia="Arial"/>
                <w:color w:val="000000" w:themeColor="text1"/>
                <w:szCs w:val="20"/>
              </w:rPr>
              <w:t>SWRS_Diag_01</w:t>
            </w:r>
          </w:p>
        </w:tc>
      </w:tr>
      <w:tr w:rsidR="00A55B53" w:rsidRPr="00123177" w14:paraId="1CB6DF1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8599DAF"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030A8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SDS-HVDCDC-183</w:t>
            </w:r>
          </w:p>
        </w:tc>
      </w:tr>
      <w:tr w:rsidR="00A55B53" w:rsidRPr="00123177" w14:paraId="14AA7FF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E99424F"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919914" w14:textId="77777777" w:rsidR="00A55B53" w:rsidRPr="00123177" w:rsidRDefault="00A55B53" w:rsidP="00535342">
            <w:pPr>
              <w:pStyle w:val="TableText"/>
              <w:snapToGrid w:val="0"/>
            </w:pPr>
            <w:r w:rsidRPr="00123177">
              <w:t>B-Sample/PF2.0</w:t>
            </w:r>
          </w:p>
        </w:tc>
      </w:tr>
      <w:tr w:rsidR="00A55B53" w:rsidRPr="00123177" w14:paraId="78BA0A7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BFAF4B3"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8A610E" w14:textId="30D3FD0D" w:rsidR="00A55B53" w:rsidRPr="00123177" w:rsidRDefault="002424F1" w:rsidP="00535342">
            <w:pPr>
              <w:snapToGrid w:val="0"/>
              <w:rPr>
                <w:rFonts w:eastAsia="Arial"/>
                <w:color w:val="000000" w:themeColor="text1"/>
              </w:rPr>
            </w:pPr>
            <w:r w:rsidRPr="002424F1">
              <w:rPr>
                <w:rFonts w:eastAsia="Arial"/>
                <w:color w:val="000000" w:themeColor="text1"/>
              </w:rPr>
              <w:t>The HVDCDC shall raise a Level 2 fault if the vehicle CAN message EDSU_HVDCDC_Cmd has timed out for a calibratable time.</w:t>
            </w:r>
          </w:p>
        </w:tc>
      </w:tr>
      <w:tr w:rsidR="00A55B53" w:rsidRPr="00123177" w14:paraId="52916D9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30296F"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B255C7"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27CDA7E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25F979"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E0529A"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003F6F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AF071C"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B08DDF"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074A3BF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A6DE92"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D01E2A" w14:textId="77777777" w:rsidR="00DE0916" w:rsidRPr="00DE0916" w:rsidRDefault="00DE0916" w:rsidP="00DE0916">
            <w:pPr>
              <w:pStyle w:val="TableText"/>
              <w:snapToGrid w:val="0"/>
              <w:rPr>
                <w:rFonts w:eastAsia="Arial"/>
                <w:color w:val="000000" w:themeColor="text1"/>
              </w:rPr>
            </w:pPr>
            <w:r w:rsidRPr="00DE0916">
              <w:rPr>
                <w:rFonts w:eastAsia="Arial"/>
                <w:color w:val="000000" w:themeColor="text1"/>
              </w:rPr>
              <w:t>1. Send NHVDCDCCommand as 0x01 ("Enable") using the CAN interface cyclically every 10ms</w:t>
            </w:r>
          </w:p>
          <w:p w14:paraId="17220209" w14:textId="77777777" w:rsidR="00DE0916" w:rsidRPr="00DE0916" w:rsidRDefault="00DE0916" w:rsidP="00DE0916">
            <w:pPr>
              <w:pStyle w:val="TableText"/>
              <w:snapToGrid w:val="0"/>
              <w:rPr>
                <w:rFonts w:eastAsia="Arial"/>
                <w:color w:val="000000" w:themeColor="text1"/>
              </w:rPr>
            </w:pPr>
            <w:r w:rsidRPr="00DE0916">
              <w:rPr>
                <w:rFonts w:eastAsia="Arial"/>
                <w:color w:val="000000" w:themeColor="text1"/>
              </w:rPr>
              <w:t>2. Diagnostics shall be done in all state except Sleep state and Power down safe state.</w:t>
            </w:r>
          </w:p>
          <w:p w14:paraId="0EB4BF68" w14:textId="77777777" w:rsidR="00DE0916" w:rsidRPr="00DE0916" w:rsidRDefault="00DE0916" w:rsidP="00DE0916">
            <w:pPr>
              <w:pStyle w:val="TableText"/>
              <w:snapToGrid w:val="0"/>
              <w:rPr>
                <w:rFonts w:eastAsia="Arial"/>
                <w:color w:val="000000" w:themeColor="text1"/>
              </w:rPr>
            </w:pPr>
            <w:r w:rsidRPr="00DE0916">
              <w:rPr>
                <w:rFonts w:eastAsia="Arial"/>
                <w:color w:val="000000" w:themeColor="text1"/>
              </w:rPr>
              <w:t>3. System will set the level 2 fault for the CAN communication timeout</w:t>
            </w:r>
          </w:p>
          <w:p w14:paraId="471FABBB" w14:textId="77777777" w:rsidR="00DE0916" w:rsidRPr="00DE0916" w:rsidRDefault="00DE0916" w:rsidP="00DE0916">
            <w:pPr>
              <w:pStyle w:val="TableText"/>
              <w:snapToGrid w:val="0"/>
              <w:rPr>
                <w:rFonts w:eastAsia="Arial"/>
                <w:color w:val="000000" w:themeColor="text1"/>
              </w:rPr>
            </w:pPr>
            <w:r w:rsidRPr="00DE0916">
              <w:rPr>
                <w:rFonts w:eastAsia="Arial"/>
                <w:color w:val="000000" w:themeColor="text1"/>
              </w:rPr>
              <w:t>4. The Timeout parameter shall be calibratable.</w:t>
            </w:r>
          </w:p>
          <w:p w14:paraId="4D3F0FB4" w14:textId="250C128E" w:rsidR="00A55B53" w:rsidRPr="00123177" w:rsidRDefault="00DE0916" w:rsidP="00DE0916">
            <w:pPr>
              <w:pStyle w:val="TableText"/>
              <w:snapToGrid w:val="0"/>
              <w:rPr>
                <w:rFonts w:eastAsia="Arial"/>
                <w:color w:val="000000" w:themeColor="text1"/>
              </w:rPr>
            </w:pPr>
            <w:r w:rsidRPr="00DE0916">
              <w:rPr>
                <w:rFonts w:eastAsia="Arial"/>
                <w:color w:val="000000" w:themeColor="text1"/>
              </w:rPr>
              <w:t>5. Diagnostics shall be done in every 10msec.</w:t>
            </w:r>
          </w:p>
        </w:tc>
      </w:tr>
      <w:tr w:rsidR="00A55B53" w:rsidRPr="00123177" w14:paraId="3B6638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EB48D3"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55952D" w14:textId="77777777" w:rsidR="00A55B53" w:rsidRDefault="00A55B53" w:rsidP="00535342">
            <w:pPr>
              <w:pStyle w:val="TableText"/>
              <w:snapToGrid w:val="0"/>
              <w:rPr>
                <w:rStyle w:val="ui-provider"/>
              </w:rPr>
            </w:pPr>
            <w:r w:rsidRPr="00123177">
              <w:rPr>
                <w:rStyle w:val="ui-provider"/>
              </w:rPr>
              <w:t>Application shall provide CAN messages status as below,</w:t>
            </w:r>
          </w:p>
          <w:p w14:paraId="0080180A" w14:textId="432733F2" w:rsidR="002424F1" w:rsidRPr="00123177" w:rsidRDefault="002424F1" w:rsidP="00535342">
            <w:pPr>
              <w:pStyle w:val="TableText"/>
              <w:snapToGrid w:val="0"/>
            </w:pPr>
            <w:r>
              <w:rPr>
                <w:rStyle w:val="ui-provider"/>
              </w:rPr>
              <w:t>A. Initial status when no fault present</w:t>
            </w:r>
          </w:p>
          <w:p w14:paraId="6448C6F9" w14:textId="769352CA" w:rsidR="00A55B53" w:rsidRPr="00123177" w:rsidRDefault="002424F1" w:rsidP="00535342">
            <w:pPr>
              <w:pStyle w:val="TableText"/>
              <w:snapToGrid w:val="0"/>
            </w:pPr>
            <w:r>
              <w:t xml:space="preserve">- </w:t>
            </w:r>
            <w:r w:rsidR="00A55B53" w:rsidRPr="00123177">
              <w:t xml:space="preserve">NHVDCDCFault @ HVDCDC_Status1 is set to 0x0 ("No Fault") </w:t>
            </w:r>
          </w:p>
          <w:p w14:paraId="57062063" w14:textId="26F81A28" w:rsidR="00A55B53" w:rsidRPr="00123177" w:rsidRDefault="002424F1" w:rsidP="00535342">
            <w:pPr>
              <w:pStyle w:val="TableText"/>
              <w:snapToGrid w:val="0"/>
            </w:pPr>
            <w:r>
              <w:t xml:space="preserve">- </w:t>
            </w:r>
            <w:r w:rsidR="00A55B53" w:rsidRPr="00123177">
              <w:t>NVHDCDCFaultID @  HVDCDC_Debug_PDU is equal to 0x0 ("No fault")</w:t>
            </w:r>
          </w:p>
          <w:p w14:paraId="21155F51" w14:textId="77777777" w:rsidR="00A55B53" w:rsidRDefault="00A55B53" w:rsidP="00535342">
            <w:pPr>
              <w:pStyle w:val="TableText"/>
              <w:snapToGrid w:val="0"/>
            </w:pPr>
          </w:p>
          <w:p w14:paraId="5BEF5553" w14:textId="0D7988CB" w:rsidR="002424F1" w:rsidRPr="00123177" w:rsidRDefault="002424F1" w:rsidP="002424F1">
            <w:pPr>
              <w:pStyle w:val="TableText"/>
              <w:snapToGrid w:val="0"/>
            </w:pPr>
            <w:r>
              <w:rPr>
                <w:rStyle w:val="ui-provider"/>
              </w:rPr>
              <w:t>B. Status when fault detected</w:t>
            </w:r>
          </w:p>
          <w:p w14:paraId="4BF668BD" w14:textId="7948DADB" w:rsidR="00A55B53" w:rsidRPr="00123177" w:rsidRDefault="002424F1" w:rsidP="00535342">
            <w:pPr>
              <w:pStyle w:val="TableText"/>
              <w:snapToGrid w:val="0"/>
            </w:pPr>
            <w:r>
              <w:t xml:space="preserve">- </w:t>
            </w:r>
            <w:r w:rsidR="00A55B53" w:rsidRPr="00123177">
              <w:t>NHVDCDCFault @ HVDCDC_Status1 is set to 0x3 ("Level 2")</w:t>
            </w:r>
          </w:p>
          <w:p w14:paraId="471CEAFC" w14:textId="71DD3771" w:rsidR="00A55B53" w:rsidRPr="00123177" w:rsidRDefault="002424F1" w:rsidP="00535342">
            <w:pPr>
              <w:pStyle w:val="TableText"/>
              <w:snapToGrid w:val="0"/>
            </w:pPr>
            <w:r>
              <w:t xml:space="preserve">- </w:t>
            </w:r>
            <w:r w:rsidR="00A55B53" w:rsidRPr="00123177">
              <w:t>NVHDCDCFaultID @  HVDCDC_Debug_PDU is equal to 36(0x24) ("Time out NHVDCDCCommand") and is raised after the fault response time of 500ms.</w:t>
            </w:r>
          </w:p>
          <w:p w14:paraId="3B6F9499" w14:textId="77777777" w:rsidR="00A55B53" w:rsidRPr="00123177" w:rsidRDefault="00A55B53" w:rsidP="00535342">
            <w:pPr>
              <w:pStyle w:val="TableText"/>
              <w:snapToGrid w:val="0"/>
            </w:pPr>
          </w:p>
          <w:p w14:paraId="557ED0BA" w14:textId="047CFC30" w:rsidR="00A55B53" w:rsidRDefault="002424F1" w:rsidP="00535342">
            <w:pPr>
              <w:pStyle w:val="TableText"/>
              <w:snapToGrid w:val="0"/>
              <w:rPr>
                <w:rFonts w:eastAsia="Arial"/>
                <w:color w:val="000000" w:themeColor="text1"/>
                <w:szCs w:val="20"/>
              </w:rPr>
            </w:pPr>
            <w:r>
              <w:t>C.</w:t>
            </w:r>
            <w:r w:rsidR="00A55B53" w:rsidRPr="00123177">
              <w:t xml:space="preserve"> </w:t>
            </w:r>
            <w:r w:rsidR="00A55B53" w:rsidRPr="00123177">
              <w:rPr>
                <w:rFonts w:eastAsia="Arial"/>
                <w:color w:val="000000" w:themeColor="text1"/>
                <w:szCs w:val="20"/>
              </w:rPr>
              <w:t>The level 2 fault should be raised in All States</w:t>
            </w:r>
            <w:r w:rsidR="00DE0916">
              <w:rPr>
                <w:rFonts w:eastAsia="Arial"/>
                <w:color w:val="000000" w:themeColor="text1"/>
                <w:szCs w:val="20"/>
              </w:rPr>
              <w:t xml:space="preserve"> </w:t>
            </w:r>
            <w:r w:rsidR="00DE0916" w:rsidRPr="00DE0916">
              <w:rPr>
                <w:rFonts w:eastAsia="Arial"/>
                <w:color w:val="000000" w:themeColor="text1"/>
                <w:szCs w:val="20"/>
              </w:rPr>
              <w:t>except Sleep state and Power down Safe state</w:t>
            </w:r>
            <w:r w:rsidR="008728CD">
              <w:rPr>
                <w:rFonts w:eastAsia="Arial"/>
                <w:color w:val="000000" w:themeColor="text1"/>
                <w:szCs w:val="20"/>
              </w:rPr>
              <w:t>.</w:t>
            </w:r>
          </w:p>
          <w:p w14:paraId="33674A17" w14:textId="77777777" w:rsidR="008728CD" w:rsidRDefault="008728CD" w:rsidP="00535342">
            <w:pPr>
              <w:pStyle w:val="TableText"/>
              <w:snapToGrid w:val="0"/>
              <w:rPr>
                <w:rFonts w:eastAsia="Arial"/>
                <w:color w:val="000000" w:themeColor="text1"/>
                <w:szCs w:val="20"/>
              </w:rPr>
            </w:pPr>
          </w:p>
          <w:p w14:paraId="42A47D43" w14:textId="08907E47" w:rsidR="008728CD" w:rsidRPr="00123177" w:rsidRDefault="008728CD" w:rsidP="00535342">
            <w:pPr>
              <w:pStyle w:val="TableText"/>
              <w:snapToGrid w:val="0"/>
            </w:pPr>
            <w:r>
              <w:rPr>
                <w:rFonts w:eastAsia="Arial"/>
                <w:color w:val="000000" w:themeColor="text1"/>
                <w:szCs w:val="20"/>
              </w:rPr>
              <w:t xml:space="preserve">D. </w:t>
            </w:r>
            <w:r>
              <w:rPr>
                <w:rStyle w:val="normaltextrun"/>
              </w:rPr>
              <w:t xml:space="preserve">DTC for this fault shall be provided as per DTC table and store </w:t>
            </w:r>
            <w:r w:rsidR="00C10A74">
              <w:rPr>
                <w:rStyle w:val="normaltextrun"/>
              </w:rPr>
              <w:t xml:space="preserve">it </w:t>
            </w:r>
            <w:r>
              <w:rPr>
                <w:rStyle w:val="normaltextrun"/>
              </w:rPr>
              <w:t>in NVM</w:t>
            </w:r>
            <w:r w:rsidR="00C10A74">
              <w:rPr>
                <w:rStyle w:val="normaltextrun"/>
              </w:rPr>
              <w:t xml:space="preserve"> before going into sleep mode. </w:t>
            </w:r>
            <w:r>
              <w:rPr>
                <w:rStyle w:val="normaltextrun"/>
              </w:rPr>
              <w:t xml:space="preserve"> </w:t>
            </w:r>
          </w:p>
        </w:tc>
      </w:tr>
      <w:tr w:rsidR="00A55B53" w:rsidRPr="00123177" w14:paraId="1B8395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8C9356"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81FA44" w14:textId="77777777" w:rsidR="00DE0916" w:rsidRPr="00DE0916" w:rsidRDefault="00DE0916" w:rsidP="00DE0916">
            <w:pPr>
              <w:pStyle w:val="TableText"/>
              <w:snapToGrid w:val="0"/>
              <w:rPr>
                <w:rStyle w:val="normaltextrun"/>
              </w:rPr>
            </w:pPr>
            <w:r w:rsidRPr="00DE0916">
              <w:rPr>
                <w:rStyle w:val="normaltextrun"/>
              </w:rPr>
              <w:t>1. Run the Diagnostics for every 10msec.</w:t>
            </w:r>
          </w:p>
          <w:p w14:paraId="306ADAAC" w14:textId="77777777" w:rsidR="00DE0916" w:rsidRPr="00DE0916" w:rsidRDefault="00DE0916" w:rsidP="00DE0916">
            <w:pPr>
              <w:pStyle w:val="TableText"/>
              <w:snapToGrid w:val="0"/>
              <w:rPr>
                <w:rStyle w:val="normaltextrun"/>
              </w:rPr>
            </w:pPr>
            <w:r w:rsidRPr="00DE0916">
              <w:rPr>
                <w:rStyle w:val="normaltextrun"/>
              </w:rPr>
              <w:t>2. Increment the CAN timeout counter if command in not received</w:t>
            </w:r>
          </w:p>
          <w:p w14:paraId="0E53B568" w14:textId="77777777" w:rsidR="00DE0916" w:rsidRPr="00DE0916" w:rsidRDefault="00DE0916" w:rsidP="00DE0916">
            <w:pPr>
              <w:pStyle w:val="TableText"/>
              <w:snapToGrid w:val="0"/>
              <w:rPr>
                <w:rStyle w:val="normaltextrun"/>
              </w:rPr>
            </w:pPr>
            <w:r w:rsidRPr="00DE0916">
              <w:rPr>
                <w:rStyle w:val="normaltextrun"/>
              </w:rPr>
              <w:t>3. Check for the CAN timeout counter overflow condition is match.</w:t>
            </w:r>
          </w:p>
          <w:p w14:paraId="3E4D5AC0" w14:textId="77777777" w:rsidR="00A55B53" w:rsidRDefault="00DE0916" w:rsidP="00DE0916">
            <w:pPr>
              <w:pStyle w:val="TableText"/>
              <w:snapToGrid w:val="0"/>
              <w:rPr>
                <w:rStyle w:val="normaltextrun"/>
              </w:rPr>
            </w:pPr>
            <w:r w:rsidRPr="00DE0916">
              <w:rPr>
                <w:rStyle w:val="normaltextrun"/>
              </w:rPr>
              <w:t>4. If the condition is match raise the level 2 fault with Fault ID 36(0x24).</w:t>
            </w:r>
          </w:p>
          <w:p w14:paraId="3AFD1E63" w14:textId="31A63A50" w:rsidR="008728CD" w:rsidRPr="00123177" w:rsidRDefault="008728CD" w:rsidP="00DE0916">
            <w:pPr>
              <w:pStyle w:val="TableText"/>
              <w:snapToGrid w:val="0"/>
              <w:rPr>
                <w:rStyle w:val="normaltextrun"/>
              </w:rPr>
            </w:pPr>
            <w:r>
              <w:rPr>
                <w:rStyle w:val="normaltextrun"/>
              </w:rPr>
              <w:t xml:space="preserve">5. Set the DTC for this fault as per provided DTC table. </w:t>
            </w:r>
          </w:p>
        </w:tc>
      </w:tr>
      <w:tr w:rsidR="00A55B53" w:rsidRPr="00123177" w14:paraId="2FE346C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FCF2AD"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F68899" w14:textId="77777777" w:rsidR="00A55B53" w:rsidRPr="00123177" w:rsidRDefault="00A55B53" w:rsidP="00535342">
            <w:pPr>
              <w:pStyle w:val="TableText"/>
              <w:snapToGrid w:val="0"/>
            </w:pPr>
            <w:r w:rsidRPr="00123177">
              <w:t>No such mandatory fields is applicable.</w:t>
            </w:r>
          </w:p>
        </w:tc>
      </w:tr>
      <w:tr w:rsidR="00A55B53" w:rsidRPr="00123177" w14:paraId="5BF5B1D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1FEBA2"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9F726F" w14:textId="77777777" w:rsidR="00A55B53" w:rsidRPr="00123177" w:rsidRDefault="00A55B53" w:rsidP="00535342">
            <w:pPr>
              <w:pStyle w:val="TableText"/>
              <w:snapToGrid w:val="0"/>
            </w:pPr>
            <w:r w:rsidRPr="00123177">
              <w:t>NHVDCDCStatus = 0, NHVDCDCStatusDebug = 0, NHVDCDCFault = 0.</w:t>
            </w:r>
          </w:p>
        </w:tc>
      </w:tr>
      <w:tr w:rsidR="00A55B53" w:rsidRPr="00123177" w14:paraId="6C56DCF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B54532"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2C8E2A"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58AC508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67C55F"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0BBF07" w14:textId="77777777" w:rsidR="00A55B53" w:rsidRPr="00123177" w:rsidRDefault="00A55B53" w:rsidP="00535342">
            <w:pPr>
              <w:pStyle w:val="TableText"/>
              <w:snapToGrid w:val="0"/>
            </w:pPr>
            <w:r w:rsidRPr="00123177">
              <w:rPr>
                <w:szCs w:val="20"/>
              </w:rPr>
              <w:t>Valid range value is not required.</w:t>
            </w:r>
          </w:p>
        </w:tc>
      </w:tr>
      <w:tr w:rsidR="00A55B53" w:rsidRPr="00123177" w14:paraId="77F6FD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9919FC"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86D06F"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4E8E13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7291C2"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4EB0FF"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2458E96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156FEB" w14:textId="77777777" w:rsidR="00A55B53" w:rsidRPr="00123177" w:rsidRDefault="00A55B53" w:rsidP="00535342">
            <w:pPr>
              <w:pStyle w:val="TableText"/>
              <w:snapToGrid w:val="0"/>
            </w:pPr>
            <w:r w:rsidRPr="00123177">
              <w:lastRenderedPageBreak/>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738243" w14:textId="77777777" w:rsidR="00A55B53" w:rsidRPr="00123177" w:rsidRDefault="00A55B53" w:rsidP="00535342">
            <w:pPr>
              <w:pStyle w:val="TableText"/>
            </w:pPr>
            <w:r w:rsidRPr="00123177">
              <w:rPr>
                <w:szCs w:val="20"/>
              </w:rPr>
              <w:t>Data rate is not applicable.</w:t>
            </w:r>
          </w:p>
        </w:tc>
      </w:tr>
      <w:tr w:rsidR="00A55B53" w:rsidRPr="00123177" w14:paraId="24FEAC0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FFF76F"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C418F7"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2F3530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1B43EA"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095602"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5C52F8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9AB9D8" w14:textId="77777777" w:rsidR="00A55B53" w:rsidRPr="00123177" w:rsidRDefault="00A55B53" w:rsidP="00535342">
            <w:pPr>
              <w:pStyle w:val="TableText"/>
              <w:snapToGrid w:val="0"/>
            </w:pPr>
            <w:r w:rsidRPr="00123177">
              <w:t xml:space="preserve">Validation Rules/ </w:t>
            </w:r>
          </w:p>
          <w:p w14:paraId="18D85363"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03AE1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40FD3F86" w14:textId="77777777" w:rsidR="00A55B53" w:rsidRPr="00123177" w:rsidRDefault="00A55B53" w:rsidP="00535342">
            <w:pPr>
              <w:pStyle w:val="TableText"/>
              <w:snapToGrid w:val="0"/>
            </w:pPr>
            <w:r w:rsidRPr="00123177">
              <w:t>NHVDCDCFault @ HVDCDC_Status1 is set to 0x3 ("Level 2")</w:t>
            </w:r>
          </w:p>
          <w:p w14:paraId="1AE7C496" w14:textId="77777777" w:rsidR="00A55B53" w:rsidRDefault="00A55B53" w:rsidP="00535342">
            <w:pPr>
              <w:pStyle w:val="TableText"/>
              <w:snapToGrid w:val="0"/>
            </w:pPr>
            <w:r w:rsidRPr="00123177">
              <w:t>NVHDCDCFaultID @  HVDCDC_Debug_PDU is equal to 36(0x24)</w:t>
            </w:r>
          </w:p>
          <w:p w14:paraId="4E7ABD83" w14:textId="7A3C9781" w:rsidR="00C10A74" w:rsidRPr="00123177" w:rsidRDefault="00C10A74" w:rsidP="00535342">
            <w:pPr>
              <w:pStyle w:val="TableText"/>
              <w:snapToGrid w:val="0"/>
              <w:rPr>
                <w:i/>
                <w:iCs/>
              </w:rPr>
            </w:pPr>
            <w:r>
              <w:rPr>
                <w:rStyle w:val="normaltextrun"/>
              </w:rPr>
              <w:t>DTC for this fault shall be provided as per DTC table</w:t>
            </w:r>
          </w:p>
        </w:tc>
      </w:tr>
      <w:tr w:rsidR="00A55B53" w:rsidRPr="00123177" w14:paraId="1E453FC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BCCE7F"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A950F" w14:textId="77777777" w:rsidR="00A55B53" w:rsidRPr="00123177" w:rsidRDefault="00A55B53" w:rsidP="00535342">
            <w:pPr>
              <w:pStyle w:val="TableText"/>
              <w:snapToGrid w:val="0"/>
            </w:pPr>
            <w:r w:rsidRPr="00123177">
              <w:rPr>
                <w:szCs w:val="20"/>
              </w:rPr>
              <w:t>Constraints is not applicable.</w:t>
            </w:r>
          </w:p>
        </w:tc>
      </w:tr>
      <w:tr w:rsidR="00A55B53" w:rsidRPr="00123177" w14:paraId="76D20DD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ABD11D"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8224FF" w14:textId="77777777" w:rsidR="00A55B53" w:rsidRPr="00123177" w:rsidRDefault="00A55B53" w:rsidP="00535342">
            <w:pPr>
              <w:pStyle w:val="TableText"/>
              <w:snapToGrid w:val="0"/>
            </w:pPr>
            <w:r w:rsidRPr="00123177">
              <w:rPr>
                <w:szCs w:val="20"/>
              </w:rPr>
              <w:t>No effects on other system</w:t>
            </w:r>
          </w:p>
        </w:tc>
      </w:tr>
      <w:tr w:rsidR="00A55B53" w:rsidRPr="00123177" w14:paraId="7B40CE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6A150C" w14:textId="77777777" w:rsidR="00A55B53" w:rsidRPr="00123177" w:rsidRDefault="00A55B53" w:rsidP="00535342">
            <w:pPr>
              <w:pStyle w:val="TableText"/>
              <w:snapToGrid w:val="0"/>
            </w:pPr>
            <w:r w:rsidRPr="00123177">
              <w:t>Testability with respect to test environment</w:t>
            </w:r>
          </w:p>
          <w:p w14:paraId="47B657AF" w14:textId="77777777" w:rsidR="00A55B53" w:rsidRPr="00123177" w:rsidRDefault="00A55B53" w:rsidP="00535342">
            <w:pPr>
              <w:pStyle w:val="TableText"/>
            </w:pPr>
            <w:r w:rsidRPr="00123177">
              <w:t>(Yes/No)</w:t>
            </w:r>
          </w:p>
          <w:p w14:paraId="394EA4D3"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15FABC" w14:textId="77777777" w:rsidR="00A55B53" w:rsidRPr="00123177" w:rsidRDefault="00A55B53" w:rsidP="00535342">
            <w:pPr>
              <w:pStyle w:val="TableText"/>
              <w:snapToGrid w:val="0"/>
            </w:pPr>
            <w:r w:rsidRPr="00123177">
              <w:t>YES</w:t>
            </w:r>
          </w:p>
        </w:tc>
      </w:tr>
      <w:tr w:rsidR="00A55B53" w:rsidRPr="00123177" w14:paraId="7E88A3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2F59B8" w14:textId="77777777" w:rsidR="00A55B53" w:rsidRPr="00123177" w:rsidRDefault="00A55B53" w:rsidP="00535342">
            <w:pPr>
              <w:pStyle w:val="TableText"/>
              <w:snapToGrid w:val="0"/>
            </w:pPr>
            <w:r w:rsidRPr="00123177">
              <w:t>Feasible within project constraints</w:t>
            </w:r>
          </w:p>
          <w:p w14:paraId="3391AA02" w14:textId="77777777" w:rsidR="00A55B53" w:rsidRPr="00123177" w:rsidRDefault="00A55B53" w:rsidP="00535342">
            <w:pPr>
              <w:pStyle w:val="TableText"/>
              <w:snapToGrid w:val="0"/>
            </w:pPr>
            <w:r w:rsidRPr="00123177">
              <w:t>(Yes/No)</w:t>
            </w:r>
          </w:p>
          <w:p w14:paraId="7633D11D"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EA2B37" w14:textId="77777777" w:rsidR="00A55B53" w:rsidRPr="00123177" w:rsidRDefault="00A55B53" w:rsidP="00535342">
            <w:pPr>
              <w:pStyle w:val="TableText"/>
              <w:snapToGrid w:val="0"/>
            </w:pPr>
            <w:r w:rsidRPr="00123177">
              <w:t>YES</w:t>
            </w:r>
          </w:p>
        </w:tc>
      </w:tr>
      <w:tr w:rsidR="00A55B53" w:rsidRPr="00123177" w14:paraId="1A23A3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E949D8" w14:textId="77777777" w:rsidR="00A55B53" w:rsidRPr="00123177" w:rsidRDefault="00A55B53" w:rsidP="00535342">
            <w:pPr>
              <w:pStyle w:val="TableText"/>
              <w:snapToGrid w:val="0"/>
            </w:pPr>
            <w:r w:rsidRPr="00123177">
              <w:t>Critical</w:t>
            </w:r>
          </w:p>
          <w:p w14:paraId="42C2C267"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A8C894" w14:textId="77777777" w:rsidR="00A55B53" w:rsidRPr="00123177" w:rsidRDefault="00A55B53" w:rsidP="00535342">
            <w:pPr>
              <w:pStyle w:val="TableText"/>
              <w:keepNext/>
              <w:snapToGrid w:val="0"/>
            </w:pPr>
            <w:r w:rsidRPr="00123177">
              <w:t>YES</w:t>
            </w:r>
          </w:p>
        </w:tc>
      </w:tr>
      <w:tr w:rsidR="00A55B53" w:rsidRPr="00123177" w14:paraId="248700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42F3EE"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4DA48" w14:textId="77777777" w:rsidR="00A55B53" w:rsidRPr="00123177" w:rsidRDefault="00A55B53" w:rsidP="00535342">
            <w:pPr>
              <w:pStyle w:val="TableText"/>
              <w:keepNext/>
              <w:snapToGrid w:val="0"/>
            </w:pPr>
            <w:r w:rsidRPr="00123177">
              <w:t>Acceptance Criteria for this requirement should be as per SECTION-6 ACCEPTANCE CRITERIA</w:t>
            </w:r>
          </w:p>
        </w:tc>
      </w:tr>
    </w:tbl>
    <w:p w14:paraId="2B04C466" w14:textId="77777777" w:rsidR="00A55B53" w:rsidRPr="00123177" w:rsidRDefault="00A55B53" w:rsidP="00A55B53">
      <w:pPr>
        <w:rPr>
          <w:rFonts w:eastAsia="Arial"/>
        </w:rPr>
      </w:pPr>
    </w:p>
    <w:p w14:paraId="70EF5924" w14:textId="5AFD7A23" w:rsidR="00A55B53" w:rsidRPr="00123177" w:rsidRDefault="00A55B53" w:rsidP="00A55B53">
      <w:pPr>
        <w:pStyle w:val="Heading5"/>
        <w:rPr>
          <w:rFonts w:eastAsia="Arial"/>
        </w:rPr>
      </w:pPr>
      <w:r w:rsidRPr="00123177">
        <w:rPr>
          <w:rFonts w:eastAsia="Arial"/>
          <w:sz w:val="20"/>
          <w:szCs w:val="20"/>
        </w:rPr>
        <w:lastRenderedPageBreak/>
        <w:t xml:space="preserve">Requirement against </w:t>
      </w:r>
      <w:r w:rsidRPr="00123177">
        <w:rPr>
          <w:rFonts w:eastAsia="Arial"/>
          <w:color w:val="000000" w:themeColor="text1"/>
          <w:sz w:val="20"/>
          <w:szCs w:val="20"/>
        </w:rPr>
        <w:t xml:space="preserve">raise a Level 2 fault </w:t>
      </w:r>
      <w:r w:rsidR="009831B3" w:rsidRPr="009831B3">
        <w:rPr>
          <w:rFonts w:eastAsia="Arial"/>
          <w:color w:val="000000" w:themeColor="text1"/>
          <w:sz w:val="20"/>
          <w:szCs w:val="20"/>
        </w:rPr>
        <w:t>if the value received on the signal NHVDCDCCommand is invalid for a calibratable time.</w:t>
      </w:r>
    </w:p>
    <w:tbl>
      <w:tblPr>
        <w:tblW w:w="9518" w:type="dxa"/>
        <w:tblInd w:w="108" w:type="dxa"/>
        <w:tblLayout w:type="fixed"/>
        <w:tblLook w:val="0000" w:firstRow="0" w:lastRow="0" w:firstColumn="0" w:lastColumn="0" w:noHBand="0" w:noVBand="0"/>
      </w:tblPr>
      <w:tblGrid>
        <w:gridCol w:w="1920"/>
        <w:gridCol w:w="7598"/>
      </w:tblGrid>
      <w:tr w:rsidR="00A55B53" w:rsidRPr="00123177" w14:paraId="446D3C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93B9CFC"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F024064" w14:textId="77777777" w:rsidR="00A55B53" w:rsidRPr="00123177" w:rsidRDefault="00A55B53" w:rsidP="00535342">
            <w:pPr>
              <w:pStyle w:val="TableColumnTitle"/>
              <w:snapToGrid w:val="0"/>
            </w:pPr>
            <w:r w:rsidRPr="00123177">
              <w:t>Description</w:t>
            </w:r>
          </w:p>
        </w:tc>
      </w:tr>
      <w:tr w:rsidR="00A55B53" w:rsidRPr="00123177" w14:paraId="13C0ED0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DA99FE0"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729F1" w14:textId="77777777" w:rsidR="00A55B53" w:rsidRPr="00123177" w:rsidRDefault="00A55B53" w:rsidP="00535342">
            <w:pPr>
              <w:snapToGrid w:val="0"/>
            </w:pPr>
            <w:r w:rsidRPr="00123177">
              <w:rPr>
                <w:rFonts w:eastAsia="Arial"/>
                <w:color w:val="000000" w:themeColor="text1"/>
                <w:szCs w:val="20"/>
              </w:rPr>
              <w:t>SWRS_Diag_02</w:t>
            </w:r>
          </w:p>
        </w:tc>
      </w:tr>
      <w:tr w:rsidR="00A55B53" w:rsidRPr="00123177" w14:paraId="17B936A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B51DD4A"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A33F1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SDS-HVDCDC-183</w:t>
            </w:r>
          </w:p>
        </w:tc>
      </w:tr>
      <w:tr w:rsidR="00A55B53" w:rsidRPr="00123177" w14:paraId="3BF8C08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7721C21"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ADDCB4" w14:textId="77777777" w:rsidR="00A55B53" w:rsidRPr="00123177" w:rsidRDefault="00A55B53" w:rsidP="00535342">
            <w:pPr>
              <w:pStyle w:val="TableText"/>
              <w:snapToGrid w:val="0"/>
            </w:pPr>
            <w:r w:rsidRPr="00123177">
              <w:t>B-Sample/PF2.0</w:t>
            </w:r>
          </w:p>
        </w:tc>
      </w:tr>
      <w:tr w:rsidR="00A55B53" w:rsidRPr="00123177" w14:paraId="7121633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0FDE9E8"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034957" w14:textId="5CCD3078"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if the value received on the signal NHVDCDCCommand is invalid for a calibratable time.</w:t>
            </w:r>
          </w:p>
        </w:tc>
      </w:tr>
      <w:tr w:rsidR="00A55B53" w:rsidRPr="00123177" w14:paraId="2C8567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E77824"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F8C409"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080509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E58DF1"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31318"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27BE1B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9FA423"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68CE46"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3E541E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21012A"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D876EF" w14:textId="7DC268BD" w:rsidR="009831B3" w:rsidRDefault="00A55B53" w:rsidP="009831B3">
            <w:pPr>
              <w:pStyle w:val="NormalWeb"/>
              <w:spacing w:before="60" w:beforeAutospacing="0" w:after="60" w:afterAutospacing="0"/>
              <w:rPr>
                <w:rFonts w:ascii="Arial" w:hAnsi="Arial" w:cs="Arial"/>
                <w:color w:val="000000"/>
                <w:sz w:val="20"/>
                <w:szCs w:val="20"/>
              </w:rPr>
            </w:pPr>
            <w:r w:rsidRPr="00123177">
              <w:rPr>
                <w:rFonts w:eastAsia="Arial"/>
                <w:color w:val="000000" w:themeColor="text1"/>
              </w:rPr>
              <w:t xml:space="preserve">1. </w:t>
            </w:r>
            <w:r w:rsidR="009831B3">
              <w:rPr>
                <w:rFonts w:ascii="Arial" w:hAnsi="Arial" w:cs="Arial"/>
                <w:color w:val="000000"/>
                <w:sz w:val="20"/>
                <w:szCs w:val="20"/>
              </w:rPr>
              <w:t xml:space="preserve">Send NHVDCDCCommand as "Invalid" using the CAN interface </w:t>
            </w:r>
          </w:p>
          <w:p w14:paraId="39577003" w14:textId="77777777" w:rsidR="009831B3" w:rsidRDefault="009831B3" w:rsidP="009831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2. Diagnostics shall be done in all state except Sleep state and Power down safe state.</w:t>
            </w:r>
          </w:p>
          <w:p w14:paraId="6A70FDFA" w14:textId="6FE34B08" w:rsidR="009831B3" w:rsidRDefault="009831B3" w:rsidP="009831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3. System will set the level 2 fault for the Invalid value of NHVDCDCCommand</w:t>
            </w:r>
          </w:p>
          <w:p w14:paraId="0BCC4653" w14:textId="77777777" w:rsidR="009831B3" w:rsidRDefault="009831B3" w:rsidP="009831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4. The Timeout parameter shall be calibratable.</w:t>
            </w:r>
          </w:p>
          <w:p w14:paraId="36B2A436" w14:textId="77777777" w:rsidR="009831B3" w:rsidRDefault="009831B3" w:rsidP="009831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5. Diagnostics shall be done in every 10msec.</w:t>
            </w:r>
          </w:p>
          <w:p w14:paraId="627F079E" w14:textId="7E527F15" w:rsidR="00A55B53" w:rsidRPr="00123177" w:rsidRDefault="00A55B53" w:rsidP="00535342">
            <w:pPr>
              <w:pStyle w:val="TableText"/>
              <w:snapToGrid w:val="0"/>
              <w:rPr>
                <w:rFonts w:eastAsia="Arial"/>
                <w:color w:val="000000" w:themeColor="text1"/>
              </w:rPr>
            </w:pPr>
          </w:p>
        </w:tc>
      </w:tr>
      <w:tr w:rsidR="00A55B53" w:rsidRPr="00123177" w14:paraId="1F5858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210AC1"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A653F2" w14:textId="77777777" w:rsidR="00A55B53" w:rsidRPr="00123177" w:rsidRDefault="00A55B53" w:rsidP="00535342">
            <w:pPr>
              <w:pStyle w:val="TableText"/>
              <w:snapToGrid w:val="0"/>
            </w:pPr>
            <w:r w:rsidRPr="00123177">
              <w:rPr>
                <w:rStyle w:val="ui-provider"/>
              </w:rPr>
              <w:t>Application shall provide CAN messages status as below,</w:t>
            </w:r>
          </w:p>
          <w:p w14:paraId="39EF4FD8" w14:textId="77777777" w:rsidR="00A55B53" w:rsidRPr="00123177" w:rsidRDefault="00A55B53" w:rsidP="00535342">
            <w:pPr>
              <w:pStyle w:val="TableText"/>
              <w:snapToGrid w:val="0"/>
            </w:pPr>
            <w:r w:rsidRPr="00123177">
              <w:t xml:space="preserve">1) NHVDCDCFault @ HVDCDC_Status1 is set to 0x0 ("No Fault") </w:t>
            </w:r>
          </w:p>
          <w:p w14:paraId="2CD6DEA5" w14:textId="77777777" w:rsidR="00A55B53" w:rsidRPr="00123177" w:rsidRDefault="00A55B53" w:rsidP="00535342">
            <w:pPr>
              <w:pStyle w:val="TableText"/>
              <w:snapToGrid w:val="0"/>
            </w:pPr>
            <w:r w:rsidRPr="00123177">
              <w:t>NVHDCDCFaultID @  HVDCDC_Debug_PDU is equal to 0x0 ("No fault")</w:t>
            </w:r>
          </w:p>
          <w:p w14:paraId="4A283D3A" w14:textId="77777777" w:rsidR="00A55B53" w:rsidRPr="00123177" w:rsidRDefault="00A55B53" w:rsidP="00535342">
            <w:pPr>
              <w:pStyle w:val="TableText"/>
              <w:snapToGrid w:val="0"/>
            </w:pPr>
          </w:p>
          <w:p w14:paraId="04C1B962" w14:textId="77777777" w:rsidR="00A55B53" w:rsidRPr="00123177" w:rsidRDefault="00A55B53" w:rsidP="00535342">
            <w:pPr>
              <w:pStyle w:val="TableText"/>
              <w:snapToGrid w:val="0"/>
            </w:pPr>
            <w:r w:rsidRPr="00123177">
              <w:t xml:space="preserve">2) NHVDCDCFault @ HVDCDC_Status1 is set to 0x3 ("Level 2") </w:t>
            </w:r>
          </w:p>
          <w:p w14:paraId="16F199E1" w14:textId="77777777" w:rsidR="00A55B53" w:rsidRPr="00123177" w:rsidRDefault="00A55B53" w:rsidP="00535342">
            <w:pPr>
              <w:pStyle w:val="TableText"/>
              <w:snapToGrid w:val="0"/>
            </w:pPr>
            <w:r w:rsidRPr="00123177">
              <w:t>NVHDCDCFaultID @  HVDCDC_Debug_PDU is equal to 36(0x24) ("Time out NHVDCDCCommand") and is raised after the fault response time of 500ms.</w:t>
            </w:r>
          </w:p>
          <w:p w14:paraId="4DA905D5" w14:textId="77777777" w:rsidR="00A55B53" w:rsidRPr="00123177" w:rsidRDefault="00A55B53" w:rsidP="00535342">
            <w:pPr>
              <w:pStyle w:val="TableText"/>
              <w:snapToGrid w:val="0"/>
            </w:pPr>
          </w:p>
          <w:p w14:paraId="6851A5F3" w14:textId="77777777" w:rsidR="00A55B53" w:rsidRPr="00123177" w:rsidRDefault="00A55B53" w:rsidP="00535342">
            <w:pPr>
              <w:pStyle w:val="TableText"/>
              <w:snapToGrid w:val="0"/>
            </w:pPr>
            <w:r w:rsidRPr="00123177">
              <w:t xml:space="preserve">3) </w:t>
            </w:r>
            <w:r w:rsidRPr="00123177">
              <w:rPr>
                <w:rFonts w:eastAsia="Arial"/>
                <w:color w:val="000000" w:themeColor="text1"/>
                <w:szCs w:val="20"/>
              </w:rPr>
              <w:t>The level 2 fault should be raised in All States</w:t>
            </w:r>
          </w:p>
        </w:tc>
      </w:tr>
      <w:tr w:rsidR="00A55B53" w:rsidRPr="00123177" w14:paraId="315125E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55B3E2"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083C86" w14:textId="77777777" w:rsidR="009831B3" w:rsidRDefault="009831B3" w:rsidP="009831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1. Run the Diagnostics for every 10msec.</w:t>
            </w:r>
          </w:p>
          <w:p w14:paraId="2506B93F" w14:textId="7188925A" w:rsidR="009831B3" w:rsidRDefault="009831B3" w:rsidP="009831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2. Increment the CAN timeout counter if </w:t>
            </w:r>
            <w:r w:rsidRPr="009831B3">
              <w:rPr>
                <w:rFonts w:ascii="Arial" w:hAnsi="Arial" w:cs="Arial"/>
                <w:color w:val="000000"/>
                <w:sz w:val="20"/>
                <w:szCs w:val="20"/>
              </w:rPr>
              <w:t xml:space="preserve">NHVDCDCCommand </w:t>
            </w:r>
            <w:r>
              <w:rPr>
                <w:rFonts w:ascii="Arial" w:hAnsi="Arial" w:cs="Arial"/>
                <w:color w:val="000000"/>
                <w:sz w:val="20"/>
                <w:szCs w:val="20"/>
              </w:rPr>
              <w:t>in received as INVALID</w:t>
            </w:r>
          </w:p>
          <w:p w14:paraId="0DFD7431" w14:textId="77777777" w:rsidR="009831B3" w:rsidRDefault="009831B3" w:rsidP="009831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3. Check for the CAN timeout counter overflow condition is match.</w:t>
            </w:r>
          </w:p>
          <w:p w14:paraId="41E2B546" w14:textId="5FCFF296" w:rsidR="00A55B53" w:rsidRPr="009831B3" w:rsidRDefault="009831B3" w:rsidP="009831B3">
            <w:pPr>
              <w:pStyle w:val="NormalWeb"/>
              <w:spacing w:before="60" w:beforeAutospacing="0" w:after="60" w:afterAutospacing="0"/>
              <w:rPr>
                <w:rStyle w:val="normaltextrun"/>
                <w:rFonts w:ascii="Arial" w:hAnsi="Arial" w:cs="Arial"/>
                <w:color w:val="000000"/>
                <w:sz w:val="20"/>
                <w:szCs w:val="20"/>
              </w:rPr>
            </w:pPr>
            <w:r>
              <w:rPr>
                <w:rFonts w:ascii="Arial" w:hAnsi="Arial" w:cs="Arial"/>
                <w:color w:val="000000"/>
                <w:sz w:val="20"/>
                <w:szCs w:val="20"/>
              </w:rPr>
              <w:t>4. If the condition is match raise the level 2 fault with Fault ID 36(0x24).</w:t>
            </w:r>
          </w:p>
        </w:tc>
      </w:tr>
      <w:tr w:rsidR="00A55B53" w:rsidRPr="00123177" w14:paraId="3CD8A1D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280934"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F5D426" w14:textId="77777777" w:rsidR="00A55B53" w:rsidRPr="00123177" w:rsidRDefault="00A55B53" w:rsidP="00535342">
            <w:pPr>
              <w:pStyle w:val="TableText"/>
              <w:snapToGrid w:val="0"/>
            </w:pPr>
            <w:r w:rsidRPr="00123177">
              <w:t>No such mandatory fields is applicable.</w:t>
            </w:r>
          </w:p>
        </w:tc>
      </w:tr>
      <w:tr w:rsidR="00A55B53" w:rsidRPr="00123177" w14:paraId="791013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C5FF30"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DBA9DC" w14:textId="77777777" w:rsidR="00A55B53" w:rsidRPr="00123177" w:rsidRDefault="00A55B53" w:rsidP="00535342">
            <w:pPr>
              <w:pStyle w:val="TableText"/>
              <w:snapToGrid w:val="0"/>
            </w:pPr>
            <w:r w:rsidRPr="00123177">
              <w:t>NHVDCDCStatus = 0, NHVDCDCStatusDebug = 0, NHVDCDCFault = 0.</w:t>
            </w:r>
          </w:p>
        </w:tc>
      </w:tr>
      <w:tr w:rsidR="00A55B53" w:rsidRPr="00123177" w14:paraId="032044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B96611"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8D9F2C"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2675079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F8B8FC" w14:textId="77777777" w:rsidR="00A55B53" w:rsidRPr="00123177" w:rsidRDefault="00A55B53" w:rsidP="00535342">
            <w:pPr>
              <w:pStyle w:val="TableText"/>
              <w:snapToGrid w:val="0"/>
            </w:pPr>
            <w:r w:rsidRPr="00123177">
              <w:lastRenderedPageBreak/>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DD5E3C" w14:textId="77777777" w:rsidR="00A55B53" w:rsidRPr="00123177" w:rsidRDefault="00A55B53" w:rsidP="00535342">
            <w:pPr>
              <w:pStyle w:val="TableText"/>
              <w:snapToGrid w:val="0"/>
            </w:pPr>
            <w:r w:rsidRPr="00123177">
              <w:rPr>
                <w:szCs w:val="20"/>
              </w:rPr>
              <w:t>Valid range value is not required.</w:t>
            </w:r>
          </w:p>
        </w:tc>
      </w:tr>
      <w:tr w:rsidR="00A55B53" w:rsidRPr="00123177" w14:paraId="476514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B11AD2"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5EEADF"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D0EA6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DBC143"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91D114"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B64AC5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612E230"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7C0F52" w14:textId="77777777" w:rsidR="00A55B53" w:rsidRPr="00123177" w:rsidRDefault="00A55B53" w:rsidP="00535342">
            <w:pPr>
              <w:pStyle w:val="TableText"/>
            </w:pPr>
            <w:r w:rsidRPr="00123177">
              <w:rPr>
                <w:szCs w:val="20"/>
              </w:rPr>
              <w:t>Data rate is not applicable.</w:t>
            </w:r>
          </w:p>
        </w:tc>
      </w:tr>
      <w:tr w:rsidR="00A55B53" w:rsidRPr="00123177" w14:paraId="423E397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350ABA"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E98273"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6957D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2E5859"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00464B"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3B800A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02DB78" w14:textId="77777777" w:rsidR="00A55B53" w:rsidRPr="00123177" w:rsidRDefault="00A55B53" w:rsidP="00535342">
            <w:pPr>
              <w:pStyle w:val="TableText"/>
              <w:snapToGrid w:val="0"/>
            </w:pPr>
            <w:r w:rsidRPr="00123177">
              <w:t xml:space="preserve">Validation Rules/ </w:t>
            </w:r>
          </w:p>
          <w:p w14:paraId="78AA55F8"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B100F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567E8634" w14:textId="77777777" w:rsidR="00A55B53" w:rsidRPr="00123177" w:rsidRDefault="00A55B53" w:rsidP="00535342">
            <w:pPr>
              <w:pStyle w:val="TableText"/>
              <w:snapToGrid w:val="0"/>
            </w:pPr>
            <w:r w:rsidRPr="00123177">
              <w:t xml:space="preserve">NHVDCDCFault @ HVDCDC_Status1 is set to 0x0 ("No Fault") </w:t>
            </w:r>
          </w:p>
          <w:p w14:paraId="4EEF5281" w14:textId="77777777" w:rsidR="00A55B53" w:rsidRPr="00123177" w:rsidRDefault="00A55B53" w:rsidP="00535342">
            <w:pPr>
              <w:pStyle w:val="TableText"/>
              <w:snapToGrid w:val="0"/>
            </w:pPr>
            <w:r w:rsidRPr="00123177">
              <w:t>NVHDCDCFaultID @  HVDCDC_Debug_PDU is equal to 0x0 ("No fault")</w:t>
            </w:r>
          </w:p>
          <w:p w14:paraId="4E3D01FE" w14:textId="77777777" w:rsidR="00A55B53" w:rsidRPr="00123177" w:rsidRDefault="00A55B53" w:rsidP="00535342">
            <w:pPr>
              <w:pStyle w:val="TableText"/>
              <w:snapToGrid w:val="0"/>
            </w:pPr>
            <w:r w:rsidRPr="00123177">
              <w:t>NHVDCDCFault @ HVDCDC_Status1 is set to 0x3 ("Level 2")</w:t>
            </w:r>
          </w:p>
          <w:p w14:paraId="15825307" w14:textId="77777777" w:rsidR="00A55B53" w:rsidRPr="00123177" w:rsidRDefault="00A55B53" w:rsidP="00535342">
            <w:pPr>
              <w:pStyle w:val="TableText"/>
              <w:snapToGrid w:val="0"/>
              <w:rPr>
                <w:i/>
                <w:iCs/>
              </w:rPr>
            </w:pPr>
            <w:r w:rsidRPr="00123177">
              <w:t>NVHDCDCFaultID @  HVDCDC_Debug_PDU is equal to 36(0x24)</w:t>
            </w:r>
          </w:p>
        </w:tc>
      </w:tr>
      <w:tr w:rsidR="00A55B53" w:rsidRPr="00123177" w14:paraId="6252CC0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FD9043"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941769" w14:textId="77777777" w:rsidR="00A55B53" w:rsidRPr="00123177" w:rsidRDefault="00A55B53" w:rsidP="00535342">
            <w:pPr>
              <w:pStyle w:val="TableText"/>
              <w:snapToGrid w:val="0"/>
            </w:pPr>
            <w:r w:rsidRPr="00123177">
              <w:rPr>
                <w:szCs w:val="20"/>
              </w:rPr>
              <w:t>Constraints is not applicable.</w:t>
            </w:r>
          </w:p>
        </w:tc>
      </w:tr>
      <w:tr w:rsidR="00A55B53" w:rsidRPr="00123177" w14:paraId="23CE5C8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6AA4FB"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47E2A3" w14:textId="77777777" w:rsidR="00A55B53" w:rsidRPr="00123177" w:rsidRDefault="00A55B53" w:rsidP="00535342">
            <w:pPr>
              <w:pStyle w:val="TableText"/>
              <w:snapToGrid w:val="0"/>
            </w:pPr>
            <w:r w:rsidRPr="00123177">
              <w:rPr>
                <w:szCs w:val="20"/>
              </w:rPr>
              <w:t>No effects on other system</w:t>
            </w:r>
          </w:p>
        </w:tc>
      </w:tr>
      <w:tr w:rsidR="00A55B53" w:rsidRPr="00123177" w14:paraId="203E689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C1AF85" w14:textId="77777777" w:rsidR="00A55B53" w:rsidRPr="00123177" w:rsidRDefault="00A55B53" w:rsidP="00535342">
            <w:pPr>
              <w:pStyle w:val="TableText"/>
              <w:snapToGrid w:val="0"/>
            </w:pPr>
            <w:r w:rsidRPr="00123177">
              <w:t>Testability with respect to test environment</w:t>
            </w:r>
          </w:p>
          <w:p w14:paraId="2777456E" w14:textId="77777777" w:rsidR="00A55B53" w:rsidRPr="00123177" w:rsidRDefault="00A55B53" w:rsidP="00535342">
            <w:pPr>
              <w:pStyle w:val="TableText"/>
            </w:pPr>
            <w:r w:rsidRPr="00123177">
              <w:t>(Yes/No)</w:t>
            </w:r>
          </w:p>
          <w:p w14:paraId="25AF44B6"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EBB2FD" w14:textId="77777777" w:rsidR="00A55B53" w:rsidRPr="00123177" w:rsidRDefault="00A55B53" w:rsidP="00535342">
            <w:pPr>
              <w:pStyle w:val="TableText"/>
              <w:snapToGrid w:val="0"/>
            </w:pPr>
            <w:r w:rsidRPr="00123177">
              <w:t>YES</w:t>
            </w:r>
          </w:p>
        </w:tc>
      </w:tr>
      <w:tr w:rsidR="00A55B53" w:rsidRPr="00123177" w14:paraId="64B087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3ED959" w14:textId="77777777" w:rsidR="00A55B53" w:rsidRPr="00123177" w:rsidRDefault="00A55B53" w:rsidP="00535342">
            <w:pPr>
              <w:pStyle w:val="TableText"/>
              <w:snapToGrid w:val="0"/>
            </w:pPr>
            <w:r w:rsidRPr="00123177">
              <w:t>Feasible within project constraints</w:t>
            </w:r>
          </w:p>
          <w:p w14:paraId="2724EE2B" w14:textId="77777777" w:rsidR="00A55B53" w:rsidRPr="00123177" w:rsidRDefault="00A55B53" w:rsidP="00535342">
            <w:pPr>
              <w:pStyle w:val="TableText"/>
              <w:snapToGrid w:val="0"/>
            </w:pPr>
            <w:r w:rsidRPr="00123177">
              <w:t>(Yes/No)</w:t>
            </w:r>
          </w:p>
          <w:p w14:paraId="4ED1C25C"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1A1BFC" w14:textId="77777777" w:rsidR="00A55B53" w:rsidRPr="00123177" w:rsidRDefault="00A55B53" w:rsidP="00535342">
            <w:pPr>
              <w:pStyle w:val="TableText"/>
              <w:snapToGrid w:val="0"/>
            </w:pPr>
            <w:r w:rsidRPr="00123177">
              <w:t>YES</w:t>
            </w:r>
          </w:p>
        </w:tc>
      </w:tr>
      <w:tr w:rsidR="00A55B53" w:rsidRPr="00123177" w14:paraId="1AC5CEA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3FF556" w14:textId="77777777" w:rsidR="00A55B53" w:rsidRPr="00123177" w:rsidRDefault="00A55B53" w:rsidP="00535342">
            <w:pPr>
              <w:pStyle w:val="TableText"/>
              <w:snapToGrid w:val="0"/>
            </w:pPr>
            <w:r w:rsidRPr="00123177">
              <w:lastRenderedPageBreak/>
              <w:t>Critical</w:t>
            </w:r>
          </w:p>
          <w:p w14:paraId="27B3D277"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DDA20" w14:textId="77777777" w:rsidR="00A55B53" w:rsidRPr="00123177" w:rsidRDefault="00A55B53" w:rsidP="00535342">
            <w:pPr>
              <w:pStyle w:val="TableText"/>
              <w:snapToGrid w:val="0"/>
            </w:pPr>
            <w:r w:rsidRPr="00123177">
              <w:t>YES</w:t>
            </w:r>
          </w:p>
        </w:tc>
      </w:tr>
      <w:tr w:rsidR="00A55B53" w:rsidRPr="00123177" w14:paraId="1247710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94912A"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91C536"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9C6D24F" w14:textId="77777777" w:rsidR="00A55B53" w:rsidRPr="00123177" w:rsidRDefault="00A55B53" w:rsidP="00A55B53">
      <w:pPr>
        <w:pStyle w:val="BodyText"/>
        <w:rPr>
          <w:rFonts w:eastAsia="Arial"/>
        </w:rPr>
      </w:pPr>
    </w:p>
    <w:p w14:paraId="3B7EFB37" w14:textId="77777777" w:rsidR="00A55B53" w:rsidRPr="00123177" w:rsidRDefault="00A55B53" w:rsidP="00A55B53">
      <w:pPr>
        <w:rPr>
          <w:rFonts w:eastAsia="Arial"/>
        </w:rPr>
      </w:pPr>
    </w:p>
    <w:p w14:paraId="117830A5" w14:textId="77777777" w:rsidR="00A55B53" w:rsidRPr="00123177" w:rsidRDefault="00A55B53" w:rsidP="00A55B53">
      <w:pPr>
        <w:pStyle w:val="Heading5"/>
        <w:rPr>
          <w:rFonts w:eastAsia="Arial"/>
        </w:rPr>
      </w:pPr>
      <w:r w:rsidRPr="00123177">
        <w:rPr>
          <w:rFonts w:eastAsia="Arial"/>
          <w:sz w:val="20"/>
          <w:szCs w:val="20"/>
        </w:rPr>
        <w:t>Requirement against E2E check failure on the vehicle CAN message EDSU_HVDCDC_Cmd</w:t>
      </w:r>
    </w:p>
    <w:tbl>
      <w:tblPr>
        <w:tblW w:w="9396" w:type="dxa"/>
        <w:tblInd w:w="103" w:type="dxa"/>
        <w:tblLook w:val="06A0" w:firstRow="1" w:lastRow="0" w:firstColumn="1" w:lastColumn="0" w:noHBand="1" w:noVBand="1"/>
      </w:tblPr>
      <w:tblGrid>
        <w:gridCol w:w="1476"/>
        <w:gridCol w:w="7920"/>
      </w:tblGrid>
      <w:tr w:rsidR="00A55B53" w:rsidRPr="00123177" w14:paraId="0BB3F1B0"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AEEDE3E" w14:textId="77777777" w:rsidR="00A55B53" w:rsidRPr="00123177" w:rsidRDefault="00A55B53" w:rsidP="00535342">
            <w:bookmarkStart w:id="165" w:name="_Hlk160104358"/>
            <w:r w:rsidRPr="00123177">
              <w:rPr>
                <w:rFonts w:eastAsia="Arial"/>
                <w:b/>
                <w:bCs/>
                <w:color w:val="000000" w:themeColor="text1"/>
                <w:szCs w:val="20"/>
              </w:rPr>
              <w:t>Term</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8D0C21F" w14:textId="77777777" w:rsidR="00A55B53" w:rsidRPr="00123177" w:rsidRDefault="00A55B53" w:rsidP="00535342">
            <w:r w:rsidRPr="00123177">
              <w:rPr>
                <w:rFonts w:eastAsia="Arial"/>
                <w:b/>
                <w:bCs/>
                <w:color w:val="000000" w:themeColor="text1"/>
                <w:szCs w:val="20"/>
              </w:rPr>
              <w:t>Description</w:t>
            </w:r>
          </w:p>
        </w:tc>
      </w:tr>
      <w:tr w:rsidR="00A55B53" w:rsidRPr="00123177" w14:paraId="6D386508" w14:textId="77777777" w:rsidTr="00535342">
        <w:trPr>
          <w:trHeight w:val="135"/>
        </w:trPr>
        <w:tc>
          <w:tcPr>
            <w:tcW w:w="1476" w:type="dxa"/>
            <w:tcBorders>
              <w:top w:val="single" w:sz="8" w:space="0" w:color="000000" w:themeColor="text1"/>
              <w:left w:val="single" w:sz="8" w:space="0" w:color="000000" w:themeColor="text1"/>
              <w:bottom w:val="single" w:sz="8" w:space="0" w:color="000000" w:themeColor="text1"/>
              <w:right w:val="nil"/>
            </w:tcBorders>
          </w:tcPr>
          <w:p w14:paraId="114B98EC" w14:textId="77777777" w:rsidR="00A55B53" w:rsidRPr="00123177" w:rsidRDefault="00A55B53" w:rsidP="00535342">
            <w:r w:rsidRPr="00123177">
              <w:rPr>
                <w:rFonts w:eastAsia="Arial"/>
                <w:color w:val="000000" w:themeColor="text1"/>
                <w:szCs w:val="20"/>
              </w:rPr>
              <w:t>REQ ID</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36611D" w14:textId="77777777" w:rsidR="00A55B53" w:rsidRPr="00123177" w:rsidRDefault="00A55B53" w:rsidP="00535342">
            <w:r w:rsidRPr="00123177">
              <w:rPr>
                <w:rFonts w:eastAsia="Arial"/>
                <w:color w:val="000000" w:themeColor="text1"/>
              </w:rPr>
              <w:t>SWRS_</w:t>
            </w:r>
            <w:r w:rsidRPr="00123177">
              <w:rPr>
                <w:rFonts w:eastAsia="Arial"/>
                <w:color w:val="000000" w:themeColor="text1"/>
                <w:szCs w:val="20"/>
              </w:rPr>
              <w:t xml:space="preserve"> Diag_03</w:t>
            </w:r>
          </w:p>
        </w:tc>
      </w:tr>
      <w:tr w:rsidR="00A55B53" w:rsidRPr="00123177" w14:paraId="14472C7F" w14:textId="77777777" w:rsidTr="00535342">
        <w:trPr>
          <w:trHeight w:val="135"/>
        </w:trPr>
        <w:tc>
          <w:tcPr>
            <w:tcW w:w="1476" w:type="dxa"/>
            <w:tcBorders>
              <w:top w:val="single" w:sz="8" w:space="0" w:color="000000" w:themeColor="text1"/>
              <w:left w:val="single" w:sz="8" w:space="0" w:color="000000" w:themeColor="text1"/>
              <w:bottom w:val="single" w:sz="8" w:space="0" w:color="000000" w:themeColor="text1"/>
              <w:right w:val="nil"/>
            </w:tcBorders>
          </w:tcPr>
          <w:p w14:paraId="2788D965"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08CA56" w14:textId="77777777" w:rsidR="00A55B53" w:rsidRPr="00123177" w:rsidRDefault="00A55B53" w:rsidP="00535342">
            <w:pPr>
              <w:rPr>
                <w:rFonts w:eastAsia="Arial"/>
                <w:color w:val="000000" w:themeColor="text1"/>
              </w:rPr>
            </w:pPr>
            <w:bookmarkStart w:id="166" w:name="_Hlk169087001"/>
            <w:r w:rsidRPr="00123177">
              <w:rPr>
                <w:rFonts w:eastAsia="Arial"/>
                <w:color w:val="000000" w:themeColor="text1"/>
              </w:rPr>
              <w:t>SDS-HVDCDC-270</w:t>
            </w:r>
            <w:bookmarkEnd w:id="166"/>
          </w:p>
        </w:tc>
      </w:tr>
      <w:tr w:rsidR="00A55B53" w:rsidRPr="00123177" w14:paraId="3484534E" w14:textId="77777777" w:rsidTr="00535342">
        <w:trPr>
          <w:trHeight w:val="135"/>
        </w:trPr>
        <w:tc>
          <w:tcPr>
            <w:tcW w:w="1476" w:type="dxa"/>
            <w:tcBorders>
              <w:top w:val="single" w:sz="8" w:space="0" w:color="000000" w:themeColor="text1"/>
              <w:left w:val="single" w:sz="8" w:space="0" w:color="000000" w:themeColor="text1"/>
              <w:bottom w:val="single" w:sz="8" w:space="0" w:color="000000" w:themeColor="text1"/>
              <w:right w:val="nil"/>
            </w:tcBorders>
          </w:tcPr>
          <w:p w14:paraId="0982C328" w14:textId="77777777" w:rsidR="00A55B53" w:rsidRPr="00123177" w:rsidRDefault="00A55B53" w:rsidP="00535342">
            <w:pPr>
              <w:rPr>
                <w:rFonts w:eastAsia="Arial"/>
                <w:color w:val="000000" w:themeColor="text1"/>
              </w:rPr>
            </w:pPr>
            <w:r w:rsidRPr="00123177">
              <w:t>Milestone</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857FCA" w14:textId="299C1127" w:rsidR="00A55B53" w:rsidRPr="00123177" w:rsidRDefault="00A55B53" w:rsidP="00535342">
            <w:pPr>
              <w:rPr>
                <w:rFonts w:eastAsia="Arial"/>
                <w:color w:val="000000" w:themeColor="text1"/>
              </w:rPr>
            </w:pPr>
            <w:r w:rsidRPr="00123177">
              <w:t>Pre C-Sample/PF3.</w:t>
            </w:r>
            <w:r w:rsidR="00B0702D">
              <w:t>5</w:t>
            </w:r>
          </w:p>
        </w:tc>
      </w:tr>
      <w:tr w:rsidR="00A55B53" w:rsidRPr="00123177" w14:paraId="4FB7E6D6" w14:textId="77777777" w:rsidTr="00535342">
        <w:trPr>
          <w:trHeight w:val="360"/>
        </w:trPr>
        <w:tc>
          <w:tcPr>
            <w:tcW w:w="1476" w:type="dxa"/>
            <w:tcBorders>
              <w:top w:val="single" w:sz="8" w:space="0" w:color="000000" w:themeColor="text1"/>
              <w:left w:val="single" w:sz="8" w:space="0" w:color="000000" w:themeColor="text1"/>
              <w:bottom w:val="single" w:sz="8" w:space="0" w:color="000000" w:themeColor="text1"/>
              <w:right w:val="nil"/>
            </w:tcBorders>
          </w:tcPr>
          <w:p w14:paraId="537CB8F7"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D0CF91" w14:textId="77777777" w:rsidR="00A55B53" w:rsidRPr="00123177" w:rsidRDefault="00A55B53" w:rsidP="00535342">
            <w:pPr>
              <w:rPr>
                <w:rFonts w:eastAsia="Arial"/>
                <w:szCs w:val="20"/>
              </w:rPr>
            </w:pPr>
            <w:r w:rsidRPr="00123177">
              <w:rPr>
                <w:rFonts w:eastAsia="Arial"/>
                <w:szCs w:val="20"/>
              </w:rPr>
              <w:t>The HVDCDC shall raise a Level 2 fault if the E2E check on the vehicle CAN message EDSU_HVDCDC_Cmd has failed for a calibratable time.</w:t>
            </w:r>
          </w:p>
        </w:tc>
      </w:tr>
      <w:tr w:rsidR="00A55B53" w:rsidRPr="00123177" w14:paraId="6B509FD3"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5D1F6EA4" w14:textId="77777777" w:rsidR="00A55B53" w:rsidRPr="00123177" w:rsidRDefault="00A55B53" w:rsidP="00535342">
            <w:r w:rsidRPr="00123177">
              <w:rPr>
                <w:rFonts w:eastAsia="Arial"/>
                <w:color w:val="000000" w:themeColor="text1"/>
                <w:szCs w:val="20"/>
              </w:rPr>
              <w:t xml:space="preserve">Derived Requirement </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E46DAF" w14:textId="77777777" w:rsidR="00A55B53" w:rsidRPr="00123177" w:rsidRDefault="00A55B53" w:rsidP="00535342">
            <w:r w:rsidRPr="00123177">
              <w:rPr>
                <w:rFonts w:eastAsia="Arial"/>
              </w:rPr>
              <w:t>No Such derived requirement is applicable.</w:t>
            </w:r>
          </w:p>
        </w:tc>
      </w:tr>
      <w:tr w:rsidR="00A55B53" w:rsidRPr="00123177" w14:paraId="5EC28758"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0F1045E9" w14:textId="77777777" w:rsidR="00A55B53" w:rsidRPr="00123177" w:rsidRDefault="00A55B53" w:rsidP="00535342">
            <w:pPr>
              <w:rPr>
                <w:rFonts w:eastAsia="Arial"/>
                <w:color w:val="000000" w:themeColor="text1"/>
                <w:szCs w:val="20"/>
              </w:rPr>
            </w:pPr>
            <w:r w:rsidRPr="00123177">
              <w:t>Requirement Priority</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56B09E" w14:textId="77777777" w:rsidR="00A55B53" w:rsidRPr="00123177" w:rsidRDefault="00A55B53" w:rsidP="00535342">
            <w:pPr>
              <w:rPr>
                <w:rFonts w:eastAsia="Arial"/>
              </w:rPr>
            </w:pPr>
            <w:r w:rsidRPr="00123177">
              <w:rPr>
                <w:rFonts w:eastAsia="Arial"/>
              </w:rPr>
              <w:t>High</w:t>
            </w:r>
          </w:p>
        </w:tc>
      </w:tr>
      <w:tr w:rsidR="00A55B53" w:rsidRPr="00123177" w14:paraId="620C672A"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67CF352D" w14:textId="77777777" w:rsidR="00A55B53" w:rsidRPr="00123177" w:rsidRDefault="00A55B53" w:rsidP="00535342">
            <w:r w:rsidRPr="00123177">
              <w:rPr>
                <w:rFonts w:eastAsia="Arial"/>
                <w:color w:val="000000" w:themeColor="text1"/>
                <w:szCs w:val="20"/>
              </w:rPr>
              <w:t>Access Restrictions</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37E301"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6B9D2439"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10DEB33E"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DD92E1" w14:textId="60004C0F" w:rsidR="00A55B53" w:rsidRDefault="009831B3" w:rsidP="00535342">
            <w:pPr>
              <w:spacing w:line="259" w:lineRule="auto"/>
            </w:pPr>
            <w:r>
              <w:t xml:space="preserve">1. </w:t>
            </w:r>
            <w:r w:rsidR="00A55B53" w:rsidRPr="00123177">
              <w:t xml:space="preserve">Send NHVDCDCCommand as 0x01 ("enable") using the CAN </w:t>
            </w:r>
            <w:commentRangeStart w:id="167"/>
            <w:commentRangeStart w:id="168"/>
            <w:r w:rsidR="00A55B53" w:rsidRPr="00123177">
              <w:t>interface</w:t>
            </w:r>
            <w:commentRangeEnd w:id="167"/>
            <w:r w:rsidR="00A55B53" w:rsidRPr="00123177">
              <w:rPr>
                <w:rStyle w:val="CommentReference"/>
                <w:sz w:val="24"/>
                <w:szCs w:val="24"/>
              </w:rPr>
              <w:commentReference w:id="167"/>
            </w:r>
            <w:commentRangeEnd w:id="168"/>
            <w:r w:rsidR="00A55B53" w:rsidRPr="00123177">
              <w:rPr>
                <w:rStyle w:val="CommentReference"/>
                <w:sz w:val="24"/>
                <w:szCs w:val="24"/>
              </w:rPr>
              <w:commentReference w:id="168"/>
            </w:r>
            <w:r w:rsidR="00A55B53" w:rsidRPr="00123177">
              <w:t xml:space="preserve"> cyclically every 10ms</w:t>
            </w:r>
          </w:p>
          <w:p w14:paraId="35BF5D24" w14:textId="0B25553B" w:rsidR="00E56970" w:rsidRDefault="00E56970" w:rsidP="00535342">
            <w:pPr>
              <w:spacing w:line="259" w:lineRule="auto"/>
            </w:pPr>
            <w:r>
              <w:t>2. Provide invalid checksum or CRC from the received message</w:t>
            </w:r>
            <w:r w:rsidR="00391D22">
              <w:t xml:space="preserve"> ”EDSU_HVDCDC_Cmd”</w:t>
            </w:r>
          </w:p>
          <w:p w14:paraId="4358B1A0" w14:textId="1EDF8F18" w:rsidR="00E56970" w:rsidRDefault="00E56970" w:rsidP="00535342">
            <w:pPr>
              <w:spacing w:line="259" w:lineRule="auto"/>
            </w:pPr>
            <w:r>
              <w:t xml:space="preserve">3. </w:t>
            </w:r>
            <w:r>
              <w:rPr>
                <w:szCs w:val="20"/>
              </w:rPr>
              <w:t>E2E Check shall be done with in a calibratable time</w:t>
            </w:r>
          </w:p>
          <w:p w14:paraId="4A8F041A" w14:textId="72B3DEB8" w:rsidR="009831B3" w:rsidRPr="00123177" w:rsidRDefault="00E56970" w:rsidP="00535342">
            <w:pPr>
              <w:spacing w:line="259" w:lineRule="auto"/>
            </w:pPr>
            <w:r>
              <w:rPr>
                <w:szCs w:val="20"/>
              </w:rPr>
              <w:t>4</w:t>
            </w:r>
            <w:r w:rsidR="009831B3">
              <w:rPr>
                <w:szCs w:val="20"/>
              </w:rPr>
              <w:t>. Diagnostics shall be done in all state except Sleep state and Power down safe state.</w:t>
            </w:r>
          </w:p>
        </w:tc>
      </w:tr>
      <w:tr w:rsidR="00A55B53" w:rsidRPr="00123177" w14:paraId="5AEADD04"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06838331"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1ABBD9" w14:textId="77777777" w:rsidR="00E56970" w:rsidRPr="00E56970" w:rsidRDefault="00E56970" w:rsidP="00E56970">
            <w:pPr>
              <w:spacing w:line="259" w:lineRule="auto"/>
              <w:rPr>
                <w:rFonts w:eastAsia="Arial"/>
                <w:color w:val="000000" w:themeColor="text1"/>
                <w:szCs w:val="20"/>
              </w:rPr>
            </w:pPr>
            <w:r w:rsidRPr="00E56970">
              <w:rPr>
                <w:rFonts w:eastAsia="Arial"/>
                <w:color w:val="000000" w:themeColor="text1"/>
                <w:szCs w:val="20"/>
              </w:rPr>
              <w:t>Application shall provide CAN messages status as below,</w:t>
            </w:r>
          </w:p>
          <w:p w14:paraId="4FA54B93" w14:textId="77777777" w:rsidR="00E56970" w:rsidRPr="00E56970" w:rsidRDefault="00E56970" w:rsidP="00E56970">
            <w:pPr>
              <w:spacing w:line="259" w:lineRule="auto"/>
              <w:rPr>
                <w:rFonts w:eastAsia="Arial"/>
                <w:color w:val="000000" w:themeColor="text1"/>
                <w:szCs w:val="20"/>
              </w:rPr>
            </w:pPr>
            <w:r w:rsidRPr="00E56970">
              <w:rPr>
                <w:rFonts w:eastAsia="Arial"/>
                <w:color w:val="000000" w:themeColor="text1"/>
                <w:szCs w:val="20"/>
              </w:rPr>
              <w:t>1) NHVDCDCFault @ HVDCDC_Status1 is set to 0x0 ("No Fault")</w:t>
            </w:r>
          </w:p>
          <w:p w14:paraId="135114C8" w14:textId="77777777" w:rsidR="00E56970" w:rsidRPr="00E56970" w:rsidRDefault="00E56970" w:rsidP="00E56970">
            <w:pPr>
              <w:spacing w:line="259" w:lineRule="auto"/>
              <w:rPr>
                <w:rFonts w:eastAsia="Arial"/>
                <w:color w:val="000000" w:themeColor="text1"/>
                <w:szCs w:val="20"/>
              </w:rPr>
            </w:pPr>
            <w:r w:rsidRPr="00E56970">
              <w:rPr>
                <w:rFonts w:eastAsia="Arial"/>
                <w:color w:val="000000" w:themeColor="text1"/>
                <w:szCs w:val="20"/>
              </w:rPr>
              <w:t>NVHDCDCFaultID @  HVDCDC_Debug_PDU is equal to 0x0 ("No fault")</w:t>
            </w:r>
          </w:p>
          <w:p w14:paraId="2896EFFC" w14:textId="77777777" w:rsidR="00E56970" w:rsidRPr="00E56970" w:rsidRDefault="00E56970" w:rsidP="00E56970">
            <w:pPr>
              <w:spacing w:line="259" w:lineRule="auto"/>
              <w:rPr>
                <w:rFonts w:eastAsia="Arial"/>
                <w:color w:val="000000" w:themeColor="text1"/>
                <w:szCs w:val="20"/>
              </w:rPr>
            </w:pPr>
            <w:r w:rsidRPr="00E56970">
              <w:rPr>
                <w:rFonts w:eastAsia="Arial"/>
                <w:color w:val="000000" w:themeColor="text1"/>
                <w:szCs w:val="20"/>
              </w:rPr>
              <w:t xml:space="preserve"> </w:t>
            </w:r>
          </w:p>
          <w:p w14:paraId="41815A48" w14:textId="77777777" w:rsidR="00E56970" w:rsidRPr="00E56970" w:rsidRDefault="00E56970" w:rsidP="00E56970">
            <w:pPr>
              <w:spacing w:line="259" w:lineRule="auto"/>
              <w:rPr>
                <w:rFonts w:eastAsia="Arial"/>
                <w:color w:val="000000" w:themeColor="text1"/>
                <w:szCs w:val="20"/>
              </w:rPr>
            </w:pPr>
            <w:r w:rsidRPr="00E56970">
              <w:rPr>
                <w:rFonts w:eastAsia="Arial"/>
                <w:color w:val="000000" w:themeColor="text1"/>
                <w:szCs w:val="20"/>
              </w:rPr>
              <w:t>2) NHVDCDCFault @ HVDCDC_Status1 is set to 0x3 ("Level 2")</w:t>
            </w:r>
          </w:p>
          <w:p w14:paraId="0A27DBDD" w14:textId="582BB2B6" w:rsidR="00E56970" w:rsidRPr="00E56970" w:rsidRDefault="00E56970" w:rsidP="00E56970">
            <w:pPr>
              <w:spacing w:line="259" w:lineRule="auto"/>
              <w:rPr>
                <w:rFonts w:eastAsia="Arial"/>
                <w:color w:val="000000" w:themeColor="text1"/>
                <w:szCs w:val="20"/>
              </w:rPr>
            </w:pPr>
            <w:r w:rsidRPr="00E56970">
              <w:rPr>
                <w:rFonts w:eastAsia="Arial"/>
                <w:color w:val="000000" w:themeColor="text1"/>
                <w:szCs w:val="20"/>
              </w:rPr>
              <w:t xml:space="preserve">NVHDCDCFaultID @  HVDCDC_Debug_PDU </w:t>
            </w:r>
            <w:r w:rsidR="00241BE0" w:rsidRPr="00123177">
              <w:rPr>
                <w:szCs w:val="20"/>
              </w:rPr>
              <w:t>should provide Fault ID</w:t>
            </w:r>
            <w:r w:rsidR="00241BE0" w:rsidRPr="00123177">
              <w:rPr>
                <w:rFonts w:eastAsia="Arial"/>
                <w:szCs w:val="20"/>
              </w:rPr>
              <w:t xml:space="preserve"> </w:t>
            </w:r>
            <w:r w:rsidR="00391D22" w:rsidRPr="00E56970">
              <w:rPr>
                <w:rFonts w:eastAsia="Arial"/>
              </w:rPr>
              <w:t>36(0x24)</w:t>
            </w:r>
            <w:r w:rsidR="00391D22">
              <w:rPr>
                <w:rFonts w:eastAsia="Arial"/>
              </w:rPr>
              <w:t xml:space="preserve"> </w:t>
            </w:r>
            <w:r w:rsidR="00241BE0" w:rsidRPr="00123177">
              <w:rPr>
                <w:rFonts w:eastAsia="Arial"/>
                <w:szCs w:val="20"/>
              </w:rPr>
              <w:t xml:space="preserve">for </w:t>
            </w:r>
            <w:r w:rsidR="00A93679">
              <w:rPr>
                <w:rFonts w:eastAsia="Arial"/>
                <w:szCs w:val="20"/>
              </w:rPr>
              <w:t xml:space="preserve">E2E check failed </w:t>
            </w:r>
            <w:r w:rsidR="00391D22">
              <w:rPr>
                <w:rFonts w:eastAsia="Arial"/>
                <w:szCs w:val="20"/>
              </w:rPr>
              <w:t xml:space="preserve">within </w:t>
            </w:r>
            <w:r w:rsidR="00241BE0">
              <w:rPr>
                <w:rFonts w:eastAsia="Arial"/>
                <w:szCs w:val="20"/>
              </w:rPr>
              <w:t>calibratable time.</w:t>
            </w:r>
            <w:r w:rsidRPr="00E56970">
              <w:rPr>
                <w:rFonts w:eastAsia="Arial"/>
                <w:color w:val="000000" w:themeColor="text1"/>
                <w:szCs w:val="20"/>
              </w:rPr>
              <w:t xml:space="preserve"> </w:t>
            </w:r>
          </w:p>
          <w:p w14:paraId="5A932B24" w14:textId="362A59B8" w:rsidR="00A55B53" w:rsidRPr="00123177" w:rsidRDefault="00E56970" w:rsidP="00E56970">
            <w:pPr>
              <w:spacing w:line="259" w:lineRule="auto"/>
              <w:rPr>
                <w:rFonts w:eastAsia="Arial"/>
                <w:color w:val="000000" w:themeColor="text1"/>
                <w:szCs w:val="20"/>
              </w:rPr>
            </w:pPr>
            <w:r w:rsidRPr="00E56970">
              <w:rPr>
                <w:rFonts w:eastAsia="Arial"/>
                <w:color w:val="000000" w:themeColor="text1"/>
                <w:szCs w:val="20"/>
              </w:rPr>
              <w:t>3) The level 2 fault should be raised in All States except Sleep state and Power down Safe state</w:t>
            </w:r>
          </w:p>
        </w:tc>
      </w:tr>
      <w:tr w:rsidR="00A55B53" w:rsidRPr="00123177" w14:paraId="5F4066D5"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7F2DD397" w14:textId="77777777" w:rsidR="00A55B53" w:rsidRPr="00123177" w:rsidRDefault="00A55B53" w:rsidP="00535342">
            <w:r w:rsidRPr="00123177">
              <w:rPr>
                <w:rFonts w:eastAsia="Arial"/>
                <w:color w:val="000000" w:themeColor="text1"/>
                <w:szCs w:val="20"/>
              </w:rPr>
              <w:t>Process</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F2269C" w14:textId="77777777" w:rsidR="00E56970" w:rsidRPr="00E56970" w:rsidRDefault="00E56970" w:rsidP="00E56970">
            <w:pPr>
              <w:spacing w:line="259" w:lineRule="auto"/>
              <w:rPr>
                <w:rFonts w:eastAsia="Arial"/>
              </w:rPr>
            </w:pPr>
            <w:r w:rsidRPr="00E56970">
              <w:rPr>
                <w:rFonts w:eastAsia="Arial"/>
              </w:rPr>
              <w:t>1. Run the Diagnostics for every 10msec.</w:t>
            </w:r>
          </w:p>
          <w:p w14:paraId="3BBFFABA" w14:textId="3836AE9F" w:rsidR="00E56970" w:rsidRPr="00E56970" w:rsidRDefault="00E56970" w:rsidP="00E56970">
            <w:pPr>
              <w:spacing w:line="259" w:lineRule="auto"/>
              <w:rPr>
                <w:rFonts w:eastAsia="Arial"/>
              </w:rPr>
            </w:pPr>
            <w:r w:rsidRPr="00E56970">
              <w:rPr>
                <w:rFonts w:eastAsia="Arial"/>
              </w:rPr>
              <w:t xml:space="preserve">2. Increment the CAN timeout counter if </w:t>
            </w:r>
            <w:r>
              <w:rPr>
                <w:rFonts w:eastAsia="Arial"/>
              </w:rPr>
              <w:t>E2E check has failed</w:t>
            </w:r>
          </w:p>
          <w:p w14:paraId="4F02730F" w14:textId="77777777" w:rsidR="00E56970" w:rsidRPr="00E56970" w:rsidRDefault="00E56970" w:rsidP="00E56970">
            <w:pPr>
              <w:spacing w:line="259" w:lineRule="auto"/>
              <w:rPr>
                <w:rFonts w:eastAsia="Arial"/>
              </w:rPr>
            </w:pPr>
            <w:r w:rsidRPr="00E56970">
              <w:rPr>
                <w:rFonts w:eastAsia="Arial"/>
              </w:rPr>
              <w:t>3. Check for the CAN timeout counter overflow condition is match.</w:t>
            </w:r>
          </w:p>
          <w:p w14:paraId="1C1B52B3" w14:textId="2C04D6D9" w:rsidR="00A55B53" w:rsidRPr="00123177" w:rsidRDefault="00E56970" w:rsidP="00E56970">
            <w:pPr>
              <w:spacing w:line="259" w:lineRule="auto"/>
              <w:rPr>
                <w:rFonts w:eastAsia="Arial"/>
              </w:rPr>
            </w:pPr>
            <w:r w:rsidRPr="00E56970">
              <w:rPr>
                <w:rFonts w:eastAsia="Arial"/>
              </w:rPr>
              <w:t>4. If the condition is match raise the level 2 fault with Fault ID 36(0x24).</w:t>
            </w:r>
          </w:p>
        </w:tc>
      </w:tr>
      <w:tr w:rsidR="00A55B53" w:rsidRPr="00123177" w14:paraId="2E7BF28C"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44B5CFFF" w14:textId="77777777" w:rsidR="00A55B53" w:rsidRPr="00123177" w:rsidRDefault="00A55B53" w:rsidP="00535342">
            <w:r w:rsidRPr="00123177">
              <w:rPr>
                <w:rFonts w:eastAsia="Arial"/>
                <w:color w:val="000000" w:themeColor="text1"/>
                <w:szCs w:val="20"/>
              </w:rPr>
              <w:t>Mandatory Fields</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F94294" w14:textId="77777777" w:rsidR="00A55B53" w:rsidRPr="00123177" w:rsidRDefault="00A55B53" w:rsidP="00535342">
            <w:r w:rsidRPr="00123177">
              <w:t>No such mandatory fields is applicable.</w:t>
            </w:r>
          </w:p>
        </w:tc>
      </w:tr>
      <w:tr w:rsidR="00A55B53" w:rsidRPr="00123177" w14:paraId="1FB062E0"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6414A2F9" w14:textId="77777777" w:rsidR="00A55B53" w:rsidRPr="00123177" w:rsidRDefault="00A55B53" w:rsidP="00535342">
            <w:r w:rsidRPr="00123177">
              <w:rPr>
                <w:rFonts w:eastAsia="Arial"/>
                <w:color w:val="000000" w:themeColor="text1"/>
                <w:szCs w:val="20"/>
              </w:rPr>
              <w:t>Pre-Loaded Values</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BD1A8E" w14:textId="77777777" w:rsidR="00A55B53" w:rsidRPr="00123177" w:rsidRDefault="00A55B53" w:rsidP="00535342">
            <w:r w:rsidRPr="00123177">
              <w:t>HVDCDCStatus = 0, NHVDCDCStatusDebug =0, NHVDCDCFault = 0 (No Faults)</w:t>
            </w:r>
          </w:p>
        </w:tc>
      </w:tr>
      <w:tr w:rsidR="00A55B53" w:rsidRPr="00123177" w14:paraId="2D794156"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4CCDE212" w14:textId="77777777" w:rsidR="00A55B53" w:rsidRPr="00123177" w:rsidRDefault="00A55B53" w:rsidP="00535342">
            <w:r w:rsidRPr="00123177">
              <w:rPr>
                <w:rFonts w:eastAsia="Arial"/>
                <w:color w:val="000000" w:themeColor="text1"/>
                <w:szCs w:val="20"/>
              </w:rPr>
              <w:lastRenderedPageBreak/>
              <w:t>Default Values</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66BD4F" w14:textId="77777777" w:rsidR="00A55B53" w:rsidRPr="00123177" w:rsidRDefault="00A55B53" w:rsidP="00535342">
            <w:r w:rsidRPr="00123177">
              <w:rPr>
                <w:szCs w:val="20"/>
              </w:rPr>
              <w:t>Default values shall be applicable with respect to Pre-Loaded Values</w:t>
            </w:r>
          </w:p>
        </w:tc>
      </w:tr>
      <w:tr w:rsidR="00A55B53" w:rsidRPr="00123177" w14:paraId="22F499CE"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1FCC5E94" w14:textId="77777777" w:rsidR="00A55B53" w:rsidRPr="00123177" w:rsidRDefault="00A55B53" w:rsidP="00535342">
            <w:r w:rsidRPr="00123177">
              <w:rPr>
                <w:rFonts w:eastAsia="Arial"/>
                <w:color w:val="000000" w:themeColor="text1"/>
                <w:szCs w:val="20"/>
              </w:rPr>
              <w:t>Valid range of Values</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55218A" w14:textId="77777777" w:rsidR="00A55B53" w:rsidRPr="00123177" w:rsidRDefault="00A55B53" w:rsidP="00535342">
            <w:r w:rsidRPr="00123177">
              <w:rPr>
                <w:szCs w:val="20"/>
              </w:rPr>
              <w:t>Valid range value is not required.</w:t>
            </w:r>
          </w:p>
        </w:tc>
      </w:tr>
      <w:tr w:rsidR="00A55B53" w:rsidRPr="00123177" w14:paraId="5536DEB9"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1CBD3241" w14:textId="77777777" w:rsidR="00A55B53" w:rsidRPr="00123177" w:rsidRDefault="00A55B53" w:rsidP="00535342">
            <w:r w:rsidRPr="00123177">
              <w:rPr>
                <w:rFonts w:eastAsia="Arial"/>
                <w:color w:val="000000" w:themeColor="text1"/>
                <w:szCs w:val="20"/>
              </w:rPr>
              <w:t xml:space="preserve">Data Latency Period </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3DA6DB" w14:textId="77777777" w:rsidR="00A55B53" w:rsidRPr="00123177" w:rsidRDefault="00A55B53" w:rsidP="00535342">
            <w:r w:rsidRPr="00123177">
              <w:rPr>
                <w:szCs w:val="20"/>
              </w:rPr>
              <w:t>Data latency period is not applicable</w:t>
            </w:r>
          </w:p>
        </w:tc>
      </w:tr>
      <w:tr w:rsidR="00A55B53" w:rsidRPr="00123177" w14:paraId="340A4269"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350B3DC4" w14:textId="77777777" w:rsidR="00A55B53" w:rsidRPr="00123177" w:rsidRDefault="00A55B53" w:rsidP="00535342">
            <w:r w:rsidRPr="00123177">
              <w:rPr>
                <w:rFonts w:eastAsia="Arial"/>
                <w:color w:val="000000" w:themeColor="text1"/>
                <w:szCs w:val="20"/>
              </w:rPr>
              <w:t xml:space="preserve">Data Retention Period  </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4D6AE3" w14:textId="77777777" w:rsidR="00A55B53" w:rsidRPr="00123177" w:rsidRDefault="00A55B53" w:rsidP="00535342">
            <w:r w:rsidRPr="00123177">
              <w:rPr>
                <w:szCs w:val="20"/>
              </w:rPr>
              <w:t>Data Retention period is not applicable.</w:t>
            </w:r>
          </w:p>
        </w:tc>
      </w:tr>
      <w:tr w:rsidR="00A55B53" w:rsidRPr="00123177" w14:paraId="59F70C38"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08A2759D" w14:textId="77777777" w:rsidR="00A55B53" w:rsidRPr="00123177" w:rsidRDefault="00A55B53" w:rsidP="00535342">
            <w:r w:rsidRPr="00123177">
              <w:rPr>
                <w:rFonts w:eastAsia="Arial"/>
                <w:color w:val="000000" w:themeColor="text1"/>
                <w:szCs w:val="20"/>
              </w:rPr>
              <w:t>Data Rate/ &lt;Daily&gt; Number of transaction</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86B5BD" w14:textId="77777777" w:rsidR="00A55B53" w:rsidRPr="00123177" w:rsidRDefault="00A55B53" w:rsidP="00535342">
            <w:r w:rsidRPr="00123177">
              <w:rPr>
                <w:szCs w:val="20"/>
              </w:rPr>
              <w:t>Data rate is not applicable.</w:t>
            </w:r>
          </w:p>
        </w:tc>
      </w:tr>
      <w:tr w:rsidR="00A55B53" w:rsidRPr="00123177" w14:paraId="0A445250"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759CA425" w14:textId="77777777" w:rsidR="00A55B53" w:rsidRPr="00123177" w:rsidRDefault="00A55B53" w:rsidP="00535342">
            <w:r w:rsidRPr="00123177">
              <w:rPr>
                <w:rFonts w:eastAsia="Arial"/>
                <w:color w:val="000000" w:themeColor="text1"/>
                <w:szCs w:val="20"/>
              </w:rPr>
              <w:t>External Events</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521D8C"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1BF0495A"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7A16815A" w14:textId="77777777" w:rsidR="00A55B53" w:rsidRPr="00123177" w:rsidRDefault="00A55B53" w:rsidP="00535342">
            <w:r w:rsidRPr="00123177">
              <w:rPr>
                <w:rFonts w:eastAsia="Arial"/>
                <w:color w:val="000000" w:themeColor="text1"/>
                <w:szCs w:val="20"/>
              </w:rPr>
              <w:t>Temporal Events</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6D6609" w14:textId="77777777" w:rsidR="00A55B53" w:rsidRPr="00123177" w:rsidRDefault="00A55B53" w:rsidP="00535342">
            <w:r w:rsidRPr="00123177">
              <w:rPr>
                <w:szCs w:val="20"/>
              </w:rPr>
              <w:t>Temporal event is not applicable.</w:t>
            </w:r>
          </w:p>
        </w:tc>
      </w:tr>
      <w:tr w:rsidR="00A55B53" w:rsidRPr="00123177" w14:paraId="444B2504"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6C3AD29E" w14:textId="77777777" w:rsidR="00A55B53" w:rsidRPr="00123177" w:rsidRDefault="00A55B53" w:rsidP="00535342">
            <w:r w:rsidRPr="00123177">
              <w:rPr>
                <w:rFonts w:eastAsia="Arial"/>
                <w:color w:val="000000" w:themeColor="text1"/>
                <w:szCs w:val="20"/>
              </w:rPr>
              <w:t xml:space="preserve">Validation Rules/ </w:t>
            </w:r>
          </w:p>
          <w:p w14:paraId="27AED7D5"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034599" w14:textId="77777777" w:rsidR="00EC6FE4" w:rsidRPr="00EC6FE4" w:rsidRDefault="00EC6FE4" w:rsidP="00EC6FE4">
            <w:pPr>
              <w:pStyle w:val="TableText"/>
              <w:snapToGrid w:val="0"/>
              <w:rPr>
                <w:rFonts w:eastAsia="Arial"/>
                <w:color w:val="000000" w:themeColor="text1"/>
              </w:rPr>
            </w:pPr>
            <w:r w:rsidRPr="00EC6FE4">
              <w:rPr>
                <w:rFonts w:eastAsia="Arial"/>
                <w:color w:val="000000" w:themeColor="text1"/>
              </w:rPr>
              <w:t>Verify the CAN messages and CAN signal mentioned in input and out section on CANalyzer Tool</w:t>
            </w:r>
          </w:p>
          <w:p w14:paraId="7D91D485" w14:textId="77777777" w:rsidR="00EC6FE4" w:rsidRPr="00EC6FE4" w:rsidRDefault="00EC6FE4" w:rsidP="00EC6FE4">
            <w:pPr>
              <w:pStyle w:val="TableText"/>
              <w:snapToGrid w:val="0"/>
              <w:rPr>
                <w:rFonts w:eastAsia="Arial"/>
                <w:color w:val="000000" w:themeColor="text1"/>
              </w:rPr>
            </w:pPr>
            <w:r w:rsidRPr="00EC6FE4">
              <w:rPr>
                <w:rFonts w:eastAsia="Arial"/>
                <w:color w:val="000000" w:themeColor="text1"/>
              </w:rPr>
              <w:t>NHVDCDCFault @ HVDCDC_Status1 is set to 0x0 ("No Fault")</w:t>
            </w:r>
          </w:p>
          <w:p w14:paraId="5E92FFA1" w14:textId="77777777" w:rsidR="00EC6FE4" w:rsidRPr="00EC6FE4" w:rsidRDefault="00EC6FE4" w:rsidP="00EC6FE4">
            <w:pPr>
              <w:pStyle w:val="TableText"/>
              <w:snapToGrid w:val="0"/>
              <w:rPr>
                <w:rFonts w:eastAsia="Arial"/>
                <w:color w:val="000000" w:themeColor="text1"/>
              </w:rPr>
            </w:pPr>
            <w:r w:rsidRPr="00EC6FE4">
              <w:rPr>
                <w:rFonts w:eastAsia="Arial"/>
                <w:color w:val="000000" w:themeColor="text1"/>
              </w:rPr>
              <w:t>NVHDCDCFaultID @  HVDCDC_Debug_PDU is equal to 0x0 ("No fault")</w:t>
            </w:r>
          </w:p>
          <w:p w14:paraId="4865B382" w14:textId="77777777" w:rsidR="00EC6FE4" w:rsidRPr="00EC6FE4" w:rsidRDefault="00EC6FE4" w:rsidP="00EC6FE4">
            <w:pPr>
              <w:pStyle w:val="TableText"/>
              <w:snapToGrid w:val="0"/>
              <w:rPr>
                <w:rFonts w:eastAsia="Arial"/>
                <w:color w:val="000000" w:themeColor="text1"/>
              </w:rPr>
            </w:pPr>
            <w:r w:rsidRPr="00EC6FE4">
              <w:rPr>
                <w:rFonts w:eastAsia="Arial"/>
                <w:color w:val="000000" w:themeColor="text1"/>
              </w:rPr>
              <w:t>NHVDCDCFault @ HVDCDC_Status1 is set to 0x3 ("Level 2")</w:t>
            </w:r>
          </w:p>
          <w:p w14:paraId="799AD786" w14:textId="00A44AE9" w:rsidR="00A55B53" w:rsidRPr="00123177" w:rsidRDefault="00EC6FE4" w:rsidP="00EC6FE4">
            <w:pPr>
              <w:pStyle w:val="TableText"/>
              <w:snapToGrid w:val="0"/>
            </w:pPr>
            <w:r w:rsidRPr="00EC6FE4">
              <w:rPr>
                <w:rFonts w:eastAsia="Arial"/>
                <w:color w:val="000000" w:themeColor="text1"/>
              </w:rPr>
              <w:t>NVHDCDCFaultID @  HVDCDC_Debug_PDU is equal to 36(0x24)</w:t>
            </w:r>
          </w:p>
        </w:tc>
      </w:tr>
      <w:tr w:rsidR="00A55B53" w:rsidRPr="00123177" w14:paraId="76A72164"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11D7F5AE" w14:textId="77777777" w:rsidR="00A55B53" w:rsidRPr="00123177" w:rsidRDefault="00A55B53" w:rsidP="00535342">
            <w:r w:rsidRPr="00123177">
              <w:rPr>
                <w:rFonts w:eastAsia="Arial"/>
                <w:color w:val="000000" w:themeColor="text1"/>
                <w:szCs w:val="20"/>
              </w:rPr>
              <w:t>Constraints</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F8C4EB" w14:textId="77777777" w:rsidR="00A55B53" w:rsidRPr="00123177" w:rsidRDefault="00A55B53" w:rsidP="00535342">
            <w:r w:rsidRPr="00123177">
              <w:rPr>
                <w:szCs w:val="20"/>
              </w:rPr>
              <w:t>Constraints is not applicable.</w:t>
            </w:r>
          </w:p>
        </w:tc>
      </w:tr>
      <w:tr w:rsidR="00A55B53" w:rsidRPr="00123177" w14:paraId="408804BC"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04B8F81C" w14:textId="77777777" w:rsidR="00A55B53" w:rsidRPr="00123177" w:rsidRDefault="00A55B53" w:rsidP="00535342">
            <w:r w:rsidRPr="00123177">
              <w:rPr>
                <w:rFonts w:eastAsia="Arial"/>
                <w:color w:val="000000" w:themeColor="text1"/>
                <w:szCs w:val="20"/>
              </w:rPr>
              <w:t>Effects on other systems/sub system</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130A89" w14:textId="77777777" w:rsidR="00A55B53" w:rsidRPr="00123177" w:rsidRDefault="00A55B53" w:rsidP="00535342">
            <w:r w:rsidRPr="00123177">
              <w:rPr>
                <w:szCs w:val="20"/>
              </w:rPr>
              <w:t>No effects on other system</w:t>
            </w:r>
          </w:p>
        </w:tc>
      </w:tr>
      <w:tr w:rsidR="00A55B53" w:rsidRPr="00123177" w14:paraId="624D64CC"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3D2A6768" w14:textId="77777777" w:rsidR="00A55B53" w:rsidRPr="00123177" w:rsidRDefault="00A55B53" w:rsidP="00535342">
            <w:r w:rsidRPr="00123177">
              <w:rPr>
                <w:rFonts w:eastAsia="Arial"/>
                <w:color w:val="000000" w:themeColor="text1"/>
                <w:szCs w:val="20"/>
              </w:rPr>
              <w:t>Testability with respect to test environment</w:t>
            </w:r>
          </w:p>
          <w:p w14:paraId="1ECDC2B8" w14:textId="77777777" w:rsidR="00A55B53" w:rsidRPr="00123177" w:rsidRDefault="00A55B53" w:rsidP="00535342">
            <w:r w:rsidRPr="00123177">
              <w:rPr>
                <w:rFonts w:eastAsia="Arial"/>
                <w:color w:val="000000" w:themeColor="text1"/>
                <w:szCs w:val="20"/>
              </w:rPr>
              <w:t>(Yes/No)</w:t>
            </w:r>
          </w:p>
          <w:p w14:paraId="56B3E0B0"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BFA397" w14:textId="77777777" w:rsidR="00A55B53" w:rsidRPr="00123177" w:rsidRDefault="00A55B53" w:rsidP="00535342">
            <w:pPr>
              <w:pStyle w:val="TableText"/>
              <w:snapToGrid w:val="0"/>
            </w:pPr>
            <w:r w:rsidRPr="00123177">
              <w:t>YES</w:t>
            </w:r>
          </w:p>
          <w:p w14:paraId="4BF3C806" w14:textId="77777777" w:rsidR="00A55B53" w:rsidRPr="00123177" w:rsidRDefault="00A55B53" w:rsidP="00535342"/>
        </w:tc>
      </w:tr>
      <w:tr w:rsidR="00A55B53" w:rsidRPr="00123177" w14:paraId="0402FA19"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4E20BF0C" w14:textId="77777777" w:rsidR="00A55B53" w:rsidRPr="00123177" w:rsidRDefault="00A55B53" w:rsidP="00535342">
            <w:r w:rsidRPr="00123177">
              <w:rPr>
                <w:rFonts w:eastAsia="Arial"/>
                <w:color w:val="000000" w:themeColor="text1"/>
                <w:szCs w:val="20"/>
              </w:rPr>
              <w:t>Feasible within project constraints</w:t>
            </w:r>
          </w:p>
          <w:p w14:paraId="594E2080" w14:textId="77777777" w:rsidR="00A55B53" w:rsidRPr="00123177" w:rsidRDefault="00A55B53" w:rsidP="00535342">
            <w:r w:rsidRPr="00123177">
              <w:rPr>
                <w:rFonts w:eastAsia="Arial"/>
                <w:color w:val="000000" w:themeColor="text1"/>
                <w:szCs w:val="20"/>
              </w:rPr>
              <w:t>(Yes/No)</w:t>
            </w:r>
          </w:p>
          <w:p w14:paraId="2541B2FB" w14:textId="77777777" w:rsidR="00A55B53" w:rsidRPr="00123177" w:rsidRDefault="00A55B53" w:rsidP="00535342">
            <w:r w:rsidRPr="00123177">
              <w:rPr>
                <w:rFonts w:eastAsia="Arial"/>
                <w:i/>
                <w:iCs/>
                <w:color w:val="000000" w:themeColor="text1"/>
                <w:szCs w:val="20"/>
              </w:rPr>
              <w:lastRenderedPageBreak/>
              <w:t>Note: Add the impact of requirement on operating environment defined in section 4.2</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7C10E9" w14:textId="77777777" w:rsidR="00A55B53" w:rsidRPr="00123177" w:rsidRDefault="00A55B53" w:rsidP="00535342">
            <w:pPr>
              <w:pStyle w:val="TableText"/>
              <w:snapToGrid w:val="0"/>
            </w:pPr>
            <w:r w:rsidRPr="00123177">
              <w:lastRenderedPageBreak/>
              <w:t>YES</w:t>
            </w:r>
          </w:p>
          <w:p w14:paraId="06A1B0A9" w14:textId="77777777" w:rsidR="00A55B53" w:rsidRPr="00123177" w:rsidRDefault="00A55B53" w:rsidP="00535342"/>
        </w:tc>
      </w:tr>
      <w:tr w:rsidR="00A55B53" w:rsidRPr="00123177" w14:paraId="56DD4EA5"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01413520" w14:textId="77777777" w:rsidR="00A55B53" w:rsidRPr="00123177" w:rsidRDefault="00A55B53" w:rsidP="00535342">
            <w:r w:rsidRPr="00123177">
              <w:rPr>
                <w:rFonts w:eastAsia="Arial"/>
                <w:color w:val="000000" w:themeColor="text1"/>
                <w:szCs w:val="20"/>
              </w:rPr>
              <w:t>Critical</w:t>
            </w:r>
          </w:p>
          <w:p w14:paraId="3D9FCE43" w14:textId="77777777" w:rsidR="00A55B53" w:rsidRPr="00123177" w:rsidRDefault="00A55B53" w:rsidP="00535342">
            <w:r w:rsidRPr="00123177">
              <w:rPr>
                <w:rFonts w:eastAsia="Arial"/>
                <w:color w:val="000000" w:themeColor="text1"/>
                <w:szCs w:val="20"/>
              </w:rPr>
              <w:t>(Yes/No)</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B8BEAD" w14:textId="77777777" w:rsidR="00A55B53" w:rsidRPr="00123177" w:rsidRDefault="00A55B53" w:rsidP="00535342">
            <w:pPr>
              <w:pStyle w:val="TableText"/>
              <w:snapToGrid w:val="0"/>
            </w:pPr>
            <w:r w:rsidRPr="00123177">
              <w:t>YES</w:t>
            </w:r>
          </w:p>
          <w:p w14:paraId="6877CC16" w14:textId="77777777" w:rsidR="00A55B53" w:rsidRPr="00123177" w:rsidRDefault="00A55B53" w:rsidP="00535342"/>
        </w:tc>
      </w:tr>
      <w:tr w:rsidR="00A55B53" w:rsidRPr="00123177" w14:paraId="56767F6F" w14:textId="77777777" w:rsidTr="00535342">
        <w:trPr>
          <w:trHeight w:val="300"/>
        </w:trPr>
        <w:tc>
          <w:tcPr>
            <w:tcW w:w="1476" w:type="dxa"/>
            <w:tcBorders>
              <w:top w:val="single" w:sz="8" w:space="0" w:color="000000" w:themeColor="text1"/>
              <w:left w:val="single" w:sz="8" w:space="0" w:color="000000" w:themeColor="text1"/>
              <w:bottom w:val="single" w:sz="8" w:space="0" w:color="000000" w:themeColor="text1"/>
              <w:right w:val="nil"/>
            </w:tcBorders>
          </w:tcPr>
          <w:p w14:paraId="031EE3F1" w14:textId="77777777" w:rsidR="00A55B53" w:rsidRPr="00123177" w:rsidRDefault="00A55B53" w:rsidP="00535342">
            <w:pPr>
              <w:rPr>
                <w:rFonts w:eastAsia="Arial"/>
                <w:color w:val="000000" w:themeColor="text1"/>
                <w:szCs w:val="20"/>
              </w:rPr>
            </w:pPr>
            <w:r w:rsidRPr="00123177">
              <w:t>Acceptance Criteria</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1B396A" w14:textId="77777777" w:rsidR="00A55B53" w:rsidRPr="00123177" w:rsidRDefault="00A55B53" w:rsidP="00535342">
            <w:pPr>
              <w:pStyle w:val="TableText"/>
              <w:snapToGrid w:val="0"/>
            </w:pPr>
            <w:r w:rsidRPr="00123177">
              <w:t>Acceptance Criteria for this requirement should be as per SECTION-6 ACCEPTANCE CRITERIA</w:t>
            </w:r>
          </w:p>
        </w:tc>
      </w:tr>
      <w:bookmarkEnd w:id="165"/>
    </w:tbl>
    <w:p w14:paraId="78117C7E" w14:textId="77777777" w:rsidR="00A55B53" w:rsidRPr="00123177" w:rsidRDefault="00A55B53" w:rsidP="00A55B53">
      <w:pPr>
        <w:rPr>
          <w:rFonts w:eastAsia="Arial"/>
        </w:rPr>
      </w:pPr>
    </w:p>
    <w:p w14:paraId="51E1DCE4" w14:textId="77777777" w:rsidR="00A55B53" w:rsidRPr="00123177" w:rsidRDefault="00A55B53" w:rsidP="00A55B53">
      <w:pPr>
        <w:pStyle w:val="Heading5"/>
        <w:rPr>
          <w:rFonts w:eastAsia="Arial"/>
        </w:rPr>
      </w:pPr>
      <w:r w:rsidRPr="00123177">
        <w:rPr>
          <w:rFonts w:eastAsia="Arial"/>
          <w:sz w:val="20"/>
          <w:szCs w:val="20"/>
        </w:rPr>
        <w:t xml:space="preserve">Requirement against </w:t>
      </w:r>
      <w:r w:rsidRPr="00123177">
        <w:rPr>
          <w:rFonts w:eastAsia="Arial"/>
          <w:color w:val="000000" w:themeColor="text1"/>
          <w:sz w:val="20"/>
          <w:szCs w:val="20"/>
        </w:rPr>
        <w:t>vehicle CAN in Bus Off State</w:t>
      </w:r>
    </w:p>
    <w:tbl>
      <w:tblPr>
        <w:tblW w:w="9518" w:type="dxa"/>
        <w:tblInd w:w="108" w:type="dxa"/>
        <w:tblLayout w:type="fixed"/>
        <w:tblLook w:val="0000" w:firstRow="0" w:lastRow="0" w:firstColumn="0" w:lastColumn="0" w:noHBand="0" w:noVBand="0"/>
      </w:tblPr>
      <w:tblGrid>
        <w:gridCol w:w="1920"/>
        <w:gridCol w:w="7598"/>
      </w:tblGrid>
      <w:tr w:rsidR="00A55B53" w:rsidRPr="00123177" w14:paraId="4CDF2D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0E3FF0D"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5BC88F7" w14:textId="77777777" w:rsidR="00A55B53" w:rsidRPr="00123177" w:rsidRDefault="00A55B53" w:rsidP="00535342">
            <w:pPr>
              <w:pStyle w:val="TableColumnTitle"/>
              <w:snapToGrid w:val="0"/>
            </w:pPr>
            <w:r w:rsidRPr="00123177">
              <w:t>Description</w:t>
            </w:r>
          </w:p>
        </w:tc>
      </w:tr>
      <w:tr w:rsidR="00A55B53" w:rsidRPr="00123177" w14:paraId="410B855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8D3ADDF"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C21E26" w14:textId="77777777" w:rsidR="00A55B53" w:rsidRPr="00123177" w:rsidRDefault="00A55B53" w:rsidP="00535342">
            <w:pPr>
              <w:snapToGrid w:val="0"/>
            </w:pPr>
            <w:r w:rsidRPr="00123177">
              <w:rPr>
                <w:rFonts w:eastAsia="Arial"/>
                <w:color w:val="000000" w:themeColor="text1"/>
                <w:szCs w:val="20"/>
              </w:rPr>
              <w:t>SWRS_Diag_04</w:t>
            </w:r>
          </w:p>
        </w:tc>
      </w:tr>
      <w:tr w:rsidR="00A55B53" w:rsidRPr="00123177" w14:paraId="5694C12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2079699"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2961A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SDS-HVDCDC-271</w:t>
            </w:r>
          </w:p>
        </w:tc>
      </w:tr>
      <w:tr w:rsidR="00A55B53" w:rsidRPr="00123177" w14:paraId="4B5199F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3C2BB74"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9E1328" w14:textId="77777777" w:rsidR="00A55B53" w:rsidRPr="00123177" w:rsidRDefault="00A55B53" w:rsidP="00535342">
            <w:pPr>
              <w:pStyle w:val="TableText"/>
              <w:snapToGrid w:val="0"/>
            </w:pPr>
            <w:r w:rsidRPr="00123177">
              <w:t>B-Sample/PF2.0</w:t>
            </w:r>
          </w:p>
        </w:tc>
      </w:tr>
      <w:tr w:rsidR="00A55B53" w:rsidRPr="00123177" w14:paraId="6F8CA77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48D11B9"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ED957E"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if the vehicle CAN is in Bus Off State.</w:t>
            </w:r>
          </w:p>
        </w:tc>
      </w:tr>
      <w:tr w:rsidR="00A55B53" w:rsidRPr="00123177" w14:paraId="22C78B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024068"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6D7FAB"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0E4038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3430B1"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3CD83B"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351393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CF3955"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D74234"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5C9CFD3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1F503A"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270F7" w14:textId="77777777" w:rsidR="00A55B53" w:rsidRDefault="003A66CB" w:rsidP="00535342">
            <w:pPr>
              <w:pStyle w:val="TableText"/>
              <w:snapToGrid w:val="0"/>
              <w:rPr>
                <w:rFonts w:eastAsia="Arial"/>
                <w:color w:val="000000" w:themeColor="text1"/>
              </w:rPr>
            </w:pPr>
            <w:r>
              <w:rPr>
                <w:rFonts w:eastAsia="Arial"/>
                <w:color w:val="000000" w:themeColor="text1"/>
              </w:rPr>
              <w:t>1</w:t>
            </w:r>
            <w:r w:rsidR="00A55B53" w:rsidRPr="00123177">
              <w:rPr>
                <w:rFonts w:eastAsia="Arial"/>
                <w:color w:val="000000" w:themeColor="text1"/>
              </w:rPr>
              <w:t xml:space="preserve">. Remove </w:t>
            </w:r>
            <w:r>
              <w:rPr>
                <w:rFonts w:eastAsia="Arial"/>
                <w:color w:val="000000" w:themeColor="text1"/>
              </w:rPr>
              <w:t xml:space="preserve">Vehicle </w:t>
            </w:r>
            <w:r w:rsidR="00A55B53" w:rsidRPr="00123177">
              <w:rPr>
                <w:rFonts w:eastAsia="Arial"/>
                <w:color w:val="000000" w:themeColor="text1"/>
              </w:rPr>
              <w:t xml:space="preserve">CAN </w:t>
            </w:r>
            <w:r>
              <w:rPr>
                <w:rFonts w:eastAsia="Arial"/>
                <w:color w:val="000000" w:themeColor="text1"/>
              </w:rPr>
              <w:t>connection on the CAN BUS</w:t>
            </w:r>
            <w:r w:rsidR="00A55B53" w:rsidRPr="00123177">
              <w:rPr>
                <w:rFonts w:eastAsia="Arial"/>
                <w:color w:val="000000" w:themeColor="text1"/>
              </w:rPr>
              <w:t>.</w:t>
            </w:r>
          </w:p>
          <w:p w14:paraId="017A9A69" w14:textId="77777777" w:rsidR="003A66CB" w:rsidRDefault="003A66CB" w:rsidP="00535342">
            <w:pPr>
              <w:pStyle w:val="TableText"/>
              <w:snapToGrid w:val="0"/>
              <w:rPr>
                <w:rStyle w:val="ui-provider"/>
              </w:rPr>
            </w:pPr>
            <w:r>
              <w:rPr>
                <w:rFonts w:eastAsia="Arial"/>
                <w:color w:val="000000" w:themeColor="text1"/>
              </w:rPr>
              <w:t xml:space="preserve">2. </w:t>
            </w:r>
            <w:r>
              <w:rPr>
                <w:rStyle w:val="ui-provider"/>
              </w:rPr>
              <w:t>Diagnostics shall be done in all state except Sleep state and Power down safe state.</w:t>
            </w:r>
          </w:p>
          <w:p w14:paraId="70C5500D" w14:textId="2A1CBDBC" w:rsidR="003A66CB" w:rsidRPr="00123177" w:rsidRDefault="003A66CB" w:rsidP="00535342">
            <w:pPr>
              <w:pStyle w:val="TableText"/>
              <w:snapToGrid w:val="0"/>
              <w:rPr>
                <w:rFonts w:eastAsia="Arial"/>
                <w:color w:val="000000" w:themeColor="text1"/>
              </w:rPr>
            </w:pPr>
            <w:r>
              <w:rPr>
                <w:rStyle w:val="ui-provider"/>
              </w:rPr>
              <w:t xml:space="preserve">3. </w:t>
            </w:r>
            <w:r>
              <w:rPr>
                <w:szCs w:val="20"/>
              </w:rPr>
              <w:t>Diagnostics shall be done within the HVDCDC_CAL time.</w:t>
            </w:r>
          </w:p>
        </w:tc>
      </w:tr>
      <w:tr w:rsidR="00A55B53" w:rsidRPr="00123177" w14:paraId="005D6D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AB99AD"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8BA4C3" w14:textId="77777777" w:rsidR="003A66CB" w:rsidRDefault="003A66CB" w:rsidP="003A66CB">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A. Initial status when no fault present</w:t>
            </w:r>
          </w:p>
          <w:p w14:paraId="7C3C83FC" w14:textId="77777777" w:rsidR="003A66CB" w:rsidRDefault="003A66CB" w:rsidP="003A66CB">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 NHVDCDCFault @ HVDCDC_Status1 is set to 0x0 ("No Fault") </w:t>
            </w:r>
          </w:p>
          <w:p w14:paraId="38A04EC3" w14:textId="77777777" w:rsidR="003A66CB" w:rsidRDefault="003A66CB" w:rsidP="003A66CB">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NVHDCDCFaultID @  HVDCDC_Debug_PDU is equal to 0x0 ("No fault")</w:t>
            </w:r>
          </w:p>
          <w:p w14:paraId="78FA5E30" w14:textId="77777777" w:rsidR="003A66CB" w:rsidRDefault="003A66CB" w:rsidP="003A66C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FC3EFD" w14:textId="77777777" w:rsidR="003A66CB" w:rsidRDefault="003A66CB" w:rsidP="003A66CB">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B. Status when fault detected</w:t>
            </w:r>
          </w:p>
          <w:p w14:paraId="0B334224" w14:textId="6BDD27DE" w:rsidR="00A55B53" w:rsidRPr="00123177" w:rsidRDefault="00A55B53" w:rsidP="00535342">
            <w:pPr>
              <w:pStyle w:val="TableText"/>
              <w:snapToGrid w:val="0"/>
            </w:pPr>
            <w:r w:rsidRPr="00123177">
              <w:t>NHVDCDCFault @ HVDCDC_Status1 shall equal to 0x3 (“level 2 fault")</w:t>
            </w:r>
          </w:p>
          <w:p w14:paraId="5945F5D6" w14:textId="77777777" w:rsidR="00A55B53" w:rsidRDefault="00A55B53" w:rsidP="00535342">
            <w:pPr>
              <w:pStyle w:val="TableText"/>
              <w:snapToGrid w:val="0"/>
            </w:pPr>
            <w:r w:rsidRPr="00123177">
              <w:t>NHVDCDCFaultID @ HVDCDC_Debug_PDU shall equal to 81 and this fault shall raise after 50ms.</w:t>
            </w:r>
          </w:p>
          <w:p w14:paraId="2FFC4C98" w14:textId="77777777" w:rsidR="003A66CB" w:rsidRDefault="003A66CB" w:rsidP="00535342">
            <w:pPr>
              <w:pStyle w:val="TableText"/>
              <w:snapToGrid w:val="0"/>
            </w:pPr>
          </w:p>
          <w:p w14:paraId="487D0CB6" w14:textId="1EF97E3D" w:rsidR="003A66CB" w:rsidRPr="00123177" w:rsidRDefault="003A66CB" w:rsidP="00535342">
            <w:pPr>
              <w:pStyle w:val="TableText"/>
              <w:snapToGrid w:val="0"/>
            </w:pPr>
            <w:r>
              <w:rPr>
                <w:szCs w:val="20"/>
              </w:rPr>
              <w:t>C. The level 2 fault should be raised in All States except Sleep state and Power down Safe state</w:t>
            </w:r>
          </w:p>
        </w:tc>
      </w:tr>
      <w:tr w:rsidR="00A55B53" w:rsidRPr="00123177" w14:paraId="04A6063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38B0E6" w14:textId="77777777" w:rsidR="00A55B53" w:rsidRPr="00123177" w:rsidRDefault="00A55B53" w:rsidP="00535342">
            <w:pPr>
              <w:pStyle w:val="TableText"/>
              <w:snapToGrid w:val="0"/>
            </w:pPr>
            <w:r w:rsidRPr="00123177">
              <w:lastRenderedPageBreak/>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E8E255" w14:textId="77777777" w:rsidR="003A66CB" w:rsidRDefault="003A66CB" w:rsidP="003A66CB">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1. Run the Diagnostics for every 10msec.</w:t>
            </w:r>
          </w:p>
          <w:p w14:paraId="183F8B7B" w14:textId="1ADB48BF" w:rsidR="003A66CB" w:rsidRDefault="003A66CB" w:rsidP="003A66CB">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2. Increment the CAN timeout counter if CAN communication </w:t>
            </w:r>
            <w:r w:rsidR="005D054D">
              <w:rPr>
                <w:rFonts w:ascii="Arial" w:hAnsi="Arial" w:cs="Arial"/>
                <w:color w:val="000000"/>
                <w:sz w:val="20"/>
                <w:szCs w:val="20"/>
              </w:rPr>
              <w:t>does not present</w:t>
            </w:r>
            <w:r>
              <w:rPr>
                <w:rFonts w:ascii="Arial" w:hAnsi="Arial" w:cs="Arial"/>
                <w:color w:val="000000"/>
                <w:sz w:val="20"/>
                <w:szCs w:val="20"/>
              </w:rPr>
              <w:t xml:space="preserve"> on vehicle CAN</w:t>
            </w:r>
          </w:p>
          <w:p w14:paraId="58D6B4CA" w14:textId="77777777" w:rsidR="003A66CB" w:rsidRDefault="003A66CB" w:rsidP="003A66CB">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3. Check for the CAN timeout counter overflow condition is match.</w:t>
            </w:r>
          </w:p>
          <w:p w14:paraId="68E7188F" w14:textId="262CC046" w:rsidR="00A55B53" w:rsidRPr="003A66CB" w:rsidRDefault="003A66CB" w:rsidP="003A66CB">
            <w:pPr>
              <w:pStyle w:val="NormalWeb"/>
              <w:spacing w:before="60" w:beforeAutospacing="0" w:after="60" w:afterAutospacing="0"/>
              <w:rPr>
                <w:rStyle w:val="normaltextrun"/>
                <w:rFonts w:ascii="Arial" w:hAnsi="Arial" w:cs="Arial"/>
                <w:color w:val="000000"/>
                <w:sz w:val="20"/>
                <w:szCs w:val="20"/>
              </w:rPr>
            </w:pPr>
            <w:r>
              <w:rPr>
                <w:rFonts w:ascii="Arial" w:hAnsi="Arial" w:cs="Arial"/>
                <w:color w:val="000000"/>
                <w:sz w:val="20"/>
                <w:szCs w:val="20"/>
              </w:rPr>
              <w:t>4. If the condition is match raise the level 2 fault with Fault ID 81.</w:t>
            </w:r>
          </w:p>
        </w:tc>
      </w:tr>
      <w:tr w:rsidR="00A55B53" w:rsidRPr="00123177" w14:paraId="0461FC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49EEE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01712" w14:textId="77777777" w:rsidR="00A55B53" w:rsidRPr="00123177" w:rsidRDefault="00A55B53" w:rsidP="00535342">
            <w:pPr>
              <w:pStyle w:val="TableText"/>
              <w:snapToGrid w:val="0"/>
            </w:pPr>
            <w:r w:rsidRPr="00123177">
              <w:t>No such mandatory fields is applicable.</w:t>
            </w:r>
          </w:p>
        </w:tc>
      </w:tr>
      <w:tr w:rsidR="00A55B53" w:rsidRPr="00123177" w14:paraId="3814007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0FA237"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EFEDB" w14:textId="77777777" w:rsidR="00A55B53" w:rsidRPr="00123177" w:rsidRDefault="00A55B53" w:rsidP="00535342">
            <w:pPr>
              <w:pStyle w:val="TableText"/>
              <w:snapToGrid w:val="0"/>
            </w:pPr>
            <w:r w:rsidRPr="00123177">
              <w:rPr>
                <w:rFonts w:eastAsia="Arial"/>
                <w:color w:val="000000" w:themeColor="text1"/>
              </w:rPr>
              <w:t xml:space="preserve">NHVDCDCCommand as 0x01 ("Enable"), </w:t>
            </w:r>
            <w:r w:rsidRPr="00123177">
              <w:t>HVDCDC= Normal, HVDCDC_Status1=Normal, HVDCDC_Debug=Normal, NHVDCDCFault= No Fault, Ensure CANalyzer Shall be connected.</w:t>
            </w:r>
          </w:p>
        </w:tc>
      </w:tr>
      <w:tr w:rsidR="00A55B53" w:rsidRPr="00123177" w14:paraId="59259B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626DBB"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1887FC"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35C9FA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CB45E2"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44B46A"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26CECF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A1E90F"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7698BF" w14:textId="77777777" w:rsidR="00A55B53" w:rsidRPr="00123177" w:rsidRDefault="00A55B53" w:rsidP="00535342">
            <w:pPr>
              <w:pStyle w:val="TableText"/>
              <w:snapToGrid w:val="0"/>
            </w:pPr>
            <w:r w:rsidRPr="00123177">
              <w:rPr>
                <w:szCs w:val="20"/>
              </w:rPr>
              <w:t>Valid range value is not required.</w:t>
            </w:r>
          </w:p>
        </w:tc>
      </w:tr>
      <w:tr w:rsidR="00A55B53" w:rsidRPr="00123177" w14:paraId="79965D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F55BD3"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D0AD54"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2E68C1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7FD7AB"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816767" w14:textId="77777777" w:rsidR="00A55B53" w:rsidRPr="00123177" w:rsidRDefault="00A55B53" w:rsidP="00535342">
            <w:pPr>
              <w:pStyle w:val="TableText"/>
            </w:pPr>
            <w:r w:rsidRPr="00123177">
              <w:rPr>
                <w:szCs w:val="20"/>
              </w:rPr>
              <w:t>Data Retention period is not applicable.</w:t>
            </w:r>
          </w:p>
        </w:tc>
      </w:tr>
      <w:tr w:rsidR="00A55B53" w:rsidRPr="00123177" w14:paraId="605B38F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DAA2A7"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9E98DC" w14:textId="77777777" w:rsidR="00A55B53" w:rsidRPr="00123177" w:rsidRDefault="00A55B53" w:rsidP="00535342">
            <w:pPr>
              <w:pStyle w:val="TableText"/>
              <w:spacing w:line="259" w:lineRule="auto"/>
            </w:pPr>
            <w:r w:rsidRPr="00123177">
              <w:rPr>
                <w:szCs w:val="20"/>
              </w:rPr>
              <w:t>Data rate is not applicable.</w:t>
            </w:r>
          </w:p>
        </w:tc>
      </w:tr>
      <w:tr w:rsidR="00A55B53" w:rsidRPr="00123177" w14:paraId="13618E0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A53E1D"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4CA4F8"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193F3B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930E92" w14:textId="77777777" w:rsidR="00A55B53" w:rsidRPr="00123177" w:rsidRDefault="00A55B53" w:rsidP="00535342">
            <w:pPr>
              <w:pStyle w:val="TableText"/>
              <w:snapToGrid w:val="0"/>
            </w:pPr>
            <w:r w:rsidRPr="00123177">
              <w:t xml:space="preserve">Validation Rules/ </w:t>
            </w:r>
          </w:p>
          <w:p w14:paraId="44A2B0F5"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6B908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993751D" w14:textId="77777777" w:rsidR="00A55B53" w:rsidRPr="00123177" w:rsidRDefault="00A55B53" w:rsidP="00535342">
            <w:pPr>
              <w:pStyle w:val="TableText"/>
              <w:snapToGrid w:val="0"/>
            </w:pPr>
          </w:p>
          <w:p w14:paraId="1900A19E" w14:textId="77777777" w:rsidR="00A55B53" w:rsidRPr="00123177" w:rsidRDefault="00A55B53" w:rsidP="00535342">
            <w:pPr>
              <w:pStyle w:val="TableText"/>
              <w:snapToGrid w:val="0"/>
            </w:pPr>
            <w:r w:rsidRPr="00123177">
              <w:t>NHVDCDCFault @ HVDCDC_Status1 shall equal to 0x3 (“level 2 fault")</w:t>
            </w:r>
          </w:p>
          <w:p w14:paraId="4844FA32" w14:textId="77777777" w:rsidR="00A55B53" w:rsidRPr="00123177" w:rsidRDefault="00A55B53" w:rsidP="00535342">
            <w:pPr>
              <w:pStyle w:val="TableText"/>
              <w:snapToGrid w:val="0"/>
              <w:rPr>
                <w:i/>
                <w:iCs/>
              </w:rPr>
            </w:pPr>
            <w:r w:rsidRPr="00123177">
              <w:t>NHVDCDCFaultID @ HVDCDC_Debug_PDU shall equal to 81 and this fault shall raise after 50ms.</w:t>
            </w:r>
          </w:p>
        </w:tc>
      </w:tr>
      <w:tr w:rsidR="00A55B53" w:rsidRPr="00123177" w14:paraId="4B5094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CD7C6C"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2AFD9F" w14:textId="77777777" w:rsidR="00A55B53" w:rsidRPr="00123177" w:rsidRDefault="00A55B53" w:rsidP="00535342">
            <w:pPr>
              <w:pStyle w:val="TableText"/>
              <w:snapToGrid w:val="0"/>
            </w:pPr>
            <w:r w:rsidRPr="00123177">
              <w:rPr>
                <w:szCs w:val="20"/>
              </w:rPr>
              <w:t>Constraints is not applicable.</w:t>
            </w:r>
          </w:p>
        </w:tc>
      </w:tr>
      <w:tr w:rsidR="00A55B53" w:rsidRPr="00123177" w14:paraId="2D33D5C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4CA803"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66D82" w14:textId="77777777" w:rsidR="00A55B53" w:rsidRPr="00123177" w:rsidRDefault="00A55B53" w:rsidP="00535342">
            <w:pPr>
              <w:pStyle w:val="TableText"/>
              <w:snapToGrid w:val="0"/>
            </w:pPr>
            <w:r w:rsidRPr="00123177">
              <w:rPr>
                <w:szCs w:val="20"/>
              </w:rPr>
              <w:t>No effects on other system</w:t>
            </w:r>
          </w:p>
        </w:tc>
      </w:tr>
      <w:tr w:rsidR="00A55B53" w:rsidRPr="00123177" w14:paraId="586529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9D7DC0" w14:textId="77777777" w:rsidR="00A55B53" w:rsidRPr="00123177" w:rsidRDefault="00A55B53" w:rsidP="00535342">
            <w:pPr>
              <w:pStyle w:val="TableText"/>
              <w:snapToGrid w:val="0"/>
            </w:pPr>
            <w:r w:rsidRPr="00123177">
              <w:t>Testability with respect to test environment</w:t>
            </w:r>
          </w:p>
          <w:p w14:paraId="0CEE00A6" w14:textId="77777777" w:rsidR="00A55B53" w:rsidRPr="00123177" w:rsidRDefault="00A55B53" w:rsidP="00535342">
            <w:pPr>
              <w:pStyle w:val="TableText"/>
            </w:pPr>
            <w:r w:rsidRPr="00123177">
              <w:t>(Yes/No)</w:t>
            </w:r>
          </w:p>
          <w:p w14:paraId="219BA83D"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91EE05" w14:textId="77777777" w:rsidR="00A55B53" w:rsidRPr="00123177" w:rsidRDefault="00A55B53" w:rsidP="00535342">
            <w:pPr>
              <w:pStyle w:val="TableText"/>
              <w:snapToGrid w:val="0"/>
            </w:pPr>
            <w:r w:rsidRPr="00123177">
              <w:t>YES</w:t>
            </w:r>
          </w:p>
        </w:tc>
      </w:tr>
      <w:tr w:rsidR="00A55B53" w:rsidRPr="00123177" w14:paraId="23471B8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E4E603" w14:textId="77777777" w:rsidR="00A55B53" w:rsidRPr="00123177" w:rsidRDefault="00A55B53" w:rsidP="00535342">
            <w:pPr>
              <w:pStyle w:val="TableText"/>
              <w:snapToGrid w:val="0"/>
            </w:pPr>
            <w:r w:rsidRPr="00123177">
              <w:lastRenderedPageBreak/>
              <w:t>Feasible within project constraints</w:t>
            </w:r>
          </w:p>
          <w:p w14:paraId="5758D875" w14:textId="77777777" w:rsidR="00A55B53" w:rsidRPr="00123177" w:rsidRDefault="00A55B53" w:rsidP="00535342">
            <w:pPr>
              <w:pStyle w:val="TableText"/>
              <w:snapToGrid w:val="0"/>
            </w:pPr>
            <w:r w:rsidRPr="00123177">
              <w:t>(Yes/No)</w:t>
            </w:r>
          </w:p>
          <w:p w14:paraId="0674D268"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B88159" w14:textId="77777777" w:rsidR="00A55B53" w:rsidRPr="00123177" w:rsidRDefault="00A55B53" w:rsidP="00535342">
            <w:pPr>
              <w:pStyle w:val="TableText"/>
              <w:snapToGrid w:val="0"/>
            </w:pPr>
            <w:r w:rsidRPr="00123177">
              <w:t>YES</w:t>
            </w:r>
          </w:p>
        </w:tc>
      </w:tr>
      <w:tr w:rsidR="00A55B53" w:rsidRPr="00123177" w14:paraId="57C72A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F909D3" w14:textId="77777777" w:rsidR="00A55B53" w:rsidRPr="00123177" w:rsidRDefault="00A55B53" w:rsidP="00535342">
            <w:pPr>
              <w:pStyle w:val="TableText"/>
              <w:snapToGrid w:val="0"/>
            </w:pPr>
            <w:r w:rsidRPr="00123177">
              <w:t>Critical</w:t>
            </w:r>
          </w:p>
          <w:p w14:paraId="61FACB6D"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5B0477" w14:textId="77777777" w:rsidR="00A55B53" w:rsidRPr="00123177" w:rsidRDefault="00A55B53" w:rsidP="00535342">
            <w:pPr>
              <w:pStyle w:val="TableText"/>
              <w:snapToGrid w:val="0"/>
            </w:pPr>
            <w:r w:rsidRPr="00123177">
              <w:t>YES</w:t>
            </w:r>
          </w:p>
        </w:tc>
      </w:tr>
      <w:tr w:rsidR="00A55B53" w:rsidRPr="00123177" w14:paraId="20375E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B00EAB"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2F7F67"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735C931" w14:textId="77777777" w:rsidR="00A55B53" w:rsidRPr="00123177" w:rsidRDefault="00A55B53" w:rsidP="00A55B53">
      <w:pPr>
        <w:pStyle w:val="Caption"/>
        <w:rPr>
          <w:rFonts w:eastAsia="Arial"/>
        </w:rPr>
      </w:pPr>
    </w:p>
    <w:p w14:paraId="3573FE98" w14:textId="77777777" w:rsidR="00A55B53" w:rsidRPr="00123177" w:rsidRDefault="00A55B53" w:rsidP="00A55B53">
      <w:pPr>
        <w:rPr>
          <w:rFonts w:eastAsia="Arial"/>
        </w:rPr>
      </w:pPr>
    </w:p>
    <w:p w14:paraId="3DFAE3FC" w14:textId="1ADD7DC6" w:rsidR="00A55B53" w:rsidRPr="00123177" w:rsidRDefault="00A55B53" w:rsidP="00A55B53">
      <w:pPr>
        <w:pStyle w:val="Heading5"/>
        <w:rPr>
          <w:rFonts w:eastAsia="Arial"/>
        </w:rPr>
      </w:pPr>
      <w:r w:rsidRPr="00123177">
        <w:rPr>
          <w:rFonts w:eastAsia="Arial"/>
          <w:sz w:val="20"/>
          <w:szCs w:val="20"/>
        </w:rPr>
        <w:t xml:space="preserve">Requirement against </w:t>
      </w:r>
      <w:r w:rsidRPr="00123177">
        <w:rPr>
          <w:rFonts w:eastAsia="Arial"/>
          <w:color w:val="000000" w:themeColor="text1"/>
          <w:sz w:val="20"/>
          <w:szCs w:val="20"/>
        </w:rPr>
        <w:t>CAN message VehDynState time-out for a calibratable time</w:t>
      </w:r>
    </w:p>
    <w:p w14:paraId="5D09216C" w14:textId="77777777" w:rsidR="00A55B53" w:rsidRPr="00123177" w:rsidRDefault="00A55B53" w:rsidP="00A55B53">
      <w:pPr>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EBF7C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2541522"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EBB9E95" w14:textId="77777777" w:rsidR="00A55B53" w:rsidRPr="00123177" w:rsidRDefault="00A55B53" w:rsidP="00535342">
            <w:pPr>
              <w:pStyle w:val="TableColumnTitle"/>
              <w:snapToGrid w:val="0"/>
            </w:pPr>
            <w:r w:rsidRPr="00123177">
              <w:t>Description</w:t>
            </w:r>
          </w:p>
        </w:tc>
      </w:tr>
      <w:tr w:rsidR="00A55B53" w:rsidRPr="00123177" w14:paraId="45D2F0A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3242ABA"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880273" w14:textId="77777777" w:rsidR="00A55B53" w:rsidRPr="00123177" w:rsidRDefault="00A55B53" w:rsidP="00535342">
            <w:pPr>
              <w:snapToGrid w:val="0"/>
            </w:pPr>
            <w:r w:rsidRPr="00123177">
              <w:rPr>
                <w:rFonts w:eastAsia="Arial"/>
                <w:color w:val="000000" w:themeColor="text1"/>
                <w:szCs w:val="20"/>
              </w:rPr>
              <w:t>SWRS_Diag_05</w:t>
            </w:r>
          </w:p>
        </w:tc>
      </w:tr>
      <w:tr w:rsidR="00A55B53" w:rsidRPr="00123177" w14:paraId="1B2EE31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867590A"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CF9FB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SDS-HVDCDC-186</w:t>
            </w:r>
          </w:p>
        </w:tc>
      </w:tr>
      <w:tr w:rsidR="00A55B53" w:rsidRPr="00123177" w14:paraId="11EEB2D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0CB626A"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B7405" w14:textId="77777777" w:rsidR="00A55B53" w:rsidRPr="00123177" w:rsidRDefault="00A55B53" w:rsidP="00535342">
            <w:pPr>
              <w:pStyle w:val="TableText"/>
              <w:snapToGrid w:val="0"/>
            </w:pPr>
            <w:r w:rsidRPr="00123177">
              <w:t>B-Sample/PF2.0</w:t>
            </w:r>
          </w:p>
        </w:tc>
      </w:tr>
      <w:tr w:rsidR="00A55B53" w:rsidRPr="00123177" w14:paraId="2153470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D50BA54"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08ED86" w14:textId="3E2EE80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0 fault if the vehicle CAN messages VehDynState has timed out for a calibratable time.</w:t>
            </w:r>
          </w:p>
          <w:p w14:paraId="0A8D12B0" w14:textId="77777777" w:rsidR="00A55B53" w:rsidRPr="00123177" w:rsidRDefault="00A55B53" w:rsidP="00535342">
            <w:pPr>
              <w:snapToGrid w:val="0"/>
              <w:rPr>
                <w:rFonts w:eastAsia="Arial"/>
                <w:color w:val="000000" w:themeColor="text1"/>
              </w:rPr>
            </w:pPr>
          </w:p>
          <w:p w14:paraId="611297B8"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latch the last valid values received on these messages/signals until the communication resumes or a power cycle.</w:t>
            </w:r>
          </w:p>
        </w:tc>
      </w:tr>
      <w:tr w:rsidR="00A55B53" w:rsidRPr="00123177" w14:paraId="385C88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D7F76A"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3B4F44"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8D5EF3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E1AB40"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392DC"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538E9C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47F7F6"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007B7F"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BAD30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25A3EE"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8D38A6" w14:textId="77777777" w:rsidR="005D054D" w:rsidRDefault="005D054D" w:rsidP="005D054D">
            <w:pPr>
              <w:pStyle w:val="TableText"/>
              <w:snapToGrid w:val="0"/>
              <w:rPr>
                <w:rFonts w:eastAsia="Arial"/>
                <w:color w:val="000000" w:themeColor="text1"/>
              </w:rPr>
            </w:pPr>
            <w:r>
              <w:rPr>
                <w:szCs w:val="20"/>
              </w:rPr>
              <w:t xml:space="preserve">1. </w:t>
            </w:r>
            <w:r w:rsidRPr="00123177">
              <w:rPr>
                <w:rFonts w:eastAsia="Arial"/>
                <w:color w:val="000000" w:themeColor="text1"/>
              </w:rPr>
              <w:t>Stop sending CAN Command VehDynState via CAN interface to HVDCDC applicationVehDynState.</w:t>
            </w:r>
          </w:p>
          <w:p w14:paraId="26187F85" w14:textId="77777777" w:rsidR="005D054D" w:rsidRDefault="005D054D" w:rsidP="005D054D">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2. Diagnostics shall be done in all state except Sleep state and Power down safe state.</w:t>
            </w:r>
          </w:p>
          <w:p w14:paraId="14E0D7C1" w14:textId="77777777" w:rsidR="005D054D" w:rsidRDefault="005D054D" w:rsidP="005D054D">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3. System will set the level 2 fault for the CAN communication timeout</w:t>
            </w:r>
          </w:p>
          <w:p w14:paraId="10C1B0B4" w14:textId="77777777" w:rsidR="005D054D" w:rsidRDefault="005D054D" w:rsidP="005D054D">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4. The Timeout parameter shall be calibratable.</w:t>
            </w:r>
          </w:p>
          <w:p w14:paraId="71A49598" w14:textId="5CBC9CF3" w:rsidR="005D054D" w:rsidRDefault="005D054D" w:rsidP="005D054D">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5. Diagnostics shall be done every 10msec.</w:t>
            </w:r>
          </w:p>
          <w:p w14:paraId="3C0EB7C7" w14:textId="77777777" w:rsidR="005D054D" w:rsidRPr="00123177" w:rsidRDefault="005D054D" w:rsidP="00535342">
            <w:pPr>
              <w:pStyle w:val="TableText"/>
              <w:snapToGrid w:val="0"/>
              <w:rPr>
                <w:rFonts w:eastAsia="Arial"/>
                <w:color w:val="000000" w:themeColor="text1"/>
              </w:rPr>
            </w:pPr>
          </w:p>
        </w:tc>
      </w:tr>
      <w:tr w:rsidR="00A55B53" w:rsidRPr="00123177" w14:paraId="591B9E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330478"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E2D34F" w14:textId="77777777" w:rsidR="005D054D" w:rsidRDefault="005D054D" w:rsidP="005D054D">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Application shall provide CAN messages status as below,</w:t>
            </w:r>
          </w:p>
          <w:p w14:paraId="6FD15E94" w14:textId="77777777" w:rsidR="005D054D" w:rsidRDefault="005D054D" w:rsidP="005D054D">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A. Initial status when no fault present</w:t>
            </w:r>
          </w:p>
          <w:p w14:paraId="4E264EA6" w14:textId="77777777" w:rsidR="005D054D" w:rsidRDefault="005D054D" w:rsidP="005D054D">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 NHVDCDCFault @ HVDCDC_Status1 is set to 0x0 ("No Fault") </w:t>
            </w:r>
          </w:p>
          <w:p w14:paraId="2EA40BF3" w14:textId="77777777" w:rsidR="005D054D" w:rsidRDefault="005D054D" w:rsidP="005D054D">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NVHDCDCFaultID @  HVDCDC_Debug_PDU is equal to 0x0 ("No fault")</w:t>
            </w:r>
          </w:p>
          <w:p w14:paraId="42E95730" w14:textId="77777777" w:rsidR="005D054D" w:rsidRDefault="005D054D" w:rsidP="00535342">
            <w:pPr>
              <w:pStyle w:val="TableText"/>
              <w:snapToGrid w:val="0"/>
            </w:pPr>
          </w:p>
          <w:p w14:paraId="6190760E" w14:textId="78813F2B" w:rsidR="005D054D" w:rsidRDefault="005D054D" w:rsidP="00535342">
            <w:pPr>
              <w:pStyle w:val="TableText"/>
              <w:snapToGrid w:val="0"/>
            </w:pPr>
            <w:r>
              <w:rPr>
                <w:szCs w:val="20"/>
              </w:rPr>
              <w:t>B. Status when fault detected</w:t>
            </w:r>
          </w:p>
          <w:p w14:paraId="663F5292" w14:textId="7F6B27E0" w:rsidR="00A55B53" w:rsidRPr="00123177" w:rsidRDefault="005D054D" w:rsidP="00535342">
            <w:pPr>
              <w:pStyle w:val="TableText"/>
              <w:snapToGrid w:val="0"/>
            </w:pPr>
            <w:r>
              <w:t xml:space="preserve">- </w:t>
            </w:r>
            <w:r w:rsidR="00A55B53" w:rsidRPr="00123177">
              <w:t>NHVDCDCFault @ HVDCDC_Status1 shall equal to 0x1 (“level 0")</w:t>
            </w:r>
          </w:p>
          <w:p w14:paraId="686A24B4" w14:textId="70BFA7FB" w:rsidR="00A55B53" w:rsidRDefault="005D054D" w:rsidP="00535342">
            <w:pPr>
              <w:pStyle w:val="TableText"/>
              <w:snapToGrid w:val="0"/>
            </w:pPr>
            <w:r>
              <w:t xml:space="preserve">- </w:t>
            </w:r>
            <w:r w:rsidR="00A55B53" w:rsidRPr="00123177">
              <w:t>NHVDCDCFaultID @ HVDCDC_Debug_PDU shall equal to 74 after fault response time of 1000ms.</w:t>
            </w:r>
          </w:p>
          <w:p w14:paraId="187E54F1" w14:textId="77777777" w:rsidR="005D054D" w:rsidRDefault="005D054D" w:rsidP="00535342">
            <w:pPr>
              <w:pStyle w:val="TableText"/>
              <w:snapToGrid w:val="0"/>
            </w:pPr>
          </w:p>
          <w:p w14:paraId="264FA938" w14:textId="2D7B4DCF" w:rsidR="005D054D" w:rsidRPr="00123177" w:rsidRDefault="005D054D" w:rsidP="00535342">
            <w:pPr>
              <w:pStyle w:val="TableText"/>
              <w:snapToGrid w:val="0"/>
            </w:pPr>
            <w:r>
              <w:rPr>
                <w:szCs w:val="20"/>
              </w:rPr>
              <w:t>C. The level 2 fault should be raised in All States except Sleep state and Power down Safe state</w:t>
            </w:r>
          </w:p>
        </w:tc>
      </w:tr>
      <w:tr w:rsidR="00A55B53" w:rsidRPr="00123177" w14:paraId="190E575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A39B82"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DD369" w14:textId="2EBFE245" w:rsidR="00423F25" w:rsidRDefault="00423F25" w:rsidP="00423F2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1. Run the Diagnostics for every 10msec.</w:t>
            </w:r>
          </w:p>
          <w:p w14:paraId="410414F9" w14:textId="166FA167" w:rsidR="00423F25" w:rsidRDefault="00423F25" w:rsidP="00423F2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2. Increment the CAN timeout counter if </w:t>
            </w:r>
            <w:r w:rsidRPr="00423F25">
              <w:rPr>
                <w:rFonts w:ascii="Arial" w:hAnsi="Arial" w:cs="Arial"/>
                <w:color w:val="000000"/>
                <w:sz w:val="20"/>
                <w:szCs w:val="20"/>
              </w:rPr>
              <w:t xml:space="preserve">VehDynState </w:t>
            </w:r>
            <w:r>
              <w:rPr>
                <w:rFonts w:ascii="Arial" w:hAnsi="Arial" w:cs="Arial"/>
                <w:color w:val="000000"/>
                <w:sz w:val="20"/>
                <w:szCs w:val="20"/>
              </w:rPr>
              <w:t>command in not received</w:t>
            </w:r>
          </w:p>
          <w:p w14:paraId="54A56647" w14:textId="77777777" w:rsidR="00423F25" w:rsidRDefault="00423F25" w:rsidP="00423F2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3. Check for the CAN timeout counter overflow condition is match.</w:t>
            </w:r>
          </w:p>
          <w:p w14:paraId="06918E57" w14:textId="538FA18B" w:rsidR="00A55B53" w:rsidRPr="00423F25" w:rsidRDefault="00423F25" w:rsidP="00423F25">
            <w:pPr>
              <w:pStyle w:val="NormalWeb"/>
              <w:spacing w:before="60" w:beforeAutospacing="0" w:after="60" w:afterAutospacing="0"/>
              <w:rPr>
                <w:rStyle w:val="normaltextrun"/>
                <w:rFonts w:ascii="Arial" w:hAnsi="Arial" w:cs="Arial"/>
                <w:color w:val="000000"/>
                <w:sz w:val="20"/>
                <w:szCs w:val="20"/>
              </w:rPr>
            </w:pPr>
            <w:r>
              <w:rPr>
                <w:rFonts w:ascii="Arial" w:hAnsi="Arial" w:cs="Arial"/>
                <w:color w:val="000000"/>
                <w:sz w:val="20"/>
                <w:szCs w:val="20"/>
              </w:rPr>
              <w:t>4. If the condition is match raise the level 2 fault with Fault ID 74.</w:t>
            </w:r>
          </w:p>
        </w:tc>
      </w:tr>
      <w:tr w:rsidR="00A55B53" w:rsidRPr="00123177" w14:paraId="36AA1E9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39F6E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2DD22" w14:textId="77777777" w:rsidR="00A55B53" w:rsidRPr="00123177" w:rsidRDefault="00A55B53" w:rsidP="00535342">
            <w:pPr>
              <w:pStyle w:val="TableText"/>
              <w:snapToGrid w:val="0"/>
            </w:pPr>
            <w:r w:rsidRPr="00123177">
              <w:t>No such mandatory fields is applicable.</w:t>
            </w:r>
          </w:p>
        </w:tc>
      </w:tr>
      <w:tr w:rsidR="00A55B53" w:rsidRPr="00123177" w14:paraId="0F41FE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6389E0"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AD311E" w14:textId="77777777" w:rsidR="00A55B53" w:rsidRPr="00123177" w:rsidRDefault="00A55B53" w:rsidP="00535342">
            <w:pPr>
              <w:pStyle w:val="TableText"/>
              <w:snapToGrid w:val="0"/>
            </w:pPr>
            <w:r w:rsidRPr="00123177">
              <w:t>HVDCDCStatus = 0, NHVDCDCStatusDebug =0, NHVDCDCFault = 0 (No Faults)</w:t>
            </w:r>
          </w:p>
        </w:tc>
      </w:tr>
      <w:tr w:rsidR="00A55B53" w:rsidRPr="00123177" w14:paraId="77C2213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BDF9BE"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22F29C"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45F410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810CF3"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ABBB2" w14:textId="77777777" w:rsidR="00A55B53" w:rsidRPr="00123177" w:rsidRDefault="00A55B53" w:rsidP="00535342">
            <w:pPr>
              <w:pStyle w:val="TableText"/>
              <w:snapToGrid w:val="0"/>
            </w:pPr>
            <w:r w:rsidRPr="00123177">
              <w:rPr>
                <w:szCs w:val="20"/>
              </w:rPr>
              <w:t>Valid range value is not required.</w:t>
            </w:r>
          </w:p>
        </w:tc>
      </w:tr>
      <w:tr w:rsidR="00A55B53" w:rsidRPr="00123177" w14:paraId="607F012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4F8210"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3D80B1" w14:textId="77777777" w:rsidR="00A55B53" w:rsidRPr="00123177" w:rsidRDefault="00A55B53" w:rsidP="00535342">
            <w:pPr>
              <w:pStyle w:val="TableText"/>
              <w:tabs>
                <w:tab w:val="left" w:pos="2010"/>
              </w:tabs>
              <w:snapToGrid w:val="0"/>
            </w:pPr>
            <w:r w:rsidRPr="00123177">
              <w:rPr>
                <w:szCs w:val="20"/>
              </w:rPr>
              <w:t>Data latency period is not applicable</w:t>
            </w:r>
            <w:r w:rsidRPr="00123177">
              <w:tab/>
            </w:r>
          </w:p>
        </w:tc>
      </w:tr>
      <w:tr w:rsidR="00A55B53" w:rsidRPr="00123177" w14:paraId="73E5E5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5D3DB9"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1586EC"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7C72F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AAC9D1"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0D2813" w14:textId="77777777" w:rsidR="00A55B53" w:rsidRPr="00123177" w:rsidRDefault="00A55B53" w:rsidP="00535342">
            <w:pPr>
              <w:pStyle w:val="TableText"/>
            </w:pPr>
            <w:r w:rsidRPr="00123177">
              <w:rPr>
                <w:szCs w:val="20"/>
              </w:rPr>
              <w:t>Data rate is not applicable.</w:t>
            </w:r>
          </w:p>
        </w:tc>
      </w:tr>
      <w:tr w:rsidR="00A55B53" w:rsidRPr="00123177" w14:paraId="275663E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848F73"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7FF7E8"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23DB84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43B963"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BD958"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EC72B1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D3FF58" w14:textId="77777777" w:rsidR="00A55B53" w:rsidRPr="00123177" w:rsidRDefault="00A55B53" w:rsidP="00535342">
            <w:pPr>
              <w:pStyle w:val="TableText"/>
              <w:snapToGrid w:val="0"/>
            </w:pPr>
            <w:r w:rsidRPr="00123177">
              <w:lastRenderedPageBreak/>
              <w:t xml:space="preserve">Validation Rules/ </w:t>
            </w:r>
          </w:p>
          <w:p w14:paraId="63F7B499"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8456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3EC1307" w14:textId="77777777" w:rsidR="00A55B53" w:rsidRPr="00123177" w:rsidRDefault="00A55B53" w:rsidP="00535342">
            <w:pPr>
              <w:pStyle w:val="TableText"/>
              <w:snapToGrid w:val="0"/>
              <w:rPr>
                <w:i/>
                <w:iCs/>
              </w:rPr>
            </w:pPr>
            <w:r w:rsidRPr="00123177">
              <w:rPr>
                <w:rFonts w:eastAsia="Arial"/>
                <w:color w:val="000000" w:themeColor="text1"/>
              </w:rPr>
              <w:t>1.</w:t>
            </w:r>
            <w:r w:rsidRPr="00123177">
              <w:t xml:space="preserve"> NHVDCDCFault @ HVDCDC_Status1 = 0</w:t>
            </w:r>
          </w:p>
          <w:p w14:paraId="42A2E8BB" w14:textId="48352305" w:rsidR="00A55B53" w:rsidRPr="00123177" w:rsidRDefault="00A55B53" w:rsidP="00535342">
            <w:pPr>
              <w:pStyle w:val="TableText"/>
              <w:snapToGrid w:val="0"/>
              <w:rPr>
                <w:i/>
                <w:iCs/>
              </w:rPr>
            </w:pPr>
            <w:r w:rsidRPr="00123177">
              <w:t>2. NHVDCDCFaultID @ HVDCDC_Debug_PDU = 74</w:t>
            </w:r>
          </w:p>
        </w:tc>
      </w:tr>
      <w:tr w:rsidR="00A55B53" w:rsidRPr="00123177" w14:paraId="08793B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CC22E9"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6428AC" w14:textId="77777777" w:rsidR="00A55B53" w:rsidRPr="00123177" w:rsidRDefault="00A55B53" w:rsidP="00535342">
            <w:pPr>
              <w:pStyle w:val="TableText"/>
              <w:snapToGrid w:val="0"/>
            </w:pPr>
            <w:r w:rsidRPr="00123177">
              <w:rPr>
                <w:szCs w:val="20"/>
              </w:rPr>
              <w:t>Constraints is not applicable.</w:t>
            </w:r>
          </w:p>
        </w:tc>
      </w:tr>
      <w:tr w:rsidR="00A55B53" w:rsidRPr="00123177" w14:paraId="044780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DE495D"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B14F99" w14:textId="77777777" w:rsidR="00A55B53" w:rsidRPr="00123177" w:rsidRDefault="00A55B53" w:rsidP="00535342">
            <w:pPr>
              <w:pStyle w:val="TableText"/>
              <w:snapToGrid w:val="0"/>
            </w:pPr>
            <w:r w:rsidRPr="00123177">
              <w:rPr>
                <w:szCs w:val="20"/>
              </w:rPr>
              <w:t>No effects on other system</w:t>
            </w:r>
          </w:p>
        </w:tc>
      </w:tr>
      <w:tr w:rsidR="00A55B53" w:rsidRPr="00123177" w14:paraId="713377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0AC914" w14:textId="77777777" w:rsidR="00A55B53" w:rsidRPr="00123177" w:rsidRDefault="00A55B53" w:rsidP="00535342">
            <w:pPr>
              <w:pStyle w:val="TableText"/>
              <w:snapToGrid w:val="0"/>
            </w:pPr>
            <w:r w:rsidRPr="00123177">
              <w:t>Testability with respect to test environment</w:t>
            </w:r>
          </w:p>
          <w:p w14:paraId="26D0D75D" w14:textId="77777777" w:rsidR="00A55B53" w:rsidRPr="00123177" w:rsidRDefault="00A55B53" w:rsidP="00535342">
            <w:pPr>
              <w:pStyle w:val="TableText"/>
            </w:pPr>
            <w:r w:rsidRPr="00123177">
              <w:t>(Yes/No)</w:t>
            </w:r>
          </w:p>
          <w:p w14:paraId="34E2CF1F"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30A4E9" w14:textId="77777777" w:rsidR="00A55B53" w:rsidRPr="00123177" w:rsidRDefault="00A55B53" w:rsidP="00535342">
            <w:pPr>
              <w:pStyle w:val="TableText"/>
              <w:snapToGrid w:val="0"/>
            </w:pPr>
            <w:r w:rsidRPr="00123177">
              <w:t>YES</w:t>
            </w:r>
          </w:p>
        </w:tc>
      </w:tr>
      <w:tr w:rsidR="00A55B53" w:rsidRPr="00123177" w14:paraId="0F1570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8AC8AE" w14:textId="77777777" w:rsidR="00A55B53" w:rsidRPr="00123177" w:rsidRDefault="00A55B53" w:rsidP="00535342">
            <w:pPr>
              <w:pStyle w:val="TableText"/>
              <w:snapToGrid w:val="0"/>
            </w:pPr>
            <w:r w:rsidRPr="00123177">
              <w:t>Feasible within project constraints</w:t>
            </w:r>
          </w:p>
          <w:p w14:paraId="0D41A23E" w14:textId="77777777" w:rsidR="00A55B53" w:rsidRPr="00123177" w:rsidRDefault="00A55B53" w:rsidP="00535342">
            <w:pPr>
              <w:pStyle w:val="TableText"/>
              <w:snapToGrid w:val="0"/>
            </w:pPr>
            <w:r w:rsidRPr="00123177">
              <w:t>(Yes/No)</w:t>
            </w:r>
          </w:p>
          <w:p w14:paraId="29F9CEA3"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78F9D6" w14:textId="77777777" w:rsidR="00A55B53" w:rsidRPr="00123177" w:rsidRDefault="00A55B53" w:rsidP="00535342">
            <w:pPr>
              <w:pStyle w:val="TableText"/>
              <w:snapToGrid w:val="0"/>
            </w:pPr>
            <w:r w:rsidRPr="00123177">
              <w:t>YES</w:t>
            </w:r>
          </w:p>
        </w:tc>
      </w:tr>
      <w:tr w:rsidR="00A55B53" w:rsidRPr="00123177" w14:paraId="63974CF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8B4A41" w14:textId="77777777" w:rsidR="00A55B53" w:rsidRPr="00123177" w:rsidRDefault="00A55B53" w:rsidP="00535342">
            <w:pPr>
              <w:pStyle w:val="TableText"/>
              <w:snapToGrid w:val="0"/>
            </w:pPr>
            <w:r w:rsidRPr="00123177">
              <w:t>Critical</w:t>
            </w:r>
          </w:p>
          <w:p w14:paraId="2EAC7D93"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5A41B4" w14:textId="77777777" w:rsidR="00A55B53" w:rsidRPr="00123177" w:rsidRDefault="00A55B53" w:rsidP="00535342">
            <w:pPr>
              <w:pStyle w:val="TableText"/>
              <w:snapToGrid w:val="0"/>
            </w:pPr>
            <w:r w:rsidRPr="00123177">
              <w:t>YES</w:t>
            </w:r>
          </w:p>
        </w:tc>
      </w:tr>
      <w:tr w:rsidR="00A55B53" w:rsidRPr="00123177" w14:paraId="4B09F5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6F7605"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0F67B2"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8126D11" w14:textId="77777777" w:rsidR="00A55B53" w:rsidRPr="00123177" w:rsidRDefault="00A55B53" w:rsidP="00A55B53">
      <w:pPr>
        <w:pStyle w:val="Caption"/>
        <w:rPr>
          <w:rFonts w:eastAsia="Arial"/>
        </w:rPr>
      </w:pPr>
      <w:r w:rsidRPr="00123177">
        <w:rPr>
          <w:rFonts w:eastAsia="Arial"/>
        </w:rPr>
        <w:t xml:space="preserve"> </w:t>
      </w:r>
    </w:p>
    <w:p w14:paraId="55EF16B1" w14:textId="77777777" w:rsidR="00A55B53" w:rsidRPr="00123177" w:rsidRDefault="00A55B53" w:rsidP="00A55B53">
      <w:pPr>
        <w:rPr>
          <w:rFonts w:eastAsia="Arial"/>
        </w:rPr>
      </w:pPr>
    </w:p>
    <w:p w14:paraId="50466542" w14:textId="77777777" w:rsidR="00A55B53" w:rsidRPr="00123177" w:rsidRDefault="00A55B53" w:rsidP="00A55B53">
      <w:pPr>
        <w:rPr>
          <w:rFonts w:eastAsia="Arial"/>
        </w:rPr>
      </w:pPr>
    </w:p>
    <w:p w14:paraId="37A77077" w14:textId="7B342788"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Fonts w:eastAsia="Arial"/>
          <w:color w:val="000000" w:themeColor="text1"/>
          <w:sz w:val="20"/>
          <w:szCs w:val="20"/>
        </w:rPr>
        <w:t>Level 0 fault if the vehicle CAN messages VehDynState values received are invalid for a calibratable time.</w:t>
      </w:r>
    </w:p>
    <w:p w14:paraId="2D9256C1" w14:textId="77777777" w:rsidR="00A55B53" w:rsidRPr="00123177" w:rsidRDefault="00A55B53" w:rsidP="00A55B53">
      <w:pPr>
        <w:pStyle w:val="Caption"/>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5A0E60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216F590" w14:textId="77777777" w:rsidR="00A55B53" w:rsidRPr="00123177" w:rsidRDefault="00A55B53" w:rsidP="00535342">
            <w:pPr>
              <w:pStyle w:val="TableColumnTitle"/>
              <w:snapToGrid w:val="0"/>
            </w:pPr>
            <w:bookmarkStart w:id="169" w:name="_Hlk164257644"/>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5D79225" w14:textId="77777777" w:rsidR="00A55B53" w:rsidRPr="00123177" w:rsidRDefault="00A55B53" w:rsidP="00535342">
            <w:pPr>
              <w:pStyle w:val="TableColumnTitle"/>
              <w:snapToGrid w:val="0"/>
            </w:pPr>
            <w:r w:rsidRPr="00123177">
              <w:t>Description</w:t>
            </w:r>
          </w:p>
        </w:tc>
      </w:tr>
      <w:tr w:rsidR="00A55B53" w:rsidRPr="00123177" w14:paraId="6AB79FE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496C86F"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942E0D" w14:textId="77777777" w:rsidR="00A55B53" w:rsidRPr="00123177" w:rsidRDefault="00A55B53" w:rsidP="00535342">
            <w:pPr>
              <w:snapToGrid w:val="0"/>
            </w:pPr>
            <w:r w:rsidRPr="00123177">
              <w:rPr>
                <w:rFonts w:eastAsia="Arial"/>
                <w:color w:val="000000" w:themeColor="text1"/>
                <w:szCs w:val="20"/>
              </w:rPr>
              <w:t>SWRS_Diag_06</w:t>
            </w:r>
          </w:p>
        </w:tc>
      </w:tr>
      <w:tr w:rsidR="00A55B53" w:rsidRPr="00123177" w14:paraId="334E17E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17F6D4A"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90851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SDS-HVDCDC-186</w:t>
            </w:r>
          </w:p>
        </w:tc>
      </w:tr>
      <w:tr w:rsidR="00A55B53" w:rsidRPr="00123177" w14:paraId="3E6A04D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5F79EE8" w14:textId="77777777" w:rsidR="00A55B53" w:rsidRPr="00123177" w:rsidRDefault="00A55B53" w:rsidP="00535342">
            <w:pPr>
              <w:pStyle w:val="TableText"/>
              <w:snapToGrid w:val="0"/>
            </w:pPr>
            <w:r w:rsidRPr="00123177">
              <w:lastRenderedPageBreak/>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9807A5" w14:textId="77777777" w:rsidR="00A55B53" w:rsidRPr="00123177" w:rsidRDefault="00A55B53" w:rsidP="00535342">
            <w:pPr>
              <w:pStyle w:val="TableText"/>
              <w:snapToGrid w:val="0"/>
            </w:pPr>
            <w:r w:rsidRPr="00123177">
              <w:t>B-Sample/PF2.0</w:t>
            </w:r>
          </w:p>
        </w:tc>
      </w:tr>
      <w:tr w:rsidR="00A55B53" w:rsidRPr="00123177" w14:paraId="6DEEE68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4491D14"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ED41BD" w14:textId="398D4245"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0 fault if the vehicle CAN messages VehDynState values received are invalid for a calibratable time.</w:t>
            </w:r>
          </w:p>
          <w:p w14:paraId="3FFFAF59" w14:textId="77777777" w:rsidR="00A55B53" w:rsidRPr="00123177" w:rsidRDefault="00A55B53" w:rsidP="00535342">
            <w:pPr>
              <w:snapToGrid w:val="0"/>
              <w:rPr>
                <w:rFonts w:eastAsia="Arial"/>
                <w:color w:val="000000" w:themeColor="text1"/>
              </w:rPr>
            </w:pPr>
          </w:p>
          <w:p w14:paraId="4EF6D24E"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latch the last valid values received on these messages/signals until the communication resumes or a power cycle.</w:t>
            </w:r>
          </w:p>
        </w:tc>
      </w:tr>
      <w:tr w:rsidR="00A55B53" w:rsidRPr="00123177" w14:paraId="36BD2A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0ED457"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F4B47F"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CA1FC0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02353C"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C10321"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65BAD7B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4D854E"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000489"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05A20D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F20FB9"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D95C83" w14:textId="29126F06" w:rsidR="00423F25" w:rsidRDefault="00423F25" w:rsidP="00423F25">
            <w:pPr>
              <w:pStyle w:val="TableText"/>
              <w:snapToGrid w:val="0"/>
              <w:rPr>
                <w:rFonts w:eastAsia="Arial"/>
                <w:color w:val="000000" w:themeColor="text1"/>
              </w:rPr>
            </w:pPr>
            <w:r>
              <w:rPr>
                <w:szCs w:val="20"/>
              </w:rPr>
              <w:t xml:space="preserve">1. </w:t>
            </w:r>
            <w:r w:rsidR="002C5414">
              <w:rPr>
                <w:szCs w:val="20"/>
              </w:rPr>
              <w:t xml:space="preserve">Send </w:t>
            </w:r>
            <w:r w:rsidR="002C5414">
              <w:rPr>
                <w:rFonts w:eastAsia="Arial"/>
                <w:color w:val="000000" w:themeColor="text1"/>
              </w:rPr>
              <w:t xml:space="preserve">Invalid </w:t>
            </w:r>
            <w:r w:rsidRPr="00123177">
              <w:rPr>
                <w:rFonts w:eastAsia="Arial"/>
                <w:color w:val="000000" w:themeColor="text1"/>
              </w:rPr>
              <w:t>CAN Command VehDynState via CAN interface to HVDCDC applicationVehDynState.</w:t>
            </w:r>
          </w:p>
          <w:p w14:paraId="00BF0029" w14:textId="77777777" w:rsidR="00423F25" w:rsidRDefault="00423F25" w:rsidP="00423F2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2. Diagnostics shall be done in all state except Sleep state and Power down safe state.</w:t>
            </w:r>
          </w:p>
          <w:p w14:paraId="3A75CE08" w14:textId="77777777" w:rsidR="00423F25" w:rsidRDefault="00423F25" w:rsidP="00423F2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3. System will set the level 2 fault for the CAN communication timeout</w:t>
            </w:r>
          </w:p>
          <w:p w14:paraId="546DD808" w14:textId="77777777" w:rsidR="00423F25" w:rsidRDefault="00423F25" w:rsidP="00423F2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4. The Timeout parameter shall be calibratable.</w:t>
            </w:r>
          </w:p>
          <w:p w14:paraId="15058905" w14:textId="77777777" w:rsidR="00423F25" w:rsidRDefault="00423F25" w:rsidP="00423F2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5. Diagnostics shall be done every 10msec.</w:t>
            </w:r>
          </w:p>
          <w:p w14:paraId="2052054D" w14:textId="7B75C37C" w:rsidR="00A55B53" w:rsidRPr="00123177" w:rsidRDefault="00A55B53" w:rsidP="00535342">
            <w:pPr>
              <w:pStyle w:val="TableText"/>
              <w:snapToGrid w:val="0"/>
              <w:rPr>
                <w:rFonts w:eastAsia="Arial"/>
                <w:color w:val="000000" w:themeColor="text1"/>
              </w:rPr>
            </w:pPr>
          </w:p>
        </w:tc>
      </w:tr>
      <w:tr w:rsidR="00A55B53" w:rsidRPr="00123177" w14:paraId="59E5C12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E60564"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D60E34" w14:textId="77777777" w:rsidR="00423F25" w:rsidRDefault="00423F25" w:rsidP="00423F25">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Application shall provide CAN messages status as below,</w:t>
            </w:r>
          </w:p>
          <w:p w14:paraId="06EBAA8D" w14:textId="77777777" w:rsidR="00423F25" w:rsidRDefault="00423F25" w:rsidP="00423F25">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A. Initial status when no fault present</w:t>
            </w:r>
          </w:p>
          <w:p w14:paraId="19FA858B" w14:textId="77777777" w:rsidR="00423F25" w:rsidRDefault="00423F25" w:rsidP="00423F25">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 NHVDCDCFault @ HVDCDC_Status1 is set to 0x0 ("No Fault") </w:t>
            </w:r>
          </w:p>
          <w:p w14:paraId="3AE1E051" w14:textId="77777777" w:rsidR="00423F25" w:rsidRDefault="00423F25" w:rsidP="00423F25">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NVHDCDCFaultID @  HVDCDC_Debug_PDU is equal to 0x0 ("No fault")</w:t>
            </w:r>
          </w:p>
          <w:p w14:paraId="2868E6E4" w14:textId="77777777" w:rsidR="00423F25" w:rsidRDefault="00423F25" w:rsidP="00535342">
            <w:pPr>
              <w:pStyle w:val="TableText"/>
              <w:snapToGrid w:val="0"/>
            </w:pPr>
          </w:p>
          <w:p w14:paraId="532A4D68" w14:textId="522BDEC4" w:rsidR="00423F25" w:rsidRDefault="00423F25" w:rsidP="00535342">
            <w:pPr>
              <w:pStyle w:val="TableText"/>
              <w:snapToGrid w:val="0"/>
            </w:pPr>
            <w:r>
              <w:rPr>
                <w:szCs w:val="20"/>
              </w:rPr>
              <w:t>B. Status when fault detected.</w:t>
            </w:r>
          </w:p>
          <w:p w14:paraId="776997CE" w14:textId="48A26A1D" w:rsidR="00A55B53" w:rsidRPr="00123177" w:rsidRDefault="00423F25" w:rsidP="00535342">
            <w:pPr>
              <w:pStyle w:val="TableText"/>
              <w:snapToGrid w:val="0"/>
            </w:pPr>
            <w:r>
              <w:t xml:space="preserve">- </w:t>
            </w:r>
            <w:r w:rsidR="00A55B53" w:rsidRPr="00123177">
              <w:t>NHVDCDCFault @ HVDCDC_Status1 shall equal to 0x1 (“level 0")</w:t>
            </w:r>
          </w:p>
          <w:p w14:paraId="28F1A8CE" w14:textId="04F20884" w:rsidR="00A55B53" w:rsidRPr="00123177" w:rsidRDefault="00423F25" w:rsidP="00535342">
            <w:pPr>
              <w:pStyle w:val="TableText"/>
              <w:snapToGrid w:val="0"/>
            </w:pPr>
            <w:r>
              <w:t xml:space="preserve">- </w:t>
            </w:r>
            <w:r w:rsidR="00A55B53" w:rsidRPr="00123177">
              <w:t>NHVDCDCFaultID @ HVDCDC_Debug_PDU shall equal to 75 after fault response time of 50ms.</w:t>
            </w:r>
          </w:p>
        </w:tc>
      </w:tr>
      <w:tr w:rsidR="00A55B53" w:rsidRPr="00123177" w14:paraId="1492083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2EBDBE"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6961E9" w14:textId="77777777" w:rsidR="00423F25" w:rsidRDefault="00423F25" w:rsidP="00423F2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1. Run the Diagnostics for every 10msec.</w:t>
            </w:r>
          </w:p>
          <w:p w14:paraId="2FDDFC51" w14:textId="0C746D05" w:rsidR="00423F25" w:rsidRDefault="00423F25" w:rsidP="00423F2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2. Increment the CAN timeout counter if </w:t>
            </w:r>
            <w:r w:rsidR="002C5414" w:rsidRPr="002C5414">
              <w:rPr>
                <w:rFonts w:ascii="Arial" w:hAnsi="Arial" w:cs="Arial"/>
                <w:color w:val="000000"/>
                <w:sz w:val="20"/>
                <w:szCs w:val="20"/>
              </w:rPr>
              <w:t xml:space="preserve">VehDynState </w:t>
            </w:r>
            <w:r>
              <w:rPr>
                <w:rFonts w:ascii="Arial" w:hAnsi="Arial" w:cs="Arial"/>
                <w:color w:val="000000"/>
                <w:sz w:val="20"/>
                <w:szCs w:val="20"/>
              </w:rPr>
              <w:t>received</w:t>
            </w:r>
            <w:r w:rsidR="002C5414">
              <w:rPr>
                <w:rFonts w:ascii="Arial" w:hAnsi="Arial" w:cs="Arial"/>
                <w:color w:val="000000"/>
                <w:sz w:val="20"/>
                <w:szCs w:val="20"/>
              </w:rPr>
              <w:t xml:space="preserve"> Invalid. </w:t>
            </w:r>
          </w:p>
          <w:p w14:paraId="72256CA4" w14:textId="77777777" w:rsidR="00423F25" w:rsidRDefault="00423F25" w:rsidP="00423F2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3. Check for the CAN timeout counter overflow condition is match.</w:t>
            </w:r>
          </w:p>
          <w:p w14:paraId="20C5B8C8" w14:textId="6C9E5228" w:rsidR="00423F25" w:rsidRDefault="00423F25" w:rsidP="00423F2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4. If the condition is match raise the level 2 fault with Fault ID</w:t>
            </w:r>
            <w:r w:rsidR="002C5414">
              <w:rPr>
                <w:rFonts w:ascii="Arial" w:hAnsi="Arial" w:cs="Arial"/>
                <w:color w:val="000000"/>
                <w:sz w:val="20"/>
                <w:szCs w:val="20"/>
              </w:rPr>
              <w:t xml:space="preserve"> 75</w:t>
            </w:r>
            <w:r>
              <w:rPr>
                <w:rFonts w:ascii="Arial" w:hAnsi="Arial" w:cs="Arial"/>
                <w:color w:val="000000"/>
                <w:sz w:val="20"/>
                <w:szCs w:val="20"/>
              </w:rPr>
              <w:t>.</w:t>
            </w:r>
          </w:p>
          <w:p w14:paraId="4232090D" w14:textId="49656891" w:rsidR="00A55B53" w:rsidRPr="00123177" w:rsidRDefault="00A55B53" w:rsidP="00535342">
            <w:pPr>
              <w:pStyle w:val="TableText"/>
              <w:snapToGrid w:val="0"/>
              <w:rPr>
                <w:rStyle w:val="normaltextrun"/>
              </w:rPr>
            </w:pPr>
          </w:p>
        </w:tc>
      </w:tr>
      <w:tr w:rsidR="00A55B53" w:rsidRPr="00123177" w14:paraId="782CEA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1514326"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9F29A" w14:textId="77777777" w:rsidR="00A55B53" w:rsidRPr="00123177" w:rsidRDefault="00A55B53" w:rsidP="00535342">
            <w:pPr>
              <w:pStyle w:val="TableText"/>
              <w:snapToGrid w:val="0"/>
            </w:pPr>
            <w:r w:rsidRPr="00123177">
              <w:t>No such mandatory fields is applicable.</w:t>
            </w:r>
          </w:p>
        </w:tc>
      </w:tr>
      <w:tr w:rsidR="00A55B53" w:rsidRPr="00123177" w14:paraId="230FABD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1C6C22"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6D4C29" w14:textId="77777777" w:rsidR="00A55B53" w:rsidRPr="00123177" w:rsidRDefault="00A55B53" w:rsidP="00535342">
            <w:pPr>
              <w:pStyle w:val="TableText"/>
              <w:snapToGrid w:val="0"/>
            </w:pPr>
            <w:r w:rsidRPr="00123177">
              <w:t>HVDCDCStatus = 0, NHVDCDCStatusDebug =0, NHVDCDCFault = 0 (No Faults)</w:t>
            </w:r>
          </w:p>
        </w:tc>
      </w:tr>
      <w:tr w:rsidR="00A55B53" w:rsidRPr="00123177" w14:paraId="7F498F8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3F527C"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4C258E"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83BE7B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131650"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BDBCC" w14:textId="77777777" w:rsidR="00A55B53" w:rsidRPr="00123177" w:rsidRDefault="00A55B53" w:rsidP="00535342">
            <w:pPr>
              <w:pStyle w:val="TableText"/>
              <w:snapToGrid w:val="0"/>
            </w:pPr>
            <w:r w:rsidRPr="00123177">
              <w:rPr>
                <w:szCs w:val="20"/>
              </w:rPr>
              <w:t>Valid range value is not required.</w:t>
            </w:r>
          </w:p>
        </w:tc>
      </w:tr>
      <w:tr w:rsidR="00A55B53" w:rsidRPr="00123177" w14:paraId="1613763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344F2F"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CEAEC4" w14:textId="77777777" w:rsidR="00A55B53" w:rsidRPr="00123177" w:rsidRDefault="00A55B53" w:rsidP="00535342">
            <w:pPr>
              <w:pStyle w:val="TableText"/>
              <w:tabs>
                <w:tab w:val="left" w:pos="2010"/>
              </w:tabs>
              <w:snapToGrid w:val="0"/>
            </w:pPr>
            <w:r w:rsidRPr="00123177">
              <w:rPr>
                <w:szCs w:val="20"/>
              </w:rPr>
              <w:t>Data latency period is not applicable</w:t>
            </w:r>
            <w:r w:rsidRPr="00123177">
              <w:tab/>
            </w:r>
          </w:p>
        </w:tc>
      </w:tr>
      <w:tr w:rsidR="00A55B53" w:rsidRPr="00123177" w14:paraId="28447C2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ABBE55" w14:textId="77777777" w:rsidR="00A55B53" w:rsidRPr="00123177" w:rsidRDefault="00A55B53" w:rsidP="00535342">
            <w:pPr>
              <w:pStyle w:val="TableText"/>
              <w:snapToGrid w:val="0"/>
            </w:pPr>
            <w:r w:rsidRPr="00123177">
              <w:lastRenderedPageBreak/>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B170E2"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11D8B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5C7761"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5CA473" w14:textId="77777777" w:rsidR="00A55B53" w:rsidRPr="00123177" w:rsidRDefault="00A55B53" w:rsidP="00535342">
            <w:pPr>
              <w:pStyle w:val="TableText"/>
            </w:pPr>
            <w:r w:rsidRPr="00123177">
              <w:rPr>
                <w:szCs w:val="20"/>
              </w:rPr>
              <w:t>Data rate is not applicable.</w:t>
            </w:r>
          </w:p>
        </w:tc>
      </w:tr>
      <w:tr w:rsidR="00A55B53" w:rsidRPr="00123177" w14:paraId="5378AB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8E9749"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4E9361"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1C76A4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4A0859"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F25BC"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13728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43E1A1" w14:textId="77777777" w:rsidR="00A55B53" w:rsidRPr="00123177" w:rsidRDefault="00A55B53" w:rsidP="00535342">
            <w:pPr>
              <w:pStyle w:val="TableText"/>
              <w:snapToGrid w:val="0"/>
            </w:pPr>
            <w:r w:rsidRPr="00123177">
              <w:t xml:space="preserve">Validation Rules/ </w:t>
            </w:r>
          </w:p>
          <w:p w14:paraId="7933C929"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B91B6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50BDCCD" w14:textId="77777777" w:rsidR="00A55B53" w:rsidRPr="007F5931" w:rsidRDefault="00A55B53" w:rsidP="007F5931">
            <w:pPr>
              <w:pStyle w:val="TableText"/>
              <w:snapToGrid w:val="0"/>
              <w:rPr>
                <w:szCs w:val="20"/>
              </w:rPr>
            </w:pPr>
            <w:r w:rsidRPr="007F5931">
              <w:rPr>
                <w:szCs w:val="20"/>
              </w:rPr>
              <w:t>NHVDCDCFault @ HVDCDC_Status1 = 0</w:t>
            </w:r>
          </w:p>
          <w:p w14:paraId="6322983C" w14:textId="41EC2C58" w:rsidR="00A55B53" w:rsidRPr="00123177" w:rsidRDefault="00A55B53" w:rsidP="007F5931">
            <w:pPr>
              <w:pStyle w:val="TableText"/>
              <w:snapToGrid w:val="0"/>
              <w:rPr>
                <w:i/>
                <w:iCs/>
              </w:rPr>
            </w:pPr>
            <w:r w:rsidRPr="007F5931">
              <w:rPr>
                <w:szCs w:val="20"/>
              </w:rPr>
              <w:t>NHVDCDCFaultID @ HVDCDC_Debug_PDU = 75</w:t>
            </w:r>
          </w:p>
        </w:tc>
      </w:tr>
      <w:tr w:rsidR="00A55B53" w:rsidRPr="00123177" w14:paraId="5AFF03F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08C7B9"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E30335" w14:textId="77777777" w:rsidR="00A55B53" w:rsidRPr="00123177" w:rsidRDefault="00A55B53" w:rsidP="00535342">
            <w:pPr>
              <w:pStyle w:val="TableText"/>
              <w:snapToGrid w:val="0"/>
            </w:pPr>
            <w:r w:rsidRPr="00123177">
              <w:rPr>
                <w:szCs w:val="20"/>
              </w:rPr>
              <w:t>Constraints is not applicable.</w:t>
            </w:r>
          </w:p>
        </w:tc>
      </w:tr>
      <w:tr w:rsidR="00A55B53" w:rsidRPr="00123177" w14:paraId="78966B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47CA04"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DA02B" w14:textId="77777777" w:rsidR="00A55B53" w:rsidRPr="00123177" w:rsidRDefault="00A55B53" w:rsidP="00535342">
            <w:pPr>
              <w:pStyle w:val="TableText"/>
              <w:snapToGrid w:val="0"/>
            </w:pPr>
            <w:r w:rsidRPr="00123177">
              <w:rPr>
                <w:szCs w:val="20"/>
              </w:rPr>
              <w:t>No effects on other system</w:t>
            </w:r>
          </w:p>
        </w:tc>
      </w:tr>
      <w:tr w:rsidR="00A55B53" w:rsidRPr="00123177" w14:paraId="08889F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AB1F48" w14:textId="77777777" w:rsidR="00A55B53" w:rsidRPr="00123177" w:rsidRDefault="00A55B53" w:rsidP="00535342">
            <w:pPr>
              <w:pStyle w:val="TableText"/>
              <w:snapToGrid w:val="0"/>
            </w:pPr>
            <w:r w:rsidRPr="00123177">
              <w:t>Testability with respect to test environment</w:t>
            </w:r>
          </w:p>
          <w:p w14:paraId="68DBDE4D" w14:textId="77777777" w:rsidR="00A55B53" w:rsidRPr="00123177" w:rsidRDefault="00A55B53" w:rsidP="00535342">
            <w:pPr>
              <w:pStyle w:val="TableText"/>
            </w:pPr>
            <w:r w:rsidRPr="00123177">
              <w:t>(Yes/No)</w:t>
            </w:r>
          </w:p>
          <w:p w14:paraId="55EC254F"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032C5" w14:textId="77777777" w:rsidR="00A55B53" w:rsidRPr="00123177" w:rsidRDefault="00A55B53" w:rsidP="00535342">
            <w:pPr>
              <w:pStyle w:val="TableText"/>
              <w:snapToGrid w:val="0"/>
            </w:pPr>
            <w:r w:rsidRPr="00123177">
              <w:t>YES</w:t>
            </w:r>
          </w:p>
        </w:tc>
      </w:tr>
      <w:tr w:rsidR="00A55B53" w:rsidRPr="00123177" w14:paraId="6D59E6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4AE713" w14:textId="77777777" w:rsidR="00A55B53" w:rsidRPr="00123177" w:rsidRDefault="00A55B53" w:rsidP="00535342">
            <w:pPr>
              <w:pStyle w:val="TableText"/>
              <w:snapToGrid w:val="0"/>
            </w:pPr>
            <w:r w:rsidRPr="00123177">
              <w:t>Feasible within project constraints</w:t>
            </w:r>
          </w:p>
          <w:p w14:paraId="608FC1EE" w14:textId="77777777" w:rsidR="00A55B53" w:rsidRPr="00123177" w:rsidRDefault="00A55B53" w:rsidP="00535342">
            <w:pPr>
              <w:pStyle w:val="TableText"/>
              <w:snapToGrid w:val="0"/>
            </w:pPr>
            <w:r w:rsidRPr="00123177">
              <w:t>(Yes/No)</w:t>
            </w:r>
          </w:p>
          <w:p w14:paraId="060FB562"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AE35FD" w14:textId="77777777" w:rsidR="00A55B53" w:rsidRPr="00123177" w:rsidRDefault="00A55B53" w:rsidP="00535342">
            <w:pPr>
              <w:pStyle w:val="TableText"/>
              <w:snapToGrid w:val="0"/>
            </w:pPr>
            <w:r w:rsidRPr="00123177">
              <w:t>YES</w:t>
            </w:r>
          </w:p>
        </w:tc>
      </w:tr>
      <w:tr w:rsidR="00A55B53" w:rsidRPr="00123177" w14:paraId="792282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DA8072" w14:textId="77777777" w:rsidR="00A55B53" w:rsidRPr="00123177" w:rsidRDefault="00A55B53" w:rsidP="00535342">
            <w:pPr>
              <w:pStyle w:val="TableText"/>
              <w:snapToGrid w:val="0"/>
            </w:pPr>
            <w:r w:rsidRPr="00123177">
              <w:t>Critical</w:t>
            </w:r>
          </w:p>
          <w:p w14:paraId="557E7073"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ACE037" w14:textId="77777777" w:rsidR="00A55B53" w:rsidRPr="00123177" w:rsidRDefault="00A55B53" w:rsidP="00535342">
            <w:pPr>
              <w:pStyle w:val="TableText"/>
              <w:snapToGrid w:val="0"/>
            </w:pPr>
            <w:r w:rsidRPr="00123177">
              <w:t>YES</w:t>
            </w:r>
          </w:p>
        </w:tc>
      </w:tr>
      <w:tr w:rsidR="00A55B53" w:rsidRPr="00123177" w14:paraId="70F8287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E83330"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009F9D" w14:textId="77777777" w:rsidR="00A55B53" w:rsidRPr="00123177" w:rsidRDefault="00A55B53" w:rsidP="00535342">
            <w:pPr>
              <w:pStyle w:val="TableText"/>
              <w:snapToGrid w:val="0"/>
            </w:pPr>
            <w:r w:rsidRPr="00123177">
              <w:t>Acceptance Criteria for this requirement should be as per SECTION-6 ACCEPTANCE CRITERIA</w:t>
            </w:r>
          </w:p>
        </w:tc>
      </w:tr>
      <w:bookmarkEnd w:id="169"/>
    </w:tbl>
    <w:p w14:paraId="7B347228" w14:textId="77777777" w:rsidR="00A55B53" w:rsidRPr="00123177" w:rsidRDefault="00A55B53" w:rsidP="00A55B53">
      <w:pPr>
        <w:pStyle w:val="BodyText"/>
        <w:rPr>
          <w:rFonts w:eastAsia="Arial"/>
        </w:rPr>
      </w:pPr>
    </w:p>
    <w:p w14:paraId="260C5328" w14:textId="77777777" w:rsidR="00A55B53" w:rsidRPr="00123177" w:rsidRDefault="00A55B53" w:rsidP="00A55B53">
      <w:pPr>
        <w:rPr>
          <w:rFonts w:eastAsia="Arial"/>
        </w:rPr>
      </w:pPr>
    </w:p>
    <w:p w14:paraId="41DEEB4A" w14:textId="77777777" w:rsidR="00A55B53" w:rsidRPr="00123177" w:rsidRDefault="00A55B53" w:rsidP="00A55B53">
      <w:pPr>
        <w:rPr>
          <w:rFonts w:eastAsia="Arial"/>
        </w:rPr>
      </w:pPr>
    </w:p>
    <w:p w14:paraId="1FF553D8" w14:textId="77777777" w:rsidR="00A55B53" w:rsidRPr="00123177" w:rsidRDefault="00A55B53" w:rsidP="00A55B53">
      <w:pPr>
        <w:pStyle w:val="Heading5"/>
        <w:rPr>
          <w:rFonts w:eastAsia="Arial"/>
        </w:rPr>
      </w:pPr>
      <w:r w:rsidRPr="00123177">
        <w:rPr>
          <w:rFonts w:eastAsia="Arial"/>
          <w:sz w:val="20"/>
          <w:szCs w:val="20"/>
        </w:rPr>
        <w:lastRenderedPageBreak/>
        <w:t xml:space="preserve">Requirement against </w:t>
      </w:r>
      <w:r w:rsidRPr="00123177">
        <w:rPr>
          <w:rFonts w:eastAsia="Arial"/>
          <w:color w:val="000000" w:themeColor="text1"/>
          <w:sz w:val="20"/>
          <w:szCs w:val="20"/>
        </w:rPr>
        <w:t>400V DC link current circuit failure &amp; response</w:t>
      </w:r>
    </w:p>
    <w:p w14:paraId="219E56C5"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02DC19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2737A1D"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3208D5E" w14:textId="77777777" w:rsidR="00A55B53" w:rsidRPr="00123177" w:rsidRDefault="00A55B53" w:rsidP="00535342">
            <w:pPr>
              <w:pStyle w:val="TableColumnTitle"/>
              <w:snapToGrid w:val="0"/>
            </w:pPr>
            <w:r w:rsidRPr="00123177">
              <w:t>Description</w:t>
            </w:r>
          </w:p>
        </w:tc>
      </w:tr>
      <w:tr w:rsidR="00A55B53" w:rsidRPr="00123177" w14:paraId="4A880C5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0B8FF21"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069CF" w14:textId="77777777" w:rsidR="00A55B53" w:rsidRPr="00123177" w:rsidRDefault="00A55B53" w:rsidP="00535342">
            <w:pPr>
              <w:snapToGrid w:val="0"/>
            </w:pPr>
            <w:r w:rsidRPr="00123177">
              <w:t>SWRS_</w:t>
            </w:r>
            <w:r w:rsidRPr="00123177">
              <w:rPr>
                <w:rFonts w:eastAsia="Arial"/>
                <w:color w:val="000000" w:themeColor="text1"/>
                <w:szCs w:val="20"/>
              </w:rPr>
              <w:t>Diag_07</w:t>
            </w:r>
          </w:p>
        </w:tc>
      </w:tr>
      <w:tr w:rsidR="00A55B53" w:rsidRPr="00123177" w14:paraId="4851E64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04ED6F3"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99049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SDS-HVDCDC-255</w:t>
            </w:r>
          </w:p>
        </w:tc>
      </w:tr>
      <w:tr w:rsidR="00A55B53" w:rsidRPr="00123177" w14:paraId="6594DE5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8FD02D3"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620CE0" w14:textId="77777777" w:rsidR="00A55B53" w:rsidRPr="00123177" w:rsidRDefault="00A55B53" w:rsidP="00535342">
            <w:pPr>
              <w:pStyle w:val="TableText"/>
              <w:snapToGrid w:val="0"/>
            </w:pPr>
            <w:r w:rsidRPr="00123177">
              <w:t>B-Sample/PF2.0</w:t>
            </w:r>
          </w:p>
        </w:tc>
      </w:tr>
      <w:tr w:rsidR="00A55B53" w:rsidRPr="00123177" w14:paraId="4F29E65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B2392B1"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BF6246" w14:textId="6BBE1CD8"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400V DC link circuit</w:t>
            </w:r>
            <w:r w:rsidR="00947997">
              <w:rPr>
                <w:rFonts w:eastAsia="Arial"/>
                <w:color w:val="000000" w:themeColor="text1"/>
              </w:rPr>
              <w:t xml:space="preserve"> current</w:t>
            </w:r>
            <w:r w:rsidRPr="00123177">
              <w:rPr>
                <w:rFonts w:eastAsia="Arial"/>
                <w:color w:val="000000" w:themeColor="text1"/>
              </w:rPr>
              <w:t xml:space="preserve"> short to high</w:t>
            </w:r>
            <w:r w:rsidR="00947997">
              <w:rPr>
                <w:rFonts w:eastAsia="Arial"/>
                <w:color w:val="000000" w:themeColor="text1"/>
              </w:rPr>
              <w:t xml:space="preserve"> failure</w:t>
            </w:r>
            <w:r w:rsidRPr="00123177">
              <w:rPr>
                <w:rFonts w:eastAsia="Arial"/>
                <w:color w:val="000000" w:themeColor="text1"/>
              </w:rPr>
              <w:t xml:space="preserve"> raise a level 2 fault.</w:t>
            </w:r>
          </w:p>
        </w:tc>
      </w:tr>
      <w:tr w:rsidR="00A55B53" w:rsidRPr="00123177" w14:paraId="5CD61C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76089F"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358903"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A83E53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0A374F"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F89549"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090303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FD44B3"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415912"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01F71C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B47CB3"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0BA97" w14:textId="77777777" w:rsidR="00A55B53" w:rsidRDefault="00A55B53" w:rsidP="00535342">
            <w:pPr>
              <w:pStyle w:val="TableText"/>
              <w:snapToGrid w:val="0"/>
              <w:rPr>
                <w:rFonts w:eastAsia="Arial"/>
                <w:color w:val="000000" w:themeColor="text1"/>
              </w:rPr>
            </w:pPr>
            <w:r w:rsidRPr="00123177">
              <w:rPr>
                <w:rFonts w:eastAsia="Arial"/>
                <w:color w:val="000000" w:themeColor="text1"/>
              </w:rPr>
              <w:t xml:space="preserve">1. Send NHVDCDCCommand as 0x01 ("Enable") using the CAN interface cyclically every </w:t>
            </w:r>
            <w:commentRangeStart w:id="170"/>
            <w:commentRangeStart w:id="171"/>
            <w:r w:rsidRPr="00123177">
              <w:rPr>
                <w:rFonts w:eastAsia="Arial"/>
                <w:color w:val="000000" w:themeColor="text1"/>
              </w:rPr>
              <w:t>10ms</w:t>
            </w:r>
            <w:commentRangeEnd w:id="170"/>
            <w:r w:rsidRPr="00123177">
              <w:rPr>
                <w:rStyle w:val="CommentReference"/>
                <w:rFonts w:eastAsia="Arial"/>
                <w:color w:val="000000" w:themeColor="text1"/>
                <w:sz w:val="24"/>
                <w:szCs w:val="24"/>
              </w:rPr>
              <w:commentReference w:id="170"/>
            </w:r>
            <w:commentRangeEnd w:id="171"/>
            <w:r w:rsidRPr="00123177">
              <w:rPr>
                <w:rStyle w:val="CommentReference"/>
                <w:rFonts w:eastAsia="Arial"/>
                <w:color w:val="000000" w:themeColor="text1"/>
                <w:sz w:val="24"/>
                <w:szCs w:val="24"/>
              </w:rPr>
              <w:commentReference w:id="171"/>
            </w:r>
            <w:r w:rsidRPr="00123177">
              <w:rPr>
                <w:rFonts w:eastAsia="Arial"/>
                <w:color w:val="000000" w:themeColor="text1"/>
              </w:rPr>
              <w:t>.</w:t>
            </w:r>
          </w:p>
          <w:p w14:paraId="0063E946" w14:textId="4EE11907" w:rsidR="00947997" w:rsidRPr="00123177" w:rsidRDefault="00947997" w:rsidP="00535342">
            <w:pPr>
              <w:pStyle w:val="TableText"/>
              <w:snapToGrid w:val="0"/>
              <w:rPr>
                <w:rFonts w:eastAsia="Arial"/>
                <w:color w:val="000000" w:themeColor="text1"/>
              </w:rPr>
            </w:pPr>
            <w:r>
              <w:rPr>
                <w:rFonts w:eastAsia="Arial"/>
                <w:color w:val="000000" w:themeColor="text1"/>
              </w:rPr>
              <w:t xml:space="preserve">2. The High side voltage should be greater than </w:t>
            </w:r>
            <w:r w:rsidR="00F8086D" w:rsidRPr="00F8086D">
              <w:rPr>
                <w:rFonts w:eastAsia="Arial"/>
                <w:color w:val="000000" w:themeColor="text1"/>
              </w:rPr>
              <w:t xml:space="preserve"> HVDCDC_CAL_DAIG_6 </w:t>
            </w:r>
            <w:r w:rsidR="00F8086D">
              <w:rPr>
                <w:rFonts w:eastAsia="Arial"/>
                <w:color w:val="000000" w:themeColor="text1"/>
              </w:rPr>
              <w:t>(</w:t>
            </w:r>
            <w:r>
              <w:rPr>
                <w:rFonts w:eastAsia="Arial"/>
                <w:color w:val="000000" w:themeColor="text1"/>
              </w:rPr>
              <w:t>480V</w:t>
            </w:r>
            <w:r w:rsidR="00F8086D">
              <w:rPr>
                <w:rFonts w:eastAsia="Arial"/>
                <w:color w:val="000000" w:themeColor="text1"/>
              </w:rPr>
              <w:t>)</w:t>
            </w:r>
            <w:r>
              <w:rPr>
                <w:rFonts w:eastAsia="Arial"/>
                <w:color w:val="000000" w:themeColor="text1"/>
              </w:rPr>
              <w:t>.</w:t>
            </w:r>
          </w:p>
          <w:p w14:paraId="58A30B58" w14:textId="4AD6DB60" w:rsidR="00A55B53" w:rsidRPr="00123177" w:rsidRDefault="00947997" w:rsidP="00535342">
            <w:pPr>
              <w:pStyle w:val="TableText"/>
              <w:snapToGrid w:val="0"/>
              <w:rPr>
                <w:rFonts w:eastAsia="Arial"/>
                <w:color w:val="000000" w:themeColor="text1"/>
              </w:rPr>
            </w:pPr>
            <w:r>
              <w:rPr>
                <w:rFonts w:eastAsia="Arial"/>
                <w:color w:val="000000" w:themeColor="text1"/>
              </w:rPr>
              <w:t>3</w:t>
            </w:r>
            <w:r w:rsidR="00A55B53" w:rsidRPr="00123177">
              <w:rPr>
                <w:rFonts w:eastAsia="Arial"/>
                <w:color w:val="000000" w:themeColor="text1"/>
              </w:rPr>
              <w:t>. Make necessary arrangement to provide Short to High</w:t>
            </w:r>
            <w:r w:rsidR="007F5931">
              <w:rPr>
                <w:rFonts w:eastAsia="Arial"/>
                <w:color w:val="000000" w:themeColor="text1"/>
              </w:rPr>
              <w:t xml:space="preserve"> failure</w:t>
            </w:r>
            <w:r>
              <w:rPr>
                <w:rFonts w:eastAsia="Arial"/>
                <w:color w:val="000000" w:themeColor="text1"/>
              </w:rPr>
              <w:t xml:space="preserve"> at 400V side current shunt (low side)</w:t>
            </w:r>
            <w:r w:rsidR="00A55B53" w:rsidRPr="00123177">
              <w:rPr>
                <w:rFonts w:eastAsia="Arial"/>
                <w:color w:val="000000" w:themeColor="text1"/>
              </w:rPr>
              <w:t>.</w:t>
            </w:r>
          </w:p>
        </w:tc>
      </w:tr>
      <w:tr w:rsidR="00A55B53" w:rsidRPr="00123177" w14:paraId="4D3A8ED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137C9B"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FE76F"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3F7E3C60" w14:textId="77777777" w:rsidR="00A55B53" w:rsidRPr="00123177" w:rsidRDefault="00A55B53" w:rsidP="00535342">
            <w:pPr>
              <w:pStyle w:val="TableText"/>
              <w:snapToGrid w:val="0"/>
            </w:pPr>
            <w:r w:rsidRPr="00123177">
              <w:t xml:space="preserve">NHVDCDCFault @ HVDCDC_Status1 Shall set to 0x3 ("Level 2") </w:t>
            </w:r>
          </w:p>
          <w:p w14:paraId="68DEFA70" w14:textId="77777777" w:rsidR="00A55B53" w:rsidRPr="00123177" w:rsidRDefault="00A55B53" w:rsidP="00535342">
            <w:pPr>
              <w:pStyle w:val="TableText"/>
              <w:snapToGrid w:val="0"/>
            </w:pPr>
            <w:r w:rsidRPr="00123177">
              <w:t>NVHDCDCFaultID @  HVDCDC_Debug_PDU Shall equal to 51 ("DIAGNOSTIC_400V_SHUNT_SC_FAULT_ID")  and Shall  raise after the fault response time of 100ms.</w:t>
            </w:r>
          </w:p>
        </w:tc>
      </w:tr>
      <w:tr w:rsidR="00947997" w:rsidRPr="00123177" w14:paraId="6841F16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862352" w14:textId="77777777" w:rsidR="00947997" w:rsidRPr="00123177" w:rsidRDefault="00947997" w:rsidP="00947997">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09D289" w14:textId="77777777" w:rsidR="00947997" w:rsidRPr="00DE0916" w:rsidRDefault="00947997" w:rsidP="00947997">
            <w:pPr>
              <w:pStyle w:val="TableText"/>
              <w:snapToGrid w:val="0"/>
              <w:rPr>
                <w:rStyle w:val="normaltextrun"/>
              </w:rPr>
            </w:pPr>
            <w:r w:rsidRPr="00DE0916">
              <w:rPr>
                <w:rStyle w:val="normaltextrun"/>
              </w:rPr>
              <w:t>1. Run the Diagnostics for every 10msec.</w:t>
            </w:r>
          </w:p>
          <w:p w14:paraId="1FCF492B" w14:textId="77777777" w:rsidR="00947997" w:rsidRDefault="00947997" w:rsidP="00947997">
            <w:pPr>
              <w:pStyle w:val="TableText"/>
              <w:snapToGrid w:val="0"/>
              <w:rPr>
                <w:rStyle w:val="normaltextrun"/>
              </w:rPr>
            </w:pPr>
            <w:r w:rsidRPr="00DE0916">
              <w:rPr>
                <w:rStyle w:val="normaltextrun"/>
              </w:rPr>
              <w:t xml:space="preserve">2. </w:t>
            </w:r>
            <w:r>
              <w:rPr>
                <w:rStyle w:val="normaltextrun"/>
              </w:rPr>
              <w:t>Provide high side voltage at 490V (input to vicor)</w:t>
            </w:r>
          </w:p>
          <w:p w14:paraId="34C0CA36" w14:textId="17A594B6" w:rsidR="00947997" w:rsidRDefault="00947997" w:rsidP="00947997">
            <w:pPr>
              <w:pStyle w:val="TableText"/>
              <w:snapToGrid w:val="0"/>
              <w:rPr>
                <w:rStyle w:val="normaltextrun"/>
              </w:rPr>
            </w:pPr>
            <w:r>
              <w:rPr>
                <w:rStyle w:val="normaltextrun"/>
              </w:rPr>
              <w:t xml:space="preserve">3. </w:t>
            </w:r>
            <w:r>
              <w:rPr>
                <w:rFonts w:eastAsia="Arial"/>
                <w:color w:val="000000" w:themeColor="text1"/>
              </w:rPr>
              <w:t>P</w:t>
            </w:r>
            <w:r w:rsidRPr="00123177">
              <w:rPr>
                <w:rFonts w:eastAsia="Arial"/>
                <w:color w:val="000000" w:themeColor="text1"/>
              </w:rPr>
              <w:t>rovide Short to High</w:t>
            </w:r>
            <w:r>
              <w:rPr>
                <w:rFonts w:eastAsia="Arial"/>
                <w:color w:val="000000" w:themeColor="text1"/>
              </w:rPr>
              <w:t xml:space="preserve"> failure at 400V side</w:t>
            </w:r>
            <w:r>
              <w:rPr>
                <w:rStyle w:val="normaltextrun"/>
              </w:rPr>
              <w:t xml:space="preserve"> </w:t>
            </w:r>
            <w:r>
              <w:rPr>
                <w:rFonts w:eastAsia="Arial"/>
                <w:color w:val="000000" w:themeColor="text1"/>
              </w:rPr>
              <w:t>current shunt.</w:t>
            </w:r>
          </w:p>
          <w:p w14:paraId="6705E57E" w14:textId="699A2207" w:rsidR="00947997" w:rsidRPr="00123177" w:rsidRDefault="00947997" w:rsidP="00947997">
            <w:pPr>
              <w:pStyle w:val="TableText"/>
              <w:snapToGrid w:val="0"/>
              <w:rPr>
                <w:rStyle w:val="normaltextrun"/>
              </w:rPr>
            </w:pPr>
            <w:r w:rsidRPr="00DE0916">
              <w:rPr>
                <w:rStyle w:val="normaltextrun"/>
              </w:rPr>
              <w:t xml:space="preserve">4. If the condition is match raise the level 2 fault with Fault ID </w:t>
            </w:r>
            <w:r>
              <w:rPr>
                <w:rStyle w:val="normaltextrun"/>
              </w:rPr>
              <w:t>51</w:t>
            </w:r>
          </w:p>
        </w:tc>
      </w:tr>
      <w:tr w:rsidR="00947997" w:rsidRPr="00123177" w14:paraId="14CC8F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D70C6E" w14:textId="77777777" w:rsidR="00947997" w:rsidRPr="00123177" w:rsidRDefault="00947997" w:rsidP="00947997">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04B626" w14:textId="77777777" w:rsidR="00947997" w:rsidRPr="00123177" w:rsidRDefault="00947997" w:rsidP="00947997">
            <w:pPr>
              <w:pStyle w:val="TableText"/>
              <w:snapToGrid w:val="0"/>
            </w:pPr>
            <w:r w:rsidRPr="00123177">
              <w:t>No such mandatory fields is applicable.</w:t>
            </w:r>
          </w:p>
        </w:tc>
      </w:tr>
      <w:tr w:rsidR="00947997" w:rsidRPr="00123177" w14:paraId="3943BD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AF7D7E" w14:textId="77777777" w:rsidR="00947997" w:rsidRPr="00123177" w:rsidRDefault="00947997" w:rsidP="00947997">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6E085E" w14:textId="77777777" w:rsidR="00947997" w:rsidRPr="00123177" w:rsidRDefault="00947997" w:rsidP="00947997">
            <w:pPr>
              <w:pStyle w:val="TableText"/>
              <w:snapToGrid w:val="0"/>
            </w:pPr>
            <w:r w:rsidRPr="00123177">
              <w:t>NHVDCDCStatus = 0, NHVDCDCStausDebug = 0, NHVDCDCFault = 0.</w:t>
            </w:r>
          </w:p>
        </w:tc>
      </w:tr>
      <w:tr w:rsidR="00947997" w:rsidRPr="00123177" w14:paraId="473E33D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C8445C" w14:textId="77777777" w:rsidR="00947997" w:rsidRPr="00123177" w:rsidRDefault="00947997" w:rsidP="00947997">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F37E38" w14:textId="77777777" w:rsidR="00947997" w:rsidRPr="00123177" w:rsidRDefault="00947997" w:rsidP="00947997">
            <w:pPr>
              <w:pStyle w:val="TableText"/>
              <w:snapToGrid w:val="0"/>
            </w:pPr>
            <w:r w:rsidRPr="00123177">
              <w:rPr>
                <w:szCs w:val="20"/>
              </w:rPr>
              <w:t>Default values shall be applicable with respect to Pre-Loaded Values</w:t>
            </w:r>
          </w:p>
        </w:tc>
      </w:tr>
      <w:tr w:rsidR="00947997" w:rsidRPr="00123177" w14:paraId="7442B3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577E92" w14:textId="77777777" w:rsidR="00947997" w:rsidRPr="00123177" w:rsidRDefault="00947997" w:rsidP="00947997">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9F7B1D" w14:textId="77777777" w:rsidR="00947997" w:rsidRPr="00123177" w:rsidRDefault="00947997" w:rsidP="00947997">
            <w:pPr>
              <w:pStyle w:val="TableText"/>
              <w:snapToGrid w:val="0"/>
            </w:pPr>
            <w:r w:rsidRPr="00123177">
              <w:rPr>
                <w:szCs w:val="20"/>
              </w:rPr>
              <w:t>Valid range value is not required.</w:t>
            </w:r>
          </w:p>
        </w:tc>
      </w:tr>
      <w:tr w:rsidR="00947997" w:rsidRPr="00123177" w14:paraId="34A645F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E800F4" w14:textId="77777777" w:rsidR="00947997" w:rsidRPr="00123177" w:rsidRDefault="00947997" w:rsidP="00947997">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796863" w14:textId="77777777" w:rsidR="00947997" w:rsidRPr="00123177" w:rsidRDefault="00947997" w:rsidP="00947997">
            <w:pPr>
              <w:pStyle w:val="TableText"/>
              <w:snapToGrid w:val="0"/>
            </w:pPr>
            <w:r w:rsidRPr="00123177">
              <w:rPr>
                <w:szCs w:val="20"/>
              </w:rPr>
              <w:t>Data latency period is not applicable</w:t>
            </w:r>
          </w:p>
        </w:tc>
      </w:tr>
      <w:tr w:rsidR="00947997" w:rsidRPr="00123177" w14:paraId="40942B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D76182" w14:textId="77777777" w:rsidR="00947997" w:rsidRPr="00123177" w:rsidRDefault="00947997" w:rsidP="00947997">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C4A254" w14:textId="77777777" w:rsidR="00947997" w:rsidRPr="00123177" w:rsidRDefault="00947997" w:rsidP="00947997">
            <w:pPr>
              <w:pStyle w:val="TableText"/>
              <w:snapToGrid w:val="0"/>
            </w:pPr>
            <w:r w:rsidRPr="00123177">
              <w:rPr>
                <w:szCs w:val="20"/>
              </w:rPr>
              <w:t>Data Retention period is not applicable.</w:t>
            </w:r>
          </w:p>
        </w:tc>
      </w:tr>
      <w:tr w:rsidR="00947997" w:rsidRPr="00123177" w14:paraId="3E8AF4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608B80" w14:textId="77777777" w:rsidR="00947997" w:rsidRPr="00123177" w:rsidRDefault="00947997" w:rsidP="00947997">
            <w:pPr>
              <w:pStyle w:val="TableText"/>
              <w:snapToGrid w:val="0"/>
            </w:pPr>
            <w:r w:rsidRPr="00123177">
              <w:lastRenderedPageBreak/>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D459F0" w14:textId="77777777" w:rsidR="00947997" w:rsidRPr="00123177" w:rsidRDefault="00947997" w:rsidP="00947997">
            <w:pPr>
              <w:pStyle w:val="TableText"/>
            </w:pPr>
            <w:r w:rsidRPr="00123177">
              <w:rPr>
                <w:szCs w:val="20"/>
              </w:rPr>
              <w:t>Data rate is not applicable.</w:t>
            </w:r>
          </w:p>
        </w:tc>
      </w:tr>
      <w:tr w:rsidR="00947997" w:rsidRPr="00123177" w14:paraId="72ECFC4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D86170" w14:textId="77777777" w:rsidR="00947997" w:rsidRPr="00123177" w:rsidRDefault="00947997" w:rsidP="00947997">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1EFD6C" w14:textId="77777777" w:rsidR="00947997" w:rsidRPr="00123177" w:rsidRDefault="00947997" w:rsidP="00947997">
            <w:pPr>
              <w:pStyle w:val="TableText"/>
              <w:spacing w:line="259" w:lineRule="auto"/>
            </w:pPr>
            <w:r w:rsidRPr="00123177">
              <w:rPr>
                <w:szCs w:val="20"/>
              </w:rPr>
              <w:t>External event is not required.</w:t>
            </w:r>
          </w:p>
        </w:tc>
      </w:tr>
      <w:tr w:rsidR="00947997" w:rsidRPr="00123177" w14:paraId="5C2629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9682FD" w14:textId="77777777" w:rsidR="00947997" w:rsidRPr="00123177" w:rsidRDefault="00947997" w:rsidP="00947997">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BE613" w14:textId="77777777" w:rsidR="00947997" w:rsidRPr="00123177" w:rsidRDefault="00947997" w:rsidP="00947997">
            <w:pPr>
              <w:pStyle w:val="TableText"/>
              <w:spacing w:line="259" w:lineRule="auto"/>
            </w:pPr>
            <w:r w:rsidRPr="00123177">
              <w:rPr>
                <w:szCs w:val="20"/>
              </w:rPr>
              <w:t>Temporal event is not applicable.</w:t>
            </w:r>
          </w:p>
        </w:tc>
      </w:tr>
      <w:tr w:rsidR="00947997" w:rsidRPr="00123177" w14:paraId="4E80CA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0AD32D" w14:textId="77777777" w:rsidR="00947997" w:rsidRPr="00123177" w:rsidRDefault="00947997" w:rsidP="00947997">
            <w:pPr>
              <w:pStyle w:val="TableText"/>
              <w:snapToGrid w:val="0"/>
            </w:pPr>
            <w:r w:rsidRPr="00123177">
              <w:t xml:space="preserve">Validation Rules/ </w:t>
            </w:r>
          </w:p>
          <w:p w14:paraId="1D543047" w14:textId="77777777" w:rsidR="00947997" w:rsidRPr="00123177" w:rsidRDefault="00947997" w:rsidP="00947997">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CDFD8" w14:textId="77777777" w:rsidR="00947997" w:rsidRPr="00123177" w:rsidRDefault="00947997" w:rsidP="00947997">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BB44951" w14:textId="77777777" w:rsidR="00947997" w:rsidRPr="00123177" w:rsidRDefault="00947997" w:rsidP="00947997">
            <w:pPr>
              <w:pStyle w:val="TableText"/>
              <w:snapToGrid w:val="0"/>
            </w:pPr>
            <w:r w:rsidRPr="00123177">
              <w:t xml:space="preserve">NHVDCDCFault @ HVDCDC_Status1 Shall  set to 0x3 ("Level 2") </w:t>
            </w:r>
          </w:p>
          <w:p w14:paraId="7E6D9F2F" w14:textId="77777777" w:rsidR="00947997" w:rsidRPr="00123177" w:rsidRDefault="00947997" w:rsidP="00947997">
            <w:pPr>
              <w:pStyle w:val="TableText"/>
              <w:snapToGrid w:val="0"/>
              <w:rPr>
                <w:i/>
                <w:iCs/>
              </w:rPr>
            </w:pPr>
            <w:r w:rsidRPr="00123177">
              <w:t xml:space="preserve">NVHDCDCFaultID @  HVDCDC_Debug_PDU Shall  equal to 51 ("DIAGNOSTIC_400V_SHUNT_SC_FAULT_ID")  </w:t>
            </w:r>
          </w:p>
        </w:tc>
      </w:tr>
      <w:tr w:rsidR="00947997" w:rsidRPr="00123177" w14:paraId="21BC7A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E69202" w14:textId="77777777" w:rsidR="00947997" w:rsidRPr="00123177" w:rsidRDefault="00947997" w:rsidP="00947997">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C1EF5" w14:textId="77777777" w:rsidR="00947997" w:rsidRPr="00123177" w:rsidRDefault="00947997" w:rsidP="00947997">
            <w:pPr>
              <w:pStyle w:val="TableText"/>
              <w:snapToGrid w:val="0"/>
            </w:pPr>
            <w:r w:rsidRPr="00123177">
              <w:rPr>
                <w:szCs w:val="20"/>
              </w:rPr>
              <w:t>Constraints is not applicable.</w:t>
            </w:r>
          </w:p>
        </w:tc>
      </w:tr>
      <w:tr w:rsidR="00947997" w:rsidRPr="00123177" w14:paraId="7B3C985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BD876A" w14:textId="77777777" w:rsidR="00947997" w:rsidRPr="00123177" w:rsidRDefault="00947997" w:rsidP="00947997">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0D6C8" w14:textId="77777777" w:rsidR="00947997" w:rsidRPr="00123177" w:rsidRDefault="00947997" w:rsidP="00947997">
            <w:pPr>
              <w:pStyle w:val="TableText"/>
              <w:snapToGrid w:val="0"/>
            </w:pPr>
            <w:r w:rsidRPr="00123177">
              <w:rPr>
                <w:szCs w:val="20"/>
              </w:rPr>
              <w:t>No effects on other system</w:t>
            </w:r>
          </w:p>
        </w:tc>
      </w:tr>
      <w:tr w:rsidR="00947997" w:rsidRPr="00123177" w14:paraId="3245DC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ADFC3A" w14:textId="77777777" w:rsidR="00947997" w:rsidRPr="00123177" w:rsidRDefault="00947997" w:rsidP="00947997">
            <w:pPr>
              <w:pStyle w:val="TableText"/>
              <w:snapToGrid w:val="0"/>
            </w:pPr>
            <w:r w:rsidRPr="00123177">
              <w:t>Testability with respect to test environment</w:t>
            </w:r>
          </w:p>
          <w:p w14:paraId="53B2322F" w14:textId="77777777" w:rsidR="00947997" w:rsidRPr="00123177" w:rsidRDefault="00947997" w:rsidP="00947997">
            <w:pPr>
              <w:pStyle w:val="TableText"/>
            </w:pPr>
            <w:r w:rsidRPr="00123177">
              <w:t>(Yes/No)</w:t>
            </w:r>
          </w:p>
          <w:p w14:paraId="763C0B3D" w14:textId="77777777" w:rsidR="00947997" w:rsidRPr="00123177" w:rsidRDefault="00947997" w:rsidP="00947997">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881F03" w14:textId="77777777" w:rsidR="00947997" w:rsidRPr="00123177" w:rsidRDefault="00947997" w:rsidP="00947997">
            <w:pPr>
              <w:pStyle w:val="TableText"/>
              <w:snapToGrid w:val="0"/>
            </w:pPr>
            <w:r w:rsidRPr="00123177">
              <w:t>YES</w:t>
            </w:r>
          </w:p>
          <w:p w14:paraId="191AC009" w14:textId="77777777" w:rsidR="00947997" w:rsidRPr="00123177" w:rsidRDefault="00947997" w:rsidP="00947997">
            <w:pPr>
              <w:pStyle w:val="TableText"/>
              <w:snapToGrid w:val="0"/>
              <w:rPr>
                <w:i/>
                <w:iCs/>
              </w:rPr>
            </w:pPr>
          </w:p>
        </w:tc>
      </w:tr>
      <w:tr w:rsidR="00947997" w:rsidRPr="00123177" w14:paraId="15729C8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1CB26B" w14:textId="77777777" w:rsidR="00947997" w:rsidRPr="00123177" w:rsidRDefault="00947997" w:rsidP="00947997">
            <w:pPr>
              <w:pStyle w:val="TableText"/>
              <w:snapToGrid w:val="0"/>
            </w:pPr>
            <w:r w:rsidRPr="00123177">
              <w:t>Feasible within project constraints</w:t>
            </w:r>
          </w:p>
          <w:p w14:paraId="10F58752" w14:textId="77777777" w:rsidR="00947997" w:rsidRPr="00123177" w:rsidRDefault="00947997" w:rsidP="00947997">
            <w:pPr>
              <w:pStyle w:val="TableText"/>
              <w:snapToGrid w:val="0"/>
            </w:pPr>
            <w:r w:rsidRPr="00123177">
              <w:t>(Yes/No)</w:t>
            </w:r>
          </w:p>
          <w:p w14:paraId="3654FD1A" w14:textId="77777777" w:rsidR="00947997" w:rsidRPr="00123177" w:rsidRDefault="00947997" w:rsidP="00947997">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7E9DA4" w14:textId="77777777" w:rsidR="00947997" w:rsidRPr="00123177" w:rsidRDefault="00947997" w:rsidP="00947997">
            <w:pPr>
              <w:pStyle w:val="TableText"/>
              <w:snapToGrid w:val="0"/>
            </w:pPr>
            <w:r w:rsidRPr="00123177">
              <w:t>YES</w:t>
            </w:r>
          </w:p>
        </w:tc>
      </w:tr>
      <w:tr w:rsidR="00947997" w:rsidRPr="00123177" w14:paraId="69183FD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ECD6B7" w14:textId="77777777" w:rsidR="00947997" w:rsidRPr="00123177" w:rsidRDefault="00947997" w:rsidP="00947997">
            <w:pPr>
              <w:pStyle w:val="TableText"/>
              <w:snapToGrid w:val="0"/>
            </w:pPr>
            <w:r w:rsidRPr="00123177">
              <w:t>Critical</w:t>
            </w:r>
          </w:p>
          <w:p w14:paraId="60F6103B" w14:textId="77777777" w:rsidR="00947997" w:rsidRPr="00123177" w:rsidRDefault="00947997" w:rsidP="00947997">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99AE6" w14:textId="77777777" w:rsidR="00947997" w:rsidRPr="00123177" w:rsidRDefault="00947997" w:rsidP="00947997">
            <w:pPr>
              <w:pStyle w:val="TableText"/>
              <w:snapToGrid w:val="0"/>
            </w:pPr>
            <w:r w:rsidRPr="00123177">
              <w:t>YES</w:t>
            </w:r>
          </w:p>
        </w:tc>
      </w:tr>
      <w:tr w:rsidR="00947997" w:rsidRPr="00123177" w14:paraId="0589BB0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573171" w14:textId="77777777" w:rsidR="00947997" w:rsidRPr="00123177" w:rsidRDefault="00947997" w:rsidP="00947997">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109750" w14:textId="77777777" w:rsidR="00947997" w:rsidRPr="00123177" w:rsidRDefault="00947997" w:rsidP="00947997">
            <w:pPr>
              <w:pStyle w:val="TableText"/>
              <w:snapToGrid w:val="0"/>
            </w:pPr>
            <w:r w:rsidRPr="00123177">
              <w:t>Acceptance Criteria for this requirement should be as per SECTION-6 ACCEPTANCE CRITERIA</w:t>
            </w:r>
          </w:p>
        </w:tc>
      </w:tr>
    </w:tbl>
    <w:p w14:paraId="0FD96CD1" w14:textId="77777777" w:rsidR="00A55B53" w:rsidRPr="00123177" w:rsidRDefault="00A55B53" w:rsidP="00A55B53">
      <w:pPr>
        <w:rPr>
          <w:rFonts w:eastAsia="Arial"/>
        </w:rPr>
      </w:pPr>
      <w:bookmarkStart w:id="172" w:name="_Hlk164257993"/>
    </w:p>
    <w:p w14:paraId="23303CE8" w14:textId="32D0117A" w:rsidR="00A55B53" w:rsidRPr="00123177" w:rsidRDefault="009900C8" w:rsidP="00A55B53">
      <w:pPr>
        <w:pStyle w:val="Heading5"/>
        <w:rPr>
          <w:rFonts w:eastAsia="Arial"/>
          <w:sz w:val="20"/>
          <w:szCs w:val="20"/>
        </w:rPr>
      </w:pPr>
      <w:r w:rsidRPr="009900C8">
        <w:rPr>
          <w:rFonts w:eastAsia="Arial"/>
          <w:sz w:val="20"/>
          <w:szCs w:val="20"/>
        </w:rPr>
        <w:lastRenderedPageBreak/>
        <w:t>The HVDCDC shall detect the 400V DC link circuit current short to ground failure raise a level 2 fault</w:t>
      </w:r>
      <w:r w:rsidR="00A55B53" w:rsidRPr="00123177">
        <w:rPr>
          <w:rFonts w:eastAsia="Arial"/>
          <w:color w:val="000000" w:themeColor="text1"/>
          <w:sz w:val="20"/>
          <w:szCs w:val="20"/>
        </w:rPr>
        <w:t>.</w:t>
      </w:r>
    </w:p>
    <w:tbl>
      <w:tblPr>
        <w:tblW w:w="9518" w:type="dxa"/>
        <w:tblInd w:w="108" w:type="dxa"/>
        <w:tblLayout w:type="fixed"/>
        <w:tblLook w:val="0000" w:firstRow="0" w:lastRow="0" w:firstColumn="0" w:lastColumn="0" w:noHBand="0" w:noVBand="0"/>
      </w:tblPr>
      <w:tblGrid>
        <w:gridCol w:w="1920"/>
        <w:gridCol w:w="7598"/>
      </w:tblGrid>
      <w:tr w:rsidR="00A55B53" w:rsidRPr="00123177" w14:paraId="2F392E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C9D65DA"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D59204F" w14:textId="77777777" w:rsidR="00A55B53" w:rsidRPr="00123177" w:rsidRDefault="00A55B53" w:rsidP="00535342">
            <w:pPr>
              <w:pStyle w:val="TableColumnTitle"/>
              <w:snapToGrid w:val="0"/>
            </w:pPr>
            <w:r w:rsidRPr="00123177">
              <w:t>Description</w:t>
            </w:r>
          </w:p>
        </w:tc>
      </w:tr>
      <w:tr w:rsidR="00A55B53" w:rsidRPr="00123177" w14:paraId="0653120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FB7AAA6"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1A76FA" w14:textId="77777777" w:rsidR="00A55B53" w:rsidRPr="00123177" w:rsidRDefault="00A55B53" w:rsidP="00535342">
            <w:pPr>
              <w:snapToGrid w:val="0"/>
            </w:pPr>
            <w:r w:rsidRPr="00123177">
              <w:t>SWRS_</w:t>
            </w:r>
            <w:r w:rsidRPr="00123177">
              <w:rPr>
                <w:rFonts w:eastAsia="Arial"/>
                <w:color w:val="000000" w:themeColor="text1"/>
                <w:szCs w:val="20"/>
              </w:rPr>
              <w:t>Diag_08</w:t>
            </w:r>
          </w:p>
        </w:tc>
      </w:tr>
      <w:tr w:rsidR="00A55B53" w:rsidRPr="00123177" w14:paraId="67AC7F7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BE7CC78"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BF255"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SDS-HVDCDC-255</w:t>
            </w:r>
          </w:p>
        </w:tc>
      </w:tr>
      <w:tr w:rsidR="00A55B53" w:rsidRPr="00123177" w14:paraId="20B22BC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FA206B6"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86D33" w14:textId="77777777" w:rsidR="00A55B53" w:rsidRPr="00123177" w:rsidRDefault="00A55B53" w:rsidP="00535342">
            <w:pPr>
              <w:pStyle w:val="TableText"/>
              <w:snapToGrid w:val="0"/>
            </w:pPr>
            <w:r w:rsidRPr="00123177">
              <w:t>B-Sample/PF2.0</w:t>
            </w:r>
          </w:p>
        </w:tc>
      </w:tr>
      <w:tr w:rsidR="00A55B53" w:rsidRPr="00123177" w14:paraId="477857A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E451FA4"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DBCDF0" w14:textId="6CFD4865" w:rsidR="00A55B53" w:rsidRPr="00123177" w:rsidRDefault="009900C8" w:rsidP="00535342">
            <w:pPr>
              <w:snapToGrid w:val="0"/>
              <w:rPr>
                <w:rFonts w:eastAsia="Arial"/>
                <w:color w:val="000000" w:themeColor="text1"/>
              </w:rPr>
            </w:pPr>
            <w:r w:rsidRPr="00123177">
              <w:rPr>
                <w:rFonts w:eastAsia="Arial"/>
                <w:color w:val="000000" w:themeColor="text1"/>
              </w:rPr>
              <w:t>The HVDCDC shall detect the 400V DC link circuit</w:t>
            </w:r>
            <w:r>
              <w:rPr>
                <w:rFonts w:eastAsia="Arial"/>
                <w:color w:val="000000" w:themeColor="text1"/>
              </w:rPr>
              <w:t xml:space="preserve"> current</w:t>
            </w:r>
            <w:r w:rsidRPr="00123177">
              <w:rPr>
                <w:rFonts w:eastAsia="Arial"/>
                <w:color w:val="000000" w:themeColor="text1"/>
              </w:rPr>
              <w:t xml:space="preserve"> short to </w:t>
            </w:r>
            <w:r>
              <w:rPr>
                <w:rFonts w:eastAsia="Arial"/>
                <w:color w:val="000000" w:themeColor="text1"/>
              </w:rPr>
              <w:t>ground failure</w:t>
            </w:r>
            <w:r w:rsidRPr="00123177">
              <w:rPr>
                <w:rFonts w:eastAsia="Arial"/>
                <w:color w:val="000000" w:themeColor="text1"/>
              </w:rPr>
              <w:t xml:space="preserve"> raise a level 2 fault.</w:t>
            </w:r>
          </w:p>
        </w:tc>
      </w:tr>
      <w:tr w:rsidR="00A55B53" w:rsidRPr="00123177" w14:paraId="53A894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C7E8C0"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38FF58"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3581D1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56FCC7"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2C09D3"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58FBE66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601923"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B146F5"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3FC602C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C3604D"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52441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6B0BD3B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Make necessary arrangement to provide Short to Ground fault.</w:t>
            </w:r>
          </w:p>
        </w:tc>
      </w:tr>
      <w:tr w:rsidR="00A55B53" w:rsidRPr="00123177" w14:paraId="4A7C78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644F8D"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C98DB"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4690F215" w14:textId="77777777" w:rsidR="00A55B53" w:rsidRPr="00123177" w:rsidRDefault="00A55B53" w:rsidP="00535342">
            <w:pPr>
              <w:pStyle w:val="TableText"/>
              <w:snapToGrid w:val="0"/>
            </w:pPr>
            <w:r w:rsidRPr="00123177">
              <w:t xml:space="preserve">NHVDCDCFault @ HVDCDC_Status1 Shall  set to 0x3 ("Level 2") </w:t>
            </w:r>
          </w:p>
          <w:p w14:paraId="41A3F861" w14:textId="77777777" w:rsidR="00A55B53" w:rsidRPr="00123177" w:rsidRDefault="00A55B53" w:rsidP="00535342">
            <w:pPr>
              <w:pStyle w:val="TableText"/>
              <w:snapToGrid w:val="0"/>
            </w:pPr>
            <w:r w:rsidRPr="00123177">
              <w:t>NVHDCDCFaultID @  HVDCDC_Debug_PDU Shall  equal to 52 ("DIAGNOSTIC_400V_SHUNT_STG_FAULT_ID")  and Shall  raise after the fault response time of 100ms.</w:t>
            </w:r>
          </w:p>
        </w:tc>
      </w:tr>
      <w:tr w:rsidR="00A55B53" w:rsidRPr="00123177" w14:paraId="7C1C9C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28C456"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00E34B" w14:textId="77777777" w:rsidR="00A55B53" w:rsidRPr="00123177" w:rsidRDefault="00A55B53" w:rsidP="00535342">
            <w:pPr>
              <w:pStyle w:val="TableText"/>
              <w:snapToGrid w:val="0"/>
              <w:rPr>
                <w:rStyle w:val="normaltextrun"/>
              </w:rPr>
            </w:pPr>
            <w:r w:rsidRPr="00123177">
              <w:rPr>
                <w:rStyle w:val="normaltextrun"/>
              </w:rPr>
              <w:t>The HVDCDC detects the 400V DC link current circuit failure by circuit short to ground and raise a level 2 fault</w:t>
            </w:r>
          </w:p>
        </w:tc>
      </w:tr>
      <w:tr w:rsidR="00A55B53" w:rsidRPr="00123177" w14:paraId="1EA0A7E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9D3B7A"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FFB3C6" w14:textId="77777777" w:rsidR="00A55B53" w:rsidRPr="00123177" w:rsidRDefault="00A55B53" w:rsidP="00535342">
            <w:pPr>
              <w:pStyle w:val="TableText"/>
              <w:snapToGrid w:val="0"/>
            </w:pPr>
            <w:r w:rsidRPr="00123177">
              <w:t>No such mandatory fields is applicable.</w:t>
            </w:r>
          </w:p>
        </w:tc>
      </w:tr>
      <w:tr w:rsidR="00A55B53" w:rsidRPr="00123177" w14:paraId="49924C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55C46D"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5D40F8" w14:textId="77777777" w:rsidR="00A55B53" w:rsidRPr="00123177" w:rsidRDefault="00A55B53" w:rsidP="00535342">
            <w:pPr>
              <w:pStyle w:val="TableText"/>
              <w:snapToGrid w:val="0"/>
            </w:pPr>
            <w:r w:rsidRPr="00123177">
              <w:t>NHVDCDCStatus = 0, NHVDCDCStausDebug = 0, NHVDCDCFault = 0.</w:t>
            </w:r>
          </w:p>
        </w:tc>
      </w:tr>
      <w:tr w:rsidR="00A55B53" w:rsidRPr="00123177" w14:paraId="45918F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9B0A1C"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DF8F84"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281E2D0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370ABA"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A37721" w14:textId="77777777" w:rsidR="00A55B53" w:rsidRPr="00123177" w:rsidRDefault="00A55B53" w:rsidP="00535342">
            <w:pPr>
              <w:pStyle w:val="TableText"/>
              <w:snapToGrid w:val="0"/>
            </w:pPr>
            <w:r w:rsidRPr="00123177">
              <w:rPr>
                <w:szCs w:val="20"/>
              </w:rPr>
              <w:t>Valid range value is not required.</w:t>
            </w:r>
          </w:p>
        </w:tc>
      </w:tr>
      <w:tr w:rsidR="00A55B53" w:rsidRPr="00123177" w14:paraId="36DCC52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B2C2BC"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E56190"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85595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843C1D"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03014C"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79F6A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5547FC"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B76B63" w14:textId="77777777" w:rsidR="00A55B53" w:rsidRPr="00123177" w:rsidRDefault="00A55B53" w:rsidP="00535342">
            <w:pPr>
              <w:pStyle w:val="TableText"/>
            </w:pPr>
            <w:r w:rsidRPr="00123177">
              <w:rPr>
                <w:szCs w:val="20"/>
              </w:rPr>
              <w:t>Data rate is not applicable.</w:t>
            </w:r>
          </w:p>
        </w:tc>
      </w:tr>
      <w:tr w:rsidR="00A55B53" w:rsidRPr="00123177" w14:paraId="3012034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C4253A"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525A4"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76BB95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14C0FD"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3C8FF7"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9B1E1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B22ACD" w14:textId="77777777" w:rsidR="00A55B53" w:rsidRPr="00123177" w:rsidRDefault="00A55B53" w:rsidP="00535342">
            <w:pPr>
              <w:pStyle w:val="TableText"/>
              <w:snapToGrid w:val="0"/>
            </w:pPr>
            <w:r w:rsidRPr="00123177">
              <w:lastRenderedPageBreak/>
              <w:t xml:space="preserve">Validation Rules/ </w:t>
            </w:r>
          </w:p>
          <w:p w14:paraId="0020DF68"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273F9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4BF8781" w14:textId="77777777" w:rsidR="00A55B53" w:rsidRPr="00123177" w:rsidRDefault="00A55B53" w:rsidP="00535342">
            <w:pPr>
              <w:pStyle w:val="TableText"/>
              <w:snapToGrid w:val="0"/>
            </w:pPr>
            <w:r w:rsidRPr="00123177">
              <w:t xml:space="preserve">NHVDCDCFault @ HVDCDC_Status1 Shall  set to 0x3 ("Level 2") </w:t>
            </w:r>
          </w:p>
          <w:p w14:paraId="22BE4D8D" w14:textId="77777777" w:rsidR="00A55B53" w:rsidRPr="00123177" w:rsidRDefault="00A55B53" w:rsidP="00535342">
            <w:pPr>
              <w:pStyle w:val="TableText"/>
              <w:snapToGrid w:val="0"/>
              <w:rPr>
                <w:i/>
                <w:iCs/>
              </w:rPr>
            </w:pPr>
            <w:r w:rsidRPr="00123177">
              <w:t xml:space="preserve">NVHDCDCFaultID @  HVDCDC_Debug_PDU Shall  equal to 52 ("DIAGNOSTIC_400V_SHUNT_STG_FAULT_ID")  </w:t>
            </w:r>
          </w:p>
        </w:tc>
      </w:tr>
      <w:tr w:rsidR="00A55B53" w:rsidRPr="00123177" w14:paraId="01CCCE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2F7B0A"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01045" w14:textId="77777777" w:rsidR="00A55B53" w:rsidRPr="00123177" w:rsidRDefault="00A55B53" w:rsidP="00535342">
            <w:pPr>
              <w:pStyle w:val="TableText"/>
              <w:snapToGrid w:val="0"/>
            </w:pPr>
            <w:r w:rsidRPr="00123177">
              <w:rPr>
                <w:szCs w:val="20"/>
              </w:rPr>
              <w:t>Constraints is not applicable.</w:t>
            </w:r>
          </w:p>
        </w:tc>
      </w:tr>
      <w:tr w:rsidR="00A55B53" w:rsidRPr="00123177" w14:paraId="6E4B7D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0E8D82"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7830E" w14:textId="77777777" w:rsidR="00A55B53" w:rsidRPr="00123177" w:rsidRDefault="00A55B53" w:rsidP="00535342">
            <w:pPr>
              <w:pStyle w:val="TableText"/>
              <w:snapToGrid w:val="0"/>
            </w:pPr>
            <w:r w:rsidRPr="00123177">
              <w:rPr>
                <w:szCs w:val="20"/>
              </w:rPr>
              <w:t>No effects on other system</w:t>
            </w:r>
          </w:p>
        </w:tc>
      </w:tr>
      <w:tr w:rsidR="00A55B53" w:rsidRPr="00123177" w14:paraId="59A6EDA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284F97" w14:textId="77777777" w:rsidR="00A55B53" w:rsidRPr="00123177" w:rsidRDefault="00A55B53" w:rsidP="00535342">
            <w:pPr>
              <w:pStyle w:val="TableText"/>
              <w:snapToGrid w:val="0"/>
            </w:pPr>
            <w:r w:rsidRPr="00123177">
              <w:t>Testability with respect to test environment</w:t>
            </w:r>
          </w:p>
          <w:p w14:paraId="628238A2" w14:textId="77777777" w:rsidR="00A55B53" w:rsidRPr="00123177" w:rsidRDefault="00A55B53" w:rsidP="00535342">
            <w:pPr>
              <w:pStyle w:val="TableText"/>
            </w:pPr>
            <w:r w:rsidRPr="00123177">
              <w:t>(Yes/No)</w:t>
            </w:r>
          </w:p>
          <w:p w14:paraId="38C38475"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BD3BAB" w14:textId="77777777" w:rsidR="00A55B53" w:rsidRPr="00123177" w:rsidRDefault="00A55B53" w:rsidP="00535342">
            <w:pPr>
              <w:pStyle w:val="TableText"/>
              <w:snapToGrid w:val="0"/>
            </w:pPr>
            <w:r w:rsidRPr="00123177">
              <w:t>YES</w:t>
            </w:r>
          </w:p>
        </w:tc>
      </w:tr>
      <w:tr w:rsidR="00A55B53" w:rsidRPr="00123177" w14:paraId="0E54BFD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F90EE3" w14:textId="77777777" w:rsidR="00A55B53" w:rsidRPr="00123177" w:rsidRDefault="00A55B53" w:rsidP="00535342">
            <w:pPr>
              <w:pStyle w:val="TableText"/>
              <w:snapToGrid w:val="0"/>
            </w:pPr>
            <w:r w:rsidRPr="00123177">
              <w:t>Feasible within project constraints</w:t>
            </w:r>
          </w:p>
          <w:p w14:paraId="34BD2323" w14:textId="77777777" w:rsidR="00A55B53" w:rsidRPr="00123177" w:rsidRDefault="00A55B53" w:rsidP="00535342">
            <w:pPr>
              <w:pStyle w:val="TableText"/>
              <w:snapToGrid w:val="0"/>
            </w:pPr>
            <w:r w:rsidRPr="00123177">
              <w:t>(Yes/No)</w:t>
            </w:r>
          </w:p>
          <w:p w14:paraId="56F9B52E"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A879C8" w14:textId="77777777" w:rsidR="00A55B53" w:rsidRPr="00123177" w:rsidRDefault="00A55B53" w:rsidP="00535342">
            <w:pPr>
              <w:pStyle w:val="TableText"/>
              <w:snapToGrid w:val="0"/>
            </w:pPr>
            <w:r w:rsidRPr="00123177">
              <w:t>YES</w:t>
            </w:r>
          </w:p>
        </w:tc>
      </w:tr>
      <w:tr w:rsidR="00A55B53" w:rsidRPr="00123177" w14:paraId="631976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50F1FF" w14:textId="77777777" w:rsidR="00A55B53" w:rsidRPr="00123177" w:rsidRDefault="00A55B53" w:rsidP="00535342">
            <w:pPr>
              <w:pStyle w:val="TableText"/>
              <w:snapToGrid w:val="0"/>
            </w:pPr>
            <w:r w:rsidRPr="00123177">
              <w:t>Critical</w:t>
            </w:r>
          </w:p>
          <w:p w14:paraId="1060C1BF"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56465" w14:textId="77777777" w:rsidR="00A55B53" w:rsidRPr="00123177" w:rsidRDefault="00A55B53" w:rsidP="00535342">
            <w:pPr>
              <w:pStyle w:val="TableText"/>
              <w:snapToGrid w:val="0"/>
            </w:pPr>
            <w:r w:rsidRPr="00123177">
              <w:t>YES</w:t>
            </w:r>
          </w:p>
        </w:tc>
      </w:tr>
      <w:tr w:rsidR="00A55B53" w:rsidRPr="00123177" w14:paraId="4CFC3F8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ED4132"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EB03C4"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41F2420" w14:textId="77777777" w:rsidR="00A55B53" w:rsidRPr="00123177" w:rsidRDefault="00A55B53" w:rsidP="00A55B53">
      <w:pPr>
        <w:pStyle w:val="BodyText"/>
        <w:rPr>
          <w:rFonts w:eastAsia="Arial"/>
        </w:rPr>
      </w:pPr>
    </w:p>
    <w:bookmarkEnd w:id="172"/>
    <w:p w14:paraId="39B98491" w14:textId="77777777" w:rsidR="00A55B53" w:rsidRPr="00123177" w:rsidRDefault="00A55B53" w:rsidP="00A55B53">
      <w:pPr>
        <w:rPr>
          <w:rFonts w:eastAsia="Arial"/>
        </w:rPr>
      </w:pPr>
    </w:p>
    <w:p w14:paraId="1D1F7735"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Fonts w:eastAsia="Arial"/>
          <w:color w:val="000000" w:themeColor="text1"/>
          <w:sz w:val="20"/>
          <w:szCs w:val="20"/>
        </w:rPr>
        <w:t>400V DC link current circuit failure (power supply failure, circuit short to high, circuit short to ground or circuit open) and raise a level 2 fault.</w:t>
      </w:r>
    </w:p>
    <w:tbl>
      <w:tblPr>
        <w:tblW w:w="9518" w:type="dxa"/>
        <w:tblInd w:w="108" w:type="dxa"/>
        <w:tblLayout w:type="fixed"/>
        <w:tblLook w:val="0000" w:firstRow="0" w:lastRow="0" w:firstColumn="0" w:lastColumn="0" w:noHBand="0" w:noVBand="0"/>
      </w:tblPr>
      <w:tblGrid>
        <w:gridCol w:w="1920"/>
        <w:gridCol w:w="7598"/>
      </w:tblGrid>
      <w:tr w:rsidR="00A55B53" w:rsidRPr="00123177" w14:paraId="4561A75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B2CFF7F" w14:textId="77777777" w:rsidR="00A55B53" w:rsidRPr="00123177" w:rsidRDefault="00A55B53" w:rsidP="00535342">
            <w:pPr>
              <w:pStyle w:val="TableColumnTitle"/>
              <w:snapToGrid w:val="0"/>
            </w:pPr>
            <w:bookmarkStart w:id="173" w:name="_Hlk164258200"/>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852A3C5" w14:textId="77777777" w:rsidR="00A55B53" w:rsidRPr="00123177" w:rsidRDefault="00A55B53" w:rsidP="00535342">
            <w:pPr>
              <w:pStyle w:val="TableColumnTitle"/>
              <w:snapToGrid w:val="0"/>
            </w:pPr>
            <w:r w:rsidRPr="00123177">
              <w:t>Description</w:t>
            </w:r>
          </w:p>
        </w:tc>
      </w:tr>
      <w:tr w:rsidR="00A55B53" w:rsidRPr="00123177" w14:paraId="2FAD397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E5D883A"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FE7D1" w14:textId="77777777" w:rsidR="00A55B53" w:rsidRPr="00123177" w:rsidRDefault="00A55B53" w:rsidP="00535342">
            <w:pPr>
              <w:snapToGrid w:val="0"/>
            </w:pPr>
            <w:r w:rsidRPr="00123177">
              <w:t>SWRS_</w:t>
            </w:r>
            <w:r w:rsidRPr="00123177">
              <w:rPr>
                <w:rFonts w:eastAsia="Arial"/>
                <w:color w:val="000000" w:themeColor="text1"/>
                <w:szCs w:val="20"/>
              </w:rPr>
              <w:t>Diag_09</w:t>
            </w:r>
          </w:p>
        </w:tc>
      </w:tr>
      <w:tr w:rsidR="00A55B53" w:rsidRPr="00123177" w14:paraId="4575AF1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3821326"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2563E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SDS-HVDCDC-255</w:t>
            </w:r>
          </w:p>
        </w:tc>
      </w:tr>
      <w:tr w:rsidR="00A55B53" w:rsidRPr="00123177" w14:paraId="25618EB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ECAE4F7"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BEA8E0" w14:textId="77777777" w:rsidR="00A55B53" w:rsidRPr="00123177" w:rsidRDefault="00A55B53" w:rsidP="00535342">
            <w:pPr>
              <w:pStyle w:val="TableText"/>
              <w:snapToGrid w:val="0"/>
            </w:pPr>
            <w:r w:rsidRPr="00123177">
              <w:t>B-Sample/PF2.0</w:t>
            </w:r>
          </w:p>
        </w:tc>
      </w:tr>
      <w:tr w:rsidR="00A55B53" w:rsidRPr="00123177" w14:paraId="77D36E1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AACC731" w14:textId="77777777" w:rsidR="00A55B53" w:rsidRPr="00123177" w:rsidRDefault="00A55B53" w:rsidP="00535342">
            <w:pPr>
              <w:pStyle w:val="TableText"/>
              <w:snapToGrid w:val="0"/>
              <w:rPr>
                <w:vertAlign w:val="superscript"/>
              </w:rPr>
            </w:pPr>
            <w:r w:rsidRPr="00123177">
              <w:lastRenderedPageBreak/>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626BEE" w14:textId="04AF1E7F" w:rsidR="00A55B53" w:rsidRPr="00123177" w:rsidRDefault="009900C8" w:rsidP="00535342">
            <w:pPr>
              <w:snapToGrid w:val="0"/>
              <w:rPr>
                <w:rFonts w:eastAsia="Arial"/>
                <w:color w:val="000000" w:themeColor="text1"/>
              </w:rPr>
            </w:pPr>
            <w:r w:rsidRPr="00123177">
              <w:rPr>
                <w:rFonts w:eastAsia="Arial"/>
                <w:color w:val="000000" w:themeColor="text1"/>
              </w:rPr>
              <w:t>The HVDCDC shall detect the 400V DC link circuit</w:t>
            </w:r>
            <w:r>
              <w:rPr>
                <w:rFonts w:eastAsia="Arial"/>
                <w:color w:val="000000" w:themeColor="text1"/>
              </w:rPr>
              <w:t xml:space="preserve"> current</w:t>
            </w:r>
            <w:r w:rsidRPr="00123177">
              <w:rPr>
                <w:rFonts w:eastAsia="Arial"/>
                <w:color w:val="000000" w:themeColor="text1"/>
              </w:rPr>
              <w:t xml:space="preserve"> </w:t>
            </w:r>
            <w:r>
              <w:rPr>
                <w:rFonts w:eastAsia="Arial"/>
                <w:color w:val="000000" w:themeColor="text1"/>
              </w:rPr>
              <w:t>open circuit failure</w:t>
            </w:r>
            <w:r w:rsidRPr="00123177">
              <w:rPr>
                <w:rFonts w:eastAsia="Arial"/>
                <w:color w:val="000000" w:themeColor="text1"/>
              </w:rPr>
              <w:t xml:space="preserve"> raise a level 2 fault</w:t>
            </w:r>
            <w:r w:rsidR="00A55B53" w:rsidRPr="00123177">
              <w:rPr>
                <w:rFonts w:eastAsia="Arial"/>
                <w:color w:val="000000" w:themeColor="text1"/>
              </w:rPr>
              <w:t>.</w:t>
            </w:r>
          </w:p>
        </w:tc>
      </w:tr>
      <w:tr w:rsidR="00A55B53" w:rsidRPr="00123177" w14:paraId="224C310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334007"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BEDBD"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C150F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02547A"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6FB239"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581CE7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09E077"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F4F30C"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A2261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ECF8E6"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156B1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15BB366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Make necessary arrangement to provide open circuit fault.</w:t>
            </w:r>
          </w:p>
        </w:tc>
      </w:tr>
      <w:tr w:rsidR="00A55B53" w:rsidRPr="00123177" w14:paraId="522086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09673D"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CA56A5"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486AB65B" w14:textId="77777777" w:rsidR="00A55B53" w:rsidRPr="00123177" w:rsidRDefault="00A55B53" w:rsidP="00535342">
            <w:pPr>
              <w:pStyle w:val="TableText"/>
              <w:snapToGrid w:val="0"/>
            </w:pPr>
            <w:r w:rsidRPr="00123177">
              <w:t xml:space="preserve">NHVDCDCFault @ HVDCDC_Status1 Shall set to 0x3 ("Level 2") </w:t>
            </w:r>
          </w:p>
          <w:p w14:paraId="40E2A6A9" w14:textId="77777777" w:rsidR="00A55B53" w:rsidRPr="00123177" w:rsidRDefault="00A55B53" w:rsidP="00535342">
            <w:pPr>
              <w:pStyle w:val="TableText"/>
              <w:snapToGrid w:val="0"/>
            </w:pPr>
            <w:r w:rsidRPr="00123177">
              <w:t>NVHDCDCFaultID @  HVDCDC_Debug_PDU Shall equal to 50 ("DIAGNOSTIC_400V_SHUNT_OC_FAULT_ID")  and Shall raise after the fault response time of 100ms.</w:t>
            </w:r>
          </w:p>
        </w:tc>
      </w:tr>
      <w:tr w:rsidR="00A55B53" w:rsidRPr="00123177" w14:paraId="360B636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E4EA4B"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FD21EE" w14:textId="77777777" w:rsidR="00A55B53" w:rsidRPr="00123177" w:rsidRDefault="00A55B53" w:rsidP="00535342">
            <w:pPr>
              <w:pStyle w:val="TableText"/>
              <w:snapToGrid w:val="0"/>
              <w:rPr>
                <w:rStyle w:val="normaltextrun"/>
              </w:rPr>
            </w:pPr>
            <w:r w:rsidRPr="00123177">
              <w:rPr>
                <w:rStyle w:val="normaltextrun"/>
              </w:rPr>
              <w:t>The HVDCDC detects the 400V DC link current circuit failure by open circuit and raise a level 2 fault</w:t>
            </w:r>
          </w:p>
        </w:tc>
      </w:tr>
      <w:tr w:rsidR="00A55B53" w:rsidRPr="00123177" w14:paraId="6BF0E9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F14C3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06E0F4" w14:textId="77777777" w:rsidR="00A55B53" w:rsidRPr="00123177" w:rsidRDefault="00A55B53" w:rsidP="00535342">
            <w:pPr>
              <w:pStyle w:val="TableText"/>
              <w:snapToGrid w:val="0"/>
            </w:pPr>
            <w:r w:rsidRPr="00123177">
              <w:t>No such mandatory fields is applicable.</w:t>
            </w:r>
          </w:p>
        </w:tc>
      </w:tr>
      <w:tr w:rsidR="00A55B53" w:rsidRPr="00123177" w14:paraId="06491B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34ED14"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77C18D" w14:textId="77777777" w:rsidR="00A55B53" w:rsidRPr="00123177" w:rsidRDefault="00A55B53" w:rsidP="00535342">
            <w:pPr>
              <w:pStyle w:val="TableText"/>
              <w:snapToGrid w:val="0"/>
            </w:pPr>
            <w:r w:rsidRPr="00123177">
              <w:t>NHVDCDCStatus = 0, NHVDCDCStausDebug = 0, NHVDCDCFault = 0.</w:t>
            </w:r>
          </w:p>
        </w:tc>
      </w:tr>
      <w:tr w:rsidR="00A55B53" w:rsidRPr="00123177" w14:paraId="3368AC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A889EC"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C00ABD"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94FA8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B390A0"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C038CB" w14:textId="77777777" w:rsidR="00A55B53" w:rsidRPr="00123177" w:rsidRDefault="00A55B53" w:rsidP="00535342">
            <w:pPr>
              <w:pStyle w:val="TableText"/>
              <w:snapToGrid w:val="0"/>
            </w:pPr>
            <w:r w:rsidRPr="00123177">
              <w:rPr>
                <w:szCs w:val="20"/>
              </w:rPr>
              <w:t>Valid range value is not required.</w:t>
            </w:r>
          </w:p>
        </w:tc>
      </w:tr>
      <w:tr w:rsidR="00A55B53" w:rsidRPr="00123177" w14:paraId="50B3ECE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FE226A"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7AFFCA"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60988C2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954CBE"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ADC62C"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1ACD4A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46A6D6"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7B4FAF" w14:textId="77777777" w:rsidR="00A55B53" w:rsidRPr="00123177" w:rsidRDefault="00A55B53" w:rsidP="00535342">
            <w:pPr>
              <w:pStyle w:val="TableText"/>
            </w:pPr>
            <w:r w:rsidRPr="00123177">
              <w:rPr>
                <w:szCs w:val="20"/>
              </w:rPr>
              <w:t>Data rate is not applicable.</w:t>
            </w:r>
          </w:p>
        </w:tc>
      </w:tr>
      <w:tr w:rsidR="00A55B53" w:rsidRPr="00123177" w14:paraId="3D9172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66C99B"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512F53"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D6125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D6C959"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7255D"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CB4973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F9817E" w14:textId="77777777" w:rsidR="00A55B53" w:rsidRPr="00123177" w:rsidRDefault="00A55B53" w:rsidP="00535342">
            <w:pPr>
              <w:pStyle w:val="TableText"/>
              <w:snapToGrid w:val="0"/>
            </w:pPr>
            <w:r w:rsidRPr="00123177">
              <w:t xml:space="preserve">Validation Rules/ </w:t>
            </w:r>
          </w:p>
          <w:p w14:paraId="58E98AAD"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9E8C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9E3597A" w14:textId="77777777" w:rsidR="00A55B53" w:rsidRPr="00123177" w:rsidRDefault="00A55B53" w:rsidP="00535342">
            <w:pPr>
              <w:pStyle w:val="TableText"/>
              <w:snapToGrid w:val="0"/>
            </w:pPr>
            <w:r w:rsidRPr="00123177">
              <w:t xml:space="preserve">NHVDCDCFault @ HVDCDC_Status1 Shall set to 0x3 ("Level 2") </w:t>
            </w:r>
          </w:p>
          <w:p w14:paraId="51EC98F4" w14:textId="77777777" w:rsidR="00A55B53" w:rsidRPr="00123177" w:rsidRDefault="00A55B53" w:rsidP="00535342">
            <w:pPr>
              <w:pStyle w:val="TableText"/>
              <w:snapToGrid w:val="0"/>
              <w:rPr>
                <w:i/>
                <w:iCs/>
              </w:rPr>
            </w:pPr>
            <w:r w:rsidRPr="00123177">
              <w:t xml:space="preserve">NVHDCDCFaultID @  HVDCDC_Debug_PDU Shall equal to 50 ("DIAGNOSTIC_400V_SHUNT_OC_FAULT_ID")  </w:t>
            </w:r>
          </w:p>
        </w:tc>
      </w:tr>
      <w:tr w:rsidR="00A55B53" w:rsidRPr="00123177" w14:paraId="254E819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1AEDC1"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1FE2DA" w14:textId="77777777" w:rsidR="00A55B53" w:rsidRPr="00123177" w:rsidRDefault="00A55B53" w:rsidP="00535342">
            <w:pPr>
              <w:pStyle w:val="TableText"/>
              <w:snapToGrid w:val="0"/>
            </w:pPr>
            <w:r w:rsidRPr="00123177">
              <w:rPr>
                <w:szCs w:val="20"/>
              </w:rPr>
              <w:t>Constraints is not applicable.</w:t>
            </w:r>
          </w:p>
        </w:tc>
      </w:tr>
      <w:tr w:rsidR="00A55B53" w:rsidRPr="00123177" w14:paraId="6D393F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CE40C4"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9780E9" w14:textId="77777777" w:rsidR="00A55B53" w:rsidRPr="00123177" w:rsidRDefault="00A55B53" w:rsidP="00535342">
            <w:pPr>
              <w:pStyle w:val="TableText"/>
              <w:snapToGrid w:val="0"/>
            </w:pPr>
            <w:r w:rsidRPr="00123177">
              <w:rPr>
                <w:szCs w:val="20"/>
              </w:rPr>
              <w:t>No effects on other system</w:t>
            </w:r>
          </w:p>
        </w:tc>
      </w:tr>
      <w:tr w:rsidR="00A55B53" w:rsidRPr="00123177" w14:paraId="3BC93A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362408" w14:textId="77777777" w:rsidR="00A55B53" w:rsidRPr="00123177" w:rsidRDefault="00A55B53" w:rsidP="00535342">
            <w:pPr>
              <w:pStyle w:val="TableText"/>
              <w:snapToGrid w:val="0"/>
            </w:pPr>
            <w:r w:rsidRPr="00123177">
              <w:t>Testability with respect to test environment</w:t>
            </w:r>
          </w:p>
          <w:p w14:paraId="60111641" w14:textId="77777777" w:rsidR="00A55B53" w:rsidRPr="00123177" w:rsidRDefault="00A55B53" w:rsidP="00535342">
            <w:pPr>
              <w:pStyle w:val="TableText"/>
            </w:pPr>
            <w:r w:rsidRPr="00123177">
              <w:t>(Yes/No)</w:t>
            </w:r>
          </w:p>
          <w:p w14:paraId="0A8FA32B"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735D25" w14:textId="77777777" w:rsidR="00A55B53" w:rsidRPr="00123177" w:rsidRDefault="00A55B53" w:rsidP="00535342">
            <w:pPr>
              <w:pStyle w:val="TableText"/>
              <w:snapToGrid w:val="0"/>
            </w:pPr>
            <w:r w:rsidRPr="00123177">
              <w:t>YES</w:t>
            </w:r>
          </w:p>
        </w:tc>
      </w:tr>
      <w:tr w:rsidR="00A55B53" w:rsidRPr="00123177" w14:paraId="7D0AD8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E71BF9" w14:textId="77777777" w:rsidR="00A55B53" w:rsidRPr="00123177" w:rsidRDefault="00A55B53" w:rsidP="00535342">
            <w:pPr>
              <w:pStyle w:val="TableText"/>
              <w:snapToGrid w:val="0"/>
            </w:pPr>
            <w:r w:rsidRPr="00123177">
              <w:t>Feasible within project constraints</w:t>
            </w:r>
          </w:p>
          <w:p w14:paraId="0A28F2EE" w14:textId="77777777" w:rsidR="00A55B53" w:rsidRPr="00123177" w:rsidRDefault="00A55B53" w:rsidP="00535342">
            <w:pPr>
              <w:pStyle w:val="TableText"/>
              <w:snapToGrid w:val="0"/>
            </w:pPr>
            <w:r w:rsidRPr="00123177">
              <w:t>(Yes/No)</w:t>
            </w:r>
          </w:p>
          <w:p w14:paraId="5FFC5546"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603CD6" w14:textId="77777777" w:rsidR="00A55B53" w:rsidRPr="00123177" w:rsidRDefault="00A55B53" w:rsidP="00535342">
            <w:pPr>
              <w:pStyle w:val="TableText"/>
              <w:snapToGrid w:val="0"/>
            </w:pPr>
            <w:r w:rsidRPr="00123177">
              <w:t>YES</w:t>
            </w:r>
          </w:p>
        </w:tc>
      </w:tr>
      <w:tr w:rsidR="00A55B53" w:rsidRPr="00123177" w14:paraId="2B9964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2DE775" w14:textId="77777777" w:rsidR="00A55B53" w:rsidRPr="00123177" w:rsidRDefault="00A55B53" w:rsidP="00535342">
            <w:pPr>
              <w:pStyle w:val="TableText"/>
              <w:snapToGrid w:val="0"/>
            </w:pPr>
            <w:r w:rsidRPr="00123177">
              <w:t>Critical</w:t>
            </w:r>
          </w:p>
          <w:p w14:paraId="10153944"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429D4D" w14:textId="77777777" w:rsidR="00A55B53" w:rsidRPr="00123177" w:rsidRDefault="00A55B53" w:rsidP="00535342">
            <w:pPr>
              <w:pStyle w:val="TableText"/>
              <w:snapToGrid w:val="0"/>
            </w:pPr>
            <w:r w:rsidRPr="00123177">
              <w:t>YES</w:t>
            </w:r>
          </w:p>
        </w:tc>
      </w:tr>
      <w:tr w:rsidR="00A55B53" w:rsidRPr="00123177" w14:paraId="04A324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A887FA"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564A6" w14:textId="77777777" w:rsidR="00A55B53" w:rsidRPr="00123177" w:rsidRDefault="00A55B53" w:rsidP="00535342">
            <w:pPr>
              <w:pStyle w:val="TableText"/>
              <w:snapToGrid w:val="0"/>
            </w:pPr>
            <w:r w:rsidRPr="00123177">
              <w:t>Acceptance Criteria for this requirement should be as per SECTION-6 ACCEPTANCE CRITERIA</w:t>
            </w:r>
          </w:p>
        </w:tc>
      </w:tr>
      <w:bookmarkEnd w:id="173"/>
    </w:tbl>
    <w:p w14:paraId="01BDEC99" w14:textId="77777777" w:rsidR="00A55B53" w:rsidRPr="00123177" w:rsidRDefault="00A55B53" w:rsidP="00A55B53">
      <w:pPr>
        <w:pStyle w:val="BodyText"/>
        <w:rPr>
          <w:rFonts w:eastAsia="Arial"/>
        </w:rPr>
      </w:pPr>
    </w:p>
    <w:p w14:paraId="6E2A65F9" w14:textId="77777777" w:rsidR="00A55B53" w:rsidRPr="00123177" w:rsidRDefault="00A55B53" w:rsidP="00A55B53">
      <w:pPr>
        <w:rPr>
          <w:rFonts w:eastAsia="Arial"/>
        </w:rPr>
      </w:pPr>
    </w:p>
    <w:p w14:paraId="6B96EABB" w14:textId="77777777" w:rsidR="00A55B53" w:rsidRPr="00123177" w:rsidRDefault="00A55B53" w:rsidP="00A55B53">
      <w:pPr>
        <w:pStyle w:val="Heading5"/>
        <w:rPr>
          <w:rFonts w:eastAsia="Arial"/>
        </w:rPr>
      </w:pPr>
      <w:r w:rsidRPr="00123177">
        <w:rPr>
          <w:rFonts w:eastAsia="Arial"/>
          <w:sz w:val="20"/>
          <w:szCs w:val="20"/>
        </w:rPr>
        <w:t xml:space="preserve">Requirement against </w:t>
      </w:r>
      <w:r w:rsidRPr="00123177">
        <w:rPr>
          <w:rFonts w:eastAsia="Arial"/>
          <w:color w:val="000000" w:themeColor="text1"/>
          <w:sz w:val="20"/>
          <w:szCs w:val="20"/>
        </w:rPr>
        <w:t>400V DC link overcurrent detection</w:t>
      </w:r>
    </w:p>
    <w:tbl>
      <w:tblPr>
        <w:tblW w:w="9735" w:type="dxa"/>
        <w:tblInd w:w="103" w:type="dxa"/>
        <w:tblLayout w:type="fixed"/>
        <w:tblLook w:val="06A0" w:firstRow="1" w:lastRow="0" w:firstColumn="1" w:lastColumn="0" w:noHBand="1" w:noVBand="1"/>
      </w:tblPr>
      <w:tblGrid>
        <w:gridCol w:w="2022"/>
        <w:gridCol w:w="7713"/>
      </w:tblGrid>
      <w:tr w:rsidR="00A55B53" w:rsidRPr="00123177" w14:paraId="00F34A2A"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7B800A5" w14:textId="77777777" w:rsidR="00A55B53" w:rsidRPr="00123177" w:rsidRDefault="00A55B53" w:rsidP="00535342">
            <w:r w:rsidRPr="00123177">
              <w:rPr>
                <w:rFonts w:eastAsia="Arial"/>
                <w:b/>
                <w:bCs/>
                <w:color w:val="000000" w:themeColor="text1"/>
                <w:szCs w:val="20"/>
              </w:rPr>
              <w:t>Term</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8FD8566" w14:textId="77777777" w:rsidR="00A55B53" w:rsidRPr="00123177" w:rsidRDefault="00A55B53" w:rsidP="00535342">
            <w:r w:rsidRPr="00123177">
              <w:rPr>
                <w:rFonts w:eastAsia="Arial"/>
                <w:b/>
                <w:bCs/>
                <w:color w:val="000000" w:themeColor="text1"/>
                <w:szCs w:val="20"/>
              </w:rPr>
              <w:t>Description</w:t>
            </w:r>
          </w:p>
        </w:tc>
      </w:tr>
      <w:tr w:rsidR="00A55B53" w:rsidRPr="00123177" w14:paraId="222DF1A3"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1070D1E7" w14:textId="77777777" w:rsidR="00A55B53" w:rsidRPr="00123177" w:rsidRDefault="00A55B53" w:rsidP="00535342">
            <w:r w:rsidRPr="00123177">
              <w:rPr>
                <w:rFonts w:eastAsia="Arial"/>
                <w:color w:val="000000" w:themeColor="text1"/>
                <w:szCs w:val="20"/>
              </w:rPr>
              <w:t>REQ ID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313793" w14:textId="77777777" w:rsidR="00A55B53" w:rsidRPr="00123177" w:rsidRDefault="00A55B53" w:rsidP="00535342">
            <w:pPr>
              <w:rPr>
                <w:rFonts w:eastAsia="Arial"/>
                <w:color w:val="000000" w:themeColor="text1"/>
              </w:rPr>
            </w:pPr>
            <w:r w:rsidRPr="00123177">
              <w:t>SWRS_</w:t>
            </w:r>
            <w:r w:rsidRPr="00123177">
              <w:rPr>
                <w:rFonts w:eastAsia="Arial"/>
                <w:color w:val="000000" w:themeColor="text1"/>
                <w:szCs w:val="20"/>
              </w:rPr>
              <w:t>Diag_10</w:t>
            </w:r>
          </w:p>
        </w:tc>
      </w:tr>
      <w:tr w:rsidR="00A55B53" w:rsidRPr="00123177" w14:paraId="68FB9FA5" w14:textId="77777777" w:rsidTr="00535342">
        <w:trPr>
          <w:trHeight w:val="444"/>
        </w:trPr>
        <w:tc>
          <w:tcPr>
            <w:tcW w:w="2022" w:type="dxa"/>
            <w:tcBorders>
              <w:top w:val="single" w:sz="8" w:space="0" w:color="000000" w:themeColor="text1"/>
              <w:left w:val="single" w:sz="8" w:space="0" w:color="000000" w:themeColor="text1"/>
              <w:bottom w:val="single" w:sz="8" w:space="0" w:color="000000" w:themeColor="text1"/>
              <w:right w:val="nil"/>
            </w:tcBorders>
          </w:tcPr>
          <w:p w14:paraId="579BB34F" w14:textId="77777777" w:rsidR="00A55B53" w:rsidRPr="00123177" w:rsidRDefault="00A55B53" w:rsidP="00535342">
            <w:pPr>
              <w:pStyle w:val="TableText"/>
            </w:pPr>
            <w:r w:rsidRPr="00123177">
              <w:t>Customer Req ID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3AC747" w14:textId="77777777" w:rsidR="00A55B53" w:rsidRPr="00123177" w:rsidRDefault="00A55B53" w:rsidP="00535342">
            <w:pPr>
              <w:outlineLvl w:val="2"/>
              <w:rPr>
                <w:rFonts w:ascii="Calibri" w:hAnsi="Calibri" w:cs="Calibri"/>
                <w:sz w:val="22"/>
                <w:szCs w:val="22"/>
              </w:rPr>
            </w:pPr>
            <w:r w:rsidRPr="00123177">
              <w:rPr>
                <w:rFonts w:ascii="Calibri" w:hAnsi="Calibri" w:cs="Calibri"/>
                <w:sz w:val="22"/>
                <w:szCs w:val="22"/>
              </w:rPr>
              <w:t>SDS-HVDCDC-209</w:t>
            </w:r>
          </w:p>
        </w:tc>
      </w:tr>
      <w:tr w:rsidR="00A55B53" w:rsidRPr="00123177" w14:paraId="014D57DB"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18286744" w14:textId="77777777" w:rsidR="00A55B53" w:rsidRPr="00123177" w:rsidRDefault="00A55B53" w:rsidP="00535342">
            <w:pPr>
              <w:pStyle w:val="TableText"/>
            </w:pPr>
            <w:r w:rsidRPr="00123177">
              <w:t>Milestone</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0E6BE0" w14:textId="77777777" w:rsidR="00A55B53" w:rsidRPr="00123177" w:rsidRDefault="00A55B53" w:rsidP="00535342">
            <w:pPr>
              <w:pStyle w:val="TableText"/>
              <w:spacing w:line="259" w:lineRule="auto"/>
            </w:pPr>
            <w:r w:rsidRPr="00123177">
              <w:t>PF1.0</w:t>
            </w:r>
          </w:p>
        </w:tc>
      </w:tr>
      <w:tr w:rsidR="00A55B53" w:rsidRPr="00123177" w14:paraId="5640B714"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0F301A1E"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66B52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HVDCDC shall detect the 400V DC link overcurrent and raise a level 2 fault.</w:t>
            </w:r>
          </w:p>
        </w:tc>
      </w:tr>
      <w:tr w:rsidR="00A55B53" w:rsidRPr="00123177" w14:paraId="7F1E75E7"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BBC5FDF" w14:textId="77777777" w:rsidR="00A55B53" w:rsidRPr="00123177" w:rsidRDefault="00A55B53" w:rsidP="00535342">
            <w:r w:rsidRPr="00123177">
              <w:rPr>
                <w:rFonts w:eastAsia="Arial"/>
                <w:color w:val="000000" w:themeColor="text1"/>
                <w:szCs w:val="20"/>
              </w:rPr>
              <w:t xml:space="preserve">Derived Requirement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B6AD2D" w14:textId="77777777" w:rsidR="00A55B53" w:rsidRPr="00123177" w:rsidRDefault="00A55B53" w:rsidP="00535342">
            <w:r w:rsidRPr="00123177">
              <w:t>No Such derived requirement is applicable.</w:t>
            </w:r>
          </w:p>
        </w:tc>
      </w:tr>
      <w:tr w:rsidR="00A55B53" w:rsidRPr="00123177" w14:paraId="748D8E2E"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E9E27F6" w14:textId="77777777" w:rsidR="00A55B53" w:rsidRPr="00123177" w:rsidRDefault="00A55B53" w:rsidP="00535342">
            <w:pPr>
              <w:rPr>
                <w:rFonts w:eastAsia="Arial"/>
                <w:color w:val="000000" w:themeColor="text1"/>
                <w:szCs w:val="20"/>
              </w:rPr>
            </w:pPr>
            <w:r w:rsidRPr="00123177">
              <w:t>Requirement Priority</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6FEAC0" w14:textId="77777777" w:rsidR="00A55B53" w:rsidRPr="00123177" w:rsidRDefault="00A55B53" w:rsidP="00535342">
            <w:r w:rsidRPr="00123177">
              <w:rPr>
                <w:rFonts w:eastAsia="Arial"/>
                <w:color w:val="000000" w:themeColor="text1"/>
                <w:szCs w:val="20"/>
              </w:rPr>
              <w:t>Medium</w:t>
            </w:r>
          </w:p>
        </w:tc>
      </w:tr>
      <w:tr w:rsidR="00A55B53" w:rsidRPr="00123177" w14:paraId="307216F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5947105" w14:textId="77777777" w:rsidR="00A55B53" w:rsidRPr="00123177" w:rsidRDefault="00A55B53" w:rsidP="00535342">
            <w:r w:rsidRPr="00123177">
              <w:rPr>
                <w:rFonts w:eastAsia="Arial"/>
                <w:color w:val="000000" w:themeColor="text1"/>
                <w:szCs w:val="20"/>
              </w:rPr>
              <w:t>Access Restrictions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C0C5D3"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6C543F8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3E8612B" w14:textId="77777777" w:rsidR="00A55B53" w:rsidRPr="00123177" w:rsidRDefault="00A55B53" w:rsidP="00535342">
            <w:r w:rsidRPr="00123177">
              <w:rPr>
                <w:rFonts w:eastAsia="Arial"/>
                <w:color w:val="000000" w:themeColor="text1"/>
                <w:szCs w:val="20"/>
              </w:rPr>
              <w:lastRenderedPageBreak/>
              <w:t>Input(s)</w:t>
            </w:r>
            <w:r w:rsidRPr="00123177">
              <w:rPr>
                <w:rFonts w:eastAsia="Arial"/>
                <w:b/>
                <w:bCs/>
                <w:color w:val="000000" w:themeColor="text1"/>
                <w:szCs w:val="20"/>
              </w:rPr>
              <w:t xml:space="preserve">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CE763F" w14:textId="46710A52" w:rsidR="00947997" w:rsidRDefault="00947997" w:rsidP="00947997">
            <w:pPr>
              <w:pStyle w:val="TableText"/>
              <w:snapToGrid w:val="0"/>
              <w:rPr>
                <w:rFonts w:eastAsia="Arial"/>
                <w:color w:val="000000" w:themeColor="text1"/>
              </w:rPr>
            </w:pPr>
            <w:r>
              <w:rPr>
                <w:rFonts w:eastAsia="Arial"/>
                <w:color w:val="000000" w:themeColor="text1"/>
              </w:rPr>
              <w:t xml:space="preserve">1. </w:t>
            </w:r>
            <w:r w:rsidRPr="00123177">
              <w:rPr>
                <w:rFonts w:eastAsia="Arial"/>
                <w:color w:val="000000" w:themeColor="text1"/>
              </w:rPr>
              <w:t xml:space="preserve">Send NHVDCDCCommand as 0x01 ("Enable") using the CAN interface cyclically every </w:t>
            </w:r>
            <w:commentRangeStart w:id="174"/>
            <w:commentRangeStart w:id="175"/>
            <w:r w:rsidRPr="00123177">
              <w:rPr>
                <w:rFonts w:eastAsia="Arial"/>
                <w:color w:val="000000" w:themeColor="text1"/>
              </w:rPr>
              <w:t>10ms</w:t>
            </w:r>
            <w:commentRangeEnd w:id="174"/>
            <w:r w:rsidRPr="00123177">
              <w:rPr>
                <w:rStyle w:val="CommentReference"/>
                <w:rFonts w:eastAsia="Arial"/>
                <w:color w:val="000000" w:themeColor="text1"/>
                <w:sz w:val="24"/>
                <w:szCs w:val="24"/>
              </w:rPr>
              <w:commentReference w:id="174"/>
            </w:r>
            <w:commentRangeEnd w:id="175"/>
            <w:r w:rsidRPr="00123177">
              <w:rPr>
                <w:rStyle w:val="CommentReference"/>
                <w:rFonts w:eastAsia="Arial"/>
                <w:color w:val="000000" w:themeColor="text1"/>
                <w:sz w:val="24"/>
                <w:szCs w:val="24"/>
              </w:rPr>
              <w:commentReference w:id="175"/>
            </w:r>
            <w:r w:rsidRPr="00123177">
              <w:rPr>
                <w:rFonts w:eastAsia="Arial"/>
                <w:color w:val="000000" w:themeColor="text1"/>
              </w:rPr>
              <w:t>.</w:t>
            </w:r>
          </w:p>
          <w:p w14:paraId="639B18D7" w14:textId="77777777" w:rsidR="00947997" w:rsidRPr="00123177" w:rsidRDefault="00947997" w:rsidP="00947997">
            <w:pPr>
              <w:pStyle w:val="TableText"/>
              <w:snapToGrid w:val="0"/>
              <w:rPr>
                <w:rFonts w:eastAsia="Arial"/>
                <w:color w:val="000000" w:themeColor="text1"/>
              </w:rPr>
            </w:pPr>
            <w:r>
              <w:rPr>
                <w:rFonts w:eastAsia="Arial"/>
                <w:color w:val="000000" w:themeColor="text1"/>
              </w:rPr>
              <w:t>2. The High side voltage should be greater than 480V.</w:t>
            </w:r>
          </w:p>
          <w:p w14:paraId="24E47B20" w14:textId="62CEBC99" w:rsidR="00947997" w:rsidRPr="00123177" w:rsidRDefault="00947997" w:rsidP="00535342">
            <w:pPr>
              <w:rPr>
                <w:rFonts w:eastAsia="Arial"/>
                <w:color w:val="000000" w:themeColor="text1"/>
              </w:rPr>
            </w:pPr>
            <w:r>
              <w:rPr>
                <w:rFonts w:eastAsia="Arial"/>
                <w:color w:val="000000" w:themeColor="text1"/>
              </w:rPr>
              <w:t xml:space="preserve">3. </w:t>
            </w:r>
            <w:r w:rsidR="00A55B53" w:rsidRPr="00123177">
              <w:rPr>
                <w:rFonts w:eastAsia="Arial"/>
                <w:color w:val="000000" w:themeColor="text1"/>
              </w:rPr>
              <w:t xml:space="preserve">Connect the load at VICOR 400V and set the current </w:t>
            </w:r>
            <w:r>
              <w:rPr>
                <w:rFonts w:eastAsia="Arial"/>
                <w:color w:val="000000" w:themeColor="text1"/>
              </w:rPr>
              <w:t xml:space="preserve">limit </w:t>
            </w:r>
            <w:r w:rsidR="00A55B53" w:rsidRPr="00123177">
              <w:rPr>
                <w:rFonts w:eastAsia="Arial"/>
                <w:color w:val="000000" w:themeColor="text1"/>
              </w:rPr>
              <w:t>at the low side</w:t>
            </w:r>
            <w:r>
              <w:rPr>
                <w:rFonts w:eastAsia="Arial"/>
                <w:color w:val="000000" w:themeColor="text1"/>
              </w:rPr>
              <w:t xml:space="preserve"> higher than over current threshold</w:t>
            </w:r>
            <w:r w:rsidR="00A55B53" w:rsidRPr="00123177">
              <w:rPr>
                <w:rFonts w:eastAsia="Arial"/>
                <w:color w:val="000000" w:themeColor="text1"/>
              </w:rPr>
              <w:t>.</w:t>
            </w:r>
          </w:p>
        </w:tc>
      </w:tr>
      <w:tr w:rsidR="00A55B53" w:rsidRPr="00123177" w14:paraId="3F775A85"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7172EFB"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7251E3" w14:textId="77777777" w:rsidR="00A55B53" w:rsidRPr="00123177" w:rsidRDefault="00A55B53" w:rsidP="00535342">
            <w:pPr>
              <w:rPr>
                <w:rFonts w:eastAsia="Arial"/>
                <w:color w:val="000000" w:themeColor="text1"/>
              </w:rPr>
            </w:pPr>
            <w:r w:rsidRPr="00123177">
              <w:rPr>
                <w:rFonts w:eastAsia="Arial"/>
                <w:color w:val="000000" w:themeColor="text1"/>
              </w:rPr>
              <w:t>Below CAN messages are observed,</w:t>
            </w:r>
          </w:p>
          <w:p w14:paraId="6FBC514C" w14:textId="77777777" w:rsidR="00A55B53" w:rsidRPr="00123177" w:rsidRDefault="00A55B53" w:rsidP="00535342">
            <w:pPr>
              <w:rPr>
                <w:rFonts w:eastAsia="Arial"/>
                <w:color w:val="000000" w:themeColor="text1"/>
              </w:rPr>
            </w:pPr>
            <w:r w:rsidRPr="00123177">
              <w:rPr>
                <w:rFonts w:eastAsia="Arial"/>
                <w:color w:val="000000" w:themeColor="text1"/>
              </w:rPr>
              <w:t>NHVDCDCFault @  HVDCDC_Status1 is equal to 0x3 ("Level 2")</w:t>
            </w:r>
          </w:p>
          <w:p w14:paraId="2687B6AA" w14:textId="3CEACB4E" w:rsidR="00A55B53" w:rsidRPr="00123177" w:rsidRDefault="00A55B53" w:rsidP="00535342">
            <w:pPr>
              <w:rPr>
                <w:rFonts w:eastAsia="Arial"/>
                <w:lang w:val="en-GB"/>
              </w:rPr>
            </w:pPr>
            <w:r w:rsidRPr="00123177">
              <w:rPr>
                <w:rFonts w:eastAsia="Arial"/>
                <w:color w:val="000000" w:themeColor="text1"/>
              </w:rPr>
              <w:t xml:space="preserve">NVHDCDCFaultID @  HVDCDC_Debug_PDU is equal to 0x6 (Overcurrent fault on 400V side) and this fault is raised after </w:t>
            </w:r>
            <w:r w:rsidR="00947997">
              <w:rPr>
                <w:rFonts w:eastAsia="Arial"/>
                <w:color w:val="000000" w:themeColor="text1"/>
              </w:rPr>
              <w:t>over</w:t>
            </w:r>
            <w:r w:rsidRPr="00123177">
              <w:rPr>
                <w:rFonts w:eastAsia="Arial"/>
                <w:color w:val="000000" w:themeColor="text1"/>
              </w:rPr>
              <w:t xml:space="preserve"> current is given to the low side after </w:t>
            </w:r>
            <w:r w:rsidR="008728CD">
              <w:rPr>
                <w:rFonts w:eastAsia="Arial"/>
                <w:color w:val="000000" w:themeColor="text1"/>
              </w:rPr>
              <w:t>Calibratable time</w:t>
            </w:r>
            <w:r w:rsidRPr="00123177">
              <w:rPr>
                <w:rFonts w:eastAsia="Arial"/>
                <w:color w:val="000000" w:themeColor="text1"/>
              </w:rPr>
              <w:t>.</w:t>
            </w:r>
          </w:p>
        </w:tc>
      </w:tr>
      <w:tr w:rsidR="00A55B53" w:rsidRPr="00123177" w14:paraId="398C7D23"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0D87416" w14:textId="77777777" w:rsidR="00A55B53" w:rsidRPr="00123177" w:rsidRDefault="00A55B53" w:rsidP="00535342">
            <w:r w:rsidRPr="00123177">
              <w:rPr>
                <w:rFonts w:eastAsia="Arial"/>
                <w:color w:val="000000" w:themeColor="text1"/>
                <w:szCs w:val="20"/>
              </w:rPr>
              <w:t>Process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935CB0" w14:textId="77777777" w:rsidR="008728CD" w:rsidRPr="00DE0916" w:rsidRDefault="008728CD" w:rsidP="008728CD">
            <w:pPr>
              <w:pStyle w:val="TableText"/>
              <w:snapToGrid w:val="0"/>
              <w:rPr>
                <w:rStyle w:val="normaltextrun"/>
              </w:rPr>
            </w:pPr>
            <w:r w:rsidRPr="00DE0916">
              <w:rPr>
                <w:rStyle w:val="normaltextrun"/>
              </w:rPr>
              <w:t>1. Run the Diagnostics for every 10msec.</w:t>
            </w:r>
          </w:p>
          <w:p w14:paraId="695791C5" w14:textId="77777777" w:rsidR="008728CD" w:rsidRDefault="008728CD" w:rsidP="008728CD">
            <w:pPr>
              <w:pStyle w:val="TableText"/>
              <w:snapToGrid w:val="0"/>
              <w:rPr>
                <w:rStyle w:val="normaltextrun"/>
              </w:rPr>
            </w:pPr>
            <w:r w:rsidRPr="00DE0916">
              <w:rPr>
                <w:rStyle w:val="normaltextrun"/>
              </w:rPr>
              <w:t xml:space="preserve">2. </w:t>
            </w:r>
            <w:r>
              <w:rPr>
                <w:rStyle w:val="normaltextrun"/>
              </w:rPr>
              <w:t>Provide high side voltage at 490V (input to vicor)</w:t>
            </w:r>
          </w:p>
          <w:p w14:paraId="5F80177E" w14:textId="41EE4AE5" w:rsidR="008728CD" w:rsidRDefault="008728CD" w:rsidP="008728CD">
            <w:pPr>
              <w:pStyle w:val="TableText"/>
              <w:snapToGrid w:val="0"/>
              <w:rPr>
                <w:rStyle w:val="normaltextrun"/>
              </w:rPr>
            </w:pPr>
            <w:r>
              <w:rPr>
                <w:rStyle w:val="normaltextrun"/>
              </w:rPr>
              <w:t xml:space="preserve">3. </w:t>
            </w:r>
            <w:r>
              <w:rPr>
                <w:rFonts w:eastAsia="Arial"/>
                <w:color w:val="000000" w:themeColor="text1"/>
              </w:rPr>
              <w:t>P</w:t>
            </w:r>
            <w:r w:rsidRPr="00123177">
              <w:rPr>
                <w:rFonts w:eastAsia="Arial"/>
                <w:color w:val="000000" w:themeColor="text1"/>
              </w:rPr>
              <w:t xml:space="preserve">rovide </w:t>
            </w:r>
            <w:r>
              <w:rPr>
                <w:rFonts w:eastAsia="Arial"/>
                <w:color w:val="000000" w:themeColor="text1"/>
              </w:rPr>
              <w:t>the load higher than over current threshold at VICOR 400V side</w:t>
            </w:r>
            <w:r>
              <w:rPr>
                <w:rStyle w:val="normaltextrun"/>
              </w:rPr>
              <w:t xml:space="preserve"> </w:t>
            </w:r>
            <w:r>
              <w:rPr>
                <w:rFonts w:eastAsia="Arial"/>
                <w:color w:val="000000" w:themeColor="text1"/>
              </w:rPr>
              <w:t>current shunt.</w:t>
            </w:r>
          </w:p>
          <w:p w14:paraId="6AEA4CAD" w14:textId="6595C8ED" w:rsidR="00A55B53" w:rsidRPr="00123177" w:rsidRDefault="008728CD" w:rsidP="00535342">
            <w:r>
              <w:t xml:space="preserve">4. </w:t>
            </w:r>
            <w:r w:rsidRPr="00DE0916">
              <w:rPr>
                <w:rStyle w:val="normaltextrun"/>
              </w:rPr>
              <w:t xml:space="preserve">If the condition is match raise the level 2 fault with Fault ID </w:t>
            </w:r>
            <w:r>
              <w:rPr>
                <w:rStyle w:val="normaltextrun"/>
              </w:rPr>
              <w:t>6</w:t>
            </w:r>
          </w:p>
        </w:tc>
      </w:tr>
      <w:tr w:rsidR="00A55B53" w:rsidRPr="00123177" w14:paraId="464F409D"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DA97DF5" w14:textId="77777777" w:rsidR="00A55B53" w:rsidRPr="00123177" w:rsidRDefault="00A55B53" w:rsidP="00535342">
            <w:r w:rsidRPr="00123177">
              <w:rPr>
                <w:rFonts w:eastAsia="Arial"/>
                <w:color w:val="000000" w:themeColor="text1"/>
                <w:szCs w:val="20"/>
              </w:rPr>
              <w:t>Mandatory Fields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51FC77" w14:textId="77777777" w:rsidR="00A55B53" w:rsidRPr="00123177" w:rsidRDefault="00A55B53" w:rsidP="00535342">
            <w:r w:rsidRPr="00123177">
              <w:t>No such mandatory fields is applicable.</w:t>
            </w:r>
          </w:p>
        </w:tc>
      </w:tr>
      <w:tr w:rsidR="00A55B53" w:rsidRPr="00123177" w14:paraId="6D8607B2"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96EA9A3" w14:textId="77777777" w:rsidR="00A55B53" w:rsidRPr="00123177" w:rsidRDefault="00A55B53" w:rsidP="00535342">
            <w:r w:rsidRPr="00123177">
              <w:rPr>
                <w:rFonts w:eastAsia="Arial"/>
                <w:color w:val="000000" w:themeColor="text1"/>
                <w:szCs w:val="20"/>
              </w:rPr>
              <w:t>Pre-Loaded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6ED3EA" w14:textId="77777777" w:rsidR="00A55B53" w:rsidRPr="00123177" w:rsidRDefault="00A55B53">
            <w:pPr>
              <w:pStyle w:val="ListParagraph"/>
              <w:numPr>
                <w:ilvl w:val="0"/>
                <w:numId w:val="39"/>
              </w:numPr>
            </w:pPr>
            <w:r w:rsidRPr="00123177">
              <w:t>NHVDCDCStatus = 0x00, NHVDCDCStatusDebug = 0x06.</w:t>
            </w:r>
          </w:p>
          <w:p w14:paraId="17C4A1F6" w14:textId="77777777" w:rsidR="00A55B53" w:rsidRPr="00123177" w:rsidRDefault="00A55B53">
            <w:pPr>
              <w:pStyle w:val="ListParagraph"/>
              <w:numPr>
                <w:ilvl w:val="0"/>
                <w:numId w:val="39"/>
              </w:numPr>
            </w:pPr>
            <w:r w:rsidRPr="00123177">
              <w:t>No fault is raised, Value of CAN signal NHVDCDCFault @ HVDCDC_Status1 is equal to 0</w:t>
            </w:r>
          </w:p>
        </w:tc>
      </w:tr>
      <w:tr w:rsidR="00A55B53" w:rsidRPr="00123177" w14:paraId="2F329032"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9E233BF" w14:textId="77777777" w:rsidR="00A55B53" w:rsidRPr="00123177" w:rsidRDefault="00A55B53" w:rsidP="00535342">
            <w:r w:rsidRPr="00123177">
              <w:rPr>
                <w:rFonts w:eastAsia="Arial"/>
                <w:color w:val="000000" w:themeColor="text1"/>
                <w:szCs w:val="20"/>
              </w:rPr>
              <w:t>Default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E7F870" w14:textId="77777777" w:rsidR="00A55B53" w:rsidRPr="00123177" w:rsidRDefault="00A55B53" w:rsidP="00535342">
            <w:r w:rsidRPr="00123177">
              <w:rPr>
                <w:szCs w:val="20"/>
              </w:rPr>
              <w:t>Default values shall be applicable with respect to Pre-Loaded Values</w:t>
            </w:r>
          </w:p>
        </w:tc>
      </w:tr>
      <w:tr w:rsidR="00A55B53" w:rsidRPr="00123177" w14:paraId="2DBC55AD"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1D287C9" w14:textId="77777777" w:rsidR="00A55B53" w:rsidRPr="00123177" w:rsidRDefault="00A55B53" w:rsidP="00535342">
            <w:r w:rsidRPr="00123177">
              <w:rPr>
                <w:rFonts w:eastAsia="Arial"/>
                <w:color w:val="000000" w:themeColor="text1"/>
                <w:szCs w:val="20"/>
              </w:rPr>
              <w:t>Valid range of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AFF7A5" w14:textId="77777777" w:rsidR="00A55B53" w:rsidRPr="00123177" w:rsidRDefault="00A55B53" w:rsidP="00535342">
            <w:r w:rsidRPr="00123177">
              <w:rPr>
                <w:szCs w:val="20"/>
              </w:rPr>
              <w:t>Valid range value is not required.</w:t>
            </w:r>
          </w:p>
        </w:tc>
      </w:tr>
      <w:tr w:rsidR="00A55B53" w:rsidRPr="00123177" w14:paraId="56ABD829"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D2F946E" w14:textId="77777777" w:rsidR="00A55B53" w:rsidRPr="00123177" w:rsidRDefault="00A55B53" w:rsidP="00535342">
            <w:r w:rsidRPr="00123177">
              <w:rPr>
                <w:rFonts w:eastAsia="Arial"/>
                <w:color w:val="000000" w:themeColor="text1"/>
                <w:szCs w:val="20"/>
              </w:rPr>
              <w:t xml:space="preserve">Data Latency Period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5E1DD9" w14:textId="77777777" w:rsidR="00A55B53" w:rsidRPr="00123177" w:rsidRDefault="00A55B53" w:rsidP="00535342">
            <w:r w:rsidRPr="00123177">
              <w:rPr>
                <w:szCs w:val="20"/>
              </w:rPr>
              <w:t>Data latency period is not applicable</w:t>
            </w:r>
          </w:p>
        </w:tc>
      </w:tr>
      <w:tr w:rsidR="00A55B53" w:rsidRPr="00123177" w14:paraId="2C9647FD"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19907DEE" w14:textId="77777777" w:rsidR="00A55B53" w:rsidRPr="00123177" w:rsidRDefault="00A55B53" w:rsidP="00535342">
            <w:r w:rsidRPr="00123177">
              <w:rPr>
                <w:rFonts w:eastAsia="Arial"/>
                <w:color w:val="000000" w:themeColor="text1"/>
                <w:szCs w:val="20"/>
              </w:rPr>
              <w:t xml:space="preserve">Data Retention Period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3BCF8D" w14:textId="77777777" w:rsidR="00A55B53" w:rsidRPr="00123177" w:rsidRDefault="00A55B53" w:rsidP="00535342">
            <w:r w:rsidRPr="00123177">
              <w:rPr>
                <w:szCs w:val="20"/>
              </w:rPr>
              <w:t>Data Retention period is not applicable.</w:t>
            </w:r>
          </w:p>
        </w:tc>
      </w:tr>
      <w:tr w:rsidR="00A55B53" w:rsidRPr="00123177" w14:paraId="356D0812"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1C5480BD" w14:textId="77777777" w:rsidR="00A55B53" w:rsidRPr="00123177" w:rsidRDefault="00A55B53" w:rsidP="00535342">
            <w:r w:rsidRPr="00123177">
              <w:rPr>
                <w:rFonts w:eastAsia="Arial"/>
                <w:color w:val="000000" w:themeColor="text1"/>
                <w:szCs w:val="20"/>
              </w:rPr>
              <w:t>Data Rate/ &lt;Daily&gt; Number of transaction</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DBA59A" w14:textId="77777777" w:rsidR="00A55B53" w:rsidRPr="00123177" w:rsidRDefault="00A55B53" w:rsidP="00535342">
            <w:r w:rsidRPr="00123177">
              <w:rPr>
                <w:szCs w:val="20"/>
              </w:rPr>
              <w:t>Data rate is not applicable.</w:t>
            </w:r>
          </w:p>
        </w:tc>
      </w:tr>
      <w:tr w:rsidR="00A55B53" w:rsidRPr="00123177" w14:paraId="70D31107"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2DB6F95" w14:textId="77777777" w:rsidR="00A55B53" w:rsidRPr="00123177" w:rsidRDefault="00A55B53" w:rsidP="00535342">
            <w:r w:rsidRPr="00123177">
              <w:rPr>
                <w:rFonts w:eastAsia="Arial"/>
                <w:color w:val="000000" w:themeColor="text1"/>
                <w:szCs w:val="20"/>
              </w:rPr>
              <w:t>External Events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548730" w14:textId="77777777" w:rsidR="00A55B53" w:rsidRPr="00123177" w:rsidRDefault="00A55B53" w:rsidP="00535342">
            <w:r w:rsidRPr="00123177">
              <w:rPr>
                <w:szCs w:val="20"/>
              </w:rPr>
              <w:t>External event is not required.</w:t>
            </w:r>
          </w:p>
        </w:tc>
      </w:tr>
      <w:tr w:rsidR="00A55B53" w:rsidRPr="00123177" w14:paraId="3D5B34DE"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C413C84" w14:textId="77777777" w:rsidR="00A55B53" w:rsidRPr="00123177" w:rsidRDefault="00A55B53" w:rsidP="00535342">
            <w:r w:rsidRPr="00123177">
              <w:rPr>
                <w:rFonts w:eastAsia="Arial"/>
                <w:color w:val="000000" w:themeColor="text1"/>
                <w:szCs w:val="20"/>
              </w:rPr>
              <w:t>Temporal Events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BB8147" w14:textId="77777777" w:rsidR="00A55B53" w:rsidRPr="00123177" w:rsidRDefault="00A55B53" w:rsidP="00535342">
            <w:r w:rsidRPr="00123177">
              <w:rPr>
                <w:szCs w:val="20"/>
              </w:rPr>
              <w:t>Temporal event is not applicable.</w:t>
            </w:r>
          </w:p>
        </w:tc>
      </w:tr>
      <w:tr w:rsidR="00A55B53" w:rsidRPr="00123177" w14:paraId="162B00D3"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F080BB3" w14:textId="77777777" w:rsidR="00A55B53" w:rsidRPr="00123177" w:rsidRDefault="00A55B53" w:rsidP="00535342">
            <w:r w:rsidRPr="00123177">
              <w:rPr>
                <w:rFonts w:eastAsia="Arial"/>
                <w:color w:val="000000" w:themeColor="text1"/>
                <w:szCs w:val="20"/>
              </w:rPr>
              <w:t xml:space="preserve">Validation Rules/ </w:t>
            </w:r>
          </w:p>
          <w:p w14:paraId="22B5D72D"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0CAAA5" w14:textId="77777777" w:rsidR="00A55B53" w:rsidRPr="00123177" w:rsidRDefault="00A55B53" w:rsidP="00535342">
            <w:pPr>
              <w:rPr>
                <w:rFonts w:eastAsia="Arial"/>
                <w:color w:val="000000" w:themeColor="text1"/>
              </w:rPr>
            </w:pPr>
            <w:r w:rsidRPr="00123177">
              <w:rPr>
                <w:rFonts w:eastAsia="Arial"/>
                <w:color w:val="000000" w:themeColor="text1"/>
              </w:rPr>
              <w:t>Verify the CAN messages and CAN signal mentioned in input and out section on CANalyzer Tool.</w:t>
            </w:r>
          </w:p>
          <w:p w14:paraId="41FB58DA" w14:textId="77777777" w:rsidR="00A55B53" w:rsidRPr="00123177" w:rsidRDefault="00A55B53" w:rsidP="00535342">
            <w:pPr>
              <w:rPr>
                <w:rFonts w:eastAsia="Arial"/>
                <w:color w:val="000000" w:themeColor="text1"/>
              </w:rPr>
            </w:pPr>
          </w:p>
          <w:p w14:paraId="628C8606" w14:textId="77777777" w:rsidR="00A55B53" w:rsidRPr="00123177" w:rsidRDefault="00A55B53" w:rsidP="00535342">
            <w:pPr>
              <w:rPr>
                <w:rFonts w:eastAsia="Arial"/>
                <w:color w:val="000000" w:themeColor="text1"/>
              </w:rPr>
            </w:pPr>
            <w:r w:rsidRPr="00123177">
              <w:rPr>
                <w:rFonts w:eastAsia="Arial"/>
                <w:color w:val="000000" w:themeColor="text1"/>
              </w:rPr>
              <w:t>NHVDCDCFault @  HVDCDC_Status1 is equal to 0x3 ("Level 2")</w:t>
            </w:r>
          </w:p>
          <w:p w14:paraId="43FE846C" w14:textId="77777777" w:rsidR="00A55B53" w:rsidRPr="00123177" w:rsidRDefault="00A55B53" w:rsidP="00535342">
            <w:r w:rsidRPr="00123177">
              <w:rPr>
                <w:rFonts w:eastAsia="Arial"/>
                <w:color w:val="000000" w:themeColor="text1"/>
              </w:rPr>
              <w:t>NVHDCDCFaultID @  HVDCDC_Debug_PDU is equal to 0x6 (Overcurrent fault on 400V side)</w:t>
            </w:r>
          </w:p>
        </w:tc>
      </w:tr>
      <w:tr w:rsidR="00A55B53" w:rsidRPr="00123177" w14:paraId="7A4BAF1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ACB4D1D" w14:textId="77777777" w:rsidR="00A55B53" w:rsidRPr="00123177" w:rsidRDefault="00A55B53" w:rsidP="00535342">
            <w:r w:rsidRPr="00123177">
              <w:rPr>
                <w:rFonts w:eastAsia="Arial"/>
                <w:color w:val="000000" w:themeColor="text1"/>
                <w:szCs w:val="20"/>
              </w:rPr>
              <w:t>Constraints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59F653" w14:textId="77777777" w:rsidR="00A55B53" w:rsidRPr="00123177" w:rsidRDefault="00A55B53" w:rsidP="00535342">
            <w:r w:rsidRPr="00123177">
              <w:rPr>
                <w:szCs w:val="20"/>
              </w:rPr>
              <w:t>Constraints is not applicable.</w:t>
            </w:r>
          </w:p>
        </w:tc>
      </w:tr>
      <w:tr w:rsidR="00A55B53" w:rsidRPr="00123177" w14:paraId="6C9496B1"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489A0A9" w14:textId="77777777" w:rsidR="00A55B53" w:rsidRPr="00123177" w:rsidRDefault="00A55B53" w:rsidP="00535342">
            <w:r w:rsidRPr="00123177">
              <w:rPr>
                <w:rFonts w:eastAsia="Arial"/>
                <w:color w:val="000000" w:themeColor="text1"/>
                <w:szCs w:val="20"/>
              </w:rPr>
              <w:t>Effects on other systems/sub system</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E544FD" w14:textId="77777777" w:rsidR="00A55B53" w:rsidRPr="00123177" w:rsidRDefault="00A55B53" w:rsidP="00535342">
            <w:r w:rsidRPr="00123177">
              <w:rPr>
                <w:szCs w:val="20"/>
              </w:rPr>
              <w:t>No effects on other system</w:t>
            </w:r>
          </w:p>
        </w:tc>
      </w:tr>
      <w:tr w:rsidR="00A55B53" w:rsidRPr="00123177" w14:paraId="357C711A"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1B65FD03" w14:textId="77777777" w:rsidR="00A55B53" w:rsidRPr="00123177" w:rsidRDefault="00A55B53" w:rsidP="00535342">
            <w:r w:rsidRPr="00123177">
              <w:rPr>
                <w:rFonts w:eastAsia="Arial"/>
                <w:color w:val="000000" w:themeColor="text1"/>
                <w:szCs w:val="20"/>
              </w:rPr>
              <w:t>Testability with respect to test environment</w:t>
            </w:r>
          </w:p>
          <w:p w14:paraId="32A8278B" w14:textId="77777777" w:rsidR="00A55B53" w:rsidRPr="00123177" w:rsidRDefault="00A55B53" w:rsidP="00535342">
            <w:r w:rsidRPr="00123177">
              <w:rPr>
                <w:rFonts w:eastAsia="Arial"/>
                <w:color w:val="000000" w:themeColor="text1"/>
                <w:szCs w:val="20"/>
              </w:rPr>
              <w:t>(Yes/No)</w:t>
            </w:r>
          </w:p>
          <w:p w14:paraId="7801D5F6" w14:textId="77777777" w:rsidR="00A55B53" w:rsidRPr="00123177" w:rsidRDefault="00A55B53" w:rsidP="00535342">
            <w:r w:rsidRPr="00123177">
              <w:rPr>
                <w:rFonts w:eastAsia="Arial"/>
                <w:i/>
                <w:iCs/>
                <w:color w:val="000000" w:themeColor="text1"/>
                <w:szCs w:val="20"/>
              </w:rPr>
              <w:lastRenderedPageBreak/>
              <w:t>Note: Mention in which phase of testing, this requirement will be tested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7A2FBB" w14:textId="77777777" w:rsidR="00A55B53" w:rsidRPr="00123177" w:rsidRDefault="00A55B53" w:rsidP="00535342">
            <w:pPr>
              <w:pStyle w:val="TableText"/>
              <w:snapToGrid w:val="0"/>
            </w:pPr>
            <w:r w:rsidRPr="00123177">
              <w:lastRenderedPageBreak/>
              <w:t>YES</w:t>
            </w:r>
          </w:p>
          <w:p w14:paraId="5F861264" w14:textId="77777777" w:rsidR="00A55B53" w:rsidRPr="00123177" w:rsidRDefault="00A55B53" w:rsidP="00535342"/>
        </w:tc>
      </w:tr>
      <w:tr w:rsidR="00A55B53" w:rsidRPr="00123177" w14:paraId="1434FBCA"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20BC612" w14:textId="77777777" w:rsidR="00A55B53" w:rsidRPr="00123177" w:rsidRDefault="00A55B53" w:rsidP="00535342">
            <w:r w:rsidRPr="00123177">
              <w:rPr>
                <w:rFonts w:eastAsia="Arial"/>
                <w:color w:val="000000" w:themeColor="text1"/>
                <w:szCs w:val="20"/>
              </w:rPr>
              <w:t>Feasible within project constraints</w:t>
            </w:r>
          </w:p>
          <w:p w14:paraId="18BA48EE" w14:textId="77777777" w:rsidR="00A55B53" w:rsidRPr="00123177" w:rsidRDefault="00A55B53" w:rsidP="00535342">
            <w:r w:rsidRPr="00123177">
              <w:rPr>
                <w:rFonts w:eastAsia="Arial"/>
                <w:color w:val="000000" w:themeColor="text1"/>
                <w:szCs w:val="20"/>
              </w:rPr>
              <w:t>(Yes/No)</w:t>
            </w:r>
          </w:p>
          <w:p w14:paraId="3D8C8245"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6E5733" w14:textId="77777777" w:rsidR="00A55B53" w:rsidRPr="00123177" w:rsidRDefault="00A55B53" w:rsidP="00535342">
            <w:pPr>
              <w:pStyle w:val="TableText"/>
              <w:snapToGrid w:val="0"/>
            </w:pPr>
            <w:r w:rsidRPr="00123177">
              <w:t>YES</w:t>
            </w:r>
          </w:p>
          <w:p w14:paraId="6E1419F7" w14:textId="77777777" w:rsidR="00A55B53" w:rsidRPr="00123177" w:rsidRDefault="00A55B53" w:rsidP="00535342"/>
        </w:tc>
      </w:tr>
      <w:tr w:rsidR="00A55B53" w:rsidRPr="00123177" w14:paraId="6E4730A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FAC2CF4" w14:textId="77777777" w:rsidR="00A55B53" w:rsidRPr="00123177" w:rsidRDefault="00A55B53" w:rsidP="00535342">
            <w:r w:rsidRPr="00123177">
              <w:rPr>
                <w:rFonts w:eastAsia="Arial"/>
                <w:color w:val="000000" w:themeColor="text1"/>
                <w:szCs w:val="20"/>
              </w:rPr>
              <w:t>Critical</w:t>
            </w:r>
          </w:p>
          <w:p w14:paraId="1B456BCD" w14:textId="77777777" w:rsidR="00A55B53" w:rsidRPr="00123177" w:rsidRDefault="00A55B53" w:rsidP="00535342">
            <w:r w:rsidRPr="00123177">
              <w:rPr>
                <w:rFonts w:eastAsia="Arial"/>
                <w:color w:val="000000" w:themeColor="text1"/>
                <w:szCs w:val="20"/>
              </w:rPr>
              <w:t>(Yes/No)</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45652C" w14:textId="77777777" w:rsidR="00A55B53" w:rsidRPr="00123177" w:rsidRDefault="00A55B53" w:rsidP="00535342">
            <w:r w:rsidRPr="00123177">
              <w:t>YES</w:t>
            </w:r>
          </w:p>
        </w:tc>
      </w:tr>
      <w:tr w:rsidR="00A55B53" w:rsidRPr="00123177" w14:paraId="0AD7971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C239266" w14:textId="77777777" w:rsidR="00A55B53" w:rsidRPr="00123177" w:rsidRDefault="00A55B53" w:rsidP="00535342">
            <w:pPr>
              <w:rPr>
                <w:rFonts w:eastAsia="Arial"/>
                <w:color w:val="000000" w:themeColor="text1"/>
                <w:szCs w:val="20"/>
              </w:rPr>
            </w:pPr>
            <w:r w:rsidRPr="00123177">
              <w:t>Acceptance Criteria</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B43164" w14:textId="77777777" w:rsidR="00A55B53" w:rsidRPr="00123177" w:rsidRDefault="00A55B53" w:rsidP="00535342">
            <w:r w:rsidRPr="00123177">
              <w:t>Acceptance Criteria for this requirement should be as per SECTION-6 ACCEPTANCE CRITERIA</w:t>
            </w:r>
          </w:p>
        </w:tc>
      </w:tr>
    </w:tbl>
    <w:p w14:paraId="0BCCAF1E" w14:textId="77777777" w:rsidR="00A55B53" w:rsidRPr="00123177" w:rsidRDefault="00A55B53" w:rsidP="00A55B53">
      <w:pPr>
        <w:pStyle w:val="BodyText"/>
        <w:rPr>
          <w:rFonts w:eastAsia="Arial"/>
        </w:rPr>
      </w:pPr>
    </w:p>
    <w:p w14:paraId="4666D03D" w14:textId="77777777" w:rsidR="00A55B53" w:rsidRPr="00123177" w:rsidRDefault="00A55B53" w:rsidP="00A55B53">
      <w:pPr>
        <w:pStyle w:val="Caption"/>
        <w:rPr>
          <w:rFonts w:eastAsia="Arial"/>
        </w:rPr>
      </w:pPr>
    </w:p>
    <w:p w14:paraId="714F92CB" w14:textId="77777777" w:rsidR="00A55B53" w:rsidRPr="00123177" w:rsidRDefault="00A55B53" w:rsidP="00A55B53">
      <w:pPr>
        <w:pStyle w:val="Heading5"/>
        <w:rPr>
          <w:rFonts w:eastAsia="Arial"/>
        </w:rPr>
      </w:pPr>
      <w:r w:rsidRPr="00123177">
        <w:rPr>
          <w:rFonts w:eastAsia="Arial"/>
          <w:sz w:val="20"/>
          <w:szCs w:val="20"/>
        </w:rPr>
        <w:t xml:space="preserve">Requirement against </w:t>
      </w:r>
      <w:r w:rsidRPr="00123177">
        <w:rPr>
          <w:rFonts w:eastAsia="Arial"/>
          <w:color w:val="000000" w:themeColor="text1"/>
          <w:sz w:val="20"/>
          <w:szCs w:val="20"/>
        </w:rPr>
        <w:t>800V DC link overcurrent detection</w:t>
      </w:r>
    </w:p>
    <w:p w14:paraId="14BF5F66" w14:textId="77777777" w:rsidR="00A55B53" w:rsidRPr="00123177" w:rsidRDefault="00A55B53" w:rsidP="00A55B53">
      <w:pPr>
        <w:rPr>
          <w:rFonts w:eastAsia="Arial"/>
        </w:rPr>
      </w:pPr>
    </w:p>
    <w:tbl>
      <w:tblPr>
        <w:tblW w:w="9735" w:type="dxa"/>
        <w:tblInd w:w="103" w:type="dxa"/>
        <w:tblLayout w:type="fixed"/>
        <w:tblLook w:val="06A0" w:firstRow="1" w:lastRow="0" w:firstColumn="1" w:lastColumn="0" w:noHBand="1" w:noVBand="1"/>
      </w:tblPr>
      <w:tblGrid>
        <w:gridCol w:w="2022"/>
        <w:gridCol w:w="7713"/>
      </w:tblGrid>
      <w:tr w:rsidR="00A55B53" w:rsidRPr="00123177" w14:paraId="692BE818"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CBB8408" w14:textId="77777777" w:rsidR="00A55B53" w:rsidRPr="00123177" w:rsidRDefault="00A55B53" w:rsidP="00535342">
            <w:r w:rsidRPr="00123177">
              <w:rPr>
                <w:rFonts w:eastAsia="Arial"/>
                <w:b/>
                <w:bCs/>
                <w:color w:val="000000" w:themeColor="text1"/>
                <w:szCs w:val="20"/>
              </w:rPr>
              <w:t>Term</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0C4CE52" w14:textId="77777777" w:rsidR="00A55B53" w:rsidRPr="00123177" w:rsidRDefault="00A55B53" w:rsidP="00535342">
            <w:r w:rsidRPr="00123177">
              <w:rPr>
                <w:rFonts w:eastAsia="Arial"/>
                <w:b/>
                <w:bCs/>
                <w:color w:val="000000" w:themeColor="text1"/>
                <w:szCs w:val="20"/>
              </w:rPr>
              <w:t>Description</w:t>
            </w:r>
          </w:p>
        </w:tc>
      </w:tr>
      <w:tr w:rsidR="00A55B53" w:rsidRPr="00123177" w14:paraId="0700944D"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5473C56C" w14:textId="77777777" w:rsidR="00A55B53" w:rsidRPr="00123177" w:rsidRDefault="00A55B53" w:rsidP="00535342">
            <w:r w:rsidRPr="00123177">
              <w:rPr>
                <w:rFonts w:eastAsia="Arial"/>
                <w:color w:val="000000" w:themeColor="text1"/>
                <w:szCs w:val="20"/>
              </w:rPr>
              <w:t>REQ ID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699EDE" w14:textId="77777777" w:rsidR="00A55B53" w:rsidRPr="00123177" w:rsidRDefault="00A55B53" w:rsidP="00535342">
            <w:pPr>
              <w:rPr>
                <w:rFonts w:eastAsia="Arial"/>
                <w:color w:val="000000" w:themeColor="text1"/>
              </w:rPr>
            </w:pPr>
            <w:r w:rsidRPr="00123177">
              <w:t>SWRS_</w:t>
            </w:r>
            <w:r w:rsidRPr="00123177">
              <w:rPr>
                <w:rFonts w:eastAsia="Arial"/>
                <w:color w:val="000000" w:themeColor="text1"/>
                <w:szCs w:val="20"/>
              </w:rPr>
              <w:t>Diag_11</w:t>
            </w:r>
          </w:p>
        </w:tc>
      </w:tr>
      <w:tr w:rsidR="00A55B53" w:rsidRPr="00123177" w14:paraId="042B689C" w14:textId="77777777" w:rsidTr="00535342">
        <w:trPr>
          <w:trHeight w:val="444"/>
        </w:trPr>
        <w:tc>
          <w:tcPr>
            <w:tcW w:w="2022" w:type="dxa"/>
            <w:tcBorders>
              <w:top w:val="single" w:sz="8" w:space="0" w:color="000000" w:themeColor="text1"/>
              <w:left w:val="single" w:sz="8" w:space="0" w:color="000000" w:themeColor="text1"/>
              <w:bottom w:val="single" w:sz="8" w:space="0" w:color="000000" w:themeColor="text1"/>
              <w:right w:val="nil"/>
            </w:tcBorders>
          </w:tcPr>
          <w:p w14:paraId="3C4605F2" w14:textId="77777777" w:rsidR="00A55B53" w:rsidRPr="00123177" w:rsidRDefault="00A55B53" w:rsidP="00535342">
            <w:pPr>
              <w:pStyle w:val="TableText"/>
            </w:pPr>
            <w:r w:rsidRPr="00123177">
              <w:t>Customer Req ID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5EE2B0" w14:textId="77777777" w:rsidR="00A55B53" w:rsidRPr="00123177" w:rsidRDefault="00A55B53" w:rsidP="00535342">
            <w:pPr>
              <w:outlineLvl w:val="2"/>
              <w:rPr>
                <w:rFonts w:ascii="Calibri" w:hAnsi="Calibri" w:cs="Calibri"/>
                <w:sz w:val="22"/>
                <w:szCs w:val="22"/>
              </w:rPr>
            </w:pPr>
            <w:r w:rsidRPr="00123177">
              <w:rPr>
                <w:rFonts w:ascii="Calibri" w:hAnsi="Calibri" w:cs="Calibri"/>
                <w:sz w:val="22"/>
                <w:szCs w:val="22"/>
              </w:rPr>
              <w:t>SDS-HVDCDC-209</w:t>
            </w:r>
          </w:p>
        </w:tc>
      </w:tr>
      <w:tr w:rsidR="00A55B53" w:rsidRPr="00123177" w14:paraId="224D503A"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1058E704" w14:textId="77777777" w:rsidR="00A55B53" w:rsidRPr="00123177" w:rsidRDefault="00A55B53" w:rsidP="00535342">
            <w:pPr>
              <w:pStyle w:val="TableText"/>
            </w:pPr>
            <w:r w:rsidRPr="00123177">
              <w:t>Milestone</w:t>
            </w:r>
          </w:p>
          <w:p w14:paraId="3DA33CBA" w14:textId="77777777" w:rsidR="00A55B53" w:rsidRPr="00123177" w:rsidRDefault="00A55B53" w:rsidP="00535342">
            <w:pPr>
              <w:pStyle w:val="TableText"/>
            </w:pP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5D6EDB" w14:textId="77777777" w:rsidR="00A55B53" w:rsidRPr="00123177" w:rsidRDefault="00A55B53" w:rsidP="00535342">
            <w:pPr>
              <w:pStyle w:val="TableText"/>
              <w:spacing w:line="259" w:lineRule="auto"/>
            </w:pPr>
            <w:r w:rsidRPr="00123177">
              <w:t>PF1.0</w:t>
            </w:r>
          </w:p>
          <w:p w14:paraId="2D72A5BF" w14:textId="77777777" w:rsidR="00A55B53" w:rsidRPr="00123177" w:rsidRDefault="00A55B53" w:rsidP="00535342">
            <w:pPr>
              <w:rPr>
                <w:rFonts w:eastAsia="Arial"/>
                <w:color w:val="000000" w:themeColor="text1"/>
              </w:rPr>
            </w:pPr>
          </w:p>
        </w:tc>
      </w:tr>
      <w:tr w:rsidR="00A55B53" w:rsidRPr="00123177" w14:paraId="4A0AE85F"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0B0B919F"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DE3E5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HVDCDC shall detect the 800V DC link overcurrent and raise a level 2 fault.</w:t>
            </w:r>
          </w:p>
        </w:tc>
      </w:tr>
      <w:tr w:rsidR="00A55B53" w:rsidRPr="00123177" w14:paraId="7EB3124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1F817103" w14:textId="77777777" w:rsidR="00A55B53" w:rsidRPr="00123177" w:rsidRDefault="00A55B53" w:rsidP="00535342">
            <w:r w:rsidRPr="00123177">
              <w:rPr>
                <w:rFonts w:eastAsia="Arial"/>
                <w:color w:val="000000" w:themeColor="text1"/>
                <w:szCs w:val="20"/>
              </w:rPr>
              <w:t xml:space="preserve">Derived Requirement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D9342A" w14:textId="77777777" w:rsidR="00A55B53" w:rsidRPr="00123177" w:rsidRDefault="00A55B53" w:rsidP="00535342">
            <w:r w:rsidRPr="00123177">
              <w:t>No Such derived requirement is applicable.</w:t>
            </w:r>
          </w:p>
        </w:tc>
      </w:tr>
      <w:tr w:rsidR="00A55B53" w:rsidRPr="00123177" w14:paraId="701059E6"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6D265D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9A072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Medium</w:t>
            </w:r>
          </w:p>
        </w:tc>
      </w:tr>
      <w:tr w:rsidR="00A55B53" w:rsidRPr="00123177" w14:paraId="524C45ED"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E55AF63" w14:textId="77777777" w:rsidR="00A55B53" w:rsidRPr="00123177" w:rsidRDefault="00A55B53" w:rsidP="00535342">
            <w:r w:rsidRPr="00123177">
              <w:rPr>
                <w:rFonts w:eastAsia="Arial"/>
                <w:color w:val="000000" w:themeColor="text1"/>
                <w:szCs w:val="20"/>
              </w:rPr>
              <w:t>Access Restrictions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3632EA"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099C346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32365F2"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0ACE62" w14:textId="77777777" w:rsidR="00A55B53" w:rsidRPr="00123177" w:rsidRDefault="00A55B53" w:rsidP="00535342">
            <w:pPr>
              <w:rPr>
                <w:rFonts w:eastAsia="Arial"/>
                <w:color w:val="000000" w:themeColor="text1"/>
              </w:rPr>
            </w:pPr>
            <w:r w:rsidRPr="00123177">
              <w:rPr>
                <w:rFonts w:eastAsia="Arial"/>
                <w:color w:val="000000" w:themeColor="text1"/>
              </w:rPr>
              <w:t>Connect the load at the high side(800V) and set the current to 1A at the load side</w:t>
            </w:r>
          </w:p>
        </w:tc>
      </w:tr>
      <w:tr w:rsidR="00A55B53" w:rsidRPr="00123177" w14:paraId="2F5F2568"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8944DF5"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7F7C5A" w14:textId="77777777" w:rsidR="00A55B53" w:rsidRPr="00123177" w:rsidRDefault="00A55B53" w:rsidP="00535342">
            <w:pPr>
              <w:rPr>
                <w:rFonts w:eastAsia="Arial"/>
                <w:color w:val="000000" w:themeColor="text1"/>
              </w:rPr>
            </w:pPr>
            <w:r w:rsidRPr="00123177">
              <w:rPr>
                <w:rFonts w:eastAsia="Arial"/>
                <w:color w:val="000000" w:themeColor="text1"/>
              </w:rPr>
              <w:t>Below CAN messages are observed,</w:t>
            </w:r>
          </w:p>
          <w:p w14:paraId="41D28C6B" w14:textId="77777777" w:rsidR="00A55B53" w:rsidRPr="00123177" w:rsidRDefault="00A55B53" w:rsidP="00535342">
            <w:pPr>
              <w:rPr>
                <w:rFonts w:eastAsia="Arial"/>
                <w:color w:val="000000" w:themeColor="text1"/>
              </w:rPr>
            </w:pPr>
            <w:r w:rsidRPr="00123177">
              <w:rPr>
                <w:rFonts w:eastAsia="Arial"/>
                <w:color w:val="000000" w:themeColor="text1"/>
              </w:rPr>
              <w:t>NHVDCDCFault @  HVDCDC_Status1 is equal to 0x3 ("Level 2")</w:t>
            </w:r>
          </w:p>
          <w:p w14:paraId="4561CB4C" w14:textId="77777777" w:rsidR="00A55B53" w:rsidRPr="00123177" w:rsidRDefault="00A55B53" w:rsidP="00535342">
            <w:pPr>
              <w:rPr>
                <w:rFonts w:eastAsia="Arial"/>
                <w:color w:val="000000" w:themeColor="text1"/>
              </w:rPr>
            </w:pPr>
            <w:r w:rsidRPr="00123177">
              <w:rPr>
                <w:rFonts w:eastAsia="Arial"/>
                <w:color w:val="000000" w:themeColor="text1"/>
              </w:rPr>
              <w:t>NVHDCDCFaultID @  HVDCDC_Debug_PDU is equal to 0x5 (Overcurrent fault on 800V side) and this fault is raised after 1A current is given to the high side after 1000ms.</w:t>
            </w:r>
          </w:p>
          <w:p w14:paraId="53C10810" w14:textId="77777777" w:rsidR="00A55B53" w:rsidRPr="00123177" w:rsidRDefault="00A55B53" w:rsidP="00535342">
            <w:pPr>
              <w:rPr>
                <w:rFonts w:eastAsia="Arial"/>
                <w:lang w:val="en-GB"/>
              </w:rPr>
            </w:pPr>
            <w:r w:rsidRPr="00123177">
              <w:rPr>
                <w:rFonts w:eastAsia="Arial"/>
                <w:color w:val="000000" w:themeColor="text1"/>
              </w:rPr>
              <w:t>The fault should be generated in all the states</w:t>
            </w:r>
          </w:p>
        </w:tc>
      </w:tr>
      <w:tr w:rsidR="00A55B53" w:rsidRPr="00123177" w14:paraId="39B713D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02AC738" w14:textId="77777777" w:rsidR="00A55B53" w:rsidRPr="00123177" w:rsidRDefault="00A55B53" w:rsidP="00535342">
            <w:r w:rsidRPr="00123177">
              <w:rPr>
                <w:rFonts w:eastAsia="Arial"/>
                <w:color w:val="000000" w:themeColor="text1"/>
                <w:szCs w:val="20"/>
              </w:rPr>
              <w:lastRenderedPageBreak/>
              <w:t>Process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299147" w14:textId="77777777" w:rsidR="00A55B53" w:rsidRPr="00123177" w:rsidRDefault="00A55B53" w:rsidP="00535342">
            <w:r w:rsidRPr="00123177">
              <w:t>Verify that HVDCDC shall detect the 800V DC link overcurrent and raise a level 2 fault after 1000ms</w:t>
            </w:r>
          </w:p>
        </w:tc>
      </w:tr>
      <w:tr w:rsidR="00A55B53" w:rsidRPr="00123177" w14:paraId="60F6631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F8181D7" w14:textId="77777777" w:rsidR="00A55B53" w:rsidRPr="00123177" w:rsidRDefault="00A55B53" w:rsidP="00535342">
            <w:r w:rsidRPr="00123177">
              <w:rPr>
                <w:rFonts w:eastAsia="Arial"/>
                <w:color w:val="000000" w:themeColor="text1"/>
                <w:szCs w:val="20"/>
              </w:rPr>
              <w:t>Mandatory Fields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5EE14E" w14:textId="77777777" w:rsidR="00A55B53" w:rsidRPr="00123177" w:rsidRDefault="00A55B53" w:rsidP="00535342">
            <w:r w:rsidRPr="00123177">
              <w:t>No such mandatory fields is applicable.</w:t>
            </w:r>
          </w:p>
        </w:tc>
      </w:tr>
      <w:tr w:rsidR="00A55B53" w:rsidRPr="00123177" w14:paraId="3C815226"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7458AC7" w14:textId="77777777" w:rsidR="00A55B53" w:rsidRPr="00123177" w:rsidRDefault="00A55B53" w:rsidP="00535342">
            <w:r w:rsidRPr="00123177">
              <w:rPr>
                <w:rFonts w:eastAsia="Arial"/>
                <w:color w:val="000000" w:themeColor="text1"/>
                <w:szCs w:val="20"/>
              </w:rPr>
              <w:t>Pre-Loaded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E9F16C" w14:textId="77777777" w:rsidR="00A55B53" w:rsidRPr="00123177" w:rsidRDefault="00A55B53">
            <w:pPr>
              <w:pStyle w:val="ListParagraph"/>
              <w:numPr>
                <w:ilvl w:val="0"/>
                <w:numId w:val="40"/>
              </w:numPr>
            </w:pPr>
            <w:r w:rsidRPr="00123177">
              <w:t>NHVDCDCStatus = 0x00, NHVDCDCStatusDebug = 0x06.</w:t>
            </w:r>
          </w:p>
          <w:p w14:paraId="36DFA31D" w14:textId="77777777" w:rsidR="00A55B53" w:rsidRPr="00123177" w:rsidRDefault="00A55B53">
            <w:pPr>
              <w:pStyle w:val="ListParagraph"/>
              <w:numPr>
                <w:ilvl w:val="0"/>
                <w:numId w:val="40"/>
              </w:numPr>
            </w:pPr>
            <w:r w:rsidRPr="00123177">
              <w:t>No fault is raised, Value of CAN signal NHVDCDCFault @ HVDCDC_Status1 is equal to 0</w:t>
            </w:r>
          </w:p>
        </w:tc>
      </w:tr>
      <w:tr w:rsidR="00A55B53" w:rsidRPr="00123177" w14:paraId="7ABE2B9D"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83941A3" w14:textId="77777777" w:rsidR="00A55B53" w:rsidRPr="00123177" w:rsidRDefault="00A55B53" w:rsidP="00535342">
            <w:r w:rsidRPr="00123177">
              <w:rPr>
                <w:rFonts w:eastAsia="Arial"/>
                <w:color w:val="000000" w:themeColor="text1"/>
                <w:szCs w:val="20"/>
              </w:rPr>
              <w:t>Default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97EF24" w14:textId="77777777" w:rsidR="00A55B53" w:rsidRPr="00123177" w:rsidRDefault="00A55B53" w:rsidP="00535342">
            <w:r w:rsidRPr="00123177">
              <w:rPr>
                <w:szCs w:val="20"/>
              </w:rPr>
              <w:t>Default values shall be applicable with respect to Pre-Loaded Values</w:t>
            </w:r>
          </w:p>
        </w:tc>
      </w:tr>
      <w:tr w:rsidR="00A55B53" w:rsidRPr="00123177" w14:paraId="6DD682A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C9C29AF" w14:textId="77777777" w:rsidR="00A55B53" w:rsidRPr="00123177" w:rsidRDefault="00A55B53" w:rsidP="00535342">
            <w:r w:rsidRPr="00123177">
              <w:rPr>
                <w:rFonts w:eastAsia="Arial"/>
                <w:color w:val="000000" w:themeColor="text1"/>
                <w:szCs w:val="20"/>
              </w:rPr>
              <w:t>Valid range of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F7FDF5" w14:textId="77777777" w:rsidR="00A55B53" w:rsidRPr="00123177" w:rsidRDefault="00A55B53" w:rsidP="00535342">
            <w:r w:rsidRPr="00123177">
              <w:rPr>
                <w:szCs w:val="20"/>
              </w:rPr>
              <w:t>Valid range value is not required.</w:t>
            </w:r>
          </w:p>
        </w:tc>
      </w:tr>
      <w:tr w:rsidR="00A55B53" w:rsidRPr="00123177" w14:paraId="1CC354B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96055E1" w14:textId="77777777" w:rsidR="00A55B53" w:rsidRPr="00123177" w:rsidRDefault="00A55B53" w:rsidP="00535342">
            <w:r w:rsidRPr="00123177">
              <w:rPr>
                <w:rFonts w:eastAsia="Arial"/>
                <w:color w:val="000000" w:themeColor="text1"/>
                <w:szCs w:val="20"/>
              </w:rPr>
              <w:t xml:space="preserve">Data Latency Period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CB7E90" w14:textId="77777777" w:rsidR="00A55B53" w:rsidRPr="00123177" w:rsidRDefault="00A55B53" w:rsidP="00535342">
            <w:r w:rsidRPr="00123177">
              <w:rPr>
                <w:szCs w:val="20"/>
              </w:rPr>
              <w:t>Data latency period is not applicable</w:t>
            </w:r>
          </w:p>
        </w:tc>
      </w:tr>
      <w:tr w:rsidR="00A55B53" w:rsidRPr="00123177" w14:paraId="518D0091"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C96F596" w14:textId="77777777" w:rsidR="00A55B53" w:rsidRPr="00123177" w:rsidRDefault="00A55B53" w:rsidP="00535342">
            <w:r w:rsidRPr="00123177">
              <w:rPr>
                <w:rFonts w:eastAsia="Arial"/>
                <w:color w:val="000000" w:themeColor="text1"/>
                <w:szCs w:val="20"/>
              </w:rPr>
              <w:t xml:space="preserve">Data Retention Period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5838F0" w14:textId="77777777" w:rsidR="00A55B53" w:rsidRPr="00123177" w:rsidRDefault="00A55B53" w:rsidP="00535342">
            <w:r w:rsidRPr="00123177">
              <w:rPr>
                <w:szCs w:val="20"/>
              </w:rPr>
              <w:t>Data Retention period is not applicable.</w:t>
            </w:r>
          </w:p>
        </w:tc>
      </w:tr>
      <w:tr w:rsidR="00A55B53" w:rsidRPr="00123177" w14:paraId="65C8533E"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95B890D" w14:textId="77777777" w:rsidR="00A55B53" w:rsidRPr="00123177" w:rsidRDefault="00A55B53" w:rsidP="00535342">
            <w:r w:rsidRPr="00123177">
              <w:rPr>
                <w:rFonts w:eastAsia="Arial"/>
                <w:color w:val="000000" w:themeColor="text1"/>
                <w:szCs w:val="20"/>
              </w:rPr>
              <w:t>Data Rate/ &lt;Daily&gt; Number of transaction</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A5916A" w14:textId="77777777" w:rsidR="00A55B53" w:rsidRPr="00123177" w:rsidRDefault="00A55B53" w:rsidP="00535342">
            <w:r w:rsidRPr="00123177">
              <w:rPr>
                <w:szCs w:val="20"/>
              </w:rPr>
              <w:t>Data rate is not applicable.</w:t>
            </w:r>
          </w:p>
        </w:tc>
      </w:tr>
      <w:tr w:rsidR="00A55B53" w:rsidRPr="00123177" w14:paraId="18CF6686"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12E5327" w14:textId="77777777" w:rsidR="00A55B53" w:rsidRPr="00123177" w:rsidRDefault="00A55B53" w:rsidP="00535342">
            <w:r w:rsidRPr="00123177">
              <w:rPr>
                <w:rFonts w:eastAsia="Arial"/>
                <w:color w:val="000000" w:themeColor="text1"/>
                <w:szCs w:val="20"/>
              </w:rPr>
              <w:t>External Events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38F301" w14:textId="77777777" w:rsidR="00A55B53" w:rsidRPr="00123177" w:rsidRDefault="00A55B53" w:rsidP="00535342">
            <w:r w:rsidRPr="00123177">
              <w:rPr>
                <w:szCs w:val="20"/>
              </w:rPr>
              <w:t>External event is not required.</w:t>
            </w:r>
          </w:p>
        </w:tc>
      </w:tr>
      <w:tr w:rsidR="00A55B53" w:rsidRPr="00123177" w14:paraId="32979E44"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79CF194" w14:textId="77777777" w:rsidR="00A55B53" w:rsidRPr="00123177" w:rsidRDefault="00A55B53" w:rsidP="00535342">
            <w:r w:rsidRPr="00123177">
              <w:rPr>
                <w:rFonts w:eastAsia="Arial"/>
                <w:color w:val="000000" w:themeColor="text1"/>
                <w:szCs w:val="20"/>
              </w:rPr>
              <w:t>Temporal Events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EC9EE0" w14:textId="77777777" w:rsidR="00A55B53" w:rsidRPr="00123177" w:rsidRDefault="00A55B53" w:rsidP="00535342">
            <w:r w:rsidRPr="00123177">
              <w:rPr>
                <w:szCs w:val="20"/>
              </w:rPr>
              <w:t>Temporal event is not applicable.</w:t>
            </w:r>
          </w:p>
        </w:tc>
      </w:tr>
      <w:tr w:rsidR="00A55B53" w:rsidRPr="00123177" w14:paraId="6971D3B9"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D9F5497" w14:textId="77777777" w:rsidR="00A55B53" w:rsidRPr="00123177" w:rsidRDefault="00A55B53" w:rsidP="00535342">
            <w:r w:rsidRPr="00123177">
              <w:rPr>
                <w:rFonts w:eastAsia="Arial"/>
                <w:color w:val="000000" w:themeColor="text1"/>
                <w:szCs w:val="20"/>
              </w:rPr>
              <w:t xml:space="preserve">Validation Rules/ </w:t>
            </w:r>
          </w:p>
          <w:p w14:paraId="647D2668"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373FDF" w14:textId="77777777" w:rsidR="00A55B53" w:rsidRPr="00123177" w:rsidRDefault="00A55B53" w:rsidP="00535342">
            <w:pPr>
              <w:rPr>
                <w:rFonts w:eastAsia="Arial"/>
                <w:color w:val="000000" w:themeColor="text1"/>
              </w:rPr>
            </w:pPr>
            <w:r w:rsidRPr="00123177">
              <w:rPr>
                <w:rFonts w:eastAsia="Arial"/>
                <w:color w:val="000000" w:themeColor="text1"/>
              </w:rPr>
              <w:t>Verify the CAN messages and CAN signal mentioned in input and out section on CANalyzer Tool.</w:t>
            </w:r>
          </w:p>
          <w:p w14:paraId="529A0A8E" w14:textId="77777777" w:rsidR="00A55B53" w:rsidRPr="00123177" w:rsidRDefault="00A55B53" w:rsidP="00535342">
            <w:pPr>
              <w:rPr>
                <w:rFonts w:eastAsia="Arial"/>
                <w:color w:val="000000" w:themeColor="text1"/>
              </w:rPr>
            </w:pPr>
          </w:p>
          <w:p w14:paraId="7A93BA6E" w14:textId="77777777" w:rsidR="00A55B53" w:rsidRPr="00123177" w:rsidRDefault="00A55B53" w:rsidP="00535342">
            <w:pPr>
              <w:rPr>
                <w:rFonts w:eastAsia="Arial"/>
                <w:color w:val="000000" w:themeColor="text1"/>
              </w:rPr>
            </w:pPr>
            <w:r w:rsidRPr="00123177">
              <w:rPr>
                <w:rFonts w:eastAsia="Arial"/>
                <w:color w:val="000000" w:themeColor="text1"/>
              </w:rPr>
              <w:t>NHVDCDCFault @  HVDCDC_Status1 is equal to 0x3 ("Level 2")</w:t>
            </w:r>
          </w:p>
          <w:p w14:paraId="10640DCB" w14:textId="77777777" w:rsidR="00A55B53" w:rsidRPr="00123177" w:rsidRDefault="00A55B53" w:rsidP="00535342">
            <w:r w:rsidRPr="00123177">
              <w:rPr>
                <w:rFonts w:eastAsia="Arial"/>
                <w:color w:val="000000" w:themeColor="text1"/>
              </w:rPr>
              <w:t>NVHDCDCFaultID @  HVDCDC_Debug_PDU is equal to 0x5 (Overcurrent fault on 800V side)</w:t>
            </w:r>
          </w:p>
        </w:tc>
      </w:tr>
      <w:tr w:rsidR="00A55B53" w:rsidRPr="00123177" w14:paraId="736B308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ED45C23" w14:textId="77777777" w:rsidR="00A55B53" w:rsidRPr="00123177" w:rsidRDefault="00A55B53" w:rsidP="00535342">
            <w:r w:rsidRPr="00123177">
              <w:rPr>
                <w:rFonts w:eastAsia="Arial"/>
                <w:color w:val="000000" w:themeColor="text1"/>
                <w:szCs w:val="20"/>
              </w:rPr>
              <w:t>Constraints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DF9530" w14:textId="77777777" w:rsidR="00A55B53" w:rsidRPr="00123177" w:rsidRDefault="00A55B53" w:rsidP="00535342">
            <w:r w:rsidRPr="00123177">
              <w:rPr>
                <w:szCs w:val="20"/>
              </w:rPr>
              <w:t>Constraints is not applicable.</w:t>
            </w:r>
          </w:p>
        </w:tc>
      </w:tr>
      <w:tr w:rsidR="00A55B53" w:rsidRPr="00123177" w14:paraId="60624C7D"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2324A17" w14:textId="77777777" w:rsidR="00A55B53" w:rsidRPr="00123177" w:rsidRDefault="00A55B53" w:rsidP="00535342">
            <w:r w:rsidRPr="00123177">
              <w:rPr>
                <w:rFonts w:eastAsia="Arial"/>
                <w:color w:val="000000" w:themeColor="text1"/>
                <w:szCs w:val="20"/>
              </w:rPr>
              <w:t>Effects on other systems/sub system</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514F77" w14:textId="77777777" w:rsidR="00A55B53" w:rsidRPr="00123177" w:rsidRDefault="00A55B53" w:rsidP="00535342">
            <w:r w:rsidRPr="00123177">
              <w:rPr>
                <w:szCs w:val="20"/>
              </w:rPr>
              <w:t>No effects on other system</w:t>
            </w:r>
          </w:p>
        </w:tc>
      </w:tr>
      <w:tr w:rsidR="00A55B53" w:rsidRPr="00123177" w14:paraId="591F0FA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61D4375" w14:textId="77777777" w:rsidR="00A55B53" w:rsidRPr="00123177" w:rsidRDefault="00A55B53" w:rsidP="00535342">
            <w:r w:rsidRPr="00123177">
              <w:rPr>
                <w:rFonts w:eastAsia="Arial"/>
                <w:color w:val="000000" w:themeColor="text1"/>
                <w:szCs w:val="20"/>
              </w:rPr>
              <w:t>Testability with respect to test environment</w:t>
            </w:r>
          </w:p>
          <w:p w14:paraId="1BB1B680" w14:textId="77777777" w:rsidR="00A55B53" w:rsidRPr="00123177" w:rsidRDefault="00A55B53" w:rsidP="00535342">
            <w:r w:rsidRPr="00123177">
              <w:rPr>
                <w:rFonts w:eastAsia="Arial"/>
                <w:color w:val="000000" w:themeColor="text1"/>
                <w:szCs w:val="20"/>
              </w:rPr>
              <w:t>(Yes/No)</w:t>
            </w:r>
          </w:p>
          <w:p w14:paraId="0BB2FB8F"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69531F" w14:textId="77777777" w:rsidR="00A55B53" w:rsidRPr="00123177" w:rsidRDefault="00A55B53" w:rsidP="00535342">
            <w:pPr>
              <w:pStyle w:val="TableText"/>
              <w:snapToGrid w:val="0"/>
            </w:pPr>
            <w:r w:rsidRPr="00123177">
              <w:t>YES</w:t>
            </w:r>
          </w:p>
          <w:p w14:paraId="1FA6B29E" w14:textId="77777777" w:rsidR="00A55B53" w:rsidRPr="00123177" w:rsidRDefault="00A55B53" w:rsidP="00535342"/>
        </w:tc>
      </w:tr>
      <w:tr w:rsidR="00A55B53" w:rsidRPr="00123177" w14:paraId="04412203"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17A8FCC6" w14:textId="77777777" w:rsidR="00A55B53" w:rsidRPr="00123177" w:rsidRDefault="00A55B53" w:rsidP="00535342">
            <w:r w:rsidRPr="00123177">
              <w:rPr>
                <w:rFonts w:eastAsia="Arial"/>
                <w:color w:val="000000" w:themeColor="text1"/>
                <w:szCs w:val="20"/>
              </w:rPr>
              <w:t>Feasible within project constraints</w:t>
            </w:r>
          </w:p>
          <w:p w14:paraId="48F5EFC0" w14:textId="77777777" w:rsidR="00A55B53" w:rsidRPr="00123177" w:rsidRDefault="00A55B53" w:rsidP="00535342">
            <w:r w:rsidRPr="00123177">
              <w:rPr>
                <w:rFonts w:eastAsia="Arial"/>
                <w:color w:val="000000" w:themeColor="text1"/>
                <w:szCs w:val="20"/>
              </w:rPr>
              <w:t>(Yes/No)</w:t>
            </w:r>
          </w:p>
          <w:p w14:paraId="1DFB7EF4"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422730" w14:textId="77777777" w:rsidR="00A55B53" w:rsidRPr="00123177" w:rsidRDefault="00A55B53" w:rsidP="00535342">
            <w:pPr>
              <w:pStyle w:val="TableText"/>
              <w:snapToGrid w:val="0"/>
            </w:pPr>
            <w:r w:rsidRPr="00123177">
              <w:t>YES</w:t>
            </w:r>
          </w:p>
          <w:p w14:paraId="08E64065" w14:textId="77777777" w:rsidR="00A55B53" w:rsidRPr="00123177" w:rsidRDefault="00A55B53" w:rsidP="00535342"/>
        </w:tc>
      </w:tr>
      <w:tr w:rsidR="00A55B53" w:rsidRPr="00123177" w14:paraId="4387A11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1C26CDC" w14:textId="77777777" w:rsidR="00A55B53" w:rsidRPr="00123177" w:rsidRDefault="00A55B53" w:rsidP="00535342">
            <w:r w:rsidRPr="00123177">
              <w:rPr>
                <w:rFonts w:eastAsia="Arial"/>
                <w:color w:val="000000" w:themeColor="text1"/>
                <w:szCs w:val="20"/>
              </w:rPr>
              <w:lastRenderedPageBreak/>
              <w:t>Critical</w:t>
            </w:r>
          </w:p>
          <w:p w14:paraId="2AD70E5D" w14:textId="77777777" w:rsidR="00A55B53" w:rsidRPr="00123177" w:rsidRDefault="00A55B53" w:rsidP="00535342">
            <w:r w:rsidRPr="00123177">
              <w:rPr>
                <w:rFonts w:eastAsia="Arial"/>
                <w:color w:val="000000" w:themeColor="text1"/>
                <w:szCs w:val="20"/>
              </w:rPr>
              <w:t>(Yes/No)</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4EC27B" w14:textId="77777777" w:rsidR="00A55B53" w:rsidRPr="00123177" w:rsidRDefault="00A55B53" w:rsidP="00535342">
            <w:pPr>
              <w:keepNext/>
            </w:pPr>
            <w:r w:rsidRPr="00123177">
              <w:t>YES</w:t>
            </w:r>
          </w:p>
        </w:tc>
      </w:tr>
      <w:tr w:rsidR="00A55B53" w:rsidRPr="00123177" w14:paraId="154AFDC9"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53C5A08" w14:textId="77777777" w:rsidR="00A55B53" w:rsidRPr="00123177" w:rsidRDefault="00A55B53" w:rsidP="00535342">
            <w:pPr>
              <w:rPr>
                <w:rFonts w:eastAsia="Arial"/>
                <w:color w:val="000000" w:themeColor="text1"/>
                <w:szCs w:val="20"/>
              </w:rPr>
            </w:pPr>
            <w:r w:rsidRPr="00123177">
              <w:t>Acceptance Criteria</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56BADA" w14:textId="77777777" w:rsidR="00A55B53" w:rsidRPr="00123177" w:rsidRDefault="00A55B53" w:rsidP="00535342">
            <w:pPr>
              <w:keepNext/>
            </w:pPr>
            <w:r w:rsidRPr="00123177">
              <w:t>Acceptance Criteria for this requirement should be as per SECTION-6 ACCEPTANCE CRITERIA</w:t>
            </w:r>
          </w:p>
        </w:tc>
      </w:tr>
    </w:tbl>
    <w:p w14:paraId="78F6D185" w14:textId="77777777" w:rsidR="00A55B53" w:rsidRPr="00123177" w:rsidRDefault="00A55B53" w:rsidP="00A55B53">
      <w:pPr>
        <w:pStyle w:val="Caption"/>
        <w:rPr>
          <w:rFonts w:eastAsia="Arial"/>
        </w:rPr>
      </w:pPr>
    </w:p>
    <w:p w14:paraId="2FD0E2CA" w14:textId="77777777" w:rsidR="00A55B53" w:rsidRPr="00123177" w:rsidRDefault="00A55B53" w:rsidP="00A55B53">
      <w:pPr>
        <w:pStyle w:val="Heading5"/>
        <w:rPr>
          <w:rFonts w:eastAsia="Arial"/>
          <w:color w:val="000000" w:themeColor="text1"/>
          <w:sz w:val="20"/>
          <w:szCs w:val="20"/>
        </w:rPr>
      </w:pPr>
      <w:r w:rsidRPr="00123177">
        <w:rPr>
          <w:rFonts w:eastAsia="Arial"/>
          <w:sz w:val="20"/>
          <w:szCs w:val="20"/>
        </w:rPr>
        <w:t xml:space="preserve">Requirement against </w:t>
      </w:r>
      <w:r w:rsidRPr="00123177">
        <w:rPr>
          <w:rFonts w:eastAsia="Arial"/>
          <w:color w:val="000000" w:themeColor="text1"/>
          <w:sz w:val="20"/>
          <w:szCs w:val="20"/>
        </w:rPr>
        <w:t>HVDCDC is not in normal operation and it detects the power module I2C communication is compromised for a calibratable time, the HVDCDC shall raise a Level 2 fault.</w:t>
      </w:r>
    </w:p>
    <w:p w14:paraId="7B992271"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04163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CCB38B2"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B4AD104" w14:textId="77777777" w:rsidR="00A55B53" w:rsidRPr="00123177" w:rsidRDefault="00A55B53" w:rsidP="00535342">
            <w:pPr>
              <w:pStyle w:val="TableColumnTitle"/>
              <w:snapToGrid w:val="0"/>
            </w:pPr>
            <w:r w:rsidRPr="00123177">
              <w:t>Description</w:t>
            </w:r>
          </w:p>
        </w:tc>
      </w:tr>
      <w:tr w:rsidR="00A55B53" w:rsidRPr="00123177" w14:paraId="47826E9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79F08D7"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22F79F" w14:textId="77777777" w:rsidR="00A55B53" w:rsidRPr="00123177" w:rsidRDefault="00A55B53" w:rsidP="00535342">
            <w:pPr>
              <w:snapToGrid w:val="0"/>
            </w:pPr>
            <w:r w:rsidRPr="00123177">
              <w:t>SWRS_</w:t>
            </w:r>
            <w:r w:rsidRPr="00123177">
              <w:rPr>
                <w:rFonts w:eastAsia="Arial"/>
                <w:color w:val="000000" w:themeColor="text1"/>
                <w:szCs w:val="20"/>
              </w:rPr>
              <w:t>Diag_12</w:t>
            </w:r>
          </w:p>
        </w:tc>
      </w:tr>
      <w:tr w:rsidR="00A55B53" w:rsidRPr="00123177" w14:paraId="1438A6E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1D9A345"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59770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SDS-HVDCDC-190</w:t>
            </w:r>
          </w:p>
        </w:tc>
      </w:tr>
      <w:tr w:rsidR="00A55B53" w:rsidRPr="00123177" w14:paraId="2656BBD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C67D7D0"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CF35FC" w14:textId="77777777" w:rsidR="00A55B53" w:rsidRPr="00123177" w:rsidRDefault="00A55B53" w:rsidP="00535342">
            <w:pPr>
              <w:pStyle w:val="TableText"/>
              <w:snapToGrid w:val="0"/>
            </w:pPr>
            <w:r w:rsidRPr="00123177">
              <w:t>B-Sample/PF2.0</w:t>
            </w:r>
          </w:p>
        </w:tc>
      </w:tr>
      <w:tr w:rsidR="00A55B53" w:rsidRPr="00123177" w14:paraId="72C97E0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8712941"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489002" w14:textId="77777777" w:rsidR="00A55B53" w:rsidRPr="00123177" w:rsidRDefault="00A55B53" w:rsidP="00535342">
            <w:pPr>
              <w:snapToGrid w:val="0"/>
              <w:rPr>
                <w:rFonts w:eastAsia="Arial"/>
                <w:color w:val="000000" w:themeColor="text1"/>
              </w:rPr>
            </w:pPr>
            <w:r w:rsidRPr="00123177">
              <w:rPr>
                <w:rFonts w:eastAsia="Arial"/>
                <w:color w:val="000000" w:themeColor="text1"/>
              </w:rPr>
              <w:t>If the HVDCDC is not in normal operation and it detects the power module I2C communication is compromised for a calibratable time, the HVDCDC shall raise a Level 2 fault.</w:t>
            </w:r>
          </w:p>
        </w:tc>
      </w:tr>
      <w:tr w:rsidR="00A55B53" w:rsidRPr="00123177" w14:paraId="4815E87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F5DD6A"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3C0EF1"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8872A9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8366C3"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09F84B"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3ED98AD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79B86C"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A4F1B5"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DE24CD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B11F85"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1305F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4CD9782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Fail the VICOR communication by sending invalid data over I2C to HVDCDC.</w:t>
            </w:r>
          </w:p>
        </w:tc>
      </w:tr>
      <w:tr w:rsidR="00A55B53" w:rsidRPr="00123177" w14:paraId="7144B35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AA1563"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375E6" w14:textId="77777777" w:rsidR="00A55B53" w:rsidRPr="00123177" w:rsidRDefault="00A55B53" w:rsidP="00535342">
            <w:pPr>
              <w:pStyle w:val="TableText"/>
              <w:snapToGrid w:val="0"/>
            </w:pPr>
            <w:r w:rsidRPr="00123177">
              <w:t>Below CAN messages are observed on the CAN interface</w:t>
            </w:r>
          </w:p>
          <w:p w14:paraId="7CCEA0A3" w14:textId="77777777" w:rsidR="00A55B53" w:rsidRPr="00123177" w:rsidRDefault="00A55B53" w:rsidP="00535342">
            <w:pPr>
              <w:pStyle w:val="TableText"/>
              <w:snapToGrid w:val="0"/>
            </w:pPr>
            <w:r w:rsidRPr="00123177">
              <w:t>NHVDCDCFault @  HVDCDC_Status1 is equal to 0x3 ("Level 2")</w:t>
            </w:r>
          </w:p>
          <w:p w14:paraId="1DF5943D" w14:textId="77777777" w:rsidR="00A55B53" w:rsidRPr="00123177" w:rsidRDefault="00A55B53" w:rsidP="00535342">
            <w:pPr>
              <w:pStyle w:val="TableText"/>
              <w:snapToGrid w:val="0"/>
            </w:pPr>
            <w:r w:rsidRPr="00123177">
              <w:t>NHVDCDCFaultID @ HVDCDC_Debug_PDU is equal to 62 (“DIAGNOSTIC_VICOR_COMMUNICATION_NOT_ESTABLISHED”)</w:t>
            </w:r>
          </w:p>
        </w:tc>
      </w:tr>
      <w:tr w:rsidR="00A55B53" w:rsidRPr="00123177" w14:paraId="23AD5DA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9FE504"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21CC74" w14:textId="77777777" w:rsidR="00A55B53" w:rsidRPr="00123177" w:rsidRDefault="00A55B53" w:rsidP="00535342">
            <w:pPr>
              <w:pStyle w:val="TableText"/>
              <w:snapToGrid w:val="0"/>
              <w:rPr>
                <w:rStyle w:val="normaltextrun"/>
              </w:rPr>
            </w:pPr>
            <w:r w:rsidRPr="00123177">
              <w:rPr>
                <w:rStyle w:val="normaltextrun"/>
              </w:rPr>
              <w:t>The HVDCDC is not in normal operation, and it detects the power module I2C communication is compromised for a calibratable time, the HVDCDC raises a Level 2 fault</w:t>
            </w:r>
          </w:p>
        </w:tc>
      </w:tr>
      <w:tr w:rsidR="00A55B53" w:rsidRPr="00123177" w14:paraId="37D4DAE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EF8007"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0F5FA4" w14:textId="77777777" w:rsidR="00A55B53" w:rsidRPr="00123177" w:rsidRDefault="00A55B53" w:rsidP="00535342">
            <w:pPr>
              <w:pStyle w:val="TableText"/>
              <w:snapToGrid w:val="0"/>
            </w:pPr>
            <w:r w:rsidRPr="00123177">
              <w:t>No such mandatory fields is applicable.</w:t>
            </w:r>
          </w:p>
        </w:tc>
      </w:tr>
      <w:tr w:rsidR="00A55B53" w:rsidRPr="00123177" w14:paraId="42CC9BA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DF0FA8"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689944" w14:textId="77777777" w:rsidR="00A55B53" w:rsidRPr="00123177" w:rsidRDefault="00A55B53" w:rsidP="00535342">
            <w:pPr>
              <w:pStyle w:val="TableText"/>
              <w:snapToGrid w:val="0"/>
            </w:pPr>
            <w:r w:rsidRPr="00123177">
              <w:t>HVDCDCStatus != 0, NHVDCDCStatusDebug != 0, NHVDCDCFault != 0.</w:t>
            </w:r>
          </w:p>
        </w:tc>
      </w:tr>
      <w:tr w:rsidR="00A55B53" w:rsidRPr="00123177" w14:paraId="58E1A6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7BEFE5"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AEEDB2"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A6F84C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C7BCFD"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AA258F" w14:textId="77777777" w:rsidR="00A55B53" w:rsidRPr="00123177" w:rsidRDefault="00A55B53" w:rsidP="00535342">
            <w:pPr>
              <w:pStyle w:val="TableText"/>
              <w:snapToGrid w:val="0"/>
            </w:pPr>
            <w:r w:rsidRPr="00123177">
              <w:rPr>
                <w:szCs w:val="20"/>
              </w:rPr>
              <w:t>Valid range value is not required.</w:t>
            </w:r>
          </w:p>
        </w:tc>
      </w:tr>
      <w:tr w:rsidR="00A55B53" w:rsidRPr="00123177" w14:paraId="7A0F770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4608CF"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CCC0DB"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6D3847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5585D5" w14:textId="77777777" w:rsidR="00A55B53" w:rsidRPr="00123177" w:rsidRDefault="00A55B53" w:rsidP="00535342">
            <w:pPr>
              <w:pStyle w:val="TableText"/>
              <w:snapToGrid w:val="0"/>
            </w:pPr>
            <w:r w:rsidRPr="00123177">
              <w:lastRenderedPageBreak/>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FC0AD3"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2C22CDF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22779D"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538BB0" w14:textId="77777777" w:rsidR="00A55B53" w:rsidRPr="00123177" w:rsidRDefault="00A55B53" w:rsidP="00535342">
            <w:pPr>
              <w:pStyle w:val="TableText"/>
            </w:pPr>
            <w:r w:rsidRPr="00123177">
              <w:rPr>
                <w:szCs w:val="20"/>
              </w:rPr>
              <w:t>Data rate is not applicable.</w:t>
            </w:r>
          </w:p>
        </w:tc>
      </w:tr>
      <w:tr w:rsidR="00A55B53" w:rsidRPr="00123177" w14:paraId="7524CC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44F784"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D85AEB"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6578B53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CBEFFF"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C2CE7E"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182ED1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CC686D" w14:textId="77777777" w:rsidR="00A55B53" w:rsidRPr="00123177" w:rsidRDefault="00A55B53" w:rsidP="00535342">
            <w:pPr>
              <w:pStyle w:val="TableText"/>
              <w:snapToGrid w:val="0"/>
            </w:pPr>
            <w:r w:rsidRPr="00123177">
              <w:t xml:space="preserve">Validation Rules/ </w:t>
            </w:r>
          </w:p>
          <w:p w14:paraId="56CF03F3"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D75FC3" w14:textId="77777777" w:rsidR="00A55B53" w:rsidRPr="00123177" w:rsidRDefault="00A55B53" w:rsidP="00535342">
            <w:pPr>
              <w:pStyle w:val="TableText"/>
              <w:snapToGrid w:val="0"/>
              <w:rPr>
                <w:szCs w:val="20"/>
              </w:rPr>
            </w:pPr>
            <w:r w:rsidRPr="00123177">
              <w:rPr>
                <w:szCs w:val="20"/>
              </w:rPr>
              <w:t>Verify the CAN messages and CAN signal mentioned in input and output section on CANalyzer Tool</w:t>
            </w:r>
          </w:p>
          <w:p w14:paraId="0781978E" w14:textId="77777777" w:rsidR="00A55B53" w:rsidRPr="00123177" w:rsidRDefault="00A55B53" w:rsidP="00535342">
            <w:pPr>
              <w:pStyle w:val="TableText"/>
              <w:snapToGrid w:val="0"/>
              <w:rPr>
                <w:szCs w:val="20"/>
              </w:rPr>
            </w:pPr>
          </w:p>
          <w:p w14:paraId="119FE2A7" w14:textId="77777777" w:rsidR="00A55B53" w:rsidRPr="00123177" w:rsidRDefault="00A55B53" w:rsidP="00535342">
            <w:pPr>
              <w:pStyle w:val="TableText"/>
              <w:snapToGrid w:val="0"/>
            </w:pPr>
            <w:r w:rsidRPr="00123177">
              <w:t>NHVDCDCFault @  HVDCDC_Status1 is equal to 0x3 ("Level 2")</w:t>
            </w:r>
          </w:p>
          <w:p w14:paraId="3DC6DFC2" w14:textId="77777777" w:rsidR="00A55B53" w:rsidRPr="00123177" w:rsidRDefault="00A55B53" w:rsidP="00535342">
            <w:pPr>
              <w:pStyle w:val="TableText"/>
              <w:snapToGrid w:val="0"/>
              <w:rPr>
                <w:i/>
                <w:iCs/>
              </w:rPr>
            </w:pPr>
            <w:r w:rsidRPr="00123177">
              <w:t>NHVDCDCFaultID @ HVDCDC_Debug_PDU is equal to 62 (“DIAGNOSTIC_VICOR_COMMUNICATION_NOT_ESTABLISHED”)</w:t>
            </w:r>
          </w:p>
        </w:tc>
      </w:tr>
      <w:tr w:rsidR="00A55B53" w:rsidRPr="00123177" w14:paraId="2184CA1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CD8BFA"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FD7C0" w14:textId="77777777" w:rsidR="00A55B53" w:rsidRPr="00123177" w:rsidRDefault="00A55B53" w:rsidP="00535342">
            <w:pPr>
              <w:pStyle w:val="TableText"/>
              <w:snapToGrid w:val="0"/>
            </w:pPr>
            <w:r w:rsidRPr="00123177">
              <w:rPr>
                <w:szCs w:val="20"/>
              </w:rPr>
              <w:t>Constraints is not applicable.</w:t>
            </w:r>
          </w:p>
        </w:tc>
      </w:tr>
      <w:tr w:rsidR="00A55B53" w:rsidRPr="00123177" w14:paraId="1541867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4A09E7"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6AE78A" w14:textId="77777777" w:rsidR="00A55B53" w:rsidRPr="00123177" w:rsidRDefault="00A55B53" w:rsidP="00535342">
            <w:pPr>
              <w:pStyle w:val="TableText"/>
              <w:snapToGrid w:val="0"/>
            </w:pPr>
            <w:r w:rsidRPr="00123177">
              <w:rPr>
                <w:szCs w:val="20"/>
              </w:rPr>
              <w:t>No effects on other system</w:t>
            </w:r>
          </w:p>
        </w:tc>
      </w:tr>
      <w:tr w:rsidR="00A55B53" w:rsidRPr="00123177" w14:paraId="081FEC7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CFEA95" w14:textId="77777777" w:rsidR="00A55B53" w:rsidRPr="00123177" w:rsidRDefault="00A55B53" w:rsidP="00535342">
            <w:pPr>
              <w:pStyle w:val="TableText"/>
              <w:snapToGrid w:val="0"/>
            </w:pPr>
            <w:r w:rsidRPr="00123177">
              <w:t>Testability with respect to test environment</w:t>
            </w:r>
          </w:p>
          <w:p w14:paraId="7C6712D1" w14:textId="77777777" w:rsidR="00A55B53" w:rsidRPr="00123177" w:rsidRDefault="00A55B53" w:rsidP="00535342">
            <w:pPr>
              <w:pStyle w:val="TableText"/>
            </w:pPr>
            <w:r w:rsidRPr="00123177">
              <w:t>(Yes/No)</w:t>
            </w:r>
          </w:p>
          <w:p w14:paraId="1949E113"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4C6733" w14:textId="77777777" w:rsidR="00A55B53" w:rsidRPr="00123177" w:rsidRDefault="00A55B53" w:rsidP="00535342">
            <w:pPr>
              <w:pStyle w:val="TableText"/>
              <w:snapToGrid w:val="0"/>
            </w:pPr>
            <w:r w:rsidRPr="00123177">
              <w:t>YES</w:t>
            </w:r>
          </w:p>
        </w:tc>
      </w:tr>
      <w:tr w:rsidR="00A55B53" w:rsidRPr="00123177" w14:paraId="668CC0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BE6784" w14:textId="77777777" w:rsidR="00A55B53" w:rsidRPr="00123177" w:rsidRDefault="00A55B53" w:rsidP="00535342">
            <w:pPr>
              <w:pStyle w:val="TableText"/>
              <w:snapToGrid w:val="0"/>
            </w:pPr>
            <w:r w:rsidRPr="00123177">
              <w:t>Feasible within project constraints</w:t>
            </w:r>
          </w:p>
          <w:p w14:paraId="62962332" w14:textId="77777777" w:rsidR="00A55B53" w:rsidRPr="00123177" w:rsidRDefault="00A55B53" w:rsidP="00535342">
            <w:pPr>
              <w:pStyle w:val="TableText"/>
              <w:snapToGrid w:val="0"/>
            </w:pPr>
            <w:r w:rsidRPr="00123177">
              <w:t>(Yes/No)</w:t>
            </w:r>
          </w:p>
          <w:p w14:paraId="34D112C0"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C92491" w14:textId="77777777" w:rsidR="00A55B53" w:rsidRPr="00123177" w:rsidRDefault="00A55B53" w:rsidP="00535342">
            <w:pPr>
              <w:pStyle w:val="TableText"/>
              <w:snapToGrid w:val="0"/>
            </w:pPr>
            <w:r w:rsidRPr="00123177">
              <w:t>YES</w:t>
            </w:r>
          </w:p>
        </w:tc>
      </w:tr>
      <w:tr w:rsidR="00A55B53" w:rsidRPr="00123177" w14:paraId="5200D71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B5F8C2" w14:textId="77777777" w:rsidR="00A55B53" w:rsidRPr="00123177" w:rsidRDefault="00A55B53" w:rsidP="00535342">
            <w:pPr>
              <w:pStyle w:val="TableText"/>
              <w:snapToGrid w:val="0"/>
            </w:pPr>
            <w:r w:rsidRPr="00123177">
              <w:t>Critical</w:t>
            </w:r>
          </w:p>
          <w:p w14:paraId="201505F7"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92A640" w14:textId="77777777" w:rsidR="00A55B53" w:rsidRPr="00123177" w:rsidRDefault="00A55B53" w:rsidP="00535342">
            <w:pPr>
              <w:pStyle w:val="TableText"/>
              <w:snapToGrid w:val="0"/>
            </w:pPr>
            <w:r w:rsidRPr="00123177">
              <w:t>YES</w:t>
            </w:r>
          </w:p>
        </w:tc>
      </w:tr>
      <w:tr w:rsidR="00A55B53" w:rsidRPr="00123177" w14:paraId="38D42FE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477DA6"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ABEDF2"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3F3FC78E" w14:textId="77777777" w:rsidR="00A55B53" w:rsidRPr="00123177" w:rsidRDefault="00A55B53" w:rsidP="00A55B53">
      <w:pPr>
        <w:pStyle w:val="BodyText"/>
        <w:rPr>
          <w:rFonts w:eastAsia="Arial"/>
        </w:rPr>
      </w:pPr>
    </w:p>
    <w:p w14:paraId="0CD7635D" w14:textId="77777777" w:rsidR="00A55B53" w:rsidRPr="00123177" w:rsidRDefault="00A55B53" w:rsidP="00A55B53">
      <w:pPr>
        <w:rPr>
          <w:rFonts w:eastAsia="Arial"/>
        </w:rPr>
      </w:pPr>
    </w:p>
    <w:p w14:paraId="3E0B92EB" w14:textId="77777777" w:rsidR="00A55B53" w:rsidRPr="00123177" w:rsidRDefault="00A55B53" w:rsidP="00A55B53">
      <w:pPr>
        <w:pStyle w:val="Caption"/>
        <w:rPr>
          <w:rFonts w:eastAsia="Arial"/>
        </w:rPr>
      </w:pPr>
    </w:p>
    <w:p w14:paraId="5D101AAF" w14:textId="77777777" w:rsidR="00A55B53" w:rsidRPr="00123177" w:rsidRDefault="00A55B53" w:rsidP="00A55B53">
      <w:pPr>
        <w:pStyle w:val="Heading5"/>
        <w:rPr>
          <w:rFonts w:eastAsia="Arial"/>
          <w:color w:val="000000" w:themeColor="text1"/>
          <w:sz w:val="20"/>
          <w:szCs w:val="20"/>
        </w:rPr>
      </w:pPr>
      <w:r w:rsidRPr="00123177">
        <w:rPr>
          <w:rFonts w:eastAsia="Arial"/>
          <w:sz w:val="20"/>
          <w:szCs w:val="20"/>
        </w:rPr>
        <w:t xml:space="preserve">Requirement against </w:t>
      </w:r>
      <w:r w:rsidRPr="00123177">
        <w:rPr>
          <w:rFonts w:eastAsia="Arial"/>
          <w:color w:val="000000" w:themeColor="text1"/>
          <w:sz w:val="20"/>
          <w:szCs w:val="20"/>
        </w:rPr>
        <w:t>800V side high voltage is applied and the power module I2C communication is not established for a calibratable time</w:t>
      </w:r>
    </w:p>
    <w:p w14:paraId="4DDC9932" w14:textId="77777777" w:rsidR="00A55B53" w:rsidRPr="00123177" w:rsidRDefault="00A55B53" w:rsidP="00A55B53">
      <w:pPr>
        <w:pStyle w:val="BodyText"/>
        <w:rPr>
          <w:rFonts w:eastAsia="Arial"/>
        </w:rPr>
      </w:pPr>
    </w:p>
    <w:p w14:paraId="22EDE30A"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328F9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B2BC23D"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8C75C33" w14:textId="77777777" w:rsidR="00A55B53" w:rsidRPr="00123177" w:rsidRDefault="00A55B53" w:rsidP="00535342">
            <w:pPr>
              <w:pStyle w:val="TableColumnTitle"/>
              <w:snapToGrid w:val="0"/>
            </w:pPr>
            <w:r w:rsidRPr="00123177">
              <w:t>Description</w:t>
            </w:r>
          </w:p>
        </w:tc>
      </w:tr>
      <w:tr w:rsidR="00A55B53" w:rsidRPr="00123177" w14:paraId="4FA392B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5FE4F84"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3D383F" w14:textId="77777777" w:rsidR="00A55B53" w:rsidRPr="00123177" w:rsidRDefault="00A55B53" w:rsidP="00535342">
            <w:pPr>
              <w:snapToGrid w:val="0"/>
            </w:pPr>
            <w:r w:rsidRPr="00123177">
              <w:t>SWRS_</w:t>
            </w:r>
            <w:r w:rsidRPr="00123177">
              <w:rPr>
                <w:rFonts w:eastAsia="Arial"/>
                <w:color w:val="000000" w:themeColor="text1"/>
                <w:szCs w:val="20"/>
              </w:rPr>
              <w:t>Diag_13</w:t>
            </w:r>
          </w:p>
        </w:tc>
      </w:tr>
      <w:tr w:rsidR="00A55B53" w:rsidRPr="00123177" w14:paraId="5103ADD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13F66EB"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5C1E5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SDS-HVDCDC-191</w:t>
            </w:r>
          </w:p>
        </w:tc>
      </w:tr>
      <w:tr w:rsidR="00A55B53" w:rsidRPr="00123177" w14:paraId="464E6B5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530F596"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4A453A" w14:textId="77777777" w:rsidR="00A55B53" w:rsidRPr="00123177" w:rsidRDefault="00A55B53" w:rsidP="00535342">
            <w:pPr>
              <w:pStyle w:val="TableText"/>
              <w:snapToGrid w:val="0"/>
            </w:pPr>
            <w:r w:rsidRPr="00123177">
              <w:t>B-Sample/PF2.0</w:t>
            </w:r>
          </w:p>
        </w:tc>
      </w:tr>
      <w:tr w:rsidR="00A55B53" w:rsidRPr="00123177" w14:paraId="33644BC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9795F1F"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2F2AA"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if the 800V side high voltage is applied and the power module I2C communication is not established for a calibratable time.</w:t>
            </w:r>
          </w:p>
        </w:tc>
      </w:tr>
      <w:tr w:rsidR="00A55B53" w:rsidRPr="00123177" w14:paraId="07B42DE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BB2FD0"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60C57"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6D78396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52285A"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E2BCF8"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2D3F16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3E1C6D"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54183"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67EAEF7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3FE9A4"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F31EA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 xml:space="preserve">Set the 800V side (high side) voltage of the power module to greater than 480V(e.g. 540V) </w:t>
            </w:r>
          </w:p>
        </w:tc>
      </w:tr>
      <w:tr w:rsidR="00A55B53" w:rsidRPr="00123177" w14:paraId="02F4F53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F16E24"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B209C" w14:textId="77777777" w:rsidR="00A55B53" w:rsidRPr="00123177" w:rsidRDefault="00A55B53" w:rsidP="00535342">
            <w:pPr>
              <w:pStyle w:val="TableText"/>
              <w:snapToGrid w:val="0"/>
            </w:pPr>
            <w:r w:rsidRPr="00123177">
              <w:t>Below CAN messages are observed on the CAN interface</w:t>
            </w:r>
          </w:p>
          <w:p w14:paraId="3ABEF017" w14:textId="77777777" w:rsidR="00A55B53" w:rsidRPr="00123177" w:rsidRDefault="00A55B53" w:rsidP="00535342">
            <w:pPr>
              <w:pStyle w:val="TableText"/>
              <w:snapToGrid w:val="0"/>
            </w:pPr>
            <w:r w:rsidRPr="00123177">
              <w:t>NHVDCDCFault @  HVDCDC_Status1 is equal to 0x1 ("Level 0")</w:t>
            </w:r>
          </w:p>
          <w:p w14:paraId="4A0D8004" w14:textId="77777777" w:rsidR="00A55B53" w:rsidRPr="00123177" w:rsidRDefault="00A55B53" w:rsidP="00535342">
            <w:pPr>
              <w:pStyle w:val="TableText"/>
              <w:snapToGrid w:val="0"/>
            </w:pPr>
            <w:r w:rsidRPr="00123177">
              <w:t>NHVDCDCFaultID @ HVDCDC_Debug_PDU is equal to "62" and this fault is raised after 100ms.</w:t>
            </w:r>
          </w:p>
        </w:tc>
      </w:tr>
      <w:tr w:rsidR="00A55B53" w:rsidRPr="00123177" w14:paraId="2399D0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71128F"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E1B2EC" w14:textId="77777777" w:rsidR="00A55B53" w:rsidRPr="00123177" w:rsidRDefault="00A55B53" w:rsidP="00535342">
            <w:pPr>
              <w:pStyle w:val="TableText"/>
              <w:snapToGrid w:val="0"/>
              <w:rPr>
                <w:rStyle w:val="normaltextrun"/>
              </w:rPr>
            </w:pPr>
            <w:r w:rsidRPr="00123177">
              <w:rPr>
                <w:rFonts w:eastAsia="Arial"/>
                <w:color w:val="000000" w:themeColor="text1"/>
              </w:rPr>
              <w:t>Remove the VICOR module interface from the power module for a calibratable time</w:t>
            </w:r>
            <w:r w:rsidRPr="00123177">
              <w:rPr>
                <w:rStyle w:val="normaltextrun"/>
              </w:rPr>
              <w:t xml:space="preserve"> and check if the HVDCDC shall raise a Level 2 fault if the 800V side high voltage is applied </w:t>
            </w:r>
          </w:p>
        </w:tc>
      </w:tr>
      <w:tr w:rsidR="00A55B53" w:rsidRPr="00123177" w14:paraId="5761B00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DA17D8"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D19C2F" w14:textId="77777777" w:rsidR="00A55B53" w:rsidRPr="00123177" w:rsidRDefault="00A55B53" w:rsidP="00535342">
            <w:pPr>
              <w:pStyle w:val="TableText"/>
              <w:snapToGrid w:val="0"/>
            </w:pPr>
            <w:r w:rsidRPr="00123177">
              <w:t>No such mandatory fields is applicable.</w:t>
            </w:r>
          </w:p>
        </w:tc>
      </w:tr>
      <w:tr w:rsidR="00A55B53" w:rsidRPr="00123177" w14:paraId="626CB81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AA1D28"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2D7EF7" w14:textId="77777777" w:rsidR="00A55B53" w:rsidRPr="00123177" w:rsidRDefault="00A55B53" w:rsidP="00535342">
            <w:pPr>
              <w:pStyle w:val="TableText"/>
              <w:snapToGrid w:val="0"/>
            </w:pPr>
            <w:r w:rsidRPr="00123177">
              <w:t>KL30 and KL15 is OFF</w:t>
            </w:r>
          </w:p>
        </w:tc>
      </w:tr>
      <w:tr w:rsidR="00A55B53" w:rsidRPr="00123177" w14:paraId="4160BEE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DF8659"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31FA6B"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4CB8E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886A34"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5F0EE8" w14:textId="77777777" w:rsidR="00A55B53" w:rsidRPr="00123177" w:rsidRDefault="00A55B53" w:rsidP="00535342">
            <w:pPr>
              <w:pStyle w:val="TableText"/>
              <w:snapToGrid w:val="0"/>
            </w:pPr>
            <w:r w:rsidRPr="00123177">
              <w:t>VHVDCDC800V signal valid value range is 375V - 700V.</w:t>
            </w:r>
          </w:p>
        </w:tc>
      </w:tr>
      <w:tr w:rsidR="00A55B53" w:rsidRPr="00123177" w14:paraId="6EACA32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2F7B77"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A074C5"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6B57A2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FCC79E"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82E352"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56A5D9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FED6B6" w14:textId="77777777" w:rsidR="00A55B53" w:rsidRPr="00123177" w:rsidRDefault="00A55B53" w:rsidP="00535342">
            <w:pPr>
              <w:pStyle w:val="TableText"/>
              <w:snapToGrid w:val="0"/>
            </w:pPr>
            <w:r w:rsidRPr="00123177">
              <w:lastRenderedPageBreak/>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7FD711" w14:textId="77777777" w:rsidR="00A55B53" w:rsidRPr="00123177" w:rsidRDefault="00A55B53" w:rsidP="00535342">
            <w:pPr>
              <w:pStyle w:val="TableText"/>
            </w:pPr>
            <w:r w:rsidRPr="00123177">
              <w:rPr>
                <w:szCs w:val="20"/>
              </w:rPr>
              <w:t>Data rate is not applicable.</w:t>
            </w:r>
          </w:p>
        </w:tc>
      </w:tr>
      <w:tr w:rsidR="00A55B53" w:rsidRPr="00123177" w14:paraId="0458B0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94A54C"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9626BA"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281042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825181"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D96D4"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64AA9DE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D2CE63" w14:textId="77777777" w:rsidR="00A55B53" w:rsidRPr="00123177" w:rsidRDefault="00A55B53" w:rsidP="00535342">
            <w:pPr>
              <w:pStyle w:val="TableText"/>
              <w:snapToGrid w:val="0"/>
            </w:pPr>
            <w:r w:rsidRPr="00123177">
              <w:t xml:space="preserve">Validation Rules/ </w:t>
            </w:r>
          </w:p>
          <w:p w14:paraId="3C4468CF"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75938F" w14:textId="77777777" w:rsidR="00A55B53" w:rsidRPr="00123177" w:rsidRDefault="00A55B53" w:rsidP="00535342">
            <w:pPr>
              <w:pStyle w:val="TableText"/>
              <w:snapToGrid w:val="0"/>
              <w:rPr>
                <w:i/>
                <w:iCs/>
              </w:rPr>
            </w:pPr>
            <w:r w:rsidRPr="00123177">
              <w:rPr>
                <w:szCs w:val="20"/>
              </w:rPr>
              <w:t>Verify the CAN messages and CAN signal mentioned in input and output section on CANalyzer Tool</w:t>
            </w:r>
          </w:p>
        </w:tc>
      </w:tr>
      <w:tr w:rsidR="00A55B53" w:rsidRPr="00123177" w14:paraId="487BF7E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798A28"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B5DA13" w14:textId="77777777" w:rsidR="00A55B53" w:rsidRPr="00123177" w:rsidRDefault="00A55B53" w:rsidP="00535342">
            <w:pPr>
              <w:pStyle w:val="TableText"/>
              <w:snapToGrid w:val="0"/>
            </w:pPr>
            <w:r w:rsidRPr="00123177">
              <w:rPr>
                <w:szCs w:val="20"/>
              </w:rPr>
              <w:t>Constraints is not applicable.</w:t>
            </w:r>
          </w:p>
        </w:tc>
      </w:tr>
      <w:tr w:rsidR="00A55B53" w:rsidRPr="00123177" w14:paraId="304CA07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E3090D"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DF1C46" w14:textId="77777777" w:rsidR="00A55B53" w:rsidRPr="00123177" w:rsidRDefault="00A55B53" w:rsidP="00535342">
            <w:pPr>
              <w:pStyle w:val="TableText"/>
              <w:snapToGrid w:val="0"/>
            </w:pPr>
            <w:r w:rsidRPr="00123177">
              <w:rPr>
                <w:szCs w:val="20"/>
              </w:rPr>
              <w:t>No effects on other system</w:t>
            </w:r>
          </w:p>
        </w:tc>
      </w:tr>
      <w:tr w:rsidR="00A55B53" w:rsidRPr="00123177" w14:paraId="4E4815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B5CD4E" w14:textId="77777777" w:rsidR="00A55B53" w:rsidRPr="00123177" w:rsidRDefault="00A55B53" w:rsidP="00535342">
            <w:pPr>
              <w:pStyle w:val="TableText"/>
              <w:snapToGrid w:val="0"/>
            </w:pPr>
            <w:r w:rsidRPr="00123177">
              <w:t>Testability with respect to test environment</w:t>
            </w:r>
          </w:p>
          <w:p w14:paraId="0791E069" w14:textId="77777777" w:rsidR="00A55B53" w:rsidRPr="00123177" w:rsidRDefault="00A55B53" w:rsidP="00535342">
            <w:pPr>
              <w:pStyle w:val="TableText"/>
            </w:pPr>
            <w:r w:rsidRPr="00123177">
              <w:t>(Yes/No)</w:t>
            </w:r>
          </w:p>
          <w:p w14:paraId="025AE30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456EF" w14:textId="77777777" w:rsidR="00A55B53" w:rsidRPr="00123177" w:rsidRDefault="00A55B53" w:rsidP="00535342">
            <w:pPr>
              <w:pStyle w:val="TableText"/>
              <w:snapToGrid w:val="0"/>
            </w:pPr>
            <w:r w:rsidRPr="00123177">
              <w:t>YES</w:t>
            </w:r>
          </w:p>
        </w:tc>
      </w:tr>
      <w:tr w:rsidR="00A55B53" w:rsidRPr="00123177" w14:paraId="425737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69BD4D" w14:textId="77777777" w:rsidR="00A55B53" w:rsidRPr="00123177" w:rsidRDefault="00A55B53" w:rsidP="00535342">
            <w:pPr>
              <w:pStyle w:val="TableText"/>
              <w:snapToGrid w:val="0"/>
            </w:pPr>
            <w:r w:rsidRPr="00123177">
              <w:t>Feasible within project constraints</w:t>
            </w:r>
          </w:p>
          <w:p w14:paraId="7990053E" w14:textId="77777777" w:rsidR="00A55B53" w:rsidRPr="00123177" w:rsidRDefault="00A55B53" w:rsidP="00535342">
            <w:pPr>
              <w:pStyle w:val="TableText"/>
              <w:snapToGrid w:val="0"/>
            </w:pPr>
            <w:r w:rsidRPr="00123177">
              <w:t>(Yes/No)</w:t>
            </w:r>
          </w:p>
          <w:p w14:paraId="2526064C"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CC654E" w14:textId="77777777" w:rsidR="00A55B53" w:rsidRPr="00123177" w:rsidRDefault="00A55B53" w:rsidP="00535342">
            <w:pPr>
              <w:pStyle w:val="TableText"/>
              <w:snapToGrid w:val="0"/>
            </w:pPr>
            <w:r w:rsidRPr="00123177">
              <w:t>YES</w:t>
            </w:r>
          </w:p>
        </w:tc>
      </w:tr>
      <w:tr w:rsidR="00A55B53" w:rsidRPr="00123177" w14:paraId="29EC74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E7E622" w14:textId="77777777" w:rsidR="00A55B53" w:rsidRPr="00123177" w:rsidRDefault="00A55B53" w:rsidP="00535342">
            <w:pPr>
              <w:pStyle w:val="TableText"/>
              <w:snapToGrid w:val="0"/>
            </w:pPr>
            <w:r w:rsidRPr="00123177">
              <w:t>Critical</w:t>
            </w:r>
          </w:p>
          <w:p w14:paraId="29747C39"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E5053" w14:textId="77777777" w:rsidR="00A55B53" w:rsidRPr="00123177" w:rsidRDefault="00A55B53" w:rsidP="00535342">
            <w:pPr>
              <w:pStyle w:val="TableText"/>
              <w:snapToGrid w:val="0"/>
            </w:pPr>
            <w:r w:rsidRPr="00123177">
              <w:t>YES</w:t>
            </w:r>
          </w:p>
        </w:tc>
      </w:tr>
      <w:tr w:rsidR="00A55B53" w:rsidRPr="00123177" w14:paraId="617CC4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3069CF"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581725"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A8A5497" w14:textId="77777777" w:rsidR="00A55B53" w:rsidRPr="00123177" w:rsidRDefault="00A55B53" w:rsidP="00A55B53">
      <w:pPr>
        <w:pStyle w:val="BodyText"/>
        <w:rPr>
          <w:rFonts w:eastAsia="Arial"/>
        </w:rPr>
      </w:pPr>
    </w:p>
    <w:p w14:paraId="77DBD747" w14:textId="77777777" w:rsidR="00A55B53" w:rsidRPr="00123177" w:rsidRDefault="00A55B53" w:rsidP="00A55B53">
      <w:pPr>
        <w:pStyle w:val="BodyText"/>
        <w:rPr>
          <w:rFonts w:eastAsia="Arial"/>
        </w:rPr>
      </w:pPr>
    </w:p>
    <w:p w14:paraId="47DEC85C" w14:textId="77777777" w:rsidR="00A55B53" w:rsidRPr="00123177" w:rsidRDefault="00A55B53" w:rsidP="00A55B53">
      <w:pPr>
        <w:rPr>
          <w:rFonts w:eastAsia="Arial"/>
        </w:rPr>
      </w:pPr>
    </w:p>
    <w:p w14:paraId="48B95E25" w14:textId="77777777" w:rsidR="00A55B53" w:rsidRPr="00123177" w:rsidRDefault="00A55B53" w:rsidP="00A55B53">
      <w:pPr>
        <w:pStyle w:val="Heading5"/>
        <w:rPr>
          <w:rFonts w:eastAsia="Arial"/>
        </w:rPr>
      </w:pPr>
      <w:r w:rsidRPr="00123177">
        <w:rPr>
          <w:rFonts w:eastAsia="Arial"/>
          <w:sz w:val="20"/>
          <w:szCs w:val="20"/>
        </w:rPr>
        <w:t xml:space="preserve">Requirement against </w:t>
      </w:r>
      <w:r w:rsidRPr="00123177">
        <w:rPr>
          <w:rFonts w:eastAsia="Arial"/>
          <w:color w:val="000000" w:themeColor="text1"/>
          <w:sz w:val="20"/>
          <w:szCs w:val="20"/>
        </w:rPr>
        <w:t>power module I2C communication is compromised for a calibratable time &amp; HVDCDC not in normal state</w:t>
      </w:r>
    </w:p>
    <w:p w14:paraId="0A5D7A6D"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516B66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F2E57ED" w14:textId="77777777" w:rsidR="00A55B53" w:rsidRPr="00123177" w:rsidRDefault="00A55B53" w:rsidP="00535342">
            <w:pPr>
              <w:pStyle w:val="TableColumnTitle"/>
              <w:snapToGrid w:val="0"/>
            </w:pPr>
            <w:r w:rsidRPr="00123177">
              <w:lastRenderedPageBreak/>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FEFFF01" w14:textId="77777777" w:rsidR="00A55B53" w:rsidRPr="00123177" w:rsidRDefault="00A55B53" w:rsidP="00535342">
            <w:pPr>
              <w:pStyle w:val="TableColumnTitle"/>
              <w:snapToGrid w:val="0"/>
            </w:pPr>
            <w:r w:rsidRPr="00123177">
              <w:t>Description</w:t>
            </w:r>
          </w:p>
        </w:tc>
      </w:tr>
      <w:tr w:rsidR="00A55B53" w:rsidRPr="00123177" w14:paraId="2D91A96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35FB288"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50D894" w14:textId="77777777" w:rsidR="00A55B53" w:rsidRPr="00123177" w:rsidRDefault="00A55B53" w:rsidP="00535342">
            <w:pPr>
              <w:snapToGrid w:val="0"/>
            </w:pPr>
            <w:r w:rsidRPr="00123177">
              <w:t>SWRS_</w:t>
            </w:r>
            <w:r w:rsidRPr="00123177">
              <w:rPr>
                <w:rFonts w:eastAsia="Arial"/>
                <w:color w:val="000000" w:themeColor="text1"/>
                <w:szCs w:val="20"/>
              </w:rPr>
              <w:t>Diag_14</w:t>
            </w:r>
          </w:p>
        </w:tc>
      </w:tr>
      <w:tr w:rsidR="00A55B53" w:rsidRPr="00123177" w14:paraId="75140CA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81D26E4"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9DB7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SDS-HVDCDC-193</w:t>
            </w:r>
          </w:p>
        </w:tc>
      </w:tr>
      <w:tr w:rsidR="00A55B53" w:rsidRPr="00123177" w14:paraId="35E4473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D369958"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A598D0" w14:textId="77777777" w:rsidR="00A55B53" w:rsidRPr="00123177" w:rsidRDefault="00A55B53" w:rsidP="00535342">
            <w:pPr>
              <w:pStyle w:val="TableText"/>
              <w:snapToGrid w:val="0"/>
            </w:pPr>
            <w:r w:rsidRPr="00123177">
              <w:t>B-Sample/PF2.0</w:t>
            </w:r>
          </w:p>
        </w:tc>
      </w:tr>
      <w:tr w:rsidR="00A55B53" w:rsidRPr="00123177" w14:paraId="538CF12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18CF927"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EFD6B"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if the enabling of the power module is not successful after a calibratable time since the power module is commanded to be enabled.</w:t>
            </w:r>
          </w:p>
        </w:tc>
      </w:tr>
      <w:tr w:rsidR="00A55B53" w:rsidRPr="00123177" w14:paraId="57220B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0D1620"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16AE1A"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C2C1A3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217CC8"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CE1B8"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2B6F3A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F7CAE3"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2F44CD"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3F39AA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1A718E"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83394A" w14:textId="77777777" w:rsidR="00A55B53" w:rsidRPr="00123177" w:rsidRDefault="00A55B53" w:rsidP="00535342">
            <w:pPr>
              <w:rPr>
                <w:rFonts w:eastAsia="Arial"/>
                <w:color w:val="000000" w:themeColor="text1"/>
              </w:rPr>
            </w:pPr>
            <w:r w:rsidRPr="00123177">
              <w:rPr>
                <w:szCs w:val="20"/>
              </w:rPr>
              <w:t>1. Set the 800V side (high side) voltage of the power module to greater than 480V(e.g. 540V)</w:t>
            </w:r>
            <w:r w:rsidRPr="00123177">
              <w:rPr>
                <w:szCs w:val="20"/>
              </w:rPr>
              <w:br/>
              <w:t>2. Send NHVDCDCCommand as 0x01 ("Enable") using the CAN interface.</w:t>
            </w:r>
            <w:r w:rsidRPr="00123177">
              <w:rPr>
                <w:szCs w:val="20"/>
              </w:rPr>
              <w:br/>
            </w:r>
          </w:p>
        </w:tc>
      </w:tr>
      <w:tr w:rsidR="00A55B53" w:rsidRPr="00123177" w14:paraId="03E7E15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4F739B"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12B921" w14:textId="77777777" w:rsidR="00A55B53" w:rsidRPr="00123177" w:rsidRDefault="00A55B53" w:rsidP="00535342">
            <w:pPr>
              <w:rPr>
                <w:szCs w:val="20"/>
              </w:rPr>
            </w:pPr>
            <w:r w:rsidRPr="00123177">
              <w:rPr>
                <w:szCs w:val="20"/>
              </w:rPr>
              <w:br/>
              <w:t>Below CAN messages are observed</w:t>
            </w:r>
            <w:r w:rsidRPr="00123177">
              <w:rPr>
                <w:szCs w:val="20"/>
              </w:rPr>
              <w:br/>
              <w:t>NHVDCDCFault @ HVDCDC_Status1 is equal to 0x3 (“level 2")</w:t>
            </w:r>
            <w:r w:rsidRPr="00123177">
              <w:rPr>
                <w:szCs w:val="20"/>
              </w:rPr>
              <w:br/>
              <w:t>NHVDCDCFaultID @ HVDCDC_Debug_PDU is equal to 0x11(17) ("DIAGNOSTIC_SM_HVON_TIMEOUT_02_FAULT_ID") and is raised after the fault response time of 2500ms.</w:t>
            </w:r>
            <w:r w:rsidRPr="00123177">
              <w:rPr>
                <w:szCs w:val="20"/>
              </w:rPr>
              <w:br/>
            </w:r>
            <w:r w:rsidRPr="00123177">
              <w:rPr>
                <w:szCs w:val="20"/>
              </w:rPr>
              <w:br/>
              <w:t>NHVDCDCStatus @ HVDCDC_Status1 is set to 0x6 ("Faulty")</w:t>
            </w:r>
          </w:p>
          <w:p w14:paraId="32550D31" w14:textId="77777777" w:rsidR="00A55B53" w:rsidRPr="00123177" w:rsidRDefault="00A55B53" w:rsidP="00535342">
            <w:pPr>
              <w:pStyle w:val="TableText"/>
              <w:snapToGrid w:val="0"/>
            </w:pPr>
          </w:p>
        </w:tc>
      </w:tr>
      <w:tr w:rsidR="00A55B53" w:rsidRPr="00123177" w14:paraId="70AD68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BCF749"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679132" w14:textId="77777777" w:rsidR="00A55B53" w:rsidRPr="00123177" w:rsidRDefault="00A55B53" w:rsidP="00535342">
            <w:pPr>
              <w:rPr>
                <w:rStyle w:val="normaltextrun"/>
                <w:szCs w:val="20"/>
              </w:rPr>
            </w:pPr>
            <w:r w:rsidRPr="00123177">
              <w:rPr>
                <w:szCs w:val="20"/>
              </w:rPr>
              <w:t>Process 1:</w:t>
            </w:r>
            <w:r w:rsidRPr="00123177">
              <w:rPr>
                <w:szCs w:val="20"/>
              </w:rPr>
              <w:br/>
              <w:t>1. KL30 and KL15(IGN) is On.</w:t>
            </w:r>
            <w:r w:rsidRPr="00123177">
              <w:rPr>
                <w:szCs w:val="20"/>
              </w:rPr>
              <w:br/>
              <w:t>2. Set the 800V side (high side) voltage of the power module to greater than 480V(e.g. 540V)</w:t>
            </w:r>
            <w:r w:rsidRPr="00123177">
              <w:rPr>
                <w:szCs w:val="20"/>
              </w:rPr>
              <w:br/>
              <w:t>3. Ensure that NHVDCDCFault is equal to 0x0 (no fault) on the CAN trace window.</w:t>
            </w:r>
            <w:r w:rsidRPr="00123177">
              <w:rPr>
                <w:szCs w:val="20"/>
              </w:rPr>
              <w:br/>
              <w:t>4. Send NHVDCDCCommand as 0x01 ("Enable") using the CAN interface</w:t>
            </w:r>
            <w:r w:rsidRPr="00123177">
              <w:rPr>
                <w:rStyle w:val="normaltextrun"/>
                <w:szCs w:val="20"/>
              </w:rPr>
              <w:t>.</w:t>
            </w:r>
          </w:p>
          <w:p w14:paraId="153A17BD" w14:textId="77777777" w:rsidR="00A55B53" w:rsidRPr="00123177" w:rsidRDefault="00A55B53" w:rsidP="00535342">
            <w:pPr>
              <w:pStyle w:val="TableText"/>
              <w:snapToGrid w:val="0"/>
              <w:rPr>
                <w:rStyle w:val="normaltextrun"/>
                <w:szCs w:val="20"/>
              </w:rPr>
            </w:pPr>
          </w:p>
        </w:tc>
      </w:tr>
      <w:tr w:rsidR="00A55B53" w:rsidRPr="00123177" w14:paraId="01B46DF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998032"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D7D933" w14:textId="77777777" w:rsidR="00A55B53" w:rsidRPr="00123177" w:rsidRDefault="00A55B53" w:rsidP="00535342">
            <w:pPr>
              <w:pStyle w:val="TableText"/>
              <w:snapToGrid w:val="0"/>
            </w:pPr>
            <w:r w:rsidRPr="00123177">
              <w:t>No such mandatory fields is applicable.</w:t>
            </w:r>
          </w:p>
        </w:tc>
      </w:tr>
      <w:tr w:rsidR="00A55B53" w:rsidRPr="00123177" w14:paraId="71219B6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EB80EA"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BD3EDE" w14:textId="77777777" w:rsidR="00A55B53" w:rsidRPr="00123177" w:rsidRDefault="00A55B53" w:rsidP="00535342">
            <w:pPr>
              <w:pStyle w:val="TableText"/>
              <w:snapToGrid w:val="0"/>
            </w:pPr>
            <w:r w:rsidRPr="00123177">
              <w:rPr>
                <w:szCs w:val="20"/>
              </w:rPr>
              <w:t>1. KL30 and KL15(IGN) Shall On.</w:t>
            </w:r>
            <w:r w:rsidRPr="00123177">
              <w:br/>
              <w:t>2. HVDCDC= Standby, HVDCDC_Status1=Standby, HVDCDC_Debug= Standby, NHVDCDCFault= No Fault</w:t>
            </w:r>
          </w:p>
        </w:tc>
      </w:tr>
      <w:tr w:rsidR="00A55B53" w:rsidRPr="00123177" w14:paraId="376D188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5422BA"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C4FEBC"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534034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52257D"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752CB0" w14:textId="77777777" w:rsidR="00A55B53" w:rsidRPr="00123177" w:rsidRDefault="00A55B53" w:rsidP="00535342">
            <w:pPr>
              <w:pStyle w:val="TableText"/>
              <w:snapToGrid w:val="0"/>
            </w:pPr>
            <w:r w:rsidRPr="00123177">
              <w:rPr>
                <w:szCs w:val="20"/>
              </w:rPr>
              <w:t>Valid range value is not required.</w:t>
            </w:r>
          </w:p>
        </w:tc>
      </w:tr>
      <w:tr w:rsidR="00A55B53" w:rsidRPr="00123177" w14:paraId="12B1BD3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2DE708" w14:textId="77777777" w:rsidR="00A55B53" w:rsidRPr="00123177" w:rsidRDefault="00A55B53" w:rsidP="00535342">
            <w:pPr>
              <w:pStyle w:val="TableText"/>
              <w:snapToGrid w:val="0"/>
            </w:pPr>
            <w:r w:rsidRPr="00123177">
              <w:lastRenderedPageBreak/>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512DF"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4BE0F6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B5D142"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29B3BC"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2A76F73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5230F7"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2D21D0" w14:textId="77777777" w:rsidR="00A55B53" w:rsidRPr="00123177" w:rsidRDefault="00A55B53" w:rsidP="00535342">
            <w:pPr>
              <w:pStyle w:val="TableText"/>
            </w:pPr>
            <w:r w:rsidRPr="00123177">
              <w:rPr>
                <w:szCs w:val="20"/>
              </w:rPr>
              <w:t>Data rate is not applicable.</w:t>
            </w:r>
          </w:p>
        </w:tc>
      </w:tr>
      <w:tr w:rsidR="00A55B53" w:rsidRPr="00123177" w14:paraId="07DB11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F7AE5C"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E8D90A"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3D51D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375BCE"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C9E14D"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ABB130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D46330" w14:textId="77777777" w:rsidR="00A55B53" w:rsidRPr="00123177" w:rsidRDefault="00A55B53" w:rsidP="00535342">
            <w:pPr>
              <w:pStyle w:val="TableText"/>
              <w:snapToGrid w:val="0"/>
            </w:pPr>
            <w:r w:rsidRPr="00123177">
              <w:t xml:space="preserve">Validation Rules/ </w:t>
            </w:r>
          </w:p>
          <w:p w14:paraId="1BEDD938"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B2F657" w14:textId="77777777" w:rsidR="00A55B53" w:rsidRPr="00123177" w:rsidRDefault="00A55B53" w:rsidP="00535342">
            <w:pPr>
              <w:pStyle w:val="TableText"/>
              <w:snapToGrid w:val="0"/>
              <w:rPr>
                <w:szCs w:val="20"/>
              </w:rPr>
            </w:pPr>
            <w:r w:rsidRPr="00123177">
              <w:rPr>
                <w:szCs w:val="20"/>
              </w:rPr>
              <w:t>Verify the CAN messages and CAN signal mentioned in input and output section on CANalyzer Tool</w:t>
            </w:r>
          </w:p>
          <w:p w14:paraId="02A1158A" w14:textId="77777777" w:rsidR="00A55B53" w:rsidRPr="00123177" w:rsidRDefault="00A55B53" w:rsidP="00535342">
            <w:pPr>
              <w:pStyle w:val="TableText"/>
              <w:snapToGrid w:val="0"/>
              <w:rPr>
                <w:szCs w:val="20"/>
              </w:rPr>
            </w:pPr>
          </w:p>
          <w:p w14:paraId="78C40FDE" w14:textId="77777777" w:rsidR="00A55B53" w:rsidRPr="00123177" w:rsidRDefault="00A55B53" w:rsidP="00535342">
            <w:pPr>
              <w:rPr>
                <w:szCs w:val="20"/>
              </w:rPr>
            </w:pPr>
            <w:r w:rsidRPr="00123177">
              <w:rPr>
                <w:szCs w:val="20"/>
              </w:rPr>
              <w:t>NHVDCDCFault @ HVDCDC_Status1 is equal to 0x3 (“level 2")</w:t>
            </w:r>
            <w:r w:rsidRPr="00123177">
              <w:rPr>
                <w:szCs w:val="20"/>
              </w:rPr>
              <w:br/>
              <w:t>NHVDCDCFaultID @ HVDCDC_Debug_PDU is equal to 0x11(17) ("DIAGNOSTIC_SM_HVON_TIMEOUT_02_FAULT_ID") and is raised after the fault response time of 2500ms.</w:t>
            </w:r>
            <w:r w:rsidRPr="00123177">
              <w:rPr>
                <w:szCs w:val="20"/>
              </w:rPr>
              <w:br/>
            </w:r>
            <w:r w:rsidRPr="00123177">
              <w:rPr>
                <w:szCs w:val="20"/>
              </w:rPr>
              <w:br/>
              <w:t>NHVDCDCStatus @ HVDCDC_Status1 is set to 0x6 ("Faulty")</w:t>
            </w:r>
          </w:p>
          <w:p w14:paraId="14A1B575" w14:textId="77777777" w:rsidR="00A55B53" w:rsidRPr="00123177" w:rsidRDefault="00A55B53" w:rsidP="00535342">
            <w:pPr>
              <w:pStyle w:val="TableText"/>
              <w:snapToGrid w:val="0"/>
              <w:rPr>
                <w:i/>
                <w:iCs/>
              </w:rPr>
            </w:pPr>
          </w:p>
        </w:tc>
      </w:tr>
      <w:tr w:rsidR="00A55B53" w:rsidRPr="00123177" w14:paraId="01FD60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D514D6"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8D18CE" w14:textId="77777777" w:rsidR="00A55B53" w:rsidRPr="00123177" w:rsidRDefault="00A55B53" w:rsidP="00535342">
            <w:pPr>
              <w:pStyle w:val="TableText"/>
              <w:snapToGrid w:val="0"/>
            </w:pPr>
            <w:r w:rsidRPr="00123177">
              <w:rPr>
                <w:szCs w:val="20"/>
              </w:rPr>
              <w:t>Constraints is not applicable.</w:t>
            </w:r>
          </w:p>
        </w:tc>
      </w:tr>
      <w:tr w:rsidR="00A55B53" w:rsidRPr="00123177" w14:paraId="01DD71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5D2B19"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4B53DF" w14:textId="77777777" w:rsidR="00A55B53" w:rsidRPr="00123177" w:rsidRDefault="00A55B53" w:rsidP="00535342">
            <w:pPr>
              <w:pStyle w:val="TableText"/>
              <w:snapToGrid w:val="0"/>
            </w:pPr>
            <w:r w:rsidRPr="00123177">
              <w:rPr>
                <w:szCs w:val="20"/>
              </w:rPr>
              <w:t>No effects on other system</w:t>
            </w:r>
          </w:p>
        </w:tc>
      </w:tr>
      <w:tr w:rsidR="00A55B53" w:rsidRPr="00123177" w14:paraId="75ECCA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4E528F" w14:textId="77777777" w:rsidR="00A55B53" w:rsidRPr="00123177" w:rsidRDefault="00A55B53" w:rsidP="00535342">
            <w:pPr>
              <w:pStyle w:val="TableText"/>
              <w:snapToGrid w:val="0"/>
            </w:pPr>
            <w:r w:rsidRPr="00123177">
              <w:t>Testability with respect to test environment</w:t>
            </w:r>
          </w:p>
          <w:p w14:paraId="02C1F52C" w14:textId="77777777" w:rsidR="00A55B53" w:rsidRPr="00123177" w:rsidRDefault="00A55B53" w:rsidP="00535342">
            <w:pPr>
              <w:pStyle w:val="TableText"/>
            </w:pPr>
            <w:r w:rsidRPr="00123177">
              <w:t>(Yes/No)</w:t>
            </w:r>
          </w:p>
          <w:p w14:paraId="65E74C75"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6D1C8A" w14:textId="77777777" w:rsidR="00A55B53" w:rsidRPr="00123177" w:rsidRDefault="00A55B53" w:rsidP="00535342">
            <w:pPr>
              <w:pStyle w:val="TableText"/>
              <w:snapToGrid w:val="0"/>
            </w:pPr>
            <w:r w:rsidRPr="00123177">
              <w:t>YES</w:t>
            </w:r>
          </w:p>
        </w:tc>
      </w:tr>
      <w:tr w:rsidR="00A55B53" w:rsidRPr="00123177" w14:paraId="0D7629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226234" w14:textId="77777777" w:rsidR="00A55B53" w:rsidRPr="00123177" w:rsidRDefault="00A55B53" w:rsidP="00535342">
            <w:pPr>
              <w:pStyle w:val="TableText"/>
              <w:snapToGrid w:val="0"/>
            </w:pPr>
            <w:r w:rsidRPr="00123177">
              <w:lastRenderedPageBreak/>
              <w:t>Feasible within project constraints</w:t>
            </w:r>
          </w:p>
          <w:p w14:paraId="7A1E318A" w14:textId="77777777" w:rsidR="00A55B53" w:rsidRPr="00123177" w:rsidRDefault="00A55B53" w:rsidP="00535342">
            <w:pPr>
              <w:pStyle w:val="TableText"/>
              <w:snapToGrid w:val="0"/>
            </w:pPr>
            <w:r w:rsidRPr="00123177">
              <w:t>(Yes/No)</w:t>
            </w:r>
          </w:p>
          <w:p w14:paraId="735F745D"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001018" w14:textId="77777777" w:rsidR="00A55B53" w:rsidRPr="00123177" w:rsidRDefault="00A55B53" w:rsidP="00535342">
            <w:pPr>
              <w:pStyle w:val="TableText"/>
              <w:snapToGrid w:val="0"/>
            </w:pPr>
            <w:r w:rsidRPr="00123177">
              <w:t>YES</w:t>
            </w:r>
          </w:p>
        </w:tc>
      </w:tr>
      <w:tr w:rsidR="00A55B53" w:rsidRPr="00123177" w14:paraId="00ED82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1E6514" w14:textId="77777777" w:rsidR="00A55B53" w:rsidRPr="00123177" w:rsidRDefault="00A55B53" w:rsidP="00535342">
            <w:pPr>
              <w:pStyle w:val="TableText"/>
              <w:snapToGrid w:val="0"/>
            </w:pPr>
            <w:r w:rsidRPr="00123177">
              <w:t>Critical</w:t>
            </w:r>
          </w:p>
          <w:p w14:paraId="6E1866E3"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2FFC44" w14:textId="77777777" w:rsidR="00A55B53" w:rsidRPr="00123177" w:rsidRDefault="00A55B53" w:rsidP="00535342">
            <w:pPr>
              <w:pStyle w:val="TableText"/>
              <w:snapToGrid w:val="0"/>
            </w:pPr>
            <w:r w:rsidRPr="00123177">
              <w:t>YES</w:t>
            </w:r>
          </w:p>
        </w:tc>
      </w:tr>
      <w:tr w:rsidR="00A55B53" w:rsidRPr="00123177" w14:paraId="1D1AD9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B2C6D4"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828451"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A15E870" w14:textId="77777777" w:rsidR="00A55B53" w:rsidRPr="00123177" w:rsidRDefault="00A55B53" w:rsidP="00A55B53">
      <w:pPr>
        <w:pStyle w:val="BodyText"/>
        <w:rPr>
          <w:rFonts w:eastAsia="Arial"/>
        </w:rPr>
      </w:pPr>
    </w:p>
    <w:p w14:paraId="2582DAFB" w14:textId="77777777" w:rsidR="00A55B53" w:rsidRPr="00123177" w:rsidRDefault="00A55B53" w:rsidP="00A55B53">
      <w:pPr>
        <w:rPr>
          <w:rFonts w:eastAsia="Arial"/>
        </w:rPr>
      </w:pPr>
    </w:p>
    <w:p w14:paraId="2817998D"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Fonts w:eastAsia="Arial"/>
          <w:color w:val="000000" w:themeColor="text1"/>
          <w:sz w:val="20"/>
          <w:szCs w:val="20"/>
        </w:rPr>
        <w:t>fault if the enabling of the power module is not successful after a calibratable time since the power module is commanded to be</w:t>
      </w:r>
    </w:p>
    <w:p w14:paraId="2C6A878F" w14:textId="77777777" w:rsidR="00A55B53" w:rsidRPr="00123177" w:rsidRDefault="00A55B53" w:rsidP="00A55B53">
      <w:pPr>
        <w:pStyle w:val="BodyText"/>
        <w:rPr>
          <w:rFonts w:eastAsia="Arial"/>
        </w:rPr>
      </w:pPr>
    </w:p>
    <w:tbl>
      <w:tblPr>
        <w:tblW w:w="9276" w:type="dxa"/>
        <w:tblInd w:w="103" w:type="dxa"/>
        <w:tblLook w:val="06A0" w:firstRow="1" w:lastRow="0" w:firstColumn="1" w:lastColumn="0" w:noHBand="1" w:noVBand="1"/>
      </w:tblPr>
      <w:tblGrid>
        <w:gridCol w:w="1783"/>
        <w:gridCol w:w="7493"/>
      </w:tblGrid>
      <w:tr w:rsidR="00A55B53" w:rsidRPr="00123177" w14:paraId="3BA8FCE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DDF462B" w14:textId="77777777" w:rsidR="00A55B53" w:rsidRPr="00123177" w:rsidRDefault="00A55B53" w:rsidP="00535342">
            <w:r w:rsidRPr="00123177">
              <w:rPr>
                <w:rFonts w:eastAsia="Arial"/>
                <w:b/>
                <w:bCs/>
                <w:color w:val="000000" w:themeColor="text1"/>
                <w:szCs w:val="20"/>
              </w:rPr>
              <w:t>Term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99386D9" w14:textId="77777777" w:rsidR="00A55B53" w:rsidRPr="00123177" w:rsidRDefault="00A55B53" w:rsidP="00535342">
            <w:r w:rsidRPr="00123177">
              <w:rPr>
                <w:rFonts w:eastAsia="Arial"/>
                <w:b/>
                <w:bCs/>
                <w:color w:val="000000" w:themeColor="text1"/>
                <w:szCs w:val="20"/>
              </w:rPr>
              <w:t>Description</w:t>
            </w:r>
          </w:p>
        </w:tc>
      </w:tr>
      <w:tr w:rsidR="00A55B53" w:rsidRPr="00123177" w14:paraId="55081D39"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CFADF6A" w14:textId="77777777" w:rsidR="00A55B53" w:rsidRPr="00123177" w:rsidRDefault="00A55B53" w:rsidP="00535342">
            <w:r w:rsidRPr="00123177">
              <w:rPr>
                <w:rFonts w:eastAsia="Arial"/>
                <w:color w:val="000000" w:themeColor="text1"/>
                <w:szCs w:val="20"/>
              </w:rPr>
              <w:t>REQ ID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59D9E0" w14:textId="77777777" w:rsidR="00A55B53" w:rsidRPr="00123177" w:rsidRDefault="00A55B53" w:rsidP="00535342">
            <w:r w:rsidRPr="00123177">
              <w:t>SWRS_</w:t>
            </w:r>
            <w:r w:rsidRPr="00123177">
              <w:rPr>
                <w:rFonts w:eastAsia="Arial"/>
                <w:color w:val="000000" w:themeColor="text1"/>
                <w:szCs w:val="20"/>
              </w:rPr>
              <w:t>Diag_15</w:t>
            </w:r>
          </w:p>
        </w:tc>
      </w:tr>
      <w:tr w:rsidR="00A55B53" w:rsidRPr="00123177" w14:paraId="6EA025FB"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3355EC0C" w14:textId="77777777" w:rsidR="00A55B53" w:rsidRPr="00123177" w:rsidRDefault="00A55B53" w:rsidP="00535342">
            <w:pPr>
              <w:pStyle w:val="TableText"/>
            </w:pPr>
            <w:r w:rsidRPr="00123177">
              <w:t>Customer Req ID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4D681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SDS-HVDCDC-129</w:t>
            </w:r>
          </w:p>
        </w:tc>
      </w:tr>
      <w:tr w:rsidR="00A55B53" w:rsidRPr="00123177" w14:paraId="5AFBCDA7"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10DDFB49" w14:textId="77777777" w:rsidR="00A55B53" w:rsidRPr="00123177" w:rsidRDefault="00A55B53" w:rsidP="00535342">
            <w:pPr>
              <w:pStyle w:val="TableText"/>
              <w:snapToGrid w:val="0"/>
            </w:pPr>
            <w:r w:rsidRPr="00123177">
              <w:t>Milestone</w:t>
            </w:r>
          </w:p>
        </w:tc>
        <w:tc>
          <w:tcPr>
            <w:tcW w:w="7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DD5B2" w14:textId="77777777" w:rsidR="00A55B53" w:rsidRPr="00123177" w:rsidRDefault="00A55B53" w:rsidP="00535342">
            <w:pPr>
              <w:pStyle w:val="TableText"/>
              <w:snapToGrid w:val="0"/>
            </w:pPr>
            <w:r w:rsidRPr="00123177">
              <w:t>A-Sample/PF1.0</w:t>
            </w:r>
          </w:p>
        </w:tc>
      </w:tr>
      <w:tr w:rsidR="00A55B53" w:rsidRPr="00123177" w14:paraId="5370732A"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090D5E28"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E1D9E1" w14:textId="77777777" w:rsidR="00A55B53" w:rsidRPr="00123177" w:rsidRDefault="00A55B53" w:rsidP="00535342">
            <w:r w:rsidRPr="00123177">
              <w:rPr>
                <w:rFonts w:eastAsia="Arial"/>
                <w:color w:val="000000" w:themeColor="text1"/>
              </w:rPr>
              <w:t>The HVDCDC shall raise a Level 2 fault if the enabling of the power module is not successful after a calibratable time since the power module is commanded to be enabled.</w:t>
            </w:r>
          </w:p>
        </w:tc>
      </w:tr>
      <w:tr w:rsidR="00A55B53" w:rsidRPr="00123177" w14:paraId="6D937E8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BFEF7B7" w14:textId="77777777" w:rsidR="00A55B53" w:rsidRPr="00123177" w:rsidRDefault="00A55B53" w:rsidP="00535342">
            <w:r w:rsidRPr="00123177">
              <w:rPr>
                <w:rFonts w:eastAsia="Arial"/>
                <w:color w:val="000000" w:themeColor="text1"/>
                <w:szCs w:val="20"/>
              </w:rPr>
              <w:t xml:space="preserve">Derived Requirement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71D8B6" w14:textId="77777777" w:rsidR="00A55B53" w:rsidRPr="00123177" w:rsidRDefault="00A55B53" w:rsidP="00535342">
            <w:r w:rsidRPr="00123177">
              <w:rPr>
                <w:rFonts w:eastAsia="Arial"/>
                <w:color w:val="000000" w:themeColor="text1"/>
                <w:szCs w:val="20"/>
              </w:rPr>
              <w:t>No Such derived requirement is applicable.</w:t>
            </w:r>
          </w:p>
        </w:tc>
      </w:tr>
      <w:tr w:rsidR="00A55B53" w:rsidRPr="00123177" w14:paraId="25AA468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E6AEF84" w14:textId="77777777" w:rsidR="00A55B53" w:rsidRPr="00123177" w:rsidRDefault="00A55B53" w:rsidP="00535342">
            <w:pPr>
              <w:rPr>
                <w:rFonts w:eastAsia="Arial"/>
                <w:color w:val="000000" w:themeColor="text1"/>
                <w:szCs w:val="20"/>
              </w:rPr>
            </w:pPr>
            <w:r w:rsidRPr="00123177">
              <w:t>Requirement Priority</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73846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Medium</w:t>
            </w:r>
          </w:p>
        </w:tc>
      </w:tr>
      <w:tr w:rsidR="00A55B53" w:rsidRPr="00123177" w14:paraId="5FB025F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06028AC" w14:textId="77777777" w:rsidR="00A55B53" w:rsidRPr="00123177" w:rsidRDefault="00A55B53" w:rsidP="00535342">
            <w:r w:rsidRPr="00123177">
              <w:rPr>
                <w:rFonts w:eastAsia="Arial"/>
                <w:color w:val="000000" w:themeColor="text1"/>
                <w:szCs w:val="20"/>
              </w:rPr>
              <w:t>Access Restrictions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05057B"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4A10B1D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3AD25E3"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932EF0" w14:textId="77777777" w:rsidR="00A55B53" w:rsidRPr="00123177" w:rsidRDefault="00A55B53" w:rsidP="00535342">
            <w:pPr>
              <w:rPr>
                <w:rFonts w:eastAsia="Arial"/>
                <w:color w:val="000000" w:themeColor="text1"/>
              </w:rPr>
            </w:pPr>
            <w:r w:rsidRPr="00123177">
              <w:rPr>
                <w:rFonts w:eastAsia="Arial"/>
                <w:color w:val="000000" w:themeColor="text1"/>
              </w:rPr>
              <w:t>1. KL30 and KL15(IGN) is On.</w:t>
            </w:r>
          </w:p>
          <w:p w14:paraId="3D7C6CE1" w14:textId="77777777" w:rsidR="00A55B53" w:rsidRPr="00123177" w:rsidRDefault="00A55B53" w:rsidP="00535342">
            <w:pPr>
              <w:rPr>
                <w:rFonts w:eastAsia="Arial"/>
                <w:color w:val="000000" w:themeColor="text1"/>
              </w:rPr>
            </w:pPr>
            <w:r w:rsidRPr="00123177">
              <w:rPr>
                <w:rFonts w:eastAsia="Arial"/>
                <w:color w:val="000000" w:themeColor="text1"/>
              </w:rPr>
              <w:t>2. Set the 800V side (high side) voltage of the power module to greater than 480V(e.g. 540V)</w:t>
            </w:r>
          </w:p>
          <w:p w14:paraId="6969B659" w14:textId="77777777" w:rsidR="00A55B53" w:rsidRPr="00123177" w:rsidRDefault="00A55B53" w:rsidP="00535342">
            <w:pPr>
              <w:rPr>
                <w:rFonts w:eastAsia="Arial"/>
                <w:color w:val="000000" w:themeColor="text1"/>
              </w:rPr>
            </w:pPr>
            <w:r w:rsidRPr="00123177">
              <w:rPr>
                <w:rFonts w:eastAsia="Arial"/>
                <w:color w:val="000000" w:themeColor="text1"/>
              </w:rPr>
              <w:t>3. No fault condition shall be observed on the CAN trace window.</w:t>
            </w:r>
          </w:p>
          <w:p w14:paraId="17856088" w14:textId="77777777" w:rsidR="00A55B53" w:rsidRPr="00123177" w:rsidRDefault="00A55B53" w:rsidP="00535342">
            <w:pPr>
              <w:rPr>
                <w:rFonts w:eastAsia="Arial"/>
                <w:color w:val="000000" w:themeColor="text1"/>
              </w:rPr>
            </w:pPr>
            <w:r w:rsidRPr="00123177">
              <w:rPr>
                <w:rFonts w:eastAsia="Arial"/>
                <w:color w:val="000000" w:themeColor="text1"/>
              </w:rPr>
              <w:t xml:space="preserve">4. Disable the converter power module status </w:t>
            </w:r>
          </w:p>
          <w:p w14:paraId="72D4FFF8" w14:textId="77777777" w:rsidR="00A55B53" w:rsidRPr="00123177" w:rsidRDefault="00A55B53" w:rsidP="00535342">
            <w:pPr>
              <w:rPr>
                <w:rFonts w:eastAsia="Arial"/>
                <w:color w:val="000000" w:themeColor="text1"/>
              </w:rPr>
            </w:pPr>
            <w:r w:rsidRPr="00123177">
              <w:rPr>
                <w:rFonts w:eastAsia="Arial"/>
                <w:color w:val="000000" w:themeColor="text1"/>
              </w:rPr>
              <w:t>5. Keep the VICOR output voltage less than half of the VICOR input voltage minus 10V(VEnable_C)</w:t>
            </w:r>
          </w:p>
          <w:p w14:paraId="706CC0A1" w14:textId="77777777" w:rsidR="00A55B53" w:rsidRPr="00123177" w:rsidRDefault="00A55B53" w:rsidP="00535342">
            <w:pPr>
              <w:rPr>
                <w:rFonts w:eastAsia="Arial"/>
                <w:color w:val="000000" w:themeColor="text1"/>
              </w:rPr>
            </w:pPr>
            <w:r w:rsidRPr="00123177">
              <w:rPr>
                <w:rFonts w:eastAsia="Arial"/>
                <w:color w:val="000000" w:themeColor="text1"/>
              </w:rPr>
              <w:t>6. Send NHVDCDCCommand as 0x01 ("Enable") using the CAN interface.</w:t>
            </w:r>
          </w:p>
          <w:p w14:paraId="1726E44A" w14:textId="77777777" w:rsidR="00A55B53" w:rsidRPr="00123177" w:rsidRDefault="00A55B53" w:rsidP="00535342">
            <w:pPr>
              <w:rPr>
                <w:rFonts w:eastAsia="Arial"/>
                <w:color w:val="000000" w:themeColor="text1"/>
              </w:rPr>
            </w:pPr>
            <w:r w:rsidRPr="00123177">
              <w:rPr>
                <w:rFonts w:eastAsia="Arial"/>
                <w:color w:val="000000" w:themeColor="text1"/>
              </w:rPr>
              <w:lastRenderedPageBreak/>
              <w:t>7. Check fault response time from the time when the application enters into the "Enable" substate of the "HV_ON" state to the time when the level 2 fault is raised minus 1500ms.</w:t>
            </w:r>
          </w:p>
        </w:tc>
      </w:tr>
      <w:tr w:rsidR="00A55B53" w:rsidRPr="00123177" w14:paraId="4047564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D835F77"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F25AAF" w14:textId="77777777" w:rsidR="00A55B53" w:rsidRPr="00123177" w:rsidRDefault="00A55B53" w:rsidP="00535342">
            <w:pPr>
              <w:rPr>
                <w:rFonts w:eastAsia="Arial"/>
                <w:color w:val="000000" w:themeColor="text1"/>
              </w:rPr>
            </w:pPr>
            <w:r w:rsidRPr="00123177">
              <w:rPr>
                <w:rFonts w:eastAsia="Arial"/>
                <w:color w:val="000000" w:themeColor="text1"/>
              </w:rPr>
              <w:t>At Step 3:</w:t>
            </w:r>
          </w:p>
          <w:p w14:paraId="738DA830" w14:textId="77777777" w:rsidR="00A55B53" w:rsidRPr="00123177" w:rsidRDefault="00A55B53" w:rsidP="00535342">
            <w:pPr>
              <w:rPr>
                <w:rFonts w:eastAsia="Arial"/>
                <w:color w:val="000000" w:themeColor="text1"/>
              </w:rPr>
            </w:pPr>
            <w:r w:rsidRPr="00123177">
              <w:rPr>
                <w:rFonts w:eastAsia="Arial"/>
                <w:color w:val="000000" w:themeColor="text1"/>
              </w:rPr>
              <w:t>Below CAN messages are observed</w:t>
            </w:r>
          </w:p>
          <w:p w14:paraId="1C7A379F" w14:textId="77777777" w:rsidR="00A55B53" w:rsidRPr="00123177" w:rsidRDefault="00A55B53" w:rsidP="00535342">
            <w:pPr>
              <w:rPr>
                <w:rFonts w:eastAsia="Arial"/>
                <w:color w:val="000000" w:themeColor="text1"/>
              </w:rPr>
            </w:pPr>
            <w:r w:rsidRPr="00123177">
              <w:rPr>
                <w:rFonts w:eastAsia="Arial"/>
                <w:color w:val="000000" w:themeColor="text1"/>
              </w:rPr>
              <w:t>NHVDCDCFault @ HVDCDC_Status1 is equal to 0x0 (“No Fault")</w:t>
            </w:r>
          </w:p>
          <w:p w14:paraId="17B47DBF" w14:textId="77777777" w:rsidR="00A55B53" w:rsidRPr="00123177" w:rsidRDefault="00A55B53" w:rsidP="00535342">
            <w:pPr>
              <w:rPr>
                <w:rFonts w:eastAsia="Arial"/>
                <w:color w:val="000000" w:themeColor="text1"/>
              </w:rPr>
            </w:pPr>
          </w:p>
          <w:p w14:paraId="0248B798" w14:textId="77777777" w:rsidR="00A55B53" w:rsidRPr="00123177" w:rsidRDefault="00A55B53" w:rsidP="00535342">
            <w:pPr>
              <w:rPr>
                <w:rFonts w:eastAsia="Arial"/>
                <w:color w:val="000000" w:themeColor="text1"/>
              </w:rPr>
            </w:pPr>
            <w:r w:rsidRPr="00123177">
              <w:rPr>
                <w:rFonts w:eastAsia="Arial"/>
                <w:color w:val="000000" w:themeColor="text1"/>
              </w:rPr>
              <w:t>At Step 6:</w:t>
            </w:r>
          </w:p>
          <w:p w14:paraId="3AB80654" w14:textId="77777777" w:rsidR="00A55B53" w:rsidRPr="00123177" w:rsidRDefault="00A55B53" w:rsidP="00535342">
            <w:pPr>
              <w:rPr>
                <w:rFonts w:eastAsia="Arial"/>
                <w:color w:val="000000" w:themeColor="text1"/>
              </w:rPr>
            </w:pPr>
            <w:r w:rsidRPr="00123177">
              <w:rPr>
                <w:rFonts w:eastAsia="Arial"/>
                <w:color w:val="000000" w:themeColor="text1"/>
              </w:rPr>
              <w:t>Below CAN messages are observed</w:t>
            </w:r>
          </w:p>
          <w:p w14:paraId="40D7A2A1" w14:textId="77777777" w:rsidR="00A55B53" w:rsidRPr="00123177" w:rsidRDefault="00A55B53" w:rsidP="00535342">
            <w:pPr>
              <w:rPr>
                <w:rFonts w:eastAsia="Arial"/>
                <w:color w:val="000000" w:themeColor="text1"/>
              </w:rPr>
            </w:pPr>
            <w:r w:rsidRPr="00123177">
              <w:rPr>
                <w:rFonts w:eastAsia="Arial"/>
                <w:color w:val="000000" w:themeColor="text1"/>
              </w:rPr>
              <w:t>NHVDCDCFault @ HVDCDC_Status1 is equal to 0x3 (“level 2")</w:t>
            </w:r>
          </w:p>
          <w:p w14:paraId="2B86CA5D" w14:textId="77777777" w:rsidR="00A55B53" w:rsidRPr="00123177" w:rsidRDefault="00A55B53" w:rsidP="00535342">
            <w:pPr>
              <w:rPr>
                <w:rFonts w:eastAsia="Arial"/>
                <w:color w:val="000000" w:themeColor="text1"/>
              </w:rPr>
            </w:pPr>
            <w:r w:rsidRPr="00123177">
              <w:rPr>
                <w:rFonts w:eastAsia="Arial"/>
                <w:color w:val="000000" w:themeColor="text1"/>
              </w:rPr>
              <w:t>NHVDCDCFaultID @ HVDCDC_Debug_PDU is equal to 0x11(17) ("DIAGNOSTIC_SM_HVON_TIMEOUT_02_FAULT_ID") and is raised after the fault response time of 2500ms.</w:t>
            </w:r>
          </w:p>
          <w:p w14:paraId="6D0E1D63" w14:textId="77777777" w:rsidR="00A55B53" w:rsidRPr="00123177" w:rsidRDefault="00A55B53" w:rsidP="00535342">
            <w:pPr>
              <w:rPr>
                <w:rFonts w:eastAsia="Arial"/>
                <w:color w:val="000000" w:themeColor="text1"/>
              </w:rPr>
            </w:pPr>
          </w:p>
          <w:p w14:paraId="518A435E" w14:textId="77777777" w:rsidR="00A55B53" w:rsidRPr="00123177" w:rsidRDefault="00A55B53" w:rsidP="00535342">
            <w:pPr>
              <w:rPr>
                <w:rFonts w:eastAsia="Arial"/>
                <w:color w:val="000000" w:themeColor="text1"/>
              </w:rPr>
            </w:pPr>
            <w:r w:rsidRPr="00123177">
              <w:rPr>
                <w:rFonts w:eastAsia="Arial"/>
                <w:color w:val="000000" w:themeColor="text1"/>
              </w:rPr>
              <w:t>NHVDCDCStatus @ HVDCDC_Status1 is set to 0x6 ("Faulty")</w:t>
            </w:r>
          </w:p>
        </w:tc>
      </w:tr>
      <w:tr w:rsidR="00A55B53" w:rsidRPr="00123177" w14:paraId="465E2FE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BC58F34" w14:textId="77777777" w:rsidR="00A55B53" w:rsidRPr="00123177" w:rsidRDefault="00A55B53" w:rsidP="00535342">
            <w:r w:rsidRPr="00123177">
              <w:rPr>
                <w:rFonts w:eastAsia="Arial"/>
                <w:color w:val="000000" w:themeColor="text1"/>
                <w:szCs w:val="20"/>
              </w:rPr>
              <w:t>Process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13743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Verify that the HVDCDC application does not transit from the "Enable" substate to the “Precharge” substate after 1.5 seconds when the VICOR output voltage is less than half of the VICOR input voltage minus 5V(VEnable_C),if the power module status is set to disable and enters into the “Faulty” state.</w:t>
            </w:r>
          </w:p>
        </w:tc>
      </w:tr>
      <w:tr w:rsidR="00A55B53" w:rsidRPr="00123177" w14:paraId="6E70A67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660AD87" w14:textId="77777777" w:rsidR="00A55B53" w:rsidRPr="00123177" w:rsidRDefault="00A55B53" w:rsidP="00535342">
            <w:r w:rsidRPr="00123177">
              <w:rPr>
                <w:rFonts w:eastAsia="Arial"/>
                <w:color w:val="000000" w:themeColor="text1"/>
                <w:szCs w:val="20"/>
              </w:rPr>
              <w:t>Mandatory Fields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EDCA24" w14:textId="77777777" w:rsidR="00A55B53" w:rsidRPr="00123177" w:rsidRDefault="00A55B53" w:rsidP="00535342">
            <w:r w:rsidRPr="00123177">
              <w:t>No such mandatory fields is applicable.</w:t>
            </w:r>
          </w:p>
        </w:tc>
      </w:tr>
      <w:tr w:rsidR="00A55B53" w:rsidRPr="00123177" w14:paraId="15D8274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2AEDF78" w14:textId="77777777" w:rsidR="00A55B53" w:rsidRPr="00123177" w:rsidRDefault="00A55B53" w:rsidP="00535342">
            <w:r w:rsidRPr="00123177">
              <w:rPr>
                <w:rFonts w:eastAsia="Arial"/>
                <w:color w:val="000000" w:themeColor="text1"/>
                <w:szCs w:val="20"/>
              </w:rPr>
              <w:t>Pre-Loaded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C0004C" w14:textId="77777777" w:rsidR="00A55B53" w:rsidRPr="00123177" w:rsidRDefault="00A55B53" w:rsidP="00535342">
            <w:r w:rsidRPr="00123177">
              <w:t>KL30 and KL15 off</w:t>
            </w:r>
          </w:p>
        </w:tc>
      </w:tr>
      <w:tr w:rsidR="00A55B53" w:rsidRPr="00123177" w14:paraId="6CF48AD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0675CBB" w14:textId="77777777" w:rsidR="00A55B53" w:rsidRPr="00123177" w:rsidRDefault="00A55B53" w:rsidP="00535342">
            <w:r w:rsidRPr="00123177">
              <w:rPr>
                <w:rFonts w:eastAsia="Arial"/>
                <w:color w:val="000000" w:themeColor="text1"/>
                <w:szCs w:val="20"/>
              </w:rPr>
              <w:t>Default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5D4388" w14:textId="77777777" w:rsidR="00A55B53" w:rsidRPr="00123177" w:rsidRDefault="00A55B53" w:rsidP="00535342">
            <w:r w:rsidRPr="00123177">
              <w:rPr>
                <w:szCs w:val="20"/>
              </w:rPr>
              <w:t>Default values shall be applicable with respect to Pre-Loaded Values</w:t>
            </w:r>
          </w:p>
        </w:tc>
      </w:tr>
      <w:tr w:rsidR="00A55B53" w:rsidRPr="00123177" w14:paraId="40A22AB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C7EB95C" w14:textId="77777777" w:rsidR="00A55B53" w:rsidRPr="00123177" w:rsidRDefault="00A55B53" w:rsidP="00535342">
            <w:r w:rsidRPr="00123177">
              <w:rPr>
                <w:rFonts w:eastAsia="Arial"/>
                <w:color w:val="000000" w:themeColor="text1"/>
                <w:szCs w:val="20"/>
              </w:rPr>
              <w:t>Valid range of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99F03D" w14:textId="77777777" w:rsidR="00A55B53" w:rsidRPr="00123177" w:rsidRDefault="00A55B53" w:rsidP="00535342">
            <w:r w:rsidRPr="00123177">
              <w:t>Valid range of Values is not applicable</w:t>
            </w:r>
          </w:p>
        </w:tc>
      </w:tr>
      <w:tr w:rsidR="00A55B53" w:rsidRPr="00123177" w14:paraId="262A58A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84D0D5D" w14:textId="77777777" w:rsidR="00A55B53" w:rsidRPr="00123177" w:rsidRDefault="00A55B53" w:rsidP="00535342">
            <w:r w:rsidRPr="00123177">
              <w:rPr>
                <w:rFonts w:eastAsia="Arial"/>
                <w:color w:val="000000" w:themeColor="text1"/>
                <w:szCs w:val="20"/>
              </w:rPr>
              <w:t xml:space="preserve">Data Latency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0677B0" w14:textId="77777777" w:rsidR="00A55B53" w:rsidRPr="00123177" w:rsidRDefault="00A55B53" w:rsidP="00535342">
            <w:r w:rsidRPr="00123177">
              <w:rPr>
                <w:szCs w:val="20"/>
              </w:rPr>
              <w:t>Data latency period is not applicable</w:t>
            </w:r>
          </w:p>
        </w:tc>
      </w:tr>
      <w:tr w:rsidR="00A55B53" w:rsidRPr="00123177" w14:paraId="7F787F7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198D876" w14:textId="77777777" w:rsidR="00A55B53" w:rsidRPr="00123177" w:rsidRDefault="00A55B53" w:rsidP="00535342">
            <w:r w:rsidRPr="00123177">
              <w:rPr>
                <w:rFonts w:eastAsia="Arial"/>
                <w:color w:val="000000" w:themeColor="text1"/>
                <w:szCs w:val="20"/>
              </w:rPr>
              <w:t xml:space="preserve">Data Retention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B50B20" w14:textId="77777777" w:rsidR="00A55B53" w:rsidRPr="00123177" w:rsidRDefault="00A55B53" w:rsidP="00535342">
            <w:r w:rsidRPr="00123177">
              <w:rPr>
                <w:szCs w:val="20"/>
              </w:rPr>
              <w:t>Data Retention period is not applicable.</w:t>
            </w:r>
          </w:p>
        </w:tc>
      </w:tr>
      <w:tr w:rsidR="00A55B53" w:rsidRPr="00123177" w14:paraId="58D7A5C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CBE3ACA" w14:textId="77777777" w:rsidR="00A55B53" w:rsidRPr="00123177" w:rsidRDefault="00A55B53" w:rsidP="00535342">
            <w:r w:rsidRPr="00123177">
              <w:rPr>
                <w:rFonts w:eastAsia="Arial"/>
                <w:color w:val="000000" w:themeColor="text1"/>
                <w:szCs w:val="20"/>
              </w:rPr>
              <w:t>Data Rate/ &lt;Daily&gt; Number of transaction</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E23352" w14:textId="77777777" w:rsidR="00A55B53" w:rsidRPr="00123177" w:rsidRDefault="00A55B53" w:rsidP="00535342">
            <w:r w:rsidRPr="00123177">
              <w:rPr>
                <w:szCs w:val="20"/>
              </w:rPr>
              <w:t>Data rate is not applicable.</w:t>
            </w:r>
          </w:p>
        </w:tc>
      </w:tr>
      <w:tr w:rsidR="00A55B53" w:rsidRPr="00123177" w14:paraId="7BD6B42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3FEDC90" w14:textId="77777777" w:rsidR="00A55B53" w:rsidRPr="00123177" w:rsidRDefault="00A55B53" w:rsidP="00535342">
            <w:r w:rsidRPr="00123177">
              <w:rPr>
                <w:rFonts w:eastAsia="Arial"/>
                <w:color w:val="000000" w:themeColor="text1"/>
                <w:szCs w:val="20"/>
              </w:rPr>
              <w:t>External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607F64" w14:textId="77777777" w:rsidR="00A55B53" w:rsidRPr="00123177" w:rsidRDefault="00A55B53" w:rsidP="00535342">
            <w:r w:rsidRPr="00123177">
              <w:t>NHVDCDCCommand == 0x1 "Enable"</w:t>
            </w:r>
            <w:r w:rsidRPr="00123177">
              <w:br/>
              <w:t xml:space="preserve"> AND</w:t>
            </w:r>
            <w:r w:rsidRPr="00123177">
              <w:br/>
              <w:t xml:space="preserve"> the HVDCDC commanded the enabling of the power module</w:t>
            </w:r>
            <w:r w:rsidRPr="00123177">
              <w:br/>
              <w:t xml:space="preserve"> AND</w:t>
            </w:r>
            <w:r w:rsidRPr="00123177">
              <w:br/>
              <w:t xml:space="preserve"> the power module is not enabled successfully for time &gt; HVDCDC_CAL</w:t>
            </w:r>
          </w:p>
          <w:p w14:paraId="6803FB90" w14:textId="77777777" w:rsidR="00A55B53" w:rsidRPr="00123177" w:rsidRDefault="00A55B53" w:rsidP="00535342"/>
        </w:tc>
      </w:tr>
      <w:tr w:rsidR="00A55B53" w:rsidRPr="00123177" w14:paraId="3BD0D38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6CA2B22" w14:textId="77777777" w:rsidR="00A55B53" w:rsidRPr="00123177" w:rsidRDefault="00A55B53" w:rsidP="00535342">
            <w:r w:rsidRPr="00123177">
              <w:rPr>
                <w:rFonts w:eastAsia="Arial"/>
                <w:color w:val="000000" w:themeColor="text1"/>
                <w:szCs w:val="20"/>
              </w:rPr>
              <w:t>Temporal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E5B801" w14:textId="77777777" w:rsidR="00A55B53" w:rsidRPr="00123177" w:rsidRDefault="00A55B53" w:rsidP="00535342">
            <w:r w:rsidRPr="00123177">
              <w:rPr>
                <w:szCs w:val="20"/>
              </w:rPr>
              <w:t>Temporal event is not applicable.</w:t>
            </w:r>
          </w:p>
        </w:tc>
      </w:tr>
      <w:tr w:rsidR="00A55B53" w:rsidRPr="00123177" w14:paraId="32132FC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550DC94" w14:textId="77777777" w:rsidR="00A55B53" w:rsidRPr="00123177" w:rsidRDefault="00A55B53" w:rsidP="00535342">
            <w:r w:rsidRPr="00123177">
              <w:rPr>
                <w:rFonts w:eastAsia="Arial"/>
                <w:color w:val="000000" w:themeColor="text1"/>
                <w:szCs w:val="20"/>
              </w:rPr>
              <w:t xml:space="preserve">Validation Rules/ </w:t>
            </w:r>
          </w:p>
          <w:p w14:paraId="1A2B0C7C"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8AA80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25D9445" w14:textId="77777777" w:rsidR="00A55B53" w:rsidRPr="00123177" w:rsidRDefault="00A55B53" w:rsidP="00535342">
            <w:pPr>
              <w:pStyle w:val="TableText"/>
              <w:snapToGrid w:val="0"/>
              <w:rPr>
                <w:rFonts w:eastAsia="Arial"/>
                <w:color w:val="000000" w:themeColor="text1"/>
              </w:rPr>
            </w:pPr>
          </w:p>
          <w:p w14:paraId="3B0E18F3" w14:textId="77777777" w:rsidR="00A55B53" w:rsidRPr="00123177" w:rsidRDefault="00A55B53" w:rsidP="00535342">
            <w:pPr>
              <w:rPr>
                <w:rFonts w:eastAsia="Arial"/>
                <w:color w:val="000000" w:themeColor="text1"/>
              </w:rPr>
            </w:pPr>
            <w:r w:rsidRPr="00123177">
              <w:rPr>
                <w:rFonts w:eastAsia="Arial"/>
                <w:color w:val="000000" w:themeColor="text1"/>
              </w:rPr>
              <w:t>NHVDCDCFault @ HVDCDC_Status1 is equal to 0x3 (“level 2")</w:t>
            </w:r>
          </w:p>
          <w:p w14:paraId="26DFE737" w14:textId="77777777" w:rsidR="00A55B53" w:rsidRPr="00123177" w:rsidRDefault="00A55B53" w:rsidP="00535342">
            <w:pPr>
              <w:rPr>
                <w:rFonts w:eastAsia="Arial"/>
                <w:color w:val="000000" w:themeColor="text1"/>
              </w:rPr>
            </w:pPr>
            <w:r w:rsidRPr="00123177">
              <w:rPr>
                <w:rFonts w:eastAsia="Arial"/>
                <w:color w:val="000000" w:themeColor="text1"/>
              </w:rPr>
              <w:lastRenderedPageBreak/>
              <w:t>NHVDCDCFaultID @ HVDCDC_Debug_PDU is equal to 0x11(17) ("DIAGNOSTIC_SM_HVON_TIMEOUT_02_FAULT_ID") and is raised after the fault response time of 2500ms.</w:t>
            </w:r>
          </w:p>
          <w:p w14:paraId="76B5E0A6" w14:textId="77777777" w:rsidR="00A55B53" w:rsidRPr="00123177" w:rsidRDefault="00A55B53" w:rsidP="00535342">
            <w:pPr>
              <w:rPr>
                <w:rFonts w:eastAsia="Arial"/>
                <w:color w:val="000000" w:themeColor="text1"/>
              </w:rPr>
            </w:pPr>
          </w:p>
          <w:p w14:paraId="3A783EEF" w14:textId="77777777" w:rsidR="00A55B53" w:rsidRPr="00123177" w:rsidRDefault="00A55B53" w:rsidP="00535342">
            <w:pPr>
              <w:pStyle w:val="TableText"/>
              <w:snapToGrid w:val="0"/>
            </w:pPr>
            <w:r w:rsidRPr="00123177">
              <w:rPr>
                <w:rFonts w:eastAsia="Arial"/>
                <w:color w:val="000000" w:themeColor="text1"/>
              </w:rPr>
              <w:t>NHVDCDCStatus @ HVDCDC_Status1 is set to 0x6 ("Faulty")</w:t>
            </w:r>
          </w:p>
        </w:tc>
      </w:tr>
      <w:tr w:rsidR="00A55B53" w:rsidRPr="00123177" w14:paraId="3B1C3C7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51C3CFC" w14:textId="77777777" w:rsidR="00A55B53" w:rsidRPr="00123177" w:rsidRDefault="00A55B53" w:rsidP="00535342">
            <w:r w:rsidRPr="00123177">
              <w:rPr>
                <w:rFonts w:eastAsia="Arial"/>
                <w:color w:val="000000" w:themeColor="text1"/>
                <w:szCs w:val="20"/>
              </w:rPr>
              <w:t>Constraints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5C4DAA" w14:textId="77777777" w:rsidR="00A55B53" w:rsidRPr="00123177" w:rsidRDefault="00A55B53" w:rsidP="00535342">
            <w:r w:rsidRPr="00123177">
              <w:rPr>
                <w:szCs w:val="20"/>
              </w:rPr>
              <w:t>Constraints is not applicable.</w:t>
            </w:r>
          </w:p>
        </w:tc>
      </w:tr>
      <w:tr w:rsidR="00A55B53" w:rsidRPr="00123177" w14:paraId="2295E6F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549570F" w14:textId="77777777" w:rsidR="00A55B53" w:rsidRPr="00123177" w:rsidRDefault="00A55B53" w:rsidP="00535342">
            <w:r w:rsidRPr="00123177">
              <w:rPr>
                <w:rFonts w:eastAsia="Arial"/>
                <w:color w:val="000000" w:themeColor="text1"/>
                <w:szCs w:val="20"/>
              </w:rPr>
              <w:t>Effects on other systems/sub system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9DB783" w14:textId="77777777" w:rsidR="00A55B53" w:rsidRPr="00123177" w:rsidRDefault="00A55B53" w:rsidP="00535342">
            <w:r w:rsidRPr="00123177">
              <w:rPr>
                <w:szCs w:val="20"/>
              </w:rPr>
              <w:t>No effects on other system</w:t>
            </w:r>
          </w:p>
        </w:tc>
      </w:tr>
      <w:tr w:rsidR="00A55B53" w:rsidRPr="00123177" w14:paraId="7AB7934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BCB8646" w14:textId="77777777" w:rsidR="00A55B53" w:rsidRPr="00123177" w:rsidRDefault="00A55B53" w:rsidP="00535342">
            <w:r w:rsidRPr="00123177">
              <w:rPr>
                <w:rFonts w:eastAsia="Arial"/>
                <w:color w:val="000000" w:themeColor="text1"/>
                <w:szCs w:val="20"/>
              </w:rPr>
              <w:t>Testability with respect to test environment</w:t>
            </w:r>
          </w:p>
          <w:p w14:paraId="79EB09C3" w14:textId="77777777" w:rsidR="00A55B53" w:rsidRPr="00123177" w:rsidRDefault="00A55B53" w:rsidP="00535342">
            <w:r w:rsidRPr="00123177">
              <w:rPr>
                <w:rFonts w:eastAsia="Arial"/>
                <w:color w:val="000000" w:themeColor="text1"/>
                <w:szCs w:val="20"/>
              </w:rPr>
              <w:t>(Yes/No)</w:t>
            </w:r>
          </w:p>
          <w:p w14:paraId="48E2720E"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3E5270" w14:textId="77777777" w:rsidR="00A55B53" w:rsidRPr="00123177" w:rsidRDefault="00A55B53" w:rsidP="00535342">
            <w:pPr>
              <w:pStyle w:val="TableText"/>
              <w:snapToGrid w:val="0"/>
            </w:pPr>
            <w:r w:rsidRPr="00123177">
              <w:t>YES</w:t>
            </w:r>
          </w:p>
          <w:p w14:paraId="1BED53E1" w14:textId="77777777" w:rsidR="00A55B53" w:rsidRPr="00123177" w:rsidRDefault="00A55B53" w:rsidP="00535342"/>
        </w:tc>
      </w:tr>
      <w:tr w:rsidR="00A55B53" w:rsidRPr="00123177" w14:paraId="579491B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F9957D7" w14:textId="77777777" w:rsidR="00A55B53" w:rsidRPr="00123177" w:rsidRDefault="00A55B53" w:rsidP="00535342">
            <w:r w:rsidRPr="00123177">
              <w:rPr>
                <w:rFonts w:eastAsia="Arial"/>
                <w:color w:val="000000" w:themeColor="text1"/>
                <w:szCs w:val="20"/>
              </w:rPr>
              <w:t>Feasible within project constraints</w:t>
            </w:r>
          </w:p>
          <w:p w14:paraId="68CBBF86" w14:textId="77777777" w:rsidR="00A55B53" w:rsidRPr="00123177" w:rsidRDefault="00A55B53" w:rsidP="00535342">
            <w:r w:rsidRPr="00123177">
              <w:rPr>
                <w:rFonts w:eastAsia="Arial"/>
                <w:color w:val="000000" w:themeColor="text1"/>
                <w:szCs w:val="20"/>
              </w:rPr>
              <w:t>(Yes/No)</w:t>
            </w:r>
          </w:p>
          <w:p w14:paraId="6B7F7196"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3575A4" w14:textId="77777777" w:rsidR="00A55B53" w:rsidRPr="00123177" w:rsidRDefault="00A55B53" w:rsidP="00535342">
            <w:pPr>
              <w:pStyle w:val="TableText"/>
              <w:snapToGrid w:val="0"/>
            </w:pPr>
            <w:r w:rsidRPr="00123177">
              <w:t>YES</w:t>
            </w:r>
          </w:p>
          <w:p w14:paraId="04EEC8A8" w14:textId="77777777" w:rsidR="00A55B53" w:rsidRPr="00123177" w:rsidRDefault="00A55B53" w:rsidP="00535342"/>
        </w:tc>
      </w:tr>
      <w:tr w:rsidR="00A55B53" w:rsidRPr="00123177" w14:paraId="140B893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9A744FD" w14:textId="77777777" w:rsidR="00A55B53" w:rsidRPr="00123177" w:rsidRDefault="00A55B53" w:rsidP="00535342">
            <w:r w:rsidRPr="00123177">
              <w:rPr>
                <w:rFonts w:eastAsia="Arial"/>
                <w:color w:val="000000" w:themeColor="text1"/>
                <w:szCs w:val="20"/>
              </w:rPr>
              <w:t>Critical</w:t>
            </w:r>
          </w:p>
          <w:p w14:paraId="210E957F" w14:textId="77777777" w:rsidR="00A55B53" w:rsidRPr="00123177" w:rsidRDefault="00A55B53" w:rsidP="00535342">
            <w:r w:rsidRPr="00123177">
              <w:rPr>
                <w:rFonts w:eastAsia="Arial"/>
                <w:color w:val="000000" w:themeColor="text1"/>
                <w:szCs w:val="20"/>
              </w:rPr>
              <w:t>(Yes/No)</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89FF14" w14:textId="77777777" w:rsidR="00A55B53" w:rsidRPr="00123177" w:rsidRDefault="00A55B53" w:rsidP="00535342">
            <w:r w:rsidRPr="00123177">
              <w:t>YES</w:t>
            </w:r>
          </w:p>
        </w:tc>
      </w:tr>
      <w:tr w:rsidR="00A55B53" w:rsidRPr="00123177" w14:paraId="02C7939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99BF2DA" w14:textId="77777777" w:rsidR="00A55B53" w:rsidRPr="00123177" w:rsidRDefault="00A55B53" w:rsidP="00535342">
            <w:pPr>
              <w:rPr>
                <w:rFonts w:eastAsia="Arial"/>
                <w:color w:val="000000" w:themeColor="text1"/>
                <w:szCs w:val="20"/>
              </w:rPr>
            </w:pPr>
            <w:r w:rsidRPr="00123177">
              <w:t>Acceptance Criteria</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C04FF1" w14:textId="77777777" w:rsidR="00A55B53" w:rsidRPr="00123177" w:rsidRDefault="00A55B53" w:rsidP="00535342">
            <w:r w:rsidRPr="00123177">
              <w:t>Acceptance Criteria for this requirement should be as per SECTION-6 ACCEPTANCE CRITERIA</w:t>
            </w:r>
          </w:p>
        </w:tc>
      </w:tr>
    </w:tbl>
    <w:p w14:paraId="3D76B751" w14:textId="77777777" w:rsidR="00A55B53" w:rsidRPr="00123177" w:rsidRDefault="00A55B53" w:rsidP="00A55B53">
      <w:pPr>
        <w:pStyle w:val="BodyText"/>
        <w:rPr>
          <w:rFonts w:eastAsia="Arial"/>
        </w:rPr>
      </w:pPr>
    </w:p>
    <w:p w14:paraId="0E636AA2" w14:textId="77777777" w:rsidR="00A55B53" w:rsidRPr="00123177" w:rsidRDefault="00A55B53" w:rsidP="00A55B53">
      <w:pPr>
        <w:rPr>
          <w:rFonts w:eastAsia="Arial"/>
        </w:rPr>
      </w:pPr>
    </w:p>
    <w:p w14:paraId="16FE88EB" w14:textId="2DED6153" w:rsidR="00A55B53" w:rsidRPr="00123177" w:rsidRDefault="00A55B53" w:rsidP="00A55B53">
      <w:pPr>
        <w:pStyle w:val="Heading5"/>
        <w:rPr>
          <w:rFonts w:eastAsia="Arial"/>
          <w:sz w:val="20"/>
          <w:szCs w:val="20"/>
        </w:rPr>
      </w:pPr>
      <w:r w:rsidRPr="00123177">
        <w:rPr>
          <w:rFonts w:eastAsia="Arial"/>
          <w:sz w:val="20"/>
          <w:szCs w:val="20"/>
        </w:rPr>
        <w:t xml:space="preserve">Requirement </w:t>
      </w:r>
      <w:r w:rsidR="008C1851" w:rsidRPr="00C56AA8">
        <w:rPr>
          <w:rFonts w:eastAsia="Arial"/>
          <w:color w:val="000000" w:themeColor="text1"/>
        </w:rPr>
        <w:t>to "Faulty_PowerDN_SafeState" state upon a HVDCDC level 2 fault and Faulty state not able to shutdown the system</w:t>
      </w:r>
      <w:r w:rsidRPr="00123177">
        <w:rPr>
          <w:rFonts w:eastAsia="Arial"/>
          <w:color w:val="000000" w:themeColor="text1"/>
          <w:sz w:val="20"/>
          <w:szCs w:val="20"/>
        </w:rPr>
        <w:t>.</w:t>
      </w:r>
    </w:p>
    <w:p w14:paraId="3DD75E76" w14:textId="77777777" w:rsidR="00A55B53" w:rsidRPr="00123177" w:rsidRDefault="00A55B53" w:rsidP="00A55B53">
      <w:pPr>
        <w:pStyle w:val="BodyText"/>
        <w:rPr>
          <w:rFonts w:eastAsia="Arial"/>
        </w:rPr>
      </w:pPr>
    </w:p>
    <w:tbl>
      <w:tblPr>
        <w:tblW w:w="9276" w:type="dxa"/>
        <w:tblInd w:w="103" w:type="dxa"/>
        <w:tblLook w:val="06A0" w:firstRow="1" w:lastRow="0" w:firstColumn="1" w:lastColumn="0" w:noHBand="1" w:noVBand="1"/>
      </w:tblPr>
      <w:tblGrid>
        <w:gridCol w:w="1783"/>
        <w:gridCol w:w="7493"/>
      </w:tblGrid>
      <w:tr w:rsidR="00A55B53" w:rsidRPr="00123177" w14:paraId="382AF14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A4FAC76" w14:textId="77777777" w:rsidR="00A55B53" w:rsidRPr="00123177" w:rsidRDefault="00A55B53" w:rsidP="00535342">
            <w:r w:rsidRPr="00123177">
              <w:rPr>
                <w:rFonts w:eastAsia="Arial"/>
                <w:b/>
                <w:bCs/>
                <w:color w:val="000000" w:themeColor="text1"/>
                <w:szCs w:val="20"/>
              </w:rPr>
              <w:t>Term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D97EB4F" w14:textId="77777777" w:rsidR="00A55B53" w:rsidRPr="00123177" w:rsidRDefault="00A55B53" w:rsidP="00535342">
            <w:r w:rsidRPr="00123177">
              <w:rPr>
                <w:rFonts w:eastAsia="Arial"/>
                <w:b/>
                <w:bCs/>
                <w:color w:val="000000" w:themeColor="text1"/>
                <w:szCs w:val="20"/>
              </w:rPr>
              <w:t>Description</w:t>
            </w:r>
          </w:p>
        </w:tc>
      </w:tr>
      <w:tr w:rsidR="00A55B53" w:rsidRPr="00123177" w14:paraId="2577C761"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276A70D" w14:textId="77777777" w:rsidR="00A55B53" w:rsidRPr="00123177" w:rsidRDefault="00A55B53" w:rsidP="00535342">
            <w:r w:rsidRPr="00123177">
              <w:rPr>
                <w:rFonts w:eastAsia="Arial"/>
                <w:color w:val="000000" w:themeColor="text1"/>
                <w:szCs w:val="20"/>
              </w:rPr>
              <w:t>REQ ID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F38665" w14:textId="77777777" w:rsidR="00A55B53" w:rsidRPr="00123177" w:rsidRDefault="00A55B53" w:rsidP="00535342">
            <w:r w:rsidRPr="00123177">
              <w:t>SWRS_</w:t>
            </w:r>
            <w:r w:rsidRPr="00123177">
              <w:rPr>
                <w:rFonts w:eastAsia="Arial"/>
                <w:color w:val="000000" w:themeColor="text1"/>
                <w:szCs w:val="20"/>
              </w:rPr>
              <w:t>Diag_16</w:t>
            </w:r>
          </w:p>
        </w:tc>
      </w:tr>
      <w:tr w:rsidR="00A55B53" w:rsidRPr="00123177" w14:paraId="729A6E78"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7F28A349" w14:textId="77777777" w:rsidR="00A55B53" w:rsidRPr="00123177" w:rsidRDefault="00A55B53" w:rsidP="00535342">
            <w:pPr>
              <w:pStyle w:val="TableText"/>
            </w:pPr>
            <w:r w:rsidRPr="00123177">
              <w:t>Customer Req ID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0D198F" w14:textId="23CAEF26" w:rsidR="00A55B53" w:rsidRPr="00123177" w:rsidRDefault="00A55B53" w:rsidP="00535342">
            <w:pPr>
              <w:rPr>
                <w:rFonts w:eastAsia="Arial"/>
                <w:color w:val="000000" w:themeColor="text1"/>
                <w:szCs w:val="20"/>
              </w:rPr>
            </w:pPr>
            <w:r w:rsidRPr="00123177">
              <w:rPr>
                <w:rFonts w:eastAsia="Arial"/>
                <w:color w:val="000000" w:themeColor="text1"/>
                <w:szCs w:val="20"/>
              </w:rPr>
              <w:t>SDS-HVDCDC-286</w:t>
            </w:r>
          </w:p>
        </w:tc>
      </w:tr>
      <w:tr w:rsidR="00A55B53" w:rsidRPr="00123177" w14:paraId="288C8B24"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298CE489" w14:textId="77777777" w:rsidR="00A55B53" w:rsidRPr="00123177" w:rsidRDefault="00A55B53" w:rsidP="00535342">
            <w:pPr>
              <w:pStyle w:val="TableText"/>
              <w:snapToGrid w:val="0"/>
            </w:pPr>
            <w:r w:rsidRPr="00123177">
              <w:t>Milestone</w:t>
            </w:r>
          </w:p>
        </w:tc>
        <w:tc>
          <w:tcPr>
            <w:tcW w:w="7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827D3" w14:textId="77777777" w:rsidR="00A55B53" w:rsidRPr="00123177" w:rsidRDefault="00A55B53" w:rsidP="00535342">
            <w:pPr>
              <w:pStyle w:val="TableText"/>
              <w:snapToGrid w:val="0"/>
            </w:pPr>
            <w:r w:rsidRPr="00123177">
              <w:t>B-Sample/PF2.0</w:t>
            </w:r>
          </w:p>
        </w:tc>
      </w:tr>
      <w:tr w:rsidR="00A55B53" w:rsidRPr="00123177" w14:paraId="799F0B29"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32C2B47A"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928256" w14:textId="21248B74" w:rsidR="00A55B53" w:rsidRPr="00123177" w:rsidRDefault="00C56AA8" w:rsidP="00535342">
            <w:r w:rsidRPr="00C56AA8">
              <w:rPr>
                <w:rFonts w:eastAsia="Arial"/>
                <w:color w:val="000000" w:themeColor="text1"/>
              </w:rPr>
              <w:t>The HVDCDC shall transit to "Faulty_PowerDN_SafeState" state upon a HVDCDC level 2 fault and Faulty state not able to shutdown the system.</w:t>
            </w:r>
          </w:p>
        </w:tc>
      </w:tr>
      <w:tr w:rsidR="00A55B53" w:rsidRPr="00123177" w14:paraId="6BCCB71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57C0FB7" w14:textId="77777777" w:rsidR="00A55B53" w:rsidRPr="00123177" w:rsidRDefault="00A55B53" w:rsidP="00535342">
            <w:r w:rsidRPr="00123177">
              <w:rPr>
                <w:rFonts w:eastAsia="Arial"/>
                <w:color w:val="000000" w:themeColor="text1"/>
                <w:szCs w:val="20"/>
              </w:rPr>
              <w:lastRenderedPageBreak/>
              <w:t xml:space="preserve">Derived Requirement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73C801" w14:textId="77777777" w:rsidR="00A55B53" w:rsidRPr="00123177" w:rsidRDefault="00A55B53" w:rsidP="00535342">
            <w:r w:rsidRPr="00123177">
              <w:rPr>
                <w:rFonts w:eastAsia="Arial"/>
                <w:color w:val="000000" w:themeColor="text1"/>
                <w:szCs w:val="20"/>
              </w:rPr>
              <w:t>No Such derived requirement is applicable.</w:t>
            </w:r>
          </w:p>
        </w:tc>
      </w:tr>
      <w:tr w:rsidR="00A55B53" w:rsidRPr="00123177" w14:paraId="77C65CD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799AAD4" w14:textId="77777777" w:rsidR="00A55B53" w:rsidRPr="00123177" w:rsidRDefault="00A55B53" w:rsidP="00535342">
            <w:pPr>
              <w:rPr>
                <w:rFonts w:eastAsia="Arial"/>
                <w:color w:val="000000" w:themeColor="text1"/>
                <w:szCs w:val="20"/>
              </w:rPr>
            </w:pPr>
            <w:r w:rsidRPr="00123177">
              <w:t>Requirement Priority</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3B5205"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Medium</w:t>
            </w:r>
          </w:p>
        </w:tc>
      </w:tr>
      <w:tr w:rsidR="00A55B53" w:rsidRPr="00123177" w14:paraId="0242CB4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FE4617A" w14:textId="77777777" w:rsidR="00A55B53" w:rsidRPr="00123177" w:rsidRDefault="00A55B53" w:rsidP="00535342">
            <w:r w:rsidRPr="00123177">
              <w:rPr>
                <w:rFonts w:eastAsia="Arial"/>
                <w:color w:val="000000" w:themeColor="text1"/>
                <w:szCs w:val="20"/>
              </w:rPr>
              <w:t>Access Restrictions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7C2FCE"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63D5C97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77E1E2A"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581F42" w14:textId="77777777" w:rsidR="00A55B53" w:rsidRPr="00123177" w:rsidRDefault="00A55B53" w:rsidP="00535342">
            <w:pPr>
              <w:rPr>
                <w:rFonts w:eastAsia="Arial"/>
                <w:color w:val="000000" w:themeColor="text1"/>
              </w:rPr>
            </w:pPr>
            <w:r w:rsidRPr="00123177">
              <w:rPr>
                <w:rFonts w:eastAsia="Arial"/>
                <w:color w:val="000000" w:themeColor="text1"/>
              </w:rPr>
              <w:t>1. The power module status should be disabled</w:t>
            </w:r>
          </w:p>
          <w:p w14:paraId="7BB3E3F7" w14:textId="77777777" w:rsidR="00A55B53" w:rsidRPr="00123177" w:rsidRDefault="00A55B53" w:rsidP="00535342">
            <w:pPr>
              <w:rPr>
                <w:rFonts w:eastAsia="Arial"/>
                <w:color w:val="000000" w:themeColor="text1"/>
              </w:rPr>
            </w:pPr>
            <w:r w:rsidRPr="00123177">
              <w:rPr>
                <w:rFonts w:eastAsia="Arial"/>
                <w:color w:val="000000" w:themeColor="text1"/>
              </w:rPr>
              <w:t>2. The HVDCDC application should be in Standby mode</w:t>
            </w:r>
          </w:p>
          <w:p w14:paraId="3F3D7563" w14:textId="77777777" w:rsidR="00A55B53" w:rsidRPr="00123177" w:rsidRDefault="00A55B53" w:rsidP="00535342">
            <w:pPr>
              <w:rPr>
                <w:rFonts w:eastAsia="Arial"/>
                <w:color w:val="000000" w:themeColor="text1"/>
              </w:rPr>
            </w:pPr>
            <w:r w:rsidRPr="00123177">
              <w:rPr>
                <w:rFonts w:eastAsia="Arial"/>
                <w:color w:val="000000" w:themeColor="text1"/>
              </w:rPr>
              <w:t>3. Once the HV DCDC application is in the "disable" substate of the "Discharge" state within 10 seconds, increase VICOR output voltage(VHVDCDC400V_VICOR) to greater than half of VICOR input voltage(high side) minus 15V and ensure VICOR output voltage more than 175V.</w:t>
            </w:r>
          </w:p>
          <w:p w14:paraId="33CD3E24" w14:textId="77777777" w:rsidR="00A55B53" w:rsidRPr="00123177" w:rsidRDefault="00A55B53" w:rsidP="00535342">
            <w:pPr>
              <w:rPr>
                <w:rFonts w:eastAsia="Arial"/>
                <w:color w:val="000000" w:themeColor="text1"/>
              </w:rPr>
            </w:pPr>
            <w:r w:rsidRPr="00123177">
              <w:rPr>
                <w:rFonts w:eastAsia="Arial"/>
                <w:color w:val="000000" w:themeColor="text1"/>
              </w:rPr>
              <w:t>4. Check fault response time from the time when the application enters into the "Disable" substate of the "Discharge" state to the time when the level 2 fault is raised.</w:t>
            </w:r>
          </w:p>
        </w:tc>
      </w:tr>
      <w:tr w:rsidR="00A55B53" w:rsidRPr="00123177" w14:paraId="69D0C38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B9F9528"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29E3B7" w14:textId="77777777" w:rsidR="00A55B53" w:rsidRPr="00123177" w:rsidRDefault="00A55B53" w:rsidP="00535342">
            <w:pPr>
              <w:rPr>
                <w:rFonts w:eastAsia="Arial"/>
                <w:color w:val="000000" w:themeColor="text1"/>
              </w:rPr>
            </w:pPr>
            <w:r w:rsidRPr="00123177">
              <w:rPr>
                <w:rFonts w:eastAsia="Arial"/>
                <w:color w:val="000000" w:themeColor="text1"/>
              </w:rPr>
              <w:t>At Step 4:</w:t>
            </w:r>
          </w:p>
          <w:p w14:paraId="6611C88F" w14:textId="77777777" w:rsidR="00A55B53" w:rsidRPr="00123177" w:rsidRDefault="00A55B53" w:rsidP="00535342">
            <w:pPr>
              <w:rPr>
                <w:rFonts w:eastAsia="Arial"/>
                <w:color w:val="000000" w:themeColor="text1"/>
              </w:rPr>
            </w:pPr>
            <w:r w:rsidRPr="00123177">
              <w:rPr>
                <w:rFonts w:eastAsia="Arial"/>
                <w:color w:val="000000" w:themeColor="text1"/>
              </w:rPr>
              <w:t>Below CAN messages are observed,</w:t>
            </w:r>
          </w:p>
          <w:p w14:paraId="5347F110" w14:textId="77777777" w:rsidR="00A55B53" w:rsidRPr="00123177" w:rsidRDefault="00A55B53" w:rsidP="00535342">
            <w:pPr>
              <w:rPr>
                <w:rFonts w:eastAsia="Arial"/>
                <w:color w:val="000000" w:themeColor="text1"/>
              </w:rPr>
            </w:pPr>
            <w:r w:rsidRPr="00123177">
              <w:rPr>
                <w:rFonts w:eastAsia="Arial"/>
                <w:color w:val="000000" w:themeColor="text1"/>
              </w:rPr>
              <w:t>NHVDCDCStatus @ HVDCDC_Status1 is set to 0x4 ("Disable_power_module")</w:t>
            </w:r>
          </w:p>
          <w:p w14:paraId="09F7C7DC" w14:textId="77777777" w:rsidR="00A55B53" w:rsidRPr="00123177" w:rsidRDefault="00A55B53" w:rsidP="00535342">
            <w:pPr>
              <w:rPr>
                <w:rFonts w:eastAsia="Arial"/>
                <w:color w:val="000000" w:themeColor="text1"/>
              </w:rPr>
            </w:pPr>
            <w:r w:rsidRPr="00123177">
              <w:rPr>
                <w:rFonts w:eastAsia="Arial"/>
                <w:color w:val="000000" w:themeColor="text1"/>
              </w:rPr>
              <w:t>NHVDCDCStatusDebug @ HVDCDC_Debug is set to 0x7 ( "Shutdown_DisablePM").</w:t>
            </w:r>
          </w:p>
          <w:p w14:paraId="01BAFC9F" w14:textId="77777777" w:rsidR="00A55B53" w:rsidRPr="00123177" w:rsidRDefault="00A55B53" w:rsidP="00535342">
            <w:pPr>
              <w:rPr>
                <w:rFonts w:eastAsia="Arial"/>
                <w:color w:val="000000" w:themeColor="text1"/>
              </w:rPr>
            </w:pPr>
          </w:p>
          <w:p w14:paraId="7D7A0DFD" w14:textId="77777777" w:rsidR="00A55B53" w:rsidRPr="00123177" w:rsidRDefault="00A55B53" w:rsidP="00535342">
            <w:pPr>
              <w:rPr>
                <w:rFonts w:eastAsia="Arial"/>
                <w:color w:val="000000" w:themeColor="text1"/>
              </w:rPr>
            </w:pPr>
            <w:r w:rsidRPr="00123177">
              <w:rPr>
                <w:rFonts w:eastAsia="Arial"/>
                <w:color w:val="000000" w:themeColor="text1"/>
              </w:rPr>
              <w:t>NHVDCDCFault @ HVDCDC_Status1 is equal to 0x3 (“level 2").</w:t>
            </w:r>
          </w:p>
          <w:p w14:paraId="4E77A5E3" w14:textId="77777777" w:rsidR="00A55B53" w:rsidRPr="00123177" w:rsidRDefault="00A55B53" w:rsidP="00535342">
            <w:pPr>
              <w:rPr>
                <w:rFonts w:eastAsia="Arial"/>
                <w:color w:val="000000" w:themeColor="text1"/>
              </w:rPr>
            </w:pPr>
            <w:r w:rsidRPr="00123177">
              <w:rPr>
                <w:rFonts w:eastAsia="Arial"/>
                <w:color w:val="000000" w:themeColor="text1"/>
              </w:rPr>
              <w:t>NHVDCDCFaultID @ HVDCDC_Debug_PDU is equal to 0x16(22) and is raised after the fault response time of 10000ms.</w:t>
            </w:r>
          </w:p>
          <w:p w14:paraId="5F23D380" w14:textId="77777777" w:rsidR="00A55B53" w:rsidRPr="00123177" w:rsidRDefault="00A55B53" w:rsidP="00535342">
            <w:pPr>
              <w:rPr>
                <w:rFonts w:eastAsia="Arial"/>
                <w:color w:val="000000" w:themeColor="text1"/>
              </w:rPr>
            </w:pPr>
          </w:p>
          <w:p w14:paraId="7C75ADC3" w14:textId="77777777" w:rsidR="00A55B53" w:rsidRPr="00123177" w:rsidRDefault="00A55B53" w:rsidP="00535342">
            <w:pPr>
              <w:rPr>
                <w:rFonts w:eastAsia="Arial"/>
                <w:color w:val="000000" w:themeColor="text1"/>
              </w:rPr>
            </w:pPr>
            <w:r w:rsidRPr="00123177">
              <w:rPr>
                <w:rFonts w:eastAsia="Arial"/>
                <w:color w:val="000000" w:themeColor="text1"/>
              </w:rPr>
              <w:t>NHVDCDCStatus @ HVDCDC_Status1 is set to 0x7 ("PowerDown_Safe_State_NHVDCDCStatus_NW")</w:t>
            </w:r>
          </w:p>
          <w:p w14:paraId="499810FE" w14:textId="77777777" w:rsidR="00A55B53" w:rsidRPr="00123177" w:rsidRDefault="00A55B53" w:rsidP="00535342">
            <w:pPr>
              <w:rPr>
                <w:rFonts w:eastAsia="Arial"/>
                <w:color w:val="000000" w:themeColor="text1"/>
              </w:rPr>
            </w:pPr>
            <w:r w:rsidRPr="00123177">
              <w:rPr>
                <w:rFonts w:eastAsia="Arial"/>
                <w:color w:val="000000" w:themeColor="text1"/>
              </w:rPr>
              <w:t>NHVDCDCStatusDebug @ HVDCDC_Debug is set to 0x11 ("PowerDown_Safe_State")</w:t>
            </w:r>
          </w:p>
        </w:tc>
      </w:tr>
      <w:tr w:rsidR="00A55B53" w:rsidRPr="00123177" w14:paraId="79B45889" w14:textId="77777777" w:rsidTr="00535342">
        <w:trPr>
          <w:trHeight w:val="1954"/>
        </w:trPr>
        <w:tc>
          <w:tcPr>
            <w:tcW w:w="1783" w:type="dxa"/>
            <w:tcBorders>
              <w:top w:val="single" w:sz="8" w:space="0" w:color="000000" w:themeColor="text1"/>
              <w:left w:val="single" w:sz="8" w:space="0" w:color="000000" w:themeColor="text1"/>
              <w:bottom w:val="single" w:sz="8" w:space="0" w:color="000000" w:themeColor="text1"/>
              <w:right w:val="nil"/>
            </w:tcBorders>
          </w:tcPr>
          <w:p w14:paraId="08EAEBEA" w14:textId="77777777" w:rsidR="00A55B53" w:rsidRPr="00123177" w:rsidRDefault="00A55B53" w:rsidP="00535342">
            <w:r w:rsidRPr="00123177">
              <w:rPr>
                <w:rFonts w:eastAsia="Arial"/>
                <w:color w:val="000000" w:themeColor="text1"/>
                <w:szCs w:val="20"/>
              </w:rPr>
              <w:t>Process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6934D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Verify that the HVDCDC application does transits to the "Faulty_PowerDn_SafeState" state from the “Disable” substate of the Discharge state when the below conditions are met,</w:t>
            </w:r>
          </w:p>
          <w:p w14:paraId="5A1DFFB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1. VICOR output voltage(VHVDCDC400V_VICOR) is more than half of the high side voltage (VHVDCDC800V_VICOR) minus 15V(HVDCDC_CAL) </w:t>
            </w:r>
          </w:p>
          <w:p w14:paraId="4BE7EBD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2. The VICOR output voltage(VHVDCDC400V_VICOR) is more than 175V(HVDCDC_CAL).</w:t>
            </w:r>
          </w:p>
          <w:p w14:paraId="1B507C1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3. The power module status is Enabled.</w:t>
            </w:r>
          </w:p>
        </w:tc>
      </w:tr>
      <w:tr w:rsidR="00A55B53" w:rsidRPr="00123177" w14:paraId="77BDD07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6B58119" w14:textId="77777777" w:rsidR="00A55B53" w:rsidRPr="00123177" w:rsidRDefault="00A55B53" w:rsidP="00535342">
            <w:r w:rsidRPr="00123177">
              <w:rPr>
                <w:rFonts w:eastAsia="Arial"/>
                <w:color w:val="000000" w:themeColor="text1"/>
                <w:szCs w:val="20"/>
              </w:rPr>
              <w:t>Mandatory Fields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266357" w14:textId="77777777" w:rsidR="00A55B53" w:rsidRPr="00123177" w:rsidRDefault="00A55B53" w:rsidP="00535342">
            <w:r w:rsidRPr="00123177">
              <w:t>No such mandatory fields is applicable.</w:t>
            </w:r>
          </w:p>
        </w:tc>
      </w:tr>
      <w:tr w:rsidR="00A55B53" w:rsidRPr="00123177" w14:paraId="7632763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7F3CA49" w14:textId="77777777" w:rsidR="00A55B53" w:rsidRPr="00123177" w:rsidRDefault="00A55B53" w:rsidP="00535342">
            <w:r w:rsidRPr="00123177">
              <w:rPr>
                <w:rFonts w:eastAsia="Arial"/>
                <w:color w:val="000000" w:themeColor="text1"/>
                <w:szCs w:val="20"/>
              </w:rPr>
              <w:t>Pre-Loaded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A436F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1. The HVDCDC application shall in Normal substate of HV_ON state</w:t>
            </w:r>
          </w:p>
          <w:p w14:paraId="2CDEC4B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2. NHVDCDCStatusDebug @ HVDCDC_Debug shall equal to 0x6 ("Normal"</w:t>
            </w:r>
          </w:p>
          <w:p w14:paraId="792E0994" w14:textId="77777777" w:rsidR="00A55B53" w:rsidRPr="00123177" w:rsidRDefault="00A55B53" w:rsidP="00535342">
            <w:r w:rsidRPr="00123177">
              <w:t>3. No fault shall raise, value of CAN signal NHVDCDCFault @ HVDCDC_Status1 is equal to 0</w:t>
            </w:r>
          </w:p>
        </w:tc>
      </w:tr>
      <w:tr w:rsidR="00A55B53" w:rsidRPr="00123177" w14:paraId="5BC466D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8ED005C" w14:textId="77777777" w:rsidR="00A55B53" w:rsidRPr="00123177" w:rsidRDefault="00A55B53" w:rsidP="00535342">
            <w:r w:rsidRPr="00123177">
              <w:rPr>
                <w:rFonts w:eastAsia="Arial"/>
                <w:color w:val="000000" w:themeColor="text1"/>
                <w:szCs w:val="20"/>
              </w:rPr>
              <w:t>Default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3372B6" w14:textId="77777777" w:rsidR="00A55B53" w:rsidRPr="00123177" w:rsidRDefault="00A55B53" w:rsidP="00535342">
            <w:r w:rsidRPr="00123177">
              <w:rPr>
                <w:szCs w:val="20"/>
              </w:rPr>
              <w:t>Default values shall be applicable with respect to Pre-Loaded Values</w:t>
            </w:r>
          </w:p>
        </w:tc>
      </w:tr>
      <w:tr w:rsidR="00A55B53" w:rsidRPr="00123177" w14:paraId="52EB664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8A92A55" w14:textId="77777777" w:rsidR="00A55B53" w:rsidRPr="00123177" w:rsidRDefault="00A55B53" w:rsidP="00535342">
            <w:r w:rsidRPr="00123177">
              <w:rPr>
                <w:rFonts w:eastAsia="Arial"/>
                <w:color w:val="000000" w:themeColor="text1"/>
                <w:szCs w:val="20"/>
              </w:rPr>
              <w:lastRenderedPageBreak/>
              <w:t>Valid range of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C9C085" w14:textId="77777777" w:rsidR="00A55B53" w:rsidRPr="00123177" w:rsidRDefault="00A55B53" w:rsidP="00535342">
            <w:r w:rsidRPr="00123177">
              <w:rPr>
                <w:szCs w:val="20"/>
              </w:rPr>
              <w:t>Valid range value is not required.</w:t>
            </w:r>
          </w:p>
        </w:tc>
      </w:tr>
      <w:tr w:rsidR="00A55B53" w:rsidRPr="00123177" w14:paraId="3D6088B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BBFF2A9" w14:textId="77777777" w:rsidR="00A55B53" w:rsidRPr="00123177" w:rsidRDefault="00A55B53" w:rsidP="00535342">
            <w:r w:rsidRPr="00123177">
              <w:rPr>
                <w:rFonts w:eastAsia="Arial"/>
                <w:color w:val="000000" w:themeColor="text1"/>
                <w:szCs w:val="20"/>
              </w:rPr>
              <w:t xml:space="preserve">Data Latency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CD05B2" w14:textId="77777777" w:rsidR="00A55B53" w:rsidRPr="00123177" w:rsidRDefault="00A55B53" w:rsidP="00535342">
            <w:r w:rsidRPr="00123177">
              <w:rPr>
                <w:szCs w:val="20"/>
              </w:rPr>
              <w:t>Data latency period is not applicable</w:t>
            </w:r>
          </w:p>
        </w:tc>
      </w:tr>
      <w:tr w:rsidR="00A55B53" w:rsidRPr="00123177" w14:paraId="6F988E5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B6A4C92" w14:textId="77777777" w:rsidR="00A55B53" w:rsidRPr="00123177" w:rsidRDefault="00A55B53" w:rsidP="00535342">
            <w:r w:rsidRPr="00123177">
              <w:rPr>
                <w:rFonts w:eastAsia="Arial"/>
                <w:color w:val="000000" w:themeColor="text1"/>
                <w:szCs w:val="20"/>
              </w:rPr>
              <w:t xml:space="preserve">Data Retention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084052" w14:textId="77777777" w:rsidR="00A55B53" w:rsidRPr="00123177" w:rsidRDefault="00A55B53" w:rsidP="00535342">
            <w:r w:rsidRPr="00123177">
              <w:rPr>
                <w:szCs w:val="20"/>
              </w:rPr>
              <w:t>Data Retention period is not applicable.</w:t>
            </w:r>
          </w:p>
        </w:tc>
      </w:tr>
      <w:tr w:rsidR="00A55B53" w:rsidRPr="00123177" w14:paraId="01E3D31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A995F85" w14:textId="77777777" w:rsidR="00A55B53" w:rsidRPr="00123177" w:rsidRDefault="00A55B53" w:rsidP="00535342">
            <w:r w:rsidRPr="00123177">
              <w:rPr>
                <w:rFonts w:eastAsia="Arial"/>
                <w:color w:val="000000" w:themeColor="text1"/>
                <w:szCs w:val="20"/>
              </w:rPr>
              <w:t>Data Rate/ &lt;Daily&gt; Number of transaction</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F248E8" w14:textId="77777777" w:rsidR="00A55B53" w:rsidRPr="00123177" w:rsidRDefault="00A55B53" w:rsidP="00535342">
            <w:r w:rsidRPr="00123177">
              <w:rPr>
                <w:szCs w:val="20"/>
              </w:rPr>
              <w:t>Data rate is not applicable.</w:t>
            </w:r>
          </w:p>
        </w:tc>
      </w:tr>
      <w:tr w:rsidR="00A55B53" w:rsidRPr="00123177" w14:paraId="09838A2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C25AE90" w14:textId="77777777" w:rsidR="00A55B53" w:rsidRPr="00123177" w:rsidRDefault="00A55B53" w:rsidP="00535342">
            <w:r w:rsidRPr="00123177">
              <w:rPr>
                <w:rFonts w:eastAsia="Arial"/>
                <w:color w:val="000000" w:themeColor="text1"/>
                <w:szCs w:val="20"/>
              </w:rPr>
              <w:t>External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A68D4C" w14:textId="77777777" w:rsidR="00A55B53" w:rsidRPr="00123177" w:rsidRDefault="00A55B53" w:rsidP="00535342">
            <w:r w:rsidRPr="00123177">
              <w:t>NHVDCDCCommand == 0x1 "Enable"</w:t>
            </w:r>
            <w:r w:rsidRPr="00123177">
              <w:br/>
              <w:t xml:space="preserve"> AND</w:t>
            </w:r>
            <w:r w:rsidRPr="00123177">
              <w:br/>
              <w:t xml:space="preserve"> the HVDCDC commanded the enabling of the power module</w:t>
            </w:r>
            <w:r w:rsidRPr="00123177">
              <w:br/>
              <w:t xml:space="preserve"> AND</w:t>
            </w:r>
            <w:r w:rsidRPr="00123177">
              <w:br/>
              <w:t xml:space="preserve"> the power module is not enabled successfully for time &gt; HVDCDC_CAL</w:t>
            </w:r>
          </w:p>
          <w:p w14:paraId="4C879C49" w14:textId="77777777" w:rsidR="00A55B53" w:rsidRPr="00123177" w:rsidRDefault="00A55B53" w:rsidP="00535342"/>
        </w:tc>
      </w:tr>
      <w:tr w:rsidR="00A55B53" w:rsidRPr="00123177" w14:paraId="7EBD20E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65756F4" w14:textId="77777777" w:rsidR="00A55B53" w:rsidRPr="00123177" w:rsidRDefault="00A55B53" w:rsidP="00535342">
            <w:r w:rsidRPr="00123177">
              <w:rPr>
                <w:rFonts w:eastAsia="Arial"/>
                <w:color w:val="000000" w:themeColor="text1"/>
                <w:szCs w:val="20"/>
              </w:rPr>
              <w:t>Temporal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AF9A3F" w14:textId="77777777" w:rsidR="00A55B53" w:rsidRPr="00123177" w:rsidRDefault="00A55B53" w:rsidP="00535342">
            <w:r w:rsidRPr="00123177">
              <w:rPr>
                <w:szCs w:val="20"/>
              </w:rPr>
              <w:t>Temporal event is not applicable.</w:t>
            </w:r>
          </w:p>
        </w:tc>
      </w:tr>
      <w:tr w:rsidR="00A55B53" w:rsidRPr="00123177" w14:paraId="4648A9A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8A50D39" w14:textId="77777777" w:rsidR="00A55B53" w:rsidRPr="00123177" w:rsidRDefault="00A55B53" w:rsidP="00535342">
            <w:r w:rsidRPr="00123177">
              <w:rPr>
                <w:rFonts w:eastAsia="Arial"/>
                <w:color w:val="000000" w:themeColor="text1"/>
                <w:szCs w:val="20"/>
              </w:rPr>
              <w:t xml:space="preserve">Validation Rules/ </w:t>
            </w:r>
          </w:p>
          <w:p w14:paraId="2EF9178E"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095FE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3B0048A" w14:textId="77777777" w:rsidR="00A55B53" w:rsidRPr="00123177" w:rsidRDefault="00A55B53" w:rsidP="00535342">
            <w:pPr>
              <w:pStyle w:val="TableText"/>
              <w:snapToGrid w:val="0"/>
              <w:rPr>
                <w:rFonts w:eastAsia="Arial"/>
                <w:color w:val="000000" w:themeColor="text1"/>
              </w:rPr>
            </w:pPr>
          </w:p>
          <w:p w14:paraId="42AB1F1D" w14:textId="77777777" w:rsidR="00A55B53" w:rsidRPr="00123177" w:rsidRDefault="00A55B53" w:rsidP="00535342">
            <w:pPr>
              <w:rPr>
                <w:rFonts w:eastAsia="Arial"/>
                <w:color w:val="000000" w:themeColor="text1"/>
              </w:rPr>
            </w:pPr>
            <w:r w:rsidRPr="00123177">
              <w:rPr>
                <w:rFonts w:eastAsia="Arial"/>
                <w:color w:val="000000" w:themeColor="text1"/>
              </w:rPr>
              <w:t>NHVDCDCFault @ HVDCDC_Status1 is equal to 0x3 (“level 2").</w:t>
            </w:r>
          </w:p>
          <w:p w14:paraId="39D5747A" w14:textId="77777777" w:rsidR="00A55B53" w:rsidRPr="00123177" w:rsidRDefault="00A55B53" w:rsidP="00535342">
            <w:pPr>
              <w:rPr>
                <w:rFonts w:eastAsia="Arial"/>
                <w:color w:val="000000" w:themeColor="text1"/>
              </w:rPr>
            </w:pPr>
            <w:r w:rsidRPr="00123177">
              <w:rPr>
                <w:rFonts w:eastAsia="Arial"/>
                <w:color w:val="000000" w:themeColor="text1"/>
              </w:rPr>
              <w:t>NHVDCDCFaultID @ HVDCDC_Debug_PDU is equal to 0x16(22) and is raised after the fault response time of 10000ms.</w:t>
            </w:r>
          </w:p>
          <w:p w14:paraId="4CE23719" w14:textId="77777777" w:rsidR="00A55B53" w:rsidRPr="00123177" w:rsidRDefault="00A55B53" w:rsidP="00535342">
            <w:pPr>
              <w:rPr>
                <w:rFonts w:eastAsia="Arial"/>
                <w:color w:val="000000" w:themeColor="text1"/>
              </w:rPr>
            </w:pPr>
          </w:p>
          <w:p w14:paraId="1D689E90" w14:textId="77777777" w:rsidR="00A55B53" w:rsidRPr="00123177" w:rsidRDefault="00A55B53" w:rsidP="00535342">
            <w:pPr>
              <w:rPr>
                <w:rFonts w:eastAsia="Arial"/>
                <w:color w:val="000000" w:themeColor="text1"/>
              </w:rPr>
            </w:pPr>
            <w:r w:rsidRPr="00123177">
              <w:rPr>
                <w:rFonts w:eastAsia="Arial"/>
                <w:color w:val="000000" w:themeColor="text1"/>
              </w:rPr>
              <w:t>NHVDCDCStatus @ HVDCDC_Status1 is set to 0x7 ("PowerDown_Safe_State_NHVDCDCStatus_NW")</w:t>
            </w:r>
          </w:p>
          <w:p w14:paraId="5197C40B" w14:textId="77777777" w:rsidR="00A55B53" w:rsidRPr="00123177" w:rsidRDefault="00A55B53" w:rsidP="00535342">
            <w:pPr>
              <w:pStyle w:val="TableText"/>
              <w:snapToGrid w:val="0"/>
            </w:pPr>
            <w:r w:rsidRPr="00123177">
              <w:rPr>
                <w:rFonts w:eastAsia="Arial"/>
                <w:color w:val="000000" w:themeColor="text1"/>
              </w:rPr>
              <w:t>NHVDCDCStatusDebug @ HVDCDC_Debug is set to 0x11 ("PowerDown_Safe_State")</w:t>
            </w:r>
          </w:p>
        </w:tc>
      </w:tr>
      <w:tr w:rsidR="00A55B53" w:rsidRPr="00123177" w14:paraId="02EF534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CA0FC00" w14:textId="77777777" w:rsidR="00A55B53" w:rsidRPr="00123177" w:rsidRDefault="00A55B53" w:rsidP="00535342">
            <w:r w:rsidRPr="00123177">
              <w:rPr>
                <w:rFonts w:eastAsia="Arial"/>
                <w:color w:val="000000" w:themeColor="text1"/>
                <w:szCs w:val="20"/>
              </w:rPr>
              <w:t>Constraints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F07CC4" w14:textId="77777777" w:rsidR="00A55B53" w:rsidRPr="00123177" w:rsidRDefault="00A55B53" w:rsidP="00535342">
            <w:r w:rsidRPr="00123177">
              <w:rPr>
                <w:szCs w:val="20"/>
              </w:rPr>
              <w:t>Constraints is not applicable.</w:t>
            </w:r>
          </w:p>
        </w:tc>
      </w:tr>
      <w:tr w:rsidR="00A55B53" w:rsidRPr="00123177" w14:paraId="1FC5343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25AB02C" w14:textId="77777777" w:rsidR="00A55B53" w:rsidRPr="00123177" w:rsidRDefault="00A55B53" w:rsidP="00535342">
            <w:r w:rsidRPr="00123177">
              <w:rPr>
                <w:rFonts w:eastAsia="Arial"/>
                <w:color w:val="000000" w:themeColor="text1"/>
                <w:szCs w:val="20"/>
              </w:rPr>
              <w:t>Effects on other systems/sub system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25589C" w14:textId="77777777" w:rsidR="00A55B53" w:rsidRPr="00123177" w:rsidRDefault="00A55B53" w:rsidP="00535342">
            <w:r w:rsidRPr="00123177">
              <w:rPr>
                <w:szCs w:val="20"/>
              </w:rPr>
              <w:t>No effects on other system</w:t>
            </w:r>
          </w:p>
        </w:tc>
      </w:tr>
      <w:tr w:rsidR="00A55B53" w:rsidRPr="00123177" w14:paraId="300BAA9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B71BA49" w14:textId="77777777" w:rsidR="00A55B53" w:rsidRPr="00123177" w:rsidRDefault="00A55B53" w:rsidP="00535342">
            <w:r w:rsidRPr="00123177">
              <w:rPr>
                <w:rFonts w:eastAsia="Arial"/>
                <w:color w:val="000000" w:themeColor="text1"/>
                <w:szCs w:val="20"/>
              </w:rPr>
              <w:t>Testability with respect to test environment</w:t>
            </w:r>
          </w:p>
          <w:p w14:paraId="05047038" w14:textId="77777777" w:rsidR="00A55B53" w:rsidRPr="00123177" w:rsidRDefault="00A55B53" w:rsidP="00535342">
            <w:r w:rsidRPr="00123177">
              <w:rPr>
                <w:rFonts w:eastAsia="Arial"/>
                <w:color w:val="000000" w:themeColor="text1"/>
                <w:szCs w:val="20"/>
              </w:rPr>
              <w:t>(Yes/No)</w:t>
            </w:r>
          </w:p>
          <w:p w14:paraId="1651C4D3"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F89A22" w14:textId="77777777" w:rsidR="00A55B53" w:rsidRPr="00123177" w:rsidRDefault="00A55B53" w:rsidP="00535342">
            <w:pPr>
              <w:pStyle w:val="TableText"/>
              <w:snapToGrid w:val="0"/>
            </w:pPr>
            <w:r w:rsidRPr="00123177">
              <w:t>YES</w:t>
            </w:r>
          </w:p>
          <w:p w14:paraId="313DEF22" w14:textId="77777777" w:rsidR="00A55B53" w:rsidRPr="00123177" w:rsidRDefault="00A55B53" w:rsidP="00535342"/>
        </w:tc>
      </w:tr>
      <w:tr w:rsidR="00A55B53" w:rsidRPr="00123177" w14:paraId="3DDFA33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A9C4862" w14:textId="77777777" w:rsidR="00A55B53" w:rsidRPr="00123177" w:rsidRDefault="00A55B53" w:rsidP="00535342">
            <w:r w:rsidRPr="00123177">
              <w:rPr>
                <w:rFonts w:eastAsia="Arial"/>
                <w:color w:val="000000" w:themeColor="text1"/>
                <w:szCs w:val="20"/>
              </w:rPr>
              <w:t>Feasible within project constraints</w:t>
            </w:r>
          </w:p>
          <w:p w14:paraId="6891B629" w14:textId="77777777" w:rsidR="00A55B53" w:rsidRPr="00123177" w:rsidRDefault="00A55B53" w:rsidP="00535342">
            <w:r w:rsidRPr="00123177">
              <w:rPr>
                <w:rFonts w:eastAsia="Arial"/>
                <w:color w:val="000000" w:themeColor="text1"/>
                <w:szCs w:val="20"/>
              </w:rPr>
              <w:t>(Yes/No)</w:t>
            </w:r>
          </w:p>
          <w:p w14:paraId="39062593" w14:textId="77777777" w:rsidR="00A55B53" w:rsidRPr="00123177" w:rsidRDefault="00A55B53" w:rsidP="00535342">
            <w:r w:rsidRPr="00123177">
              <w:rPr>
                <w:rFonts w:eastAsia="Arial"/>
                <w:i/>
                <w:iCs/>
                <w:color w:val="000000" w:themeColor="text1"/>
                <w:szCs w:val="20"/>
              </w:rPr>
              <w:lastRenderedPageBreak/>
              <w:t>Note: Add the impact of requirement on operating environment defined in section 4.2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DC5AB5" w14:textId="77777777" w:rsidR="00A55B53" w:rsidRPr="00123177" w:rsidRDefault="00A55B53" w:rsidP="00535342">
            <w:pPr>
              <w:pStyle w:val="TableText"/>
              <w:snapToGrid w:val="0"/>
            </w:pPr>
            <w:r w:rsidRPr="00123177">
              <w:lastRenderedPageBreak/>
              <w:t>YES</w:t>
            </w:r>
          </w:p>
          <w:p w14:paraId="0F90B796" w14:textId="77777777" w:rsidR="00A55B53" w:rsidRPr="00123177" w:rsidRDefault="00A55B53" w:rsidP="00535342"/>
        </w:tc>
      </w:tr>
      <w:tr w:rsidR="00A55B53" w:rsidRPr="00123177" w14:paraId="7D8841C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784ADB9" w14:textId="77777777" w:rsidR="00A55B53" w:rsidRPr="00123177" w:rsidRDefault="00A55B53" w:rsidP="00535342">
            <w:r w:rsidRPr="00123177">
              <w:rPr>
                <w:rFonts w:eastAsia="Arial"/>
                <w:color w:val="000000" w:themeColor="text1"/>
                <w:szCs w:val="20"/>
              </w:rPr>
              <w:t>Critical</w:t>
            </w:r>
          </w:p>
          <w:p w14:paraId="48097603" w14:textId="77777777" w:rsidR="00A55B53" w:rsidRPr="00123177" w:rsidRDefault="00A55B53" w:rsidP="00535342">
            <w:r w:rsidRPr="00123177">
              <w:rPr>
                <w:rFonts w:eastAsia="Arial"/>
                <w:color w:val="000000" w:themeColor="text1"/>
                <w:szCs w:val="20"/>
              </w:rPr>
              <w:t>(Yes/No)</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0128D5" w14:textId="77777777" w:rsidR="00A55B53" w:rsidRPr="00123177" w:rsidRDefault="00A55B53" w:rsidP="00535342">
            <w:r w:rsidRPr="00123177">
              <w:t>YES</w:t>
            </w:r>
          </w:p>
        </w:tc>
      </w:tr>
      <w:tr w:rsidR="00A55B53" w:rsidRPr="00123177" w14:paraId="12B96E9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F4F62CD" w14:textId="77777777" w:rsidR="00A55B53" w:rsidRPr="00123177" w:rsidRDefault="00A55B53" w:rsidP="00535342">
            <w:pPr>
              <w:rPr>
                <w:rFonts w:eastAsia="Arial"/>
                <w:color w:val="000000" w:themeColor="text1"/>
                <w:szCs w:val="20"/>
              </w:rPr>
            </w:pPr>
            <w:r w:rsidRPr="00123177">
              <w:t>Acceptance Criteria</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8E3CA5" w14:textId="77777777" w:rsidR="00A55B53" w:rsidRPr="00123177" w:rsidRDefault="00A55B53" w:rsidP="00535342">
            <w:r w:rsidRPr="00123177">
              <w:t>Acceptance Criteria for this requirement should be as per SECTION-6 ACCEPTANCE CRITERIA</w:t>
            </w:r>
          </w:p>
        </w:tc>
      </w:tr>
    </w:tbl>
    <w:p w14:paraId="6ED573B8" w14:textId="77777777" w:rsidR="00A55B53" w:rsidRPr="00123177" w:rsidRDefault="00A55B53" w:rsidP="00A55B53">
      <w:pPr>
        <w:pStyle w:val="BodyText"/>
        <w:rPr>
          <w:rFonts w:eastAsia="Arial"/>
        </w:rPr>
      </w:pPr>
    </w:p>
    <w:p w14:paraId="0DC54F43" w14:textId="77777777" w:rsidR="00A55B53" w:rsidRPr="00123177" w:rsidRDefault="00A55B53" w:rsidP="00A55B53">
      <w:pPr>
        <w:rPr>
          <w:rFonts w:eastAsia="Arial"/>
        </w:rPr>
      </w:pPr>
    </w:p>
    <w:p w14:paraId="657E62BA" w14:textId="15CB2C12" w:rsidR="00A55B53" w:rsidRPr="00123177" w:rsidRDefault="00A55B53" w:rsidP="00A55B53">
      <w:pPr>
        <w:pStyle w:val="Heading5"/>
        <w:rPr>
          <w:rFonts w:eastAsia="Arial"/>
          <w:sz w:val="20"/>
          <w:szCs w:val="20"/>
        </w:rPr>
      </w:pPr>
      <w:r w:rsidRPr="00123177">
        <w:rPr>
          <w:rFonts w:eastAsia="Arial"/>
          <w:sz w:val="20"/>
          <w:szCs w:val="20"/>
        </w:rPr>
        <w:t>Requirement</w:t>
      </w:r>
      <w:r w:rsidR="00AD3001">
        <w:rPr>
          <w:rFonts w:eastAsia="Arial"/>
          <w:sz w:val="20"/>
          <w:szCs w:val="20"/>
        </w:rPr>
        <w:t xml:space="preserve"> to</w:t>
      </w:r>
      <w:r w:rsidRPr="00123177">
        <w:rPr>
          <w:rFonts w:eastAsia="Arial"/>
          <w:sz w:val="20"/>
          <w:szCs w:val="20"/>
        </w:rPr>
        <w:t xml:space="preserve"> </w:t>
      </w:r>
      <w:r w:rsidR="00AD3001" w:rsidRPr="00AD3001">
        <w:rPr>
          <w:rFonts w:eastAsia="Arial"/>
          <w:sz w:val="20"/>
          <w:szCs w:val="20"/>
        </w:rPr>
        <w:t>open the solid state switch on the 400V side DC link upon the power module status confirms to be disabled</w:t>
      </w:r>
      <w:r w:rsidRPr="00123177">
        <w:rPr>
          <w:rFonts w:eastAsia="Arial"/>
          <w:color w:val="000000" w:themeColor="text1"/>
          <w:sz w:val="20"/>
          <w:szCs w:val="20"/>
        </w:rPr>
        <w:t>.</w:t>
      </w:r>
    </w:p>
    <w:p w14:paraId="3C9E6BE9" w14:textId="77777777" w:rsidR="00A55B53" w:rsidRPr="00123177" w:rsidRDefault="00A55B53" w:rsidP="00A55B53">
      <w:pPr>
        <w:pStyle w:val="BodyText"/>
        <w:rPr>
          <w:rFonts w:eastAsia="Arial"/>
        </w:rPr>
      </w:pPr>
    </w:p>
    <w:tbl>
      <w:tblPr>
        <w:tblW w:w="9276" w:type="dxa"/>
        <w:tblInd w:w="103" w:type="dxa"/>
        <w:tblLook w:val="06A0" w:firstRow="1" w:lastRow="0" w:firstColumn="1" w:lastColumn="0" w:noHBand="1" w:noVBand="1"/>
      </w:tblPr>
      <w:tblGrid>
        <w:gridCol w:w="1783"/>
        <w:gridCol w:w="7493"/>
      </w:tblGrid>
      <w:tr w:rsidR="00A55B53" w:rsidRPr="00123177" w14:paraId="187456F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249EAA87" w14:textId="77777777" w:rsidR="00A55B53" w:rsidRPr="00123177" w:rsidRDefault="00A55B53" w:rsidP="00535342">
            <w:r w:rsidRPr="00123177">
              <w:rPr>
                <w:rFonts w:eastAsia="Arial"/>
                <w:b/>
                <w:bCs/>
                <w:color w:val="000000" w:themeColor="text1"/>
                <w:szCs w:val="20"/>
              </w:rPr>
              <w:t>Term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600D18F" w14:textId="77777777" w:rsidR="00A55B53" w:rsidRPr="00123177" w:rsidRDefault="00A55B53" w:rsidP="00535342">
            <w:r w:rsidRPr="00123177">
              <w:rPr>
                <w:rFonts w:eastAsia="Arial"/>
                <w:b/>
                <w:bCs/>
                <w:color w:val="000000" w:themeColor="text1"/>
                <w:szCs w:val="20"/>
              </w:rPr>
              <w:t>Description</w:t>
            </w:r>
          </w:p>
        </w:tc>
      </w:tr>
      <w:tr w:rsidR="00A55B53" w:rsidRPr="00123177" w14:paraId="626359E5"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4238C028" w14:textId="77777777" w:rsidR="00A55B53" w:rsidRPr="00123177" w:rsidRDefault="00A55B53" w:rsidP="00535342">
            <w:r w:rsidRPr="00123177">
              <w:rPr>
                <w:rFonts w:eastAsia="Arial"/>
                <w:color w:val="000000" w:themeColor="text1"/>
                <w:szCs w:val="20"/>
              </w:rPr>
              <w:t>REQ ID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309F7E" w14:textId="77777777" w:rsidR="00A55B53" w:rsidRPr="00123177" w:rsidRDefault="00A55B53" w:rsidP="00535342">
            <w:r w:rsidRPr="00123177">
              <w:t>SWRS_</w:t>
            </w:r>
            <w:r w:rsidRPr="00123177">
              <w:rPr>
                <w:rFonts w:eastAsia="Arial"/>
                <w:color w:val="000000" w:themeColor="text1"/>
                <w:szCs w:val="20"/>
              </w:rPr>
              <w:t>Diag_17</w:t>
            </w:r>
          </w:p>
        </w:tc>
      </w:tr>
      <w:tr w:rsidR="00A55B53" w:rsidRPr="00123177" w14:paraId="645ED94F"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187C9E14" w14:textId="77777777" w:rsidR="00A55B53" w:rsidRPr="00123177" w:rsidRDefault="00A55B53" w:rsidP="00535342">
            <w:pPr>
              <w:pStyle w:val="TableText"/>
            </w:pPr>
            <w:r w:rsidRPr="00123177">
              <w:t>Customer Req ID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C930B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SDS-HVDCDC-274</w:t>
            </w:r>
          </w:p>
        </w:tc>
      </w:tr>
      <w:tr w:rsidR="00A55B53" w:rsidRPr="00123177" w14:paraId="48CFFDAD"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25C39D38" w14:textId="77777777" w:rsidR="00A55B53" w:rsidRPr="00123177" w:rsidRDefault="00A55B53" w:rsidP="00535342">
            <w:pPr>
              <w:pStyle w:val="TableText"/>
              <w:snapToGrid w:val="0"/>
            </w:pPr>
            <w:r w:rsidRPr="00123177">
              <w:t>Milestone</w:t>
            </w:r>
          </w:p>
        </w:tc>
        <w:tc>
          <w:tcPr>
            <w:tcW w:w="7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327F0" w14:textId="606D1CD8" w:rsidR="00A55B53" w:rsidRPr="00123177" w:rsidRDefault="002D7511" w:rsidP="00535342">
            <w:pPr>
              <w:pStyle w:val="TableText"/>
              <w:snapToGrid w:val="0"/>
            </w:pPr>
            <w:r>
              <w:t>Pre C</w:t>
            </w:r>
            <w:r w:rsidR="00A55B53" w:rsidRPr="00123177">
              <w:t>-Sample/PF</w:t>
            </w:r>
            <w:r>
              <w:t>3</w:t>
            </w:r>
            <w:r w:rsidR="00A55B53" w:rsidRPr="00123177">
              <w:t>.0)</w:t>
            </w:r>
            <w:r>
              <w:t>- Phase-2</w:t>
            </w:r>
          </w:p>
        </w:tc>
      </w:tr>
      <w:tr w:rsidR="00A55B53" w:rsidRPr="00123177" w14:paraId="15768447"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E43A75E"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78B2F7" w14:textId="14DF2026" w:rsidR="00A55B53" w:rsidRPr="00123177" w:rsidRDefault="00AD3001" w:rsidP="00535342">
            <w:r>
              <w:rPr>
                <w:rFonts w:eastAsia="Arial"/>
                <w:color w:val="000000" w:themeColor="text1"/>
              </w:rPr>
              <w:t xml:space="preserve">When the power module confirms disabled, </w:t>
            </w:r>
            <w:r w:rsidR="002D7511">
              <w:rPr>
                <w:rFonts w:eastAsia="Arial"/>
                <w:color w:val="000000" w:themeColor="text1"/>
              </w:rPr>
              <w:t>t</w:t>
            </w:r>
            <w:r w:rsidR="00A55B53" w:rsidRPr="00123177">
              <w:rPr>
                <w:rFonts w:eastAsia="Arial"/>
                <w:color w:val="000000" w:themeColor="text1"/>
              </w:rPr>
              <w:t xml:space="preserve">he HVDCDC shall </w:t>
            </w:r>
            <w:r>
              <w:rPr>
                <w:rFonts w:eastAsia="Arial"/>
                <w:color w:val="000000" w:themeColor="text1"/>
              </w:rPr>
              <w:t xml:space="preserve">send </w:t>
            </w:r>
            <w:r w:rsidR="002D7511">
              <w:rPr>
                <w:rFonts w:eastAsia="Arial"/>
                <w:color w:val="000000" w:themeColor="text1"/>
              </w:rPr>
              <w:t>command to open the Solid State Switch on the 400V side DC link</w:t>
            </w:r>
            <w:r w:rsidR="00A55B53" w:rsidRPr="00123177">
              <w:rPr>
                <w:rFonts w:eastAsia="Arial"/>
                <w:color w:val="000000" w:themeColor="text1"/>
              </w:rPr>
              <w:t>.</w:t>
            </w:r>
          </w:p>
        </w:tc>
      </w:tr>
      <w:tr w:rsidR="00A55B53" w:rsidRPr="00123177" w14:paraId="5FA0289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EBD4366" w14:textId="77777777" w:rsidR="00A55B53" w:rsidRPr="00123177" w:rsidRDefault="00A55B53" w:rsidP="00535342">
            <w:r w:rsidRPr="00123177">
              <w:rPr>
                <w:rFonts w:eastAsia="Arial"/>
                <w:color w:val="000000" w:themeColor="text1"/>
                <w:szCs w:val="20"/>
              </w:rPr>
              <w:t xml:space="preserve">Derived Requirement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CF9551" w14:textId="77777777" w:rsidR="00A55B53" w:rsidRPr="00123177" w:rsidRDefault="00A55B53" w:rsidP="00535342">
            <w:r w:rsidRPr="00123177">
              <w:rPr>
                <w:rFonts w:eastAsia="Arial"/>
                <w:color w:val="000000" w:themeColor="text1"/>
                <w:szCs w:val="20"/>
              </w:rPr>
              <w:t>No Such derived requirement is applicable.</w:t>
            </w:r>
          </w:p>
        </w:tc>
      </w:tr>
      <w:tr w:rsidR="00A55B53" w:rsidRPr="00123177" w14:paraId="35222EE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E429688" w14:textId="77777777" w:rsidR="00A55B53" w:rsidRPr="00123177" w:rsidRDefault="00A55B53" w:rsidP="00535342">
            <w:pPr>
              <w:rPr>
                <w:rFonts w:eastAsia="Arial"/>
                <w:color w:val="000000" w:themeColor="text1"/>
                <w:szCs w:val="20"/>
              </w:rPr>
            </w:pPr>
            <w:r w:rsidRPr="00123177">
              <w:t>Requirement Priority</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95992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Medium</w:t>
            </w:r>
          </w:p>
        </w:tc>
      </w:tr>
      <w:tr w:rsidR="00A55B53" w:rsidRPr="00123177" w14:paraId="3A1DA62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B6E7948" w14:textId="77777777" w:rsidR="00A55B53" w:rsidRPr="00123177" w:rsidRDefault="00A55B53" w:rsidP="00535342">
            <w:r w:rsidRPr="00123177">
              <w:rPr>
                <w:rFonts w:eastAsia="Arial"/>
                <w:color w:val="000000" w:themeColor="text1"/>
                <w:szCs w:val="20"/>
              </w:rPr>
              <w:t>Access Restrictions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2FBAC9"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0B9E34A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E7B3C85"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CD8FCE" w14:textId="77777777" w:rsidR="00A55B53" w:rsidRPr="00123177" w:rsidRDefault="00A55B53" w:rsidP="00535342">
            <w:pPr>
              <w:rPr>
                <w:rFonts w:eastAsia="Arial"/>
                <w:color w:val="000000" w:themeColor="text1"/>
              </w:rPr>
            </w:pPr>
            <w:r w:rsidRPr="00123177">
              <w:rPr>
                <w:rFonts w:eastAsia="Arial"/>
                <w:color w:val="000000" w:themeColor="text1"/>
              </w:rPr>
              <w:t>1. The power module status should be disabled</w:t>
            </w:r>
          </w:p>
          <w:p w14:paraId="0112DBB5" w14:textId="77777777" w:rsidR="00A55B53" w:rsidRPr="00123177" w:rsidRDefault="00A55B53" w:rsidP="00535342">
            <w:pPr>
              <w:rPr>
                <w:rFonts w:eastAsia="Arial"/>
                <w:color w:val="000000" w:themeColor="text1"/>
              </w:rPr>
            </w:pPr>
            <w:r w:rsidRPr="00123177">
              <w:rPr>
                <w:rFonts w:eastAsia="Arial"/>
                <w:color w:val="000000" w:themeColor="text1"/>
              </w:rPr>
              <w:t>2. The HVDCDC application should be in Standby mode</w:t>
            </w:r>
          </w:p>
          <w:p w14:paraId="4B836A9F" w14:textId="77777777" w:rsidR="00A55B53" w:rsidRPr="00123177" w:rsidRDefault="00A55B53" w:rsidP="00535342">
            <w:pPr>
              <w:rPr>
                <w:rFonts w:eastAsia="Arial"/>
                <w:color w:val="000000" w:themeColor="text1"/>
              </w:rPr>
            </w:pPr>
            <w:r w:rsidRPr="00123177">
              <w:rPr>
                <w:rFonts w:eastAsia="Arial"/>
                <w:color w:val="000000" w:themeColor="text1"/>
              </w:rPr>
              <w:t>3. Once the HV DCDC application is in the "Disable" substate of the "Discharge" state within 10 seconds, increase VICOR output voltage (VHVDCDC400V_VICOR) to greater than half of VICOR input voltage(high side) minus 15V.</w:t>
            </w:r>
          </w:p>
        </w:tc>
      </w:tr>
      <w:tr w:rsidR="00A55B53" w:rsidRPr="00123177" w14:paraId="41C8DDC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F559B6A"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3821AD" w14:textId="77777777" w:rsidR="00A55B53" w:rsidRPr="00123177" w:rsidRDefault="00A55B53" w:rsidP="00535342">
            <w:pPr>
              <w:rPr>
                <w:rFonts w:eastAsia="Arial"/>
                <w:color w:val="000000" w:themeColor="text1"/>
              </w:rPr>
            </w:pPr>
            <w:r w:rsidRPr="00123177">
              <w:rPr>
                <w:rFonts w:eastAsia="Arial"/>
                <w:color w:val="000000" w:themeColor="text1"/>
              </w:rPr>
              <w:t>At Step 3:</w:t>
            </w:r>
          </w:p>
          <w:p w14:paraId="5E70C077" w14:textId="77777777" w:rsidR="00A55B53" w:rsidRPr="00123177" w:rsidRDefault="00A55B53" w:rsidP="00535342">
            <w:pPr>
              <w:rPr>
                <w:rFonts w:eastAsia="Arial"/>
                <w:color w:val="000000" w:themeColor="text1"/>
              </w:rPr>
            </w:pPr>
            <w:r w:rsidRPr="00123177">
              <w:rPr>
                <w:rFonts w:eastAsia="Arial"/>
                <w:color w:val="000000" w:themeColor="text1"/>
              </w:rPr>
              <w:t>Below CAN messages are observed,</w:t>
            </w:r>
          </w:p>
          <w:p w14:paraId="26946E2C" w14:textId="77777777" w:rsidR="00A55B53" w:rsidRPr="00123177" w:rsidRDefault="00A55B53" w:rsidP="00535342">
            <w:pPr>
              <w:rPr>
                <w:rFonts w:eastAsia="Arial"/>
                <w:color w:val="000000" w:themeColor="text1"/>
              </w:rPr>
            </w:pPr>
            <w:r w:rsidRPr="00123177">
              <w:rPr>
                <w:rFonts w:eastAsia="Arial"/>
                <w:color w:val="000000" w:themeColor="text1"/>
              </w:rPr>
              <w:t>NHVDCDCStatus @ HVDCDC_Status1 is set to 0x4 ("Disable_power_module")</w:t>
            </w:r>
          </w:p>
          <w:p w14:paraId="275358C4" w14:textId="77777777" w:rsidR="00A55B53" w:rsidRPr="00123177" w:rsidRDefault="00A55B53" w:rsidP="00535342">
            <w:pPr>
              <w:rPr>
                <w:rFonts w:eastAsia="Arial"/>
                <w:color w:val="000000" w:themeColor="text1"/>
              </w:rPr>
            </w:pPr>
            <w:r w:rsidRPr="00123177">
              <w:rPr>
                <w:rFonts w:eastAsia="Arial"/>
                <w:color w:val="000000" w:themeColor="text1"/>
              </w:rPr>
              <w:t>NHVDCDCStatusDebug @ HVDCDC_Debug is set to 0x7 ("Shutdown_DisablePM").</w:t>
            </w:r>
          </w:p>
          <w:p w14:paraId="43811552" w14:textId="77777777" w:rsidR="00A55B53" w:rsidRPr="00123177" w:rsidRDefault="00A55B53" w:rsidP="00535342">
            <w:pPr>
              <w:rPr>
                <w:rFonts w:eastAsia="Arial"/>
                <w:color w:val="000000" w:themeColor="text1"/>
              </w:rPr>
            </w:pPr>
          </w:p>
          <w:p w14:paraId="4A1BB485" w14:textId="77777777" w:rsidR="00A55B53" w:rsidRPr="00123177" w:rsidRDefault="00A55B53" w:rsidP="00535342">
            <w:pPr>
              <w:rPr>
                <w:rFonts w:eastAsia="Arial"/>
                <w:color w:val="000000" w:themeColor="text1"/>
              </w:rPr>
            </w:pPr>
            <w:r w:rsidRPr="00123177">
              <w:rPr>
                <w:rFonts w:eastAsia="Arial"/>
                <w:color w:val="000000" w:themeColor="text1"/>
              </w:rPr>
              <w:t>NHVDCDCStatus @ HVDCDC_Status1 is equal to 0x5 (“Discharge 400V”)</w:t>
            </w:r>
          </w:p>
          <w:p w14:paraId="23E921F8" w14:textId="77777777" w:rsidR="00A55B53" w:rsidRPr="00123177" w:rsidRDefault="00A55B53" w:rsidP="00535342">
            <w:pPr>
              <w:rPr>
                <w:rFonts w:eastAsia="Arial"/>
                <w:color w:val="000000" w:themeColor="text1"/>
              </w:rPr>
            </w:pPr>
            <w:r w:rsidRPr="00123177">
              <w:rPr>
                <w:rFonts w:eastAsia="Arial"/>
                <w:color w:val="000000" w:themeColor="text1"/>
              </w:rPr>
              <w:t>NHVDCDCStatusDebug @ HVDCDC_Debug is equal to  0xA ("Shutdown_OpenSolidStateSw")</w:t>
            </w:r>
          </w:p>
        </w:tc>
      </w:tr>
      <w:tr w:rsidR="00A55B53" w:rsidRPr="00123177" w14:paraId="5C5D4725" w14:textId="77777777" w:rsidTr="00535342">
        <w:trPr>
          <w:trHeight w:val="1954"/>
        </w:trPr>
        <w:tc>
          <w:tcPr>
            <w:tcW w:w="1783" w:type="dxa"/>
            <w:tcBorders>
              <w:top w:val="single" w:sz="8" w:space="0" w:color="000000" w:themeColor="text1"/>
              <w:left w:val="single" w:sz="8" w:space="0" w:color="000000" w:themeColor="text1"/>
              <w:bottom w:val="single" w:sz="8" w:space="0" w:color="000000" w:themeColor="text1"/>
              <w:right w:val="nil"/>
            </w:tcBorders>
          </w:tcPr>
          <w:p w14:paraId="51F17F26" w14:textId="77777777" w:rsidR="00A55B53" w:rsidRPr="00123177" w:rsidRDefault="00A55B53" w:rsidP="00535342">
            <w:r w:rsidRPr="00123177">
              <w:rPr>
                <w:rFonts w:eastAsia="Arial"/>
                <w:color w:val="000000" w:themeColor="text1"/>
                <w:szCs w:val="20"/>
              </w:rPr>
              <w:lastRenderedPageBreak/>
              <w:t>Process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A7BCC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Verify that the HVDCDC application transits to the “Open_400V_SolidStateSw” substate of the Discharge state from the “Disable” substate when the below conditions are met,</w:t>
            </w:r>
          </w:p>
          <w:p w14:paraId="1603092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1. VICOR output voltage (VHVDCDC400V_VICOR) is more than half of the high side voltage (VHVDCDC800V_VICOR) minus 15V(HVDCDC_CAL) </w:t>
            </w:r>
          </w:p>
          <w:p w14:paraId="0D83AAC3"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2. The VICOR output voltage (VHVDCDC400V_VICOR) is more than 175V(HVDCDC_CAL).</w:t>
            </w:r>
          </w:p>
          <w:p w14:paraId="0F3AC32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3. The power module status is disabled.</w:t>
            </w:r>
          </w:p>
        </w:tc>
      </w:tr>
      <w:tr w:rsidR="00A55B53" w:rsidRPr="00123177" w14:paraId="68A9166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17F3514" w14:textId="77777777" w:rsidR="00A55B53" w:rsidRPr="00123177" w:rsidRDefault="00A55B53" w:rsidP="00535342">
            <w:r w:rsidRPr="00123177">
              <w:rPr>
                <w:rFonts w:eastAsia="Arial"/>
                <w:color w:val="000000" w:themeColor="text1"/>
                <w:szCs w:val="20"/>
              </w:rPr>
              <w:t>Mandatory Fields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24038E" w14:textId="77777777" w:rsidR="00A55B53" w:rsidRPr="00123177" w:rsidRDefault="00A55B53" w:rsidP="00535342">
            <w:r w:rsidRPr="00123177">
              <w:t>No such mandatory fields is applicable.</w:t>
            </w:r>
          </w:p>
        </w:tc>
      </w:tr>
      <w:tr w:rsidR="00A55B53" w:rsidRPr="00123177" w14:paraId="60FB916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9CD857C" w14:textId="77777777" w:rsidR="00A55B53" w:rsidRPr="00123177" w:rsidRDefault="00A55B53" w:rsidP="00535342">
            <w:r w:rsidRPr="00123177">
              <w:rPr>
                <w:rFonts w:eastAsia="Arial"/>
                <w:color w:val="000000" w:themeColor="text1"/>
                <w:szCs w:val="20"/>
              </w:rPr>
              <w:t>Pre-Loaded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86C535"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1. The HVDCDC application shall in Normal substate of HV_ON state</w:t>
            </w:r>
          </w:p>
          <w:p w14:paraId="79484FF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2. NHVDCDCStatusDebug @ HVDCDC_Debug shall equal to 0x6 ("Normal"</w:t>
            </w:r>
          </w:p>
          <w:p w14:paraId="66302B57" w14:textId="77777777" w:rsidR="00A55B53" w:rsidRPr="00123177" w:rsidRDefault="00A55B53" w:rsidP="00535342">
            <w:r w:rsidRPr="00123177">
              <w:t>3. No fault shall raise, value of CAN signal NHVDCDCFault @ HVDCDC_Status1 is equal to 0</w:t>
            </w:r>
          </w:p>
        </w:tc>
      </w:tr>
      <w:tr w:rsidR="00A55B53" w:rsidRPr="00123177" w14:paraId="2894806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E070739" w14:textId="77777777" w:rsidR="00A55B53" w:rsidRPr="00123177" w:rsidRDefault="00A55B53" w:rsidP="00535342">
            <w:r w:rsidRPr="00123177">
              <w:rPr>
                <w:rFonts w:eastAsia="Arial"/>
                <w:color w:val="000000" w:themeColor="text1"/>
                <w:szCs w:val="20"/>
              </w:rPr>
              <w:t>Default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ACDC83" w14:textId="77777777" w:rsidR="00A55B53" w:rsidRPr="00123177" w:rsidRDefault="00A55B53" w:rsidP="00535342">
            <w:r w:rsidRPr="00123177">
              <w:rPr>
                <w:szCs w:val="20"/>
              </w:rPr>
              <w:t>Default values shall be applicable with respect to Pre-Loaded Values</w:t>
            </w:r>
          </w:p>
        </w:tc>
      </w:tr>
      <w:tr w:rsidR="00A55B53" w:rsidRPr="00123177" w14:paraId="43CF844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40DED91" w14:textId="77777777" w:rsidR="00A55B53" w:rsidRPr="00123177" w:rsidRDefault="00A55B53" w:rsidP="00535342">
            <w:r w:rsidRPr="00123177">
              <w:rPr>
                <w:rFonts w:eastAsia="Arial"/>
                <w:color w:val="000000" w:themeColor="text1"/>
                <w:szCs w:val="20"/>
              </w:rPr>
              <w:t>Valid range of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5FB5D6" w14:textId="77777777" w:rsidR="00A55B53" w:rsidRPr="00123177" w:rsidRDefault="00A55B53" w:rsidP="00535342">
            <w:r w:rsidRPr="00123177">
              <w:rPr>
                <w:szCs w:val="20"/>
              </w:rPr>
              <w:t>Valid range value is not required.</w:t>
            </w:r>
          </w:p>
        </w:tc>
      </w:tr>
      <w:tr w:rsidR="00A55B53" w:rsidRPr="00123177" w14:paraId="347E756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B122762" w14:textId="77777777" w:rsidR="00A55B53" w:rsidRPr="00123177" w:rsidRDefault="00A55B53" w:rsidP="00535342">
            <w:r w:rsidRPr="00123177">
              <w:rPr>
                <w:rFonts w:eastAsia="Arial"/>
                <w:color w:val="000000" w:themeColor="text1"/>
                <w:szCs w:val="20"/>
              </w:rPr>
              <w:t xml:space="preserve">Data Latency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7D85AF" w14:textId="77777777" w:rsidR="00A55B53" w:rsidRPr="00123177" w:rsidRDefault="00A55B53" w:rsidP="00535342">
            <w:r w:rsidRPr="00123177">
              <w:rPr>
                <w:szCs w:val="20"/>
              </w:rPr>
              <w:t>Data latency period is not applicable</w:t>
            </w:r>
          </w:p>
        </w:tc>
      </w:tr>
      <w:tr w:rsidR="00A55B53" w:rsidRPr="00123177" w14:paraId="43211FB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26B8AD2" w14:textId="77777777" w:rsidR="00A55B53" w:rsidRPr="00123177" w:rsidRDefault="00A55B53" w:rsidP="00535342">
            <w:r w:rsidRPr="00123177">
              <w:rPr>
                <w:rFonts w:eastAsia="Arial"/>
                <w:color w:val="000000" w:themeColor="text1"/>
                <w:szCs w:val="20"/>
              </w:rPr>
              <w:t xml:space="preserve">Data Retention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B98B48" w14:textId="77777777" w:rsidR="00A55B53" w:rsidRPr="00123177" w:rsidRDefault="00A55B53" w:rsidP="00535342">
            <w:r w:rsidRPr="00123177">
              <w:rPr>
                <w:szCs w:val="20"/>
              </w:rPr>
              <w:t>Data Retention period is not applicable.</w:t>
            </w:r>
          </w:p>
        </w:tc>
      </w:tr>
      <w:tr w:rsidR="00A55B53" w:rsidRPr="00123177" w14:paraId="443959A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8C9E7FF" w14:textId="77777777" w:rsidR="00A55B53" w:rsidRPr="00123177" w:rsidRDefault="00A55B53" w:rsidP="00535342">
            <w:r w:rsidRPr="00123177">
              <w:rPr>
                <w:rFonts w:eastAsia="Arial"/>
                <w:color w:val="000000" w:themeColor="text1"/>
                <w:szCs w:val="20"/>
              </w:rPr>
              <w:t>Data Rate/ &lt;Daily&gt; Number of transaction</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D616E7" w14:textId="77777777" w:rsidR="00A55B53" w:rsidRPr="00123177" w:rsidRDefault="00A55B53" w:rsidP="00535342">
            <w:r w:rsidRPr="00123177">
              <w:rPr>
                <w:szCs w:val="20"/>
              </w:rPr>
              <w:t>Data rate is not applicable.</w:t>
            </w:r>
          </w:p>
        </w:tc>
      </w:tr>
      <w:tr w:rsidR="00A55B53" w:rsidRPr="00123177" w14:paraId="054304C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73175A5" w14:textId="77777777" w:rsidR="00A55B53" w:rsidRPr="00123177" w:rsidRDefault="00A55B53" w:rsidP="00535342">
            <w:r w:rsidRPr="00123177">
              <w:rPr>
                <w:rFonts w:eastAsia="Arial"/>
                <w:color w:val="000000" w:themeColor="text1"/>
                <w:szCs w:val="20"/>
              </w:rPr>
              <w:t>External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7B1F31" w14:textId="77777777" w:rsidR="00A55B53" w:rsidRPr="00123177" w:rsidRDefault="00A55B53" w:rsidP="00535342">
            <w:r w:rsidRPr="00123177">
              <w:t>NHVDCDCCommand == 0x1 "Enable"</w:t>
            </w:r>
            <w:r w:rsidRPr="00123177">
              <w:br/>
              <w:t xml:space="preserve"> AND</w:t>
            </w:r>
            <w:r w:rsidRPr="00123177">
              <w:br/>
              <w:t xml:space="preserve"> the HVDCDC commanded the enabling of the power module</w:t>
            </w:r>
            <w:r w:rsidRPr="00123177">
              <w:br/>
              <w:t xml:space="preserve"> AND</w:t>
            </w:r>
            <w:r w:rsidRPr="00123177">
              <w:br/>
              <w:t xml:space="preserve"> the power module is not enabled successfully for time &gt; HVDCDC_CAL</w:t>
            </w:r>
          </w:p>
          <w:p w14:paraId="61689C5A" w14:textId="77777777" w:rsidR="00A55B53" w:rsidRPr="00123177" w:rsidRDefault="00A55B53" w:rsidP="00535342"/>
        </w:tc>
      </w:tr>
      <w:tr w:rsidR="00A55B53" w:rsidRPr="00123177" w14:paraId="3053B66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71B4F8F" w14:textId="77777777" w:rsidR="00A55B53" w:rsidRPr="00123177" w:rsidRDefault="00A55B53" w:rsidP="00535342">
            <w:r w:rsidRPr="00123177">
              <w:rPr>
                <w:rFonts w:eastAsia="Arial"/>
                <w:color w:val="000000" w:themeColor="text1"/>
                <w:szCs w:val="20"/>
              </w:rPr>
              <w:t>Temporal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C81828" w14:textId="77777777" w:rsidR="00A55B53" w:rsidRPr="00123177" w:rsidRDefault="00A55B53" w:rsidP="00535342">
            <w:r w:rsidRPr="00123177">
              <w:rPr>
                <w:szCs w:val="20"/>
              </w:rPr>
              <w:t>Temporal event is not applicable.</w:t>
            </w:r>
          </w:p>
        </w:tc>
      </w:tr>
      <w:tr w:rsidR="00A55B53" w:rsidRPr="00123177" w14:paraId="6F0846C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68A9C90" w14:textId="77777777" w:rsidR="00A55B53" w:rsidRPr="00123177" w:rsidRDefault="00A55B53" w:rsidP="00535342">
            <w:r w:rsidRPr="00123177">
              <w:rPr>
                <w:rFonts w:eastAsia="Arial"/>
                <w:color w:val="000000" w:themeColor="text1"/>
                <w:szCs w:val="20"/>
              </w:rPr>
              <w:t xml:space="preserve">Validation Rules/ </w:t>
            </w:r>
          </w:p>
          <w:p w14:paraId="5EA50ACA"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9BD65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017B14EA" w14:textId="77777777" w:rsidR="00A55B53" w:rsidRPr="00123177" w:rsidRDefault="00A55B53" w:rsidP="00535342">
            <w:pPr>
              <w:pStyle w:val="TableText"/>
              <w:snapToGrid w:val="0"/>
              <w:rPr>
                <w:rFonts w:eastAsia="Arial"/>
                <w:color w:val="000000" w:themeColor="text1"/>
              </w:rPr>
            </w:pPr>
          </w:p>
          <w:p w14:paraId="69DDFCCB" w14:textId="77777777" w:rsidR="00A55B53" w:rsidRPr="00123177" w:rsidRDefault="00A55B53" w:rsidP="00535342">
            <w:pPr>
              <w:rPr>
                <w:rFonts w:eastAsia="Arial"/>
                <w:color w:val="000000" w:themeColor="text1"/>
              </w:rPr>
            </w:pPr>
            <w:r w:rsidRPr="00123177">
              <w:rPr>
                <w:rFonts w:eastAsia="Arial"/>
                <w:color w:val="000000" w:themeColor="text1"/>
              </w:rPr>
              <w:t>NHVDCDCStatus @ HVDCDC_Status1 is equal to 0x5 (“Discharge 400V”)</w:t>
            </w:r>
          </w:p>
          <w:p w14:paraId="0437E2E6" w14:textId="77777777" w:rsidR="00A55B53" w:rsidRPr="00123177" w:rsidRDefault="00A55B53" w:rsidP="00535342">
            <w:pPr>
              <w:pStyle w:val="TableText"/>
              <w:snapToGrid w:val="0"/>
            </w:pPr>
            <w:r w:rsidRPr="00123177">
              <w:rPr>
                <w:rFonts w:eastAsia="Arial"/>
                <w:color w:val="000000" w:themeColor="text1"/>
              </w:rPr>
              <w:t>NHVDCDCStatusDebug @ HVDCDC_Debug is equal to  0xA ("Shutdown_OpenSolidStateSw")</w:t>
            </w:r>
          </w:p>
        </w:tc>
      </w:tr>
      <w:tr w:rsidR="00A55B53" w:rsidRPr="00123177" w14:paraId="08BAE94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B8F329B" w14:textId="77777777" w:rsidR="00A55B53" w:rsidRPr="00123177" w:rsidRDefault="00A55B53" w:rsidP="00535342">
            <w:r w:rsidRPr="00123177">
              <w:rPr>
                <w:rFonts w:eastAsia="Arial"/>
                <w:color w:val="000000" w:themeColor="text1"/>
                <w:szCs w:val="20"/>
              </w:rPr>
              <w:t>Constraints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952BB7" w14:textId="77777777" w:rsidR="00A55B53" w:rsidRPr="00123177" w:rsidRDefault="00A55B53" w:rsidP="00535342">
            <w:r w:rsidRPr="00123177">
              <w:rPr>
                <w:szCs w:val="20"/>
              </w:rPr>
              <w:t>Constraints is not applicable.</w:t>
            </w:r>
          </w:p>
        </w:tc>
      </w:tr>
      <w:tr w:rsidR="00A55B53" w:rsidRPr="00123177" w14:paraId="0E5E60F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594A59C" w14:textId="77777777" w:rsidR="00A55B53" w:rsidRPr="00123177" w:rsidRDefault="00A55B53" w:rsidP="00535342">
            <w:r w:rsidRPr="00123177">
              <w:rPr>
                <w:rFonts w:eastAsia="Arial"/>
                <w:color w:val="000000" w:themeColor="text1"/>
                <w:szCs w:val="20"/>
              </w:rPr>
              <w:t>Effects on other systems/sub system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A21077" w14:textId="77777777" w:rsidR="00A55B53" w:rsidRPr="00123177" w:rsidRDefault="00A55B53" w:rsidP="00535342">
            <w:r w:rsidRPr="00123177">
              <w:rPr>
                <w:szCs w:val="20"/>
              </w:rPr>
              <w:t>No effects on other system</w:t>
            </w:r>
          </w:p>
        </w:tc>
      </w:tr>
      <w:tr w:rsidR="00A55B53" w:rsidRPr="00123177" w14:paraId="701052E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5BA1B33" w14:textId="77777777" w:rsidR="00A55B53" w:rsidRPr="00123177" w:rsidRDefault="00A55B53" w:rsidP="00535342">
            <w:r w:rsidRPr="00123177">
              <w:rPr>
                <w:rFonts w:eastAsia="Arial"/>
                <w:color w:val="000000" w:themeColor="text1"/>
                <w:szCs w:val="20"/>
              </w:rPr>
              <w:lastRenderedPageBreak/>
              <w:t>Testability with respect to test environment</w:t>
            </w:r>
          </w:p>
          <w:p w14:paraId="5FB253F5" w14:textId="77777777" w:rsidR="00A55B53" w:rsidRPr="00123177" w:rsidRDefault="00A55B53" w:rsidP="00535342">
            <w:r w:rsidRPr="00123177">
              <w:rPr>
                <w:rFonts w:eastAsia="Arial"/>
                <w:color w:val="000000" w:themeColor="text1"/>
                <w:szCs w:val="20"/>
              </w:rPr>
              <w:t>(Yes/No)</w:t>
            </w:r>
          </w:p>
          <w:p w14:paraId="574BD570"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48180F" w14:textId="77777777" w:rsidR="00A55B53" w:rsidRPr="00123177" w:rsidRDefault="00A55B53" w:rsidP="00535342">
            <w:pPr>
              <w:pStyle w:val="TableText"/>
              <w:snapToGrid w:val="0"/>
            </w:pPr>
            <w:r w:rsidRPr="00123177">
              <w:t>YES</w:t>
            </w:r>
          </w:p>
          <w:p w14:paraId="4FCFC047" w14:textId="77777777" w:rsidR="00A55B53" w:rsidRPr="00123177" w:rsidRDefault="00A55B53" w:rsidP="00535342"/>
        </w:tc>
      </w:tr>
      <w:tr w:rsidR="00A55B53" w:rsidRPr="00123177" w14:paraId="04ED87A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D499CCC" w14:textId="77777777" w:rsidR="00A55B53" w:rsidRPr="00123177" w:rsidRDefault="00A55B53" w:rsidP="00535342">
            <w:r w:rsidRPr="00123177">
              <w:rPr>
                <w:rFonts w:eastAsia="Arial"/>
                <w:color w:val="000000" w:themeColor="text1"/>
                <w:szCs w:val="20"/>
              </w:rPr>
              <w:t>Feasible within project constraints</w:t>
            </w:r>
          </w:p>
          <w:p w14:paraId="4C11042B" w14:textId="77777777" w:rsidR="00A55B53" w:rsidRPr="00123177" w:rsidRDefault="00A55B53" w:rsidP="00535342">
            <w:r w:rsidRPr="00123177">
              <w:rPr>
                <w:rFonts w:eastAsia="Arial"/>
                <w:color w:val="000000" w:themeColor="text1"/>
                <w:szCs w:val="20"/>
              </w:rPr>
              <w:t>(Yes/No)</w:t>
            </w:r>
          </w:p>
          <w:p w14:paraId="43D9B917"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9E8E89" w14:textId="77777777" w:rsidR="00A55B53" w:rsidRPr="00123177" w:rsidRDefault="00A55B53" w:rsidP="00535342">
            <w:pPr>
              <w:pStyle w:val="TableText"/>
              <w:snapToGrid w:val="0"/>
            </w:pPr>
            <w:r w:rsidRPr="00123177">
              <w:t>YES</w:t>
            </w:r>
          </w:p>
          <w:p w14:paraId="67CED5D0" w14:textId="77777777" w:rsidR="00A55B53" w:rsidRPr="00123177" w:rsidRDefault="00A55B53" w:rsidP="00535342"/>
        </w:tc>
      </w:tr>
      <w:tr w:rsidR="00A55B53" w:rsidRPr="00123177" w14:paraId="51ADE19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77A95AC" w14:textId="77777777" w:rsidR="00A55B53" w:rsidRPr="00123177" w:rsidRDefault="00A55B53" w:rsidP="00535342">
            <w:r w:rsidRPr="00123177">
              <w:rPr>
                <w:rFonts w:eastAsia="Arial"/>
                <w:color w:val="000000" w:themeColor="text1"/>
                <w:szCs w:val="20"/>
              </w:rPr>
              <w:t>Critical</w:t>
            </w:r>
          </w:p>
          <w:p w14:paraId="24CCA634" w14:textId="77777777" w:rsidR="00A55B53" w:rsidRPr="00123177" w:rsidRDefault="00A55B53" w:rsidP="00535342">
            <w:r w:rsidRPr="00123177">
              <w:rPr>
                <w:rFonts w:eastAsia="Arial"/>
                <w:color w:val="000000" w:themeColor="text1"/>
                <w:szCs w:val="20"/>
              </w:rPr>
              <w:t>(Yes/No)</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10CDA4" w14:textId="77777777" w:rsidR="00A55B53" w:rsidRPr="00123177" w:rsidRDefault="00A55B53" w:rsidP="00535342">
            <w:r w:rsidRPr="00123177">
              <w:t>YES</w:t>
            </w:r>
          </w:p>
        </w:tc>
      </w:tr>
      <w:tr w:rsidR="00A55B53" w:rsidRPr="00123177" w14:paraId="65B346B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6B570D3" w14:textId="77777777" w:rsidR="00A55B53" w:rsidRPr="00123177" w:rsidRDefault="00A55B53" w:rsidP="00535342">
            <w:pPr>
              <w:rPr>
                <w:rFonts w:eastAsia="Arial"/>
                <w:color w:val="000000" w:themeColor="text1"/>
                <w:szCs w:val="20"/>
              </w:rPr>
            </w:pPr>
            <w:r w:rsidRPr="00123177">
              <w:t>Acceptance Criteria</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B5FCE2" w14:textId="77777777" w:rsidR="00A55B53" w:rsidRPr="00123177" w:rsidRDefault="00A55B53" w:rsidP="00535342">
            <w:r w:rsidRPr="00123177">
              <w:t>Acceptance Criteria for this requirement should be as per SECTION-6 ACCEPTANCE CRITERIA</w:t>
            </w:r>
          </w:p>
        </w:tc>
      </w:tr>
    </w:tbl>
    <w:p w14:paraId="29ACA170" w14:textId="77777777" w:rsidR="00A55B53" w:rsidRPr="00123177" w:rsidRDefault="00A55B53" w:rsidP="00A55B53">
      <w:pPr>
        <w:pStyle w:val="BodyText"/>
        <w:rPr>
          <w:rFonts w:eastAsia="Arial"/>
        </w:rPr>
      </w:pPr>
    </w:p>
    <w:p w14:paraId="5EBA200D" w14:textId="77777777" w:rsidR="00A55B53" w:rsidRPr="00123177" w:rsidRDefault="00A55B53" w:rsidP="00A55B53">
      <w:pPr>
        <w:pStyle w:val="BodyText"/>
        <w:rPr>
          <w:rFonts w:eastAsia="Arial"/>
        </w:rPr>
      </w:pPr>
    </w:p>
    <w:p w14:paraId="256C6ED0" w14:textId="77777777" w:rsidR="00A55B53" w:rsidRPr="00123177" w:rsidRDefault="00A55B53" w:rsidP="00A55B53">
      <w:pPr>
        <w:rPr>
          <w:rFonts w:eastAsia="Arial"/>
        </w:rPr>
      </w:pPr>
    </w:p>
    <w:p w14:paraId="4BE3DE1B" w14:textId="119ECC30" w:rsidR="00A55B53" w:rsidRPr="00123177" w:rsidRDefault="009900C8" w:rsidP="00A55B53">
      <w:pPr>
        <w:pStyle w:val="Heading5"/>
        <w:rPr>
          <w:rFonts w:eastAsia="Arial"/>
          <w:sz w:val="20"/>
          <w:szCs w:val="20"/>
        </w:rPr>
      </w:pPr>
      <w:r w:rsidRPr="009900C8">
        <w:rPr>
          <w:rFonts w:eastAsia="Arial"/>
          <w:sz w:val="20"/>
          <w:szCs w:val="20"/>
        </w:rPr>
        <w:t>The HVDCDC shall raise a Level 2 fault if the power module reports any self disabling fault like Over voltage.</w:t>
      </w:r>
      <w:r w:rsidR="00A55B53" w:rsidRPr="00123177">
        <w:rPr>
          <w:rFonts w:eastAsia="Arial"/>
          <w:color w:val="000000" w:themeColor="text1"/>
          <w:sz w:val="20"/>
          <w:szCs w:val="20"/>
        </w:rPr>
        <w:t>.</w:t>
      </w:r>
    </w:p>
    <w:p w14:paraId="7FCC82A7"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7857CD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3BD407E"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E601D7A" w14:textId="77777777" w:rsidR="00A55B53" w:rsidRPr="00123177" w:rsidRDefault="00A55B53" w:rsidP="00535342">
            <w:pPr>
              <w:pStyle w:val="TableColumnTitle"/>
              <w:snapToGrid w:val="0"/>
            </w:pPr>
            <w:r w:rsidRPr="00123177">
              <w:t>Description</w:t>
            </w:r>
          </w:p>
        </w:tc>
      </w:tr>
      <w:tr w:rsidR="00A55B53" w:rsidRPr="00123177" w14:paraId="6598DB4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B69FADF"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CA2923" w14:textId="77777777" w:rsidR="00A55B53" w:rsidRPr="00123177" w:rsidRDefault="00A55B53" w:rsidP="00535342">
            <w:pPr>
              <w:snapToGrid w:val="0"/>
            </w:pPr>
            <w:r w:rsidRPr="00123177">
              <w:t>SWRS_</w:t>
            </w:r>
            <w:r w:rsidRPr="00123177">
              <w:rPr>
                <w:rFonts w:eastAsia="Arial"/>
                <w:color w:val="000000" w:themeColor="text1"/>
                <w:szCs w:val="20"/>
              </w:rPr>
              <w:t>Diag_18</w:t>
            </w:r>
          </w:p>
        </w:tc>
      </w:tr>
      <w:tr w:rsidR="00A55B53" w:rsidRPr="00123177" w14:paraId="190FF2B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4225D5C"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646F5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SDS-HVDCDC-194</w:t>
            </w:r>
          </w:p>
        </w:tc>
      </w:tr>
      <w:tr w:rsidR="00A55B53" w:rsidRPr="00123177" w14:paraId="1082248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3DEFA00"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298938" w14:textId="77777777" w:rsidR="00A55B53" w:rsidRPr="00123177" w:rsidRDefault="00A55B53" w:rsidP="00535342">
            <w:pPr>
              <w:pStyle w:val="TableText"/>
              <w:snapToGrid w:val="0"/>
            </w:pPr>
            <w:r w:rsidRPr="00123177">
              <w:t>B-Sample/PF2.0</w:t>
            </w:r>
          </w:p>
        </w:tc>
      </w:tr>
      <w:tr w:rsidR="00A55B53" w:rsidRPr="00123177" w14:paraId="4A986DE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BC01A32"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B9D11F" w14:textId="7DD1E164" w:rsidR="00A55B53" w:rsidRPr="00123177" w:rsidRDefault="00A55B53" w:rsidP="00535342">
            <w:pPr>
              <w:snapToGrid w:val="0"/>
              <w:rPr>
                <w:rFonts w:eastAsia="Arial"/>
                <w:color w:val="000000" w:themeColor="text1"/>
              </w:rPr>
            </w:pPr>
            <w:r w:rsidRPr="00123177">
              <w:rPr>
                <w:rFonts w:eastAsia="Arial"/>
                <w:color w:val="000000" w:themeColor="text1"/>
              </w:rPr>
              <w:t xml:space="preserve">The HVDCDC shall raise a Level 2 fault if the power module reports any </w:t>
            </w:r>
            <w:r w:rsidR="009900C8">
              <w:rPr>
                <w:rFonts w:eastAsia="Arial"/>
                <w:color w:val="000000" w:themeColor="text1"/>
              </w:rPr>
              <w:t>self disabling fault like Over voltage.</w:t>
            </w:r>
          </w:p>
        </w:tc>
      </w:tr>
      <w:tr w:rsidR="00A55B53" w:rsidRPr="00123177" w14:paraId="00312C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BCF003"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508CA9"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37FEC8E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9736C7"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1D66D5"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732FDF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6D2EDD"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BA6EF"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0D8FB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A62E80"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528ED6" w14:textId="77777777" w:rsidR="00A55B53" w:rsidRPr="00123177" w:rsidRDefault="00A55B53" w:rsidP="00535342">
            <w:pPr>
              <w:rPr>
                <w:szCs w:val="20"/>
              </w:rPr>
            </w:pPr>
            <w:r w:rsidRPr="00123177">
              <w:rPr>
                <w:szCs w:val="20"/>
              </w:rPr>
              <w:t>Set High side status(Status_HI) of VICOR to 0x80 via PMBUS</w:t>
            </w:r>
          </w:p>
          <w:p w14:paraId="323E7345" w14:textId="77777777" w:rsidR="00A55B53" w:rsidRPr="00123177" w:rsidRDefault="00A55B53" w:rsidP="00535342">
            <w:pPr>
              <w:pStyle w:val="TableText"/>
              <w:snapToGrid w:val="0"/>
              <w:rPr>
                <w:rFonts w:eastAsia="Arial"/>
                <w:color w:val="000000" w:themeColor="text1"/>
              </w:rPr>
            </w:pPr>
          </w:p>
        </w:tc>
      </w:tr>
      <w:tr w:rsidR="00A55B53" w:rsidRPr="00123177" w14:paraId="1724624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354ABF" w14:textId="77777777" w:rsidR="00A55B53" w:rsidRPr="00123177" w:rsidRDefault="00A55B53" w:rsidP="00535342">
            <w:pPr>
              <w:pStyle w:val="TableText"/>
              <w:snapToGrid w:val="0"/>
              <w:rPr>
                <w:b/>
                <w:bCs/>
              </w:rPr>
            </w:pPr>
            <w:r w:rsidRPr="00123177">
              <w:lastRenderedPageBreak/>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154C7" w14:textId="77777777" w:rsidR="00A55B53" w:rsidRPr="00123177" w:rsidRDefault="00A55B53" w:rsidP="00535342">
            <w:pPr>
              <w:pStyle w:val="TableText"/>
              <w:snapToGrid w:val="0"/>
            </w:pPr>
            <w:r w:rsidRPr="00123177">
              <w:t>Below CAN messages shall be observed</w:t>
            </w:r>
          </w:p>
          <w:p w14:paraId="4E9E5CDD" w14:textId="77777777" w:rsidR="00A55B53" w:rsidRPr="00123177" w:rsidRDefault="00A55B53" w:rsidP="00535342">
            <w:pPr>
              <w:pStyle w:val="TableText"/>
              <w:snapToGrid w:val="0"/>
            </w:pPr>
            <w:r w:rsidRPr="00123177">
              <w:t>NHVDCDCNBMSts @ HVDCDC_NBM_PDU via PMBUS shall equal to 1.</w:t>
            </w:r>
          </w:p>
          <w:p w14:paraId="2C5D6CD1" w14:textId="77777777" w:rsidR="00A55B53" w:rsidRPr="00123177" w:rsidRDefault="00A55B53" w:rsidP="00535342">
            <w:pPr>
              <w:pStyle w:val="TableText"/>
              <w:snapToGrid w:val="0"/>
            </w:pPr>
            <w:r w:rsidRPr="00123177">
              <w:t>NHVDCDCFault @ HVDCDC_Status1 shall equal to 0x3 (“level 2 fault") 1. NHVDCDCFaultID @ HVDCDC_Debug_PDU is equal to 83(DIAGNOSTIC_PM_I2C_OV_FAULT_ID)</w:t>
            </w:r>
          </w:p>
        </w:tc>
      </w:tr>
      <w:tr w:rsidR="00A55B53" w:rsidRPr="00123177" w14:paraId="00BD83A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DBC550"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2D87BF" w14:textId="77777777" w:rsidR="00A55B53" w:rsidRPr="00123177" w:rsidRDefault="00A55B53" w:rsidP="00535342">
            <w:pPr>
              <w:pStyle w:val="TableText"/>
              <w:tabs>
                <w:tab w:val="left" w:pos="2537"/>
              </w:tabs>
              <w:snapToGrid w:val="0"/>
              <w:rPr>
                <w:rStyle w:val="normaltextrun"/>
              </w:rPr>
            </w:pPr>
            <w:r w:rsidRPr="00123177">
              <w:rPr>
                <w:rStyle w:val="normaltextrun"/>
              </w:rPr>
              <w:t>The HVDCDC shall raises a Level 2 fault if the VICOR reports an over-voltage fault</w:t>
            </w:r>
          </w:p>
        </w:tc>
      </w:tr>
      <w:tr w:rsidR="00A55B53" w:rsidRPr="00123177" w14:paraId="0299AA9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6F77C8"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52E14A" w14:textId="77777777" w:rsidR="00A55B53" w:rsidRPr="00123177" w:rsidRDefault="00A55B53" w:rsidP="00535342">
            <w:pPr>
              <w:pStyle w:val="TableText"/>
              <w:snapToGrid w:val="0"/>
            </w:pPr>
            <w:r w:rsidRPr="00123177">
              <w:t>No such mandatory fields is applicable.</w:t>
            </w:r>
          </w:p>
        </w:tc>
      </w:tr>
      <w:tr w:rsidR="00A55B53" w:rsidRPr="00123177" w14:paraId="05CB4DD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33023E"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E9E55F" w14:textId="77777777" w:rsidR="00A55B53" w:rsidRPr="00123177" w:rsidRDefault="00A55B53" w:rsidP="00535342">
            <w:pPr>
              <w:pStyle w:val="TableText"/>
              <w:snapToGrid w:val="0"/>
            </w:pPr>
            <w:r w:rsidRPr="00123177">
              <w:t xml:space="preserve">HVDCDCStatus @ HVDCDC_Status1= Normal(1), </w:t>
            </w:r>
          </w:p>
          <w:p w14:paraId="47114255" w14:textId="77777777" w:rsidR="00A55B53" w:rsidRPr="00123177" w:rsidRDefault="00A55B53" w:rsidP="00535342">
            <w:pPr>
              <w:pStyle w:val="TableText"/>
              <w:snapToGrid w:val="0"/>
            </w:pPr>
            <w:r w:rsidRPr="00123177">
              <w:t xml:space="preserve">NHVDCDCStatusDebug @ HVDCDC_Debug=Normal(6), </w:t>
            </w:r>
          </w:p>
          <w:p w14:paraId="7C2A8207" w14:textId="77777777" w:rsidR="00A55B53" w:rsidRPr="00123177" w:rsidRDefault="00A55B53" w:rsidP="00535342">
            <w:pPr>
              <w:pStyle w:val="TableText"/>
              <w:snapToGrid w:val="0"/>
            </w:pPr>
            <w:r w:rsidRPr="00123177">
              <w:t>NHVDCDCFault @ HVDCDC_Status1=(0) No Fault</w:t>
            </w:r>
          </w:p>
        </w:tc>
      </w:tr>
      <w:tr w:rsidR="00A55B53" w:rsidRPr="00123177" w14:paraId="1BB66C6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76F2EC"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522731"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8E2F5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687618"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873AAF" w14:textId="77777777" w:rsidR="00A55B53" w:rsidRPr="00123177" w:rsidRDefault="00A55B53" w:rsidP="00535342">
            <w:pPr>
              <w:pStyle w:val="TableText"/>
              <w:snapToGrid w:val="0"/>
            </w:pPr>
            <w:r w:rsidRPr="00123177">
              <w:rPr>
                <w:szCs w:val="20"/>
              </w:rPr>
              <w:t>Valid range value is not required.</w:t>
            </w:r>
          </w:p>
        </w:tc>
      </w:tr>
      <w:tr w:rsidR="00A55B53" w:rsidRPr="00123177" w14:paraId="57936C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EC9814"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932230"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0F3C6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C9394B"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A7D71A"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38A71E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18D614"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D975D6" w14:textId="77777777" w:rsidR="00A55B53" w:rsidRPr="00123177" w:rsidRDefault="00A55B53" w:rsidP="00535342">
            <w:pPr>
              <w:pStyle w:val="TableText"/>
            </w:pPr>
            <w:r w:rsidRPr="00123177">
              <w:rPr>
                <w:szCs w:val="20"/>
              </w:rPr>
              <w:t>Data rate is not applicable.</w:t>
            </w:r>
          </w:p>
        </w:tc>
      </w:tr>
      <w:tr w:rsidR="00A55B53" w:rsidRPr="00123177" w14:paraId="31AF00E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40789F"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602D1A"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4BAFDC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C2A28B"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E2754E"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54511D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A6062C" w14:textId="77777777" w:rsidR="00A55B53" w:rsidRPr="00123177" w:rsidRDefault="00A55B53" w:rsidP="00535342">
            <w:pPr>
              <w:pStyle w:val="TableText"/>
              <w:snapToGrid w:val="0"/>
            </w:pPr>
            <w:r w:rsidRPr="00123177">
              <w:t xml:space="preserve">Validation Rules/ </w:t>
            </w:r>
          </w:p>
          <w:p w14:paraId="404781C7"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4A8730" w14:textId="77777777" w:rsidR="00A55B53" w:rsidRPr="00123177" w:rsidRDefault="00A55B53" w:rsidP="00535342">
            <w:pPr>
              <w:pStyle w:val="TableText"/>
              <w:snapToGrid w:val="0"/>
              <w:rPr>
                <w:szCs w:val="20"/>
              </w:rPr>
            </w:pPr>
            <w:r w:rsidRPr="00123177">
              <w:rPr>
                <w:szCs w:val="20"/>
              </w:rPr>
              <w:t>Verify the CAN messages and CAN signal mentioned in input and output section on CANalyzer Tool</w:t>
            </w:r>
          </w:p>
          <w:p w14:paraId="5030F263" w14:textId="77777777" w:rsidR="00A55B53" w:rsidRPr="00123177" w:rsidRDefault="00A55B53" w:rsidP="00535342">
            <w:pPr>
              <w:pStyle w:val="TableText"/>
              <w:snapToGrid w:val="0"/>
              <w:rPr>
                <w:szCs w:val="20"/>
              </w:rPr>
            </w:pPr>
          </w:p>
          <w:p w14:paraId="00CF916B" w14:textId="77777777" w:rsidR="00A55B53" w:rsidRPr="00123177" w:rsidRDefault="00A55B53" w:rsidP="00535342">
            <w:pPr>
              <w:pStyle w:val="TableText"/>
              <w:snapToGrid w:val="0"/>
            </w:pPr>
            <w:r w:rsidRPr="00123177">
              <w:t>NHVDCDCNBMSts @ HVDCDC_NBM_PDU via PMBUS shall equal to 1.</w:t>
            </w:r>
          </w:p>
          <w:p w14:paraId="360A53FE" w14:textId="77777777" w:rsidR="00A55B53" w:rsidRPr="00123177" w:rsidRDefault="00A55B53" w:rsidP="00535342">
            <w:pPr>
              <w:pStyle w:val="TableText"/>
              <w:snapToGrid w:val="0"/>
              <w:rPr>
                <w:i/>
                <w:iCs/>
              </w:rPr>
            </w:pPr>
            <w:r w:rsidRPr="00123177">
              <w:t>NHVDCDCFault @ HVDCDC_Status1 shall equal to 0x3 (“level 2 fault") 1. NHVDCDCFaultID @ HVDCDC_Debug_PDU is equal to 83(DIAGNOSTIC_PM_I2C_OV_FAULT_ID)</w:t>
            </w:r>
          </w:p>
        </w:tc>
      </w:tr>
      <w:tr w:rsidR="00A55B53" w:rsidRPr="00123177" w14:paraId="25DCA4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CB2162"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CC54C3" w14:textId="77777777" w:rsidR="00A55B53" w:rsidRPr="00123177" w:rsidRDefault="00A55B53" w:rsidP="00535342">
            <w:pPr>
              <w:pStyle w:val="TableText"/>
              <w:snapToGrid w:val="0"/>
            </w:pPr>
            <w:r w:rsidRPr="00123177">
              <w:rPr>
                <w:szCs w:val="20"/>
              </w:rPr>
              <w:t>Constraints is not applicable.</w:t>
            </w:r>
          </w:p>
        </w:tc>
      </w:tr>
      <w:tr w:rsidR="00A55B53" w:rsidRPr="00123177" w14:paraId="2177C24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9E4B17"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B36D5F" w14:textId="77777777" w:rsidR="00A55B53" w:rsidRPr="00123177" w:rsidRDefault="00A55B53" w:rsidP="00535342">
            <w:pPr>
              <w:pStyle w:val="TableText"/>
              <w:snapToGrid w:val="0"/>
            </w:pPr>
            <w:r w:rsidRPr="00123177">
              <w:rPr>
                <w:szCs w:val="20"/>
              </w:rPr>
              <w:t>No effects on other system</w:t>
            </w:r>
          </w:p>
        </w:tc>
      </w:tr>
      <w:tr w:rsidR="00A55B53" w:rsidRPr="00123177" w14:paraId="542B82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6620A7" w14:textId="77777777" w:rsidR="00A55B53" w:rsidRPr="00123177" w:rsidRDefault="00A55B53" w:rsidP="00535342">
            <w:pPr>
              <w:pStyle w:val="TableText"/>
              <w:snapToGrid w:val="0"/>
            </w:pPr>
            <w:r w:rsidRPr="00123177">
              <w:lastRenderedPageBreak/>
              <w:t>Testability with respect to test environment</w:t>
            </w:r>
          </w:p>
          <w:p w14:paraId="0AFF52E1" w14:textId="77777777" w:rsidR="00A55B53" w:rsidRPr="00123177" w:rsidRDefault="00A55B53" w:rsidP="00535342">
            <w:pPr>
              <w:pStyle w:val="TableText"/>
            </w:pPr>
            <w:r w:rsidRPr="00123177">
              <w:t>(Yes/No)</w:t>
            </w:r>
          </w:p>
          <w:p w14:paraId="001B3BA9"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CC8588" w14:textId="77777777" w:rsidR="00A55B53" w:rsidRPr="00123177" w:rsidRDefault="00A55B53" w:rsidP="00535342">
            <w:pPr>
              <w:pStyle w:val="TableText"/>
              <w:snapToGrid w:val="0"/>
            </w:pPr>
            <w:r w:rsidRPr="00123177">
              <w:t>YES</w:t>
            </w:r>
          </w:p>
        </w:tc>
      </w:tr>
      <w:tr w:rsidR="00A55B53" w:rsidRPr="00123177" w14:paraId="5BFD222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403D80" w14:textId="77777777" w:rsidR="00A55B53" w:rsidRPr="00123177" w:rsidRDefault="00A55B53" w:rsidP="00535342">
            <w:pPr>
              <w:pStyle w:val="TableText"/>
              <w:snapToGrid w:val="0"/>
            </w:pPr>
            <w:r w:rsidRPr="00123177">
              <w:t>Feasible within project constraints</w:t>
            </w:r>
          </w:p>
          <w:p w14:paraId="4F842281" w14:textId="77777777" w:rsidR="00A55B53" w:rsidRPr="00123177" w:rsidRDefault="00A55B53" w:rsidP="00535342">
            <w:pPr>
              <w:pStyle w:val="TableText"/>
              <w:snapToGrid w:val="0"/>
            </w:pPr>
            <w:r w:rsidRPr="00123177">
              <w:t>(Yes/No)</w:t>
            </w:r>
          </w:p>
          <w:p w14:paraId="1B2C81E3"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7F9ED6" w14:textId="77777777" w:rsidR="00A55B53" w:rsidRPr="00123177" w:rsidRDefault="00A55B53" w:rsidP="00535342">
            <w:pPr>
              <w:tabs>
                <w:tab w:val="left" w:pos="1120"/>
              </w:tabs>
            </w:pPr>
            <w:r w:rsidRPr="00123177">
              <w:t>YES</w:t>
            </w:r>
          </w:p>
        </w:tc>
      </w:tr>
      <w:tr w:rsidR="00A55B53" w:rsidRPr="00123177" w14:paraId="376253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1404AB" w14:textId="77777777" w:rsidR="00A55B53" w:rsidRPr="00123177" w:rsidRDefault="00A55B53" w:rsidP="00535342">
            <w:pPr>
              <w:pStyle w:val="TableText"/>
              <w:snapToGrid w:val="0"/>
            </w:pPr>
            <w:r w:rsidRPr="00123177">
              <w:t>Critical</w:t>
            </w:r>
          </w:p>
          <w:p w14:paraId="3003C713"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F8EB29" w14:textId="77777777" w:rsidR="00A55B53" w:rsidRPr="00123177" w:rsidRDefault="00A55B53" w:rsidP="00535342">
            <w:pPr>
              <w:pStyle w:val="TableText"/>
              <w:snapToGrid w:val="0"/>
            </w:pPr>
            <w:r w:rsidRPr="00123177">
              <w:t>YES</w:t>
            </w:r>
          </w:p>
        </w:tc>
      </w:tr>
      <w:tr w:rsidR="00A55B53" w:rsidRPr="00123177" w14:paraId="1FA2454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34782B"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2EE06"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F49951B" w14:textId="77777777" w:rsidR="00A55B53" w:rsidRPr="00123177" w:rsidRDefault="00A55B53" w:rsidP="00A55B53">
      <w:pPr>
        <w:pStyle w:val="BodyText"/>
        <w:rPr>
          <w:rFonts w:eastAsia="Arial"/>
        </w:rPr>
      </w:pPr>
    </w:p>
    <w:p w14:paraId="34EA097F" w14:textId="77777777" w:rsidR="00A55B53" w:rsidRPr="00123177" w:rsidRDefault="00A55B53" w:rsidP="00A55B53">
      <w:pPr>
        <w:rPr>
          <w:rFonts w:eastAsia="Arial"/>
        </w:rPr>
      </w:pPr>
    </w:p>
    <w:p w14:paraId="117B1B11" w14:textId="1AC91A2B" w:rsidR="00A55B53" w:rsidRPr="00123177" w:rsidRDefault="009900C8" w:rsidP="00A55B53">
      <w:pPr>
        <w:pStyle w:val="Heading5"/>
        <w:rPr>
          <w:rFonts w:eastAsia="Arial"/>
          <w:sz w:val="20"/>
          <w:szCs w:val="20"/>
        </w:rPr>
      </w:pPr>
      <w:r w:rsidRPr="009900C8">
        <w:rPr>
          <w:rFonts w:eastAsia="Arial"/>
          <w:sz w:val="20"/>
          <w:szCs w:val="20"/>
        </w:rPr>
        <w:t>The HVDCDC shall raise a Level 2 fault if the power module reports any self disabling fault like Under voltage</w:t>
      </w:r>
      <w:r w:rsidR="00A55B53" w:rsidRPr="00123177">
        <w:rPr>
          <w:rFonts w:eastAsia="Arial"/>
          <w:color w:val="000000" w:themeColor="text1"/>
          <w:sz w:val="20"/>
          <w:szCs w:val="20"/>
        </w:rPr>
        <w:t>.</w:t>
      </w:r>
    </w:p>
    <w:p w14:paraId="3ACA0B0E"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20E7F3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416F48B"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FB07E3F" w14:textId="77777777" w:rsidR="00A55B53" w:rsidRPr="00123177" w:rsidRDefault="00A55B53" w:rsidP="00535342">
            <w:pPr>
              <w:pStyle w:val="TableColumnTitle"/>
              <w:snapToGrid w:val="0"/>
            </w:pPr>
            <w:r w:rsidRPr="00123177">
              <w:t>Description</w:t>
            </w:r>
          </w:p>
        </w:tc>
      </w:tr>
      <w:tr w:rsidR="00A55B53" w:rsidRPr="00123177" w14:paraId="35A16F6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D69F431"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CA07FD" w14:textId="77777777" w:rsidR="00A55B53" w:rsidRPr="00123177" w:rsidRDefault="00A55B53" w:rsidP="00535342">
            <w:pPr>
              <w:snapToGrid w:val="0"/>
            </w:pPr>
            <w:r w:rsidRPr="00123177">
              <w:t>SWRS_</w:t>
            </w:r>
            <w:r w:rsidRPr="00123177">
              <w:rPr>
                <w:rFonts w:eastAsia="Arial"/>
                <w:color w:val="000000" w:themeColor="text1"/>
                <w:szCs w:val="20"/>
              </w:rPr>
              <w:t>Diag_19</w:t>
            </w:r>
          </w:p>
        </w:tc>
      </w:tr>
      <w:tr w:rsidR="00A55B53" w:rsidRPr="00123177" w14:paraId="6E125DC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D3C350A"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CB79F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SDS-HVDCDC-194</w:t>
            </w:r>
          </w:p>
        </w:tc>
      </w:tr>
      <w:tr w:rsidR="00A55B53" w:rsidRPr="00123177" w14:paraId="01A9DC3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1A3A654"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30D00B" w14:textId="77777777" w:rsidR="00A55B53" w:rsidRPr="00123177" w:rsidRDefault="00A55B53" w:rsidP="00535342">
            <w:pPr>
              <w:pStyle w:val="TableText"/>
              <w:snapToGrid w:val="0"/>
            </w:pPr>
            <w:r w:rsidRPr="00123177">
              <w:t>B-Sample/PF2.0</w:t>
            </w:r>
          </w:p>
        </w:tc>
      </w:tr>
      <w:tr w:rsidR="009900C8" w:rsidRPr="00123177" w14:paraId="6FDCEA9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C71CF84" w14:textId="77777777" w:rsidR="009900C8" w:rsidRPr="00123177" w:rsidRDefault="009900C8" w:rsidP="009900C8">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2FB3B" w14:textId="43E3AA75" w:rsidR="009900C8" w:rsidRPr="00123177" w:rsidRDefault="009900C8" w:rsidP="009900C8">
            <w:pPr>
              <w:snapToGrid w:val="0"/>
              <w:rPr>
                <w:rFonts w:eastAsia="Arial"/>
                <w:color w:val="000000" w:themeColor="text1"/>
              </w:rPr>
            </w:pPr>
            <w:r w:rsidRPr="00123177">
              <w:rPr>
                <w:rFonts w:eastAsia="Arial"/>
                <w:color w:val="000000" w:themeColor="text1"/>
              </w:rPr>
              <w:t xml:space="preserve">The HVDCDC shall raise a Level 2 fault if the power module reports any </w:t>
            </w:r>
            <w:r>
              <w:rPr>
                <w:rFonts w:eastAsia="Arial"/>
                <w:color w:val="000000" w:themeColor="text1"/>
              </w:rPr>
              <w:t>self disabling fault like Under voltage.</w:t>
            </w:r>
          </w:p>
        </w:tc>
      </w:tr>
      <w:tr w:rsidR="009900C8" w:rsidRPr="00123177" w14:paraId="7D8988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215D42" w14:textId="77777777" w:rsidR="009900C8" w:rsidRPr="00123177" w:rsidRDefault="009900C8" w:rsidP="009900C8">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0366BF" w14:textId="77777777" w:rsidR="009900C8" w:rsidRPr="00123177" w:rsidRDefault="009900C8" w:rsidP="009900C8">
            <w:pPr>
              <w:snapToGrid w:val="0"/>
              <w:rPr>
                <w:rFonts w:eastAsia="Arial"/>
              </w:rPr>
            </w:pPr>
            <w:r w:rsidRPr="00123177">
              <w:rPr>
                <w:rFonts w:eastAsia="Arial"/>
              </w:rPr>
              <w:t>No Such derived requirement is applicable.</w:t>
            </w:r>
          </w:p>
        </w:tc>
      </w:tr>
      <w:tr w:rsidR="009900C8" w:rsidRPr="00123177" w14:paraId="342E44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57AAC5" w14:textId="77777777" w:rsidR="009900C8" w:rsidRPr="00123177" w:rsidRDefault="009900C8" w:rsidP="009900C8">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3F0EF9" w14:textId="77777777" w:rsidR="009900C8" w:rsidRPr="00123177" w:rsidRDefault="009900C8" w:rsidP="009900C8">
            <w:pPr>
              <w:snapToGrid w:val="0"/>
              <w:rPr>
                <w:rFonts w:eastAsia="Arial"/>
              </w:rPr>
            </w:pPr>
            <w:r w:rsidRPr="00123177">
              <w:rPr>
                <w:rFonts w:eastAsia="Arial"/>
                <w:color w:val="000000" w:themeColor="text1"/>
                <w:szCs w:val="20"/>
              </w:rPr>
              <w:t>Medium</w:t>
            </w:r>
          </w:p>
        </w:tc>
      </w:tr>
      <w:tr w:rsidR="009900C8" w:rsidRPr="00123177" w14:paraId="3AC077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FDCE6D" w14:textId="77777777" w:rsidR="009900C8" w:rsidRPr="00123177" w:rsidRDefault="009900C8" w:rsidP="009900C8">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E510C0" w14:textId="77777777" w:rsidR="009900C8" w:rsidRPr="00123177" w:rsidRDefault="009900C8" w:rsidP="009900C8">
            <w:pPr>
              <w:pStyle w:val="TableText"/>
              <w:snapToGrid w:val="0"/>
            </w:pPr>
            <w:r w:rsidRPr="00123177">
              <w:rPr>
                <w:rFonts w:eastAsia="Arial"/>
                <w:color w:val="000000" w:themeColor="text1"/>
                <w:szCs w:val="20"/>
              </w:rPr>
              <w:t>No Specific access restrictions is applicable.</w:t>
            </w:r>
          </w:p>
        </w:tc>
      </w:tr>
      <w:tr w:rsidR="009900C8" w:rsidRPr="00123177" w14:paraId="511363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C7B70C" w14:textId="77777777" w:rsidR="009900C8" w:rsidRPr="00123177" w:rsidRDefault="009900C8" w:rsidP="009900C8">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C5F92F" w14:textId="77777777" w:rsidR="009900C8" w:rsidRPr="00123177" w:rsidRDefault="009900C8" w:rsidP="009900C8">
            <w:pPr>
              <w:rPr>
                <w:szCs w:val="20"/>
              </w:rPr>
            </w:pPr>
            <w:r w:rsidRPr="00123177">
              <w:rPr>
                <w:szCs w:val="20"/>
              </w:rPr>
              <w:t>Set High side status(Status_HI) of VICOR to 0x10 via PMBUS</w:t>
            </w:r>
          </w:p>
          <w:p w14:paraId="51F57842" w14:textId="77777777" w:rsidR="009900C8" w:rsidRPr="00123177" w:rsidRDefault="009900C8" w:rsidP="009900C8">
            <w:pPr>
              <w:pStyle w:val="TableText"/>
              <w:snapToGrid w:val="0"/>
              <w:rPr>
                <w:rFonts w:eastAsia="Arial"/>
                <w:color w:val="000000" w:themeColor="text1"/>
              </w:rPr>
            </w:pPr>
          </w:p>
        </w:tc>
      </w:tr>
      <w:tr w:rsidR="009900C8" w:rsidRPr="00123177" w14:paraId="5A8358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D56D51" w14:textId="77777777" w:rsidR="009900C8" w:rsidRPr="00123177" w:rsidRDefault="009900C8" w:rsidP="009900C8">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CFAF4A" w14:textId="77777777" w:rsidR="009900C8" w:rsidRPr="00123177" w:rsidRDefault="009900C8" w:rsidP="009900C8">
            <w:pPr>
              <w:pStyle w:val="TableText"/>
              <w:snapToGrid w:val="0"/>
            </w:pPr>
            <w:r w:rsidRPr="00123177">
              <w:t>Below CAN messages shall be observed</w:t>
            </w:r>
          </w:p>
          <w:p w14:paraId="5F849541" w14:textId="77777777" w:rsidR="009900C8" w:rsidRPr="00123177" w:rsidRDefault="009900C8" w:rsidP="009900C8">
            <w:pPr>
              <w:pStyle w:val="TableText"/>
              <w:snapToGrid w:val="0"/>
            </w:pPr>
            <w:r w:rsidRPr="00123177">
              <w:t>NHVDCDCNBMSts @ HVDCDC_NBM_PDU via PMBUS shall equal to 1.</w:t>
            </w:r>
          </w:p>
          <w:p w14:paraId="7C5EC39D" w14:textId="77777777" w:rsidR="009900C8" w:rsidRPr="00123177" w:rsidRDefault="009900C8" w:rsidP="009900C8">
            <w:pPr>
              <w:pStyle w:val="TableText"/>
              <w:snapToGrid w:val="0"/>
            </w:pPr>
            <w:r w:rsidRPr="00123177">
              <w:t>NHVDCDCFault @ HVDCDC_Status1 shall equal to 0x3 (“level 2 fault") 1. NHVDCDCFaultID @ HVDCDC_Debug_PDU is equal to 84(DIAGNOSTIC_PM_I2C_UV_FAULT_ID)</w:t>
            </w:r>
          </w:p>
        </w:tc>
      </w:tr>
      <w:tr w:rsidR="009900C8" w:rsidRPr="00123177" w14:paraId="384355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E8A5BB" w14:textId="77777777" w:rsidR="009900C8" w:rsidRPr="00123177" w:rsidRDefault="009900C8" w:rsidP="009900C8">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2B03F3" w14:textId="77777777" w:rsidR="009900C8" w:rsidRPr="00123177" w:rsidRDefault="009900C8" w:rsidP="009900C8">
            <w:pPr>
              <w:pStyle w:val="TableText"/>
              <w:tabs>
                <w:tab w:val="left" w:pos="2537"/>
              </w:tabs>
              <w:snapToGrid w:val="0"/>
              <w:rPr>
                <w:rStyle w:val="normaltextrun"/>
              </w:rPr>
            </w:pPr>
            <w:r w:rsidRPr="00123177">
              <w:rPr>
                <w:rStyle w:val="normaltextrun"/>
              </w:rPr>
              <w:t>The HVDCDC shall raises a Level 2 fault if the VICOR reports an over-voltage fault</w:t>
            </w:r>
          </w:p>
        </w:tc>
      </w:tr>
      <w:tr w:rsidR="009900C8" w:rsidRPr="00123177" w14:paraId="15BFA3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30E967" w14:textId="77777777" w:rsidR="009900C8" w:rsidRPr="00123177" w:rsidRDefault="009900C8" w:rsidP="009900C8">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76CDBE" w14:textId="77777777" w:rsidR="009900C8" w:rsidRPr="00123177" w:rsidRDefault="009900C8" w:rsidP="009900C8">
            <w:pPr>
              <w:pStyle w:val="TableText"/>
              <w:snapToGrid w:val="0"/>
            </w:pPr>
            <w:r w:rsidRPr="00123177">
              <w:t>No such mandatory fields is applicable.</w:t>
            </w:r>
          </w:p>
        </w:tc>
      </w:tr>
      <w:tr w:rsidR="009900C8" w:rsidRPr="00123177" w14:paraId="15B1DD5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FAD425" w14:textId="77777777" w:rsidR="009900C8" w:rsidRPr="00123177" w:rsidRDefault="009900C8" w:rsidP="009900C8">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A97AE3" w14:textId="77777777" w:rsidR="009900C8" w:rsidRPr="00123177" w:rsidRDefault="009900C8" w:rsidP="009900C8">
            <w:pPr>
              <w:pStyle w:val="TableText"/>
              <w:snapToGrid w:val="0"/>
            </w:pPr>
            <w:r w:rsidRPr="00123177">
              <w:t xml:space="preserve">HVDCDCStatus @ HVDCDC_Status1= Normal(1), </w:t>
            </w:r>
          </w:p>
          <w:p w14:paraId="18DC4297" w14:textId="77777777" w:rsidR="009900C8" w:rsidRPr="00123177" w:rsidRDefault="009900C8" w:rsidP="009900C8">
            <w:pPr>
              <w:pStyle w:val="TableText"/>
              <w:snapToGrid w:val="0"/>
            </w:pPr>
            <w:r w:rsidRPr="00123177">
              <w:t xml:space="preserve">NHVDCDCStatusDebug @ HVDCDC_Debug=Normal(6), </w:t>
            </w:r>
          </w:p>
          <w:p w14:paraId="54F35287" w14:textId="77777777" w:rsidR="009900C8" w:rsidRPr="00123177" w:rsidRDefault="009900C8" w:rsidP="009900C8">
            <w:pPr>
              <w:pStyle w:val="TableText"/>
              <w:snapToGrid w:val="0"/>
            </w:pPr>
            <w:r w:rsidRPr="00123177">
              <w:t>NHVDCDCFault @ HVDCDC_Status1=(0) No Fault</w:t>
            </w:r>
          </w:p>
        </w:tc>
      </w:tr>
      <w:tr w:rsidR="009900C8" w:rsidRPr="00123177" w14:paraId="3FCA91C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83F87D" w14:textId="77777777" w:rsidR="009900C8" w:rsidRPr="00123177" w:rsidRDefault="009900C8" w:rsidP="009900C8">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E0B69D" w14:textId="77777777" w:rsidR="009900C8" w:rsidRPr="00123177" w:rsidRDefault="009900C8" w:rsidP="009900C8">
            <w:pPr>
              <w:pStyle w:val="TableText"/>
              <w:snapToGrid w:val="0"/>
            </w:pPr>
            <w:r w:rsidRPr="00123177">
              <w:rPr>
                <w:szCs w:val="20"/>
              </w:rPr>
              <w:t>Default values shall be applicable with respect to Pre-Loaded Values</w:t>
            </w:r>
          </w:p>
        </w:tc>
      </w:tr>
      <w:tr w:rsidR="009900C8" w:rsidRPr="00123177" w14:paraId="19FFA91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468875" w14:textId="77777777" w:rsidR="009900C8" w:rsidRPr="00123177" w:rsidRDefault="009900C8" w:rsidP="009900C8">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EDC733" w14:textId="77777777" w:rsidR="009900C8" w:rsidRPr="00123177" w:rsidRDefault="009900C8" w:rsidP="009900C8">
            <w:pPr>
              <w:pStyle w:val="TableText"/>
              <w:snapToGrid w:val="0"/>
            </w:pPr>
            <w:r w:rsidRPr="00123177">
              <w:rPr>
                <w:szCs w:val="20"/>
              </w:rPr>
              <w:t>Valid range value is not required.</w:t>
            </w:r>
          </w:p>
        </w:tc>
      </w:tr>
      <w:tr w:rsidR="009900C8" w:rsidRPr="00123177" w14:paraId="03EF0B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060491" w14:textId="77777777" w:rsidR="009900C8" w:rsidRPr="00123177" w:rsidRDefault="009900C8" w:rsidP="009900C8">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E9DDCF" w14:textId="77777777" w:rsidR="009900C8" w:rsidRPr="00123177" w:rsidRDefault="009900C8" w:rsidP="009900C8">
            <w:pPr>
              <w:pStyle w:val="TableText"/>
              <w:snapToGrid w:val="0"/>
            </w:pPr>
            <w:r w:rsidRPr="00123177">
              <w:rPr>
                <w:szCs w:val="20"/>
              </w:rPr>
              <w:t>Data latency period is not applicable</w:t>
            </w:r>
          </w:p>
        </w:tc>
      </w:tr>
      <w:tr w:rsidR="009900C8" w:rsidRPr="00123177" w14:paraId="4BD3B8B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92F87F" w14:textId="77777777" w:rsidR="009900C8" w:rsidRPr="00123177" w:rsidRDefault="009900C8" w:rsidP="009900C8">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53D309" w14:textId="77777777" w:rsidR="009900C8" w:rsidRPr="00123177" w:rsidRDefault="009900C8" w:rsidP="009900C8">
            <w:pPr>
              <w:pStyle w:val="TableText"/>
              <w:snapToGrid w:val="0"/>
            </w:pPr>
            <w:r w:rsidRPr="00123177">
              <w:rPr>
                <w:szCs w:val="20"/>
              </w:rPr>
              <w:t>Data Retention period is not applicable.</w:t>
            </w:r>
          </w:p>
        </w:tc>
      </w:tr>
      <w:tr w:rsidR="009900C8" w:rsidRPr="00123177" w14:paraId="4AA8FF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61E77E" w14:textId="77777777" w:rsidR="009900C8" w:rsidRPr="00123177" w:rsidRDefault="009900C8" w:rsidP="009900C8">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FA9814" w14:textId="77777777" w:rsidR="009900C8" w:rsidRPr="00123177" w:rsidRDefault="009900C8" w:rsidP="009900C8">
            <w:pPr>
              <w:pStyle w:val="TableText"/>
            </w:pPr>
            <w:r w:rsidRPr="00123177">
              <w:rPr>
                <w:szCs w:val="20"/>
              </w:rPr>
              <w:t>Data rate is not applicable.</w:t>
            </w:r>
          </w:p>
        </w:tc>
      </w:tr>
      <w:tr w:rsidR="009900C8" w:rsidRPr="00123177" w14:paraId="443C4A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6A085B" w14:textId="77777777" w:rsidR="009900C8" w:rsidRPr="00123177" w:rsidRDefault="009900C8" w:rsidP="009900C8">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CF5D55" w14:textId="77777777" w:rsidR="009900C8" w:rsidRPr="00123177" w:rsidRDefault="009900C8" w:rsidP="009900C8">
            <w:pPr>
              <w:pStyle w:val="TableText"/>
              <w:spacing w:line="259" w:lineRule="auto"/>
            </w:pPr>
            <w:r w:rsidRPr="00123177">
              <w:rPr>
                <w:szCs w:val="20"/>
              </w:rPr>
              <w:t>External event is not required.</w:t>
            </w:r>
          </w:p>
        </w:tc>
      </w:tr>
      <w:tr w:rsidR="009900C8" w:rsidRPr="00123177" w14:paraId="2B89403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FACC80" w14:textId="77777777" w:rsidR="009900C8" w:rsidRPr="00123177" w:rsidRDefault="009900C8" w:rsidP="009900C8">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843F9D" w14:textId="77777777" w:rsidR="009900C8" w:rsidRPr="00123177" w:rsidRDefault="009900C8" w:rsidP="009900C8">
            <w:pPr>
              <w:pStyle w:val="TableText"/>
              <w:spacing w:line="259" w:lineRule="auto"/>
            </w:pPr>
            <w:r w:rsidRPr="00123177">
              <w:rPr>
                <w:szCs w:val="20"/>
              </w:rPr>
              <w:t>Temporal event is not applicable.</w:t>
            </w:r>
          </w:p>
        </w:tc>
      </w:tr>
      <w:tr w:rsidR="009900C8" w:rsidRPr="00123177" w14:paraId="3A24C5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70E062" w14:textId="77777777" w:rsidR="009900C8" w:rsidRPr="00123177" w:rsidRDefault="009900C8" w:rsidP="009900C8">
            <w:pPr>
              <w:pStyle w:val="TableText"/>
              <w:snapToGrid w:val="0"/>
            </w:pPr>
            <w:r w:rsidRPr="00123177">
              <w:t xml:space="preserve">Validation Rules/ </w:t>
            </w:r>
          </w:p>
          <w:p w14:paraId="445CF31B" w14:textId="77777777" w:rsidR="009900C8" w:rsidRPr="00123177" w:rsidRDefault="009900C8" w:rsidP="009900C8">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E7350A" w14:textId="77777777" w:rsidR="009900C8" w:rsidRPr="00123177" w:rsidRDefault="009900C8" w:rsidP="009900C8">
            <w:pPr>
              <w:pStyle w:val="TableText"/>
              <w:snapToGrid w:val="0"/>
              <w:rPr>
                <w:szCs w:val="20"/>
              </w:rPr>
            </w:pPr>
            <w:r w:rsidRPr="00123177">
              <w:rPr>
                <w:szCs w:val="20"/>
              </w:rPr>
              <w:t>Verify the CAN messages and CAN signal mentioned in input and output section on CANalyzer Tool</w:t>
            </w:r>
          </w:p>
          <w:p w14:paraId="0CEA9F7F" w14:textId="77777777" w:rsidR="009900C8" w:rsidRPr="00123177" w:rsidRDefault="009900C8" w:rsidP="009900C8">
            <w:pPr>
              <w:pStyle w:val="TableText"/>
              <w:snapToGrid w:val="0"/>
              <w:rPr>
                <w:szCs w:val="20"/>
              </w:rPr>
            </w:pPr>
          </w:p>
          <w:p w14:paraId="1FF57CF7" w14:textId="77777777" w:rsidR="009900C8" w:rsidRPr="00123177" w:rsidRDefault="009900C8" w:rsidP="009900C8">
            <w:pPr>
              <w:pStyle w:val="TableText"/>
              <w:snapToGrid w:val="0"/>
            </w:pPr>
            <w:r w:rsidRPr="00123177">
              <w:t>NHVDCDCNBMSts @ HVDCDC_NBM_PDU via PMBUS shall equal to 1.</w:t>
            </w:r>
          </w:p>
          <w:p w14:paraId="27C7E18E" w14:textId="77777777" w:rsidR="009900C8" w:rsidRPr="00123177" w:rsidRDefault="009900C8" w:rsidP="009900C8">
            <w:pPr>
              <w:pStyle w:val="TableText"/>
              <w:snapToGrid w:val="0"/>
              <w:rPr>
                <w:i/>
                <w:iCs/>
              </w:rPr>
            </w:pPr>
            <w:r w:rsidRPr="00123177">
              <w:t>NHVDCDCFault @ HVDCDC_Status1 shall equal to 0x3 (“level 2 fault") 1. NHVDCDCFaultID @ HVDCDC_Debug_PDU is equal to 84(DIAGNOSTIC_PM_I2C_UV_FAULT_ID)</w:t>
            </w:r>
          </w:p>
        </w:tc>
      </w:tr>
      <w:tr w:rsidR="009900C8" w:rsidRPr="00123177" w14:paraId="6F89B86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BB7835" w14:textId="77777777" w:rsidR="009900C8" w:rsidRPr="00123177" w:rsidRDefault="009900C8" w:rsidP="009900C8">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FF55C1" w14:textId="77777777" w:rsidR="009900C8" w:rsidRPr="00123177" w:rsidRDefault="009900C8" w:rsidP="009900C8">
            <w:pPr>
              <w:pStyle w:val="TableText"/>
              <w:snapToGrid w:val="0"/>
            </w:pPr>
            <w:r w:rsidRPr="00123177">
              <w:rPr>
                <w:szCs w:val="20"/>
              </w:rPr>
              <w:t>Constraints is not applicable.</w:t>
            </w:r>
          </w:p>
        </w:tc>
      </w:tr>
      <w:tr w:rsidR="009900C8" w:rsidRPr="00123177" w14:paraId="19DFFD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74722F" w14:textId="77777777" w:rsidR="009900C8" w:rsidRPr="00123177" w:rsidRDefault="009900C8" w:rsidP="009900C8">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D270D" w14:textId="77777777" w:rsidR="009900C8" w:rsidRPr="00123177" w:rsidRDefault="009900C8" w:rsidP="009900C8">
            <w:pPr>
              <w:pStyle w:val="TableText"/>
              <w:snapToGrid w:val="0"/>
            </w:pPr>
            <w:r w:rsidRPr="00123177">
              <w:rPr>
                <w:szCs w:val="20"/>
              </w:rPr>
              <w:t>No effects on other system</w:t>
            </w:r>
          </w:p>
        </w:tc>
      </w:tr>
      <w:tr w:rsidR="009900C8" w:rsidRPr="00123177" w14:paraId="76F08A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10C36C5" w14:textId="77777777" w:rsidR="009900C8" w:rsidRPr="00123177" w:rsidRDefault="009900C8" w:rsidP="009900C8">
            <w:pPr>
              <w:pStyle w:val="TableText"/>
              <w:snapToGrid w:val="0"/>
            </w:pPr>
            <w:r w:rsidRPr="00123177">
              <w:lastRenderedPageBreak/>
              <w:t>Testability with respect to test environment</w:t>
            </w:r>
          </w:p>
          <w:p w14:paraId="0C9DEA4D" w14:textId="77777777" w:rsidR="009900C8" w:rsidRPr="00123177" w:rsidRDefault="009900C8" w:rsidP="009900C8">
            <w:pPr>
              <w:pStyle w:val="TableText"/>
            </w:pPr>
            <w:r w:rsidRPr="00123177">
              <w:t>(Yes/No)</w:t>
            </w:r>
          </w:p>
          <w:p w14:paraId="2132516F" w14:textId="77777777" w:rsidR="009900C8" w:rsidRPr="00123177" w:rsidRDefault="009900C8" w:rsidP="009900C8">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6AD16A" w14:textId="77777777" w:rsidR="009900C8" w:rsidRPr="00123177" w:rsidRDefault="009900C8" w:rsidP="009900C8">
            <w:pPr>
              <w:pStyle w:val="TableText"/>
              <w:snapToGrid w:val="0"/>
            </w:pPr>
            <w:r w:rsidRPr="00123177">
              <w:t>YES</w:t>
            </w:r>
          </w:p>
        </w:tc>
      </w:tr>
      <w:tr w:rsidR="009900C8" w:rsidRPr="00123177" w14:paraId="17D5FC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0E8184" w14:textId="77777777" w:rsidR="009900C8" w:rsidRPr="00123177" w:rsidRDefault="009900C8" w:rsidP="009900C8">
            <w:pPr>
              <w:pStyle w:val="TableText"/>
              <w:snapToGrid w:val="0"/>
            </w:pPr>
            <w:r w:rsidRPr="00123177">
              <w:t>Feasible within project constraints</w:t>
            </w:r>
          </w:p>
          <w:p w14:paraId="188B4925" w14:textId="77777777" w:rsidR="009900C8" w:rsidRPr="00123177" w:rsidRDefault="009900C8" w:rsidP="009900C8">
            <w:pPr>
              <w:pStyle w:val="TableText"/>
              <w:snapToGrid w:val="0"/>
            </w:pPr>
            <w:r w:rsidRPr="00123177">
              <w:t>(Yes/No)</w:t>
            </w:r>
          </w:p>
          <w:p w14:paraId="3281E004" w14:textId="77777777" w:rsidR="009900C8" w:rsidRPr="00123177" w:rsidRDefault="009900C8" w:rsidP="009900C8">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BCF8C" w14:textId="77777777" w:rsidR="009900C8" w:rsidRPr="00123177" w:rsidRDefault="009900C8" w:rsidP="009900C8">
            <w:pPr>
              <w:tabs>
                <w:tab w:val="left" w:pos="1120"/>
              </w:tabs>
            </w:pPr>
            <w:r w:rsidRPr="00123177">
              <w:t>YES</w:t>
            </w:r>
          </w:p>
        </w:tc>
      </w:tr>
      <w:tr w:rsidR="009900C8" w:rsidRPr="00123177" w14:paraId="622A941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40233B" w14:textId="77777777" w:rsidR="009900C8" w:rsidRPr="00123177" w:rsidRDefault="009900C8" w:rsidP="009900C8">
            <w:pPr>
              <w:pStyle w:val="TableText"/>
              <w:snapToGrid w:val="0"/>
            </w:pPr>
            <w:r w:rsidRPr="00123177">
              <w:t>Critical</w:t>
            </w:r>
          </w:p>
          <w:p w14:paraId="429449ED" w14:textId="77777777" w:rsidR="009900C8" w:rsidRPr="00123177" w:rsidRDefault="009900C8" w:rsidP="009900C8">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E4EB7A" w14:textId="77777777" w:rsidR="009900C8" w:rsidRPr="00123177" w:rsidRDefault="009900C8" w:rsidP="009900C8">
            <w:pPr>
              <w:pStyle w:val="TableText"/>
              <w:keepNext/>
              <w:snapToGrid w:val="0"/>
            </w:pPr>
            <w:r w:rsidRPr="00123177">
              <w:t>YES</w:t>
            </w:r>
          </w:p>
        </w:tc>
      </w:tr>
      <w:tr w:rsidR="009900C8" w:rsidRPr="00123177" w14:paraId="19200CB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68112DA" w14:textId="77777777" w:rsidR="009900C8" w:rsidRPr="00123177" w:rsidRDefault="009900C8" w:rsidP="009900C8">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BCE166" w14:textId="77777777" w:rsidR="009900C8" w:rsidRPr="00123177" w:rsidRDefault="009900C8" w:rsidP="009900C8">
            <w:pPr>
              <w:pStyle w:val="TableText"/>
              <w:keepNext/>
              <w:snapToGrid w:val="0"/>
            </w:pPr>
            <w:r w:rsidRPr="00123177">
              <w:t>Acceptance Criteria for this requirement should be as per SECTION-6 ACCEPTANCE CRITERIA</w:t>
            </w:r>
          </w:p>
        </w:tc>
      </w:tr>
    </w:tbl>
    <w:p w14:paraId="7D941899" w14:textId="77777777" w:rsidR="00A55B53" w:rsidRPr="00123177" w:rsidRDefault="00A55B53" w:rsidP="00A55B53">
      <w:pPr>
        <w:rPr>
          <w:rFonts w:eastAsia="Arial"/>
        </w:rPr>
      </w:pPr>
    </w:p>
    <w:p w14:paraId="3580A32A" w14:textId="56879766" w:rsidR="00A55B53" w:rsidRPr="00123177" w:rsidRDefault="009900C8" w:rsidP="00A55B53">
      <w:pPr>
        <w:pStyle w:val="Heading5"/>
        <w:rPr>
          <w:rFonts w:eastAsia="Arial"/>
          <w:sz w:val="20"/>
          <w:szCs w:val="20"/>
        </w:rPr>
      </w:pPr>
      <w:r w:rsidRPr="009900C8">
        <w:rPr>
          <w:rFonts w:eastAsia="Arial"/>
          <w:sz w:val="20"/>
          <w:szCs w:val="20"/>
        </w:rPr>
        <w:t>The HVDCDC shall raise a Level 2 fault if the power module reports any self disabling fault like Over temperature</w:t>
      </w:r>
      <w:r w:rsidR="00A55B53" w:rsidRPr="00123177">
        <w:rPr>
          <w:rFonts w:eastAsia="Arial"/>
          <w:color w:val="000000" w:themeColor="text1"/>
          <w:sz w:val="20"/>
          <w:szCs w:val="20"/>
        </w:rPr>
        <w:t>.</w:t>
      </w:r>
    </w:p>
    <w:p w14:paraId="23004638" w14:textId="77777777" w:rsidR="00A55B53" w:rsidRPr="00123177" w:rsidRDefault="00A55B53" w:rsidP="00A55B53">
      <w:pPr>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EB214E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C92A284"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071896F" w14:textId="77777777" w:rsidR="00A55B53" w:rsidRPr="00123177" w:rsidRDefault="00A55B53" w:rsidP="00535342">
            <w:pPr>
              <w:pStyle w:val="TableColumnTitle"/>
              <w:snapToGrid w:val="0"/>
            </w:pPr>
            <w:r w:rsidRPr="00123177">
              <w:t>Description</w:t>
            </w:r>
          </w:p>
        </w:tc>
      </w:tr>
      <w:tr w:rsidR="00A55B53" w:rsidRPr="00123177" w14:paraId="44BB65B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0D7E65D"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D4EF8" w14:textId="77777777" w:rsidR="00A55B53" w:rsidRPr="00123177" w:rsidRDefault="00A55B53" w:rsidP="00535342">
            <w:pPr>
              <w:snapToGrid w:val="0"/>
            </w:pPr>
            <w:r w:rsidRPr="00123177">
              <w:t>SWRS_</w:t>
            </w:r>
            <w:r w:rsidRPr="00123177">
              <w:rPr>
                <w:rFonts w:eastAsia="Arial"/>
                <w:color w:val="000000" w:themeColor="text1"/>
                <w:szCs w:val="20"/>
              </w:rPr>
              <w:t>Diag_20</w:t>
            </w:r>
          </w:p>
        </w:tc>
      </w:tr>
      <w:tr w:rsidR="00A55B53" w:rsidRPr="00123177" w14:paraId="5EAC422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43AB32A"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F8323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SDS-HVDCDC-194</w:t>
            </w:r>
          </w:p>
        </w:tc>
      </w:tr>
      <w:tr w:rsidR="00A55B53" w:rsidRPr="00123177" w14:paraId="25D35A5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1728C8A"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8650B6" w14:textId="77777777" w:rsidR="00A55B53" w:rsidRPr="00123177" w:rsidRDefault="00A55B53" w:rsidP="00535342">
            <w:pPr>
              <w:pStyle w:val="TableText"/>
              <w:snapToGrid w:val="0"/>
            </w:pPr>
            <w:r w:rsidRPr="00123177">
              <w:t>B-Sample/PF2.0</w:t>
            </w:r>
          </w:p>
        </w:tc>
      </w:tr>
      <w:tr w:rsidR="00A55B53" w:rsidRPr="00123177" w14:paraId="4CB3500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83E928E"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91339" w14:textId="19222032" w:rsidR="00A55B53" w:rsidRPr="00123177" w:rsidRDefault="009900C8" w:rsidP="00535342">
            <w:pPr>
              <w:snapToGrid w:val="0"/>
              <w:rPr>
                <w:rFonts w:eastAsia="Arial"/>
                <w:color w:val="000000" w:themeColor="text1"/>
              </w:rPr>
            </w:pPr>
            <w:r w:rsidRPr="00123177">
              <w:rPr>
                <w:rFonts w:eastAsia="Arial"/>
                <w:color w:val="000000" w:themeColor="text1"/>
              </w:rPr>
              <w:t xml:space="preserve">The HVDCDC shall raise a Level 2 fault if the power module reports any </w:t>
            </w:r>
            <w:r>
              <w:rPr>
                <w:rFonts w:eastAsia="Arial"/>
                <w:color w:val="000000" w:themeColor="text1"/>
              </w:rPr>
              <w:t>self disabling fault like Over temperature.</w:t>
            </w:r>
          </w:p>
        </w:tc>
      </w:tr>
      <w:tr w:rsidR="00A55B53" w:rsidRPr="00123177" w14:paraId="02F9E1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61283C6"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560B3C"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F5049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4CCA22"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F36400"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069452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149393"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6E3FDA"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31E92F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34B7CE"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BFE1B" w14:textId="77777777" w:rsidR="00A55B53" w:rsidRPr="00123177" w:rsidRDefault="00A55B53" w:rsidP="00535342">
            <w:pPr>
              <w:rPr>
                <w:szCs w:val="20"/>
              </w:rPr>
            </w:pPr>
            <w:r w:rsidRPr="00123177">
              <w:rPr>
                <w:szCs w:val="20"/>
              </w:rPr>
              <w:t>Set High side status(Status_Temp) of VICOR to 0x80 via PMBUS</w:t>
            </w:r>
          </w:p>
          <w:p w14:paraId="67D001FD" w14:textId="77777777" w:rsidR="00A55B53" w:rsidRPr="00123177" w:rsidRDefault="00A55B53" w:rsidP="00535342">
            <w:pPr>
              <w:pStyle w:val="TableText"/>
              <w:snapToGrid w:val="0"/>
              <w:rPr>
                <w:rFonts w:eastAsia="Arial"/>
                <w:color w:val="000000" w:themeColor="text1"/>
              </w:rPr>
            </w:pPr>
          </w:p>
        </w:tc>
      </w:tr>
      <w:tr w:rsidR="00A55B53" w:rsidRPr="00123177" w14:paraId="696D11D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DEDD4C"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C9189" w14:textId="77777777" w:rsidR="00A55B53" w:rsidRPr="00123177" w:rsidRDefault="00A55B53" w:rsidP="00535342">
            <w:pPr>
              <w:pStyle w:val="TableText"/>
              <w:snapToGrid w:val="0"/>
            </w:pPr>
            <w:r w:rsidRPr="00123177">
              <w:t>Below CAN messages shall be observed</w:t>
            </w:r>
          </w:p>
          <w:p w14:paraId="09C82850" w14:textId="77777777" w:rsidR="00A55B53" w:rsidRPr="00123177" w:rsidRDefault="00A55B53" w:rsidP="00535342">
            <w:pPr>
              <w:pStyle w:val="TableText"/>
              <w:snapToGrid w:val="0"/>
            </w:pPr>
            <w:r w:rsidRPr="00123177">
              <w:t>NHVDCDCNBMSts @ HVDCDC_NBM_PDU via PMBUS shall equal to 1.</w:t>
            </w:r>
          </w:p>
          <w:p w14:paraId="5EBF3BFC" w14:textId="77777777" w:rsidR="00A55B53" w:rsidRPr="00123177" w:rsidRDefault="00A55B53" w:rsidP="00535342">
            <w:pPr>
              <w:pStyle w:val="TableText"/>
              <w:snapToGrid w:val="0"/>
            </w:pPr>
            <w:r w:rsidRPr="00123177">
              <w:t>NHVDCDCFault @ HVDCDC_Status1 shall equal to 0x3 (“level 2 fault") 1. NHVDCDCFaultID @ HVDCDC_Debug_PDU is equal to 85(DIAGNOSTIC_PM_I2C_OT_FAULT_ID)</w:t>
            </w:r>
          </w:p>
        </w:tc>
      </w:tr>
      <w:tr w:rsidR="00A55B53" w:rsidRPr="00123177" w14:paraId="6157B0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52DA33"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898FA0" w14:textId="77777777" w:rsidR="00A55B53" w:rsidRPr="00123177" w:rsidRDefault="00A55B53" w:rsidP="00535342">
            <w:pPr>
              <w:pStyle w:val="TableText"/>
              <w:tabs>
                <w:tab w:val="left" w:pos="2537"/>
              </w:tabs>
              <w:snapToGrid w:val="0"/>
              <w:rPr>
                <w:rStyle w:val="normaltextrun"/>
              </w:rPr>
            </w:pPr>
            <w:r w:rsidRPr="00123177">
              <w:rPr>
                <w:rStyle w:val="normaltextrun"/>
              </w:rPr>
              <w:t>The HVDCDC shall raises a Level 2 fault if the VICOR reports an over-voltage fault</w:t>
            </w:r>
          </w:p>
        </w:tc>
      </w:tr>
      <w:tr w:rsidR="00A55B53" w:rsidRPr="00123177" w14:paraId="7DE3794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14AA75"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DC34D4" w14:textId="77777777" w:rsidR="00A55B53" w:rsidRPr="00123177" w:rsidRDefault="00A55B53" w:rsidP="00535342">
            <w:pPr>
              <w:pStyle w:val="TableText"/>
              <w:snapToGrid w:val="0"/>
            </w:pPr>
            <w:r w:rsidRPr="00123177">
              <w:t>No such mandatory fields is applicable.</w:t>
            </w:r>
          </w:p>
        </w:tc>
      </w:tr>
      <w:tr w:rsidR="00A55B53" w:rsidRPr="00123177" w14:paraId="5C661A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AFEDC9"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207F7" w14:textId="77777777" w:rsidR="00A55B53" w:rsidRPr="00123177" w:rsidRDefault="00A55B53" w:rsidP="00535342">
            <w:pPr>
              <w:pStyle w:val="TableText"/>
              <w:snapToGrid w:val="0"/>
            </w:pPr>
            <w:r w:rsidRPr="00123177">
              <w:t xml:space="preserve">HVDCDCStatus @ HVDCDC_Status1= Normal(1), </w:t>
            </w:r>
          </w:p>
          <w:p w14:paraId="023887AB" w14:textId="77777777" w:rsidR="00A55B53" w:rsidRPr="00123177" w:rsidRDefault="00A55B53" w:rsidP="00535342">
            <w:pPr>
              <w:pStyle w:val="TableText"/>
              <w:snapToGrid w:val="0"/>
            </w:pPr>
            <w:r w:rsidRPr="00123177">
              <w:t xml:space="preserve">NHVDCDCStatusDebug @ HVDCDC_Debug=Normal(6), </w:t>
            </w:r>
          </w:p>
          <w:p w14:paraId="4DB9650A" w14:textId="77777777" w:rsidR="00A55B53" w:rsidRPr="00123177" w:rsidRDefault="00A55B53" w:rsidP="00535342">
            <w:pPr>
              <w:pStyle w:val="TableText"/>
              <w:snapToGrid w:val="0"/>
            </w:pPr>
            <w:r w:rsidRPr="00123177">
              <w:t>NHVDCDCFault @ HVDCDC_Status1=(0) No Fault</w:t>
            </w:r>
          </w:p>
        </w:tc>
      </w:tr>
      <w:tr w:rsidR="00A55B53" w:rsidRPr="00123177" w14:paraId="19D36E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05719A"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E40652"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5BC7A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4D8CDA"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2168C1" w14:textId="77777777" w:rsidR="00A55B53" w:rsidRPr="00123177" w:rsidRDefault="00A55B53" w:rsidP="00535342">
            <w:pPr>
              <w:pStyle w:val="TableText"/>
              <w:snapToGrid w:val="0"/>
            </w:pPr>
            <w:r w:rsidRPr="00123177">
              <w:rPr>
                <w:szCs w:val="20"/>
              </w:rPr>
              <w:t>Valid range value is not required.</w:t>
            </w:r>
          </w:p>
        </w:tc>
      </w:tr>
      <w:tr w:rsidR="00A55B53" w:rsidRPr="00123177" w14:paraId="1EF5CD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B8FCAD"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C26DA9"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36D7D3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C851B3"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F32208"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07072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69D843"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9A530A" w14:textId="77777777" w:rsidR="00A55B53" w:rsidRPr="00123177" w:rsidRDefault="00A55B53" w:rsidP="00535342">
            <w:pPr>
              <w:pStyle w:val="TableText"/>
            </w:pPr>
            <w:r w:rsidRPr="00123177">
              <w:rPr>
                <w:szCs w:val="20"/>
              </w:rPr>
              <w:t>Data rate is not applicable.</w:t>
            </w:r>
          </w:p>
        </w:tc>
      </w:tr>
      <w:tr w:rsidR="00A55B53" w:rsidRPr="00123177" w14:paraId="068C4F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D86C55"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0BFD7"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6C345DE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C39AE5"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1A2619"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0972E9E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044CED" w14:textId="77777777" w:rsidR="00A55B53" w:rsidRPr="00123177" w:rsidRDefault="00A55B53" w:rsidP="00535342">
            <w:pPr>
              <w:pStyle w:val="TableText"/>
              <w:snapToGrid w:val="0"/>
            </w:pPr>
            <w:r w:rsidRPr="00123177">
              <w:t xml:space="preserve">Validation Rules/ </w:t>
            </w:r>
          </w:p>
          <w:p w14:paraId="3007F571"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5FC59F" w14:textId="77777777" w:rsidR="00A55B53" w:rsidRPr="00123177" w:rsidRDefault="00A55B53" w:rsidP="00535342">
            <w:pPr>
              <w:pStyle w:val="TableText"/>
              <w:snapToGrid w:val="0"/>
              <w:rPr>
                <w:szCs w:val="20"/>
              </w:rPr>
            </w:pPr>
            <w:r w:rsidRPr="00123177">
              <w:rPr>
                <w:szCs w:val="20"/>
              </w:rPr>
              <w:t>Verify the CAN messages and CAN signal mentioned in input and output section on CANalyzer Tool</w:t>
            </w:r>
          </w:p>
          <w:p w14:paraId="412D28DF" w14:textId="77777777" w:rsidR="00A55B53" w:rsidRPr="00123177" w:rsidRDefault="00A55B53" w:rsidP="00535342">
            <w:pPr>
              <w:pStyle w:val="TableText"/>
              <w:snapToGrid w:val="0"/>
              <w:rPr>
                <w:szCs w:val="20"/>
              </w:rPr>
            </w:pPr>
          </w:p>
          <w:p w14:paraId="7C85D11E" w14:textId="77777777" w:rsidR="00A55B53" w:rsidRPr="00123177" w:rsidRDefault="00A55B53" w:rsidP="00535342">
            <w:pPr>
              <w:pStyle w:val="TableText"/>
              <w:snapToGrid w:val="0"/>
            </w:pPr>
            <w:r w:rsidRPr="00123177">
              <w:t>NHVDCDCNBMSts @ HVDCDC_NBM_PDU via PMBUS shall equal to 1.</w:t>
            </w:r>
          </w:p>
          <w:p w14:paraId="34B4717F" w14:textId="77777777" w:rsidR="00A55B53" w:rsidRPr="00123177" w:rsidRDefault="00A55B53" w:rsidP="00535342">
            <w:pPr>
              <w:pStyle w:val="TableText"/>
              <w:snapToGrid w:val="0"/>
              <w:rPr>
                <w:i/>
                <w:iCs/>
              </w:rPr>
            </w:pPr>
            <w:r w:rsidRPr="00123177">
              <w:t>NHVDCDCFault @ HVDCDC_Status1 shall equal to 0x3 (“level 2 fault") 1. NHVDCDCFaultID @ HVDCDC_Debug_PDU is equal to 85(DIAGNOSTIC_PM_I2C_OT_FAULT_ID)</w:t>
            </w:r>
          </w:p>
        </w:tc>
      </w:tr>
      <w:tr w:rsidR="00A55B53" w:rsidRPr="00123177" w14:paraId="1FE7E8B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83474A"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2A098" w14:textId="77777777" w:rsidR="00A55B53" w:rsidRPr="00123177" w:rsidRDefault="00A55B53" w:rsidP="00535342">
            <w:pPr>
              <w:pStyle w:val="TableText"/>
              <w:snapToGrid w:val="0"/>
            </w:pPr>
            <w:r w:rsidRPr="00123177">
              <w:rPr>
                <w:szCs w:val="20"/>
              </w:rPr>
              <w:t>Constraints is not applicable.</w:t>
            </w:r>
          </w:p>
        </w:tc>
      </w:tr>
      <w:tr w:rsidR="00A55B53" w:rsidRPr="00123177" w14:paraId="289674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D6C9B6"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0504D0" w14:textId="77777777" w:rsidR="00A55B53" w:rsidRPr="00123177" w:rsidRDefault="00A55B53" w:rsidP="00535342">
            <w:pPr>
              <w:pStyle w:val="TableText"/>
              <w:snapToGrid w:val="0"/>
            </w:pPr>
            <w:r w:rsidRPr="00123177">
              <w:rPr>
                <w:szCs w:val="20"/>
              </w:rPr>
              <w:t>No effects on other system</w:t>
            </w:r>
          </w:p>
        </w:tc>
      </w:tr>
      <w:tr w:rsidR="00A55B53" w:rsidRPr="00123177" w14:paraId="50DDB1E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F2FF25" w14:textId="77777777" w:rsidR="00A55B53" w:rsidRPr="00123177" w:rsidRDefault="00A55B53" w:rsidP="00535342">
            <w:pPr>
              <w:pStyle w:val="TableText"/>
              <w:snapToGrid w:val="0"/>
            </w:pPr>
            <w:r w:rsidRPr="00123177">
              <w:lastRenderedPageBreak/>
              <w:t>Testability with respect to test environment</w:t>
            </w:r>
          </w:p>
          <w:p w14:paraId="3B32F566" w14:textId="77777777" w:rsidR="00A55B53" w:rsidRPr="00123177" w:rsidRDefault="00A55B53" w:rsidP="00535342">
            <w:pPr>
              <w:pStyle w:val="TableText"/>
            </w:pPr>
            <w:r w:rsidRPr="00123177">
              <w:t>(Yes/No)</w:t>
            </w:r>
          </w:p>
          <w:p w14:paraId="2CFD246B"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6AF8F6" w14:textId="77777777" w:rsidR="00A55B53" w:rsidRPr="00123177" w:rsidRDefault="00A55B53" w:rsidP="00535342">
            <w:pPr>
              <w:pStyle w:val="TableText"/>
              <w:snapToGrid w:val="0"/>
            </w:pPr>
            <w:r w:rsidRPr="00123177">
              <w:t>YES</w:t>
            </w:r>
          </w:p>
        </w:tc>
      </w:tr>
      <w:tr w:rsidR="00A55B53" w:rsidRPr="00123177" w14:paraId="55B584A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FF087E" w14:textId="77777777" w:rsidR="00A55B53" w:rsidRPr="00123177" w:rsidRDefault="00A55B53" w:rsidP="00535342">
            <w:pPr>
              <w:pStyle w:val="TableText"/>
              <w:snapToGrid w:val="0"/>
            </w:pPr>
            <w:r w:rsidRPr="00123177">
              <w:t>Feasible within project constraints</w:t>
            </w:r>
          </w:p>
          <w:p w14:paraId="49F5A33D" w14:textId="77777777" w:rsidR="00A55B53" w:rsidRPr="00123177" w:rsidRDefault="00A55B53" w:rsidP="00535342">
            <w:pPr>
              <w:pStyle w:val="TableText"/>
              <w:snapToGrid w:val="0"/>
            </w:pPr>
            <w:r w:rsidRPr="00123177">
              <w:t>(Yes/No)</w:t>
            </w:r>
          </w:p>
          <w:p w14:paraId="6F84305A"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3FDAB1" w14:textId="77777777" w:rsidR="00A55B53" w:rsidRPr="00123177" w:rsidRDefault="00A55B53" w:rsidP="00535342">
            <w:pPr>
              <w:tabs>
                <w:tab w:val="left" w:pos="1120"/>
              </w:tabs>
            </w:pPr>
            <w:r w:rsidRPr="00123177">
              <w:t>YES</w:t>
            </w:r>
          </w:p>
        </w:tc>
      </w:tr>
      <w:tr w:rsidR="00A55B53" w:rsidRPr="00123177" w14:paraId="34C5AB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AED808" w14:textId="77777777" w:rsidR="00A55B53" w:rsidRPr="00123177" w:rsidRDefault="00A55B53" w:rsidP="00535342">
            <w:pPr>
              <w:pStyle w:val="TableText"/>
              <w:snapToGrid w:val="0"/>
            </w:pPr>
            <w:r w:rsidRPr="00123177">
              <w:t>Critical</w:t>
            </w:r>
          </w:p>
          <w:p w14:paraId="61A26AD1"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E8D1CF" w14:textId="77777777" w:rsidR="00A55B53" w:rsidRPr="00123177" w:rsidRDefault="00A55B53" w:rsidP="00535342">
            <w:pPr>
              <w:pStyle w:val="TableText"/>
              <w:keepNext/>
              <w:snapToGrid w:val="0"/>
            </w:pPr>
            <w:r w:rsidRPr="00123177">
              <w:t>YES</w:t>
            </w:r>
          </w:p>
        </w:tc>
      </w:tr>
      <w:tr w:rsidR="00A55B53" w:rsidRPr="00123177" w14:paraId="78E8B0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57A52D"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6871F6" w14:textId="77777777" w:rsidR="00A55B53" w:rsidRPr="00123177" w:rsidRDefault="00A55B53" w:rsidP="00535342">
            <w:pPr>
              <w:pStyle w:val="TableText"/>
              <w:keepNext/>
              <w:snapToGrid w:val="0"/>
            </w:pPr>
            <w:r w:rsidRPr="00123177">
              <w:t>Acceptance Criteria for this requirement should be as per SECTION-6 ACCEPTANCE CRITERIA</w:t>
            </w:r>
          </w:p>
        </w:tc>
      </w:tr>
    </w:tbl>
    <w:p w14:paraId="11BC7975" w14:textId="77777777" w:rsidR="00A55B53" w:rsidRPr="00123177" w:rsidRDefault="00A55B53" w:rsidP="00A55B53">
      <w:pPr>
        <w:rPr>
          <w:rFonts w:eastAsia="Arial"/>
        </w:rPr>
      </w:pPr>
    </w:p>
    <w:p w14:paraId="068C4AC2" w14:textId="77777777" w:rsidR="00A55B53" w:rsidRPr="00123177" w:rsidRDefault="00A55B53" w:rsidP="00A55B53">
      <w:pPr>
        <w:rPr>
          <w:rFonts w:eastAsia="Arial"/>
        </w:rPr>
      </w:pPr>
    </w:p>
    <w:p w14:paraId="4F1CB25E"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Fonts w:eastAsia="Arial"/>
          <w:color w:val="000000" w:themeColor="text1"/>
          <w:sz w:val="20"/>
          <w:szCs w:val="20"/>
        </w:rPr>
        <w:t>report a faulty state of the Power Module by raising a Level 2 fault if the Fault Pin (FLT) is pulled low.</w:t>
      </w:r>
    </w:p>
    <w:p w14:paraId="1AF39B57"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302189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E9B0E42"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D7EAF8C" w14:textId="77777777" w:rsidR="00A55B53" w:rsidRPr="00123177" w:rsidRDefault="00A55B53" w:rsidP="00535342">
            <w:pPr>
              <w:pStyle w:val="TableColumnTitle"/>
              <w:snapToGrid w:val="0"/>
            </w:pPr>
            <w:r w:rsidRPr="00123177">
              <w:t>Description</w:t>
            </w:r>
          </w:p>
        </w:tc>
      </w:tr>
      <w:tr w:rsidR="00A55B53" w:rsidRPr="00123177" w14:paraId="5B2DF88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198F60B"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3C449" w14:textId="77777777" w:rsidR="00A55B53" w:rsidRPr="00123177" w:rsidRDefault="00A55B53" w:rsidP="00535342">
            <w:pPr>
              <w:snapToGrid w:val="0"/>
            </w:pPr>
            <w:r w:rsidRPr="00123177">
              <w:t>SWRS_</w:t>
            </w:r>
            <w:r w:rsidRPr="00123177">
              <w:rPr>
                <w:rFonts w:eastAsia="Arial"/>
                <w:color w:val="000000" w:themeColor="text1"/>
                <w:szCs w:val="20"/>
              </w:rPr>
              <w:t>Diag_115</w:t>
            </w:r>
          </w:p>
        </w:tc>
      </w:tr>
      <w:tr w:rsidR="00A55B53" w:rsidRPr="00123177" w14:paraId="015EA39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DA3AB2F"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EAEBA3"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SDS-HVDCDC-331</w:t>
            </w:r>
          </w:p>
        </w:tc>
      </w:tr>
      <w:tr w:rsidR="00A55B53" w:rsidRPr="00123177" w14:paraId="67751EA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6B65D07"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1B9D7A" w14:textId="77777777" w:rsidR="00A55B53" w:rsidRPr="00123177" w:rsidRDefault="00A55B53" w:rsidP="00535342">
            <w:pPr>
              <w:pStyle w:val="TableText"/>
              <w:snapToGrid w:val="0"/>
            </w:pPr>
            <w:r w:rsidRPr="00123177">
              <w:t>Pre-C Sample/PF3.0 Phase-2</w:t>
            </w:r>
          </w:p>
        </w:tc>
      </w:tr>
      <w:tr w:rsidR="00A55B53" w:rsidRPr="00123177" w14:paraId="35FB269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326FB24"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7D4634"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report a faulty state of the Power Module by raising a Level 2 fault if the Fault Pin (FLT) is pulled low.</w:t>
            </w:r>
          </w:p>
        </w:tc>
      </w:tr>
      <w:tr w:rsidR="00A55B53" w:rsidRPr="00123177" w14:paraId="28D6B7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041F55"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32EDB9"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1ECA55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3C86E4"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0FB61D"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2ECEAC4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4C1B1B"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8BA45"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C6DE2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B3F702"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17F20D" w14:textId="77777777" w:rsidR="00A55B53" w:rsidRPr="00123177" w:rsidRDefault="00A55B53" w:rsidP="00535342">
            <w:pPr>
              <w:rPr>
                <w:szCs w:val="20"/>
              </w:rPr>
            </w:pPr>
            <w:r w:rsidRPr="00123177">
              <w:rPr>
                <w:szCs w:val="20"/>
              </w:rPr>
              <w:t xml:space="preserve">1. The input voltage to Vicor module should be greater than </w:t>
            </w:r>
            <w:commentRangeStart w:id="176"/>
            <w:commentRangeStart w:id="177"/>
            <w:r w:rsidRPr="00123177">
              <w:rPr>
                <w:szCs w:val="20"/>
              </w:rPr>
              <w:t>480V</w:t>
            </w:r>
            <w:commentRangeEnd w:id="176"/>
            <w:r w:rsidRPr="00123177">
              <w:rPr>
                <w:rStyle w:val="CommentReference"/>
                <w:sz w:val="24"/>
                <w:szCs w:val="20"/>
              </w:rPr>
              <w:commentReference w:id="176"/>
            </w:r>
            <w:commentRangeEnd w:id="177"/>
            <w:r w:rsidRPr="00123177">
              <w:rPr>
                <w:rStyle w:val="CommentReference"/>
                <w:sz w:val="24"/>
                <w:szCs w:val="20"/>
              </w:rPr>
              <w:commentReference w:id="177"/>
            </w:r>
            <w:r w:rsidRPr="00123177">
              <w:rPr>
                <w:szCs w:val="20"/>
              </w:rPr>
              <w:t xml:space="preserve"> (To start vicor conversion) </w:t>
            </w:r>
          </w:p>
          <w:p w14:paraId="69ADACE5" w14:textId="77777777" w:rsidR="00A55B53" w:rsidRPr="00123177" w:rsidRDefault="00A55B53" w:rsidP="00535342">
            <w:pPr>
              <w:rPr>
                <w:szCs w:val="20"/>
              </w:rPr>
            </w:pPr>
            <w:r w:rsidRPr="00123177">
              <w:rPr>
                <w:szCs w:val="20"/>
              </w:rPr>
              <w:t>2. HVDCDC should be in HVON state</w:t>
            </w:r>
          </w:p>
          <w:p w14:paraId="46CEB4AB" w14:textId="77777777" w:rsidR="00A55B53" w:rsidRPr="00123177" w:rsidRDefault="00A55B53" w:rsidP="00535342">
            <w:pPr>
              <w:rPr>
                <w:szCs w:val="20"/>
              </w:rPr>
            </w:pPr>
            <w:r w:rsidRPr="00123177">
              <w:rPr>
                <w:szCs w:val="20"/>
              </w:rPr>
              <w:t xml:space="preserve">2. Set High side status of VICOR by making respective GPIO enable. </w:t>
            </w:r>
          </w:p>
          <w:p w14:paraId="02F5D80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Fault Pin should be pulled low</w:t>
            </w:r>
          </w:p>
        </w:tc>
      </w:tr>
      <w:tr w:rsidR="00A55B53" w:rsidRPr="00123177" w14:paraId="0C1B57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8DC3AA"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981863" w14:textId="77777777" w:rsidR="00A55B53" w:rsidRPr="00123177" w:rsidRDefault="00A55B53" w:rsidP="00535342">
            <w:pPr>
              <w:pStyle w:val="TableText"/>
              <w:snapToGrid w:val="0"/>
            </w:pPr>
            <w:r w:rsidRPr="00123177">
              <w:t>Below CAN messages shall be observed</w:t>
            </w:r>
          </w:p>
          <w:p w14:paraId="38EC80AE" w14:textId="77777777" w:rsidR="00A55B53" w:rsidRPr="00123177" w:rsidRDefault="00A55B53" w:rsidP="00535342">
            <w:pPr>
              <w:pStyle w:val="TableText"/>
              <w:snapToGrid w:val="0"/>
            </w:pPr>
            <w:r w:rsidRPr="00123177">
              <w:t>NHVDCDCNBMFLT @ HVDCDC_NBM2_PDU via PMBUS shall equal to 1.</w:t>
            </w:r>
          </w:p>
          <w:p w14:paraId="641170A5" w14:textId="77777777" w:rsidR="00A55B53" w:rsidRPr="00123177" w:rsidRDefault="00A55B53" w:rsidP="00535342">
            <w:pPr>
              <w:pStyle w:val="TableText"/>
              <w:snapToGrid w:val="0"/>
            </w:pPr>
            <w:r w:rsidRPr="00123177">
              <w:t xml:space="preserve">NHVDCDCFault @ HVDCDC_Status1 shall equal to 0x3 (“level 2 fault") 1. NHVDCDCFaultID @ HVDCDC_Debug_PDU signal should provide Fault ID for </w:t>
            </w:r>
            <w:r w:rsidRPr="00123177">
              <w:rPr>
                <w:rFonts w:eastAsia="Arial"/>
                <w:color w:val="000000" w:themeColor="text1"/>
              </w:rPr>
              <w:t>Fault Pin (FLT) is pulled low</w:t>
            </w:r>
          </w:p>
        </w:tc>
      </w:tr>
      <w:tr w:rsidR="00A55B53" w:rsidRPr="00123177" w14:paraId="73B6F3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EC9FD6"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BC8E97" w14:textId="77777777" w:rsidR="00A55B53" w:rsidRPr="00123177" w:rsidRDefault="00A55B53" w:rsidP="00535342">
            <w:pPr>
              <w:pStyle w:val="TableText"/>
              <w:tabs>
                <w:tab w:val="left" w:pos="2537"/>
              </w:tabs>
              <w:snapToGrid w:val="0"/>
              <w:rPr>
                <w:rStyle w:val="normaltextrun"/>
              </w:rPr>
            </w:pPr>
            <w:r w:rsidRPr="00123177">
              <w:rPr>
                <w:rStyle w:val="normaltextrun"/>
              </w:rPr>
              <w:t xml:space="preserve">The HVDCDC shall raises a Level 2 fault if the VICOR reports </w:t>
            </w:r>
            <w:r w:rsidRPr="00123177">
              <w:rPr>
                <w:rFonts w:eastAsia="Arial"/>
                <w:color w:val="000000" w:themeColor="text1"/>
              </w:rPr>
              <w:t>Fault Pin (FLT) is pulled low.</w:t>
            </w:r>
          </w:p>
        </w:tc>
      </w:tr>
      <w:tr w:rsidR="00A55B53" w:rsidRPr="00123177" w14:paraId="1E7B4E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96018C"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C64615" w14:textId="77777777" w:rsidR="00A55B53" w:rsidRPr="00123177" w:rsidRDefault="00A55B53" w:rsidP="00535342">
            <w:pPr>
              <w:pStyle w:val="TableText"/>
              <w:snapToGrid w:val="0"/>
            </w:pPr>
            <w:r w:rsidRPr="00123177">
              <w:t>No such mandatory fields is applicable.</w:t>
            </w:r>
          </w:p>
        </w:tc>
      </w:tr>
      <w:tr w:rsidR="00A55B53" w:rsidRPr="00123177" w14:paraId="4C9A883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803BAD"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7E4341" w14:textId="77777777" w:rsidR="00A55B53" w:rsidRPr="00123177" w:rsidRDefault="00A55B53" w:rsidP="00535342">
            <w:pPr>
              <w:pStyle w:val="TableText"/>
              <w:snapToGrid w:val="0"/>
            </w:pPr>
            <w:r w:rsidRPr="00123177">
              <w:t xml:space="preserve">HVDCDCStatus @ HVDCDC_Status1= Normal(1), </w:t>
            </w:r>
          </w:p>
          <w:p w14:paraId="63E6BB33" w14:textId="77777777" w:rsidR="00A55B53" w:rsidRPr="00123177" w:rsidRDefault="00A55B53" w:rsidP="00535342">
            <w:pPr>
              <w:pStyle w:val="TableText"/>
              <w:snapToGrid w:val="0"/>
            </w:pPr>
            <w:r w:rsidRPr="00123177">
              <w:t xml:space="preserve">NHVDCDCStatusDebug @ HVDCDC_Debug=Normal(6), </w:t>
            </w:r>
          </w:p>
          <w:p w14:paraId="25A88246" w14:textId="77777777" w:rsidR="00A55B53" w:rsidRPr="00123177" w:rsidRDefault="00A55B53" w:rsidP="00535342">
            <w:pPr>
              <w:pStyle w:val="TableText"/>
              <w:snapToGrid w:val="0"/>
            </w:pPr>
            <w:r w:rsidRPr="00123177">
              <w:t>NHVDCDCFault @ HVDCDC_Status1=(0) No Fault</w:t>
            </w:r>
          </w:p>
        </w:tc>
      </w:tr>
      <w:tr w:rsidR="00A55B53" w:rsidRPr="00123177" w14:paraId="7F7D11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680563"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A38048"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503351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11DF61"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37E5A" w14:textId="77777777" w:rsidR="00A55B53" w:rsidRPr="00123177" w:rsidRDefault="00A55B53" w:rsidP="00535342">
            <w:pPr>
              <w:pStyle w:val="TableText"/>
              <w:snapToGrid w:val="0"/>
            </w:pPr>
            <w:r w:rsidRPr="00123177">
              <w:rPr>
                <w:szCs w:val="20"/>
              </w:rPr>
              <w:t>Valid range value is not required.</w:t>
            </w:r>
          </w:p>
        </w:tc>
      </w:tr>
      <w:tr w:rsidR="00A55B53" w:rsidRPr="00123177" w14:paraId="083994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195B05"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C5C594"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6213544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0DAA94"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55B526"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0CD597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955A6D"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BABC45" w14:textId="77777777" w:rsidR="00A55B53" w:rsidRPr="00123177" w:rsidRDefault="00A55B53" w:rsidP="00535342">
            <w:pPr>
              <w:pStyle w:val="TableText"/>
            </w:pPr>
            <w:r w:rsidRPr="00123177">
              <w:rPr>
                <w:szCs w:val="20"/>
              </w:rPr>
              <w:t>Data rate is not applicable.</w:t>
            </w:r>
          </w:p>
        </w:tc>
      </w:tr>
      <w:tr w:rsidR="00A55B53" w:rsidRPr="00123177" w14:paraId="2285F80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221430"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6D7DF5"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6BDC57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89A840"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084218"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4386E6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26FF2F" w14:textId="77777777" w:rsidR="00A55B53" w:rsidRPr="00123177" w:rsidRDefault="00A55B53" w:rsidP="00535342">
            <w:pPr>
              <w:pStyle w:val="TableText"/>
              <w:snapToGrid w:val="0"/>
            </w:pPr>
            <w:r w:rsidRPr="00123177">
              <w:t xml:space="preserve">Validation Rules/ </w:t>
            </w:r>
          </w:p>
          <w:p w14:paraId="16189C4C"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30CA94" w14:textId="77777777" w:rsidR="00A55B53" w:rsidRPr="00123177" w:rsidRDefault="00A55B53" w:rsidP="00535342">
            <w:pPr>
              <w:pStyle w:val="TableText"/>
              <w:snapToGrid w:val="0"/>
              <w:rPr>
                <w:szCs w:val="20"/>
              </w:rPr>
            </w:pPr>
            <w:r w:rsidRPr="00123177">
              <w:rPr>
                <w:szCs w:val="20"/>
              </w:rPr>
              <w:t>Verify the CAN messages and CAN signal mentioned in input and output section on CANalyzer Tool</w:t>
            </w:r>
          </w:p>
          <w:p w14:paraId="6FD867BB" w14:textId="77777777" w:rsidR="00A55B53" w:rsidRPr="00123177" w:rsidRDefault="00A55B53" w:rsidP="00535342">
            <w:pPr>
              <w:pStyle w:val="TableText"/>
              <w:snapToGrid w:val="0"/>
              <w:rPr>
                <w:szCs w:val="20"/>
              </w:rPr>
            </w:pPr>
          </w:p>
          <w:p w14:paraId="5C105436" w14:textId="77777777" w:rsidR="00A55B53" w:rsidRPr="00123177" w:rsidRDefault="00A55B53" w:rsidP="00535342">
            <w:pPr>
              <w:pStyle w:val="TableText"/>
              <w:snapToGrid w:val="0"/>
            </w:pPr>
            <w:r w:rsidRPr="00123177">
              <w:t>NHVDCDCNBMFLT @ HVDCDC_NBM2_PDU via PMBUS shall equal to 1.</w:t>
            </w:r>
          </w:p>
          <w:p w14:paraId="797B8F61" w14:textId="77777777" w:rsidR="00A55B53" w:rsidRPr="00123177" w:rsidRDefault="00A55B53" w:rsidP="00535342">
            <w:pPr>
              <w:pStyle w:val="TableText"/>
              <w:snapToGrid w:val="0"/>
              <w:rPr>
                <w:i/>
                <w:iCs/>
              </w:rPr>
            </w:pPr>
            <w:r w:rsidRPr="00123177">
              <w:t xml:space="preserve">NHVDCDCFault @ HVDCDC_Status1 shall equal to 0x3 (“level 2 fault") 1. NHVDCDCFaultID @ HVDCDC_Debug_PDU signal should provide Fault ID for </w:t>
            </w:r>
            <w:r w:rsidRPr="00123177">
              <w:rPr>
                <w:rFonts w:eastAsia="Arial"/>
                <w:color w:val="000000" w:themeColor="text1"/>
              </w:rPr>
              <w:t>Fault Pin (FLT) is pulled low</w:t>
            </w:r>
          </w:p>
        </w:tc>
      </w:tr>
      <w:tr w:rsidR="00A55B53" w:rsidRPr="00123177" w14:paraId="50E45BE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F144E8"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ED550A" w14:textId="77777777" w:rsidR="00A55B53" w:rsidRPr="00123177" w:rsidRDefault="00A55B53" w:rsidP="00535342">
            <w:pPr>
              <w:pStyle w:val="TableText"/>
              <w:snapToGrid w:val="0"/>
            </w:pPr>
            <w:r w:rsidRPr="00123177">
              <w:rPr>
                <w:szCs w:val="20"/>
              </w:rPr>
              <w:t>Constraints is not applicable.</w:t>
            </w:r>
          </w:p>
        </w:tc>
      </w:tr>
      <w:tr w:rsidR="00A55B53" w:rsidRPr="00123177" w14:paraId="54FFA26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A60BF3"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25461C" w14:textId="77777777" w:rsidR="00A55B53" w:rsidRPr="00123177" w:rsidRDefault="00A55B53" w:rsidP="00535342">
            <w:pPr>
              <w:pStyle w:val="TableText"/>
              <w:snapToGrid w:val="0"/>
            </w:pPr>
            <w:r w:rsidRPr="00123177">
              <w:rPr>
                <w:szCs w:val="20"/>
              </w:rPr>
              <w:t>No effects on other system</w:t>
            </w:r>
          </w:p>
        </w:tc>
      </w:tr>
      <w:tr w:rsidR="00A55B53" w:rsidRPr="00123177" w14:paraId="35A45EB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05F134" w14:textId="77777777" w:rsidR="00A55B53" w:rsidRPr="00123177" w:rsidRDefault="00A55B53" w:rsidP="00535342">
            <w:pPr>
              <w:pStyle w:val="TableText"/>
              <w:snapToGrid w:val="0"/>
            </w:pPr>
            <w:r w:rsidRPr="00123177">
              <w:t>Testability with respect to test environment</w:t>
            </w:r>
          </w:p>
          <w:p w14:paraId="75034309" w14:textId="77777777" w:rsidR="00A55B53" w:rsidRPr="00123177" w:rsidRDefault="00A55B53" w:rsidP="00535342">
            <w:pPr>
              <w:pStyle w:val="TableText"/>
            </w:pPr>
            <w:r w:rsidRPr="00123177">
              <w:t>(Yes/No)</w:t>
            </w:r>
          </w:p>
          <w:p w14:paraId="192FA6E2"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21F442" w14:textId="77777777" w:rsidR="00A55B53" w:rsidRPr="00123177" w:rsidRDefault="00A55B53" w:rsidP="00535342">
            <w:pPr>
              <w:pStyle w:val="TableText"/>
              <w:snapToGrid w:val="0"/>
            </w:pPr>
            <w:r w:rsidRPr="00123177">
              <w:t>YES</w:t>
            </w:r>
          </w:p>
        </w:tc>
      </w:tr>
      <w:tr w:rsidR="00A55B53" w:rsidRPr="00123177" w14:paraId="330D48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D385E6" w14:textId="77777777" w:rsidR="00A55B53" w:rsidRPr="00123177" w:rsidRDefault="00A55B53" w:rsidP="00535342">
            <w:pPr>
              <w:pStyle w:val="TableText"/>
              <w:snapToGrid w:val="0"/>
            </w:pPr>
            <w:r w:rsidRPr="00123177">
              <w:t>Feasible within project constraints</w:t>
            </w:r>
          </w:p>
          <w:p w14:paraId="36C4B175" w14:textId="77777777" w:rsidR="00A55B53" w:rsidRPr="00123177" w:rsidRDefault="00A55B53" w:rsidP="00535342">
            <w:pPr>
              <w:pStyle w:val="TableText"/>
              <w:snapToGrid w:val="0"/>
            </w:pPr>
            <w:r w:rsidRPr="00123177">
              <w:t>(Yes/No)</w:t>
            </w:r>
          </w:p>
          <w:p w14:paraId="32D8945F"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C0C333" w14:textId="77777777" w:rsidR="00A55B53" w:rsidRPr="00123177" w:rsidRDefault="00A55B53" w:rsidP="00535342">
            <w:pPr>
              <w:tabs>
                <w:tab w:val="left" w:pos="1120"/>
              </w:tabs>
            </w:pPr>
            <w:r w:rsidRPr="00123177">
              <w:t>YES</w:t>
            </w:r>
          </w:p>
        </w:tc>
      </w:tr>
      <w:tr w:rsidR="00A55B53" w:rsidRPr="00123177" w14:paraId="54FD703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9C9F53" w14:textId="77777777" w:rsidR="00A55B53" w:rsidRPr="00123177" w:rsidRDefault="00A55B53" w:rsidP="00535342">
            <w:pPr>
              <w:pStyle w:val="TableText"/>
              <w:snapToGrid w:val="0"/>
            </w:pPr>
            <w:r w:rsidRPr="00123177">
              <w:t>Critical</w:t>
            </w:r>
          </w:p>
          <w:p w14:paraId="569900B4"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BCD328" w14:textId="77777777" w:rsidR="00A55B53" w:rsidRPr="00123177" w:rsidRDefault="00A55B53" w:rsidP="00535342">
            <w:pPr>
              <w:pStyle w:val="TableText"/>
              <w:snapToGrid w:val="0"/>
            </w:pPr>
            <w:r w:rsidRPr="00123177">
              <w:t>YES</w:t>
            </w:r>
          </w:p>
        </w:tc>
      </w:tr>
      <w:tr w:rsidR="00A55B53" w:rsidRPr="00123177" w14:paraId="5FB8A7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C78B4F"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8238D"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4675D8DA" w14:textId="77777777" w:rsidR="00A55B53" w:rsidRPr="00123177" w:rsidRDefault="00A55B53" w:rsidP="00A55B53">
      <w:pPr>
        <w:pStyle w:val="BodyText"/>
        <w:rPr>
          <w:rFonts w:eastAsia="Arial"/>
        </w:rPr>
      </w:pPr>
    </w:p>
    <w:p w14:paraId="320D0953" w14:textId="77777777" w:rsidR="00A55B53" w:rsidRPr="00123177" w:rsidRDefault="00A55B53" w:rsidP="00A55B53">
      <w:pPr>
        <w:rPr>
          <w:rFonts w:eastAsia="Arial"/>
        </w:rPr>
      </w:pPr>
    </w:p>
    <w:p w14:paraId="392B7EBC"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Fonts w:eastAsia="Arial"/>
          <w:color w:val="000000" w:themeColor="text1"/>
          <w:sz w:val="20"/>
          <w:szCs w:val="20"/>
        </w:rPr>
        <w:t>raise</w:t>
      </w:r>
      <w:r w:rsidRPr="00123177">
        <w:rPr>
          <w:rFonts w:eastAsia="Arial"/>
          <w:color w:val="000000" w:themeColor="text1"/>
        </w:rPr>
        <w:t xml:space="preserve"> </w:t>
      </w:r>
      <w:r w:rsidRPr="00123177">
        <w:rPr>
          <w:rFonts w:eastAsia="Arial"/>
          <w:color w:val="000000" w:themeColor="text1"/>
          <w:sz w:val="20"/>
          <w:szCs w:val="20"/>
        </w:rPr>
        <w:t>a Level 2 fault upon the detection of the 800Vind sensing circuit failure (power supply failure, circuit short to high, circuit short to ground or circuit open).</w:t>
      </w:r>
    </w:p>
    <w:tbl>
      <w:tblPr>
        <w:tblW w:w="9518" w:type="dxa"/>
        <w:tblInd w:w="108" w:type="dxa"/>
        <w:tblLayout w:type="fixed"/>
        <w:tblLook w:val="0000" w:firstRow="0" w:lastRow="0" w:firstColumn="0" w:lastColumn="0" w:noHBand="0" w:noVBand="0"/>
      </w:tblPr>
      <w:tblGrid>
        <w:gridCol w:w="1920"/>
        <w:gridCol w:w="7598"/>
      </w:tblGrid>
      <w:tr w:rsidR="00A55B53" w:rsidRPr="00123177" w14:paraId="73677A8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4A9B402"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D6B9608" w14:textId="77777777" w:rsidR="00A55B53" w:rsidRPr="00123177" w:rsidRDefault="00A55B53" w:rsidP="00535342">
            <w:pPr>
              <w:pStyle w:val="TableColumnTitle"/>
              <w:snapToGrid w:val="0"/>
            </w:pPr>
            <w:r w:rsidRPr="00123177">
              <w:t>Description</w:t>
            </w:r>
          </w:p>
        </w:tc>
      </w:tr>
      <w:tr w:rsidR="00A55B53" w:rsidRPr="00123177" w14:paraId="02A73D4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3D5AEFE"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A7279C" w14:textId="77777777" w:rsidR="00A55B53" w:rsidRPr="00123177" w:rsidRDefault="00A55B53" w:rsidP="00535342">
            <w:pPr>
              <w:snapToGrid w:val="0"/>
            </w:pPr>
            <w:r w:rsidRPr="00123177">
              <w:t>SWRS_</w:t>
            </w:r>
            <w:r w:rsidRPr="00123177">
              <w:rPr>
                <w:rFonts w:eastAsia="Arial"/>
                <w:color w:val="000000" w:themeColor="text1"/>
                <w:szCs w:val="20"/>
              </w:rPr>
              <w:t>Diag_21</w:t>
            </w:r>
          </w:p>
        </w:tc>
      </w:tr>
      <w:tr w:rsidR="00A55B53" w:rsidRPr="00123177" w14:paraId="0EA5694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4E689B5"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DD87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SDS-HVDCDC-291</w:t>
            </w:r>
          </w:p>
        </w:tc>
      </w:tr>
      <w:tr w:rsidR="00A55B53" w:rsidRPr="00123177" w14:paraId="343F514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AC496F1"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DF86B2" w14:textId="77777777" w:rsidR="00A55B53" w:rsidRPr="00123177" w:rsidRDefault="00A55B53" w:rsidP="00535342">
            <w:pPr>
              <w:pStyle w:val="TableText"/>
              <w:snapToGrid w:val="0"/>
            </w:pPr>
            <w:r w:rsidRPr="00123177">
              <w:t>B-Sample/PF2.0</w:t>
            </w:r>
          </w:p>
        </w:tc>
      </w:tr>
      <w:tr w:rsidR="00A55B53" w:rsidRPr="00123177" w14:paraId="1EC7126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C1DD8DF"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15D92D"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800Vind sensing circuit failure (power supply failure, circuit short to high, circuit short to ground or circuit open).</w:t>
            </w:r>
          </w:p>
          <w:p w14:paraId="01395810" w14:textId="77777777" w:rsidR="00A55B53" w:rsidRPr="00123177" w:rsidRDefault="00A55B53" w:rsidP="00535342">
            <w:pPr>
              <w:snapToGrid w:val="0"/>
              <w:rPr>
                <w:rFonts w:eastAsia="Arial"/>
                <w:color w:val="000000" w:themeColor="text1"/>
              </w:rPr>
            </w:pPr>
          </w:p>
          <w:p w14:paraId="0FF40095" w14:textId="77777777" w:rsidR="00A55B53" w:rsidRPr="00123177" w:rsidRDefault="00A55B53" w:rsidP="00535342">
            <w:pPr>
              <w:snapToGrid w:val="0"/>
              <w:rPr>
                <w:rFonts w:eastAsia="Arial"/>
                <w:color w:val="000000" w:themeColor="text1"/>
              </w:rPr>
            </w:pPr>
            <w:r w:rsidRPr="00123177">
              <w:rPr>
                <w:rFonts w:eastAsia="Arial"/>
                <w:color w:val="000000" w:themeColor="text1"/>
              </w:rPr>
              <w:t>(800Vind corresponds to the sensor with CAN signal name: "VHVDCDC800VAnalog")</w:t>
            </w:r>
          </w:p>
        </w:tc>
      </w:tr>
      <w:tr w:rsidR="00A55B53" w:rsidRPr="00123177" w14:paraId="70E8151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198FDC"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B0C0FA"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419DF2B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7D8D70"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A7CE30"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783C193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75F454"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2B3925"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7F0D9C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A0CFA4"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4A8CF0" w14:textId="77777777" w:rsidR="00A55B53" w:rsidRPr="00123177" w:rsidRDefault="00A55B53" w:rsidP="00535342">
            <w:pPr>
              <w:rPr>
                <w:szCs w:val="20"/>
              </w:rPr>
            </w:pPr>
            <w:r w:rsidRPr="00123177">
              <w:rPr>
                <w:szCs w:val="20"/>
              </w:rPr>
              <w:t>1. Send NHVDCDCCommand as 0x01 ("Enable") using the CAN interface cyclically every 10ms.</w:t>
            </w:r>
            <w:r w:rsidRPr="00123177">
              <w:rPr>
                <w:szCs w:val="20"/>
              </w:rPr>
              <w:br/>
              <w:t xml:space="preserve">2. Provide the changes required on power board for OC </w:t>
            </w:r>
          </w:p>
        </w:tc>
      </w:tr>
      <w:tr w:rsidR="00A55B53" w:rsidRPr="00123177" w14:paraId="0B5476F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2CF450"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A5810B" w14:textId="77777777" w:rsidR="00A55B53" w:rsidRPr="00123177" w:rsidRDefault="00A55B53" w:rsidP="00535342">
            <w:r w:rsidRPr="00123177">
              <w:rPr>
                <w:szCs w:val="20"/>
              </w:rPr>
              <w:t>Below CAN messages are observed on the CAN interface</w:t>
            </w:r>
            <w:r w:rsidRPr="00123177">
              <w:rPr>
                <w:szCs w:val="20"/>
              </w:rPr>
              <w:br/>
              <w:t>NHVDCDCStatus @ HVDCDC_Status1 is set to 0x6 ("Faulty")</w:t>
            </w:r>
            <w:r w:rsidRPr="00123177">
              <w:rPr>
                <w:szCs w:val="20"/>
              </w:rPr>
              <w:br/>
              <w:t>NHVDCDCFaultID @ HVDCDC_Debug_PDU is equal to 71 (“DIAGNOSTIC_800V_VICOR_IND_OC_FAULT_ID”) and this fault is raised after 500ms</w:t>
            </w:r>
          </w:p>
        </w:tc>
      </w:tr>
      <w:tr w:rsidR="00A55B53" w:rsidRPr="00123177" w14:paraId="02C592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658248"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43CABD" w14:textId="77777777" w:rsidR="00A55B53" w:rsidRPr="00123177" w:rsidRDefault="00A55B53" w:rsidP="00535342">
            <w:pPr>
              <w:pStyle w:val="TableText"/>
              <w:snapToGrid w:val="0"/>
              <w:rPr>
                <w:rStyle w:val="normaltextrun"/>
              </w:rPr>
            </w:pPr>
            <w:r w:rsidRPr="00123177">
              <w:rPr>
                <w:rStyle w:val="normaltextrun"/>
              </w:rPr>
              <w:t>Verify that the HVDCDC raises a level 2 fault upon the detection of the 800Vind sensing circuit failure circuit by open circuit.</w:t>
            </w:r>
          </w:p>
        </w:tc>
      </w:tr>
      <w:tr w:rsidR="00A55B53" w:rsidRPr="00123177" w14:paraId="60F6060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93CF30"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804578" w14:textId="77777777" w:rsidR="00A55B53" w:rsidRPr="00123177" w:rsidRDefault="00A55B53" w:rsidP="00535342">
            <w:pPr>
              <w:pStyle w:val="TableText"/>
              <w:snapToGrid w:val="0"/>
            </w:pPr>
            <w:r w:rsidRPr="00123177">
              <w:t>No such mandatory fields is applicable.</w:t>
            </w:r>
          </w:p>
        </w:tc>
      </w:tr>
      <w:tr w:rsidR="00A55B53" w:rsidRPr="00123177" w14:paraId="63E0EFA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530B7F"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ECDAC1" w14:textId="77777777" w:rsidR="00A55B53" w:rsidRPr="00123177" w:rsidRDefault="00A55B53" w:rsidP="00535342">
            <w:pPr>
              <w:pStyle w:val="TableText"/>
              <w:snapToGrid w:val="0"/>
            </w:pPr>
            <w:r w:rsidRPr="00123177">
              <w:t xml:space="preserve">1. HVDCDCStatus @ HVDCDC_Status1 is equal to 0x0 ("Standby") </w:t>
            </w:r>
          </w:p>
          <w:p w14:paraId="5691133A" w14:textId="77777777" w:rsidR="00A55B53" w:rsidRPr="00123177" w:rsidRDefault="00A55B53" w:rsidP="00535342">
            <w:pPr>
              <w:pStyle w:val="TableText"/>
              <w:snapToGrid w:val="0"/>
            </w:pPr>
            <w:r w:rsidRPr="00123177">
              <w:t>2. NHVDCDCStatusDebug @ HVDCDC_Debug is equal to 0x0 ("Standby").</w:t>
            </w:r>
          </w:p>
          <w:p w14:paraId="169B6E3E" w14:textId="77777777" w:rsidR="00A55B53" w:rsidRPr="00123177" w:rsidRDefault="00A55B53" w:rsidP="00535342">
            <w:pPr>
              <w:pStyle w:val="TableText"/>
              <w:snapToGrid w:val="0"/>
            </w:pPr>
            <w:r w:rsidRPr="00123177">
              <w:t>3. No fault is raised, Value of CAN signal NHVDCDCFault @ HVDCDC_Status1 is equal to 0</w:t>
            </w:r>
          </w:p>
        </w:tc>
      </w:tr>
      <w:tr w:rsidR="00A55B53" w:rsidRPr="00123177" w14:paraId="64E7D3D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56BD2C"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42337"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45753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B6B74C"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A2B06E" w14:textId="77777777" w:rsidR="00A55B53" w:rsidRPr="00123177" w:rsidRDefault="00A55B53" w:rsidP="00535342">
            <w:pPr>
              <w:pStyle w:val="TableText"/>
              <w:snapToGrid w:val="0"/>
            </w:pPr>
            <w:r w:rsidRPr="00123177">
              <w:rPr>
                <w:szCs w:val="20"/>
              </w:rPr>
              <w:t>Valid range value is not required.</w:t>
            </w:r>
          </w:p>
        </w:tc>
      </w:tr>
      <w:tr w:rsidR="00A55B53" w:rsidRPr="00123177" w14:paraId="4E4F8F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2303F0"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5B0805"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A26686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33446C"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D4D61A"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1CE4D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7F2F45"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4568B1" w14:textId="77777777" w:rsidR="00A55B53" w:rsidRPr="00123177" w:rsidRDefault="00A55B53" w:rsidP="00535342">
            <w:pPr>
              <w:pStyle w:val="TableText"/>
            </w:pPr>
            <w:r w:rsidRPr="00123177">
              <w:rPr>
                <w:szCs w:val="20"/>
              </w:rPr>
              <w:t>Data rate is not applicable.</w:t>
            </w:r>
          </w:p>
        </w:tc>
      </w:tr>
      <w:tr w:rsidR="00A55B53" w:rsidRPr="00123177" w14:paraId="038F339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83FE29"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BA5658"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133C3E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BA84CA"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8512EC"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340AA4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EF1210" w14:textId="77777777" w:rsidR="00A55B53" w:rsidRPr="00123177" w:rsidRDefault="00A55B53" w:rsidP="00535342">
            <w:pPr>
              <w:pStyle w:val="TableText"/>
              <w:snapToGrid w:val="0"/>
            </w:pPr>
            <w:r w:rsidRPr="00123177">
              <w:t xml:space="preserve">Validation Rules/ </w:t>
            </w:r>
          </w:p>
          <w:p w14:paraId="6394E2E7"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D191C1" w14:textId="77777777" w:rsidR="00A55B53" w:rsidRPr="00123177" w:rsidRDefault="00A55B53" w:rsidP="00535342">
            <w:pPr>
              <w:pStyle w:val="TableText"/>
              <w:snapToGrid w:val="0"/>
              <w:rPr>
                <w:szCs w:val="20"/>
              </w:rPr>
            </w:pPr>
            <w:r w:rsidRPr="00123177">
              <w:rPr>
                <w:szCs w:val="20"/>
              </w:rPr>
              <w:t>Verify the CAN messages and CAN signal mentioned in input and output section on CANalyzer Tool</w:t>
            </w:r>
          </w:p>
          <w:p w14:paraId="3FD19126" w14:textId="77777777" w:rsidR="00A55B53" w:rsidRPr="00123177" w:rsidRDefault="00A55B53" w:rsidP="00535342">
            <w:pPr>
              <w:pStyle w:val="TableText"/>
              <w:snapToGrid w:val="0"/>
              <w:rPr>
                <w:szCs w:val="20"/>
              </w:rPr>
            </w:pPr>
          </w:p>
          <w:p w14:paraId="65BA3831" w14:textId="77777777" w:rsidR="00A55B53" w:rsidRPr="00123177" w:rsidRDefault="00A55B53" w:rsidP="00535342">
            <w:pPr>
              <w:pStyle w:val="TableText"/>
              <w:snapToGrid w:val="0"/>
            </w:pPr>
            <w:r w:rsidRPr="00123177">
              <w:rPr>
                <w:szCs w:val="20"/>
              </w:rPr>
              <w:t>NHVDCDCStatus @ HVDCDC_Status1 is set to 0x6 ("Faulty")</w:t>
            </w:r>
            <w:r w:rsidRPr="00123177">
              <w:rPr>
                <w:szCs w:val="20"/>
              </w:rPr>
              <w:br/>
              <w:t>NHVDCDCFaultID @ HVDCDC_Debug_PDU is equal to 71 (“DIAGNOSTIC_800V_VICOR_IND_OC_FAULT_ID”)</w:t>
            </w:r>
          </w:p>
        </w:tc>
      </w:tr>
      <w:tr w:rsidR="00A55B53" w:rsidRPr="00123177" w14:paraId="5181E4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515C15"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465D9C" w14:textId="77777777" w:rsidR="00A55B53" w:rsidRPr="00123177" w:rsidRDefault="00A55B53" w:rsidP="00535342">
            <w:pPr>
              <w:pStyle w:val="TableText"/>
              <w:snapToGrid w:val="0"/>
            </w:pPr>
            <w:r w:rsidRPr="00123177">
              <w:rPr>
                <w:szCs w:val="20"/>
              </w:rPr>
              <w:t>Constraints is not applicable.</w:t>
            </w:r>
          </w:p>
        </w:tc>
      </w:tr>
      <w:tr w:rsidR="00A55B53" w:rsidRPr="00123177" w14:paraId="26D3B07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1C0051"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451F6E" w14:textId="77777777" w:rsidR="00A55B53" w:rsidRPr="00123177" w:rsidRDefault="00A55B53" w:rsidP="00535342">
            <w:pPr>
              <w:pStyle w:val="TableText"/>
              <w:snapToGrid w:val="0"/>
            </w:pPr>
            <w:r w:rsidRPr="00123177">
              <w:rPr>
                <w:szCs w:val="20"/>
              </w:rPr>
              <w:t>No effects on other system</w:t>
            </w:r>
          </w:p>
        </w:tc>
      </w:tr>
      <w:tr w:rsidR="00A55B53" w:rsidRPr="00123177" w14:paraId="00A864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26195B" w14:textId="77777777" w:rsidR="00A55B53" w:rsidRPr="00123177" w:rsidRDefault="00A55B53" w:rsidP="00535342">
            <w:pPr>
              <w:pStyle w:val="TableText"/>
              <w:snapToGrid w:val="0"/>
            </w:pPr>
            <w:r w:rsidRPr="00123177">
              <w:t>Testability with respect to test environment</w:t>
            </w:r>
          </w:p>
          <w:p w14:paraId="2AA77427" w14:textId="77777777" w:rsidR="00A55B53" w:rsidRPr="00123177" w:rsidRDefault="00A55B53" w:rsidP="00535342">
            <w:pPr>
              <w:pStyle w:val="TableText"/>
            </w:pPr>
            <w:r w:rsidRPr="00123177">
              <w:t>(Yes/No)</w:t>
            </w:r>
          </w:p>
          <w:p w14:paraId="751FC991"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84B1DD" w14:textId="77777777" w:rsidR="00A55B53" w:rsidRPr="00123177" w:rsidRDefault="00A55B53" w:rsidP="00535342">
            <w:pPr>
              <w:pStyle w:val="TableText"/>
              <w:snapToGrid w:val="0"/>
            </w:pPr>
            <w:r w:rsidRPr="00123177">
              <w:t>YES</w:t>
            </w:r>
          </w:p>
        </w:tc>
      </w:tr>
      <w:tr w:rsidR="00A55B53" w:rsidRPr="00123177" w14:paraId="578281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27F7FB" w14:textId="77777777" w:rsidR="00A55B53" w:rsidRPr="00123177" w:rsidRDefault="00A55B53" w:rsidP="00535342">
            <w:pPr>
              <w:pStyle w:val="TableText"/>
              <w:snapToGrid w:val="0"/>
            </w:pPr>
            <w:r w:rsidRPr="00123177">
              <w:t>Feasible within project constraints</w:t>
            </w:r>
          </w:p>
          <w:p w14:paraId="33612D14" w14:textId="77777777" w:rsidR="00A55B53" w:rsidRPr="00123177" w:rsidRDefault="00A55B53" w:rsidP="00535342">
            <w:pPr>
              <w:pStyle w:val="TableText"/>
              <w:snapToGrid w:val="0"/>
            </w:pPr>
            <w:r w:rsidRPr="00123177">
              <w:t>(Yes/No)</w:t>
            </w:r>
          </w:p>
          <w:p w14:paraId="320B35DA"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1DC103" w14:textId="77777777" w:rsidR="00A55B53" w:rsidRPr="00123177" w:rsidRDefault="00A55B53" w:rsidP="00535342">
            <w:pPr>
              <w:pStyle w:val="TableText"/>
              <w:snapToGrid w:val="0"/>
            </w:pPr>
            <w:r w:rsidRPr="00123177">
              <w:t>YES</w:t>
            </w:r>
          </w:p>
        </w:tc>
      </w:tr>
      <w:tr w:rsidR="00A55B53" w:rsidRPr="00123177" w14:paraId="4101B4C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B2F857" w14:textId="77777777" w:rsidR="00A55B53" w:rsidRPr="00123177" w:rsidRDefault="00A55B53" w:rsidP="00535342">
            <w:pPr>
              <w:pStyle w:val="TableText"/>
              <w:snapToGrid w:val="0"/>
            </w:pPr>
            <w:r w:rsidRPr="00123177">
              <w:t>Critical</w:t>
            </w:r>
          </w:p>
          <w:p w14:paraId="20EE0410"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1EA736" w14:textId="77777777" w:rsidR="00A55B53" w:rsidRPr="00123177" w:rsidRDefault="00A55B53" w:rsidP="00535342">
            <w:pPr>
              <w:pStyle w:val="TableText"/>
              <w:keepNext/>
              <w:snapToGrid w:val="0"/>
            </w:pPr>
            <w:r w:rsidRPr="00123177">
              <w:t>YES</w:t>
            </w:r>
          </w:p>
        </w:tc>
      </w:tr>
      <w:tr w:rsidR="00A55B53" w:rsidRPr="00123177" w14:paraId="7DC183E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823C24"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A3435" w14:textId="77777777" w:rsidR="00A55B53" w:rsidRPr="00123177" w:rsidRDefault="00A55B53" w:rsidP="00535342">
            <w:pPr>
              <w:pStyle w:val="TableText"/>
              <w:keepNext/>
              <w:snapToGrid w:val="0"/>
            </w:pPr>
            <w:r w:rsidRPr="00123177">
              <w:t>Acceptance Criteria for this requirement should be as per SECTION-6 ACCEPTANCE CRITERIA</w:t>
            </w:r>
          </w:p>
        </w:tc>
      </w:tr>
    </w:tbl>
    <w:p w14:paraId="03EF47E3" w14:textId="77777777" w:rsidR="00A55B53" w:rsidRPr="00123177" w:rsidRDefault="00A55B53" w:rsidP="00A55B53">
      <w:pPr>
        <w:pStyle w:val="BodyText"/>
        <w:rPr>
          <w:rFonts w:eastAsia="Arial"/>
        </w:rPr>
      </w:pPr>
    </w:p>
    <w:p w14:paraId="0DA57DD9" w14:textId="77777777" w:rsidR="00A55B53" w:rsidRPr="00123177" w:rsidRDefault="00A55B53" w:rsidP="00A55B53">
      <w:pPr>
        <w:rPr>
          <w:rFonts w:eastAsia="Arial"/>
        </w:rPr>
      </w:pPr>
    </w:p>
    <w:p w14:paraId="20D9B205"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Fonts w:eastAsia="Arial"/>
          <w:color w:val="000000" w:themeColor="text1"/>
          <w:sz w:val="20"/>
          <w:szCs w:val="20"/>
        </w:rPr>
        <w:t>the detection of the 800Vind sensing circuit failure (power supply failure, circuit short to high, circuit short to ground or circuit open).</w:t>
      </w:r>
    </w:p>
    <w:p w14:paraId="5A8F2888"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016364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112C485"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809F75D" w14:textId="77777777" w:rsidR="00A55B53" w:rsidRPr="00123177" w:rsidRDefault="00A55B53" w:rsidP="00535342">
            <w:pPr>
              <w:pStyle w:val="TableColumnTitle"/>
              <w:snapToGrid w:val="0"/>
            </w:pPr>
            <w:r w:rsidRPr="00123177">
              <w:t>Description</w:t>
            </w:r>
          </w:p>
        </w:tc>
      </w:tr>
      <w:tr w:rsidR="00A55B53" w:rsidRPr="00123177" w14:paraId="65B9773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D129747"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425B68" w14:textId="77777777" w:rsidR="00A55B53" w:rsidRPr="00123177" w:rsidRDefault="00A55B53" w:rsidP="00535342">
            <w:pPr>
              <w:snapToGrid w:val="0"/>
            </w:pPr>
            <w:r w:rsidRPr="00123177">
              <w:t>SWRS_</w:t>
            </w:r>
            <w:r w:rsidRPr="00123177">
              <w:rPr>
                <w:rFonts w:eastAsia="Arial"/>
                <w:color w:val="000000" w:themeColor="text1"/>
                <w:szCs w:val="20"/>
              </w:rPr>
              <w:t>Diag_22</w:t>
            </w:r>
          </w:p>
        </w:tc>
      </w:tr>
      <w:tr w:rsidR="00A55B53" w:rsidRPr="00123177" w14:paraId="4842E8A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71ED83D"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5A678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SDS-HVDCDC-291</w:t>
            </w:r>
          </w:p>
        </w:tc>
      </w:tr>
      <w:tr w:rsidR="00A55B53" w:rsidRPr="00123177" w14:paraId="3566467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9E35DFA"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991278" w14:textId="77777777" w:rsidR="00A55B53" w:rsidRPr="00123177" w:rsidRDefault="00A55B53" w:rsidP="00535342">
            <w:pPr>
              <w:pStyle w:val="TableText"/>
              <w:snapToGrid w:val="0"/>
            </w:pPr>
            <w:r w:rsidRPr="00123177">
              <w:t>B-Sample/PF2.0</w:t>
            </w:r>
          </w:p>
        </w:tc>
      </w:tr>
      <w:tr w:rsidR="00A55B53" w:rsidRPr="00123177" w14:paraId="5AA4CB1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FAAC210"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E3B06F"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800Vind sensing circuit failure (power supply failure, circuit short to high, circuit short to ground or circuit open).</w:t>
            </w:r>
          </w:p>
          <w:p w14:paraId="6DF47D3F" w14:textId="77777777" w:rsidR="00A55B53" w:rsidRPr="00123177" w:rsidRDefault="00A55B53" w:rsidP="00535342">
            <w:pPr>
              <w:snapToGrid w:val="0"/>
              <w:rPr>
                <w:rFonts w:eastAsia="Arial"/>
                <w:color w:val="000000" w:themeColor="text1"/>
              </w:rPr>
            </w:pPr>
          </w:p>
          <w:p w14:paraId="5775BB71" w14:textId="77777777" w:rsidR="00A55B53" w:rsidRPr="00123177" w:rsidRDefault="00A55B53" w:rsidP="00535342">
            <w:pPr>
              <w:snapToGrid w:val="0"/>
              <w:rPr>
                <w:rFonts w:eastAsia="Arial"/>
                <w:color w:val="000000" w:themeColor="text1"/>
              </w:rPr>
            </w:pPr>
            <w:r w:rsidRPr="00123177">
              <w:rPr>
                <w:rFonts w:eastAsia="Arial"/>
                <w:color w:val="000000" w:themeColor="text1"/>
              </w:rPr>
              <w:t>(800Vind corresponds to the sensor with CAN signal name: "VHVDCDC800VAnalog")</w:t>
            </w:r>
          </w:p>
        </w:tc>
      </w:tr>
      <w:tr w:rsidR="00A55B53" w:rsidRPr="00123177" w14:paraId="584B270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0F5664"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7226E7"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2CD2B5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256A2C"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66F505"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06F58C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8062F2"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6099B6"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1E79F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217242"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28F910" w14:textId="77777777" w:rsidR="00A55B53" w:rsidRPr="00123177" w:rsidRDefault="00A55B53" w:rsidP="00535342">
            <w:pPr>
              <w:rPr>
                <w:szCs w:val="20"/>
              </w:rPr>
            </w:pPr>
            <w:r w:rsidRPr="00123177">
              <w:rPr>
                <w:szCs w:val="20"/>
              </w:rPr>
              <w:t>1. Send NHVDCDCCommand as 0x01 ("Enable") using the CAN interface cyclically every 10ms.</w:t>
            </w:r>
            <w:r w:rsidRPr="00123177">
              <w:rPr>
                <w:szCs w:val="20"/>
              </w:rPr>
              <w:br/>
              <w:t xml:space="preserve">2. Provide the changes required on power board for Short to High </w:t>
            </w:r>
          </w:p>
        </w:tc>
      </w:tr>
      <w:tr w:rsidR="00A55B53" w:rsidRPr="00123177" w14:paraId="1285F11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D70132"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55CC28" w14:textId="77777777" w:rsidR="00A55B53" w:rsidRPr="00123177" w:rsidRDefault="00A55B53" w:rsidP="00535342">
            <w:r w:rsidRPr="00123177">
              <w:rPr>
                <w:szCs w:val="20"/>
              </w:rPr>
              <w:t>Below CAN messages are observed on the CAN interface</w:t>
            </w:r>
            <w:r w:rsidRPr="00123177">
              <w:rPr>
                <w:szCs w:val="20"/>
              </w:rPr>
              <w:br/>
              <w:t>NHVDCDCStatus @ HVDCDC_Status1 is set to 0x6 ("Faulty")</w:t>
            </w:r>
            <w:r w:rsidRPr="00123177">
              <w:rPr>
                <w:szCs w:val="20"/>
              </w:rPr>
              <w:br/>
              <w:t>NHVDCDCFaultID @ HVDCDC_Debug_PDU is equal to 72 (“DIAGNOSTIC_800V_VICOR_IND_SC_FAULT_ID”) and this fault is raised after 500ms</w:t>
            </w:r>
          </w:p>
        </w:tc>
      </w:tr>
      <w:tr w:rsidR="00A55B53" w:rsidRPr="00123177" w14:paraId="26E470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7E37E0"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325B47" w14:textId="77777777" w:rsidR="00A55B53" w:rsidRPr="00123177" w:rsidRDefault="00A55B53" w:rsidP="00535342">
            <w:pPr>
              <w:pStyle w:val="TableText"/>
              <w:snapToGrid w:val="0"/>
              <w:rPr>
                <w:rStyle w:val="normaltextrun"/>
              </w:rPr>
            </w:pPr>
            <w:r w:rsidRPr="00123177">
              <w:rPr>
                <w:rStyle w:val="normaltextrun"/>
              </w:rPr>
              <w:t>Verify that the HVDCDC raises a level 2 fault upon the detection of the 800Vind sensing circuit failure circuit by circuit short to high.</w:t>
            </w:r>
          </w:p>
        </w:tc>
      </w:tr>
      <w:tr w:rsidR="00A55B53" w:rsidRPr="00123177" w14:paraId="5566F5E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BE0506"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38375" w14:textId="77777777" w:rsidR="00A55B53" w:rsidRPr="00123177" w:rsidRDefault="00A55B53" w:rsidP="00535342">
            <w:pPr>
              <w:pStyle w:val="TableText"/>
              <w:snapToGrid w:val="0"/>
            </w:pPr>
            <w:r w:rsidRPr="00123177">
              <w:t>No such mandatory fields is applicable.</w:t>
            </w:r>
          </w:p>
        </w:tc>
      </w:tr>
      <w:tr w:rsidR="00A55B53" w:rsidRPr="00123177" w14:paraId="5C3D65D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F43C96"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C543FF" w14:textId="77777777" w:rsidR="00A55B53" w:rsidRPr="00123177" w:rsidRDefault="00A55B53" w:rsidP="00535342">
            <w:pPr>
              <w:pStyle w:val="TableText"/>
              <w:snapToGrid w:val="0"/>
            </w:pPr>
            <w:r w:rsidRPr="00123177">
              <w:t xml:space="preserve">1. HVDCDCStatus @ HVDCDC_Status1 is equal to 0x0 ("Standby") </w:t>
            </w:r>
          </w:p>
          <w:p w14:paraId="7FCE70FD" w14:textId="77777777" w:rsidR="00A55B53" w:rsidRPr="00123177" w:rsidRDefault="00A55B53" w:rsidP="00535342">
            <w:pPr>
              <w:pStyle w:val="TableText"/>
              <w:snapToGrid w:val="0"/>
            </w:pPr>
            <w:r w:rsidRPr="00123177">
              <w:t>2. NHVDCDCStatusDebug @ HVDCDC_Debug is equal to 0x0 ("Standby").</w:t>
            </w:r>
          </w:p>
          <w:p w14:paraId="2DD19492" w14:textId="77777777" w:rsidR="00A55B53" w:rsidRPr="00123177" w:rsidRDefault="00A55B53" w:rsidP="00535342">
            <w:pPr>
              <w:pStyle w:val="TableText"/>
              <w:snapToGrid w:val="0"/>
            </w:pPr>
            <w:r w:rsidRPr="00123177">
              <w:t>3. No fault is raised, Value of CAN signal NHVDCDCFault @ HVDCDC_Status1 is equal to 0</w:t>
            </w:r>
          </w:p>
        </w:tc>
      </w:tr>
      <w:tr w:rsidR="00A55B53" w:rsidRPr="00123177" w14:paraId="0062DA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793A9B"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CA210D"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6BD970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5C6E24"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FA5C8E" w14:textId="77777777" w:rsidR="00A55B53" w:rsidRPr="00123177" w:rsidRDefault="00A55B53" w:rsidP="00535342">
            <w:pPr>
              <w:pStyle w:val="TableText"/>
              <w:snapToGrid w:val="0"/>
            </w:pPr>
            <w:r w:rsidRPr="00123177">
              <w:rPr>
                <w:szCs w:val="20"/>
              </w:rPr>
              <w:t>Valid range value is not required.</w:t>
            </w:r>
          </w:p>
        </w:tc>
      </w:tr>
      <w:tr w:rsidR="00A55B53" w:rsidRPr="00123177" w14:paraId="215D40C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574FB7"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9A0277"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A8BCB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8A2ECB"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1CCD4"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49ECB8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18B806"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5896D2" w14:textId="77777777" w:rsidR="00A55B53" w:rsidRPr="00123177" w:rsidRDefault="00A55B53" w:rsidP="00535342">
            <w:pPr>
              <w:pStyle w:val="TableText"/>
            </w:pPr>
            <w:r w:rsidRPr="00123177">
              <w:rPr>
                <w:szCs w:val="20"/>
              </w:rPr>
              <w:t>Data rate is not applicable.</w:t>
            </w:r>
          </w:p>
        </w:tc>
      </w:tr>
      <w:tr w:rsidR="00A55B53" w:rsidRPr="00123177" w14:paraId="7DE7D7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F3FB8D"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61887"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847194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4C9905"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973E8B"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2DB80C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A1E79A" w14:textId="77777777" w:rsidR="00A55B53" w:rsidRPr="00123177" w:rsidRDefault="00A55B53" w:rsidP="00535342">
            <w:pPr>
              <w:pStyle w:val="TableText"/>
              <w:snapToGrid w:val="0"/>
            </w:pPr>
            <w:r w:rsidRPr="00123177">
              <w:t xml:space="preserve">Validation Rules/ </w:t>
            </w:r>
          </w:p>
          <w:p w14:paraId="503ECFDE"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B95816" w14:textId="77777777" w:rsidR="00A55B53" w:rsidRPr="00123177" w:rsidRDefault="00A55B53" w:rsidP="00535342">
            <w:pPr>
              <w:pStyle w:val="TableText"/>
              <w:snapToGrid w:val="0"/>
              <w:rPr>
                <w:szCs w:val="20"/>
              </w:rPr>
            </w:pPr>
            <w:r w:rsidRPr="00123177">
              <w:rPr>
                <w:szCs w:val="20"/>
              </w:rPr>
              <w:t>Verify the CAN messages and CAN signal mentioned in input and output section on CANalyzer Tool</w:t>
            </w:r>
          </w:p>
          <w:p w14:paraId="2574EEB4" w14:textId="77777777" w:rsidR="00A55B53" w:rsidRPr="00123177" w:rsidRDefault="00A55B53" w:rsidP="00535342">
            <w:pPr>
              <w:pStyle w:val="TableText"/>
              <w:snapToGrid w:val="0"/>
              <w:rPr>
                <w:szCs w:val="20"/>
              </w:rPr>
            </w:pPr>
          </w:p>
          <w:p w14:paraId="11F63766" w14:textId="77777777" w:rsidR="00A55B53" w:rsidRPr="00123177" w:rsidRDefault="00A55B53" w:rsidP="00535342">
            <w:pPr>
              <w:pStyle w:val="TableText"/>
              <w:snapToGrid w:val="0"/>
            </w:pPr>
            <w:r w:rsidRPr="00123177">
              <w:rPr>
                <w:szCs w:val="20"/>
              </w:rPr>
              <w:t>NHVDCDCStatus @ HVDCDC_Status1 is set to 0x6 ("Faulty")</w:t>
            </w:r>
            <w:r w:rsidRPr="00123177">
              <w:rPr>
                <w:szCs w:val="20"/>
              </w:rPr>
              <w:br/>
              <w:t>NHVDCDCFaultID @ HVDCDC_Debug_PDU is equal to 72 (“DIAGNOSTIC_800V_VICOR_IND_SC_FAULT_ID”)</w:t>
            </w:r>
          </w:p>
        </w:tc>
      </w:tr>
      <w:tr w:rsidR="00A55B53" w:rsidRPr="00123177" w14:paraId="05349B0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D32939"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E1317F" w14:textId="77777777" w:rsidR="00A55B53" w:rsidRPr="00123177" w:rsidRDefault="00A55B53" w:rsidP="00535342">
            <w:pPr>
              <w:pStyle w:val="TableText"/>
              <w:snapToGrid w:val="0"/>
            </w:pPr>
            <w:r w:rsidRPr="00123177">
              <w:rPr>
                <w:szCs w:val="20"/>
              </w:rPr>
              <w:t>Constraints is not applicable.</w:t>
            </w:r>
          </w:p>
        </w:tc>
      </w:tr>
      <w:tr w:rsidR="00A55B53" w:rsidRPr="00123177" w14:paraId="1BAAA0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2CE0E4"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BC7A40" w14:textId="77777777" w:rsidR="00A55B53" w:rsidRPr="00123177" w:rsidRDefault="00A55B53" w:rsidP="00535342">
            <w:pPr>
              <w:pStyle w:val="TableText"/>
              <w:snapToGrid w:val="0"/>
            </w:pPr>
            <w:r w:rsidRPr="00123177">
              <w:rPr>
                <w:szCs w:val="20"/>
              </w:rPr>
              <w:t>No effects on other system</w:t>
            </w:r>
          </w:p>
        </w:tc>
      </w:tr>
      <w:tr w:rsidR="00A55B53" w:rsidRPr="00123177" w14:paraId="7232F96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DDF6A5" w14:textId="77777777" w:rsidR="00A55B53" w:rsidRPr="00123177" w:rsidRDefault="00A55B53" w:rsidP="00535342">
            <w:pPr>
              <w:pStyle w:val="TableText"/>
              <w:snapToGrid w:val="0"/>
            </w:pPr>
            <w:r w:rsidRPr="00123177">
              <w:t>Testability with respect to test environment</w:t>
            </w:r>
          </w:p>
          <w:p w14:paraId="0D4C0557" w14:textId="77777777" w:rsidR="00A55B53" w:rsidRPr="00123177" w:rsidRDefault="00A55B53" w:rsidP="00535342">
            <w:pPr>
              <w:pStyle w:val="TableText"/>
            </w:pPr>
            <w:r w:rsidRPr="00123177">
              <w:t>(Yes/No)</w:t>
            </w:r>
          </w:p>
          <w:p w14:paraId="38759593"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F8005F" w14:textId="77777777" w:rsidR="00A55B53" w:rsidRPr="00123177" w:rsidRDefault="00A55B53" w:rsidP="00535342">
            <w:pPr>
              <w:pStyle w:val="TableText"/>
              <w:snapToGrid w:val="0"/>
            </w:pPr>
            <w:r w:rsidRPr="00123177">
              <w:t>YES</w:t>
            </w:r>
          </w:p>
        </w:tc>
      </w:tr>
      <w:tr w:rsidR="00A55B53" w:rsidRPr="00123177" w14:paraId="7C0CDC6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97BE4A" w14:textId="77777777" w:rsidR="00A55B53" w:rsidRPr="00123177" w:rsidRDefault="00A55B53" w:rsidP="00535342">
            <w:pPr>
              <w:pStyle w:val="TableText"/>
              <w:snapToGrid w:val="0"/>
            </w:pPr>
            <w:r w:rsidRPr="00123177">
              <w:t>Feasible within project constraints</w:t>
            </w:r>
          </w:p>
          <w:p w14:paraId="606BE1BE" w14:textId="77777777" w:rsidR="00A55B53" w:rsidRPr="00123177" w:rsidRDefault="00A55B53" w:rsidP="00535342">
            <w:pPr>
              <w:pStyle w:val="TableText"/>
              <w:snapToGrid w:val="0"/>
            </w:pPr>
            <w:r w:rsidRPr="00123177">
              <w:t>(Yes/No)</w:t>
            </w:r>
          </w:p>
          <w:p w14:paraId="25C00D18"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C307BE" w14:textId="77777777" w:rsidR="00A55B53" w:rsidRPr="00123177" w:rsidRDefault="00A55B53" w:rsidP="00535342">
            <w:pPr>
              <w:pStyle w:val="TableText"/>
              <w:snapToGrid w:val="0"/>
            </w:pPr>
            <w:r w:rsidRPr="00123177">
              <w:t>YES</w:t>
            </w:r>
          </w:p>
        </w:tc>
      </w:tr>
      <w:tr w:rsidR="00A55B53" w:rsidRPr="00123177" w14:paraId="668FC90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719B6B" w14:textId="77777777" w:rsidR="00A55B53" w:rsidRPr="00123177" w:rsidRDefault="00A55B53" w:rsidP="00535342">
            <w:pPr>
              <w:pStyle w:val="TableText"/>
              <w:snapToGrid w:val="0"/>
            </w:pPr>
            <w:r w:rsidRPr="00123177">
              <w:t>Critical</w:t>
            </w:r>
          </w:p>
          <w:p w14:paraId="65640C8B"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4224EF" w14:textId="77777777" w:rsidR="00A55B53" w:rsidRPr="00123177" w:rsidRDefault="00A55B53" w:rsidP="00535342">
            <w:pPr>
              <w:pStyle w:val="TableText"/>
              <w:keepNext/>
              <w:snapToGrid w:val="0"/>
            </w:pPr>
            <w:r w:rsidRPr="00123177">
              <w:t>YES</w:t>
            </w:r>
          </w:p>
        </w:tc>
      </w:tr>
      <w:tr w:rsidR="00A55B53" w:rsidRPr="00123177" w14:paraId="093200E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1EFF95"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FD744" w14:textId="77777777" w:rsidR="00A55B53" w:rsidRPr="00123177" w:rsidRDefault="00A55B53" w:rsidP="00535342">
            <w:pPr>
              <w:pStyle w:val="TableText"/>
              <w:keepNext/>
              <w:snapToGrid w:val="0"/>
            </w:pPr>
            <w:r w:rsidRPr="00123177">
              <w:t>Acceptance Criteria for this requirement should be as per SECTION-6 ACCEPTANCE CRITERIA</w:t>
            </w:r>
          </w:p>
        </w:tc>
      </w:tr>
    </w:tbl>
    <w:p w14:paraId="5E597668" w14:textId="77777777" w:rsidR="00A55B53" w:rsidRPr="00123177" w:rsidRDefault="00A55B53" w:rsidP="00A55B53">
      <w:pPr>
        <w:rPr>
          <w:rFonts w:eastAsia="Arial"/>
        </w:rPr>
      </w:pPr>
    </w:p>
    <w:p w14:paraId="29206CFB" w14:textId="77777777" w:rsidR="00A55B53" w:rsidRPr="00123177" w:rsidRDefault="00A55B53" w:rsidP="00A55B53">
      <w:pPr>
        <w:rPr>
          <w:rFonts w:eastAsia="Arial"/>
        </w:rPr>
      </w:pPr>
    </w:p>
    <w:p w14:paraId="5C019846" w14:textId="77777777" w:rsidR="00A55B53" w:rsidRPr="00123177" w:rsidRDefault="00A55B53" w:rsidP="00A55B53">
      <w:pPr>
        <w:pStyle w:val="Heading5"/>
        <w:rPr>
          <w:rFonts w:eastAsia="Arial"/>
        </w:rPr>
      </w:pPr>
      <w:r w:rsidRPr="00123177">
        <w:rPr>
          <w:rFonts w:eastAsia="Arial"/>
          <w:sz w:val="20"/>
          <w:szCs w:val="20"/>
        </w:rPr>
        <w:t xml:space="preserve">Requirement against </w:t>
      </w:r>
      <w:r w:rsidRPr="00123177">
        <w:rPr>
          <w:rFonts w:eastAsia="Arial"/>
          <w:color w:val="000000" w:themeColor="text1"/>
          <w:sz w:val="20"/>
          <w:szCs w:val="20"/>
        </w:rPr>
        <w:t>800V side high voltage is applied and the power module I2C communication is not established for a calibratable time.</w:t>
      </w:r>
    </w:p>
    <w:p w14:paraId="443B8D05" w14:textId="77777777" w:rsidR="00A55B53" w:rsidRPr="00123177" w:rsidRDefault="00A55B53" w:rsidP="00A55B53">
      <w:pPr>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223289D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B9DDF9E"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2989255" w14:textId="77777777" w:rsidR="00A55B53" w:rsidRPr="00123177" w:rsidRDefault="00A55B53" w:rsidP="00535342">
            <w:pPr>
              <w:pStyle w:val="TableColumnTitle"/>
              <w:snapToGrid w:val="0"/>
            </w:pPr>
            <w:r w:rsidRPr="00123177">
              <w:t>Description</w:t>
            </w:r>
          </w:p>
        </w:tc>
      </w:tr>
      <w:tr w:rsidR="00A55B53" w:rsidRPr="00123177" w14:paraId="3876915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7DFCBF7"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A06CB1" w14:textId="77777777" w:rsidR="00A55B53" w:rsidRPr="00123177" w:rsidRDefault="00A55B53" w:rsidP="00535342">
            <w:pPr>
              <w:snapToGrid w:val="0"/>
            </w:pPr>
            <w:r w:rsidRPr="00123177">
              <w:t>SWRS_</w:t>
            </w:r>
            <w:r w:rsidRPr="00123177">
              <w:rPr>
                <w:rFonts w:eastAsia="Arial"/>
                <w:color w:val="000000" w:themeColor="text1"/>
                <w:szCs w:val="20"/>
              </w:rPr>
              <w:t>Diag_23</w:t>
            </w:r>
          </w:p>
        </w:tc>
      </w:tr>
      <w:tr w:rsidR="00A55B53" w:rsidRPr="00123177" w14:paraId="21394B1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7B2F560"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7C28E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SDS-HVDCDC-291</w:t>
            </w:r>
          </w:p>
        </w:tc>
      </w:tr>
      <w:tr w:rsidR="00A55B53" w:rsidRPr="00123177" w14:paraId="214D718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E031EF4"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C74FCE" w14:textId="77777777" w:rsidR="00A55B53" w:rsidRPr="00123177" w:rsidRDefault="00A55B53" w:rsidP="00535342">
            <w:pPr>
              <w:pStyle w:val="TableText"/>
              <w:snapToGrid w:val="0"/>
            </w:pPr>
            <w:r w:rsidRPr="00123177">
              <w:t>B-Sample/PF2.0</w:t>
            </w:r>
          </w:p>
        </w:tc>
      </w:tr>
      <w:tr w:rsidR="00A55B53" w:rsidRPr="00123177" w14:paraId="38DFD29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308D36F"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A4142D"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800Vind sensing circuit failure (power supply failure, circuit short to high, circuit short to ground or circuit open).</w:t>
            </w:r>
          </w:p>
          <w:p w14:paraId="55A6EDCB" w14:textId="77777777" w:rsidR="00A55B53" w:rsidRPr="00123177" w:rsidRDefault="00A55B53" w:rsidP="00535342">
            <w:pPr>
              <w:snapToGrid w:val="0"/>
              <w:rPr>
                <w:rFonts w:eastAsia="Arial"/>
                <w:color w:val="000000" w:themeColor="text1"/>
              </w:rPr>
            </w:pPr>
          </w:p>
          <w:p w14:paraId="7FFD70DD" w14:textId="77777777" w:rsidR="00A55B53" w:rsidRPr="00123177" w:rsidRDefault="00A55B53" w:rsidP="00535342">
            <w:pPr>
              <w:snapToGrid w:val="0"/>
              <w:rPr>
                <w:rFonts w:eastAsia="Arial"/>
                <w:color w:val="000000" w:themeColor="text1"/>
              </w:rPr>
            </w:pPr>
            <w:r w:rsidRPr="00123177">
              <w:rPr>
                <w:rFonts w:eastAsia="Arial"/>
                <w:color w:val="000000" w:themeColor="text1"/>
              </w:rPr>
              <w:t>(800Vind corresponds to the sensor with CAN signal name: "VHVDCDC800VAnalog")</w:t>
            </w:r>
          </w:p>
        </w:tc>
      </w:tr>
      <w:tr w:rsidR="00A55B53" w:rsidRPr="00123177" w14:paraId="6AD6FB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9F7C1E"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6975BE"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D44F0E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6CD330"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ECD40"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2D0CFC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DADA68"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F9B7CC"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F813F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324559"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B57BA" w14:textId="77777777" w:rsidR="00A55B53" w:rsidRPr="00123177" w:rsidRDefault="00A55B53" w:rsidP="00535342">
            <w:pPr>
              <w:rPr>
                <w:szCs w:val="20"/>
              </w:rPr>
            </w:pPr>
            <w:r w:rsidRPr="00123177">
              <w:rPr>
                <w:szCs w:val="20"/>
              </w:rPr>
              <w:t>1. Send NHVDCDCCommand as 0x01 ("Enable") using the CAN interface cyclically every 10ms.</w:t>
            </w:r>
            <w:r w:rsidRPr="00123177">
              <w:rPr>
                <w:szCs w:val="20"/>
              </w:rPr>
              <w:br/>
              <w:t xml:space="preserve">2. Provide the changes required on power board for Short to Ground </w:t>
            </w:r>
          </w:p>
        </w:tc>
      </w:tr>
      <w:tr w:rsidR="00A55B53" w:rsidRPr="00123177" w14:paraId="3DEA71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76B584"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1E2E7E" w14:textId="77777777" w:rsidR="00A55B53" w:rsidRPr="00123177" w:rsidRDefault="00A55B53" w:rsidP="00535342">
            <w:r w:rsidRPr="00123177">
              <w:rPr>
                <w:szCs w:val="20"/>
              </w:rPr>
              <w:t>Below CAN messages are observed on the CAN interface</w:t>
            </w:r>
            <w:r w:rsidRPr="00123177">
              <w:rPr>
                <w:szCs w:val="20"/>
              </w:rPr>
              <w:br/>
              <w:t>NHVDCDCStatus @ HVDCDC_Status1 is set to 0x6 ("Faulty")</w:t>
            </w:r>
            <w:r w:rsidRPr="00123177">
              <w:rPr>
                <w:szCs w:val="20"/>
              </w:rPr>
              <w:br/>
              <w:t>NHVDCDCFaultID @ HVDCDC_Debug_PDU is equal to 73 (“DIAGNOSTIC_800V_VICOR_IND_STG_FAULT_ID”) and this fault is raised after 500ms</w:t>
            </w:r>
          </w:p>
        </w:tc>
      </w:tr>
      <w:tr w:rsidR="00A55B53" w:rsidRPr="00123177" w14:paraId="38376BD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184593"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21409" w14:textId="77777777" w:rsidR="00A55B53" w:rsidRPr="00123177" w:rsidRDefault="00A55B53" w:rsidP="00535342">
            <w:pPr>
              <w:pStyle w:val="TableText"/>
              <w:snapToGrid w:val="0"/>
              <w:rPr>
                <w:rStyle w:val="normaltextrun"/>
              </w:rPr>
            </w:pPr>
            <w:r w:rsidRPr="00123177">
              <w:rPr>
                <w:rStyle w:val="normaltextrun"/>
              </w:rPr>
              <w:t>Verify that the HVDCDC raises a level 2 fault upon the detection of the 800Vind sensing circuit failure circuit by circuit short to Ground.</w:t>
            </w:r>
          </w:p>
        </w:tc>
      </w:tr>
      <w:tr w:rsidR="00A55B53" w:rsidRPr="00123177" w14:paraId="51AD70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132123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F2B242" w14:textId="77777777" w:rsidR="00A55B53" w:rsidRPr="00123177" w:rsidRDefault="00A55B53" w:rsidP="00535342">
            <w:pPr>
              <w:pStyle w:val="TableText"/>
              <w:snapToGrid w:val="0"/>
            </w:pPr>
            <w:r w:rsidRPr="00123177">
              <w:t>No such mandatory fields is applicable.</w:t>
            </w:r>
          </w:p>
        </w:tc>
      </w:tr>
      <w:tr w:rsidR="00A55B53" w:rsidRPr="00123177" w14:paraId="1BB9A75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CA9F36"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4A95F6" w14:textId="77777777" w:rsidR="00A55B53" w:rsidRPr="00123177" w:rsidRDefault="00A55B53" w:rsidP="00535342">
            <w:pPr>
              <w:pStyle w:val="TableText"/>
              <w:snapToGrid w:val="0"/>
            </w:pPr>
            <w:r w:rsidRPr="00123177">
              <w:t xml:space="preserve">1. HVDCDCStatus @ HVDCDC_Status1 is equal to 0x0 ("Standby") </w:t>
            </w:r>
          </w:p>
          <w:p w14:paraId="4D67D2D0" w14:textId="77777777" w:rsidR="00A55B53" w:rsidRPr="00123177" w:rsidRDefault="00A55B53" w:rsidP="00535342">
            <w:pPr>
              <w:pStyle w:val="TableText"/>
              <w:snapToGrid w:val="0"/>
            </w:pPr>
            <w:r w:rsidRPr="00123177">
              <w:t>2. NHVDCDCStatusDebug @ HVDCDC_Debug is equal to 0x0 ("Standby").</w:t>
            </w:r>
          </w:p>
          <w:p w14:paraId="230F443D" w14:textId="77777777" w:rsidR="00A55B53" w:rsidRPr="00123177" w:rsidRDefault="00A55B53" w:rsidP="00535342">
            <w:pPr>
              <w:pStyle w:val="TableText"/>
              <w:snapToGrid w:val="0"/>
            </w:pPr>
            <w:r w:rsidRPr="00123177">
              <w:t>3. No fault is raised, Value of CAN signal NHVDCDCFault @ HVDCDC_Status1 is equal to 0</w:t>
            </w:r>
          </w:p>
        </w:tc>
      </w:tr>
      <w:tr w:rsidR="00A55B53" w:rsidRPr="00123177" w14:paraId="558938C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564E09"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FC9266"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7612D44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552A4E"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44A24A" w14:textId="77777777" w:rsidR="00A55B53" w:rsidRPr="00123177" w:rsidRDefault="00A55B53" w:rsidP="00535342">
            <w:pPr>
              <w:pStyle w:val="TableText"/>
              <w:snapToGrid w:val="0"/>
            </w:pPr>
            <w:r w:rsidRPr="00123177">
              <w:rPr>
                <w:szCs w:val="20"/>
              </w:rPr>
              <w:t>Valid range value is not required.</w:t>
            </w:r>
          </w:p>
        </w:tc>
      </w:tr>
      <w:tr w:rsidR="00A55B53" w:rsidRPr="00123177" w14:paraId="3B9492E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67DC53"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7C3F48"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4E1DE6D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D4C1BF"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1992B3"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61A829B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2CE1A0"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D8A114" w14:textId="77777777" w:rsidR="00A55B53" w:rsidRPr="00123177" w:rsidRDefault="00A55B53" w:rsidP="00535342">
            <w:pPr>
              <w:pStyle w:val="TableText"/>
            </w:pPr>
            <w:r w:rsidRPr="00123177">
              <w:rPr>
                <w:szCs w:val="20"/>
              </w:rPr>
              <w:t>Data rate is not applicable.</w:t>
            </w:r>
          </w:p>
        </w:tc>
      </w:tr>
      <w:tr w:rsidR="00A55B53" w:rsidRPr="00123177" w14:paraId="5D838A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56680B"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E237CE"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1B4405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556D4C"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4EC763"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BC67C4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91B025" w14:textId="77777777" w:rsidR="00A55B53" w:rsidRPr="00123177" w:rsidRDefault="00A55B53" w:rsidP="00535342">
            <w:pPr>
              <w:pStyle w:val="TableText"/>
              <w:snapToGrid w:val="0"/>
            </w:pPr>
            <w:r w:rsidRPr="00123177">
              <w:t xml:space="preserve">Validation Rules/ </w:t>
            </w:r>
          </w:p>
          <w:p w14:paraId="3F1F4B17"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08E6B" w14:textId="77777777" w:rsidR="00A55B53" w:rsidRPr="00123177" w:rsidRDefault="00A55B53" w:rsidP="00535342">
            <w:pPr>
              <w:pStyle w:val="TableText"/>
              <w:snapToGrid w:val="0"/>
              <w:rPr>
                <w:szCs w:val="20"/>
              </w:rPr>
            </w:pPr>
            <w:r w:rsidRPr="00123177">
              <w:rPr>
                <w:szCs w:val="20"/>
              </w:rPr>
              <w:t>Verify the CAN messages and CAN signal mentioned in input and output section on CANalyzer Tool</w:t>
            </w:r>
          </w:p>
          <w:p w14:paraId="7AB46946" w14:textId="77777777" w:rsidR="00A55B53" w:rsidRPr="00123177" w:rsidRDefault="00A55B53" w:rsidP="00535342">
            <w:pPr>
              <w:pStyle w:val="TableText"/>
              <w:snapToGrid w:val="0"/>
              <w:rPr>
                <w:szCs w:val="20"/>
              </w:rPr>
            </w:pPr>
          </w:p>
          <w:p w14:paraId="76378A6D" w14:textId="77777777" w:rsidR="00A55B53" w:rsidRPr="00123177" w:rsidRDefault="00A55B53" w:rsidP="00535342">
            <w:pPr>
              <w:pStyle w:val="TableText"/>
              <w:snapToGrid w:val="0"/>
            </w:pPr>
            <w:r w:rsidRPr="00123177">
              <w:rPr>
                <w:szCs w:val="20"/>
              </w:rPr>
              <w:t>NHVDCDCStatus @ HVDCDC_Status1 is set to 0x6 ("Faulty")</w:t>
            </w:r>
            <w:r w:rsidRPr="00123177">
              <w:rPr>
                <w:szCs w:val="20"/>
              </w:rPr>
              <w:br/>
              <w:t>NHVDCDCFaultID @ HVDCDC_Debug_PDU is equal to 73 (“DIAGNOSTIC_800V_VICOR_IND_STG_FAULT_ID”)</w:t>
            </w:r>
          </w:p>
        </w:tc>
      </w:tr>
      <w:tr w:rsidR="00A55B53" w:rsidRPr="00123177" w14:paraId="6CC5F0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9B3D76"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91A725" w14:textId="77777777" w:rsidR="00A55B53" w:rsidRPr="00123177" w:rsidRDefault="00A55B53" w:rsidP="00535342">
            <w:pPr>
              <w:pStyle w:val="TableText"/>
              <w:snapToGrid w:val="0"/>
            </w:pPr>
            <w:r w:rsidRPr="00123177">
              <w:rPr>
                <w:szCs w:val="20"/>
              </w:rPr>
              <w:t>Constraints is not applicable.</w:t>
            </w:r>
          </w:p>
        </w:tc>
      </w:tr>
      <w:tr w:rsidR="00A55B53" w:rsidRPr="00123177" w14:paraId="0E4F97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AE6268"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01EF8C" w14:textId="77777777" w:rsidR="00A55B53" w:rsidRPr="00123177" w:rsidRDefault="00A55B53" w:rsidP="00535342">
            <w:pPr>
              <w:pStyle w:val="TableText"/>
              <w:snapToGrid w:val="0"/>
            </w:pPr>
            <w:r w:rsidRPr="00123177">
              <w:rPr>
                <w:szCs w:val="20"/>
              </w:rPr>
              <w:t>No effects on other system</w:t>
            </w:r>
          </w:p>
        </w:tc>
      </w:tr>
      <w:tr w:rsidR="00A55B53" w:rsidRPr="00123177" w14:paraId="225DAA7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71973B" w14:textId="77777777" w:rsidR="00A55B53" w:rsidRPr="00123177" w:rsidRDefault="00A55B53" w:rsidP="00535342">
            <w:pPr>
              <w:pStyle w:val="TableText"/>
              <w:snapToGrid w:val="0"/>
            </w:pPr>
            <w:r w:rsidRPr="00123177">
              <w:t>Testability with respect to test environment</w:t>
            </w:r>
          </w:p>
          <w:p w14:paraId="06C3695C" w14:textId="77777777" w:rsidR="00A55B53" w:rsidRPr="00123177" w:rsidRDefault="00A55B53" w:rsidP="00535342">
            <w:pPr>
              <w:pStyle w:val="TableText"/>
            </w:pPr>
            <w:r w:rsidRPr="00123177">
              <w:t>(Yes/No)</w:t>
            </w:r>
          </w:p>
          <w:p w14:paraId="11ADA75F"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A9CC9" w14:textId="77777777" w:rsidR="00A55B53" w:rsidRPr="00123177" w:rsidRDefault="00A55B53" w:rsidP="00535342">
            <w:pPr>
              <w:pStyle w:val="TableText"/>
              <w:snapToGrid w:val="0"/>
            </w:pPr>
            <w:r w:rsidRPr="00123177">
              <w:t>YES</w:t>
            </w:r>
          </w:p>
        </w:tc>
      </w:tr>
      <w:tr w:rsidR="00A55B53" w:rsidRPr="00123177" w14:paraId="129CBEA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61F3E4" w14:textId="77777777" w:rsidR="00A55B53" w:rsidRPr="00123177" w:rsidRDefault="00A55B53" w:rsidP="00535342">
            <w:pPr>
              <w:pStyle w:val="TableText"/>
              <w:snapToGrid w:val="0"/>
            </w:pPr>
            <w:r w:rsidRPr="00123177">
              <w:t>Feasible within project constraints</w:t>
            </w:r>
          </w:p>
          <w:p w14:paraId="0ED66F69" w14:textId="77777777" w:rsidR="00A55B53" w:rsidRPr="00123177" w:rsidRDefault="00A55B53" w:rsidP="00535342">
            <w:pPr>
              <w:pStyle w:val="TableText"/>
              <w:snapToGrid w:val="0"/>
            </w:pPr>
            <w:r w:rsidRPr="00123177">
              <w:t>(Yes/No)</w:t>
            </w:r>
          </w:p>
          <w:p w14:paraId="537CD31B"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BB82FB" w14:textId="77777777" w:rsidR="00A55B53" w:rsidRPr="00123177" w:rsidRDefault="00A55B53" w:rsidP="00535342">
            <w:pPr>
              <w:pStyle w:val="TableText"/>
              <w:snapToGrid w:val="0"/>
            </w:pPr>
            <w:r w:rsidRPr="00123177">
              <w:t>YES</w:t>
            </w:r>
          </w:p>
        </w:tc>
      </w:tr>
      <w:tr w:rsidR="00A55B53" w:rsidRPr="00123177" w14:paraId="4ADFABF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4B2D64" w14:textId="77777777" w:rsidR="00A55B53" w:rsidRPr="00123177" w:rsidRDefault="00A55B53" w:rsidP="00535342">
            <w:pPr>
              <w:pStyle w:val="TableText"/>
              <w:snapToGrid w:val="0"/>
            </w:pPr>
            <w:r w:rsidRPr="00123177">
              <w:t>Critical</w:t>
            </w:r>
          </w:p>
          <w:p w14:paraId="3919208F"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02CF84" w14:textId="77777777" w:rsidR="00A55B53" w:rsidRPr="00123177" w:rsidRDefault="00A55B53" w:rsidP="00535342">
            <w:pPr>
              <w:pStyle w:val="TableText"/>
              <w:keepNext/>
              <w:snapToGrid w:val="0"/>
            </w:pPr>
            <w:r w:rsidRPr="00123177">
              <w:t>YES</w:t>
            </w:r>
          </w:p>
        </w:tc>
      </w:tr>
      <w:tr w:rsidR="00A55B53" w:rsidRPr="00123177" w14:paraId="0CA53D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D4A7E8"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3A10D9" w14:textId="77777777" w:rsidR="00A55B53" w:rsidRPr="00123177" w:rsidRDefault="00A55B53" w:rsidP="00535342">
            <w:pPr>
              <w:pStyle w:val="TableText"/>
              <w:keepNext/>
              <w:snapToGrid w:val="0"/>
            </w:pPr>
            <w:r w:rsidRPr="00123177">
              <w:t>Acceptance Criteria for this requirement should be as per SECTION-6 ACCEPTANCE CRITERIA</w:t>
            </w:r>
          </w:p>
        </w:tc>
      </w:tr>
    </w:tbl>
    <w:p w14:paraId="3A244C54" w14:textId="77777777" w:rsidR="00A55B53" w:rsidRPr="00123177" w:rsidRDefault="00A55B53" w:rsidP="00A55B53">
      <w:pPr>
        <w:rPr>
          <w:rFonts w:eastAsia="Arial"/>
        </w:rPr>
      </w:pPr>
    </w:p>
    <w:p w14:paraId="1D91113A"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Fonts w:eastAsia="Arial"/>
          <w:color w:val="000000" w:themeColor="text1"/>
          <w:sz w:val="20"/>
          <w:szCs w:val="20"/>
        </w:rPr>
        <w:t>the detection of the 800Vemi sensing circuit failure (power supply failure, circuit short to high, circuit short to ground or circuit open).</w:t>
      </w:r>
    </w:p>
    <w:p w14:paraId="614EA853" w14:textId="77777777" w:rsidR="00A55B53" w:rsidRPr="00123177" w:rsidRDefault="00A55B53" w:rsidP="00A55B53">
      <w:pPr>
        <w:pStyle w:val="BodyText"/>
        <w:rPr>
          <w:rFonts w:eastAsia="Arial"/>
        </w:rPr>
      </w:pPr>
    </w:p>
    <w:p w14:paraId="219C5238"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2488362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50AEE90"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F6EB0FB" w14:textId="77777777" w:rsidR="00A55B53" w:rsidRPr="00123177" w:rsidRDefault="00A55B53" w:rsidP="00535342">
            <w:pPr>
              <w:pStyle w:val="TableColumnTitle"/>
              <w:snapToGrid w:val="0"/>
            </w:pPr>
            <w:r w:rsidRPr="00123177">
              <w:t>Description</w:t>
            </w:r>
          </w:p>
        </w:tc>
      </w:tr>
      <w:tr w:rsidR="00A55B53" w:rsidRPr="00123177" w14:paraId="68E9AA8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892F72D"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212DDF" w14:textId="77777777" w:rsidR="00A55B53" w:rsidRPr="00123177" w:rsidRDefault="00A55B53" w:rsidP="00535342">
            <w:pPr>
              <w:snapToGrid w:val="0"/>
            </w:pPr>
            <w:r w:rsidRPr="00123177">
              <w:t>SWRS_</w:t>
            </w:r>
            <w:r w:rsidRPr="00123177">
              <w:rPr>
                <w:rFonts w:eastAsia="Arial"/>
                <w:color w:val="000000" w:themeColor="text1"/>
                <w:szCs w:val="20"/>
              </w:rPr>
              <w:t>Diag_24</w:t>
            </w:r>
          </w:p>
        </w:tc>
      </w:tr>
      <w:tr w:rsidR="00A55B53" w:rsidRPr="00123177" w14:paraId="661E932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73F5002"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ED569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SDS-HVDCDC-292</w:t>
            </w:r>
          </w:p>
        </w:tc>
      </w:tr>
      <w:tr w:rsidR="00A55B53" w:rsidRPr="00123177" w14:paraId="394BE4F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DFF110A"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D7203" w14:textId="77777777" w:rsidR="00A55B53" w:rsidRPr="00123177" w:rsidRDefault="00A55B53" w:rsidP="00535342">
            <w:pPr>
              <w:pStyle w:val="TableText"/>
              <w:snapToGrid w:val="0"/>
            </w:pPr>
            <w:r w:rsidRPr="00123177">
              <w:t>B-Sample/PF2.0</w:t>
            </w:r>
          </w:p>
        </w:tc>
      </w:tr>
      <w:tr w:rsidR="00A55B53" w:rsidRPr="00123177" w14:paraId="7274674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F9A8ACE"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BBC7A"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800Vemi sensing circuit failure (power supply failure, circuit short to high, circuit short to ground or circuit open).</w:t>
            </w:r>
          </w:p>
          <w:p w14:paraId="610A84A3" w14:textId="77777777" w:rsidR="00A55B53" w:rsidRPr="00123177" w:rsidRDefault="00A55B53" w:rsidP="00535342">
            <w:pPr>
              <w:snapToGrid w:val="0"/>
              <w:rPr>
                <w:rFonts w:eastAsia="Arial"/>
                <w:color w:val="000000" w:themeColor="text1"/>
              </w:rPr>
            </w:pPr>
          </w:p>
          <w:p w14:paraId="6B8F45C4" w14:textId="77777777" w:rsidR="00A55B53" w:rsidRPr="00123177" w:rsidRDefault="00A55B53" w:rsidP="00535342">
            <w:pPr>
              <w:snapToGrid w:val="0"/>
              <w:rPr>
                <w:rFonts w:eastAsia="Arial"/>
                <w:color w:val="000000" w:themeColor="text1"/>
              </w:rPr>
            </w:pPr>
            <w:r w:rsidRPr="00123177">
              <w:rPr>
                <w:rFonts w:eastAsia="Arial"/>
                <w:color w:val="000000" w:themeColor="text1"/>
              </w:rPr>
              <w:t>(800Vemi corresponds to the sensor with CAN signal name: "VHVDCDC800V_emi")</w:t>
            </w:r>
          </w:p>
        </w:tc>
      </w:tr>
      <w:tr w:rsidR="00A55B53" w:rsidRPr="00123177" w14:paraId="6BE7BE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AA674E"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49FFD2"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6873B23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8CE28E"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C2B3E"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3F73F5F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885613"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AE0EF"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33337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B0911F"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BC448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On power board short R355 with high.</w:t>
            </w:r>
          </w:p>
          <w:p w14:paraId="6F9DC8F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 cyclically every 10ms.</w:t>
            </w:r>
          </w:p>
        </w:tc>
      </w:tr>
      <w:tr w:rsidR="00A55B53" w:rsidRPr="00123177" w14:paraId="3C95BD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EA8A49"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C7E816"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6E1F7E76" w14:textId="77777777" w:rsidR="00A55B53" w:rsidRPr="00123177" w:rsidRDefault="00A55B53" w:rsidP="00535342">
            <w:pPr>
              <w:pStyle w:val="TableText"/>
              <w:snapToGrid w:val="0"/>
            </w:pPr>
            <w:r w:rsidRPr="00123177">
              <w:t xml:space="preserve">NHVDCDCFault @ HVDCDC_Status1 is set to 0x3 ("Level 2") </w:t>
            </w:r>
          </w:p>
          <w:p w14:paraId="4943796A" w14:textId="77777777" w:rsidR="00A55B53" w:rsidRPr="00123177" w:rsidRDefault="00A55B53" w:rsidP="00535342">
            <w:pPr>
              <w:pStyle w:val="TableText"/>
              <w:snapToGrid w:val="0"/>
            </w:pPr>
            <w:r w:rsidRPr="00123177">
              <w:t>NVHDCDCFaultID @  HVDCDC_Debug_PDU is equal to 39 ("DIAGNOSTIC_400V_EMI_OC_FAULT_ID") and is raised after the fault response time of 500ms.</w:t>
            </w:r>
          </w:p>
        </w:tc>
      </w:tr>
      <w:tr w:rsidR="00A55B53" w:rsidRPr="00123177" w14:paraId="737E3B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9E9F89"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B2A99" w14:textId="77777777" w:rsidR="00A55B53" w:rsidRPr="00123177" w:rsidRDefault="00A55B53" w:rsidP="00535342">
            <w:pPr>
              <w:pStyle w:val="TableText"/>
              <w:snapToGrid w:val="0"/>
              <w:rPr>
                <w:rStyle w:val="normaltextrun"/>
              </w:rPr>
            </w:pPr>
            <w:r w:rsidRPr="00123177">
              <w:rPr>
                <w:rStyle w:val="normaltextrun"/>
              </w:rPr>
              <w:t>The power module output of the 800V side voltage is not received or the communication with the power module is compromised because of the 800V DC link voltage(EMI) sensing circuit failure by circuit short to high, the HVDCDC application detects the failure and raises a level 2 fault.</w:t>
            </w:r>
          </w:p>
        </w:tc>
      </w:tr>
      <w:tr w:rsidR="00A55B53" w:rsidRPr="00123177" w14:paraId="71CAF73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D08EC3"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01A2AE" w14:textId="77777777" w:rsidR="00A55B53" w:rsidRPr="00123177" w:rsidRDefault="00A55B53" w:rsidP="00535342">
            <w:pPr>
              <w:pStyle w:val="TableText"/>
              <w:snapToGrid w:val="0"/>
            </w:pPr>
            <w:r w:rsidRPr="00123177">
              <w:t>No such mandatory fields is applicable.</w:t>
            </w:r>
          </w:p>
        </w:tc>
      </w:tr>
      <w:tr w:rsidR="00A55B53" w:rsidRPr="00123177" w14:paraId="4B996CE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7B5C64"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942699" w14:textId="77777777" w:rsidR="00A55B53" w:rsidRPr="00123177" w:rsidRDefault="00A55B53" w:rsidP="00535342">
            <w:pPr>
              <w:pStyle w:val="TableText"/>
              <w:snapToGrid w:val="0"/>
            </w:pPr>
            <w:r w:rsidRPr="00123177">
              <w:t>NHVDCDCStatus = 0, NHVDCDCStatusDebug = 0, NHVDCDCFault = 0.</w:t>
            </w:r>
          </w:p>
        </w:tc>
      </w:tr>
      <w:tr w:rsidR="00A55B53" w:rsidRPr="00123177" w14:paraId="0CA8090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F307DF"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81D3D3"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D7C4C3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6E9D3F"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93359B" w14:textId="77777777" w:rsidR="00A55B53" w:rsidRPr="00123177" w:rsidRDefault="00A55B53" w:rsidP="00535342">
            <w:pPr>
              <w:pStyle w:val="TableText"/>
              <w:snapToGrid w:val="0"/>
            </w:pPr>
            <w:r w:rsidRPr="00123177">
              <w:rPr>
                <w:szCs w:val="20"/>
              </w:rPr>
              <w:t>Valid range value is not required.</w:t>
            </w:r>
          </w:p>
        </w:tc>
      </w:tr>
      <w:tr w:rsidR="00A55B53" w:rsidRPr="00123177" w14:paraId="09FC2D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8553DE"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EF3CCC"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6DFBD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5A69B4"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95E785"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1168189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86C495"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04F8A" w14:textId="77777777" w:rsidR="00A55B53" w:rsidRPr="00123177" w:rsidRDefault="00A55B53" w:rsidP="00535342">
            <w:pPr>
              <w:pStyle w:val="TableText"/>
            </w:pPr>
            <w:r w:rsidRPr="00123177">
              <w:rPr>
                <w:szCs w:val="20"/>
              </w:rPr>
              <w:t>Data rate is not applicable.</w:t>
            </w:r>
          </w:p>
        </w:tc>
      </w:tr>
      <w:tr w:rsidR="00A55B53" w:rsidRPr="00123177" w14:paraId="78B01D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83CF7D"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BBD391"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701393A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647C9E"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0D7379"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0CAA64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14CF21" w14:textId="77777777" w:rsidR="00A55B53" w:rsidRPr="00123177" w:rsidRDefault="00A55B53" w:rsidP="00535342">
            <w:pPr>
              <w:pStyle w:val="TableText"/>
              <w:snapToGrid w:val="0"/>
            </w:pPr>
            <w:r w:rsidRPr="00123177">
              <w:t xml:space="preserve">Validation Rules/ </w:t>
            </w:r>
          </w:p>
          <w:p w14:paraId="4B5AEDE5"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6539E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186BAA0A" w14:textId="77777777" w:rsidR="00A55B53" w:rsidRPr="00123177" w:rsidRDefault="00A55B53" w:rsidP="00535342">
            <w:pPr>
              <w:pStyle w:val="TableText"/>
              <w:snapToGrid w:val="0"/>
            </w:pPr>
            <w:r w:rsidRPr="00123177">
              <w:t xml:space="preserve">NHVDCDCFault @ HVDCDC_Status1 is set to 0x3 ("Level 2") </w:t>
            </w:r>
          </w:p>
          <w:p w14:paraId="756707FD" w14:textId="77777777" w:rsidR="00A55B53" w:rsidRPr="00123177" w:rsidRDefault="00A55B53" w:rsidP="00535342">
            <w:pPr>
              <w:pStyle w:val="TableText"/>
              <w:snapToGrid w:val="0"/>
              <w:rPr>
                <w:i/>
                <w:iCs/>
              </w:rPr>
            </w:pPr>
            <w:r w:rsidRPr="00123177">
              <w:t>NVHDCDCFaultID @  HVDCDC_Debug_PDU is equal to 39</w:t>
            </w:r>
          </w:p>
        </w:tc>
      </w:tr>
      <w:tr w:rsidR="00A55B53" w:rsidRPr="00123177" w14:paraId="1A6183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D4E874"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697FD" w14:textId="77777777" w:rsidR="00A55B53" w:rsidRPr="00123177" w:rsidRDefault="00A55B53" w:rsidP="00535342">
            <w:pPr>
              <w:pStyle w:val="TableText"/>
              <w:snapToGrid w:val="0"/>
            </w:pPr>
            <w:r w:rsidRPr="00123177">
              <w:rPr>
                <w:szCs w:val="20"/>
              </w:rPr>
              <w:t>Constraints is not applicable.</w:t>
            </w:r>
          </w:p>
        </w:tc>
      </w:tr>
      <w:tr w:rsidR="00A55B53" w:rsidRPr="00123177" w14:paraId="45D94B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FDAC80"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CF616D" w14:textId="77777777" w:rsidR="00A55B53" w:rsidRPr="00123177" w:rsidRDefault="00A55B53" w:rsidP="00535342">
            <w:pPr>
              <w:pStyle w:val="TableText"/>
              <w:snapToGrid w:val="0"/>
            </w:pPr>
            <w:r w:rsidRPr="00123177">
              <w:rPr>
                <w:szCs w:val="20"/>
              </w:rPr>
              <w:t>No effects on other system</w:t>
            </w:r>
          </w:p>
        </w:tc>
      </w:tr>
      <w:tr w:rsidR="00A55B53" w:rsidRPr="00123177" w14:paraId="300ADCC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33EF22" w14:textId="77777777" w:rsidR="00A55B53" w:rsidRPr="00123177" w:rsidRDefault="00A55B53" w:rsidP="00535342">
            <w:pPr>
              <w:pStyle w:val="TableText"/>
              <w:snapToGrid w:val="0"/>
            </w:pPr>
            <w:r w:rsidRPr="00123177">
              <w:t>Testability with respect to test environment</w:t>
            </w:r>
          </w:p>
          <w:p w14:paraId="2F69CAD0" w14:textId="77777777" w:rsidR="00A55B53" w:rsidRPr="00123177" w:rsidRDefault="00A55B53" w:rsidP="00535342">
            <w:pPr>
              <w:pStyle w:val="TableText"/>
            </w:pPr>
            <w:r w:rsidRPr="00123177">
              <w:t>(Yes/No)</w:t>
            </w:r>
          </w:p>
          <w:p w14:paraId="089650C7"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A59326" w14:textId="77777777" w:rsidR="00A55B53" w:rsidRPr="00123177" w:rsidRDefault="00A55B53" w:rsidP="00535342">
            <w:pPr>
              <w:pStyle w:val="TableText"/>
              <w:snapToGrid w:val="0"/>
            </w:pPr>
            <w:r w:rsidRPr="00123177">
              <w:t>YES</w:t>
            </w:r>
          </w:p>
        </w:tc>
      </w:tr>
      <w:tr w:rsidR="00A55B53" w:rsidRPr="00123177" w14:paraId="1E3173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C41B61" w14:textId="77777777" w:rsidR="00A55B53" w:rsidRPr="00123177" w:rsidRDefault="00A55B53" w:rsidP="00535342">
            <w:pPr>
              <w:pStyle w:val="TableText"/>
              <w:snapToGrid w:val="0"/>
            </w:pPr>
            <w:r w:rsidRPr="00123177">
              <w:t>Feasible within project constraints</w:t>
            </w:r>
          </w:p>
          <w:p w14:paraId="1D5B195A" w14:textId="77777777" w:rsidR="00A55B53" w:rsidRPr="00123177" w:rsidRDefault="00A55B53" w:rsidP="00535342">
            <w:pPr>
              <w:pStyle w:val="TableText"/>
              <w:snapToGrid w:val="0"/>
            </w:pPr>
            <w:r w:rsidRPr="00123177">
              <w:t>(Yes/No)</w:t>
            </w:r>
          </w:p>
          <w:p w14:paraId="4AE8659D"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8F22A8" w14:textId="77777777" w:rsidR="00A55B53" w:rsidRPr="00123177" w:rsidRDefault="00A55B53" w:rsidP="00535342">
            <w:pPr>
              <w:pStyle w:val="TableText"/>
              <w:snapToGrid w:val="0"/>
            </w:pPr>
            <w:r w:rsidRPr="00123177">
              <w:t>YES</w:t>
            </w:r>
          </w:p>
        </w:tc>
      </w:tr>
      <w:tr w:rsidR="00A55B53" w:rsidRPr="00123177" w14:paraId="62AA8C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189D41" w14:textId="77777777" w:rsidR="00A55B53" w:rsidRPr="00123177" w:rsidRDefault="00A55B53" w:rsidP="00535342">
            <w:pPr>
              <w:pStyle w:val="TableText"/>
              <w:snapToGrid w:val="0"/>
            </w:pPr>
            <w:r w:rsidRPr="00123177">
              <w:t>Critical</w:t>
            </w:r>
          </w:p>
          <w:p w14:paraId="4D55C265"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0F793A" w14:textId="77777777" w:rsidR="00A55B53" w:rsidRPr="00123177" w:rsidRDefault="00A55B53" w:rsidP="00535342">
            <w:pPr>
              <w:pStyle w:val="TableText"/>
              <w:snapToGrid w:val="0"/>
            </w:pPr>
            <w:r w:rsidRPr="00123177">
              <w:t>YES</w:t>
            </w:r>
          </w:p>
        </w:tc>
      </w:tr>
      <w:tr w:rsidR="00A55B53" w:rsidRPr="00123177" w14:paraId="53CFE8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D9E9DE"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EDD34D"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6A2299F2" w14:textId="77777777" w:rsidR="00A55B53" w:rsidRPr="00123177" w:rsidRDefault="00A55B53" w:rsidP="00A55B53">
      <w:pPr>
        <w:pStyle w:val="BodyText"/>
        <w:rPr>
          <w:rFonts w:eastAsia="Arial"/>
        </w:rPr>
      </w:pPr>
    </w:p>
    <w:p w14:paraId="4C78CFD3" w14:textId="77777777" w:rsidR="00A55B53" w:rsidRPr="00123177" w:rsidRDefault="00A55B53" w:rsidP="00A55B53">
      <w:pPr>
        <w:rPr>
          <w:rFonts w:eastAsia="Arial"/>
        </w:rPr>
      </w:pPr>
    </w:p>
    <w:p w14:paraId="51C9B59B"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Fonts w:eastAsia="Arial"/>
          <w:color w:val="000000" w:themeColor="text1"/>
          <w:sz w:val="20"/>
          <w:szCs w:val="20"/>
        </w:rPr>
        <w:t>the detection of the 800Vemi sensing circuit failure (power supply failure, circuit short to high, circuit short to ground or circuit open)</w:t>
      </w:r>
    </w:p>
    <w:p w14:paraId="4248E0FD" w14:textId="77777777" w:rsidR="00A55B53" w:rsidRPr="00123177" w:rsidRDefault="00A55B53" w:rsidP="00A55B53">
      <w:pPr>
        <w:pStyle w:val="BodyText"/>
        <w:rPr>
          <w:rFonts w:eastAsia="Arial"/>
        </w:rPr>
      </w:pPr>
    </w:p>
    <w:p w14:paraId="00EC100C"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A91948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B30506E"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78A9562" w14:textId="77777777" w:rsidR="00A55B53" w:rsidRPr="00123177" w:rsidRDefault="00A55B53" w:rsidP="00535342">
            <w:pPr>
              <w:pStyle w:val="TableColumnTitle"/>
              <w:snapToGrid w:val="0"/>
            </w:pPr>
            <w:r w:rsidRPr="00123177">
              <w:t>Description</w:t>
            </w:r>
          </w:p>
        </w:tc>
      </w:tr>
      <w:tr w:rsidR="00A55B53" w:rsidRPr="00123177" w14:paraId="3C455CA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DFD287C"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070486" w14:textId="77777777" w:rsidR="00A55B53" w:rsidRPr="00123177" w:rsidRDefault="00A55B53" w:rsidP="00535342">
            <w:pPr>
              <w:snapToGrid w:val="0"/>
            </w:pPr>
            <w:r w:rsidRPr="00123177">
              <w:t>SWRS_</w:t>
            </w:r>
            <w:r w:rsidRPr="00123177">
              <w:rPr>
                <w:rFonts w:eastAsia="Arial"/>
                <w:color w:val="000000" w:themeColor="text1"/>
                <w:szCs w:val="20"/>
              </w:rPr>
              <w:t>Diag_25</w:t>
            </w:r>
          </w:p>
        </w:tc>
      </w:tr>
      <w:tr w:rsidR="00A55B53" w:rsidRPr="00123177" w14:paraId="26DEA06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C012413"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D1D4D3"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SDS-HVDCDC-292</w:t>
            </w:r>
          </w:p>
        </w:tc>
      </w:tr>
      <w:tr w:rsidR="00A55B53" w:rsidRPr="00123177" w14:paraId="196C2B3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5BBA180"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2F736E" w14:textId="77777777" w:rsidR="00A55B53" w:rsidRPr="00123177" w:rsidRDefault="00A55B53" w:rsidP="00535342">
            <w:pPr>
              <w:pStyle w:val="TableText"/>
              <w:snapToGrid w:val="0"/>
            </w:pPr>
            <w:r w:rsidRPr="00123177">
              <w:t>B-Sample/PF2.0</w:t>
            </w:r>
          </w:p>
        </w:tc>
      </w:tr>
      <w:tr w:rsidR="00A55B53" w:rsidRPr="00123177" w14:paraId="38A158D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5C19D50"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CEDD6"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800Vemi sensing circuit failure (power supply failure, circuit short to high, circuit short to ground or circuit open).</w:t>
            </w:r>
          </w:p>
          <w:p w14:paraId="1DFD1A8A" w14:textId="77777777" w:rsidR="00A55B53" w:rsidRPr="00123177" w:rsidRDefault="00A55B53" w:rsidP="00535342">
            <w:pPr>
              <w:snapToGrid w:val="0"/>
              <w:rPr>
                <w:rFonts w:eastAsia="Arial"/>
                <w:color w:val="000000" w:themeColor="text1"/>
              </w:rPr>
            </w:pPr>
          </w:p>
          <w:p w14:paraId="11EFD3E9" w14:textId="77777777" w:rsidR="00A55B53" w:rsidRPr="00123177" w:rsidRDefault="00A55B53" w:rsidP="00535342">
            <w:pPr>
              <w:snapToGrid w:val="0"/>
              <w:rPr>
                <w:rFonts w:eastAsia="Arial"/>
                <w:color w:val="000000" w:themeColor="text1"/>
              </w:rPr>
            </w:pPr>
            <w:r w:rsidRPr="00123177">
              <w:rPr>
                <w:rFonts w:eastAsia="Arial"/>
                <w:color w:val="000000" w:themeColor="text1"/>
              </w:rPr>
              <w:t>(800Vemi corresponds to the sensor with CAN signal name: "VHVDCDC800V_emi")</w:t>
            </w:r>
          </w:p>
        </w:tc>
      </w:tr>
      <w:tr w:rsidR="00A55B53" w:rsidRPr="00123177" w14:paraId="3F4732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D985EC"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F37E75"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4B2860E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6A780E"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C7318"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234B8D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1A10B9"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0079BF"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0EF1F7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8D823E"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A582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64A4523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On the power board short R358 to the ground.</w:t>
            </w:r>
          </w:p>
        </w:tc>
      </w:tr>
      <w:tr w:rsidR="00A55B53" w:rsidRPr="00123177" w14:paraId="3A138D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C2BA96"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7CF000"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240FEBDF" w14:textId="77777777" w:rsidR="00A55B53" w:rsidRPr="00123177" w:rsidRDefault="00A55B53" w:rsidP="00535342">
            <w:pPr>
              <w:pStyle w:val="TableText"/>
              <w:snapToGrid w:val="0"/>
            </w:pPr>
            <w:r w:rsidRPr="00123177">
              <w:t xml:space="preserve">NHVDCDCFault @ HVDCDC_Status1 is set to 0x3 ("Level 2") </w:t>
            </w:r>
          </w:p>
          <w:p w14:paraId="11D88283" w14:textId="77777777" w:rsidR="00A55B53" w:rsidRPr="00123177" w:rsidRDefault="00A55B53" w:rsidP="00535342">
            <w:pPr>
              <w:pStyle w:val="TableText"/>
              <w:snapToGrid w:val="0"/>
            </w:pPr>
            <w:r w:rsidRPr="00123177">
              <w:t>NVHDCDCFaultID @  HVDCDC_Debug_PDU is equal to 40 ("DIAGNOSTIC_400V_EMI_STG__FAULT_ID")  and is raised after the fault response time of 500ms.</w:t>
            </w:r>
          </w:p>
        </w:tc>
      </w:tr>
      <w:tr w:rsidR="00A55B53" w:rsidRPr="00123177" w14:paraId="2EC86A7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2513B2"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7154A0" w14:textId="77777777" w:rsidR="00A55B53" w:rsidRPr="00123177" w:rsidRDefault="00A55B53" w:rsidP="00535342">
            <w:pPr>
              <w:pStyle w:val="TableText"/>
              <w:snapToGrid w:val="0"/>
              <w:rPr>
                <w:rStyle w:val="normaltextrun"/>
              </w:rPr>
            </w:pPr>
            <w:r w:rsidRPr="00123177">
              <w:rPr>
                <w:rStyle w:val="normaltextrun"/>
              </w:rPr>
              <w:t>The power module output of the 800V side voltage is not received or the communication with the power module is compromised because of the 800V DC link voltage(EMI) sensing circuit failure by circuit short to ground, the HVDCDC application detects the failure and raises a level 2 fault.</w:t>
            </w:r>
          </w:p>
        </w:tc>
      </w:tr>
      <w:tr w:rsidR="00A55B53" w:rsidRPr="00123177" w14:paraId="6493214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A9709C"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51E38B" w14:textId="77777777" w:rsidR="00A55B53" w:rsidRPr="00123177" w:rsidRDefault="00A55B53" w:rsidP="00535342">
            <w:pPr>
              <w:pStyle w:val="TableText"/>
              <w:snapToGrid w:val="0"/>
            </w:pPr>
            <w:r w:rsidRPr="00123177">
              <w:t>No such mandatory fields is applicable.</w:t>
            </w:r>
          </w:p>
        </w:tc>
      </w:tr>
      <w:tr w:rsidR="00A55B53" w:rsidRPr="00123177" w14:paraId="5E013B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70ECE5"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3D054D" w14:textId="77777777" w:rsidR="00A55B53" w:rsidRPr="00123177" w:rsidRDefault="00A55B53" w:rsidP="00535342">
            <w:pPr>
              <w:pStyle w:val="TableText"/>
              <w:snapToGrid w:val="0"/>
            </w:pPr>
            <w:r w:rsidRPr="00123177">
              <w:t>NHVDCDCStaus = 0, NHVDCDCStatusDebug = 0, NHVDCDCFault = 0.</w:t>
            </w:r>
          </w:p>
        </w:tc>
      </w:tr>
      <w:tr w:rsidR="00A55B53" w:rsidRPr="00123177" w14:paraId="0721559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50D5DA"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28FA90"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57588E5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DD04DB"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100339" w14:textId="77777777" w:rsidR="00A55B53" w:rsidRPr="00123177" w:rsidRDefault="00A55B53" w:rsidP="00535342">
            <w:pPr>
              <w:pStyle w:val="TableText"/>
              <w:snapToGrid w:val="0"/>
            </w:pPr>
            <w:r w:rsidRPr="00123177">
              <w:rPr>
                <w:szCs w:val="20"/>
              </w:rPr>
              <w:t>Valid range value is not required.</w:t>
            </w:r>
          </w:p>
        </w:tc>
      </w:tr>
      <w:tr w:rsidR="00A55B53" w:rsidRPr="00123177" w14:paraId="4BA3A83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59FB11"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01BC5A"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4ED3FB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79A99C"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6CBF22"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2A33435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B10F97"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FE6BA" w14:textId="77777777" w:rsidR="00A55B53" w:rsidRPr="00123177" w:rsidRDefault="00A55B53" w:rsidP="00535342">
            <w:pPr>
              <w:pStyle w:val="TableText"/>
            </w:pPr>
            <w:r w:rsidRPr="00123177">
              <w:rPr>
                <w:szCs w:val="20"/>
              </w:rPr>
              <w:t>Data rate is not applicable.</w:t>
            </w:r>
          </w:p>
        </w:tc>
      </w:tr>
      <w:tr w:rsidR="00A55B53" w:rsidRPr="00123177" w14:paraId="4E69BDB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AC1FCE"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CCD38"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406C9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9F6C7F"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121045"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25782BF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5FF62C" w14:textId="77777777" w:rsidR="00A55B53" w:rsidRPr="00123177" w:rsidRDefault="00A55B53" w:rsidP="00535342">
            <w:pPr>
              <w:pStyle w:val="TableText"/>
              <w:snapToGrid w:val="0"/>
            </w:pPr>
            <w:r w:rsidRPr="00123177">
              <w:t xml:space="preserve">Validation Rules/ </w:t>
            </w:r>
          </w:p>
          <w:p w14:paraId="2373CC61"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4694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08F77993" w14:textId="77777777" w:rsidR="00A55B53" w:rsidRPr="00123177" w:rsidRDefault="00A55B53" w:rsidP="00535342">
            <w:pPr>
              <w:pStyle w:val="TableText"/>
              <w:snapToGrid w:val="0"/>
            </w:pPr>
            <w:r w:rsidRPr="00123177">
              <w:t xml:space="preserve">NHVDCDCFault @ HVDCDC_Status1 is set to 0x3 ("Level 2") </w:t>
            </w:r>
          </w:p>
          <w:p w14:paraId="18FFB966" w14:textId="77777777" w:rsidR="00A55B53" w:rsidRPr="00123177" w:rsidRDefault="00A55B53" w:rsidP="00535342">
            <w:pPr>
              <w:pStyle w:val="TableText"/>
              <w:snapToGrid w:val="0"/>
              <w:rPr>
                <w:i/>
                <w:iCs/>
              </w:rPr>
            </w:pPr>
            <w:r w:rsidRPr="00123177">
              <w:t>NVHDCDCFaultID @  HVDCDC_Debug_PDU is equal to 40</w:t>
            </w:r>
          </w:p>
        </w:tc>
      </w:tr>
      <w:tr w:rsidR="00A55B53" w:rsidRPr="00123177" w14:paraId="3741444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3C49A7"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E23CBF" w14:textId="77777777" w:rsidR="00A55B53" w:rsidRPr="00123177" w:rsidRDefault="00A55B53" w:rsidP="00535342">
            <w:pPr>
              <w:pStyle w:val="TableText"/>
              <w:snapToGrid w:val="0"/>
            </w:pPr>
            <w:r w:rsidRPr="00123177">
              <w:rPr>
                <w:szCs w:val="20"/>
              </w:rPr>
              <w:t>Constraints is not applicable.</w:t>
            </w:r>
          </w:p>
        </w:tc>
      </w:tr>
      <w:tr w:rsidR="00A55B53" w:rsidRPr="00123177" w14:paraId="0476D31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E4356C"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E258D6" w14:textId="77777777" w:rsidR="00A55B53" w:rsidRPr="00123177" w:rsidRDefault="00A55B53" w:rsidP="00535342">
            <w:pPr>
              <w:pStyle w:val="TableText"/>
              <w:snapToGrid w:val="0"/>
            </w:pPr>
            <w:r w:rsidRPr="00123177">
              <w:rPr>
                <w:szCs w:val="20"/>
              </w:rPr>
              <w:t>No effects on other system</w:t>
            </w:r>
          </w:p>
        </w:tc>
      </w:tr>
      <w:tr w:rsidR="00A55B53" w:rsidRPr="00123177" w14:paraId="1AF292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8D3940" w14:textId="77777777" w:rsidR="00A55B53" w:rsidRPr="00123177" w:rsidRDefault="00A55B53" w:rsidP="00535342">
            <w:pPr>
              <w:pStyle w:val="TableText"/>
              <w:snapToGrid w:val="0"/>
            </w:pPr>
            <w:r w:rsidRPr="00123177">
              <w:t>Testability with respect to test environment</w:t>
            </w:r>
          </w:p>
          <w:p w14:paraId="0DDA3DEB" w14:textId="77777777" w:rsidR="00A55B53" w:rsidRPr="00123177" w:rsidRDefault="00A55B53" w:rsidP="00535342">
            <w:pPr>
              <w:pStyle w:val="TableText"/>
            </w:pPr>
            <w:r w:rsidRPr="00123177">
              <w:t>(Yes/No)</w:t>
            </w:r>
          </w:p>
          <w:p w14:paraId="088628E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DBF92A" w14:textId="77777777" w:rsidR="00A55B53" w:rsidRPr="00123177" w:rsidRDefault="00A55B53" w:rsidP="00535342">
            <w:pPr>
              <w:pStyle w:val="TableText"/>
              <w:snapToGrid w:val="0"/>
            </w:pPr>
            <w:r w:rsidRPr="00123177">
              <w:t>YES</w:t>
            </w:r>
          </w:p>
        </w:tc>
      </w:tr>
      <w:tr w:rsidR="00A55B53" w:rsidRPr="00123177" w14:paraId="568595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EC2FD0" w14:textId="77777777" w:rsidR="00A55B53" w:rsidRPr="00123177" w:rsidRDefault="00A55B53" w:rsidP="00535342">
            <w:pPr>
              <w:pStyle w:val="TableText"/>
              <w:snapToGrid w:val="0"/>
            </w:pPr>
            <w:r w:rsidRPr="00123177">
              <w:t>Feasible within project constraints</w:t>
            </w:r>
          </w:p>
          <w:p w14:paraId="0DF3388D" w14:textId="77777777" w:rsidR="00A55B53" w:rsidRPr="00123177" w:rsidRDefault="00A55B53" w:rsidP="00535342">
            <w:pPr>
              <w:pStyle w:val="TableText"/>
              <w:snapToGrid w:val="0"/>
            </w:pPr>
            <w:r w:rsidRPr="00123177">
              <w:t>(Yes/No)</w:t>
            </w:r>
          </w:p>
          <w:p w14:paraId="46CD219C"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8F33D7" w14:textId="77777777" w:rsidR="00A55B53" w:rsidRPr="00123177" w:rsidRDefault="00A55B53" w:rsidP="00535342">
            <w:r w:rsidRPr="00123177">
              <w:t>YES</w:t>
            </w:r>
          </w:p>
          <w:p w14:paraId="7EC49498" w14:textId="77777777" w:rsidR="00A55B53" w:rsidRPr="00123177" w:rsidRDefault="00A55B53" w:rsidP="00535342">
            <w:pPr>
              <w:ind w:firstLine="720"/>
            </w:pPr>
          </w:p>
        </w:tc>
      </w:tr>
      <w:tr w:rsidR="00A55B53" w:rsidRPr="00123177" w14:paraId="19001C7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B54F39" w14:textId="77777777" w:rsidR="00A55B53" w:rsidRPr="00123177" w:rsidRDefault="00A55B53" w:rsidP="00535342">
            <w:pPr>
              <w:pStyle w:val="TableText"/>
              <w:snapToGrid w:val="0"/>
            </w:pPr>
            <w:r w:rsidRPr="00123177">
              <w:t>Critical</w:t>
            </w:r>
          </w:p>
          <w:p w14:paraId="0FAD1C92"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2DBEDD" w14:textId="77777777" w:rsidR="00A55B53" w:rsidRPr="00123177" w:rsidRDefault="00A55B53" w:rsidP="00535342">
            <w:pPr>
              <w:pStyle w:val="TableText"/>
              <w:snapToGrid w:val="0"/>
            </w:pPr>
            <w:r w:rsidRPr="00123177">
              <w:t>YES</w:t>
            </w:r>
          </w:p>
        </w:tc>
      </w:tr>
      <w:tr w:rsidR="00A55B53" w:rsidRPr="00123177" w14:paraId="7DD114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510EEC"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639B8"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9065F44" w14:textId="77777777" w:rsidR="00A55B53" w:rsidRPr="00123177" w:rsidRDefault="00A55B53" w:rsidP="00A55B53">
      <w:pPr>
        <w:pStyle w:val="BodyText"/>
        <w:rPr>
          <w:rFonts w:eastAsia="Arial"/>
        </w:rPr>
      </w:pPr>
    </w:p>
    <w:p w14:paraId="648191BC" w14:textId="77777777" w:rsidR="00A55B53" w:rsidRPr="00123177" w:rsidRDefault="00A55B53" w:rsidP="00A55B53">
      <w:pPr>
        <w:rPr>
          <w:rFonts w:eastAsia="Arial"/>
        </w:rPr>
      </w:pPr>
    </w:p>
    <w:p w14:paraId="59C0D7ED" w14:textId="77777777" w:rsidR="00A55B53" w:rsidRPr="00123177" w:rsidRDefault="00A55B53" w:rsidP="00A55B53">
      <w:pPr>
        <w:pStyle w:val="Heading5"/>
        <w:rPr>
          <w:rFonts w:eastAsia="Arial"/>
        </w:rPr>
      </w:pPr>
      <w:r w:rsidRPr="00123177">
        <w:rPr>
          <w:rFonts w:eastAsia="Arial"/>
          <w:sz w:val="20"/>
          <w:szCs w:val="20"/>
        </w:rPr>
        <w:t xml:space="preserve">Requirement against </w:t>
      </w:r>
      <w:r w:rsidRPr="00123177">
        <w:rPr>
          <w:rFonts w:eastAsia="Arial"/>
          <w:color w:val="000000" w:themeColor="text1"/>
          <w:sz w:val="20"/>
          <w:szCs w:val="20"/>
        </w:rPr>
        <w:t>the detection of the 800Vemi sensing circuit failure (power supply failure, circuit short to high, circuit short to ground or circuit open).</w:t>
      </w:r>
    </w:p>
    <w:p w14:paraId="562877E3" w14:textId="77777777" w:rsidR="00A55B53" w:rsidRPr="00123177" w:rsidRDefault="00A55B53" w:rsidP="00A55B53">
      <w:pPr>
        <w:pStyle w:val="BodyText"/>
        <w:rPr>
          <w:rFonts w:eastAsia="Arial"/>
        </w:rPr>
      </w:pPr>
    </w:p>
    <w:p w14:paraId="698C22AB"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793BD3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01AE6D8"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316B572" w14:textId="77777777" w:rsidR="00A55B53" w:rsidRPr="00123177" w:rsidRDefault="00A55B53" w:rsidP="00535342">
            <w:pPr>
              <w:pStyle w:val="TableColumnTitle"/>
              <w:snapToGrid w:val="0"/>
            </w:pPr>
            <w:r w:rsidRPr="00123177">
              <w:t>Description</w:t>
            </w:r>
          </w:p>
        </w:tc>
      </w:tr>
      <w:tr w:rsidR="00A55B53" w:rsidRPr="00123177" w14:paraId="35B8B42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72C8281"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975585" w14:textId="77777777" w:rsidR="00A55B53" w:rsidRPr="00123177" w:rsidRDefault="00A55B53" w:rsidP="00535342">
            <w:pPr>
              <w:snapToGrid w:val="0"/>
            </w:pPr>
            <w:r w:rsidRPr="00123177">
              <w:t>SWRS_</w:t>
            </w:r>
            <w:r w:rsidRPr="00123177">
              <w:rPr>
                <w:rFonts w:eastAsia="Arial"/>
                <w:color w:val="000000" w:themeColor="text1"/>
                <w:szCs w:val="20"/>
              </w:rPr>
              <w:t>Diag_26</w:t>
            </w:r>
          </w:p>
        </w:tc>
      </w:tr>
      <w:tr w:rsidR="00A55B53" w:rsidRPr="00123177" w14:paraId="57B9D73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9E4C232"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FAB33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SDS-HVDCDC-292</w:t>
            </w:r>
          </w:p>
        </w:tc>
      </w:tr>
      <w:tr w:rsidR="00A55B53" w:rsidRPr="00123177" w14:paraId="62FE63D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F812B9A"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725A48" w14:textId="77777777" w:rsidR="00A55B53" w:rsidRPr="00123177" w:rsidRDefault="00A55B53" w:rsidP="00535342">
            <w:pPr>
              <w:pStyle w:val="TableText"/>
              <w:snapToGrid w:val="0"/>
            </w:pPr>
            <w:r w:rsidRPr="00123177">
              <w:t>B-Sample/PF2.0</w:t>
            </w:r>
          </w:p>
        </w:tc>
      </w:tr>
      <w:tr w:rsidR="00A55B53" w:rsidRPr="00123177" w14:paraId="4E312FC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449B162"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26DADD"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800Vemi sensing circuit failure (power supply failure, circuit short to high, circuit short to ground or circuit open).</w:t>
            </w:r>
          </w:p>
          <w:p w14:paraId="2FA71718" w14:textId="77777777" w:rsidR="00A55B53" w:rsidRPr="00123177" w:rsidRDefault="00A55B53" w:rsidP="00535342">
            <w:pPr>
              <w:snapToGrid w:val="0"/>
              <w:rPr>
                <w:rFonts w:eastAsia="Arial"/>
                <w:color w:val="000000" w:themeColor="text1"/>
              </w:rPr>
            </w:pPr>
          </w:p>
          <w:p w14:paraId="382DC025" w14:textId="77777777" w:rsidR="00A55B53" w:rsidRPr="00123177" w:rsidRDefault="00A55B53" w:rsidP="00535342">
            <w:pPr>
              <w:snapToGrid w:val="0"/>
              <w:rPr>
                <w:rFonts w:eastAsia="Arial"/>
                <w:color w:val="000000" w:themeColor="text1"/>
              </w:rPr>
            </w:pPr>
            <w:r w:rsidRPr="00123177">
              <w:rPr>
                <w:rFonts w:eastAsia="Arial"/>
                <w:color w:val="000000" w:themeColor="text1"/>
              </w:rPr>
              <w:t>(800Vemi corresponds to the sensor with CAN signal name: "VHVDCDC800V_emi")</w:t>
            </w:r>
          </w:p>
        </w:tc>
      </w:tr>
      <w:tr w:rsidR="00A55B53" w:rsidRPr="00123177" w14:paraId="2A57126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027AB9"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2AE31A"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4AAB41E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697E23"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18EF91"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3E8C1B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0C058C"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DA268"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4344FD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039A3B"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0872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578E969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Remove R355 from the power board.</w:t>
            </w:r>
          </w:p>
        </w:tc>
      </w:tr>
      <w:tr w:rsidR="00A55B53" w:rsidRPr="00123177" w14:paraId="5FA9DDF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E79FEE"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EF497A"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23E282E5" w14:textId="77777777" w:rsidR="00A55B53" w:rsidRPr="00123177" w:rsidRDefault="00A55B53" w:rsidP="00535342">
            <w:pPr>
              <w:pStyle w:val="TableText"/>
              <w:snapToGrid w:val="0"/>
            </w:pPr>
            <w:r w:rsidRPr="00123177">
              <w:t xml:space="preserve">NHVDCDCFault @ HVDCDC_Status1 is set to 0x3("Level 2") </w:t>
            </w:r>
          </w:p>
          <w:p w14:paraId="43C46029" w14:textId="77777777" w:rsidR="00A55B53" w:rsidRPr="00123177" w:rsidRDefault="00A55B53" w:rsidP="00535342">
            <w:pPr>
              <w:pStyle w:val="TableText"/>
              <w:snapToGrid w:val="0"/>
            </w:pPr>
            <w:r w:rsidRPr="00123177">
              <w:t>NVHDCDCFaultID @  HVDCDC_Debug_PDU is equal to 38 ("DIAGNOSTIC_400V_EMI_OC_FAULT_ID")  and is raised after the fault response time of 500ms.</w:t>
            </w:r>
          </w:p>
        </w:tc>
      </w:tr>
      <w:tr w:rsidR="00A55B53" w:rsidRPr="00123177" w14:paraId="2E7A533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B5E544"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291793" w14:textId="77777777" w:rsidR="00A55B53" w:rsidRPr="00123177" w:rsidRDefault="00A55B53" w:rsidP="00535342">
            <w:pPr>
              <w:pStyle w:val="TableText"/>
              <w:snapToGrid w:val="0"/>
              <w:rPr>
                <w:rStyle w:val="normaltextrun"/>
              </w:rPr>
            </w:pPr>
            <w:r w:rsidRPr="00123177">
              <w:rPr>
                <w:rStyle w:val="normaltextrun"/>
              </w:rPr>
              <w:t>The power module output of the 800V side voltage is not received or the communication with the power module is compromised because of the 800V DC link voltage(EMI) sensing circuit failure by an open circuit, the HVDCDC application detects the failure and raises a level 2 fault.</w:t>
            </w:r>
          </w:p>
        </w:tc>
      </w:tr>
      <w:tr w:rsidR="00A55B53" w:rsidRPr="00123177" w14:paraId="413F07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D8607F"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A9BFC" w14:textId="77777777" w:rsidR="00A55B53" w:rsidRPr="00123177" w:rsidRDefault="00A55B53" w:rsidP="00535342">
            <w:pPr>
              <w:pStyle w:val="TableText"/>
              <w:snapToGrid w:val="0"/>
            </w:pPr>
            <w:r w:rsidRPr="00123177">
              <w:t>No such mandatory fields is applicable.</w:t>
            </w:r>
          </w:p>
        </w:tc>
      </w:tr>
      <w:tr w:rsidR="00A55B53" w:rsidRPr="00123177" w14:paraId="4314239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FEB5AC"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8C5E8D" w14:textId="77777777" w:rsidR="00A55B53" w:rsidRPr="00123177" w:rsidRDefault="00A55B53" w:rsidP="00535342">
            <w:pPr>
              <w:pStyle w:val="TableText"/>
              <w:snapToGrid w:val="0"/>
            </w:pPr>
            <w:r w:rsidRPr="00123177">
              <w:t>NHVDCDCStatus = 0, NHVDCDCStatusDebug = 0, NHVDCDCFault = 0.</w:t>
            </w:r>
          </w:p>
        </w:tc>
      </w:tr>
      <w:tr w:rsidR="00A55B53" w:rsidRPr="00123177" w14:paraId="4FB907E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A6F016"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5562B7"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B4B822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703741"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047D66" w14:textId="77777777" w:rsidR="00A55B53" w:rsidRPr="00123177" w:rsidRDefault="00A55B53" w:rsidP="00535342">
            <w:pPr>
              <w:pStyle w:val="TableText"/>
              <w:snapToGrid w:val="0"/>
            </w:pPr>
            <w:r w:rsidRPr="00123177">
              <w:rPr>
                <w:szCs w:val="20"/>
              </w:rPr>
              <w:t>Valid range value is not required.</w:t>
            </w:r>
          </w:p>
        </w:tc>
      </w:tr>
      <w:tr w:rsidR="00A55B53" w:rsidRPr="00123177" w14:paraId="30F024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CCF2AD"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6AEE4"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14D2D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BD49B0"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C0AA2D"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030AC5B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D88230"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0745BB" w14:textId="77777777" w:rsidR="00A55B53" w:rsidRPr="00123177" w:rsidRDefault="00A55B53" w:rsidP="00535342">
            <w:pPr>
              <w:pStyle w:val="TableText"/>
            </w:pPr>
            <w:r w:rsidRPr="00123177">
              <w:rPr>
                <w:szCs w:val="20"/>
              </w:rPr>
              <w:t>Data rate is not applicable.</w:t>
            </w:r>
          </w:p>
        </w:tc>
      </w:tr>
      <w:tr w:rsidR="00A55B53" w:rsidRPr="00123177" w14:paraId="444891E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4ED7F7"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BFEF35"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B4C01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114579"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A2F98A"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06D2E5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CFE725" w14:textId="77777777" w:rsidR="00A55B53" w:rsidRPr="00123177" w:rsidRDefault="00A55B53" w:rsidP="00535342">
            <w:pPr>
              <w:pStyle w:val="TableText"/>
              <w:snapToGrid w:val="0"/>
            </w:pPr>
            <w:r w:rsidRPr="00123177">
              <w:t xml:space="preserve">Validation Rules/ </w:t>
            </w:r>
          </w:p>
          <w:p w14:paraId="5BE35779"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9F9F7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5B652C7" w14:textId="77777777" w:rsidR="00A55B53" w:rsidRPr="00123177" w:rsidRDefault="00A55B53" w:rsidP="00535342">
            <w:pPr>
              <w:pStyle w:val="TableText"/>
              <w:snapToGrid w:val="0"/>
            </w:pPr>
            <w:r w:rsidRPr="00123177">
              <w:t xml:space="preserve">NHVDCDCFault @ HVDCDC_Status1 is set to 0x3("Level 2") </w:t>
            </w:r>
          </w:p>
          <w:p w14:paraId="6E928A5C" w14:textId="77777777" w:rsidR="00A55B53" w:rsidRPr="00123177" w:rsidRDefault="00A55B53" w:rsidP="00535342">
            <w:pPr>
              <w:pStyle w:val="TableText"/>
              <w:snapToGrid w:val="0"/>
              <w:rPr>
                <w:i/>
                <w:iCs/>
              </w:rPr>
            </w:pPr>
            <w:r w:rsidRPr="00123177">
              <w:t>NVHDCDCFaultID @  HVDCDC_Debug_PDU is equal to 38</w:t>
            </w:r>
          </w:p>
        </w:tc>
      </w:tr>
      <w:tr w:rsidR="00A55B53" w:rsidRPr="00123177" w14:paraId="47E44E2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AEF5FE"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1FFAC6" w14:textId="77777777" w:rsidR="00A55B53" w:rsidRPr="00123177" w:rsidRDefault="00A55B53" w:rsidP="00535342">
            <w:pPr>
              <w:pStyle w:val="TableText"/>
              <w:snapToGrid w:val="0"/>
            </w:pPr>
            <w:r w:rsidRPr="00123177">
              <w:rPr>
                <w:szCs w:val="20"/>
              </w:rPr>
              <w:t>Constraints is not applicable.</w:t>
            </w:r>
          </w:p>
        </w:tc>
      </w:tr>
      <w:tr w:rsidR="00A55B53" w:rsidRPr="00123177" w14:paraId="0F6BC0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9802CB"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AFF58C" w14:textId="77777777" w:rsidR="00A55B53" w:rsidRPr="00123177" w:rsidRDefault="00A55B53" w:rsidP="00535342">
            <w:pPr>
              <w:pStyle w:val="TableText"/>
              <w:snapToGrid w:val="0"/>
            </w:pPr>
            <w:r w:rsidRPr="00123177">
              <w:rPr>
                <w:szCs w:val="20"/>
              </w:rPr>
              <w:t>No effects on other system</w:t>
            </w:r>
          </w:p>
        </w:tc>
      </w:tr>
      <w:tr w:rsidR="00A55B53" w:rsidRPr="00123177" w14:paraId="7EBE49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C48A4D" w14:textId="77777777" w:rsidR="00A55B53" w:rsidRPr="00123177" w:rsidRDefault="00A55B53" w:rsidP="00535342">
            <w:pPr>
              <w:pStyle w:val="TableText"/>
              <w:snapToGrid w:val="0"/>
            </w:pPr>
            <w:r w:rsidRPr="00123177">
              <w:t>Testability with respect to test environment</w:t>
            </w:r>
          </w:p>
          <w:p w14:paraId="15FA6E5D" w14:textId="77777777" w:rsidR="00A55B53" w:rsidRPr="00123177" w:rsidRDefault="00A55B53" w:rsidP="00535342">
            <w:pPr>
              <w:pStyle w:val="TableText"/>
            </w:pPr>
            <w:r w:rsidRPr="00123177">
              <w:t>(Yes/No)</w:t>
            </w:r>
          </w:p>
          <w:p w14:paraId="436896B7"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6AB569" w14:textId="77777777" w:rsidR="00A55B53" w:rsidRPr="00123177" w:rsidRDefault="00A55B53" w:rsidP="00535342">
            <w:pPr>
              <w:pStyle w:val="TableText"/>
              <w:snapToGrid w:val="0"/>
            </w:pPr>
            <w:r w:rsidRPr="00123177">
              <w:t>YES</w:t>
            </w:r>
          </w:p>
        </w:tc>
      </w:tr>
      <w:tr w:rsidR="00A55B53" w:rsidRPr="00123177" w14:paraId="13D9D5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0AEB03" w14:textId="77777777" w:rsidR="00A55B53" w:rsidRPr="00123177" w:rsidRDefault="00A55B53" w:rsidP="00535342">
            <w:pPr>
              <w:pStyle w:val="TableText"/>
              <w:snapToGrid w:val="0"/>
            </w:pPr>
            <w:r w:rsidRPr="00123177">
              <w:t>Feasible within project constraints</w:t>
            </w:r>
          </w:p>
          <w:p w14:paraId="6EE6C900" w14:textId="77777777" w:rsidR="00A55B53" w:rsidRPr="00123177" w:rsidRDefault="00A55B53" w:rsidP="00535342">
            <w:pPr>
              <w:pStyle w:val="TableText"/>
              <w:snapToGrid w:val="0"/>
            </w:pPr>
            <w:r w:rsidRPr="00123177">
              <w:t>(Yes/No)</w:t>
            </w:r>
          </w:p>
          <w:p w14:paraId="26B9E8F5"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ABE78" w14:textId="77777777" w:rsidR="00A55B53" w:rsidRPr="00123177" w:rsidRDefault="00A55B53" w:rsidP="00535342">
            <w:pPr>
              <w:pStyle w:val="TableText"/>
              <w:snapToGrid w:val="0"/>
            </w:pPr>
            <w:r w:rsidRPr="00123177">
              <w:t>YES</w:t>
            </w:r>
          </w:p>
        </w:tc>
      </w:tr>
      <w:tr w:rsidR="00A55B53" w:rsidRPr="00123177" w14:paraId="0B7955F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E6ACF5" w14:textId="77777777" w:rsidR="00A55B53" w:rsidRPr="00123177" w:rsidRDefault="00A55B53" w:rsidP="00535342">
            <w:pPr>
              <w:pStyle w:val="TableText"/>
              <w:snapToGrid w:val="0"/>
            </w:pPr>
            <w:r w:rsidRPr="00123177">
              <w:t>Critical</w:t>
            </w:r>
          </w:p>
          <w:p w14:paraId="7A85F071"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661D27" w14:textId="77777777" w:rsidR="00A55B53" w:rsidRPr="00123177" w:rsidRDefault="00A55B53" w:rsidP="00535342">
            <w:pPr>
              <w:pStyle w:val="TableText"/>
              <w:snapToGrid w:val="0"/>
            </w:pPr>
            <w:r w:rsidRPr="00123177">
              <w:t>YES</w:t>
            </w:r>
          </w:p>
        </w:tc>
      </w:tr>
      <w:tr w:rsidR="00A55B53" w:rsidRPr="00123177" w14:paraId="11E2258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E45EEA"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1A23F3"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BC67673" w14:textId="77777777" w:rsidR="00A55B53" w:rsidRPr="00123177" w:rsidRDefault="00A55B53" w:rsidP="00A55B53">
      <w:pPr>
        <w:pStyle w:val="BodyText"/>
        <w:rPr>
          <w:rFonts w:eastAsia="Arial"/>
        </w:rPr>
      </w:pPr>
    </w:p>
    <w:p w14:paraId="77BADB69" w14:textId="77777777" w:rsidR="00A55B53" w:rsidRPr="00123177" w:rsidRDefault="00A55B53" w:rsidP="00A55B53">
      <w:pPr>
        <w:pStyle w:val="BodyText"/>
        <w:rPr>
          <w:rFonts w:eastAsia="Arial"/>
        </w:rPr>
      </w:pPr>
    </w:p>
    <w:p w14:paraId="56804FD7" w14:textId="77777777" w:rsidR="00A55B53" w:rsidRPr="00123177" w:rsidRDefault="00A55B53" w:rsidP="00A55B53">
      <w:pPr>
        <w:rPr>
          <w:rFonts w:eastAsia="Arial"/>
        </w:rPr>
      </w:pPr>
    </w:p>
    <w:p w14:paraId="1383DF53" w14:textId="77777777" w:rsidR="00A55B53" w:rsidRPr="00123177" w:rsidRDefault="00A55B53" w:rsidP="00A55B53">
      <w:pPr>
        <w:pStyle w:val="Heading5"/>
        <w:rPr>
          <w:rFonts w:eastAsia="Arial"/>
        </w:rPr>
      </w:pPr>
      <w:r w:rsidRPr="00123177">
        <w:rPr>
          <w:rFonts w:eastAsia="Arial"/>
          <w:sz w:val="20"/>
          <w:szCs w:val="20"/>
        </w:rPr>
        <w:t xml:space="preserve">Requirement against </w:t>
      </w:r>
      <w:r w:rsidRPr="00123177">
        <w:rPr>
          <w:rFonts w:eastAsia="Arial"/>
          <w:color w:val="000000" w:themeColor="text1"/>
          <w:sz w:val="20"/>
          <w:szCs w:val="20"/>
        </w:rPr>
        <w:t>the detection of the 800Vvic sensing circuit failure (power supply failure, circuit short to high, circuit short to ground or circuit open).</w:t>
      </w:r>
    </w:p>
    <w:tbl>
      <w:tblPr>
        <w:tblW w:w="9518" w:type="dxa"/>
        <w:tblInd w:w="108" w:type="dxa"/>
        <w:tblLayout w:type="fixed"/>
        <w:tblLook w:val="0000" w:firstRow="0" w:lastRow="0" w:firstColumn="0" w:lastColumn="0" w:noHBand="0" w:noVBand="0"/>
      </w:tblPr>
      <w:tblGrid>
        <w:gridCol w:w="1920"/>
        <w:gridCol w:w="7598"/>
      </w:tblGrid>
      <w:tr w:rsidR="00A55B53" w:rsidRPr="00123177" w14:paraId="5E016BB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51B1C10"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C107265" w14:textId="77777777" w:rsidR="00A55B53" w:rsidRPr="00123177" w:rsidRDefault="00A55B53" w:rsidP="00535342">
            <w:pPr>
              <w:pStyle w:val="TableColumnTitle"/>
              <w:snapToGrid w:val="0"/>
            </w:pPr>
            <w:r w:rsidRPr="00123177">
              <w:t>Description</w:t>
            </w:r>
          </w:p>
        </w:tc>
      </w:tr>
      <w:tr w:rsidR="00A55B53" w:rsidRPr="00123177" w14:paraId="09F81A6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78D9827"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13001D" w14:textId="77777777" w:rsidR="00A55B53" w:rsidRPr="00123177" w:rsidRDefault="00A55B53" w:rsidP="00535342">
            <w:pPr>
              <w:snapToGrid w:val="0"/>
            </w:pPr>
            <w:r w:rsidRPr="00123177">
              <w:t>SWRS_</w:t>
            </w:r>
            <w:r w:rsidRPr="00123177">
              <w:rPr>
                <w:rFonts w:eastAsia="Arial"/>
                <w:color w:val="000000" w:themeColor="text1"/>
                <w:szCs w:val="20"/>
              </w:rPr>
              <w:t>Diag_27</w:t>
            </w:r>
          </w:p>
        </w:tc>
      </w:tr>
      <w:tr w:rsidR="00A55B53" w:rsidRPr="00123177" w14:paraId="551CF69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E1987EF"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809D3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SDS-HVDCDC-293</w:t>
            </w:r>
          </w:p>
        </w:tc>
      </w:tr>
      <w:tr w:rsidR="00A55B53" w:rsidRPr="00123177" w14:paraId="1FEDC23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32CD8FE"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D75D1" w14:textId="77777777" w:rsidR="00A55B53" w:rsidRPr="00123177" w:rsidRDefault="00A55B53" w:rsidP="00535342">
            <w:pPr>
              <w:pStyle w:val="TableText"/>
              <w:snapToGrid w:val="0"/>
            </w:pPr>
            <w:r w:rsidRPr="00123177">
              <w:t>B-Sample/PF2.0</w:t>
            </w:r>
          </w:p>
        </w:tc>
      </w:tr>
      <w:tr w:rsidR="00A55B53" w:rsidRPr="00123177" w14:paraId="115C6D1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F3FC7F6"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E7135D"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800Vvic sensing circuit failure (power supply failure, circuit short to high, circuit short to ground or circuit open).</w:t>
            </w:r>
          </w:p>
          <w:p w14:paraId="57DEBF4F" w14:textId="77777777" w:rsidR="00A55B53" w:rsidRPr="00123177" w:rsidRDefault="00A55B53" w:rsidP="00535342">
            <w:pPr>
              <w:snapToGrid w:val="0"/>
              <w:rPr>
                <w:rFonts w:eastAsia="Arial"/>
                <w:color w:val="000000" w:themeColor="text1"/>
              </w:rPr>
            </w:pPr>
          </w:p>
          <w:p w14:paraId="175E2274" w14:textId="77777777" w:rsidR="00A55B53" w:rsidRPr="00123177" w:rsidRDefault="00A55B53" w:rsidP="00535342">
            <w:pPr>
              <w:snapToGrid w:val="0"/>
              <w:rPr>
                <w:rFonts w:eastAsia="Arial"/>
                <w:color w:val="000000" w:themeColor="text1"/>
              </w:rPr>
            </w:pPr>
            <w:r w:rsidRPr="00123177">
              <w:rPr>
                <w:rFonts w:eastAsia="Arial"/>
                <w:color w:val="000000" w:themeColor="text1"/>
              </w:rPr>
              <w:t>(800Vvic corresponds to the sensor with CAN signal name: "VHVDCDC800V")</w:t>
            </w:r>
          </w:p>
        </w:tc>
      </w:tr>
      <w:tr w:rsidR="00A55B53" w:rsidRPr="00123177" w14:paraId="5B4632C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D11678"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57C5A5"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616B9D3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17664C"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C2F34"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086C02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7AC062"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337068"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0ECAD5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AA9A9D"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FA462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7D61830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On the power board short R365 with high.</w:t>
            </w:r>
          </w:p>
        </w:tc>
      </w:tr>
      <w:tr w:rsidR="00A55B53" w:rsidRPr="00123177" w14:paraId="2546FC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C29795"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DF2B6"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59952A2D" w14:textId="77777777" w:rsidR="00A55B53" w:rsidRPr="00123177" w:rsidRDefault="00A55B53" w:rsidP="00535342">
            <w:pPr>
              <w:pStyle w:val="TableText"/>
              <w:snapToGrid w:val="0"/>
            </w:pPr>
            <w:r w:rsidRPr="00123177">
              <w:t xml:space="preserve">NHVDCDCFault @ HVDCDC_Status1 is set to 0x3 ("Level 2") </w:t>
            </w:r>
          </w:p>
          <w:p w14:paraId="4A7FD624" w14:textId="77777777" w:rsidR="00A55B53" w:rsidRPr="00123177" w:rsidRDefault="00A55B53" w:rsidP="00535342">
            <w:pPr>
              <w:pStyle w:val="TableText"/>
              <w:snapToGrid w:val="0"/>
            </w:pPr>
            <w:r w:rsidRPr="00123177">
              <w:t>NVHDCDCFaultID @  HVDCDC_Debug_PDU is equal to 42 ("DIAGNOSTIC_400V_VICOR_SC_5V_FAULT_ID")  and is raised after the fault response time of 500ms.</w:t>
            </w:r>
          </w:p>
        </w:tc>
      </w:tr>
      <w:tr w:rsidR="00A55B53" w:rsidRPr="00123177" w14:paraId="5B9151F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41F678"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91397" w14:textId="77777777" w:rsidR="00A55B53" w:rsidRPr="00123177" w:rsidRDefault="00A55B53" w:rsidP="00535342">
            <w:pPr>
              <w:pStyle w:val="TableText"/>
              <w:snapToGrid w:val="0"/>
              <w:rPr>
                <w:rStyle w:val="normaltextrun"/>
              </w:rPr>
            </w:pPr>
            <w:r w:rsidRPr="00123177">
              <w:rPr>
                <w:rStyle w:val="normaltextrun"/>
              </w:rPr>
              <w:t>The power module output of the 800V side voltage is not received or the communication with the power module is compromised because of the 800V DC link voltage(VICOR voltage) sensing circuit failure by circuit short to high, the HVDCDC application detects the failure and raises a level 2 fault.</w:t>
            </w:r>
          </w:p>
        </w:tc>
      </w:tr>
      <w:tr w:rsidR="00A55B53" w:rsidRPr="00123177" w14:paraId="5D73699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02167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5CE97" w14:textId="77777777" w:rsidR="00A55B53" w:rsidRPr="00123177" w:rsidRDefault="00A55B53" w:rsidP="00535342">
            <w:pPr>
              <w:pStyle w:val="TableText"/>
              <w:snapToGrid w:val="0"/>
            </w:pPr>
            <w:r w:rsidRPr="00123177">
              <w:t>No such mandatory fields is applicable.</w:t>
            </w:r>
          </w:p>
        </w:tc>
      </w:tr>
      <w:tr w:rsidR="00A55B53" w:rsidRPr="00123177" w14:paraId="506D4C4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A5E37A"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148635" w14:textId="77777777" w:rsidR="00A55B53" w:rsidRPr="00123177" w:rsidRDefault="00A55B53" w:rsidP="00535342">
            <w:pPr>
              <w:pStyle w:val="TableText"/>
              <w:snapToGrid w:val="0"/>
            </w:pPr>
            <w:r w:rsidRPr="00123177">
              <w:t>NHVDCDCStatus = 0, NHVDCDCStatusDebug = 0, NHVDCDCFault = 0.</w:t>
            </w:r>
          </w:p>
        </w:tc>
      </w:tr>
      <w:tr w:rsidR="00A55B53" w:rsidRPr="00123177" w14:paraId="296FFFD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146CBB"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BFE1B"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7FE67F3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B5BCA2"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12662B" w14:textId="77777777" w:rsidR="00A55B53" w:rsidRPr="00123177" w:rsidRDefault="00A55B53" w:rsidP="00535342">
            <w:pPr>
              <w:pStyle w:val="TableText"/>
              <w:snapToGrid w:val="0"/>
            </w:pPr>
            <w:r w:rsidRPr="00123177">
              <w:rPr>
                <w:szCs w:val="20"/>
              </w:rPr>
              <w:t>Valid range value is not required.</w:t>
            </w:r>
          </w:p>
        </w:tc>
      </w:tr>
      <w:tr w:rsidR="00A55B53" w:rsidRPr="00123177" w14:paraId="7C5A5AD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AB946F"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6A415C"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0C0C0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5C8E41"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A0F7B"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0DC92C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A76CB1"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016DC2" w14:textId="77777777" w:rsidR="00A55B53" w:rsidRPr="00123177" w:rsidRDefault="00A55B53" w:rsidP="00535342">
            <w:pPr>
              <w:pStyle w:val="TableText"/>
            </w:pPr>
            <w:r w:rsidRPr="00123177">
              <w:rPr>
                <w:szCs w:val="20"/>
              </w:rPr>
              <w:t>Data rate is not applicable.</w:t>
            </w:r>
          </w:p>
        </w:tc>
      </w:tr>
      <w:tr w:rsidR="00A55B53" w:rsidRPr="00123177" w14:paraId="0054EC9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F8AEE6"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5A5AAA"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FC04A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047B73"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00BF86"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E857E2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ED5988" w14:textId="77777777" w:rsidR="00A55B53" w:rsidRPr="00123177" w:rsidRDefault="00A55B53" w:rsidP="00535342">
            <w:pPr>
              <w:pStyle w:val="TableText"/>
              <w:snapToGrid w:val="0"/>
            </w:pPr>
            <w:r w:rsidRPr="00123177">
              <w:t xml:space="preserve">Validation Rules/ </w:t>
            </w:r>
          </w:p>
          <w:p w14:paraId="02909FE9"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3578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551C47D" w14:textId="77777777" w:rsidR="00A55B53" w:rsidRPr="00123177" w:rsidRDefault="00A55B53" w:rsidP="00535342">
            <w:pPr>
              <w:pStyle w:val="TableText"/>
              <w:snapToGrid w:val="0"/>
            </w:pPr>
            <w:r w:rsidRPr="00123177">
              <w:t xml:space="preserve">NHVDCDCFault @ HVDCDC_Status1 is set to 0x3 ("Level 2") </w:t>
            </w:r>
          </w:p>
          <w:p w14:paraId="5CEBD634" w14:textId="77777777" w:rsidR="00A55B53" w:rsidRPr="00123177" w:rsidRDefault="00A55B53" w:rsidP="00535342">
            <w:pPr>
              <w:pStyle w:val="TableText"/>
              <w:snapToGrid w:val="0"/>
              <w:rPr>
                <w:i/>
                <w:iCs/>
              </w:rPr>
            </w:pPr>
            <w:r w:rsidRPr="00123177">
              <w:t>NVHDCDCFaultID @  HVDCDC_Debug_PDU is equal to 42</w:t>
            </w:r>
          </w:p>
        </w:tc>
      </w:tr>
      <w:tr w:rsidR="00A55B53" w:rsidRPr="00123177" w14:paraId="3F25EB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458246"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A384AD" w14:textId="77777777" w:rsidR="00A55B53" w:rsidRPr="00123177" w:rsidRDefault="00A55B53" w:rsidP="00535342">
            <w:pPr>
              <w:pStyle w:val="TableText"/>
              <w:snapToGrid w:val="0"/>
            </w:pPr>
            <w:r w:rsidRPr="00123177">
              <w:rPr>
                <w:szCs w:val="20"/>
              </w:rPr>
              <w:t>Constraints is not applicable.</w:t>
            </w:r>
          </w:p>
        </w:tc>
      </w:tr>
      <w:tr w:rsidR="00A55B53" w:rsidRPr="00123177" w14:paraId="6A7028D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C70F92"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D179F" w14:textId="77777777" w:rsidR="00A55B53" w:rsidRPr="00123177" w:rsidRDefault="00A55B53" w:rsidP="00535342">
            <w:pPr>
              <w:pStyle w:val="TableText"/>
              <w:snapToGrid w:val="0"/>
            </w:pPr>
            <w:r w:rsidRPr="00123177">
              <w:rPr>
                <w:szCs w:val="20"/>
              </w:rPr>
              <w:t>No effects on other system</w:t>
            </w:r>
          </w:p>
        </w:tc>
      </w:tr>
      <w:tr w:rsidR="00A55B53" w:rsidRPr="00123177" w14:paraId="42763C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DAD614" w14:textId="77777777" w:rsidR="00A55B53" w:rsidRPr="00123177" w:rsidRDefault="00A55B53" w:rsidP="00535342">
            <w:pPr>
              <w:pStyle w:val="TableText"/>
              <w:snapToGrid w:val="0"/>
            </w:pPr>
            <w:r w:rsidRPr="00123177">
              <w:t>Testability with respect to test environment</w:t>
            </w:r>
          </w:p>
          <w:p w14:paraId="4553BCA5" w14:textId="77777777" w:rsidR="00A55B53" w:rsidRPr="00123177" w:rsidRDefault="00A55B53" w:rsidP="00535342">
            <w:pPr>
              <w:pStyle w:val="TableText"/>
            </w:pPr>
            <w:r w:rsidRPr="00123177">
              <w:t>(Yes/No)</w:t>
            </w:r>
          </w:p>
          <w:p w14:paraId="3878D7B0"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F75B4C" w14:textId="77777777" w:rsidR="00A55B53" w:rsidRPr="00123177" w:rsidRDefault="00A55B53" w:rsidP="00535342">
            <w:pPr>
              <w:pStyle w:val="TableText"/>
              <w:snapToGrid w:val="0"/>
            </w:pPr>
            <w:r w:rsidRPr="00123177">
              <w:t>YES</w:t>
            </w:r>
          </w:p>
        </w:tc>
      </w:tr>
      <w:tr w:rsidR="00A55B53" w:rsidRPr="00123177" w14:paraId="0A4C4D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04049B" w14:textId="77777777" w:rsidR="00A55B53" w:rsidRPr="00123177" w:rsidRDefault="00A55B53" w:rsidP="00535342">
            <w:pPr>
              <w:pStyle w:val="TableText"/>
              <w:snapToGrid w:val="0"/>
            </w:pPr>
            <w:r w:rsidRPr="00123177">
              <w:t>Feasible within project constraints</w:t>
            </w:r>
          </w:p>
          <w:p w14:paraId="2E319D21" w14:textId="77777777" w:rsidR="00A55B53" w:rsidRPr="00123177" w:rsidRDefault="00A55B53" w:rsidP="00535342">
            <w:pPr>
              <w:pStyle w:val="TableText"/>
              <w:snapToGrid w:val="0"/>
            </w:pPr>
            <w:r w:rsidRPr="00123177">
              <w:t>(Yes/No)</w:t>
            </w:r>
          </w:p>
          <w:p w14:paraId="4065C744"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9A5219" w14:textId="77777777" w:rsidR="00A55B53" w:rsidRPr="00123177" w:rsidRDefault="00A55B53" w:rsidP="00535342">
            <w:pPr>
              <w:pStyle w:val="TableText"/>
              <w:snapToGrid w:val="0"/>
            </w:pPr>
            <w:r w:rsidRPr="00123177">
              <w:t>YES</w:t>
            </w:r>
          </w:p>
        </w:tc>
      </w:tr>
      <w:tr w:rsidR="00A55B53" w:rsidRPr="00123177" w14:paraId="2F2934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374F0B" w14:textId="77777777" w:rsidR="00A55B53" w:rsidRPr="00123177" w:rsidRDefault="00A55B53" w:rsidP="00535342">
            <w:pPr>
              <w:pStyle w:val="TableText"/>
              <w:snapToGrid w:val="0"/>
            </w:pPr>
            <w:r w:rsidRPr="00123177">
              <w:t>Critical</w:t>
            </w:r>
          </w:p>
          <w:p w14:paraId="60E015FC"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B85F35" w14:textId="77777777" w:rsidR="00A55B53" w:rsidRPr="00123177" w:rsidRDefault="00A55B53" w:rsidP="00535342">
            <w:pPr>
              <w:pStyle w:val="TableText"/>
              <w:keepNext/>
              <w:snapToGrid w:val="0"/>
            </w:pPr>
            <w:r w:rsidRPr="00123177">
              <w:t>YES</w:t>
            </w:r>
          </w:p>
        </w:tc>
      </w:tr>
      <w:tr w:rsidR="00A55B53" w:rsidRPr="00123177" w14:paraId="33E98E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E2CBB7"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AE0458" w14:textId="77777777" w:rsidR="00A55B53" w:rsidRPr="00123177" w:rsidRDefault="00A55B53" w:rsidP="00535342">
            <w:pPr>
              <w:pStyle w:val="TableText"/>
              <w:keepNext/>
              <w:snapToGrid w:val="0"/>
            </w:pPr>
            <w:r w:rsidRPr="00123177">
              <w:t>Acceptance Criteria for this requirement should be as per SECTION-6 ACCEPTANCE CRITERIA</w:t>
            </w:r>
          </w:p>
        </w:tc>
      </w:tr>
    </w:tbl>
    <w:p w14:paraId="21FEE3AE" w14:textId="77777777" w:rsidR="00A55B53" w:rsidRPr="00123177" w:rsidRDefault="00A55B53" w:rsidP="00A55B53">
      <w:pPr>
        <w:pStyle w:val="BodyText"/>
        <w:rPr>
          <w:rFonts w:eastAsia="Arial"/>
        </w:rPr>
      </w:pPr>
    </w:p>
    <w:p w14:paraId="4A715391" w14:textId="77777777" w:rsidR="00A55B53" w:rsidRPr="00123177" w:rsidRDefault="00A55B53" w:rsidP="00A55B53">
      <w:pPr>
        <w:rPr>
          <w:rFonts w:eastAsia="Arial"/>
        </w:rPr>
      </w:pPr>
    </w:p>
    <w:p w14:paraId="789FB4D8" w14:textId="77777777" w:rsidR="00A55B53" w:rsidRPr="00123177" w:rsidRDefault="00A55B53" w:rsidP="00A55B53">
      <w:pPr>
        <w:pStyle w:val="Heading5"/>
        <w:rPr>
          <w:rFonts w:eastAsia="Arial"/>
        </w:rPr>
      </w:pPr>
      <w:r w:rsidRPr="00123177">
        <w:rPr>
          <w:rFonts w:eastAsia="Arial"/>
          <w:sz w:val="20"/>
          <w:szCs w:val="20"/>
        </w:rPr>
        <w:t xml:space="preserve">Requirement against </w:t>
      </w:r>
      <w:r w:rsidRPr="00123177">
        <w:rPr>
          <w:rFonts w:eastAsia="Arial"/>
          <w:color w:val="000000" w:themeColor="text1"/>
          <w:sz w:val="20"/>
          <w:szCs w:val="20"/>
        </w:rPr>
        <w:t>the detection of the 800Vvic sensing circuit failure (power supply failure, circuit short to high, circuit short to ground or circuit open).</w:t>
      </w:r>
    </w:p>
    <w:p w14:paraId="21E9B423"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20A0B8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DB06B53"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4120301" w14:textId="77777777" w:rsidR="00A55B53" w:rsidRPr="00123177" w:rsidRDefault="00A55B53" w:rsidP="00535342">
            <w:pPr>
              <w:pStyle w:val="TableColumnTitle"/>
              <w:snapToGrid w:val="0"/>
            </w:pPr>
            <w:r w:rsidRPr="00123177">
              <w:t>Description</w:t>
            </w:r>
          </w:p>
        </w:tc>
      </w:tr>
      <w:tr w:rsidR="00A55B53" w:rsidRPr="00123177" w14:paraId="1FDB6FF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6688BBD"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5A1C3" w14:textId="77777777" w:rsidR="00A55B53" w:rsidRPr="00123177" w:rsidRDefault="00A55B53" w:rsidP="00535342">
            <w:pPr>
              <w:snapToGrid w:val="0"/>
            </w:pPr>
            <w:r w:rsidRPr="00123177">
              <w:t>SWRS_</w:t>
            </w:r>
            <w:r w:rsidRPr="00123177">
              <w:rPr>
                <w:rFonts w:eastAsia="Arial"/>
                <w:color w:val="000000" w:themeColor="text1"/>
                <w:szCs w:val="20"/>
              </w:rPr>
              <w:t>Diag_28</w:t>
            </w:r>
          </w:p>
        </w:tc>
      </w:tr>
      <w:tr w:rsidR="00A55B53" w:rsidRPr="00123177" w14:paraId="1F08743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063EE97"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C4DAB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SDS-HVDCDC-293</w:t>
            </w:r>
          </w:p>
        </w:tc>
      </w:tr>
      <w:tr w:rsidR="00A55B53" w:rsidRPr="00123177" w14:paraId="1B1DEEE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25FC0AB"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6F33AA" w14:textId="77777777" w:rsidR="00A55B53" w:rsidRPr="00123177" w:rsidRDefault="00A55B53" w:rsidP="00535342">
            <w:pPr>
              <w:pStyle w:val="TableText"/>
              <w:snapToGrid w:val="0"/>
            </w:pPr>
            <w:r w:rsidRPr="00123177">
              <w:t>B-Sample/PF2.0</w:t>
            </w:r>
          </w:p>
        </w:tc>
      </w:tr>
      <w:tr w:rsidR="00A55B53" w:rsidRPr="00123177" w14:paraId="75C9642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662EE34"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593C5E"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800Vvic sensing circuit failure (power supply failure, circuit short to high, circuit short to ground or circuit open).</w:t>
            </w:r>
          </w:p>
          <w:p w14:paraId="066DEF8B" w14:textId="77777777" w:rsidR="00A55B53" w:rsidRPr="00123177" w:rsidRDefault="00A55B53" w:rsidP="00535342">
            <w:pPr>
              <w:snapToGrid w:val="0"/>
              <w:rPr>
                <w:rFonts w:eastAsia="Arial"/>
                <w:color w:val="000000" w:themeColor="text1"/>
              </w:rPr>
            </w:pPr>
          </w:p>
          <w:p w14:paraId="428B51AE" w14:textId="77777777" w:rsidR="00A55B53" w:rsidRPr="00123177" w:rsidRDefault="00A55B53" w:rsidP="00535342">
            <w:pPr>
              <w:snapToGrid w:val="0"/>
              <w:rPr>
                <w:rFonts w:eastAsia="Arial"/>
                <w:color w:val="000000" w:themeColor="text1"/>
              </w:rPr>
            </w:pPr>
            <w:r w:rsidRPr="00123177">
              <w:rPr>
                <w:rFonts w:eastAsia="Arial"/>
                <w:color w:val="000000" w:themeColor="text1"/>
              </w:rPr>
              <w:t>(800Vvic corresponds to the sensor with CAN signal name: "VHVDCDC800V")</w:t>
            </w:r>
          </w:p>
        </w:tc>
      </w:tr>
      <w:tr w:rsidR="00A55B53" w:rsidRPr="00123177" w14:paraId="036E511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1484EF"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3CB166"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8FA8FB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2A0B04"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F5779C"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2E74F0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690713"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412D56"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7C269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28B6FF"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0143E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5B96EB0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On the power board short R365 with GND.</w:t>
            </w:r>
          </w:p>
        </w:tc>
      </w:tr>
      <w:tr w:rsidR="00A55B53" w:rsidRPr="00123177" w14:paraId="69E3D3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520DFA"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EEF1D5"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3FC05331" w14:textId="77777777" w:rsidR="00A55B53" w:rsidRPr="00123177" w:rsidRDefault="00A55B53" w:rsidP="00535342">
            <w:pPr>
              <w:pStyle w:val="TableText"/>
              <w:snapToGrid w:val="0"/>
            </w:pPr>
            <w:r w:rsidRPr="00123177">
              <w:t xml:space="preserve">NHVDCDCFault @ HVDCDC_Status1 is set to 0x3 ("Level 2") </w:t>
            </w:r>
          </w:p>
          <w:p w14:paraId="50445E55" w14:textId="77777777" w:rsidR="00A55B53" w:rsidRPr="00123177" w:rsidRDefault="00A55B53" w:rsidP="00535342">
            <w:pPr>
              <w:pStyle w:val="TableText"/>
              <w:snapToGrid w:val="0"/>
            </w:pPr>
            <w:r w:rsidRPr="00123177">
              <w:t>NVHDCDCFaultID @  HVDCDC_Debug_PDU is equal to 43("DIAGNOSTIC_400V_VICOR_STG_FAULT_ID")  and is raised after the fault response time of 500ms.</w:t>
            </w:r>
          </w:p>
        </w:tc>
      </w:tr>
      <w:tr w:rsidR="00A55B53" w:rsidRPr="00123177" w14:paraId="660A98A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32A954"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6E638" w14:textId="77777777" w:rsidR="00A55B53" w:rsidRPr="00123177" w:rsidRDefault="00A55B53" w:rsidP="00535342">
            <w:pPr>
              <w:pStyle w:val="TableText"/>
              <w:snapToGrid w:val="0"/>
              <w:rPr>
                <w:rStyle w:val="normaltextrun"/>
              </w:rPr>
            </w:pPr>
            <w:r w:rsidRPr="00123177">
              <w:rPr>
                <w:rStyle w:val="normaltextrun"/>
              </w:rPr>
              <w:t>The power module output of the 800V side voltage is not received or the communication with the power module is compromised because of the 800V DC link voltage(VICOR voltage) sensing circuit failure by circuit short to ground, the HVDCDC application detects the failure and raises a level 2 fault.</w:t>
            </w:r>
          </w:p>
        </w:tc>
      </w:tr>
      <w:tr w:rsidR="00A55B53" w:rsidRPr="00123177" w14:paraId="658D650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8E51B9"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1FC00" w14:textId="77777777" w:rsidR="00A55B53" w:rsidRPr="00123177" w:rsidRDefault="00A55B53" w:rsidP="00535342">
            <w:pPr>
              <w:pStyle w:val="TableText"/>
              <w:snapToGrid w:val="0"/>
            </w:pPr>
            <w:r w:rsidRPr="00123177">
              <w:t>No such mandatory fields is applicable.</w:t>
            </w:r>
          </w:p>
        </w:tc>
      </w:tr>
      <w:tr w:rsidR="00A55B53" w:rsidRPr="00123177" w14:paraId="296DBE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691C32"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6BB0E2" w14:textId="77777777" w:rsidR="00A55B53" w:rsidRPr="00123177" w:rsidRDefault="00A55B53" w:rsidP="00535342">
            <w:pPr>
              <w:pStyle w:val="TableText"/>
              <w:snapToGrid w:val="0"/>
            </w:pPr>
            <w:r w:rsidRPr="00123177">
              <w:t>NHVDCDCStatus = 0, NHVDCDCSTatusDebug = 0, NHVDCDCFault = 0.</w:t>
            </w:r>
          </w:p>
        </w:tc>
      </w:tr>
      <w:tr w:rsidR="00A55B53" w:rsidRPr="00123177" w14:paraId="72C809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3A72E8"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5714DC"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821BE0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0F017E"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B94890" w14:textId="77777777" w:rsidR="00A55B53" w:rsidRPr="00123177" w:rsidRDefault="00A55B53" w:rsidP="00535342">
            <w:pPr>
              <w:pStyle w:val="TableText"/>
              <w:snapToGrid w:val="0"/>
            </w:pPr>
            <w:r w:rsidRPr="00123177">
              <w:rPr>
                <w:szCs w:val="20"/>
              </w:rPr>
              <w:t>Valid range value is not required.</w:t>
            </w:r>
          </w:p>
        </w:tc>
      </w:tr>
      <w:tr w:rsidR="00A55B53" w:rsidRPr="00123177" w14:paraId="5B25B8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83631D"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7E2A33"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26E2F7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15760C"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5E7CB5"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4BAA07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2FA2D9"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75451" w14:textId="77777777" w:rsidR="00A55B53" w:rsidRPr="00123177" w:rsidRDefault="00A55B53" w:rsidP="00535342">
            <w:pPr>
              <w:pStyle w:val="TableText"/>
            </w:pPr>
            <w:r w:rsidRPr="00123177">
              <w:rPr>
                <w:szCs w:val="20"/>
              </w:rPr>
              <w:t>Data rate is not applicable.</w:t>
            </w:r>
          </w:p>
        </w:tc>
      </w:tr>
      <w:tr w:rsidR="00A55B53" w:rsidRPr="00123177" w14:paraId="1823A05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A9A9A6"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DE31A6"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41C0B7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CA3CA9"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85F530"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0788A9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F032E3" w14:textId="77777777" w:rsidR="00A55B53" w:rsidRPr="00123177" w:rsidRDefault="00A55B53" w:rsidP="00535342">
            <w:pPr>
              <w:pStyle w:val="TableText"/>
              <w:snapToGrid w:val="0"/>
            </w:pPr>
            <w:r w:rsidRPr="00123177">
              <w:t xml:space="preserve">Validation Rules/ </w:t>
            </w:r>
          </w:p>
          <w:p w14:paraId="13DD0ED3"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8E7EC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4FA1A49A" w14:textId="77777777" w:rsidR="00A55B53" w:rsidRPr="00123177" w:rsidRDefault="00A55B53" w:rsidP="00535342">
            <w:pPr>
              <w:pStyle w:val="TableText"/>
              <w:snapToGrid w:val="0"/>
            </w:pPr>
            <w:r w:rsidRPr="00123177">
              <w:t xml:space="preserve">NHVDCDCFault @ HVDCDC_Status1 is set to 0x3 ("Level 2") </w:t>
            </w:r>
          </w:p>
          <w:p w14:paraId="073496C5" w14:textId="77777777" w:rsidR="00A55B53" w:rsidRPr="00123177" w:rsidRDefault="00A55B53" w:rsidP="00535342">
            <w:pPr>
              <w:pStyle w:val="TableText"/>
              <w:snapToGrid w:val="0"/>
              <w:rPr>
                <w:i/>
                <w:iCs/>
              </w:rPr>
            </w:pPr>
            <w:r w:rsidRPr="00123177">
              <w:t>NVHDCDCFaultID @  HVDCDC_Debug_PDU is equal to 43</w:t>
            </w:r>
          </w:p>
        </w:tc>
      </w:tr>
      <w:tr w:rsidR="00A55B53" w:rsidRPr="00123177" w14:paraId="57F5B21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DAAA14"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BB854C" w14:textId="77777777" w:rsidR="00A55B53" w:rsidRPr="00123177" w:rsidRDefault="00A55B53" w:rsidP="00535342">
            <w:pPr>
              <w:pStyle w:val="TableText"/>
              <w:snapToGrid w:val="0"/>
            </w:pPr>
            <w:r w:rsidRPr="00123177">
              <w:rPr>
                <w:szCs w:val="20"/>
              </w:rPr>
              <w:t>Constraints is not applicable.</w:t>
            </w:r>
          </w:p>
        </w:tc>
      </w:tr>
      <w:tr w:rsidR="00A55B53" w:rsidRPr="00123177" w14:paraId="4237664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BEE5F8"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890FFE" w14:textId="77777777" w:rsidR="00A55B53" w:rsidRPr="00123177" w:rsidRDefault="00A55B53" w:rsidP="00535342">
            <w:pPr>
              <w:pStyle w:val="TableText"/>
              <w:snapToGrid w:val="0"/>
            </w:pPr>
            <w:r w:rsidRPr="00123177">
              <w:rPr>
                <w:szCs w:val="20"/>
              </w:rPr>
              <w:t>No effects on other system</w:t>
            </w:r>
          </w:p>
        </w:tc>
      </w:tr>
      <w:tr w:rsidR="00A55B53" w:rsidRPr="00123177" w14:paraId="7A70576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5AA36D" w14:textId="77777777" w:rsidR="00A55B53" w:rsidRPr="00123177" w:rsidRDefault="00A55B53" w:rsidP="00535342">
            <w:pPr>
              <w:pStyle w:val="TableText"/>
              <w:snapToGrid w:val="0"/>
            </w:pPr>
            <w:r w:rsidRPr="00123177">
              <w:t>Testability with respect to test environment</w:t>
            </w:r>
          </w:p>
          <w:p w14:paraId="4A3C884E" w14:textId="77777777" w:rsidR="00A55B53" w:rsidRPr="00123177" w:rsidRDefault="00A55B53" w:rsidP="00535342">
            <w:pPr>
              <w:pStyle w:val="TableText"/>
            </w:pPr>
            <w:r w:rsidRPr="00123177">
              <w:t>(Yes/No)</w:t>
            </w:r>
          </w:p>
          <w:p w14:paraId="0F45EDE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4A165" w14:textId="77777777" w:rsidR="00A55B53" w:rsidRPr="00123177" w:rsidRDefault="00A55B53" w:rsidP="00535342">
            <w:pPr>
              <w:pStyle w:val="TableText"/>
              <w:snapToGrid w:val="0"/>
            </w:pPr>
            <w:r w:rsidRPr="00123177">
              <w:t>YES</w:t>
            </w:r>
          </w:p>
        </w:tc>
      </w:tr>
      <w:tr w:rsidR="00A55B53" w:rsidRPr="00123177" w14:paraId="48B7BD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D742EC" w14:textId="77777777" w:rsidR="00A55B53" w:rsidRPr="00123177" w:rsidRDefault="00A55B53" w:rsidP="00535342">
            <w:pPr>
              <w:pStyle w:val="TableText"/>
              <w:snapToGrid w:val="0"/>
            </w:pPr>
            <w:r w:rsidRPr="00123177">
              <w:t>Feasible within project constraints</w:t>
            </w:r>
          </w:p>
          <w:p w14:paraId="572F2C7A" w14:textId="77777777" w:rsidR="00A55B53" w:rsidRPr="00123177" w:rsidRDefault="00A55B53" w:rsidP="00535342">
            <w:pPr>
              <w:pStyle w:val="TableText"/>
              <w:snapToGrid w:val="0"/>
            </w:pPr>
            <w:r w:rsidRPr="00123177">
              <w:t>(Yes/No)</w:t>
            </w:r>
          </w:p>
          <w:p w14:paraId="47CA2EDE"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74DFBA" w14:textId="77777777" w:rsidR="00A55B53" w:rsidRPr="00123177" w:rsidRDefault="00A55B53" w:rsidP="00535342">
            <w:pPr>
              <w:pStyle w:val="TableText"/>
              <w:snapToGrid w:val="0"/>
            </w:pPr>
            <w:r w:rsidRPr="00123177">
              <w:t>YES</w:t>
            </w:r>
          </w:p>
        </w:tc>
      </w:tr>
      <w:tr w:rsidR="00A55B53" w:rsidRPr="00123177" w14:paraId="7571ACB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F4B79E" w14:textId="77777777" w:rsidR="00A55B53" w:rsidRPr="00123177" w:rsidRDefault="00A55B53" w:rsidP="00535342">
            <w:pPr>
              <w:pStyle w:val="TableText"/>
              <w:snapToGrid w:val="0"/>
            </w:pPr>
            <w:r w:rsidRPr="00123177">
              <w:t>Critical</w:t>
            </w:r>
          </w:p>
          <w:p w14:paraId="06350876"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924519" w14:textId="77777777" w:rsidR="00A55B53" w:rsidRPr="00123177" w:rsidRDefault="00A55B53" w:rsidP="00535342">
            <w:pPr>
              <w:pStyle w:val="TableText"/>
              <w:keepNext/>
              <w:snapToGrid w:val="0"/>
            </w:pPr>
            <w:r w:rsidRPr="00123177">
              <w:t>YES</w:t>
            </w:r>
          </w:p>
        </w:tc>
      </w:tr>
      <w:tr w:rsidR="00A55B53" w:rsidRPr="00123177" w14:paraId="05B4649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FAEFA0"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C78133" w14:textId="77777777" w:rsidR="00A55B53" w:rsidRPr="00123177" w:rsidRDefault="00A55B53" w:rsidP="00535342">
            <w:pPr>
              <w:pStyle w:val="TableText"/>
              <w:keepNext/>
              <w:snapToGrid w:val="0"/>
            </w:pPr>
            <w:r w:rsidRPr="00123177">
              <w:t>Acceptance Criteria for this requirement should be as per SECTION-6 ACCEPTANCE CRITERIA</w:t>
            </w:r>
          </w:p>
        </w:tc>
      </w:tr>
    </w:tbl>
    <w:p w14:paraId="748386E9" w14:textId="77777777" w:rsidR="00A55B53" w:rsidRPr="00123177" w:rsidRDefault="00A55B53" w:rsidP="00A55B53">
      <w:pPr>
        <w:pStyle w:val="BodyText"/>
        <w:rPr>
          <w:rFonts w:eastAsia="Arial"/>
        </w:rPr>
      </w:pPr>
    </w:p>
    <w:p w14:paraId="74DB903A" w14:textId="77777777" w:rsidR="00A55B53" w:rsidRPr="00123177" w:rsidRDefault="00A55B53" w:rsidP="00A55B53">
      <w:pPr>
        <w:pStyle w:val="BodyText"/>
        <w:rPr>
          <w:rFonts w:eastAsia="Arial"/>
        </w:rPr>
      </w:pPr>
    </w:p>
    <w:p w14:paraId="2638FD61" w14:textId="77777777" w:rsidR="00A55B53" w:rsidRPr="00123177" w:rsidRDefault="00A55B53" w:rsidP="00A55B53">
      <w:pPr>
        <w:pStyle w:val="Heading5"/>
        <w:rPr>
          <w:rFonts w:eastAsia="Arial"/>
        </w:rPr>
      </w:pPr>
      <w:r w:rsidRPr="00123177">
        <w:rPr>
          <w:rFonts w:eastAsia="Arial"/>
          <w:sz w:val="20"/>
          <w:szCs w:val="20"/>
        </w:rPr>
        <w:t xml:space="preserve">Requirement against </w:t>
      </w:r>
      <w:r w:rsidRPr="00123177">
        <w:rPr>
          <w:rFonts w:eastAsia="Arial"/>
          <w:color w:val="000000" w:themeColor="text1"/>
          <w:sz w:val="20"/>
          <w:szCs w:val="20"/>
        </w:rPr>
        <w:t>the detection of the 800Vvic sensing circuit failure (power supply failure, circuit short to high, circuit short to ground or circuit open).</w:t>
      </w:r>
    </w:p>
    <w:tbl>
      <w:tblPr>
        <w:tblW w:w="9518" w:type="dxa"/>
        <w:tblInd w:w="108" w:type="dxa"/>
        <w:tblLayout w:type="fixed"/>
        <w:tblLook w:val="0000" w:firstRow="0" w:lastRow="0" w:firstColumn="0" w:lastColumn="0" w:noHBand="0" w:noVBand="0"/>
      </w:tblPr>
      <w:tblGrid>
        <w:gridCol w:w="1920"/>
        <w:gridCol w:w="7598"/>
      </w:tblGrid>
      <w:tr w:rsidR="00A55B53" w:rsidRPr="00123177" w14:paraId="35C111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35D32E6"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9769864" w14:textId="77777777" w:rsidR="00A55B53" w:rsidRPr="00123177" w:rsidRDefault="00A55B53" w:rsidP="00535342">
            <w:pPr>
              <w:pStyle w:val="TableColumnTitle"/>
              <w:snapToGrid w:val="0"/>
            </w:pPr>
            <w:r w:rsidRPr="00123177">
              <w:t>Description</w:t>
            </w:r>
          </w:p>
        </w:tc>
      </w:tr>
      <w:tr w:rsidR="00A55B53" w:rsidRPr="00123177" w14:paraId="7892E35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AC7D39A"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0D9ED2" w14:textId="77777777" w:rsidR="00A55B53" w:rsidRPr="00123177" w:rsidRDefault="00A55B53" w:rsidP="00535342">
            <w:pPr>
              <w:snapToGrid w:val="0"/>
            </w:pPr>
            <w:r w:rsidRPr="00123177">
              <w:t>SWRS_</w:t>
            </w:r>
            <w:r w:rsidRPr="00123177">
              <w:rPr>
                <w:rFonts w:eastAsia="Arial"/>
                <w:color w:val="000000" w:themeColor="text1"/>
                <w:szCs w:val="20"/>
              </w:rPr>
              <w:t>Diag_29</w:t>
            </w:r>
          </w:p>
        </w:tc>
      </w:tr>
      <w:tr w:rsidR="00A55B53" w:rsidRPr="00123177" w14:paraId="0F1B411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629310A"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B26C5"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SDS-HVDCDC-293</w:t>
            </w:r>
          </w:p>
        </w:tc>
      </w:tr>
      <w:tr w:rsidR="00A55B53" w:rsidRPr="00123177" w14:paraId="0D4CC3F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39DBE71"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9FC4C6" w14:textId="77777777" w:rsidR="00A55B53" w:rsidRPr="00123177" w:rsidRDefault="00A55B53" w:rsidP="00535342">
            <w:pPr>
              <w:pStyle w:val="TableText"/>
              <w:snapToGrid w:val="0"/>
            </w:pPr>
            <w:r w:rsidRPr="00123177">
              <w:t>B-Sample/PF2.0</w:t>
            </w:r>
          </w:p>
        </w:tc>
      </w:tr>
      <w:tr w:rsidR="00A55B53" w:rsidRPr="00123177" w14:paraId="4BADDEE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5067AB9"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9EFA8C"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800Vvic sensing circuit failure (power supply failure, circuit short to high, circuit short to ground or circuit open).</w:t>
            </w:r>
          </w:p>
          <w:p w14:paraId="11FEC9EB" w14:textId="77777777" w:rsidR="00A55B53" w:rsidRPr="00123177" w:rsidRDefault="00A55B53" w:rsidP="00535342">
            <w:pPr>
              <w:snapToGrid w:val="0"/>
              <w:rPr>
                <w:rFonts w:eastAsia="Arial"/>
                <w:color w:val="000000" w:themeColor="text1"/>
              </w:rPr>
            </w:pPr>
          </w:p>
          <w:p w14:paraId="7694F5FD" w14:textId="77777777" w:rsidR="00A55B53" w:rsidRPr="00123177" w:rsidRDefault="00A55B53" w:rsidP="00535342">
            <w:pPr>
              <w:snapToGrid w:val="0"/>
              <w:rPr>
                <w:rFonts w:eastAsia="Arial"/>
                <w:color w:val="000000" w:themeColor="text1"/>
              </w:rPr>
            </w:pPr>
            <w:r w:rsidRPr="00123177">
              <w:rPr>
                <w:rFonts w:eastAsia="Arial"/>
                <w:color w:val="000000" w:themeColor="text1"/>
              </w:rPr>
              <w:t>(800Vvic corresponds to the sensor with CAN signal name: "VHVDCDC800V")</w:t>
            </w:r>
          </w:p>
        </w:tc>
      </w:tr>
      <w:tr w:rsidR="00A55B53" w:rsidRPr="00123177" w14:paraId="3B916A1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4CFE49"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C42376"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30F79E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A0CB4D"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A430F9"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3E156B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939F86"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5B9FFD"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3089D1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C054E2"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854BC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33B7E2F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Remove R365 from the power board.</w:t>
            </w:r>
          </w:p>
        </w:tc>
      </w:tr>
      <w:tr w:rsidR="00A55B53" w:rsidRPr="00123177" w14:paraId="78C8FD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24CA18"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69B84F"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1AD09461" w14:textId="77777777" w:rsidR="00A55B53" w:rsidRPr="00123177" w:rsidRDefault="00A55B53" w:rsidP="00535342">
            <w:pPr>
              <w:pStyle w:val="TableText"/>
              <w:snapToGrid w:val="0"/>
            </w:pPr>
            <w:r w:rsidRPr="00123177">
              <w:t xml:space="preserve">NHVDCDCFault @ HVDCDC_Status1 is set to 0x3 ("Level 2") </w:t>
            </w:r>
          </w:p>
          <w:p w14:paraId="4ED9135F" w14:textId="77777777" w:rsidR="00A55B53" w:rsidRPr="00123177" w:rsidRDefault="00A55B53" w:rsidP="00535342">
            <w:pPr>
              <w:pStyle w:val="TableText"/>
              <w:snapToGrid w:val="0"/>
            </w:pPr>
            <w:r w:rsidRPr="00123177">
              <w:t>NVHDCDCFaultID @  HVDCDC_Debug_PDU is equal to 41 ("DIAGNOSTIC_400V_VICOR_OC_FAULT_ID")  and is raised after the fault response time of 500ms.</w:t>
            </w:r>
          </w:p>
        </w:tc>
      </w:tr>
      <w:tr w:rsidR="00A55B53" w:rsidRPr="00123177" w14:paraId="5B9EBF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C33655"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0839D0" w14:textId="77777777" w:rsidR="00A55B53" w:rsidRPr="00123177" w:rsidRDefault="00A55B53" w:rsidP="00535342">
            <w:pPr>
              <w:pStyle w:val="TableText"/>
              <w:snapToGrid w:val="0"/>
              <w:rPr>
                <w:rStyle w:val="normaltextrun"/>
              </w:rPr>
            </w:pPr>
            <w:r w:rsidRPr="00123177">
              <w:rPr>
                <w:rStyle w:val="normaltextrun"/>
              </w:rPr>
              <w:t>The power module output of the 800V side voltage is not received or the communication with the power module is compromised because of the 800V DC link voltage(VICOR voltage) sensing circuit failure by an open circuit, the HVDCDC application detects the failure and raises a level 2 fault.</w:t>
            </w:r>
          </w:p>
        </w:tc>
      </w:tr>
      <w:tr w:rsidR="00A55B53" w:rsidRPr="00123177" w14:paraId="02F6960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2DE9E8"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7350FC" w14:textId="77777777" w:rsidR="00A55B53" w:rsidRPr="00123177" w:rsidRDefault="00A55B53" w:rsidP="00535342">
            <w:pPr>
              <w:pStyle w:val="TableText"/>
              <w:snapToGrid w:val="0"/>
            </w:pPr>
            <w:r w:rsidRPr="00123177">
              <w:t>No such mandatory fields is applicable.</w:t>
            </w:r>
          </w:p>
        </w:tc>
      </w:tr>
      <w:tr w:rsidR="00A55B53" w:rsidRPr="00123177" w14:paraId="240B4E4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E5A8FC"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90B8B9" w14:textId="77777777" w:rsidR="00A55B53" w:rsidRPr="00123177" w:rsidRDefault="00A55B53" w:rsidP="00535342">
            <w:pPr>
              <w:pStyle w:val="TableText"/>
              <w:snapToGrid w:val="0"/>
            </w:pPr>
            <w:r w:rsidRPr="00123177">
              <w:t>NHVDCDCStatus = 0, NHVDCDCStatusDebug = 0, NHVDCDCFault = 0.</w:t>
            </w:r>
          </w:p>
        </w:tc>
      </w:tr>
      <w:tr w:rsidR="00A55B53" w:rsidRPr="00123177" w14:paraId="4E7364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C6AEB1"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289F48"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60601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F579CD"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4E830A" w14:textId="77777777" w:rsidR="00A55B53" w:rsidRPr="00123177" w:rsidRDefault="00A55B53" w:rsidP="00535342">
            <w:pPr>
              <w:pStyle w:val="TableText"/>
              <w:snapToGrid w:val="0"/>
            </w:pPr>
            <w:r w:rsidRPr="00123177">
              <w:rPr>
                <w:szCs w:val="20"/>
              </w:rPr>
              <w:t>Valid range value is not required.</w:t>
            </w:r>
          </w:p>
        </w:tc>
      </w:tr>
      <w:tr w:rsidR="00A55B53" w:rsidRPr="00123177" w14:paraId="541202F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6546EB"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5E849B"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2CA5765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091466"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607641"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F5AE94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BA3342"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D5FA4" w14:textId="77777777" w:rsidR="00A55B53" w:rsidRPr="00123177" w:rsidRDefault="00A55B53" w:rsidP="00535342">
            <w:pPr>
              <w:pStyle w:val="TableText"/>
            </w:pPr>
            <w:r w:rsidRPr="00123177">
              <w:rPr>
                <w:szCs w:val="20"/>
              </w:rPr>
              <w:t>Data rate is not applicable.</w:t>
            </w:r>
          </w:p>
        </w:tc>
      </w:tr>
      <w:tr w:rsidR="00A55B53" w:rsidRPr="00123177" w14:paraId="31A6C26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B4F6D4"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6E0445"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DEF24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7DB6FF"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E247F4"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AA74D5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45BF7D" w14:textId="77777777" w:rsidR="00A55B53" w:rsidRPr="00123177" w:rsidRDefault="00A55B53" w:rsidP="00535342">
            <w:pPr>
              <w:pStyle w:val="TableText"/>
              <w:snapToGrid w:val="0"/>
            </w:pPr>
            <w:r w:rsidRPr="00123177">
              <w:t xml:space="preserve">Validation Rules/ </w:t>
            </w:r>
          </w:p>
          <w:p w14:paraId="20CFF8ED"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D5FC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B9F7023" w14:textId="77777777" w:rsidR="00A55B53" w:rsidRPr="00123177" w:rsidRDefault="00A55B53" w:rsidP="00535342">
            <w:pPr>
              <w:pStyle w:val="TableText"/>
              <w:snapToGrid w:val="0"/>
            </w:pPr>
            <w:r w:rsidRPr="00123177">
              <w:t xml:space="preserve">NHVDCDCFault @ HVDCDC_Status1 is set to 0x3 ("Level 2") </w:t>
            </w:r>
          </w:p>
          <w:p w14:paraId="2E9DE6AD" w14:textId="77777777" w:rsidR="00A55B53" w:rsidRPr="00123177" w:rsidRDefault="00A55B53" w:rsidP="00535342">
            <w:pPr>
              <w:pStyle w:val="TableText"/>
              <w:snapToGrid w:val="0"/>
              <w:rPr>
                <w:i/>
                <w:iCs/>
              </w:rPr>
            </w:pPr>
            <w:r w:rsidRPr="00123177">
              <w:t>NVHDCDCFaultID @  HVDCDC_Debug_PDU is equal to 41</w:t>
            </w:r>
          </w:p>
        </w:tc>
      </w:tr>
      <w:tr w:rsidR="00A55B53" w:rsidRPr="00123177" w14:paraId="3F74AF3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4F0248"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1771C7" w14:textId="77777777" w:rsidR="00A55B53" w:rsidRPr="00123177" w:rsidRDefault="00A55B53" w:rsidP="00535342">
            <w:pPr>
              <w:pStyle w:val="TableText"/>
              <w:snapToGrid w:val="0"/>
            </w:pPr>
            <w:r w:rsidRPr="00123177">
              <w:rPr>
                <w:szCs w:val="20"/>
              </w:rPr>
              <w:t>Constraints is not applicable.</w:t>
            </w:r>
          </w:p>
        </w:tc>
      </w:tr>
      <w:tr w:rsidR="00A55B53" w:rsidRPr="00123177" w14:paraId="3FC40E9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73B017"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76900" w14:textId="77777777" w:rsidR="00A55B53" w:rsidRPr="00123177" w:rsidRDefault="00A55B53" w:rsidP="00535342">
            <w:pPr>
              <w:pStyle w:val="TableText"/>
              <w:snapToGrid w:val="0"/>
            </w:pPr>
            <w:r w:rsidRPr="00123177">
              <w:rPr>
                <w:szCs w:val="20"/>
              </w:rPr>
              <w:t>No effects on other system</w:t>
            </w:r>
          </w:p>
        </w:tc>
      </w:tr>
      <w:tr w:rsidR="00A55B53" w:rsidRPr="00123177" w14:paraId="05F9A8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6FF49E" w14:textId="77777777" w:rsidR="00A55B53" w:rsidRPr="00123177" w:rsidRDefault="00A55B53" w:rsidP="00535342">
            <w:pPr>
              <w:pStyle w:val="TableText"/>
              <w:snapToGrid w:val="0"/>
            </w:pPr>
            <w:r w:rsidRPr="00123177">
              <w:t>Testability with respect to test environment</w:t>
            </w:r>
          </w:p>
          <w:p w14:paraId="65083BB8" w14:textId="77777777" w:rsidR="00A55B53" w:rsidRPr="00123177" w:rsidRDefault="00A55B53" w:rsidP="00535342">
            <w:pPr>
              <w:pStyle w:val="TableText"/>
            </w:pPr>
            <w:r w:rsidRPr="00123177">
              <w:t>(Yes/No)</w:t>
            </w:r>
          </w:p>
          <w:p w14:paraId="07E7F862"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088B6" w14:textId="77777777" w:rsidR="00A55B53" w:rsidRPr="00123177" w:rsidRDefault="00A55B53" w:rsidP="00535342">
            <w:pPr>
              <w:pStyle w:val="TableText"/>
              <w:snapToGrid w:val="0"/>
            </w:pPr>
            <w:r w:rsidRPr="00123177">
              <w:t>YES</w:t>
            </w:r>
          </w:p>
        </w:tc>
      </w:tr>
      <w:tr w:rsidR="00A55B53" w:rsidRPr="00123177" w14:paraId="37B6C92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BE3BAD" w14:textId="77777777" w:rsidR="00A55B53" w:rsidRPr="00123177" w:rsidRDefault="00A55B53" w:rsidP="00535342">
            <w:pPr>
              <w:pStyle w:val="TableText"/>
              <w:snapToGrid w:val="0"/>
            </w:pPr>
            <w:r w:rsidRPr="00123177">
              <w:t>Feasible within project constraints</w:t>
            </w:r>
          </w:p>
          <w:p w14:paraId="7E0447E4" w14:textId="77777777" w:rsidR="00A55B53" w:rsidRPr="00123177" w:rsidRDefault="00A55B53" w:rsidP="00535342">
            <w:pPr>
              <w:pStyle w:val="TableText"/>
              <w:snapToGrid w:val="0"/>
            </w:pPr>
            <w:r w:rsidRPr="00123177">
              <w:t>(Yes/No)</w:t>
            </w:r>
          </w:p>
          <w:p w14:paraId="0546F330"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EC2792" w14:textId="77777777" w:rsidR="00A55B53" w:rsidRPr="00123177" w:rsidRDefault="00A55B53" w:rsidP="00535342">
            <w:pPr>
              <w:pStyle w:val="TableText"/>
              <w:snapToGrid w:val="0"/>
            </w:pPr>
            <w:r w:rsidRPr="00123177">
              <w:t>YES</w:t>
            </w:r>
          </w:p>
        </w:tc>
      </w:tr>
      <w:tr w:rsidR="00A55B53" w:rsidRPr="00123177" w14:paraId="0D270BC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50CBF0" w14:textId="77777777" w:rsidR="00A55B53" w:rsidRPr="00123177" w:rsidRDefault="00A55B53" w:rsidP="00535342">
            <w:pPr>
              <w:pStyle w:val="TableText"/>
              <w:snapToGrid w:val="0"/>
            </w:pPr>
            <w:r w:rsidRPr="00123177">
              <w:t>Critical</w:t>
            </w:r>
          </w:p>
          <w:p w14:paraId="08ACBB6A"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9E837C" w14:textId="77777777" w:rsidR="00A55B53" w:rsidRPr="00123177" w:rsidRDefault="00A55B53" w:rsidP="00535342">
            <w:pPr>
              <w:pStyle w:val="TableText"/>
              <w:keepNext/>
              <w:snapToGrid w:val="0"/>
            </w:pPr>
            <w:r w:rsidRPr="00123177">
              <w:t>YES</w:t>
            </w:r>
          </w:p>
        </w:tc>
      </w:tr>
      <w:tr w:rsidR="00A55B53" w:rsidRPr="00123177" w14:paraId="172F71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FCBCEC"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E87077" w14:textId="77777777" w:rsidR="00A55B53" w:rsidRPr="00123177" w:rsidRDefault="00A55B53" w:rsidP="00535342">
            <w:pPr>
              <w:pStyle w:val="TableText"/>
              <w:keepNext/>
              <w:snapToGrid w:val="0"/>
            </w:pPr>
            <w:r w:rsidRPr="00123177">
              <w:t>Acceptance Criteria for this requirement should be as per SECTION-6 ACCEPTANCE CRITERIA</w:t>
            </w:r>
          </w:p>
        </w:tc>
      </w:tr>
    </w:tbl>
    <w:p w14:paraId="1210E82D" w14:textId="77777777" w:rsidR="00A55B53" w:rsidRPr="00123177" w:rsidRDefault="00A55B53" w:rsidP="00A55B53">
      <w:pPr>
        <w:rPr>
          <w:rFonts w:eastAsia="Arial"/>
        </w:rPr>
      </w:pPr>
    </w:p>
    <w:p w14:paraId="2DA7C1C4" w14:textId="77777777" w:rsidR="00A55B53" w:rsidRPr="00123177" w:rsidRDefault="00A55B53" w:rsidP="00A55B53">
      <w:pPr>
        <w:rPr>
          <w:rFonts w:eastAsia="Arial"/>
        </w:rPr>
      </w:pPr>
    </w:p>
    <w:p w14:paraId="17C1579E" w14:textId="77777777" w:rsidR="00A55B53" w:rsidRPr="00123177" w:rsidRDefault="00A55B53" w:rsidP="00A55B53">
      <w:pPr>
        <w:pStyle w:val="Heading5"/>
        <w:rPr>
          <w:rFonts w:eastAsia="Arial"/>
          <w:color w:val="000000" w:themeColor="text1"/>
          <w:sz w:val="20"/>
          <w:szCs w:val="20"/>
        </w:rPr>
      </w:pPr>
      <w:r w:rsidRPr="00123177">
        <w:rPr>
          <w:rFonts w:eastAsia="Arial"/>
          <w:sz w:val="20"/>
          <w:szCs w:val="20"/>
        </w:rPr>
        <w:t xml:space="preserve">Requirement against </w:t>
      </w:r>
      <w:r w:rsidRPr="00123177">
        <w:rPr>
          <w:rFonts w:eastAsia="Arial"/>
          <w:color w:val="000000" w:themeColor="text1"/>
          <w:sz w:val="20"/>
          <w:szCs w:val="20"/>
        </w:rPr>
        <w:t>the detection of plausibility failure of the 800Vemi voltage sensor..</w:t>
      </w:r>
    </w:p>
    <w:p w14:paraId="6F4B12F3" w14:textId="77777777" w:rsidR="00A55B53" w:rsidRPr="00123177" w:rsidRDefault="00A55B53" w:rsidP="00A55B53">
      <w:pPr>
        <w:rPr>
          <w:rFonts w:eastAsia="Arial"/>
        </w:rPr>
      </w:pPr>
    </w:p>
    <w:p w14:paraId="2E22EA37"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9F302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C80163A"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8E1652C" w14:textId="77777777" w:rsidR="00A55B53" w:rsidRPr="00123177" w:rsidRDefault="00A55B53" w:rsidP="00535342">
            <w:pPr>
              <w:pStyle w:val="TableColumnTitle"/>
              <w:snapToGrid w:val="0"/>
            </w:pPr>
            <w:r w:rsidRPr="00123177">
              <w:t>Description</w:t>
            </w:r>
          </w:p>
        </w:tc>
      </w:tr>
      <w:tr w:rsidR="00A55B53" w:rsidRPr="00123177" w14:paraId="4E7988E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AA0C2F8"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647F6E" w14:textId="77777777" w:rsidR="00A55B53" w:rsidRPr="00123177" w:rsidRDefault="00A55B53" w:rsidP="00535342">
            <w:pPr>
              <w:snapToGrid w:val="0"/>
            </w:pPr>
            <w:r w:rsidRPr="00123177">
              <w:t>SWRS_</w:t>
            </w:r>
            <w:r w:rsidRPr="00123177">
              <w:rPr>
                <w:rFonts w:eastAsia="Arial"/>
                <w:color w:val="000000" w:themeColor="text1"/>
                <w:szCs w:val="20"/>
              </w:rPr>
              <w:t>Diag_30</w:t>
            </w:r>
          </w:p>
        </w:tc>
      </w:tr>
      <w:tr w:rsidR="00A55B53" w:rsidRPr="00123177" w14:paraId="1387EEF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786267E"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7F6D1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SDS-HVDCDC-294</w:t>
            </w:r>
          </w:p>
        </w:tc>
      </w:tr>
      <w:tr w:rsidR="00A55B53" w:rsidRPr="00123177" w14:paraId="15914B4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0E7E9CD"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01366A" w14:textId="77777777" w:rsidR="00A55B53" w:rsidRPr="00123177" w:rsidRDefault="00A55B53" w:rsidP="00535342">
            <w:pPr>
              <w:pStyle w:val="TableText"/>
              <w:snapToGrid w:val="0"/>
            </w:pPr>
            <w:r w:rsidRPr="00123177">
              <w:t>B-Sample/PF2.0</w:t>
            </w:r>
          </w:p>
        </w:tc>
      </w:tr>
      <w:tr w:rsidR="00A55B53" w:rsidRPr="00123177" w14:paraId="3FEBE58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2021401"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C60DBB"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plausibility failure of the 800Vemi voltage sensor.</w:t>
            </w:r>
          </w:p>
          <w:p w14:paraId="5D098E95" w14:textId="77777777" w:rsidR="00A55B53" w:rsidRPr="00123177" w:rsidRDefault="00A55B53" w:rsidP="00535342">
            <w:pPr>
              <w:snapToGrid w:val="0"/>
              <w:rPr>
                <w:rFonts w:eastAsia="Arial"/>
                <w:color w:val="000000" w:themeColor="text1"/>
              </w:rPr>
            </w:pPr>
          </w:p>
          <w:p w14:paraId="52AFDE31" w14:textId="77777777" w:rsidR="00A55B53" w:rsidRPr="00123177" w:rsidRDefault="00A55B53" w:rsidP="00535342">
            <w:pPr>
              <w:snapToGrid w:val="0"/>
              <w:rPr>
                <w:rFonts w:eastAsia="Arial"/>
                <w:color w:val="000000" w:themeColor="text1"/>
              </w:rPr>
            </w:pPr>
            <w:r w:rsidRPr="00123177">
              <w:rPr>
                <w:rFonts w:eastAsia="Arial"/>
                <w:color w:val="000000" w:themeColor="text1"/>
              </w:rPr>
              <w:t>Sensors delays need to be filtered and debounced.</w:t>
            </w:r>
          </w:p>
        </w:tc>
      </w:tr>
      <w:tr w:rsidR="00A55B53" w:rsidRPr="00123177" w14:paraId="2492875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D04853"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37669"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21899D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5DFAEE"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704165"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2199069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74C0D6"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16AA89"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BB957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9F7B66"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4D9AA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4F338F2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0808914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Adjust the voltage of input and output as per specs</w:t>
            </w:r>
          </w:p>
        </w:tc>
      </w:tr>
      <w:tr w:rsidR="00A55B53" w:rsidRPr="00123177" w14:paraId="46773BD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63C6B5"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CAD3F7" w14:textId="77777777" w:rsidR="00A55B53" w:rsidRPr="00123177" w:rsidRDefault="00A55B53" w:rsidP="00535342">
            <w:pPr>
              <w:pStyle w:val="TableText"/>
              <w:snapToGrid w:val="0"/>
            </w:pPr>
            <w:r w:rsidRPr="00123177">
              <w:t>NHVDCDCStatus @ HVDCDC_Status1 is set to 0x6 ("Faulty")</w:t>
            </w:r>
          </w:p>
          <w:p w14:paraId="363265C6" w14:textId="77777777" w:rsidR="00A55B53" w:rsidRPr="00123177" w:rsidRDefault="00A55B53" w:rsidP="00535342">
            <w:pPr>
              <w:pStyle w:val="TableText"/>
              <w:snapToGrid w:val="0"/>
            </w:pPr>
            <w:r w:rsidRPr="00123177">
              <w:t>NHVDCDCFaultID @ HVDCDC_Debug_PDU is equal to 76 and this fault is raised after 500ms</w:t>
            </w:r>
          </w:p>
        </w:tc>
      </w:tr>
      <w:tr w:rsidR="00A55B53" w:rsidRPr="00123177" w14:paraId="19EF833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406C71"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8D1F1E" w14:textId="77777777" w:rsidR="00A55B53" w:rsidRPr="00123177" w:rsidRDefault="00A55B53" w:rsidP="00535342">
            <w:pPr>
              <w:pStyle w:val="TableText"/>
              <w:snapToGrid w:val="0"/>
              <w:rPr>
                <w:rStyle w:val="normaltextrun"/>
              </w:rPr>
            </w:pPr>
            <w:r w:rsidRPr="00123177">
              <w:rPr>
                <w:rStyle w:val="normaltextrun"/>
              </w:rPr>
              <w:t>The HVDCDC raises a level 2 fault upon the detection of plausibility failure of the 800Vemi voltage sensor.</w:t>
            </w:r>
          </w:p>
        </w:tc>
      </w:tr>
      <w:tr w:rsidR="00A55B53" w:rsidRPr="00123177" w14:paraId="0BD37B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8A7DA0"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021B06" w14:textId="77777777" w:rsidR="00A55B53" w:rsidRPr="00123177" w:rsidRDefault="00A55B53" w:rsidP="00535342">
            <w:pPr>
              <w:pStyle w:val="TableText"/>
              <w:snapToGrid w:val="0"/>
            </w:pPr>
            <w:r w:rsidRPr="00123177">
              <w:t>No such mandatory fields is applicable.</w:t>
            </w:r>
          </w:p>
        </w:tc>
      </w:tr>
      <w:tr w:rsidR="00A55B53" w:rsidRPr="00123177" w14:paraId="30725B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486556"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47892" w14:textId="77777777" w:rsidR="00A55B53" w:rsidRPr="00123177" w:rsidRDefault="00A55B53" w:rsidP="00535342">
            <w:pPr>
              <w:pStyle w:val="TableText"/>
              <w:snapToGrid w:val="0"/>
            </w:pPr>
            <w:r w:rsidRPr="00123177">
              <w:t>NHVDCDCStatus = 0, NHVDCDCStatusDebug = 0, NHVDCDCFault = 0.</w:t>
            </w:r>
          </w:p>
        </w:tc>
      </w:tr>
      <w:tr w:rsidR="00A55B53" w:rsidRPr="00123177" w14:paraId="62B2688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21650E"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2EA666"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338417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5FE158"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54EDED" w14:textId="77777777" w:rsidR="00A55B53" w:rsidRPr="00123177" w:rsidRDefault="00A55B53" w:rsidP="00535342">
            <w:pPr>
              <w:pStyle w:val="TableText"/>
              <w:snapToGrid w:val="0"/>
            </w:pPr>
            <w:r w:rsidRPr="00123177">
              <w:rPr>
                <w:szCs w:val="20"/>
              </w:rPr>
              <w:t>Valid range value is not required.</w:t>
            </w:r>
          </w:p>
        </w:tc>
      </w:tr>
      <w:tr w:rsidR="00A55B53" w:rsidRPr="00123177" w14:paraId="182B74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334333"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5C961"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44DE5A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21C378"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54B26D"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1E790BD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6FFA48"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E161FD" w14:textId="77777777" w:rsidR="00A55B53" w:rsidRPr="00123177" w:rsidRDefault="00A55B53" w:rsidP="00535342">
            <w:pPr>
              <w:pStyle w:val="TableText"/>
            </w:pPr>
            <w:r w:rsidRPr="00123177">
              <w:rPr>
                <w:szCs w:val="20"/>
              </w:rPr>
              <w:t>Data rate is not applicable.</w:t>
            </w:r>
          </w:p>
        </w:tc>
      </w:tr>
      <w:tr w:rsidR="00A55B53" w:rsidRPr="00123177" w14:paraId="7D7E9D5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C80449"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591B72"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20211C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67AE0E"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8D54FC"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6623E11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71BF8A" w14:textId="77777777" w:rsidR="00A55B53" w:rsidRPr="00123177" w:rsidRDefault="00A55B53" w:rsidP="00535342">
            <w:pPr>
              <w:pStyle w:val="TableText"/>
              <w:snapToGrid w:val="0"/>
            </w:pPr>
            <w:r w:rsidRPr="00123177">
              <w:t xml:space="preserve">Validation Rules/ </w:t>
            </w:r>
          </w:p>
          <w:p w14:paraId="3ACDD159"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E5275D"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2F103DC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7E318E"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3FC909" w14:textId="77777777" w:rsidR="00A55B53" w:rsidRPr="00123177" w:rsidRDefault="00A55B53" w:rsidP="00535342">
            <w:pPr>
              <w:pStyle w:val="TableText"/>
              <w:snapToGrid w:val="0"/>
            </w:pPr>
            <w:r w:rsidRPr="00123177">
              <w:rPr>
                <w:szCs w:val="20"/>
              </w:rPr>
              <w:t>Constraints is not applicable.</w:t>
            </w:r>
          </w:p>
        </w:tc>
      </w:tr>
      <w:tr w:rsidR="00A55B53" w:rsidRPr="00123177" w14:paraId="7710038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1FD204"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C8B68C" w14:textId="77777777" w:rsidR="00A55B53" w:rsidRPr="00123177" w:rsidRDefault="00A55B53" w:rsidP="00535342">
            <w:pPr>
              <w:pStyle w:val="TableText"/>
              <w:snapToGrid w:val="0"/>
            </w:pPr>
            <w:r w:rsidRPr="00123177">
              <w:rPr>
                <w:szCs w:val="20"/>
              </w:rPr>
              <w:t>No effects on other system</w:t>
            </w:r>
          </w:p>
        </w:tc>
      </w:tr>
      <w:tr w:rsidR="00A55B53" w:rsidRPr="00123177" w14:paraId="5B3236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65519A" w14:textId="77777777" w:rsidR="00A55B53" w:rsidRPr="00123177" w:rsidRDefault="00A55B53" w:rsidP="00535342">
            <w:pPr>
              <w:pStyle w:val="TableText"/>
              <w:snapToGrid w:val="0"/>
            </w:pPr>
            <w:r w:rsidRPr="00123177">
              <w:lastRenderedPageBreak/>
              <w:t>Testability with respect to test environment</w:t>
            </w:r>
          </w:p>
          <w:p w14:paraId="15F853E5" w14:textId="77777777" w:rsidR="00A55B53" w:rsidRPr="00123177" w:rsidRDefault="00A55B53" w:rsidP="00535342">
            <w:pPr>
              <w:pStyle w:val="TableText"/>
            </w:pPr>
            <w:r w:rsidRPr="00123177">
              <w:t>(Yes/No)</w:t>
            </w:r>
          </w:p>
          <w:p w14:paraId="72B72E96"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832BBF" w14:textId="77777777" w:rsidR="00A55B53" w:rsidRPr="00123177" w:rsidRDefault="00A55B53" w:rsidP="00535342">
            <w:pPr>
              <w:pStyle w:val="TableText"/>
              <w:snapToGrid w:val="0"/>
            </w:pPr>
            <w:r w:rsidRPr="00123177">
              <w:t>YES</w:t>
            </w:r>
          </w:p>
        </w:tc>
      </w:tr>
      <w:tr w:rsidR="00A55B53" w:rsidRPr="00123177" w14:paraId="405AF9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72C5CB" w14:textId="77777777" w:rsidR="00A55B53" w:rsidRPr="00123177" w:rsidRDefault="00A55B53" w:rsidP="00535342">
            <w:pPr>
              <w:pStyle w:val="TableText"/>
              <w:snapToGrid w:val="0"/>
            </w:pPr>
            <w:r w:rsidRPr="00123177">
              <w:t>Feasible within project constraints</w:t>
            </w:r>
          </w:p>
          <w:p w14:paraId="3E1ADB75" w14:textId="77777777" w:rsidR="00A55B53" w:rsidRPr="00123177" w:rsidRDefault="00A55B53" w:rsidP="00535342">
            <w:pPr>
              <w:pStyle w:val="TableText"/>
              <w:snapToGrid w:val="0"/>
            </w:pPr>
            <w:r w:rsidRPr="00123177">
              <w:t>(Yes/No)</w:t>
            </w:r>
          </w:p>
          <w:p w14:paraId="2761E1C2"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1EA98A" w14:textId="77777777" w:rsidR="00A55B53" w:rsidRPr="00123177" w:rsidRDefault="00A55B53" w:rsidP="00535342">
            <w:pPr>
              <w:pStyle w:val="TableText"/>
              <w:snapToGrid w:val="0"/>
            </w:pPr>
            <w:r w:rsidRPr="00123177">
              <w:t>YES</w:t>
            </w:r>
          </w:p>
        </w:tc>
      </w:tr>
      <w:tr w:rsidR="00A55B53" w:rsidRPr="00123177" w14:paraId="1DA349E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2A8837" w14:textId="77777777" w:rsidR="00A55B53" w:rsidRPr="00123177" w:rsidRDefault="00A55B53" w:rsidP="00535342">
            <w:pPr>
              <w:pStyle w:val="TableText"/>
              <w:snapToGrid w:val="0"/>
            </w:pPr>
            <w:r w:rsidRPr="00123177">
              <w:t>Critical</w:t>
            </w:r>
          </w:p>
          <w:p w14:paraId="63B8A2A9"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510D3" w14:textId="77777777" w:rsidR="00A55B53" w:rsidRPr="00123177" w:rsidRDefault="00A55B53" w:rsidP="00535342">
            <w:pPr>
              <w:pStyle w:val="TableText"/>
              <w:snapToGrid w:val="0"/>
            </w:pPr>
            <w:r w:rsidRPr="00123177">
              <w:t>YES</w:t>
            </w:r>
          </w:p>
        </w:tc>
      </w:tr>
      <w:tr w:rsidR="00A55B53" w:rsidRPr="00123177" w14:paraId="618409E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5778FE"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959B9"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17D2B94" w14:textId="77777777" w:rsidR="00A55B53" w:rsidRPr="00123177" w:rsidRDefault="00A55B53" w:rsidP="00A55B53">
      <w:pPr>
        <w:pStyle w:val="BodyText"/>
        <w:rPr>
          <w:rFonts w:eastAsia="Arial"/>
        </w:rPr>
      </w:pPr>
    </w:p>
    <w:p w14:paraId="59FD90E0" w14:textId="77777777" w:rsidR="00A55B53" w:rsidRPr="00123177" w:rsidRDefault="00A55B53" w:rsidP="00A55B53">
      <w:pPr>
        <w:pStyle w:val="BodyText"/>
        <w:rPr>
          <w:rFonts w:eastAsia="Arial"/>
        </w:rPr>
      </w:pPr>
    </w:p>
    <w:p w14:paraId="6FABBF7B" w14:textId="77777777" w:rsidR="00A55B53" w:rsidRPr="00123177" w:rsidRDefault="00A55B53" w:rsidP="00A55B53">
      <w:pPr>
        <w:pStyle w:val="BodyText"/>
        <w:rPr>
          <w:rFonts w:eastAsia="Arial"/>
        </w:rPr>
      </w:pPr>
    </w:p>
    <w:p w14:paraId="2ADDD748" w14:textId="77777777" w:rsidR="00A55B53" w:rsidRPr="00123177" w:rsidRDefault="00A55B53" w:rsidP="00A55B53">
      <w:pPr>
        <w:rPr>
          <w:rFonts w:eastAsia="Arial"/>
        </w:rPr>
      </w:pPr>
    </w:p>
    <w:p w14:paraId="1B98B9E7" w14:textId="77777777" w:rsidR="00A55B53" w:rsidRPr="00123177" w:rsidRDefault="00A55B53" w:rsidP="00A55B53">
      <w:pPr>
        <w:pStyle w:val="Heading5"/>
        <w:rPr>
          <w:rFonts w:eastAsia="Arial"/>
        </w:rPr>
      </w:pPr>
      <w:r w:rsidRPr="00123177">
        <w:rPr>
          <w:rFonts w:eastAsia="Arial"/>
          <w:sz w:val="20"/>
          <w:szCs w:val="20"/>
        </w:rPr>
        <w:t>Requirement against</w:t>
      </w:r>
      <w:r w:rsidRPr="00123177">
        <w:rPr>
          <w:rFonts w:eastAsia="Arial"/>
          <w:color w:val="000000" w:themeColor="text1"/>
          <w:sz w:val="20"/>
          <w:szCs w:val="20"/>
        </w:rPr>
        <w:t xml:space="preserve"> the detection of plausibility failure of the 800Vvic voltage sensor.</w:t>
      </w:r>
    </w:p>
    <w:tbl>
      <w:tblPr>
        <w:tblW w:w="9518" w:type="dxa"/>
        <w:tblInd w:w="108" w:type="dxa"/>
        <w:tblLayout w:type="fixed"/>
        <w:tblLook w:val="0000" w:firstRow="0" w:lastRow="0" w:firstColumn="0" w:lastColumn="0" w:noHBand="0" w:noVBand="0"/>
      </w:tblPr>
      <w:tblGrid>
        <w:gridCol w:w="1920"/>
        <w:gridCol w:w="7598"/>
      </w:tblGrid>
      <w:tr w:rsidR="00A55B53" w:rsidRPr="00123177" w14:paraId="3547E0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D20971A"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651A585" w14:textId="77777777" w:rsidR="00A55B53" w:rsidRPr="00123177" w:rsidRDefault="00A55B53" w:rsidP="00535342">
            <w:pPr>
              <w:pStyle w:val="TableColumnTitle"/>
              <w:snapToGrid w:val="0"/>
            </w:pPr>
            <w:r w:rsidRPr="00123177">
              <w:t>Description</w:t>
            </w:r>
          </w:p>
        </w:tc>
      </w:tr>
      <w:tr w:rsidR="00A55B53" w:rsidRPr="00123177" w14:paraId="35E4D4A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187A0CB"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04570" w14:textId="77777777" w:rsidR="00A55B53" w:rsidRPr="00123177" w:rsidRDefault="00A55B53" w:rsidP="00535342">
            <w:pPr>
              <w:snapToGrid w:val="0"/>
            </w:pPr>
            <w:r w:rsidRPr="00123177">
              <w:t>SWRS_</w:t>
            </w:r>
            <w:r w:rsidRPr="00123177">
              <w:rPr>
                <w:rFonts w:eastAsia="Arial"/>
                <w:color w:val="000000" w:themeColor="text1"/>
                <w:szCs w:val="20"/>
              </w:rPr>
              <w:t>Diag_31</w:t>
            </w:r>
          </w:p>
        </w:tc>
      </w:tr>
      <w:tr w:rsidR="00A55B53" w:rsidRPr="00123177" w14:paraId="7C3418B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6BE9AA1"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3EE06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SDS-HVDCDC-310</w:t>
            </w:r>
          </w:p>
        </w:tc>
      </w:tr>
      <w:tr w:rsidR="00A55B53" w:rsidRPr="00123177" w14:paraId="52AC917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5A65A49"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E288F3" w14:textId="77777777" w:rsidR="00A55B53" w:rsidRPr="00123177" w:rsidRDefault="00A55B53" w:rsidP="00535342">
            <w:pPr>
              <w:pStyle w:val="TableText"/>
              <w:snapToGrid w:val="0"/>
            </w:pPr>
            <w:r w:rsidRPr="00123177">
              <w:t>B-Sample/PF2.0</w:t>
            </w:r>
          </w:p>
        </w:tc>
      </w:tr>
      <w:tr w:rsidR="00A55B53" w:rsidRPr="00123177" w14:paraId="21CC4A1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1547A9C"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0955A"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plausibility failure of the 800Vvic voltage sensor.</w:t>
            </w:r>
          </w:p>
          <w:p w14:paraId="089E8001" w14:textId="77777777" w:rsidR="00A55B53" w:rsidRPr="00123177" w:rsidRDefault="00A55B53" w:rsidP="00535342">
            <w:pPr>
              <w:snapToGrid w:val="0"/>
              <w:rPr>
                <w:rFonts w:eastAsia="Arial"/>
                <w:color w:val="000000" w:themeColor="text1"/>
              </w:rPr>
            </w:pPr>
          </w:p>
          <w:p w14:paraId="43A165D4" w14:textId="77777777" w:rsidR="00A55B53" w:rsidRPr="00123177" w:rsidRDefault="00A55B53" w:rsidP="00535342">
            <w:pPr>
              <w:snapToGrid w:val="0"/>
              <w:rPr>
                <w:rFonts w:eastAsia="Arial"/>
                <w:color w:val="000000" w:themeColor="text1"/>
              </w:rPr>
            </w:pPr>
            <w:r w:rsidRPr="00123177">
              <w:rPr>
                <w:rFonts w:eastAsia="Arial"/>
                <w:color w:val="000000" w:themeColor="text1"/>
              </w:rPr>
              <w:t>Sensors delays need to be filtered and debounced.</w:t>
            </w:r>
          </w:p>
        </w:tc>
      </w:tr>
      <w:tr w:rsidR="00A55B53" w:rsidRPr="00123177" w14:paraId="351AC3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430031"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B153D"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531F8B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C1D614"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3E96F4"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4ADAB9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204C4B" w14:textId="77777777" w:rsidR="00A55B53" w:rsidRPr="00123177" w:rsidRDefault="00A55B53" w:rsidP="00535342">
            <w:pPr>
              <w:pStyle w:val="TableText"/>
              <w:snapToGrid w:val="0"/>
            </w:pPr>
            <w:r w:rsidRPr="00123177">
              <w:lastRenderedPageBreak/>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1BA6CD"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82C4C1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199114"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DF89C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51B5652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36F60BB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Adjust the voltage of input  and output as per specs</w:t>
            </w:r>
          </w:p>
        </w:tc>
      </w:tr>
      <w:tr w:rsidR="00A55B53" w:rsidRPr="00123177" w14:paraId="133649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6EE0D2"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B3BE6B" w14:textId="77777777" w:rsidR="00A55B53" w:rsidRPr="00123177" w:rsidRDefault="00A55B53" w:rsidP="00535342">
            <w:pPr>
              <w:pStyle w:val="TableText"/>
              <w:snapToGrid w:val="0"/>
            </w:pPr>
            <w:r w:rsidRPr="00123177">
              <w:t>Below CAN messages are observed on the CAN interface</w:t>
            </w:r>
          </w:p>
          <w:p w14:paraId="089CD888" w14:textId="77777777" w:rsidR="00A55B53" w:rsidRPr="00123177" w:rsidRDefault="00A55B53" w:rsidP="00535342">
            <w:pPr>
              <w:pStyle w:val="TableText"/>
              <w:snapToGrid w:val="0"/>
            </w:pPr>
            <w:r w:rsidRPr="00123177">
              <w:t>NHVDCDCStatus @ HVDCDC_Status1 is set to 0x6 ("Faulty")</w:t>
            </w:r>
          </w:p>
          <w:p w14:paraId="042B7BBA" w14:textId="77777777" w:rsidR="00A55B53" w:rsidRPr="00123177" w:rsidRDefault="00A55B53" w:rsidP="00535342">
            <w:pPr>
              <w:pStyle w:val="TableText"/>
              <w:snapToGrid w:val="0"/>
            </w:pPr>
            <w:r w:rsidRPr="00123177">
              <w:t>NHVDCDCFaultID @ HVDCDC_Debug_PDU is equal to 77 and this fault is raised after 500ms</w:t>
            </w:r>
          </w:p>
        </w:tc>
      </w:tr>
      <w:tr w:rsidR="00A55B53" w:rsidRPr="00123177" w14:paraId="5CF099B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AA4B5C"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19CD95" w14:textId="77777777" w:rsidR="00A55B53" w:rsidRPr="00123177" w:rsidRDefault="00A55B53" w:rsidP="00535342">
            <w:pPr>
              <w:pStyle w:val="TableText"/>
              <w:snapToGrid w:val="0"/>
              <w:rPr>
                <w:rStyle w:val="normaltextrun"/>
              </w:rPr>
            </w:pPr>
            <w:r w:rsidRPr="00123177">
              <w:rPr>
                <w:rStyle w:val="normaltextrun"/>
              </w:rPr>
              <w:t>The HVDCDC raises a level 2 fault upon the detection of plausibility failure of the 800Vvic voltage sensor.</w:t>
            </w:r>
          </w:p>
        </w:tc>
      </w:tr>
      <w:tr w:rsidR="00A55B53" w:rsidRPr="00123177" w14:paraId="1FF6CA8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4580A9"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6586F2" w14:textId="77777777" w:rsidR="00A55B53" w:rsidRPr="00123177" w:rsidRDefault="00A55B53" w:rsidP="00535342">
            <w:pPr>
              <w:pStyle w:val="TableText"/>
              <w:snapToGrid w:val="0"/>
            </w:pPr>
            <w:r w:rsidRPr="00123177">
              <w:t>No such mandatory fields is applicable.</w:t>
            </w:r>
          </w:p>
        </w:tc>
      </w:tr>
      <w:tr w:rsidR="00A55B53" w:rsidRPr="00123177" w14:paraId="0C7BFB2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C57EDA"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A06629" w14:textId="77777777" w:rsidR="00A55B53" w:rsidRPr="00123177" w:rsidRDefault="00A55B53" w:rsidP="00535342">
            <w:pPr>
              <w:pStyle w:val="TableText"/>
              <w:snapToGrid w:val="0"/>
            </w:pPr>
            <w:r w:rsidRPr="00123177">
              <w:t>NHVDCDCStatus = 0, NHVDCDCStatusDebug = 0, NHVDCDCFault = 0.</w:t>
            </w:r>
          </w:p>
        </w:tc>
      </w:tr>
      <w:tr w:rsidR="00A55B53" w:rsidRPr="00123177" w14:paraId="4672BB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5DD85D"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2242E"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FE8A24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94A478"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766409" w14:textId="77777777" w:rsidR="00A55B53" w:rsidRPr="00123177" w:rsidRDefault="00A55B53" w:rsidP="00535342">
            <w:pPr>
              <w:pStyle w:val="TableText"/>
              <w:snapToGrid w:val="0"/>
            </w:pPr>
            <w:r w:rsidRPr="00123177">
              <w:rPr>
                <w:szCs w:val="20"/>
              </w:rPr>
              <w:t>Valid range value is not required.</w:t>
            </w:r>
          </w:p>
        </w:tc>
      </w:tr>
      <w:tr w:rsidR="00A55B53" w:rsidRPr="00123177" w14:paraId="551C4C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A7800D"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833E9"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013F7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B0E3E9"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2427B4"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B79A9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189A1A"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C8F7E" w14:textId="77777777" w:rsidR="00A55B53" w:rsidRPr="00123177" w:rsidRDefault="00A55B53" w:rsidP="00535342">
            <w:pPr>
              <w:pStyle w:val="TableText"/>
            </w:pPr>
            <w:r w:rsidRPr="00123177">
              <w:rPr>
                <w:szCs w:val="20"/>
              </w:rPr>
              <w:t>Data rate is not applicable.</w:t>
            </w:r>
          </w:p>
        </w:tc>
      </w:tr>
      <w:tr w:rsidR="00A55B53" w:rsidRPr="00123177" w14:paraId="7719FE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691780"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B76E93"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7AA57A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53D2C8"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CA22CB"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78BF89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6A6E68" w14:textId="77777777" w:rsidR="00A55B53" w:rsidRPr="00123177" w:rsidRDefault="00A55B53" w:rsidP="00535342">
            <w:pPr>
              <w:pStyle w:val="TableText"/>
              <w:snapToGrid w:val="0"/>
            </w:pPr>
            <w:r w:rsidRPr="00123177">
              <w:t xml:space="preserve">Validation Rules/ </w:t>
            </w:r>
          </w:p>
          <w:p w14:paraId="431A5330"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6363F"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3E4041F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CD5DD3"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9549E3" w14:textId="77777777" w:rsidR="00A55B53" w:rsidRPr="00123177" w:rsidRDefault="00A55B53" w:rsidP="00535342">
            <w:pPr>
              <w:pStyle w:val="TableText"/>
              <w:snapToGrid w:val="0"/>
            </w:pPr>
            <w:r w:rsidRPr="00123177">
              <w:rPr>
                <w:szCs w:val="20"/>
              </w:rPr>
              <w:t>Constraints is not applicable.</w:t>
            </w:r>
          </w:p>
        </w:tc>
      </w:tr>
      <w:tr w:rsidR="00A55B53" w:rsidRPr="00123177" w14:paraId="20A6B1E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2F528F"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F09C6" w14:textId="77777777" w:rsidR="00A55B53" w:rsidRPr="00123177" w:rsidRDefault="00A55B53" w:rsidP="00535342">
            <w:pPr>
              <w:pStyle w:val="TableText"/>
              <w:snapToGrid w:val="0"/>
            </w:pPr>
            <w:r w:rsidRPr="00123177">
              <w:rPr>
                <w:szCs w:val="20"/>
              </w:rPr>
              <w:t>No effects on other system</w:t>
            </w:r>
          </w:p>
        </w:tc>
      </w:tr>
      <w:tr w:rsidR="00A55B53" w:rsidRPr="00123177" w14:paraId="06F5947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03642D" w14:textId="77777777" w:rsidR="00A55B53" w:rsidRPr="00123177" w:rsidRDefault="00A55B53" w:rsidP="00535342">
            <w:pPr>
              <w:pStyle w:val="TableText"/>
              <w:snapToGrid w:val="0"/>
            </w:pPr>
            <w:r w:rsidRPr="00123177">
              <w:lastRenderedPageBreak/>
              <w:t>Testability with respect to test environment</w:t>
            </w:r>
          </w:p>
          <w:p w14:paraId="3B26DEDA" w14:textId="77777777" w:rsidR="00A55B53" w:rsidRPr="00123177" w:rsidRDefault="00A55B53" w:rsidP="00535342">
            <w:pPr>
              <w:pStyle w:val="TableText"/>
            </w:pPr>
            <w:r w:rsidRPr="00123177">
              <w:t>(Yes/No)</w:t>
            </w:r>
          </w:p>
          <w:p w14:paraId="5D401621"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9DCE05" w14:textId="77777777" w:rsidR="00A55B53" w:rsidRPr="00123177" w:rsidRDefault="00A55B53" w:rsidP="00535342">
            <w:pPr>
              <w:pStyle w:val="TableText"/>
              <w:snapToGrid w:val="0"/>
            </w:pPr>
            <w:r w:rsidRPr="00123177">
              <w:t>YES</w:t>
            </w:r>
          </w:p>
        </w:tc>
      </w:tr>
      <w:tr w:rsidR="00A55B53" w:rsidRPr="00123177" w14:paraId="0227B55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64CB25B" w14:textId="77777777" w:rsidR="00A55B53" w:rsidRPr="00123177" w:rsidRDefault="00A55B53" w:rsidP="00535342">
            <w:pPr>
              <w:pStyle w:val="TableText"/>
              <w:snapToGrid w:val="0"/>
            </w:pPr>
            <w:r w:rsidRPr="00123177">
              <w:t>Feasible within project constraints</w:t>
            </w:r>
          </w:p>
          <w:p w14:paraId="176317D7" w14:textId="77777777" w:rsidR="00A55B53" w:rsidRPr="00123177" w:rsidRDefault="00A55B53" w:rsidP="00535342">
            <w:pPr>
              <w:pStyle w:val="TableText"/>
              <w:snapToGrid w:val="0"/>
            </w:pPr>
            <w:r w:rsidRPr="00123177">
              <w:t>(Yes/No)</w:t>
            </w:r>
          </w:p>
          <w:p w14:paraId="4F965138"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6C16F" w14:textId="77777777" w:rsidR="00A55B53" w:rsidRPr="00123177" w:rsidRDefault="00A55B53" w:rsidP="00535342">
            <w:pPr>
              <w:pStyle w:val="TableText"/>
              <w:snapToGrid w:val="0"/>
            </w:pPr>
            <w:r w:rsidRPr="00123177">
              <w:t>YES</w:t>
            </w:r>
          </w:p>
        </w:tc>
      </w:tr>
      <w:tr w:rsidR="00A55B53" w:rsidRPr="00123177" w14:paraId="3B370B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64814E" w14:textId="77777777" w:rsidR="00A55B53" w:rsidRPr="00123177" w:rsidRDefault="00A55B53" w:rsidP="00535342">
            <w:pPr>
              <w:pStyle w:val="TableText"/>
              <w:snapToGrid w:val="0"/>
            </w:pPr>
            <w:r w:rsidRPr="00123177">
              <w:t>Critical</w:t>
            </w:r>
          </w:p>
          <w:p w14:paraId="52C157BE"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4FECA9" w14:textId="77777777" w:rsidR="00A55B53" w:rsidRPr="00123177" w:rsidRDefault="00A55B53" w:rsidP="00535342">
            <w:pPr>
              <w:pStyle w:val="TableText"/>
              <w:keepNext/>
              <w:snapToGrid w:val="0"/>
            </w:pPr>
            <w:r w:rsidRPr="00123177">
              <w:t>YES</w:t>
            </w:r>
          </w:p>
        </w:tc>
      </w:tr>
      <w:tr w:rsidR="00A55B53" w:rsidRPr="00123177" w14:paraId="405BF53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AEDA24"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F385AC" w14:textId="77777777" w:rsidR="00A55B53" w:rsidRPr="00123177" w:rsidRDefault="00A55B53" w:rsidP="00535342">
            <w:pPr>
              <w:pStyle w:val="TableText"/>
              <w:keepNext/>
              <w:snapToGrid w:val="0"/>
            </w:pPr>
            <w:r w:rsidRPr="00123177">
              <w:t>Acceptance Criteria for this requirement should be as per SECTION-6 ACCEPTANCE CRITERIA</w:t>
            </w:r>
          </w:p>
        </w:tc>
      </w:tr>
    </w:tbl>
    <w:p w14:paraId="22DB481A" w14:textId="77777777" w:rsidR="00A55B53" w:rsidRPr="00123177" w:rsidRDefault="00A55B53" w:rsidP="00A55B53">
      <w:pPr>
        <w:pStyle w:val="BodyText"/>
        <w:rPr>
          <w:rFonts w:eastAsia="Arial"/>
        </w:rPr>
      </w:pPr>
    </w:p>
    <w:p w14:paraId="5169D05B" w14:textId="77777777" w:rsidR="00A55B53" w:rsidRPr="00123177" w:rsidRDefault="00A55B53" w:rsidP="00A55B53">
      <w:pPr>
        <w:rPr>
          <w:rFonts w:eastAsia="Arial"/>
        </w:rPr>
      </w:pPr>
    </w:p>
    <w:p w14:paraId="636B14C3" w14:textId="77777777" w:rsidR="00A55B53" w:rsidRPr="00123177" w:rsidRDefault="00A55B53" w:rsidP="00A55B53">
      <w:pPr>
        <w:pStyle w:val="Heading5"/>
        <w:rPr>
          <w:rFonts w:eastAsia="Arial"/>
          <w:color w:val="000000" w:themeColor="text1"/>
          <w:sz w:val="20"/>
          <w:szCs w:val="20"/>
        </w:rPr>
      </w:pPr>
      <w:r w:rsidRPr="00123177">
        <w:rPr>
          <w:rFonts w:eastAsia="Arial"/>
          <w:sz w:val="20"/>
          <w:szCs w:val="20"/>
        </w:rPr>
        <w:t xml:space="preserve">Requirement against </w:t>
      </w:r>
      <w:r w:rsidRPr="00123177">
        <w:rPr>
          <w:rFonts w:eastAsia="Arial"/>
          <w:color w:val="000000" w:themeColor="text1"/>
          <w:sz w:val="20"/>
          <w:szCs w:val="20"/>
        </w:rPr>
        <w:t>the detection of the 400Vemi sensing circuit failure (power supply failure, circuit short to high, circuit short to ground or circuit open).</w:t>
      </w:r>
    </w:p>
    <w:p w14:paraId="1E0877A6" w14:textId="77777777" w:rsidR="00A55B53" w:rsidRPr="00123177" w:rsidRDefault="00A55B53" w:rsidP="00A55B53">
      <w:pPr>
        <w:pStyle w:val="BodyText"/>
        <w:rPr>
          <w:rFonts w:eastAsia="Arial"/>
        </w:rPr>
      </w:pPr>
    </w:p>
    <w:p w14:paraId="45E2E9FB"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1353F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D371162"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4A2B638" w14:textId="77777777" w:rsidR="00A55B53" w:rsidRPr="00123177" w:rsidRDefault="00A55B53" w:rsidP="00535342">
            <w:pPr>
              <w:pStyle w:val="TableColumnTitle"/>
              <w:snapToGrid w:val="0"/>
            </w:pPr>
            <w:r w:rsidRPr="00123177">
              <w:t>Description</w:t>
            </w:r>
          </w:p>
        </w:tc>
      </w:tr>
      <w:tr w:rsidR="00A55B53" w:rsidRPr="00123177" w14:paraId="1B5031D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2C2FAEC"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12334" w14:textId="77777777" w:rsidR="00A55B53" w:rsidRPr="00123177" w:rsidRDefault="00A55B53" w:rsidP="00535342">
            <w:pPr>
              <w:snapToGrid w:val="0"/>
            </w:pPr>
            <w:r w:rsidRPr="00123177">
              <w:t>SWRS_</w:t>
            </w:r>
            <w:r w:rsidRPr="00123177">
              <w:rPr>
                <w:rFonts w:eastAsia="Arial"/>
                <w:color w:val="000000" w:themeColor="text1"/>
                <w:szCs w:val="20"/>
              </w:rPr>
              <w:t>Diag_32</w:t>
            </w:r>
          </w:p>
        </w:tc>
      </w:tr>
      <w:tr w:rsidR="00A55B53" w:rsidRPr="00123177" w14:paraId="51E6FD0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E950EE5"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6968D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SDS-HVDCDC-295</w:t>
            </w:r>
          </w:p>
        </w:tc>
      </w:tr>
      <w:tr w:rsidR="00A55B53" w:rsidRPr="00123177" w14:paraId="11A3F79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586E7D7"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78F035" w14:textId="77777777" w:rsidR="00A55B53" w:rsidRPr="00123177" w:rsidRDefault="00A55B53" w:rsidP="00535342">
            <w:pPr>
              <w:pStyle w:val="TableText"/>
              <w:snapToGrid w:val="0"/>
            </w:pPr>
            <w:r w:rsidRPr="00123177">
              <w:t>B-Sample/PF2.0</w:t>
            </w:r>
          </w:p>
        </w:tc>
      </w:tr>
      <w:tr w:rsidR="00A55B53" w:rsidRPr="00123177" w14:paraId="161AC1A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A5D7F78"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EFF9DB"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400Vemi sensing circuit failure (power supply failure, circuit short to high, circuit short to ground or circuit open).</w:t>
            </w:r>
          </w:p>
          <w:p w14:paraId="4451298A" w14:textId="77777777" w:rsidR="00A55B53" w:rsidRPr="00123177" w:rsidRDefault="00A55B53" w:rsidP="00535342">
            <w:pPr>
              <w:snapToGrid w:val="0"/>
              <w:rPr>
                <w:rFonts w:eastAsia="Arial"/>
                <w:color w:val="000000" w:themeColor="text1"/>
              </w:rPr>
            </w:pPr>
          </w:p>
          <w:p w14:paraId="78B36AF2" w14:textId="77777777" w:rsidR="00A55B53" w:rsidRPr="00123177" w:rsidRDefault="00A55B53" w:rsidP="00535342">
            <w:pPr>
              <w:snapToGrid w:val="0"/>
              <w:rPr>
                <w:rFonts w:eastAsia="Arial"/>
                <w:color w:val="000000" w:themeColor="text1"/>
              </w:rPr>
            </w:pPr>
            <w:r w:rsidRPr="00123177">
              <w:rPr>
                <w:rFonts w:eastAsia="Arial"/>
                <w:color w:val="000000" w:themeColor="text1"/>
              </w:rPr>
              <w:t>(400Vemi corresponds to the sensor with CAN signal name: "VHVDCDC400V_emi")</w:t>
            </w:r>
          </w:p>
        </w:tc>
      </w:tr>
      <w:tr w:rsidR="00A55B53" w:rsidRPr="00123177" w14:paraId="0A9827E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82C668"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024EDD"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DFA172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3FF542"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B0A6C1"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774CD3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5617D7"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DD7E8E"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55B6F4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4EF530"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10BF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1FD551F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Make necessary arrangement to provide Open Circuit.</w:t>
            </w:r>
          </w:p>
        </w:tc>
      </w:tr>
      <w:tr w:rsidR="00A55B53" w:rsidRPr="00123177" w14:paraId="0EB1648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BDB02C"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1C8831"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5FA16B1C" w14:textId="77777777" w:rsidR="00A55B53" w:rsidRPr="00123177" w:rsidRDefault="00A55B53" w:rsidP="00535342">
            <w:pPr>
              <w:pStyle w:val="TableText"/>
              <w:snapToGrid w:val="0"/>
            </w:pPr>
            <w:r w:rsidRPr="00123177">
              <w:t xml:space="preserve">NHVDCDCFault @ HVDCDC_Status1 is set to 0x3 ("Level 2") </w:t>
            </w:r>
          </w:p>
          <w:p w14:paraId="4E96EA90" w14:textId="77777777" w:rsidR="00A55B53" w:rsidRPr="00123177" w:rsidRDefault="00A55B53" w:rsidP="00535342">
            <w:pPr>
              <w:pStyle w:val="TableText"/>
              <w:snapToGrid w:val="0"/>
            </w:pPr>
            <w:r w:rsidRPr="00123177">
              <w:t>NVHDCDCFaultID @  HVDCDC_Debug_PDU is equal to 45 ("DIAGNOSTIC_400V_EMI_OC_FAULT_ID") and is raised after the fault response time of 500ms.</w:t>
            </w:r>
          </w:p>
        </w:tc>
      </w:tr>
      <w:tr w:rsidR="00A55B53" w:rsidRPr="00123177" w14:paraId="043354F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6ACDE3"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694972" w14:textId="77777777" w:rsidR="00A55B53" w:rsidRPr="00123177" w:rsidRDefault="00A55B53" w:rsidP="00535342">
            <w:pPr>
              <w:pStyle w:val="TableText"/>
              <w:snapToGrid w:val="0"/>
              <w:rPr>
                <w:rStyle w:val="normaltextrun"/>
              </w:rPr>
            </w:pPr>
            <w:r w:rsidRPr="00123177">
              <w:rPr>
                <w:rStyle w:val="normaltextrun"/>
              </w:rPr>
              <w:t>The HVDCDC application detects the 400V DC link voltage(EMI) sensing circuit failure by circuit short to high and raises a level 2 fault.</w:t>
            </w:r>
          </w:p>
        </w:tc>
      </w:tr>
      <w:tr w:rsidR="00A55B53" w:rsidRPr="00123177" w14:paraId="18F9541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4E2958"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94EA9D" w14:textId="77777777" w:rsidR="00A55B53" w:rsidRPr="00123177" w:rsidRDefault="00A55B53" w:rsidP="00535342">
            <w:pPr>
              <w:pStyle w:val="TableText"/>
              <w:snapToGrid w:val="0"/>
            </w:pPr>
            <w:r w:rsidRPr="00123177">
              <w:t>No such mandatory fields is applicable.</w:t>
            </w:r>
          </w:p>
        </w:tc>
      </w:tr>
      <w:tr w:rsidR="00A55B53" w:rsidRPr="00123177" w14:paraId="1D3172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1CB686"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31249" w14:textId="77777777" w:rsidR="00A55B53" w:rsidRPr="00123177" w:rsidRDefault="00A55B53" w:rsidP="00535342">
            <w:pPr>
              <w:pStyle w:val="TableText"/>
              <w:snapToGrid w:val="0"/>
            </w:pPr>
            <w:r w:rsidRPr="00123177">
              <w:t>NHDCDCStatus = 0, NHVDCDCStatusDebug = 0, NHVDCDCFault = 0.</w:t>
            </w:r>
          </w:p>
        </w:tc>
      </w:tr>
      <w:tr w:rsidR="00A55B53" w:rsidRPr="00123177" w14:paraId="63EBD1B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F06BE2"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6781CF"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221442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D857ED"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B21D20" w14:textId="77777777" w:rsidR="00A55B53" w:rsidRPr="00123177" w:rsidRDefault="00A55B53" w:rsidP="00535342">
            <w:pPr>
              <w:pStyle w:val="TableText"/>
              <w:snapToGrid w:val="0"/>
            </w:pPr>
            <w:r w:rsidRPr="00123177">
              <w:t>Valid range of Values is not applicable</w:t>
            </w:r>
          </w:p>
        </w:tc>
      </w:tr>
      <w:tr w:rsidR="00A55B53" w:rsidRPr="00123177" w14:paraId="123F71F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43FA80"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DEA3A"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443B3B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02C6E0"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944C2E"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6263E36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593B15"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C6E65" w14:textId="77777777" w:rsidR="00A55B53" w:rsidRPr="00123177" w:rsidRDefault="00A55B53" w:rsidP="00535342">
            <w:pPr>
              <w:pStyle w:val="TableText"/>
            </w:pPr>
            <w:r w:rsidRPr="00123177">
              <w:rPr>
                <w:szCs w:val="20"/>
              </w:rPr>
              <w:t>Data rate is not applicable.</w:t>
            </w:r>
          </w:p>
        </w:tc>
      </w:tr>
      <w:tr w:rsidR="00A55B53" w:rsidRPr="00123177" w14:paraId="037BEF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177734"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44D3BD"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1B796C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981758"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C4518E"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5EE9A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353881" w14:textId="77777777" w:rsidR="00A55B53" w:rsidRPr="00123177" w:rsidRDefault="00A55B53" w:rsidP="00535342">
            <w:pPr>
              <w:pStyle w:val="TableText"/>
              <w:snapToGrid w:val="0"/>
            </w:pPr>
            <w:r w:rsidRPr="00123177">
              <w:t xml:space="preserve">Validation Rules/ </w:t>
            </w:r>
          </w:p>
          <w:p w14:paraId="40C56788"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21AED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573E21AF" w14:textId="77777777" w:rsidR="00A55B53" w:rsidRPr="00123177" w:rsidRDefault="00A55B53" w:rsidP="00535342">
            <w:pPr>
              <w:pStyle w:val="TableText"/>
              <w:snapToGrid w:val="0"/>
            </w:pPr>
            <w:r w:rsidRPr="00123177">
              <w:t xml:space="preserve">NHVDCDCFault @ HVDCDC_Status1 is set to 0x3 ("Level 2") </w:t>
            </w:r>
          </w:p>
          <w:p w14:paraId="059F28D8" w14:textId="77777777" w:rsidR="00A55B53" w:rsidRPr="00123177" w:rsidRDefault="00A55B53" w:rsidP="00535342">
            <w:pPr>
              <w:pStyle w:val="TableText"/>
              <w:snapToGrid w:val="0"/>
              <w:rPr>
                <w:i/>
                <w:iCs/>
              </w:rPr>
            </w:pPr>
            <w:r w:rsidRPr="00123177">
              <w:t>NVHDCDCFaultID @  HVDCDC_Debug_PDU is equal to 45</w:t>
            </w:r>
          </w:p>
        </w:tc>
      </w:tr>
      <w:tr w:rsidR="00A55B53" w:rsidRPr="00123177" w14:paraId="59DD9DA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978A74"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77FC5" w14:textId="77777777" w:rsidR="00A55B53" w:rsidRPr="00123177" w:rsidRDefault="00A55B53" w:rsidP="00535342">
            <w:pPr>
              <w:pStyle w:val="TableText"/>
              <w:snapToGrid w:val="0"/>
            </w:pPr>
            <w:r w:rsidRPr="00123177">
              <w:rPr>
                <w:szCs w:val="20"/>
              </w:rPr>
              <w:t>Constraints is not applicable.</w:t>
            </w:r>
          </w:p>
        </w:tc>
      </w:tr>
      <w:tr w:rsidR="00A55B53" w:rsidRPr="00123177" w14:paraId="319C117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F6F261"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BD48BC" w14:textId="77777777" w:rsidR="00A55B53" w:rsidRPr="00123177" w:rsidRDefault="00A55B53" w:rsidP="00535342">
            <w:pPr>
              <w:pStyle w:val="TableText"/>
              <w:snapToGrid w:val="0"/>
            </w:pPr>
            <w:r w:rsidRPr="00123177">
              <w:rPr>
                <w:szCs w:val="20"/>
              </w:rPr>
              <w:t>No effects on other system</w:t>
            </w:r>
          </w:p>
        </w:tc>
      </w:tr>
      <w:tr w:rsidR="00A55B53" w:rsidRPr="00123177" w14:paraId="6AA0463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55D7EB" w14:textId="77777777" w:rsidR="00A55B53" w:rsidRPr="00123177" w:rsidRDefault="00A55B53" w:rsidP="00535342">
            <w:pPr>
              <w:pStyle w:val="TableText"/>
              <w:snapToGrid w:val="0"/>
            </w:pPr>
            <w:r w:rsidRPr="00123177">
              <w:lastRenderedPageBreak/>
              <w:t>Testability with respect to test environment</w:t>
            </w:r>
          </w:p>
          <w:p w14:paraId="3749313B" w14:textId="77777777" w:rsidR="00A55B53" w:rsidRPr="00123177" w:rsidRDefault="00A55B53" w:rsidP="00535342">
            <w:pPr>
              <w:pStyle w:val="TableText"/>
            </w:pPr>
            <w:r w:rsidRPr="00123177">
              <w:t>(Yes/No)</w:t>
            </w:r>
          </w:p>
          <w:p w14:paraId="0DF27CA1"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A3D7F3" w14:textId="77777777" w:rsidR="00A55B53" w:rsidRPr="00123177" w:rsidRDefault="00A55B53" w:rsidP="00535342">
            <w:pPr>
              <w:pStyle w:val="TableText"/>
              <w:snapToGrid w:val="0"/>
            </w:pPr>
            <w:r w:rsidRPr="00123177">
              <w:t>YES</w:t>
            </w:r>
          </w:p>
        </w:tc>
      </w:tr>
      <w:tr w:rsidR="00A55B53" w:rsidRPr="00123177" w14:paraId="397346D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B37E82" w14:textId="77777777" w:rsidR="00A55B53" w:rsidRPr="00123177" w:rsidRDefault="00A55B53" w:rsidP="00535342">
            <w:pPr>
              <w:pStyle w:val="TableText"/>
              <w:snapToGrid w:val="0"/>
            </w:pPr>
            <w:r w:rsidRPr="00123177">
              <w:t>Feasible within project constraints</w:t>
            </w:r>
          </w:p>
          <w:p w14:paraId="7E090DBA" w14:textId="77777777" w:rsidR="00A55B53" w:rsidRPr="00123177" w:rsidRDefault="00A55B53" w:rsidP="00535342">
            <w:pPr>
              <w:pStyle w:val="TableText"/>
              <w:snapToGrid w:val="0"/>
            </w:pPr>
            <w:r w:rsidRPr="00123177">
              <w:t>(Yes/No)</w:t>
            </w:r>
          </w:p>
          <w:p w14:paraId="3C6083DE"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AFB9AF" w14:textId="77777777" w:rsidR="00A55B53" w:rsidRPr="00123177" w:rsidRDefault="00A55B53" w:rsidP="00535342">
            <w:pPr>
              <w:pStyle w:val="TableText"/>
              <w:snapToGrid w:val="0"/>
            </w:pPr>
            <w:r w:rsidRPr="00123177">
              <w:t>YES</w:t>
            </w:r>
          </w:p>
        </w:tc>
      </w:tr>
      <w:tr w:rsidR="00A55B53" w:rsidRPr="00123177" w14:paraId="10A3687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6717EE6" w14:textId="77777777" w:rsidR="00A55B53" w:rsidRPr="00123177" w:rsidRDefault="00A55B53" w:rsidP="00535342">
            <w:pPr>
              <w:pStyle w:val="TableText"/>
              <w:snapToGrid w:val="0"/>
            </w:pPr>
            <w:r w:rsidRPr="00123177">
              <w:t>Critical</w:t>
            </w:r>
          </w:p>
          <w:p w14:paraId="1B1DFA66"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1BE169" w14:textId="77777777" w:rsidR="00A55B53" w:rsidRPr="00123177" w:rsidRDefault="00A55B53" w:rsidP="00535342">
            <w:pPr>
              <w:pStyle w:val="TableText"/>
              <w:snapToGrid w:val="0"/>
            </w:pPr>
            <w:r w:rsidRPr="00123177">
              <w:t>YES</w:t>
            </w:r>
          </w:p>
        </w:tc>
      </w:tr>
      <w:tr w:rsidR="00A55B53" w:rsidRPr="00123177" w14:paraId="2A74A4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EC5A1A"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49775A"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7DFE568" w14:textId="77777777" w:rsidR="00A55B53" w:rsidRPr="00123177" w:rsidRDefault="00A55B53" w:rsidP="00A55B53">
      <w:pPr>
        <w:pStyle w:val="BodyText"/>
        <w:rPr>
          <w:rFonts w:eastAsia="Arial"/>
        </w:rPr>
      </w:pPr>
    </w:p>
    <w:p w14:paraId="4370BA52" w14:textId="77777777" w:rsidR="00A55B53" w:rsidRPr="00123177" w:rsidRDefault="00A55B53" w:rsidP="00A55B53">
      <w:pPr>
        <w:pStyle w:val="BodyText"/>
        <w:rPr>
          <w:rFonts w:eastAsia="Arial"/>
        </w:rPr>
      </w:pPr>
    </w:p>
    <w:p w14:paraId="56A8B913" w14:textId="77777777" w:rsidR="00A55B53" w:rsidRPr="00123177" w:rsidRDefault="00A55B53" w:rsidP="00A55B53">
      <w:pPr>
        <w:rPr>
          <w:rFonts w:eastAsia="Arial"/>
        </w:rPr>
      </w:pPr>
    </w:p>
    <w:p w14:paraId="21D0ED37" w14:textId="77777777" w:rsidR="00A55B53" w:rsidRPr="00123177" w:rsidRDefault="00A55B53" w:rsidP="00A55B53">
      <w:pPr>
        <w:pStyle w:val="Heading5"/>
        <w:rPr>
          <w:rFonts w:eastAsia="Arial"/>
          <w:color w:val="000000" w:themeColor="text1"/>
          <w:sz w:val="20"/>
          <w:szCs w:val="20"/>
        </w:rPr>
      </w:pPr>
      <w:r w:rsidRPr="00123177">
        <w:rPr>
          <w:rFonts w:eastAsia="Arial"/>
          <w:sz w:val="20"/>
          <w:szCs w:val="20"/>
        </w:rPr>
        <w:t xml:space="preserve">Requirement against </w:t>
      </w:r>
      <w:r w:rsidRPr="00123177">
        <w:rPr>
          <w:rFonts w:eastAsia="Arial"/>
          <w:color w:val="000000" w:themeColor="text1"/>
          <w:sz w:val="20"/>
          <w:szCs w:val="20"/>
        </w:rPr>
        <w:t>the detection of the 400Vemi sensing circuit failure (power supply failure, circuit short to high, circuit short to ground or circuit open).</w:t>
      </w:r>
    </w:p>
    <w:p w14:paraId="67290C41"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53BC5CC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CC7F913"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EAB111E" w14:textId="77777777" w:rsidR="00A55B53" w:rsidRPr="00123177" w:rsidRDefault="00A55B53" w:rsidP="00535342">
            <w:pPr>
              <w:pStyle w:val="TableColumnTitle"/>
              <w:snapToGrid w:val="0"/>
            </w:pPr>
            <w:r w:rsidRPr="00123177">
              <w:t>Description</w:t>
            </w:r>
          </w:p>
        </w:tc>
      </w:tr>
      <w:tr w:rsidR="00A55B53" w:rsidRPr="00123177" w14:paraId="4C0F218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C3F1C12"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24D514" w14:textId="77777777" w:rsidR="00A55B53" w:rsidRPr="00123177" w:rsidRDefault="00A55B53" w:rsidP="00535342">
            <w:pPr>
              <w:snapToGrid w:val="0"/>
            </w:pPr>
            <w:r w:rsidRPr="00123177">
              <w:t>SWRS_</w:t>
            </w:r>
            <w:r w:rsidRPr="00123177">
              <w:rPr>
                <w:rFonts w:eastAsia="Arial"/>
                <w:color w:val="000000" w:themeColor="text1"/>
                <w:szCs w:val="20"/>
              </w:rPr>
              <w:t>Diag_33</w:t>
            </w:r>
          </w:p>
        </w:tc>
      </w:tr>
      <w:tr w:rsidR="00A55B53" w:rsidRPr="00123177" w14:paraId="2658B3B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B8619E5"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9C6EE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SDS-HVDCDC-295</w:t>
            </w:r>
          </w:p>
        </w:tc>
      </w:tr>
      <w:tr w:rsidR="00A55B53" w:rsidRPr="00123177" w14:paraId="7D42C26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3F28A95"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BB4493" w14:textId="77777777" w:rsidR="00A55B53" w:rsidRPr="00123177" w:rsidRDefault="00A55B53" w:rsidP="00535342">
            <w:pPr>
              <w:pStyle w:val="TableText"/>
              <w:snapToGrid w:val="0"/>
            </w:pPr>
            <w:r w:rsidRPr="00123177">
              <w:t>B-Sample/PF2.0</w:t>
            </w:r>
          </w:p>
        </w:tc>
      </w:tr>
      <w:tr w:rsidR="00A55B53" w:rsidRPr="00123177" w14:paraId="012B3EE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5298F5E"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6DAC71"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400Vemi sensing circuit failure (power supply failure, circuit short to high, circuit short to ground or circuit open).</w:t>
            </w:r>
          </w:p>
          <w:p w14:paraId="587D33BB" w14:textId="77777777" w:rsidR="00A55B53" w:rsidRPr="00123177" w:rsidRDefault="00A55B53" w:rsidP="00535342">
            <w:pPr>
              <w:snapToGrid w:val="0"/>
              <w:rPr>
                <w:rFonts w:eastAsia="Arial"/>
                <w:color w:val="000000" w:themeColor="text1"/>
              </w:rPr>
            </w:pPr>
          </w:p>
          <w:p w14:paraId="56366E1D" w14:textId="77777777" w:rsidR="00A55B53" w:rsidRPr="00123177" w:rsidRDefault="00A55B53" w:rsidP="00535342">
            <w:pPr>
              <w:snapToGrid w:val="0"/>
              <w:rPr>
                <w:rFonts w:eastAsia="Arial"/>
                <w:color w:val="000000" w:themeColor="text1"/>
              </w:rPr>
            </w:pPr>
            <w:r w:rsidRPr="00123177">
              <w:rPr>
                <w:rFonts w:eastAsia="Arial"/>
                <w:color w:val="000000" w:themeColor="text1"/>
              </w:rPr>
              <w:t>(400Vemi corresponds to the sensor with CAN signal name: "VHVDCDC400V_emi")</w:t>
            </w:r>
          </w:p>
        </w:tc>
      </w:tr>
      <w:tr w:rsidR="00A55B53" w:rsidRPr="00123177" w14:paraId="3B6A5E0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19F59E"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F0A157"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070627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A6CB39"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CF33E1"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69C7C88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22DDE9"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A7E34C"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563A5C7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64CECB"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5DFCD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7EBA902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Make necessary arrangement to provide Short to High fault.</w:t>
            </w:r>
          </w:p>
        </w:tc>
      </w:tr>
      <w:tr w:rsidR="00A55B53" w:rsidRPr="00123177" w14:paraId="2AB1AB1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FA8279"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6C20BF"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4F30E91F" w14:textId="77777777" w:rsidR="00A55B53" w:rsidRPr="00123177" w:rsidRDefault="00A55B53" w:rsidP="00535342">
            <w:pPr>
              <w:pStyle w:val="TableText"/>
              <w:snapToGrid w:val="0"/>
            </w:pPr>
            <w:r w:rsidRPr="00123177">
              <w:t xml:space="preserve">NHVDCDCFault @ HVDCDC_Status1 is set to 0x3 ("Level 2") </w:t>
            </w:r>
          </w:p>
          <w:p w14:paraId="226C2AC6" w14:textId="77777777" w:rsidR="00A55B53" w:rsidRPr="00123177" w:rsidRDefault="00A55B53" w:rsidP="00535342">
            <w:pPr>
              <w:pStyle w:val="TableText"/>
              <w:snapToGrid w:val="0"/>
            </w:pPr>
            <w:r w:rsidRPr="00123177">
              <w:t>NVHDCDCFaultID @  HVDCDC_Debug_PDU is equal to 46 ("DIAGNOSTIC_400V_EMI_SC_5V_FAULT_ID") and is raised after the fault response time of 500ms.</w:t>
            </w:r>
          </w:p>
        </w:tc>
      </w:tr>
      <w:tr w:rsidR="00A55B53" w:rsidRPr="00123177" w14:paraId="03EB0C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FCB3C4"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896B6E" w14:textId="77777777" w:rsidR="00A55B53" w:rsidRPr="00123177" w:rsidRDefault="00A55B53" w:rsidP="00535342">
            <w:pPr>
              <w:pStyle w:val="TableText"/>
              <w:snapToGrid w:val="0"/>
              <w:rPr>
                <w:rStyle w:val="normaltextrun"/>
              </w:rPr>
            </w:pPr>
            <w:r w:rsidRPr="00123177">
              <w:rPr>
                <w:rStyle w:val="normaltextrun"/>
              </w:rPr>
              <w:t>The HVDCDC application detects the 400V DC link voltage(EMI) sensing circuit failure by circuit short to high and raises a level 2 fault.</w:t>
            </w:r>
          </w:p>
        </w:tc>
      </w:tr>
      <w:tr w:rsidR="00A55B53" w:rsidRPr="00123177" w14:paraId="7165BFC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5C32F2"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1B4CFF" w14:textId="77777777" w:rsidR="00A55B53" w:rsidRPr="00123177" w:rsidRDefault="00A55B53" w:rsidP="00535342">
            <w:pPr>
              <w:pStyle w:val="TableText"/>
              <w:snapToGrid w:val="0"/>
            </w:pPr>
            <w:r w:rsidRPr="00123177">
              <w:t>No such mandatory fields is applicable.</w:t>
            </w:r>
          </w:p>
        </w:tc>
      </w:tr>
      <w:tr w:rsidR="00A55B53" w:rsidRPr="00123177" w14:paraId="2F5FBE4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7C34A0"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FBC275" w14:textId="77777777" w:rsidR="00A55B53" w:rsidRPr="00123177" w:rsidRDefault="00A55B53" w:rsidP="00535342">
            <w:pPr>
              <w:pStyle w:val="TableText"/>
              <w:snapToGrid w:val="0"/>
            </w:pPr>
            <w:r w:rsidRPr="00123177">
              <w:t>NHDCDCStatus = 0, NHVDCDCStatusDebug = 0, NHVDCDCFault = 0.</w:t>
            </w:r>
          </w:p>
        </w:tc>
      </w:tr>
      <w:tr w:rsidR="00A55B53" w:rsidRPr="00123177" w14:paraId="392FA80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144181"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21A7D0"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7D6E0E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4D3F92"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8CC4FD" w14:textId="77777777" w:rsidR="00A55B53" w:rsidRPr="00123177" w:rsidRDefault="00A55B53" w:rsidP="00535342">
            <w:pPr>
              <w:pStyle w:val="TableText"/>
              <w:snapToGrid w:val="0"/>
            </w:pPr>
            <w:r w:rsidRPr="00123177">
              <w:rPr>
                <w:szCs w:val="20"/>
              </w:rPr>
              <w:t>Valid range value is not required.</w:t>
            </w:r>
          </w:p>
        </w:tc>
      </w:tr>
      <w:tr w:rsidR="00A55B53" w:rsidRPr="00123177" w14:paraId="648A31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416A56"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90CBB"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452DE65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8EB5D7"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E2CF0D"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2BF625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E95492"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5E1FC8" w14:textId="77777777" w:rsidR="00A55B53" w:rsidRPr="00123177" w:rsidRDefault="00A55B53" w:rsidP="00535342">
            <w:pPr>
              <w:pStyle w:val="TableText"/>
            </w:pPr>
            <w:r w:rsidRPr="00123177">
              <w:rPr>
                <w:szCs w:val="20"/>
              </w:rPr>
              <w:t>Data rate is not applicable.</w:t>
            </w:r>
          </w:p>
        </w:tc>
      </w:tr>
      <w:tr w:rsidR="00A55B53" w:rsidRPr="00123177" w14:paraId="3ABB732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F95FFC"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419B8"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108FB4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3D4156"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00537C"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6845C11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136221" w14:textId="77777777" w:rsidR="00A55B53" w:rsidRPr="00123177" w:rsidRDefault="00A55B53" w:rsidP="00535342">
            <w:pPr>
              <w:pStyle w:val="TableText"/>
              <w:snapToGrid w:val="0"/>
            </w:pPr>
            <w:r w:rsidRPr="00123177">
              <w:t xml:space="preserve">Validation Rules/ </w:t>
            </w:r>
          </w:p>
          <w:p w14:paraId="26A893E9"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3F184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0B9426D4" w14:textId="77777777" w:rsidR="00A55B53" w:rsidRPr="00123177" w:rsidRDefault="00A55B53" w:rsidP="00535342">
            <w:pPr>
              <w:pStyle w:val="TableText"/>
              <w:snapToGrid w:val="0"/>
            </w:pPr>
            <w:r w:rsidRPr="00123177">
              <w:t xml:space="preserve">NHVDCDCFault @ HVDCDC_Status1 is set to 0x3 ("Level 2") </w:t>
            </w:r>
          </w:p>
          <w:p w14:paraId="4DA25939" w14:textId="77777777" w:rsidR="00A55B53" w:rsidRPr="00123177" w:rsidRDefault="00A55B53" w:rsidP="00535342">
            <w:pPr>
              <w:pStyle w:val="TableText"/>
              <w:snapToGrid w:val="0"/>
              <w:rPr>
                <w:i/>
                <w:iCs/>
              </w:rPr>
            </w:pPr>
            <w:r w:rsidRPr="00123177">
              <w:t>NVHDCDCFaultID @  HVDCDC_Debug_PDU is equal to 46</w:t>
            </w:r>
          </w:p>
        </w:tc>
      </w:tr>
      <w:tr w:rsidR="00A55B53" w:rsidRPr="00123177" w14:paraId="23FEDFD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0E5478"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CB5EC0" w14:textId="77777777" w:rsidR="00A55B53" w:rsidRPr="00123177" w:rsidRDefault="00A55B53" w:rsidP="00535342">
            <w:pPr>
              <w:pStyle w:val="TableText"/>
              <w:snapToGrid w:val="0"/>
            </w:pPr>
            <w:r w:rsidRPr="00123177">
              <w:rPr>
                <w:szCs w:val="20"/>
              </w:rPr>
              <w:t>Constraints is not applicable.</w:t>
            </w:r>
          </w:p>
        </w:tc>
      </w:tr>
      <w:tr w:rsidR="00A55B53" w:rsidRPr="00123177" w14:paraId="064FB6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DD1644"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ABF12A" w14:textId="77777777" w:rsidR="00A55B53" w:rsidRPr="00123177" w:rsidRDefault="00A55B53" w:rsidP="00535342">
            <w:pPr>
              <w:pStyle w:val="TableText"/>
              <w:snapToGrid w:val="0"/>
            </w:pPr>
            <w:r w:rsidRPr="00123177">
              <w:rPr>
                <w:szCs w:val="20"/>
              </w:rPr>
              <w:t>No effects on other system</w:t>
            </w:r>
          </w:p>
        </w:tc>
      </w:tr>
      <w:tr w:rsidR="00A55B53" w:rsidRPr="00123177" w14:paraId="517D9D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19D320" w14:textId="77777777" w:rsidR="00A55B53" w:rsidRPr="00123177" w:rsidRDefault="00A55B53" w:rsidP="00535342">
            <w:pPr>
              <w:pStyle w:val="TableText"/>
              <w:snapToGrid w:val="0"/>
            </w:pPr>
            <w:r w:rsidRPr="00123177">
              <w:lastRenderedPageBreak/>
              <w:t>Testability with respect to test environment</w:t>
            </w:r>
          </w:p>
          <w:p w14:paraId="68C53F0D" w14:textId="77777777" w:rsidR="00A55B53" w:rsidRPr="00123177" w:rsidRDefault="00A55B53" w:rsidP="00535342">
            <w:pPr>
              <w:pStyle w:val="TableText"/>
            </w:pPr>
            <w:r w:rsidRPr="00123177">
              <w:t>(Yes/No)</w:t>
            </w:r>
          </w:p>
          <w:p w14:paraId="7210BA0D"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E66E2" w14:textId="77777777" w:rsidR="00A55B53" w:rsidRPr="00123177" w:rsidRDefault="00A55B53" w:rsidP="00535342">
            <w:pPr>
              <w:pStyle w:val="TableText"/>
              <w:snapToGrid w:val="0"/>
            </w:pPr>
            <w:r w:rsidRPr="00123177">
              <w:t>YES</w:t>
            </w:r>
          </w:p>
        </w:tc>
      </w:tr>
      <w:tr w:rsidR="00A55B53" w:rsidRPr="00123177" w14:paraId="50DB1B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1AC58A" w14:textId="77777777" w:rsidR="00A55B53" w:rsidRPr="00123177" w:rsidRDefault="00A55B53" w:rsidP="00535342">
            <w:pPr>
              <w:pStyle w:val="TableText"/>
              <w:snapToGrid w:val="0"/>
            </w:pPr>
            <w:r w:rsidRPr="00123177">
              <w:t>Feasible within project constraints</w:t>
            </w:r>
          </w:p>
          <w:p w14:paraId="2D192EB4" w14:textId="77777777" w:rsidR="00A55B53" w:rsidRPr="00123177" w:rsidRDefault="00A55B53" w:rsidP="00535342">
            <w:pPr>
              <w:pStyle w:val="TableText"/>
              <w:snapToGrid w:val="0"/>
            </w:pPr>
            <w:r w:rsidRPr="00123177">
              <w:t>(Yes/No)</w:t>
            </w:r>
          </w:p>
          <w:p w14:paraId="3A2174A0"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83F1AC" w14:textId="77777777" w:rsidR="00A55B53" w:rsidRPr="00123177" w:rsidRDefault="00A55B53" w:rsidP="00535342">
            <w:pPr>
              <w:pStyle w:val="TableText"/>
              <w:snapToGrid w:val="0"/>
            </w:pPr>
            <w:r w:rsidRPr="00123177">
              <w:t>YES</w:t>
            </w:r>
          </w:p>
        </w:tc>
      </w:tr>
      <w:tr w:rsidR="00A55B53" w:rsidRPr="00123177" w14:paraId="30F5FF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B1D9FF" w14:textId="77777777" w:rsidR="00A55B53" w:rsidRPr="00123177" w:rsidRDefault="00A55B53" w:rsidP="00535342">
            <w:pPr>
              <w:pStyle w:val="TableText"/>
              <w:snapToGrid w:val="0"/>
            </w:pPr>
            <w:r w:rsidRPr="00123177">
              <w:t>Critical</w:t>
            </w:r>
          </w:p>
          <w:p w14:paraId="4204BA64"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F755B" w14:textId="77777777" w:rsidR="00A55B53" w:rsidRPr="00123177" w:rsidRDefault="00A55B53" w:rsidP="00535342">
            <w:pPr>
              <w:pStyle w:val="TableText"/>
              <w:keepNext/>
              <w:snapToGrid w:val="0"/>
            </w:pPr>
            <w:r w:rsidRPr="00123177">
              <w:t>YES</w:t>
            </w:r>
          </w:p>
        </w:tc>
      </w:tr>
      <w:tr w:rsidR="00A55B53" w:rsidRPr="00123177" w14:paraId="6241A6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6AAE9A"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B94966" w14:textId="77777777" w:rsidR="00A55B53" w:rsidRPr="00123177" w:rsidRDefault="00A55B53" w:rsidP="00535342">
            <w:pPr>
              <w:pStyle w:val="TableText"/>
              <w:keepNext/>
              <w:snapToGrid w:val="0"/>
            </w:pPr>
            <w:r w:rsidRPr="00123177">
              <w:t>Acceptance Criteria for this requirement should be as per SECTION-6 ACCEPTANCE CRITERIA</w:t>
            </w:r>
          </w:p>
        </w:tc>
      </w:tr>
    </w:tbl>
    <w:p w14:paraId="0BA7AFCF" w14:textId="77777777" w:rsidR="00A55B53" w:rsidRPr="00123177" w:rsidRDefault="00A55B53" w:rsidP="00A55B53">
      <w:pPr>
        <w:pStyle w:val="BodyText"/>
        <w:rPr>
          <w:rFonts w:eastAsia="Arial"/>
        </w:rPr>
      </w:pPr>
    </w:p>
    <w:p w14:paraId="3B103C51" w14:textId="77777777" w:rsidR="00A55B53" w:rsidRPr="00123177" w:rsidRDefault="00A55B53" w:rsidP="00A55B53">
      <w:pPr>
        <w:pStyle w:val="BodyText"/>
        <w:rPr>
          <w:rFonts w:eastAsia="Arial"/>
        </w:rPr>
      </w:pPr>
    </w:p>
    <w:p w14:paraId="78E6B807" w14:textId="77777777" w:rsidR="00A55B53" w:rsidRPr="00123177" w:rsidRDefault="00A55B53" w:rsidP="00A55B53">
      <w:pPr>
        <w:rPr>
          <w:rFonts w:eastAsia="Arial"/>
        </w:rPr>
      </w:pPr>
    </w:p>
    <w:p w14:paraId="462EE51F" w14:textId="77777777" w:rsidR="00A55B53" w:rsidRPr="00123177" w:rsidRDefault="00A55B53" w:rsidP="00A55B53">
      <w:pPr>
        <w:pStyle w:val="Heading5"/>
        <w:rPr>
          <w:rFonts w:eastAsia="Arial"/>
          <w:color w:val="000000" w:themeColor="text1"/>
          <w:sz w:val="20"/>
          <w:szCs w:val="20"/>
        </w:rPr>
      </w:pPr>
      <w:r w:rsidRPr="00123177">
        <w:rPr>
          <w:rFonts w:eastAsia="Arial"/>
          <w:sz w:val="20"/>
          <w:szCs w:val="20"/>
        </w:rPr>
        <w:t xml:space="preserve">Requirement against </w:t>
      </w:r>
      <w:r w:rsidRPr="00123177">
        <w:rPr>
          <w:rFonts w:eastAsia="Arial"/>
          <w:color w:val="000000" w:themeColor="text1"/>
          <w:sz w:val="20"/>
          <w:szCs w:val="20"/>
        </w:rPr>
        <w:t>the detection of the 400Vemi sensing circuit failure (power supply failure, circuit short to high, circuit short to ground or circuit open).</w:t>
      </w:r>
    </w:p>
    <w:tbl>
      <w:tblPr>
        <w:tblW w:w="9518" w:type="dxa"/>
        <w:tblInd w:w="108" w:type="dxa"/>
        <w:tblLayout w:type="fixed"/>
        <w:tblLook w:val="0000" w:firstRow="0" w:lastRow="0" w:firstColumn="0" w:lastColumn="0" w:noHBand="0" w:noVBand="0"/>
      </w:tblPr>
      <w:tblGrid>
        <w:gridCol w:w="1920"/>
        <w:gridCol w:w="7598"/>
      </w:tblGrid>
      <w:tr w:rsidR="00A55B53" w:rsidRPr="00123177" w14:paraId="65B77C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018A46A"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C683B4B" w14:textId="77777777" w:rsidR="00A55B53" w:rsidRPr="00123177" w:rsidRDefault="00A55B53" w:rsidP="00535342">
            <w:pPr>
              <w:pStyle w:val="TableColumnTitle"/>
              <w:snapToGrid w:val="0"/>
            </w:pPr>
            <w:r w:rsidRPr="00123177">
              <w:t>Description</w:t>
            </w:r>
          </w:p>
        </w:tc>
      </w:tr>
      <w:tr w:rsidR="00A55B53" w:rsidRPr="00123177" w14:paraId="12E54FA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B2A1C7A"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934C5D" w14:textId="77777777" w:rsidR="00A55B53" w:rsidRPr="00123177" w:rsidRDefault="00A55B53" w:rsidP="00535342">
            <w:pPr>
              <w:snapToGrid w:val="0"/>
            </w:pPr>
            <w:r w:rsidRPr="00123177">
              <w:t>SWRS_</w:t>
            </w:r>
            <w:r w:rsidRPr="00123177">
              <w:rPr>
                <w:rFonts w:eastAsia="Arial"/>
                <w:color w:val="000000" w:themeColor="text1"/>
                <w:szCs w:val="20"/>
              </w:rPr>
              <w:t>Diag_34</w:t>
            </w:r>
          </w:p>
        </w:tc>
      </w:tr>
      <w:tr w:rsidR="00A55B53" w:rsidRPr="00123177" w14:paraId="68956C5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22E42B2"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C1458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SDS-HVDCDC-295</w:t>
            </w:r>
          </w:p>
        </w:tc>
      </w:tr>
      <w:tr w:rsidR="00A55B53" w:rsidRPr="00123177" w14:paraId="129D040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7693E36"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846ED7" w14:textId="77777777" w:rsidR="00A55B53" w:rsidRPr="00123177" w:rsidRDefault="00A55B53" w:rsidP="00535342">
            <w:pPr>
              <w:pStyle w:val="TableText"/>
              <w:snapToGrid w:val="0"/>
            </w:pPr>
            <w:r w:rsidRPr="00123177">
              <w:t>B-Sample/PF2.0</w:t>
            </w:r>
          </w:p>
        </w:tc>
      </w:tr>
      <w:tr w:rsidR="00A55B53" w:rsidRPr="00123177" w14:paraId="0E4870E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CB12750"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3DF192"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400Vemi sensing circuit failure (power supply failure, circuit short to high, circuit short to ground or circuit open).</w:t>
            </w:r>
          </w:p>
          <w:p w14:paraId="1A6928C9" w14:textId="77777777" w:rsidR="00A55B53" w:rsidRPr="00123177" w:rsidRDefault="00A55B53" w:rsidP="00535342">
            <w:pPr>
              <w:snapToGrid w:val="0"/>
              <w:rPr>
                <w:rFonts w:eastAsia="Arial"/>
                <w:color w:val="000000" w:themeColor="text1"/>
              </w:rPr>
            </w:pPr>
          </w:p>
          <w:p w14:paraId="4F4E6A14" w14:textId="77777777" w:rsidR="00A55B53" w:rsidRPr="00123177" w:rsidRDefault="00A55B53" w:rsidP="00535342">
            <w:pPr>
              <w:snapToGrid w:val="0"/>
              <w:rPr>
                <w:rFonts w:eastAsia="Arial"/>
                <w:color w:val="000000" w:themeColor="text1"/>
              </w:rPr>
            </w:pPr>
            <w:r w:rsidRPr="00123177">
              <w:rPr>
                <w:rFonts w:eastAsia="Arial"/>
                <w:color w:val="000000" w:themeColor="text1"/>
              </w:rPr>
              <w:t>(400Vemi corresponds to the sensor with CAN signal name: "VHVDCDC400V_emi")</w:t>
            </w:r>
          </w:p>
        </w:tc>
      </w:tr>
      <w:tr w:rsidR="00A55B53" w:rsidRPr="00123177" w14:paraId="3FC446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2066DA"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166241"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1C874AD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C35D1E"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D82EC6"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21CD47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4E8C3F"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670F93"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B48A5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3176B2"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A37E9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023BCD8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Make necessary arrangement to provide Short to GND fault.</w:t>
            </w:r>
          </w:p>
        </w:tc>
      </w:tr>
      <w:tr w:rsidR="00A55B53" w:rsidRPr="00123177" w14:paraId="49AE7A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F300AF"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6E1E6D"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0892282C" w14:textId="77777777" w:rsidR="00A55B53" w:rsidRPr="00123177" w:rsidRDefault="00A55B53" w:rsidP="00535342">
            <w:pPr>
              <w:pStyle w:val="TableText"/>
              <w:snapToGrid w:val="0"/>
            </w:pPr>
            <w:r w:rsidRPr="00123177">
              <w:t xml:space="preserve">NHVDCDCFault @ HVDCDC_Status1 is set to 0x3 ("Level 2") </w:t>
            </w:r>
          </w:p>
          <w:p w14:paraId="6A1BDB07" w14:textId="77777777" w:rsidR="00A55B53" w:rsidRPr="00123177" w:rsidRDefault="00A55B53" w:rsidP="00535342">
            <w:pPr>
              <w:pStyle w:val="TableText"/>
              <w:snapToGrid w:val="0"/>
            </w:pPr>
            <w:r w:rsidRPr="00123177">
              <w:t>NVHDCDCFaultID @  HVDCDC_Debug_PDU is equal to 44 ("DIAGNOSTIC_400V_EMI_STG_FAULT_ID") and is raised after the fault response time of 500ms.</w:t>
            </w:r>
          </w:p>
        </w:tc>
      </w:tr>
      <w:tr w:rsidR="00A55B53" w:rsidRPr="00123177" w14:paraId="4A5564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9D797B"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A3162" w14:textId="77777777" w:rsidR="00A55B53" w:rsidRPr="00123177" w:rsidRDefault="00A55B53" w:rsidP="00535342">
            <w:pPr>
              <w:pStyle w:val="TableText"/>
              <w:snapToGrid w:val="0"/>
              <w:rPr>
                <w:rStyle w:val="normaltextrun"/>
              </w:rPr>
            </w:pPr>
            <w:r w:rsidRPr="00123177">
              <w:rPr>
                <w:rStyle w:val="normaltextrun"/>
              </w:rPr>
              <w:t>The HVDCDC application detects the 400V DC link voltage(EMI) sensing circuit failure by circuit short to high and raises a level 2 fault.</w:t>
            </w:r>
          </w:p>
        </w:tc>
      </w:tr>
      <w:tr w:rsidR="00A55B53" w:rsidRPr="00123177" w14:paraId="62A9295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F5C6CC"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D85E5F" w14:textId="77777777" w:rsidR="00A55B53" w:rsidRPr="00123177" w:rsidRDefault="00A55B53" w:rsidP="00535342">
            <w:pPr>
              <w:pStyle w:val="TableText"/>
              <w:snapToGrid w:val="0"/>
            </w:pPr>
            <w:r w:rsidRPr="00123177">
              <w:t>No such mandatory fields is applicable.</w:t>
            </w:r>
          </w:p>
        </w:tc>
      </w:tr>
      <w:tr w:rsidR="00A55B53" w:rsidRPr="00123177" w14:paraId="2B1825D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A2FB38"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8C5150" w14:textId="77777777" w:rsidR="00A55B53" w:rsidRPr="00123177" w:rsidRDefault="00A55B53" w:rsidP="00535342">
            <w:pPr>
              <w:pStyle w:val="TableText"/>
              <w:snapToGrid w:val="0"/>
            </w:pPr>
            <w:r w:rsidRPr="00123177">
              <w:t>NHDCDCStatus = 0, NHVDCDCStatusDebug = 0, NHVDCDCFault = 0.</w:t>
            </w:r>
          </w:p>
        </w:tc>
      </w:tr>
      <w:tr w:rsidR="00A55B53" w:rsidRPr="00123177" w14:paraId="438E65C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711A73"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108A18"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27DF5BD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E45452"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3A860" w14:textId="77777777" w:rsidR="00A55B53" w:rsidRPr="00123177" w:rsidRDefault="00A55B53" w:rsidP="00535342">
            <w:pPr>
              <w:pStyle w:val="TableText"/>
              <w:snapToGrid w:val="0"/>
            </w:pPr>
            <w:r w:rsidRPr="00123177">
              <w:rPr>
                <w:szCs w:val="20"/>
              </w:rPr>
              <w:t>Valid range value is not required.</w:t>
            </w:r>
          </w:p>
        </w:tc>
      </w:tr>
      <w:tr w:rsidR="00A55B53" w:rsidRPr="00123177" w14:paraId="3D2A59D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D42A31"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36BC5"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DDAC7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C4FE32"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589862"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03C65B9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2D52DC"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D09A8F" w14:textId="77777777" w:rsidR="00A55B53" w:rsidRPr="00123177" w:rsidRDefault="00A55B53" w:rsidP="00535342">
            <w:pPr>
              <w:pStyle w:val="TableText"/>
            </w:pPr>
            <w:r w:rsidRPr="00123177">
              <w:rPr>
                <w:szCs w:val="20"/>
              </w:rPr>
              <w:t>Data rate is not applicable.</w:t>
            </w:r>
          </w:p>
        </w:tc>
      </w:tr>
      <w:tr w:rsidR="00A55B53" w:rsidRPr="00123177" w14:paraId="2F2177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B431BA"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E49B29"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AE9BC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052E1B"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C68BB1"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03B2B4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F2357F" w14:textId="77777777" w:rsidR="00A55B53" w:rsidRPr="00123177" w:rsidRDefault="00A55B53" w:rsidP="00535342">
            <w:pPr>
              <w:pStyle w:val="TableText"/>
              <w:snapToGrid w:val="0"/>
            </w:pPr>
            <w:r w:rsidRPr="00123177">
              <w:t xml:space="preserve">Validation Rules/ </w:t>
            </w:r>
          </w:p>
          <w:p w14:paraId="0DFB3AA8"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05F99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52464A9D" w14:textId="77777777" w:rsidR="00A55B53" w:rsidRPr="00123177" w:rsidRDefault="00A55B53" w:rsidP="00535342">
            <w:pPr>
              <w:pStyle w:val="TableText"/>
              <w:snapToGrid w:val="0"/>
            </w:pPr>
            <w:r w:rsidRPr="00123177">
              <w:t xml:space="preserve">NHVDCDCFault @ HVDCDC_Status1 is set to 0x3 ("Level 2") </w:t>
            </w:r>
          </w:p>
          <w:p w14:paraId="6DA93AA1" w14:textId="77777777" w:rsidR="00A55B53" w:rsidRPr="00123177" w:rsidRDefault="00A55B53" w:rsidP="00535342">
            <w:pPr>
              <w:pStyle w:val="TableText"/>
              <w:snapToGrid w:val="0"/>
              <w:rPr>
                <w:i/>
                <w:iCs/>
              </w:rPr>
            </w:pPr>
            <w:r w:rsidRPr="00123177">
              <w:t>NVHDCDCFaultID @  HVDCDC_Debug_PDU is equal to 44</w:t>
            </w:r>
          </w:p>
        </w:tc>
      </w:tr>
      <w:tr w:rsidR="00A55B53" w:rsidRPr="00123177" w14:paraId="344F7CF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F7EEC7"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9013AB" w14:textId="77777777" w:rsidR="00A55B53" w:rsidRPr="00123177" w:rsidRDefault="00A55B53" w:rsidP="00535342">
            <w:pPr>
              <w:pStyle w:val="TableText"/>
              <w:snapToGrid w:val="0"/>
            </w:pPr>
            <w:r w:rsidRPr="00123177">
              <w:rPr>
                <w:szCs w:val="20"/>
              </w:rPr>
              <w:t>Constraints is not applicable.</w:t>
            </w:r>
          </w:p>
        </w:tc>
      </w:tr>
      <w:tr w:rsidR="00A55B53" w:rsidRPr="00123177" w14:paraId="23B97C3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7A9EAB"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25FF21" w14:textId="77777777" w:rsidR="00A55B53" w:rsidRPr="00123177" w:rsidRDefault="00A55B53" w:rsidP="00535342">
            <w:pPr>
              <w:pStyle w:val="TableText"/>
              <w:snapToGrid w:val="0"/>
            </w:pPr>
            <w:r w:rsidRPr="00123177">
              <w:rPr>
                <w:szCs w:val="20"/>
              </w:rPr>
              <w:t>No effects on other system</w:t>
            </w:r>
          </w:p>
        </w:tc>
      </w:tr>
      <w:tr w:rsidR="00A55B53" w:rsidRPr="00123177" w14:paraId="650407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E0158A" w14:textId="77777777" w:rsidR="00A55B53" w:rsidRPr="00123177" w:rsidRDefault="00A55B53" w:rsidP="00535342">
            <w:pPr>
              <w:pStyle w:val="TableText"/>
              <w:snapToGrid w:val="0"/>
            </w:pPr>
            <w:r w:rsidRPr="00123177">
              <w:lastRenderedPageBreak/>
              <w:t>Testability with respect to test environment</w:t>
            </w:r>
          </w:p>
          <w:p w14:paraId="38A71FC2" w14:textId="77777777" w:rsidR="00A55B53" w:rsidRPr="00123177" w:rsidRDefault="00A55B53" w:rsidP="00535342">
            <w:pPr>
              <w:pStyle w:val="TableText"/>
            </w:pPr>
            <w:r w:rsidRPr="00123177">
              <w:t>(Yes/No)</w:t>
            </w:r>
          </w:p>
          <w:p w14:paraId="7E7A1A0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45ACD4" w14:textId="77777777" w:rsidR="00A55B53" w:rsidRPr="00123177" w:rsidRDefault="00A55B53" w:rsidP="00535342">
            <w:pPr>
              <w:pStyle w:val="TableText"/>
              <w:snapToGrid w:val="0"/>
            </w:pPr>
            <w:r w:rsidRPr="00123177">
              <w:t>YES</w:t>
            </w:r>
          </w:p>
        </w:tc>
      </w:tr>
      <w:tr w:rsidR="00A55B53" w:rsidRPr="00123177" w14:paraId="5B78BDB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A73656" w14:textId="77777777" w:rsidR="00A55B53" w:rsidRPr="00123177" w:rsidRDefault="00A55B53" w:rsidP="00535342">
            <w:pPr>
              <w:pStyle w:val="TableText"/>
              <w:snapToGrid w:val="0"/>
            </w:pPr>
            <w:r w:rsidRPr="00123177">
              <w:t>Feasible within project constraints</w:t>
            </w:r>
          </w:p>
          <w:p w14:paraId="37DC6DD0" w14:textId="77777777" w:rsidR="00A55B53" w:rsidRPr="00123177" w:rsidRDefault="00A55B53" w:rsidP="00535342">
            <w:pPr>
              <w:pStyle w:val="TableText"/>
              <w:snapToGrid w:val="0"/>
            </w:pPr>
            <w:r w:rsidRPr="00123177">
              <w:t>(Yes/No)</w:t>
            </w:r>
          </w:p>
          <w:p w14:paraId="1E6DA5F9"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4FA06" w14:textId="77777777" w:rsidR="00A55B53" w:rsidRPr="00123177" w:rsidRDefault="00A55B53" w:rsidP="00535342">
            <w:pPr>
              <w:pStyle w:val="TableText"/>
              <w:snapToGrid w:val="0"/>
            </w:pPr>
            <w:r w:rsidRPr="00123177">
              <w:t>YES</w:t>
            </w:r>
          </w:p>
        </w:tc>
      </w:tr>
      <w:tr w:rsidR="00A55B53" w:rsidRPr="00123177" w14:paraId="2A86A05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12703E" w14:textId="77777777" w:rsidR="00A55B53" w:rsidRPr="00123177" w:rsidRDefault="00A55B53" w:rsidP="00535342">
            <w:pPr>
              <w:pStyle w:val="TableText"/>
              <w:snapToGrid w:val="0"/>
            </w:pPr>
            <w:r w:rsidRPr="00123177">
              <w:t>Critical</w:t>
            </w:r>
          </w:p>
          <w:p w14:paraId="5868C9CC"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1277B1" w14:textId="77777777" w:rsidR="00A55B53" w:rsidRPr="00123177" w:rsidRDefault="00A55B53" w:rsidP="00535342">
            <w:pPr>
              <w:pStyle w:val="TableText"/>
              <w:keepNext/>
              <w:snapToGrid w:val="0"/>
            </w:pPr>
            <w:r w:rsidRPr="00123177">
              <w:t>YES</w:t>
            </w:r>
          </w:p>
        </w:tc>
      </w:tr>
      <w:tr w:rsidR="00A55B53" w:rsidRPr="00123177" w14:paraId="4640014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C0DCD5"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47A98" w14:textId="77777777" w:rsidR="00A55B53" w:rsidRPr="00123177" w:rsidRDefault="00A55B53" w:rsidP="00535342">
            <w:pPr>
              <w:pStyle w:val="TableText"/>
              <w:keepNext/>
              <w:snapToGrid w:val="0"/>
            </w:pPr>
            <w:r w:rsidRPr="00123177">
              <w:t>Acceptance Criteria for this requirement should be as per SECTION-6 ACCEPTANCE CRITERIA</w:t>
            </w:r>
          </w:p>
        </w:tc>
      </w:tr>
    </w:tbl>
    <w:p w14:paraId="207E7F8D" w14:textId="77777777" w:rsidR="00A55B53" w:rsidRPr="00123177" w:rsidRDefault="00A55B53" w:rsidP="00A55B53">
      <w:pPr>
        <w:pStyle w:val="BodyText"/>
        <w:rPr>
          <w:rFonts w:eastAsia="Arial"/>
        </w:rPr>
      </w:pPr>
    </w:p>
    <w:p w14:paraId="2FF00DE1" w14:textId="77777777" w:rsidR="00A55B53" w:rsidRPr="00123177" w:rsidRDefault="00A55B53" w:rsidP="00A55B53">
      <w:pPr>
        <w:pStyle w:val="BodyText"/>
        <w:rPr>
          <w:rFonts w:eastAsia="Arial"/>
        </w:rPr>
      </w:pPr>
    </w:p>
    <w:p w14:paraId="2751396C" w14:textId="77777777" w:rsidR="00A55B53" w:rsidRPr="00123177" w:rsidRDefault="00A55B53" w:rsidP="00A55B53">
      <w:pPr>
        <w:rPr>
          <w:rFonts w:eastAsia="Arial"/>
        </w:rPr>
      </w:pPr>
    </w:p>
    <w:p w14:paraId="72149F0D" w14:textId="77777777" w:rsidR="00A55B53" w:rsidRPr="00123177" w:rsidRDefault="00A55B53" w:rsidP="00A55B53">
      <w:pPr>
        <w:pStyle w:val="Heading5"/>
        <w:rPr>
          <w:rFonts w:eastAsia="Arial"/>
          <w:color w:val="000000" w:themeColor="text1"/>
          <w:sz w:val="20"/>
          <w:szCs w:val="20"/>
        </w:rPr>
      </w:pPr>
      <w:r w:rsidRPr="00123177">
        <w:rPr>
          <w:rFonts w:eastAsia="Arial"/>
          <w:sz w:val="20"/>
          <w:szCs w:val="20"/>
        </w:rPr>
        <w:t xml:space="preserve">Requirement against </w:t>
      </w:r>
      <w:r w:rsidRPr="00123177">
        <w:rPr>
          <w:rFonts w:eastAsia="Arial"/>
          <w:color w:val="000000" w:themeColor="text1"/>
          <w:sz w:val="20"/>
          <w:szCs w:val="20"/>
        </w:rPr>
        <w:t>the detection of the 400Vvic sensing circuit failure (power supply failure, circuit short to high, circuit short to ground or circuit open).</w:t>
      </w:r>
    </w:p>
    <w:p w14:paraId="1C26A61E"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7780D67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1BF920F"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D531606" w14:textId="77777777" w:rsidR="00A55B53" w:rsidRPr="00123177" w:rsidRDefault="00A55B53" w:rsidP="00535342">
            <w:pPr>
              <w:pStyle w:val="TableColumnTitle"/>
              <w:snapToGrid w:val="0"/>
            </w:pPr>
            <w:r w:rsidRPr="00123177">
              <w:t>Description</w:t>
            </w:r>
          </w:p>
        </w:tc>
      </w:tr>
      <w:tr w:rsidR="00A55B53" w:rsidRPr="00123177" w14:paraId="3BBB459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4AFAD68"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9C281B" w14:textId="77777777" w:rsidR="00A55B53" w:rsidRPr="00123177" w:rsidRDefault="00A55B53" w:rsidP="00535342">
            <w:pPr>
              <w:snapToGrid w:val="0"/>
            </w:pPr>
            <w:r w:rsidRPr="00123177">
              <w:t>SWRS_</w:t>
            </w:r>
            <w:r w:rsidRPr="00123177">
              <w:rPr>
                <w:rFonts w:eastAsia="Arial"/>
                <w:color w:val="000000" w:themeColor="text1"/>
                <w:szCs w:val="20"/>
              </w:rPr>
              <w:t>Diag_35</w:t>
            </w:r>
          </w:p>
        </w:tc>
      </w:tr>
      <w:tr w:rsidR="00A55B53" w:rsidRPr="00123177" w14:paraId="3548EBA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A68702C"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A3FDB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SDS-HVDCDC-296</w:t>
            </w:r>
          </w:p>
        </w:tc>
      </w:tr>
      <w:tr w:rsidR="00A55B53" w:rsidRPr="00123177" w14:paraId="43FA511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985833E"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08BAFD" w14:textId="77777777" w:rsidR="00A55B53" w:rsidRPr="00123177" w:rsidRDefault="00A55B53" w:rsidP="00535342">
            <w:pPr>
              <w:pStyle w:val="TableText"/>
              <w:snapToGrid w:val="0"/>
            </w:pPr>
            <w:r w:rsidRPr="00123177">
              <w:t>B-Sample/PF2.0</w:t>
            </w:r>
          </w:p>
        </w:tc>
      </w:tr>
      <w:tr w:rsidR="00A55B53" w:rsidRPr="00123177" w14:paraId="11188D7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5064070"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E2FB68"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400Vvic sensing circuit failure (power supply failure, circuit short to high, circuit short to ground or circuit open).</w:t>
            </w:r>
          </w:p>
          <w:p w14:paraId="1DD37BDB" w14:textId="77777777" w:rsidR="00A55B53" w:rsidRPr="00123177" w:rsidRDefault="00A55B53" w:rsidP="00535342">
            <w:pPr>
              <w:snapToGrid w:val="0"/>
              <w:rPr>
                <w:rFonts w:eastAsia="Arial"/>
                <w:color w:val="000000" w:themeColor="text1"/>
              </w:rPr>
            </w:pPr>
          </w:p>
          <w:p w14:paraId="55434771" w14:textId="77777777" w:rsidR="00A55B53" w:rsidRPr="00123177" w:rsidRDefault="00A55B53" w:rsidP="00535342">
            <w:pPr>
              <w:snapToGrid w:val="0"/>
              <w:rPr>
                <w:rFonts w:eastAsia="Arial"/>
                <w:color w:val="000000" w:themeColor="text1"/>
              </w:rPr>
            </w:pPr>
            <w:r w:rsidRPr="00123177">
              <w:rPr>
                <w:rFonts w:eastAsia="Arial"/>
                <w:color w:val="000000" w:themeColor="text1"/>
              </w:rPr>
              <w:t>(400Vvic corresponds to the sensor with CAN signal name: "VHVDCDC400V")</w:t>
            </w:r>
          </w:p>
        </w:tc>
      </w:tr>
      <w:tr w:rsidR="00A55B53" w:rsidRPr="00123177" w14:paraId="587B4D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F72E9E"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46C4B"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F2A7C6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604DFB"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9C3F05"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17FADA2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F46B18"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BD3730"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081B7B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8F8FA4"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86440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54EC4B8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On the power board short R375 with high.</w:t>
            </w:r>
          </w:p>
        </w:tc>
      </w:tr>
      <w:tr w:rsidR="00A55B53" w:rsidRPr="00123177" w14:paraId="380219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56F8D8"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953A35"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17E6BE86" w14:textId="77777777" w:rsidR="00A55B53" w:rsidRPr="00123177" w:rsidRDefault="00A55B53" w:rsidP="00535342">
            <w:pPr>
              <w:pStyle w:val="TableText"/>
              <w:snapToGrid w:val="0"/>
            </w:pPr>
            <w:r w:rsidRPr="00123177">
              <w:t xml:space="preserve">NHVDCDCFault @ HVDCDC_Status1 is set to 0x3 ("Level 2") </w:t>
            </w:r>
          </w:p>
          <w:p w14:paraId="0A27E829" w14:textId="77777777" w:rsidR="00A55B53" w:rsidRPr="00123177" w:rsidRDefault="00A55B53" w:rsidP="00535342">
            <w:pPr>
              <w:pStyle w:val="TableText"/>
              <w:snapToGrid w:val="0"/>
            </w:pPr>
            <w:r w:rsidRPr="00123177">
              <w:t>NVHDCDCFaultID @  HVDCDC_Debug_PDU is equal to 48 ("DIAGNOSTIC_400V_VICOR_SC_5V_FAULT_ID") and is raised after the fault response time of 500ms.</w:t>
            </w:r>
          </w:p>
        </w:tc>
      </w:tr>
      <w:tr w:rsidR="00A55B53" w:rsidRPr="00123177" w14:paraId="03C9A2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927A57"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6C38BD" w14:textId="77777777" w:rsidR="00A55B53" w:rsidRPr="00123177" w:rsidRDefault="00A55B53" w:rsidP="00535342">
            <w:pPr>
              <w:pStyle w:val="TableText"/>
              <w:snapToGrid w:val="0"/>
              <w:rPr>
                <w:rStyle w:val="normaltextrun"/>
              </w:rPr>
            </w:pPr>
            <w:r w:rsidRPr="00123177">
              <w:rPr>
                <w:rStyle w:val="normaltextrun"/>
              </w:rPr>
              <w:t>The HVDCDC application detects the 400V DC link voltage(VICOR output voltage) sensing circuit failure by circuit short to high and raises a level 2 fault.</w:t>
            </w:r>
          </w:p>
        </w:tc>
      </w:tr>
      <w:tr w:rsidR="00A55B53" w:rsidRPr="00123177" w14:paraId="3211D3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67E092"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F1FBF" w14:textId="77777777" w:rsidR="00A55B53" w:rsidRPr="00123177" w:rsidRDefault="00A55B53" w:rsidP="00535342">
            <w:pPr>
              <w:pStyle w:val="TableText"/>
              <w:snapToGrid w:val="0"/>
            </w:pPr>
            <w:r w:rsidRPr="00123177">
              <w:t>No such mandatory fields is applicable.</w:t>
            </w:r>
          </w:p>
        </w:tc>
      </w:tr>
      <w:tr w:rsidR="00A55B53" w:rsidRPr="00123177" w14:paraId="720076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D8A76D"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9BE72D" w14:textId="77777777" w:rsidR="00A55B53" w:rsidRPr="00123177" w:rsidRDefault="00A55B53" w:rsidP="00535342">
            <w:pPr>
              <w:pStyle w:val="TableText"/>
              <w:snapToGrid w:val="0"/>
            </w:pPr>
            <w:r w:rsidRPr="00123177">
              <w:t xml:space="preserve">NHVDCDCStatus = 0, NHVDCDCStatusDebug = 0, NHVDCDCFault = 0. </w:t>
            </w:r>
          </w:p>
        </w:tc>
      </w:tr>
      <w:tr w:rsidR="00A55B53" w:rsidRPr="00123177" w14:paraId="2690091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6CCF019"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3AC26"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49F3D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B8B427"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E43A5A" w14:textId="77777777" w:rsidR="00A55B53" w:rsidRPr="00123177" w:rsidRDefault="00A55B53" w:rsidP="00535342">
            <w:pPr>
              <w:pStyle w:val="TableText"/>
              <w:snapToGrid w:val="0"/>
            </w:pPr>
            <w:r w:rsidRPr="00123177">
              <w:rPr>
                <w:szCs w:val="20"/>
              </w:rPr>
              <w:t>Valid range value is not required.</w:t>
            </w:r>
          </w:p>
        </w:tc>
      </w:tr>
      <w:tr w:rsidR="00A55B53" w:rsidRPr="00123177" w14:paraId="0D5D1A4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0DEB6A"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D2BFB"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D2335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C68E7B"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54D95B"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C8BD7A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BFA7A1"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8EA63A" w14:textId="77777777" w:rsidR="00A55B53" w:rsidRPr="00123177" w:rsidRDefault="00A55B53" w:rsidP="00535342">
            <w:pPr>
              <w:pStyle w:val="TableText"/>
            </w:pPr>
            <w:r w:rsidRPr="00123177">
              <w:rPr>
                <w:szCs w:val="20"/>
              </w:rPr>
              <w:t>Data rate is not applicable.</w:t>
            </w:r>
          </w:p>
        </w:tc>
      </w:tr>
      <w:tr w:rsidR="00A55B53" w:rsidRPr="00123177" w14:paraId="42582CB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DC5683"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EFD8AD"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6664C45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B7D6A6"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B26F4D"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36036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CE63D4" w14:textId="77777777" w:rsidR="00A55B53" w:rsidRPr="00123177" w:rsidRDefault="00A55B53" w:rsidP="00535342">
            <w:pPr>
              <w:pStyle w:val="TableText"/>
              <w:snapToGrid w:val="0"/>
            </w:pPr>
            <w:r w:rsidRPr="00123177">
              <w:t xml:space="preserve">Validation Rules/ </w:t>
            </w:r>
          </w:p>
          <w:p w14:paraId="02D88467"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5C025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FD3844D" w14:textId="77777777" w:rsidR="00A55B53" w:rsidRPr="00123177" w:rsidRDefault="00A55B53" w:rsidP="00535342">
            <w:pPr>
              <w:pStyle w:val="TableText"/>
              <w:snapToGrid w:val="0"/>
            </w:pPr>
            <w:r w:rsidRPr="00123177">
              <w:t xml:space="preserve">NHVDCDCFault @ HVDCDC_Status1 is set to 0x3 ("Level 2") </w:t>
            </w:r>
          </w:p>
          <w:p w14:paraId="608758A2" w14:textId="77777777" w:rsidR="00A55B53" w:rsidRPr="00123177" w:rsidRDefault="00A55B53" w:rsidP="00535342">
            <w:pPr>
              <w:pStyle w:val="TableText"/>
              <w:snapToGrid w:val="0"/>
              <w:rPr>
                <w:i/>
                <w:iCs/>
              </w:rPr>
            </w:pPr>
            <w:r w:rsidRPr="00123177">
              <w:t>NVHDCDCFaultID @  HVDCDC_Debug_PDU is equal to 48</w:t>
            </w:r>
          </w:p>
        </w:tc>
      </w:tr>
      <w:tr w:rsidR="00A55B53" w:rsidRPr="00123177" w14:paraId="0E10F09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239BFB"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23E4E5" w14:textId="77777777" w:rsidR="00A55B53" w:rsidRPr="00123177" w:rsidRDefault="00A55B53" w:rsidP="00535342">
            <w:pPr>
              <w:pStyle w:val="TableText"/>
              <w:snapToGrid w:val="0"/>
            </w:pPr>
            <w:r w:rsidRPr="00123177">
              <w:rPr>
                <w:szCs w:val="20"/>
              </w:rPr>
              <w:t>Constraints is not applicable.</w:t>
            </w:r>
          </w:p>
        </w:tc>
      </w:tr>
      <w:tr w:rsidR="00A55B53" w:rsidRPr="00123177" w14:paraId="7ACFFF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E9E08A"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57DD42" w14:textId="77777777" w:rsidR="00A55B53" w:rsidRPr="00123177" w:rsidRDefault="00A55B53" w:rsidP="00535342">
            <w:pPr>
              <w:pStyle w:val="TableText"/>
              <w:snapToGrid w:val="0"/>
            </w:pPr>
            <w:r w:rsidRPr="00123177">
              <w:rPr>
                <w:szCs w:val="20"/>
              </w:rPr>
              <w:t>No effects on other system</w:t>
            </w:r>
          </w:p>
        </w:tc>
      </w:tr>
      <w:tr w:rsidR="00A55B53" w:rsidRPr="00123177" w14:paraId="684149F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8E5E04" w14:textId="77777777" w:rsidR="00A55B53" w:rsidRPr="00123177" w:rsidRDefault="00A55B53" w:rsidP="00535342">
            <w:pPr>
              <w:pStyle w:val="TableText"/>
              <w:snapToGrid w:val="0"/>
            </w:pPr>
            <w:r w:rsidRPr="00123177">
              <w:lastRenderedPageBreak/>
              <w:t>Testability with respect to test environment</w:t>
            </w:r>
          </w:p>
          <w:p w14:paraId="28B97E9F" w14:textId="77777777" w:rsidR="00A55B53" w:rsidRPr="00123177" w:rsidRDefault="00A55B53" w:rsidP="00535342">
            <w:pPr>
              <w:pStyle w:val="TableText"/>
            </w:pPr>
            <w:r w:rsidRPr="00123177">
              <w:t>(Yes/No)</w:t>
            </w:r>
          </w:p>
          <w:p w14:paraId="6F3B51F5"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C406AF" w14:textId="77777777" w:rsidR="00A55B53" w:rsidRPr="00123177" w:rsidRDefault="00A55B53" w:rsidP="00535342">
            <w:pPr>
              <w:pStyle w:val="TableText"/>
              <w:snapToGrid w:val="0"/>
            </w:pPr>
            <w:r w:rsidRPr="00123177">
              <w:t>YES</w:t>
            </w:r>
          </w:p>
        </w:tc>
      </w:tr>
      <w:tr w:rsidR="00A55B53" w:rsidRPr="00123177" w14:paraId="6B6527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BF0270" w14:textId="77777777" w:rsidR="00A55B53" w:rsidRPr="00123177" w:rsidRDefault="00A55B53" w:rsidP="00535342">
            <w:pPr>
              <w:pStyle w:val="TableText"/>
              <w:snapToGrid w:val="0"/>
            </w:pPr>
            <w:r w:rsidRPr="00123177">
              <w:t>Feasible within project constraints</w:t>
            </w:r>
          </w:p>
          <w:p w14:paraId="59CD52A2" w14:textId="77777777" w:rsidR="00A55B53" w:rsidRPr="00123177" w:rsidRDefault="00A55B53" w:rsidP="00535342">
            <w:pPr>
              <w:pStyle w:val="TableText"/>
              <w:snapToGrid w:val="0"/>
            </w:pPr>
            <w:r w:rsidRPr="00123177">
              <w:t>(Yes/No)</w:t>
            </w:r>
          </w:p>
          <w:p w14:paraId="34E809C9"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CC444D" w14:textId="77777777" w:rsidR="00A55B53" w:rsidRPr="00123177" w:rsidRDefault="00A55B53" w:rsidP="00535342">
            <w:pPr>
              <w:pStyle w:val="TableText"/>
              <w:snapToGrid w:val="0"/>
            </w:pPr>
            <w:r w:rsidRPr="00123177">
              <w:t>YES</w:t>
            </w:r>
          </w:p>
        </w:tc>
      </w:tr>
      <w:tr w:rsidR="00A55B53" w:rsidRPr="00123177" w14:paraId="3407AD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A81D35" w14:textId="77777777" w:rsidR="00A55B53" w:rsidRPr="00123177" w:rsidRDefault="00A55B53" w:rsidP="00535342">
            <w:pPr>
              <w:pStyle w:val="TableText"/>
              <w:snapToGrid w:val="0"/>
            </w:pPr>
            <w:r w:rsidRPr="00123177">
              <w:t>Critical</w:t>
            </w:r>
          </w:p>
          <w:p w14:paraId="26754269"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818CE8" w14:textId="77777777" w:rsidR="00A55B53" w:rsidRPr="00123177" w:rsidRDefault="00A55B53" w:rsidP="00535342">
            <w:pPr>
              <w:pStyle w:val="TableText"/>
              <w:snapToGrid w:val="0"/>
            </w:pPr>
            <w:r w:rsidRPr="00123177">
              <w:t>YES</w:t>
            </w:r>
          </w:p>
        </w:tc>
      </w:tr>
      <w:tr w:rsidR="00A55B53" w:rsidRPr="00123177" w14:paraId="120D2B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98B04B" w14:textId="77777777" w:rsidR="00A55B53" w:rsidRPr="00123177" w:rsidRDefault="00A55B53" w:rsidP="00535342">
            <w:pPr>
              <w:pStyle w:val="TableText"/>
              <w:snapToGrid w:val="0"/>
            </w:pPr>
            <w:r w:rsidRPr="00123177">
              <w:t>Acceptance Criteria</w:t>
            </w:r>
            <w:r w:rsidRPr="00123177">
              <w:tab/>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AFF314"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1E3EEA6B" w14:textId="77777777" w:rsidR="00A55B53" w:rsidRPr="00123177" w:rsidRDefault="00A55B53" w:rsidP="00A55B53">
      <w:pPr>
        <w:pStyle w:val="BodyText"/>
        <w:rPr>
          <w:rFonts w:eastAsia="Arial"/>
        </w:rPr>
      </w:pPr>
    </w:p>
    <w:p w14:paraId="6EB3C8C2" w14:textId="77777777" w:rsidR="00A55B53" w:rsidRPr="00123177" w:rsidRDefault="00A55B53" w:rsidP="00A55B53">
      <w:pPr>
        <w:pStyle w:val="BodyText"/>
        <w:rPr>
          <w:rFonts w:eastAsia="Arial"/>
        </w:rPr>
      </w:pPr>
    </w:p>
    <w:p w14:paraId="0229BC08" w14:textId="77777777" w:rsidR="00A55B53" w:rsidRPr="00123177" w:rsidRDefault="00A55B53" w:rsidP="00A55B53">
      <w:pPr>
        <w:pStyle w:val="BodyText"/>
        <w:rPr>
          <w:rFonts w:eastAsia="Arial"/>
        </w:rPr>
      </w:pPr>
    </w:p>
    <w:p w14:paraId="161F34A2" w14:textId="77777777" w:rsidR="00A55B53" w:rsidRPr="00123177" w:rsidRDefault="00A55B53" w:rsidP="00A55B53">
      <w:pPr>
        <w:rPr>
          <w:rFonts w:eastAsia="Arial"/>
        </w:rPr>
      </w:pPr>
    </w:p>
    <w:p w14:paraId="4632E765" w14:textId="77777777" w:rsidR="00A55B53" w:rsidRPr="00123177" w:rsidRDefault="00A55B53" w:rsidP="00A55B53">
      <w:pPr>
        <w:pStyle w:val="Heading5"/>
        <w:rPr>
          <w:rFonts w:eastAsia="Arial"/>
          <w:color w:val="000000" w:themeColor="text1"/>
          <w:sz w:val="20"/>
          <w:szCs w:val="20"/>
        </w:rPr>
      </w:pPr>
      <w:r w:rsidRPr="00123177">
        <w:rPr>
          <w:rFonts w:eastAsia="Arial"/>
          <w:sz w:val="20"/>
          <w:szCs w:val="20"/>
        </w:rPr>
        <w:t xml:space="preserve">Requirement against </w:t>
      </w:r>
      <w:r w:rsidRPr="00123177">
        <w:rPr>
          <w:rFonts w:eastAsia="Arial"/>
          <w:color w:val="000000" w:themeColor="text1"/>
          <w:sz w:val="20"/>
          <w:szCs w:val="20"/>
        </w:rPr>
        <w:t>the detection of the 400Vvic sensing circuit failure (power supply failure, circuit short to high, circuit short to ground or circuit open).</w:t>
      </w:r>
    </w:p>
    <w:tbl>
      <w:tblPr>
        <w:tblW w:w="9518" w:type="dxa"/>
        <w:tblInd w:w="108" w:type="dxa"/>
        <w:tblLayout w:type="fixed"/>
        <w:tblLook w:val="0000" w:firstRow="0" w:lastRow="0" w:firstColumn="0" w:lastColumn="0" w:noHBand="0" w:noVBand="0"/>
      </w:tblPr>
      <w:tblGrid>
        <w:gridCol w:w="1920"/>
        <w:gridCol w:w="7598"/>
      </w:tblGrid>
      <w:tr w:rsidR="00A55B53" w:rsidRPr="00123177" w14:paraId="6F9C18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9E3F58B"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94FA5E5" w14:textId="77777777" w:rsidR="00A55B53" w:rsidRPr="00123177" w:rsidRDefault="00A55B53" w:rsidP="00535342">
            <w:pPr>
              <w:pStyle w:val="TableColumnTitle"/>
              <w:snapToGrid w:val="0"/>
            </w:pPr>
            <w:r w:rsidRPr="00123177">
              <w:t>Description</w:t>
            </w:r>
          </w:p>
        </w:tc>
      </w:tr>
      <w:tr w:rsidR="00A55B53" w:rsidRPr="00123177" w14:paraId="4C86ED4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259972C"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095ECE" w14:textId="77777777" w:rsidR="00A55B53" w:rsidRPr="00123177" w:rsidRDefault="00A55B53" w:rsidP="00535342">
            <w:pPr>
              <w:snapToGrid w:val="0"/>
            </w:pPr>
            <w:r w:rsidRPr="00123177">
              <w:t>SWRS_</w:t>
            </w:r>
            <w:r w:rsidRPr="00123177">
              <w:rPr>
                <w:rFonts w:eastAsia="Arial"/>
                <w:color w:val="000000" w:themeColor="text1"/>
                <w:szCs w:val="20"/>
              </w:rPr>
              <w:t>Diag_36</w:t>
            </w:r>
          </w:p>
        </w:tc>
      </w:tr>
      <w:tr w:rsidR="00A55B53" w:rsidRPr="00123177" w14:paraId="5A7ED48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F49EB4C"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D4C46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SDS-HVDCDC-296</w:t>
            </w:r>
          </w:p>
        </w:tc>
      </w:tr>
      <w:tr w:rsidR="00A55B53" w:rsidRPr="00123177" w14:paraId="0A0D2D8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EABC1E4"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3A34ED" w14:textId="77777777" w:rsidR="00A55B53" w:rsidRPr="00123177" w:rsidRDefault="00A55B53" w:rsidP="00535342">
            <w:pPr>
              <w:pStyle w:val="TableText"/>
              <w:snapToGrid w:val="0"/>
            </w:pPr>
            <w:r w:rsidRPr="00123177">
              <w:t>B-Sample/PF2.0</w:t>
            </w:r>
          </w:p>
        </w:tc>
      </w:tr>
      <w:tr w:rsidR="00A55B53" w:rsidRPr="00123177" w14:paraId="3C8729B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6998909"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2B000D"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400Vvic sensing circuit failure (power supply failure, circuit short to high, circuit short to ground or circuit open).</w:t>
            </w:r>
          </w:p>
          <w:p w14:paraId="7BADCE22" w14:textId="77777777" w:rsidR="00A55B53" w:rsidRPr="00123177" w:rsidRDefault="00A55B53" w:rsidP="00535342">
            <w:pPr>
              <w:snapToGrid w:val="0"/>
              <w:rPr>
                <w:rFonts w:eastAsia="Arial"/>
                <w:color w:val="000000" w:themeColor="text1"/>
              </w:rPr>
            </w:pPr>
          </w:p>
          <w:p w14:paraId="55C9DF44" w14:textId="77777777" w:rsidR="00A55B53" w:rsidRPr="00123177" w:rsidRDefault="00A55B53" w:rsidP="00535342">
            <w:pPr>
              <w:snapToGrid w:val="0"/>
              <w:rPr>
                <w:rFonts w:eastAsia="Arial"/>
                <w:color w:val="000000" w:themeColor="text1"/>
              </w:rPr>
            </w:pPr>
            <w:r w:rsidRPr="00123177">
              <w:rPr>
                <w:rFonts w:eastAsia="Arial"/>
                <w:color w:val="000000" w:themeColor="text1"/>
              </w:rPr>
              <w:t>(400Vvic corresponds to the sensor with CAN signal name: "VHVDCDC400V")</w:t>
            </w:r>
          </w:p>
        </w:tc>
      </w:tr>
      <w:tr w:rsidR="00A55B53" w:rsidRPr="00123177" w14:paraId="0D0BE38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582E8B"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FE54E6"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63B584E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259CEC" w14:textId="77777777" w:rsidR="00A55B53" w:rsidRPr="00123177" w:rsidRDefault="00A55B53" w:rsidP="00535342">
            <w:pPr>
              <w:pStyle w:val="TableText"/>
              <w:snapToGrid w:val="0"/>
            </w:pPr>
            <w:r w:rsidRPr="00123177">
              <w:lastRenderedPageBreak/>
              <w:t>Requirement Priority</w:t>
            </w:r>
            <w:r w:rsidRPr="00123177">
              <w:tab/>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01D782" w14:textId="77777777" w:rsidR="00A55B53" w:rsidRPr="00123177" w:rsidRDefault="00A55B53" w:rsidP="00535342">
            <w:pPr>
              <w:pStyle w:val="TableText"/>
              <w:snapToGrid w:val="0"/>
              <w:rPr>
                <w:rFonts w:eastAsia="Arial"/>
                <w:color w:val="000000" w:themeColor="text1"/>
                <w:szCs w:val="20"/>
              </w:rPr>
            </w:pPr>
            <w:r w:rsidRPr="00123177">
              <w:t>Medium</w:t>
            </w:r>
          </w:p>
        </w:tc>
      </w:tr>
      <w:tr w:rsidR="00A55B53" w:rsidRPr="00123177" w14:paraId="4727CC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B829E5"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C14D3"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9ED66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D58428"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3BD8B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40F674D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On power board short R378 to ground</w:t>
            </w:r>
          </w:p>
        </w:tc>
      </w:tr>
      <w:tr w:rsidR="00A55B53" w:rsidRPr="00123177" w14:paraId="1883B68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7F22EA"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6B3124" w14:textId="77777777" w:rsidR="00A55B53" w:rsidRPr="00123177" w:rsidRDefault="00A55B53" w:rsidP="00535342">
            <w:pPr>
              <w:pStyle w:val="TableText"/>
              <w:snapToGrid w:val="0"/>
              <w:rPr>
                <w:rStyle w:val="ui-provider"/>
              </w:rPr>
            </w:pPr>
            <w:r w:rsidRPr="00123177">
              <w:rPr>
                <w:rStyle w:val="ui-provider"/>
              </w:rPr>
              <w:t>Below CAN messages are observed on the CAN interface</w:t>
            </w:r>
          </w:p>
          <w:p w14:paraId="3E490C84" w14:textId="77777777" w:rsidR="00A55B53" w:rsidRPr="00123177" w:rsidRDefault="00A55B53" w:rsidP="00535342">
            <w:pPr>
              <w:pStyle w:val="TableText"/>
              <w:snapToGrid w:val="0"/>
              <w:rPr>
                <w:rStyle w:val="ui-provider"/>
              </w:rPr>
            </w:pPr>
            <w:r w:rsidRPr="00123177">
              <w:rPr>
                <w:rStyle w:val="ui-provider"/>
              </w:rPr>
              <w:t xml:space="preserve">NHVDCDCFault @ HVDCDC_Status1 is set to 0x3 ("Level 2") </w:t>
            </w:r>
          </w:p>
          <w:p w14:paraId="13720703" w14:textId="77777777" w:rsidR="00A55B53" w:rsidRPr="00123177" w:rsidRDefault="00A55B53" w:rsidP="00535342">
            <w:pPr>
              <w:pStyle w:val="TableText"/>
              <w:snapToGrid w:val="0"/>
            </w:pPr>
            <w:r w:rsidRPr="00123177">
              <w:rPr>
                <w:rStyle w:val="ui-provider"/>
              </w:rPr>
              <w:t>NVHDCDCFaultID @  HVDCDC_Debug_PDU is equal to 49("DIAGNOSTIC_400V_VICOR_STG_FAULT_ID") and is raised after the fault response time of 500ms.</w:t>
            </w:r>
          </w:p>
        </w:tc>
      </w:tr>
      <w:tr w:rsidR="00A55B53" w:rsidRPr="00123177" w14:paraId="33A8A8D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FD90D1"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A95182" w14:textId="77777777" w:rsidR="00A55B53" w:rsidRPr="00123177" w:rsidRDefault="00A55B53" w:rsidP="00535342">
            <w:pPr>
              <w:pStyle w:val="TableText"/>
              <w:snapToGrid w:val="0"/>
              <w:rPr>
                <w:rStyle w:val="normaltextrun"/>
              </w:rPr>
            </w:pPr>
            <w:r w:rsidRPr="00123177">
              <w:rPr>
                <w:rStyle w:val="normaltextrun"/>
              </w:rPr>
              <w:t>The HVDCDC application detects the 400V DC link voltage(VICOR output voltage) sensing circuit failure by circuit short to ground and raises a level 2 fault.</w:t>
            </w:r>
          </w:p>
        </w:tc>
      </w:tr>
      <w:tr w:rsidR="00A55B53" w:rsidRPr="00123177" w14:paraId="18A3B99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61236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991411" w14:textId="77777777" w:rsidR="00A55B53" w:rsidRPr="00123177" w:rsidRDefault="00A55B53" w:rsidP="00535342">
            <w:pPr>
              <w:pStyle w:val="TableText"/>
              <w:snapToGrid w:val="0"/>
            </w:pPr>
            <w:r w:rsidRPr="00123177">
              <w:t>No such mandatory fields is applicable.</w:t>
            </w:r>
          </w:p>
        </w:tc>
      </w:tr>
      <w:tr w:rsidR="00A55B53" w:rsidRPr="00123177" w14:paraId="1BC641B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14124C"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0EE726" w14:textId="77777777" w:rsidR="00A55B53" w:rsidRPr="00123177" w:rsidRDefault="00A55B53" w:rsidP="00535342">
            <w:pPr>
              <w:pStyle w:val="TableText"/>
              <w:snapToGrid w:val="0"/>
            </w:pPr>
            <w:r w:rsidRPr="00123177">
              <w:t>NHVDCDCStatus = 0, NHVDCDCStatusDebug = 0, NHVDCDCFault = 0.</w:t>
            </w:r>
          </w:p>
        </w:tc>
      </w:tr>
      <w:tr w:rsidR="00A55B53" w:rsidRPr="00123177" w14:paraId="5B4845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D504EB"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2A7E9E"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5319C15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A59BE4"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5A73D0" w14:textId="77777777" w:rsidR="00A55B53" w:rsidRPr="00123177" w:rsidRDefault="00A55B53" w:rsidP="00535342">
            <w:pPr>
              <w:pStyle w:val="TableText"/>
              <w:snapToGrid w:val="0"/>
            </w:pPr>
            <w:r w:rsidRPr="00123177">
              <w:rPr>
                <w:szCs w:val="20"/>
              </w:rPr>
              <w:t>Valid range value is not required.</w:t>
            </w:r>
          </w:p>
        </w:tc>
      </w:tr>
      <w:tr w:rsidR="00A55B53" w:rsidRPr="00123177" w14:paraId="022553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19F03C"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1DCED"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CEFAE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051D2D"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3D2635"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2C5FC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071A7A"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8FA552" w14:textId="77777777" w:rsidR="00A55B53" w:rsidRPr="00123177" w:rsidRDefault="00A55B53" w:rsidP="00535342">
            <w:pPr>
              <w:pStyle w:val="TableText"/>
            </w:pPr>
            <w:r w:rsidRPr="00123177">
              <w:rPr>
                <w:szCs w:val="20"/>
              </w:rPr>
              <w:t>Data rate is not applicable.</w:t>
            </w:r>
          </w:p>
        </w:tc>
      </w:tr>
      <w:tr w:rsidR="00A55B53" w:rsidRPr="00123177" w14:paraId="5EA96A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85DF07"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C9E6D5"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7F5AB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6E148A"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16B39F"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3D5A37D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B419E9" w14:textId="77777777" w:rsidR="00A55B53" w:rsidRPr="00123177" w:rsidRDefault="00A55B53" w:rsidP="00535342">
            <w:pPr>
              <w:pStyle w:val="TableText"/>
              <w:snapToGrid w:val="0"/>
            </w:pPr>
            <w:r w:rsidRPr="00123177">
              <w:t xml:space="preserve">Validation Rules/ </w:t>
            </w:r>
          </w:p>
          <w:p w14:paraId="2652ED91"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70990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8ACB5EF" w14:textId="77777777" w:rsidR="00A55B53" w:rsidRPr="00123177" w:rsidRDefault="00A55B53" w:rsidP="00535342">
            <w:pPr>
              <w:pStyle w:val="TableText"/>
              <w:snapToGrid w:val="0"/>
              <w:rPr>
                <w:rStyle w:val="ui-provider"/>
              </w:rPr>
            </w:pPr>
            <w:r w:rsidRPr="00123177">
              <w:rPr>
                <w:rStyle w:val="ui-provider"/>
              </w:rPr>
              <w:t xml:space="preserve">NHVDCDCFault @ HVDCDC_Status1 is set to 0x3 ("Level 2") </w:t>
            </w:r>
          </w:p>
          <w:p w14:paraId="54CC515D" w14:textId="77777777" w:rsidR="00A55B53" w:rsidRPr="00123177" w:rsidRDefault="00A55B53" w:rsidP="00535342">
            <w:pPr>
              <w:pStyle w:val="TableText"/>
              <w:snapToGrid w:val="0"/>
              <w:rPr>
                <w:i/>
                <w:iCs/>
              </w:rPr>
            </w:pPr>
            <w:r w:rsidRPr="00123177">
              <w:rPr>
                <w:rStyle w:val="ui-provider"/>
              </w:rPr>
              <w:t>NVHDCDCFaultID @  HVDCDC_Debug_PDU is equal to 49</w:t>
            </w:r>
          </w:p>
        </w:tc>
      </w:tr>
      <w:tr w:rsidR="00A55B53" w:rsidRPr="00123177" w14:paraId="3E424FF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1C67BA"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C42EBF" w14:textId="77777777" w:rsidR="00A55B53" w:rsidRPr="00123177" w:rsidRDefault="00A55B53" w:rsidP="00535342">
            <w:pPr>
              <w:pStyle w:val="TableText"/>
              <w:snapToGrid w:val="0"/>
            </w:pPr>
            <w:r w:rsidRPr="00123177">
              <w:rPr>
                <w:szCs w:val="20"/>
              </w:rPr>
              <w:t>Constraints is not applicable.</w:t>
            </w:r>
          </w:p>
        </w:tc>
      </w:tr>
      <w:tr w:rsidR="00A55B53" w:rsidRPr="00123177" w14:paraId="087060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02BD3B"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2235A2" w14:textId="77777777" w:rsidR="00A55B53" w:rsidRPr="00123177" w:rsidRDefault="00A55B53" w:rsidP="00535342">
            <w:pPr>
              <w:pStyle w:val="TableText"/>
              <w:snapToGrid w:val="0"/>
            </w:pPr>
            <w:r w:rsidRPr="00123177">
              <w:rPr>
                <w:szCs w:val="20"/>
              </w:rPr>
              <w:t>No effects on other system</w:t>
            </w:r>
          </w:p>
        </w:tc>
      </w:tr>
      <w:tr w:rsidR="00A55B53" w:rsidRPr="00123177" w14:paraId="7541AD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2CD74D" w14:textId="77777777" w:rsidR="00A55B53" w:rsidRPr="00123177" w:rsidRDefault="00A55B53" w:rsidP="00535342">
            <w:pPr>
              <w:pStyle w:val="TableText"/>
              <w:snapToGrid w:val="0"/>
            </w:pPr>
            <w:r w:rsidRPr="00123177">
              <w:lastRenderedPageBreak/>
              <w:t>Testability with respect to test environment</w:t>
            </w:r>
          </w:p>
          <w:p w14:paraId="054C7BD2" w14:textId="77777777" w:rsidR="00A55B53" w:rsidRPr="00123177" w:rsidRDefault="00A55B53" w:rsidP="00535342">
            <w:pPr>
              <w:pStyle w:val="TableText"/>
            </w:pPr>
            <w:r w:rsidRPr="00123177">
              <w:t>(Yes/No)</w:t>
            </w:r>
          </w:p>
          <w:p w14:paraId="6236C86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B3228F" w14:textId="77777777" w:rsidR="00A55B53" w:rsidRPr="00123177" w:rsidRDefault="00A55B53" w:rsidP="00535342">
            <w:pPr>
              <w:pStyle w:val="TableText"/>
              <w:snapToGrid w:val="0"/>
            </w:pPr>
            <w:r w:rsidRPr="00123177">
              <w:t>YES</w:t>
            </w:r>
          </w:p>
        </w:tc>
      </w:tr>
      <w:tr w:rsidR="00A55B53" w:rsidRPr="00123177" w14:paraId="3784D7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ABDFBF" w14:textId="77777777" w:rsidR="00A55B53" w:rsidRPr="00123177" w:rsidRDefault="00A55B53" w:rsidP="00535342">
            <w:pPr>
              <w:pStyle w:val="TableText"/>
              <w:snapToGrid w:val="0"/>
            </w:pPr>
            <w:r w:rsidRPr="00123177">
              <w:t>Feasible within project constraints</w:t>
            </w:r>
          </w:p>
          <w:p w14:paraId="23B3A763" w14:textId="77777777" w:rsidR="00A55B53" w:rsidRPr="00123177" w:rsidRDefault="00A55B53" w:rsidP="00535342">
            <w:pPr>
              <w:pStyle w:val="TableText"/>
              <w:snapToGrid w:val="0"/>
            </w:pPr>
            <w:r w:rsidRPr="00123177">
              <w:t>(Yes/No)</w:t>
            </w:r>
          </w:p>
          <w:p w14:paraId="3E294453"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2F094E" w14:textId="77777777" w:rsidR="00A55B53" w:rsidRPr="00123177" w:rsidRDefault="00A55B53" w:rsidP="00535342">
            <w:pPr>
              <w:pStyle w:val="TableText"/>
              <w:snapToGrid w:val="0"/>
            </w:pPr>
            <w:r w:rsidRPr="00123177">
              <w:t>YES</w:t>
            </w:r>
          </w:p>
        </w:tc>
      </w:tr>
      <w:tr w:rsidR="00A55B53" w:rsidRPr="00123177" w14:paraId="705BF7E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48F4CA" w14:textId="77777777" w:rsidR="00A55B53" w:rsidRPr="00123177" w:rsidRDefault="00A55B53" w:rsidP="00535342">
            <w:pPr>
              <w:pStyle w:val="TableText"/>
              <w:snapToGrid w:val="0"/>
            </w:pPr>
            <w:r w:rsidRPr="00123177">
              <w:t>Critical</w:t>
            </w:r>
          </w:p>
          <w:p w14:paraId="4FE3F02E"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81E5DB" w14:textId="77777777" w:rsidR="00A55B53" w:rsidRPr="00123177" w:rsidRDefault="00A55B53" w:rsidP="00535342">
            <w:pPr>
              <w:pStyle w:val="TableText"/>
              <w:keepNext/>
              <w:snapToGrid w:val="0"/>
            </w:pPr>
            <w:r w:rsidRPr="00123177">
              <w:t>YES</w:t>
            </w:r>
          </w:p>
        </w:tc>
      </w:tr>
      <w:tr w:rsidR="00A55B53" w:rsidRPr="00123177" w14:paraId="5330E7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41F76B" w14:textId="77777777" w:rsidR="00A55B53" w:rsidRPr="00123177" w:rsidRDefault="00A55B53" w:rsidP="00535342">
            <w:pPr>
              <w:pStyle w:val="TableText"/>
              <w:snapToGrid w:val="0"/>
            </w:pPr>
            <w:r w:rsidRPr="00123177">
              <w:t>Acceptance Criteria</w:t>
            </w:r>
            <w:r w:rsidRPr="00123177">
              <w:tab/>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D74A6" w14:textId="77777777" w:rsidR="00A55B53" w:rsidRPr="00123177" w:rsidRDefault="00A55B53" w:rsidP="00535342">
            <w:pPr>
              <w:pStyle w:val="TableText"/>
              <w:keepNext/>
              <w:snapToGrid w:val="0"/>
            </w:pPr>
            <w:r w:rsidRPr="00123177">
              <w:t>Acceptance Criteria for this requirement should be as per SECTION-6 ACCEPTANCE CRITERIA</w:t>
            </w:r>
          </w:p>
        </w:tc>
      </w:tr>
    </w:tbl>
    <w:p w14:paraId="163412B1" w14:textId="77777777" w:rsidR="00A55B53" w:rsidRPr="00123177" w:rsidRDefault="00A55B53" w:rsidP="00A55B53">
      <w:pPr>
        <w:pStyle w:val="BodyText"/>
        <w:rPr>
          <w:rFonts w:eastAsia="Arial"/>
        </w:rPr>
      </w:pPr>
    </w:p>
    <w:p w14:paraId="66BDD109" w14:textId="77777777" w:rsidR="00A55B53" w:rsidRPr="00123177" w:rsidRDefault="00A55B53" w:rsidP="00A55B53">
      <w:pPr>
        <w:rPr>
          <w:rFonts w:eastAsia="Arial"/>
        </w:rPr>
      </w:pPr>
    </w:p>
    <w:p w14:paraId="1B094414" w14:textId="77777777" w:rsidR="00A55B53" w:rsidRPr="00123177" w:rsidRDefault="00A55B53" w:rsidP="00A55B53">
      <w:pPr>
        <w:pStyle w:val="Heading5"/>
        <w:rPr>
          <w:rFonts w:eastAsia="Arial"/>
          <w:color w:val="000000" w:themeColor="text1"/>
          <w:sz w:val="20"/>
          <w:szCs w:val="20"/>
        </w:rPr>
      </w:pPr>
      <w:r w:rsidRPr="00123177">
        <w:rPr>
          <w:rFonts w:eastAsia="Arial"/>
          <w:sz w:val="20"/>
          <w:szCs w:val="20"/>
        </w:rPr>
        <w:t xml:space="preserve">Requirement against </w:t>
      </w:r>
      <w:r w:rsidRPr="00123177">
        <w:rPr>
          <w:rFonts w:eastAsia="Arial"/>
          <w:color w:val="000000" w:themeColor="text1"/>
          <w:sz w:val="20"/>
          <w:szCs w:val="20"/>
        </w:rPr>
        <w:t>the detection of the 400Vvic sensing circuit failure (power supply failure, circuit short to high, circuit short to ground or circuit open).</w:t>
      </w:r>
    </w:p>
    <w:p w14:paraId="4D8565C4" w14:textId="77777777" w:rsidR="00A55B53" w:rsidRPr="00123177" w:rsidRDefault="00A55B53" w:rsidP="00A55B53">
      <w:pPr>
        <w:pStyle w:val="BodyText"/>
        <w:rPr>
          <w:rFonts w:eastAsia="Arial"/>
        </w:rPr>
      </w:pPr>
    </w:p>
    <w:p w14:paraId="119DFA61"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4728B2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49B1D79"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DC69AAC" w14:textId="77777777" w:rsidR="00A55B53" w:rsidRPr="00123177" w:rsidRDefault="00A55B53" w:rsidP="00535342">
            <w:pPr>
              <w:pStyle w:val="TableColumnTitle"/>
              <w:snapToGrid w:val="0"/>
            </w:pPr>
            <w:r w:rsidRPr="00123177">
              <w:t>Description</w:t>
            </w:r>
          </w:p>
        </w:tc>
      </w:tr>
      <w:tr w:rsidR="00A55B53" w:rsidRPr="00123177" w14:paraId="4F5D2F3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F451510"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45F88E" w14:textId="77777777" w:rsidR="00A55B53" w:rsidRPr="00123177" w:rsidRDefault="00A55B53" w:rsidP="00535342">
            <w:pPr>
              <w:snapToGrid w:val="0"/>
            </w:pPr>
            <w:r w:rsidRPr="00123177">
              <w:t>SWRS_</w:t>
            </w:r>
            <w:r w:rsidRPr="00123177">
              <w:rPr>
                <w:rFonts w:eastAsia="Arial"/>
                <w:color w:val="000000" w:themeColor="text1"/>
                <w:szCs w:val="20"/>
              </w:rPr>
              <w:t>Diag_37</w:t>
            </w:r>
          </w:p>
        </w:tc>
      </w:tr>
      <w:tr w:rsidR="00A55B53" w:rsidRPr="00123177" w14:paraId="6828E72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4E9EDDC"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56DB53"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SDS-HVDCDC-296</w:t>
            </w:r>
          </w:p>
        </w:tc>
      </w:tr>
      <w:tr w:rsidR="00A55B53" w:rsidRPr="00123177" w14:paraId="79311EE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438A182"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989FA4" w14:textId="77777777" w:rsidR="00A55B53" w:rsidRPr="00123177" w:rsidRDefault="00A55B53" w:rsidP="00535342">
            <w:pPr>
              <w:pStyle w:val="TableText"/>
              <w:snapToGrid w:val="0"/>
            </w:pPr>
            <w:r w:rsidRPr="00123177">
              <w:t>B-Sample/PF2.0</w:t>
            </w:r>
          </w:p>
        </w:tc>
      </w:tr>
      <w:tr w:rsidR="00A55B53" w:rsidRPr="00123177" w14:paraId="03FB9DD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C7AA8CE"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AAC579"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the 400Vvic sensing circuit failure (power supply failure, circuit short to high, circuit short to ground or circuit open).</w:t>
            </w:r>
          </w:p>
          <w:p w14:paraId="0A667652" w14:textId="77777777" w:rsidR="00A55B53" w:rsidRPr="00123177" w:rsidRDefault="00A55B53" w:rsidP="00535342">
            <w:pPr>
              <w:snapToGrid w:val="0"/>
              <w:rPr>
                <w:rFonts w:eastAsia="Arial"/>
                <w:color w:val="000000" w:themeColor="text1"/>
              </w:rPr>
            </w:pPr>
          </w:p>
          <w:p w14:paraId="17D5E695" w14:textId="77777777" w:rsidR="00A55B53" w:rsidRPr="00123177" w:rsidRDefault="00A55B53" w:rsidP="00535342">
            <w:pPr>
              <w:snapToGrid w:val="0"/>
              <w:rPr>
                <w:rFonts w:eastAsia="Arial"/>
                <w:color w:val="000000" w:themeColor="text1"/>
              </w:rPr>
            </w:pPr>
            <w:r w:rsidRPr="00123177">
              <w:rPr>
                <w:rFonts w:eastAsia="Arial"/>
                <w:color w:val="000000" w:themeColor="text1"/>
              </w:rPr>
              <w:t>(400Vvic corresponds to the sensor with CAN signal name: "VHVDCDC400V")</w:t>
            </w:r>
          </w:p>
        </w:tc>
      </w:tr>
      <w:tr w:rsidR="00A55B53" w:rsidRPr="00123177" w14:paraId="7483B5E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E35EC1"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B6F28C"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1967055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E759D4" w14:textId="77777777" w:rsidR="00A55B53" w:rsidRPr="00123177" w:rsidRDefault="00A55B53" w:rsidP="00535342">
            <w:pPr>
              <w:pStyle w:val="TableText"/>
              <w:snapToGrid w:val="0"/>
            </w:pPr>
            <w:r w:rsidRPr="00123177">
              <w:lastRenderedPageBreak/>
              <w:t>Requirement Priority</w:t>
            </w:r>
            <w:r w:rsidRPr="00123177">
              <w:tab/>
              <w:t>Medium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6E0948"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0658D7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43DF80"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E1FAA1"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580210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417191"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AE8F1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09B3F67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Remove R375 from the power board.</w:t>
            </w:r>
          </w:p>
        </w:tc>
      </w:tr>
      <w:tr w:rsidR="00A55B53" w:rsidRPr="00123177" w14:paraId="670AFE2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3C714C"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352B1"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1D18213A" w14:textId="77777777" w:rsidR="00A55B53" w:rsidRPr="00123177" w:rsidRDefault="00A55B53" w:rsidP="00535342">
            <w:pPr>
              <w:pStyle w:val="TableText"/>
              <w:snapToGrid w:val="0"/>
            </w:pPr>
            <w:r w:rsidRPr="00123177">
              <w:t xml:space="preserve">NHVDCDCFault @ HVDCDC_Status1 is set to 0x3 ("Level 2") </w:t>
            </w:r>
          </w:p>
          <w:p w14:paraId="41BF6824" w14:textId="77777777" w:rsidR="00A55B53" w:rsidRPr="00123177" w:rsidRDefault="00A55B53" w:rsidP="00535342">
            <w:pPr>
              <w:pStyle w:val="TableText"/>
              <w:snapToGrid w:val="0"/>
            </w:pPr>
            <w:r w:rsidRPr="00123177">
              <w:t>NVHDCDCFaultID @  HVDCDC_Debug_PDU is equal to 47 ("DIAGNOSTIC_400V_VICOR_OC_FAULT_ID") and is raised after the fault response time of 500ms.</w:t>
            </w:r>
          </w:p>
        </w:tc>
      </w:tr>
      <w:tr w:rsidR="00A55B53" w:rsidRPr="00123177" w14:paraId="2C9C4E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C4E62D"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BF152E" w14:textId="77777777" w:rsidR="00A55B53" w:rsidRPr="00123177" w:rsidRDefault="00A55B53" w:rsidP="00535342">
            <w:pPr>
              <w:pStyle w:val="TableText"/>
              <w:snapToGrid w:val="0"/>
              <w:rPr>
                <w:rStyle w:val="normaltextrun"/>
              </w:rPr>
            </w:pPr>
            <w:r w:rsidRPr="00123177">
              <w:rPr>
                <w:rStyle w:val="normaltextrun"/>
              </w:rPr>
              <w:t>The HVDCDC application detects the 400V DC link voltage(VICOR output voltage) sensing circuit failure by an open circuit and raises a level 2 fault.</w:t>
            </w:r>
          </w:p>
        </w:tc>
      </w:tr>
      <w:tr w:rsidR="00A55B53" w:rsidRPr="00123177" w14:paraId="4D20D3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7B1363"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A35C83" w14:textId="77777777" w:rsidR="00A55B53" w:rsidRPr="00123177" w:rsidRDefault="00A55B53" w:rsidP="00535342">
            <w:pPr>
              <w:pStyle w:val="TableText"/>
              <w:snapToGrid w:val="0"/>
            </w:pPr>
            <w:r w:rsidRPr="00123177">
              <w:t>No such mandatory fields is applicable.</w:t>
            </w:r>
          </w:p>
        </w:tc>
      </w:tr>
      <w:tr w:rsidR="00A55B53" w:rsidRPr="00123177" w14:paraId="7680C9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503BAD"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0E5FDF" w14:textId="77777777" w:rsidR="00A55B53" w:rsidRPr="00123177" w:rsidRDefault="00A55B53" w:rsidP="00535342">
            <w:pPr>
              <w:pStyle w:val="TableText"/>
              <w:snapToGrid w:val="0"/>
            </w:pPr>
            <w:r w:rsidRPr="00123177">
              <w:t>NHVDCDCStatus = 0, NHVDCDCStatusDebug = 0, NHVDCDCFault = 0.</w:t>
            </w:r>
          </w:p>
        </w:tc>
      </w:tr>
      <w:tr w:rsidR="00A55B53" w:rsidRPr="00123177" w14:paraId="0FDFF84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D0443F"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D6FE20"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70905F9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448FCA"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4D039C" w14:textId="77777777" w:rsidR="00A55B53" w:rsidRPr="00123177" w:rsidRDefault="00A55B53" w:rsidP="00535342">
            <w:pPr>
              <w:pStyle w:val="TableText"/>
              <w:snapToGrid w:val="0"/>
            </w:pPr>
            <w:r w:rsidRPr="00123177">
              <w:rPr>
                <w:szCs w:val="20"/>
              </w:rPr>
              <w:t>Valid range value is not required.</w:t>
            </w:r>
          </w:p>
        </w:tc>
      </w:tr>
      <w:tr w:rsidR="00A55B53" w:rsidRPr="00123177" w14:paraId="07B6D11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B047F2"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C50754"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CFF8A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806CAC"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D5CBFD"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097B2D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5EA4E1"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E81504" w14:textId="77777777" w:rsidR="00A55B53" w:rsidRPr="00123177" w:rsidRDefault="00A55B53" w:rsidP="00535342">
            <w:pPr>
              <w:pStyle w:val="TableText"/>
            </w:pPr>
            <w:r w:rsidRPr="00123177">
              <w:rPr>
                <w:szCs w:val="20"/>
              </w:rPr>
              <w:t>Data rate is not applicable.</w:t>
            </w:r>
          </w:p>
        </w:tc>
      </w:tr>
      <w:tr w:rsidR="00A55B53" w:rsidRPr="00123177" w14:paraId="2B9F9B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7AE83D"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2C5AAD"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110BA6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2FACB3"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011191"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0799F6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00E530" w14:textId="77777777" w:rsidR="00A55B53" w:rsidRPr="00123177" w:rsidRDefault="00A55B53" w:rsidP="00535342">
            <w:pPr>
              <w:pStyle w:val="TableText"/>
              <w:snapToGrid w:val="0"/>
            </w:pPr>
            <w:r w:rsidRPr="00123177">
              <w:t xml:space="preserve">Validation Rules/ </w:t>
            </w:r>
          </w:p>
          <w:p w14:paraId="486508E0"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125A2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461A8AA0" w14:textId="77777777" w:rsidR="00A55B53" w:rsidRPr="00123177" w:rsidRDefault="00A55B53" w:rsidP="00535342">
            <w:pPr>
              <w:pStyle w:val="TableText"/>
              <w:snapToGrid w:val="0"/>
            </w:pPr>
            <w:r w:rsidRPr="00123177">
              <w:t xml:space="preserve">NHVDCDCFault @ HVDCDC_Status1 is set to 0x3 ("Level 2") </w:t>
            </w:r>
          </w:p>
          <w:p w14:paraId="0344F5E5" w14:textId="77777777" w:rsidR="00A55B53" w:rsidRPr="00123177" w:rsidRDefault="00A55B53" w:rsidP="00535342">
            <w:pPr>
              <w:pStyle w:val="TableText"/>
              <w:snapToGrid w:val="0"/>
              <w:rPr>
                <w:i/>
                <w:iCs/>
              </w:rPr>
            </w:pPr>
            <w:r w:rsidRPr="00123177">
              <w:t>NVHDCDCFaultID @  HVDCDC_Debug_PDU is equal to 47</w:t>
            </w:r>
          </w:p>
        </w:tc>
      </w:tr>
      <w:tr w:rsidR="00A55B53" w:rsidRPr="00123177" w14:paraId="69C8C3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939CEB"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F7C838" w14:textId="77777777" w:rsidR="00A55B53" w:rsidRPr="00123177" w:rsidRDefault="00A55B53" w:rsidP="00535342">
            <w:pPr>
              <w:pStyle w:val="TableText"/>
              <w:snapToGrid w:val="0"/>
            </w:pPr>
            <w:r w:rsidRPr="00123177">
              <w:rPr>
                <w:szCs w:val="20"/>
              </w:rPr>
              <w:t>Constraints is not applicable.</w:t>
            </w:r>
          </w:p>
        </w:tc>
      </w:tr>
      <w:tr w:rsidR="00A55B53" w:rsidRPr="00123177" w14:paraId="46C174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F7E703"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6639BB" w14:textId="77777777" w:rsidR="00A55B53" w:rsidRPr="00123177" w:rsidRDefault="00A55B53" w:rsidP="00535342">
            <w:pPr>
              <w:pStyle w:val="TableText"/>
              <w:snapToGrid w:val="0"/>
            </w:pPr>
            <w:r w:rsidRPr="00123177">
              <w:rPr>
                <w:szCs w:val="20"/>
              </w:rPr>
              <w:t>No effects on other system</w:t>
            </w:r>
          </w:p>
        </w:tc>
      </w:tr>
      <w:tr w:rsidR="00A55B53" w:rsidRPr="00123177" w14:paraId="55DAC2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8D1A1F" w14:textId="77777777" w:rsidR="00A55B53" w:rsidRPr="00123177" w:rsidRDefault="00A55B53" w:rsidP="00535342">
            <w:pPr>
              <w:pStyle w:val="TableText"/>
              <w:snapToGrid w:val="0"/>
            </w:pPr>
            <w:r w:rsidRPr="00123177">
              <w:lastRenderedPageBreak/>
              <w:t>Testability with respect to test environment</w:t>
            </w:r>
          </w:p>
          <w:p w14:paraId="6E2FC81D" w14:textId="77777777" w:rsidR="00A55B53" w:rsidRPr="00123177" w:rsidRDefault="00A55B53" w:rsidP="00535342">
            <w:pPr>
              <w:pStyle w:val="TableText"/>
            </w:pPr>
            <w:r w:rsidRPr="00123177">
              <w:t>(Yes/No)</w:t>
            </w:r>
          </w:p>
          <w:p w14:paraId="3A1CEADC"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6ACA2D" w14:textId="77777777" w:rsidR="00A55B53" w:rsidRPr="00123177" w:rsidRDefault="00A55B53" w:rsidP="00535342">
            <w:pPr>
              <w:pStyle w:val="TableText"/>
              <w:snapToGrid w:val="0"/>
            </w:pPr>
            <w:r w:rsidRPr="00123177">
              <w:t>YES</w:t>
            </w:r>
          </w:p>
        </w:tc>
      </w:tr>
      <w:tr w:rsidR="00A55B53" w:rsidRPr="00123177" w14:paraId="06C340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53D5FA" w14:textId="77777777" w:rsidR="00A55B53" w:rsidRPr="00123177" w:rsidRDefault="00A55B53" w:rsidP="00535342">
            <w:pPr>
              <w:pStyle w:val="TableText"/>
              <w:snapToGrid w:val="0"/>
            </w:pPr>
            <w:r w:rsidRPr="00123177">
              <w:t>Feasible within project constraints</w:t>
            </w:r>
          </w:p>
          <w:p w14:paraId="5F44B375" w14:textId="77777777" w:rsidR="00A55B53" w:rsidRPr="00123177" w:rsidRDefault="00A55B53" w:rsidP="00535342">
            <w:pPr>
              <w:pStyle w:val="TableText"/>
              <w:snapToGrid w:val="0"/>
            </w:pPr>
            <w:r w:rsidRPr="00123177">
              <w:t>(Yes/No)</w:t>
            </w:r>
          </w:p>
          <w:p w14:paraId="69A56EF6"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9EBCF2" w14:textId="77777777" w:rsidR="00A55B53" w:rsidRPr="00123177" w:rsidRDefault="00A55B53" w:rsidP="00535342">
            <w:pPr>
              <w:pStyle w:val="TableText"/>
              <w:snapToGrid w:val="0"/>
            </w:pPr>
            <w:r w:rsidRPr="00123177">
              <w:t>YES</w:t>
            </w:r>
          </w:p>
        </w:tc>
      </w:tr>
      <w:tr w:rsidR="00A55B53" w:rsidRPr="00123177" w14:paraId="4C5E1D8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988988" w14:textId="77777777" w:rsidR="00A55B53" w:rsidRPr="00123177" w:rsidRDefault="00A55B53" w:rsidP="00535342">
            <w:pPr>
              <w:pStyle w:val="TableText"/>
              <w:snapToGrid w:val="0"/>
            </w:pPr>
            <w:r w:rsidRPr="00123177">
              <w:t>Critical</w:t>
            </w:r>
          </w:p>
          <w:p w14:paraId="75E0D037"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A0B575" w14:textId="77777777" w:rsidR="00A55B53" w:rsidRPr="00123177" w:rsidRDefault="00A55B53" w:rsidP="00535342">
            <w:pPr>
              <w:pStyle w:val="TableText"/>
              <w:snapToGrid w:val="0"/>
            </w:pPr>
            <w:r w:rsidRPr="00123177">
              <w:t>YES</w:t>
            </w:r>
          </w:p>
        </w:tc>
      </w:tr>
      <w:tr w:rsidR="00A55B53" w:rsidRPr="00123177" w14:paraId="1FE83C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9E82BA" w14:textId="77777777" w:rsidR="00A55B53" w:rsidRPr="00123177" w:rsidRDefault="00A55B53" w:rsidP="00535342">
            <w:pPr>
              <w:pStyle w:val="TableText"/>
              <w:snapToGrid w:val="0"/>
            </w:pPr>
            <w:r w:rsidRPr="00123177">
              <w:t>Acceptance Criteria</w:t>
            </w:r>
            <w:r w:rsidRPr="00123177">
              <w:tab/>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0A017F"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B65F2C3" w14:textId="77777777" w:rsidR="00A55B53" w:rsidRPr="00123177" w:rsidRDefault="00A55B53" w:rsidP="00A55B53">
      <w:pPr>
        <w:pStyle w:val="BodyText"/>
        <w:rPr>
          <w:rFonts w:eastAsia="Arial"/>
        </w:rPr>
      </w:pPr>
    </w:p>
    <w:p w14:paraId="011EEAC6" w14:textId="77777777" w:rsidR="00A55B53" w:rsidRPr="00123177" w:rsidRDefault="00A55B53" w:rsidP="00A55B53">
      <w:pPr>
        <w:rPr>
          <w:rFonts w:eastAsia="Arial"/>
        </w:rPr>
      </w:pPr>
    </w:p>
    <w:p w14:paraId="1A216FCB" w14:textId="77777777" w:rsidR="00A55B53" w:rsidRPr="00123177" w:rsidRDefault="00A55B53" w:rsidP="00A55B53">
      <w:pPr>
        <w:pStyle w:val="Heading5"/>
        <w:rPr>
          <w:rFonts w:eastAsia="Arial"/>
          <w:color w:val="000000" w:themeColor="text1"/>
          <w:sz w:val="20"/>
          <w:szCs w:val="20"/>
        </w:rPr>
      </w:pPr>
      <w:r w:rsidRPr="00123177">
        <w:rPr>
          <w:rFonts w:eastAsia="Arial"/>
          <w:sz w:val="20"/>
          <w:szCs w:val="20"/>
        </w:rPr>
        <w:t xml:space="preserve">Requirement against </w:t>
      </w:r>
      <w:r w:rsidRPr="00123177">
        <w:rPr>
          <w:rFonts w:eastAsia="Arial"/>
          <w:color w:val="000000" w:themeColor="text1"/>
          <w:sz w:val="20"/>
          <w:szCs w:val="20"/>
        </w:rPr>
        <w:t>the detection of plausibility failure of the 400V DC link.</w:t>
      </w:r>
    </w:p>
    <w:p w14:paraId="0FCA8BA1"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C9FB1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85B4609"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09AC5B7" w14:textId="77777777" w:rsidR="00A55B53" w:rsidRPr="00123177" w:rsidRDefault="00A55B53" w:rsidP="00535342">
            <w:pPr>
              <w:pStyle w:val="TableColumnTitle"/>
              <w:snapToGrid w:val="0"/>
            </w:pPr>
            <w:r w:rsidRPr="00123177">
              <w:t>Description</w:t>
            </w:r>
          </w:p>
        </w:tc>
      </w:tr>
      <w:tr w:rsidR="00A55B53" w:rsidRPr="00123177" w14:paraId="1B28EA3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56E5783"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201740" w14:textId="77777777" w:rsidR="00A55B53" w:rsidRPr="00123177" w:rsidRDefault="00A55B53" w:rsidP="00535342">
            <w:pPr>
              <w:snapToGrid w:val="0"/>
            </w:pPr>
            <w:r w:rsidRPr="00123177">
              <w:t>SWRS_</w:t>
            </w:r>
            <w:r w:rsidRPr="00123177">
              <w:rPr>
                <w:rFonts w:eastAsia="Arial"/>
                <w:color w:val="000000" w:themeColor="text1"/>
                <w:szCs w:val="20"/>
              </w:rPr>
              <w:t>Diag_38</w:t>
            </w:r>
          </w:p>
        </w:tc>
      </w:tr>
      <w:tr w:rsidR="00A55B53" w:rsidRPr="00123177" w14:paraId="3636219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BADEC0B"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50DF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SDS-HVDCDC-297</w:t>
            </w:r>
          </w:p>
        </w:tc>
      </w:tr>
      <w:tr w:rsidR="00A55B53" w:rsidRPr="00123177" w14:paraId="1B2A649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5B260CF"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38DAB0" w14:textId="77777777" w:rsidR="00A55B53" w:rsidRPr="00123177" w:rsidRDefault="00A55B53" w:rsidP="00535342">
            <w:pPr>
              <w:pStyle w:val="TableText"/>
              <w:snapToGrid w:val="0"/>
            </w:pPr>
            <w:r w:rsidRPr="00123177">
              <w:t>B-Sample/PF2.0</w:t>
            </w:r>
          </w:p>
        </w:tc>
      </w:tr>
      <w:tr w:rsidR="00A55B53" w:rsidRPr="00123177" w14:paraId="4CB0C94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4618F61"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C6619D"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upon the detection of plausibility failure of the 400V DC link</w:t>
            </w:r>
          </w:p>
          <w:p w14:paraId="6E9BBB05" w14:textId="77777777" w:rsidR="00A55B53" w:rsidRPr="00123177" w:rsidRDefault="00A55B53" w:rsidP="00535342">
            <w:pPr>
              <w:snapToGrid w:val="0"/>
              <w:rPr>
                <w:rFonts w:eastAsia="Arial"/>
                <w:color w:val="000000" w:themeColor="text1"/>
              </w:rPr>
            </w:pPr>
          </w:p>
          <w:p w14:paraId="676299BD" w14:textId="77777777" w:rsidR="00A55B53" w:rsidRPr="00123177" w:rsidRDefault="00A55B53" w:rsidP="00535342">
            <w:pPr>
              <w:snapToGrid w:val="0"/>
              <w:rPr>
                <w:rFonts w:eastAsia="Arial"/>
                <w:color w:val="000000" w:themeColor="text1"/>
              </w:rPr>
            </w:pPr>
            <w:r w:rsidRPr="00123177">
              <w:rPr>
                <w:rFonts w:eastAsia="Arial"/>
                <w:color w:val="000000" w:themeColor="text1"/>
              </w:rPr>
              <w:t>Sensors delays need to be filtered and debounced.</w:t>
            </w:r>
          </w:p>
        </w:tc>
      </w:tr>
      <w:tr w:rsidR="00A55B53" w:rsidRPr="00123177" w14:paraId="404D983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270FB9"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92FF01"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4E3BFDF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D44692"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A446C7"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1BB4821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8A8CA6"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42A4AE"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79F3EC7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EFDF95"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61438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0D694BC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1B8C8C6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Adjust the voltage of input  and output as per specs</w:t>
            </w:r>
          </w:p>
        </w:tc>
      </w:tr>
      <w:tr w:rsidR="00A55B53" w:rsidRPr="00123177" w14:paraId="69232B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C46EC6"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DA630C"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3C1670EB" w14:textId="77777777" w:rsidR="00A55B53" w:rsidRPr="00123177" w:rsidRDefault="00A55B53" w:rsidP="00535342">
            <w:pPr>
              <w:pStyle w:val="TableText"/>
              <w:snapToGrid w:val="0"/>
            </w:pPr>
            <w:r w:rsidRPr="00123177">
              <w:t>NHVDCDCStatus @ HVDCDC_Status1 is set to 0x6 ("Faulty")</w:t>
            </w:r>
          </w:p>
          <w:p w14:paraId="43F6ABA1" w14:textId="77777777" w:rsidR="00A55B53" w:rsidRPr="00123177" w:rsidRDefault="00A55B53" w:rsidP="00535342">
            <w:pPr>
              <w:pStyle w:val="TableText"/>
              <w:snapToGrid w:val="0"/>
            </w:pPr>
            <w:r w:rsidRPr="00123177">
              <w:t>NHVDCDCFaultID @ HVDCDC_Debug_PDU is equal to 78 and this fault is raised after 500ms</w:t>
            </w:r>
          </w:p>
        </w:tc>
      </w:tr>
      <w:tr w:rsidR="00A55B53" w:rsidRPr="00123177" w14:paraId="41527B8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49FDC4"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98F743" w14:textId="77777777" w:rsidR="00A55B53" w:rsidRPr="00123177" w:rsidRDefault="00A55B53" w:rsidP="00535342">
            <w:pPr>
              <w:pStyle w:val="TableText"/>
              <w:snapToGrid w:val="0"/>
              <w:rPr>
                <w:rStyle w:val="normaltextrun"/>
              </w:rPr>
            </w:pPr>
            <w:r w:rsidRPr="00123177">
              <w:rPr>
                <w:rStyle w:val="normaltextrun"/>
              </w:rPr>
              <w:t>The HVDCDC raises a level 2 fault upon the detection of plausibility failure of the 400V DC link.</w:t>
            </w:r>
          </w:p>
        </w:tc>
      </w:tr>
      <w:tr w:rsidR="00A55B53" w:rsidRPr="00123177" w14:paraId="659D9F4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5936F2"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9DB10A" w14:textId="77777777" w:rsidR="00A55B53" w:rsidRPr="00123177" w:rsidRDefault="00A55B53" w:rsidP="00535342">
            <w:pPr>
              <w:pStyle w:val="TableText"/>
              <w:snapToGrid w:val="0"/>
            </w:pPr>
            <w:r w:rsidRPr="00123177">
              <w:t>No such mandatory fields is applicable.</w:t>
            </w:r>
          </w:p>
        </w:tc>
      </w:tr>
      <w:tr w:rsidR="00A55B53" w:rsidRPr="00123177" w14:paraId="216CF09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F44E0B"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62E160" w14:textId="77777777" w:rsidR="00A55B53" w:rsidRPr="00123177" w:rsidRDefault="00A55B53" w:rsidP="00535342">
            <w:pPr>
              <w:pStyle w:val="TableText"/>
              <w:snapToGrid w:val="0"/>
            </w:pPr>
            <w:r w:rsidRPr="00123177">
              <w:t>NHVDCDCStatus = 0, NHVDCDCStatusDebug = 0, NHVDCDCFault = 0.</w:t>
            </w:r>
          </w:p>
        </w:tc>
      </w:tr>
      <w:tr w:rsidR="00A55B53" w:rsidRPr="00123177" w14:paraId="73DBDB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5602EE"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B41E5"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5DD983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810AF4"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8E0EE0" w14:textId="77777777" w:rsidR="00A55B53" w:rsidRPr="00123177" w:rsidRDefault="00A55B53" w:rsidP="00535342">
            <w:pPr>
              <w:pStyle w:val="TableText"/>
              <w:snapToGrid w:val="0"/>
            </w:pPr>
            <w:r w:rsidRPr="00123177">
              <w:rPr>
                <w:szCs w:val="20"/>
              </w:rPr>
              <w:t>Valid range value is not required.</w:t>
            </w:r>
          </w:p>
        </w:tc>
      </w:tr>
      <w:tr w:rsidR="00A55B53" w:rsidRPr="00123177" w14:paraId="45D9BBB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25651A"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A4583C"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6EA5A2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02DFCA"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0200E"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05F40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9081CC"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D06FD5" w14:textId="77777777" w:rsidR="00A55B53" w:rsidRPr="00123177" w:rsidRDefault="00A55B53" w:rsidP="00535342">
            <w:pPr>
              <w:pStyle w:val="TableText"/>
            </w:pPr>
            <w:r w:rsidRPr="00123177">
              <w:rPr>
                <w:szCs w:val="20"/>
              </w:rPr>
              <w:t>Data rate is not applicable.</w:t>
            </w:r>
          </w:p>
        </w:tc>
      </w:tr>
      <w:tr w:rsidR="00A55B53" w:rsidRPr="00123177" w14:paraId="698D4C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4CA7BD"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CBCD3D"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2607C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CB955A"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2D8552"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6674C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9D8832" w14:textId="77777777" w:rsidR="00A55B53" w:rsidRPr="00123177" w:rsidRDefault="00A55B53" w:rsidP="00535342">
            <w:pPr>
              <w:pStyle w:val="TableText"/>
              <w:snapToGrid w:val="0"/>
            </w:pPr>
            <w:r w:rsidRPr="00123177">
              <w:t xml:space="preserve">Validation Rules/ </w:t>
            </w:r>
          </w:p>
          <w:p w14:paraId="587EA879"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1220A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87B28FD" w14:textId="77777777" w:rsidR="00A55B53" w:rsidRPr="00123177" w:rsidRDefault="00A55B53" w:rsidP="00535342">
            <w:pPr>
              <w:pStyle w:val="TableText"/>
              <w:snapToGrid w:val="0"/>
            </w:pPr>
            <w:r w:rsidRPr="00123177">
              <w:t>NHVDCDCStatus @ HVDCDC_Status1 is set to 0x6 ("Faulty")</w:t>
            </w:r>
          </w:p>
          <w:p w14:paraId="57E063F3" w14:textId="77777777" w:rsidR="00A55B53" w:rsidRPr="00123177" w:rsidRDefault="00A55B53" w:rsidP="00535342">
            <w:pPr>
              <w:pStyle w:val="TableText"/>
              <w:snapToGrid w:val="0"/>
              <w:rPr>
                <w:i/>
                <w:iCs/>
              </w:rPr>
            </w:pPr>
            <w:r w:rsidRPr="00123177">
              <w:t>NHVDCDCFaultID @ HVDCDC_Debug_PDU is equal to 78</w:t>
            </w:r>
          </w:p>
        </w:tc>
      </w:tr>
      <w:tr w:rsidR="00A55B53" w:rsidRPr="00123177" w14:paraId="51DC22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F4614F"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5E7D8" w14:textId="77777777" w:rsidR="00A55B53" w:rsidRPr="00123177" w:rsidRDefault="00A55B53" w:rsidP="00535342">
            <w:pPr>
              <w:pStyle w:val="TableText"/>
              <w:snapToGrid w:val="0"/>
            </w:pPr>
            <w:r w:rsidRPr="00123177">
              <w:rPr>
                <w:szCs w:val="20"/>
              </w:rPr>
              <w:t>Constraints is not applicable.</w:t>
            </w:r>
          </w:p>
        </w:tc>
      </w:tr>
      <w:tr w:rsidR="00A55B53" w:rsidRPr="00123177" w14:paraId="1B7DD25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29808A"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34DFE3" w14:textId="77777777" w:rsidR="00A55B53" w:rsidRPr="00123177" w:rsidRDefault="00A55B53" w:rsidP="00535342">
            <w:pPr>
              <w:pStyle w:val="TableText"/>
              <w:snapToGrid w:val="0"/>
            </w:pPr>
            <w:r w:rsidRPr="00123177">
              <w:rPr>
                <w:szCs w:val="20"/>
              </w:rPr>
              <w:t>No effects on other system</w:t>
            </w:r>
          </w:p>
        </w:tc>
      </w:tr>
      <w:tr w:rsidR="00A55B53" w:rsidRPr="00123177" w14:paraId="237A8D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FA58DF" w14:textId="77777777" w:rsidR="00A55B53" w:rsidRPr="00123177" w:rsidRDefault="00A55B53" w:rsidP="00535342">
            <w:pPr>
              <w:pStyle w:val="TableText"/>
              <w:snapToGrid w:val="0"/>
            </w:pPr>
            <w:r w:rsidRPr="00123177">
              <w:lastRenderedPageBreak/>
              <w:t>Testability with respect to test environment</w:t>
            </w:r>
          </w:p>
          <w:p w14:paraId="53304EFC" w14:textId="77777777" w:rsidR="00A55B53" w:rsidRPr="00123177" w:rsidRDefault="00A55B53" w:rsidP="00535342">
            <w:pPr>
              <w:pStyle w:val="TableText"/>
            </w:pPr>
            <w:r w:rsidRPr="00123177">
              <w:t>(Yes/No)</w:t>
            </w:r>
          </w:p>
          <w:p w14:paraId="7F52E991"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D75F94" w14:textId="77777777" w:rsidR="00A55B53" w:rsidRPr="00123177" w:rsidRDefault="00A55B53" w:rsidP="00535342">
            <w:pPr>
              <w:pStyle w:val="TableText"/>
              <w:snapToGrid w:val="0"/>
            </w:pPr>
            <w:r w:rsidRPr="00123177">
              <w:t>YES</w:t>
            </w:r>
          </w:p>
        </w:tc>
      </w:tr>
      <w:tr w:rsidR="00A55B53" w:rsidRPr="00123177" w14:paraId="50BA77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8029D8" w14:textId="77777777" w:rsidR="00A55B53" w:rsidRPr="00123177" w:rsidRDefault="00A55B53" w:rsidP="00535342">
            <w:pPr>
              <w:pStyle w:val="TableText"/>
              <w:snapToGrid w:val="0"/>
            </w:pPr>
            <w:r w:rsidRPr="00123177">
              <w:t>Feasible within project constraints</w:t>
            </w:r>
          </w:p>
          <w:p w14:paraId="62D20C13" w14:textId="77777777" w:rsidR="00A55B53" w:rsidRPr="00123177" w:rsidRDefault="00A55B53" w:rsidP="00535342">
            <w:pPr>
              <w:pStyle w:val="TableText"/>
              <w:snapToGrid w:val="0"/>
            </w:pPr>
            <w:r w:rsidRPr="00123177">
              <w:t>(Yes/No)</w:t>
            </w:r>
          </w:p>
          <w:p w14:paraId="2F260F1E"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1EC00C" w14:textId="77777777" w:rsidR="00A55B53" w:rsidRPr="00123177" w:rsidRDefault="00A55B53" w:rsidP="00535342">
            <w:pPr>
              <w:pStyle w:val="TableText"/>
              <w:snapToGrid w:val="0"/>
            </w:pPr>
            <w:r w:rsidRPr="00123177">
              <w:t>YES</w:t>
            </w:r>
          </w:p>
        </w:tc>
      </w:tr>
      <w:tr w:rsidR="00A55B53" w:rsidRPr="00123177" w14:paraId="2AA2999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878654" w14:textId="77777777" w:rsidR="00A55B53" w:rsidRPr="00123177" w:rsidRDefault="00A55B53" w:rsidP="00535342">
            <w:pPr>
              <w:pStyle w:val="TableText"/>
              <w:snapToGrid w:val="0"/>
            </w:pPr>
            <w:r w:rsidRPr="00123177">
              <w:t>Critical</w:t>
            </w:r>
          </w:p>
          <w:p w14:paraId="1638FEAA"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8E7170" w14:textId="77777777" w:rsidR="00A55B53" w:rsidRPr="00123177" w:rsidRDefault="00A55B53" w:rsidP="00535342">
            <w:pPr>
              <w:pStyle w:val="TableText"/>
              <w:snapToGrid w:val="0"/>
            </w:pPr>
            <w:r w:rsidRPr="00123177">
              <w:t>YES</w:t>
            </w:r>
          </w:p>
        </w:tc>
      </w:tr>
      <w:tr w:rsidR="00A55B53" w:rsidRPr="00123177" w14:paraId="7E6955D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EA659C"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48D6E8"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A0E6DCC" w14:textId="77777777" w:rsidR="00A55B53" w:rsidRPr="00123177" w:rsidRDefault="00A55B53" w:rsidP="00A55B53">
      <w:pPr>
        <w:pStyle w:val="BodyText"/>
        <w:rPr>
          <w:rFonts w:eastAsia="Arial"/>
        </w:rPr>
      </w:pPr>
    </w:p>
    <w:p w14:paraId="0697058D" w14:textId="77777777" w:rsidR="00A55B53" w:rsidRPr="00123177" w:rsidRDefault="00A55B53" w:rsidP="00A55B53">
      <w:pPr>
        <w:rPr>
          <w:rFonts w:eastAsia="Arial"/>
        </w:rPr>
      </w:pPr>
    </w:p>
    <w:p w14:paraId="6ABCAEEA" w14:textId="77777777" w:rsidR="00A55B53" w:rsidRPr="00123177" w:rsidRDefault="00A55B53" w:rsidP="00A55B53">
      <w:pPr>
        <w:pStyle w:val="Heading5"/>
        <w:rPr>
          <w:rFonts w:eastAsia="Arial"/>
          <w:color w:val="000000" w:themeColor="text1"/>
          <w:sz w:val="20"/>
          <w:szCs w:val="20"/>
        </w:rPr>
      </w:pPr>
      <w:r w:rsidRPr="00123177">
        <w:rPr>
          <w:rFonts w:eastAsia="Arial"/>
          <w:sz w:val="20"/>
          <w:szCs w:val="20"/>
        </w:rPr>
        <w:t>Requirement against</w:t>
      </w:r>
      <w:r w:rsidRPr="00123177">
        <w:rPr>
          <w:rFonts w:eastAsia="Arial"/>
          <w:color w:val="000000" w:themeColor="text1"/>
          <w:sz w:val="20"/>
          <w:szCs w:val="20"/>
        </w:rPr>
        <w:t>.</w:t>
      </w:r>
      <w:r w:rsidRPr="00123177">
        <w:t xml:space="preserve"> </w:t>
      </w:r>
      <w:r w:rsidRPr="00123177">
        <w:rPr>
          <w:rFonts w:eastAsia="Arial"/>
          <w:color w:val="000000" w:themeColor="text1"/>
          <w:sz w:val="20"/>
          <w:szCs w:val="20"/>
        </w:rPr>
        <w:t>the 800V DC link voltage higher than a threshold.</w:t>
      </w:r>
    </w:p>
    <w:p w14:paraId="638F25CA" w14:textId="77777777" w:rsidR="00A55B53" w:rsidRPr="00123177" w:rsidRDefault="00A55B53" w:rsidP="00A55B53">
      <w:pPr>
        <w:pStyle w:val="BodyText"/>
        <w:rPr>
          <w:rFonts w:eastAsia="Arial"/>
        </w:rPr>
      </w:pPr>
    </w:p>
    <w:p w14:paraId="05A9ADF9" w14:textId="77777777" w:rsidR="00A55B53" w:rsidRPr="00123177" w:rsidRDefault="00A55B53" w:rsidP="00A55B53">
      <w:pPr>
        <w:pStyle w:val="BodyText"/>
        <w:rPr>
          <w:rFonts w:eastAsia="Arial"/>
        </w:rPr>
      </w:pPr>
    </w:p>
    <w:tbl>
      <w:tblPr>
        <w:tblW w:w="9300" w:type="dxa"/>
        <w:tblInd w:w="103" w:type="dxa"/>
        <w:tblLook w:val="06A0" w:firstRow="1" w:lastRow="0" w:firstColumn="1" w:lastColumn="0" w:noHBand="1" w:noVBand="1"/>
      </w:tblPr>
      <w:tblGrid>
        <w:gridCol w:w="1456"/>
        <w:gridCol w:w="7844"/>
      </w:tblGrid>
      <w:tr w:rsidR="00A55B53" w:rsidRPr="00123177" w14:paraId="137CF5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983D909"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22A1539" w14:textId="77777777" w:rsidR="00A55B53" w:rsidRPr="00123177" w:rsidRDefault="00A55B53" w:rsidP="00535342">
            <w:r w:rsidRPr="00123177">
              <w:rPr>
                <w:rFonts w:eastAsia="Arial"/>
                <w:b/>
                <w:bCs/>
                <w:color w:val="000000" w:themeColor="text1"/>
                <w:szCs w:val="20"/>
              </w:rPr>
              <w:t>Description</w:t>
            </w:r>
          </w:p>
        </w:tc>
      </w:tr>
      <w:tr w:rsidR="00A55B53" w:rsidRPr="00123177" w14:paraId="375B6B2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BD7F9BA"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9417A1" w14:textId="77777777" w:rsidR="00A55B53" w:rsidRPr="00123177" w:rsidRDefault="00A55B53" w:rsidP="00535342">
            <w:r w:rsidRPr="00123177">
              <w:t>SWRS_</w:t>
            </w:r>
            <w:r w:rsidRPr="00123177">
              <w:rPr>
                <w:rFonts w:eastAsia="Arial"/>
                <w:color w:val="000000" w:themeColor="text1"/>
                <w:szCs w:val="20"/>
              </w:rPr>
              <w:t>Diag_39</w:t>
            </w:r>
          </w:p>
        </w:tc>
      </w:tr>
      <w:tr w:rsidR="00A55B53" w:rsidRPr="00123177" w14:paraId="499AB13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929C38E"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3FEE02" w14:textId="77777777" w:rsidR="00A55B53" w:rsidRPr="00123177" w:rsidRDefault="00A55B53" w:rsidP="00535342">
            <w:pPr>
              <w:rPr>
                <w:rFonts w:eastAsia="Arial"/>
                <w:color w:val="000000" w:themeColor="text1"/>
              </w:rPr>
            </w:pPr>
            <w:r w:rsidRPr="00123177">
              <w:rPr>
                <w:rFonts w:eastAsia="Arial"/>
                <w:color w:val="000000" w:themeColor="text1"/>
              </w:rPr>
              <w:t>SDS-HVDCDC-199</w:t>
            </w:r>
          </w:p>
        </w:tc>
      </w:tr>
      <w:tr w:rsidR="00A55B53" w:rsidRPr="00123177" w14:paraId="764D0A6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E8E94A7"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E9B18B" w14:textId="77777777" w:rsidR="00A55B53" w:rsidRPr="00123177" w:rsidRDefault="00A55B53" w:rsidP="00535342">
            <w:pPr>
              <w:rPr>
                <w:rFonts w:ascii="Aptos Narrow" w:hAnsi="Aptos Narrow"/>
                <w:sz w:val="22"/>
                <w:szCs w:val="22"/>
              </w:rPr>
            </w:pPr>
            <w:r w:rsidRPr="00123177">
              <w:rPr>
                <w:rFonts w:ascii="Aptos Narrow" w:hAnsi="Aptos Narrow"/>
                <w:sz w:val="22"/>
                <w:szCs w:val="22"/>
              </w:rPr>
              <w:t>B-Sample/PF2.0</w:t>
            </w:r>
          </w:p>
        </w:tc>
      </w:tr>
      <w:tr w:rsidR="00A55B53" w:rsidRPr="00123177" w14:paraId="10D92CE9"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0494A9EC"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47857F" w14:textId="77777777" w:rsidR="00A55B53" w:rsidRPr="00123177" w:rsidRDefault="00A55B53" w:rsidP="00535342">
            <w:pPr>
              <w:rPr>
                <w:rFonts w:eastAsia="Arial"/>
                <w:szCs w:val="20"/>
              </w:rPr>
            </w:pPr>
            <w:r w:rsidRPr="00123177">
              <w:rPr>
                <w:rFonts w:eastAsia="Arial"/>
                <w:szCs w:val="20"/>
              </w:rPr>
              <w:t>The HVDCDC shall detect the 800V DC link voltage higher than a threshold and raise a level 2 fault.</w:t>
            </w:r>
          </w:p>
        </w:tc>
      </w:tr>
      <w:tr w:rsidR="00A55B53" w:rsidRPr="00123177" w14:paraId="0B272A1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69C9CF7"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3EA404" w14:textId="77777777" w:rsidR="00A55B53" w:rsidRPr="00123177" w:rsidRDefault="00A55B53" w:rsidP="00535342">
            <w:r w:rsidRPr="00123177">
              <w:rPr>
                <w:rFonts w:eastAsia="Arial"/>
              </w:rPr>
              <w:t>No Such derived requirement is applicable.</w:t>
            </w:r>
          </w:p>
        </w:tc>
      </w:tr>
      <w:tr w:rsidR="00A55B53" w:rsidRPr="00123177" w14:paraId="7B0BC03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8855DF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7372E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Medium</w:t>
            </w:r>
          </w:p>
        </w:tc>
      </w:tr>
      <w:tr w:rsidR="00A55B53" w:rsidRPr="00123177" w14:paraId="6B27994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CD8DB17"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59B953"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39D182E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9309AB3"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ABB7BF" w14:textId="0A96BD33" w:rsidR="00A55B53" w:rsidRDefault="00A55B53" w:rsidP="00535342">
            <w:pPr>
              <w:spacing w:line="259" w:lineRule="auto"/>
            </w:pPr>
            <w:r w:rsidRPr="00123177">
              <w:t xml:space="preserve">1. 800V side (high side) voltage of the power module should greater than </w:t>
            </w:r>
            <w:r w:rsidR="00F8086D" w:rsidRPr="00F8086D">
              <w:t>HVDCDC_CAL_DAIG_2</w:t>
            </w:r>
            <w:r w:rsidR="00F8086D">
              <w:t xml:space="preserve"> (</w:t>
            </w:r>
            <w:r w:rsidRPr="00123177">
              <w:t>700V</w:t>
            </w:r>
            <w:r w:rsidR="00F8086D">
              <w:t>)</w:t>
            </w:r>
            <w:r w:rsidRPr="00123177">
              <w:t>.</w:t>
            </w:r>
          </w:p>
          <w:p w14:paraId="140DED68" w14:textId="0F7C9EAA" w:rsidR="00F8086D" w:rsidRPr="00123177" w:rsidRDefault="00F8086D" w:rsidP="00535342">
            <w:pPr>
              <w:spacing w:line="259" w:lineRule="auto"/>
            </w:pPr>
            <w:r>
              <w:lastRenderedPageBreak/>
              <w:t xml:space="preserve">2. The threshold for </w:t>
            </w:r>
            <w:r w:rsidRPr="00123177">
              <w:t>800V side (high side) voltage</w:t>
            </w:r>
            <w:r>
              <w:t xml:space="preserve"> should be calibratable.</w:t>
            </w:r>
          </w:p>
          <w:p w14:paraId="3EB4D162" w14:textId="77777777" w:rsidR="00A55B53" w:rsidRPr="00123177" w:rsidRDefault="00A55B53" w:rsidP="00535342">
            <w:pPr>
              <w:spacing w:line="259" w:lineRule="auto"/>
            </w:pPr>
          </w:p>
        </w:tc>
      </w:tr>
      <w:tr w:rsidR="00A55B53" w:rsidRPr="00123177" w14:paraId="05E91F5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596C941"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B3A272"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NHVDCDCFault @  HVDCDC_Status1 shall equal to 0x3 ("Level 2")</w:t>
            </w:r>
          </w:p>
          <w:p w14:paraId="2A6BD578"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2. NHVDCDCFaultID @ HVDCDC_Debug_PDU shall equal to 0x1  ("DIAGNOSTIC_800V_OV_FAULT_ID") and this fault shall be raised after 500ms after high side voltage crossed 700V.</w:t>
            </w:r>
          </w:p>
        </w:tc>
      </w:tr>
      <w:tr w:rsidR="00A55B53" w:rsidRPr="00123177" w14:paraId="3FEE855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B64B9D4"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39D6B4" w14:textId="77777777" w:rsidR="00A55B53" w:rsidRPr="00123177" w:rsidRDefault="00A55B53" w:rsidP="00535342">
            <w:pPr>
              <w:spacing w:line="259" w:lineRule="auto"/>
              <w:rPr>
                <w:rFonts w:eastAsia="Arial"/>
              </w:rPr>
            </w:pPr>
            <w:r w:rsidRPr="00123177">
              <w:rPr>
                <w:rFonts w:eastAsia="Arial"/>
              </w:rPr>
              <w:t>Verify that HVDCDC shall detects the 800V DC link overvoltage and raises a level 2 fault after 500ms.</w:t>
            </w:r>
          </w:p>
        </w:tc>
      </w:tr>
      <w:tr w:rsidR="00A55B53" w:rsidRPr="00123177" w14:paraId="6287598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7D4AAB"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A65E96" w14:textId="77777777" w:rsidR="00A55B53" w:rsidRPr="00123177" w:rsidRDefault="00A55B53" w:rsidP="00535342">
            <w:r w:rsidRPr="00123177">
              <w:t>No such mandatory fields is applicable.</w:t>
            </w:r>
          </w:p>
        </w:tc>
      </w:tr>
      <w:tr w:rsidR="00A55B53" w:rsidRPr="00123177" w14:paraId="2919C56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D81D931"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762E80" w14:textId="77777777" w:rsidR="00A55B53" w:rsidRPr="00123177" w:rsidRDefault="00A55B53" w:rsidP="00535342">
            <w:r w:rsidRPr="00123177">
              <w:t>1. The HVDCDC application shall be in Standby state, value of CAN signal HVDCDCStatus @ HVDCDC_Status1 should equal to 0x0 ("Standby") and signal NHVDCDCStatusDebug @ HVDCDC_Debug should equal to 0x0 ("Standby").</w:t>
            </w:r>
          </w:p>
          <w:p w14:paraId="45E2CE86" w14:textId="77777777" w:rsidR="00A55B53" w:rsidRPr="00123177" w:rsidRDefault="00A55B53" w:rsidP="00535342">
            <w:r w:rsidRPr="00123177">
              <w:t>2. No fault shall be raised, Value of CAN signal NHVDCDCFault @ HVDCDC_Status1 shall equal to 0</w:t>
            </w:r>
          </w:p>
        </w:tc>
      </w:tr>
      <w:tr w:rsidR="00A55B53" w:rsidRPr="00123177" w14:paraId="2268BCA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CB7726F"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AE00FE" w14:textId="77777777" w:rsidR="00A55B53" w:rsidRPr="00123177" w:rsidRDefault="00A55B53" w:rsidP="00535342">
            <w:r w:rsidRPr="00123177">
              <w:rPr>
                <w:szCs w:val="20"/>
              </w:rPr>
              <w:t>Default values shall be applicable with respect to Pre-Loaded Values</w:t>
            </w:r>
          </w:p>
        </w:tc>
      </w:tr>
      <w:tr w:rsidR="00A55B53" w:rsidRPr="00123177" w14:paraId="79154B1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7195AB6"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B9B304" w14:textId="77777777" w:rsidR="00A55B53" w:rsidRPr="00123177" w:rsidRDefault="00A55B53" w:rsidP="00535342">
            <w:r w:rsidRPr="00123177">
              <w:rPr>
                <w:szCs w:val="20"/>
              </w:rPr>
              <w:t>Valid range value is not required.</w:t>
            </w:r>
          </w:p>
        </w:tc>
      </w:tr>
      <w:tr w:rsidR="00A55B53" w:rsidRPr="00123177" w14:paraId="2D26D75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0EE7265"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A759A5" w14:textId="77777777" w:rsidR="00A55B53" w:rsidRPr="00123177" w:rsidRDefault="00A55B53" w:rsidP="00535342">
            <w:r w:rsidRPr="00123177">
              <w:rPr>
                <w:szCs w:val="20"/>
              </w:rPr>
              <w:t>Data latency period is not applicable</w:t>
            </w:r>
          </w:p>
        </w:tc>
      </w:tr>
      <w:tr w:rsidR="00A55B53" w:rsidRPr="00123177" w14:paraId="5A2F084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61F5076"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5E9962" w14:textId="77777777" w:rsidR="00A55B53" w:rsidRPr="00123177" w:rsidRDefault="00A55B53" w:rsidP="00535342">
            <w:r w:rsidRPr="00123177">
              <w:rPr>
                <w:szCs w:val="20"/>
              </w:rPr>
              <w:t>Data Retention period is not applicable.</w:t>
            </w:r>
          </w:p>
        </w:tc>
      </w:tr>
      <w:tr w:rsidR="00A55B53" w:rsidRPr="00123177" w14:paraId="7BC75FC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5CCD00"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3170F6" w14:textId="77777777" w:rsidR="00A55B53" w:rsidRPr="00123177" w:rsidRDefault="00A55B53" w:rsidP="00535342">
            <w:r w:rsidRPr="00123177">
              <w:rPr>
                <w:szCs w:val="20"/>
              </w:rPr>
              <w:t>Data rate is not applicable.</w:t>
            </w:r>
          </w:p>
        </w:tc>
      </w:tr>
      <w:tr w:rsidR="00A55B53" w:rsidRPr="00123177" w14:paraId="4FE2836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B29ABB"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E6C363"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0E4AB48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D90454"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87DD8A" w14:textId="77777777" w:rsidR="00A55B53" w:rsidRPr="00123177" w:rsidRDefault="00A55B53" w:rsidP="00535342">
            <w:r w:rsidRPr="00123177">
              <w:rPr>
                <w:szCs w:val="20"/>
              </w:rPr>
              <w:t>Temporal event is not applicable.</w:t>
            </w:r>
          </w:p>
        </w:tc>
      </w:tr>
      <w:tr w:rsidR="00A55B53" w:rsidRPr="00123177" w14:paraId="257B85D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FB6345" w14:textId="77777777" w:rsidR="00A55B53" w:rsidRPr="00123177" w:rsidRDefault="00A55B53" w:rsidP="00535342">
            <w:r w:rsidRPr="00123177">
              <w:rPr>
                <w:rFonts w:eastAsia="Arial"/>
                <w:color w:val="000000" w:themeColor="text1"/>
                <w:szCs w:val="20"/>
              </w:rPr>
              <w:t xml:space="preserve">Validation Rules/ </w:t>
            </w:r>
          </w:p>
          <w:p w14:paraId="611C46ED"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D9CB6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025D68C5" w14:textId="77777777" w:rsidR="00A55B53" w:rsidRPr="00123177" w:rsidRDefault="00A55B53" w:rsidP="00535342">
            <w:pPr>
              <w:pStyle w:val="TableText"/>
              <w:snapToGrid w:val="0"/>
            </w:pPr>
            <w:r w:rsidRPr="00123177">
              <w:t>NHVDCDCFault @ HVDCDC_Status1 is set to 0x3 ("Level 2")</w:t>
            </w:r>
          </w:p>
          <w:p w14:paraId="5488F713" w14:textId="77777777" w:rsidR="00A55B53" w:rsidRPr="00123177" w:rsidRDefault="00A55B53" w:rsidP="00535342">
            <w:pPr>
              <w:pStyle w:val="TableText"/>
              <w:snapToGrid w:val="0"/>
            </w:pPr>
            <w:r w:rsidRPr="00123177">
              <w:rPr>
                <w:rFonts w:eastAsia="Arial"/>
                <w:color w:val="000000" w:themeColor="text1"/>
                <w:szCs w:val="20"/>
              </w:rPr>
              <w:t>NHVDCDCFaultID @ HVDCDC_Debug_PDU shall equal to 0x1 ("DIAGNOSTIC_800V_OV_FAULT_ID")</w:t>
            </w:r>
          </w:p>
        </w:tc>
      </w:tr>
      <w:tr w:rsidR="00A55B53" w:rsidRPr="00123177" w14:paraId="3F5AAE0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CB910F"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88A625" w14:textId="77777777" w:rsidR="00A55B53" w:rsidRPr="00123177" w:rsidRDefault="00A55B53" w:rsidP="00535342">
            <w:r w:rsidRPr="00123177">
              <w:t>Constraints is not applicable.</w:t>
            </w:r>
          </w:p>
        </w:tc>
      </w:tr>
      <w:tr w:rsidR="00A55B53" w:rsidRPr="00123177" w14:paraId="2C7D0DD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4D36BE2"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DE8410" w14:textId="77777777" w:rsidR="00A55B53" w:rsidRPr="00123177" w:rsidRDefault="00A55B53" w:rsidP="00535342">
            <w:r w:rsidRPr="00123177">
              <w:t>No effects on other system</w:t>
            </w:r>
          </w:p>
        </w:tc>
      </w:tr>
      <w:tr w:rsidR="00A55B53" w:rsidRPr="00123177" w14:paraId="4A1F1F7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487C0A6" w14:textId="77777777" w:rsidR="00A55B53" w:rsidRPr="00123177" w:rsidRDefault="00A55B53" w:rsidP="00535342">
            <w:r w:rsidRPr="00123177">
              <w:rPr>
                <w:rFonts w:eastAsia="Arial"/>
                <w:color w:val="000000" w:themeColor="text1"/>
                <w:szCs w:val="20"/>
              </w:rPr>
              <w:t xml:space="preserve">Testability with respect </w:t>
            </w:r>
            <w:r w:rsidRPr="00123177">
              <w:rPr>
                <w:rFonts w:eastAsia="Arial"/>
                <w:color w:val="000000" w:themeColor="text1"/>
                <w:szCs w:val="20"/>
              </w:rPr>
              <w:lastRenderedPageBreak/>
              <w:t>to test environment</w:t>
            </w:r>
          </w:p>
          <w:p w14:paraId="76F68335" w14:textId="77777777" w:rsidR="00A55B53" w:rsidRPr="00123177" w:rsidRDefault="00A55B53" w:rsidP="00535342">
            <w:r w:rsidRPr="00123177">
              <w:rPr>
                <w:rFonts w:eastAsia="Arial"/>
                <w:color w:val="000000" w:themeColor="text1"/>
                <w:szCs w:val="20"/>
              </w:rPr>
              <w:t>(Yes/No)</w:t>
            </w:r>
          </w:p>
          <w:p w14:paraId="6A147F76"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6AD1C5" w14:textId="77777777" w:rsidR="00A55B53" w:rsidRPr="00123177" w:rsidRDefault="00A55B53" w:rsidP="00535342">
            <w:pPr>
              <w:pStyle w:val="TableText"/>
              <w:snapToGrid w:val="0"/>
            </w:pPr>
            <w:r w:rsidRPr="00123177">
              <w:lastRenderedPageBreak/>
              <w:t>YES</w:t>
            </w:r>
          </w:p>
          <w:p w14:paraId="2FFE4EBB" w14:textId="77777777" w:rsidR="00A55B53" w:rsidRPr="00123177" w:rsidRDefault="00A55B53" w:rsidP="00535342"/>
        </w:tc>
      </w:tr>
      <w:tr w:rsidR="00A55B53" w:rsidRPr="00123177" w14:paraId="36495A6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7062524" w14:textId="77777777" w:rsidR="00A55B53" w:rsidRPr="00123177" w:rsidRDefault="00A55B53" w:rsidP="00535342">
            <w:r w:rsidRPr="00123177">
              <w:rPr>
                <w:rFonts w:eastAsia="Arial"/>
                <w:color w:val="000000" w:themeColor="text1"/>
                <w:szCs w:val="20"/>
              </w:rPr>
              <w:t>Feasible within project constraints</w:t>
            </w:r>
          </w:p>
          <w:p w14:paraId="31CBAFEB" w14:textId="77777777" w:rsidR="00A55B53" w:rsidRPr="00123177" w:rsidRDefault="00A55B53" w:rsidP="00535342">
            <w:r w:rsidRPr="00123177">
              <w:rPr>
                <w:rFonts w:eastAsia="Arial"/>
                <w:color w:val="000000" w:themeColor="text1"/>
                <w:szCs w:val="20"/>
              </w:rPr>
              <w:t>(Yes/No)</w:t>
            </w:r>
          </w:p>
          <w:p w14:paraId="6E289C0A"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F72B63" w14:textId="77777777" w:rsidR="00A55B53" w:rsidRPr="00123177" w:rsidRDefault="00A55B53" w:rsidP="00535342">
            <w:pPr>
              <w:pStyle w:val="TableText"/>
              <w:snapToGrid w:val="0"/>
            </w:pPr>
            <w:r w:rsidRPr="00123177">
              <w:t>YES</w:t>
            </w:r>
          </w:p>
          <w:p w14:paraId="73484343" w14:textId="77777777" w:rsidR="00A55B53" w:rsidRPr="00123177" w:rsidRDefault="00A55B53" w:rsidP="00535342"/>
        </w:tc>
      </w:tr>
      <w:tr w:rsidR="00A55B53" w:rsidRPr="00123177" w14:paraId="01ABF22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71ECF74" w14:textId="77777777" w:rsidR="00A55B53" w:rsidRPr="00123177" w:rsidRDefault="00A55B53" w:rsidP="00535342">
            <w:r w:rsidRPr="00123177">
              <w:rPr>
                <w:rFonts w:eastAsia="Arial"/>
                <w:color w:val="000000" w:themeColor="text1"/>
                <w:szCs w:val="20"/>
              </w:rPr>
              <w:t>Critical</w:t>
            </w:r>
          </w:p>
          <w:p w14:paraId="34097666"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0FF80D" w14:textId="77777777" w:rsidR="00A55B53" w:rsidRPr="00123177" w:rsidRDefault="00A55B53" w:rsidP="00535342">
            <w:r w:rsidRPr="00123177">
              <w:t>YES</w:t>
            </w:r>
          </w:p>
        </w:tc>
      </w:tr>
      <w:tr w:rsidR="00A55B53" w:rsidRPr="00123177" w14:paraId="20BDFE1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74829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C23026" w14:textId="77777777" w:rsidR="00A55B53" w:rsidRPr="00123177" w:rsidRDefault="00A55B53" w:rsidP="00535342">
            <w:r w:rsidRPr="00123177">
              <w:t>Acceptance Criteria for this requirement should be as per SECTION-6 ACCEPTANCE CRITERIA</w:t>
            </w:r>
          </w:p>
        </w:tc>
      </w:tr>
    </w:tbl>
    <w:p w14:paraId="33CA9659" w14:textId="77777777" w:rsidR="00A55B53" w:rsidRPr="00123177" w:rsidRDefault="00A55B53" w:rsidP="00A55B53">
      <w:pPr>
        <w:pStyle w:val="BodyText"/>
        <w:rPr>
          <w:rFonts w:eastAsia="Arial"/>
        </w:rPr>
      </w:pPr>
    </w:p>
    <w:p w14:paraId="7DF698D0" w14:textId="77777777" w:rsidR="00A55B53" w:rsidRPr="00123177" w:rsidRDefault="00A55B53" w:rsidP="00A55B53">
      <w:pPr>
        <w:pStyle w:val="BodyText"/>
        <w:rPr>
          <w:rFonts w:eastAsia="Arial"/>
        </w:rPr>
      </w:pPr>
    </w:p>
    <w:p w14:paraId="78516483" w14:textId="77777777" w:rsidR="00A55B53" w:rsidRPr="00123177" w:rsidRDefault="00A55B53" w:rsidP="00A55B53">
      <w:pPr>
        <w:rPr>
          <w:rFonts w:eastAsia="Arial"/>
        </w:rPr>
      </w:pPr>
    </w:p>
    <w:p w14:paraId="6589E6A8" w14:textId="77777777" w:rsidR="00A55B53" w:rsidRPr="00123177" w:rsidRDefault="00A55B53" w:rsidP="00A55B53">
      <w:pPr>
        <w:pStyle w:val="Heading5"/>
        <w:rPr>
          <w:rFonts w:eastAsia="Arial"/>
          <w:color w:val="000000" w:themeColor="text1"/>
          <w:sz w:val="20"/>
          <w:szCs w:val="20"/>
        </w:rPr>
      </w:pPr>
      <w:r w:rsidRPr="00123177">
        <w:rPr>
          <w:rFonts w:eastAsia="Arial"/>
          <w:sz w:val="20"/>
          <w:szCs w:val="20"/>
        </w:rPr>
        <w:t>Requirement against the 400V DC link overvoltage</w:t>
      </w:r>
      <w:r w:rsidRPr="00123177">
        <w:rPr>
          <w:rFonts w:eastAsia="Arial"/>
          <w:color w:val="000000" w:themeColor="text1"/>
          <w:sz w:val="20"/>
          <w:szCs w:val="20"/>
        </w:rPr>
        <w:t>.</w:t>
      </w:r>
    </w:p>
    <w:p w14:paraId="7662989D" w14:textId="77777777" w:rsidR="00A55B53" w:rsidRPr="00123177" w:rsidRDefault="00A55B53" w:rsidP="00A55B53">
      <w:pPr>
        <w:pStyle w:val="BodyText"/>
        <w:rPr>
          <w:rFonts w:eastAsia="Arial"/>
        </w:rPr>
      </w:pPr>
    </w:p>
    <w:tbl>
      <w:tblPr>
        <w:tblW w:w="9300" w:type="dxa"/>
        <w:tblInd w:w="103" w:type="dxa"/>
        <w:tblLook w:val="06A0" w:firstRow="1" w:lastRow="0" w:firstColumn="1" w:lastColumn="0" w:noHBand="1" w:noVBand="1"/>
      </w:tblPr>
      <w:tblGrid>
        <w:gridCol w:w="1456"/>
        <w:gridCol w:w="7844"/>
      </w:tblGrid>
      <w:tr w:rsidR="00A55B53" w:rsidRPr="00123177" w14:paraId="771D061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F85BA38"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845C180" w14:textId="77777777" w:rsidR="00A55B53" w:rsidRPr="00123177" w:rsidRDefault="00A55B53" w:rsidP="00535342">
            <w:r w:rsidRPr="00123177">
              <w:rPr>
                <w:rFonts w:eastAsia="Arial"/>
                <w:b/>
                <w:bCs/>
                <w:color w:val="000000" w:themeColor="text1"/>
                <w:szCs w:val="20"/>
              </w:rPr>
              <w:t>Description</w:t>
            </w:r>
          </w:p>
        </w:tc>
      </w:tr>
      <w:tr w:rsidR="00A55B53" w:rsidRPr="00123177" w14:paraId="6A54299D"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F7FA235"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7E9CDA" w14:textId="77777777" w:rsidR="00A55B53" w:rsidRPr="00123177" w:rsidRDefault="00A55B53" w:rsidP="00535342">
            <w:r w:rsidRPr="00123177">
              <w:t>SWRS_</w:t>
            </w:r>
            <w:r w:rsidRPr="00123177">
              <w:rPr>
                <w:rFonts w:eastAsia="Arial"/>
                <w:color w:val="000000" w:themeColor="text1"/>
                <w:szCs w:val="20"/>
              </w:rPr>
              <w:t>Diag_40</w:t>
            </w:r>
          </w:p>
        </w:tc>
      </w:tr>
      <w:tr w:rsidR="00A55B53" w:rsidRPr="00123177" w14:paraId="400934B4"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9CD64BF"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9EBEC4" w14:textId="77777777" w:rsidR="00A55B53" w:rsidRPr="00123177" w:rsidRDefault="00A55B53" w:rsidP="00535342">
            <w:pPr>
              <w:rPr>
                <w:rFonts w:eastAsia="Arial"/>
                <w:color w:val="000000" w:themeColor="text1"/>
              </w:rPr>
            </w:pPr>
            <w:r w:rsidRPr="00123177">
              <w:rPr>
                <w:rFonts w:eastAsia="Arial"/>
                <w:color w:val="000000" w:themeColor="text1"/>
              </w:rPr>
              <w:t>SDS-HVDCDC-200</w:t>
            </w:r>
          </w:p>
        </w:tc>
      </w:tr>
      <w:tr w:rsidR="00A55B53" w:rsidRPr="00123177" w14:paraId="0289D2D6"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C37AC84"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E21699" w14:textId="77777777" w:rsidR="00A55B53" w:rsidRPr="00123177" w:rsidRDefault="00A55B53" w:rsidP="00535342">
            <w:pPr>
              <w:rPr>
                <w:rFonts w:eastAsia="Arial"/>
                <w:color w:val="000000" w:themeColor="text1"/>
              </w:rPr>
            </w:pPr>
            <w:r w:rsidRPr="00123177">
              <w:rPr>
                <w:rFonts w:ascii="Aptos Narrow" w:hAnsi="Aptos Narrow"/>
                <w:sz w:val="22"/>
                <w:szCs w:val="22"/>
              </w:rPr>
              <w:t>B-Sample/PF2.0</w:t>
            </w:r>
          </w:p>
        </w:tc>
      </w:tr>
      <w:tr w:rsidR="00A55B53" w:rsidRPr="00123177" w14:paraId="1B7AA216"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7C6A1AC1"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91551B" w14:textId="77777777" w:rsidR="00A55B53" w:rsidRPr="00123177" w:rsidRDefault="00A55B53" w:rsidP="00535342">
            <w:pPr>
              <w:rPr>
                <w:rFonts w:eastAsia="Arial"/>
                <w:szCs w:val="20"/>
              </w:rPr>
            </w:pPr>
            <w:r w:rsidRPr="00123177">
              <w:rPr>
                <w:rStyle w:val="ui-provider"/>
              </w:rPr>
              <w:t>The HVDCDC shall detect the 400V DC link overvoltage and raise a level 2 fault.</w:t>
            </w:r>
          </w:p>
        </w:tc>
      </w:tr>
      <w:tr w:rsidR="00A55B53" w:rsidRPr="00123177" w14:paraId="041DE9E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A8DF16"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833891" w14:textId="77777777" w:rsidR="00A55B53" w:rsidRPr="00123177" w:rsidRDefault="00A55B53" w:rsidP="00535342">
            <w:r w:rsidRPr="00123177">
              <w:rPr>
                <w:rFonts w:eastAsia="Arial"/>
              </w:rPr>
              <w:t>No Such derived requirement is applicable.</w:t>
            </w:r>
          </w:p>
        </w:tc>
      </w:tr>
      <w:tr w:rsidR="00A55B53" w:rsidRPr="00123177" w14:paraId="78E7031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AA2BA2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CC3A5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Medium</w:t>
            </w:r>
          </w:p>
        </w:tc>
      </w:tr>
      <w:tr w:rsidR="00A55B53" w:rsidRPr="00123177" w14:paraId="1FA81BB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6E108C"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7DB57C"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62C56DC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F3CABEE"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9C7885" w14:textId="77777777" w:rsidR="00A55B53" w:rsidRPr="00123177" w:rsidRDefault="00A55B53" w:rsidP="00535342">
            <w:pPr>
              <w:spacing w:line="259" w:lineRule="auto"/>
            </w:pPr>
            <w:r w:rsidRPr="00123177">
              <w:t>1. 400V side (low side) voltage of the power module should greater than 350V.</w:t>
            </w:r>
          </w:p>
          <w:p w14:paraId="7EC83C7C" w14:textId="77777777" w:rsidR="00A55B53" w:rsidRPr="00123177" w:rsidRDefault="00A55B53" w:rsidP="00535342">
            <w:pPr>
              <w:spacing w:line="259" w:lineRule="auto"/>
            </w:pPr>
          </w:p>
        </w:tc>
      </w:tr>
      <w:tr w:rsidR="00A55B53" w:rsidRPr="00123177" w14:paraId="4F1E92F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B10B079"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4EFB9B"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NHVDCDCFault @  HVDCDC_Status1 shall equal to 0x3 ("Level 2")</w:t>
            </w:r>
          </w:p>
          <w:p w14:paraId="2317477F"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2. NHVDCDCFaultID @ HVDCDC_Debug_PDU shall equal to 0x1  ("DIAGNOSTIC_400V_OV_FAULT_ID") and this fault shall be raised after 500ms after high side voltage crossed 350V.</w:t>
            </w:r>
          </w:p>
        </w:tc>
      </w:tr>
      <w:tr w:rsidR="00A55B53" w:rsidRPr="00123177" w14:paraId="2A87362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F9515E"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B3671B" w14:textId="77777777" w:rsidR="00A55B53" w:rsidRPr="00123177" w:rsidRDefault="00A55B53" w:rsidP="00535342">
            <w:pPr>
              <w:spacing w:line="259" w:lineRule="auto"/>
              <w:rPr>
                <w:rFonts w:eastAsia="Arial"/>
              </w:rPr>
            </w:pPr>
            <w:r w:rsidRPr="00123177">
              <w:rPr>
                <w:rFonts w:eastAsia="Arial"/>
              </w:rPr>
              <w:t>Verify that HVDCDC shall detects the 400V DC link overvoltage and raises a level 2 fault after 500ms.</w:t>
            </w:r>
          </w:p>
        </w:tc>
      </w:tr>
      <w:tr w:rsidR="00A55B53" w:rsidRPr="00123177" w14:paraId="131E971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0342FC3"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18FFEB" w14:textId="77777777" w:rsidR="00A55B53" w:rsidRPr="00123177" w:rsidRDefault="00A55B53" w:rsidP="00535342">
            <w:r w:rsidRPr="00123177">
              <w:t>Valid range of Values is not applicable</w:t>
            </w:r>
          </w:p>
        </w:tc>
      </w:tr>
      <w:tr w:rsidR="00A55B53" w:rsidRPr="00123177" w14:paraId="363FE65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7961F99"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4701CD" w14:textId="77777777" w:rsidR="00A55B53" w:rsidRPr="00123177" w:rsidRDefault="00A55B53" w:rsidP="00535342">
            <w:r w:rsidRPr="00123177">
              <w:t>1. The HVDCDC application shall be in Standby state, value of CAN signal HVDCDCStatus @ HVDCDC_Status1 should equal to 0x0 ("Standby") and signal NHVDCDCStatusDebug @ HVDCDC_Debug should equal to 0x0 ("Standby").</w:t>
            </w:r>
          </w:p>
          <w:p w14:paraId="401D11C7" w14:textId="77777777" w:rsidR="00A55B53" w:rsidRPr="00123177" w:rsidRDefault="00A55B53" w:rsidP="00535342">
            <w:r w:rsidRPr="00123177">
              <w:t>2. No fault shall be raised, Value of CAN signal NHVDCDCFault @ HVDCDC_Status1 shall equal to 0</w:t>
            </w:r>
          </w:p>
        </w:tc>
      </w:tr>
      <w:tr w:rsidR="00A55B53" w:rsidRPr="00123177" w14:paraId="1A8C2CF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C73A843"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AEF54" w14:textId="77777777" w:rsidR="00A55B53" w:rsidRPr="00123177" w:rsidRDefault="00A55B53" w:rsidP="00535342">
            <w:r w:rsidRPr="00123177">
              <w:rPr>
                <w:szCs w:val="20"/>
              </w:rPr>
              <w:t>Default values shall be applicable with respect to Pre-Loaded Values</w:t>
            </w:r>
          </w:p>
        </w:tc>
      </w:tr>
      <w:tr w:rsidR="00A55B53" w:rsidRPr="00123177" w14:paraId="5D68F7C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A55267"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56F103" w14:textId="77777777" w:rsidR="00A55B53" w:rsidRPr="00123177" w:rsidRDefault="00A55B53" w:rsidP="00535342">
            <w:r w:rsidRPr="00123177">
              <w:rPr>
                <w:szCs w:val="20"/>
              </w:rPr>
              <w:t>Valid range value is not required.</w:t>
            </w:r>
          </w:p>
        </w:tc>
      </w:tr>
      <w:tr w:rsidR="00A55B53" w:rsidRPr="00123177" w14:paraId="699087D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EF55DBD"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19DF18" w14:textId="77777777" w:rsidR="00A55B53" w:rsidRPr="00123177" w:rsidRDefault="00A55B53" w:rsidP="00535342">
            <w:r w:rsidRPr="00123177">
              <w:rPr>
                <w:szCs w:val="20"/>
              </w:rPr>
              <w:t>Data latency period is not applicable</w:t>
            </w:r>
          </w:p>
        </w:tc>
      </w:tr>
      <w:tr w:rsidR="00A55B53" w:rsidRPr="00123177" w14:paraId="7F70B0D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8B82110"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D95A78" w14:textId="77777777" w:rsidR="00A55B53" w:rsidRPr="00123177" w:rsidRDefault="00A55B53" w:rsidP="00535342">
            <w:r w:rsidRPr="00123177">
              <w:rPr>
                <w:szCs w:val="20"/>
              </w:rPr>
              <w:t>Data Retention period is not applicable.</w:t>
            </w:r>
          </w:p>
        </w:tc>
      </w:tr>
      <w:tr w:rsidR="00A55B53" w:rsidRPr="00123177" w14:paraId="3187B8C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13E177B"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1793A3" w14:textId="77777777" w:rsidR="00A55B53" w:rsidRPr="00123177" w:rsidRDefault="00A55B53" w:rsidP="00535342">
            <w:r w:rsidRPr="00123177">
              <w:rPr>
                <w:szCs w:val="20"/>
              </w:rPr>
              <w:t>Data rate is not applicable.</w:t>
            </w:r>
          </w:p>
        </w:tc>
      </w:tr>
      <w:tr w:rsidR="00A55B53" w:rsidRPr="00123177" w14:paraId="42F95ED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C82E44"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A3B23C"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155BBDC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3B957E4"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6DBF97" w14:textId="77777777" w:rsidR="00A55B53" w:rsidRPr="00123177" w:rsidRDefault="00A55B53" w:rsidP="00535342">
            <w:r w:rsidRPr="00123177">
              <w:rPr>
                <w:szCs w:val="20"/>
              </w:rPr>
              <w:t>Temporal event is not applicable.</w:t>
            </w:r>
          </w:p>
        </w:tc>
      </w:tr>
      <w:tr w:rsidR="00A55B53" w:rsidRPr="00123177" w14:paraId="6D6E612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B8C3E6D" w14:textId="77777777" w:rsidR="00A55B53" w:rsidRPr="00123177" w:rsidRDefault="00A55B53" w:rsidP="00535342">
            <w:r w:rsidRPr="00123177">
              <w:rPr>
                <w:rFonts w:eastAsia="Arial"/>
                <w:color w:val="000000" w:themeColor="text1"/>
                <w:szCs w:val="20"/>
              </w:rPr>
              <w:t xml:space="preserve">Validation Rules/ </w:t>
            </w:r>
          </w:p>
          <w:p w14:paraId="4E43D235"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E429C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E2367B2" w14:textId="77777777" w:rsidR="00A55B53" w:rsidRPr="00123177" w:rsidRDefault="00A55B53" w:rsidP="00535342">
            <w:pPr>
              <w:spacing w:line="259" w:lineRule="auto"/>
              <w:rPr>
                <w:rFonts w:eastAsia="Arial"/>
                <w:color w:val="000000" w:themeColor="text1"/>
                <w:szCs w:val="20"/>
              </w:rPr>
            </w:pPr>
          </w:p>
          <w:p w14:paraId="6F4DFE8A"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shall equal to 0x3 ("Level 2")</w:t>
            </w:r>
          </w:p>
          <w:p w14:paraId="1E2ADD09" w14:textId="77777777" w:rsidR="00A55B53" w:rsidRPr="00123177" w:rsidRDefault="00A55B53" w:rsidP="00535342">
            <w:pPr>
              <w:pStyle w:val="TableText"/>
              <w:snapToGrid w:val="0"/>
            </w:pPr>
            <w:r w:rsidRPr="00123177">
              <w:rPr>
                <w:rFonts w:eastAsia="Arial"/>
                <w:color w:val="000000" w:themeColor="text1"/>
                <w:szCs w:val="20"/>
              </w:rPr>
              <w:t>NHVDCDCFaultID @ HVDCDC_Debug_PDU shall equal to 0x1  ("DIAGNOSTIC_400V_OV_FAULT_ID")</w:t>
            </w:r>
          </w:p>
        </w:tc>
      </w:tr>
      <w:tr w:rsidR="00A55B53" w:rsidRPr="00123177" w14:paraId="42147EE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913E67"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13C25E" w14:textId="77777777" w:rsidR="00A55B53" w:rsidRPr="00123177" w:rsidRDefault="00A55B53" w:rsidP="00535342">
            <w:r w:rsidRPr="00123177">
              <w:rPr>
                <w:szCs w:val="20"/>
              </w:rPr>
              <w:t>Constraints is not applicable.</w:t>
            </w:r>
          </w:p>
        </w:tc>
      </w:tr>
      <w:tr w:rsidR="00A55B53" w:rsidRPr="00123177" w14:paraId="63135E1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754DC80"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9BF503" w14:textId="77777777" w:rsidR="00A55B53" w:rsidRPr="00123177" w:rsidRDefault="00A55B53" w:rsidP="00535342">
            <w:r w:rsidRPr="00123177">
              <w:rPr>
                <w:szCs w:val="20"/>
              </w:rPr>
              <w:t>No effects on other system</w:t>
            </w:r>
          </w:p>
        </w:tc>
      </w:tr>
      <w:tr w:rsidR="00A55B53" w:rsidRPr="00123177" w14:paraId="5533C8E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90E5945" w14:textId="77777777" w:rsidR="00A55B53" w:rsidRPr="00123177" w:rsidRDefault="00A55B53" w:rsidP="00535342">
            <w:r w:rsidRPr="00123177">
              <w:rPr>
                <w:rFonts w:eastAsia="Arial"/>
                <w:color w:val="000000" w:themeColor="text1"/>
                <w:szCs w:val="20"/>
              </w:rPr>
              <w:t xml:space="preserve">Testability with respect </w:t>
            </w:r>
            <w:r w:rsidRPr="00123177">
              <w:rPr>
                <w:rFonts w:eastAsia="Arial"/>
                <w:color w:val="000000" w:themeColor="text1"/>
                <w:szCs w:val="20"/>
              </w:rPr>
              <w:lastRenderedPageBreak/>
              <w:t>to test environment</w:t>
            </w:r>
          </w:p>
          <w:p w14:paraId="3683AAFF" w14:textId="77777777" w:rsidR="00A55B53" w:rsidRPr="00123177" w:rsidRDefault="00A55B53" w:rsidP="00535342">
            <w:r w:rsidRPr="00123177">
              <w:rPr>
                <w:rFonts w:eastAsia="Arial"/>
                <w:color w:val="000000" w:themeColor="text1"/>
                <w:szCs w:val="20"/>
              </w:rPr>
              <w:t>(Yes/No)</w:t>
            </w:r>
          </w:p>
          <w:p w14:paraId="7443C715"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3977A6" w14:textId="77777777" w:rsidR="00A55B53" w:rsidRPr="00123177" w:rsidRDefault="00A55B53" w:rsidP="00535342">
            <w:pPr>
              <w:pStyle w:val="TableText"/>
              <w:snapToGrid w:val="0"/>
            </w:pPr>
            <w:r w:rsidRPr="00123177">
              <w:lastRenderedPageBreak/>
              <w:t>YES</w:t>
            </w:r>
          </w:p>
          <w:p w14:paraId="22B0016F" w14:textId="77777777" w:rsidR="00A55B53" w:rsidRPr="00123177" w:rsidRDefault="00A55B53" w:rsidP="00535342"/>
        </w:tc>
      </w:tr>
      <w:tr w:rsidR="00A55B53" w:rsidRPr="00123177" w14:paraId="14907BD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AF2DFE" w14:textId="77777777" w:rsidR="00A55B53" w:rsidRPr="00123177" w:rsidRDefault="00A55B53" w:rsidP="00535342">
            <w:r w:rsidRPr="00123177">
              <w:rPr>
                <w:rFonts w:eastAsia="Arial"/>
                <w:color w:val="000000" w:themeColor="text1"/>
                <w:szCs w:val="20"/>
              </w:rPr>
              <w:t>Feasible within project constraints</w:t>
            </w:r>
          </w:p>
          <w:p w14:paraId="61844E93" w14:textId="77777777" w:rsidR="00A55B53" w:rsidRPr="00123177" w:rsidRDefault="00A55B53" w:rsidP="00535342">
            <w:r w:rsidRPr="00123177">
              <w:rPr>
                <w:rFonts w:eastAsia="Arial"/>
                <w:color w:val="000000" w:themeColor="text1"/>
                <w:szCs w:val="20"/>
              </w:rPr>
              <w:t>(Yes/No)</w:t>
            </w:r>
          </w:p>
          <w:p w14:paraId="2BC74D6C"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F1F0EB" w14:textId="77777777" w:rsidR="00A55B53" w:rsidRPr="00123177" w:rsidRDefault="00A55B53" w:rsidP="00535342">
            <w:pPr>
              <w:pStyle w:val="TableText"/>
              <w:snapToGrid w:val="0"/>
            </w:pPr>
            <w:r w:rsidRPr="00123177">
              <w:t>YES</w:t>
            </w:r>
          </w:p>
          <w:p w14:paraId="37B42231" w14:textId="77777777" w:rsidR="00A55B53" w:rsidRPr="00123177" w:rsidRDefault="00A55B53" w:rsidP="00535342"/>
        </w:tc>
      </w:tr>
      <w:tr w:rsidR="00A55B53" w:rsidRPr="00123177" w14:paraId="4273C8B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5EB5F8B" w14:textId="77777777" w:rsidR="00A55B53" w:rsidRPr="00123177" w:rsidRDefault="00A55B53" w:rsidP="00535342">
            <w:r w:rsidRPr="00123177">
              <w:rPr>
                <w:rFonts w:eastAsia="Arial"/>
                <w:color w:val="000000" w:themeColor="text1"/>
                <w:szCs w:val="20"/>
              </w:rPr>
              <w:t>Critical</w:t>
            </w:r>
          </w:p>
          <w:p w14:paraId="31BCFDB6"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5DFB05" w14:textId="77777777" w:rsidR="00A55B53" w:rsidRPr="00123177" w:rsidRDefault="00A55B53" w:rsidP="00535342">
            <w:pPr>
              <w:keepNext/>
            </w:pPr>
            <w:r w:rsidRPr="00123177">
              <w:t>YES</w:t>
            </w:r>
          </w:p>
        </w:tc>
      </w:tr>
      <w:tr w:rsidR="00A55B53" w:rsidRPr="00123177" w14:paraId="5CF7B73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E8869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7F8AAB" w14:textId="77777777" w:rsidR="00A55B53" w:rsidRPr="00123177" w:rsidRDefault="00A55B53" w:rsidP="00535342">
            <w:pPr>
              <w:keepNext/>
            </w:pPr>
            <w:r w:rsidRPr="00123177">
              <w:t>Acceptance Criteria for this requirement should be as per SECTION-6 ACCEPTANCE CRITERI</w:t>
            </w:r>
          </w:p>
        </w:tc>
      </w:tr>
    </w:tbl>
    <w:p w14:paraId="263D4EF7" w14:textId="77777777" w:rsidR="00A55B53" w:rsidRPr="00123177" w:rsidRDefault="00A55B53" w:rsidP="00A55B53">
      <w:pPr>
        <w:pStyle w:val="Heading5"/>
        <w:rPr>
          <w:rFonts w:eastAsia="Arial"/>
          <w:color w:val="000000" w:themeColor="text1"/>
          <w:sz w:val="20"/>
          <w:szCs w:val="20"/>
        </w:rPr>
      </w:pPr>
      <w:r w:rsidRPr="00123177">
        <w:rPr>
          <w:rFonts w:eastAsia="Arial"/>
          <w:sz w:val="20"/>
          <w:szCs w:val="20"/>
        </w:rPr>
        <w:t>Requirement against</w:t>
      </w:r>
      <w:r w:rsidRPr="00123177">
        <w:t xml:space="preserve"> </w:t>
      </w:r>
      <w:r w:rsidRPr="00123177">
        <w:rPr>
          <w:rFonts w:eastAsia="Arial"/>
          <w:color w:val="000000" w:themeColor="text1"/>
          <w:sz w:val="20"/>
          <w:szCs w:val="20"/>
        </w:rPr>
        <w:t>the 800V DC link under voltage when in normal operation</w:t>
      </w:r>
      <w:r w:rsidRPr="00123177">
        <w:rPr>
          <w:rFonts w:eastAsia="Arial"/>
          <w:sz w:val="20"/>
          <w:szCs w:val="20"/>
        </w:rPr>
        <w:t>.</w:t>
      </w:r>
    </w:p>
    <w:p w14:paraId="190B2F3A" w14:textId="77777777" w:rsidR="00A55B53" w:rsidRPr="00123177" w:rsidRDefault="00A55B53" w:rsidP="00A55B53">
      <w:pPr>
        <w:pStyle w:val="BodyText"/>
        <w:rPr>
          <w:rFonts w:eastAsia="Arial"/>
        </w:rPr>
      </w:pPr>
    </w:p>
    <w:p w14:paraId="5D1F8136" w14:textId="77777777" w:rsidR="00A55B53" w:rsidRPr="00123177" w:rsidRDefault="00A55B53" w:rsidP="00A55B53">
      <w:pPr>
        <w:pStyle w:val="BodyText"/>
        <w:rPr>
          <w:rFonts w:eastAsia="Arial"/>
        </w:rPr>
      </w:pPr>
    </w:p>
    <w:tbl>
      <w:tblPr>
        <w:tblW w:w="9300" w:type="dxa"/>
        <w:tblInd w:w="103" w:type="dxa"/>
        <w:tblLook w:val="06A0" w:firstRow="1" w:lastRow="0" w:firstColumn="1" w:lastColumn="0" w:noHBand="1" w:noVBand="1"/>
      </w:tblPr>
      <w:tblGrid>
        <w:gridCol w:w="1456"/>
        <w:gridCol w:w="7844"/>
      </w:tblGrid>
      <w:tr w:rsidR="00A55B53" w:rsidRPr="00123177" w14:paraId="7F085B7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CACD6DA"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DBB21B1" w14:textId="77777777" w:rsidR="00A55B53" w:rsidRPr="00123177" w:rsidRDefault="00A55B53" w:rsidP="00535342">
            <w:r w:rsidRPr="00123177">
              <w:rPr>
                <w:rFonts w:eastAsia="Arial"/>
                <w:b/>
                <w:bCs/>
                <w:color w:val="000000" w:themeColor="text1"/>
                <w:szCs w:val="20"/>
              </w:rPr>
              <w:t>Description</w:t>
            </w:r>
          </w:p>
        </w:tc>
      </w:tr>
      <w:tr w:rsidR="00A55B53" w:rsidRPr="00123177" w14:paraId="063848E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EAAC297"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F8288B" w14:textId="77777777" w:rsidR="00A55B53" w:rsidRPr="00123177" w:rsidRDefault="00A55B53" w:rsidP="00535342">
            <w:r w:rsidRPr="00123177">
              <w:t>SWRS_</w:t>
            </w:r>
            <w:r w:rsidRPr="00123177">
              <w:rPr>
                <w:rFonts w:eastAsia="Arial"/>
                <w:color w:val="000000" w:themeColor="text1"/>
                <w:szCs w:val="20"/>
              </w:rPr>
              <w:t>Diag_41</w:t>
            </w:r>
          </w:p>
        </w:tc>
      </w:tr>
      <w:tr w:rsidR="00A55B53" w:rsidRPr="00123177" w14:paraId="50CF977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85232EB"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782927" w14:textId="77777777" w:rsidR="00A55B53" w:rsidRPr="00123177" w:rsidRDefault="00A55B53" w:rsidP="00535342">
            <w:pPr>
              <w:rPr>
                <w:rFonts w:eastAsia="Arial"/>
                <w:color w:val="000000" w:themeColor="text1"/>
              </w:rPr>
            </w:pPr>
            <w:r w:rsidRPr="00123177">
              <w:rPr>
                <w:rFonts w:eastAsia="Arial"/>
                <w:color w:val="000000" w:themeColor="text1"/>
              </w:rPr>
              <w:t>SDS-HVDCDC-201</w:t>
            </w:r>
          </w:p>
        </w:tc>
      </w:tr>
      <w:tr w:rsidR="00A55B53" w:rsidRPr="00123177" w14:paraId="3AA49FD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6F2389F"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7312CA" w14:textId="77777777" w:rsidR="00A55B53" w:rsidRPr="00123177" w:rsidRDefault="00A55B53" w:rsidP="00535342">
            <w:pPr>
              <w:rPr>
                <w:rFonts w:eastAsia="Arial"/>
                <w:color w:val="000000" w:themeColor="text1"/>
              </w:rPr>
            </w:pPr>
            <w:r w:rsidRPr="00123177">
              <w:rPr>
                <w:rFonts w:ascii="Aptos Narrow" w:hAnsi="Aptos Narrow"/>
                <w:sz w:val="22"/>
                <w:szCs w:val="22"/>
              </w:rPr>
              <w:t>B-Sample/PF2.0</w:t>
            </w:r>
          </w:p>
        </w:tc>
      </w:tr>
      <w:tr w:rsidR="00A55B53" w:rsidRPr="00123177" w14:paraId="2950E85F"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5895718B"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31CB4B" w14:textId="77777777" w:rsidR="00A55B53" w:rsidRPr="00123177" w:rsidRDefault="00A55B53" w:rsidP="00535342">
            <w:pPr>
              <w:rPr>
                <w:rFonts w:eastAsia="Arial"/>
                <w:szCs w:val="20"/>
              </w:rPr>
            </w:pPr>
            <w:r w:rsidRPr="00123177">
              <w:rPr>
                <w:rStyle w:val="ui-provider"/>
              </w:rPr>
              <w:t>The HVDCDC shall detect the 800V DC link under voltage when in normal operation and raise a level 2 fault.</w:t>
            </w:r>
          </w:p>
        </w:tc>
      </w:tr>
      <w:tr w:rsidR="00A55B53" w:rsidRPr="00123177" w14:paraId="5B27756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FEF3C30"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E4AF57" w14:textId="77777777" w:rsidR="00A55B53" w:rsidRPr="00123177" w:rsidRDefault="00A55B53" w:rsidP="00535342">
            <w:r w:rsidRPr="00123177">
              <w:rPr>
                <w:rFonts w:eastAsia="Arial"/>
              </w:rPr>
              <w:t>No Such derived requirement is applicable.</w:t>
            </w:r>
          </w:p>
        </w:tc>
      </w:tr>
      <w:tr w:rsidR="00A55B53" w:rsidRPr="00123177" w14:paraId="3C4538F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3CF86E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76EBE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Medium</w:t>
            </w:r>
          </w:p>
        </w:tc>
      </w:tr>
      <w:tr w:rsidR="00A55B53" w:rsidRPr="00123177" w14:paraId="4901B7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6A8189A"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C4ABDB"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6222378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1DE9DD5"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59E0F3" w14:textId="77777777" w:rsidR="00A55B53" w:rsidRPr="00123177" w:rsidRDefault="00A55B53" w:rsidP="00535342">
            <w:pPr>
              <w:spacing w:line="259" w:lineRule="auto"/>
            </w:pPr>
            <w:r w:rsidRPr="00123177">
              <w:t>1. 800V side (high side) voltage of the power module should less than 375V.</w:t>
            </w:r>
          </w:p>
          <w:p w14:paraId="7717ABAE" w14:textId="77777777" w:rsidR="00A55B53" w:rsidRPr="00123177" w:rsidRDefault="00A55B53" w:rsidP="00535342">
            <w:pPr>
              <w:spacing w:line="259" w:lineRule="auto"/>
            </w:pPr>
          </w:p>
        </w:tc>
      </w:tr>
      <w:tr w:rsidR="00A55B53" w:rsidRPr="00123177" w14:paraId="38CDA28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5B85576"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B3648A"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NHVDCDCFault @  HVDCDC_Status1 shall equal to 0x3 ("Level 2")</w:t>
            </w:r>
          </w:p>
          <w:p w14:paraId="4C24BF59"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lastRenderedPageBreak/>
              <w:t>2. NHVDCDCFaultID @ HVDCDC_Debug_PDU shall equal to 0x2  ("DIAGNOSTIC_800V_UV_FAULT_ID") and this fault shall be raised after 500ms after high side voltage is decreased to less than 375V.</w:t>
            </w:r>
          </w:p>
        </w:tc>
      </w:tr>
      <w:tr w:rsidR="00A55B53" w:rsidRPr="00123177" w14:paraId="0E8BB50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3E11625"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1B6202" w14:textId="77777777" w:rsidR="00A55B53" w:rsidRPr="00123177" w:rsidRDefault="00A55B53" w:rsidP="00535342">
            <w:pPr>
              <w:spacing w:line="259" w:lineRule="auto"/>
              <w:rPr>
                <w:rFonts w:eastAsia="Arial"/>
              </w:rPr>
            </w:pPr>
            <w:r w:rsidRPr="00123177">
              <w:rPr>
                <w:rFonts w:eastAsia="Arial"/>
              </w:rPr>
              <w:t>Verify that HVDCDC shall detects the 800V DC link undervoltage and raises a level 2 fault after 500ms.</w:t>
            </w:r>
          </w:p>
        </w:tc>
      </w:tr>
      <w:tr w:rsidR="00A55B53" w:rsidRPr="00123177" w14:paraId="54F4073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0ACA044"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8D1890" w14:textId="77777777" w:rsidR="00A55B53" w:rsidRPr="00123177" w:rsidRDefault="00A55B53" w:rsidP="00535342">
            <w:r w:rsidRPr="00123177">
              <w:t>No such mandatory fields is applicable.</w:t>
            </w:r>
          </w:p>
        </w:tc>
      </w:tr>
      <w:tr w:rsidR="00A55B53" w:rsidRPr="00123177" w14:paraId="05E5B22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0C54D41"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3177A7" w14:textId="77777777" w:rsidR="00A55B53" w:rsidRPr="00123177" w:rsidRDefault="00A55B53" w:rsidP="00535342">
            <w:r w:rsidRPr="00123177">
              <w:t>1. The HVDCDC application shall be in Normal substate of HV_ON state, value of CAN signal HVDCDCStatus @ HVDCDC_Status1 should equal to 0x1 ("Normal") and signal NHVDCDCStatusDebug @ HVDCDC_Debug should equal to 0x6 ("Normal ").</w:t>
            </w:r>
          </w:p>
          <w:p w14:paraId="30C80E9F" w14:textId="77777777" w:rsidR="00A55B53" w:rsidRPr="00123177" w:rsidRDefault="00A55B53" w:rsidP="00535342">
            <w:r w:rsidRPr="00123177">
              <w:t>2. No fault shall be raised, Value of CAN signal NHVDCDCFault @ HVDCDC_Status1 shall equal to 0</w:t>
            </w:r>
          </w:p>
        </w:tc>
      </w:tr>
      <w:tr w:rsidR="00A55B53" w:rsidRPr="00123177" w14:paraId="63F35E5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7EFFAC0"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737244" w14:textId="77777777" w:rsidR="00A55B53" w:rsidRPr="00123177" w:rsidRDefault="00A55B53" w:rsidP="00535342">
            <w:r w:rsidRPr="00123177">
              <w:rPr>
                <w:szCs w:val="20"/>
              </w:rPr>
              <w:t>Default values shall be applicable with respect to Pre-Loaded Values</w:t>
            </w:r>
          </w:p>
        </w:tc>
      </w:tr>
      <w:tr w:rsidR="00A55B53" w:rsidRPr="00123177" w14:paraId="3F4F5E4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A77F074"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503D60" w14:textId="77777777" w:rsidR="00A55B53" w:rsidRPr="00123177" w:rsidRDefault="00A55B53" w:rsidP="00535342">
            <w:r w:rsidRPr="00123177">
              <w:rPr>
                <w:szCs w:val="20"/>
              </w:rPr>
              <w:t>Valid range value is not required.</w:t>
            </w:r>
          </w:p>
        </w:tc>
      </w:tr>
      <w:tr w:rsidR="00A55B53" w:rsidRPr="00123177" w14:paraId="3D832C1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E15BF4"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919161" w14:textId="77777777" w:rsidR="00A55B53" w:rsidRPr="00123177" w:rsidRDefault="00A55B53" w:rsidP="00535342">
            <w:r w:rsidRPr="00123177">
              <w:rPr>
                <w:szCs w:val="20"/>
              </w:rPr>
              <w:t>Data latency period is not applicable</w:t>
            </w:r>
          </w:p>
        </w:tc>
      </w:tr>
      <w:tr w:rsidR="00A55B53" w:rsidRPr="00123177" w14:paraId="5E8BC1B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C3FB0A4"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68838E" w14:textId="77777777" w:rsidR="00A55B53" w:rsidRPr="00123177" w:rsidRDefault="00A55B53" w:rsidP="00535342">
            <w:r w:rsidRPr="00123177">
              <w:rPr>
                <w:szCs w:val="20"/>
              </w:rPr>
              <w:t>Data Retention period is not applicable.</w:t>
            </w:r>
          </w:p>
        </w:tc>
      </w:tr>
      <w:tr w:rsidR="00A55B53" w:rsidRPr="00123177" w14:paraId="0DCAD6E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2936F3C"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1F1DE6" w14:textId="77777777" w:rsidR="00A55B53" w:rsidRPr="00123177" w:rsidRDefault="00A55B53" w:rsidP="00535342">
            <w:r w:rsidRPr="00123177">
              <w:rPr>
                <w:szCs w:val="20"/>
              </w:rPr>
              <w:t>Data rate is not applicable.</w:t>
            </w:r>
          </w:p>
        </w:tc>
      </w:tr>
      <w:tr w:rsidR="00A55B53" w:rsidRPr="00123177" w14:paraId="37FEAE0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9A20C71"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C42651"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2FBE24D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067B3D0"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6A07E7" w14:textId="77777777" w:rsidR="00A55B53" w:rsidRPr="00123177" w:rsidRDefault="00A55B53" w:rsidP="00535342">
            <w:r w:rsidRPr="00123177">
              <w:rPr>
                <w:szCs w:val="20"/>
              </w:rPr>
              <w:t>Temporal event is not applicable.</w:t>
            </w:r>
          </w:p>
        </w:tc>
      </w:tr>
      <w:tr w:rsidR="00A55B53" w:rsidRPr="00123177" w14:paraId="34CF576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C98834F" w14:textId="77777777" w:rsidR="00A55B53" w:rsidRPr="00123177" w:rsidRDefault="00A55B53" w:rsidP="00535342">
            <w:r w:rsidRPr="00123177">
              <w:rPr>
                <w:rFonts w:eastAsia="Arial"/>
                <w:color w:val="000000" w:themeColor="text1"/>
                <w:szCs w:val="20"/>
              </w:rPr>
              <w:t xml:space="preserve">Validation Rules/ </w:t>
            </w:r>
          </w:p>
          <w:p w14:paraId="71F22571"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9365A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EAF660D" w14:textId="77777777" w:rsidR="00A55B53" w:rsidRPr="00123177" w:rsidRDefault="00A55B53" w:rsidP="00535342">
            <w:pPr>
              <w:spacing w:line="259" w:lineRule="auto"/>
              <w:rPr>
                <w:rFonts w:eastAsia="Arial"/>
                <w:color w:val="000000" w:themeColor="text1"/>
                <w:szCs w:val="20"/>
              </w:rPr>
            </w:pPr>
          </w:p>
          <w:p w14:paraId="69EAC4FB"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shall equal to 0x3 ("Level 2")</w:t>
            </w:r>
          </w:p>
          <w:p w14:paraId="6E93BD3A" w14:textId="77777777" w:rsidR="00A55B53" w:rsidRPr="00123177" w:rsidRDefault="00A55B53" w:rsidP="00535342">
            <w:pPr>
              <w:pStyle w:val="TableText"/>
              <w:snapToGrid w:val="0"/>
            </w:pPr>
            <w:r w:rsidRPr="00123177">
              <w:rPr>
                <w:rFonts w:eastAsia="Arial"/>
                <w:color w:val="000000" w:themeColor="text1"/>
                <w:szCs w:val="20"/>
              </w:rPr>
              <w:t>NHVDCDCFaultID @ HVDCDC_Debug_PDU shall equal to 0x2 ("DIAGNOSTIC_800V_UV_FAULT_ID")</w:t>
            </w:r>
          </w:p>
        </w:tc>
      </w:tr>
      <w:tr w:rsidR="00A55B53" w:rsidRPr="00123177" w14:paraId="7D65312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159C618"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1143DC" w14:textId="77777777" w:rsidR="00A55B53" w:rsidRPr="00123177" w:rsidRDefault="00A55B53" w:rsidP="00535342">
            <w:r w:rsidRPr="00123177">
              <w:rPr>
                <w:szCs w:val="20"/>
              </w:rPr>
              <w:t>Constraints is not applicable.</w:t>
            </w:r>
          </w:p>
        </w:tc>
      </w:tr>
      <w:tr w:rsidR="00A55B53" w:rsidRPr="00123177" w14:paraId="7F2135D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1B8407"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A4D8E1" w14:textId="77777777" w:rsidR="00A55B53" w:rsidRPr="00123177" w:rsidRDefault="00A55B53" w:rsidP="00535342">
            <w:r w:rsidRPr="00123177">
              <w:rPr>
                <w:szCs w:val="20"/>
              </w:rPr>
              <w:t>No effects on other system</w:t>
            </w:r>
          </w:p>
        </w:tc>
      </w:tr>
      <w:tr w:rsidR="00A55B53" w:rsidRPr="00123177" w14:paraId="1411100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81C1828" w14:textId="77777777" w:rsidR="00A55B53" w:rsidRPr="00123177" w:rsidRDefault="00A55B53" w:rsidP="00535342">
            <w:r w:rsidRPr="00123177">
              <w:rPr>
                <w:rFonts w:eastAsia="Arial"/>
                <w:color w:val="000000" w:themeColor="text1"/>
                <w:szCs w:val="20"/>
              </w:rPr>
              <w:t>Testability with respect to test environment</w:t>
            </w:r>
          </w:p>
          <w:p w14:paraId="28D78B47" w14:textId="77777777" w:rsidR="00A55B53" w:rsidRPr="00123177" w:rsidRDefault="00A55B53" w:rsidP="00535342">
            <w:r w:rsidRPr="00123177">
              <w:rPr>
                <w:rFonts w:eastAsia="Arial"/>
                <w:color w:val="000000" w:themeColor="text1"/>
                <w:szCs w:val="20"/>
              </w:rPr>
              <w:lastRenderedPageBreak/>
              <w:t>(Yes/No)</w:t>
            </w:r>
          </w:p>
          <w:p w14:paraId="7006E6FA"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D7E9E6" w14:textId="77777777" w:rsidR="00A55B53" w:rsidRPr="00123177" w:rsidRDefault="00A55B53" w:rsidP="00535342">
            <w:pPr>
              <w:pStyle w:val="TableText"/>
              <w:snapToGrid w:val="0"/>
            </w:pPr>
            <w:r w:rsidRPr="00123177">
              <w:lastRenderedPageBreak/>
              <w:t>YES</w:t>
            </w:r>
          </w:p>
          <w:p w14:paraId="1D34F7BF" w14:textId="77777777" w:rsidR="00A55B53" w:rsidRPr="00123177" w:rsidRDefault="00A55B53" w:rsidP="00535342"/>
        </w:tc>
      </w:tr>
      <w:tr w:rsidR="00A55B53" w:rsidRPr="00123177" w14:paraId="448457B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A10534" w14:textId="77777777" w:rsidR="00A55B53" w:rsidRPr="00123177" w:rsidRDefault="00A55B53" w:rsidP="00535342">
            <w:r w:rsidRPr="00123177">
              <w:rPr>
                <w:rFonts w:eastAsia="Arial"/>
                <w:color w:val="000000" w:themeColor="text1"/>
                <w:szCs w:val="20"/>
              </w:rPr>
              <w:t>Feasible within project constraints</w:t>
            </w:r>
          </w:p>
          <w:p w14:paraId="55519739" w14:textId="77777777" w:rsidR="00A55B53" w:rsidRPr="00123177" w:rsidRDefault="00A55B53" w:rsidP="00535342">
            <w:r w:rsidRPr="00123177">
              <w:rPr>
                <w:rFonts w:eastAsia="Arial"/>
                <w:color w:val="000000" w:themeColor="text1"/>
                <w:szCs w:val="20"/>
              </w:rPr>
              <w:t>(Yes/No)</w:t>
            </w:r>
          </w:p>
          <w:p w14:paraId="36233EF3"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32B092" w14:textId="77777777" w:rsidR="00A55B53" w:rsidRPr="00123177" w:rsidRDefault="00A55B53" w:rsidP="00535342">
            <w:pPr>
              <w:pStyle w:val="TableText"/>
              <w:snapToGrid w:val="0"/>
            </w:pPr>
            <w:r w:rsidRPr="00123177">
              <w:t>YES</w:t>
            </w:r>
          </w:p>
          <w:p w14:paraId="10AC7EAC" w14:textId="77777777" w:rsidR="00A55B53" w:rsidRPr="00123177" w:rsidRDefault="00A55B53" w:rsidP="00535342"/>
        </w:tc>
      </w:tr>
      <w:tr w:rsidR="00A55B53" w:rsidRPr="00123177" w14:paraId="76587C9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425D48C" w14:textId="77777777" w:rsidR="00A55B53" w:rsidRPr="00123177" w:rsidRDefault="00A55B53" w:rsidP="00535342">
            <w:r w:rsidRPr="00123177">
              <w:rPr>
                <w:rFonts w:eastAsia="Arial"/>
                <w:color w:val="000000" w:themeColor="text1"/>
                <w:szCs w:val="20"/>
              </w:rPr>
              <w:t>Critical</w:t>
            </w:r>
          </w:p>
          <w:p w14:paraId="5A57BE8C"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35E9D5" w14:textId="77777777" w:rsidR="00A55B53" w:rsidRPr="00123177" w:rsidRDefault="00A55B53" w:rsidP="00535342">
            <w:r w:rsidRPr="00123177">
              <w:t>YES</w:t>
            </w:r>
          </w:p>
        </w:tc>
      </w:tr>
      <w:tr w:rsidR="00A55B53" w:rsidRPr="00123177" w14:paraId="0D16B03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AFF855"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D6A221" w14:textId="77777777" w:rsidR="00A55B53" w:rsidRPr="00123177" w:rsidRDefault="00A55B53" w:rsidP="00535342">
            <w:r w:rsidRPr="00123177">
              <w:t>Acceptance Criteria for this requirement should be as per SECTION-6 ACCEPTANCE CRITERIA</w:t>
            </w:r>
          </w:p>
        </w:tc>
      </w:tr>
    </w:tbl>
    <w:p w14:paraId="3A7415B6" w14:textId="77777777" w:rsidR="00A55B53" w:rsidRPr="00123177" w:rsidRDefault="00A55B53" w:rsidP="00A55B53">
      <w:pPr>
        <w:pStyle w:val="BodyText"/>
        <w:rPr>
          <w:rFonts w:eastAsia="Arial"/>
        </w:rPr>
      </w:pPr>
    </w:p>
    <w:p w14:paraId="1271C322" w14:textId="77777777" w:rsidR="00A55B53" w:rsidRPr="00123177" w:rsidRDefault="00A55B53" w:rsidP="00A55B53">
      <w:pPr>
        <w:pStyle w:val="BodyText"/>
        <w:rPr>
          <w:rFonts w:eastAsia="Arial"/>
        </w:rPr>
      </w:pPr>
    </w:p>
    <w:p w14:paraId="3157A4ED" w14:textId="77777777" w:rsidR="00A55B53" w:rsidRPr="00123177" w:rsidRDefault="00A55B53" w:rsidP="00A55B53">
      <w:pPr>
        <w:rPr>
          <w:rFonts w:eastAsia="Arial"/>
        </w:rPr>
      </w:pPr>
    </w:p>
    <w:p w14:paraId="0A5EED12" w14:textId="77777777" w:rsidR="00A55B53" w:rsidRPr="00123177" w:rsidRDefault="00A55B53" w:rsidP="00A55B53">
      <w:pPr>
        <w:pStyle w:val="Heading5"/>
        <w:rPr>
          <w:rFonts w:eastAsia="Arial"/>
        </w:rPr>
      </w:pPr>
      <w:r w:rsidRPr="00123177">
        <w:rPr>
          <w:rFonts w:eastAsia="Arial"/>
          <w:sz w:val="20"/>
          <w:szCs w:val="20"/>
        </w:rPr>
        <w:t xml:space="preserve">Requirement against </w:t>
      </w:r>
      <w:r w:rsidRPr="00123177">
        <w:rPr>
          <w:rStyle w:val="ui-provider"/>
          <w:sz w:val="20"/>
          <w:szCs w:val="20"/>
        </w:rPr>
        <w:t>400V DC link under voltage when in normal operation and raise a level 2 fault.</w:t>
      </w:r>
    </w:p>
    <w:p w14:paraId="76B97E43" w14:textId="77777777" w:rsidR="00A55B53" w:rsidRPr="00123177" w:rsidRDefault="00A55B53" w:rsidP="00A55B53">
      <w:pPr>
        <w:pStyle w:val="BodyText"/>
        <w:rPr>
          <w:rFonts w:eastAsia="Arial"/>
        </w:rPr>
      </w:pPr>
    </w:p>
    <w:tbl>
      <w:tblPr>
        <w:tblW w:w="9300" w:type="dxa"/>
        <w:tblInd w:w="103" w:type="dxa"/>
        <w:tblLook w:val="06A0" w:firstRow="1" w:lastRow="0" w:firstColumn="1" w:lastColumn="0" w:noHBand="1" w:noVBand="1"/>
      </w:tblPr>
      <w:tblGrid>
        <w:gridCol w:w="1456"/>
        <w:gridCol w:w="7844"/>
      </w:tblGrid>
      <w:tr w:rsidR="00A55B53" w:rsidRPr="00123177" w14:paraId="5258B4A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52DCF6B"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97B181D" w14:textId="77777777" w:rsidR="00A55B53" w:rsidRPr="00123177" w:rsidRDefault="00A55B53" w:rsidP="00535342">
            <w:r w:rsidRPr="00123177">
              <w:rPr>
                <w:rFonts w:eastAsia="Arial"/>
                <w:b/>
                <w:bCs/>
                <w:color w:val="000000" w:themeColor="text1"/>
                <w:szCs w:val="20"/>
              </w:rPr>
              <w:t>Description</w:t>
            </w:r>
          </w:p>
        </w:tc>
      </w:tr>
      <w:tr w:rsidR="00A55B53" w:rsidRPr="00123177" w14:paraId="59682E17"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0173346"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16DEA6" w14:textId="77777777" w:rsidR="00A55B53" w:rsidRPr="00123177" w:rsidRDefault="00A55B53" w:rsidP="00535342">
            <w:r w:rsidRPr="00123177">
              <w:t>SWRS_</w:t>
            </w:r>
            <w:r w:rsidRPr="00123177">
              <w:rPr>
                <w:rFonts w:eastAsia="Arial"/>
                <w:color w:val="000000" w:themeColor="text1"/>
                <w:szCs w:val="20"/>
              </w:rPr>
              <w:t>Diag_42</w:t>
            </w:r>
          </w:p>
        </w:tc>
      </w:tr>
      <w:tr w:rsidR="00A55B53" w:rsidRPr="00123177" w14:paraId="7FB1BCD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CBD1382"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A20BF6" w14:textId="77777777" w:rsidR="00A55B53" w:rsidRPr="00123177" w:rsidRDefault="00A55B53" w:rsidP="00535342">
            <w:pPr>
              <w:rPr>
                <w:rFonts w:eastAsia="Arial"/>
                <w:color w:val="000000" w:themeColor="text1"/>
              </w:rPr>
            </w:pPr>
            <w:r w:rsidRPr="00123177">
              <w:rPr>
                <w:rFonts w:eastAsia="Arial"/>
                <w:color w:val="000000" w:themeColor="text1"/>
              </w:rPr>
              <w:t>SDS-HVDCDC-202</w:t>
            </w:r>
          </w:p>
        </w:tc>
      </w:tr>
      <w:tr w:rsidR="00A55B53" w:rsidRPr="00123177" w14:paraId="7A38F48D"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0A7B56A"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E78DD5" w14:textId="77777777" w:rsidR="00A55B53" w:rsidRPr="00123177" w:rsidRDefault="00A55B53" w:rsidP="00535342">
            <w:pPr>
              <w:rPr>
                <w:rFonts w:eastAsia="Arial"/>
                <w:color w:val="000000" w:themeColor="text1"/>
              </w:rPr>
            </w:pPr>
            <w:r w:rsidRPr="00123177">
              <w:rPr>
                <w:rFonts w:ascii="Aptos Narrow" w:hAnsi="Aptos Narrow"/>
                <w:sz w:val="22"/>
                <w:szCs w:val="22"/>
              </w:rPr>
              <w:t>B-Sample/PF2.0</w:t>
            </w:r>
          </w:p>
        </w:tc>
      </w:tr>
      <w:tr w:rsidR="00A55B53" w:rsidRPr="00123177" w14:paraId="3E9C687C"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760AACB2"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902306" w14:textId="77777777" w:rsidR="00A55B53" w:rsidRPr="00123177" w:rsidRDefault="00A55B53" w:rsidP="00535342">
            <w:pPr>
              <w:rPr>
                <w:rFonts w:eastAsia="Arial"/>
                <w:szCs w:val="20"/>
              </w:rPr>
            </w:pPr>
            <w:r w:rsidRPr="00123177">
              <w:rPr>
                <w:rStyle w:val="ui-provider"/>
              </w:rPr>
              <w:t>The HVDCDC shall detect the 400V DC link under voltage when in normal operation and raise a level 2 fault.</w:t>
            </w:r>
          </w:p>
        </w:tc>
      </w:tr>
      <w:tr w:rsidR="00A55B53" w:rsidRPr="00123177" w14:paraId="2181AF5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1612595"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EB7203" w14:textId="77777777" w:rsidR="00A55B53" w:rsidRPr="00123177" w:rsidRDefault="00A55B53" w:rsidP="00535342">
            <w:r w:rsidRPr="00123177">
              <w:rPr>
                <w:rFonts w:eastAsia="Arial"/>
              </w:rPr>
              <w:t>No Such derived requirement is applicable.</w:t>
            </w:r>
          </w:p>
        </w:tc>
      </w:tr>
      <w:tr w:rsidR="00A55B53" w:rsidRPr="00123177" w14:paraId="75AE19C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7314733"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851CC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Medium</w:t>
            </w:r>
          </w:p>
        </w:tc>
      </w:tr>
      <w:tr w:rsidR="00A55B53" w:rsidRPr="00123177" w14:paraId="789B35A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1F70BC"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34B1F0"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029EEE6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5653B79"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A79701" w14:textId="77777777" w:rsidR="00A55B53" w:rsidRPr="00123177" w:rsidRDefault="00A55B53" w:rsidP="00535342">
            <w:pPr>
              <w:spacing w:line="259" w:lineRule="auto"/>
            </w:pPr>
            <w:r w:rsidRPr="00123177">
              <w:t>1. 400V side (low side) voltage of the power module should less than 180V.</w:t>
            </w:r>
          </w:p>
          <w:p w14:paraId="0358D98F" w14:textId="77777777" w:rsidR="00A55B53" w:rsidRPr="00123177" w:rsidRDefault="00A55B53" w:rsidP="00535342">
            <w:pPr>
              <w:spacing w:line="259" w:lineRule="auto"/>
            </w:pPr>
          </w:p>
        </w:tc>
      </w:tr>
      <w:tr w:rsidR="00A55B53" w:rsidRPr="00123177" w14:paraId="3399CC8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62CF31C" w14:textId="77777777" w:rsidR="00A55B53" w:rsidRPr="00123177" w:rsidRDefault="00A55B53" w:rsidP="00535342">
            <w:r w:rsidRPr="00123177">
              <w:rPr>
                <w:rFonts w:eastAsia="Arial"/>
                <w:color w:val="000000" w:themeColor="text1"/>
                <w:szCs w:val="20"/>
              </w:rPr>
              <w:lastRenderedPageBreak/>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773F29"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NHVDCDCFault @  HVDCDC_Status1 shall equal to 0x3 ("Level 2")</w:t>
            </w:r>
          </w:p>
          <w:p w14:paraId="6ABEC509"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2. NHVDCDCFaultID @ HVDCDC_Debug_PDU shall equal to 0x4  ("DIAGNOSTIC_400V_UV_FAULT_ID") and this fault shall be raised after 500ms after high side voltage is decreased to less than 180V.</w:t>
            </w:r>
          </w:p>
        </w:tc>
      </w:tr>
      <w:tr w:rsidR="00A55B53" w:rsidRPr="00123177" w14:paraId="5DDB06D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47295C"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0A869C" w14:textId="77777777" w:rsidR="00A55B53" w:rsidRPr="00123177" w:rsidRDefault="00A55B53" w:rsidP="00535342">
            <w:pPr>
              <w:spacing w:line="259" w:lineRule="auto"/>
              <w:rPr>
                <w:rFonts w:eastAsia="Arial"/>
              </w:rPr>
            </w:pPr>
            <w:r w:rsidRPr="00123177">
              <w:rPr>
                <w:rFonts w:eastAsia="Arial"/>
              </w:rPr>
              <w:t>Verify that HVDCDC shall detects the 400V DC link undervoltage and raises a level 2 fault after 500ms.</w:t>
            </w:r>
          </w:p>
        </w:tc>
      </w:tr>
      <w:tr w:rsidR="00A55B53" w:rsidRPr="00123177" w14:paraId="30CE004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6A2E6E3"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805873" w14:textId="77777777" w:rsidR="00A55B53" w:rsidRPr="00123177" w:rsidRDefault="00A55B53" w:rsidP="00535342">
            <w:r w:rsidRPr="00123177">
              <w:t>No such mandatory fields is applicable.</w:t>
            </w:r>
          </w:p>
        </w:tc>
      </w:tr>
      <w:tr w:rsidR="00A55B53" w:rsidRPr="00123177" w14:paraId="16F23F0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9ED8F17"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974364" w14:textId="77777777" w:rsidR="00A55B53" w:rsidRPr="00123177" w:rsidRDefault="00A55B53" w:rsidP="00535342">
            <w:r w:rsidRPr="00123177">
              <w:t>1. The HVDCDC application shall be in Normal substate of HV_ON state, value of CAN signal HVDCDCStatus @ HVDCDC_Status1 should equal to 0x1 ("Normal") and signal NHVDCDCStatusDebug @ HVDCDC_Debug should equal to 0x6 ("Normal ").</w:t>
            </w:r>
          </w:p>
          <w:p w14:paraId="1B012B99" w14:textId="77777777" w:rsidR="00A55B53" w:rsidRPr="00123177" w:rsidRDefault="00A55B53" w:rsidP="00535342">
            <w:r w:rsidRPr="00123177">
              <w:t>2. No fault shall be raised, Value of CAN signal NHVDCDCFault @ HVDCDC_Status1 shall equal to 0</w:t>
            </w:r>
          </w:p>
        </w:tc>
      </w:tr>
      <w:tr w:rsidR="00A55B53" w:rsidRPr="00123177" w14:paraId="5D24D10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66812EE"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AB212F" w14:textId="77777777" w:rsidR="00A55B53" w:rsidRPr="00123177" w:rsidRDefault="00A55B53" w:rsidP="00535342">
            <w:r w:rsidRPr="00123177">
              <w:rPr>
                <w:szCs w:val="20"/>
              </w:rPr>
              <w:t>Default values shall be applicable with respect to Pre-Loaded Values</w:t>
            </w:r>
          </w:p>
        </w:tc>
      </w:tr>
      <w:tr w:rsidR="00A55B53" w:rsidRPr="00123177" w14:paraId="3E2FF78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874DCC7"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469E33" w14:textId="77777777" w:rsidR="00A55B53" w:rsidRPr="00123177" w:rsidRDefault="00A55B53" w:rsidP="00535342">
            <w:r w:rsidRPr="00123177">
              <w:rPr>
                <w:szCs w:val="20"/>
              </w:rPr>
              <w:t>Valid range value is not required.</w:t>
            </w:r>
          </w:p>
        </w:tc>
      </w:tr>
      <w:tr w:rsidR="00A55B53" w:rsidRPr="00123177" w14:paraId="6550555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389AB6"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9424B1" w14:textId="77777777" w:rsidR="00A55B53" w:rsidRPr="00123177" w:rsidRDefault="00A55B53" w:rsidP="00535342">
            <w:r w:rsidRPr="00123177">
              <w:rPr>
                <w:szCs w:val="20"/>
              </w:rPr>
              <w:t>Data latency period is not applicable</w:t>
            </w:r>
          </w:p>
        </w:tc>
      </w:tr>
      <w:tr w:rsidR="00A55B53" w:rsidRPr="00123177" w14:paraId="49A2DCF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5E6EFE7"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8E5014" w14:textId="77777777" w:rsidR="00A55B53" w:rsidRPr="00123177" w:rsidRDefault="00A55B53" w:rsidP="00535342">
            <w:r w:rsidRPr="00123177">
              <w:rPr>
                <w:szCs w:val="20"/>
              </w:rPr>
              <w:t>Data Retention period is not applicable.</w:t>
            </w:r>
          </w:p>
        </w:tc>
      </w:tr>
      <w:tr w:rsidR="00A55B53" w:rsidRPr="00123177" w14:paraId="5B6F204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803D76F"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6C7FCA" w14:textId="77777777" w:rsidR="00A55B53" w:rsidRPr="00123177" w:rsidRDefault="00A55B53" w:rsidP="00535342">
            <w:r w:rsidRPr="00123177">
              <w:rPr>
                <w:szCs w:val="20"/>
              </w:rPr>
              <w:t>Data rate is not applicable.</w:t>
            </w:r>
          </w:p>
        </w:tc>
      </w:tr>
      <w:tr w:rsidR="00A55B53" w:rsidRPr="00123177" w14:paraId="760722D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3630F6"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014029"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0769899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AD13415"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C7BB4F" w14:textId="77777777" w:rsidR="00A55B53" w:rsidRPr="00123177" w:rsidRDefault="00A55B53" w:rsidP="00535342">
            <w:r w:rsidRPr="00123177">
              <w:rPr>
                <w:szCs w:val="20"/>
              </w:rPr>
              <w:t>Temporal event is not applicable.</w:t>
            </w:r>
          </w:p>
        </w:tc>
      </w:tr>
      <w:tr w:rsidR="00A55B53" w:rsidRPr="00123177" w14:paraId="03E4EF4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6D008B2" w14:textId="77777777" w:rsidR="00A55B53" w:rsidRPr="00123177" w:rsidRDefault="00A55B53" w:rsidP="00535342">
            <w:r w:rsidRPr="00123177">
              <w:rPr>
                <w:rFonts w:eastAsia="Arial"/>
                <w:color w:val="000000" w:themeColor="text1"/>
                <w:szCs w:val="20"/>
              </w:rPr>
              <w:t xml:space="preserve">Validation Rules/ </w:t>
            </w:r>
          </w:p>
          <w:p w14:paraId="25EA8043"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475DE3" w14:textId="77777777" w:rsidR="00A55B53" w:rsidRPr="00123177" w:rsidRDefault="00A55B53" w:rsidP="00535342">
            <w:pPr>
              <w:pStyle w:val="TableText"/>
              <w:snapToGrid w:val="0"/>
              <w:rPr>
                <w:rFonts w:eastAsia="Arial"/>
                <w:color w:val="000000" w:themeColor="text1"/>
              </w:rPr>
            </w:pPr>
            <w:r w:rsidRPr="00123177">
              <w:t xml:space="preserve">1. </w:t>
            </w:r>
            <w:r w:rsidRPr="00123177">
              <w:rPr>
                <w:rFonts w:eastAsia="Arial"/>
                <w:color w:val="000000" w:themeColor="text1"/>
              </w:rPr>
              <w:t>Verify the CAN messages and CAN signal mentioned in input and out section on CANalyzer Tool.</w:t>
            </w:r>
          </w:p>
          <w:p w14:paraId="3CE9953F" w14:textId="77777777" w:rsidR="00A55B53" w:rsidRPr="00123177" w:rsidRDefault="00A55B53" w:rsidP="00535342">
            <w:pPr>
              <w:spacing w:line="259" w:lineRule="auto"/>
              <w:rPr>
                <w:rFonts w:eastAsia="Arial"/>
                <w:color w:val="000000" w:themeColor="text1"/>
                <w:szCs w:val="20"/>
              </w:rPr>
            </w:pPr>
          </w:p>
          <w:p w14:paraId="680F6C2C"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shall equal to 0x3 ("Level 2")</w:t>
            </w:r>
          </w:p>
          <w:p w14:paraId="32B5CF78" w14:textId="77777777" w:rsidR="00A55B53" w:rsidRPr="00123177" w:rsidRDefault="00A55B53" w:rsidP="00535342">
            <w:pPr>
              <w:pStyle w:val="TableText"/>
              <w:snapToGrid w:val="0"/>
            </w:pPr>
            <w:r w:rsidRPr="00123177">
              <w:rPr>
                <w:rFonts w:eastAsia="Arial"/>
                <w:color w:val="000000" w:themeColor="text1"/>
                <w:szCs w:val="20"/>
              </w:rPr>
              <w:t>NHVDCDCFaultID @ HVDCDC_Debug_PDU shall equal to 0x4 ("DIAGNOSTIC_400V_UV_FAULT_ID")</w:t>
            </w:r>
          </w:p>
        </w:tc>
      </w:tr>
      <w:tr w:rsidR="00A55B53" w:rsidRPr="00123177" w14:paraId="2B90D9A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0BB8774"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4823C4" w14:textId="77777777" w:rsidR="00A55B53" w:rsidRPr="00123177" w:rsidRDefault="00A55B53" w:rsidP="00535342">
            <w:r w:rsidRPr="00123177">
              <w:rPr>
                <w:szCs w:val="20"/>
              </w:rPr>
              <w:t>Constraints is not applicable.</w:t>
            </w:r>
          </w:p>
        </w:tc>
      </w:tr>
      <w:tr w:rsidR="00A55B53" w:rsidRPr="00123177" w14:paraId="0DB2557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FA39D6"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89B35B" w14:textId="77777777" w:rsidR="00A55B53" w:rsidRPr="00123177" w:rsidRDefault="00A55B53" w:rsidP="00535342">
            <w:r w:rsidRPr="00123177">
              <w:rPr>
                <w:szCs w:val="20"/>
              </w:rPr>
              <w:t>No effects on other system</w:t>
            </w:r>
          </w:p>
        </w:tc>
      </w:tr>
      <w:tr w:rsidR="00A55B53" w:rsidRPr="00123177" w14:paraId="45A969F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D84B069" w14:textId="77777777" w:rsidR="00A55B53" w:rsidRPr="00123177" w:rsidRDefault="00A55B53" w:rsidP="00535342">
            <w:r w:rsidRPr="00123177">
              <w:rPr>
                <w:rFonts w:eastAsia="Arial"/>
                <w:color w:val="000000" w:themeColor="text1"/>
                <w:szCs w:val="20"/>
              </w:rPr>
              <w:t xml:space="preserve">Testability with respect </w:t>
            </w:r>
            <w:r w:rsidRPr="00123177">
              <w:rPr>
                <w:rFonts w:eastAsia="Arial"/>
                <w:color w:val="000000" w:themeColor="text1"/>
                <w:szCs w:val="20"/>
              </w:rPr>
              <w:lastRenderedPageBreak/>
              <w:t>to test environment</w:t>
            </w:r>
          </w:p>
          <w:p w14:paraId="36707640" w14:textId="77777777" w:rsidR="00A55B53" w:rsidRPr="00123177" w:rsidRDefault="00A55B53" w:rsidP="00535342">
            <w:r w:rsidRPr="00123177">
              <w:rPr>
                <w:rFonts w:eastAsia="Arial"/>
                <w:color w:val="000000" w:themeColor="text1"/>
                <w:szCs w:val="20"/>
              </w:rPr>
              <w:t>(Yes/No)</w:t>
            </w:r>
          </w:p>
          <w:p w14:paraId="13754161"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59EEB2" w14:textId="77777777" w:rsidR="00A55B53" w:rsidRPr="00123177" w:rsidRDefault="00A55B53" w:rsidP="00535342">
            <w:pPr>
              <w:pStyle w:val="TableText"/>
              <w:snapToGrid w:val="0"/>
            </w:pPr>
            <w:r w:rsidRPr="00123177">
              <w:lastRenderedPageBreak/>
              <w:t>YES</w:t>
            </w:r>
          </w:p>
          <w:p w14:paraId="5926EEF1" w14:textId="77777777" w:rsidR="00A55B53" w:rsidRPr="00123177" w:rsidRDefault="00A55B53" w:rsidP="00535342"/>
        </w:tc>
      </w:tr>
      <w:tr w:rsidR="00A55B53" w:rsidRPr="00123177" w14:paraId="09796FE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F522CF4" w14:textId="77777777" w:rsidR="00A55B53" w:rsidRPr="00123177" w:rsidRDefault="00A55B53" w:rsidP="00535342">
            <w:r w:rsidRPr="00123177">
              <w:rPr>
                <w:rFonts w:eastAsia="Arial"/>
                <w:color w:val="000000" w:themeColor="text1"/>
                <w:szCs w:val="20"/>
              </w:rPr>
              <w:t>Feasible within project constraints</w:t>
            </w:r>
          </w:p>
          <w:p w14:paraId="5E933D6B" w14:textId="77777777" w:rsidR="00A55B53" w:rsidRPr="00123177" w:rsidRDefault="00A55B53" w:rsidP="00535342">
            <w:r w:rsidRPr="00123177">
              <w:rPr>
                <w:rFonts w:eastAsia="Arial"/>
                <w:color w:val="000000" w:themeColor="text1"/>
                <w:szCs w:val="20"/>
              </w:rPr>
              <w:t>(Yes/No)</w:t>
            </w:r>
          </w:p>
          <w:p w14:paraId="51A8153A"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43265E" w14:textId="77777777" w:rsidR="00A55B53" w:rsidRPr="00123177" w:rsidRDefault="00A55B53" w:rsidP="00535342">
            <w:pPr>
              <w:pStyle w:val="TableText"/>
              <w:snapToGrid w:val="0"/>
            </w:pPr>
            <w:r w:rsidRPr="00123177">
              <w:t>YES</w:t>
            </w:r>
          </w:p>
          <w:p w14:paraId="0323A4E4" w14:textId="77777777" w:rsidR="00A55B53" w:rsidRPr="00123177" w:rsidRDefault="00A55B53" w:rsidP="00535342"/>
        </w:tc>
      </w:tr>
      <w:tr w:rsidR="00A55B53" w:rsidRPr="00123177" w14:paraId="56C5A1C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2C6F027" w14:textId="77777777" w:rsidR="00A55B53" w:rsidRPr="00123177" w:rsidRDefault="00A55B53" w:rsidP="00535342">
            <w:r w:rsidRPr="00123177">
              <w:rPr>
                <w:rFonts w:eastAsia="Arial"/>
                <w:color w:val="000000" w:themeColor="text1"/>
                <w:szCs w:val="20"/>
              </w:rPr>
              <w:t>Critical</w:t>
            </w:r>
          </w:p>
          <w:p w14:paraId="74F7BC9B"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0B7CF5" w14:textId="77777777" w:rsidR="00A55B53" w:rsidRPr="00123177" w:rsidRDefault="00A55B53" w:rsidP="00535342">
            <w:r w:rsidRPr="00123177">
              <w:t>YES</w:t>
            </w:r>
          </w:p>
        </w:tc>
      </w:tr>
      <w:tr w:rsidR="00A55B53" w:rsidRPr="00123177" w14:paraId="2A46B94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6DC939A"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177741" w14:textId="77777777" w:rsidR="00A55B53" w:rsidRPr="00123177" w:rsidRDefault="00A55B53" w:rsidP="00535342">
            <w:r w:rsidRPr="00123177">
              <w:t>Acceptance Criteria for this requirement should be as per SECTION-6 ACCEPTANCE CRITERIA</w:t>
            </w:r>
          </w:p>
        </w:tc>
      </w:tr>
    </w:tbl>
    <w:p w14:paraId="763EA943" w14:textId="77777777" w:rsidR="00A55B53" w:rsidRPr="00123177" w:rsidRDefault="00A55B53" w:rsidP="00A55B53">
      <w:pPr>
        <w:pStyle w:val="BodyText"/>
        <w:rPr>
          <w:rFonts w:eastAsia="Arial"/>
        </w:rPr>
      </w:pPr>
    </w:p>
    <w:p w14:paraId="5CF072B0" w14:textId="77777777" w:rsidR="00A55B53" w:rsidRPr="00123177" w:rsidRDefault="00A55B53" w:rsidP="00A55B53">
      <w:pPr>
        <w:pStyle w:val="BodyText"/>
        <w:rPr>
          <w:rFonts w:eastAsia="Arial"/>
        </w:rPr>
      </w:pPr>
    </w:p>
    <w:p w14:paraId="0F6CB3D1" w14:textId="77777777" w:rsidR="00A55B53" w:rsidRPr="00123177" w:rsidRDefault="00A55B53" w:rsidP="00A55B53">
      <w:pPr>
        <w:rPr>
          <w:rFonts w:eastAsia="Arial"/>
        </w:rPr>
      </w:pPr>
    </w:p>
    <w:p w14:paraId="583AFF4A" w14:textId="77777777" w:rsidR="00A55B53" w:rsidRPr="00123177" w:rsidRDefault="00A55B53" w:rsidP="00A55B53">
      <w:pPr>
        <w:pStyle w:val="Heading5"/>
        <w:rPr>
          <w:rFonts w:eastAsia="Arial"/>
        </w:rPr>
      </w:pPr>
      <w:r w:rsidRPr="00123177">
        <w:rPr>
          <w:rFonts w:eastAsia="Arial"/>
          <w:sz w:val="20"/>
          <w:szCs w:val="20"/>
        </w:rPr>
        <w:t>Requirement against detecting 4</w:t>
      </w:r>
      <w:r w:rsidRPr="00123177">
        <w:rPr>
          <w:rStyle w:val="ui-provider"/>
          <w:sz w:val="20"/>
          <w:szCs w:val="20"/>
        </w:rPr>
        <w:t>00V DC link under voltage when in normal operation and raise a level 2 fault.</w:t>
      </w:r>
    </w:p>
    <w:tbl>
      <w:tblPr>
        <w:tblW w:w="9300" w:type="dxa"/>
        <w:tblInd w:w="103" w:type="dxa"/>
        <w:tblLook w:val="06A0" w:firstRow="1" w:lastRow="0" w:firstColumn="1" w:lastColumn="0" w:noHBand="1" w:noVBand="1"/>
      </w:tblPr>
      <w:tblGrid>
        <w:gridCol w:w="1456"/>
        <w:gridCol w:w="7844"/>
      </w:tblGrid>
      <w:tr w:rsidR="00A55B53" w:rsidRPr="0087602D" w14:paraId="7CBF1E2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A6093B8" w14:textId="77777777" w:rsidR="00A55B53" w:rsidRPr="0087602D" w:rsidRDefault="00A55B53" w:rsidP="00535342">
            <w:pPr>
              <w:rPr>
                <w:strike/>
              </w:rPr>
            </w:pPr>
            <w:r w:rsidRPr="0087602D">
              <w:rPr>
                <w:rFonts w:eastAsia="Arial"/>
                <w:b/>
                <w:bCs/>
                <w:strike/>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60FF1E2" w14:textId="77777777" w:rsidR="00A55B53" w:rsidRPr="0087602D" w:rsidRDefault="00A55B53" w:rsidP="00535342">
            <w:pPr>
              <w:rPr>
                <w:strike/>
              </w:rPr>
            </w:pPr>
            <w:r w:rsidRPr="0087602D">
              <w:rPr>
                <w:rFonts w:eastAsia="Arial"/>
                <w:b/>
                <w:bCs/>
                <w:strike/>
                <w:color w:val="000000" w:themeColor="text1"/>
                <w:szCs w:val="20"/>
              </w:rPr>
              <w:t>Description</w:t>
            </w:r>
          </w:p>
        </w:tc>
      </w:tr>
      <w:tr w:rsidR="00A55B53" w:rsidRPr="0087602D" w14:paraId="25FE9347"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AF3A637" w14:textId="77777777" w:rsidR="00A55B53" w:rsidRPr="0087602D" w:rsidRDefault="00A55B53" w:rsidP="00535342">
            <w:pPr>
              <w:rPr>
                <w:strike/>
              </w:rPr>
            </w:pPr>
            <w:r w:rsidRPr="0087602D">
              <w:rPr>
                <w:rFonts w:eastAsia="Arial"/>
                <w:strike/>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3C57BD" w14:textId="77777777" w:rsidR="00A55B53" w:rsidRPr="0087602D" w:rsidRDefault="00A55B53" w:rsidP="00535342">
            <w:pPr>
              <w:rPr>
                <w:strike/>
              </w:rPr>
            </w:pPr>
            <w:r w:rsidRPr="0087602D">
              <w:rPr>
                <w:strike/>
              </w:rPr>
              <w:t>SWRS_</w:t>
            </w:r>
            <w:r w:rsidRPr="0087602D">
              <w:rPr>
                <w:rFonts w:eastAsia="Arial"/>
                <w:strike/>
                <w:color w:val="000000" w:themeColor="text1"/>
                <w:szCs w:val="20"/>
              </w:rPr>
              <w:t>Diag_43</w:t>
            </w:r>
          </w:p>
        </w:tc>
      </w:tr>
      <w:tr w:rsidR="00A55B53" w:rsidRPr="0087602D" w14:paraId="15E4AAF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264C551" w14:textId="77777777" w:rsidR="00A55B53" w:rsidRPr="0087602D" w:rsidRDefault="00A55B53" w:rsidP="00535342">
            <w:pPr>
              <w:rPr>
                <w:rFonts w:eastAsia="Arial"/>
                <w:strike/>
                <w:color w:val="000000" w:themeColor="text1"/>
              </w:rPr>
            </w:pPr>
            <w:r w:rsidRPr="0087602D">
              <w:rPr>
                <w:rFonts w:eastAsia="Arial"/>
                <w:strike/>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F270F7" w14:textId="55564899" w:rsidR="00A55B53" w:rsidRPr="0087602D" w:rsidRDefault="00A55B53" w:rsidP="00535342">
            <w:pPr>
              <w:rPr>
                <w:rFonts w:eastAsia="Arial"/>
                <w:strike/>
                <w:color w:val="000000" w:themeColor="text1"/>
              </w:rPr>
            </w:pPr>
            <w:r w:rsidRPr="0087602D">
              <w:rPr>
                <w:rFonts w:eastAsia="Arial"/>
                <w:strike/>
                <w:color w:val="000000" w:themeColor="text1"/>
              </w:rPr>
              <w:t>SDS-HVDCDC-268</w:t>
            </w:r>
            <w:r w:rsidR="0087602D">
              <w:rPr>
                <w:rFonts w:eastAsia="Arial"/>
                <w:strike/>
                <w:color w:val="000000" w:themeColor="text1"/>
              </w:rPr>
              <w:t xml:space="preserve"> (Obsolute in 2.5)</w:t>
            </w:r>
          </w:p>
        </w:tc>
      </w:tr>
      <w:tr w:rsidR="00A55B53" w:rsidRPr="0087602D" w14:paraId="666EDEE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07EB905" w14:textId="77777777" w:rsidR="00A55B53" w:rsidRPr="0087602D" w:rsidRDefault="00A55B53" w:rsidP="00535342">
            <w:pPr>
              <w:rPr>
                <w:rFonts w:eastAsia="Arial"/>
                <w:strike/>
                <w:color w:val="000000" w:themeColor="text1"/>
              </w:rPr>
            </w:pPr>
            <w:r w:rsidRPr="0087602D">
              <w:rPr>
                <w:strike/>
              </w:rPr>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8CA3A6" w14:textId="77777777" w:rsidR="00A55B53" w:rsidRPr="0087602D" w:rsidRDefault="00A55B53" w:rsidP="00535342">
            <w:pPr>
              <w:rPr>
                <w:rFonts w:eastAsia="Arial"/>
                <w:strike/>
                <w:color w:val="000000" w:themeColor="text1"/>
              </w:rPr>
            </w:pPr>
            <w:r w:rsidRPr="0087602D">
              <w:rPr>
                <w:rFonts w:ascii="Aptos Narrow" w:hAnsi="Aptos Narrow"/>
                <w:strike/>
                <w:sz w:val="22"/>
                <w:szCs w:val="22"/>
              </w:rPr>
              <w:t>B-Sample/PF2.0</w:t>
            </w:r>
          </w:p>
        </w:tc>
      </w:tr>
      <w:tr w:rsidR="00A55B53" w:rsidRPr="0087602D" w14:paraId="7E05A633"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466B750A" w14:textId="77777777" w:rsidR="00A55B53" w:rsidRPr="0087602D" w:rsidRDefault="00A55B53" w:rsidP="00535342">
            <w:pPr>
              <w:rPr>
                <w:strike/>
              </w:rPr>
            </w:pPr>
            <w:r w:rsidRPr="0087602D">
              <w:rPr>
                <w:rFonts w:eastAsia="Arial"/>
                <w:strike/>
                <w:color w:val="000000" w:themeColor="text1"/>
                <w:szCs w:val="20"/>
              </w:rPr>
              <w:t>Purpose</w:t>
            </w:r>
            <w:r w:rsidRPr="0087602D">
              <w:rPr>
                <w:rFonts w:eastAsia="Arial"/>
                <w:strike/>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75ECAE" w14:textId="77777777" w:rsidR="00A55B53" w:rsidRPr="0087602D" w:rsidRDefault="00A55B53" w:rsidP="00535342">
            <w:pPr>
              <w:rPr>
                <w:rFonts w:eastAsia="Arial"/>
                <w:strike/>
                <w:szCs w:val="20"/>
              </w:rPr>
            </w:pPr>
            <w:r w:rsidRPr="0087602D">
              <w:rPr>
                <w:rStyle w:val="ui-provider"/>
                <w:strike/>
              </w:rPr>
              <w:t>The HVDCDC shall detect the 400V DC link under voltage when in normal operation and raise a level 2 fault.</w:t>
            </w:r>
          </w:p>
        </w:tc>
      </w:tr>
      <w:tr w:rsidR="00A55B53" w:rsidRPr="0087602D" w14:paraId="2CBEC92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9C5EE4F" w14:textId="77777777" w:rsidR="00A55B53" w:rsidRPr="0087602D" w:rsidRDefault="00A55B53" w:rsidP="00535342">
            <w:pPr>
              <w:rPr>
                <w:strike/>
              </w:rPr>
            </w:pPr>
            <w:r w:rsidRPr="0087602D">
              <w:rPr>
                <w:rFonts w:eastAsia="Arial"/>
                <w:strike/>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54293C" w14:textId="77777777" w:rsidR="00A55B53" w:rsidRPr="0087602D" w:rsidRDefault="00A55B53" w:rsidP="00535342">
            <w:pPr>
              <w:rPr>
                <w:strike/>
              </w:rPr>
            </w:pPr>
            <w:r w:rsidRPr="0087602D">
              <w:rPr>
                <w:rFonts w:eastAsia="Arial"/>
                <w:strike/>
              </w:rPr>
              <w:t>No Such derived requirement is applicable.</w:t>
            </w:r>
          </w:p>
        </w:tc>
      </w:tr>
      <w:tr w:rsidR="00A55B53" w:rsidRPr="0087602D" w14:paraId="5AF4686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379571" w14:textId="77777777" w:rsidR="00A55B53" w:rsidRPr="0087602D" w:rsidRDefault="00A55B53" w:rsidP="00535342">
            <w:pPr>
              <w:rPr>
                <w:rFonts w:eastAsia="Arial"/>
                <w:strike/>
                <w:color w:val="000000" w:themeColor="text1"/>
                <w:szCs w:val="20"/>
              </w:rPr>
            </w:pPr>
            <w:r w:rsidRPr="0087602D">
              <w:rPr>
                <w:rFonts w:eastAsia="Arial"/>
                <w:strike/>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6CD357" w14:textId="77777777" w:rsidR="00A55B53" w:rsidRPr="0087602D" w:rsidRDefault="00A55B53" w:rsidP="00535342">
            <w:pPr>
              <w:rPr>
                <w:rFonts w:eastAsia="Arial"/>
                <w:strike/>
                <w:color w:val="000000" w:themeColor="text1"/>
                <w:szCs w:val="20"/>
              </w:rPr>
            </w:pPr>
            <w:r w:rsidRPr="0087602D">
              <w:rPr>
                <w:rFonts w:eastAsia="Arial"/>
                <w:strike/>
                <w:color w:val="000000" w:themeColor="text1"/>
                <w:szCs w:val="20"/>
              </w:rPr>
              <w:t>Medium</w:t>
            </w:r>
          </w:p>
        </w:tc>
      </w:tr>
      <w:tr w:rsidR="00A55B53" w:rsidRPr="0087602D" w14:paraId="43BCC3D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5703CC" w14:textId="77777777" w:rsidR="00A55B53" w:rsidRPr="0087602D" w:rsidRDefault="00A55B53" w:rsidP="00535342">
            <w:pPr>
              <w:rPr>
                <w:strike/>
              </w:rPr>
            </w:pPr>
            <w:r w:rsidRPr="0087602D">
              <w:rPr>
                <w:rFonts w:eastAsia="Arial"/>
                <w:strike/>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39A005" w14:textId="77777777" w:rsidR="00A55B53" w:rsidRPr="0087602D" w:rsidRDefault="00A55B53" w:rsidP="00535342">
            <w:pPr>
              <w:rPr>
                <w:strike/>
              </w:rPr>
            </w:pPr>
            <w:r w:rsidRPr="0087602D">
              <w:rPr>
                <w:rFonts w:eastAsia="Arial"/>
                <w:strike/>
                <w:color w:val="000000" w:themeColor="text1"/>
                <w:szCs w:val="20"/>
              </w:rPr>
              <w:t>No Specific access restrictions is applicable.</w:t>
            </w:r>
          </w:p>
        </w:tc>
      </w:tr>
      <w:tr w:rsidR="00A55B53" w:rsidRPr="0087602D" w14:paraId="2A8CE30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B2221E" w14:textId="77777777" w:rsidR="00A55B53" w:rsidRPr="0087602D" w:rsidRDefault="00A55B53" w:rsidP="00535342">
            <w:pPr>
              <w:rPr>
                <w:strike/>
              </w:rPr>
            </w:pPr>
            <w:r w:rsidRPr="0087602D">
              <w:rPr>
                <w:rFonts w:eastAsia="Arial"/>
                <w:strike/>
                <w:color w:val="000000" w:themeColor="text1"/>
                <w:szCs w:val="20"/>
              </w:rPr>
              <w:t>Input(s)</w:t>
            </w:r>
            <w:r w:rsidRPr="0087602D">
              <w:rPr>
                <w:rFonts w:eastAsia="Arial"/>
                <w:b/>
                <w:bCs/>
                <w:strike/>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D39AE9" w14:textId="77777777" w:rsidR="00A55B53" w:rsidRPr="0087602D" w:rsidRDefault="00A55B53" w:rsidP="00535342">
            <w:pPr>
              <w:spacing w:line="259" w:lineRule="auto"/>
              <w:rPr>
                <w:strike/>
              </w:rPr>
            </w:pPr>
            <w:r w:rsidRPr="0087602D">
              <w:rPr>
                <w:strike/>
              </w:rPr>
              <w:t>1. 400V side (low side) voltage of the power module should less than 180V.</w:t>
            </w:r>
          </w:p>
          <w:p w14:paraId="3FEAB775" w14:textId="77777777" w:rsidR="00A55B53" w:rsidRPr="0087602D" w:rsidRDefault="00A55B53" w:rsidP="00535342">
            <w:pPr>
              <w:spacing w:line="259" w:lineRule="auto"/>
              <w:rPr>
                <w:strike/>
              </w:rPr>
            </w:pPr>
          </w:p>
        </w:tc>
      </w:tr>
      <w:tr w:rsidR="00A55B53" w:rsidRPr="0087602D" w14:paraId="19263B7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9EEC0CF" w14:textId="77777777" w:rsidR="00A55B53" w:rsidRPr="0087602D" w:rsidRDefault="00A55B53" w:rsidP="00535342">
            <w:pPr>
              <w:rPr>
                <w:strike/>
              </w:rPr>
            </w:pPr>
            <w:r w:rsidRPr="0087602D">
              <w:rPr>
                <w:rFonts w:eastAsia="Arial"/>
                <w:strike/>
                <w:color w:val="000000" w:themeColor="text1"/>
                <w:szCs w:val="20"/>
              </w:rPr>
              <w:t>Output(s)</w:t>
            </w:r>
            <w:r w:rsidRPr="0087602D">
              <w:rPr>
                <w:rFonts w:eastAsia="Arial"/>
                <w:b/>
                <w:bCs/>
                <w:strike/>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67BEA8" w14:textId="77777777" w:rsidR="00A55B53" w:rsidRPr="0087602D" w:rsidRDefault="00A55B53" w:rsidP="00535342">
            <w:pPr>
              <w:spacing w:line="259" w:lineRule="auto"/>
              <w:rPr>
                <w:rFonts w:eastAsia="Arial"/>
                <w:strike/>
                <w:color w:val="000000" w:themeColor="text1"/>
                <w:szCs w:val="20"/>
              </w:rPr>
            </w:pPr>
            <w:r w:rsidRPr="0087602D">
              <w:rPr>
                <w:rFonts w:eastAsia="Arial"/>
                <w:strike/>
                <w:color w:val="000000" w:themeColor="text1"/>
                <w:szCs w:val="20"/>
              </w:rPr>
              <w:t>1. NHVDCDCFault @  HVDCDC_Status1 shall equal to 0x3 ("Level 2")</w:t>
            </w:r>
          </w:p>
          <w:p w14:paraId="420A1DCE" w14:textId="77777777" w:rsidR="00A55B53" w:rsidRPr="0087602D" w:rsidRDefault="00A55B53" w:rsidP="00535342">
            <w:pPr>
              <w:spacing w:line="259" w:lineRule="auto"/>
              <w:rPr>
                <w:rFonts w:eastAsia="Arial"/>
                <w:strike/>
                <w:color w:val="000000" w:themeColor="text1"/>
                <w:szCs w:val="20"/>
              </w:rPr>
            </w:pPr>
            <w:r w:rsidRPr="0087602D">
              <w:rPr>
                <w:rFonts w:eastAsia="Arial"/>
                <w:strike/>
                <w:color w:val="000000" w:themeColor="text1"/>
                <w:szCs w:val="20"/>
              </w:rPr>
              <w:t>2. NHVDCDCFaultID @ HVDCDC_Debug_PDU shall equal to 0x4  ("DIAGNOSTIC_400V_UV_FAULT_ID") and this fault shall be raised after 500ms after high side voltage is decreased to less than 180V.</w:t>
            </w:r>
          </w:p>
        </w:tc>
      </w:tr>
      <w:tr w:rsidR="00A55B53" w:rsidRPr="0087602D" w14:paraId="6314AB2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AC3C640" w14:textId="77777777" w:rsidR="00A55B53" w:rsidRPr="0087602D" w:rsidRDefault="00A55B53" w:rsidP="00535342">
            <w:pPr>
              <w:rPr>
                <w:strike/>
              </w:rPr>
            </w:pPr>
            <w:r w:rsidRPr="0087602D">
              <w:rPr>
                <w:rFonts w:eastAsia="Arial"/>
                <w:strike/>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9981C7" w14:textId="77777777" w:rsidR="00A55B53" w:rsidRPr="0087602D" w:rsidRDefault="00A55B53" w:rsidP="00535342">
            <w:pPr>
              <w:spacing w:line="259" w:lineRule="auto"/>
              <w:rPr>
                <w:rFonts w:eastAsia="Arial"/>
                <w:strike/>
              </w:rPr>
            </w:pPr>
            <w:r w:rsidRPr="0087602D">
              <w:rPr>
                <w:rFonts w:eastAsia="Arial"/>
                <w:strike/>
              </w:rPr>
              <w:t>Verify that HVDCDC shall detects the 400V DC link undervoltage and raises a level 2 fault after 500ms.</w:t>
            </w:r>
          </w:p>
        </w:tc>
      </w:tr>
      <w:tr w:rsidR="00A55B53" w:rsidRPr="0087602D" w14:paraId="37591F3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F6B463" w14:textId="77777777" w:rsidR="00A55B53" w:rsidRPr="0087602D" w:rsidRDefault="00A55B53" w:rsidP="00535342">
            <w:pPr>
              <w:rPr>
                <w:strike/>
              </w:rPr>
            </w:pPr>
            <w:r w:rsidRPr="0087602D">
              <w:rPr>
                <w:rFonts w:eastAsia="Arial"/>
                <w:strike/>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72FCCD" w14:textId="77777777" w:rsidR="00A55B53" w:rsidRPr="0087602D" w:rsidRDefault="00A55B53" w:rsidP="00535342">
            <w:pPr>
              <w:rPr>
                <w:strike/>
              </w:rPr>
            </w:pPr>
            <w:r w:rsidRPr="0087602D">
              <w:rPr>
                <w:strike/>
              </w:rPr>
              <w:t>No such mandatory fields is applicable.</w:t>
            </w:r>
          </w:p>
        </w:tc>
      </w:tr>
      <w:tr w:rsidR="00A55B53" w:rsidRPr="0087602D" w14:paraId="6CD5366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10F332E" w14:textId="77777777" w:rsidR="00A55B53" w:rsidRPr="0087602D" w:rsidRDefault="00A55B53" w:rsidP="00535342">
            <w:pPr>
              <w:rPr>
                <w:strike/>
              </w:rPr>
            </w:pPr>
            <w:r w:rsidRPr="0087602D">
              <w:rPr>
                <w:rFonts w:eastAsia="Arial"/>
                <w:strike/>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2B605F" w14:textId="77777777" w:rsidR="00A55B53" w:rsidRPr="0087602D" w:rsidRDefault="00A55B53" w:rsidP="00535342">
            <w:pPr>
              <w:rPr>
                <w:strike/>
              </w:rPr>
            </w:pPr>
            <w:r w:rsidRPr="0087602D">
              <w:rPr>
                <w:strike/>
              </w:rPr>
              <w:t>1. The HVDCDC application shall be in Normal substate of HV_ON state, value of CAN signal HVDCDCStatus @ HVDCDC_Status1 should equal to 0x1 ("Normal") and signal NHVDCDCStatusDebug @ HVDCDC_Debug should equal to 0x6 ("Normal ").</w:t>
            </w:r>
          </w:p>
          <w:p w14:paraId="6E1D15AB" w14:textId="77777777" w:rsidR="00A55B53" w:rsidRPr="0087602D" w:rsidRDefault="00A55B53" w:rsidP="00535342">
            <w:pPr>
              <w:rPr>
                <w:strike/>
              </w:rPr>
            </w:pPr>
            <w:r w:rsidRPr="0087602D">
              <w:rPr>
                <w:strike/>
              </w:rPr>
              <w:t>2. No fault shall be raised, Value of CAN signal NHVDCDCFault @ HVDCDC_Status1 shall equal to 0</w:t>
            </w:r>
          </w:p>
        </w:tc>
      </w:tr>
      <w:tr w:rsidR="00A55B53" w:rsidRPr="0087602D" w14:paraId="598CE66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9431C8" w14:textId="77777777" w:rsidR="00A55B53" w:rsidRPr="0087602D" w:rsidRDefault="00A55B53" w:rsidP="00535342">
            <w:pPr>
              <w:rPr>
                <w:strike/>
              </w:rPr>
            </w:pPr>
            <w:r w:rsidRPr="0087602D">
              <w:rPr>
                <w:rFonts w:eastAsia="Arial"/>
                <w:strike/>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4699F4" w14:textId="77777777" w:rsidR="00A55B53" w:rsidRPr="0087602D" w:rsidRDefault="00A55B53" w:rsidP="00535342">
            <w:pPr>
              <w:rPr>
                <w:strike/>
              </w:rPr>
            </w:pPr>
            <w:r w:rsidRPr="0087602D">
              <w:rPr>
                <w:strike/>
                <w:szCs w:val="20"/>
              </w:rPr>
              <w:t>Default values shall be applicable with respect to Pre-Loaded Values</w:t>
            </w:r>
          </w:p>
        </w:tc>
      </w:tr>
      <w:tr w:rsidR="00A55B53" w:rsidRPr="0087602D" w14:paraId="430A5D1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D6EEEAF" w14:textId="77777777" w:rsidR="00A55B53" w:rsidRPr="0087602D" w:rsidRDefault="00A55B53" w:rsidP="00535342">
            <w:pPr>
              <w:rPr>
                <w:strike/>
              </w:rPr>
            </w:pPr>
            <w:r w:rsidRPr="0087602D">
              <w:rPr>
                <w:rFonts w:eastAsia="Arial"/>
                <w:strike/>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C76213" w14:textId="77777777" w:rsidR="00A55B53" w:rsidRPr="0087602D" w:rsidRDefault="00A55B53" w:rsidP="00535342">
            <w:pPr>
              <w:rPr>
                <w:strike/>
              </w:rPr>
            </w:pPr>
            <w:r w:rsidRPr="0087602D">
              <w:rPr>
                <w:strike/>
                <w:szCs w:val="20"/>
              </w:rPr>
              <w:t>Valid range value is not required.</w:t>
            </w:r>
          </w:p>
        </w:tc>
      </w:tr>
      <w:tr w:rsidR="00A55B53" w:rsidRPr="0087602D" w14:paraId="1731E16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FA18A93" w14:textId="77777777" w:rsidR="00A55B53" w:rsidRPr="0087602D" w:rsidRDefault="00A55B53" w:rsidP="00535342">
            <w:pPr>
              <w:rPr>
                <w:strike/>
              </w:rPr>
            </w:pPr>
            <w:r w:rsidRPr="0087602D">
              <w:rPr>
                <w:rFonts w:eastAsia="Arial"/>
                <w:strike/>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4E2016" w14:textId="77777777" w:rsidR="00A55B53" w:rsidRPr="0087602D" w:rsidRDefault="00A55B53" w:rsidP="00535342">
            <w:pPr>
              <w:rPr>
                <w:strike/>
              </w:rPr>
            </w:pPr>
            <w:r w:rsidRPr="0087602D">
              <w:rPr>
                <w:strike/>
                <w:szCs w:val="20"/>
              </w:rPr>
              <w:t>Data latency period is not applicable</w:t>
            </w:r>
          </w:p>
        </w:tc>
      </w:tr>
      <w:tr w:rsidR="00A55B53" w:rsidRPr="0087602D" w14:paraId="633D356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A11E88" w14:textId="77777777" w:rsidR="00A55B53" w:rsidRPr="0087602D" w:rsidRDefault="00A55B53" w:rsidP="00535342">
            <w:pPr>
              <w:rPr>
                <w:strike/>
              </w:rPr>
            </w:pPr>
            <w:r w:rsidRPr="0087602D">
              <w:rPr>
                <w:rFonts w:eastAsia="Arial"/>
                <w:strike/>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1D39C0" w14:textId="77777777" w:rsidR="00A55B53" w:rsidRPr="0087602D" w:rsidRDefault="00A55B53" w:rsidP="00535342">
            <w:pPr>
              <w:rPr>
                <w:strike/>
              </w:rPr>
            </w:pPr>
            <w:r w:rsidRPr="0087602D">
              <w:rPr>
                <w:strike/>
                <w:szCs w:val="20"/>
              </w:rPr>
              <w:t>Data Retention period is not applicable.</w:t>
            </w:r>
          </w:p>
        </w:tc>
      </w:tr>
      <w:tr w:rsidR="00A55B53" w:rsidRPr="0087602D" w14:paraId="20E8863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372C54" w14:textId="77777777" w:rsidR="00A55B53" w:rsidRPr="0087602D" w:rsidRDefault="00A55B53" w:rsidP="00535342">
            <w:pPr>
              <w:rPr>
                <w:strike/>
              </w:rPr>
            </w:pPr>
            <w:r w:rsidRPr="0087602D">
              <w:rPr>
                <w:rFonts w:eastAsia="Arial"/>
                <w:strike/>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AC5FEA" w14:textId="77777777" w:rsidR="00A55B53" w:rsidRPr="0087602D" w:rsidRDefault="00A55B53" w:rsidP="00535342">
            <w:pPr>
              <w:rPr>
                <w:strike/>
              </w:rPr>
            </w:pPr>
            <w:r w:rsidRPr="0087602D">
              <w:rPr>
                <w:strike/>
                <w:szCs w:val="20"/>
              </w:rPr>
              <w:t>Data rate is not applicable.</w:t>
            </w:r>
          </w:p>
        </w:tc>
      </w:tr>
      <w:tr w:rsidR="00A55B53" w:rsidRPr="0087602D" w14:paraId="7645BAB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371257A" w14:textId="77777777" w:rsidR="00A55B53" w:rsidRPr="0087602D" w:rsidRDefault="00A55B53" w:rsidP="00535342">
            <w:pPr>
              <w:rPr>
                <w:strike/>
              </w:rPr>
            </w:pPr>
            <w:r w:rsidRPr="0087602D">
              <w:rPr>
                <w:rFonts w:eastAsia="Arial"/>
                <w:strike/>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B76FB7" w14:textId="77777777" w:rsidR="00A55B53" w:rsidRPr="0087602D" w:rsidRDefault="00A55B53" w:rsidP="00535342">
            <w:pPr>
              <w:spacing w:line="259" w:lineRule="auto"/>
              <w:rPr>
                <w:rFonts w:eastAsia="Arial"/>
                <w:strike/>
                <w:color w:val="000000" w:themeColor="text1"/>
                <w:szCs w:val="20"/>
              </w:rPr>
            </w:pPr>
            <w:r w:rsidRPr="0087602D">
              <w:rPr>
                <w:strike/>
                <w:szCs w:val="20"/>
              </w:rPr>
              <w:t>External event is not required.</w:t>
            </w:r>
          </w:p>
        </w:tc>
      </w:tr>
      <w:tr w:rsidR="00A55B53" w:rsidRPr="0087602D" w14:paraId="69244E7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C19B6DB" w14:textId="77777777" w:rsidR="00A55B53" w:rsidRPr="0087602D" w:rsidRDefault="00A55B53" w:rsidP="00535342">
            <w:pPr>
              <w:rPr>
                <w:strike/>
              </w:rPr>
            </w:pPr>
            <w:r w:rsidRPr="0087602D">
              <w:rPr>
                <w:rFonts w:eastAsia="Arial"/>
                <w:strike/>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88D370" w14:textId="77777777" w:rsidR="00A55B53" w:rsidRPr="0087602D" w:rsidRDefault="00A55B53" w:rsidP="00535342">
            <w:pPr>
              <w:rPr>
                <w:strike/>
              </w:rPr>
            </w:pPr>
            <w:r w:rsidRPr="0087602D">
              <w:rPr>
                <w:strike/>
                <w:szCs w:val="20"/>
              </w:rPr>
              <w:t>Temporal event is not applicable.</w:t>
            </w:r>
          </w:p>
        </w:tc>
      </w:tr>
      <w:tr w:rsidR="00A55B53" w:rsidRPr="0087602D" w14:paraId="6925736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0E3492E" w14:textId="77777777" w:rsidR="00A55B53" w:rsidRPr="0087602D" w:rsidRDefault="00A55B53" w:rsidP="00535342">
            <w:pPr>
              <w:rPr>
                <w:strike/>
              </w:rPr>
            </w:pPr>
            <w:r w:rsidRPr="0087602D">
              <w:rPr>
                <w:rFonts w:eastAsia="Arial"/>
                <w:strike/>
                <w:color w:val="000000" w:themeColor="text1"/>
                <w:szCs w:val="20"/>
              </w:rPr>
              <w:t xml:space="preserve">Validation Rules/ </w:t>
            </w:r>
          </w:p>
          <w:p w14:paraId="1A7B3FA8" w14:textId="77777777" w:rsidR="00A55B53" w:rsidRPr="0087602D" w:rsidRDefault="00A55B53" w:rsidP="00535342">
            <w:pPr>
              <w:rPr>
                <w:strike/>
              </w:rPr>
            </w:pPr>
            <w:r w:rsidRPr="0087602D">
              <w:rPr>
                <w:rFonts w:eastAsia="Arial"/>
                <w:strike/>
                <w:color w:val="000000" w:themeColor="text1"/>
                <w:szCs w:val="20"/>
              </w:rPr>
              <w:t>Verification criteria</w:t>
            </w:r>
            <w:r w:rsidRPr="0087602D">
              <w:rPr>
                <w:rFonts w:eastAsia="Arial"/>
                <w:strike/>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45D0A0" w14:textId="77777777" w:rsidR="00A55B53" w:rsidRPr="0087602D" w:rsidRDefault="00A55B53" w:rsidP="00535342">
            <w:pPr>
              <w:pStyle w:val="TableText"/>
              <w:snapToGrid w:val="0"/>
              <w:rPr>
                <w:rFonts w:eastAsia="Arial"/>
                <w:strike/>
                <w:color w:val="000000" w:themeColor="text1"/>
              </w:rPr>
            </w:pPr>
            <w:r w:rsidRPr="0087602D">
              <w:rPr>
                <w:strike/>
              </w:rPr>
              <w:t xml:space="preserve">1. </w:t>
            </w:r>
            <w:r w:rsidRPr="0087602D">
              <w:rPr>
                <w:rFonts w:eastAsia="Arial"/>
                <w:strike/>
                <w:color w:val="000000" w:themeColor="text1"/>
              </w:rPr>
              <w:t>Verify the CAN messages and CAN signal mentioned in input and out section on CANalyzer Tool.</w:t>
            </w:r>
          </w:p>
          <w:p w14:paraId="62612D44" w14:textId="77777777" w:rsidR="00A55B53" w:rsidRPr="0087602D" w:rsidRDefault="00A55B53" w:rsidP="00535342">
            <w:pPr>
              <w:spacing w:line="259" w:lineRule="auto"/>
              <w:rPr>
                <w:rFonts w:eastAsia="Arial"/>
                <w:strike/>
                <w:color w:val="000000" w:themeColor="text1"/>
                <w:szCs w:val="20"/>
              </w:rPr>
            </w:pPr>
          </w:p>
          <w:p w14:paraId="45126ACF" w14:textId="77777777" w:rsidR="00A55B53" w:rsidRPr="0087602D" w:rsidRDefault="00A55B53" w:rsidP="00535342">
            <w:pPr>
              <w:spacing w:line="259" w:lineRule="auto"/>
              <w:rPr>
                <w:rFonts w:eastAsia="Arial"/>
                <w:strike/>
                <w:color w:val="000000" w:themeColor="text1"/>
                <w:szCs w:val="20"/>
              </w:rPr>
            </w:pPr>
            <w:r w:rsidRPr="0087602D">
              <w:rPr>
                <w:rFonts w:eastAsia="Arial"/>
                <w:strike/>
                <w:color w:val="000000" w:themeColor="text1"/>
                <w:szCs w:val="20"/>
              </w:rPr>
              <w:t>NHVDCDCFault @  HVDCDC_Status1 shall equal to 0x3 ("Level 2")</w:t>
            </w:r>
          </w:p>
          <w:p w14:paraId="6E98709F" w14:textId="77777777" w:rsidR="00A55B53" w:rsidRPr="0087602D" w:rsidRDefault="00A55B53" w:rsidP="00535342">
            <w:pPr>
              <w:pStyle w:val="TableText"/>
              <w:snapToGrid w:val="0"/>
              <w:rPr>
                <w:strike/>
              </w:rPr>
            </w:pPr>
            <w:r w:rsidRPr="0087602D">
              <w:rPr>
                <w:rFonts w:eastAsia="Arial"/>
                <w:strike/>
                <w:color w:val="000000" w:themeColor="text1"/>
                <w:szCs w:val="20"/>
              </w:rPr>
              <w:t>NHVDCDCFaultID @ HVDCDC_Debug_PDU shall equal to 0x4 ("DIAGNOSTIC_400V_UV_FAULT_ID")</w:t>
            </w:r>
          </w:p>
        </w:tc>
      </w:tr>
      <w:tr w:rsidR="00A55B53" w:rsidRPr="0087602D" w14:paraId="0F425E6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CC92922" w14:textId="77777777" w:rsidR="00A55B53" w:rsidRPr="0087602D" w:rsidRDefault="00A55B53" w:rsidP="00535342">
            <w:pPr>
              <w:rPr>
                <w:strike/>
              </w:rPr>
            </w:pPr>
            <w:r w:rsidRPr="0087602D">
              <w:rPr>
                <w:rFonts w:eastAsia="Arial"/>
                <w:strike/>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3BDAB7" w14:textId="77777777" w:rsidR="00A55B53" w:rsidRPr="0087602D" w:rsidRDefault="00A55B53" w:rsidP="00535342">
            <w:pPr>
              <w:rPr>
                <w:strike/>
              </w:rPr>
            </w:pPr>
            <w:r w:rsidRPr="0087602D">
              <w:rPr>
                <w:strike/>
                <w:szCs w:val="20"/>
              </w:rPr>
              <w:t>Constraints is not applicable.</w:t>
            </w:r>
          </w:p>
        </w:tc>
      </w:tr>
      <w:tr w:rsidR="00A55B53" w:rsidRPr="0087602D" w14:paraId="1EEB3F0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02C2036" w14:textId="77777777" w:rsidR="00A55B53" w:rsidRPr="0087602D" w:rsidRDefault="00A55B53" w:rsidP="00535342">
            <w:pPr>
              <w:rPr>
                <w:strike/>
              </w:rPr>
            </w:pPr>
            <w:r w:rsidRPr="0087602D">
              <w:rPr>
                <w:rFonts w:eastAsia="Arial"/>
                <w:strike/>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DC7117" w14:textId="77777777" w:rsidR="00A55B53" w:rsidRPr="0087602D" w:rsidRDefault="00A55B53" w:rsidP="00535342">
            <w:pPr>
              <w:rPr>
                <w:strike/>
              </w:rPr>
            </w:pPr>
            <w:r w:rsidRPr="0087602D">
              <w:rPr>
                <w:strike/>
                <w:szCs w:val="20"/>
              </w:rPr>
              <w:t>No effects on other system</w:t>
            </w:r>
          </w:p>
        </w:tc>
      </w:tr>
      <w:tr w:rsidR="00A55B53" w:rsidRPr="0087602D" w14:paraId="19A9965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1DE805B" w14:textId="77777777" w:rsidR="00A55B53" w:rsidRPr="0087602D" w:rsidRDefault="00A55B53" w:rsidP="00535342">
            <w:pPr>
              <w:rPr>
                <w:strike/>
              </w:rPr>
            </w:pPr>
            <w:r w:rsidRPr="0087602D">
              <w:rPr>
                <w:rFonts w:eastAsia="Arial"/>
                <w:strike/>
                <w:color w:val="000000" w:themeColor="text1"/>
                <w:szCs w:val="20"/>
              </w:rPr>
              <w:t xml:space="preserve">Testability with respect </w:t>
            </w:r>
            <w:r w:rsidRPr="0087602D">
              <w:rPr>
                <w:rFonts w:eastAsia="Arial"/>
                <w:strike/>
                <w:color w:val="000000" w:themeColor="text1"/>
                <w:szCs w:val="20"/>
              </w:rPr>
              <w:lastRenderedPageBreak/>
              <w:t>to test environment</w:t>
            </w:r>
          </w:p>
          <w:p w14:paraId="0FEF0A77" w14:textId="77777777" w:rsidR="00A55B53" w:rsidRPr="0087602D" w:rsidRDefault="00A55B53" w:rsidP="00535342">
            <w:pPr>
              <w:rPr>
                <w:strike/>
              </w:rPr>
            </w:pPr>
            <w:r w:rsidRPr="0087602D">
              <w:rPr>
                <w:rFonts w:eastAsia="Arial"/>
                <w:strike/>
                <w:color w:val="000000" w:themeColor="text1"/>
                <w:szCs w:val="20"/>
              </w:rPr>
              <w:t>(Yes/No)</w:t>
            </w:r>
          </w:p>
          <w:p w14:paraId="60711DD1" w14:textId="77777777" w:rsidR="00A55B53" w:rsidRPr="0087602D" w:rsidRDefault="00A55B53" w:rsidP="00535342">
            <w:pPr>
              <w:rPr>
                <w:strike/>
              </w:rPr>
            </w:pPr>
            <w:r w:rsidRPr="0087602D">
              <w:rPr>
                <w:rFonts w:eastAsia="Arial"/>
                <w:i/>
                <w:iCs/>
                <w:strike/>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91C9AB" w14:textId="77777777" w:rsidR="00A55B53" w:rsidRPr="0087602D" w:rsidRDefault="00A55B53" w:rsidP="00535342">
            <w:pPr>
              <w:pStyle w:val="TableText"/>
              <w:snapToGrid w:val="0"/>
              <w:rPr>
                <w:strike/>
              </w:rPr>
            </w:pPr>
            <w:r w:rsidRPr="0087602D">
              <w:rPr>
                <w:strike/>
              </w:rPr>
              <w:lastRenderedPageBreak/>
              <w:t>YES</w:t>
            </w:r>
          </w:p>
          <w:p w14:paraId="69F290CA" w14:textId="77777777" w:rsidR="00A55B53" w:rsidRPr="0087602D" w:rsidRDefault="00A55B53" w:rsidP="00535342">
            <w:pPr>
              <w:rPr>
                <w:strike/>
              </w:rPr>
            </w:pPr>
          </w:p>
        </w:tc>
      </w:tr>
      <w:tr w:rsidR="00A55B53" w:rsidRPr="0087602D" w14:paraId="04AA057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9F92BE0" w14:textId="77777777" w:rsidR="00A55B53" w:rsidRPr="0087602D" w:rsidRDefault="00A55B53" w:rsidP="00535342">
            <w:pPr>
              <w:rPr>
                <w:strike/>
              </w:rPr>
            </w:pPr>
            <w:r w:rsidRPr="0087602D">
              <w:rPr>
                <w:rFonts w:eastAsia="Arial"/>
                <w:strike/>
                <w:color w:val="000000" w:themeColor="text1"/>
                <w:szCs w:val="20"/>
              </w:rPr>
              <w:t>Feasible within project constraints</w:t>
            </w:r>
          </w:p>
          <w:p w14:paraId="0714E08F" w14:textId="77777777" w:rsidR="00A55B53" w:rsidRPr="0087602D" w:rsidRDefault="00A55B53" w:rsidP="00535342">
            <w:pPr>
              <w:rPr>
                <w:strike/>
              </w:rPr>
            </w:pPr>
            <w:r w:rsidRPr="0087602D">
              <w:rPr>
                <w:rFonts w:eastAsia="Arial"/>
                <w:strike/>
                <w:color w:val="000000" w:themeColor="text1"/>
                <w:szCs w:val="20"/>
              </w:rPr>
              <w:t>(Yes/No)</w:t>
            </w:r>
          </w:p>
          <w:p w14:paraId="46F7798F" w14:textId="77777777" w:rsidR="00A55B53" w:rsidRPr="0087602D" w:rsidRDefault="00A55B53" w:rsidP="00535342">
            <w:pPr>
              <w:rPr>
                <w:strike/>
              </w:rPr>
            </w:pPr>
            <w:r w:rsidRPr="0087602D">
              <w:rPr>
                <w:rFonts w:eastAsia="Arial"/>
                <w:i/>
                <w:iCs/>
                <w:strike/>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FF31DA" w14:textId="77777777" w:rsidR="00A55B53" w:rsidRPr="0087602D" w:rsidRDefault="00A55B53" w:rsidP="00535342">
            <w:pPr>
              <w:pStyle w:val="TableText"/>
              <w:snapToGrid w:val="0"/>
              <w:rPr>
                <w:strike/>
              </w:rPr>
            </w:pPr>
            <w:r w:rsidRPr="0087602D">
              <w:rPr>
                <w:strike/>
              </w:rPr>
              <w:t>YES</w:t>
            </w:r>
          </w:p>
          <w:p w14:paraId="3F2835F0" w14:textId="77777777" w:rsidR="00A55B53" w:rsidRPr="0087602D" w:rsidRDefault="00A55B53" w:rsidP="00535342">
            <w:pPr>
              <w:rPr>
                <w:strike/>
              </w:rPr>
            </w:pPr>
          </w:p>
        </w:tc>
      </w:tr>
      <w:tr w:rsidR="00A55B53" w:rsidRPr="0087602D" w14:paraId="6F40816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99F7DF2" w14:textId="77777777" w:rsidR="00A55B53" w:rsidRPr="0087602D" w:rsidRDefault="00A55B53" w:rsidP="00535342">
            <w:pPr>
              <w:rPr>
                <w:strike/>
              </w:rPr>
            </w:pPr>
            <w:r w:rsidRPr="0087602D">
              <w:rPr>
                <w:rFonts w:eastAsia="Arial"/>
                <w:strike/>
                <w:color w:val="000000" w:themeColor="text1"/>
                <w:szCs w:val="20"/>
              </w:rPr>
              <w:t>Critical</w:t>
            </w:r>
          </w:p>
          <w:p w14:paraId="46AF61BD" w14:textId="77777777" w:rsidR="00A55B53" w:rsidRPr="0087602D" w:rsidRDefault="00A55B53" w:rsidP="00535342">
            <w:pPr>
              <w:rPr>
                <w:strike/>
              </w:rPr>
            </w:pPr>
            <w:r w:rsidRPr="0087602D">
              <w:rPr>
                <w:rFonts w:eastAsia="Arial"/>
                <w:strike/>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456BAC" w14:textId="77777777" w:rsidR="00A55B53" w:rsidRPr="0087602D" w:rsidRDefault="00A55B53" w:rsidP="00535342">
            <w:pPr>
              <w:keepNext/>
              <w:rPr>
                <w:strike/>
              </w:rPr>
            </w:pPr>
            <w:r w:rsidRPr="0087602D">
              <w:rPr>
                <w:strike/>
              </w:rPr>
              <w:t>YES</w:t>
            </w:r>
          </w:p>
        </w:tc>
      </w:tr>
      <w:tr w:rsidR="00A55B53" w:rsidRPr="0087602D" w14:paraId="17B015A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8B1E135" w14:textId="77777777" w:rsidR="00A55B53" w:rsidRPr="0087602D" w:rsidRDefault="00A55B53" w:rsidP="00535342">
            <w:pPr>
              <w:rPr>
                <w:rFonts w:eastAsia="Arial"/>
                <w:strike/>
                <w:color w:val="000000" w:themeColor="text1"/>
                <w:szCs w:val="20"/>
              </w:rPr>
            </w:pPr>
            <w:r w:rsidRPr="0087602D">
              <w:rPr>
                <w:rFonts w:eastAsia="Arial"/>
                <w:strike/>
                <w:color w:val="000000" w:themeColor="text1"/>
                <w:szCs w:val="20"/>
              </w:rPr>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196120" w14:textId="77777777" w:rsidR="00A55B53" w:rsidRPr="0087602D" w:rsidRDefault="00A55B53" w:rsidP="00535342">
            <w:pPr>
              <w:keepNext/>
              <w:rPr>
                <w:strike/>
              </w:rPr>
            </w:pPr>
            <w:r w:rsidRPr="0087602D">
              <w:rPr>
                <w:strike/>
              </w:rPr>
              <w:t>Acceptance Criteria for this requirement should be as per SECTION-6 ACCEPTANCE CRITERIA</w:t>
            </w:r>
          </w:p>
        </w:tc>
      </w:tr>
    </w:tbl>
    <w:p w14:paraId="593B08B9" w14:textId="77777777" w:rsidR="00A55B53" w:rsidRPr="00123177" w:rsidRDefault="00A55B53" w:rsidP="00A55B53">
      <w:pPr>
        <w:pStyle w:val="BodyText"/>
        <w:rPr>
          <w:rFonts w:eastAsia="Arial"/>
        </w:rPr>
      </w:pPr>
    </w:p>
    <w:p w14:paraId="48CA7A5F" w14:textId="77777777" w:rsidR="00A55B53" w:rsidRPr="00123177" w:rsidRDefault="00A55B53" w:rsidP="00A55B53">
      <w:pPr>
        <w:rPr>
          <w:rFonts w:eastAsia="Arial"/>
        </w:rPr>
      </w:pPr>
    </w:p>
    <w:p w14:paraId="1AC56E33" w14:textId="77777777" w:rsidR="00A55B53" w:rsidRPr="00123177" w:rsidRDefault="00A55B53" w:rsidP="00A55B53">
      <w:pPr>
        <w:pStyle w:val="Heading5"/>
        <w:rPr>
          <w:rFonts w:eastAsia="Arial"/>
        </w:rPr>
      </w:pPr>
      <w:r w:rsidRPr="00123177">
        <w:rPr>
          <w:rFonts w:eastAsia="Arial"/>
          <w:sz w:val="20"/>
          <w:szCs w:val="20"/>
        </w:rPr>
        <w:t xml:space="preserve">Requirement against </w:t>
      </w:r>
      <w:r w:rsidRPr="00123177">
        <w:rPr>
          <w:rFonts w:eastAsia="Arial"/>
          <w:color w:val="000000" w:themeColor="text1"/>
          <w:sz w:val="20"/>
          <w:szCs w:val="20"/>
        </w:rPr>
        <w:t>the power module 400V side voltage output is less than half of the 800V side input minus a calibratable threshold in HV On state.</w:t>
      </w:r>
    </w:p>
    <w:tbl>
      <w:tblPr>
        <w:tblW w:w="9518" w:type="dxa"/>
        <w:tblInd w:w="108" w:type="dxa"/>
        <w:tblLayout w:type="fixed"/>
        <w:tblLook w:val="0000" w:firstRow="0" w:lastRow="0" w:firstColumn="0" w:lastColumn="0" w:noHBand="0" w:noVBand="0"/>
      </w:tblPr>
      <w:tblGrid>
        <w:gridCol w:w="1920"/>
        <w:gridCol w:w="7598"/>
      </w:tblGrid>
      <w:tr w:rsidR="00A55B53" w:rsidRPr="00123177" w14:paraId="50FD052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3214C48"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F783102" w14:textId="77777777" w:rsidR="00A55B53" w:rsidRPr="00123177" w:rsidRDefault="00A55B53" w:rsidP="00535342">
            <w:pPr>
              <w:pStyle w:val="TableColumnTitle"/>
              <w:snapToGrid w:val="0"/>
            </w:pPr>
            <w:r w:rsidRPr="00123177">
              <w:t>Description</w:t>
            </w:r>
          </w:p>
        </w:tc>
      </w:tr>
      <w:tr w:rsidR="00A55B53" w:rsidRPr="00123177" w14:paraId="1CF7E51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5BC54F5"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140B06" w14:textId="77777777" w:rsidR="00A55B53" w:rsidRPr="00123177" w:rsidRDefault="00A55B53" w:rsidP="00535342">
            <w:pPr>
              <w:snapToGrid w:val="0"/>
            </w:pPr>
            <w:r w:rsidRPr="00123177">
              <w:t>SWRS_</w:t>
            </w:r>
            <w:r w:rsidRPr="00123177">
              <w:rPr>
                <w:rFonts w:eastAsia="Arial"/>
                <w:color w:val="000000" w:themeColor="text1"/>
                <w:szCs w:val="20"/>
              </w:rPr>
              <w:t>Diag_44</w:t>
            </w:r>
          </w:p>
        </w:tc>
      </w:tr>
      <w:tr w:rsidR="00A55B53" w:rsidRPr="00123177" w14:paraId="1B146FB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D1C32DD"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D8392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SDS-HVDCDC-273</w:t>
            </w:r>
          </w:p>
        </w:tc>
      </w:tr>
      <w:tr w:rsidR="00A55B53" w:rsidRPr="00123177" w14:paraId="7F445B8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A0FB43F"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82C820" w14:textId="77777777" w:rsidR="00A55B53" w:rsidRPr="00123177" w:rsidRDefault="00A55B53" w:rsidP="00535342">
            <w:pPr>
              <w:pStyle w:val="TableText"/>
              <w:snapToGrid w:val="0"/>
            </w:pPr>
            <w:r w:rsidRPr="00123177">
              <w:t>B-Sample/PF2.0</w:t>
            </w:r>
          </w:p>
        </w:tc>
      </w:tr>
      <w:tr w:rsidR="00A55B53" w:rsidRPr="00123177" w14:paraId="082D5CD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C790796"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24FDE7"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if the power module 400V side voltage output is less than half of the 800V side input minus a calibratable threshold in HV On state.</w:t>
            </w:r>
          </w:p>
        </w:tc>
      </w:tr>
      <w:tr w:rsidR="00A55B53" w:rsidRPr="00123177" w14:paraId="1F0D64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504ADF"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553CE1"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337213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E29BE4"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36979"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40EA3AA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55DB52" w14:textId="77777777" w:rsidR="00A55B53" w:rsidRPr="00123177" w:rsidRDefault="00A55B53" w:rsidP="00535342">
            <w:pPr>
              <w:pStyle w:val="TableText"/>
              <w:snapToGrid w:val="0"/>
            </w:pPr>
            <w:r w:rsidRPr="00123177">
              <w:lastRenderedPageBreak/>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CBA0F3"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6E1883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DA0C16"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E90E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KL30 and KL15(IGN) is On.</w:t>
            </w:r>
          </w:p>
          <w:p w14:paraId="05D9600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Set the 800V side (high side) voltage of the power module to greater than 480V(e.g. 470V)</w:t>
            </w:r>
          </w:p>
          <w:p w14:paraId="7F46E23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Send NHVDCDCCommand as 0x01 ("Enable") using the CAN interface 100ms right after the 800V voltage stabilize at 480V</w:t>
            </w:r>
          </w:p>
          <w:p w14:paraId="5D61056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4. Make 400V side voltage output shall less than half of the high side voltage minus 15V.</w:t>
            </w:r>
          </w:p>
        </w:tc>
      </w:tr>
      <w:tr w:rsidR="00A55B53" w:rsidRPr="00123177" w14:paraId="1496D3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852B56"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DC5065" w14:textId="77777777" w:rsidR="00A55B53" w:rsidRPr="00123177" w:rsidRDefault="00A55B53" w:rsidP="00535342">
            <w:pPr>
              <w:pStyle w:val="TableText"/>
              <w:snapToGrid w:val="0"/>
            </w:pPr>
            <w:r w:rsidRPr="00123177">
              <w:t>NHVDCDCFault @  HVDCDC_Status1 shall equal to 0x3 ("Level 2")</w:t>
            </w:r>
          </w:p>
          <w:p w14:paraId="7704F779" w14:textId="77777777" w:rsidR="00A55B53" w:rsidRPr="00123177" w:rsidRDefault="00A55B53" w:rsidP="00535342">
            <w:pPr>
              <w:pStyle w:val="TableText"/>
              <w:snapToGrid w:val="0"/>
            </w:pPr>
            <w:r w:rsidRPr="00123177">
              <w:t>NHVDCDCFaultID @ HVDCDC_Debug_PDU shall equal to 63 and this fault is observed after 100ms</w:t>
            </w:r>
          </w:p>
        </w:tc>
      </w:tr>
      <w:tr w:rsidR="00A55B53" w:rsidRPr="00123177" w14:paraId="103844E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399073"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679127" w14:textId="77777777" w:rsidR="00A55B53" w:rsidRPr="00123177" w:rsidRDefault="00A55B53" w:rsidP="00535342">
            <w:pPr>
              <w:pStyle w:val="TableText"/>
              <w:snapToGrid w:val="0"/>
              <w:rPr>
                <w:rStyle w:val="normaltextrun"/>
              </w:rPr>
            </w:pPr>
            <w:r w:rsidRPr="00123177">
              <w:rPr>
                <w:rStyle w:val="normaltextrun"/>
              </w:rPr>
              <w:t>The application does not transit from substate “Open_precharge_Ctt” to “Normal" substrate when the status of the precharge contractor is confirmed to be closed and transit to "Faulty_PowerDn_SafeState".</w:t>
            </w:r>
          </w:p>
        </w:tc>
      </w:tr>
      <w:tr w:rsidR="00A55B53" w:rsidRPr="00123177" w14:paraId="1C69A01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B94E67"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01AD7F" w14:textId="77777777" w:rsidR="00A55B53" w:rsidRPr="00123177" w:rsidRDefault="00A55B53" w:rsidP="00535342">
            <w:pPr>
              <w:pStyle w:val="TableText"/>
              <w:snapToGrid w:val="0"/>
            </w:pPr>
            <w:r w:rsidRPr="00123177">
              <w:t>No such mandatory fields is applicable.</w:t>
            </w:r>
          </w:p>
        </w:tc>
      </w:tr>
      <w:tr w:rsidR="00A55B53" w:rsidRPr="00123177" w14:paraId="325AB9B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2EE8EC"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AA6E6A" w14:textId="77777777" w:rsidR="00A55B53" w:rsidRPr="00123177" w:rsidRDefault="00A55B53" w:rsidP="00535342">
            <w:pPr>
              <w:pStyle w:val="TableText"/>
              <w:snapToGrid w:val="0"/>
            </w:pPr>
            <w:r w:rsidRPr="00123177">
              <w:t>KL30 and KL15 OFF</w:t>
            </w:r>
          </w:p>
        </w:tc>
      </w:tr>
      <w:tr w:rsidR="00A55B53" w:rsidRPr="00123177" w14:paraId="0A205D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928567"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14B2E8"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22B94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6A07ABA"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90E19A" w14:textId="77777777" w:rsidR="00A55B53" w:rsidRPr="00123177" w:rsidRDefault="00A55B53" w:rsidP="00535342">
            <w:pPr>
              <w:pStyle w:val="TableText"/>
              <w:snapToGrid w:val="0"/>
            </w:pPr>
            <w:r w:rsidRPr="00123177">
              <w:rPr>
                <w:szCs w:val="20"/>
              </w:rPr>
              <w:t>Valid range value is not required.</w:t>
            </w:r>
          </w:p>
        </w:tc>
      </w:tr>
      <w:tr w:rsidR="00A55B53" w:rsidRPr="00123177" w14:paraId="2E606E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FF3854"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20AB83"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AB098E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7CCB6B"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949F51"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9D41A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E7A647"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E2A4AB" w14:textId="77777777" w:rsidR="00A55B53" w:rsidRPr="00123177" w:rsidRDefault="00A55B53" w:rsidP="00535342">
            <w:pPr>
              <w:pStyle w:val="TableText"/>
            </w:pPr>
            <w:r w:rsidRPr="00123177">
              <w:rPr>
                <w:szCs w:val="20"/>
              </w:rPr>
              <w:t>Data rate is not applicable.</w:t>
            </w:r>
          </w:p>
        </w:tc>
      </w:tr>
      <w:tr w:rsidR="00A55B53" w:rsidRPr="00123177" w14:paraId="7FF5441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13F1ED"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34DC53"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C905F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418AA1"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703AE7"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6E68E5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AC7218" w14:textId="77777777" w:rsidR="00A55B53" w:rsidRPr="00123177" w:rsidRDefault="00A55B53" w:rsidP="00535342">
            <w:pPr>
              <w:pStyle w:val="TableText"/>
              <w:snapToGrid w:val="0"/>
            </w:pPr>
            <w:r w:rsidRPr="00123177">
              <w:t xml:space="preserve">Validation Rules/ </w:t>
            </w:r>
          </w:p>
          <w:p w14:paraId="37A1A5DC"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64CA07" w14:textId="77777777" w:rsidR="00A55B53" w:rsidRPr="00123177" w:rsidRDefault="00A55B53" w:rsidP="00535342">
            <w:pPr>
              <w:pStyle w:val="TableText"/>
              <w:snapToGrid w:val="0"/>
            </w:pPr>
            <w:r w:rsidRPr="00123177">
              <w:t>NHVDCDCFault @  HVDCDC_Status1 shall equal to 0x3 ("Level 2")</w:t>
            </w:r>
          </w:p>
          <w:p w14:paraId="68A757F7" w14:textId="77777777" w:rsidR="00A55B53" w:rsidRPr="00123177" w:rsidRDefault="00A55B53" w:rsidP="00535342">
            <w:pPr>
              <w:pStyle w:val="TableText"/>
              <w:snapToGrid w:val="0"/>
              <w:rPr>
                <w:i/>
                <w:iCs/>
              </w:rPr>
            </w:pPr>
            <w:r w:rsidRPr="00123177">
              <w:t>NHVDCDCFaultID @ HVDCDC_Debug_PDU shall equal to 63</w:t>
            </w:r>
          </w:p>
        </w:tc>
      </w:tr>
      <w:tr w:rsidR="00A55B53" w:rsidRPr="00123177" w14:paraId="2EF7B1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F0C515"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C55FC5" w14:textId="77777777" w:rsidR="00A55B53" w:rsidRPr="00123177" w:rsidRDefault="00A55B53" w:rsidP="00535342">
            <w:pPr>
              <w:pStyle w:val="TableText"/>
              <w:snapToGrid w:val="0"/>
            </w:pPr>
            <w:r w:rsidRPr="00123177">
              <w:rPr>
                <w:szCs w:val="20"/>
              </w:rPr>
              <w:t>Constraints is not applicable.</w:t>
            </w:r>
          </w:p>
        </w:tc>
      </w:tr>
      <w:tr w:rsidR="00A55B53" w:rsidRPr="00123177" w14:paraId="7715EF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5AB629"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0B35A7" w14:textId="77777777" w:rsidR="00A55B53" w:rsidRPr="00123177" w:rsidRDefault="00A55B53" w:rsidP="00535342">
            <w:pPr>
              <w:pStyle w:val="TableText"/>
              <w:snapToGrid w:val="0"/>
            </w:pPr>
            <w:r w:rsidRPr="00123177">
              <w:rPr>
                <w:szCs w:val="20"/>
              </w:rPr>
              <w:t>No effects on other system</w:t>
            </w:r>
          </w:p>
        </w:tc>
      </w:tr>
      <w:tr w:rsidR="00A55B53" w:rsidRPr="00123177" w14:paraId="08944B7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7EE111" w14:textId="77777777" w:rsidR="00A55B53" w:rsidRPr="00123177" w:rsidRDefault="00A55B53" w:rsidP="00535342">
            <w:pPr>
              <w:pStyle w:val="TableText"/>
              <w:snapToGrid w:val="0"/>
            </w:pPr>
            <w:r w:rsidRPr="00123177">
              <w:lastRenderedPageBreak/>
              <w:t>Testability with respect to test environment</w:t>
            </w:r>
          </w:p>
          <w:p w14:paraId="618D0BA3" w14:textId="77777777" w:rsidR="00A55B53" w:rsidRPr="00123177" w:rsidRDefault="00A55B53" w:rsidP="00535342">
            <w:pPr>
              <w:pStyle w:val="TableText"/>
            </w:pPr>
            <w:r w:rsidRPr="00123177">
              <w:t>(Yes/No)</w:t>
            </w:r>
          </w:p>
          <w:p w14:paraId="7B044A79"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A9F120" w14:textId="77777777" w:rsidR="00A55B53" w:rsidRPr="00123177" w:rsidRDefault="00A55B53" w:rsidP="00535342">
            <w:pPr>
              <w:pStyle w:val="TableText"/>
              <w:snapToGrid w:val="0"/>
            </w:pPr>
            <w:r w:rsidRPr="00123177">
              <w:t>YES</w:t>
            </w:r>
          </w:p>
        </w:tc>
      </w:tr>
      <w:tr w:rsidR="00A55B53" w:rsidRPr="00123177" w14:paraId="238C334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20E5C8" w14:textId="77777777" w:rsidR="00A55B53" w:rsidRPr="00123177" w:rsidRDefault="00A55B53" w:rsidP="00535342">
            <w:pPr>
              <w:pStyle w:val="TableText"/>
              <w:snapToGrid w:val="0"/>
            </w:pPr>
            <w:r w:rsidRPr="00123177">
              <w:t>Feasible within project constraints</w:t>
            </w:r>
          </w:p>
          <w:p w14:paraId="551C0EA9" w14:textId="77777777" w:rsidR="00A55B53" w:rsidRPr="00123177" w:rsidRDefault="00A55B53" w:rsidP="00535342">
            <w:pPr>
              <w:pStyle w:val="TableText"/>
              <w:snapToGrid w:val="0"/>
            </w:pPr>
            <w:r w:rsidRPr="00123177">
              <w:t>(Yes/No)</w:t>
            </w:r>
          </w:p>
          <w:p w14:paraId="306B3D8A"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4B04D" w14:textId="77777777" w:rsidR="00A55B53" w:rsidRPr="00123177" w:rsidRDefault="00A55B53" w:rsidP="00535342">
            <w:pPr>
              <w:pStyle w:val="TableText"/>
              <w:snapToGrid w:val="0"/>
            </w:pPr>
            <w:r w:rsidRPr="00123177">
              <w:t>YES</w:t>
            </w:r>
          </w:p>
        </w:tc>
      </w:tr>
      <w:tr w:rsidR="00A55B53" w:rsidRPr="00123177" w14:paraId="40F04D8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989C5C" w14:textId="77777777" w:rsidR="00A55B53" w:rsidRPr="00123177" w:rsidRDefault="00A55B53" w:rsidP="00535342">
            <w:pPr>
              <w:pStyle w:val="TableText"/>
              <w:snapToGrid w:val="0"/>
            </w:pPr>
            <w:r w:rsidRPr="00123177">
              <w:t>Critical</w:t>
            </w:r>
          </w:p>
          <w:p w14:paraId="7DB366A3"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7566A9" w14:textId="77777777" w:rsidR="00A55B53" w:rsidRPr="00123177" w:rsidRDefault="00A55B53" w:rsidP="00535342">
            <w:pPr>
              <w:pStyle w:val="TableText"/>
              <w:snapToGrid w:val="0"/>
            </w:pPr>
            <w:r w:rsidRPr="00123177">
              <w:t>YES</w:t>
            </w:r>
          </w:p>
        </w:tc>
      </w:tr>
      <w:tr w:rsidR="00A55B53" w:rsidRPr="00123177" w14:paraId="1055B5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DA9EE9"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0F484F"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431714B8" w14:textId="77777777" w:rsidR="00A55B53" w:rsidRPr="00123177" w:rsidRDefault="00A55B53" w:rsidP="00A55B53">
      <w:pPr>
        <w:pStyle w:val="BodyText"/>
        <w:rPr>
          <w:rFonts w:eastAsia="Arial"/>
        </w:rPr>
      </w:pPr>
    </w:p>
    <w:p w14:paraId="022CD3C8" w14:textId="5A319A07" w:rsidR="006B5527" w:rsidRPr="006B5527" w:rsidRDefault="006B5527" w:rsidP="006B5527">
      <w:pPr>
        <w:pStyle w:val="Heading5"/>
        <w:rPr>
          <w:rFonts w:eastAsia="Arial"/>
        </w:rPr>
      </w:pPr>
      <w:r w:rsidRPr="006B5527">
        <w:rPr>
          <w:rFonts w:eastAsia="Arial"/>
          <w:sz w:val="20"/>
          <w:szCs w:val="20"/>
        </w:rPr>
        <w:t xml:space="preserve">Requirement against </w:t>
      </w:r>
      <w:r w:rsidRPr="006B5527">
        <w:rPr>
          <w:rFonts w:eastAsia="Arial"/>
          <w:color w:val="000000" w:themeColor="text1"/>
          <w:sz w:val="20"/>
          <w:szCs w:val="20"/>
        </w:rPr>
        <w:t xml:space="preserve">the power module 400V side voltage output is less than half of the 800V side input minus a calibratable threshold in </w:t>
      </w:r>
      <w:r>
        <w:rPr>
          <w:rFonts w:eastAsia="Arial"/>
          <w:color w:val="000000" w:themeColor="text1"/>
          <w:sz w:val="20"/>
          <w:szCs w:val="20"/>
        </w:rPr>
        <w:t>Precharge</w:t>
      </w:r>
      <w:r w:rsidRPr="006B5527">
        <w:rPr>
          <w:rFonts w:eastAsia="Arial"/>
          <w:color w:val="000000" w:themeColor="text1"/>
          <w:sz w:val="20"/>
          <w:szCs w:val="20"/>
        </w:rPr>
        <w:t xml:space="preserve"> state</w:t>
      </w:r>
      <w:r>
        <w:rPr>
          <w:rFonts w:eastAsia="Arial"/>
          <w:color w:val="000000" w:themeColor="text1"/>
          <w:sz w:val="20"/>
          <w:szCs w:val="20"/>
        </w:rPr>
        <w:t xml:space="preserve"> and </w:t>
      </w:r>
      <w:r w:rsidRPr="006B5527">
        <w:rPr>
          <w:rFonts w:eastAsia="Arial"/>
          <w:color w:val="000000" w:themeColor="text1"/>
          <w:sz w:val="20"/>
          <w:szCs w:val="20"/>
        </w:rPr>
        <w:t>the Power Module</w:t>
      </w:r>
      <w:r>
        <w:rPr>
          <w:rFonts w:eastAsia="Arial"/>
          <w:color w:val="000000" w:themeColor="text1"/>
          <w:sz w:val="20"/>
          <w:szCs w:val="20"/>
        </w:rPr>
        <w:t xml:space="preserve"> is enabled</w:t>
      </w:r>
      <w:r w:rsidRPr="006B5527">
        <w:rPr>
          <w:rFonts w:eastAsia="Arial"/>
          <w:color w:val="000000" w:themeColor="text1"/>
          <w:sz w:val="20"/>
          <w:szCs w:val="20"/>
        </w:rPr>
        <w:t>.</w:t>
      </w:r>
    </w:p>
    <w:tbl>
      <w:tblPr>
        <w:tblW w:w="9489" w:type="dxa"/>
        <w:tblInd w:w="137" w:type="dxa"/>
        <w:tblLayout w:type="fixed"/>
        <w:tblLook w:val="0000" w:firstRow="0" w:lastRow="0" w:firstColumn="0" w:lastColumn="0" w:noHBand="0" w:noVBand="0"/>
      </w:tblPr>
      <w:tblGrid>
        <w:gridCol w:w="1891"/>
        <w:gridCol w:w="7598"/>
      </w:tblGrid>
      <w:tr w:rsidR="006B5527" w:rsidRPr="00123177" w14:paraId="02E3D06F"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CC53F5B" w14:textId="77777777" w:rsidR="006B5527" w:rsidRPr="00123177" w:rsidRDefault="006B5527"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61C332C" w14:textId="77777777" w:rsidR="006B5527" w:rsidRPr="00123177" w:rsidRDefault="006B5527" w:rsidP="00535342">
            <w:pPr>
              <w:pStyle w:val="TableColumnTitle"/>
              <w:snapToGrid w:val="0"/>
            </w:pPr>
            <w:r w:rsidRPr="00123177">
              <w:t>Description</w:t>
            </w:r>
          </w:p>
        </w:tc>
      </w:tr>
      <w:tr w:rsidR="006B5527" w:rsidRPr="00123177" w14:paraId="36D89F88" w14:textId="77777777" w:rsidTr="00CC490E">
        <w:trPr>
          <w:cantSplit/>
          <w:trHeight w:val="133"/>
        </w:trPr>
        <w:tc>
          <w:tcPr>
            <w:tcW w:w="1891" w:type="dxa"/>
            <w:tcBorders>
              <w:top w:val="single" w:sz="4" w:space="0" w:color="000000" w:themeColor="text1"/>
              <w:left w:val="single" w:sz="4" w:space="0" w:color="000000" w:themeColor="text1"/>
              <w:bottom w:val="single" w:sz="4" w:space="0" w:color="000000" w:themeColor="text1"/>
            </w:tcBorders>
          </w:tcPr>
          <w:p w14:paraId="78BFD20B" w14:textId="77777777" w:rsidR="006B5527" w:rsidRPr="00123177" w:rsidRDefault="006B5527"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E9F13D" w14:textId="09D4D351" w:rsidR="006B5527" w:rsidRPr="00123177" w:rsidRDefault="006B5527" w:rsidP="00535342">
            <w:pPr>
              <w:snapToGrid w:val="0"/>
            </w:pPr>
            <w:r w:rsidRPr="00123177">
              <w:t>SWRS_</w:t>
            </w:r>
            <w:r w:rsidRPr="00123177">
              <w:rPr>
                <w:rFonts w:eastAsia="Arial"/>
                <w:color w:val="000000" w:themeColor="text1"/>
                <w:szCs w:val="20"/>
              </w:rPr>
              <w:t>Diag_</w:t>
            </w:r>
            <w:r>
              <w:rPr>
                <w:rFonts w:eastAsia="Arial"/>
                <w:color w:val="000000" w:themeColor="text1"/>
                <w:szCs w:val="20"/>
              </w:rPr>
              <w:t>116</w:t>
            </w:r>
          </w:p>
        </w:tc>
      </w:tr>
      <w:tr w:rsidR="006B5527" w:rsidRPr="00123177" w14:paraId="1BF4340D" w14:textId="77777777" w:rsidTr="00CC490E">
        <w:trPr>
          <w:cantSplit/>
          <w:trHeight w:val="133"/>
        </w:trPr>
        <w:tc>
          <w:tcPr>
            <w:tcW w:w="1891" w:type="dxa"/>
            <w:tcBorders>
              <w:top w:val="single" w:sz="4" w:space="0" w:color="000000" w:themeColor="text1"/>
              <w:left w:val="single" w:sz="4" w:space="0" w:color="000000" w:themeColor="text1"/>
              <w:bottom w:val="single" w:sz="4" w:space="0" w:color="000000" w:themeColor="text1"/>
            </w:tcBorders>
          </w:tcPr>
          <w:p w14:paraId="2F6CED50" w14:textId="77777777" w:rsidR="006B5527" w:rsidRPr="00123177" w:rsidRDefault="006B5527"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D8E5CA" w14:textId="2AF6F6F0" w:rsidR="006B5527" w:rsidRPr="00123177" w:rsidRDefault="006B5527" w:rsidP="00535342">
            <w:pPr>
              <w:rPr>
                <w:rFonts w:eastAsia="Arial"/>
                <w:color w:val="000000" w:themeColor="text1"/>
                <w:szCs w:val="20"/>
              </w:rPr>
            </w:pPr>
            <w:r w:rsidRPr="00123177">
              <w:rPr>
                <w:rFonts w:eastAsia="Arial"/>
                <w:color w:val="000000" w:themeColor="text1"/>
                <w:szCs w:val="20"/>
              </w:rPr>
              <w:t>SDS-HVDCDC-</w:t>
            </w:r>
            <w:r>
              <w:rPr>
                <w:rFonts w:eastAsia="Arial"/>
                <w:color w:val="000000" w:themeColor="text1"/>
                <w:szCs w:val="20"/>
              </w:rPr>
              <w:t>418</w:t>
            </w:r>
          </w:p>
        </w:tc>
      </w:tr>
      <w:tr w:rsidR="006B5527" w:rsidRPr="00123177" w14:paraId="353DC4A0" w14:textId="77777777" w:rsidTr="00CC490E">
        <w:trPr>
          <w:cantSplit/>
          <w:trHeight w:val="133"/>
        </w:trPr>
        <w:tc>
          <w:tcPr>
            <w:tcW w:w="1891" w:type="dxa"/>
            <w:tcBorders>
              <w:top w:val="single" w:sz="4" w:space="0" w:color="000000" w:themeColor="text1"/>
              <w:left w:val="single" w:sz="4" w:space="0" w:color="000000" w:themeColor="text1"/>
              <w:bottom w:val="single" w:sz="4" w:space="0" w:color="000000" w:themeColor="text1"/>
            </w:tcBorders>
          </w:tcPr>
          <w:p w14:paraId="027D9D03" w14:textId="77777777" w:rsidR="006B5527" w:rsidRPr="00123177" w:rsidRDefault="006B5527"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FD233E" w14:textId="66B6953B" w:rsidR="006B5527" w:rsidRPr="00123177" w:rsidRDefault="006B5527" w:rsidP="00535342">
            <w:pPr>
              <w:pStyle w:val="TableText"/>
              <w:snapToGrid w:val="0"/>
            </w:pPr>
            <w:r>
              <w:t>Pre C</w:t>
            </w:r>
            <w:r w:rsidRPr="00123177">
              <w:t>-Sample/PF</w:t>
            </w:r>
            <w:r>
              <w:t>3</w:t>
            </w:r>
            <w:r w:rsidRPr="00123177">
              <w:t>.0</w:t>
            </w:r>
          </w:p>
        </w:tc>
      </w:tr>
      <w:tr w:rsidR="006B5527" w:rsidRPr="00123177" w14:paraId="72E2134F" w14:textId="77777777" w:rsidTr="00CC490E">
        <w:trPr>
          <w:cantSplit/>
          <w:trHeight w:val="133"/>
        </w:trPr>
        <w:tc>
          <w:tcPr>
            <w:tcW w:w="1891" w:type="dxa"/>
            <w:tcBorders>
              <w:top w:val="single" w:sz="4" w:space="0" w:color="000000" w:themeColor="text1"/>
              <w:left w:val="single" w:sz="4" w:space="0" w:color="000000" w:themeColor="text1"/>
              <w:bottom w:val="single" w:sz="4" w:space="0" w:color="000000" w:themeColor="text1"/>
            </w:tcBorders>
          </w:tcPr>
          <w:p w14:paraId="1DACFEB6" w14:textId="77777777" w:rsidR="006B5527" w:rsidRPr="00123177" w:rsidRDefault="006B5527"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B46061" w14:textId="04E0EA1F" w:rsidR="006B5527" w:rsidRPr="00123177" w:rsidRDefault="006B5527" w:rsidP="00535342">
            <w:pPr>
              <w:snapToGrid w:val="0"/>
              <w:rPr>
                <w:rFonts w:eastAsia="Arial"/>
                <w:color w:val="000000" w:themeColor="text1"/>
              </w:rPr>
            </w:pPr>
            <w:r w:rsidRPr="00123177">
              <w:rPr>
                <w:rFonts w:eastAsia="Arial"/>
                <w:color w:val="000000" w:themeColor="text1"/>
              </w:rPr>
              <w:t xml:space="preserve">The HVDCDC shall raise a level 2 fault if </w:t>
            </w:r>
            <w:r w:rsidRPr="006B5527">
              <w:rPr>
                <w:rFonts w:eastAsia="Arial"/>
                <w:color w:val="000000" w:themeColor="text1"/>
              </w:rPr>
              <w:t xml:space="preserve">the power module 400V side voltage output is less than half of the 800V side input minus a calibratable threshold in Precharge state and the Power Module </w:t>
            </w:r>
            <w:r>
              <w:rPr>
                <w:rFonts w:eastAsia="Arial"/>
                <w:color w:val="000000" w:themeColor="text1"/>
              </w:rPr>
              <w:t xml:space="preserve">is </w:t>
            </w:r>
            <w:r w:rsidRPr="006B5527">
              <w:rPr>
                <w:rFonts w:eastAsia="Arial"/>
                <w:color w:val="000000" w:themeColor="text1"/>
              </w:rPr>
              <w:t>enabled</w:t>
            </w:r>
            <w:r>
              <w:rPr>
                <w:rFonts w:eastAsia="Arial"/>
                <w:color w:val="000000" w:themeColor="text1"/>
              </w:rPr>
              <w:t>.</w:t>
            </w:r>
          </w:p>
        </w:tc>
      </w:tr>
      <w:tr w:rsidR="006B5527" w:rsidRPr="00123177" w14:paraId="1BF6C189"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660BAA61" w14:textId="77777777" w:rsidR="006B5527" w:rsidRPr="00123177" w:rsidRDefault="006B5527"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944A64" w14:textId="77777777" w:rsidR="006B5527" w:rsidRPr="00123177" w:rsidRDefault="006B5527" w:rsidP="00535342">
            <w:pPr>
              <w:snapToGrid w:val="0"/>
              <w:rPr>
                <w:rFonts w:eastAsia="Arial"/>
              </w:rPr>
            </w:pPr>
            <w:r w:rsidRPr="00123177">
              <w:rPr>
                <w:rFonts w:eastAsia="Arial"/>
              </w:rPr>
              <w:t>No Such derived requirement is applicable.</w:t>
            </w:r>
          </w:p>
        </w:tc>
      </w:tr>
      <w:tr w:rsidR="006B5527" w:rsidRPr="00123177" w14:paraId="0D9495CA"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646B6B20" w14:textId="77777777" w:rsidR="006B5527" w:rsidRPr="00123177" w:rsidRDefault="006B5527"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F999F9" w14:textId="77777777" w:rsidR="006B5527" w:rsidRPr="00123177" w:rsidRDefault="006B5527"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6B5527" w:rsidRPr="00123177" w14:paraId="6806C7C0"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18431FEE" w14:textId="77777777" w:rsidR="006B5527" w:rsidRPr="00123177" w:rsidRDefault="006B5527"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2CB41E" w14:textId="77777777" w:rsidR="006B5527" w:rsidRPr="00123177" w:rsidRDefault="006B5527" w:rsidP="00535342">
            <w:pPr>
              <w:pStyle w:val="TableText"/>
              <w:snapToGrid w:val="0"/>
            </w:pPr>
            <w:r w:rsidRPr="00123177">
              <w:rPr>
                <w:rFonts w:eastAsia="Arial"/>
                <w:color w:val="000000" w:themeColor="text1"/>
                <w:szCs w:val="20"/>
              </w:rPr>
              <w:t>No Specific access restrictions is applicable.</w:t>
            </w:r>
          </w:p>
        </w:tc>
      </w:tr>
      <w:tr w:rsidR="006B5527" w:rsidRPr="00123177" w14:paraId="24F61D27"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6729FD52" w14:textId="77777777" w:rsidR="006B5527" w:rsidRPr="00123177" w:rsidRDefault="006B5527"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5BA118" w14:textId="2CC53AED" w:rsidR="006B5527" w:rsidRPr="00123177" w:rsidRDefault="00F87E19" w:rsidP="00535342">
            <w:pPr>
              <w:pStyle w:val="TableText"/>
              <w:snapToGrid w:val="0"/>
              <w:rPr>
                <w:rFonts w:eastAsia="Arial"/>
                <w:color w:val="000000" w:themeColor="text1"/>
              </w:rPr>
            </w:pPr>
            <w:r>
              <w:rPr>
                <w:rFonts w:eastAsia="Arial"/>
                <w:color w:val="000000" w:themeColor="text1"/>
              </w:rPr>
              <w:t>1</w:t>
            </w:r>
            <w:r w:rsidR="006B5527" w:rsidRPr="00123177">
              <w:rPr>
                <w:rFonts w:eastAsia="Arial"/>
                <w:color w:val="000000" w:themeColor="text1"/>
              </w:rPr>
              <w:t>. Set the 800V side (high side) voltage of the power module</w:t>
            </w:r>
            <w:r>
              <w:rPr>
                <w:rFonts w:eastAsia="Arial"/>
                <w:color w:val="000000" w:themeColor="text1"/>
              </w:rPr>
              <w:t xml:space="preserve"> such a way that the 400V side (Low Side) voltage should be less than </w:t>
            </w:r>
            <w:r w:rsidRPr="00F87E19">
              <w:rPr>
                <w:rFonts w:eastAsia="Arial"/>
                <w:color w:val="000000" w:themeColor="text1"/>
              </w:rPr>
              <w:t>half of the 800V side input minus a calibratable threshold</w:t>
            </w:r>
            <w:r>
              <w:rPr>
                <w:rFonts w:eastAsia="Arial"/>
                <w:color w:val="000000" w:themeColor="text1"/>
              </w:rPr>
              <w:t>. (For ex. 800V side voltage is 500V then 400V side should be ((500V*0.5V)-15V) i.e. &lt; 235V)</w:t>
            </w:r>
          </w:p>
          <w:p w14:paraId="40401B3E" w14:textId="2EC653C2" w:rsidR="006B5527" w:rsidRPr="00123177" w:rsidRDefault="00F87E19" w:rsidP="00535342">
            <w:pPr>
              <w:pStyle w:val="TableText"/>
              <w:snapToGrid w:val="0"/>
              <w:rPr>
                <w:rFonts w:eastAsia="Arial"/>
                <w:color w:val="000000" w:themeColor="text1"/>
              </w:rPr>
            </w:pPr>
            <w:r>
              <w:rPr>
                <w:rFonts w:eastAsia="Arial"/>
                <w:color w:val="000000" w:themeColor="text1"/>
              </w:rPr>
              <w:t>2</w:t>
            </w:r>
            <w:r w:rsidR="006B5527" w:rsidRPr="00123177">
              <w:rPr>
                <w:rFonts w:eastAsia="Arial"/>
                <w:color w:val="000000" w:themeColor="text1"/>
              </w:rPr>
              <w:t>. Send NHVDCDCCommand as 0x01 ("Enable") using the CAN interface 100ms right after the 800V voltage stabilize</w:t>
            </w:r>
            <w:r>
              <w:rPr>
                <w:rFonts w:eastAsia="Arial"/>
                <w:color w:val="000000" w:themeColor="text1"/>
              </w:rPr>
              <w:t>.</w:t>
            </w:r>
          </w:p>
          <w:p w14:paraId="46266355" w14:textId="77777777" w:rsidR="00F87E19" w:rsidRDefault="00F87E19" w:rsidP="00535342">
            <w:pPr>
              <w:pStyle w:val="TableText"/>
              <w:snapToGrid w:val="0"/>
              <w:rPr>
                <w:rFonts w:eastAsia="Arial"/>
                <w:color w:val="000000" w:themeColor="text1"/>
              </w:rPr>
            </w:pPr>
            <w:r>
              <w:rPr>
                <w:rFonts w:eastAsia="Arial"/>
                <w:color w:val="000000" w:themeColor="text1"/>
              </w:rPr>
              <w:t>3</w:t>
            </w:r>
            <w:r w:rsidR="006B5527" w:rsidRPr="00123177">
              <w:rPr>
                <w:rFonts w:eastAsia="Arial"/>
                <w:color w:val="000000" w:themeColor="text1"/>
              </w:rPr>
              <w:t>. Make 400V side voltage output shall less than half of the high side voltage minus 15V.</w:t>
            </w:r>
          </w:p>
          <w:p w14:paraId="7661E75F" w14:textId="76E1ED7B" w:rsidR="00F87E19" w:rsidRPr="00123177" w:rsidRDefault="00F87E19" w:rsidP="00535342">
            <w:pPr>
              <w:pStyle w:val="TableText"/>
              <w:snapToGrid w:val="0"/>
              <w:rPr>
                <w:rFonts w:eastAsia="Arial"/>
                <w:color w:val="000000" w:themeColor="text1"/>
              </w:rPr>
            </w:pPr>
            <w:r>
              <w:rPr>
                <w:rFonts w:eastAsia="Arial"/>
                <w:color w:val="000000" w:themeColor="text1"/>
              </w:rPr>
              <w:t xml:space="preserve">4. </w:t>
            </w:r>
            <w:r w:rsidRPr="00123177">
              <w:rPr>
                <w:rFonts w:eastAsia="Arial"/>
                <w:color w:val="000000" w:themeColor="text1"/>
              </w:rPr>
              <w:t>NHVDCDC</w:t>
            </w:r>
            <w:r>
              <w:rPr>
                <w:rFonts w:eastAsia="Arial"/>
                <w:color w:val="000000" w:themeColor="text1"/>
              </w:rPr>
              <w:t>Status</w:t>
            </w:r>
            <w:r w:rsidRPr="00123177">
              <w:rPr>
                <w:rFonts w:eastAsia="Arial"/>
                <w:color w:val="000000" w:themeColor="text1"/>
              </w:rPr>
              <w:t xml:space="preserve"> </w:t>
            </w:r>
            <w:r>
              <w:rPr>
                <w:rFonts w:eastAsia="Arial"/>
                <w:color w:val="000000" w:themeColor="text1"/>
              </w:rPr>
              <w:t>shall be</w:t>
            </w:r>
            <w:r w:rsidRPr="00123177">
              <w:rPr>
                <w:rFonts w:eastAsia="Arial"/>
                <w:color w:val="000000" w:themeColor="text1"/>
              </w:rPr>
              <w:t xml:space="preserve"> </w:t>
            </w:r>
            <w:r>
              <w:rPr>
                <w:rFonts w:eastAsia="Arial"/>
                <w:color w:val="000000" w:themeColor="text1"/>
              </w:rPr>
              <w:t xml:space="preserve">set as </w:t>
            </w:r>
            <w:r w:rsidRPr="00123177">
              <w:rPr>
                <w:rFonts w:eastAsia="Arial"/>
                <w:color w:val="000000" w:themeColor="text1"/>
              </w:rPr>
              <w:t>0x0</w:t>
            </w:r>
            <w:r>
              <w:rPr>
                <w:rFonts w:eastAsia="Arial"/>
                <w:color w:val="000000" w:themeColor="text1"/>
              </w:rPr>
              <w:t>3</w:t>
            </w:r>
            <w:r w:rsidRPr="00123177">
              <w:rPr>
                <w:rFonts w:eastAsia="Arial"/>
                <w:color w:val="000000" w:themeColor="text1"/>
              </w:rPr>
              <w:t xml:space="preserve"> ("</w:t>
            </w:r>
            <w:r>
              <w:rPr>
                <w:rFonts w:eastAsia="Arial"/>
                <w:color w:val="000000" w:themeColor="text1"/>
              </w:rPr>
              <w:t>Precharge 400V</w:t>
            </w:r>
            <w:r w:rsidRPr="00123177">
              <w:rPr>
                <w:rFonts w:eastAsia="Arial"/>
                <w:color w:val="000000" w:themeColor="text1"/>
              </w:rPr>
              <w:t xml:space="preserve">") using </w:t>
            </w:r>
            <w:commentRangeStart w:id="178"/>
            <w:r w:rsidRPr="00123177">
              <w:rPr>
                <w:rFonts w:eastAsia="Arial"/>
                <w:color w:val="000000" w:themeColor="text1"/>
              </w:rPr>
              <w:t>the</w:t>
            </w:r>
            <w:commentRangeEnd w:id="178"/>
            <w:r w:rsidR="002B1B50" w:rsidRPr="00123177">
              <w:rPr>
                <w:rStyle w:val="CommentReference"/>
                <w:rFonts w:eastAsia="Arial"/>
                <w:color w:val="000000" w:themeColor="text1"/>
                <w:sz w:val="24"/>
                <w:szCs w:val="24"/>
              </w:rPr>
              <w:commentReference w:id="178"/>
            </w:r>
            <w:r w:rsidRPr="00123177">
              <w:rPr>
                <w:rFonts w:eastAsia="Arial"/>
                <w:color w:val="000000" w:themeColor="text1"/>
              </w:rPr>
              <w:t xml:space="preserve"> CAN interface</w:t>
            </w:r>
          </w:p>
        </w:tc>
      </w:tr>
      <w:tr w:rsidR="006B5527" w:rsidRPr="00123177" w14:paraId="31A75D7A"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10C91B8A" w14:textId="77777777" w:rsidR="006B5527" w:rsidRPr="00123177" w:rsidRDefault="006B5527"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3243B8" w14:textId="77777777" w:rsidR="006B5527" w:rsidRPr="00123177" w:rsidRDefault="006B5527" w:rsidP="00535342">
            <w:pPr>
              <w:pStyle w:val="TableText"/>
              <w:snapToGrid w:val="0"/>
            </w:pPr>
            <w:r w:rsidRPr="00123177">
              <w:t>NHVDCDCFault @  HVDCDC_Status1 shall equal to 0x3 ("Level 2")</w:t>
            </w:r>
          </w:p>
          <w:p w14:paraId="684980D3" w14:textId="03375D6A" w:rsidR="00390CDA" w:rsidRPr="00123177" w:rsidRDefault="006B5527" w:rsidP="00390CDA">
            <w:pPr>
              <w:pStyle w:val="TableText"/>
              <w:snapToGrid w:val="0"/>
            </w:pPr>
            <w:r w:rsidRPr="00123177">
              <w:t xml:space="preserve">NHVDCDCFaultID @ HVDCDC_Debug_PDU </w:t>
            </w:r>
          </w:p>
          <w:p w14:paraId="395CA15E" w14:textId="4579263B" w:rsidR="004A0EA1" w:rsidRPr="00123177" w:rsidRDefault="004A0EA1" w:rsidP="004A0EA1">
            <w:pPr>
              <w:pStyle w:val="TableText"/>
              <w:snapToGrid w:val="0"/>
            </w:pPr>
          </w:p>
        </w:tc>
      </w:tr>
      <w:tr w:rsidR="006B5527" w:rsidRPr="00123177" w14:paraId="216A2AB9"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7CB9F259" w14:textId="77777777" w:rsidR="006B5527" w:rsidRPr="00123177" w:rsidRDefault="006B5527"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15E69E" w14:textId="67990833" w:rsidR="004A0EA1" w:rsidRDefault="004A0EA1" w:rsidP="004A0EA1">
            <w:pPr>
              <w:pStyle w:val="NormalWeb"/>
              <w:spacing w:before="60" w:beforeAutospacing="0" w:after="60" w:afterAutospacing="0"/>
            </w:pPr>
            <w:r>
              <w:t>The HVDCDC application shall set the state as NHVDCDCFaultyShutdown = 0x2 “Emergency_FaultyShutdown when the below conditions are met,</w:t>
            </w:r>
          </w:p>
          <w:p w14:paraId="5380F275" w14:textId="77777777" w:rsidR="004A0EA1" w:rsidRDefault="004A0EA1" w:rsidP="004A0EA1">
            <w:pPr>
              <w:pStyle w:val="NormalWeb"/>
              <w:spacing w:before="0" w:beforeAutospacing="0" w:after="0" w:afterAutospacing="0"/>
            </w:pPr>
            <w:r>
              <w:t xml:space="preserve">1. Set the 400V side (low side) voltage of the power module to </w:t>
            </w:r>
            <w:r w:rsidRPr="00123177">
              <w:rPr>
                <w:rFonts w:eastAsia="Arial"/>
                <w:color w:val="000000" w:themeColor="text1"/>
              </w:rPr>
              <w:t>less than half of the high side voltage minus 15V</w:t>
            </w:r>
            <w:r>
              <w:t xml:space="preserve"> </w:t>
            </w:r>
          </w:p>
          <w:p w14:paraId="1D5BF739" w14:textId="2DC401AC" w:rsidR="004A0EA1" w:rsidRDefault="004A0EA1" w:rsidP="004A0EA1">
            <w:pPr>
              <w:pStyle w:val="NormalWeb"/>
              <w:spacing w:before="0" w:beforeAutospacing="0" w:after="0" w:afterAutospacing="0"/>
            </w:pPr>
            <w:r>
              <w:t>2. The power module status shall be Enabled.</w:t>
            </w:r>
          </w:p>
          <w:p w14:paraId="56585D2F" w14:textId="0D5587F5" w:rsidR="004A0EA1" w:rsidRDefault="004A0EA1" w:rsidP="004A0EA1">
            <w:pPr>
              <w:pStyle w:val="NormalWeb"/>
              <w:spacing w:before="60" w:beforeAutospacing="0" w:after="60" w:afterAutospacing="0"/>
            </w:pPr>
            <w:r>
              <w:t>3.  NHVDCDCFault @ HVDCDC_Status1 is equal to 0x3 (“level 2")</w:t>
            </w:r>
          </w:p>
          <w:p w14:paraId="16FBAA78" w14:textId="0C06053E" w:rsidR="004A0EA1" w:rsidRDefault="00390CDA" w:rsidP="004A0EA1">
            <w:pPr>
              <w:pStyle w:val="NormalWeb"/>
              <w:spacing w:before="60" w:beforeAutospacing="0" w:after="60" w:afterAutospacing="0"/>
            </w:pPr>
            <w:r>
              <w:t>4</w:t>
            </w:r>
            <w:r w:rsidR="004A0EA1">
              <w:t>. NHVDCDCFaultID @ HVDCDC_Debug_PDU is equal to &lt;TBD&gt; ("</w:t>
            </w:r>
            <w:r w:rsidRPr="00390CDA">
              <w:t>2:1 Ratio failure while precharge</w:t>
            </w:r>
            <w:r w:rsidR="004A0EA1">
              <w:t>") and is raised after the fault response calibratable time.</w:t>
            </w:r>
          </w:p>
          <w:p w14:paraId="04934928" w14:textId="64F5C866" w:rsidR="006B5527" w:rsidRPr="00123177" w:rsidRDefault="006B5527" w:rsidP="00535342">
            <w:pPr>
              <w:pStyle w:val="TableText"/>
              <w:snapToGrid w:val="0"/>
              <w:rPr>
                <w:rStyle w:val="normaltextrun"/>
              </w:rPr>
            </w:pPr>
          </w:p>
        </w:tc>
      </w:tr>
      <w:tr w:rsidR="006B5527" w:rsidRPr="00123177" w14:paraId="49FC7D63"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00F5AE9D" w14:textId="77777777" w:rsidR="006B5527" w:rsidRPr="00123177" w:rsidRDefault="006B5527"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38615F" w14:textId="77777777" w:rsidR="006B5527" w:rsidRPr="00123177" w:rsidRDefault="006B5527" w:rsidP="00535342">
            <w:pPr>
              <w:pStyle w:val="TableText"/>
              <w:snapToGrid w:val="0"/>
            </w:pPr>
            <w:r w:rsidRPr="00123177">
              <w:t>No such mandatory fields is applicable.</w:t>
            </w:r>
          </w:p>
        </w:tc>
      </w:tr>
      <w:tr w:rsidR="006B5527" w:rsidRPr="00123177" w14:paraId="64FEA145"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7663185A" w14:textId="77777777" w:rsidR="006B5527" w:rsidRPr="00123177" w:rsidRDefault="006B5527"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A9F4E1" w14:textId="77777777" w:rsidR="004A0EA1" w:rsidRDefault="004A0EA1" w:rsidP="004A0EA1">
            <w:pPr>
              <w:pStyle w:val="TableText"/>
              <w:snapToGrid w:val="0"/>
            </w:pPr>
            <w:r>
              <w:t>No fault should be logged and reported to primary controller.</w:t>
            </w:r>
          </w:p>
          <w:p w14:paraId="52AA2948" w14:textId="2A241609" w:rsidR="006B5527" w:rsidRPr="00123177" w:rsidRDefault="004A0EA1" w:rsidP="004A0EA1">
            <w:pPr>
              <w:pStyle w:val="TableText"/>
              <w:snapToGrid w:val="0"/>
            </w:pPr>
            <w:r>
              <w:t>NHVDCDCStatus = 0, NHVDCDCStausDebug = 0, NHVDCDCFault = 0.</w:t>
            </w:r>
          </w:p>
        </w:tc>
      </w:tr>
      <w:tr w:rsidR="006B5527" w:rsidRPr="00123177" w14:paraId="34EFA247"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177DC669" w14:textId="77777777" w:rsidR="006B5527" w:rsidRPr="00123177" w:rsidRDefault="006B5527"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3164AA" w14:textId="77777777" w:rsidR="006B5527" w:rsidRPr="00123177" w:rsidRDefault="006B5527" w:rsidP="00535342">
            <w:pPr>
              <w:pStyle w:val="TableText"/>
              <w:snapToGrid w:val="0"/>
            </w:pPr>
            <w:r w:rsidRPr="00123177">
              <w:rPr>
                <w:szCs w:val="20"/>
              </w:rPr>
              <w:t>Default values shall be applicable with respect to Pre-Loaded Values</w:t>
            </w:r>
          </w:p>
        </w:tc>
      </w:tr>
      <w:tr w:rsidR="006B5527" w:rsidRPr="00123177" w14:paraId="7EBBCB30"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6831536F" w14:textId="77777777" w:rsidR="006B5527" w:rsidRPr="00123177" w:rsidRDefault="006B5527"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5ABAC4" w14:textId="77777777" w:rsidR="006B5527" w:rsidRPr="00123177" w:rsidRDefault="006B5527" w:rsidP="00535342">
            <w:pPr>
              <w:pStyle w:val="TableText"/>
              <w:snapToGrid w:val="0"/>
            </w:pPr>
            <w:r w:rsidRPr="00123177">
              <w:rPr>
                <w:szCs w:val="20"/>
              </w:rPr>
              <w:t>Valid range value is not required.</w:t>
            </w:r>
          </w:p>
        </w:tc>
      </w:tr>
      <w:tr w:rsidR="006B5527" w:rsidRPr="00123177" w14:paraId="6B226B38"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056EF66A" w14:textId="77777777" w:rsidR="006B5527" w:rsidRPr="00123177" w:rsidRDefault="006B5527"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EFEB4C" w14:textId="77777777" w:rsidR="006B5527" w:rsidRPr="00123177" w:rsidRDefault="006B5527" w:rsidP="00535342">
            <w:pPr>
              <w:pStyle w:val="TableText"/>
              <w:snapToGrid w:val="0"/>
            </w:pPr>
            <w:r w:rsidRPr="00123177">
              <w:rPr>
                <w:szCs w:val="20"/>
              </w:rPr>
              <w:t>Data latency period is not applicable</w:t>
            </w:r>
          </w:p>
        </w:tc>
      </w:tr>
      <w:tr w:rsidR="006B5527" w:rsidRPr="00123177" w14:paraId="58062C80"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22782E6B" w14:textId="77777777" w:rsidR="006B5527" w:rsidRPr="00123177" w:rsidRDefault="006B5527"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98813" w14:textId="77777777" w:rsidR="006B5527" w:rsidRPr="00123177" w:rsidRDefault="006B5527" w:rsidP="00535342">
            <w:pPr>
              <w:pStyle w:val="TableText"/>
              <w:snapToGrid w:val="0"/>
            </w:pPr>
            <w:r w:rsidRPr="00123177">
              <w:rPr>
                <w:szCs w:val="20"/>
              </w:rPr>
              <w:t>Data Retention period is not applicable.</w:t>
            </w:r>
          </w:p>
        </w:tc>
      </w:tr>
      <w:tr w:rsidR="006B5527" w:rsidRPr="00123177" w14:paraId="53707184"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7FE5FE0B" w14:textId="77777777" w:rsidR="006B5527" w:rsidRPr="00123177" w:rsidRDefault="006B5527"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4FDA24" w14:textId="77777777" w:rsidR="006B5527" w:rsidRPr="00123177" w:rsidRDefault="006B5527" w:rsidP="00535342">
            <w:pPr>
              <w:pStyle w:val="TableText"/>
            </w:pPr>
            <w:r w:rsidRPr="00123177">
              <w:rPr>
                <w:szCs w:val="20"/>
              </w:rPr>
              <w:t>Data rate is not applicable.</w:t>
            </w:r>
          </w:p>
        </w:tc>
      </w:tr>
      <w:tr w:rsidR="006B5527" w:rsidRPr="00123177" w14:paraId="7FAA89CF"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1BBFB803" w14:textId="77777777" w:rsidR="006B5527" w:rsidRPr="00123177" w:rsidRDefault="006B5527"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030383" w14:textId="77777777" w:rsidR="006B5527" w:rsidRPr="00123177" w:rsidRDefault="006B5527" w:rsidP="00535342">
            <w:pPr>
              <w:pStyle w:val="TableText"/>
              <w:spacing w:line="259" w:lineRule="auto"/>
            </w:pPr>
            <w:r w:rsidRPr="00123177">
              <w:rPr>
                <w:szCs w:val="20"/>
              </w:rPr>
              <w:t>External event is not required.</w:t>
            </w:r>
          </w:p>
        </w:tc>
      </w:tr>
      <w:tr w:rsidR="006B5527" w:rsidRPr="00123177" w14:paraId="744CE04C"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4C75C681" w14:textId="77777777" w:rsidR="006B5527" w:rsidRPr="00123177" w:rsidRDefault="006B5527"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4D29E3" w14:textId="77777777" w:rsidR="006B5527" w:rsidRPr="00123177" w:rsidRDefault="006B5527" w:rsidP="00535342">
            <w:pPr>
              <w:pStyle w:val="TableText"/>
              <w:spacing w:line="259" w:lineRule="auto"/>
            </w:pPr>
            <w:r w:rsidRPr="00123177">
              <w:rPr>
                <w:szCs w:val="20"/>
              </w:rPr>
              <w:t>Temporal event is not applicable.</w:t>
            </w:r>
          </w:p>
        </w:tc>
      </w:tr>
      <w:tr w:rsidR="006B5527" w:rsidRPr="00123177" w14:paraId="6AC18135"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4445C6F5" w14:textId="77777777" w:rsidR="006B5527" w:rsidRPr="00123177" w:rsidRDefault="006B5527" w:rsidP="00535342">
            <w:pPr>
              <w:pStyle w:val="TableText"/>
              <w:snapToGrid w:val="0"/>
            </w:pPr>
            <w:r w:rsidRPr="00123177">
              <w:lastRenderedPageBreak/>
              <w:t xml:space="preserve">Validation Rules/ </w:t>
            </w:r>
          </w:p>
          <w:p w14:paraId="43EE8EE1" w14:textId="77777777" w:rsidR="006B5527" w:rsidRPr="00123177" w:rsidRDefault="006B5527"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EC1A77" w14:textId="77777777" w:rsidR="006B5527" w:rsidRPr="00123177" w:rsidRDefault="006B5527" w:rsidP="00535342">
            <w:pPr>
              <w:pStyle w:val="TableText"/>
              <w:snapToGrid w:val="0"/>
            </w:pPr>
            <w:r w:rsidRPr="00123177">
              <w:t>NHVDCDCFault @  HVDCDC_Status1 shall equal to 0x3 ("Level 2")</w:t>
            </w:r>
          </w:p>
          <w:p w14:paraId="49C02112" w14:textId="6F2A1DF4" w:rsidR="006B5527" w:rsidRPr="00390CDA" w:rsidRDefault="006B5527" w:rsidP="00390CDA">
            <w:pPr>
              <w:pStyle w:val="NormalWeb"/>
              <w:spacing w:before="60" w:beforeAutospacing="0" w:after="60" w:afterAutospacing="0"/>
            </w:pPr>
            <w:r w:rsidRPr="00123177">
              <w:t xml:space="preserve">NHVDCDCFaultID @ HVDCDC_Debug_PDU shall equal </w:t>
            </w:r>
            <w:r w:rsidR="00390CDA">
              <w:t>to &lt;TBD&gt; ("</w:t>
            </w:r>
            <w:r w:rsidR="00390CDA" w:rsidRPr="00390CDA">
              <w:t>2:1 Ratio failure while precharge</w:t>
            </w:r>
            <w:r w:rsidR="00390CDA">
              <w:t>") and is raised after the fault response calibratable time.</w:t>
            </w:r>
          </w:p>
        </w:tc>
      </w:tr>
      <w:tr w:rsidR="006B5527" w:rsidRPr="00123177" w14:paraId="7EBD8C64"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1C86CE02" w14:textId="77777777" w:rsidR="006B5527" w:rsidRPr="00123177" w:rsidRDefault="006B5527"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99F0F3" w14:textId="77777777" w:rsidR="006B5527" w:rsidRPr="00123177" w:rsidRDefault="006B5527" w:rsidP="00535342">
            <w:pPr>
              <w:pStyle w:val="TableText"/>
              <w:snapToGrid w:val="0"/>
            </w:pPr>
            <w:r w:rsidRPr="00123177">
              <w:rPr>
                <w:szCs w:val="20"/>
              </w:rPr>
              <w:t>Constraints is not applicable.</w:t>
            </w:r>
          </w:p>
        </w:tc>
      </w:tr>
      <w:tr w:rsidR="006B5527" w:rsidRPr="00123177" w14:paraId="0A30BBA6"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48BFCABE" w14:textId="77777777" w:rsidR="006B5527" w:rsidRPr="00123177" w:rsidRDefault="006B5527"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D1C2F4" w14:textId="77777777" w:rsidR="006B5527" w:rsidRPr="00123177" w:rsidRDefault="006B5527" w:rsidP="00535342">
            <w:pPr>
              <w:pStyle w:val="TableText"/>
              <w:snapToGrid w:val="0"/>
            </w:pPr>
            <w:r w:rsidRPr="00123177">
              <w:rPr>
                <w:szCs w:val="20"/>
              </w:rPr>
              <w:t>No effects on other system</w:t>
            </w:r>
          </w:p>
        </w:tc>
      </w:tr>
      <w:tr w:rsidR="006B5527" w:rsidRPr="00123177" w14:paraId="539175F4"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0A9B7AD8" w14:textId="77777777" w:rsidR="006B5527" w:rsidRPr="00123177" w:rsidRDefault="006B5527" w:rsidP="00535342">
            <w:pPr>
              <w:pStyle w:val="TableText"/>
              <w:snapToGrid w:val="0"/>
            </w:pPr>
            <w:r w:rsidRPr="00123177">
              <w:t>Testability with respect to test environment</w:t>
            </w:r>
          </w:p>
          <w:p w14:paraId="09C45D8B" w14:textId="77777777" w:rsidR="006B5527" w:rsidRPr="00123177" w:rsidRDefault="006B5527" w:rsidP="00535342">
            <w:pPr>
              <w:pStyle w:val="TableText"/>
            </w:pPr>
            <w:r w:rsidRPr="00123177">
              <w:t>(Yes/No)</w:t>
            </w:r>
          </w:p>
          <w:p w14:paraId="4D4547A5" w14:textId="77777777" w:rsidR="006B5527" w:rsidRPr="00123177" w:rsidRDefault="006B5527"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DA523A" w14:textId="77777777" w:rsidR="006B5527" w:rsidRPr="00123177" w:rsidRDefault="006B5527" w:rsidP="00535342">
            <w:pPr>
              <w:pStyle w:val="TableText"/>
              <w:snapToGrid w:val="0"/>
            </w:pPr>
            <w:r w:rsidRPr="00123177">
              <w:t>YES</w:t>
            </w:r>
          </w:p>
        </w:tc>
      </w:tr>
      <w:tr w:rsidR="006B5527" w:rsidRPr="00123177" w14:paraId="0CC9EE75"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0E66E749" w14:textId="77777777" w:rsidR="006B5527" w:rsidRPr="00123177" w:rsidRDefault="006B5527" w:rsidP="00535342">
            <w:pPr>
              <w:pStyle w:val="TableText"/>
              <w:snapToGrid w:val="0"/>
            </w:pPr>
            <w:r w:rsidRPr="00123177">
              <w:t>Feasible within project constraints</w:t>
            </w:r>
          </w:p>
          <w:p w14:paraId="1CC3A69A" w14:textId="77777777" w:rsidR="006B5527" w:rsidRPr="00123177" w:rsidRDefault="006B5527" w:rsidP="00535342">
            <w:pPr>
              <w:pStyle w:val="TableText"/>
              <w:snapToGrid w:val="0"/>
            </w:pPr>
            <w:r w:rsidRPr="00123177">
              <w:t>(Yes/No)</w:t>
            </w:r>
          </w:p>
          <w:p w14:paraId="18DB1593" w14:textId="77777777" w:rsidR="006B5527" w:rsidRPr="00123177" w:rsidRDefault="006B5527"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D761A6" w14:textId="77777777" w:rsidR="006B5527" w:rsidRPr="00123177" w:rsidRDefault="006B5527" w:rsidP="00535342">
            <w:pPr>
              <w:pStyle w:val="TableText"/>
              <w:snapToGrid w:val="0"/>
            </w:pPr>
            <w:r w:rsidRPr="00123177">
              <w:t>YES</w:t>
            </w:r>
          </w:p>
        </w:tc>
      </w:tr>
      <w:tr w:rsidR="006B5527" w:rsidRPr="00123177" w14:paraId="41E5601A"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39CDA71E" w14:textId="77777777" w:rsidR="006B5527" w:rsidRPr="00123177" w:rsidRDefault="006B5527" w:rsidP="00535342">
            <w:pPr>
              <w:pStyle w:val="TableText"/>
              <w:snapToGrid w:val="0"/>
            </w:pPr>
            <w:r w:rsidRPr="00123177">
              <w:t>Critical</w:t>
            </w:r>
          </w:p>
          <w:p w14:paraId="2190EE9C" w14:textId="77777777" w:rsidR="006B5527" w:rsidRPr="00123177" w:rsidRDefault="006B5527"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1E9FCD" w14:textId="77777777" w:rsidR="006B5527" w:rsidRPr="00123177" w:rsidRDefault="006B5527" w:rsidP="00535342">
            <w:pPr>
              <w:pStyle w:val="TableText"/>
              <w:snapToGrid w:val="0"/>
            </w:pPr>
            <w:r w:rsidRPr="00123177">
              <w:t>YES</w:t>
            </w:r>
          </w:p>
        </w:tc>
      </w:tr>
      <w:tr w:rsidR="006B5527" w:rsidRPr="00123177" w14:paraId="362B835D" w14:textId="77777777" w:rsidTr="00CC490E">
        <w:trPr>
          <w:cantSplit/>
        </w:trPr>
        <w:tc>
          <w:tcPr>
            <w:tcW w:w="1891" w:type="dxa"/>
            <w:tcBorders>
              <w:top w:val="single" w:sz="4" w:space="0" w:color="000000" w:themeColor="text1"/>
              <w:left w:val="single" w:sz="4" w:space="0" w:color="000000" w:themeColor="text1"/>
              <w:bottom w:val="single" w:sz="4" w:space="0" w:color="000000" w:themeColor="text1"/>
            </w:tcBorders>
          </w:tcPr>
          <w:p w14:paraId="17A49D1D" w14:textId="77777777" w:rsidR="006B5527" w:rsidRPr="00123177" w:rsidRDefault="006B5527"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2C28F2" w14:textId="77777777" w:rsidR="006B5527" w:rsidRPr="00123177" w:rsidRDefault="006B5527" w:rsidP="00535342">
            <w:pPr>
              <w:pStyle w:val="TableText"/>
              <w:snapToGrid w:val="0"/>
            </w:pPr>
            <w:r w:rsidRPr="00123177">
              <w:t>Acceptance Criteria for this requirement should be as per SECTION-6 ACCEPTANCE CRITERIA</w:t>
            </w:r>
          </w:p>
        </w:tc>
      </w:tr>
    </w:tbl>
    <w:p w14:paraId="6782A0B9" w14:textId="77777777" w:rsidR="00A55B53" w:rsidRPr="00123177" w:rsidRDefault="00A55B53" w:rsidP="00A55B53">
      <w:pPr>
        <w:pStyle w:val="BodyText"/>
        <w:rPr>
          <w:rFonts w:eastAsia="Arial"/>
        </w:rPr>
      </w:pPr>
    </w:p>
    <w:p w14:paraId="195CB6CC" w14:textId="77777777" w:rsidR="00A55B53" w:rsidRPr="00123177" w:rsidRDefault="00A55B53" w:rsidP="00A55B53">
      <w:pPr>
        <w:rPr>
          <w:rFonts w:eastAsia="Arial"/>
        </w:rPr>
      </w:pPr>
    </w:p>
    <w:p w14:paraId="14DD5E91"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Fonts w:eastAsia="Arial"/>
          <w:color w:val="000000" w:themeColor="text1"/>
          <w:sz w:val="20"/>
          <w:szCs w:val="20"/>
        </w:rPr>
        <w:t>800V DC link current circuit failure (power supply failure, circuit short to high, circuit short to ground or circuit open) and raise a level 2 fault.</w:t>
      </w:r>
    </w:p>
    <w:p w14:paraId="0B81ABD5"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4DCB986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8A9C4FA"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3F65FF1" w14:textId="77777777" w:rsidR="00A55B53" w:rsidRPr="00123177" w:rsidRDefault="00A55B53" w:rsidP="00535342">
            <w:pPr>
              <w:pStyle w:val="TableColumnTitle"/>
              <w:snapToGrid w:val="0"/>
            </w:pPr>
            <w:r w:rsidRPr="00123177">
              <w:t>Description</w:t>
            </w:r>
          </w:p>
        </w:tc>
      </w:tr>
      <w:tr w:rsidR="00A55B53" w:rsidRPr="00123177" w14:paraId="0DBA60D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6A3CC25"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DB578C" w14:textId="77777777" w:rsidR="00A55B53" w:rsidRPr="00123177" w:rsidRDefault="00A55B53" w:rsidP="00535342">
            <w:pPr>
              <w:snapToGrid w:val="0"/>
            </w:pPr>
            <w:r w:rsidRPr="00123177">
              <w:t>SWRS_</w:t>
            </w:r>
            <w:r w:rsidRPr="00123177">
              <w:rPr>
                <w:rFonts w:eastAsia="Arial"/>
                <w:color w:val="000000" w:themeColor="text1"/>
                <w:szCs w:val="20"/>
              </w:rPr>
              <w:t>Diag_45</w:t>
            </w:r>
          </w:p>
        </w:tc>
      </w:tr>
      <w:tr w:rsidR="00A55B53" w:rsidRPr="00123177" w14:paraId="299839F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222D14E"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C4811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SDS-HVDCDC-309</w:t>
            </w:r>
          </w:p>
        </w:tc>
      </w:tr>
      <w:tr w:rsidR="00A55B53" w:rsidRPr="00123177" w14:paraId="77BBC22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FF3F1C6"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8F123E" w14:textId="77777777" w:rsidR="00A55B53" w:rsidRPr="00123177" w:rsidRDefault="00A55B53" w:rsidP="00535342">
            <w:pPr>
              <w:pStyle w:val="TableText"/>
              <w:snapToGrid w:val="0"/>
            </w:pPr>
            <w:r w:rsidRPr="00123177">
              <w:rPr>
                <w:rFonts w:ascii="Aptos Narrow" w:hAnsi="Aptos Narrow"/>
                <w:sz w:val="22"/>
                <w:szCs w:val="22"/>
              </w:rPr>
              <w:t>B-Sample/PF2.0</w:t>
            </w:r>
          </w:p>
        </w:tc>
      </w:tr>
      <w:tr w:rsidR="00A55B53" w:rsidRPr="00123177" w14:paraId="466FC0C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913D550" w14:textId="77777777" w:rsidR="00A55B53" w:rsidRPr="00123177" w:rsidRDefault="00A55B53" w:rsidP="00535342">
            <w:pPr>
              <w:pStyle w:val="TableText"/>
              <w:snapToGrid w:val="0"/>
              <w:rPr>
                <w:vertAlign w:val="superscript"/>
              </w:rPr>
            </w:pPr>
            <w:r w:rsidRPr="00123177">
              <w:lastRenderedPageBreak/>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EB502F"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800V DC link current circuit failure (power supply failure, circuit short to high, circuit short to ground or circuit open) and raise a level 2 fault.</w:t>
            </w:r>
          </w:p>
        </w:tc>
      </w:tr>
      <w:tr w:rsidR="00A55B53" w:rsidRPr="00123177" w14:paraId="0B17C70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42E0B1"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B2B6B3"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18E7A7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3BDEEB"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E3A2C1"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5E2DF00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155820"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E2784C"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5C241E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5EE0B1"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EA21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3CFD4A9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Make necessary arrangement to provide Short to High.</w:t>
            </w:r>
          </w:p>
        </w:tc>
      </w:tr>
      <w:tr w:rsidR="00A55B53" w:rsidRPr="00123177" w14:paraId="058001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C57AFE"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0C4D1F"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69F778FF" w14:textId="77777777" w:rsidR="00A55B53" w:rsidRPr="00123177" w:rsidRDefault="00A55B53" w:rsidP="00535342">
            <w:pPr>
              <w:pStyle w:val="TableText"/>
              <w:snapToGrid w:val="0"/>
            </w:pPr>
            <w:r w:rsidRPr="00123177">
              <w:t xml:space="preserve">NHVDCDCFault @ HVDCDC_Status1 shall set to 0x3 ("Level 2") </w:t>
            </w:r>
          </w:p>
          <w:p w14:paraId="55E9CD90" w14:textId="77777777" w:rsidR="00A55B53" w:rsidRPr="00123177" w:rsidRDefault="00A55B53" w:rsidP="00535342">
            <w:pPr>
              <w:pStyle w:val="TableText"/>
              <w:snapToGrid w:val="0"/>
            </w:pPr>
            <w:r w:rsidRPr="00123177">
              <w:t>NVHDCDCFaultID @  HVDCDC_Debug_PDU is equal to 54 ("DIAGNOSTIC_800V_SHUNT_SC_FAULT_ID")  and shall be raised after the fault response time of 100ms.</w:t>
            </w:r>
          </w:p>
        </w:tc>
      </w:tr>
      <w:tr w:rsidR="00A55B53" w:rsidRPr="00123177" w14:paraId="54205FF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D8A68B"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79EA5B" w14:textId="77777777" w:rsidR="00A55B53" w:rsidRPr="00123177" w:rsidRDefault="00A55B53" w:rsidP="00535342">
            <w:pPr>
              <w:pStyle w:val="TableText"/>
              <w:snapToGrid w:val="0"/>
              <w:rPr>
                <w:rStyle w:val="normaltextrun"/>
              </w:rPr>
            </w:pPr>
            <w:r w:rsidRPr="00123177">
              <w:rPr>
                <w:rStyle w:val="normaltextrun"/>
              </w:rPr>
              <w:t>Verify that when the power module output of the 800V side current shall not be received or the communication with the power module shall be compromised, the HVDCDC application raises a level 2 fault upon the detection of the 800V DC link current sensor circuit failure by circuit short to high</w:t>
            </w:r>
          </w:p>
        </w:tc>
      </w:tr>
      <w:tr w:rsidR="00A55B53" w:rsidRPr="00123177" w14:paraId="6B6802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0DE4A3"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09289E" w14:textId="77777777" w:rsidR="00A55B53" w:rsidRPr="00123177" w:rsidRDefault="00A55B53" w:rsidP="00535342">
            <w:pPr>
              <w:pStyle w:val="TableText"/>
              <w:snapToGrid w:val="0"/>
            </w:pPr>
            <w:r w:rsidRPr="00123177">
              <w:t>No such mandatory fields is applicable.</w:t>
            </w:r>
          </w:p>
        </w:tc>
      </w:tr>
      <w:tr w:rsidR="00A55B53" w:rsidRPr="00123177" w14:paraId="6F240C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2EFF14"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FC67B9" w14:textId="77777777" w:rsidR="00A55B53" w:rsidRPr="00123177" w:rsidRDefault="00A55B53" w:rsidP="00535342">
            <w:pPr>
              <w:pStyle w:val="TableText"/>
              <w:snapToGrid w:val="0"/>
            </w:pPr>
            <w:r w:rsidRPr="00123177">
              <w:t>NHDCDCStatus = 0, NHVDCDCStatusDebug = 0, NHVDCDCFault = 0.</w:t>
            </w:r>
          </w:p>
        </w:tc>
      </w:tr>
      <w:tr w:rsidR="00A55B53" w:rsidRPr="00123177" w14:paraId="73EF5D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066AF6"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248CA"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5C8066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D0A1E5"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DFABA1" w14:textId="77777777" w:rsidR="00A55B53" w:rsidRPr="00123177" w:rsidRDefault="00A55B53" w:rsidP="00535342">
            <w:pPr>
              <w:pStyle w:val="TableText"/>
              <w:snapToGrid w:val="0"/>
            </w:pPr>
            <w:r w:rsidRPr="00123177">
              <w:rPr>
                <w:rFonts w:eastAsia="Arial"/>
                <w:color w:val="000000" w:themeColor="text1"/>
                <w:szCs w:val="20"/>
              </w:rPr>
              <w:t>No Specific valid range of value applicable.</w:t>
            </w:r>
          </w:p>
        </w:tc>
      </w:tr>
      <w:tr w:rsidR="00A55B53" w:rsidRPr="00123177" w14:paraId="54B016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A93DE8"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B8CD7E"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4613DA6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6CEFED"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3CF871"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67B07A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AD5EC2"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18EFB3" w14:textId="77777777" w:rsidR="00A55B53" w:rsidRPr="00123177" w:rsidRDefault="00A55B53" w:rsidP="00535342">
            <w:pPr>
              <w:pStyle w:val="TableText"/>
            </w:pPr>
            <w:r w:rsidRPr="00123177">
              <w:rPr>
                <w:szCs w:val="20"/>
              </w:rPr>
              <w:t>Data rate is not applicable.</w:t>
            </w:r>
          </w:p>
        </w:tc>
      </w:tr>
      <w:tr w:rsidR="00A55B53" w:rsidRPr="00123177" w14:paraId="6DF729D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65B8FC"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7699CC"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181370D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0DB56A"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56AEA"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231C1A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DBEBA6" w14:textId="77777777" w:rsidR="00A55B53" w:rsidRPr="00123177" w:rsidRDefault="00A55B53" w:rsidP="00535342">
            <w:pPr>
              <w:pStyle w:val="TableText"/>
              <w:snapToGrid w:val="0"/>
            </w:pPr>
            <w:r w:rsidRPr="00123177">
              <w:lastRenderedPageBreak/>
              <w:t xml:space="preserve">Validation Rules/ </w:t>
            </w:r>
          </w:p>
          <w:p w14:paraId="5BEC2475"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F7E9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57E8116A" w14:textId="77777777" w:rsidR="00A55B53" w:rsidRPr="00123177" w:rsidRDefault="00A55B53" w:rsidP="00535342">
            <w:pPr>
              <w:pStyle w:val="TableText"/>
              <w:snapToGrid w:val="0"/>
            </w:pPr>
            <w:r w:rsidRPr="00123177">
              <w:t xml:space="preserve">NHVDCDCFault @ HVDCDC_Status1 shall set to 0x3 ("Level 2") </w:t>
            </w:r>
          </w:p>
          <w:p w14:paraId="7CF0EFF0" w14:textId="77777777" w:rsidR="00A55B53" w:rsidRPr="00123177" w:rsidRDefault="00A55B53" w:rsidP="00535342">
            <w:pPr>
              <w:pStyle w:val="TableText"/>
              <w:snapToGrid w:val="0"/>
              <w:rPr>
                <w:i/>
                <w:iCs/>
              </w:rPr>
            </w:pPr>
            <w:r w:rsidRPr="00123177">
              <w:t xml:space="preserve">NVHDCDCFaultID @  HVDCDC_Debug_PDU is equal to 54 ("DIAGNOSTIC_800V_SHUNT_SC_FAULT_ID")  </w:t>
            </w:r>
          </w:p>
        </w:tc>
      </w:tr>
      <w:tr w:rsidR="00A55B53" w:rsidRPr="00123177" w14:paraId="625C7B9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DDDF49"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CBA3ED" w14:textId="77777777" w:rsidR="00A55B53" w:rsidRPr="00123177" w:rsidRDefault="00A55B53" w:rsidP="00535342">
            <w:pPr>
              <w:pStyle w:val="TableText"/>
              <w:snapToGrid w:val="0"/>
            </w:pPr>
            <w:r w:rsidRPr="00123177">
              <w:rPr>
                <w:szCs w:val="20"/>
              </w:rPr>
              <w:t>Constraints is not applicable.</w:t>
            </w:r>
          </w:p>
        </w:tc>
      </w:tr>
      <w:tr w:rsidR="00A55B53" w:rsidRPr="00123177" w14:paraId="3D65BFC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FEF893"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92DE45" w14:textId="77777777" w:rsidR="00A55B53" w:rsidRPr="00123177" w:rsidRDefault="00A55B53" w:rsidP="00535342">
            <w:pPr>
              <w:pStyle w:val="TableText"/>
              <w:snapToGrid w:val="0"/>
            </w:pPr>
            <w:r w:rsidRPr="00123177">
              <w:rPr>
                <w:szCs w:val="20"/>
              </w:rPr>
              <w:t>No effects on other system</w:t>
            </w:r>
          </w:p>
        </w:tc>
      </w:tr>
      <w:tr w:rsidR="00A55B53" w:rsidRPr="00123177" w14:paraId="14BA679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7A1BEB" w14:textId="77777777" w:rsidR="00A55B53" w:rsidRPr="00123177" w:rsidRDefault="00A55B53" w:rsidP="00535342">
            <w:pPr>
              <w:pStyle w:val="TableText"/>
              <w:snapToGrid w:val="0"/>
            </w:pPr>
            <w:r w:rsidRPr="00123177">
              <w:t>Testability with respect to test environment</w:t>
            </w:r>
          </w:p>
          <w:p w14:paraId="7E8DC0D0" w14:textId="77777777" w:rsidR="00A55B53" w:rsidRPr="00123177" w:rsidRDefault="00A55B53" w:rsidP="00535342">
            <w:pPr>
              <w:pStyle w:val="TableText"/>
            </w:pPr>
            <w:r w:rsidRPr="00123177">
              <w:t>(Yes/No)</w:t>
            </w:r>
          </w:p>
          <w:p w14:paraId="1F2ADF7B"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CC2529" w14:textId="77777777" w:rsidR="00A55B53" w:rsidRPr="00123177" w:rsidRDefault="00A55B53" w:rsidP="00535342">
            <w:pPr>
              <w:pStyle w:val="TableText"/>
              <w:snapToGrid w:val="0"/>
            </w:pPr>
            <w:r w:rsidRPr="00123177">
              <w:t>YES</w:t>
            </w:r>
          </w:p>
        </w:tc>
      </w:tr>
      <w:tr w:rsidR="00A55B53" w:rsidRPr="00123177" w14:paraId="5240F9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23FF11" w14:textId="77777777" w:rsidR="00A55B53" w:rsidRPr="00123177" w:rsidRDefault="00A55B53" w:rsidP="00535342">
            <w:pPr>
              <w:pStyle w:val="TableText"/>
              <w:snapToGrid w:val="0"/>
            </w:pPr>
            <w:r w:rsidRPr="00123177">
              <w:t>Feasible within project constraints</w:t>
            </w:r>
          </w:p>
          <w:p w14:paraId="55FCFD66" w14:textId="77777777" w:rsidR="00A55B53" w:rsidRPr="00123177" w:rsidRDefault="00A55B53" w:rsidP="00535342">
            <w:pPr>
              <w:pStyle w:val="TableText"/>
              <w:snapToGrid w:val="0"/>
            </w:pPr>
            <w:r w:rsidRPr="00123177">
              <w:t>(Yes/No)</w:t>
            </w:r>
          </w:p>
          <w:p w14:paraId="6592242B"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8277F6" w14:textId="77777777" w:rsidR="00A55B53" w:rsidRPr="00123177" w:rsidRDefault="00A55B53" w:rsidP="00535342">
            <w:pPr>
              <w:pStyle w:val="TableText"/>
              <w:snapToGrid w:val="0"/>
            </w:pPr>
            <w:r w:rsidRPr="00123177">
              <w:t>YES</w:t>
            </w:r>
          </w:p>
        </w:tc>
      </w:tr>
      <w:tr w:rsidR="00A55B53" w:rsidRPr="00123177" w14:paraId="30FC73A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A6E0C5" w14:textId="77777777" w:rsidR="00A55B53" w:rsidRPr="00123177" w:rsidRDefault="00A55B53" w:rsidP="00535342">
            <w:pPr>
              <w:pStyle w:val="TableText"/>
              <w:snapToGrid w:val="0"/>
            </w:pPr>
            <w:r w:rsidRPr="00123177">
              <w:t>Critical</w:t>
            </w:r>
          </w:p>
          <w:p w14:paraId="1A09BB36"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FD1B3" w14:textId="77777777" w:rsidR="00A55B53" w:rsidRPr="00123177" w:rsidRDefault="00A55B53" w:rsidP="00535342">
            <w:pPr>
              <w:pStyle w:val="TableText"/>
              <w:snapToGrid w:val="0"/>
            </w:pPr>
            <w:r w:rsidRPr="00123177">
              <w:t>YES</w:t>
            </w:r>
          </w:p>
        </w:tc>
      </w:tr>
      <w:tr w:rsidR="00A55B53" w:rsidRPr="00123177" w14:paraId="4EB65DD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EDAD47"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1D64F2"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453A2D30" w14:textId="77777777" w:rsidR="00A55B53" w:rsidRPr="00123177" w:rsidRDefault="00A55B53" w:rsidP="00A55B53">
      <w:pPr>
        <w:pStyle w:val="BodyText"/>
        <w:rPr>
          <w:rFonts w:eastAsia="Arial"/>
        </w:rPr>
      </w:pPr>
    </w:p>
    <w:p w14:paraId="63E4537E" w14:textId="77777777" w:rsidR="00A55B53" w:rsidRPr="00123177" w:rsidRDefault="00A55B53" w:rsidP="00A55B53">
      <w:pPr>
        <w:rPr>
          <w:rFonts w:eastAsia="Arial"/>
        </w:rPr>
      </w:pPr>
    </w:p>
    <w:p w14:paraId="4963E66F"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Fonts w:eastAsia="Arial"/>
          <w:color w:val="000000" w:themeColor="text1"/>
          <w:sz w:val="20"/>
          <w:szCs w:val="20"/>
        </w:rPr>
        <w:t>800V DC link current circuit failure (power supply failure, circuit short to high, circuit short to ground or circuit open) and raise a level 2 fault.</w:t>
      </w:r>
    </w:p>
    <w:p w14:paraId="188C0C1D" w14:textId="77777777" w:rsidR="00A55B53" w:rsidRPr="00123177" w:rsidRDefault="00A55B53" w:rsidP="00A55B53">
      <w:pPr>
        <w:pStyle w:val="BodyText"/>
        <w:rPr>
          <w:rFonts w:eastAsia="Arial"/>
        </w:rPr>
      </w:pPr>
    </w:p>
    <w:p w14:paraId="4FB97B91"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795560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9C64B03"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73863B1" w14:textId="77777777" w:rsidR="00A55B53" w:rsidRPr="00123177" w:rsidRDefault="00A55B53" w:rsidP="00535342">
            <w:pPr>
              <w:pStyle w:val="TableColumnTitle"/>
              <w:snapToGrid w:val="0"/>
            </w:pPr>
            <w:r w:rsidRPr="00123177">
              <w:t>Description</w:t>
            </w:r>
          </w:p>
        </w:tc>
      </w:tr>
      <w:tr w:rsidR="00A55B53" w:rsidRPr="00123177" w14:paraId="032788D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B670174"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AFAA5E" w14:textId="77777777" w:rsidR="00A55B53" w:rsidRPr="00123177" w:rsidRDefault="00A55B53" w:rsidP="00535342">
            <w:pPr>
              <w:snapToGrid w:val="0"/>
            </w:pPr>
            <w:r w:rsidRPr="00123177">
              <w:t>SWRS_</w:t>
            </w:r>
            <w:r w:rsidRPr="00123177">
              <w:rPr>
                <w:rFonts w:eastAsia="Arial"/>
                <w:color w:val="000000" w:themeColor="text1"/>
                <w:szCs w:val="20"/>
              </w:rPr>
              <w:t>Diag_46</w:t>
            </w:r>
          </w:p>
        </w:tc>
      </w:tr>
      <w:tr w:rsidR="00A55B53" w:rsidRPr="00123177" w14:paraId="65E0753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EB9EF96"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28FF8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SDS-HVDCDC-309</w:t>
            </w:r>
          </w:p>
        </w:tc>
      </w:tr>
      <w:tr w:rsidR="00A55B53" w:rsidRPr="00123177" w14:paraId="50C6136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EFE03F7" w14:textId="77777777" w:rsidR="00A55B53" w:rsidRPr="00123177" w:rsidRDefault="00A55B53" w:rsidP="00535342">
            <w:pPr>
              <w:pStyle w:val="TableText"/>
              <w:snapToGrid w:val="0"/>
            </w:pPr>
            <w:r w:rsidRPr="00123177">
              <w:lastRenderedPageBreak/>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EB0907" w14:textId="77777777" w:rsidR="00A55B53" w:rsidRPr="00123177" w:rsidRDefault="00A55B53" w:rsidP="00535342">
            <w:pPr>
              <w:pStyle w:val="TableText"/>
              <w:snapToGrid w:val="0"/>
            </w:pPr>
            <w:r w:rsidRPr="00123177">
              <w:rPr>
                <w:rFonts w:ascii="Aptos Narrow" w:hAnsi="Aptos Narrow"/>
                <w:sz w:val="22"/>
                <w:szCs w:val="22"/>
              </w:rPr>
              <w:t>B-Sample/PF2.0</w:t>
            </w:r>
          </w:p>
        </w:tc>
      </w:tr>
      <w:tr w:rsidR="00A55B53" w:rsidRPr="00123177" w14:paraId="765263A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9E349A8"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8D99CE"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800V DC link current circuit failure (power supply failure, circuit short to high, circuit short to ground or circuit open) and raise a level 2 fault.</w:t>
            </w:r>
          </w:p>
        </w:tc>
      </w:tr>
      <w:tr w:rsidR="00A55B53" w:rsidRPr="00123177" w14:paraId="5A6993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C4F1A0"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7674C0"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353AF2C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433CF2"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85CDF4"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338318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801D0D"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E73904"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00A581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467298"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A70A2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473D91A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Make necessary arrangement to provide Short to Ground fault.</w:t>
            </w:r>
          </w:p>
        </w:tc>
      </w:tr>
      <w:tr w:rsidR="00A55B53" w:rsidRPr="00123177" w14:paraId="729E21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E32833"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A1A4B"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7D1FB36B" w14:textId="77777777" w:rsidR="00A55B53" w:rsidRPr="00123177" w:rsidRDefault="00A55B53" w:rsidP="00535342">
            <w:pPr>
              <w:pStyle w:val="TableText"/>
              <w:snapToGrid w:val="0"/>
            </w:pPr>
            <w:r w:rsidRPr="00123177">
              <w:t xml:space="preserve">NHVDCDCFault @ HVDCDC_Status1 shall set to 0x3 ("Level 2") </w:t>
            </w:r>
          </w:p>
          <w:p w14:paraId="4432F998" w14:textId="77777777" w:rsidR="00A55B53" w:rsidRPr="00123177" w:rsidRDefault="00A55B53" w:rsidP="00535342">
            <w:pPr>
              <w:pStyle w:val="TableText"/>
              <w:snapToGrid w:val="0"/>
            </w:pPr>
            <w:r w:rsidRPr="00123177">
              <w:t>NVHDCDCFaultID @  HVDCDC_Debug_PDU is equal to 55 ("DIAGNOSTIC_800V_SHUNT_STG_FAULT_ID")  and shall be raised after the fault response time of 100ms.</w:t>
            </w:r>
          </w:p>
        </w:tc>
      </w:tr>
      <w:tr w:rsidR="00A55B53" w:rsidRPr="00123177" w14:paraId="6C31C0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75FB77"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CD12F" w14:textId="77777777" w:rsidR="00A55B53" w:rsidRPr="00123177" w:rsidRDefault="00A55B53" w:rsidP="00535342">
            <w:pPr>
              <w:pStyle w:val="TableText"/>
              <w:snapToGrid w:val="0"/>
              <w:rPr>
                <w:rStyle w:val="normaltextrun"/>
              </w:rPr>
            </w:pPr>
            <w:r w:rsidRPr="00123177">
              <w:rPr>
                <w:rStyle w:val="normaltextrun"/>
              </w:rPr>
              <w:t>Verify that when the power module output of the 800V side current shall not be received or the communication with the power module shall be compromised, the HVDCDC application raises a level 2 fault upon the detection of the 800V DC link current sensor circuit failure by circuit short to ground</w:t>
            </w:r>
          </w:p>
        </w:tc>
      </w:tr>
      <w:tr w:rsidR="00A55B53" w:rsidRPr="00123177" w14:paraId="5A9105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B10DD0"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6BBF26" w14:textId="77777777" w:rsidR="00A55B53" w:rsidRPr="00123177" w:rsidRDefault="00A55B53" w:rsidP="00535342">
            <w:pPr>
              <w:pStyle w:val="TableText"/>
              <w:snapToGrid w:val="0"/>
            </w:pPr>
            <w:r w:rsidRPr="00123177">
              <w:t>No such mandatory fields is applicable.</w:t>
            </w:r>
          </w:p>
        </w:tc>
      </w:tr>
      <w:tr w:rsidR="00A55B53" w:rsidRPr="00123177" w14:paraId="3E8E9B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9839A8"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E88DA4" w14:textId="77777777" w:rsidR="00A55B53" w:rsidRPr="00123177" w:rsidRDefault="00A55B53" w:rsidP="00535342">
            <w:pPr>
              <w:pStyle w:val="TableText"/>
              <w:snapToGrid w:val="0"/>
            </w:pPr>
            <w:r w:rsidRPr="00123177">
              <w:t>NHDCDCStatus = 0, NHVDCDCStatusDebug = 0, NHVDCDCFault = 0.</w:t>
            </w:r>
          </w:p>
        </w:tc>
      </w:tr>
      <w:tr w:rsidR="00A55B53" w:rsidRPr="00123177" w14:paraId="4DA556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EF7B6C"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5ED1DA"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3A05F2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E7450D"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50DB9C" w14:textId="77777777" w:rsidR="00A55B53" w:rsidRPr="00123177" w:rsidRDefault="00A55B53" w:rsidP="00535342">
            <w:pPr>
              <w:pStyle w:val="TableText"/>
              <w:snapToGrid w:val="0"/>
            </w:pPr>
            <w:r w:rsidRPr="00123177">
              <w:rPr>
                <w:rFonts w:eastAsia="Arial"/>
                <w:color w:val="000000" w:themeColor="text1"/>
                <w:szCs w:val="20"/>
              </w:rPr>
              <w:t>No Specific valid range of value applicable.</w:t>
            </w:r>
          </w:p>
        </w:tc>
      </w:tr>
      <w:tr w:rsidR="00A55B53" w:rsidRPr="00123177" w14:paraId="3E2841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2F11C8"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C9EA24"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265A3A3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6C07C0"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72274B"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F66D0B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78453E"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053FA1" w14:textId="77777777" w:rsidR="00A55B53" w:rsidRPr="00123177" w:rsidRDefault="00A55B53" w:rsidP="00535342">
            <w:pPr>
              <w:pStyle w:val="TableText"/>
            </w:pPr>
            <w:r w:rsidRPr="00123177">
              <w:rPr>
                <w:szCs w:val="20"/>
              </w:rPr>
              <w:t>Data rate is not applicable.</w:t>
            </w:r>
          </w:p>
        </w:tc>
      </w:tr>
      <w:tr w:rsidR="00A55B53" w:rsidRPr="00123177" w14:paraId="22408C2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62C6EA"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5DA31"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17B8CB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4E7649"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1CA37D"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14378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63C638" w14:textId="77777777" w:rsidR="00A55B53" w:rsidRPr="00123177" w:rsidRDefault="00A55B53" w:rsidP="00535342">
            <w:pPr>
              <w:pStyle w:val="TableText"/>
              <w:snapToGrid w:val="0"/>
            </w:pPr>
            <w:r w:rsidRPr="00123177">
              <w:lastRenderedPageBreak/>
              <w:t xml:space="preserve">Validation Rules/ </w:t>
            </w:r>
          </w:p>
          <w:p w14:paraId="39B80838"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016D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E186542" w14:textId="77777777" w:rsidR="00A55B53" w:rsidRPr="00123177" w:rsidRDefault="00A55B53" w:rsidP="00535342">
            <w:pPr>
              <w:pStyle w:val="TableText"/>
              <w:snapToGrid w:val="0"/>
            </w:pPr>
            <w:r w:rsidRPr="00123177">
              <w:t xml:space="preserve">NHVDCDCFault @ HVDCDC_Status1 shall set to 0x3 ("Level 2") </w:t>
            </w:r>
          </w:p>
          <w:p w14:paraId="48F16F31" w14:textId="77777777" w:rsidR="00A55B53" w:rsidRPr="00123177" w:rsidRDefault="00A55B53" w:rsidP="00535342">
            <w:pPr>
              <w:pStyle w:val="TableText"/>
              <w:snapToGrid w:val="0"/>
              <w:rPr>
                <w:i/>
                <w:iCs/>
              </w:rPr>
            </w:pPr>
            <w:r w:rsidRPr="00123177">
              <w:t xml:space="preserve">NVHDCDCFaultID @  HVDCDC_Debug_PDU is equal to 55 ("DIAGNOSTIC_800V_SHUNT_STG_FAULT_ID")  </w:t>
            </w:r>
          </w:p>
        </w:tc>
      </w:tr>
      <w:tr w:rsidR="00A55B53" w:rsidRPr="00123177" w14:paraId="4CCFD2E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83ED6D"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83ED9" w14:textId="77777777" w:rsidR="00A55B53" w:rsidRPr="00123177" w:rsidRDefault="00A55B53" w:rsidP="00535342">
            <w:pPr>
              <w:pStyle w:val="TableText"/>
              <w:snapToGrid w:val="0"/>
            </w:pPr>
            <w:r w:rsidRPr="00123177">
              <w:rPr>
                <w:szCs w:val="20"/>
              </w:rPr>
              <w:t>Constraints is not applicable.</w:t>
            </w:r>
          </w:p>
        </w:tc>
      </w:tr>
      <w:tr w:rsidR="00A55B53" w:rsidRPr="00123177" w14:paraId="3D00D2E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DB2ACE"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60BD6" w14:textId="77777777" w:rsidR="00A55B53" w:rsidRPr="00123177" w:rsidRDefault="00A55B53" w:rsidP="00535342">
            <w:pPr>
              <w:pStyle w:val="TableText"/>
              <w:snapToGrid w:val="0"/>
            </w:pPr>
            <w:r w:rsidRPr="00123177">
              <w:rPr>
                <w:szCs w:val="20"/>
              </w:rPr>
              <w:t>No effects on other system</w:t>
            </w:r>
          </w:p>
        </w:tc>
      </w:tr>
      <w:tr w:rsidR="00A55B53" w:rsidRPr="00123177" w14:paraId="600A24C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A7D0AB" w14:textId="77777777" w:rsidR="00A55B53" w:rsidRPr="00123177" w:rsidRDefault="00A55B53" w:rsidP="00535342">
            <w:pPr>
              <w:pStyle w:val="TableText"/>
              <w:snapToGrid w:val="0"/>
            </w:pPr>
            <w:r w:rsidRPr="00123177">
              <w:t>Testability with respect to test environment</w:t>
            </w:r>
          </w:p>
          <w:p w14:paraId="37FD1E6B" w14:textId="77777777" w:rsidR="00A55B53" w:rsidRPr="00123177" w:rsidRDefault="00A55B53" w:rsidP="00535342">
            <w:pPr>
              <w:pStyle w:val="TableText"/>
            </w:pPr>
            <w:r w:rsidRPr="00123177">
              <w:t>(Yes/No)</w:t>
            </w:r>
          </w:p>
          <w:p w14:paraId="0484B0BD"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7CE92C" w14:textId="77777777" w:rsidR="00A55B53" w:rsidRPr="00123177" w:rsidRDefault="00A55B53" w:rsidP="00535342">
            <w:pPr>
              <w:pStyle w:val="TableText"/>
              <w:snapToGrid w:val="0"/>
            </w:pPr>
            <w:r w:rsidRPr="00123177">
              <w:t>YES</w:t>
            </w:r>
          </w:p>
        </w:tc>
      </w:tr>
      <w:tr w:rsidR="00A55B53" w:rsidRPr="00123177" w14:paraId="68F845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311659" w14:textId="77777777" w:rsidR="00A55B53" w:rsidRPr="00123177" w:rsidRDefault="00A55B53" w:rsidP="00535342">
            <w:pPr>
              <w:pStyle w:val="TableText"/>
              <w:snapToGrid w:val="0"/>
            </w:pPr>
            <w:r w:rsidRPr="00123177">
              <w:t>Feasible within project constraints</w:t>
            </w:r>
          </w:p>
          <w:p w14:paraId="76330F13" w14:textId="77777777" w:rsidR="00A55B53" w:rsidRPr="00123177" w:rsidRDefault="00A55B53" w:rsidP="00535342">
            <w:pPr>
              <w:pStyle w:val="TableText"/>
              <w:snapToGrid w:val="0"/>
            </w:pPr>
            <w:r w:rsidRPr="00123177">
              <w:t>(Yes/No)</w:t>
            </w:r>
          </w:p>
          <w:p w14:paraId="1FD63555"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C8AF41" w14:textId="77777777" w:rsidR="00A55B53" w:rsidRPr="00123177" w:rsidRDefault="00A55B53" w:rsidP="00535342">
            <w:pPr>
              <w:pStyle w:val="TableText"/>
              <w:snapToGrid w:val="0"/>
            </w:pPr>
            <w:r w:rsidRPr="00123177">
              <w:t>YES</w:t>
            </w:r>
          </w:p>
        </w:tc>
      </w:tr>
      <w:tr w:rsidR="00A55B53" w:rsidRPr="00123177" w14:paraId="66AA49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89678A" w14:textId="77777777" w:rsidR="00A55B53" w:rsidRPr="00123177" w:rsidRDefault="00A55B53" w:rsidP="00535342">
            <w:pPr>
              <w:pStyle w:val="TableText"/>
              <w:snapToGrid w:val="0"/>
            </w:pPr>
            <w:r w:rsidRPr="00123177">
              <w:t>Critical</w:t>
            </w:r>
          </w:p>
          <w:p w14:paraId="0D55C472"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DFC71" w14:textId="77777777" w:rsidR="00A55B53" w:rsidRPr="00123177" w:rsidRDefault="00A55B53" w:rsidP="00535342">
            <w:pPr>
              <w:pStyle w:val="TableText"/>
              <w:snapToGrid w:val="0"/>
            </w:pPr>
            <w:r w:rsidRPr="00123177">
              <w:t>YES</w:t>
            </w:r>
          </w:p>
        </w:tc>
      </w:tr>
      <w:tr w:rsidR="00A55B53" w:rsidRPr="00123177" w14:paraId="128A74A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C9F48C"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B76AD6"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64A8F2A4" w14:textId="77777777" w:rsidR="00A55B53" w:rsidRPr="00123177" w:rsidRDefault="00A55B53" w:rsidP="00A55B53">
      <w:pPr>
        <w:pStyle w:val="BodyText"/>
        <w:rPr>
          <w:rFonts w:eastAsia="Arial"/>
        </w:rPr>
      </w:pPr>
    </w:p>
    <w:p w14:paraId="40717996" w14:textId="77777777" w:rsidR="00A55B53" w:rsidRPr="00123177" w:rsidRDefault="00A55B53" w:rsidP="00A55B53">
      <w:pPr>
        <w:rPr>
          <w:rFonts w:eastAsia="Arial"/>
        </w:rPr>
      </w:pPr>
    </w:p>
    <w:p w14:paraId="5C523A92"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Style w:val="ui-provider"/>
          <w:sz w:val="20"/>
          <w:szCs w:val="20"/>
        </w:rPr>
        <w:t>detecting the over temperature of Vicor_ind Temp measuring point</w:t>
      </w:r>
    </w:p>
    <w:p w14:paraId="599DCD07"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4E5DA4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5CF6528"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0685A51" w14:textId="77777777" w:rsidR="00A55B53" w:rsidRPr="00123177" w:rsidRDefault="00A55B53" w:rsidP="00535342">
            <w:pPr>
              <w:pStyle w:val="TableColumnTitle"/>
              <w:snapToGrid w:val="0"/>
            </w:pPr>
            <w:r w:rsidRPr="00123177">
              <w:t>Description</w:t>
            </w:r>
          </w:p>
        </w:tc>
      </w:tr>
      <w:tr w:rsidR="00A55B53" w:rsidRPr="00123177" w14:paraId="55C15A8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978C820"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A2631F" w14:textId="77777777" w:rsidR="00A55B53" w:rsidRPr="00123177" w:rsidRDefault="00A55B53" w:rsidP="00535342">
            <w:pPr>
              <w:snapToGrid w:val="0"/>
            </w:pPr>
            <w:r w:rsidRPr="00123177">
              <w:t>SWRS_</w:t>
            </w:r>
            <w:r w:rsidRPr="00123177">
              <w:rPr>
                <w:rFonts w:eastAsia="Arial"/>
                <w:color w:val="000000" w:themeColor="text1"/>
                <w:szCs w:val="20"/>
              </w:rPr>
              <w:t>Diag_47</w:t>
            </w:r>
          </w:p>
        </w:tc>
      </w:tr>
      <w:tr w:rsidR="00A55B53" w:rsidRPr="00123177" w14:paraId="78F38F9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5BAC4B5"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19418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SDS-HVDCDC-309</w:t>
            </w:r>
          </w:p>
        </w:tc>
      </w:tr>
      <w:tr w:rsidR="00A55B53" w:rsidRPr="00123177" w14:paraId="64A6C82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2D77801"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239F66" w14:textId="77777777" w:rsidR="00A55B53" w:rsidRPr="00123177" w:rsidRDefault="00A55B53" w:rsidP="00535342">
            <w:pPr>
              <w:pStyle w:val="TableText"/>
              <w:snapToGrid w:val="0"/>
            </w:pPr>
            <w:r w:rsidRPr="00123177">
              <w:rPr>
                <w:rFonts w:ascii="Aptos Narrow" w:hAnsi="Aptos Narrow"/>
                <w:sz w:val="22"/>
                <w:szCs w:val="22"/>
              </w:rPr>
              <w:t>B-Sample/PF2.0</w:t>
            </w:r>
          </w:p>
        </w:tc>
      </w:tr>
      <w:tr w:rsidR="00A55B53" w:rsidRPr="00123177" w14:paraId="4B71409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D592734" w14:textId="77777777" w:rsidR="00A55B53" w:rsidRPr="00123177" w:rsidRDefault="00A55B53" w:rsidP="00535342">
            <w:pPr>
              <w:pStyle w:val="TableText"/>
              <w:snapToGrid w:val="0"/>
              <w:rPr>
                <w:vertAlign w:val="superscript"/>
              </w:rPr>
            </w:pPr>
            <w:r w:rsidRPr="00123177">
              <w:lastRenderedPageBreak/>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41E816"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800V DC link current circuit failure (power supply failure, circuit short to high, circuit short to ground or circuit open) and raise a level 2 fault.</w:t>
            </w:r>
          </w:p>
        </w:tc>
      </w:tr>
      <w:tr w:rsidR="00A55B53" w:rsidRPr="00123177" w14:paraId="27B48E4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C7242A"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C33427"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19D774C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C389B8"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8733B4"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364E68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A6ED65"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E415E"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4B7880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08D6B1"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212DD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NHVDCDCCommand as 0x01 ("Enable") using the CAN interface cyclically every 10ms.</w:t>
            </w:r>
          </w:p>
          <w:p w14:paraId="0AE9C1A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Make necessary arrangement to provide open circuit fault.</w:t>
            </w:r>
          </w:p>
        </w:tc>
      </w:tr>
      <w:tr w:rsidR="00A55B53" w:rsidRPr="00123177" w14:paraId="17E55C5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EB26C6"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3B61C9"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0023060F" w14:textId="77777777" w:rsidR="00A55B53" w:rsidRPr="00123177" w:rsidRDefault="00A55B53" w:rsidP="00535342">
            <w:pPr>
              <w:pStyle w:val="TableText"/>
              <w:snapToGrid w:val="0"/>
            </w:pPr>
            <w:r w:rsidRPr="00123177">
              <w:t xml:space="preserve">NHVDCDCFault @ HVDCDC_Status1 shall set to 0x3 ("Level 2") </w:t>
            </w:r>
          </w:p>
          <w:p w14:paraId="5AAC1D1A" w14:textId="77777777" w:rsidR="00A55B53" w:rsidRPr="00123177" w:rsidRDefault="00A55B53" w:rsidP="00535342">
            <w:pPr>
              <w:pStyle w:val="TableText"/>
              <w:snapToGrid w:val="0"/>
            </w:pPr>
            <w:r w:rsidRPr="00123177">
              <w:t>NVHDCDCFaultID @  HVDCDC_Debug_PDU is equal to 53 ("DIAGNOSTIC_800V_SHUNT_OC_FAULT_ID")  and shall be raised after the fault response time of 100ms.</w:t>
            </w:r>
          </w:p>
        </w:tc>
      </w:tr>
      <w:tr w:rsidR="00A55B53" w:rsidRPr="00123177" w14:paraId="16FF0E6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1555EB"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8DF50F" w14:textId="77777777" w:rsidR="00A55B53" w:rsidRPr="00123177" w:rsidRDefault="00A55B53" w:rsidP="00535342">
            <w:pPr>
              <w:pStyle w:val="TableText"/>
              <w:snapToGrid w:val="0"/>
              <w:rPr>
                <w:rStyle w:val="normaltextrun"/>
              </w:rPr>
            </w:pPr>
            <w:r w:rsidRPr="00123177">
              <w:rPr>
                <w:rStyle w:val="normaltextrun"/>
              </w:rPr>
              <w:t>Verify that when the power module output of the 800V side current shall not be received or the communication with the power module shall be compromised, the HVDCDC application raises a level 2 fault upon the detection of the 800V DC link current sensor circuit failure by circuit open.</w:t>
            </w:r>
          </w:p>
        </w:tc>
      </w:tr>
      <w:tr w:rsidR="00A55B53" w:rsidRPr="00123177" w14:paraId="2C4ABEC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D74F1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030E5C" w14:textId="77777777" w:rsidR="00A55B53" w:rsidRPr="00123177" w:rsidRDefault="00A55B53" w:rsidP="00535342">
            <w:pPr>
              <w:pStyle w:val="TableText"/>
              <w:snapToGrid w:val="0"/>
            </w:pPr>
            <w:r w:rsidRPr="00123177">
              <w:t>No such mandatory fields is applicable.</w:t>
            </w:r>
          </w:p>
        </w:tc>
      </w:tr>
      <w:tr w:rsidR="00A55B53" w:rsidRPr="00123177" w14:paraId="5EA760E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86C771"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9E1564" w14:textId="77777777" w:rsidR="00A55B53" w:rsidRPr="00123177" w:rsidRDefault="00A55B53" w:rsidP="00535342">
            <w:pPr>
              <w:pStyle w:val="TableText"/>
              <w:snapToGrid w:val="0"/>
            </w:pPr>
            <w:r w:rsidRPr="00123177">
              <w:t>NHDCDCStatus = 0, NHVDCDCStatusDebug = 0, NHVDCDCFault = 0.</w:t>
            </w:r>
          </w:p>
        </w:tc>
      </w:tr>
      <w:tr w:rsidR="00A55B53" w:rsidRPr="00123177" w14:paraId="6D741B3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3DC4B4"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B0031C"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5D4A6D5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450937"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7F3CC0" w14:textId="77777777" w:rsidR="00A55B53" w:rsidRPr="00123177" w:rsidRDefault="00A55B53" w:rsidP="00535342">
            <w:pPr>
              <w:pStyle w:val="TableText"/>
              <w:snapToGrid w:val="0"/>
            </w:pPr>
            <w:r w:rsidRPr="00123177">
              <w:rPr>
                <w:rFonts w:eastAsia="Arial"/>
                <w:color w:val="000000" w:themeColor="text1"/>
                <w:szCs w:val="20"/>
              </w:rPr>
              <w:t>No Specific valid range of value applicable.</w:t>
            </w:r>
          </w:p>
        </w:tc>
      </w:tr>
      <w:tr w:rsidR="00A55B53" w:rsidRPr="00123177" w14:paraId="59FF823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506E8E"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AE04EB"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7D27D8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333F76"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676A5"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13D2E4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272306"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777BBD" w14:textId="77777777" w:rsidR="00A55B53" w:rsidRPr="00123177" w:rsidRDefault="00A55B53" w:rsidP="00535342">
            <w:pPr>
              <w:pStyle w:val="TableText"/>
            </w:pPr>
            <w:r w:rsidRPr="00123177">
              <w:rPr>
                <w:szCs w:val="20"/>
              </w:rPr>
              <w:t>Data rate is not applicable.</w:t>
            </w:r>
          </w:p>
        </w:tc>
      </w:tr>
      <w:tr w:rsidR="00A55B53" w:rsidRPr="00123177" w14:paraId="64747D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8EBFEA"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653379"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2D309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ED47BD"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E60178"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352D1A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3263D5" w14:textId="77777777" w:rsidR="00A55B53" w:rsidRPr="00123177" w:rsidRDefault="00A55B53" w:rsidP="00535342">
            <w:pPr>
              <w:pStyle w:val="TableText"/>
              <w:snapToGrid w:val="0"/>
            </w:pPr>
            <w:r w:rsidRPr="00123177">
              <w:lastRenderedPageBreak/>
              <w:t xml:space="preserve">Validation Rules/ </w:t>
            </w:r>
          </w:p>
          <w:p w14:paraId="592CBC11"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37C24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0A24D911" w14:textId="77777777" w:rsidR="00A55B53" w:rsidRPr="00123177" w:rsidRDefault="00A55B53" w:rsidP="00535342">
            <w:pPr>
              <w:pStyle w:val="TableText"/>
              <w:snapToGrid w:val="0"/>
            </w:pPr>
            <w:r w:rsidRPr="00123177">
              <w:t xml:space="preserve">NHVDCDCFault @ HVDCDC_Status1 shall set to 0x3 ("Level 2") </w:t>
            </w:r>
          </w:p>
          <w:p w14:paraId="42A8084A" w14:textId="77777777" w:rsidR="00A55B53" w:rsidRPr="00123177" w:rsidRDefault="00A55B53" w:rsidP="00535342">
            <w:pPr>
              <w:pStyle w:val="TableText"/>
              <w:snapToGrid w:val="0"/>
              <w:rPr>
                <w:i/>
                <w:iCs/>
              </w:rPr>
            </w:pPr>
            <w:r w:rsidRPr="00123177">
              <w:t xml:space="preserve">NVHDCDCFaultID @  HVDCDC_Debug_PDU is equal to 53 ("DIAGNOSTIC_800V_SHUNT_OC_FAULT_ID")  </w:t>
            </w:r>
          </w:p>
        </w:tc>
      </w:tr>
      <w:tr w:rsidR="00A55B53" w:rsidRPr="00123177" w14:paraId="76918C2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42CF09"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0D6968" w14:textId="77777777" w:rsidR="00A55B53" w:rsidRPr="00123177" w:rsidRDefault="00A55B53" w:rsidP="00535342">
            <w:pPr>
              <w:pStyle w:val="TableText"/>
              <w:snapToGrid w:val="0"/>
            </w:pPr>
            <w:r w:rsidRPr="00123177">
              <w:rPr>
                <w:szCs w:val="20"/>
              </w:rPr>
              <w:t>Constraints is not applicable.</w:t>
            </w:r>
          </w:p>
        </w:tc>
      </w:tr>
      <w:tr w:rsidR="00A55B53" w:rsidRPr="00123177" w14:paraId="6181D3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BA980C"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67E325" w14:textId="77777777" w:rsidR="00A55B53" w:rsidRPr="00123177" w:rsidRDefault="00A55B53" w:rsidP="00535342">
            <w:pPr>
              <w:pStyle w:val="TableText"/>
              <w:snapToGrid w:val="0"/>
            </w:pPr>
            <w:r w:rsidRPr="00123177">
              <w:rPr>
                <w:szCs w:val="20"/>
              </w:rPr>
              <w:t>No effects on other system</w:t>
            </w:r>
          </w:p>
        </w:tc>
      </w:tr>
      <w:tr w:rsidR="00A55B53" w:rsidRPr="00123177" w14:paraId="7B5C95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A1F6B3" w14:textId="77777777" w:rsidR="00A55B53" w:rsidRPr="00123177" w:rsidRDefault="00A55B53" w:rsidP="00535342">
            <w:pPr>
              <w:pStyle w:val="TableText"/>
              <w:snapToGrid w:val="0"/>
            </w:pPr>
            <w:r w:rsidRPr="00123177">
              <w:t>Testability with respect to test environment</w:t>
            </w:r>
          </w:p>
          <w:p w14:paraId="7C8217FA" w14:textId="77777777" w:rsidR="00A55B53" w:rsidRPr="00123177" w:rsidRDefault="00A55B53" w:rsidP="00535342">
            <w:pPr>
              <w:pStyle w:val="TableText"/>
            </w:pPr>
            <w:r w:rsidRPr="00123177">
              <w:t>(Yes/No)</w:t>
            </w:r>
          </w:p>
          <w:p w14:paraId="25DEC1B1"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B95E1E" w14:textId="77777777" w:rsidR="00A55B53" w:rsidRPr="00123177" w:rsidRDefault="00A55B53" w:rsidP="00535342">
            <w:pPr>
              <w:pStyle w:val="TableText"/>
              <w:snapToGrid w:val="0"/>
            </w:pPr>
            <w:r w:rsidRPr="00123177">
              <w:t>YES</w:t>
            </w:r>
          </w:p>
        </w:tc>
      </w:tr>
      <w:tr w:rsidR="00A55B53" w:rsidRPr="00123177" w14:paraId="440F11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D82368" w14:textId="77777777" w:rsidR="00A55B53" w:rsidRPr="00123177" w:rsidRDefault="00A55B53" w:rsidP="00535342">
            <w:pPr>
              <w:pStyle w:val="TableText"/>
              <w:snapToGrid w:val="0"/>
            </w:pPr>
            <w:r w:rsidRPr="00123177">
              <w:t>Feasible within project constraints</w:t>
            </w:r>
          </w:p>
          <w:p w14:paraId="63D3196E" w14:textId="77777777" w:rsidR="00A55B53" w:rsidRPr="00123177" w:rsidRDefault="00A55B53" w:rsidP="00535342">
            <w:pPr>
              <w:pStyle w:val="TableText"/>
              <w:snapToGrid w:val="0"/>
            </w:pPr>
            <w:r w:rsidRPr="00123177">
              <w:t>(Yes/No)</w:t>
            </w:r>
          </w:p>
          <w:p w14:paraId="34838A32"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5975F5" w14:textId="77777777" w:rsidR="00A55B53" w:rsidRPr="00123177" w:rsidRDefault="00A55B53" w:rsidP="00535342">
            <w:pPr>
              <w:pStyle w:val="TableText"/>
              <w:snapToGrid w:val="0"/>
            </w:pPr>
            <w:r w:rsidRPr="00123177">
              <w:t>YES</w:t>
            </w:r>
          </w:p>
        </w:tc>
      </w:tr>
      <w:tr w:rsidR="00A55B53" w:rsidRPr="00123177" w14:paraId="5EE686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0CBE91" w14:textId="77777777" w:rsidR="00A55B53" w:rsidRPr="00123177" w:rsidRDefault="00A55B53" w:rsidP="00535342">
            <w:pPr>
              <w:pStyle w:val="TableText"/>
              <w:snapToGrid w:val="0"/>
            </w:pPr>
            <w:r w:rsidRPr="00123177">
              <w:t>Critical</w:t>
            </w:r>
          </w:p>
          <w:p w14:paraId="30F77AAC"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29E297" w14:textId="77777777" w:rsidR="00A55B53" w:rsidRPr="00123177" w:rsidRDefault="00A55B53" w:rsidP="00535342">
            <w:pPr>
              <w:pStyle w:val="TableText"/>
              <w:snapToGrid w:val="0"/>
            </w:pPr>
            <w:r w:rsidRPr="00123177">
              <w:t>YES</w:t>
            </w:r>
          </w:p>
        </w:tc>
      </w:tr>
      <w:tr w:rsidR="00A55B53" w:rsidRPr="00123177" w14:paraId="6001DDF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D53A01"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1F04A4"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42AD5D7E" w14:textId="77777777" w:rsidR="00A55B53" w:rsidRPr="00123177" w:rsidRDefault="00A55B53" w:rsidP="00A55B53">
      <w:pPr>
        <w:rPr>
          <w:rFonts w:eastAsia="Arial"/>
          <w:szCs w:val="20"/>
        </w:rPr>
      </w:pPr>
    </w:p>
    <w:p w14:paraId="0FE881EB" w14:textId="77777777" w:rsidR="00A55B53" w:rsidRPr="00123177" w:rsidRDefault="00A55B53" w:rsidP="00A55B53">
      <w:pPr>
        <w:rPr>
          <w:rFonts w:eastAsia="Arial"/>
        </w:rPr>
      </w:pPr>
    </w:p>
    <w:p w14:paraId="65CCD15C"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Style w:val="ui-provider"/>
          <w:sz w:val="20"/>
          <w:szCs w:val="20"/>
        </w:rPr>
        <w:t>detecting the over temperature of Vicor_ind Temp measuring point</w:t>
      </w:r>
    </w:p>
    <w:tbl>
      <w:tblPr>
        <w:tblW w:w="9300" w:type="dxa"/>
        <w:tblInd w:w="103" w:type="dxa"/>
        <w:tblLook w:val="06A0" w:firstRow="1" w:lastRow="0" w:firstColumn="1" w:lastColumn="0" w:noHBand="1" w:noVBand="1"/>
      </w:tblPr>
      <w:tblGrid>
        <w:gridCol w:w="1456"/>
        <w:gridCol w:w="7844"/>
      </w:tblGrid>
      <w:tr w:rsidR="00A55B53" w:rsidRPr="00123177" w14:paraId="5605749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D88B113"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FFE335D" w14:textId="77777777" w:rsidR="00A55B53" w:rsidRPr="00123177" w:rsidRDefault="00A55B53" w:rsidP="00535342">
            <w:r w:rsidRPr="00123177">
              <w:rPr>
                <w:rFonts w:eastAsia="Arial"/>
                <w:b/>
                <w:bCs/>
                <w:color w:val="000000" w:themeColor="text1"/>
                <w:szCs w:val="20"/>
              </w:rPr>
              <w:t>Description</w:t>
            </w:r>
          </w:p>
        </w:tc>
      </w:tr>
      <w:tr w:rsidR="00A55B53" w:rsidRPr="00123177" w14:paraId="3C8199F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A569DCC"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F065E3" w14:textId="77777777" w:rsidR="00A55B53" w:rsidRPr="00123177" w:rsidRDefault="00A55B53" w:rsidP="00535342">
            <w:r w:rsidRPr="00123177">
              <w:rPr>
                <w:rFonts w:eastAsia="Arial"/>
                <w:color w:val="000000" w:themeColor="text1"/>
              </w:rPr>
              <w:t>SWRS_Diag_48</w:t>
            </w:r>
          </w:p>
        </w:tc>
      </w:tr>
      <w:tr w:rsidR="00A55B53" w:rsidRPr="00123177" w14:paraId="564874EA"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2FBA2A5"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9B6398" w14:textId="77777777" w:rsidR="00A55B53" w:rsidRPr="00123177" w:rsidRDefault="00A55B53" w:rsidP="00535342">
            <w:pPr>
              <w:rPr>
                <w:rFonts w:eastAsia="Arial"/>
                <w:color w:val="000000" w:themeColor="text1"/>
              </w:rPr>
            </w:pPr>
            <w:r w:rsidRPr="00123177">
              <w:rPr>
                <w:rFonts w:eastAsia="Arial"/>
                <w:color w:val="000000" w:themeColor="text1"/>
              </w:rPr>
              <w:t>SDS-HVDCDC-304</w:t>
            </w:r>
          </w:p>
        </w:tc>
      </w:tr>
      <w:tr w:rsidR="00A55B53" w:rsidRPr="00123177" w14:paraId="39F1FCC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4BA25C7"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4804EE" w14:textId="77777777" w:rsidR="00A55B53" w:rsidRPr="00123177" w:rsidRDefault="00A55B53" w:rsidP="00535342">
            <w:pPr>
              <w:rPr>
                <w:rFonts w:eastAsia="Arial"/>
                <w:color w:val="000000" w:themeColor="text1"/>
              </w:rPr>
            </w:pPr>
            <w:r w:rsidRPr="00123177">
              <w:t xml:space="preserve">Pre C-Sample/PF3.0 Phase -2 </w:t>
            </w:r>
          </w:p>
        </w:tc>
      </w:tr>
      <w:tr w:rsidR="00A55B53" w:rsidRPr="00123177" w14:paraId="0B3D0946"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137BEBE3"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152BC6" w14:textId="77777777" w:rsidR="00A55B53" w:rsidRPr="00123177" w:rsidRDefault="00A55B53" w:rsidP="00535342">
            <w:pPr>
              <w:rPr>
                <w:rFonts w:eastAsia="Arial"/>
                <w:szCs w:val="20"/>
              </w:rPr>
            </w:pPr>
            <w:r w:rsidRPr="00123177">
              <w:rPr>
                <w:rStyle w:val="ui-provider"/>
              </w:rPr>
              <w:t>The HVDCDC shall detect the over temperature of Vicor_ind Temp measuring point and raise a level 0 fault.</w:t>
            </w:r>
          </w:p>
        </w:tc>
      </w:tr>
      <w:tr w:rsidR="00A55B53" w:rsidRPr="00123177" w14:paraId="2310E10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997AB4" w14:textId="77777777" w:rsidR="00A55B53" w:rsidRPr="00123177" w:rsidRDefault="00A55B53" w:rsidP="00535342">
            <w:r w:rsidRPr="00123177">
              <w:rPr>
                <w:rFonts w:eastAsia="Arial"/>
                <w:color w:val="000000" w:themeColor="text1"/>
                <w:szCs w:val="20"/>
              </w:rPr>
              <w:lastRenderedPageBreak/>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050EAC" w14:textId="77777777" w:rsidR="00A55B53" w:rsidRPr="00123177" w:rsidRDefault="00A55B53" w:rsidP="00535342">
            <w:r w:rsidRPr="00123177">
              <w:rPr>
                <w:rFonts w:eastAsia="Arial"/>
              </w:rPr>
              <w:t>No Such derived requirement is applicable.</w:t>
            </w:r>
          </w:p>
        </w:tc>
      </w:tr>
      <w:tr w:rsidR="00A55B53" w:rsidRPr="00123177" w14:paraId="048BA0B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95D62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46A09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5E51615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BA065FD"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7583E2"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24AA8D2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3116568"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6C3632" w14:textId="77777777" w:rsidR="00A55B53" w:rsidRPr="00123177" w:rsidRDefault="00A55B53" w:rsidP="00535342">
            <w:pPr>
              <w:spacing w:line="259" w:lineRule="auto"/>
              <w:rPr>
                <w:rFonts w:eastAsia="Arial"/>
                <w:color w:val="000000" w:themeColor="text1"/>
              </w:rPr>
            </w:pPr>
            <w:r w:rsidRPr="00123177">
              <w:rPr>
                <w:rFonts w:eastAsia="Arial"/>
                <w:color w:val="000000" w:themeColor="text1"/>
                <w:szCs w:val="20"/>
              </w:rPr>
              <w:t xml:space="preserve">Local VICOR sensor shall detect temperature </w:t>
            </w:r>
            <w:r w:rsidRPr="00123177">
              <w:rPr>
                <w:rFonts w:eastAsia="Arial"/>
                <w:color w:val="000000" w:themeColor="text1"/>
              </w:rPr>
              <w:t>above HVDCDC_CAL specified temp range in degree.</w:t>
            </w:r>
          </w:p>
          <w:p w14:paraId="3B682043" w14:textId="77777777" w:rsidR="00A55B53" w:rsidRPr="00123177" w:rsidRDefault="00A55B53" w:rsidP="00535342">
            <w:pPr>
              <w:spacing w:line="259" w:lineRule="auto"/>
            </w:pPr>
          </w:p>
        </w:tc>
      </w:tr>
      <w:tr w:rsidR="00A55B53" w:rsidRPr="00123177" w14:paraId="517F634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DF69ADD"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9FEDDF"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is equal to 0x1 ("Level 0")</w:t>
            </w:r>
          </w:p>
          <w:p w14:paraId="6A7558D4"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NVHDCDCFaultID @  HVDCDC_Debug_PDU is equal to 90 (VICOR over temperature fault ID) and this fault is raised after specified </w:t>
            </w:r>
            <w:r w:rsidRPr="00123177">
              <w:rPr>
                <w:rFonts w:eastAsia="Arial"/>
                <w:color w:val="000000" w:themeColor="text1"/>
              </w:rPr>
              <w:t>HVDCDC_CAL</w:t>
            </w:r>
            <w:r w:rsidRPr="00123177">
              <w:rPr>
                <w:rFonts w:eastAsia="Arial"/>
                <w:color w:val="000000" w:themeColor="text1"/>
                <w:szCs w:val="20"/>
              </w:rPr>
              <w:t xml:space="preserve"> debounce time when the local VICOR sensor detects the temperature more than </w:t>
            </w:r>
            <w:r w:rsidRPr="00123177">
              <w:rPr>
                <w:rFonts w:eastAsia="Arial"/>
                <w:color w:val="000000" w:themeColor="text1"/>
              </w:rPr>
              <w:t>HVDCDC_CAL specified temp</w:t>
            </w:r>
            <w:r w:rsidRPr="00123177">
              <w:rPr>
                <w:rFonts w:eastAsia="Arial"/>
                <w:color w:val="000000" w:themeColor="text1"/>
                <w:szCs w:val="20"/>
              </w:rPr>
              <w:t xml:space="preserve"> range in degree</w:t>
            </w:r>
          </w:p>
          <w:p w14:paraId="32DDAE88" w14:textId="77777777" w:rsidR="00A55B53" w:rsidRPr="00123177" w:rsidRDefault="00A55B53" w:rsidP="00535342">
            <w:pPr>
              <w:spacing w:line="259" w:lineRule="auto"/>
              <w:rPr>
                <w:rFonts w:eastAsia="Arial"/>
                <w:color w:val="000000" w:themeColor="text1"/>
                <w:szCs w:val="20"/>
              </w:rPr>
            </w:pPr>
          </w:p>
          <w:p w14:paraId="7D7D785C"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TVHDCDC1 @ HVDCDC_Status3 is greater than </w:t>
            </w:r>
            <w:r w:rsidRPr="00123177">
              <w:rPr>
                <w:rFonts w:eastAsia="Arial"/>
                <w:color w:val="000000" w:themeColor="text1"/>
              </w:rPr>
              <w:t>HVDCDC_CAL specified temp</w:t>
            </w:r>
            <w:r w:rsidRPr="00123177">
              <w:rPr>
                <w:rFonts w:eastAsia="Arial"/>
                <w:color w:val="000000" w:themeColor="text1"/>
                <w:szCs w:val="20"/>
              </w:rPr>
              <w:t xml:space="preserve"> range in degree.</w:t>
            </w:r>
          </w:p>
        </w:tc>
      </w:tr>
      <w:tr w:rsidR="00A55B53" w:rsidRPr="00123177" w14:paraId="1FA4721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F104607"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5B4CF7" w14:textId="77777777" w:rsidR="00A55B53" w:rsidRPr="00123177" w:rsidRDefault="00A55B53" w:rsidP="00535342">
            <w:pPr>
              <w:spacing w:line="259" w:lineRule="auto"/>
              <w:rPr>
                <w:rFonts w:eastAsia="Arial"/>
              </w:rPr>
            </w:pPr>
            <w:r w:rsidRPr="00123177">
              <w:rPr>
                <w:rFonts w:eastAsia="Arial"/>
              </w:rPr>
              <w:t xml:space="preserve">The HVDCDC shall raise the over temperature of VICOR_ind Temp measuring point and raises a level 0 fault after </w:t>
            </w:r>
            <w:r w:rsidRPr="00123177">
              <w:rPr>
                <w:rFonts w:eastAsia="Arial"/>
                <w:color w:val="000000" w:themeColor="text1"/>
                <w:szCs w:val="20"/>
              </w:rPr>
              <w:t xml:space="preserve">specified </w:t>
            </w:r>
            <w:r w:rsidRPr="00123177">
              <w:rPr>
                <w:rFonts w:eastAsia="Arial"/>
                <w:color w:val="000000" w:themeColor="text1"/>
              </w:rPr>
              <w:t>HVDCDC_CAL</w:t>
            </w:r>
            <w:r w:rsidRPr="00123177">
              <w:rPr>
                <w:rFonts w:eastAsia="Arial"/>
                <w:color w:val="000000" w:themeColor="text1"/>
                <w:szCs w:val="20"/>
              </w:rPr>
              <w:t xml:space="preserve"> debounce time in msec.</w:t>
            </w:r>
          </w:p>
        </w:tc>
      </w:tr>
      <w:tr w:rsidR="00A55B53" w:rsidRPr="00123177" w14:paraId="34E4572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B934A6"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256D71" w14:textId="77777777" w:rsidR="00A55B53" w:rsidRPr="00123177" w:rsidRDefault="00A55B53" w:rsidP="00535342">
            <w:r w:rsidRPr="00123177">
              <w:t>No such mandatory fields is applicable.</w:t>
            </w:r>
          </w:p>
        </w:tc>
      </w:tr>
      <w:tr w:rsidR="00A55B53" w:rsidRPr="00123177" w14:paraId="10D9747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6F142FF"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A40ED2" w14:textId="77777777" w:rsidR="00A55B53" w:rsidRPr="00123177" w:rsidRDefault="00A55B53" w:rsidP="00535342">
            <w:r w:rsidRPr="00123177">
              <w:t>NHVDCDCStatus = 0, NHVDCDCStatusDebug = 0, NHVDCDCFault = 0.</w:t>
            </w:r>
          </w:p>
        </w:tc>
      </w:tr>
      <w:tr w:rsidR="00A55B53" w:rsidRPr="00123177" w14:paraId="0328BDB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56D653"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68EBBD" w14:textId="77777777" w:rsidR="00A55B53" w:rsidRPr="00123177" w:rsidRDefault="00A55B53" w:rsidP="00535342">
            <w:r w:rsidRPr="00123177">
              <w:rPr>
                <w:szCs w:val="20"/>
              </w:rPr>
              <w:t>Default values shall be applicable with respect to Pre-Loaded Values</w:t>
            </w:r>
          </w:p>
        </w:tc>
      </w:tr>
      <w:tr w:rsidR="00A55B53" w:rsidRPr="00123177" w14:paraId="73D0110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D027423"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2E4312" w14:textId="77777777" w:rsidR="00A55B53" w:rsidRPr="00123177" w:rsidRDefault="00A55B53" w:rsidP="00535342">
            <w:r w:rsidRPr="00123177">
              <w:rPr>
                <w:szCs w:val="20"/>
              </w:rPr>
              <w:t>Valid range value is not required.</w:t>
            </w:r>
          </w:p>
        </w:tc>
      </w:tr>
      <w:tr w:rsidR="00A55B53" w:rsidRPr="00123177" w14:paraId="50611FD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0296327"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CD9886" w14:textId="77777777" w:rsidR="00A55B53" w:rsidRPr="00123177" w:rsidRDefault="00A55B53" w:rsidP="00535342">
            <w:r w:rsidRPr="00123177">
              <w:rPr>
                <w:szCs w:val="20"/>
              </w:rPr>
              <w:t>Data latency period is not applicable</w:t>
            </w:r>
          </w:p>
        </w:tc>
      </w:tr>
      <w:tr w:rsidR="00A55B53" w:rsidRPr="00123177" w14:paraId="2442022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90FB980"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4C2C08" w14:textId="77777777" w:rsidR="00A55B53" w:rsidRPr="00123177" w:rsidRDefault="00A55B53" w:rsidP="00535342">
            <w:r w:rsidRPr="00123177">
              <w:rPr>
                <w:szCs w:val="20"/>
              </w:rPr>
              <w:t>Data Retention period is not applicable.</w:t>
            </w:r>
          </w:p>
        </w:tc>
      </w:tr>
      <w:tr w:rsidR="00A55B53" w:rsidRPr="00123177" w14:paraId="297E0D7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3596471"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6F0775" w14:textId="77777777" w:rsidR="00A55B53" w:rsidRPr="00123177" w:rsidRDefault="00A55B53" w:rsidP="00535342">
            <w:r w:rsidRPr="00123177">
              <w:rPr>
                <w:szCs w:val="20"/>
              </w:rPr>
              <w:t>Data rate is not applicable.</w:t>
            </w:r>
          </w:p>
        </w:tc>
      </w:tr>
      <w:tr w:rsidR="00A55B53" w:rsidRPr="00123177" w14:paraId="4D7A054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3D84328"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95520F"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28BB21F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D2A64EA"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6E4E35" w14:textId="77777777" w:rsidR="00A55B53" w:rsidRPr="00123177" w:rsidRDefault="00A55B53" w:rsidP="00535342">
            <w:r w:rsidRPr="00123177">
              <w:rPr>
                <w:szCs w:val="20"/>
              </w:rPr>
              <w:t>Temporal event is not applicable.</w:t>
            </w:r>
          </w:p>
        </w:tc>
      </w:tr>
      <w:tr w:rsidR="00A55B53" w:rsidRPr="00123177" w14:paraId="476DC57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13E5D7" w14:textId="77777777" w:rsidR="00A55B53" w:rsidRPr="00123177" w:rsidRDefault="00A55B53" w:rsidP="00535342">
            <w:r w:rsidRPr="00123177">
              <w:rPr>
                <w:rFonts w:eastAsia="Arial"/>
                <w:color w:val="000000" w:themeColor="text1"/>
                <w:szCs w:val="20"/>
              </w:rPr>
              <w:t xml:space="preserve">Validation Rules/ </w:t>
            </w:r>
          </w:p>
          <w:p w14:paraId="4C653768"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0B638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9F513B8" w14:textId="77777777" w:rsidR="00A55B53" w:rsidRPr="00123177" w:rsidRDefault="00A55B53" w:rsidP="00535342">
            <w:pPr>
              <w:pStyle w:val="TableText"/>
              <w:snapToGrid w:val="0"/>
            </w:pPr>
            <w:r w:rsidRPr="00123177">
              <w:t>NHVDCDCFault @  HVDCDC_Status1 is equal to 0x1 ("Level 0")</w:t>
            </w:r>
          </w:p>
          <w:p w14:paraId="7A025B19" w14:textId="77777777" w:rsidR="00A55B53" w:rsidRPr="00123177" w:rsidRDefault="00A55B53" w:rsidP="00535342">
            <w:pPr>
              <w:pStyle w:val="TableText"/>
              <w:snapToGrid w:val="0"/>
            </w:pPr>
            <w:r w:rsidRPr="00123177">
              <w:lastRenderedPageBreak/>
              <w:t>NVHDCDCFaultID @  HVDCDC_Debug_PDU is equal to 0x90 (</w:t>
            </w:r>
            <w:r w:rsidRPr="00123177">
              <w:rPr>
                <w:rFonts w:eastAsia="Arial"/>
                <w:color w:val="000000" w:themeColor="text1"/>
                <w:szCs w:val="20"/>
              </w:rPr>
              <w:t>VICOR over temperature</w:t>
            </w:r>
            <w:r w:rsidRPr="00123177">
              <w:t>)</w:t>
            </w:r>
          </w:p>
        </w:tc>
      </w:tr>
      <w:tr w:rsidR="00A55B53" w:rsidRPr="00123177" w14:paraId="5FBFBCF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3C6787"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5C79F6" w14:textId="77777777" w:rsidR="00A55B53" w:rsidRPr="00123177" w:rsidRDefault="00A55B53" w:rsidP="00535342">
            <w:r w:rsidRPr="00123177">
              <w:rPr>
                <w:szCs w:val="20"/>
              </w:rPr>
              <w:t>Constraints is not applicable.</w:t>
            </w:r>
          </w:p>
        </w:tc>
      </w:tr>
      <w:tr w:rsidR="00A55B53" w:rsidRPr="00123177" w14:paraId="303097F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C22208"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A06ADF" w14:textId="77777777" w:rsidR="00A55B53" w:rsidRPr="00123177" w:rsidRDefault="00A55B53" w:rsidP="00535342">
            <w:r w:rsidRPr="00123177">
              <w:rPr>
                <w:szCs w:val="20"/>
              </w:rPr>
              <w:t>No effects on other system</w:t>
            </w:r>
          </w:p>
        </w:tc>
      </w:tr>
      <w:tr w:rsidR="00A55B53" w:rsidRPr="00123177" w14:paraId="44A8897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341FBD3" w14:textId="77777777" w:rsidR="00A55B53" w:rsidRPr="00123177" w:rsidRDefault="00A55B53" w:rsidP="00535342">
            <w:r w:rsidRPr="00123177">
              <w:rPr>
                <w:rFonts w:eastAsia="Arial"/>
                <w:color w:val="000000" w:themeColor="text1"/>
                <w:szCs w:val="20"/>
              </w:rPr>
              <w:t>Testability with respect to test environment</w:t>
            </w:r>
          </w:p>
          <w:p w14:paraId="2566B07C" w14:textId="77777777" w:rsidR="00A55B53" w:rsidRPr="00123177" w:rsidRDefault="00A55B53" w:rsidP="00535342">
            <w:r w:rsidRPr="00123177">
              <w:rPr>
                <w:rFonts w:eastAsia="Arial"/>
                <w:color w:val="000000" w:themeColor="text1"/>
                <w:szCs w:val="20"/>
              </w:rPr>
              <w:t>(Yes/No)</w:t>
            </w:r>
          </w:p>
          <w:p w14:paraId="6F8D4EEC"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19B7B0" w14:textId="77777777" w:rsidR="00A55B53" w:rsidRPr="00123177" w:rsidRDefault="00A55B53" w:rsidP="00535342">
            <w:r w:rsidRPr="00123177">
              <w:t>YES</w:t>
            </w:r>
          </w:p>
        </w:tc>
      </w:tr>
      <w:tr w:rsidR="00A55B53" w:rsidRPr="00123177" w14:paraId="41AC655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0AE92B8" w14:textId="77777777" w:rsidR="00A55B53" w:rsidRPr="00123177" w:rsidRDefault="00A55B53" w:rsidP="00535342">
            <w:r w:rsidRPr="00123177">
              <w:rPr>
                <w:rFonts w:eastAsia="Arial"/>
                <w:color w:val="000000" w:themeColor="text1"/>
                <w:szCs w:val="20"/>
              </w:rPr>
              <w:t>Feasible within project constraints</w:t>
            </w:r>
          </w:p>
          <w:p w14:paraId="143F5352" w14:textId="77777777" w:rsidR="00A55B53" w:rsidRPr="00123177" w:rsidRDefault="00A55B53" w:rsidP="00535342">
            <w:r w:rsidRPr="00123177">
              <w:rPr>
                <w:rFonts w:eastAsia="Arial"/>
                <w:color w:val="000000" w:themeColor="text1"/>
                <w:szCs w:val="20"/>
              </w:rPr>
              <w:t>(Yes/No)</w:t>
            </w:r>
          </w:p>
          <w:p w14:paraId="5C6C2649"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05B2E2" w14:textId="77777777" w:rsidR="00A55B53" w:rsidRPr="00123177" w:rsidRDefault="00A55B53" w:rsidP="00535342">
            <w:r w:rsidRPr="00123177">
              <w:t>YES</w:t>
            </w:r>
          </w:p>
        </w:tc>
      </w:tr>
      <w:tr w:rsidR="00A55B53" w:rsidRPr="00123177" w14:paraId="125E170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DB78668" w14:textId="77777777" w:rsidR="00A55B53" w:rsidRPr="00123177" w:rsidRDefault="00A55B53" w:rsidP="00535342">
            <w:r w:rsidRPr="00123177">
              <w:rPr>
                <w:rFonts w:eastAsia="Arial"/>
                <w:color w:val="000000" w:themeColor="text1"/>
                <w:szCs w:val="20"/>
              </w:rPr>
              <w:t>Critical</w:t>
            </w:r>
          </w:p>
          <w:p w14:paraId="54ABFD2D"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1C866E" w14:textId="77777777" w:rsidR="00A55B53" w:rsidRPr="00123177" w:rsidRDefault="00A55B53" w:rsidP="00535342">
            <w:pPr>
              <w:keepNext/>
            </w:pPr>
            <w:r w:rsidRPr="00123177">
              <w:t>YES</w:t>
            </w:r>
          </w:p>
        </w:tc>
      </w:tr>
      <w:tr w:rsidR="00A55B53" w:rsidRPr="00123177" w14:paraId="328EFAB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A75FE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172FBB" w14:textId="77777777" w:rsidR="00A55B53" w:rsidRPr="00123177" w:rsidRDefault="00A55B53" w:rsidP="00535342">
            <w:pPr>
              <w:keepNext/>
            </w:pPr>
            <w:r w:rsidRPr="00123177">
              <w:t>Acceptance Criteria for this requirement should be as per SECTION-6 ACCEPTANCE CRITERIA</w:t>
            </w:r>
          </w:p>
        </w:tc>
      </w:tr>
    </w:tbl>
    <w:p w14:paraId="323519E5" w14:textId="77777777" w:rsidR="00A55B53" w:rsidRPr="00123177" w:rsidRDefault="00A55B53" w:rsidP="00A55B53">
      <w:pPr>
        <w:rPr>
          <w:rFonts w:eastAsia="Arial"/>
        </w:rPr>
      </w:pPr>
    </w:p>
    <w:p w14:paraId="3A2F30BF" w14:textId="77777777" w:rsidR="00A55B53" w:rsidRPr="00123177" w:rsidRDefault="00A55B53" w:rsidP="00A55B53">
      <w:pPr>
        <w:rPr>
          <w:rFonts w:eastAsia="Arial"/>
        </w:rPr>
      </w:pPr>
    </w:p>
    <w:p w14:paraId="3F6DDEF6"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Style w:val="ui-provider"/>
          <w:sz w:val="20"/>
          <w:szCs w:val="20"/>
        </w:rPr>
        <w:t>detecting the over temperature of 400V EMI Temp measuring point</w:t>
      </w:r>
    </w:p>
    <w:p w14:paraId="750F5975"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4A12CB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8E7D264"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07F2DF5" w14:textId="77777777" w:rsidR="00A55B53" w:rsidRPr="00123177" w:rsidRDefault="00A55B53" w:rsidP="00535342">
            <w:pPr>
              <w:pStyle w:val="TableColumnTitle"/>
              <w:snapToGrid w:val="0"/>
            </w:pPr>
            <w:r w:rsidRPr="00123177">
              <w:t>Description</w:t>
            </w:r>
          </w:p>
        </w:tc>
      </w:tr>
      <w:tr w:rsidR="00A55B53" w:rsidRPr="00123177" w14:paraId="3489AAB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E15A984"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1519C0" w14:textId="77777777" w:rsidR="00A55B53" w:rsidRPr="00123177" w:rsidRDefault="00A55B53" w:rsidP="00535342">
            <w:pPr>
              <w:snapToGrid w:val="0"/>
            </w:pPr>
            <w:r w:rsidRPr="00123177">
              <w:rPr>
                <w:rFonts w:eastAsia="Arial"/>
                <w:color w:val="000000" w:themeColor="text1"/>
              </w:rPr>
              <w:t>SWRS_Diag_49</w:t>
            </w:r>
          </w:p>
        </w:tc>
      </w:tr>
      <w:tr w:rsidR="00A55B53" w:rsidRPr="00123177" w14:paraId="2B0F5FC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066679A"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A138D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SDS-HVDCDC-305</w:t>
            </w:r>
          </w:p>
        </w:tc>
      </w:tr>
      <w:tr w:rsidR="00A55B53" w:rsidRPr="00123177" w14:paraId="5FC0469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7DA7246"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5E8925" w14:textId="77777777" w:rsidR="00A55B53" w:rsidRPr="00123177" w:rsidRDefault="00A55B53" w:rsidP="00535342">
            <w:pPr>
              <w:pStyle w:val="TableText"/>
              <w:snapToGrid w:val="0"/>
            </w:pPr>
            <w:r w:rsidRPr="00123177">
              <w:t>B-Sample/PF2.0</w:t>
            </w:r>
          </w:p>
        </w:tc>
      </w:tr>
      <w:tr w:rsidR="00A55B53" w:rsidRPr="00123177" w14:paraId="6DFCBBB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E616CF1" w14:textId="77777777" w:rsidR="00A55B53" w:rsidRPr="00123177" w:rsidRDefault="00A55B53" w:rsidP="00535342">
            <w:pPr>
              <w:pStyle w:val="TableText"/>
              <w:snapToGrid w:val="0"/>
              <w:rPr>
                <w:vertAlign w:val="superscript"/>
              </w:rPr>
            </w:pPr>
            <w:r w:rsidRPr="00123177">
              <w:lastRenderedPageBreak/>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9D4214"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over temperature of 400V EMI Temp measuring point and raise a level 0 fault.</w:t>
            </w:r>
          </w:p>
        </w:tc>
      </w:tr>
      <w:tr w:rsidR="00A55B53" w:rsidRPr="00123177" w14:paraId="3F4F73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BAACD5"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852E55"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6E94E8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12DD8B"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CA0E56"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4AA665F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9D39E7"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C34E79"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DA87B4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A20DFD"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FFA6A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szCs w:val="20"/>
              </w:rPr>
              <w:t xml:space="preserve">400V EMI low side shall detect temperature </w:t>
            </w:r>
            <w:r w:rsidRPr="00123177">
              <w:rPr>
                <w:rFonts w:eastAsia="Arial"/>
                <w:color w:val="000000" w:themeColor="text1"/>
              </w:rPr>
              <w:t>above HVDCDC_CAL specified temp range in degrees</w:t>
            </w:r>
          </w:p>
        </w:tc>
      </w:tr>
      <w:tr w:rsidR="00A55B53" w:rsidRPr="00123177" w14:paraId="4EC8D87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8E383F"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10A07A" w14:textId="77777777" w:rsidR="00A55B53" w:rsidRPr="00123177" w:rsidRDefault="00A55B53" w:rsidP="00535342">
            <w:pPr>
              <w:pStyle w:val="TableText"/>
              <w:snapToGrid w:val="0"/>
            </w:pPr>
            <w:r w:rsidRPr="00123177">
              <w:t>NHVDCDCFault @  HVDCDC_Status1 is equal to 0x1 ("Level 0")</w:t>
            </w:r>
          </w:p>
          <w:p w14:paraId="02E94F20" w14:textId="77777777" w:rsidR="00A55B53" w:rsidRPr="00123177" w:rsidRDefault="00A55B53" w:rsidP="00535342">
            <w:pPr>
              <w:pStyle w:val="TableText"/>
              <w:snapToGrid w:val="0"/>
            </w:pPr>
            <w:r w:rsidRPr="00123177">
              <w:t>NVHDCDCFaultID @  HVDCDC_Debug_PDU is equal to 0x9 (Over temperature fault on the low side) and this fault is raised after specified HVDCDC_CAL debounce time in msec when 400V detected temperature more than above HVDCDC_CAL specified temp range in degrees.</w:t>
            </w:r>
          </w:p>
          <w:p w14:paraId="4B8D3A31" w14:textId="77777777" w:rsidR="00A55B53" w:rsidRPr="00123177" w:rsidRDefault="00A55B53" w:rsidP="00535342">
            <w:pPr>
              <w:pStyle w:val="TableText"/>
              <w:snapToGrid w:val="0"/>
            </w:pPr>
          </w:p>
          <w:p w14:paraId="03FE5328" w14:textId="77777777" w:rsidR="00A55B53" w:rsidRPr="00123177" w:rsidRDefault="00A55B53" w:rsidP="00535342">
            <w:pPr>
              <w:pStyle w:val="TableText"/>
              <w:snapToGrid w:val="0"/>
            </w:pPr>
            <w:r w:rsidRPr="00123177">
              <w:t>TVHDCDC2 @ HVDCDC_Status3 is greater than above HVDCDC_CAL specified temp range in degrees.</w:t>
            </w:r>
          </w:p>
        </w:tc>
      </w:tr>
      <w:tr w:rsidR="00A55B53" w:rsidRPr="00123177" w14:paraId="2732D73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25D44F"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4E8435" w14:textId="77777777" w:rsidR="00A55B53" w:rsidRPr="00123177" w:rsidRDefault="00A55B53" w:rsidP="00535342">
            <w:pPr>
              <w:pStyle w:val="TableText"/>
              <w:snapToGrid w:val="0"/>
              <w:rPr>
                <w:rStyle w:val="normaltextrun"/>
              </w:rPr>
            </w:pPr>
            <w:r w:rsidRPr="00123177">
              <w:rPr>
                <w:rStyle w:val="normaltextrun"/>
              </w:rPr>
              <w:t>HVDCDC detects the 400V DC link overtemperature and raises a level 0 fault after specified HVDCDC_CAL debounce time in msec</w:t>
            </w:r>
          </w:p>
        </w:tc>
      </w:tr>
      <w:tr w:rsidR="00A55B53" w:rsidRPr="00123177" w14:paraId="063A985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7763BF"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3A7F83" w14:textId="77777777" w:rsidR="00A55B53" w:rsidRPr="00123177" w:rsidRDefault="00A55B53" w:rsidP="00535342">
            <w:pPr>
              <w:pStyle w:val="TableText"/>
              <w:snapToGrid w:val="0"/>
            </w:pPr>
            <w:r w:rsidRPr="00123177">
              <w:t>No such mandatory fields is applicable.</w:t>
            </w:r>
          </w:p>
        </w:tc>
      </w:tr>
      <w:tr w:rsidR="00A55B53" w:rsidRPr="00123177" w14:paraId="729CE35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F3DE1D"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9CA618" w14:textId="77777777" w:rsidR="00A55B53" w:rsidRPr="00123177" w:rsidRDefault="00A55B53" w:rsidP="00535342">
            <w:pPr>
              <w:pStyle w:val="TableText"/>
              <w:snapToGrid w:val="0"/>
            </w:pPr>
            <w:r w:rsidRPr="00123177">
              <w:t>NHVDCDCStatus = 0, NHVDCDCStatusDebug = 0, NHVDCDCFault = 0.</w:t>
            </w:r>
          </w:p>
        </w:tc>
      </w:tr>
      <w:tr w:rsidR="00A55B53" w:rsidRPr="00123177" w14:paraId="5C245E3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C9C3B1"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651D5D"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C8468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4021C0"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5BA98E" w14:textId="77777777" w:rsidR="00A55B53" w:rsidRPr="00123177" w:rsidRDefault="00A55B53" w:rsidP="00535342">
            <w:pPr>
              <w:pStyle w:val="TableText"/>
              <w:snapToGrid w:val="0"/>
            </w:pPr>
            <w:r w:rsidRPr="00123177">
              <w:rPr>
                <w:szCs w:val="20"/>
              </w:rPr>
              <w:t>Valid range value is not required.</w:t>
            </w:r>
          </w:p>
        </w:tc>
      </w:tr>
      <w:tr w:rsidR="00A55B53" w:rsidRPr="00123177" w14:paraId="213171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9C8985"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5475A0"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7DE7A7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E8079E"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78DDB6"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94A491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0DFDE1"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D16CDE" w14:textId="77777777" w:rsidR="00A55B53" w:rsidRPr="00123177" w:rsidRDefault="00A55B53" w:rsidP="00535342">
            <w:pPr>
              <w:pStyle w:val="TableText"/>
            </w:pPr>
            <w:r w:rsidRPr="00123177">
              <w:rPr>
                <w:szCs w:val="20"/>
              </w:rPr>
              <w:t>Data rate is not applicable.</w:t>
            </w:r>
          </w:p>
        </w:tc>
      </w:tr>
      <w:tr w:rsidR="00A55B53" w:rsidRPr="00123177" w14:paraId="3F36B8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E35D16"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6EB88"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6B8CCD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5A2013"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8D4494"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DCD16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A69CB9" w14:textId="77777777" w:rsidR="00A55B53" w:rsidRPr="00123177" w:rsidRDefault="00A55B53" w:rsidP="00535342">
            <w:pPr>
              <w:pStyle w:val="TableText"/>
              <w:snapToGrid w:val="0"/>
            </w:pPr>
            <w:r w:rsidRPr="00123177">
              <w:lastRenderedPageBreak/>
              <w:t xml:space="preserve">Validation Rules/ </w:t>
            </w:r>
          </w:p>
          <w:p w14:paraId="79D712FC"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004D1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599B1BC" w14:textId="77777777" w:rsidR="00A55B53" w:rsidRPr="00123177" w:rsidRDefault="00A55B53" w:rsidP="00535342">
            <w:pPr>
              <w:pStyle w:val="TableText"/>
              <w:snapToGrid w:val="0"/>
            </w:pPr>
            <w:r w:rsidRPr="00123177">
              <w:t>NHVDCDCFault @  HVDCDC_Status1 is equal to 0x1 ("Level 0")</w:t>
            </w:r>
          </w:p>
          <w:p w14:paraId="54445F59" w14:textId="77777777" w:rsidR="00A55B53" w:rsidRPr="00123177" w:rsidRDefault="00A55B53" w:rsidP="00535342">
            <w:pPr>
              <w:pStyle w:val="TableText"/>
              <w:snapToGrid w:val="0"/>
            </w:pPr>
            <w:r w:rsidRPr="00123177">
              <w:t>NVHDCDCFaultID @  HVDCDC_Debug_PDU is equal to 0x9 (Over temperature fault on the low side)</w:t>
            </w:r>
          </w:p>
          <w:p w14:paraId="5E0AC24E" w14:textId="77777777" w:rsidR="00A55B53" w:rsidRPr="00123177" w:rsidRDefault="00A55B53" w:rsidP="00535342">
            <w:pPr>
              <w:pStyle w:val="TableText"/>
              <w:snapToGrid w:val="0"/>
              <w:rPr>
                <w:i/>
                <w:iCs/>
              </w:rPr>
            </w:pPr>
            <w:r w:rsidRPr="00123177">
              <w:t>TVHDCDC2 @ HVDCDC_Status3 is greater than above HVDCDC_CAL specified temp range in degrees.</w:t>
            </w:r>
          </w:p>
        </w:tc>
      </w:tr>
      <w:tr w:rsidR="00A55B53" w:rsidRPr="00123177" w14:paraId="0B913A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E64456"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D8646B" w14:textId="77777777" w:rsidR="00A55B53" w:rsidRPr="00123177" w:rsidRDefault="00A55B53" w:rsidP="00535342">
            <w:pPr>
              <w:pStyle w:val="TableText"/>
              <w:snapToGrid w:val="0"/>
            </w:pPr>
            <w:r w:rsidRPr="00123177">
              <w:rPr>
                <w:szCs w:val="20"/>
              </w:rPr>
              <w:t>Constraints is not applicable.</w:t>
            </w:r>
          </w:p>
        </w:tc>
      </w:tr>
      <w:tr w:rsidR="00A55B53" w:rsidRPr="00123177" w14:paraId="3A79E6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70EFD7"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DE6BE" w14:textId="77777777" w:rsidR="00A55B53" w:rsidRPr="00123177" w:rsidRDefault="00A55B53" w:rsidP="00535342">
            <w:pPr>
              <w:pStyle w:val="TableText"/>
              <w:snapToGrid w:val="0"/>
            </w:pPr>
            <w:r w:rsidRPr="00123177">
              <w:rPr>
                <w:szCs w:val="20"/>
              </w:rPr>
              <w:t>No effects on other system</w:t>
            </w:r>
          </w:p>
        </w:tc>
      </w:tr>
      <w:tr w:rsidR="00A55B53" w:rsidRPr="00123177" w14:paraId="2A7F079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8BE641" w14:textId="77777777" w:rsidR="00A55B53" w:rsidRPr="00123177" w:rsidRDefault="00A55B53" w:rsidP="00535342">
            <w:pPr>
              <w:pStyle w:val="TableText"/>
              <w:snapToGrid w:val="0"/>
            </w:pPr>
            <w:r w:rsidRPr="00123177">
              <w:t>Testability with respect to test environment</w:t>
            </w:r>
          </w:p>
          <w:p w14:paraId="1F0D4932" w14:textId="77777777" w:rsidR="00A55B53" w:rsidRPr="00123177" w:rsidRDefault="00A55B53" w:rsidP="00535342">
            <w:pPr>
              <w:pStyle w:val="TableText"/>
            </w:pPr>
            <w:r w:rsidRPr="00123177">
              <w:t>(Yes/No)</w:t>
            </w:r>
          </w:p>
          <w:p w14:paraId="5BBDC71F"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8CE6CD" w14:textId="77777777" w:rsidR="00A55B53" w:rsidRPr="00123177" w:rsidRDefault="00A55B53" w:rsidP="00535342">
            <w:pPr>
              <w:pStyle w:val="TableText"/>
              <w:snapToGrid w:val="0"/>
            </w:pPr>
            <w:r w:rsidRPr="00123177">
              <w:t>YES</w:t>
            </w:r>
          </w:p>
        </w:tc>
      </w:tr>
      <w:tr w:rsidR="00A55B53" w:rsidRPr="00123177" w14:paraId="03555F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52D969" w14:textId="77777777" w:rsidR="00A55B53" w:rsidRPr="00123177" w:rsidRDefault="00A55B53" w:rsidP="00535342">
            <w:pPr>
              <w:pStyle w:val="TableText"/>
              <w:snapToGrid w:val="0"/>
            </w:pPr>
            <w:r w:rsidRPr="00123177">
              <w:t>Feasible within project constraints</w:t>
            </w:r>
          </w:p>
          <w:p w14:paraId="136B7BC5" w14:textId="77777777" w:rsidR="00A55B53" w:rsidRPr="00123177" w:rsidRDefault="00A55B53" w:rsidP="00535342">
            <w:pPr>
              <w:pStyle w:val="TableText"/>
              <w:snapToGrid w:val="0"/>
            </w:pPr>
            <w:r w:rsidRPr="00123177">
              <w:t>(Yes/No)</w:t>
            </w:r>
          </w:p>
          <w:p w14:paraId="1D77FA41"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C8403E" w14:textId="77777777" w:rsidR="00A55B53" w:rsidRPr="00123177" w:rsidRDefault="00A55B53" w:rsidP="00535342">
            <w:pPr>
              <w:pStyle w:val="TableText"/>
              <w:snapToGrid w:val="0"/>
            </w:pPr>
            <w:r w:rsidRPr="00123177">
              <w:t>YES</w:t>
            </w:r>
          </w:p>
        </w:tc>
      </w:tr>
      <w:tr w:rsidR="00A55B53" w:rsidRPr="00123177" w14:paraId="22F05F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4E7D15" w14:textId="77777777" w:rsidR="00A55B53" w:rsidRPr="00123177" w:rsidRDefault="00A55B53" w:rsidP="00535342">
            <w:pPr>
              <w:pStyle w:val="TableText"/>
              <w:snapToGrid w:val="0"/>
            </w:pPr>
            <w:r w:rsidRPr="00123177">
              <w:t>Critical</w:t>
            </w:r>
          </w:p>
          <w:p w14:paraId="47219B59"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517487" w14:textId="77777777" w:rsidR="00A55B53" w:rsidRPr="00123177" w:rsidRDefault="00A55B53" w:rsidP="00535342">
            <w:pPr>
              <w:pStyle w:val="TableText"/>
              <w:snapToGrid w:val="0"/>
            </w:pPr>
            <w:r w:rsidRPr="00123177">
              <w:t>YES</w:t>
            </w:r>
          </w:p>
        </w:tc>
      </w:tr>
      <w:tr w:rsidR="00A55B53" w:rsidRPr="00123177" w14:paraId="3A505F5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7A25F1"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0E9AAB"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3867A3C4" w14:textId="77777777" w:rsidR="00A55B53" w:rsidRPr="00123177" w:rsidRDefault="00A55B53" w:rsidP="00A55B53">
      <w:pPr>
        <w:rPr>
          <w:rFonts w:eastAsia="Arial"/>
          <w:szCs w:val="20"/>
        </w:rPr>
      </w:pPr>
    </w:p>
    <w:p w14:paraId="7B027163"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Style w:val="ui-provider"/>
          <w:sz w:val="20"/>
          <w:szCs w:val="20"/>
        </w:rPr>
        <w:t>detecting the over temperature of 800V EMI Temp measuring point</w:t>
      </w:r>
    </w:p>
    <w:p w14:paraId="27C4E558"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0E95595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79F168B"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D30A777" w14:textId="77777777" w:rsidR="00A55B53" w:rsidRPr="00123177" w:rsidRDefault="00A55B53" w:rsidP="00535342">
            <w:pPr>
              <w:pStyle w:val="TableColumnTitle"/>
              <w:snapToGrid w:val="0"/>
            </w:pPr>
            <w:r w:rsidRPr="00123177">
              <w:t>Description</w:t>
            </w:r>
          </w:p>
        </w:tc>
      </w:tr>
      <w:tr w:rsidR="00A55B53" w:rsidRPr="00123177" w14:paraId="4150EBE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2907782"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456C1A" w14:textId="77777777" w:rsidR="00A55B53" w:rsidRPr="00123177" w:rsidRDefault="00A55B53" w:rsidP="00535342">
            <w:pPr>
              <w:snapToGrid w:val="0"/>
            </w:pPr>
            <w:r w:rsidRPr="00123177">
              <w:rPr>
                <w:rFonts w:eastAsia="Arial"/>
                <w:color w:val="000000" w:themeColor="text1"/>
              </w:rPr>
              <w:t>SWRS_Diag_50</w:t>
            </w:r>
          </w:p>
        </w:tc>
      </w:tr>
      <w:tr w:rsidR="00A55B53" w:rsidRPr="00123177" w14:paraId="4621F27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877ABB4"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2F29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SDS-HVDCDC-306</w:t>
            </w:r>
          </w:p>
        </w:tc>
      </w:tr>
      <w:tr w:rsidR="00A55B53" w:rsidRPr="00123177" w14:paraId="05A87B0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F5F5DA8" w14:textId="77777777" w:rsidR="00A55B53" w:rsidRPr="00123177" w:rsidRDefault="00A55B53" w:rsidP="00535342">
            <w:pPr>
              <w:pStyle w:val="TableText"/>
              <w:snapToGrid w:val="0"/>
            </w:pPr>
            <w:r w:rsidRPr="00123177">
              <w:lastRenderedPageBreak/>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8B6C5" w14:textId="77777777" w:rsidR="00A55B53" w:rsidRPr="00123177" w:rsidRDefault="00A55B53" w:rsidP="00535342">
            <w:pPr>
              <w:pStyle w:val="TableText"/>
              <w:snapToGrid w:val="0"/>
            </w:pPr>
            <w:r w:rsidRPr="00123177">
              <w:t>B-Sample/PF2.0</w:t>
            </w:r>
          </w:p>
        </w:tc>
      </w:tr>
      <w:tr w:rsidR="00A55B53" w:rsidRPr="00123177" w14:paraId="679EE82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B83D498"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7F8F07"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over temperature of 800V EMI Temp measuring point and raise a level 0 fault.</w:t>
            </w:r>
          </w:p>
        </w:tc>
      </w:tr>
      <w:tr w:rsidR="00A55B53" w:rsidRPr="00123177" w14:paraId="439BC27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3C9CCC"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581147"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081E2B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7FF179"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5F892C"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2B0146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69A281"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8BD899"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24BBAE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EAB865"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B0E4F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szCs w:val="20"/>
              </w:rPr>
              <w:t xml:space="preserve">800V EMI high side shall detect temperature </w:t>
            </w:r>
            <w:r w:rsidRPr="00123177">
              <w:rPr>
                <w:rFonts w:eastAsia="Arial"/>
                <w:color w:val="000000" w:themeColor="text1"/>
              </w:rPr>
              <w:t>above above HVDCDC_CAL specified temp range in degrees</w:t>
            </w:r>
          </w:p>
        </w:tc>
      </w:tr>
      <w:tr w:rsidR="00A55B53" w:rsidRPr="00123177" w14:paraId="2F9A03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4E2973"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91272" w14:textId="77777777" w:rsidR="00A55B53" w:rsidRPr="00123177" w:rsidRDefault="00A55B53" w:rsidP="00535342">
            <w:pPr>
              <w:pStyle w:val="TableText"/>
              <w:snapToGrid w:val="0"/>
            </w:pPr>
            <w:r w:rsidRPr="00123177">
              <w:t>Below CAN messages are observed</w:t>
            </w:r>
          </w:p>
          <w:p w14:paraId="366567F2" w14:textId="77777777" w:rsidR="00A55B53" w:rsidRPr="00123177" w:rsidRDefault="00A55B53" w:rsidP="00535342">
            <w:pPr>
              <w:pStyle w:val="TableText"/>
              <w:snapToGrid w:val="0"/>
            </w:pPr>
            <w:r w:rsidRPr="00123177">
              <w:t>NHVDCDCFault @  HVDCDC_Status1 is equal to 0x1 ("Level 0")</w:t>
            </w:r>
          </w:p>
          <w:p w14:paraId="6B518228" w14:textId="77777777" w:rsidR="00A55B53" w:rsidRPr="00123177" w:rsidRDefault="00A55B53" w:rsidP="00535342">
            <w:pPr>
              <w:pStyle w:val="TableText"/>
              <w:snapToGrid w:val="0"/>
            </w:pPr>
            <w:r w:rsidRPr="00123177">
              <w:t>NVHDCDCFaultID @  HVDCDC_Debug_PDU is equal to 0x10 (Over temperature fault on the high side) and this fault is raised after specified HVDCDC_CAL debounce time in msec when 400V detected temperature more than above HVDCDC_CAL specified temp range in degrees.</w:t>
            </w:r>
          </w:p>
          <w:p w14:paraId="30FB312B" w14:textId="77777777" w:rsidR="00A55B53" w:rsidRPr="00123177" w:rsidRDefault="00A55B53" w:rsidP="00535342">
            <w:pPr>
              <w:pStyle w:val="TableText"/>
              <w:snapToGrid w:val="0"/>
            </w:pPr>
            <w:r w:rsidRPr="00123177">
              <w:t>TVHDCDC3 @ HVDCDC_Status3 is greater than above HVDCDC_CAL specified temp range in degrees.</w:t>
            </w:r>
          </w:p>
        </w:tc>
      </w:tr>
      <w:tr w:rsidR="00A55B53" w:rsidRPr="00123177" w14:paraId="2FE4EC5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78DD45"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CD6693" w14:textId="77777777" w:rsidR="00A55B53" w:rsidRPr="00123177" w:rsidRDefault="00A55B53" w:rsidP="00535342">
            <w:pPr>
              <w:pStyle w:val="TableText"/>
              <w:snapToGrid w:val="0"/>
              <w:rPr>
                <w:rStyle w:val="normaltextrun"/>
              </w:rPr>
            </w:pPr>
            <w:r w:rsidRPr="00123177">
              <w:rPr>
                <w:rStyle w:val="normaltextrun"/>
              </w:rPr>
              <w:t>HVDCDC detects the 800V DC link over temperature and raise a level 0 fault after specified HVDCDC_CAL debounce time in msec.</w:t>
            </w:r>
          </w:p>
        </w:tc>
      </w:tr>
      <w:tr w:rsidR="00A55B53" w:rsidRPr="00123177" w14:paraId="380820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4AD43C"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D08D1" w14:textId="77777777" w:rsidR="00A55B53" w:rsidRPr="00123177" w:rsidRDefault="00A55B53" w:rsidP="00535342">
            <w:pPr>
              <w:pStyle w:val="TableText"/>
              <w:snapToGrid w:val="0"/>
            </w:pPr>
            <w:r w:rsidRPr="00123177">
              <w:t>No such mandatory fields are applicable.</w:t>
            </w:r>
          </w:p>
        </w:tc>
      </w:tr>
      <w:tr w:rsidR="00A55B53" w:rsidRPr="00123177" w14:paraId="55361FA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C282AB"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1B9BD6" w14:textId="77777777" w:rsidR="00A55B53" w:rsidRPr="00123177" w:rsidRDefault="00A55B53" w:rsidP="00535342">
            <w:pPr>
              <w:pStyle w:val="TableText"/>
              <w:snapToGrid w:val="0"/>
            </w:pPr>
            <w:r w:rsidRPr="00123177">
              <w:t>NHVDCDCStatus = 0, NHVDCDCStatusDebug = 0, NHVDCDCFault = 0.</w:t>
            </w:r>
          </w:p>
        </w:tc>
      </w:tr>
      <w:tr w:rsidR="00A55B53" w:rsidRPr="00123177" w14:paraId="063DC8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6A463C"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15251E"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1E99F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2F0C4F"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F7F7C9" w14:textId="77777777" w:rsidR="00A55B53" w:rsidRPr="00123177" w:rsidRDefault="00A55B53" w:rsidP="00535342">
            <w:pPr>
              <w:pStyle w:val="TableText"/>
              <w:snapToGrid w:val="0"/>
            </w:pPr>
            <w:r w:rsidRPr="00123177">
              <w:rPr>
                <w:szCs w:val="20"/>
              </w:rPr>
              <w:t>Valid range value is not required.</w:t>
            </w:r>
          </w:p>
        </w:tc>
      </w:tr>
      <w:tr w:rsidR="00A55B53" w:rsidRPr="00123177" w14:paraId="5819082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9DB383"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FC8222"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F31AF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5A83AD"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7A76F0"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9A81EC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147136"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48245E" w14:textId="77777777" w:rsidR="00A55B53" w:rsidRPr="00123177" w:rsidRDefault="00A55B53" w:rsidP="00535342">
            <w:pPr>
              <w:pStyle w:val="TableText"/>
            </w:pPr>
            <w:r w:rsidRPr="00123177">
              <w:rPr>
                <w:szCs w:val="20"/>
              </w:rPr>
              <w:t>Data rate is not applicable.</w:t>
            </w:r>
          </w:p>
        </w:tc>
      </w:tr>
      <w:tr w:rsidR="00A55B53" w:rsidRPr="00123177" w14:paraId="3BD220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1B2E449"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EC8C61"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DEEB33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27895A"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CD02BC" w14:textId="77777777" w:rsidR="00A55B53" w:rsidRPr="00123177" w:rsidRDefault="00A55B53" w:rsidP="00535342">
            <w:pPr>
              <w:pStyle w:val="TableText"/>
              <w:spacing w:line="259" w:lineRule="auto"/>
            </w:pPr>
            <w:r w:rsidRPr="00123177">
              <w:t>Valid range of Values is not applicable</w:t>
            </w:r>
          </w:p>
        </w:tc>
      </w:tr>
      <w:tr w:rsidR="00A55B53" w:rsidRPr="00123177" w14:paraId="2161CD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5F66A2" w14:textId="77777777" w:rsidR="00A55B53" w:rsidRPr="00123177" w:rsidRDefault="00A55B53" w:rsidP="00535342">
            <w:pPr>
              <w:pStyle w:val="TableText"/>
              <w:snapToGrid w:val="0"/>
            </w:pPr>
            <w:r w:rsidRPr="00123177">
              <w:lastRenderedPageBreak/>
              <w:t xml:space="preserve">Validation Rules/ </w:t>
            </w:r>
          </w:p>
          <w:p w14:paraId="4BF11A29"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85716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495C8CCE" w14:textId="77777777" w:rsidR="00A55B53" w:rsidRPr="00123177" w:rsidRDefault="00A55B53" w:rsidP="00535342">
            <w:pPr>
              <w:pStyle w:val="TableText"/>
              <w:snapToGrid w:val="0"/>
              <w:rPr>
                <w:rFonts w:eastAsia="Arial"/>
                <w:color w:val="000000" w:themeColor="text1"/>
              </w:rPr>
            </w:pPr>
          </w:p>
          <w:p w14:paraId="7E929592" w14:textId="77777777" w:rsidR="00A55B53" w:rsidRPr="00123177" w:rsidRDefault="00A55B53" w:rsidP="00535342">
            <w:pPr>
              <w:pStyle w:val="TableText"/>
              <w:snapToGrid w:val="0"/>
            </w:pPr>
            <w:r w:rsidRPr="00123177">
              <w:t>NHVDCDCFault @  HVDCDC_Status1 is equal to 0x1 ("Level 0")</w:t>
            </w:r>
          </w:p>
          <w:p w14:paraId="588100F7" w14:textId="77777777" w:rsidR="00A55B53" w:rsidRPr="00123177" w:rsidRDefault="00A55B53" w:rsidP="00535342">
            <w:pPr>
              <w:pStyle w:val="TableText"/>
              <w:snapToGrid w:val="0"/>
            </w:pPr>
            <w:r w:rsidRPr="00123177">
              <w:t>NVHDCDCFaultID @  HVDCDC_Debug_PDU is equal to 0x10 (Over temperature fault on the high side)</w:t>
            </w:r>
          </w:p>
          <w:p w14:paraId="680EF88B" w14:textId="77777777" w:rsidR="00A55B53" w:rsidRPr="00123177" w:rsidRDefault="00A55B53" w:rsidP="00535342">
            <w:pPr>
              <w:pStyle w:val="TableText"/>
              <w:snapToGrid w:val="0"/>
              <w:rPr>
                <w:i/>
                <w:iCs/>
              </w:rPr>
            </w:pPr>
            <w:r w:rsidRPr="00123177">
              <w:t>TVHDCDC3 @ HVDCDC_Status3 is greater than above HVDCDC_CAL specified temp range in degrees</w:t>
            </w:r>
          </w:p>
        </w:tc>
      </w:tr>
      <w:tr w:rsidR="00A55B53" w:rsidRPr="00123177" w14:paraId="0D0BCDB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083725"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86873" w14:textId="77777777" w:rsidR="00A55B53" w:rsidRPr="00123177" w:rsidRDefault="00A55B53" w:rsidP="00535342">
            <w:pPr>
              <w:pStyle w:val="TableText"/>
              <w:snapToGrid w:val="0"/>
            </w:pPr>
            <w:r w:rsidRPr="00123177">
              <w:rPr>
                <w:szCs w:val="20"/>
              </w:rPr>
              <w:t>Constraints is not applicable.</w:t>
            </w:r>
          </w:p>
        </w:tc>
      </w:tr>
      <w:tr w:rsidR="00A55B53" w:rsidRPr="00123177" w14:paraId="329394B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E0637D"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55831B" w14:textId="77777777" w:rsidR="00A55B53" w:rsidRPr="00123177" w:rsidRDefault="00A55B53" w:rsidP="00535342">
            <w:pPr>
              <w:pStyle w:val="TableText"/>
              <w:snapToGrid w:val="0"/>
            </w:pPr>
            <w:r w:rsidRPr="00123177">
              <w:rPr>
                <w:szCs w:val="20"/>
              </w:rPr>
              <w:t>No effects on other system</w:t>
            </w:r>
          </w:p>
        </w:tc>
      </w:tr>
      <w:tr w:rsidR="00A55B53" w:rsidRPr="00123177" w14:paraId="268107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BC7476" w14:textId="77777777" w:rsidR="00A55B53" w:rsidRPr="00123177" w:rsidRDefault="00A55B53" w:rsidP="00535342">
            <w:pPr>
              <w:pStyle w:val="TableText"/>
              <w:snapToGrid w:val="0"/>
            </w:pPr>
            <w:r w:rsidRPr="00123177">
              <w:t>Testability with respect to test environment</w:t>
            </w:r>
          </w:p>
          <w:p w14:paraId="72CCC01C" w14:textId="77777777" w:rsidR="00A55B53" w:rsidRPr="00123177" w:rsidRDefault="00A55B53" w:rsidP="00535342">
            <w:pPr>
              <w:pStyle w:val="TableText"/>
            </w:pPr>
            <w:r w:rsidRPr="00123177">
              <w:t>(Yes/No)</w:t>
            </w:r>
          </w:p>
          <w:p w14:paraId="33F2EBEE"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51E9BF" w14:textId="77777777" w:rsidR="00A55B53" w:rsidRPr="00123177" w:rsidRDefault="00A55B53" w:rsidP="00535342">
            <w:pPr>
              <w:pStyle w:val="TableText"/>
              <w:snapToGrid w:val="0"/>
            </w:pPr>
            <w:r w:rsidRPr="00123177">
              <w:t>YES</w:t>
            </w:r>
          </w:p>
        </w:tc>
      </w:tr>
      <w:tr w:rsidR="00A55B53" w:rsidRPr="00123177" w14:paraId="697A580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0A6FEE" w14:textId="77777777" w:rsidR="00A55B53" w:rsidRPr="00123177" w:rsidRDefault="00A55B53" w:rsidP="00535342">
            <w:pPr>
              <w:pStyle w:val="TableText"/>
              <w:snapToGrid w:val="0"/>
            </w:pPr>
            <w:r w:rsidRPr="00123177">
              <w:t>Feasible within project constraints</w:t>
            </w:r>
          </w:p>
          <w:p w14:paraId="0E74C58C" w14:textId="77777777" w:rsidR="00A55B53" w:rsidRPr="00123177" w:rsidRDefault="00A55B53" w:rsidP="00535342">
            <w:pPr>
              <w:pStyle w:val="TableText"/>
              <w:snapToGrid w:val="0"/>
            </w:pPr>
            <w:r w:rsidRPr="00123177">
              <w:t>(Yes/No)</w:t>
            </w:r>
          </w:p>
          <w:p w14:paraId="30CB354C"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C8693D" w14:textId="77777777" w:rsidR="00A55B53" w:rsidRPr="00123177" w:rsidRDefault="00A55B53" w:rsidP="00535342">
            <w:pPr>
              <w:pStyle w:val="TableText"/>
              <w:snapToGrid w:val="0"/>
            </w:pPr>
            <w:r w:rsidRPr="00123177">
              <w:t>YES</w:t>
            </w:r>
          </w:p>
        </w:tc>
      </w:tr>
      <w:tr w:rsidR="00A55B53" w:rsidRPr="00123177" w14:paraId="193FD32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90AD30" w14:textId="77777777" w:rsidR="00A55B53" w:rsidRPr="00123177" w:rsidRDefault="00A55B53" w:rsidP="00535342">
            <w:pPr>
              <w:pStyle w:val="TableText"/>
              <w:snapToGrid w:val="0"/>
            </w:pPr>
            <w:r w:rsidRPr="00123177">
              <w:t>Critical</w:t>
            </w:r>
          </w:p>
          <w:p w14:paraId="6A50C255"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3C240D" w14:textId="77777777" w:rsidR="00A55B53" w:rsidRPr="00123177" w:rsidRDefault="00A55B53" w:rsidP="00535342">
            <w:pPr>
              <w:pStyle w:val="TableText"/>
              <w:snapToGrid w:val="0"/>
            </w:pPr>
            <w:r w:rsidRPr="00123177">
              <w:t>YES</w:t>
            </w:r>
          </w:p>
        </w:tc>
      </w:tr>
      <w:tr w:rsidR="00A55B53" w:rsidRPr="00123177" w14:paraId="44310A1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943D22"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FA2383"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85DFD36" w14:textId="77777777" w:rsidR="00A55B53" w:rsidRPr="00123177" w:rsidRDefault="00A55B53" w:rsidP="00A55B53">
      <w:pPr>
        <w:rPr>
          <w:rFonts w:eastAsia="Arial"/>
          <w:szCs w:val="20"/>
        </w:rPr>
      </w:pPr>
    </w:p>
    <w:p w14:paraId="38C7D211" w14:textId="77777777" w:rsidR="00A55B53" w:rsidRPr="00123177" w:rsidRDefault="00A55B53" w:rsidP="00A55B53">
      <w:pPr>
        <w:rPr>
          <w:rFonts w:eastAsia="Arial"/>
          <w:szCs w:val="20"/>
        </w:rPr>
      </w:pPr>
    </w:p>
    <w:p w14:paraId="64D29AA9"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Style w:val="ui-provider"/>
          <w:sz w:val="20"/>
          <w:szCs w:val="20"/>
        </w:rPr>
        <w:t xml:space="preserve">detecting the over temperature of </w:t>
      </w:r>
      <w:r w:rsidRPr="00123177">
        <w:rPr>
          <w:rFonts w:eastAsia="Arial"/>
          <w:color w:val="000000" w:themeColor="text1"/>
          <w:sz w:val="20"/>
          <w:szCs w:val="20"/>
        </w:rPr>
        <w:t>Vicor</w:t>
      </w:r>
      <w:r w:rsidRPr="00123177">
        <w:rPr>
          <w:rFonts w:eastAsia="Arial"/>
          <w:color w:val="000000" w:themeColor="text1"/>
          <w:szCs w:val="20"/>
        </w:rPr>
        <w:t xml:space="preserve"> </w:t>
      </w:r>
      <w:r w:rsidRPr="00123177">
        <w:rPr>
          <w:rStyle w:val="ui-provider"/>
          <w:sz w:val="20"/>
          <w:szCs w:val="20"/>
        </w:rPr>
        <w:t>Temp measuring point</w:t>
      </w:r>
    </w:p>
    <w:p w14:paraId="7E841FFB"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3697D9C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2DCBD12D"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F2481E3" w14:textId="77777777" w:rsidR="00A55B53" w:rsidRPr="00123177" w:rsidRDefault="00A55B53" w:rsidP="00535342">
            <w:r w:rsidRPr="00123177">
              <w:rPr>
                <w:rFonts w:eastAsia="Arial"/>
                <w:b/>
                <w:bCs/>
                <w:color w:val="000000" w:themeColor="text1"/>
                <w:szCs w:val="20"/>
              </w:rPr>
              <w:t>Description</w:t>
            </w:r>
          </w:p>
        </w:tc>
      </w:tr>
      <w:tr w:rsidR="00A55B53" w:rsidRPr="00123177" w14:paraId="15A32A9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A8B5C85"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694C5B" w14:textId="77777777" w:rsidR="00A55B53" w:rsidRPr="00123177" w:rsidRDefault="00A55B53" w:rsidP="00535342">
            <w:r w:rsidRPr="00123177">
              <w:rPr>
                <w:rFonts w:eastAsia="Arial"/>
                <w:color w:val="000000" w:themeColor="text1"/>
              </w:rPr>
              <w:t>SWRS_Diag_51</w:t>
            </w:r>
          </w:p>
        </w:tc>
      </w:tr>
      <w:tr w:rsidR="00A55B53" w:rsidRPr="00123177" w14:paraId="05BC57F3"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FA562B5" w14:textId="77777777" w:rsidR="00A55B53" w:rsidRPr="00123177" w:rsidRDefault="00A55B53" w:rsidP="00535342">
            <w:pPr>
              <w:rPr>
                <w:rFonts w:eastAsia="Arial"/>
                <w:color w:val="000000" w:themeColor="text1"/>
              </w:rPr>
            </w:pPr>
            <w:r w:rsidRPr="00123177">
              <w:rPr>
                <w:rFonts w:eastAsia="Arial"/>
                <w:color w:val="000000" w:themeColor="text1"/>
              </w:rPr>
              <w:lastRenderedPageBreak/>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C885A7" w14:textId="77777777" w:rsidR="00A55B53" w:rsidRPr="00123177" w:rsidRDefault="00A55B53" w:rsidP="00535342">
            <w:pPr>
              <w:rPr>
                <w:rFonts w:eastAsia="Arial"/>
                <w:color w:val="000000" w:themeColor="text1"/>
              </w:rPr>
            </w:pPr>
            <w:r w:rsidRPr="00123177">
              <w:rPr>
                <w:szCs w:val="20"/>
              </w:rPr>
              <w:t>SDS-HVDCDC-307</w:t>
            </w:r>
          </w:p>
        </w:tc>
      </w:tr>
      <w:tr w:rsidR="00A55B53" w:rsidRPr="00123177" w14:paraId="7B9A7B28" w14:textId="77777777" w:rsidTr="00535342">
        <w:trPr>
          <w:trHeight w:val="373"/>
        </w:trPr>
        <w:tc>
          <w:tcPr>
            <w:tcW w:w="1363" w:type="dxa"/>
            <w:tcBorders>
              <w:top w:val="single" w:sz="8" w:space="0" w:color="000000" w:themeColor="text1"/>
              <w:left w:val="single" w:sz="8" w:space="0" w:color="000000" w:themeColor="text1"/>
              <w:bottom w:val="single" w:sz="8" w:space="0" w:color="000000" w:themeColor="text1"/>
              <w:right w:val="nil"/>
            </w:tcBorders>
          </w:tcPr>
          <w:p w14:paraId="2586B78E"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3C97DB" w14:textId="77777777" w:rsidR="00A55B53" w:rsidRPr="00123177" w:rsidRDefault="00A55B53" w:rsidP="00535342">
            <w:pPr>
              <w:rPr>
                <w:rFonts w:eastAsia="Arial"/>
                <w:color w:val="000000" w:themeColor="text1"/>
              </w:rPr>
            </w:pPr>
            <w:r w:rsidRPr="00123177">
              <w:t>Pre C-Sample/PF3.0 Phase-2</w:t>
            </w:r>
          </w:p>
        </w:tc>
      </w:tr>
      <w:tr w:rsidR="00A55B53" w:rsidRPr="00123177" w14:paraId="188C8D41"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70739C1F"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39555D" w14:textId="77777777" w:rsidR="00A55B53" w:rsidRPr="00123177" w:rsidRDefault="00A55B53" w:rsidP="00535342">
            <w:pPr>
              <w:spacing w:line="259" w:lineRule="auto"/>
              <w:rPr>
                <w:rFonts w:eastAsia="Arial"/>
                <w:szCs w:val="20"/>
              </w:rPr>
            </w:pPr>
            <w:r w:rsidRPr="00123177">
              <w:rPr>
                <w:rFonts w:eastAsia="Arial"/>
                <w:color w:val="000000" w:themeColor="text1"/>
                <w:szCs w:val="20"/>
              </w:rPr>
              <w:t>The HVDCDC shall detect the over temperature of Vicor Temp measuring point and raise a level 0 fault.</w:t>
            </w:r>
          </w:p>
        </w:tc>
      </w:tr>
      <w:tr w:rsidR="00A55B53" w:rsidRPr="00123177" w14:paraId="4B3EC13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313C07E"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CC7F5D" w14:textId="77777777" w:rsidR="00A55B53" w:rsidRPr="00123177" w:rsidRDefault="00A55B53" w:rsidP="00535342">
            <w:r w:rsidRPr="00123177">
              <w:rPr>
                <w:rFonts w:eastAsia="Arial"/>
              </w:rPr>
              <w:t>No Such derived requirement is applicable.</w:t>
            </w:r>
          </w:p>
        </w:tc>
      </w:tr>
      <w:tr w:rsidR="00A55B53" w:rsidRPr="00123177" w14:paraId="098B755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18832A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0CF7C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346B8A7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620C2AD"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D9324C"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30848A5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AADC35"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CE97D9" w14:textId="77777777" w:rsidR="00A55B53" w:rsidRPr="00123177" w:rsidRDefault="00A55B53" w:rsidP="00535342">
            <w:pPr>
              <w:spacing w:line="259" w:lineRule="auto"/>
            </w:pPr>
            <w:r w:rsidRPr="00123177">
              <w:rPr>
                <w:rFonts w:eastAsia="Arial"/>
                <w:color w:val="000000" w:themeColor="text1"/>
                <w:szCs w:val="20"/>
              </w:rPr>
              <w:t xml:space="preserve">VICOR low side shall detect temperature more than </w:t>
            </w:r>
            <w:r w:rsidRPr="00123177">
              <w:rPr>
                <w:szCs w:val="20"/>
              </w:rPr>
              <w:t>above HVDCDC_CAL specified temp range (lower limit) in degree.</w:t>
            </w:r>
            <w:r w:rsidRPr="00123177">
              <w:t xml:space="preserve"> </w:t>
            </w:r>
          </w:p>
          <w:p w14:paraId="4DA43B52" w14:textId="77777777" w:rsidR="00A55B53" w:rsidRPr="00123177" w:rsidRDefault="00A55B53" w:rsidP="00535342">
            <w:pPr>
              <w:spacing w:line="259" w:lineRule="auto"/>
              <w:rPr>
                <w:rFonts w:eastAsia="Arial"/>
                <w:color w:val="000000" w:themeColor="text1"/>
                <w:szCs w:val="20"/>
              </w:rPr>
            </w:pPr>
          </w:p>
        </w:tc>
      </w:tr>
      <w:tr w:rsidR="00A55B53" w:rsidRPr="00123177" w14:paraId="241A9A0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BAEA83"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C3A06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NHVDCDCFault @  HVDCDC_Status1 shall equal to 0x1 ("Level 0")</w:t>
            </w:r>
          </w:p>
          <w:p w14:paraId="53EE1A3D" w14:textId="77777777" w:rsidR="00A55B53" w:rsidRPr="00123177" w:rsidRDefault="00A55B53" w:rsidP="00535342">
            <w:pPr>
              <w:spacing w:line="259" w:lineRule="auto"/>
              <w:rPr>
                <w:rFonts w:eastAsia="Arial"/>
                <w:color w:val="000000" w:themeColor="text1"/>
                <w:szCs w:val="20"/>
              </w:rPr>
            </w:pPr>
          </w:p>
          <w:p w14:paraId="7071692E" w14:textId="77777777" w:rsidR="00A55B53" w:rsidRPr="00123177" w:rsidRDefault="00A55B53" w:rsidP="00535342">
            <w:pPr>
              <w:spacing w:line="259" w:lineRule="auto"/>
              <w:rPr>
                <w:szCs w:val="20"/>
              </w:rPr>
            </w:pPr>
            <w:r w:rsidRPr="00123177">
              <w:rPr>
                <w:rFonts w:eastAsia="Arial"/>
                <w:color w:val="000000" w:themeColor="text1"/>
                <w:szCs w:val="20"/>
              </w:rPr>
              <w:t xml:space="preserve">2. NHVDCDCFaultID @ HVDCDC_Debug_PDU shall equal to 0x7  ("Over temperature fault on VICOR low side") and this fault shall be raised after </w:t>
            </w:r>
            <w:r w:rsidRPr="00123177">
              <w:rPr>
                <w:szCs w:val="20"/>
              </w:rPr>
              <w:t>specified HVDCDC_CAL debounce time</w:t>
            </w:r>
            <w:r w:rsidRPr="00123177">
              <w:rPr>
                <w:rFonts w:eastAsia="Arial"/>
                <w:color w:val="000000" w:themeColor="text1"/>
                <w:szCs w:val="20"/>
              </w:rPr>
              <w:t xml:space="preserve"> when the VICOR local sensor detects temperature more than </w:t>
            </w:r>
            <w:r w:rsidRPr="00123177">
              <w:rPr>
                <w:szCs w:val="20"/>
              </w:rPr>
              <w:t>HVDCDC_CAL specified temp range in degree</w:t>
            </w:r>
          </w:p>
          <w:p w14:paraId="49DCED71" w14:textId="77777777" w:rsidR="00A55B53" w:rsidRPr="00123177" w:rsidRDefault="00A55B53" w:rsidP="00535342">
            <w:pPr>
              <w:spacing w:line="259" w:lineRule="auto"/>
              <w:rPr>
                <w:szCs w:val="20"/>
              </w:rPr>
            </w:pPr>
          </w:p>
          <w:p w14:paraId="3B8DD8E6"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3. TVHDCDC4 @ HVDCDC_Status3 shall greater than </w:t>
            </w:r>
            <w:r w:rsidRPr="00123177">
              <w:rPr>
                <w:szCs w:val="20"/>
              </w:rPr>
              <w:t>HVDCDC_CAL specified temp range in degree</w:t>
            </w:r>
            <w:r w:rsidRPr="00123177">
              <w:rPr>
                <w:rFonts w:eastAsia="Arial"/>
                <w:color w:val="000000" w:themeColor="text1"/>
                <w:szCs w:val="20"/>
              </w:rPr>
              <w:t>.</w:t>
            </w:r>
          </w:p>
          <w:p w14:paraId="4BC6C905" w14:textId="77777777" w:rsidR="00A55B53" w:rsidRPr="00123177" w:rsidRDefault="00A55B53" w:rsidP="00535342">
            <w:pPr>
              <w:spacing w:line="259" w:lineRule="auto"/>
              <w:rPr>
                <w:rFonts w:eastAsia="Arial"/>
                <w:color w:val="000000" w:themeColor="text1"/>
                <w:szCs w:val="20"/>
              </w:rPr>
            </w:pPr>
          </w:p>
        </w:tc>
      </w:tr>
      <w:tr w:rsidR="00A55B53" w:rsidRPr="00123177" w14:paraId="2EA2285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B932CB9"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27818F"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Verify that the HVDCDC application raises a level 0 fault of VICOR over-temperature after </w:t>
            </w:r>
            <w:r w:rsidRPr="00123177">
              <w:rPr>
                <w:szCs w:val="20"/>
              </w:rPr>
              <w:t>specified HVDCDC_CAL debounce time</w:t>
            </w:r>
            <w:r w:rsidRPr="00123177">
              <w:rPr>
                <w:rFonts w:eastAsia="Arial"/>
                <w:color w:val="000000" w:themeColor="text1"/>
                <w:szCs w:val="20"/>
              </w:rPr>
              <w:t xml:space="preserve"> when the modeled temperature(s) of the power module's internal critical temperature</w:t>
            </w:r>
          </w:p>
        </w:tc>
      </w:tr>
      <w:tr w:rsidR="00A55B53" w:rsidRPr="00123177" w14:paraId="51967D1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DF144FB"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F00256" w14:textId="77777777" w:rsidR="00A55B53" w:rsidRPr="00123177" w:rsidRDefault="00A55B53" w:rsidP="00535342">
            <w:pPr>
              <w:spacing w:line="259" w:lineRule="auto"/>
              <w:rPr>
                <w:rFonts w:eastAsia="Arial"/>
                <w:color w:val="000000" w:themeColor="text1"/>
                <w:szCs w:val="20"/>
              </w:rPr>
            </w:pPr>
            <w:r w:rsidRPr="00123177">
              <w:t>No such mandatory fields is applicable</w:t>
            </w:r>
          </w:p>
        </w:tc>
      </w:tr>
      <w:tr w:rsidR="00A55B53" w:rsidRPr="00123177" w14:paraId="3D78475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4927F5"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8EA49E"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The HVDCDC application shall be in HV_ON state, the value of CAN signal HVDCDCStatus @ HVDCDC_Status1 shall equal to 0x1 ("Normal"), and signal NHVDCDCStatusDebug @ HVDCDC_Debug shall equal to 0x6 ("Normal ").</w:t>
            </w:r>
          </w:p>
          <w:p w14:paraId="254E073C"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2. No fault shall be raised, Value of CAN signal NHVDCDCFault @ HVDCDC_Status1 shall equal to 0</w:t>
            </w:r>
          </w:p>
        </w:tc>
      </w:tr>
      <w:tr w:rsidR="00A55B53" w:rsidRPr="00123177" w14:paraId="566D76F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5687F6"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AAC5A6" w14:textId="77777777" w:rsidR="00A55B53" w:rsidRPr="00123177" w:rsidRDefault="00A55B53" w:rsidP="00535342">
            <w:pPr>
              <w:spacing w:line="259" w:lineRule="auto"/>
              <w:rPr>
                <w:rFonts w:eastAsia="Arial"/>
                <w:color w:val="000000" w:themeColor="text1"/>
                <w:szCs w:val="20"/>
              </w:rPr>
            </w:pPr>
            <w:r w:rsidRPr="00123177">
              <w:rPr>
                <w:szCs w:val="20"/>
              </w:rPr>
              <w:t>Default values shall be applicable with respect to Pre-Loaded Values</w:t>
            </w:r>
          </w:p>
        </w:tc>
      </w:tr>
      <w:tr w:rsidR="00A55B53" w:rsidRPr="00123177" w14:paraId="1DE6E1F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07A3075"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A1D7F7" w14:textId="77777777" w:rsidR="00A55B53" w:rsidRPr="00123177" w:rsidRDefault="00A55B53" w:rsidP="00535342">
            <w:pPr>
              <w:spacing w:line="259" w:lineRule="auto"/>
              <w:rPr>
                <w:rFonts w:eastAsia="Arial"/>
                <w:color w:val="000000" w:themeColor="text1"/>
                <w:szCs w:val="20"/>
              </w:rPr>
            </w:pPr>
            <w:r w:rsidRPr="00123177">
              <w:rPr>
                <w:szCs w:val="20"/>
              </w:rPr>
              <w:t xml:space="preserve">Valid range value is not required. </w:t>
            </w:r>
          </w:p>
        </w:tc>
      </w:tr>
      <w:tr w:rsidR="00A55B53" w:rsidRPr="00123177" w14:paraId="3231893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D76B1C5"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8E9688" w14:textId="77777777" w:rsidR="00A55B53" w:rsidRPr="00123177" w:rsidRDefault="00A55B53" w:rsidP="00535342">
            <w:pPr>
              <w:spacing w:line="259" w:lineRule="auto"/>
              <w:rPr>
                <w:rFonts w:eastAsia="Arial"/>
                <w:color w:val="000000" w:themeColor="text1"/>
                <w:szCs w:val="20"/>
              </w:rPr>
            </w:pPr>
            <w:r w:rsidRPr="00123177">
              <w:rPr>
                <w:szCs w:val="20"/>
              </w:rPr>
              <w:t>Data latency period is not applicable</w:t>
            </w:r>
          </w:p>
        </w:tc>
      </w:tr>
      <w:tr w:rsidR="00A55B53" w:rsidRPr="00123177" w14:paraId="0AB73FD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169EA75"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545E6C" w14:textId="77777777" w:rsidR="00A55B53" w:rsidRPr="00123177" w:rsidRDefault="00A55B53" w:rsidP="00535342">
            <w:pPr>
              <w:spacing w:line="259" w:lineRule="auto"/>
              <w:rPr>
                <w:rFonts w:eastAsia="Arial"/>
                <w:color w:val="000000" w:themeColor="text1"/>
                <w:szCs w:val="20"/>
              </w:rPr>
            </w:pPr>
            <w:r w:rsidRPr="00123177">
              <w:rPr>
                <w:szCs w:val="20"/>
              </w:rPr>
              <w:t>Data Retention period is not applicable.</w:t>
            </w:r>
          </w:p>
        </w:tc>
      </w:tr>
      <w:tr w:rsidR="00A55B53" w:rsidRPr="00123177" w14:paraId="3BF72C6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19A09B" w14:textId="77777777" w:rsidR="00A55B53" w:rsidRPr="00123177" w:rsidRDefault="00A55B53" w:rsidP="00535342">
            <w:r w:rsidRPr="00123177">
              <w:rPr>
                <w:rFonts w:eastAsia="Arial"/>
                <w:color w:val="000000" w:themeColor="text1"/>
                <w:szCs w:val="20"/>
              </w:rPr>
              <w:lastRenderedPageBreak/>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33314C" w14:textId="77777777" w:rsidR="00A55B53" w:rsidRPr="00123177" w:rsidRDefault="00A55B53" w:rsidP="00535342">
            <w:pPr>
              <w:spacing w:line="259" w:lineRule="auto"/>
              <w:rPr>
                <w:rFonts w:eastAsia="Arial"/>
                <w:color w:val="000000" w:themeColor="text1"/>
                <w:szCs w:val="20"/>
              </w:rPr>
            </w:pPr>
            <w:r w:rsidRPr="00123177">
              <w:rPr>
                <w:szCs w:val="20"/>
              </w:rPr>
              <w:t>Data rate is not applicable.</w:t>
            </w:r>
          </w:p>
        </w:tc>
      </w:tr>
      <w:tr w:rsidR="00A55B53" w:rsidRPr="00123177" w14:paraId="58FD33B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46ED4DE"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E908A2"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0B2DED5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4B535D2"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DE59F5" w14:textId="77777777" w:rsidR="00A55B53" w:rsidRPr="00123177" w:rsidRDefault="00A55B53" w:rsidP="00535342">
            <w:pPr>
              <w:spacing w:line="259" w:lineRule="auto"/>
              <w:rPr>
                <w:rFonts w:eastAsia="Arial"/>
                <w:color w:val="000000" w:themeColor="text1"/>
                <w:szCs w:val="20"/>
              </w:rPr>
            </w:pPr>
            <w:r w:rsidRPr="00123177">
              <w:rPr>
                <w:szCs w:val="20"/>
              </w:rPr>
              <w:t>Temporal event is not applicable.</w:t>
            </w:r>
          </w:p>
        </w:tc>
      </w:tr>
      <w:tr w:rsidR="00A55B53" w:rsidRPr="00123177" w14:paraId="0C9E97F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BF6D434" w14:textId="77777777" w:rsidR="00A55B53" w:rsidRPr="00123177" w:rsidRDefault="00A55B53" w:rsidP="00535342">
            <w:r w:rsidRPr="00123177">
              <w:rPr>
                <w:rFonts w:eastAsia="Arial"/>
                <w:color w:val="000000" w:themeColor="text1"/>
                <w:szCs w:val="20"/>
              </w:rPr>
              <w:t xml:space="preserve">Validation Rules/ </w:t>
            </w:r>
          </w:p>
          <w:p w14:paraId="4737D889"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7ACD2C"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Verify the CAN messages and CAN signal mentioned in input and out section on CANalyzer Tool.</w:t>
            </w:r>
          </w:p>
          <w:p w14:paraId="361DDCD0"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w:t>
            </w:r>
          </w:p>
          <w:p w14:paraId="32ACEA82"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NHVDCDCFault @  HVDCDC_Status1 shall equal to 0x1 ("Level 0")</w:t>
            </w:r>
          </w:p>
          <w:p w14:paraId="2EAD59F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2. NHVDCDCFaultID @ HVDCDC_Debug_PDU shall equal to 0x7  ("Over temperature fault on VICOR low side")</w:t>
            </w:r>
          </w:p>
          <w:p w14:paraId="4B6213CE"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3. TVHDCDC4 @ HVDCDC_Status3 shall greater than above HVDCDC_CAL specified temp range in degrees.</w:t>
            </w:r>
          </w:p>
        </w:tc>
      </w:tr>
      <w:tr w:rsidR="00A55B53" w:rsidRPr="00123177" w14:paraId="65E83D1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386ED7"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0109F7" w14:textId="77777777" w:rsidR="00A55B53" w:rsidRPr="00123177" w:rsidRDefault="00A55B53" w:rsidP="00535342">
            <w:pPr>
              <w:spacing w:line="259" w:lineRule="auto"/>
              <w:rPr>
                <w:rFonts w:eastAsia="Arial"/>
                <w:color w:val="000000" w:themeColor="text1"/>
                <w:szCs w:val="20"/>
              </w:rPr>
            </w:pPr>
            <w:r w:rsidRPr="00123177">
              <w:rPr>
                <w:szCs w:val="20"/>
              </w:rPr>
              <w:t>Constraints is not applicable.</w:t>
            </w:r>
          </w:p>
        </w:tc>
      </w:tr>
      <w:tr w:rsidR="00A55B53" w:rsidRPr="00123177" w14:paraId="02DB4A2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97C9F02"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ECC8AC" w14:textId="77777777" w:rsidR="00A55B53" w:rsidRPr="00123177" w:rsidRDefault="00A55B53" w:rsidP="00535342">
            <w:pPr>
              <w:spacing w:line="259" w:lineRule="auto"/>
              <w:rPr>
                <w:rFonts w:eastAsia="Arial"/>
                <w:color w:val="000000" w:themeColor="text1"/>
                <w:szCs w:val="20"/>
              </w:rPr>
            </w:pPr>
            <w:r w:rsidRPr="00123177">
              <w:rPr>
                <w:szCs w:val="20"/>
              </w:rPr>
              <w:t>No effects on other system</w:t>
            </w:r>
          </w:p>
        </w:tc>
      </w:tr>
      <w:tr w:rsidR="00A55B53" w:rsidRPr="00123177" w14:paraId="5395BA4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1B766B9" w14:textId="77777777" w:rsidR="00A55B53" w:rsidRPr="00123177" w:rsidRDefault="00A55B53" w:rsidP="00535342">
            <w:r w:rsidRPr="00123177">
              <w:rPr>
                <w:rFonts w:eastAsia="Arial"/>
                <w:color w:val="000000" w:themeColor="text1"/>
                <w:szCs w:val="20"/>
              </w:rPr>
              <w:t>Testability with respect to test environment</w:t>
            </w:r>
          </w:p>
          <w:p w14:paraId="63EC8A6B" w14:textId="77777777" w:rsidR="00A55B53" w:rsidRPr="00123177" w:rsidRDefault="00A55B53" w:rsidP="00535342">
            <w:r w:rsidRPr="00123177">
              <w:rPr>
                <w:rFonts w:eastAsia="Arial"/>
                <w:color w:val="000000" w:themeColor="text1"/>
                <w:szCs w:val="20"/>
              </w:rPr>
              <w:t>(Yes/No)</w:t>
            </w:r>
          </w:p>
          <w:p w14:paraId="04871918"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DA689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YES</w:t>
            </w:r>
          </w:p>
          <w:p w14:paraId="4EEC2008" w14:textId="77777777" w:rsidR="00A55B53" w:rsidRPr="00123177" w:rsidRDefault="00A55B53" w:rsidP="00535342">
            <w:pPr>
              <w:spacing w:line="259" w:lineRule="auto"/>
              <w:rPr>
                <w:rFonts w:eastAsia="Arial"/>
                <w:color w:val="000000" w:themeColor="text1"/>
                <w:szCs w:val="20"/>
              </w:rPr>
            </w:pPr>
          </w:p>
        </w:tc>
      </w:tr>
      <w:tr w:rsidR="00A55B53" w:rsidRPr="00123177" w14:paraId="6AB2F2D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21935A7" w14:textId="77777777" w:rsidR="00A55B53" w:rsidRPr="00123177" w:rsidRDefault="00A55B53" w:rsidP="00535342">
            <w:r w:rsidRPr="00123177">
              <w:rPr>
                <w:rFonts w:eastAsia="Arial"/>
                <w:color w:val="000000" w:themeColor="text1"/>
                <w:szCs w:val="20"/>
              </w:rPr>
              <w:t>Feasible within project constraints</w:t>
            </w:r>
          </w:p>
          <w:p w14:paraId="0C2C100D" w14:textId="77777777" w:rsidR="00A55B53" w:rsidRPr="00123177" w:rsidRDefault="00A55B53" w:rsidP="00535342">
            <w:r w:rsidRPr="00123177">
              <w:rPr>
                <w:rFonts w:eastAsia="Arial"/>
                <w:color w:val="000000" w:themeColor="text1"/>
                <w:szCs w:val="20"/>
              </w:rPr>
              <w:t>(Yes/No)</w:t>
            </w:r>
          </w:p>
          <w:p w14:paraId="11708809"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1F756C" w14:textId="77777777" w:rsidR="00A55B53" w:rsidRPr="00123177" w:rsidRDefault="00A55B53" w:rsidP="00535342">
            <w:pPr>
              <w:pStyle w:val="TableText"/>
              <w:snapToGrid w:val="0"/>
            </w:pPr>
            <w:r w:rsidRPr="00123177">
              <w:t>YES</w:t>
            </w:r>
          </w:p>
          <w:p w14:paraId="42E873E5" w14:textId="77777777" w:rsidR="00A55B53" w:rsidRPr="00123177" w:rsidRDefault="00A55B53" w:rsidP="00535342"/>
        </w:tc>
      </w:tr>
      <w:tr w:rsidR="00A55B53" w:rsidRPr="00123177" w14:paraId="09B6604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1B8D27" w14:textId="77777777" w:rsidR="00A55B53" w:rsidRPr="00123177" w:rsidRDefault="00A55B53" w:rsidP="00535342">
            <w:r w:rsidRPr="00123177">
              <w:rPr>
                <w:rFonts w:eastAsia="Arial"/>
                <w:color w:val="000000" w:themeColor="text1"/>
                <w:szCs w:val="20"/>
              </w:rPr>
              <w:lastRenderedPageBreak/>
              <w:t>Critical</w:t>
            </w:r>
          </w:p>
          <w:p w14:paraId="320309F4"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A1A7FD" w14:textId="77777777" w:rsidR="00A55B53" w:rsidRPr="00123177" w:rsidRDefault="00A55B53" w:rsidP="00535342">
            <w:r w:rsidRPr="00123177">
              <w:t>YES</w:t>
            </w:r>
          </w:p>
        </w:tc>
      </w:tr>
      <w:tr w:rsidR="00A55B53" w:rsidRPr="00123177" w14:paraId="58FAEE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498C662"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FF6CB9" w14:textId="77777777" w:rsidR="00A55B53" w:rsidRPr="00123177" w:rsidRDefault="00A55B53" w:rsidP="00535342">
            <w:r w:rsidRPr="00123177">
              <w:t>Acceptance Criteria for this requirement should be as per SECTION-6 ACCEPTANCE CRITERIA</w:t>
            </w:r>
          </w:p>
        </w:tc>
      </w:tr>
    </w:tbl>
    <w:p w14:paraId="2D919B3C" w14:textId="77777777" w:rsidR="00A55B53" w:rsidRPr="00123177" w:rsidRDefault="00A55B53" w:rsidP="00A55B53">
      <w:pPr>
        <w:rPr>
          <w:rFonts w:eastAsia="Arial"/>
          <w:szCs w:val="20"/>
        </w:rPr>
      </w:pPr>
    </w:p>
    <w:p w14:paraId="45FD0BD0" w14:textId="77777777" w:rsidR="00A55B53" w:rsidRPr="00123177" w:rsidRDefault="00A55B53" w:rsidP="00A55B53">
      <w:pPr>
        <w:rPr>
          <w:rFonts w:eastAsia="Arial"/>
          <w:szCs w:val="20"/>
        </w:rPr>
      </w:pPr>
    </w:p>
    <w:p w14:paraId="17BAFB30"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477F40D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B4324FE" w14:textId="77777777" w:rsidR="00A55B53" w:rsidRPr="00123177" w:rsidRDefault="00A55B53" w:rsidP="00535342">
            <w:pPr>
              <w:rPr>
                <w:strike/>
              </w:rPr>
            </w:pPr>
            <w:r w:rsidRPr="00123177">
              <w:rPr>
                <w:rFonts w:eastAsia="Arial"/>
                <w:b/>
                <w:bCs/>
                <w:strike/>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9EF2C31" w14:textId="77777777" w:rsidR="00A55B53" w:rsidRPr="00123177" w:rsidRDefault="00A55B53" w:rsidP="00535342">
            <w:pPr>
              <w:rPr>
                <w:strike/>
              </w:rPr>
            </w:pPr>
            <w:r w:rsidRPr="00123177">
              <w:rPr>
                <w:rFonts w:eastAsia="Arial"/>
                <w:b/>
                <w:bCs/>
                <w:strike/>
                <w:color w:val="000000" w:themeColor="text1"/>
                <w:szCs w:val="20"/>
              </w:rPr>
              <w:t>Description</w:t>
            </w:r>
          </w:p>
        </w:tc>
      </w:tr>
      <w:tr w:rsidR="00A55B53" w:rsidRPr="00123177" w14:paraId="31CD73CA"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7E69D24" w14:textId="77777777" w:rsidR="00A55B53" w:rsidRPr="00123177" w:rsidRDefault="00A55B53" w:rsidP="00535342">
            <w:pPr>
              <w:rPr>
                <w:strike/>
              </w:rPr>
            </w:pPr>
            <w:r w:rsidRPr="00123177">
              <w:rPr>
                <w:rFonts w:eastAsia="Arial"/>
                <w:strike/>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275AA6" w14:textId="77777777" w:rsidR="00A55B53" w:rsidRPr="00123177" w:rsidRDefault="00A55B53" w:rsidP="00535342">
            <w:pPr>
              <w:rPr>
                <w:strike/>
              </w:rPr>
            </w:pPr>
            <w:r w:rsidRPr="00123177">
              <w:rPr>
                <w:rFonts w:eastAsia="Arial"/>
                <w:strike/>
                <w:color w:val="000000" w:themeColor="text1"/>
              </w:rPr>
              <w:t>SWRS_Diag_510</w:t>
            </w:r>
          </w:p>
        </w:tc>
      </w:tr>
      <w:tr w:rsidR="00A55B53" w:rsidRPr="00123177" w14:paraId="7A943500"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1DFCBEC" w14:textId="77777777" w:rsidR="00A55B53" w:rsidRPr="00123177" w:rsidRDefault="00A55B53" w:rsidP="00535342">
            <w:pPr>
              <w:rPr>
                <w:rFonts w:eastAsia="Arial"/>
                <w:strike/>
                <w:color w:val="000000" w:themeColor="text1"/>
              </w:rPr>
            </w:pPr>
            <w:r w:rsidRPr="00123177">
              <w:rPr>
                <w:rFonts w:eastAsia="Arial"/>
                <w:strike/>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9EF7C5" w14:textId="77777777" w:rsidR="00A55B53" w:rsidRPr="00123177" w:rsidRDefault="00A55B53" w:rsidP="00535342">
            <w:pPr>
              <w:rPr>
                <w:rFonts w:eastAsia="Arial"/>
                <w:strike/>
                <w:color w:val="000000" w:themeColor="text1"/>
              </w:rPr>
            </w:pPr>
            <w:r w:rsidRPr="00123177">
              <w:rPr>
                <w:strike/>
                <w:szCs w:val="20"/>
              </w:rPr>
              <w:t>SDS-</w:t>
            </w:r>
            <w:commentRangeStart w:id="179"/>
            <w:commentRangeStart w:id="180"/>
            <w:r w:rsidRPr="00123177">
              <w:rPr>
                <w:strike/>
                <w:szCs w:val="20"/>
              </w:rPr>
              <w:t>HVDCDC</w:t>
            </w:r>
            <w:commentRangeEnd w:id="179"/>
            <w:r w:rsidRPr="00123177">
              <w:rPr>
                <w:rStyle w:val="CommentReference"/>
                <w:strike/>
                <w:sz w:val="24"/>
                <w:szCs w:val="20"/>
              </w:rPr>
              <w:commentReference w:id="179"/>
            </w:r>
            <w:commentRangeEnd w:id="180"/>
            <w:r w:rsidRPr="00123177">
              <w:rPr>
                <w:rStyle w:val="CommentReference"/>
                <w:strike/>
                <w:sz w:val="24"/>
                <w:szCs w:val="20"/>
              </w:rPr>
              <w:commentReference w:id="180"/>
            </w:r>
            <w:r w:rsidRPr="00123177">
              <w:rPr>
                <w:strike/>
                <w:szCs w:val="20"/>
              </w:rPr>
              <w:t>-211 (This requirement is obsolete as per JIRA HA-169)</w:t>
            </w:r>
          </w:p>
        </w:tc>
      </w:tr>
      <w:tr w:rsidR="00A55B53" w:rsidRPr="00123177" w14:paraId="02CDEB45" w14:textId="77777777" w:rsidTr="00535342">
        <w:trPr>
          <w:trHeight w:val="373"/>
        </w:trPr>
        <w:tc>
          <w:tcPr>
            <w:tcW w:w="1363" w:type="dxa"/>
            <w:tcBorders>
              <w:top w:val="single" w:sz="8" w:space="0" w:color="000000" w:themeColor="text1"/>
              <w:left w:val="single" w:sz="8" w:space="0" w:color="000000" w:themeColor="text1"/>
              <w:bottom w:val="single" w:sz="8" w:space="0" w:color="000000" w:themeColor="text1"/>
              <w:right w:val="nil"/>
            </w:tcBorders>
          </w:tcPr>
          <w:p w14:paraId="22C24BB2" w14:textId="77777777" w:rsidR="00A55B53" w:rsidRPr="00123177" w:rsidRDefault="00A55B53" w:rsidP="00535342">
            <w:pPr>
              <w:rPr>
                <w:rFonts w:eastAsia="Arial"/>
                <w:strike/>
                <w:color w:val="000000" w:themeColor="text1"/>
              </w:rPr>
            </w:pPr>
            <w:r w:rsidRPr="00123177">
              <w:rPr>
                <w:strike/>
              </w:rPr>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DEA789" w14:textId="77777777" w:rsidR="00A55B53" w:rsidRPr="00123177" w:rsidRDefault="00A55B53" w:rsidP="00535342">
            <w:pPr>
              <w:rPr>
                <w:rFonts w:eastAsia="Arial"/>
                <w:strike/>
                <w:color w:val="000000" w:themeColor="text1"/>
              </w:rPr>
            </w:pPr>
            <w:r w:rsidRPr="00123177">
              <w:rPr>
                <w:strike/>
              </w:rPr>
              <w:t>Pre C-Sample/PF3.0 Phase-2</w:t>
            </w:r>
          </w:p>
        </w:tc>
      </w:tr>
      <w:tr w:rsidR="00A55B53" w:rsidRPr="00123177" w14:paraId="56FA076B"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30C767E5" w14:textId="77777777" w:rsidR="00A55B53" w:rsidRPr="00123177" w:rsidRDefault="00A55B53" w:rsidP="00535342">
            <w:pPr>
              <w:rPr>
                <w:strike/>
              </w:rPr>
            </w:pPr>
            <w:r w:rsidRPr="00123177">
              <w:rPr>
                <w:rFonts w:eastAsia="Arial"/>
                <w:strike/>
                <w:color w:val="000000" w:themeColor="text1"/>
                <w:szCs w:val="20"/>
              </w:rPr>
              <w:t>Purpose</w:t>
            </w:r>
            <w:r w:rsidRPr="00123177">
              <w:rPr>
                <w:rFonts w:eastAsia="Arial"/>
                <w:strike/>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E98E03" w14:textId="77777777" w:rsidR="00A55B53" w:rsidRPr="00123177" w:rsidRDefault="00A55B53" w:rsidP="00535342">
            <w:pPr>
              <w:spacing w:line="259" w:lineRule="auto"/>
              <w:rPr>
                <w:rFonts w:eastAsia="Arial"/>
                <w:strike/>
                <w:szCs w:val="20"/>
              </w:rPr>
            </w:pPr>
            <w:r w:rsidRPr="00123177">
              <w:rPr>
                <w:rFonts w:eastAsia="Arial"/>
                <w:strike/>
                <w:color w:val="000000" w:themeColor="text1"/>
                <w:szCs w:val="20"/>
              </w:rPr>
              <w:t xml:space="preserve">The HVDCDC shall raise a level 0 fault if the modelled temperature(s) of the </w:t>
            </w:r>
            <w:commentRangeStart w:id="181"/>
            <w:commentRangeStart w:id="182"/>
            <w:r w:rsidRPr="00123177">
              <w:rPr>
                <w:rFonts w:eastAsia="Arial"/>
                <w:strike/>
                <w:color w:val="000000" w:themeColor="text1"/>
                <w:szCs w:val="20"/>
              </w:rPr>
              <w:t>power</w:t>
            </w:r>
            <w:commentRangeEnd w:id="181"/>
            <w:r w:rsidRPr="00123177">
              <w:rPr>
                <w:rStyle w:val="CommentReference"/>
                <w:rFonts w:eastAsia="Arial"/>
                <w:strike/>
                <w:color w:val="000000" w:themeColor="text1"/>
                <w:sz w:val="24"/>
                <w:szCs w:val="20"/>
              </w:rPr>
              <w:commentReference w:id="181"/>
            </w:r>
            <w:commentRangeEnd w:id="182"/>
            <w:r w:rsidRPr="00123177">
              <w:rPr>
                <w:rStyle w:val="CommentReference"/>
                <w:rFonts w:eastAsia="Arial"/>
                <w:strike/>
                <w:color w:val="000000" w:themeColor="text1"/>
                <w:sz w:val="24"/>
                <w:szCs w:val="20"/>
              </w:rPr>
              <w:commentReference w:id="182"/>
            </w:r>
            <w:r w:rsidRPr="00123177">
              <w:rPr>
                <w:rFonts w:eastAsia="Arial"/>
                <w:strike/>
                <w:color w:val="000000" w:themeColor="text1"/>
                <w:szCs w:val="20"/>
              </w:rPr>
              <w:t xml:space="preserve"> module internal critical temperature point is above a threshold for a calibratable time.</w:t>
            </w:r>
          </w:p>
        </w:tc>
      </w:tr>
      <w:tr w:rsidR="00A55B53" w:rsidRPr="00123177" w14:paraId="173C00C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0FB774D" w14:textId="77777777" w:rsidR="00A55B53" w:rsidRPr="00123177" w:rsidRDefault="00A55B53" w:rsidP="00535342">
            <w:pPr>
              <w:rPr>
                <w:strike/>
              </w:rPr>
            </w:pPr>
            <w:r w:rsidRPr="00123177">
              <w:rPr>
                <w:rFonts w:eastAsia="Arial"/>
                <w:strike/>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1CA03C" w14:textId="77777777" w:rsidR="00A55B53" w:rsidRPr="00123177" w:rsidRDefault="00A55B53" w:rsidP="00535342">
            <w:pPr>
              <w:rPr>
                <w:strike/>
              </w:rPr>
            </w:pPr>
            <w:r w:rsidRPr="00123177">
              <w:rPr>
                <w:rFonts w:eastAsia="Arial"/>
                <w:strike/>
              </w:rPr>
              <w:t>No Such derived requirement is applicable.</w:t>
            </w:r>
          </w:p>
        </w:tc>
      </w:tr>
      <w:tr w:rsidR="00A55B53" w:rsidRPr="00123177" w14:paraId="7587A29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3F6AA1B" w14:textId="77777777" w:rsidR="00A55B53" w:rsidRPr="00123177" w:rsidRDefault="00A55B53" w:rsidP="00535342">
            <w:pPr>
              <w:rPr>
                <w:strike/>
              </w:rPr>
            </w:pPr>
            <w:r w:rsidRPr="00123177">
              <w:rPr>
                <w:rFonts w:eastAsia="Arial"/>
                <w:strike/>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E8C984" w14:textId="77777777" w:rsidR="00A55B53" w:rsidRPr="00123177" w:rsidRDefault="00A55B53" w:rsidP="00535342">
            <w:pPr>
              <w:rPr>
                <w:strike/>
              </w:rPr>
            </w:pPr>
            <w:r w:rsidRPr="00123177">
              <w:rPr>
                <w:rFonts w:eastAsia="Arial"/>
                <w:strike/>
                <w:color w:val="000000" w:themeColor="text1"/>
                <w:szCs w:val="20"/>
              </w:rPr>
              <w:t>No Specific access restrictions is applicable.</w:t>
            </w:r>
          </w:p>
        </w:tc>
      </w:tr>
      <w:tr w:rsidR="00A55B53" w:rsidRPr="00123177" w14:paraId="60C74A0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7592A8" w14:textId="77777777" w:rsidR="00A55B53" w:rsidRPr="00123177" w:rsidRDefault="00A55B53" w:rsidP="00535342">
            <w:pPr>
              <w:rPr>
                <w:strike/>
              </w:rPr>
            </w:pPr>
            <w:r w:rsidRPr="00123177">
              <w:rPr>
                <w:rFonts w:eastAsia="Arial"/>
                <w:strike/>
                <w:color w:val="000000" w:themeColor="text1"/>
                <w:szCs w:val="20"/>
              </w:rPr>
              <w:t>Input(s)</w:t>
            </w:r>
            <w:r w:rsidRPr="00123177">
              <w:rPr>
                <w:rFonts w:eastAsia="Arial"/>
                <w:b/>
                <w:bCs/>
                <w:strike/>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883789"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&lt;TBD&gt; shall detect temperature more than above HVDCDC_CAL specified temp range in degree</w:t>
            </w:r>
          </w:p>
        </w:tc>
      </w:tr>
      <w:tr w:rsidR="00A55B53" w:rsidRPr="00123177" w14:paraId="4B7E8D1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86FBE6A" w14:textId="77777777" w:rsidR="00A55B53" w:rsidRPr="00123177" w:rsidRDefault="00A55B53" w:rsidP="00535342">
            <w:pPr>
              <w:rPr>
                <w:strike/>
              </w:rPr>
            </w:pPr>
            <w:r w:rsidRPr="00123177">
              <w:rPr>
                <w:rFonts w:eastAsia="Arial"/>
                <w:strike/>
                <w:color w:val="000000" w:themeColor="text1"/>
                <w:szCs w:val="20"/>
              </w:rPr>
              <w:t>Output(s)</w:t>
            </w:r>
            <w:r w:rsidRPr="00123177">
              <w:rPr>
                <w:rFonts w:eastAsia="Arial"/>
                <w:b/>
                <w:bCs/>
                <w:strike/>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E8DA79"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1. NHVDCDCFault @  HVDCDC_Status1 shall equal to 0x1 ("Level 0")</w:t>
            </w:r>
          </w:p>
          <w:p w14:paraId="6D12385C"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2. NHVDCDCFaultID @ HVDCDC_Debug_PDU shall equal to 0x7  ("Over temperature fault on VICOR low side") and this fault shall be raised after specified HVDCDC_CAL debounce time in msec when the VICOR local sensor detects temperature more than above HVDCDC_CAL specified temp range in degrees.</w:t>
            </w:r>
          </w:p>
          <w:p w14:paraId="6F090A8B"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3. TVHDCDC4 @ HVDCDC_Status3 shall greater than above HVDCDC_CAL specified temp range in degrees.</w:t>
            </w:r>
          </w:p>
          <w:p w14:paraId="48E670B4" w14:textId="77777777" w:rsidR="00A55B53" w:rsidRPr="00123177" w:rsidRDefault="00A55B53" w:rsidP="00535342">
            <w:pPr>
              <w:spacing w:line="259" w:lineRule="auto"/>
              <w:rPr>
                <w:rFonts w:eastAsia="Arial"/>
                <w:strike/>
                <w:color w:val="000000" w:themeColor="text1"/>
                <w:szCs w:val="20"/>
              </w:rPr>
            </w:pPr>
          </w:p>
        </w:tc>
      </w:tr>
      <w:tr w:rsidR="00A55B53" w:rsidRPr="00123177" w14:paraId="47263E8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0F8AF09" w14:textId="77777777" w:rsidR="00A55B53" w:rsidRPr="00123177" w:rsidRDefault="00A55B53" w:rsidP="00535342">
            <w:pPr>
              <w:rPr>
                <w:strike/>
              </w:rPr>
            </w:pPr>
            <w:r w:rsidRPr="00123177">
              <w:rPr>
                <w:rFonts w:eastAsia="Arial"/>
                <w:strike/>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5FBEC3"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Verify that the HVDCDC application raises a level 0 fault of VICOR over-temperature after specified HVDCDC_CAL debounce time in msec when the modeled temperature(s) of the power module's internal critical temperature</w:t>
            </w:r>
          </w:p>
        </w:tc>
      </w:tr>
      <w:tr w:rsidR="00A55B53" w:rsidRPr="00123177" w14:paraId="7E27DD6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1393B93" w14:textId="77777777" w:rsidR="00A55B53" w:rsidRPr="00123177" w:rsidRDefault="00A55B53" w:rsidP="00535342">
            <w:pPr>
              <w:rPr>
                <w:strike/>
              </w:rPr>
            </w:pPr>
            <w:r w:rsidRPr="00123177">
              <w:rPr>
                <w:rFonts w:eastAsia="Arial"/>
                <w:strike/>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AF4647" w14:textId="77777777" w:rsidR="00A55B53" w:rsidRPr="00123177" w:rsidRDefault="00A55B53" w:rsidP="00535342">
            <w:pPr>
              <w:spacing w:line="259" w:lineRule="auto"/>
              <w:rPr>
                <w:rFonts w:eastAsia="Arial"/>
                <w:strike/>
                <w:color w:val="000000" w:themeColor="text1"/>
                <w:szCs w:val="20"/>
              </w:rPr>
            </w:pPr>
            <w:r w:rsidRPr="00123177">
              <w:rPr>
                <w:strike/>
              </w:rPr>
              <w:t>No such mandatory fields is applicable</w:t>
            </w:r>
          </w:p>
        </w:tc>
      </w:tr>
      <w:tr w:rsidR="00A55B53" w:rsidRPr="00123177" w14:paraId="389A03F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A655018" w14:textId="77777777" w:rsidR="00A55B53" w:rsidRPr="00123177" w:rsidRDefault="00A55B53" w:rsidP="00535342">
            <w:pPr>
              <w:rPr>
                <w:strike/>
              </w:rPr>
            </w:pPr>
            <w:r w:rsidRPr="00123177">
              <w:rPr>
                <w:rFonts w:eastAsia="Arial"/>
                <w:strike/>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BE91D7"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1. The HVDCDC application shall be in HV_ON state, the value of CAN signal HVDCDCStatus @ HVDCDC_Status1 shall equal to 0x1 ("Normal"), and signal NHVDCDCStatusDebug @ HVDCDC_Debug shall equal to 0x6 ("Normal ").</w:t>
            </w:r>
          </w:p>
          <w:p w14:paraId="58EDDF3D"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2. No fault shall be raised, Value of CAN signal NHVDCDCFault @ HVDCDC_Status1 shall equal to 0</w:t>
            </w:r>
          </w:p>
        </w:tc>
      </w:tr>
      <w:tr w:rsidR="00A55B53" w:rsidRPr="00123177" w14:paraId="18E3C8B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7982981" w14:textId="77777777" w:rsidR="00A55B53" w:rsidRPr="00123177" w:rsidRDefault="00A55B53" w:rsidP="00535342">
            <w:pPr>
              <w:rPr>
                <w:strike/>
              </w:rPr>
            </w:pPr>
            <w:r w:rsidRPr="00123177">
              <w:rPr>
                <w:rFonts w:eastAsia="Arial"/>
                <w:strike/>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7CE17F" w14:textId="77777777" w:rsidR="00A55B53" w:rsidRPr="00123177" w:rsidRDefault="00A55B53" w:rsidP="00535342">
            <w:pPr>
              <w:spacing w:line="259" w:lineRule="auto"/>
              <w:rPr>
                <w:rFonts w:eastAsia="Arial"/>
                <w:strike/>
                <w:color w:val="000000" w:themeColor="text1"/>
                <w:szCs w:val="20"/>
              </w:rPr>
            </w:pPr>
            <w:r w:rsidRPr="00123177">
              <w:rPr>
                <w:strike/>
                <w:szCs w:val="20"/>
              </w:rPr>
              <w:t>Default values shall be applicable with respect to Pre-Loaded Values</w:t>
            </w:r>
          </w:p>
        </w:tc>
      </w:tr>
      <w:tr w:rsidR="00A55B53" w:rsidRPr="00123177" w14:paraId="13EB279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597C674" w14:textId="77777777" w:rsidR="00A55B53" w:rsidRPr="00123177" w:rsidRDefault="00A55B53" w:rsidP="00535342">
            <w:pPr>
              <w:rPr>
                <w:strike/>
              </w:rPr>
            </w:pPr>
            <w:r w:rsidRPr="00123177">
              <w:rPr>
                <w:rFonts w:eastAsia="Arial"/>
                <w:strike/>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A55643" w14:textId="77777777" w:rsidR="00A55B53" w:rsidRPr="00123177" w:rsidRDefault="00A55B53" w:rsidP="00535342">
            <w:pPr>
              <w:spacing w:line="259" w:lineRule="auto"/>
              <w:rPr>
                <w:rFonts w:eastAsia="Arial"/>
                <w:strike/>
                <w:color w:val="000000" w:themeColor="text1"/>
                <w:szCs w:val="20"/>
              </w:rPr>
            </w:pPr>
            <w:r w:rsidRPr="00123177">
              <w:rPr>
                <w:strike/>
                <w:szCs w:val="20"/>
              </w:rPr>
              <w:t xml:space="preserve">Valid range value is not required. </w:t>
            </w:r>
          </w:p>
        </w:tc>
      </w:tr>
      <w:tr w:rsidR="00A55B53" w:rsidRPr="00123177" w14:paraId="2DD9651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5A0712" w14:textId="77777777" w:rsidR="00A55B53" w:rsidRPr="00123177" w:rsidRDefault="00A55B53" w:rsidP="00535342">
            <w:pPr>
              <w:rPr>
                <w:strike/>
              </w:rPr>
            </w:pPr>
            <w:r w:rsidRPr="00123177">
              <w:rPr>
                <w:rFonts w:eastAsia="Arial"/>
                <w:strike/>
                <w:color w:val="000000" w:themeColor="text1"/>
                <w:szCs w:val="20"/>
              </w:rPr>
              <w:lastRenderedPageBreak/>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CE211E" w14:textId="77777777" w:rsidR="00A55B53" w:rsidRPr="00123177" w:rsidRDefault="00A55B53" w:rsidP="00535342">
            <w:pPr>
              <w:spacing w:line="259" w:lineRule="auto"/>
              <w:rPr>
                <w:rFonts w:eastAsia="Arial"/>
                <w:strike/>
                <w:color w:val="000000" w:themeColor="text1"/>
                <w:szCs w:val="20"/>
              </w:rPr>
            </w:pPr>
            <w:r w:rsidRPr="00123177">
              <w:rPr>
                <w:strike/>
                <w:szCs w:val="20"/>
              </w:rPr>
              <w:t>Data latency period is not applicable</w:t>
            </w:r>
          </w:p>
        </w:tc>
      </w:tr>
      <w:tr w:rsidR="00A55B53" w:rsidRPr="00123177" w14:paraId="314AC9D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8084AD3" w14:textId="77777777" w:rsidR="00A55B53" w:rsidRPr="00123177" w:rsidRDefault="00A55B53" w:rsidP="00535342">
            <w:pPr>
              <w:rPr>
                <w:strike/>
              </w:rPr>
            </w:pPr>
            <w:r w:rsidRPr="00123177">
              <w:rPr>
                <w:rFonts w:eastAsia="Arial"/>
                <w:strike/>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2B32DB" w14:textId="77777777" w:rsidR="00A55B53" w:rsidRPr="00123177" w:rsidRDefault="00A55B53" w:rsidP="00535342">
            <w:pPr>
              <w:spacing w:line="259" w:lineRule="auto"/>
              <w:rPr>
                <w:rFonts w:eastAsia="Arial"/>
                <w:strike/>
                <w:color w:val="000000" w:themeColor="text1"/>
                <w:szCs w:val="20"/>
              </w:rPr>
            </w:pPr>
            <w:r w:rsidRPr="00123177">
              <w:rPr>
                <w:strike/>
                <w:szCs w:val="20"/>
              </w:rPr>
              <w:t>Data Retention period is not applicable.</w:t>
            </w:r>
          </w:p>
        </w:tc>
      </w:tr>
      <w:tr w:rsidR="00A55B53" w:rsidRPr="00123177" w14:paraId="7284D75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D2ECFA5" w14:textId="77777777" w:rsidR="00A55B53" w:rsidRPr="00123177" w:rsidRDefault="00A55B53" w:rsidP="00535342">
            <w:pPr>
              <w:rPr>
                <w:strike/>
              </w:rPr>
            </w:pPr>
            <w:r w:rsidRPr="00123177">
              <w:rPr>
                <w:rFonts w:eastAsia="Arial"/>
                <w:strike/>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E0B4CD" w14:textId="77777777" w:rsidR="00A55B53" w:rsidRPr="00123177" w:rsidRDefault="00A55B53" w:rsidP="00535342">
            <w:pPr>
              <w:spacing w:line="259" w:lineRule="auto"/>
              <w:rPr>
                <w:rFonts w:eastAsia="Arial"/>
                <w:strike/>
                <w:color w:val="000000" w:themeColor="text1"/>
                <w:szCs w:val="20"/>
              </w:rPr>
            </w:pPr>
            <w:r w:rsidRPr="00123177">
              <w:rPr>
                <w:strike/>
                <w:szCs w:val="20"/>
              </w:rPr>
              <w:t>Data rate is not applicable.</w:t>
            </w:r>
          </w:p>
        </w:tc>
      </w:tr>
      <w:tr w:rsidR="00A55B53" w:rsidRPr="00123177" w14:paraId="650A075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470225" w14:textId="77777777" w:rsidR="00A55B53" w:rsidRPr="00123177" w:rsidRDefault="00A55B53" w:rsidP="00535342">
            <w:pPr>
              <w:rPr>
                <w:strike/>
              </w:rPr>
            </w:pPr>
            <w:r w:rsidRPr="00123177">
              <w:rPr>
                <w:rFonts w:eastAsia="Arial"/>
                <w:strike/>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2A2CEB" w14:textId="77777777" w:rsidR="00A55B53" w:rsidRPr="00123177" w:rsidRDefault="00A55B53" w:rsidP="00535342">
            <w:pPr>
              <w:spacing w:line="259" w:lineRule="auto"/>
              <w:rPr>
                <w:rFonts w:eastAsia="Arial"/>
                <w:strike/>
                <w:color w:val="000000" w:themeColor="text1"/>
                <w:szCs w:val="20"/>
              </w:rPr>
            </w:pPr>
            <w:r w:rsidRPr="00123177">
              <w:rPr>
                <w:strike/>
                <w:szCs w:val="20"/>
              </w:rPr>
              <w:t>External event is not required.</w:t>
            </w:r>
          </w:p>
        </w:tc>
      </w:tr>
      <w:tr w:rsidR="00A55B53" w:rsidRPr="00123177" w14:paraId="13F33DD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CC96C60" w14:textId="77777777" w:rsidR="00A55B53" w:rsidRPr="00123177" w:rsidRDefault="00A55B53" w:rsidP="00535342">
            <w:pPr>
              <w:rPr>
                <w:strike/>
              </w:rPr>
            </w:pPr>
            <w:r w:rsidRPr="00123177">
              <w:rPr>
                <w:rFonts w:eastAsia="Arial"/>
                <w:strike/>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4F86CC" w14:textId="77777777" w:rsidR="00A55B53" w:rsidRPr="00123177" w:rsidRDefault="00A55B53" w:rsidP="00535342">
            <w:pPr>
              <w:spacing w:line="259" w:lineRule="auto"/>
              <w:rPr>
                <w:rFonts w:eastAsia="Arial"/>
                <w:strike/>
                <w:color w:val="000000" w:themeColor="text1"/>
                <w:szCs w:val="20"/>
              </w:rPr>
            </w:pPr>
            <w:r w:rsidRPr="00123177">
              <w:rPr>
                <w:strike/>
                <w:szCs w:val="20"/>
              </w:rPr>
              <w:t>Temporal event is not applicable.</w:t>
            </w:r>
          </w:p>
        </w:tc>
      </w:tr>
      <w:tr w:rsidR="00A55B53" w:rsidRPr="00123177" w14:paraId="26C0EEC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5983300" w14:textId="77777777" w:rsidR="00A55B53" w:rsidRPr="00123177" w:rsidRDefault="00A55B53" w:rsidP="00535342">
            <w:pPr>
              <w:rPr>
                <w:strike/>
              </w:rPr>
            </w:pPr>
            <w:r w:rsidRPr="00123177">
              <w:rPr>
                <w:rFonts w:eastAsia="Arial"/>
                <w:strike/>
                <w:color w:val="000000" w:themeColor="text1"/>
                <w:szCs w:val="20"/>
              </w:rPr>
              <w:t xml:space="preserve">Validation Rules/ </w:t>
            </w:r>
          </w:p>
          <w:p w14:paraId="6AE9754B" w14:textId="77777777" w:rsidR="00A55B53" w:rsidRPr="00123177" w:rsidRDefault="00A55B53" w:rsidP="00535342">
            <w:pPr>
              <w:rPr>
                <w:strike/>
              </w:rPr>
            </w:pPr>
            <w:r w:rsidRPr="00123177">
              <w:rPr>
                <w:rFonts w:eastAsia="Arial"/>
                <w:strike/>
                <w:color w:val="000000" w:themeColor="text1"/>
                <w:szCs w:val="20"/>
              </w:rPr>
              <w:t>Verification criteria</w:t>
            </w:r>
            <w:r w:rsidRPr="00123177">
              <w:rPr>
                <w:rFonts w:eastAsia="Arial"/>
                <w:strike/>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45A679"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1. Verify the CAN messages and CAN signal mentioned in input and out section on CANalyzer Tool.</w:t>
            </w:r>
          </w:p>
          <w:p w14:paraId="20103CE9"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 </w:t>
            </w:r>
          </w:p>
          <w:p w14:paraId="29FD7F07"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1. NHVDCDCFault @  HVDCDC_Status1 shall equal to 0x1 ("Level 0")</w:t>
            </w:r>
          </w:p>
          <w:p w14:paraId="7CFEF4D9"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2. NHVDCDCFaultID @ HVDCDC_Debug_PDU shall equal to 0x7  ("Over temperature fault on VICOR low side")</w:t>
            </w:r>
          </w:p>
          <w:p w14:paraId="5C0429B5"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3. TVHDCDC4 @ HVDCDC_Status3 shall greater than above HVDCDC_CAL specified temp range in degrees.</w:t>
            </w:r>
          </w:p>
        </w:tc>
      </w:tr>
      <w:tr w:rsidR="00A55B53" w:rsidRPr="00123177" w14:paraId="2584005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9522F5" w14:textId="77777777" w:rsidR="00A55B53" w:rsidRPr="00123177" w:rsidRDefault="00A55B53" w:rsidP="00535342">
            <w:pPr>
              <w:rPr>
                <w:strike/>
              </w:rPr>
            </w:pPr>
            <w:r w:rsidRPr="00123177">
              <w:rPr>
                <w:rFonts w:eastAsia="Arial"/>
                <w:strike/>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6AE29A" w14:textId="77777777" w:rsidR="00A55B53" w:rsidRPr="00123177" w:rsidRDefault="00A55B53" w:rsidP="00535342">
            <w:pPr>
              <w:spacing w:line="259" w:lineRule="auto"/>
              <w:rPr>
                <w:rFonts w:eastAsia="Arial"/>
                <w:strike/>
                <w:color w:val="000000" w:themeColor="text1"/>
                <w:szCs w:val="20"/>
              </w:rPr>
            </w:pPr>
            <w:r w:rsidRPr="00123177">
              <w:rPr>
                <w:strike/>
                <w:szCs w:val="20"/>
              </w:rPr>
              <w:t>Constraints is not applicable.</w:t>
            </w:r>
          </w:p>
        </w:tc>
      </w:tr>
      <w:tr w:rsidR="00A55B53" w:rsidRPr="00123177" w14:paraId="47FE667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40EE87E" w14:textId="77777777" w:rsidR="00A55B53" w:rsidRPr="00123177" w:rsidRDefault="00A55B53" w:rsidP="00535342">
            <w:pPr>
              <w:rPr>
                <w:strike/>
              </w:rPr>
            </w:pPr>
            <w:r w:rsidRPr="00123177">
              <w:rPr>
                <w:rFonts w:eastAsia="Arial"/>
                <w:strike/>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FA1B83" w14:textId="77777777" w:rsidR="00A55B53" w:rsidRPr="00123177" w:rsidRDefault="00A55B53" w:rsidP="00535342">
            <w:pPr>
              <w:spacing w:line="259" w:lineRule="auto"/>
              <w:rPr>
                <w:rFonts w:eastAsia="Arial"/>
                <w:strike/>
                <w:color w:val="000000" w:themeColor="text1"/>
                <w:szCs w:val="20"/>
              </w:rPr>
            </w:pPr>
            <w:r w:rsidRPr="00123177">
              <w:rPr>
                <w:strike/>
                <w:szCs w:val="20"/>
              </w:rPr>
              <w:t>No effects on other system</w:t>
            </w:r>
          </w:p>
        </w:tc>
      </w:tr>
      <w:tr w:rsidR="00A55B53" w:rsidRPr="00123177" w14:paraId="739866C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5AD3F45" w14:textId="77777777" w:rsidR="00A55B53" w:rsidRPr="00123177" w:rsidRDefault="00A55B53" w:rsidP="00535342">
            <w:pPr>
              <w:rPr>
                <w:strike/>
              </w:rPr>
            </w:pPr>
            <w:r w:rsidRPr="00123177">
              <w:rPr>
                <w:rFonts w:eastAsia="Arial"/>
                <w:strike/>
                <w:color w:val="000000" w:themeColor="text1"/>
                <w:szCs w:val="20"/>
              </w:rPr>
              <w:t>Testability with respect to test environment</w:t>
            </w:r>
          </w:p>
          <w:p w14:paraId="6260E659" w14:textId="77777777" w:rsidR="00A55B53" w:rsidRPr="00123177" w:rsidRDefault="00A55B53" w:rsidP="00535342">
            <w:pPr>
              <w:rPr>
                <w:strike/>
              </w:rPr>
            </w:pPr>
            <w:r w:rsidRPr="00123177">
              <w:rPr>
                <w:rFonts w:eastAsia="Arial"/>
                <w:strike/>
                <w:color w:val="000000" w:themeColor="text1"/>
                <w:szCs w:val="20"/>
              </w:rPr>
              <w:t>(Yes/No)</w:t>
            </w:r>
          </w:p>
          <w:p w14:paraId="3A71CB95" w14:textId="77777777" w:rsidR="00A55B53" w:rsidRPr="00123177" w:rsidRDefault="00A55B53" w:rsidP="00535342">
            <w:pPr>
              <w:rPr>
                <w:strike/>
              </w:rPr>
            </w:pPr>
            <w:r w:rsidRPr="00123177">
              <w:rPr>
                <w:rFonts w:eastAsia="Arial"/>
                <w:i/>
                <w:iCs/>
                <w:strike/>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9BF882" w14:textId="77777777" w:rsidR="00A55B53" w:rsidRPr="00123177" w:rsidRDefault="00A55B53" w:rsidP="00535342">
            <w:pPr>
              <w:spacing w:line="259" w:lineRule="auto"/>
              <w:rPr>
                <w:rFonts w:eastAsia="Arial"/>
                <w:strike/>
                <w:color w:val="000000" w:themeColor="text1"/>
                <w:szCs w:val="20"/>
              </w:rPr>
            </w:pPr>
            <w:r w:rsidRPr="00123177">
              <w:rPr>
                <w:rFonts w:eastAsia="Arial"/>
                <w:strike/>
                <w:color w:val="000000" w:themeColor="text1"/>
                <w:szCs w:val="20"/>
              </w:rPr>
              <w:t>YES</w:t>
            </w:r>
          </w:p>
          <w:p w14:paraId="0C9963DA" w14:textId="77777777" w:rsidR="00A55B53" w:rsidRPr="00123177" w:rsidRDefault="00A55B53" w:rsidP="00535342">
            <w:pPr>
              <w:spacing w:line="259" w:lineRule="auto"/>
              <w:rPr>
                <w:rFonts w:eastAsia="Arial"/>
                <w:strike/>
                <w:color w:val="000000" w:themeColor="text1"/>
                <w:szCs w:val="20"/>
              </w:rPr>
            </w:pPr>
          </w:p>
        </w:tc>
      </w:tr>
      <w:tr w:rsidR="00A55B53" w:rsidRPr="00123177" w14:paraId="7967F7F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8AADBAC" w14:textId="77777777" w:rsidR="00A55B53" w:rsidRPr="00123177" w:rsidRDefault="00A55B53" w:rsidP="00535342">
            <w:pPr>
              <w:rPr>
                <w:strike/>
              </w:rPr>
            </w:pPr>
            <w:r w:rsidRPr="00123177">
              <w:rPr>
                <w:rFonts w:eastAsia="Arial"/>
                <w:strike/>
                <w:color w:val="000000" w:themeColor="text1"/>
                <w:szCs w:val="20"/>
              </w:rPr>
              <w:t>Feasible within project constraints</w:t>
            </w:r>
          </w:p>
          <w:p w14:paraId="0DBA1C25" w14:textId="77777777" w:rsidR="00A55B53" w:rsidRPr="00123177" w:rsidRDefault="00A55B53" w:rsidP="00535342">
            <w:pPr>
              <w:rPr>
                <w:strike/>
              </w:rPr>
            </w:pPr>
            <w:r w:rsidRPr="00123177">
              <w:rPr>
                <w:rFonts w:eastAsia="Arial"/>
                <w:strike/>
                <w:color w:val="000000" w:themeColor="text1"/>
                <w:szCs w:val="20"/>
              </w:rPr>
              <w:t>(Yes/No)</w:t>
            </w:r>
          </w:p>
          <w:p w14:paraId="37D675EF" w14:textId="77777777" w:rsidR="00A55B53" w:rsidRPr="00123177" w:rsidRDefault="00A55B53" w:rsidP="00535342">
            <w:pPr>
              <w:rPr>
                <w:strike/>
              </w:rPr>
            </w:pPr>
            <w:r w:rsidRPr="00123177">
              <w:rPr>
                <w:rFonts w:eastAsia="Arial"/>
                <w:i/>
                <w:iCs/>
                <w:strike/>
                <w:color w:val="000000" w:themeColor="text1"/>
                <w:szCs w:val="20"/>
              </w:rPr>
              <w:t xml:space="preserve">Note: Add the impact </w:t>
            </w:r>
            <w:r w:rsidRPr="00123177">
              <w:rPr>
                <w:rFonts w:eastAsia="Arial"/>
                <w:i/>
                <w:iCs/>
                <w:strike/>
                <w:color w:val="000000" w:themeColor="text1"/>
                <w:szCs w:val="20"/>
              </w:rPr>
              <w:lastRenderedPageBreak/>
              <w:t>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771808" w14:textId="77777777" w:rsidR="00A55B53" w:rsidRPr="00123177" w:rsidRDefault="00A55B53" w:rsidP="00535342">
            <w:pPr>
              <w:pStyle w:val="TableText"/>
              <w:snapToGrid w:val="0"/>
              <w:rPr>
                <w:strike/>
              </w:rPr>
            </w:pPr>
            <w:r w:rsidRPr="00123177">
              <w:rPr>
                <w:strike/>
              </w:rPr>
              <w:lastRenderedPageBreak/>
              <w:t>YES</w:t>
            </w:r>
          </w:p>
          <w:p w14:paraId="28E1CC51" w14:textId="77777777" w:rsidR="00A55B53" w:rsidRPr="00123177" w:rsidRDefault="00A55B53" w:rsidP="00535342">
            <w:pPr>
              <w:rPr>
                <w:strike/>
              </w:rPr>
            </w:pPr>
          </w:p>
        </w:tc>
      </w:tr>
      <w:tr w:rsidR="00A55B53" w:rsidRPr="00123177" w14:paraId="2892975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4A1D0CC" w14:textId="77777777" w:rsidR="00A55B53" w:rsidRPr="00123177" w:rsidRDefault="00A55B53" w:rsidP="00535342">
            <w:pPr>
              <w:rPr>
                <w:strike/>
              </w:rPr>
            </w:pPr>
            <w:r w:rsidRPr="00123177">
              <w:rPr>
                <w:rFonts w:eastAsia="Arial"/>
                <w:strike/>
                <w:color w:val="000000" w:themeColor="text1"/>
                <w:szCs w:val="20"/>
              </w:rPr>
              <w:t>Critical</w:t>
            </w:r>
          </w:p>
          <w:p w14:paraId="6ED3EFF5" w14:textId="77777777" w:rsidR="00A55B53" w:rsidRPr="00123177" w:rsidRDefault="00A55B53" w:rsidP="00535342">
            <w:pPr>
              <w:rPr>
                <w:strike/>
              </w:rPr>
            </w:pPr>
            <w:r w:rsidRPr="00123177">
              <w:rPr>
                <w:rFonts w:eastAsia="Arial"/>
                <w:strike/>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A97FA4" w14:textId="77777777" w:rsidR="00A55B53" w:rsidRPr="00123177" w:rsidRDefault="00A55B53" w:rsidP="00535342">
            <w:pPr>
              <w:rPr>
                <w:strike/>
              </w:rPr>
            </w:pPr>
            <w:r w:rsidRPr="00123177">
              <w:rPr>
                <w:strike/>
              </w:rPr>
              <w:t>YES</w:t>
            </w:r>
          </w:p>
        </w:tc>
      </w:tr>
      <w:tr w:rsidR="00A55B53" w:rsidRPr="00123177" w14:paraId="5D7B785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AC39EA6" w14:textId="77777777" w:rsidR="00A55B53" w:rsidRPr="00123177" w:rsidRDefault="00A55B53" w:rsidP="00535342">
            <w:pPr>
              <w:rPr>
                <w:rFonts w:eastAsia="Arial"/>
                <w:strike/>
                <w:color w:val="000000" w:themeColor="text1"/>
                <w:szCs w:val="20"/>
              </w:rPr>
            </w:pPr>
            <w:r w:rsidRPr="00123177">
              <w:rPr>
                <w:strike/>
              </w:rPr>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A9FDD3" w14:textId="77777777" w:rsidR="00A55B53" w:rsidRPr="00123177" w:rsidRDefault="00A55B53" w:rsidP="00535342">
            <w:pPr>
              <w:rPr>
                <w:strike/>
              </w:rPr>
            </w:pPr>
            <w:r w:rsidRPr="00123177">
              <w:rPr>
                <w:strike/>
              </w:rPr>
              <w:t>Acceptance Criteria for this requirement should be as per SECTION-6 ACCEPTANCE CRITERIA</w:t>
            </w:r>
          </w:p>
        </w:tc>
      </w:tr>
    </w:tbl>
    <w:p w14:paraId="64C4A900" w14:textId="77777777" w:rsidR="00A55B53" w:rsidRPr="00123177" w:rsidRDefault="00A55B53" w:rsidP="00A55B53">
      <w:pPr>
        <w:rPr>
          <w:rFonts w:eastAsia="Arial"/>
          <w:szCs w:val="20"/>
        </w:rPr>
      </w:pPr>
    </w:p>
    <w:p w14:paraId="67944774" w14:textId="77777777" w:rsidR="00A55B53" w:rsidRPr="00123177" w:rsidRDefault="00A55B53" w:rsidP="00A55B53">
      <w:pPr>
        <w:rPr>
          <w:rFonts w:eastAsia="Arial"/>
          <w:szCs w:val="20"/>
        </w:rPr>
      </w:pPr>
    </w:p>
    <w:p w14:paraId="3E8620E8"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Style w:val="ui-provider"/>
          <w:sz w:val="20"/>
          <w:szCs w:val="20"/>
        </w:rPr>
        <w:t xml:space="preserve">detecting the over temperature of </w:t>
      </w:r>
      <w:r w:rsidRPr="00123177">
        <w:rPr>
          <w:rFonts w:eastAsia="Arial"/>
          <w:color w:val="000000" w:themeColor="text1"/>
          <w:sz w:val="20"/>
          <w:szCs w:val="20"/>
        </w:rPr>
        <w:t>Solid State Swit</w:t>
      </w:r>
      <w:r w:rsidRPr="00123177">
        <w:rPr>
          <w:rFonts w:eastAsia="Arial"/>
          <w:color w:val="000000" w:themeColor="text1"/>
        </w:rPr>
        <w:t xml:space="preserve">ch </w:t>
      </w:r>
      <w:r w:rsidRPr="00123177">
        <w:rPr>
          <w:rStyle w:val="ui-provider"/>
          <w:sz w:val="20"/>
          <w:szCs w:val="20"/>
        </w:rPr>
        <w:t>Temp measuring point</w:t>
      </w:r>
    </w:p>
    <w:p w14:paraId="3AA9301C"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72D2144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7A7751F"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E44DCA9" w14:textId="77777777" w:rsidR="00A55B53" w:rsidRPr="00123177" w:rsidRDefault="00A55B53" w:rsidP="00535342">
            <w:pPr>
              <w:pStyle w:val="TableColumnTitle"/>
              <w:snapToGrid w:val="0"/>
            </w:pPr>
            <w:r w:rsidRPr="00123177">
              <w:t>Description</w:t>
            </w:r>
          </w:p>
        </w:tc>
      </w:tr>
      <w:tr w:rsidR="00A55B53" w:rsidRPr="00123177" w14:paraId="7AC5EC6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0612D02"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085C33" w14:textId="77777777" w:rsidR="00A55B53" w:rsidRPr="00123177" w:rsidRDefault="00A55B53" w:rsidP="00535342">
            <w:pPr>
              <w:snapToGrid w:val="0"/>
            </w:pPr>
            <w:r w:rsidRPr="00123177">
              <w:rPr>
                <w:rFonts w:eastAsia="Arial"/>
                <w:color w:val="000000" w:themeColor="text1"/>
              </w:rPr>
              <w:t>SWRS_Diag_52</w:t>
            </w:r>
          </w:p>
        </w:tc>
      </w:tr>
      <w:tr w:rsidR="00A55B53" w:rsidRPr="00123177" w14:paraId="7C7CFFC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60A94B8"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808F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SDS-HVDCDC-308</w:t>
            </w:r>
          </w:p>
        </w:tc>
      </w:tr>
      <w:tr w:rsidR="00A55B53" w:rsidRPr="00123177" w14:paraId="70EF74D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26DBF39"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4DDBA1" w14:textId="77777777" w:rsidR="00A55B53" w:rsidRPr="00123177" w:rsidRDefault="00A55B53" w:rsidP="00535342">
            <w:pPr>
              <w:pStyle w:val="TableText"/>
              <w:snapToGrid w:val="0"/>
            </w:pPr>
            <w:r w:rsidRPr="00123177">
              <w:t>B-Sample/PF2.0</w:t>
            </w:r>
          </w:p>
        </w:tc>
      </w:tr>
      <w:tr w:rsidR="00A55B53" w:rsidRPr="00123177" w14:paraId="4A01E2C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D63707F"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F77C0"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over temperature of Solid State Switch Temp measuring point and raise a level 0 fault.</w:t>
            </w:r>
          </w:p>
        </w:tc>
      </w:tr>
      <w:tr w:rsidR="00A55B53" w:rsidRPr="00123177" w14:paraId="60EF9E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64F66E"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4EBE84"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33E4E1D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A63832"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C6B399"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00AF9C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B8558F"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B73D18"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0628A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068D96"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729247" w14:textId="77777777" w:rsidR="00A55B53" w:rsidRPr="00123177" w:rsidRDefault="00A55B53" w:rsidP="00535342">
            <w:pPr>
              <w:pStyle w:val="TableText"/>
              <w:snapToGrid w:val="0"/>
              <w:rPr>
                <w:rFonts w:eastAsia="Arial"/>
                <w:color w:val="000000" w:themeColor="text1"/>
              </w:rPr>
            </w:pPr>
            <w:r w:rsidRPr="00123177">
              <w:t xml:space="preserve">The Solid State Switch local sensor shall detect temperature </w:t>
            </w:r>
            <w:r w:rsidRPr="00123177">
              <w:rPr>
                <w:rFonts w:eastAsia="Arial"/>
                <w:color w:val="000000" w:themeColor="text1"/>
              </w:rPr>
              <w:t>above 85 degrees</w:t>
            </w:r>
          </w:p>
        </w:tc>
      </w:tr>
      <w:tr w:rsidR="00A55B53" w:rsidRPr="00123177" w14:paraId="1E0DED3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6D1E5A"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3230B3" w14:textId="77777777" w:rsidR="00A55B53" w:rsidRPr="00123177" w:rsidRDefault="00A55B53" w:rsidP="00535342">
            <w:pPr>
              <w:pStyle w:val="TableText"/>
              <w:snapToGrid w:val="0"/>
            </w:pPr>
            <w:r w:rsidRPr="00123177">
              <w:t>NHVDCDCFault @  HVDCDC_Status1 is equal to 0x1 ("Level 0")</w:t>
            </w:r>
          </w:p>
          <w:p w14:paraId="0882F9E1" w14:textId="77777777" w:rsidR="00A55B53" w:rsidRPr="00123177" w:rsidRDefault="00A55B53" w:rsidP="00535342">
            <w:pPr>
              <w:pStyle w:val="TableText"/>
              <w:snapToGrid w:val="0"/>
            </w:pPr>
            <w:r w:rsidRPr="00123177">
              <w:t>NVHDCDCFaultID @  HVDCDC_Debug_PDU is equal to 0x8 (SSS over-voltage) and this fault is raised after specified HVDCDC_CAL debounce time in msec when the Solid State Switch local sensor detects a temperature more than 85 degrees.</w:t>
            </w:r>
          </w:p>
          <w:p w14:paraId="23B8DEB8" w14:textId="77777777" w:rsidR="00A55B53" w:rsidRPr="00123177" w:rsidRDefault="00A55B53" w:rsidP="00535342">
            <w:pPr>
              <w:pStyle w:val="TableText"/>
              <w:snapToGrid w:val="0"/>
            </w:pPr>
          </w:p>
          <w:p w14:paraId="0644F23E" w14:textId="77777777" w:rsidR="00A55B53" w:rsidRPr="00123177" w:rsidRDefault="00A55B53" w:rsidP="00535342">
            <w:pPr>
              <w:pStyle w:val="TableText"/>
              <w:snapToGrid w:val="0"/>
            </w:pPr>
            <w:r w:rsidRPr="00123177">
              <w:t>TVHDCDC5 @ HVDCDC_Status3 is greater than 85 degrees.</w:t>
            </w:r>
          </w:p>
        </w:tc>
      </w:tr>
      <w:tr w:rsidR="00A55B53" w:rsidRPr="00123177" w14:paraId="12019AA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53509F"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8A938" w14:textId="77777777" w:rsidR="00A55B53" w:rsidRPr="00123177" w:rsidRDefault="00A55B53" w:rsidP="00535342">
            <w:pPr>
              <w:pStyle w:val="TableText"/>
              <w:snapToGrid w:val="0"/>
              <w:rPr>
                <w:rStyle w:val="normaltextrun"/>
              </w:rPr>
            </w:pPr>
            <w:r w:rsidRPr="00123177">
              <w:rPr>
                <w:rStyle w:val="normaltextrun"/>
              </w:rPr>
              <w:t>1. The HVDCDC application raises a level 0 fault of Solid state switch over-temperature after specified HVDCDC_CAL debounce time in msec when the modeled temperature(s) of the power module's internal critical temperature shall above a threshold of 85 degrees for a calibratable time.</w:t>
            </w:r>
          </w:p>
          <w:p w14:paraId="6890B1CB" w14:textId="77777777" w:rsidR="00A55B53" w:rsidRPr="00123177" w:rsidRDefault="00A55B53" w:rsidP="00535342">
            <w:pPr>
              <w:pStyle w:val="TableText"/>
              <w:snapToGrid w:val="0"/>
              <w:rPr>
                <w:rStyle w:val="normaltextrun"/>
              </w:rPr>
            </w:pPr>
            <w:r w:rsidRPr="00123177">
              <w:rPr>
                <w:rStyle w:val="normaltextrun"/>
              </w:rPr>
              <w:t xml:space="preserve">2. Continuously monitor the temperature rise of the CAN interface </w:t>
            </w:r>
          </w:p>
        </w:tc>
      </w:tr>
      <w:tr w:rsidR="00A55B53" w:rsidRPr="00123177" w14:paraId="288E1E6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97C832"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E80ED6" w14:textId="77777777" w:rsidR="00A55B53" w:rsidRPr="00123177" w:rsidRDefault="00A55B53" w:rsidP="00535342">
            <w:pPr>
              <w:pStyle w:val="TableText"/>
              <w:snapToGrid w:val="0"/>
            </w:pPr>
            <w:r w:rsidRPr="00123177">
              <w:t>No such mandatory fields is applicable.</w:t>
            </w:r>
          </w:p>
        </w:tc>
      </w:tr>
      <w:tr w:rsidR="00A55B53" w:rsidRPr="00123177" w14:paraId="51C349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323102" w14:textId="77777777" w:rsidR="00A55B53" w:rsidRPr="00123177" w:rsidRDefault="00A55B53" w:rsidP="00535342">
            <w:pPr>
              <w:pStyle w:val="TableText"/>
              <w:snapToGrid w:val="0"/>
            </w:pPr>
            <w:r w:rsidRPr="00123177">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8F0BC4" w14:textId="77777777" w:rsidR="00A55B53" w:rsidRPr="00123177" w:rsidRDefault="00A55B53" w:rsidP="00535342">
            <w:pPr>
              <w:pStyle w:val="TableText"/>
              <w:snapToGrid w:val="0"/>
            </w:pPr>
            <w:r w:rsidRPr="00123177">
              <w:t>NHVDCDCStatus = 0, NHVDCDCStatusDebug = 0, NHVDCDCFault = 0.</w:t>
            </w:r>
          </w:p>
        </w:tc>
      </w:tr>
      <w:tr w:rsidR="00A55B53" w:rsidRPr="00123177" w14:paraId="207745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F03139"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D2A94"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6AAD8A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B457F7"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F707B" w14:textId="77777777" w:rsidR="00A55B53" w:rsidRPr="00123177" w:rsidRDefault="00A55B53" w:rsidP="00535342">
            <w:pPr>
              <w:pStyle w:val="TableText"/>
              <w:snapToGrid w:val="0"/>
            </w:pPr>
            <w:r w:rsidRPr="00123177">
              <w:rPr>
                <w:szCs w:val="20"/>
              </w:rPr>
              <w:t>Valid range value is not required</w:t>
            </w:r>
          </w:p>
        </w:tc>
      </w:tr>
      <w:tr w:rsidR="00A55B53" w:rsidRPr="00123177" w14:paraId="0E6DA00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475551"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A0D08E"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2C9D2B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A19247"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755DD3"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384C80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A1D615"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9EA09E" w14:textId="77777777" w:rsidR="00A55B53" w:rsidRPr="00123177" w:rsidRDefault="00A55B53" w:rsidP="00535342">
            <w:pPr>
              <w:pStyle w:val="TableText"/>
            </w:pPr>
            <w:r w:rsidRPr="00123177">
              <w:rPr>
                <w:szCs w:val="20"/>
              </w:rPr>
              <w:t>Data rate is not applicable.</w:t>
            </w:r>
          </w:p>
        </w:tc>
      </w:tr>
      <w:tr w:rsidR="00A55B53" w:rsidRPr="00123177" w14:paraId="408ACA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FBA844"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2F0C0"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840F3C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872E53"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08E4DF"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61A3205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D454E2" w14:textId="77777777" w:rsidR="00A55B53" w:rsidRPr="00123177" w:rsidRDefault="00A55B53" w:rsidP="00535342">
            <w:pPr>
              <w:pStyle w:val="TableText"/>
              <w:snapToGrid w:val="0"/>
            </w:pPr>
            <w:r w:rsidRPr="00123177">
              <w:t xml:space="preserve">Validation Rules/ </w:t>
            </w:r>
          </w:p>
          <w:p w14:paraId="42C94229"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BF37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05B8DF07" w14:textId="77777777" w:rsidR="00A55B53" w:rsidRPr="00123177" w:rsidRDefault="00A55B53" w:rsidP="00535342">
            <w:pPr>
              <w:pStyle w:val="TableText"/>
              <w:snapToGrid w:val="0"/>
            </w:pPr>
            <w:r w:rsidRPr="00123177">
              <w:t>NHVDCDCFault @  HVDCDC_Status1 is equal to 0x1 ("Level 0")</w:t>
            </w:r>
          </w:p>
          <w:p w14:paraId="2050B024" w14:textId="77777777" w:rsidR="00A55B53" w:rsidRPr="00123177" w:rsidRDefault="00A55B53" w:rsidP="00535342">
            <w:pPr>
              <w:pStyle w:val="TableText"/>
              <w:snapToGrid w:val="0"/>
            </w:pPr>
            <w:r w:rsidRPr="00123177">
              <w:t>NVHDCDCFaultID @  HVDCDC_Debug_PDU is equal to 0x8.</w:t>
            </w:r>
          </w:p>
          <w:p w14:paraId="52820914" w14:textId="77777777" w:rsidR="00A55B53" w:rsidRPr="00123177" w:rsidRDefault="00A55B53" w:rsidP="00535342">
            <w:pPr>
              <w:pStyle w:val="TableText"/>
              <w:snapToGrid w:val="0"/>
              <w:rPr>
                <w:i/>
                <w:iCs/>
              </w:rPr>
            </w:pPr>
            <w:r w:rsidRPr="00123177">
              <w:t>TVHDCDC5 @ HVDCDC_Status3 is greater than 85 degrees.</w:t>
            </w:r>
          </w:p>
        </w:tc>
      </w:tr>
      <w:tr w:rsidR="00A55B53" w:rsidRPr="00123177" w14:paraId="2514503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1CFF9A"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8687CB" w14:textId="77777777" w:rsidR="00A55B53" w:rsidRPr="00123177" w:rsidRDefault="00A55B53" w:rsidP="00535342">
            <w:pPr>
              <w:pStyle w:val="TableText"/>
              <w:snapToGrid w:val="0"/>
            </w:pPr>
            <w:r w:rsidRPr="00123177">
              <w:rPr>
                <w:szCs w:val="20"/>
              </w:rPr>
              <w:t>Constraints is not applicable.</w:t>
            </w:r>
          </w:p>
        </w:tc>
      </w:tr>
      <w:tr w:rsidR="00A55B53" w:rsidRPr="00123177" w14:paraId="51AC6D8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55FCD0"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D07F31" w14:textId="77777777" w:rsidR="00A55B53" w:rsidRPr="00123177" w:rsidRDefault="00A55B53" w:rsidP="00535342">
            <w:pPr>
              <w:pStyle w:val="TableText"/>
              <w:snapToGrid w:val="0"/>
            </w:pPr>
            <w:r w:rsidRPr="00123177">
              <w:rPr>
                <w:szCs w:val="20"/>
              </w:rPr>
              <w:t>No effects on other system</w:t>
            </w:r>
          </w:p>
        </w:tc>
      </w:tr>
      <w:tr w:rsidR="00A55B53" w:rsidRPr="00123177" w14:paraId="182585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F23E50" w14:textId="77777777" w:rsidR="00A55B53" w:rsidRPr="00123177" w:rsidRDefault="00A55B53" w:rsidP="00535342">
            <w:pPr>
              <w:pStyle w:val="TableText"/>
              <w:snapToGrid w:val="0"/>
            </w:pPr>
            <w:r w:rsidRPr="00123177">
              <w:t>Testability with respect to test environment</w:t>
            </w:r>
          </w:p>
          <w:p w14:paraId="0E4D6958" w14:textId="77777777" w:rsidR="00A55B53" w:rsidRPr="00123177" w:rsidRDefault="00A55B53" w:rsidP="00535342">
            <w:pPr>
              <w:pStyle w:val="TableText"/>
            </w:pPr>
            <w:r w:rsidRPr="00123177">
              <w:t>(Yes/No)</w:t>
            </w:r>
          </w:p>
          <w:p w14:paraId="4ACF061F"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2AB319" w14:textId="77777777" w:rsidR="00A55B53" w:rsidRPr="00123177" w:rsidRDefault="00A55B53" w:rsidP="00535342">
            <w:pPr>
              <w:pStyle w:val="TableText"/>
              <w:snapToGrid w:val="0"/>
            </w:pPr>
            <w:r w:rsidRPr="00123177">
              <w:t>YES</w:t>
            </w:r>
          </w:p>
        </w:tc>
      </w:tr>
      <w:tr w:rsidR="00A55B53" w:rsidRPr="00123177" w14:paraId="276BB44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89BF8A" w14:textId="77777777" w:rsidR="00A55B53" w:rsidRPr="00123177" w:rsidRDefault="00A55B53" w:rsidP="00535342">
            <w:pPr>
              <w:pStyle w:val="TableText"/>
              <w:snapToGrid w:val="0"/>
            </w:pPr>
            <w:r w:rsidRPr="00123177">
              <w:lastRenderedPageBreak/>
              <w:t>Feasible within project constraints</w:t>
            </w:r>
          </w:p>
          <w:p w14:paraId="29861455" w14:textId="77777777" w:rsidR="00A55B53" w:rsidRPr="00123177" w:rsidRDefault="00A55B53" w:rsidP="00535342">
            <w:pPr>
              <w:pStyle w:val="TableText"/>
              <w:snapToGrid w:val="0"/>
            </w:pPr>
            <w:r w:rsidRPr="00123177">
              <w:t>(Yes/No)</w:t>
            </w:r>
          </w:p>
          <w:p w14:paraId="17C6DCD2"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1212E5" w14:textId="77777777" w:rsidR="00A55B53" w:rsidRPr="00123177" w:rsidRDefault="00A55B53" w:rsidP="00535342">
            <w:pPr>
              <w:pStyle w:val="TableText"/>
              <w:snapToGrid w:val="0"/>
            </w:pPr>
            <w:r w:rsidRPr="00123177">
              <w:t>YES</w:t>
            </w:r>
          </w:p>
        </w:tc>
      </w:tr>
      <w:tr w:rsidR="00A55B53" w:rsidRPr="00123177" w14:paraId="47D0E88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F006DE" w14:textId="77777777" w:rsidR="00A55B53" w:rsidRPr="00123177" w:rsidRDefault="00A55B53" w:rsidP="00535342">
            <w:pPr>
              <w:pStyle w:val="TableText"/>
              <w:snapToGrid w:val="0"/>
            </w:pPr>
            <w:r w:rsidRPr="00123177">
              <w:t>Critical</w:t>
            </w:r>
          </w:p>
          <w:p w14:paraId="38447540"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52E2BB" w14:textId="77777777" w:rsidR="00A55B53" w:rsidRPr="00123177" w:rsidRDefault="00A55B53" w:rsidP="00535342">
            <w:pPr>
              <w:pStyle w:val="TableText"/>
              <w:snapToGrid w:val="0"/>
            </w:pPr>
            <w:r w:rsidRPr="00123177">
              <w:t>YES</w:t>
            </w:r>
          </w:p>
        </w:tc>
      </w:tr>
      <w:tr w:rsidR="00A55B53" w:rsidRPr="00123177" w14:paraId="3006BDD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75D059"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6B47C"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DAD647B" w14:textId="77777777" w:rsidR="00A55B53" w:rsidRPr="00123177" w:rsidRDefault="00A55B53" w:rsidP="00A55B53">
      <w:pPr>
        <w:rPr>
          <w:rFonts w:eastAsia="Arial"/>
          <w:szCs w:val="20"/>
        </w:rPr>
      </w:pPr>
    </w:p>
    <w:p w14:paraId="4FF47CD4" w14:textId="77777777" w:rsidR="00A55B53" w:rsidRPr="00123177" w:rsidRDefault="00A55B53" w:rsidP="00A55B53">
      <w:pPr>
        <w:rPr>
          <w:rFonts w:eastAsia="Arial"/>
          <w:szCs w:val="20"/>
        </w:rPr>
      </w:pPr>
    </w:p>
    <w:p w14:paraId="7165A90E" w14:textId="77777777" w:rsidR="00A55B53" w:rsidRPr="00123177" w:rsidRDefault="00A55B53" w:rsidP="00A55B53">
      <w:pPr>
        <w:pStyle w:val="Heading5"/>
        <w:rPr>
          <w:rFonts w:eastAsia="Arial"/>
          <w:szCs w:val="20"/>
        </w:rPr>
      </w:pPr>
      <w:r w:rsidRPr="00123177">
        <w:rPr>
          <w:rFonts w:eastAsia="Arial"/>
          <w:sz w:val="20"/>
          <w:szCs w:val="20"/>
        </w:rPr>
        <w:t xml:space="preserve">Requirement against </w:t>
      </w:r>
      <w:r w:rsidRPr="00123177">
        <w:rPr>
          <w:rStyle w:val="ui-provider"/>
          <w:sz w:val="20"/>
          <w:szCs w:val="20"/>
        </w:rPr>
        <w:t xml:space="preserve">detecting the over temperature of </w:t>
      </w:r>
      <w:r w:rsidRPr="00123177">
        <w:rPr>
          <w:rFonts w:eastAsia="Arial"/>
          <w:color w:val="000000" w:themeColor="text1"/>
          <w:sz w:val="20"/>
          <w:szCs w:val="20"/>
        </w:rPr>
        <w:t>the microcontroller</w:t>
      </w:r>
      <w:r w:rsidRPr="00123177">
        <w:rPr>
          <w:rFonts w:eastAsia="Arial"/>
          <w:color w:val="000000" w:themeColor="text1"/>
        </w:rPr>
        <w:t xml:space="preserve"> </w:t>
      </w:r>
    </w:p>
    <w:tbl>
      <w:tblPr>
        <w:tblW w:w="9518" w:type="dxa"/>
        <w:tblInd w:w="108" w:type="dxa"/>
        <w:tblLayout w:type="fixed"/>
        <w:tblLook w:val="0000" w:firstRow="0" w:lastRow="0" w:firstColumn="0" w:lastColumn="0" w:noHBand="0" w:noVBand="0"/>
      </w:tblPr>
      <w:tblGrid>
        <w:gridCol w:w="1920"/>
        <w:gridCol w:w="7598"/>
      </w:tblGrid>
      <w:tr w:rsidR="00A55B53" w:rsidRPr="00123177" w14:paraId="4203E4C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4136855"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7967499" w14:textId="77777777" w:rsidR="00A55B53" w:rsidRPr="00123177" w:rsidRDefault="00A55B53" w:rsidP="00535342">
            <w:pPr>
              <w:pStyle w:val="TableColumnTitle"/>
              <w:snapToGrid w:val="0"/>
            </w:pPr>
            <w:r w:rsidRPr="00123177">
              <w:t>Description</w:t>
            </w:r>
          </w:p>
        </w:tc>
      </w:tr>
      <w:tr w:rsidR="00A55B53" w:rsidRPr="00123177" w14:paraId="24A952A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A6B8B6B"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D05066" w14:textId="77777777" w:rsidR="00A55B53" w:rsidRPr="00123177" w:rsidRDefault="00A55B53" w:rsidP="00535342">
            <w:pPr>
              <w:snapToGrid w:val="0"/>
            </w:pPr>
            <w:r w:rsidRPr="00123177">
              <w:rPr>
                <w:rFonts w:eastAsia="Arial"/>
                <w:color w:val="000000" w:themeColor="text1"/>
              </w:rPr>
              <w:t>SWRS_Diag_53</w:t>
            </w:r>
          </w:p>
        </w:tc>
      </w:tr>
      <w:tr w:rsidR="00A55B53" w:rsidRPr="00123177" w14:paraId="50A861F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ED5161B"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DD53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SDS-HVDCDC-215</w:t>
            </w:r>
          </w:p>
        </w:tc>
      </w:tr>
      <w:tr w:rsidR="00A55B53" w:rsidRPr="00123177" w14:paraId="4970950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6C2034F"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05E6B5" w14:textId="77777777" w:rsidR="00A55B53" w:rsidRPr="00123177" w:rsidRDefault="00A55B53" w:rsidP="00535342">
            <w:pPr>
              <w:pStyle w:val="TableText"/>
              <w:snapToGrid w:val="0"/>
            </w:pPr>
            <w:r w:rsidRPr="00123177">
              <w:t>B-Sample/PF2.0</w:t>
            </w:r>
          </w:p>
        </w:tc>
      </w:tr>
      <w:tr w:rsidR="00A55B53" w:rsidRPr="00123177" w14:paraId="5FF2B5D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F112CBD"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E45A5"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over temperature of the microcontroller and raise a level 0 fault.</w:t>
            </w:r>
          </w:p>
        </w:tc>
      </w:tr>
      <w:tr w:rsidR="00A55B53" w:rsidRPr="00123177" w14:paraId="677621C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37C0D7"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EDE4FA"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4E1713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FBFDFB"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4B62B9"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36DE66E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4843A6"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581303"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73BA3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1DAB45"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402E4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Give a temperature more 85 degrees to the controller IC TC397.</w:t>
            </w:r>
          </w:p>
        </w:tc>
      </w:tr>
      <w:tr w:rsidR="00A55B53" w:rsidRPr="00123177" w14:paraId="5DE8F5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E9D920"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3B6016" w14:textId="77777777" w:rsidR="00A55B53" w:rsidRPr="00123177" w:rsidRDefault="00A55B53" w:rsidP="00535342">
            <w:pPr>
              <w:pStyle w:val="TableText"/>
              <w:snapToGrid w:val="0"/>
            </w:pPr>
            <w:r w:rsidRPr="00123177">
              <w:t>NHVDCDCFault @ HVDCDC_Status1 shall equal to 0x1 (“level 0 fault")</w:t>
            </w:r>
          </w:p>
          <w:p w14:paraId="6BE2266C" w14:textId="77777777" w:rsidR="00A55B53" w:rsidRPr="00123177" w:rsidRDefault="00A55B53" w:rsidP="00535342">
            <w:pPr>
              <w:pStyle w:val="TableText"/>
              <w:snapToGrid w:val="0"/>
            </w:pPr>
            <w:r w:rsidRPr="00123177">
              <w:t>NHVDCDCFaultID @ HVDCDC_Debug_PDU shall equal to 64 (“DIAGNOSTIC_MCU_OT_FAULT_ID”) and is raised after the fault response time of 4000ms.</w:t>
            </w:r>
          </w:p>
        </w:tc>
      </w:tr>
      <w:tr w:rsidR="00A55B53" w:rsidRPr="00123177" w14:paraId="72E823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2A50A0"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63E8D5" w14:textId="77777777" w:rsidR="00A55B53" w:rsidRPr="00123177" w:rsidRDefault="00A55B53" w:rsidP="00535342">
            <w:pPr>
              <w:pStyle w:val="TableText"/>
              <w:snapToGrid w:val="0"/>
              <w:rPr>
                <w:rStyle w:val="normaltextrun"/>
              </w:rPr>
            </w:pPr>
            <w:r w:rsidRPr="00123177">
              <w:rPr>
                <w:rStyle w:val="normaltextrun"/>
              </w:rPr>
              <w:t>The HVDCDC shall detects the over temperature fault of the microcontroller and raise a level 0 fault.</w:t>
            </w:r>
          </w:p>
        </w:tc>
      </w:tr>
      <w:tr w:rsidR="00A55B53" w:rsidRPr="00123177" w14:paraId="3D19C51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B9C7C6"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31E48D" w14:textId="77777777" w:rsidR="00A55B53" w:rsidRPr="00123177" w:rsidRDefault="00A55B53" w:rsidP="00535342">
            <w:pPr>
              <w:pStyle w:val="TableText"/>
              <w:snapToGrid w:val="0"/>
            </w:pPr>
            <w:r w:rsidRPr="00123177">
              <w:t>No such mandatory fields is applicable.</w:t>
            </w:r>
          </w:p>
        </w:tc>
      </w:tr>
      <w:tr w:rsidR="00A55B53" w:rsidRPr="00123177" w14:paraId="64FD1B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AB1BB0"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51ECFA" w14:textId="77777777" w:rsidR="00A55B53" w:rsidRPr="00123177" w:rsidRDefault="00A55B53" w:rsidP="00535342">
            <w:pPr>
              <w:pStyle w:val="TableText"/>
              <w:snapToGrid w:val="0"/>
            </w:pPr>
            <w:r w:rsidRPr="00123177">
              <w:t>NHVDCDCStatus = 0, NHVDCDCStatusDebug = 0, NHVDCDCFault = 0.</w:t>
            </w:r>
          </w:p>
        </w:tc>
      </w:tr>
      <w:tr w:rsidR="00A55B53" w:rsidRPr="00123177" w14:paraId="7D1D6C4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25E6AF" w14:textId="77777777" w:rsidR="00A55B53" w:rsidRPr="00123177" w:rsidRDefault="00A55B53" w:rsidP="00535342">
            <w:pPr>
              <w:pStyle w:val="TableText"/>
              <w:snapToGrid w:val="0"/>
            </w:pPr>
            <w:r w:rsidRPr="00123177">
              <w:lastRenderedPageBreak/>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0FA443"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772B943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CF42F1"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481A73" w14:textId="77777777" w:rsidR="00A55B53" w:rsidRPr="00123177" w:rsidRDefault="00A55B53" w:rsidP="00535342">
            <w:pPr>
              <w:pStyle w:val="TableText"/>
              <w:snapToGrid w:val="0"/>
            </w:pPr>
            <w:r w:rsidRPr="00123177">
              <w:rPr>
                <w:szCs w:val="20"/>
              </w:rPr>
              <w:t>Valid range value is not required</w:t>
            </w:r>
          </w:p>
        </w:tc>
      </w:tr>
      <w:tr w:rsidR="00A55B53" w:rsidRPr="00123177" w14:paraId="054EB3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E17458"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392BB6"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D396F5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48C277"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5912F6"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BD350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721055"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E98D01" w14:textId="77777777" w:rsidR="00A55B53" w:rsidRPr="00123177" w:rsidRDefault="00A55B53" w:rsidP="00535342">
            <w:pPr>
              <w:pStyle w:val="TableText"/>
            </w:pPr>
            <w:r w:rsidRPr="00123177">
              <w:rPr>
                <w:szCs w:val="20"/>
              </w:rPr>
              <w:t>Data rate is not applicable.</w:t>
            </w:r>
          </w:p>
        </w:tc>
      </w:tr>
      <w:tr w:rsidR="00A55B53" w:rsidRPr="00123177" w14:paraId="60E178B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C72936"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84E8BE"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1BCA0D7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E01CEE"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C2AF40"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9ED0BD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7307DD" w14:textId="77777777" w:rsidR="00A55B53" w:rsidRPr="00123177" w:rsidRDefault="00A55B53" w:rsidP="00535342">
            <w:pPr>
              <w:pStyle w:val="TableText"/>
              <w:snapToGrid w:val="0"/>
            </w:pPr>
            <w:r w:rsidRPr="00123177">
              <w:t xml:space="preserve">Validation Rules/ </w:t>
            </w:r>
          </w:p>
          <w:p w14:paraId="25017244"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89716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0AD00F9A" w14:textId="77777777" w:rsidR="00A55B53" w:rsidRPr="00123177" w:rsidRDefault="00A55B53" w:rsidP="00535342">
            <w:pPr>
              <w:pStyle w:val="TableText"/>
              <w:snapToGrid w:val="0"/>
              <w:rPr>
                <w:rFonts w:eastAsia="Arial"/>
                <w:color w:val="000000" w:themeColor="text1"/>
              </w:rPr>
            </w:pPr>
          </w:p>
          <w:p w14:paraId="6AF34D9A" w14:textId="77777777" w:rsidR="00A55B53" w:rsidRPr="00123177" w:rsidRDefault="00A55B53" w:rsidP="00535342">
            <w:pPr>
              <w:pStyle w:val="TableText"/>
              <w:snapToGrid w:val="0"/>
            </w:pPr>
            <w:r w:rsidRPr="00123177">
              <w:t>NHVDCDCFault @ HVDCDC_Status1 shall equal to 0x1 (“level 0 fault")</w:t>
            </w:r>
          </w:p>
          <w:p w14:paraId="12F4F1CD" w14:textId="77777777" w:rsidR="00A55B53" w:rsidRPr="00123177" w:rsidRDefault="00A55B53" w:rsidP="00535342">
            <w:pPr>
              <w:pStyle w:val="TableText"/>
              <w:snapToGrid w:val="0"/>
              <w:rPr>
                <w:i/>
                <w:iCs/>
              </w:rPr>
            </w:pPr>
            <w:r w:rsidRPr="00123177">
              <w:t>NHVDCDCFaultID @ HVDCDC_Debug_PDU shall equal to 64 (“DIAGNOSTIC_MCU_OT_FAULT_ID”)</w:t>
            </w:r>
          </w:p>
        </w:tc>
      </w:tr>
      <w:tr w:rsidR="00A55B53" w:rsidRPr="00123177" w14:paraId="0DB3E3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EBB35B"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4CA71D" w14:textId="77777777" w:rsidR="00A55B53" w:rsidRPr="00123177" w:rsidRDefault="00A55B53" w:rsidP="00535342">
            <w:pPr>
              <w:pStyle w:val="TableText"/>
              <w:snapToGrid w:val="0"/>
            </w:pPr>
            <w:r w:rsidRPr="00123177">
              <w:rPr>
                <w:szCs w:val="20"/>
              </w:rPr>
              <w:t>Constraints is not applicable.</w:t>
            </w:r>
          </w:p>
        </w:tc>
      </w:tr>
      <w:tr w:rsidR="00A55B53" w:rsidRPr="00123177" w14:paraId="127BA8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2C3304"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AE0827" w14:textId="77777777" w:rsidR="00A55B53" w:rsidRPr="00123177" w:rsidRDefault="00A55B53" w:rsidP="00535342">
            <w:pPr>
              <w:pStyle w:val="TableText"/>
              <w:snapToGrid w:val="0"/>
            </w:pPr>
            <w:r w:rsidRPr="00123177">
              <w:rPr>
                <w:szCs w:val="20"/>
              </w:rPr>
              <w:t>No effects on other system</w:t>
            </w:r>
          </w:p>
        </w:tc>
      </w:tr>
      <w:tr w:rsidR="00A55B53" w:rsidRPr="00123177" w14:paraId="7E2346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0EF689" w14:textId="77777777" w:rsidR="00A55B53" w:rsidRPr="00123177" w:rsidRDefault="00A55B53" w:rsidP="00535342">
            <w:pPr>
              <w:pStyle w:val="TableText"/>
              <w:snapToGrid w:val="0"/>
            </w:pPr>
            <w:r w:rsidRPr="00123177">
              <w:t>Testability with respect to test environment</w:t>
            </w:r>
          </w:p>
          <w:p w14:paraId="3214AC94" w14:textId="77777777" w:rsidR="00A55B53" w:rsidRPr="00123177" w:rsidRDefault="00A55B53" w:rsidP="00535342">
            <w:pPr>
              <w:pStyle w:val="TableText"/>
            </w:pPr>
            <w:r w:rsidRPr="00123177">
              <w:t>(Yes/No)</w:t>
            </w:r>
          </w:p>
          <w:p w14:paraId="5E2D7631"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1C1A22" w14:textId="77777777" w:rsidR="00A55B53" w:rsidRPr="00123177" w:rsidRDefault="00A55B53" w:rsidP="00535342">
            <w:pPr>
              <w:pStyle w:val="TableText"/>
              <w:snapToGrid w:val="0"/>
            </w:pPr>
            <w:r w:rsidRPr="00123177">
              <w:t>YES</w:t>
            </w:r>
          </w:p>
        </w:tc>
      </w:tr>
      <w:tr w:rsidR="00A55B53" w:rsidRPr="00123177" w14:paraId="471F35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46D155" w14:textId="77777777" w:rsidR="00A55B53" w:rsidRPr="00123177" w:rsidRDefault="00A55B53" w:rsidP="00535342">
            <w:pPr>
              <w:pStyle w:val="TableText"/>
              <w:snapToGrid w:val="0"/>
            </w:pPr>
            <w:r w:rsidRPr="00123177">
              <w:t>Feasible within project constraints</w:t>
            </w:r>
          </w:p>
          <w:p w14:paraId="79D98643" w14:textId="77777777" w:rsidR="00A55B53" w:rsidRPr="00123177" w:rsidRDefault="00A55B53" w:rsidP="00535342">
            <w:pPr>
              <w:pStyle w:val="TableText"/>
              <w:snapToGrid w:val="0"/>
            </w:pPr>
            <w:r w:rsidRPr="00123177">
              <w:t>(Yes/No)</w:t>
            </w:r>
          </w:p>
          <w:p w14:paraId="2900B71F"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7DE0A1" w14:textId="77777777" w:rsidR="00A55B53" w:rsidRPr="00123177" w:rsidRDefault="00A55B53" w:rsidP="00535342">
            <w:pPr>
              <w:pStyle w:val="TableText"/>
              <w:snapToGrid w:val="0"/>
            </w:pPr>
            <w:r w:rsidRPr="00123177">
              <w:t>YES</w:t>
            </w:r>
          </w:p>
        </w:tc>
      </w:tr>
      <w:tr w:rsidR="00A55B53" w:rsidRPr="00123177" w14:paraId="4482BA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447A77" w14:textId="77777777" w:rsidR="00A55B53" w:rsidRPr="00123177" w:rsidRDefault="00A55B53" w:rsidP="00535342">
            <w:pPr>
              <w:pStyle w:val="TableText"/>
              <w:snapToGrid w:val="0"/>
            </w:pPr>
            <w:r w:rsidRPr="00123177">
              <w:lastRenderedPageBreak/>
              <w:t>Critical</w:t>
            </w:r>
          </w:p>
          <w:p w14:paraId="451AE92B"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6FEA78" w14:textId="77777777" w:rsidR="00A55B53" w:rsidRPr="00123177" w:rsidRDefault="00A55B53" w:rsidP="00535342">
            <w:pPr>
              <w:pStyle w:val="TableText"/>
              <w:snapToGrid w:val="0"/>
            </w:pPr>
            <w:r w:rsidRPr="00123177">
              <w:t>YES</w:t>
            </w:r>
          </w:p>
        </w:tc>
      </w:tr>
      <w:tr w:rsidR="00A55B53" w:rsidRPr="00123177" w14:paraId="40F3CB8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486044"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A20DB0"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63D351BB" w14:textId="77777777" w:rsidR="00A55B53" w:rsidRPr="00123177" w:rsidRDefault="00A55B53" w:rsidP="00A55B53">
      <w:pPr>
        <w:rPr>
          <w:rFonts w:eastAsia="Arial"/>
          <w:szCs w:val="20"/>
        </w:rPr>
      </w:pPr>
    </w:p>
    <w:p w14:paraId="091CF418" w14:textId="78771F87" w:rsidR="00755262" w:rsidRPr="00DD0EC5" w:rsidRDefault="00755262" w:rsidP="00755262">
      <w:pPr>
        <w:pStyle w:val="Heading5"/>
        <w:rPr>
          <w:rFonts w:eastAsia="Arial"/>
          <w:sz w:val="20"/>
          <w:szCs w:val="20"/>
        </w:rPr>
      </w:pPr>
      <w:r w:rsidRPr="00DD0EC5">
        <w:rPr>
          <w:rFonts w:eastAsia="Arial"/>
          <w:sz w:val="20"/>
          <w:szCs w:val="20"/>
        </w:rPr>
        <w:t xml:space="preserve">Requirement </w:t>
      </w:r>
      <w:r w:rsidR="00DD0EC5" w:rsidRPr="00DD0EC5">
        <w:rPr>
          <w:rFonts w:eastAsia="Arial"/>
          <w:sz w:val="20"/>
          <w:szCs w:val="20"/>
        </w:rPr>
        <w:t>raise level 2 fault when</w:t>
      </w:r>
      <w:r w:rsidRPr="00DD0EC5">
        <w:rPr>
          <w:rFonts w:eastAsia="Arial"/>
          <w:sz w:val="20"/>
          <w:szCs w:val="20"/>
        </w:rPr>
        <w:t xml:space="preserve"> the over temperature of the microcontroller </w:t>
      </w:r>
      <w:r w:rsidR="00DD0EC5">
        <w:rPr>
          <w:rFonts w:eastAsia="Arial"/>
          <w:sz w:val="20"/>
          <w:szCs w:val="20"/>
        </w:rPr>
        <w:t xml:space="preserve">may </w:t>
      </w:r>
      <w:r w:rsidR="00DD0EC5" w:rsidRPr="00DD0EC5">
        <w:rPr>
          <w:rFonts w:eastAsia="Arial"/>
          <w:sz w:val="20"/>
          <w:szCs w:val="20"/>
        </w:rPr>
        <w:t>damage the controller</w:t>
      </w:r>
    </w:p>
    <w:tbl>
      <w:tblPr>
        <w:tblW w:w="9518" w:type="dxa"/>
        <w:tblInd w:w="108" w:type="dxa"/>
        <w:tblLayout w:type="fixed"/>
        <w:tblLook w:val="0000" w:firstRow="0" w:lastRow="0" w:firstColumn="0" w:lastColumn="0" w:noHBand="0" w:noVBand="0"/>
      </w:tblPr>
      <w:tblGrid>
        <w:gridCol w:w="1920"/>
        <w:gridCol w:w="7598"/>
      </w:tblGrid>
      <w:tr w:rsidR="00755262" w:rsidRPr="00123177" w14:paraId="222D4AA3"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6CCF298" w14:textId="77777777" w:rsidR="00755262" w:rsidRPr="00123177" w:rsidRDefault="00755262" w:rsidP="00796E3F">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F837BB2" w14:textId="77777777" w:rsidR="00755262" w:rsidRPr="00123177" w:rsidRDefault="00755262" w:rsidP="00796E3F">
            <w:pPr>
              <w:pStyle w:val="TableColumnTitle"/>
              <w:snapToGrid w:val="0"/>
            </w:pPr>
            <w:r w:rsidRPr="00123177">
              <w:t>Description</w:t>
            </w:r>
          </w:p>
        </w:tc>
      </w:tr>
      <w:tr w:rsidR="00755262" w:rsidRPr="00123177" w14:paraId="0885D232" w14:textId="77777777" w:rsidTr="00796E3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E950324" w14:textId="77777777" w:rsidR="00755262" w:rsidRPr="00123177" w:rsidRDefault="00755262" w:rsidP="00796E3F">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A65132" w14:textId="7A2A1EB1" w:rsidR="00755262" w:rsidRPr="00123177" w:rsidRDefault="00755262" w:rsidP="00796E3F">
            <w:pPr>
              <w:snapToGrid w:val="0"/>
            </w:pPr>
            <w:r w:rsidRPr="00123177">
              <w:rPr>
                <w:rFonts w:eastAsia="Arial"/>
                <w:color w:val="000000" w:themeColor="text1"/>
              </w:rPr>
              <w:t>SWRS_Diag_</w:t>
            </w:r>
            <w:r>
              <w:rPr>
                <w:rFonts w:eastAsia="Arial"/>
                <w:color w:val="000000" w:themeColor="text1"/>
              </w:rPr>
              <w:t>119</w:t>
            </w:r>
          </w:p>
        </w:tc>
      </w:tr>
      <w:tr w:rsidR="00755262" w:rsidRPr="00123177" w14:paraId="21436A33" w14:textId="77777777" w:rsidTr="00796E3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0DD725A" w14:textId="77777777" w:rsidR="00755262" w:rsidRPr="00123177" w:rsidRDefault="00755262" w:rsidP="00796E3F">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78A44A" w14:textId="7EB8F0B2" w:rsidR="00755262" w:rsidRPr="00123177" w:rsidRDefault="00755262" w:rsidP="00796E3F">
            <w:pPr>
              <w:rPr>
                <w:rFonts w:eastAsia="Arial"/>
                <w:color w:val="000000" w:themeColor="text1"/>
                <w:szCs w:val="20"/>
              </w:rPr>
            </w:pPr>
            <w:r w:rsidRPr="00123177">
              <w:rPr>
                <w:rFonts w:eastAsia="Arial"/>
                <w:color w:val="000000" w:themeColor="text1"/>
                <w:szCs w:val="20"/>
              </w:rPr>
              <w:t>SDS-HVDCDC-</w:t>
            </w:r>
            <w:r>
              <w:rPr>
                <w:rFonts w:eastAsia="Arial"/>
                <w:color w:val="000000" w:themeColor="text1"/>
                <w:szCs w:val="20"/>
              </w:rPr>
              <w:t>434</w:t>
            </w:r>
          </w:p>
        </w:tc>
      </w:tr>
      <w:tr w:rsidR="00755262" w:rsidRPr="00123177" w14:paraId="3D23736F" w14:textId="77777777" w:rsidTr="00796E3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24DECA9" w14:textId="77777777" w:rsidR="00755262" w:rsidRPr="00123177" w:rsidRDefault="00755262" w:rsidP="00796E3F">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CE9D5" w14:textId="75FD9640" w:rsidR="00755262" w:rsidRPr="00123177" w:rsidRDefault="00DD0EC5" w:rsidP="00796E3F">
            <w:pPr>
              <w:pStyle w:val="TableText"/>
              <w:snapToGrid w:val="0"/>
            </w:pPr>
            <w:r>
              <w:t>Pre-C</w:t>
            </w:r>
            <w:r w:rsidR="00755262" w:rsidRPr="00123177">
              <w:t>-Sample/PF</w:t>
            </w:r>
            <w:r>
              <w:t>3</w:t>
            </w:r>
            <w:r w:rsidR="00755262" w:rsidRPr="00123177">
              <w:t>.0</w:t>
            </w:r>
            <w:r>
              <w:t xml:space="preserve"> Phase2</w:t>
            </w:r>
          </w:p>
        </w:tc>
      </w:tr>
      <w:tr w:rsidR="00755262" w:rsidRPr="00123177" w14:paraId="51396B6A" w14:textId="77777777" w:rsidTr="00796E3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4104843" w14:textId="77777777" w:rsidR="00755262" w:rsidRPr="00123177" w:rsidRDefault="00755262" w:rsidP="00796E3F">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0EB23" w14:textId="2DB67832" w:rsidR="00755262" w:rsidRPr="00123177" w:rsidRDefault="00755262" w:rsidP="00796E3F">
            <w:pPr>
              <w:snapToGrid w:val="0"/>
              <w:rPr>
                <w:rFonts w:eastAsia="Arial"/>
                <w:color w:val="000000" w:themeColor="text1"/>
              </w:rPr>
            </w:pPr>
            <w:r w:rsidRPr="00123177">
              <w:rPr>
                <w:rFonts w:eastAsia="Arial"/>
                <w:color w:val="000000" w:themeColor="text1"/>
              </w:rPr>
              <w:t xml:space="preserve">The HVDCDC shall detect the over temperature of the microcontroller and raise </w:t>
            </w:r>
            <w:r w:rsidR="00DD0EC5" w:rsidRPr="00DD0EC5">
              <w:rPr>
                <w:rFonts w:eastAsia="Arial"/>
                <w:color w:val="000000" w:themeColor="text1"/>
              </w:rPr>
              <w:t>a level 2 fault in case the measured temperature could cause a permanent damage to the microcontroller</w:t>
            </w:r>
          </w:p>
        </w:tc>
      </w:tr>
      <w:tr w:rsidR="00755262" w:rsidRPr="00123177" w14:paraId="6D72C086"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22DAA936" w14:textId="77777777" w:rsidR="00755262" w:rsidRPr="00123177" w:rsidRDefault="00755262" w:rsidP="00796E3F">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9A3F14" w14:textId="77777777" w:rsidR="00755262" w:rsidRPr="00123177" w:rsidRDefault="00755262" w:rsidP="00796E3F">
            <w:pPr>
              <w:snapToGrid w:val="0"/>
              <w:rPr>
                <w:rFonts w:eastAsia="Arial"/>
              </w:rPr>
            </w:pPr>
            <w:r w:rsidRPr="00123177">
              <w:rPr>
                <w:rFonts w:eastAsia="Arial"/>
              </w:rPr>
              <w:t>No Such derived requirement is applicable.</w:t>
            </w:r>
          </w:p>
        </w:tc>
      </w:tr>
      <w:tr w:rsidR="00755262" w:rsidRPr="00123177" w14:paraId="2D3A5BF6"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6650C1D9" w14:textId="77777777" w:rsidR="00755262" w:rsidRPr="00123177" w:rsidRDefault="00755262" w:rsidP="00796E3F">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2994B2" w14:textId="77777777" w:rsidR="00755262" w:rsidRPr="00123177" w:rsidRDefault="00755262" w:rsidP="00796E3F">
            <w:pPr>
              <w:pStyle w:val="TableText"/>
              <w:snapToGrid w:val="0"/>
              <w:rPr>
                <w:rFonts w:eastAsia="Arial"/>
                <w:color w:val="000000" w:themeColor="text1"/>
                <w:szCs w:val="20"/>
              </w:rPr>
            </w:pPr>
            <w:r w:rsidRPr="00123177">
              <w:rPr>
                <w:rFonts w:eastAsia="Arial"/>
                <w:color w:val="000000" w:themeColor="text1"/>
                <w:szCs w:val="20"/>
              </w:rPr>
              <w:t>Medium</w:t>
            </w:r>
          </w:p>
        </w:tc>
      </w:tr>
      <w:tr w:rsidR="00755262" w:rsidRPr="00123177" w14:paraId="374D775D"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32E6CA67" w14:textId="77777777" w:rsidR="00755262" w:rsidRPr="00123177" w:rsidRDefault="00755262" w:rsidP="00796E3F">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EFA9AF" w14:textId="77777777" w:rsidR="00755262" w:rsidRPr="00123177" w:rsidRDefault="00755262" w:rsidP="00796E3F">
            <w:pPr>
              <w:pStyle w:val="TableText"/>
              <w:snapToGrid w:val="0"/>
            </w:pPr>
            <w:r w:rsidRPr="00123177">
              <w:rPr>
                <w:rFonts w:eastAsia="Arial"/>
                <w:color w:val="000000" w:themeColor="text1"/>
                <w:szCs w:val="20"/>
              </w:rPr>
              <w:t>No Specific access restrictions is applicable.</w:t>
            </w:r>
          </w:p>
        </w:tc>
      </w:tr>
      <w:tr w:rsidR="00755262" w:rsidRPr="00123177" w14:paraId="79F502D4"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31E90DFE" w14:textId="77777777" w:rsidR="00755262" w:rsidRPr="00123177" w:rsidRDefault="00755262" w:rsidP="00796E3F">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CA8FA1" w14:textId="42E8CFF9" w:rsidR="00755262" w:rsidRPr="00123177" w:rsidRDefault="00755262" w:rsidP="00796E3F">
            <w:pPr>
              <w:pStyle w:val="TableText"/>
              <w:snapToGrid w:val="0"/>
              <w:rPr>
                <w:rFonts w:eastAsia="Arial"/>
                <w:color w:val="000000" w:themeColor="text1"/>
              </w:rPr>
            </w:pPr>
            <w:r w:rsidRPr="00123177">
              <w:rPr>
                <w:rFonts w:eastAsia="Arial"/>
                <w:color w:val="000000" w:themeColor="text1"/>
              </w:rPr>
              <w:t xml:space="preserve">Give a temperature more </w:t>
            </w:r>
            <w:r w:rsidR="00000738">
              <w:rPr>
                <w:rFonts w:eastAsia="Arial"/>
                <w:color w:val="000000" w:themeColor="text1"/>
              </w:rPr>
              <w:t>10</w:t>
            </w:r>
            <w:r w:rsidR="00DB0537">
              <w:rPr>
                <w:rFonts w:eastAsia="Arial"/>
                <w:color w:val="000000" w:themeColor="text1"/>
              </w:rPr>
              <w:t>0</w:t>
            </w:r>
            <w:r w:rsidRPr="00123177">
              <w:rPr>
                <w:rFonts w:eastAsia="Arial"/>
                <w:color w:val="000000" w:themeColor="text1"/>
              </w:rPr>
              <w:t xml:space="preserve"> degrees</w:t>
            </w:r>
            <w:r w:rsidR="00DD0EC5">
              <w:rPr>
                <w:rFonts w:eastAsia="Arial"/>
                <w:color w:val="000000" w:themeColor="text1"/>
              </w:rPr>
              <w:t xml:space="preserve"> (HVDCDC_CAL)</w:t>
            </w:r>
            <w:r w:rsidRPr="00123177">
              <w:rPr>
                <w:rFonts w:eastAsia="Arial"/>
                <w:color w:val="000000" w:themeColor="text1"/>
              </w:rPr>
              <w:t xml:space="preserve"> to the controller IC TC397</w:t>
            </w:r>
            <w:r w:rsidR="00DD0EC5">
              <w:rPr>
                <w:rFonts w:eastAsia="Arial"/>
                <w:color w:val="000000" w:themeColor="text1"/>
              </w:rPr>
              <w:t xml:space="preserve"> for calibratable time HVDCDC_CAL</w:t>
            </w:r>
            <w:r w:rsidRPr="00123177">
              <w:rPr>
                <w:rFonts w:eastAsia="Arial"/>
                <w:color w:val="000000" w:themeColor="text1"/>
              </w:rPr>
              <w:t>.</w:t>
            </w:r>
          </w:p>
        </w:tc>
      </w:tr>
      <w:tr w:rsidR="00755262" w:rsidRPr="00123177" w14:paraId="4DDEB911"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477A7C12" w14:textId="77777777" w:rsidR="00755262" w:rsidRPr="00123177" w:rsidRDefault="00755262" w:rsidP="00796E3F">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F69E86" w14:textId="26AB383D" w:rsidR="00755262" w:rsidRPr="00123177" w:rsidRDefault="00755262" w:rsidP="00796E3F">
            <w:pPr>
              <w:pStyle w:val="TableText"/>
              <w:snapToGrid w:val="0"/>
            </w:pPr>
            <w:r w:rsidRPr="00123177">
              <w:t>NHVDCDCFault @ HVDCDC_Status1 shall equal to 0x</w:t>
            </w:r>
            <w:r w:rsidR="00DD0EC5">
              <w:t>3</w:t>
            </w:r>
            <w:r w:rsidRPr="00123177">
              <w:t xml:space="preserve"> (“level </w:t>
            </w:r>
            <w:r w:rsidR="00DD0EC5">
              <w:t>2</w:t>
            </w:r>
            <w:r w:rsidRPr="00123177">
              <w:t xml:space="preserve"> fault")</w:t>
            </w:r>
          </w:p>
          <w:p w14:paraId="502C484E" w14:textId="6F6EC49D" w:rsidR="00755262" w:rsidRPr="00123177" w:rsidRDefault="00755262" w:rsidP="00796E3F">
            <w:pPr>
              <w:pStyle w:val="TableText"/>
              <w:snapToGrid w:val="0"/>
            </w:pPr>
            <w:r w:rsidRPr="00123177">
              <w:t xml:space="preserve">NHVDCDCFaultID @ HVDCDC_Debug_PDU </w:t>
            </w:r>
            <w:r w:rsidR="00DD0EC5" w:rsidRPr="00123177">
              <w:rPr>
                <w:szCs w:val="20"/>
              </w:rPr>
              <w:t>should provide Fault ID</w:t>
            </w:r>
            <w:r w:rsidR="00DD0EC5" w:rsidRPr="00123177">
              <w:rPr>
                <w:rFonts w:eastAsia="Arial"/>
                <w:szCs w:val="20"/>
              </w:rPr>
              <w:t xml:space="preserve"> for detected </w:t>
            </w:r>
            <w:r w:rsidR="00DD0EC5">
              <w:rPr>
                <w:rFonts w:eastAsia="Arial"/>
                <w:szCs w:val="20"/>
              </w:rPr>
              <w:t>over temperature for configured calibratable time.</w:t>
            </w:r>
          </w:p>
        </w:tc>
      </w:tr>
      <w:tr w:rsidR="00755262" w:rsidRPr="00123177" w14:paraId="7D3DB134"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746EAE1E" w14:textId="77777777" w:rsidR="00755262" w:rsidRPr="00123177" w:rsidRDefault="00755262" w:rsidP="00796E3F">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1AB925" w14:textId="03633CFB" w:rsidR="00755262" w:rsidRPr="00123177" w:rsidRDefault="00755262" w:rsidP="00796E3F">
            <w:pPr>
              <w:pStyle w:val="TableText"/>
              <w:snapToGrid w:val="0"/>
              <w:rPr>
                <w:rStyle w:val="normaltextrun"/>
              </w:rPr>
            </w:pPr>
            <w:r w:rsidRPr="00123177">
              <w:rPr>
                <w:rStyle w:val="normaltextrun"/>
              </w:rPr>
              <w:t xml:space="preserve">The HVDCDC shall detects the over temperature fault of the microcontroller and raise a level </w:t>
            </w:r>
            <w:r w:rsidR="00DD0EC5">
              <w:rPr>
                <w:rStyle w:val="normaltextrun"/>
              </w:rPr>
              <w:t>2</w:t>
            </w:r>
            <w:r w:rsidRPr="00123177">
              <w:rPr>
                <w:rStyle w:val="normaltextrun"/>
              </w:rPr>
              <w:t xml:space="preserve"> fault</w:t>
            </w:r>
            <w:r w:rsidR="00DD0EC5">
              <w:rPr>
                <w:rStyle w:val="normaltextrun"/>
              </w:rPr>
              <w:t xml:space="preserve"> if the temperature exceed the calibratable temp value and remained for calibratable time</w:t>
            </w:r>
            <w:r w:rsidRPr="00123177">
              <w:rPr>
                <w:rStyle w:val="normaltextrun"/>
              </w:rPr>
              <w:t>.</w:t>
            </w:r>
          </w:p>
        </w:tc>
      </w:tr>
      <w:tr w:rsidR="00755262" w:rsidRPr="00123177" w14:paraId="63795D0D"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42C42641" w14:textId="77777777" w:rsidR="00755262" w:rsidRPr="00123177" w:rsidRDefault="00755262" w:rsidP="00796E3F">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FC69F2" w14:textId="77777777" w:rsidR="00755262" w:rsidRPr="00123177" w:rsidRDefault="00755262" w:rsidP="00796E3F">
            <w:pPr>
              <w:pStyle w:val="TableText"/>
              <w:snapToGrid w:val="0"/>
            </w:pPr>
            <w:r w:rsidRPr="00123177">
              <w:t>No such mandatory fields is applicable.</w:t>
            </w:r>
          </w:p>
        </w:tc>
      </w:tr>
      <w:tr w:rsidR="00755262" w:rsidRPr="00123177" w14:paraId="76F41C52"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41F3AA8B" w14:textId="77777777" w:rsidR="00755262" w:rsidRPr="00123177" w:rsidRDefault="00755262" w:rsidP="00796E3F">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E262C6" w14:textId="77777777" w:rsidR="00755262" w:rsidRPr="00123177" w:rsidRDefault="00755262" w:rsidP="00796E3F">
            <w:pPr>
              <w:pStyle w:val="TableText"/>
              <w:snapToGrid w:val="0"/>
            </w:pPr>
            <w:r w:rsidRPr="00123177">
              <w:t>NHVDCDCStatus = 0, NHVDCDCStatusDebug = 0, NHVDCDCFault = 0.</w:t>
            </w:r>
          </w:p>
        </w:tc>
      </w:tr>
      <w:tr w:rsidR="00755262" w:rsidRPr="00123177" w14:paraId="356C591F"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0DEF6031" w14:textId="77777777" w:rsidR="00755262" w:rsidRPr="00123177" w:rsidRDefault="00755262" w:rsidP="00796E3F">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49E895" w14:textId="77777777" w:rsidR="00755262" w:rsidRPr="00123177" w:rsidRDefault="00755262" w:rsidP="00796E3F">
            <w:pPr>
              <w:pStyle w:val="TableText"/>
              <w:snapToGrid w:val="0"/>
            </w:pPr>
            <w:r w:rsidRPr="00123177">
              <w:rPr>
                <w:szCs w:val="20"/>
              </w:rPr>
              <w:t>Default values shall be applicable with respect to Pre-Loaded Values</w:t>
            </w:r>
          </w:p>
        </w:tc>
      </w:tr>
      <w:tr w:rsidR="00755262" w:rsidRPr="00123177" w14:paraId="0318AB62"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18A3CE8F" w14:textId="77777777" w:rsidR="00755262" w:rsidRPr="00123177" w:rsidRDefault="00755262" w:rsidP="00796E3F">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3804B0" w14:textId="77777777" w:rsidR="00755262" w:rsidRPr="00123177" w:rsidRDefault="00755262" w:rsidP="00796E3F">
            <w:pPr>
              <w:pStyle w:val="TableText"/>
              <w:snapToGrid w:val="0"/>
            </w:pPr>
            <w:r w:rsidRPr="00123177">
              <w:rPr>
                <w:szCs w:val="20"/>
              </w:rPr>
              <w:t>Valid range value is not required</w:t>
            </w:r>
          </w:p>
        </w:tc>
      </w:tr>
      <w:tr w:rsidR="00755262" w:rsidRPr="00123177" w14:paraId="52E72900"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6473811A" w14:textId="77777777" w:rsidR="00755262" w:rsidRPr="00123177" w:rsidRDefault="00755262" w:rsidP="00796E3F">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2CAC9F" w14:textId="77777777" w:rsidR="00755262" w:rsidRPr="00123177" w:rsidRDefault="00755262" w:rsidP="00796E3F">
            <w:pPr>
              <w:pStyle w:val="TableText"/>
              <w:snapToGrid w:val="0"/>
            </w:pPr>
            <w:r w:rsidRPr="00123177">
              <w:rPr>
                <w:szCs w:val="20"/>
              </w:rPr>
              <w:t>Data latency period is not applicable</w:t>
            </w:r>
          </w:p>
        </w:tc>
      </w:tr>
      <w:tr w:rsidR="00755262" w:rsidRPr="00123177" w14:paraId="74BCD9FC"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091CCBA8" w14:textId="77777777" w:rsidR="00755262" w:rsidRPr="00123177" w:rsidRDefault="00755262" w:rsidP="00796E3F">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BD99AA" w14:textId="77777777" w:rsidR="00755262" w:rsidRPr="00123177" w:rsidRDefault="00755262" w:rsidP="00796E3F">
            <w:pPr>
              <w:pStyle w:val="TableText"/>
              <w:snapToGrid w:val="0"/>
            </w:pPr>
            <w:r w:rsidRPr="00123177">
              <w:rPr>
                <w:szCs w:val="20"/>
              </w:rPr>
              <w:t>Data Retention period is not applicable.</w:t>
            </w:r>
          </w:p>
        </w:tc>
      </w:tr>
      <w:tr w:rsidR="00755262" w:rsidRPr="00123177" w14:paraId="129216EC"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0C03807A" w14:textId="77777777" w:rsidR="00755262" w:rsidRPr="00123177" w:rsidRDefault="00755262" w:rsidP="00796E3F">
            <w:pPr>
              <w:pStyle w:val="TableText"/>
              <w:snapToGrid w:val="0"/>
            </w:pPr>
            <w:r w:rsidRPr="00123177">
              <w:lastRenderedPageBreak/>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647965" w14:textId="77777777" w:rsidR="00755262" w:rsidRPr="00123177" w:rsidRDefault="00755262" w:rsidP="00796E3F">
            <w:pPr>
              <w:pStyle w:val="TableText"/>
            </w:pPr>
            <w:r w:rsidRPr="00123177">
              <w:rPr>
                <w:szCs w:val="20"/>
              </w:rPr>
              <w:t>Data rate is not applicable.</w:t>
            </w:r>
          </w:p>
        </w:tc>
      </w:tr>
      <w:tr w:rsidR="00755262" w:rsidRPr="00123177" w14:paraId="751E5C37"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09861FB3" w14:textId="77777777" w:rsidR="00755262" w:rsidRPr="00123177" w:rsidRDefault="00755262" w:rsidP="00796E3F">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ABFD6" w14:textId="77777777" w:rsidR="00755262" w:rsidRPr="00123177" w:rsidRDefault="00755262" w:rsidP="00796E3F">
            <w:pPr>
              <w:pStyle w:val="TableText"/>
              <w:spacing w:line="259" w:lineRule="auto"/>
            </w:pPr>
            <w:r w:rsidRPr="00123177">
              <w:rPr>
                <w:szCs w:val="20"/>
              </w:rPr>
              <w:t>External event is not required.</w:t>
            </w:r>
          </w:p>
        </w:tc>
      </w:tr>
      <w:tr w:rsidR="00755262" w:rsidRPr="00123177" w14:paraId="54827B2D"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28C4A457" w14:textId="77777777" w:rsidR="00755262" w:rsidRPr="00123177" w:rsidRDefault="00755262" w:rsidP="00796E3F">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E168E9" w14:textId="77777777" w:rsidR="00755262" w:rsidRPr="00123177" w:rsidRDefault="00755262" w:rsidP="00796E3F">
            <w:pPr>
              <w:pStyle w:val="TableText"/>
              <w:spacing w:line="259" w:lineRule="auto"/>
            </w:pPr>
            <w:r w:rsidRPr="00123177">
              <w:rPr>
                <w:szCs w:val="20"/>
              </w:rPr>
              <w:t>Temporal event is not applicable.</w:t>
            </w:r>
          </w:p>
        </w:tc>
      </w:tr>
      <w:tr w:rsidR="00755262" w:rsidRPr="00123177" w14:paraId="70DAEE57"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2CBC4098" w14:textId="77777777" w:rsidR="00755262" w:rsidRPr="00123177" w:rsidRDefault="00755262" w:rsidP="00796E3F">
            <w:pPr>
              <w:pStyle w:val="TableText"/>
              <w:snapToGrid w:val="0"/>
            </w:pPr>
            <w:r w:rsidRPr="00123177">
              <w:t xml:space="preserve">Validation Rules/ </w:t>
            </w:r>
          </w:p>
          <w:p w14:paraId="4D06D97D" w14:textId="77777777" w:rsidR="00755262" w:rsidRPr="00123177" w:rsidRDefault="00755262" w:rsidP="00796E3F">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D27B30" w14:textId="77777777" w:rsidR="00755262" w:rsidRPr="00123177" w:rsidRDefault="00755262" w:rsidP="00796E3F">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17CC8DB2" w14:textId="77777777" w:rsidR="00755262" w:rsidRPr="00123177" w:rsidRDefault="00755262" w:rsidP="00796E3F">
            <w:pPr>
              <w:pStyle w:val="TableText"/>
              <w:snapToGrid w:val="0"/>
              <w:rPr>
                <w:rFonts w:eastAsia="Arial"/>
                <w:color w:val="000000" w:themeColor="text1"/>
              </w:rPr>
            </w:pPr>
          </w:p>
          <w:p w14:paraId="7F4B4267" w14:textId="77777777" w:rsidR="00DD0EC5" w:rsidRPr="00123177" w:rsidRDefault="00DD0EC5" w:rsidP="00DD0EC5">
            <w:pPr>
              <w:pStyle w:val="TableText"/>
              <w:snapToGrid w:val="0"/>
            </w:pPr>
            <w:r w:rsidRPr="00123177">
              <w:t>NHVDCDCFault @ HVDCDC_Status1 shall equal to 0x</w:t>
            </w:r>
            <w:r>
              <w:t>3</w:t>
            </w:r>
            <w:r w:rsidRPr="00123177">
              <w:t xml:space="preserve"> (“level </w:t>
            </w:r>
            <w:r>
              <w:t>2</w:t>
            </w:r>
            <w:r w:rsidRPr="00123177">
              <w:t xml:space="preserve"> fault")</w:t>
            </w:r>
          </w:p>
          <w:p w14:paraId="3B6A1CAD" w14:textId="053F5F82" w:rsidR="00755262" w:rsidRPr="00123177" w:rsidRDefault="00DD0EC5" w:rsidP="00DD0EC5">
            <w:pPr>
              <w:pStyle w:val="TableText"/>
              <w:snapToGrid w:val="0"/>
              <w:rPr>
                <w:i/>
                <w:iCs/>
              </w:rPr>
            </w:pPr>
            <w:r w:rsidRPr="00123177">
              <w:t xml:space="preserve">NHVDCDCFaultID @ HVDCDC_Debug_PDU </w:t>
            </w:r>
            <w:r w:rsidRPr="00123177">
              <w:rPr>
                <w:szCs w:val="20"/>
              </w:rPr>
              <w:t>should provide Fault ID</w:t>
            </w:r>
            <w:r w:rsidRPr="00123177">
              <w:rPr>
                <w:rFonts w:eastAsia="Arial"/>
                <w:szCs w:val="20"/>
              </w:rPr>
              <w:t xml:space="preserve"> for detected </w:t>
            </w:r>
            <w:r>
              <w:rPr>
                <w:rFonts w:eastAsia="Arial"/>
                <w:szCs w:val="20"/>
              </w:rPr>
              <w:t>over temperature for configured calibratable time.</w:t>
            </w:r>
          </w:p>
        </w:tc>
      </w:tr>
      <w:tr w:rsidR="00755262" w:rsidRPr="00123177" w14:paraId="1FD34D48"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19F6631D" w14:textId="77777777" w:rsidR="00755262" w:rsidRPr="00123177" w:rsidRDefault="00755262" w:rsidP="00796E3F">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50B68" w14:textId="77777777" w:rsidR="00755262" w:rsidRPr="00123177" w:rsidRDefault="00755262" w:rsidP="00796E3F">
            <w:pPr>
              <w:pStyle w:val="TableText"/>
              <w:snapToGrid w:val="0"/>
            </w:pPr>
            <w:r w:rsidRPr="00123177">
              <w:rPr>
                <w:szCs w:val="20"/>
              </w:rPr>
              <w:t>Constraints is not applicable.</w:t>
            </w:r>
          </w:p>
        </w:tc>
      </w:tr>
      <w:tr w:rsidR="00755262" w:rsidRPr="00123177" w14:paraId="0920327A"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084874FD" w14:textId="77777777" w:rsidR="00755262" w:rsidRPr="00123177" w:rsidRDefault="00755262" w:rsidP="00796E3F">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BCB95E" w14:textId="77777777" w:rsidR="00755262" w:rsidRPr="00123177" w:rsidRDefault="00755262" w:rsidP="00796E3F">
            <w:pPr>
              <w:pStyle w:val="TableText"/>
              <w:snapToGrid w:val="0"/>
            </w:pPr>
            <w:r w:rsidRPr="00123177">
              <w:rPr>
                <w:szCs w:val="20"/>
              </w:rPr>
              <w:t>No effects on other system</w:t>
            </w:r>
          </w:p>
        </w:tc>
      </w:tr>
      <w:tr w:rsidR="00755262" w:rsidRPr="00123177" w14:paraId="34250A63"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333D384E" w14:textId="77777777" w:rsidR="00755262" w:rsidRPr="00123177" w:rsidRDefault="00755262" w:rsidP="00796E3F">
            <w:pPr>
              <w:pStyle w:val="TableText"/>
              <w:snapToGrid w:val="0"/>
            </w:pPr>
            <w:r w:rsidRPr="00123177">
              <w:t>Testability with respect to test environment</w:t>
            </w:r>
          </w:p>
          <w:p w14:paraId="4EA5D4D6" w14:textId="77777777" w:rsidR="00755262" w:rsidRPr="00123177" w:rsidRDefault="00755262" w:rsidP="00796E3F">
            <w:pPr>
              <w:pStyle w:val="TableText"/>
            </w:pPr>
            <w:r w:rsidRPr="00123177">
              <w:t>(Yes/No)</w:t>
            </w:r>
          </w:p>
          <w:p w14:paraId="4AE3010A" w14:textId="77777777" w:rsidR="00755262" w:rsidRPr="00123177" w:rsidRDefault="00755262" w:rsidP="00796E3F">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ABBAAC" w14:textId="77777777" w:rsidR="00755262" w:rsidRPr="00123177" w:rsidRDefault="00755262" w:rsidP="00796E3F">
            <w:pPr>
              <w:pStyle w:val="TableText"/>
              <w:snapToGrid w:val="0"/>
            </w:pPr>
            <w:r w:rsidRPr="00123177">
              <w:t>YES</w:t>
            </w:r>
          </w:p>
        </w:tc>
      </w:tr>
      <w:tr w:rsidR="00755262" w:rsidRPr="00123177" w14:paraId="73C56108"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0C0C50C3" w14:textId="77777777" w:rsidR="00755262" w:rsidRPr="00123177" w:rsidRDefault="00755262" w:rsidP="00796E3F">
            <w:pPr>
              <w:pStyle w:val="TableText"/>
              <w:snapToGrid w:val="0"/>
            </w:pPr>
            <w:r w:rsidRPr="00123177">
              <w:t>Feasible within project constraints</w:t>
            </w:r>
          </w:p>
          <w:p w14:paraId="4F82F652" w14:textId="77777777" w:rsidR="00755262" w:rsidRPr="00123177" w:rsidRDefault="00755262" w:rsidP="00796E3F">
            <w:pPr>
              <w:pStyle w:val="TableText"/>
              <w:snapToGrid w:val="0"/>
            </w:pPr>
            <w:r w:rsidRPr="00123177">
              <w:t>(Yes/No)</w:t>
            </w:r>
          </w:p>
          <w:p w14:paraId="6E308B71" w14:textId="77777777" w:rsidR="00755262" w:rsidRPr="00123177" w:rsidRDefault="00755262" w:rsidP="00796E3F">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625E38" w14:textId="77777777" w:rsidR="00755262" w:rsidRPr="00123177" w:rsidRDefault="00755262" w:rsidP="00796E3F">
            <w:pPr>
              <w:pStyle w:val="TableText"/>
              <w:snapToGrid w:val="0"/>
            </w:pPr>
            <w:r w:rsidRPr="00123177">
              <w:t>YES</w:t>
            </w:r>
          </w:p>
        </w:tc>
      </w:tr>
      <w:tr w:rsidR="00755262" w:rsidRPr="00123177" w14:paraId="7EC98C70"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7628762D" w14:textId="77777777" w:rsidR="00755262" w:rsidRPr="00123177" w:rsidRDefault="00755262" w:rsidP="00796E3F">
            <w:pPr>
              <w:pStyle w:val="TableText"/>
              <w:snapToGrid w:val="0"/>
            </w:pPr>
            <w:r w:rsidRPr="00123177">
              <w:t>Critical</w:t>
            </w:r>
          </w:p>
          <w:p w14:paraId="094A895F" w14:textId="77777777" w:rsidR="00755262" w:rsidRPr="00123177" w:rsidRDefault="00755262" w:rsidP="00796E3F">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84C015" w14:textId="77777777" w:rsidR="00755262" w:rsidRPr="00123177" w:rsidRDefault="00755262" w:rsidP="00796E3F">
            <w:pPr>
              <w:pStyle w:val="TableText"/>
              <w:snapToGrid w:val="0"/>
            </w:pPr>
            <w:r w:rsidRPr="00123177">
              <w:t>YES</w:t>
            </w:r>
          </w:p>
        </w:tc>
      </w:tr>
      <w:tr w:rsidR="00755262" w:rsidRPr="00123177" w14:paraId="179D3EBC" w14:textId="77777777" w:rsidTr="00796E3F">
        <w:trPr>
          <w:cantSplit/>
        </w:trPr>
        <w:tc>
          <w:tcPr>
            <w:tcW w:w="1920" w:type="dxa"/>
            <w:tcBorders>
              <w:top w:val="single" w:sz="4" w:space="0" w:color="000000" w:themeColor="text1"/>
              <w:left w:val="single" w:sz="4" w:space="0" w:color="000000" w:themeColor="text1"/>
              <w:bottom w:val="single" w:sz="4" w:space="0" w:color="000000" w:themeColor="text1"/>
            </w:tcBorders>
          </w:tcPr>
          <w:p w14:paraId="151DA857" w14:textId="77777777" w:rsidR="00755262" w:rsidRPr="00123177" w:rsidRDefault="00755262" w:rsidP="00796E3F">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CFCAA1" w14:textId="77777777" w:rsidR="00755262" w:rsidRPr="00123177" w:rsidRDefault="00755262" w:rsidP="00796E3F">
            <w:pPr>
              <w:pStyle w:val="TableText"/>
              <w:snapToGrid w:val="0"/>
            </w:pPr>
            <w:r w:rsidRPr="00123177">
              <w:t>Acceptance Criteria for this requirement should be as per SECTION-6 ACCEPTANCE CRITERIA</w:t>
            </w:r>
          </w:p>
        </w:tc>
      </w:tr>
    </w:tbl>
    <w:p w14:paraId="067C6746" w14:textId="77777777" w:rsidR="00755262" w:rsidRPr="00123177" w:rsidRDefault="00755262" w:rsidP="00755262">
      <w:pPr>
        <w:rPr>
          <w:rFonts w:eastAsia="Arial"/>
          <w:szCs w:val="20"/>
        </w:rPr>
      </w:pPr>
    </w:p>
    <w:p w14:paraId="3CF362E1" w14:textId="77777777" w:rsidR="00A55B53" w:rsidRPr="00123177" w:rsidRDefault="00A55B53" w:rsidP="00A55B53">
      <w:pPr>
        <w:rPr>
          <w:rFonts w:eastAsia="Arial"/>
          <w:szCs w:val="20"/>
        </w:rPr>
      </w:pPr>
    </w:p>
    <w:p w14:paraId="60251373" w14:textId="77777777" w:rsidR="00A55B53" w:rsidRPr="00123177" w:rsidRDefault="00A55B53" w:rsidP="00A55B53">
      <w:pPr>
        <w:rPr>
          <w:rFonts w:eastAsia="Arial"/>
          <w:szCs w:val="20"/>
        </w:rPr>
      </w:pPr>
    </w:p>
    <w:p w14:paraId="09680816" w14:textId="77777777" w:rsidR="00A55B53" w:rsidRPr="00123177" w:rsidRDefault="00A55B53" w:rsidP="00A55B53">
      <w:pPr>
        <w:pStyle w:val="Heading5"/>
        <w:rPr>
          <w:rFonts w:eastAsia="Arial"/>
          <w:sz w:val="20"/>
          <w:szCs w:val="20"/>
        </w:rPr>
      </w:pPr>
      <w:r w:rsidRPr="00123177">
        <w:rPr>
          <w:rFonts w:eastAsia="Arial"/>
          <w:sz w:val="20"/>
          <w:szCs w:val="20"/>
        </w:rPr>
        <w:lastRenderedPageBreak/>
        <w:t xml:space="preserve">Requirement against </w:t>
      </w:r>
      <w:r w:rsidRPr="00123177">
        <w:rPr>
          <w:rStyle w:val="ui-provider"/>
          <w:sz w:val="20"/>
          <w:szCs w:val="20"/>
        </w:rPr>
        <w:t>detecting the Over temperature of Vicor_ind Temp measuring point by HVDCDC</w:t>
      </w:r>
    </w:p>
    <w:p w14:paraId="770AD748"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4DC394F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5F1D432"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96689DC" w14:textId="77777777" w:rsidR="00A55B53" w:rsidRPr="00123177" w:rsidRDefault="00A55B53" w:rsidP="00535342">
            <w:r w:rsidRPr="00123177">
              <w:rPr>
                <w:rFonts w:eastAsia="Arial"/>
                <w:b/>
                <w:bCs/>
                <w:color w:val="000000" w:themeColor="text1"/>
                <w:szCs w:val="20"/>
              </w:rPr>
              <w:t>Description</w:t>
            </w:r>
          </w:p>
        </w:tc>
      </w:tr>
      <w:tr w:rsidR="00A55B53" w:rsidRPr="00123177" w14:paraId="4059008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3368B9D"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96F59B" w14:textId="77777777" w:rsidR="00A55B53" w:rsidRPr="00123177" w:rsidRDefault="00A55B53" w:rsidP="00535342">
            <w:r w:rsidRPr="00123177">
              <w:rPr>
                <w:rFonts w:eastAsia="Arial"/>
                <w:color w:val="000000" w:themeColor="text1"/>
              </w:rPr>
              <w:t>SWRS_Diag_101</w:t>
            </w:r>
          </w:p>
        </w:tc>
      </w:tr>
      <w:tr w:rsidR="00A55B53" w:rsidRPr="00123177" w14:paraId="5BC82D9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176A80B"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1975C7" w14:textId="77777777" w:rsidR="00A55B53" w:rsidRPr="00123177" w:rsidRDefault="00A55B53" w:rsidP="00535342">
            <w:pPr>
              <w:rPr>
                <w:rFonts w:eastAsia="Arial"/>
                <w:color w:val="000000" w:themeColor="text1"/>
              </w:rPr>
            </w:pPr>
            <w:r w:rsidRPr="00123177">
              <w:rPr>
                <w:rFonts w:eastAsia="Arial"/>
                <w:color w:val="000000" w:themeColor="text1"/>
              </w:rPr>
              <w:t>SDS-HVDCDC-341</w:t>
            </w:r>
          </w:p>
        </w:tc>
      </w:tr>
      <w:tr w:rsidR="00A55B53" w:rsidRPr="00123177" w14:paraId="63288E7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9898240"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5691EA" w14:textId="77777777" w:rsidR="00A55B53" w:rsidRPr="00123177" w:rsidRDefault="00A55B53" w:rsidP="00535342">
            <w:pPr>
              <w:rPr>
                <w:rFonts w:eastAsia="Arial"/>
                <w:color w:val="000000" w:themeColor="text1"/>
              </w:rPr>
            </w:pPr>
            <w:r w:rsidRPr="00123177">
              <w:t>Pre C-Sample/PF3.0 Phase-2</w:t>
            </w:r>
          </w:p>
        </w:tc>
      </w:tr>
      <w:tr w:rsidR="00A55B53" w:rsidRPr="00123177" w14:paraId="3431917E"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25EEE1AC"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5446EB" w14:textId="77777777" w:rsidR="00A55B53" w:rsidRPr="00123177" w:rsidRDefault="00A55B53" w:rsidP="00535342">
            <w:pPr>
              <w:rPr>
                <w:rFonts w:eastAsia="Arial"/>
                <w:szCs w:val="20"/>
              </w:rPr>
            </w:pPr>
            <w:r w:rsidRPr="00123177">
              <w:rPr>
                <w:rStyle w:val="ui-provider"/>
              </w:rPr>
              <w:t>The Over temperature of Vicor_ind Temp measuring point shall be detected by the HVDCDC and raise a level 2 fault to avoid a cause of permanent damage to any of the surrounding HW components.</w:t>
            </w:r>
          </w:p>
        </w:tc>
      </w:tr>
      <w:tr w:rsidR="00A55B53" w:rsidRPr="00123177" w14:paraId="0CC5593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CA76CBB"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033997" w14:textId="77777777" w:rsidR="00A55B53" w:rsidRPr="00123177" w:rsidRDefault="00A55B53" w:rsidP="00535342">
            <w:r w:rsidRPr="00123177">
              <w:rPr>
                <w:rFonts w:eastAsia="Arial"/>
              </w:rPr>
              <w:t>No Such derived requirement is applicable.</w:t>
            </w:r>
          </w:p>
        </w:tc>
      </w:tr>
      <w:tr w:rsidR="00A55B53" w:rsidRPr="00123177" w14:paraId="5C6C344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9FC09C5"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0F70EF"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649D691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1F3FA5"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D97655" w14:textId="682C5224" w:rsidR="00A55B53" w:rsidRPr="00123177" w:rsidRDefault="00A55B53" w:rsidP="00535342">
            <w:pPr>
              <w:spacing w:line="259" w:lineRule="auto"/>
            </w:pPr>
            <w:r w:rsidRPr="00123177">
              <w:rPr>
                <w:rFonts w:eastAsia="Arial"/>
                <w:color w:val="000000" w:themeColor="text1"/>
                <w:szCs w:val="20"/>
              </w:rPr>
              <w:t xml:space="preserve">Local VICOR sensor shall detect temperature </w:t>
            </w:r>
            <w:r w:rsidRPr="00123177">
              <w:rPr>
                <w:rFonts w:eastAsia="Arial"/>
                <w:color w:val="000000" w:themeColor="text1"/>
              </w:rPr>
              <w:t>above HVDCDC_CAL specified temp range in degrees</w:t>
            </w:r>
            <w:r w:rsidR="00227DA9">
              <w:rPr>
                <w:rFonts w:eastAsia="Arial"/>
                <w:color w:val="000000" w:themeColor="text1"/>
              </w:rPr>
              <w:t xml:space="preserve"> </w:t>
            </w:r>
            <w:r w:rsidR="00227DA9">
              <w:rPr>
                <w:color w:val="000000"/>
              </w:rPr>
              <w:t>for calibratable time HVDCDC_CAL</w:t>
            </w:r>
          </w:p>
        </w:tc>
      </w:tr>
      <w:tr w:rsidR="00A55B53" w:rsidRPr="00123177" w14:paraId="1A57002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5D5FC91"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46EC49"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is equal to 0x3 ("Level 2")</w:t>
            </w:r>
          </w:p>
          <w:p w14:paraId="4E743ACC" w14:textId="5E2D9DF6"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NVHDCDCFaultID @  HVDCDC_Debug_PDU should provide Fault ID when the local VICOR sensor </w:t>
            </w:r>
            <w:r w:rsidR="00227DA9">
              <w:t>detected over temperature for configured calibratable time.</w:t>
            </w:r>
          </w:p>
          <w:p w14:paraId="5C0080B8"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TVHDCDC1 @ HVDCDC_Status3 is greater than &lt;TBD&gt;  degrees.</w:t>
            </w:r>
          </w:p>
        </w:tc>
      </w:tr>
      <w:tr w:rsidR="00A55B53" w:rsidRPr="00123177" w14:paraId="648707B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AE25A0"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E620DA" w14:textId="77777777" w:rsidR="00A55B53" w:rsidRPr="00123177" w:rsidRDefault="00A55B53" w:rsidP="00535342">
            <w:pPr>
              <w:spacing w:line="259" w:lineRule="auto"/>
              <w:rPr>
                <w:rFonts w:eastAsia="Arial"/>
              </w:rPr>
            </w:pPr>
            <w:r w:rsidRPr="00123177">
              <w:rPr>
                <w:rFonts w:eastAsia="Arial"/>
              </w:rPr>
              <w:t>The HVDCDC shall detect the over temperature of VICOR_ind Temp measuring point and raises a level 2 fault after specified HVDCDC_CAL debounce time in msec.</w:t>
            </w:r>
          </w:p>
        </w:tc>
      </w:tr>
      <w:tr w:rsidR="00A55B53" w:rsidRPr="00123177" w14:paraId="4A9C7D7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B40AE82"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738AB0" w14:textId="77777777" w:rsidR="00A55B53" w:rsidRPr="00123177" w:rsidRDefault="00A55B53" w:rsidP="00535342">
            <w:r w:rsidRPr="00123177">
              <w:t>No such mandatory fields is applicable.</w:t>
            </w:r>
          </w:p>
        </w:tc>
      </w:tr>
      <w:tr w:rsidR="00A55B53" w:rsidRPr="00123177" w14:paraId="265EE3A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08738D7"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9C89CB" w14:textId="77777777" w:rsidR="00A55B53" w:rsidRPr="00123177" w:rsidRDefault="00A55B53" w:rsidP="00535342">
            <w:r w:rsidRPr="00123177">
              <w:t>NHVDCDCStatus = 0, NHVDCDCStatusDebug = 0, NHVDCDCFault = 0.</w:t>
            </w:r>
          </w:p>
        </w:tc>
      </w:tr>
      <w:tr w:rsidR="00A55B53" w:rsidRPr="00123177" w14:paraId="64ECB71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14F316A"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278380" w14:textId="77777777" w:rsidR="00A55B53" w:rsidRPr="00123177" w:rsidRDefault="00A55B53" w:rsidP="00535342">
            <w:r w:rsidRPr="00123177">
              <w:rPr>
                <w:szCs w:val="20"/>
              </w:rPr>
              <w:t>Default values shall be applicable with respect to Pre-Loaded Values</w:t>
            </w:r>
          </w:p>
        </w:tc>
      </w:tr>
      <w:tr w:rsidR="00A55B53" w:rsidRPr="00123177" w14:paraId="297CA09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838D547"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5B0285" w14:textId="77777777" w:rsidR="00A55B53" w:rsidRPr="00123177" w:rsidRDefault="00A55B53" w:rsidP="00535342">
            <w:r w:rsidRPr="00123177">
              <w:rPr>
                <w:szCs w:val="20"/>
              </w:rPr>
              <w:t>Valid range value is not required.</w:t>
            </w:r>
          </w:p>
        </w:tc>
      </w:tr>
      <w:tr w:rsidR="00A55B53" w:rsidRPr="00123177" w14:paraId="4D4A38B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D2915B3"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3235E4" w14:textId="77777777" w:rsidR="00A55B53" w:rsidRPr="00123177" w:rsidRDefault="00A55B53" w:rsidP="00535342">
            <w:r w:rsidRPr="00123177">
              <w:rPr>
                <w:szCs w:val="20"/>
              </w:rPr>
              <w:t>Data latency period is not applicable</w:t>
            </w:r>
          </w:p>
        </w:tc>
      </w:tr>
      <w:tr w:rsidR="00A55B53" w:rsidRPr="00123177" w14:paraId="146CFCD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6E392B"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93F00D" w14:textId="77777777" w:rsidR="00A55B53" w:rsidRPr="00123177" w:rsidRDefault="00A55B53" w:rsidP="00535342">
            <w:r w:rsidRPr="00123177">
              <w:rPr>
                <w:szCs w:val="20"/>
              </w:rPr>
              <w:t>Data Retention period is not applicable.</w:t>
            </w:r>
          </w:p>
        </w:tc>
      </w:tr>
      <w:tr w:rsidR="00A55B53" w:rsidRPr="00123177" w14:paraId="597FEB3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42D7178"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66D180" w14:textId="77777777" w:rsidR="00A55B53" w:rsidRPr="00123177" w:rsidRDefault="00A55B53" w:rsidP="00535342">
            <w:r w:rsidRPr="00123177">
              <w:rPr>
                <w:szCs w:val="20"/>
              </w:rPr>
              <w:t>Data rate is not applicable.</w:t>
            </w:r>
          </w:p>
        </w:tc>
      </w:tr>
      <w:tr w:rsidR="00A55B53" w:rsidRPr="00123177" w14:paraId="1ACFB2E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6FCDBD"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3491F2"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42EA58E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D1008EA" w14:textId="77777777" w:rsidR="00A55B53" w:rsidRPr="00123177" w:rsidRDefault="00A55B53" w:rsidP="00535342">
            <w:r w:rsidRPr="00123177">
              <w:rPr>
                <w:rFonts w:eastAsia="Arial"/>
                <w:color w:val="000000" w:themeColor="text1"/>
                <w:szCs w:val="20"/>
              </w:rPr>
              <w:lastRenderedPageBreak/>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32B22D" w14:textId="77777777" w:rsidR="00A55B53" w:rsidRPr="00123177" w:rsidRDefault="00A55B53" w:rsidP="00535342">
            <w:r w:rsidRPr="00123177">
              <w:rPr>
                <w:szCs w:val="20"/>
              </w:rPr>
              <w:t>Temporal event is not applicable.</w:t>
            </w:r>
          </w:p>
        </w:tc>
      </w:tr>
      <w:tr w:rsidR="00A55B53" w:rsidRPr="00123177" w14:paraId="5AF9EDB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60F5ED" w14:textId="77777777" w:rsidR="00A55B53" w:rsidRPr="00123177" w:rsidRDefault="00A55B53" w:rsidP="00535342">
            <w:r w:rsidRPr="00123177">
              <w:rPr>
                <w:rFonts w:eastAsia="Arial"/>
                <w:color w:val="000000" w:themeColor="text1"/>
                <w:szCs w:val="20"/>
              </w:rPr>
              <w:t xml:space="preserve">Validation Rules/ </w:t>
            </w:r>
          </w:p>
          <w:p w14:paraId="29C7496F"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58F3F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89490B1" w14:textId="77777777" w:rsidR="00A55B53" w:rsidRPr="00123177" w:rsidRDefault="00A55B53" w:rsidP="00535342">
            <w:pPr>
              <w:pStyle w:val="TableText"/>
              <w:snapToGrid w:val="0"/>
            </w:pPr>
            <w:r w:rsidRPr="00123177">
              <w:t>NHVDCDCFault @  HVDCDC_Status1 is equal to 0x3 ("Level 2")</w:t>
            </w:r>
          </w:p>
          <w:p w14:paraId="367FAC18" w14:textId="77777777" w:rsidR="00A55B53" w:rsidRPr="00123177" w:rsidRDefault="00A55B53" w:rsidP="00535342">
            <w:pPr>
              <w:pStyle w:val="TableText"/>
              <w:snapToGrid w:val="0"/>
            </w:pPr>
            <w:r w:rsidRPr="00123177">
              <w:rPr>
                <w:rFonts w:eastAsia="Arial"/>
                <w:color w:val="000000" w:themeColor="text1"/>
                <w:szCs w:val="20"/>
              </w:rPr>
              <w:t>NVHDCDCFaultID @  HVDCDC_Debug_PDU should provide Fault ID when the local VICOR sensor detects the temperature more than &lt;TBD&gt; degrees</w:t>
            </w:r>
          </w:p>
        </w:tc>
      </w:tr>
      <w:tr w:rsidR="00A55B53" w:rsidRPr="00123177" w14:paraId="0F042A2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122170B"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DAE15A" w14:textId="77777777" w:rsidR="00A55B53" w:rsidRPr="00123177" w:rsidRDefault="00A55B53" w:rsidP="00535342">
            <w:r w:rsidRPr="00123177">
              <w:rPr>
                <w:szCs w:val="20"/>
              </w:rPr>
              <w:t>Constraints is not applicable.</w:t>
            </w:r>
          </w:p>
        </w:tc>
      </w:tr>
      <w:tr w:rsidR="00A55B53" w:rsidRPr="00123177" w14:paraId="3A76428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DD25963"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BBF36B" w14:textId="77777777" w:rsidR="00A55B53" w:rsidRPr="00123177" w:rsidRDefault="00A55B53" w:rsidP="00535342">
            <w:r w:rsidRPr="00123177">
              <w:rPr>
                <w:szCs w:val="20"/>
              </w:rPr>
              <w:t>No effects on other system</w:t>
            </w:r>
          </w:p>
        </w:tc>
      </w:tr>
      <w:tr w:rsidR="00A55B53" w:rsidRPr="00123177" w14:paraId="7C906B4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5E27221" w14:textId="77777777" w:rsidR="00A55B53" w:rsidRPr="00123177" w:rsidRDefault="00A55B53" w:rsidP="00535342">
            <w:r w:rsidRPr="00123177">
              <w:rPr>
                <w:rFonts w:eastAsia="Arial"/>
                <w:color w:val="000000" w:themeColor="text1"/>
                <w:szCs w:val="20"/>
              </w:rPr>
              <w:t>Testability with respect to test environment</w:t>
            </w:r>
          </w:p>
          <w:p w14:paraId="3B415453" w14:textId="77777777" w:rsidR="00A55B53" w:rsidRPr="00123177" w:rsidRDefault="00A55B53" w:rsidP="00535342">
            <w:r w:rsidRPr="00123177">
              <w:rPr>
                <w:rFonts w:eastAsia="Arial"/>
                <w:color w:val="000000" w:themeColor="text1"/>
                <w:szCs w:val="20"/>
              </w:rPr>
              <w:t>(Yes/No)</w:t>
            </w:r>
          </w:p>
          <w:p w14:paraId="544CC30D"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E3ADD4" w14:textId="77777777" w:rsidR="00A55B53" w:rsidRPr="00123177" w:rsidRDefault="00A55B53" w:rsidP="00535342">
            <w:r w:rsidRPr="00123177">
              <w:t>YES</w:t>
            </w:r>
          </w:p>
        </w:tc>
      </w:tr>
      <w:tr w:rsidR="00A55B53" w:rsidRPr="00123177" w14:paraId="5C7676D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B6FF3F5" w14:textId="77777777" w:rsidR="00A55B53" w:rsidRPr="00123177" w:rsidRDefault="00A55B53" w:rsidP="00535342">
            <w:r w:rsidRPr="00123177">
              <w:rPr>
                <w:rFonts w:eastAsia="Arial"/>
                <w:color w:val="000000" w:themeColor="text1"/>
                <w:szCs w:val="20"/>
              </w:rPr>
              <w:t>Feasible within project constraints</w:t>
            </w:r>
          </w:p>
          <w:p w14:paraId="20EED958" w14:textId="77777777" w:rsidR="00A55B53" w:rsidRPr="00123177" w:rsidRDefault="00A55B53" w:rsidP="00535342">
            <w:r w:rsidRPr="00123177">
              <w:rPr>
                <w:rFonts w:eastAsia="Arial"/>
                <w:color w:val="000000" w:themeColor="text1"/>
                <w:szCs w:val="20"/>
              </w:rPr>
              <w:t>(Yes/No)</w:t>
            </w:r>
          </w:p>
          <w:p w14:paraId="0614C88F"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5EC347" w14:textId="77777777" w:rsidR="00A55B53" w:rsidRPr="00123177" w:rsidRDefault="00A55B53" w:rsidP="00535342">
            <w:r w:rsidRPr="00123177">
              <w:t>YES</w:t>
            </w:r>
          </w:p>
        </w:tc>
      </w:tr>
      <w:tr w:rsidR="00A55B53" w:rsidRPr="00123177" w14:paraId="235D0CA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7BB416C" w14:textId="77777777" w:rsidR="00A55B53" w:rsidRPr="00123177" w:rsidRDefault="00A55B53" w:rsidP="00535342">
            <w:r w:rsidRPr="00123177">
              <w:rPr>
                <w:rFonts w:eastAsia="Arial"/>
                <w:color w:val="000000" w:themeColor="text1"/>
                <w:szCs w:val="20"/>
              </w:rPr>
              <w:t>Critical</w:t>
            </w:r>
          </w:p>
          <w:p w14:paraId="75C9A219"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5C9F6D" w14:textId="77777777" w:rsidR="00A55B53" w:rsidRPr="00123177" w:rsidRDefault="00A55B53" w:rsidP="00535342">
            <w:r w:rsidRPr="00123177">
              <w:t>YES</w:t>
            </w:r>
          </w:p>
        </w:tc>
      </w:tr>
      <w:tr w:rsidR="00A55B53" w:rsidRPr="00123177" w14:paraId="390B1EC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3BB9718"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A05C8C" w14:textId="77777777" w:rsidR="00A55B53" w:rsidRPr="00123177" w:rsidRDefault="00A55B53" w:rsidP="00535342">
            <w:r w:rsidRPr="00123177">
              <w:t>Acceptance Criteria for this requirement should be as per SECTION-6 ACCEPTANCE CRITERIA</w:t>
            </w:r>
          </w:p>
        </w:tc>
      </w:tr>
    </w:tbl>
    <w:p w14:paraId="7AA7BF48" w14:textId="77777777" w:rsidR="00A55B53" w:rsidRPr="00123177" w:rsidRDefault="00A55B53" w:rsidP="00A55B53">
      <w:pPr>
        <w:rPr>
          <w:rFonts w:eastAsia="Arial"/>
          <w:szCs w:val="20"/>
        </w:rPr>
      </w:pPr>
    </w:p>
    <w:p w14:paraId="10621FF3" w14:textId="77777777" w:rsidR="00A55B53" w:rsidRPr="00123177" w:rsidRDefault="00A55B53" w:rsidP="00A55B53">
      <w:pPr>
        <w:rPr>
          <w:rFonts w:eastAsia="Arial"/>
          <w:szCs w:val="20"/>
        </w:rPr>
      </w:pPr>
    </w:p>
    <w:p w14:paraId="1F706B3F" w14:textId="77777777" w:rsidR="00A55B53" w:rsidRPr="00123177" w:rsidRDefault="00A55B53" w:rsidP="00A55B53">
      <w:pPr>
        <w:pStyle w:val="Heading5"/>
        <w:rPr>
          <w:rFonts w:eastAsia="Arial"/>
          <w:sz w:val="20"/>
          <w:szCs w:val="20"/>
        </w:rPr>
      </w:pPr>
      <w:r w:rsidRPr="00123177">
        <w:rPr>
          <w:rFonts w:eastAsia="Arial"/>
          <w:sz w:val="20"/>
          <w:szCs w:val="20"/>
        </w:rPr>
        <w:lastRenderedPageBreak/>
        <w:t xml:space="preserve">Requirement against </w:t>
      </w:r>
      <w:r w:rsidRPr="00123177">
        <w:rPr>
          <w:rStyle w:val="ui-provider"/>
          <w:sz w:val="20"/>
          <w:szCs w:val="20"/>
        </w:rPr>
        <w:t xml:space="preserve">detecting the Over temperature of </w:t>
      </w:r>
      <w:r w:rsidRPr="00123177">
        <w:rPr>
          <w:rStyle w:val="ui-provider"/>
        </w:rPr>
        <w:t xml:space="preserve">400V EMI </w:t>
      </w:r>
      <w:r w:rsidRPr="00123177">
        <w:rPr>
          <w:rStyle w:val="ui-provider"/>
          <w:sz w:val="20"/>
          <w:szCs w:val="20"/>
        </w:rPr>
        <w:t>Temp measuring point by HVDCDC</w:t>
      </w:r>
    </w:p>
    <w:p w14:paraId="36CF0BAE"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3296BAE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FFFEA1A"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7C4C3C1" w14:textId="77777777" w:rsidR="00A55B53" w:rsidRPr="00123177" w:rsidRDefault="00A55B53" w:rsidP="00535342">
            <w:r w:rsidRPr="00123177">
              <w:rPr>
                <w:rFonts w:eastAsia="Arial"/>
                <w:b/>
                <w:bCs/>
                <w:color w:val="000000" w:themeColor="text1"/>
                <w:szCs w:val="20"/>
              </w:rPr>
              <w:t>Description</w:t>
            </w:r>
          </w:p>
        </w:tc>
      </w:tr>
      <w:tr w:rsidR="00A55B53" w:rsidRPr="00123177" w14:paraId="72163D78"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B8DDA95"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0760B7" w14:textId="77777777" w:rsidR="00A55B53" w:rsidRPr="00123177" w:rsidRDefault="00A55B53" w:rsidP="00535342">
            <w:r w:rsidRPr="00123177">
              <w:rPr>
                <w:rFonts w:eastAsia="Arial"/>
                <w:color w:val="000000" w:themeColor="text1"/>
              </w:rPr>
              <w:t>SWRS_Diag_102</w:t>
            </w:r>
          </w:p>
        </w:tc>
      </w:tr>
      <w:tr w:rsidR="00A55B53" w:rsidRPr="00123177" w14:paraId="4741B9BA"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A41217F"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AEFD8D" w14:textId="77777777" w:rsidR="00A55B53" w:rsidRPr="00123177" w:rsidRDefault="00A55B53" w:rsidP="00535342">
            <w:pPr>
              <w:rPr>
                <w:rFonts w:eastAsia="Arial"/>
                <w:color w:val="000000" w:themeColor="text1"/>
              </w:rPr>
            </w:pPr>
            <w:r w:rsidRPr="00123177">
              <w:rPr>
                <w:rFonts w:eastAsia="Arial"/>
                <w:color w:val="000000" w:themeColor="text1"/>
              </w:rPr>
              <w:t>SDS-HVDCDC-342</w:t>
            </w:r>
          </w:p>
        </w:tc>
      </w:tr>
      <w:tr w:rsidR="00A55B53" w:rsidRPr="00123177" w14:paraId="26662D5A"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F7EF48E"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78B937" w14:textId="77777777" w:rsidR="00A55B53" w:rsidRPr="00123177" w:rsidRDefault="00A55B53" w:rsidP="00535342">
            <w:pPr>
              <w:rPr>
                <w:rFonts w:eastAsia="Arial"/>
                <w:color w:val="000000" w:themeColor="text1"/>
              </w:rPr>
            </w:pPr>
            <w:r w:rsidRPr="00123177">
              <w:t>Pre C-Sample/PF3.0 Phase-2</w:t>
            </w:r>
          </w:p>
        </w:tc>
      </w:tr>
      <w:tr w:rsidR="00A55B53" w:rsidRPr="00123177" w14:paraId="4213368A"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38E69C47"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062DAF" w14:textId="77777777" w:rsidR="00A55B53" w:rsidRPr="00123177" w:rsidRDefault="00A55B53" w:rsidP="00535342">
            <w:pPr>
              <w:rPr>
                <w:rFonts w:eastAsia="Arial"/>
                <w:szCs w:val="20"/>
              </w:rPr>
            </w:pPr>
            <w:r w:rsidRPr="00123177">
              <w:rPr>
                <w:rStyle w:val="ui-provider"/>
              </w:rPr>
              <w:t>The Over temperature of 400V EMI Temp measuring point shall be detected by the HVDCDC and raise a level 2 fault to avoid a cause of permanent damage to any of the surrounding HW components.</w:t>
            </w:r>
          </w:p>
        </w:tc>
      </w:tr>
      <w:tr w:rsidR="00A55B53" w:rsidRPr="00123177" w14:paraId="60BC604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6202D2A"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719DB7" w14:textId="77777777" w:rsidR="00A55B53" w:rsidRPr="00123177" w:rsidRDefault="00A55B53" w:rsidP="00535342">
            <w:r w:rsidRPr="00123177">
              <w:rPr>
                <w:rFonts w:eastAsia="Arial"/>
              </w:rPr>
              <w:t>No Such derived requirement is applicable.</w:t>
            </w:r>
          </w:p>
        </w:tc>
      </w:tr>
      <w:tr w:rsidR="00A55B53" w:rsidRPr="00123177" w14:paraId="79C7A60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5C5713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95D98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3124BDE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B39302F"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FA6C97"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23F3F08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9958FEB"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BF1E23" w14:textId="1DCA3CE2" w:rsidR="00A55B53" w:rsidRPr="00123177" w:rsidRDefault="00A55B53" w:rsidP="00535342">
            <w:pPr>
              <w:spacing w:line="259" w:lineRule="auto"/>
            </w:pPr>
            <w:r w:rsidRPr="00123177">
              <w:rPr>
                <w:rStyle w:val="ui-provider"/>
              </w:rPr>
              <w:t>400V EMI</w:t>
            </w:r>
            <w:r w:rsidRPr="00123177">
              <w:rPr>
                <w:rFonts w:eastAsia="Arial"/>
                <w:color w:val="000000" w:themeColor="text1"/>
                <w:szCs w:val="20"/>
              </w:rPr>
              <w:t xml:space="preserve"> sensor shall detect temperature </w:t>
            </w:r>
            <w:r w:rsidRPr="00123177">
              <w:rPr>
                <w:rFonts w:eastAsia="Arial"/>
                <w:color w:val="000000" w:themeColor="text1"/>
              </w:rPr>
              <w:t>above above HVDCDC_CAL specified temp range in degrees</w:t>
            </w:r>
            <w:r w:rsidR="00681584">
              <w:rPr>
                <w:color w:val="000000"/>
              </w:rPr>
              <w:t xml:space="preserve"> for calibratable time HVDCDC_CAL</w:t>
            </w:r>
          </w:p>
        </w:tc>
      </w:tr>
      <w:tr w:rsidR="00A55B53" w:rsidRPr="00123177" w14:paraId="6D17E73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05FD771"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D8E6D0"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is equal to 0x3 ("Level 2")</w:t>
            </w:r>
          </w:p>
          <w:p w14:paraId="371B8E75"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NVHDCDCFaultID @  HVDCDC_Debug_PDU should provide Fault ID when the </w:t>
            </w:r>
            <w:r w:rsidRPr="00123177">
              <w:rPr>
                <w:rStyle w:val="ui-provider"/>
              </w:rPr>
              <w:t>400V EMI</w:t>
            </w:r>
            <w:r w:rsidRPr="00123177">
              <w:rPr>
                <w:rFonts w:eastAsia="Arial"/>
                <w:color w:val="000000" w:themeColor="text1"/>
                <w:szCs w:val="20"/>
              </w:rPr>
              <w:t xml:space="preserve"> (Low Side) sensor detects the temperature more than &lt;TBD&gt; degrees and this fault is raised after specified HVDCDC_CAL debounce time in msec</w:t>
            </w:r>
          </w:p>
          <w:p w14:paraId="3734F0A0" w14:textId="77777777" w:rsidR="00A55B53" w:rsidRPr="00123177" w:rsidRDefault="00A55B53" w:rsidP="00535342">
            <w:pPr>
              <w:spacing w:line="259" w:lineRule="auto"/>
              <w:rPr>
                <w:rFonts w:eastAsia="Arial"/>
                <w:color w:val="000000" w:themeColor="text1"/>
                <w:szCs w:val="20"/>
              </w:rPr>
            </w:pPr>
          </w:p>
          <w:p w14:paraId="050006F7"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TVHDCDC2 @ HVDCDC_Status3 is greater than &lt;TBD&gt;  degrees.</w:t>
            </w:r>
          </w:p>
        </w:tc>
      </w:tr>
      <w:tr w:rsidR="00A55B53" w:rsidRPr="00123177" w14:paraId="627472F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90E906F"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C7CF9C" w14:textId="77777777" w:rsidR="00A55B53" w:rsidRPr="00123177" w:rsidRDefault="00A55B53" w:rsidP="00535342">
            <w:pPr>
              <w:spacing w:line="259" w:lineRule="auto"/>
              <w:rPr>
                <w:rFonts w:eastAsia="Arial"/>
              </w:rPr>
            </w:pPr>
            <w:r w:rsidRPr="00123177">
              <w:rPr>
                <w:rFonts w:eastAsia="Arial"/>
              </w:rPr>
              <w:t xml:space="preserve">The HVDCDC shall detect the over temperature of </w:t>
            </w:r>
            <w:r w:rsidRPr="00123177">
              <w:rPr>
                <w:rStyle w:val="ui-provider"/>
              </w:rPr>
              <w:t>400V EMI</w:t>
            </w:r>
            <w:r w:rsidRPr="00123177">
              <w:rPr>
                <w:rFonts w:eastAsia="Arial"/>
                <w:color w:val="000000" w:themeColor="text1"/>
                <w:szCs w:val="20"/>
              </w:rPr>
              <w:t xml:space="preserve"> (Low Side)</w:t>
            </w:r>
            <w:r w:rsidRPr="00123177">
              <w:rPr>
                <w:rFonts w:eastAsia="Arial"/>
              </w:rPr>
              <w:t>Temp measuring point and raises a level 2 fault after specified HVDCDC_CAL debounce time in msec.</w:t>
            </w:r>
          </w:p>
        </w:tc>
      </w:tr>
      <w:tr w:rsidR="00A55B53" w:rsidRPr="00123177" w14:paraId="0FBD95F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86BE2D3"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E971BF" w14:textId="77777777" w:rsidR="00A55B53" w:rsidRPr="00123177" w:rsidRDefault="00A55B53" w:rsidP="00535342">
            <w:r w:rsidRPr="00123177">
              <w:t>No such mandatory fields is applicable.</w:t>
            </w:r>
          </w:p>
        </w:tc>
      </w:tr>
      <w:tr w:rsidR="00A55B53" w:rsidRPr="00123177" w14:paraId="4425F56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72ED595"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C49F73" w14:textId="77777777" w:rsidR="00A55B53" w:rsidRPr="00123177" w:rsidRDefault="00A55B53" w:rsidP="00535342">
            <w:r w:rsidRPr="00123177">
              <w:t>NHVDCDCStatus = 0, NHVDCDCStatusDebug = 0, NHVDCDCFault = 0.</w:t>
            </w:r>
          </w:p>
        </w:tc>
      </w:tr>
      <w:tr w:rsidR="00A55B53" w:rsidRPr="00123177" w14:paraId="20D834A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F43C568"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F91CF1" w14:textId="77777777" w:rsidR="00A55B53" w:rsidRPr="00123177" w:rsidRDefault="00A55B53" w:rsidP="00535342">
            <w:r w:rsidRPr="00123177">
              <w:rPr>
                <w:szCs w:val="20"/>
              </w:rPr>
              <w:t>Default values shall be applicable with respect to Pre-Loaded Values</w:t>
            </w:r>
          </w:p>
        </w:tc>
      </w:tr>
      <w:tr w:rsidR="00A55B53" w:rsidRPr="00123177" w14:paraId="28081B3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167A742"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884D3F" w14:textId="77777777" w:rsidR="00A55B53" w:rsidRPr="00123177" w:rsidRDefault="00A55B53" w:rsidP="00535342">
            <w:r w:rsidRPr="00123177">
              <w:rPr>
                <w:szCs w:val="20"/>
              </w:rPr>
              <w:t>Valid range value is not required.</w:t>
            </w:r>
          </w:p>
        </w:tc>
      </w:tr>
      <w:tr w:rsidR="00A55B53" w:rsidRPr="00123177" w14:paraId="2548608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A07EE35"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4A4510" w14:textId="77777777" w:rsidR="00A55B53" w:rsidRPr="00123177" w:rsidRDefault="00A55B53" w:rsidP="00535342">
            <w:r w:rsidRPr="00123177">
              <w:rPr>
                <w:szCs w:val="20"/>
              </w:rPr>
              <w:t>Data latency period is not applicable</w:t>
            </w:r>
          </w:p>
        </w:tc>
      </w:tr>
      <w:tr w:rsidR="00A55B53" w:rsidRPr="00123177" w14:paraId="06B71BB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4AC4CFF"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12BBB0" w14:textId="77777777" w:rsidR="00A55B53" w:rsidRPr="00123177" w:rsidRDefault="00A55B53" w:rsidP="00535342">
            <w:r w:rsidRPr="00123177">
              <w:rPr>
                <w:szCs w:val="20"/>
              </w:rPr>
              <w:t>Data Retention period is not applicable.</w:t>
            </w:r>
          </w:p>
        </w:tc>
      </w:tr>
      <w:tr w:rsidR="00A55B53" w:rsidRPr="00123177" w14:paraId="41C2FC3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9B00278" w14:textId="77777777" w:rsidR="00A55B53" w:rsidRPr="00123177" w:rsidRDefault="00A55B53" w:rsidP="00535342">
            <w:r w:rsidRPr="00123177">
              <w:rPr>
                <w:rFonts w:eastAsia="Arial"/>
                <w:color w:val="000000" w:themeColor="text1"/>
                <w:szCs w:val="20"/>
              </w:rPr>
              <w:t xml:space="preserve">Data Rate/ &lt;Daily&gt; </w:t>
            </w:r>
            <w:r w:rsidRPr="00123177">
              <w:rPr>
                <w:rFonts w:eastAsia="Arial"/>
                <w:color w:val="000000" w:themeColor="text1"/>
                <w:szCs w:val="20"/>
              </w:rPr>
              <w:lastRenderedPageBreak/>
              <w:t>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5B8325" w14:textId="77777777" w:rsidR="00A55B53" w:rsidRPr="00123177" w:rsidRDefault="00A55B53" w:rsidP="00535342">
            <w:r w:rsidRPr="00123177">
              <w:rPr>
                <w:szCs w:val="20"/>
              </w:rPr>
              <w:lastRenderedPageBreak/>
              <w:t>Data rate is not applicable.</w:t>
            </w:r>
          </w:p>
        </w:tc>
      </w:tr>
      <w:tr w:rsidR="00A55B53" w:rsidRPr="00123177" w14:paraId="402018C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05247F4"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9F5F84"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7B2B6B1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64661D"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AE20C1" w14:textId="77777777" w:rsidR="00A55B53" w:rsidRPr="00123177" w:rsidRDefault="00A55B53" w:rsidP="00535342">
            <w:r w:rsidRPr="00123177">
              <w:rPr>
                <w:szCs w:val="20"/>
              </w:rPr>
              <w:t>Temporal event is not applicable.</w:t>
            </w:r>
          </w:p>
        </w:tc>
      </w:tr>
      <w:tr w:rsidR="00A55B53" w:rsidRPr="00123177" w14:paraId="10E2EAA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BB96A63" w14:textId="77777777" w:rsidR="00A55B53" w:rsidRPr="00123177" w:rsidRDefault="00A55B53" w:rsidP="00535342">
            <w:r w:rsidRPr="00123177">
              <w:rPr>
                <w:rFonts w:eastAsia="Arial"/>
                <w:color w:val="000000" w:themeColor="text1"/>
                <w:szCs w:val="20"/>
              </w:rPr>
              <w:t xml:space="preserve">Validation Rules/ </w:t>
            </w:r>
          </w:p>
          <w:p w14:paraId="233347FC"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5D573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4E82D40" w14:textId="77777777" w:rsidR="00A55B53" w:rsidRPr="00123177" w:rsidRDefault="00A55B53" w:rsidP="00535342">
            <w:pPr>
              <w:pStyle w:val="TableText"/>
              <w:snapToGrid w:val="0"/>
            </w:pPr>
            <w:r w:rsidRPr="00123177">
              <w:t>NHVDCDCFault @  HVDCDC_Status1 is equal to 0x3 ("Level 2")</w:t>
            </w:r>
          </w:p>
          <w:p w14:paraId="0A1CE0A6" w14:textId="77777777" w:rsidR="00A55B53" w:rsidRPr="00123177" w:rsidRDefault="00A55B53" w:rsidP="00535342">
            <w:pPr>
              <w:pStyle w:val="TableText"/>
              <w:snapToGrid w:val="0"/>
            </w:pPr>
            <w:r w:rsidRPr="00123177">
              <w:rPr>
                <w:rFonts w:eastAsia="Arial"/>
                <w:color w:val="000000" w:themeColor="text1"/>
                <w:szCs w:val="20"/>
              </w:rPr>
              <w:t xml:space="preserve">NVHDCDCFaultID @  HVDCDC_Debug_PDU should provide Fault ID when the local </w:t>
            </w:r>
            <w:r w:rsidRPr="00123177">
              <w:rPr>
                <w:rStyle w:val="ui-provider"/>
              </w:rPr>
              <w:t>400V EMI</w:t>
            </w:r>
            <w:r w:rsidRPr="00123177">
              <w:rPr>
                <w:rFonts w:eastAsia="Arial"/>
                <w:color w:val="000000" w:themeColor="text1"/>
                <w:szCs w:val="20"/>
              </w:rPr>
              <w:t xml:space="preserve"> (Low Side) sensor detects the temperature more than &lt;TBD&gt; degrees</w:t>
            </w:r>
          </w:p>
        </w:tc>
      </w:tr>
      <w:tr w:rsidR="00A55B53" w:rsidRPr="00123177" w14:paraId="348A05D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C50611A"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AA263E" w14:textId="77777777" w:rsidR="00A55B53" w:rsidRPr="00123177" w:rsidRDefault="00A55B53" w:rsidP="00535342">
            <w:r w:rsidRPr="00123177">
              <w:rPr>
                <w:szCs w:val="20"/>
              </w:rPr>
              <w:t>Constraints is not applicable.</w:t>
            </w:r>
          </w:p>
        </w:tc>
      </w:tr>
      <w:tr w:rsidR="00A55B53" w:rsidRPr="00123177" w14:paraId="1A60142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0F09D5"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F90C78" w14:textId="77777777" w:rsidR="00A55B53" w:rsidRPr="00123177" w:rsidRDefault="00A55B53" w:rsidP="00535342">
            <w:r w:rsidRPr="00123177">
              <w:rPr>
                <w:szCs w:val="20"/>
              </w:rPr>
              <w:t>No effects on other system</w:t>
            </w:r>
          </w:p>
        </w:tc>
      </w:tr>
      <w:tr w:rsidR="00A55B53" w:rsidRPr="00123177" w14:paraId="7D85E02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2F1538F" w14:textId="77777777" w:rsidR="00A55B53" w:rsidRPr="00123177" w:rsidRDefault="00A55B53" w:rsidP="00535342">
            <w:r w:rsidRPr="00123177">
              <w:rPr>
                <w:rFonts w:eastAsia="Arial"/>
                <w:color w:val="000000" w:themeColor="text1"/>
                <w:szCs w:val="20"/>
              </w:rPr>
              <w:t>Testability with respect to test environment</w:t>
            </w:r>
          </w:p>
          <w:p w14:paraId="2F1F94C7" w14:textId="77777777" w:rsidR="00A55B53" w:rsidRPr="00123177" w:rsidRDefault="00A55B53" w:rsidP="00535342">
            <w:r w:rsidRPr="00123177">
              <w:rPr>
                <w:rFonts w:eastAsia="Arial"/>
                <w:color w:val="000000" w:themeColor="text1"/>
                <w:szCs w:val="20"/>
              </w:rPr>
              <w:t>(Yes/No)</w:t>
            </w:r>
          </w:p>
          <w:p w14:paraId="699B6BA2"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7D21C9" w14:textId="77777777" w:rsidR="00A55B53" w:rsidRPr="00123177" w:rsidRDefault="00A55B53" w:rsidP="00535342">
            <w:r w:rsidRPr="00123177">
              <w:t>YES</w:t>
            </w:r>
          </w:p>
        </w:tc>
      </w:tr>
      <w:tr w:rsidR="00A55B53" w:rsidRPr="00123177" w14:paraId="669E56C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3F4301A" w14:textId="77777777" w:rsidR="00A55B53" w:rsidRPr="00123177" w:rsidRDefault="00A55B53" w:rsidP="00535342">
            <w:r w:rsidRPr="00123177">
              <w:rPr>
                <w:rFonts w:eastAsia="Arial"/>
                <w:color w:val="000000" w:themeColor="text1"/>
                <w:szCs w:val="20"/>
              </w:rPr>
              <w:t>Feasible within project constraints</w:t>
            </w:r>
          </w:p>
          <w:p w14:paraId="19E60E52" w14:textId="77777777" w:rsidR="00A55B53" w:rsidRPr="00123177" w:rsidRDefault="00A55B53" w:rsidP="00535342">
            <w:r w:rsidRPr="00123177">
              <w:rPr>
                <w:rFonts w:eastAsia="Arial"/>
                <w:color w:val="000000" w:themeColor="text1"/>
                <w:szCs w:val="20"/>
              </w:rPr>
              <w:t>(Yes/No)</w:t>
            </w:r>
          </w:p>
          <w:p w14:paraId="29C00E19"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E9924C" w14:textId="77777777" w:rsidR="00A55B53" w:rsidRPr="00123177" w:rsidRDefault="00A55B53" w:rsidP="00535342">
            <w:r w:rsidRPr="00123177">
              <w:t>YES</w:t>
            </w:r>
          </w:p>
        </w:tc>
      </w:tr>
      <w:tr w:rsidR="00A55B53" w:rsidRPr="00123177" w14:paraId="54F85F3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3751DEF" w14:textId="77777777" w:rsidR="00A55B53" w:rsidRPr="00123177" w:rsidRDefault="00A55B53" w:rsidP="00535342">
            <w:r w:rsidRPr="00123177">
              <w:rPr>
                <w:rFonts w:eastAsia="Arial"/>
                <w:color w:val="000000" w:themeColor="text1"/>
                <w:szCs w:val="20"/>
              </w:rPr>
              <w:t>Critical</w:t>
            </w:r>
          </w:p>
          <w:p w14:paraId="1F0A58C1"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FBB269" w14:textId="77777777" w:rsidR="00A55B53" w:rsidRPr="00123177" w:rsidRDefault="00A55B53" w:rsidP="00535342">
            <w:r w:rsidRPr="00123177">
              <w:t>YES</w:t>
            </w:r>
          </w:p>
        </w:tc>
      </w:tr>
      <w:tr w:rsidR="00A55B53" w:rsidRPr="00123177" w14:paraId="5D06001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76A224A"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B25224" w14:textId="77777777" w:rsidR="00A55B53" w:rsidRPr="00123177" w:rsidRDefault="00A55B53" w:rsidP="00535342">
            <w:r w:rsidRPr="00123177">
              <w:t>Acceptance Criteria for this requirement should be as per SECTION-6 ACCEPTANCE CRITERIA</w:t>
            </w:r>
          </w:p>
        </w:tc>
      </w:tr>
    </w:tbl>
    <w:p w14:paraId="4A3DC04E" w14:textId="77777777" w:rsidR="00A55B53" w:rsidRPr="00123177" w:rsidRDefault="00A55B53" w:rsidP="00A55B53">
      <w:pPr>
        <w:rPr>
          <w:rFonts w:eastAsia="Arial"/>
          <w:szCs w:val="20"/>
        </w:rPr>
      </w:pPr>
    </w:p>
    <w:p w14:paraId="3E073D4A" w14:textId="77777777" w:rsidR="00A55B53" w:rsidRPr="00123177" w:rsidRDefault="00A55B53" w:rsidP="00A55B53">
      <w:pPr>
        <w:rPr>
          <w:rFonts w:eastAsia="Arial"/>
          <w:szCs w:val="20"/>
        </w:rPr>
      </w:pPr>
    </w:p>
    <w:p w14:paraId="36C70844"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Style w:val="ui-provider"/>
          <w:sz w:val="20"/>
          <w:szCs w:val="20"/>
        </w:rPr>
        <w:t>detecting the Over temperature of 800V EMI</w:t>
      </w:r>
      <w:r w:rsidRPr="00123177">
        <w:rPr>
          <w:rFonts w:eastAsia="Arial"/>
          <w:color w:val="000000" w:themeColor="text1"/>
          <w:sz w:val="20"/>
          <w:szCs w:val="20"/>
        </w:rPr>
        <w:t xml:space="preserve"> (High Side)</w:t>
      </w:r>
      <w:r w:rsidRPr="00123177">
        <w:rPr>
          <w:rStyle w:val="ui-provider"/>
        </w:rPr>
        <w:t xml:space="preserve"> </w:t>
      </w:r>
      <w:r w:rsidRPr="00123177">
        <w:rPr>
          <w:rStyle w:val="ui-provider"/>
          <w:sz w:val="20"/>
          <w:szCs w:val="20"/>
        </w:rPr>
        <w:t>Temp measuring point by HVDCDC</w:t>
      </w:r>
    </w:p>
    <w:p w14:paraId="0C94DE04"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5775B8C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615F39A"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32F44F8" w14:textId="77777777" w:rsidR="00A55B53" w:rsidRPr="00123177" w:rsidRDefault="00A55B53" w:rsidP="00535342">
            <w:r w:rsidRPr="00123177">
              <w:rPr>
                <w:rFonts w:eastAsia="Arial"/>
                <w:b/>
                <w:bCs/>
                <w:color w:val="000000" w:themeColor="text1"/>
                <w:szCs w:val="20"/>
              </w:rPr>
              <w:t>Description</w:t>
            </w:r>
          </w:p>
        </w:tc>
      </w:tr>
      <w:tr w:rsidR="00A55B53" w:rsidRPr="00123177" w14:paraId="7570FD7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A3DBC12"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64F754" w14:textId="77777777" w:rsidR="00A55B53" w:rsidRPr="00123177" w:rsidRDefault="00A55B53" w:rsidP="00535342">
            <w:r w:rsidRPr="00123177">
              <w:rPr>
                <w:rFonts w:eastAsia="Arial"/>
                <w:color w:val="000000" w:themeColor="text1"/>
              </w:rPr>
              <w:t>SWRS_Diag_103</w:t>
            </w:r>
          </w:p>
        </w:tc>
      </w:tr>
      <w:tr w:rsidR="00A55B53" w:rsidRPr="00123177" w14:paraId="28D93007"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AB9E2E2"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41A164" w14:textId="77777777" w:rsidR="00A55B53" w:rsidRPr="00123177" w:rsidRDefault="00A55B53" w:rsidP="00535342">
            <w:pPr>
              <w:rPr>
                <w:rFonts w:eastAsia="Arial"/>
                <w:color w:val="000000" w:themeColor="text1"/>
              </w:rPr>
            </w:pPr>
            <w:r w:rsidRPr="00123177">
              <w:rPr>
                <w:rFonts w:eastAsia="Arial"/>
                <w:color w:val="000000" w:themeColor="text1"/>
              </w:rPr>
              <w:t>SDS-HVDCDC-343</w:t>
            </w:r>
          </w:p>
        </w:tc>
      </w:tr>
      <w:tr w:rsidR="00A55B53" w:rsidRPr="00123177" w14:paraId="71078457"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F1446F3"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F299EA" w14:textId="77777777" w:rsidR="00A55B53" w:rsidRPr="00123177" w:rsidRDefault="00A55B53" w:rsidP="00535342">
            <w:pPr>
              <w:rPr>
                <w:rFonts w:eastAsia="Arial"/>
                <w:color w:val="000000" w:themeColor="text1"/>
              </w:rPr>
            </w:pPr>
            <w:r w:rsidRPr="00123177">
              <w:t>Pre C-Sample/PF3.0 Phase-2</w:t>
            </w:r>
          </w:p>
        </w:tc>
      </w:tr>
      <w:tr w:rsidR="00A55B53" w:rsidRPr="00123177" w14:paraId="38F7CEBF"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486CF1BF"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82F4D8" w14:textId="77777777" w:rsidR="00A55B53" w:rsidRPr="00123177" w:rsidRDefault="00A55B53" w:rsidP="00535342">
            <w:pPr>
              <w:rPr>
                <w:rFonts w:eastAsia="Arial"/>
                <w:szCs w:val="20"/>
              </w:rPr>
            </w:pPr>
            <w:r w:rsidRPr="00123177">
              <w:rPr>
                <w:rStyle w:val="ui-provider"/>
              </w:rPr>
              <w:t>The Over temperature of 800V EMI</w:t>
            </w:r>
            <w:r w:rsidRPr="00123177">
              <w:rPr>
                <w:rFonts w:eastAsia="Arial"/>
                <w:color w:val="000000" w:themeColor="text1"/>
                <w:szCs w:val="20"/>
              </w:rPr>
              <w:t xml:space="preserve"> (High Side)</w:t>
            </w:r>
            <w:r w:rsidRPr="00123177">
              <w:rPr>
                <w:rStyle w:val="ui-provider"/>
              </w:rPr>
              <w:t xml:space="preserve"> Temp measuring point shall be detected by the HVDCDC and raise a level 2 fault to avoid a cause of permanent damage to any of the surrounding HW components.</w:t>
            </w:r>
          </w:p>
        </w:tc>
      </w:tr>
      <w:tr w:rsidR="00A55B53" w:rsidRPr="00123177" w14:paraId="0B4A8C7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C34BC8"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3EFBB2" w14:textId="77777777" w:rsidR="00A55B53" w:rsidRPr="00123177" w:rsidRDefault="00A55B53" w:rsidP="00535342">
            <w:r w:rsidRPr="00123177">
              <w:rPr>
                <w:rFonts w:eastAsia="Arial"/>
              </w:rPr>
              <w:t>No Such derived requirement is applicable.</w:t>
            </w:r>
          </w:p>
        </w:tc>
      </w:tr>
      <w:tr w:rsidR="00A55B53" w:rsidRPr="00123177" w14:paraId="048E6B2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5FAAE6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01AE7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3FC20B0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6B1E79F"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0FB5E6"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555ECBB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22ECB0A"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3005E4" w14:textId="77777777" w:rsidR="00A55B53" w:rsidRPr="00123177" w:rsidRDefault="00A55B53" w:rsidP="00535342">
            <w:pPr>
              <w:spacing w:line="259" w:lineRule="auto"/>
            </w:pPr>
            <w:r w:rsidRPr="00123177">
              <w:rPr>
                <w:rStyle w:val="ui-provider"/>
              </w:rPr>
              <w:t>800V EMI</w:t>
            </w:r>
            <w:r w:rsidRPr="00123177">
              <w:rPr>
                <w:rFonts w:eastAsia="Arial"/>
                <w:color w:val="000000" w:themeColor="text1"/>
                <w:szCs w:val="20"/>
              </w:rPr>
              <w:t xml:space="preserve"> (High Side) sensor shall detect temperature </w:t>
            </w:r>
            <w:r w:rsidRPr="00123177">
              <w:rPr>
                <w:rFonts w:eastAsia="Arial"/>
                <w:color w:val="000000" w:themeColor="text1"/>
              </w:rPr>
              <w:t>above above HVDCDC_CAL specified temp range in degrees</w:t>
            </w:r>
          </w:p>
        </w:tc>
      </w:tr>
      <w:tr w:rsidR="00A55B53" w:rsidRPr="00123177" w14:paraId="63C00CE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0B983FF"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098BA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is equal to 0x3 ("Level 2")</w:t>
            </w:r>
          </w:p>
          <w:p w14:paraId="014054FA"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NVHDCDCFaultID @  HVDCDC_Debug_PDU should provide Fault ID when the local </w:t>
            </w:r>
            <w:r w:rsidRPr="00123177">
              <w:rPr>
                <w:rStyle w:val="ui-provider"/>
              </w:rPr>
              <w:t>800V EMI</w:t>
            </w:r>
            <w:r w:rsidRPr="00123177">
              <w:rPr>
                <w:rFonts w:eastAsia="Arial"/>
                <w:color w:val="000000" w:themeColor="text1"/>
                <w:szCs w:val="20"/>
              </w:rPr>
              <w:t xml:space="preserve"> (High Side) sensor detects the temperature more than &lt;TBD&gt; degrees and this fault is raised after specified HVDCDC_CAL debounce time in msec</w:t>
            </w:r>
          </w:p>
          <w:p w14:paraId="1C08A83B" w14:textId="77777777" w:rsidR="00A55B53" w:rsidRPr="00123177" w:rsidRDefault="00A55B53" w:rsidP="00535342">
            <w:pPr>
              <w:spacing w:line="259" w:lineRule="auto"/>
              <w:rPr>
                <w:rFonts w:eastAsia="Arial"/>
                <w:color w:val="000000" w:themeColor="text1"/>
                <w:szCs w:val="20"/>
              </w:rPr>
            </w:pPr>
          </w:p>
          <w:p w14:paraId="132A95C3"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TVHDCDC3 @ HVDCDC_Status3 is greater than &lt;TBD&gt;  degrees.</w:t>
            </w:r>
          </w:p>
        </w:tc>
      </w:tr>
      <w:tr w:rsidR="00A55B53" w:rsidRPr="00123177" w14:paraId="46F57D0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BBDECF"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5F881D" w14:textId="77777777" w:rsidR="00A55B53" w:rsidRPr="00123177" w:rsidRDefault="00A55B53" w:rsidP="00535342">
            <w:pPr>
              <w:spacing w:line="259" w:lineRule="auto"/>
              <w:rPr>
                <w:rFonts w:eastAsia="Arial"/>
              </w:rPr>
            </w:pPr>
            <w:r w:rsidRPr="00123177">
              <w:rPr>
                <w:rFonts w:eastAsia="Arial"/>
              </w:rPr>
              <w:t>The HVDCDC shall detect the over temperature of VICOR_ind Temp measuring point and raises a level 2 fault after specified HVDCDC_CAL debounce time in msec.</w:t>
            </w:r>
          </w:p>
        </w:tc>
      </w:tr>
      <w:tr w:rsidR="00A55B53" w:rsidRPr="00123177" w14:paraId="49D96FF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C9593E"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717D1D" w14:textId="77777777" w:rsidR="00A55B53" w:rsidRPr="00123177" w:rsidRDefault="00A55B53" w:rsidP="00535342">
            <w:r w:rsidRPr="00123177">
              <w:t>No such mandatory fields is applicable.</w:t>
            </w:r>
          </w:p>
        </w:tc>
      </w:tr>
      <w:tr w:rsidR="00A55B53" w:rsidRPr="00123177" w14:paraId="6356DF1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5AA2E6D"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C3EC8E" w14:textId="77777777" w:rsidR="00A55B53" w:rsidRPr="00123177" w:rsidRDefault="00A55B53" w:rsidP="00535342">
            <w:r w:rsidRPr="00123177">
              <w:t>NHVDCDCStatus = 0, NHVDCDCStatusDebug = 0, NHVDCDCFault = 0.</w:t>
            </w:r>
          </w:p>
        </w:tc>
      </w:tr>
      <w:tr w:rsidR="00A55B53" w:rsidRPr="00123177" w14:paraId="09429B3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B8AD6D"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E1FA0D" w14:textId="77777777" w:rsidR="00A55B53" w:rsidRPr="00123177" w:rsidRDefault="00A55B53" w:rsidP="00535342">
            <w:r w:rsidRPr="00123177">
              <w:rPr>
                <w:szCs w:val="20"/>
              </w:rPr>
              <w:t>Default values shall be applicable with respect to Pre-Loaded Values</w:t>
            </w:r>
          </w:p>
        </w:tc>
      </w:tr>
      <w:tr w:rsidR="00A55B53" w:rsidRPr="00123177" w14:paraId="6CA0BB4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B4871CD"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42BEDC" w14:textId="77777777" w:rsidR="00A55B53" w:rsidRPr="00123177" w:rsidRDefault="00A55B53" w:rsidP="00535342">
            <w:r w:rsidRPr="00123177">
              <w:rPr>
                <w:szCs w:val="20"/>
              </w:rPr>
              <w:t>Valid range value is not required.</w:t>
            </w:r>
          </w:p>
        </w:tc>
      </w:tr>
      <w:tr w:rsidR="00A55B53" w:rsidRPr="00123177" w14:paraId="32597D2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3DD6A7"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60BDAD" w14:textId="77777777" w:rsidR="00A55B53" w:rsidRPr="00123177" w:rsidRDefault="00A55B53" w:rsidP="00535342">
            <w:r w:rsidRPr="00123177">
              <w:rPr>
                <w:szCs w:val="20"/>
              </w:rPr>
              <w:t>Data latency period is not applicable</w:t>
            </w:r>
          </w:p>
        </w:tc>
      </w:tr>
      <w:tr w:rsidR="00A55B53" w:rsidRPr="00123177" w14:paraId="3F2CB86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23ED68"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578241" w14:textId="77777777" w:rsidR="00A55B53" w:rsidRPr="00123177" w:rsidRDefault="00A55B53" w:rsidP="00535342">
            <w:r w:rsidRPr="00123177">
              <w:rPr>
                <w:szCs w:val="20"/>
              </w:rPr>
              <w:t>Data Retention period is not applicable.</w:t>
            </w:r>
          </w:p>
        </w:tc>
      </w:tr>
      <w:tr w:rsidR="00A55B53" w:rsidRPr="00123177" w14:paraId="5ABB4F2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1AC0C02" w14:textId="77777777" w:rsidR="00A55B53" w:rsidRPr="00123177" w:rsidRDefault="00A55B53" w:rsidP="00535342">
            <w:r w:rsidRPr="00123177">
              <w:rPr>
                <w:rFonts w:eastAsia="Arial"/>
                <w:color w:val="000000" w:themeColor="text1"/>
                <w:szCs w:val="20"/>
              </w:rPr>
              <w:lastRenderedPageBreak/>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557D79" w14:textId="77777777" w:rsidR="00A55B53" w:rsidRPr="00123177" w:rsidRDefault="00A55B53" w:rsidP="00535342">
            <w:r w:rsidRPr="00123177">
              <w:rPr>
                <w:szCs w:val="20"/>
              </w:rPr>
              <w:t>Data rate is not applicable.</w:t>
            </w:r>
          </w:p>
        </w:tc>
      </w:tr>
      <w:tr w:rsidR="00A55B53" w:rsidRPr="00123177" w14:paraId="6D9308F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ED7FD28"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17C2A5"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459A734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CC8B9B"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148E0E" w14:textId="77777777" w:rsidR="00A55B53" w:rsidRPr="00123177" w:rsidRDefault="00A55B53" w:rsidP="00535342">
            <w:r w:rsidRPr="00123177">
              <w:rPr>
                <w:szCs w:val="20"/>
              </w:rPr>
              <w:t>Temporal event is not applicable.</w:t>
            </w:r>
          </w:p>
        </w:tc>
      </w:tr>
      <w:tr w:rsidR="00A55B53" w:rsidRPr="00123177" w14:paraId="13DF0AD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450325" w14:textId="77777777" w:rsidR="00A55B53" w:rsidRPr="00123177" w:rsidRDefault="00A55B53" w:rsidP="00535342">
            <w:r w:rsidRPr="00123177">
              <w:rPr>
                <w:rFonts w:eastAsia="Arial"/>
                <w:color w:val="000000" w:themeColor="text1"/>
                <w:szCs w:val="20"/>
              </w:rPr>
              <w:t xml:space="preserve">Validation Rules/ </w:t>
            </w:r>
          </w:p>
          <w:p w14:paraId="5F967D8D"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5B85A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122518B" w14:textId="77777777" w:rsidR="00A55B53" w:rsidRPr="00123177" w:rsidRDefault="00A55B53" w:rsidP="00535342">
            <w:pPr>
              <w:pStyle w:val="TableText"/>
              <w:snapToGrid w:val="0"/>
            </w:pPr>
            <w:r w:rsidRPr="00123177">
              <w:t>NHVDCDCFault @  HVDCDC_Status1 is equal to 0x3 ("Level 2")</w:t>
            </w:r>
          </w:p>
          <w:p w14:paraId="4C9F3C74" w14:textId="77777777" w:rsidR="00A55B53" w:rsidRPr="00123177" w:rsidRDefault="00A55B53" w:rsidP="00535342">
            <w:pPr>
              <w:pStyle w:val="TableText"/>
              <w:snapToGrid w:val="0"/>
            </w:pPr>
            <w:r w:rsidRPr="00123177">
              <w:rPr>
                <w:rFonts w:eastAsia="Arial"/>
                <w:color w:val="000000" w:themeColor="text1"/>
                <w:szCs w:val="20"/>
              </w:rPr>
              <w:t xml:space="preserve">NVHDCDCFaultID @  HVDCDC_Debug_PDU should provide Fault ID when the local </w:t>
            </w:r>
            <w:r w:rsidRPr="00123177">
              <w:rPr>
                <w:rStyle w:val="ui-provider"/>
              </w:rPr>
              <w:t>800V EMI</w:t>
            </w:r>
            <w:r w:rsidRPr="00123177">
              <w:rPr>
                <w:rFonts w:eastAsia="Arial"/>
                <w:color w:val="000000" w:themeColor="text1"/>
                <w:szCs w:val="20"/>
              </w:rPr>
              <w:t xml:space="preserve"> (High Side) sensor detects the temperature more than &lt;TBD&gt; degrees</w:t>
            </w:r>
          </w:p>
        </w:tc>
      </w:tr>
      <w:tr w:rsidR="00A55B53" w:rsidRPr="00123177" w14:paraId="4CF9634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AF34F0"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8ED7CB" w14:textId="77777777" w:rsidR="00A55B53" w:rsidRPr="00123177" w:rsidRDefault="00A55B53" w:rsidP="00535342">
            <w:r w:rsidRPr="00123177">
              <w:rPr>
                <w:szCs w:val="20"/>
              </w:rPr>
              <w:t>Constraints is not applicable.</w:t>
            </w:r>
          </w:p>
        </w:tc>
      </w:tr>
      <w:tr w:rsidR="00A55B53" w:rsidRPr="00123177" w14:paraId="44DE95D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62A783"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C104B6" w14:textId="77777777" w:rsidR="00A55B53" w:rsidRPr="00123177" w:rsidRDefault="00A55B53" w:rsidP="00535342">
            <w:r w:rsidRPr="00123177">
              <w:rPr>
                <w:szCs w:val="20"/>
              </w:rPr>
              <w:t>No effects on other system</w:t>
            </w:r>
          </w:p>
        </w:tc>
      </w:tr>
      <w:tr w:rsidR="00A55B53" w:rsidRPr="00123177" w14:paraId="6B95637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26CC72" w14:textId="77777777" w:rsidR="00A55B53" w:rsidRPr="00123177" w:rsidRDefault="00A55B53" w:rsidP="00535342">
            <w:r w:rsidRPr="00123177">
              <w:rPr>
                <w:rFonts w:eastAsia="Arial"/>
                <w:color w:val="000000" w:themeColor="text1"/>
                <w:szCs w:val="20"/>
              </w:rPr>
              <w:t>Testability with respect to test environment</w:t>
            </w:r>
          </w:p>
          <w:p w14:paraId="2D7DF081" w14:textId="77777777" w:rsidR="00A55B53" w:rsidRPr="00123177" w:rsidRDefault="00A55B53" w:rsidP="00535342">
            <w:r w:rsidRPr="00123177">
              <w:rPr>
                <w:rFonts w:eastAsia="Arial"/>
                <w:color w:val="000000" w:themeColor="text1"/>
                <w:szCs w:val="20"/>
              </w:rPr>
              <w:t>(Yes/No)</w:t>
            </w:r>
          </w:p>
          <w:p w14:paraId="53805C74"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67B4F0" w14:textId="77777777" w:rsidR="00A55B53" w:rsidRPr="00123177" w:rsidRDefault="00A55B53" w:rsidP="00535342">
            <w:r w:rsidRPr="00123177">
              <w:t>YES</w:t>
            </w:r>
          </w:p>
        </w:tc>
      </w:tr>
      <w:tr w:rsidR="00A55B53" w:rsidRPr="00123177" w14:paraId="3CC8622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D164F1B" w14:textId="77777777" w:rsidR="00A55B53" w:rsidRPr="00123177" w:rsidRDefault="00A55B53" w:rsidP="00535342">
            <w:r w:rsidRPr="00123177">
              <w:rPr>
                <w:rFonts w:eastAsia="Arial"/>
                <w:color w:val="000000" w:themeColor="text1"/>
                <w:szCs w:val="20"/>
              </w:rPr>
              <w:t>Feasible within project constraints</w:t>
            </w:r>
          </w:p>
          <w:p w14:paraId="3BE5AE87" w14:textId="77777777" w:rsidR="00A55B53" w:rsidRPr="00123177" w:rsidRDefault="00A55B53" w:rsidP="00535342">
            <w:r w:rsidRPr="00123177">
              <w:rPr>
                <w:rFonts w:eastAsia="Arial"/>
                <w:color w:val="000000" w:themeColor="text1"/>
                <w:szCs w:val="20"/>
              </w:rPr>
              <w:t>(Yes/No)</w:t>
            </w:r>
          </w:p>
          <w:p w14:paraId="75654436"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F6BD48" w14:textId="77777777" w:rsidR="00A55B53" w:rsidRPr="00123177" w:rsidRDefault="00A55B53" w:rsidP="00535342">
            <w:r w:rsidRPr="00123177">
              <w:t>YES</w:t>
            </w:r>
          </w:p>
        </w:tc>
      </w:tr>
      <w:tr w:rsidR="00A55B53" w:rsidRPr="00123177" w14:paraId="2B65E1C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693FD6" w14:textId="77777777" w:rsidR="00A55B53" w:rsidRPr="00123177" w:rsidRDefault="00A55B53" w:rsidP="00535342">
            <w:r w:rsidRPr="00123177">
              <w:rPr>
                <w:rFonts w:eastAsia="Arial"/>
                <w:color w:val="000000" w:themeColor="text1"/>
                <w:szCs w:val="20"/>
              </w:rPr>
              <w:t>Critical</w:t>
            </w:r>
          </w:p>
          <w:p w14:paraId="56C2E941"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7B4DD7" w14:textId="77777777" w:rsidR="00A55B53" w:rsidRPr="00123177" w:rsidRDefault="00A55B53" w:rsidP="00535342">
            <w:r w:rsidRPr="00123177">
              <w:t>YES</w:t>
            </w:r>
          </w:p>
        </w:tc>
      </w:tr>
      <w:tr w:rsidR="00A55B53" w:rsidRPr="00123177" w14:paraId="3286830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E949E95" w14:textId="77777777" w:rsidR="00A55B53" w:rsidRPr="00123177" w:rsidRDefault="00A55B53" w:rsidP="00535342">
            <w:pPr>
              <w:rPr>
                <w:rFonts w:eastAsia="Arial"/>
                <w:color w:val="000000" w:themeColor="text1"/>
                <w:szCs w:val="20"/>
              </w:rPr>
            </w:pPr>
            <w:r w:rsidRPr="00123177">
              <w:lastRenderedPageBreak/>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94B8E9" w14:textId="77777777" w:rsidR="00A55B53" w:rsidRPr="00123177" w:rsidRDefault="00A55B53" w:rsidP="00535342">
            <w:r w:rsidRPr="00123177">
              <w:t>Acceptance Criteria for this requirement should be as per SECTION-6 ACCEPTANCE CRITERIA</w:t>
            </w:r>
          </w:p>
        </w:tc>
      </w:tr>
    </w:tbl>
    <w:p w14:paraId="6D5CBEB0" w14:textId="77777777" w:rsidR="00A55B53" w:rsidRPr="00123177" w:rsidRDefault="00A55B53" w:rsidP="00A55B53">
      <w:pPr>
        <w:rPr>
          <w:rFonts w:eastAsia="Arial"/>
          <w:szCs w:val="20"/>
        </w:rPr>
      </w:pPr>
    </w:p>
    <w:p w14:paraId="1A0C5369" w14:textId="77777777" w:rsidR="00A55B53" w:rsidRPr="00123177" w:rsidRDefault="00A55B53" w:rsidP="00A55B53">
      <w:pPr>
        <w:rPr>
          <w:rFonts w:eastAsia="Arial"/>
          <w:szCs w:val="20"/>
        </w:rPr>
      </w:pPr>
    </w:p>
    <w:p w14:paraId="65E8A528"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Style w:val="ui-provider"/>
          <w:sz w:val="20"/>
          <w:szCs w:val="20"/>
        </w:rPr>
        <w:t xml:space="preserve">detecting the Over temperature of </w:t>
      </w:r>
      <w:r w:rsidRPr="00123177">
        <w:rPr>
          <w:rFonts w:eastAsia="Arial"/>
          <w:color w:val="000000" w:themeColor="text1"/>
          <w:sz w:val="20"/>
          <w:szCs w:val="20"/>
        </w:rPr>
        <w:t>VICOR low side</w:t>
      </w:r>
      <w:r w:rsidRPr="00123177">
        <w:rPr>
          <w:rStyle w:val="ui-provider"/>
          <w:sz w:val="28"/>
          <w:szCs w:val="28"/>
        </w:rPr>
        <w:t xml:space="preserve"> </w:t>
      </w:r>
      <w:r w:rsidRPr="00123177">
        <w:rPr>
          <w:rStyle w:val="ui-provider"/>
          <w:sz w:val="20"/>
          <w:szCs w:val="20"/>
        </w:rPr>
        <w:t>Temp measuring point by HVDCDC</w:t>
      </w:r>
    </w:p>
    <w:p w14:paraId="2914CA59"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7914751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DA37181"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2462C0B" w14:textId="77777777" w:rsidR="00A55B53" w:rsidRPr="00123177" w:rsidRDefault="00A55B53" w:rsidP="00535342">
            <w:r w:rsidRPr="00123177">
              <w:rPr>
                <w:rFonts w:eastAsia="Arial"/>
                <w:b/>
                <w:bCs/>
                <w:color w:val="000000" w:themeColor="text1"/>
                <w:szCs w:val="20"/>
              </w:rPr>
              <w:t>Description</w:t>
            </w:r>
          </w:p>
        </w:tc>
      </w:tr>
      <w:tr w:rsidR="00A55B53" w:rsidRPr="00123177" w14:paraId="24E0A488"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0DCDE0E"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3F8BBD" w14:textId="77777777" w:rsidR="00A55B53" w:rsidRPr="00123177" w:rsidRDefault="00A55B53" w:rsidP="00535342">
            <w:r w:rsidRPr="00123177">
              <w:rPr>
                <w:rFonts w:eastAsia="Arial"/>
                <w:color w:val="000000" w:themeColor="text1"/>
              </w:rPr>
              <w:t>SWRS_Diag_104</w:t>
            </w:r>
          </w:p>
        </w:tc>
      </w:tr>
      <w:tr w:rsidR="00A55B53" w:rsidRPr="00123177" w14:paraId="3C53723E"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914CB33"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C43C8C" w14:textId="77777777" w:rsidR="00A55B53" w:rsidRPr="00123177" w:rsidRDefault="00A55B53" w:rsidP="00535342">
            <w:pPr>
              <w:rPr>
                <w:rFonts w:eastAsia="Arial"/>
                <w:color w:val="000000" w:themeColor="text1"/>
              </w:rPr>
            </w:pPr>
            <w:r w:rsidRPr="00123177">
              <w:rPr>
                <w:rFonts w:eastAsia="Arial"/>
                <w:color w:val="000000" w:themeColor="text1"/>
              </w:rPr>
              <w:t>SDS-HVDCDC-344</w:t>
            </w:r>
          </w:p>
        </w:tc>
      </w:tr>
      <w:tr w:rsidR="00A55B53" w:rsidRPr="00123177" w14:paraId="3411F96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85294E1"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266C35" w14:textId="77777777" w:rsidR="00A55B53" w:rsidRPr="00123177" w:rsidRDefault="00A55B53" w:rsidP="00535342">
            <w:pPr>
              <w:rPr>
                <w:rFonts w:eastAsia="Arial"/>
                <w:color w:val="000000" w:themeColor="text1"/>
              </w:rPr>
            </w:pPr>
            <w:r w:rsidRPr="00123177">
              <w:t>Pre C-Sample/PF3.0 Phase-2</w:t>
            </w:r>
          </w:p>
        </w:tc>
      </w:tr>
      <w:tr w:rsidR="00A55B53" w:rsidRPr="00123177" w14:paraId="0D4CC9F7"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3098ED0F"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CB24B9" w14:textId="77777777" w:rsidR="00A55B53" w:rsidRPr="00123177" w:rsidRDefault="00A55B53" w:rsidP="00535342">
            <w:pPr>
              <w:rPr>
                <w:rFonts w:eastAsia="Arial"/>
                <w:szCs w:val="20"/>
              </w:rPr>
            </w:pPr>
            <w:r w:rsidRPr="00123177">
              <w:rPr>
                <w:rStyle w:val="ui-provider"/>
              </w:rPr>
              <w:t xml:space="preserve">The Over temperature of </w:t>
            </w:r>
            <w:r w:rsidRPr="00123177">
              <w:rPr>
                <w:rFonts w:eastAsia="Arial"/>
                <w:color w:val="000000" w:themeColor="text1"/>
                <w:szCs w:val="20"/>
              </w:rPr>
              <w:t>VICOR low side</w:t>
            </w:r>
            <w:r w:rsidRPr="00123177">
              <w:rPr>
                <w:rStyle w:val="ui-provider"/>
              </w:rPr>
              <w:t xml:space="preserve"> Temp measuring point shall be detected by the HVDCDC and raise a level 2 fault to avoid a cause of permanent damage to any of the surrounding HW components.</w:t>
            </w:r>
          </w:p>
        </w:tc>
      </w:tr>
      <w:tr w:rsidR="00A55B53" w:rsidRPr="00123177" w14:paraId="294247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5ECCCD7"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7B3236" w14:textId="77777777" w:rsidR="00A55B53" w:rsidRPr="00123177" w:rsidRDefault="00A55B53" w:rsidP="00535342">
            <w:r w:rsidRPr="00123177">
              <w:rPr>
                <w:rFonts w:eastAsia="Arial"/>
              </w:rPr>
              <w:t>No Such derived requirement is applicable.</w:t>
            </w:r>
          </w:p>
        </w:tc>
      </w:tr>
      <w:tr w:rsidR="00A55B53" w:rsidRPr="00123177" w14:paraId="5BB78D5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B2DDB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F0ECC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7FB5042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BB62BA8"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B598D6"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426DF06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E6E72FD"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3E2DC0" w14:textId="77777777" w:rsidR="00A55B53" w:rsidRPr="00123177" w:rsidRDefault="00A55B53" w:rsidP="00535342">
            <w:pPr>
              <w:spacing w:line="259" w:lineRule="auto"/>
            </w:pPr>
            <w:r w:rsidRPr="00123177">
              <w:rPr>
                <w:rFonts w:eastAsia="Arial"/>
                <w:color w:val="000000" w:themeColor="text1"/>
                <w:szCs w:val="20"/>
              </w:rPr>
              <w:t xml:space="preserve">Local VICOR sensor shall detect temperature </w:t>
            </w:r>
            <w:r w:rsidRPr="00123177">
              <w:rPr>
                <w:rFonts w:eastAsia="Arial"/>
                <w:color w:val="000000" w:themeColor="text1"/>
              </w:rPr>
              <w:t>above above HVDCDC_CAL specified temp range in degrees</w:t>
            </w:r>
          </w:p>
        </w:tc>
      </w:tr>
      <w:tr w:rsidR="00A55B53" w:rsidRPr="00123177" w14:paraId="15282E2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AD38A1"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62205A"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is equal to 0x3 ("Level 2")</w:t>
            </w:r>
          </w:p>
          <w:p w14:paraId="1D7FE873"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NVHDCDCFaultID @  HVDCDC_Debug_PDU should provide Fault ID when the local VICOR low side sensor detects the temperature more than &lt;TBD&gt; degrees and this fault is raised after specified HVDCDC_CAL debounce time in msec</w:t>
            </w:r>
          </w:p>
          <w:p w14:paraId="4F054FC1" w14:textId="77777777" w:rsidR="00A55B53" w:rsidRPr="00123177" w:rsidRDefault="00A55B53" w:rsidP="00535342">
            <w:pPr>
              <w:spacing w:line="259" w:lineRule="auto"/>
              <w:rPr>
                <w:rFonts w:eastAsia="Arial"/>
                <w:color w:val="000000" w:themeColor="text1"/>
                <w:szCs w:val="20"/>
              </w:rPr>
            </w:pPr>
          </w:p>
          <w:p w14:paraId="19D18000"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TVHDCDC4 @ HVDCDC_Status3 is greater than &lt;TBD&gt;  degrees.</w:t>
            </w:r>
          </w:p>
        </w:tc>
      </w:tr>
      <w:tr w:rsidR="00A55B53" w:rsidRPr="00123177" w14:paraId="63914E9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17F8A2D"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E4AB6D" w14:textId="77777777" w:rsidR="00A55B53" w:rsidRPr="00123177" w:rsidRDefault="00A55B53" w:rsidP="00535342">
            <w:pPr>
              <w:spacing w:line="259" w:lineRule="auto"/>
              <w:rPr>
                <w:rFonts w:eastAsia="Arial"/>
              </w:rPr>
            </w:pPr>
            <w:r w:rsidRPr="00123177">
              <w:rPr>
                <w:rFonts w:eastAsia="Arial"/>
              </w:rPr>
              <w:t xml:space="preserve">The HVDCDC shall detect the over temperature of </w:t>
            </w:r>
            <w:r w:rsidRPr="00123177">
              <w:rPr>
                <w:rFonts w:eastAsia="Arial"/>
                <w:color w:val="000000" w:themeColor="text1"/>
                <w:szCs w:val="20"/>
              </w:rPr>
              <w:t>VICOR low side</w:t>
            </w:r>
            <w:r w:rsidRPr="00123177">
              <w:rPr>
                <w:rFonts w:eastAsia="Arial"/>
              </w:rPr>
              <w:t xml:space="preserve"> Temp measuring point and raises a level 2 fault after specified HVDCDC_CAL debounce time in msec.</w:t>
            </w:r>
          </w:p>
        </w:tc>
      </w:tr>
      <w:tr w:rsidR="00A55B53" w:rsidRPr="00123177" w14:paraId="3A33E43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880B019"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F0A697" w14:textId="77777777" w:rsidR="00A55B53" w:rsidRPr="00123177" w:rsidRDefault="00A55B53" w:rsidP="00535342">
            <w:r w:rsidRPr="00123177">
              <w:t>No such mandatory fields is applicable.</w:t>
            </w:r>
          </w:p>
        </w:tc>
      </w:tr>
      <w:tr w:rsidR="00A55B53" w:rsidRPr="00123177" w14:paraId="6B18317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3C616DF"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685882" w14:textId="77777777" w:rsidR="00A55B53" w:rsidRPr="00123177" w:rsidRDefault="00A55B53" w:rsidP="00535342">
            <w:r w:rsidRPr="00123177">
              <w:t>NHVDCDCStatus = 0, NHVDCDCStatusDebug = 0, NHVDCDCFault = 0.</w:t>
            </w:r>
          </w:p>
        </w:tc>
      </w:tr>
      <w:tr w:rsidR="00A55B53" w:rsidRPr="00123177" w14:paraId="7D317A0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A2F8671"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45649C" w14:textId="77777777" w:rsidR="00A55B53" w:rsidRPr="00123177" w:rsidRDefault="00A55B53" w:rsidP="00535342">
            <w:r w:rsidRPr="00123177">
              <w:rPr>
                <w:szCs w:val="20"/>
              </w:rPr>
              <w:t>Default values shall be applicable with respect to Pre-Loaded Values</w:t>
            </w:r>
          </w:p>
        </w:tc>
      </w:tr>
      <w:tr w:rsidR="00A55B53" w:rsidRPr="00123177" w14:paraId="1515B4C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244C91"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9A3CA8" w14:textId="77777777" w:rsidR="00A55B53" w:rsidRPr="00123177" w:rsidRDefault="00A55B53" w:rsidP="00535342">
            <w:r w:rsidRPr="00123177">
              <w:rPr>
                <w:szCs w:val="20"/>
              </w:rPr>
              <w:t>Valid range value is not required.</w:t>
            </w:r>
          </w:p>
        </w:tc>
      </w:tr>
      <w:tr w:rsidR="00A55B53" w:rsidRPr="00123177" w14:paraId="6208DCB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C3FAAC"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74846C" w14:textId="77777777" w:rsidR="00A55B53" w:rsidRPr="00123177" w:rsidRDefault="00A55B53" w:rsidP="00535342">
            <w:r w:rsidRPr="00123177">
              <w:rPr>
                <w:szCs w:val="20"/>
              </w:rPr>
              <w:t>Data latency period is not applicable</w:t>
            </w:r>
          </w:p>
        </w:tc>
      </w:tr>
      <w:tr w:rsidR="00A55B53" w:rsidRPr="00123177" w14:paraId="2FF2AD6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907CB72" w14:textId="77777777" w:rsidR="00A55B53" w:rsidRPr="00123177" w:rsidRDefault="00A55B53" w:rsidP="00535342">
            <w:r w:rsidRPr="00123177">
              <w:rPr>
                <w:rFonts w:eastAsia="Arial"/>
                <w:color w:val="000000" w:themeColor="text1"/>
                <w:szCs w:val="20"/>
              </w:rPr>
              <w:lastRenderedPageBreak/>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149707" w14:textId="77777777" w:rsidR="00A55B53" w:rsidRPr="00123177" w:rsidRDefault="00A55B53" w:rsidP="00535342">
            <w:r w:rsidRPr="00123177">
              <w:rPr>
                <w:szCs w:val="20"/>
              </w:rPr>
              <w:t>Data Retention period is not applicable.</w:t>
            </w:r>
          </w:p>
        </w:tc>
      </w:tr>
      <w:tr w:rsidR="00A55B53" w:rsidRPr="00123177" w14:paraId="782DEC5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BF220CF"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E14C03" w14:textId="77777777" w:rsidR="00A55B53" w:rsidRPr="00123177" w:rsidRDefault="00A55B53" w:rsidP="00535342">
            <w:r w:rsidRPr="00123177">
              <w:rPr>
                <w:szCs w:val="20"/>
              </w:rPr>
              <w:t>Data rate is not applicable.</w:t>
            </w:r>
          </w:p>
        </w:tc>
      </w:tr>
      <w:tr w:rsidR="00A55B53" w:rsidRPr="00123177" w14:paraId="48ED219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4D1FE30"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112CB6"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7EF0AE9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C2DEDFA"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0F670A" w14:textId="77777777" w:rsidR="00A55B53" w:rsidRPr="00123177" w:rsidRDefault="00A55B53" w:rsidP="00535342">
            <w:r w:rsidRPr="00123177">
              <w:rPr>
                <w:szCs w:val="20"/>
              </w:rPr>
              <w:t>Temporal event is not applicable.</w:t>
            </w:r>
          </w:p>
        </w:tc>
      </w:tr>
      <w:tr w:rsidR="00A55B53" w:rsidRPr="00123177" w14:paraId="4AFEC3C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266CD64" w14:textId="77777777" w:rsidR="00A55B53" w:rsidRPr="00123177" w:rsidRDefault="00A55B53" w:rsidP="00535342">
            <w:r w:rsidRPr="00123177">
              <w:rPr>
                <w:rFonts w:eastAsia="Arial"/>
                <w:color w:val="000000" w:themeColor="text1"/>
                <w:szCs w:val="20"/>
              </w:rPr>
              <w:t xml:space="preserve">Validation Rules/ </w:t>
            </w:r>
          </w:p>
          <w:p w14:paraId="6CE25CF4"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14DE9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12AB7077" w14:textId="77777777" w:rsidR="00A55B53" w:rsidRPr="00123177" w:rsidRDefault="00A55B53" w:rsidP="00535342">
            <w:pPr>
              <w:pStyle w:val="TableText"/>
              <w:snapToGrid w:val="0"/>
            </w:pPr>
            <w:r w:rsidRPr="00123177">
              <w:t>NHVDCDCFault @  HVDCDC_Status1 is equal to 0x3 ("Level 2")</w:t>
            </w:r>
          </w:p>
          <w:p w14:paraId="56064E82" w14:textId="77777777" w:rsidR="00A55B53" w:rsidRPr="00123177" w:rsidRDefault="00A55B53" w:rsidP="00535342">
            <w:pPr>
              <w:pStyle w:val="TableText"/>
              <w:snapToGrid w:val="0"/>
            </w:pPr>
            <w:r w:rsidRPr="00123177">
              <w:rPr>
                <w:rFonts w:eastAsia="Arial"/>
                <w:color w:val="000000" w:themeColor="text1"/>
                <w:szCs w:val="20"/>
              </w:rPr>
              <w:t>NVHDCDCFaultID @  HVDCDC_Debug_PDU should provide Fault ID when the local VICOR low side sensor detects the temperature more than &lt;TBD&gt; degrees</w:t>
            </w:r>
          </w:p>
        </w:tc>
      </w:tr>
      <w:tr w:rsidR="00A55B53" w:rsidRPr="00123177" w14:paraId="4E2E3DD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AA122C"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87EA24" w14:textId="77777777" w:rsidR="00A55B53" w:rsidRPr="00123177" w:rsidRDefault="00A55B53" w:rsidP="00535342">
            <w:r w:rsidRPr="00123177">
              <w:rPr>
                <w:szCs w:val="20"/>
              </w:rPr>
              <w:t>Constraints is not applicable.</w:t>
            </w:r>
          </w:p>
        </w:tc>
      </w:tr>
      <w:tr w:rsidR="00A55B53" w:rsidRPr="00123177" w14:paraId="7E443FE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F076E58"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210EDE" w14:textId="77777777" w:rsidR="00A55B53" w:rsidRPr="00123177" w:rsidRDefault="00A55B53" w:rsidP="00535342">
            <w:r w:rsidRPr="00123177">
              <w:rPr>
                <w:szCs w:val="20"/>
              </w:rPr>
              <w:t>No effects on other system</w:t>
            </w:r>
          </w:p>
        </w:tc>
      </w:tr>
      <w:tr w:rsidR="00A55B53" w:rsidRPr="00123177" w14:paraId="4652B2E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535D6D" w14:textId="77777777" w:rsidR="00A55B53" w:rsidRPr="00123177" w:rsidRDefault="00A55B53" w:rsidP="00535342">
            <w:r w:rsidRPr="00123177">
              <w:rPr>
                <w:rFonts w:eastAsia="Arial"/>
                <w:color w:val="000000" w:themeColor="text1"/>
                <w:szCs w:val="20"/>
              </w:rPr>
              <w:t>Testability with respect to test environment</w:t>
            </w:r>
          </w:p>
          <w:p w14:paraId="6833EB8C" w14:textId="77777777" w:rsidR="00A55B53" w:rsidRPr="00123177" w:rsidRDefault="00A55B53" w:rsidP="00535342">
            <w:r w:rsidRPr="00123177">
              <w:rPr>
                <w:rFonts w:eastAsia="Arial"/>
                <w:color w:val="000000" w:themeColor="text1"/>
                <w:szCs w:val="20"/>
              </w:rPr>
              <w:t>(Yes/No)</w:t>
            </w:r>
          </w:p>
          <w:p w14:paraId="2AE0489B"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4E279D" w14:textId="77777777" w:rsidR="00A55B53" w:rsidRPr="00123177" w:rsidRDefault="00A55B53" w:rsidP="00535342">
            <w:r w:rsidRPr="00123177">
              <w:t>YES</w:t>
            </w:r>
          </w:p>
        </w:tc>
      </w:tr>
      <w:tr w:rsidR="00A55B53" w:rsidRPr="00123177" w14:paraId="3D6AF16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A67EAA" w14:textId="77777777" w:rsidR="00A55B53" w:rsidRPr="00123177" w:rsidRDefault="00A55B53" w:rsidP="00535342">
            <w:r w:rsidRPr="00123177">
              <w:rPr>
                <w:rFonts w:eastAsia="Arial"/>
                <w:color w:val="000000" w:themeColor="text1"/>
                <w:szCs w:val="20"/>
              </w:rPr>
              <w:t>Feasible within project constraints</w:t>
            </w:r>
          </w:p>
          <w:p w14:paraId="275640C9" w14:textId="77777777" w:rsidR="00A55B53" w:rsidRPr="00123177" w:rsidRDefault="00A55B53" w:rsidP="00535342">
            <w:r w:rsidRPr="00123177">
              <w:rPr>
                <w:rFonts w:eastAsia="Arial"/>
                <w:color w:val="000000" w:themeColor="text1"/>
                <w:szCs w:val="20"/>
              </w:rPr>
              <w:t>(Yes/No)</w:t>
            </w:r>
          </w:p>
          <w:p w14:paraId="330030C4" w14:textId="77777777" w:rsidR="00A55B53" w:rsidRPr="00123177" w:rsidRDefault="00A55B53" w:rsidP="00535342">
            <w:r w:rsidRPr="00123177">
              <w:rPr>
                <w:rFonts w:eastAsia="Arial"/>
                <w:i/>
                <w:iCs/>
                <w:color w:val="000000" w:themeColor="text1"/>
                <w:szCs w:val="20"/>
              </w:rPr>
              <w:t xml:space="preserve">Note: Add the impact of requirement on operating environment </w:t>
            </w:r>
            <w:r w:rsidRPr="00123177">
              <w:rPr>
                <w:rFonts w:eastAsia="Arial"/>
                <w:i/>
                <w:iCs/>
                <w:color w:val="000000" w:themeColor="text1"/>
                <w:szCs w:val="20"/>
              </w:rPr>
              <w:lastRenderedPageBreak/>
              <w:t>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5BAF90" w14:textId="77777777" w:rsidR="00A55B53" w:rsidRPr="00123177" w:rsidRDefault="00A55B53" w:rsidP="00535342">
            <w:r w:rsidRPr="00123177">
              <w:lastRenderedPageBreak/>
              <w:t>YES</w:t>
            </w:r>
          </w:p>
        </w:tc>
      </w:tr>
      <w:tr w:rsidR="00A55B53" w:rsidRPr="00123177" w14:paraId="4296450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BC61FF" w14:textId="77777777" w:rsidR="00A55B53" w:rsidRPr="00123177" w:rsidRDefault="00A55B53" w:rsidP="00535342">
            <w:r w:rsidRPr="00123177">
              <w:rPr>
                <w:rFonts w:eastAsia="Arial"/>
                <w:color w:val="000000" w:themeColor="text1"/>
                <w:szCs w:val="20"/>
              </w:rPr>
              <w:t>Critical</w:t>
            </w:r>
          </w:p>
          <w:p w14:paraId="38086275"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B5EEC8" w14:textId="77777777" w:rsidR="00A55B53" w:rsidRPr="00123177" w:rsidRDefault="00A55B53" w:rsidP="00535342">
            <w:r w:rsidRPr="00123177">
              <w:t>YES</w:t>
            </w:r>
          </w:p>
        </w:tc>
      </w:tr>
      <w:tr w:rsidR="00A55B53" w:rsidRPr="00123177" w14:paraId="28B674C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9E3C7C3"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73349E" w14:textId="77777777" w:rsidR="00A55B53" w:rsidRPr="00123177" w:rsidRDefault="00A55B53" w:rsidP="00535342">
            <w:r w:rsidRPr="00123177">
              <w:t>Acceptance Criteria for this requirement should be as per SECTION-6 ACCEPTANCE CRITERIA</w:t>
            </w:r>
          </w:p>
        </w:tc>
      </w:tr>
    </w:tbl>
    <w:p w14:paraId="7AA9E468" w14:textId="77777777" w:rsidR="00A55B53" w:rsidRPr="00123177" w:rsidRDefault="00A55B53" w:rsidP="00A55B53">
      <w:pPr>
        <w:rPr>
          <w:rFonts w:eastAsia="Arial"/>
          <w:szCs w:val="20"/>
        </w:rPr>
      </w:pPr>
    </w:p>
    <w:p w14:paraId="62AC50E1" w14:textId="77777777" w:rsidR="00A55B53" w:rsidRPr="00123177" w:rsidRDefault="00A55B53" w:rsidP="00A55B53">
      <w:pPr>
        <w:rPr>
          <w:rFonts w:eastAsia="Arial"/>
          <w:szCs w:val="20"/>
        </w:rPr>
      </w:pPr>
    </w:p>
    <w:p w14:paraId="07A7C58C"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Style w:val="ui-provider"/>
          <w:sz w:val="20"/>
          <w:szCs w:val="20"/>
        </w:rPr>
        <w:t xml:space="preserve">detecting the Over temperature of </w:t>
      </w:r>
      <w:r w:rsidRPr="00123177">
        <w:rPr>
          <w:sz w:val="20"/>
          <w:szCs w:val="20"/>
        </w:rPr>
        <w:t>Solid State Switch local sensor</w:t>
      </w:r>
      <w:r w:rsidRPr="00123177">
        <w:t xml:space="preserve"> </w:t>
      </w:r>
      <w:r w:rsidRPr="00123177">
        <w:rPr>
          <w:rStyle w:val="ui-provider"/>
          <w:sz w:val="20"/>
          <w:szCs w:val="20"/>
        </w:rPr>
        <w:t>Temp measuring point by HVDCDC</w:t>
      </w:r>
    </w:p>
    <w:p w14:paraId="4A523E5C"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1C4595A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02F3998"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EC164D2" w14:textId="77777777" w:rsidR="00A55B53" w:rsidRPr="00123177" w:rsidRDefault="00A55B53" w:rsidP="00535342">
            <w:r w:rsidRPr="00123177">
              <w:rPr>
                <w:rFonts w:eastAsia="Arial"/>
                <w:b/>
                <w:bCs/>
                <w:color w:val="000000" w:themeColor="text1"/>
                <w:szCs w:val="20"/>
              </w:rPr>
              <w:t>Description</w:t>
            </w:r>
          </w:p>
        </w:tc>
      </w:tr>
      <w:tr w:rsidR="00A55B53" w:rsidRPr="00123177" w14:paraId="70F155A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48AAE1D"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4659D7" w14:textId="77777777" w:rsidR="00A55B53" w:rsidRPr="00123177" w:rsidRDefault="00A55B53" w:rsidP="00535342">
            <w:r w:rsidRPr="00123177">
              <w:rPr>
                <w:rFonts w:eastAsia="Arial"/>
                <w:color w:val="000000" w:themeColor="text1"/>
              </w:rPr>
              <w:t>SWRS_Diag_105</w:t>
            </w:r>
          </w:p>
        </w:tc>
      </w:tr>
      <w:tr w:rsidR="00A55B53" w:rsidRPr="00123177" w14:paraId="5AEDCF6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56F2175"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637E37" w14:textId="77777777" w:rsidR="00A55B53" w:rsidRPr="00123177" w:rsidRDefault="00A55B53" w:rsidP="00535342">
            <w:pPr>
              <w:rPr>
                <w:rFonts w:eastAsia="Arial"/>
                <w:color w:val="000000" w:themeColor="text1"/>
              </w:rPr>
            </w:pPr>
            <w:r w:rsidRPr="00123177">
              <w:rPr>
                <w:rFonts w:eastAsia="Arial"/>
                <w:color w:val="000000" w:themeColor="text1"/>
              </w:rPr>
              <w:t>SDS-HVDCDC-345</w:t>
            </w:r>
          </w:p>
        </w:tc>
      </w:tr>
      <w:tr w:rsidR="00A55B53" w:rsidRPr="00123177" w14:paraId="24F879D9"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03BABCA"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3A55C0" w14:textId="77777777" w:rsidR="00A55B53" w:rsidRPr="00123177" w:rsidRDefault="00A55B53" w:rsidP="00535342">
            <w:pPr>
              <w:rPr>
                <w:rFonts w:eastAsia="Arial"/>
                <w:color w:val="000000" w:themeColor="text1"/>
              </w:rPr>
            </w:pPr>
            <w:r w:rsidRPr="00123177">
              <w:t>Pre C-Sample/PF3.0 Phase-2</w:t>
            </w:r>
          </w:p>
        </w:tc>
      </w:tr>
      <w:tr w:rsidR="00A55B53" w:rsidRPr="00123177" w14:paraId="1B1E8461"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6B673E2A"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C8C445" w14:textId="77777777" w:rsidR="00A55B53" w:rsidRPr="00123177" w:rsidRDefault="00A55B53" w:rsidP="00535342">
            <w:pPr>
              <w:rPr>
                <w:rFonts w:eastAsia="Arial"/>
                <w:szCs w:val="20"/>
              </w:rPr>
            </w:pPr>
            <w:r w:rsidRPr="00123177">
              <w:rPr>
                <w:rStyle w:val="ui-provider"/>
              </w:rPr>
              <w:t xml:space="preserve">The Over temperature of </w:t>
            </w:r>
            <w:r w:rsidRPr="00123177">
              <w:t xml:space="preserve">Solid State Switch local sensor </w:t>
            </w:r>
            <w:r w:rsidRPr="00123177">
              <w:rPr>
                <w:rStyle w:val="ui-provider"/>
              </w:rPr>
              <w:t>Temp measuring point shall be detected by the HVDCDC and raise a level 2 fault to avoid a cause of permanent damage to any of the surrounding HW components.</w:t>
            </w:r>
          </w:p>
        </w:tc>
      </w:tr>
      <w:tr w:rsidR="00A55B53" w:rsidRPr="00123177" w14:paraId="7F4C735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C933B5"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D1A8FB" w14:textId="77777777" w:rsidR="00A55B53" w:rsidRPr="00123177" w:rsidRDefault="00A55B53" w:rsidP="00535342">
            <w:r w:rsidRPr="00123177">
              <w:rPr>
                <w:rFonts w:eastAsia="Arial"/>
              </w:rPr>
              <w:t>No Such derived requirement is applicable.</w:t>
            </w:r>
          </w:p>
        </w:tc>
      </w:tr>
      <w:tr w:rsidR="00A55B53" w:rsidRPr="00123177" w14:paraId="0D5F46D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2F16F0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3D2FC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70C7BA4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2D02F7"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D7904E"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1EA1301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941391D"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38DDC9" w14:textId="77777777" w:rsidR="00A55B53" w:rsidRPr="00123177" w:rsidRDefault="00A55B53" w:rsidP="00535342">
            <w:pPr>
              <w:spacing w:line="259" w:lineRule="auto"/>
            </w:pPr>
            <w:r w:rsidRPr="00123177">
              <w:rPr>
                <w:rFonts w:eastAsia="Arial"/>
                <w:color w:val="000000" w:themeColor="text1"/>
                <w:szCs w:val="20"/>
              </w:rPr>
              <w:t xml:space="preserve">Local VICOR sensor shall detect temperature </w:t>
            </w:r>
            <w:r w:rsidRPr="00123177">
              <w:rPr>
                <w:rFonts w:eastAsia="Arial"/>
                <w:color w:val="000000" w:themeColor="text1"/>
              </w:rPr>
              <w:t>above above HVDCDC_CAL specified temp range in degrees</w:t>
            </w:r>
          </w:p>
        </w:tc>
      </w:tr>
      <w:tr w:rsidR="00A55B53" w:rsidRPr="00123177" w14:paraId="443111D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8BF253F"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04A685"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is equal to 0x3 ("Level 2")</w:t>
            </w:r>
          </w:p>
          <w:p w14:paraId="757524D7"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NVHDCDCFaultID @  HVDCDC_Debug_PDU should provide Fault ID when the </w:t>
            </w:r>
            <w:r w:rsidRPr="00123177">
              <w:t>Solid State Switch local sensor</w:t>
            </w:r>
            <w:r w:rsidRPr="00123177">
              <w:rPr>
                <w:rFonts w:eastAsia="Arial"/>
                <w:color w:val="000000" w:themeColor="text1"/>
                <w:szCs w:val="20"/>
              </w:rPr>
              <w:t xml:space="preserve"> detects the temperature more than &lt;TBD&gt; degrees and this fault is raised after specified HVDCDC_CAL debounce time in msec</w:t>
            </w:r>
          </w:p>
          <w:p w14:paraId="2A1334DB" w14:textId="77777777" w:rsidR="00A55B53" w:rsidRPr="00123177" w:rsidRDefault="00A55B53" w:rsidP="00535342">
            <w:pPr>
              <w:spacing w:line="259" w:lineRule="auto"/>
              <w:rPr>
                <w:rFonts w:eastAsia="Arial"/>
                <w:color w:val="000000" w:themeColor="text1"/>
                <w:szCs w:val="20"/>
              </w:rPr>
            </w:pPr>
          </w:p>
          <w:p w14:paraId="3DDF8D00"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TVHDCDC5 @ HVDCDC_Status3 is greater than &lt;TBD&gt;  degrees.</w:t>
            </w:r>
          </w:p>
        </w:tc>
      </w:tr>
      <w:tr w:rsidR="00A55B53" w:rsidRPr="00123177" w14:paraId="722F7F2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873576"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1AB21B" w14:textId="77777777" w:rsidR="00A55B53" w:rsidRPr="00123177" w:rsidRDefault="00A55B53" w:rsidP="00535342">
            <w:pPr>
              <w:spacing w:line="259" w:lineRule="auto"/>
              <w:rPr>
                <w:rFonts w:eastAsia="Arial"/>
              </w:rPr>
            </w:pPr>
            <w:r w:rsidRPr="00123177">
              <w:rPr>
                <w:rFonts w:eastAsia="Arial"/>
              </w:rPr>
              <w:t xml:space="preserve">The HVDCDC shall detect the over temperature of </w:t>
            </w:r>
            <w:r w:rsidRPr="00123177">
              <w:t xml:space="preserve">Solid State Switch local sensor </w:t>
            </w:r>
            <w:r w:rsidRPr="00123177">
              <w:rPr>
                <w:rFonts w:eastAsia="Arial"/>
              </w:rPr>
              <w:t>Temp measuring point and raises a level 2 fault after specified HVDCDC_CAL debounce time in msec.</w:t>
            </w:r>
          </w:p>
        </w:tc>
      </w:tr>
      <w:tr w:rsidR="00A55B53" w:rsidRPr="00123177" w14:paraId="11978CF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32E416E"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90E46A" w14:textId="77777777" w:rsidR="00A55B53" w:rsidRPr="00123177" w:rsidRDefault="00A55B53" w:rsidP="00535342">
            <w:r w:rsidRPr="00123177">
              <w:t>No such mandatory fields is applicable.</w:t>
            </w:r>
          </w:p>
        </w:tc>
      </w:tr>
      <w:tr w:rsidR="00A55B53" w:rsidRPr="00123177" w14:paraId="27D97C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E081DD2"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6CFAAD" w14:textId="77777777" w:rsidR="00A55B53" w:rsidRPr="00123177" w:rsidRDefault="00A55B53" w:rsidP="00535342">
            <w:r w:rsidRPr="00123177">
              <w:t>NHVDCDCStatus = 0, NHVDCDCStatusDebug = 0, NHVDCDCFault = 0.</w:t>
            </w:r>
          </w:p>
        </w:tc>
      </w:tr>
      <w:tr w:rsidR="00A55B53" w:rsidRPr="00123177" w14:paraId="507FA9F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D7F1AC0"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32309B" w14:textId="77777777" w:rsidR="00A55B53" w:rsidRPr="00123177" w:rsidRDefault="00A55B53" w:rsidP="00535342">
            <w:r w:rsidRPr="00123177">
              <w:rPr>
                <w:szCs w:val="20"/>
              </w:rPr>
              <w:t>Default values shall be applicable with respect to Pre-Loaded Values</w:t>
            </w:r>
          </w:p>
        </w:tc>
      </w:tr>
      <w:tr w:rsidR="00A55B53" w:rsidRPr="00123177" w14:paraId="3CC4B6B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CA9162B"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C43F7F" w14:textId="77777777" w:rsidR="00A55B53" w:rsidRPr="00123177" w:rsidRDefault="00A55B53" w:rsidP="00535342">
            <w:r w:rsidRPr="00123177">
              <w:rPr>
                <w:szCs w:val="20"/>
              </w:rPr>
              <w:t>Valid range value is not required.</w:t>
            </w:r>
          </w:p>
        </w:tc>
      </w:tr>
      <w:tr w:rsidR="00A55B53" w:rsidRPr="00123177" w14:paraId="5F52DDF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1A35510" w14:textId="77777777" w:rsidR="00A55B53" w:rsidRPr="00123177" w:rsidRDefault="00A55B53" w:rsidP="00535342">
            <w:r w:rsidRPr="00123177">
              <w:rPr>
                <w:rFonts w:eastAsia="Arial"/>
                <w:color w:val="000000" w:themeColor="text1"/>
                <w:szCs w:val="20"/>
              </w:rPr>
              <w:lastRenderedPageBreak/>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032FF0" w14:textId="77777777" w:rsidR="00A55B53" w:rsidRPr="00123177" w:rsidRDefault="00A55B53" w:rsidP="00535342">
            <w:r w:rsidRPr="00123177">
              <w:rPr>
                <w:szCs w:val="20"/>
              </w:rPr>
              <w:t>Data latency period is not applicable</w:t>
            </w:r>
          </w:p>
        </w:tc>
      </w:tr>
      <w:tr w:rsidR="00A55B53" w:rsidRPr="00123177" w14:paraId="2F90C75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919DCB2"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34403A" w14:textId="77777777" w:rsidR="00A55B53" w:rsidRPr="00123177" w:rsidRDefault="00A55B53" w:rsidP="00535342">
            <w:r w:rsidRPr="00123177">
              <w:rPr>
                <w:szCs w:val="20"/>
              </w:rPr>
              <w:t>Data Retention period is not applicable.</w:t>
            </w:r>
          </w:p>
        </w:tc>
      </w:tr>
      <w:tr w:rsidR="00A55B53" w:rsidRPr="00123177" w14:paraId="6E43306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03B2486"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F50810" w14:textId="77777777" w:rsidR="00A55B53" w:rsidRPr="00123177" w:rsidRDefault="00A55B53" w:rsidP="00535342">
            <w:r w:rsidRPr="00123177">
              <w:rPr>
                <w:szCs w:val="20"/>
              </w:rPr>
              <w:t>Data rate is not applicable.</w:t>
            </w:r>
          </w:p>
        </w:tc>
      </w:tr>
      <w:tr w:rsidR="00A55B53" w:rsidRPr="00123177" w14:paraId="7900017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2A55436"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9C5F47"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757C20D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044B71B"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132F1" w14:textId="77777777" w:rsidR="00A55B53" w:rsidRPr="00123177" w:rsidRDefault="00A55B53" w:rsidP="00535342">
            <w:r w:rsidRPr="00123177">
              <w:rPr>
                <w:szCs w:val="20"/>
              </w:rPr>
              <w:t>Temporal event is not applicable.</w:t>
            </w:r>
          </w:p>
        </w:tc>
      </w:tr>
      <w:tr w:rsidR="00A55B53" w:rsidRPr="00123177" w14:paraId="3217214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605ABE8" w14:textId="77777777" w:rsidR="00A55B53" w:rsidRPr="00123177" w:rsidRDefault="00A55B53" w:rsidP="00535342">
            <w:r w:rsidRPr="00123177">
              <w:rPr>
                <w:rFonts w:eastAsia="Arial"/>
                <w:color w:val="000000" w:themeColor="text1"/>
                <w:szCs w:val="20"/>
              </w:rPr>
              <w:t xml:space="preserve">Validation Rules/ </w:t>
            </w:r>
          </w:p>
          <w:p w14:paraId="12A0B33C"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08B10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A7B53A5" w14:textId="77777777" w:rsidR="00A55B53" w:rsidRPr="00123177" w:rsidRDefault="00A55B53" w:rsidP="00535342">
            <w:pPr>
              <w:pStyle w:val="TableText"/>
              <w:snapToGrid w:val="0"/>
            </w:pPr>
            <w:r w:rsidRPr="00123177">
              <w:t>NHVDCDCFault @  HVDCDC_Status1 is equal to 0x3 ("Level 2")</w:t>
            </w:r>
          </w:p>
          <w:p w14:paraId="6844CA70" w14:textId="77777777" w:rsidR="00A55B53" w:rsidRPr="00123177" w:rsidRDefault="00A55B53" w:rsidP="00535342">
            <w:pPr>
              <w:pStyle w:val="TableText"/>
              <w:snapToGrid w:val="0"/>
            </w:pPr>
            <w:r w:rsidRPr="00123177">
              <w:rPr>
                <w:rFonts w:eastAsia="Arial"/>
                <w:color w:val="000000" w:themeColor="text1"/>
                <w:szCs w:val="20"/>
              </w:rPr>
              <w:t xml:space="preserve">NVHDCDCFaultID @  HVDCDC_Debug_PDU should provide Fault ID when the </w:t>
            </w:r>
            <w:r w:rsidRPr="00123177">
              <w:t xml:space="preserve">Solid State Switch local sensor </w:t>
            </w:r>
            <w:r w:rsidRPr="00123177">
              <w:rPr>
                <w:rFonts w:eastAsia="Arial"/>
                <w:color w:val="000000" w:themeColor="text1"/>
                <w:szCs w:val="20"/>
              </w:rPr>
              <w:t>detects the temperature more than &lt;TBD&gt; degrees</w:t>
            </w:r>
          </w:p>
        </w:tc>
      </w:tr>
      <w:tr w:rsidR="00A55B53" w:rsidRPr="00123177" w14:paraId="4DE7181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654F0E"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969BE3" w14:textId="77777777" w:rsidR="00A55B53" w:rsidRPr="00123177" w:rsidRDefault="00A55B53" w:rsidP="00535342">
            <w:r w:rsidRPr="00123177">
              <w:rPr>
                <w:szCs w:val="20"/>
              </w:rPr>
              <w:t>Constraints is not applicable.</w:t>
            </w:r>
          </w:p>
        </w:tc>
      </w:tr>
      <w:tr w:rsidR="00A55B53" w:rsidRPr="00123177" w14:paraId="510364B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5945F9C"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24A610" w14:textId="77777777" w:rsidR="00A55B53" w:rsidRPr="00123177" w:rsidRDefault="00A55B53" w:rsidP="00535342">
            <w:r w:rsidRPr="00123177">
              <w:rPr>
                <w:szCs w:val="20"/>
              </w:rPr>
              <w:t>No effects on other system</w:t>
            </w:r>
          </w:p>
        </w:tc>
      </w:tr>
      <w:tr w:rsidR="00A55B53" w:rsidRPr="00123177" w14:paraId="3E1409B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A3C97F5" w14:textId="77777777" w:rsidR="00A55B53" w:rsidRPr="00123177" w:rsidRDefault="00A55B53" w:rsidP="00535342">
            <w:r w:rsidRPr="00123177">
              <w:rPr>
                <w:rFonts w:eastAsia="Arial"/>
                <w:color w:val="000000" w:themeColor="text1"/>
                <w:szCs w:val="20"/>
              </w:rPr>
              <w:t>Testability with respect to test environment</w:t>
            </w:r>
          </w:p>
          <w:p w14:paraId="519E37B1" w14:textId="77777777" w:rsidR="00A55B53" w:rsidRPr="00123177" w:rsidRDefault="00A55B53" w:rsidP="00535342">
            <w:r w:rsidRPr="00123177">
              <w:rPr>
                <w:rFonts w:eastAsia="Arial"/>
                <w:color w:val="000000" w:themeColor="text1"/>
                <w:szCs w:val="20"/>
              </w:rPr>
              <w:t>(Yes/No)</w:t>
            </w:r>
          </w:p>
          <w:p w14:paraId="3DCB6927"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8DCD91" w14:textId="77777777" w:rsidR="00A55B53" w:rsidRPr="00123177" w:rsidRDefault="00A55B53" w:rsidP="00535342">
            <w:r w:rsidRPr="00123177">
              <w:t>YES</w:t>
            </w:r>
          </w:p>
        </w:tc>
      </w:tr>
      <w:tr w:rsidR="00A55B53" w:rsidRPr="00123177" w14:paraId="573213F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1C4B939" w14:textId="77777777" w:rsidR="00A55B53" w:rsidRPr="00123177" w:rsidRDefault="00A55B53" w:rsidP="00535342">
            <w:r w:rsidRPr="00123177">
              <w:rPr>
                <w:rFonts w:eastAsia="Arial"/>
                <w:color w:val="000000" w:themeColor="text1"/>
                <w:szCs w:val="20"/>
              </w:rPr>
              <w:t>Feasible within project constraints</w:t>
            </w:r>
          </w:p>
          <w:p w14:paraId="13028518" w14:textId="77777777" w:rsidR="00A55B53" w:rsidRPr="00123177" w:rsidRDefault="00A55B53" w:rsidP="00535342">
            <w:r w:rsidRPr="00123177">
              <w:rPr>
                <w:rFonts w:eastAsia="Arial"/>
                <w:color w:val="000000" w:themeColor="text1"/>
                <w:szCs w:val="20"/>
              </w:rPr>
              <w:t>(Yes/No)</w:t>
            </w:r>
          </w:p>
          <w:p w14:paraId="62B8A4D6" w14:textId="77777777" w:rsidR="00A55B53" w:rsidRPr="00123177" w:rsidRDefault="00A55B53" w:rsidP="00535342">
            <w:r w:rsidRPr="00123177">
              <w:rPr>
                <w:rFonts w:eastAsia="Arial"/>
                <w:i/>
                <w:iCs/>
                <w:color w:val="000000" w:themeColor="text1"/>
                <w:szCs w:val="20"/>
              </w:rPr>
              <w:t xml:space="preserve">Note: Add the impact of requirement </w:t>
            </w:r>
            <w:r w:rsidRPr="00123177">
              <w:rPr>
                <w:rFonts w:eastAsia="Arial"/>
                <w:i/>
                <w:iCs/>
                <w:color w:val="000000" w:themeColor="text1"/>
                <w:szCs w:val="20"/>
              </w:rPr>
              <w:lastRenderedPageBreak/>
              <w:t>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988BA5" w14:textId="77777777" w:rsidR="00A55B53" w:rsidRPr="00123177" w:rsidRDefault="00A55B53" w:rsidP="00535342">
            <w:r w:rsidRPr="00123177">
              <w:lastRenderedPageBreak/>
              <w:t>YES</w:t>
            </w:r>
          </w:p>
        </w:tc>
      </w:tr>
      <w:tr w:rsidR="00A55B53" w:rsidRPr="00123177" w14:paraId="5CD191E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7355242" w14:textId="77777777" w:rsidR="00A55B53" w:rsidRPr="00123177" w:rsidRDefault="00A55B53" w:rsidP="00535342">
            <w:r w:rsidRPr="00123177">
              <w:rPr>
                <w:rFonts w:eastAsia="Arial"/>
                <w:color w:val="000000" w:themeColor="text1"/>
                <w:szCs w:val="20"/>
              </w:rPr>
              <w:t>Critical</w:t>
            </w:r>
          </w:p>
          <w:p w14:paraId="13A19229"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70DCC0" w14:textId="77777777" w:rsidR="00A55B53" w:rsidRPr="00123177" w:rsidRDefault="00A55B53" w:rsidP="00535342">
            <w:r w:rsidRPr="00123177">
              <w:t>YES</w:t>
            </w:r>
          </w:p>
        </w:tc>
      </w:tr>
      <w:tr w:rsidR="00A55B53" w:rsidRPr="00123177" w14:paraId="11D23EA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D666A9"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2D6040" w14:textId="77777777" w:rsidR="00A55B53" w:rsidRPr="00123177" w:rsidRDefault="00A55B53" w:rsidP="00535342">
            <w:r w:rsidRPr="00123177">
              <w:t>Acceptance Criteria for this requirement should be as per SECTION-6 ACCEPTANCE CRITERIA</w:t>
            </w:r>
          </w:p>
        </w:tc>
      </w:tr>
    </w:tbl>
    <w:p w14:paraId="49BA90D7" w14:textId="77777777" w:rsidR="00A55B53" w:rsidRPr="00123177" w:rsidRDefault="00A55B53" w:rsidP="00A55B53">
      <w:pPr>
        <w:rPr>
          <w:rFonts w:eastAsia="Arial"/>
          <w:szCs w:val="20"/>
        </w:rPr>
      </w:pPr>
    </w:p>
    <w:p w14:paraId="155371D5" w14:textId="77777777" w:rsidR="00A55B53" w:rsidRPr="00123177" w:rsidRDefault="00A55B53" w:rsidP="00A55B53">
      <w:pPr>
        <w:rPr>
          <w:rFonts w:eastAsia="Arial"/>
          <w:szCs w:val="20"/>
        </w:rPr>
      </w:pPr>
    </w:p>
    <w:p w14:paraId="3D42B72B"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Style w:val="ui-provider"/>
          <w:sz w:val="20"/>
          <w:szCs w:val="20"/>
        </w:rPr>
        <w:t xml:space="preserve">detecting the Over temperature of </w:t>
      </w:r>
      <w:r w:rsidRPr="00123177">
        <w:rPr>
          <w:sz w:val="20"/>
          <w:szCs w:val="20"/>
        </w:rPr>
        <w:t>microcontroller</w:t>
      </w:r>
      <w:r w:rsidRPr="00123177">
        <w:t xml:space="preserve"> </w:t>
      </w:r>
      <w:r w:rsidRPr="00123177">
        <w:rPr>
          <w:rStyle w:val="ui-provider"/>
          <w:sz w:val="20"/>
          <w:szCs w:val="20"/>
        </w:rPr>
        <w:t>Temp measuring point by HVDCDC</w:t>
      </w:r>
    </w:p>
    <w:p w14:paraId="4379CEB4"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50A6C23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2FBA050"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A41FD7E" w14:textId="77777777" w:rsidR="00A55B53" w:rsidRPr="00123177" w:rsidRDefault="00A55B53" w:rsidP="00535342">
            <w:r w:rsidRPr="00123177">
              <w:rPr>
                <w:rFonts w:eastAsia="Arial"/>
                <w:b/>
                <w:bCs/>
                <w:color w:val="000000" w:themeColor="text1"/>
                <w:szCs w:val="20"/>
              </w:rPr>
              <w:t>Description</w:t>
            </w:r>
          </w:p>
        </w:tc>
      </w:tr>
      <w:tr w:rsidR="00A55B53" w:rsidRPr="00123177" w14:paraId="16BCAE8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87559C6"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01D7B3" w14:textId="77777777" w:rsidR="00A55B53" w:rsidRPr="00123177" w:rsidRDefault="00A55B53" w:rsidP="00535342">
            <w:r w:rsidRPr="00123177">
              <w:rPr>
                <w:rFonts w:eastAsia="Arial"/>
                <w:color w:val="000000" w:themeColor="text1"/>
              </w:rPr>
              <w:t>SWRS_Diag_106</w:t>
            </w:r>
          </w:p>
        </w:tc>
      </w:tr>
      <w:tr w:rsidR="00A55B53" w:rsidRPr="00123177" w14:paraId="0D3AAE68"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F80CD08"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469122" w14:textId="77777777" w:rsidR="00A55B53" w:rsidRPr="00123177" w:rsidRDefault="00A55B53" w:rsidP="00535342">
            <w:pPr>
              <w:rPr>
                <w:rFonts w:eastAsia="Arial"/>
                <w:color w:val="000000" w:themeColor="text1"/>
              </w:rPr>
            </w:pPr>
            <w:r w:rsidRPr="00123177">
              <w:rPr>
                <w:rFonts w:eastAsia="Arial"/>
                <w:color w:val="000000" w:themeColor="text1"/>
              </w:rPr>
              <w:t>SDS-HVDCDC-346</w:t>
            </w:r>
          </w:p>
        </w:tc>
      </w:tr>
      <w:tr w:rsidR="00A55B53" w:rsidRPr="00123177" w14:paraId="60240C80"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F41725F"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CD6EE5" w14:textId="77777777" w:rsidR="00A55B53" w:rsidRPr="00123177" w:rsidRDefault="00A55B53" w:rsidP="00535342">
            <w:pPr>
              <w:rPr>
                <w:rFonts w:eastAsia="Arial"/>
                <w:color w:val="000000" w:themeColor="text1"/>
              </w:rPr>
            </w:pPr>
            <w:r w:rsidRPr="00123177">
              <w:t>Pre C-Sample/PF3.0 Phase-2</w:t>
            </w:r>
          </w:p>
        </w:tc>
      </w:tr>
      <w:tr w:rsidR="00A55B53" w:rsidRPr="00123177" w14:paraId="029A4934"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62006503"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300E1D" w14:textId="77777777" w:rsidR="00A55B53" w:rsidRPr="00123177" w:rsidRDefault="00A55B53" w:rsidP="00535342">
            <w:pPr>
              <w:rPr>
                <w:rFonts w:eastAsia="Arial"/>
                <w:szCs w:val="20"/>
              </w:rPr>
            </w:pPr>
            <w:r w:rsidRPr="00123177">
              <w:rPr>
                <w:rStyle w:val="ui-provider"/>
              </w:rPr>
              <w:t xml:space="preserve">The Over temperature of </w:t>
            </w:r>
            <w:r w:rsidRPr="00123177">
              <w:t>microcontroller</w:t>
            </w:r>
            <w:r w:rsidRPr="00123177">
              <w:rPr>
                <w:rStyle w:val="ui-provider"/>
              </w:rPr>
              <w:t xml:space="preserve"> shall be detected by the HVDCDC and raise a level 2 fault to avoid a cause of permanent damage to any of the surrounding HW components.</w:t>
            </w:r>
          </w:p>
        </w:tc>
      </w:tr>
      <w:tr w:rsidR="00A55B53" w:rsidRPr="00123177" w14:paraId="37232EC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3F6FB1F"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0CCD0C" w14:textId="77777777" w:rsidR="00A55B53" w:rsidRPr="00123177" w:rsidRDefault="00A55B53" w:rsidP="00535342">
            <w:r w:rsidRPr="00123177">
              <w:rPr>
                <w:rFonts w:eastAsia="Arial"/>
              </w:rPr>
              <w:t>No Such derived requirement is applicable.</w:t>
            </w:r>
          </w:p>
        </w:tc>
      </w:tr>
      <w:tr w:rsidR="00A55B53" w:rsidRPr="00123177" w14:paraId="2346D9C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BC69E4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B3BC2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71F5A48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01D4915"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89A7C3"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36705BB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7B4B955"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36F560" w14:textId="77777777" w:rsidR="00A55B53" w:rsidRPr="00123177" w:rsidRDefault="00A55B53" w:rsidP="00535342">
            <w:pPr>
              <w:spacing w:line="259" w:lineRule="auto"/>
            </w:pPr>
            <w:r w:rsidRPr="00123177">
              <w:rPr>
                <w:rFonts w:eastAsia="Arial"/>
                <w:color w:val="000000" w:themeColor="text1"/>
                <w:szCs w:val="20"/>
              </w:rPr>
              <w:t xml:space="preserve">MCU Temp sensor shall detect temperature </w:t>
            </w:r>
            <w:r w:rsidRPr="00123177">
              <w:rPr>
                <w:rFonts w:eastAsia="Arial"/>
                <w:color w:val="000000" w:themeColor="text1"/>
              </w:rPr>
              <w:t>above above HVDCDC_CAL specified temp range in degrees (High limit Temp- Hard)</w:t>
            </w:r>
          </w:p>
        </w:tc>
      </w:tr>
      <w:tr w:rsidR="00A55B53" w:rsidRPr="00123177" w14:paraId="4062DD5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F7A3380"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1670B1"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is equal to 0x3 ("Level 2")</w:t>
            </w:r>
          </w:p>
          <w:p w14:paraId="1DEE232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NVHDCDCFaultID @  HVDCDC_Debug_PDU should provide Fault ID when the </w:t>
            </w:r>
            <w:r w:rsidRPr="00123177">
              <w:t>microcontroller</w:t>
            </w:r>
            <w:r w:rsidRPr="00123177">
              <w:rPr>
                <w:rFonts w:eastAsia="Arial"/>
                <w:color w:val="000000" w:themeColor="text1"/>
                <w:szCs w:val="20"/>
              </w:rPr>
              <w:t xml:space="preserve"> detects the temperature more than &lt;TBD&gt; degrees and this fault is raised after specified HVDCDC_CAL debounce time in msec</w:t>
            </w:r>
          </w:p>
          <w:p w14:paraId="53C825E6" w14:textId="77777777" w:rsidR="00A55B53" w:rsidRPr="00123177" w:rsidRDefault="00A55B53" w:rsidP="00535342">
            <w:pPr>
              <w:spacing w:line="259" w:lineRule="auto"/>
              <w:rPr>
                <w:rFonts w:eastAsia="Arial"/>
                <w:color w:val="000000" w:themeColor="text1"/>
                <w:szCs w:val="20"/>
              </w:rPr>
            </w:pPr>
          </w:p>
        </w:tc>
      </w:tr>
      <w:tr w:rsidR="00A55B53" w:rsidRPr="00123177" w14:paraId="5889B89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BD33FCF"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43A7D0" w14:textId="77777777" w:rsidR="00A55B53" w:rsidRPr="00123177" w:rsidRDefault="00A55B53" w:rsidP="00535342">
            <w:pPr>
              <w:spacing w:line="259" w:lineRule="auto"/>
              <w:rPr>
                <w:rFonts w:eastAsia="Arial"/>
              </w:rPr>
            </w:pPr>
            <w:r w:rsidRPr="00123177">
              <w:rPr>
                <w:rFonts w:eastAsia="Arial"/>
              </w:rPr>
              <w:t xml:space="preserve">The HVDCDC shall detect the over temperature of </w:t>
            </w:r>
            <w:r w:rsidRPr="00123177">
              <w:t>microcontroller</w:t>
            </w:r>
            <w:r w:rsidRPr="00123177">
              <w:rPr>
                <w:rStyle w:val="ui-provider"/>
              </w:rPr>
              <w:t xml:space="preserve"> </w:t>
            </w:r>
            <w:r w:rsidRPr="00123177">
              <w:rPr>
                <w:rFonts w:eastAsia="Arial"/>
              </w:rPr>
              <w:t>and raises a level 2 fault after specified HVDCDC_CAL debounce time in msec.</w:t>
            </w:r>
          </w:p>
        </w:tc>
      </w:tr>
      <w:tr w:rsidR="00A55B53" w:rsidRPr="00123177" w14:paraId="43114BB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67A82FF"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002ED5" w14:textId="77777777" w:rsidR="00A55B53" w:rsidRPr="00123177" w:rsidRDefault="00A55B53" w:rsidP="00535342">
            <w:r w:rsidRPr="00123177">
              <w:t>No such mandatory fields is applicable.</w:t>
            </w:r>
          </w:p>
        </w:tc>
      </w:tr>
      <w:tr w:rsidR="00A55B53" w:rsidRPr="00123177" w14:paraId="51F1C32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9927703"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EC6529" w14:textId="77777777" w:rsidR="00A55B53" w:rsidRPr="00123177" w:rsidRDefault="00A55B53" w:rsidP="00535342">
            <w:r w:rsidRPr="00123177">
              <w:t>NHVDCDCStatus = 0, NHVDCDCStatusDebug = 0, NHVDCDCFault = 0.</w:t>
            </w:r>
          </w:p>
        </w:tc>
      </w:tr>
      <w:tr w:rsidR="00A55B53" w:rsidRPr="00123177" w14:paraId="3F59AEC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D80F79"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D67529" w14:textId="77777777" w:rsidR="00A55B53" w:rsidRPr="00123177" w:rsidRDefault="00A55B53" w:rsidP="00535342">
            <w:r w:rsidRPr="00123177">
              <w:rPr>
                <w:szCs w:val="20"/>
              </w:rPr>
              <w:t>Default values shall be applicable with respect to Pre-Loaded Values</w:t>
            </w:r>
          </w:p>
        </w:tc>
      </w:tr>
      <w:tr w:rsidR="00A55B53" w:rsidRPr="00123177" w14:paraId="1C26C3A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934FD3"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6A46B1" w14:textId="77777777" w:rsidR="00A55B53" w:rsidRPr="00123177" w:rsidRDefault="00A55B53" w:rsidP="00535342">
            <w:r w:rsidRPr="00123177">
              <w:rPr>
                <w:szCs w:val="20"/>
              </w:rPr>
              <w:t>Valid range value is not required.</w:t>
            </w:r>
          </w:p>
        </w:tc>
      </w:tr>
      <w:tr w:rsidR="00A55B53" w:rsidRPr="00123177" w14:paraId="7DEB85E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2C9EDC" w14:textId="77777777" w:rsidR="00A55B53" w:rsidRPr="00123177" w:rsidRDefault="00A55B53" w:rsidP="00535342">
            <w:r w:rsidRPr="00123177">
              <w:rPr>
                <w:rFonts w:eastAsia="Arial"/>
                <w:color w:val="000000" w:themeColor="text1"/>
                <w:szCs w:val="20"/>
              </w:rPr>
              <w:lastRenderedPageBreak/>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D71272" w14:textId="77777777" w:rsidR="00A55B53" w:rsidRPr="00123177" w:rsidRDefault="00A55B53" w:rsidP="00535342">
            <w:r w:rsidRPr="00123177">
              <w:rPr>
                <w:szCs w:val="20"/>
              </w:rPr>
              <w:t>Data latency period is not applicable</w:t>
            </w:r>
          </w:p>
        </w:tc>
      </w:tr>
      <w:tr w:rsidR="00A55B53" w:rsidRPr="00123177" w14:paraId="6C78340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F7D4E6E"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36A582" w14:textId="77777777" w:rsidR="00A55B53" w:rsidRPr="00123177" w:rsidRDefault="00A55B53" w:rsidP="00535342">
            <w:r w:rsidRPr="00123177">
              <w:rPr>
                <w:szCs w:val="20"/>
              </w:rPr>
              <w:t>Data Retention period is not applicable.</w:t>
            </w:r>
          </w:p>
        </w:tc>
      </w:tr>
      <w:tr w:rsidR="00A55B53" w:rsidRPr="00123177" w14:paraId="5C7240E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A700B04"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636DA6" w14:textId="77777777" w:rsidR="00A55B53" w:rsidRPr="00123177" w:rsidRDefault="00A55B53" w:rsidP="00535342">
            <w:r w:rsidRPr="00123177">
              <w:rPr>
                <w:szCs w:val="20"/>
              </w:rPr>
              <w:t>Data rate is not applicable.</w:t>
            </w:r>
          </w:p>
        </w:tc>
      </w:tr>
      <w:tr w:rsidR="00A55B53" w:rsidRPr="00123177" w14:paraId="176CA20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632038B"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BEA27E"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7011D15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D91A43D"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5697FF" w14:textId="77777777" w:rsidR="00A55B53" w:rsidRPr="00123177" w:rsidRDefault="00A55B53" w:rsidP="00535342">
            <w:r w:rsidRPr="00123177">
              <w:rPr>
                <w:szCs w:val="20"/>
              </w:rPr>
              <w:t>Temporal event is not applicable.</w:t>
            </w:r>
          </w:p>
        </w:tc>
      </w:tr>
      <w:tr w:rsidR="00A55B53" w:rsidRPr="00123177" w14:paraId="79EB58D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6984620" w14:textId="77777777" w:rsidR="00A55B53" w:rsidRPr="00123177" w:rsidRDefault="00A55B53" w:rsidP="00535342">
            <w:r w:rsidRPr="00123177">
              <w:rPr>
                <w:rFonts w:eastAsia="Arial"/>
                <w:color w:val="000000" w:themeColor="text1"/>
                <w:szCs w:val="20"/>
              </w:rPr>
              <w:t xml:space="preserve">Validation Rules/ </w:t>
            </w:r>
          </w:p>
          <w:p w14:paraId="4AC725E5"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05AE2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55F75148" w14:textId="77777777" w:rsidR="00A55B53" w:rsidRPr="00123177" w:rsidRDefault="00A55B53" w:rsidP="00535342">
            <w:pPr>
              <w:pStyle w:val="TableText"/>
              <w:snapToGrid w:val="0"/>
            </w:pPr>
            <w:r w:rsidRPr="00123177">
              <w:t>NHVDCDCFault @  HVDCDC_Status1 is equal to 0x3 ("Level 2")</w:t>
            </w:r>
          </w:p>
          <w:p w14:paraId="0BF610B3" w14:textId="77777777" w:rsidR="00A55B53" w:rsidRPr="00123177" w:rsidRDefault="00A55B53" w:rsidP="00535342">
            <w:pPr>
              <w:pStyle w:val="TableText"/>
              <w:snapToGrid w:val="0"/>
            </w:pPr>
            <w:r w:rsidRPr="00123177">
              <w:rPr>
                <w:rFonts w:eastAsia="Arial"/>
                <w:color w:val="000000" w:themeColor="text1"/>
                <w:szCs w:val="20"/>
              </w:rPr>
              <w:t xml:space="preserve">NVHDCDCFaultID @  HVDCDC_Debug_PDU should provide Fault ID when the </w:t>
            </w:r>
            <w:r w:rsidRPr="00123177">
              <w:t xml:space="preserve">Solid State Switch local sensor </w:t>
            </w:r>
            <w:r w:rsidRPr="00123177">
              <w:rPr>
                <w:rFonts w:eastAsia="Arial"/>
                <w:color w:val="000000" w:themeColor="text1"/>
                <w:szCs w:val="20"/>
              </w:rPr>
              <w:t>detects the temperature more than &lt;TBD&gt; degrees</w:t>
            </w:r>
          </w:p>
        </w:tc>
      </w:tr>
      <w:tr w:rsidR="00A55B53" w:rsidRPr="00123177" w14:paraId="51EE4A4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4BB8086"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3E87D8" w14:textId="77777777" w:rsidR="00A55B53" w:rsidRPr="00123177" w:rsidRDefault="00A55B53" w:rsidP="00535342">
            <w:r w:rsidRPr="00123177">
              <w:rPr>
                <w:szCs w:val="20"/>
              </w:rPr>
              <w:t>Constraints is not applicable.</w:t>
            </w:r>
          </w:p>
        </w:tc>
      </w:tr>
      <w:tr w:rsidR="00A55B53" w:rsidRPr="00123177" w14:paraId="754066F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DA45358"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1E30BB" w14:textId="77777777" w:rsidR="00A55B53" w:rsidRPr="00123177" w:rsidRDefault="00A55B53" w:rsidP="00535342">
            <w:r w:rsidRPr="00123177">
              <w:rPr>
                <w:szCs w:val="20"/>
              </w:rPr>
              <w:t>No effects on other system</w:t>
            </w:r>
          </w:p>
        </w:tc>
      </w:tr>
      <w:tr w:rsidR="00A55B53" w:rsidRPr="00123177" w14:paraId="4EE43C4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BC4883" w14:textId="77777777" w:rsidR="00A55B53" w:rsidRPr="00123177" w:rsidRDefault="00A55B53" w:rsidP="00535342">
            <w:r w:rsidRPr="00123177">
              <w:rPr>
                <w:rFonts w:eastAsia="Arial"/>
                <w:color w:val="000000" w:themeColor="text1"/>
                <w:szCs w:val="20"/>
              </w:rPr>
              <w:t>Testability with respect to test environment</w:t>
            </w:r>
          </w:p>
          <w:p w14:paraId="4C369771" w14:textId="77777777" w:rsidR="00A55B53" w:rsidRPr="00123177" w:rsidRDefault="00A55B53" w:rsidP="00535342">
            <w:r w:rsidRPr="00123177">
              <w:rPr>
                <w:rFonts w:eastAsia="Arial"/>
                <w:color w:val="000000" w:themeColor="text1"/>
                <w:szCs w:val="20"/>
              </w:rPr>
              <w:t>(Yes/No)</w:t>
            </w:r>
          </w:p>
          <w:p w14:paraId="655C9953"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72E5BD" w14:textId="77777777" w:rsidR="00A55B53" w:rsidRPr="00123177" w:rsidRDefault="00A55B53" w:rsidP="00535342">
            <w:r w:rsidRPr="00123177">
              <w:t>YES</w:t>
            </w:r>
          </w:p>
        </w:tc>
      </w:tr>
      <w:tr w:rsidR="00A55B53" w:rsidRPr="00123177" w14:paraId="5F7ABCF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4EA6277" w14:textId="77777777" w:rsidR="00A55B53" w:rsidRPr="00123177" w:rsidRDefault="00A55B53" w:rsidP="00535342">
            <w:r w:rsidRPr="00123177">
              <w:rPr>
                <w:rFonts w:eastAsia="Arial"/>
                <w:color w:val="000000" w:themeColor="text1"/>
                <w:szCs w:val="20"/>
              </w:rPr>
              <w:t>Feasible within project constraints</w:t>
            </w:r>
          </w:p>
          <w:p w14:paraId="4ED038CF" w14:textId="77777777" w:rsidR="00A55B53" w:rsidRPr="00123177" w:rsidRDefault="00A55B53" w:rsidP="00535342">
            <w:r w:rsidRPr="00123177">
              <w:rPr>
                <w:rFonts w:eastAsia="Arial"/>
                <w:color w:val="000000" w:themeColor="text1"/>
                <w:szCs w:val="20"/>
              </w:rPr>
              <w:t>(Yes/No)</w:t>
            </w:r>
          </w:p>
          <w:p w14:paraId="25204547" w14:textId="77777777" w:rsidR="00A55B53" w:rsidRPr="00123177" w:rsidRDefault="00A55B53" w:rsidP="00535342">
            <w:r w:rsidRPr="00123177">
              <w:rPr>
                <w:rFonts w:eastAsia="Arial"/>
                <w:i/>
                <w:iCs/>
                <w:color w:val="000000" w:themeColor="text1"/>
                <w:szCs w:val="20"/>
              </w:rPr>
              <w:t xml:space="preserve">Note: Add the impact of requirement </w:t>
            </w:r>
            <w:r w:rsidRPr="00123177">
              <w:rPr>
                <w:rFonts w:eastAsia="Arial"/>
                <w:i/>
                <w:iCs/>
                <w:color w:val="000000" w:themeColor="text1"/>
                <w:szCs w:val="20"/>
              </w:rPr>
              <w:lastRenderedPageBreak/>
              <w:t>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0E73BB" w14:textId="77777777" w:rsidR="00A55B53" w:rsidRPr="00123177" w:rsidRDefault="00A55B53" w:rsidP="00535342">
            <w:r w:rsidRPr="00123177">
              <w:lastRenderedPageBreak/>
              <w:t>YES</w:t>
            </w:r>
          </w:p>
        </w:tc>
      </w:tr>
      <w:tr w:rsidR="00A55B53" w:rsidRPr="00123177" w14:paraId="62493C9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AFA553" w14:textId="77777777" w:rsidR="00A55B53" w:rsidRPr="00123177" w:rsidRDefault="00A55B53" w:rsidP="00535342">
            <w:r w:rsidRPr="00123177">
              <w:rPr>
                <w:rFonts w:eastAsia="Arial"/>
                <w:color w:val="000000" w:themeColor="text1"/>
                <w:szCs w:val="20"/>
              </w:rPr>
              <w:t>Critical</w:t>
            </w:r>
          </w:p>
          <w:p w14:paraId="27661BF9"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4BE97E" w14:textId="77777777" w:rsidR="00A55B53" w:rsidRPr="00123177" w:rsidRDefault="00A55B53" w:rsidP="00535342">
            <w:r w:rsidRPr="00123177">
              <w:t>YES</w:t>
            </w:r>
          </w:p>
        </w:tc>
      </w:tr>
      <w:tr w:rsidR="00A55B53" w:rsidRPr="00123177" w14:paraId="601B152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A596EA"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9B5BBD" w14:textId="77777777" w:rsidR="00A55B53" w:rsidRPr="00123177" w:rsidRDefault="00A55B53" w:rsidP="00535342">
            <w:r w:rsidRPr="00123177">
              <w:t>Acceptance Criteria for this requirement should be as per SECTION-6 ACCEPTANCE CRITERIA</w:t>
            </w:r>
          </w:p>
        </w:tc>
      </w:tr>
    </w:tbl>
    <w:p w14:paraId="0A06B164" w14:textId="77777777" w:rsidR="00A55B53" w:rsidRPr="00123177" w:rsidRDefault="00A55B53" w:rsidP="00A55B53">
      <w:pPr>
        <w:rPr>
          <w:rFonts w:eastAsia="Arial"/>
          <w:szCs w:val="20"/>
        </w:rPr>
      </w:pPr>
    </w:p>
    <w:p w14:paraId="3DCFFC5B" w14:textId="77777777" w:rsidR="00A55B53" w:rsidRPr="00123177" w:rsidRDefault="00A55B53" w:rsidP="00A55B53">
      <w:pPr>
        <w:rPr>
          <w:rFonts w:eastAsia="Arial"/>
          <w:szCs w:val="20"/>
        </w:rPr>
      </w:pPr>
    </w:p>
    <w:p w14:paraId="6F10FD48" w14:textId="77777777" w:rsidR="00A55B53" w:rsidRPr="00123177" w:rsidRDefault="00A55B53" w:rsidP="00A55B53">
      <w:pPr>
        <w:rPr>
          <w:rFonts w:eastAsia="Arial"/>
          <w:szCs w:val="20"/>
        </w:rPr>
      </w:pPr>
    </w:p>
    <w:p w14:paraId="79D1A545"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against </w:t>
      </w:r>
      <w:r w:rsidRPr="00123177">
        <w:rPr>
          <w:rStyle w:val="ui-provider"/>
          <w:sz w:val="20"/>
          <w:szCs w:val="20"/>
        </w:rPr>
        <w:t>detecting report the main controller internal electronic failures.</w:t>
      </w:r>
    </w:p>
    <w:tbl>
      <w:tblPr>
        <w:tblW w:w="9300" w:type="dxa"/>
        <w:tblInd w:w="103" w:type="dxa"/>
        <w:tblLook w:val="06A0" w:firstRow="1" w:lastRow="0" w:firstColumn="1" w:lastColumn="0" w:noHBand="1" w:noVBand="1"/>
      </w:tblPr>
      <w:tblGrid>
        <w:gridCol w:w="1456"/>
        <w:gridCol w:w="7844"/>
      </w:tblGrid>
      <w:tr w:rsidR="00A55B53" w:rsidRPr="00123177" w14:paraId="3278001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ABE3A7B"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ED6689B" w14:textId="77777777" w:rsidR="00A55B53" w:rsidRPr="00123177" w:rsidRDefault="00A55B53" w:rsidP="00535342">
            <w:r w:rsidRPr="00123177">
              <w:rPr>
                <w:rFonts w:eastAsia="Arial"/>
                <w:b/>
                <w:bCs/>
                <w:color w:val="000000" w:themeColor="text1"/>
                <w:szCs w:val="20"/>
              </w:rPr>
              <w:t>Description</w:t>
            </w:r>
          </w:p>
        </w:tc>
      </w:tr>
      <w:tr w:rsidR="00A55B53" w:rsidRPr="00123177" w14:paraId="4F31038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0A9317A"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DBE01A" w14:textId="77777777" w:rsidR="00A55B53" w:rsidRPr="00123177" w:rsidRDefault="00A55B53" w:rsidP="00535342">
            <w:r w:rsidRPr="00123177">
              <w:rPr>
                <w:rFonts w:eastAsia="Arial"/>
                <w:color w:val="000000" w:themeColor="text1"/>
              </w:rPr>
              <w:t>SWRS_Diag_54</w:t>
            </w:r>
          </w:p>
        </w:tc>
      </w:tr>
      <w:tr w:rsidR="00A55B53" w:rsidRPr="00123177" w14:paraId="3372F50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662750B"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30F6A6" w14:textId="77777777" w:rsidR="00A55B53" w:rsidRPr="00123177" w:rsidRDefault="00A55B53" w:rsidP="00535342">
            <w:pPr>
              <w:rPr>
                <w:rFonts w:eastAsia="Arial"/>
                <w:color w:val="000000" w:themeColor="text1"/>
              </w:rPr>
            </w:pPr>
            <w:r w:rsidRPr="00123177">
              <w:rPr>
                <w:rFonts w:eastAsia="Arial"/>
                <w:color w:val="000000" w:themeColor="text1"/>
              </w:rPr>
              <w:t>SDS-HVDCDC-219</w:t>
            </w:r>
          </w:p>
        </w:tc>
      </w:tr>
      <w:tr w:rsidR="00A55B53" w:rsidRPr="00123177" w14:paraId="59F9AD39"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C2DF1C4"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A0D434" w14:textId="77777777" w:rsidR="00A55B53" w:rsidRPr="00123177" w:rsidRDefault="00A55B53" w:rsidP="00535342">
            <w:pPr>
              <w:rPr>
                <w:rFonts w:eastAsia="Arial"/>
                <w:color w:val="000000" w:themeColor="text1"/>
              </w:rPr>
            </w:pPr>
            <w:r w:rsidRPr="00123177">
              <w:t>Pre C-Sample/PF3.0 Phase-2</w:t>
            </w:r>
          </w:p>
        </w:tc>
      </w:tr>
      <w:tr w:rsidR="00A55B53" w:rsidRPr="00123177" w14:paraId="3FE36B6B"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5A7757D8"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71E824" w14:textId="77777777" w:rsidR="00A55B53" w:rsidRPr="00123177" w:rsidRDefault="00A55B53" w:rsidP="00535342">
            <w:pPr>
              <w:rPr>
                <w:rFonts w:eastAsia="Arial"/>
                <w:szCs w:val="20"/>
              </w:rPr>
            </w:pPr>
            <w:r w:rsidRPr="00123177">
              <w:rPr>
                <w:rStyle w:val="ui-provider"/>
              </w:rPr>
              <w:t>The HVDCDC shall detect and report the main controller internal electronic failures. The fault severity should be categorised according to the failure effects, guided by [175].</w:t>
            </w:r>
          </w:p>
        </w:tc>
      </w:tr>
      <w:tr w:rsidR="00A55B53" w:rsidRPr="00123177" w14:paraId="54507BC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29CC682"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782C84" w14:textId="77777777" w:rsidR="00A55B53" w:rsidRPr="00123177" w:rsidRDefault="00A55B53" w:rsidP="00535342">
            <w:r w:rsidRPr="00123177">
              <w:rPr>
                <w:rFonts w:eastAsia="Arial"/>
              </w:rPr>
              <w:t>No Such derived requirement is applicable.</w:t>
            </w:r>
          </w:p>
        </w:tc>
      </w:tr>
      <w:tr w:rsidR="00A55B53" w:rsidRPr="00123177" w14:paraId="3001AC8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A9412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3485E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5F919AF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B43DCE7"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7E766B"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3FF6BB2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F218F7"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B4C0E1" w14:textId="77777777" w:rsidR="00A55B53" w:rsidRPr="00123177" w:rsidRDefault="00A55B53" w:rsidP="00535342">
            <w:pPr>
              <w:spacing w:line="259" w:lineRule="auto"/>
            </w:pPr>
            <w:r w:rsidRPr="00123177">
              <w:t>MCU will run the Power on self test diagnostics</w:t>
            </w:r>
          </w:p>
          <w:p w14:paraId="72584908" w14:textId="77777777" w:rsidR="00A55B53" w:rsidRPr="00123177" w:rsidRDefault="00A55B53" w:rsidP="00535342">
            <w:pPr>
              <w:spacing w:line="259" w:lineRule="auto"/>
            </w:pPr>
            <w:r w:rsidRPr="00123177">
              <w:t>Check for the any fault if any(RAM test , Peripherals test)</w:t>
            </w:r>
          </w:p>
        </w:tc>
      </w:tr>
      <w:tr w:rsidR="00A55B53" w:rsidRPr="00123177" w14:paraId="77EE820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777B68A"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A2BC60"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CAN messages are observed on the CAN interface</w:t>
            </w:r>
          </w:p>
          <w:p w14:paraId="6C218C9C"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as per fault status level</w:t>
            </w:r>
          </w:p>
          <w:p w14:paraId="5E1C1F6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NHVDCDCFaultID @ HVDCDC_Debug_PDU with respective Fault ID</w:t>
            </w:r>
          </w:p>
        </w:tc>
      </w:tr>
      <w:tr w:rsidR="00A55B53" w:rsidRPr="00123177" w14:paraId="3793E1B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3FEE976"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4F2038" w14:textId="77777777" w:rsidR="00A55B53" w:rsidRPr="00123177" w:rsidRDefault="00A55B53" w:rsidP="00535342">
            <w:pPr>
              <w:spacing w:line="259" w:lineRule="auto"/>
              <w:rPr>
                <w:rFonts w:eastAsia="Arial"/>
              </w:rPr>
            </w:pPr>
            <w:r w:rsidRPr="00123177">
              <w:rPr>
                <w:rFonts w:eastAsia="Arial"/>
              </w:rPr>
              <w:t xml:space="preserve">Verify that </w:t>
            </w:r>
            <w:r w:rsidRPr="00123177">
              <w:rPr>
                <w:rStyle w:val="ui-provider"/>
              </w:rPr>
              <w:t>the HVDCDC shall detect and report the main controller internal electronic failures. The fault severity should be categorized according to the failure effects</w:t>
            </w:r>
          </w:p>
        </w:tc>
      </w:tr>
      <w:tr w:rsidR="00A55B53" w:rsidRPr="00123177" w14:paraId="6165040C" w14:textId="77777777" w:rsidTr="00535342">
        <w:trPr>
          <w:trHeight w:val="517"/>
        </w:trPr>
        <w:tc>
          <w:tcPr>
            <w:tcW w:w="1363" w:type="dxa"/>
            <w:tcBorders>
              <w:top w:val="single" w:sz="8" w:space="0" w:color="000000" w:themeColor="text1"/>
              <w:left w:val="single" w:sz="8" w:space="0" w:color="000000" w:themeColor="text1"/>
              <w:bottom w:val="single" w:sz="8" w:space="0" w:color="000000" w:themeColor="text1"/>
              <w:right w:val="nil"/>
            </w:tcBorders>
          </w:tcPr>
          <w:p w14:paraId="3F469CAB"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F523A4" w14:textId="77777777" w:rsidR="00A55B53" w:rsidRPr="00123177" w:rsidRDefault="00A55B53" w:rsidP="00535342">
            <w:r w:rsidRPr="00123177">
              <w:t>No such mandatory fields is applicable.</w:t>
            </w:r>
          </w:p>
        </w:tc>
      </w:tr>
      <w:tr w:rsidR="00A55B53" w:rsidRPr="00123177" w14:paraId="3904322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B592669"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23731F" w14:textId="77777777" w:rsidR="00A55B53" w:rsidRPr="00123177" w:rsidRDefault="00A55B53" w:rsidP="00535342">
            <w:r w:rsidRPr="00123177">
              <w:t>HVDCDCStatus = 0, NHVDCDCStatusDebug =0, NHVDCDCFault = 0 (No Faults)</w:t>
            </w:r>
          </w:p>
        </w:tc>
      </w:tr>
      <w:tr w:rsidR="00A55B53" w:rsidRPr="00123177" w14:paraId="5C29943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1058784"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2CC25E" w14:textId="77777777" w:rsidR="00A55B53" w:rsidRPr="00123177" w:rsidRDefault="00A55B53" w:rsidP="00535342">
            <w:r w:rsidRPr="00123177">
              <w:rPr>
                <w:szCs w:val="20"/>
              </w:rPr>
              <w:t>Default values shall be applicable with respect to Pre-Loaded Values</w:t>
            </w:r>
          </w:p>
        </w:tc>
      </w:tr>
      <w:tr w:rsidR="00A55B53" w:rsidRPr="00123177" w14:paraId="67B811C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2917B8"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7FB7B9" w14:textId="77777777" w:rsidR="00A55B53" w:rsidRPr="00123177" w:rsidRDefault="00A55B53" w:rsidP="00535342">
            <w:r w:rsidRPr="00123177">
              <w:rPr>
                <w:szCs w:val="20"/>
              </w:rPr>
              <w:t>Valid range value is not required.</w:t>
            </w:r>
          </w:p>
        </w:tc>
      </w:tr>
      <w:tr w:rsidR="00A55B53" w:rsidRPr="00123177" w14:paraId="708A8BF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8F6D91"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6B1ED4" w14:textId="77777777" w:rsidR="00A55B53" w:rsidRPr="00123177" w:rsidRDefault="00A55B53" w:rsidP="00535342">
            <w:r w:rsidRPr="00123177">
              <w:rPr>
                <w:szCs w:val="20"/>
              </w:rPr>
              <w:t>Data latency period is not applicable</w:t>
            </w:r>
          </w:p>
        </w:tc>
      </w:tr>
      <w:tr w:rsidR="00A55B53" w:rsidRPr="00123177" w14:paraId="3E828F0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28AAF3" w14:textId="77777777" w:rsidR="00A55B53" w:rsidRPr="00123177" w:rsidRDefault="00A55B53" w:rsidP="00535342">
            <w:r w:rsidRPr="00123177">
              <w:rPr>
                <w:rFonts w:eastAsia="Arial"/>
                <w:color w:val="000000" w:themeColor="text1"/>
                <w:szCs w:val="20"/>
              </w:rPr>
              <w:lastRenderedPageBreak/>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32D783" w14:textId="77777777" w:rsidR="00A55B53" w:rsidRPr="00123177" w:rsidRDefault="00A55B53" w:rsidP="00535342">
            <w:r w:rsidRPr="00123177">
              <w:rPr>
                <w:szCs w:val="20"/>
              </w:rPr>
              <w:t>Data Retention period is not applicable.</w:t>
            </w:r>
          </w:p>
        </w:tc>
      </w:tr>
      <w:tr w:rsidR="00A55B53" w:rsidRPr="00123177" w14:paraId="726717A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1B53870"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42EC12" w14:textId="77777777" w:rsidR="00A55B53" w:rsidRPr="00123177" w:rsidRDefault="00A55B53" w:rsidP="00535342">
            <w:r w:rsidRPr="00123177">
              <w:rPr>
                <w:szCs w:val="20"/>
              </w:rPr>
              <w:t>Data rate is not applicable.</w:t>
            </w:r>
          </w:p>
        </w:tc>
      </w:tr>
      <w:tr w:rsidR="00A55B53" w:rsidRPr="00123177" w14:paraId="16ECC9C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80416F8"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F2211A"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29B9558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0576EA"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AFBB83" w14:textId="77777777" w:rsidR="00A55B53" w:rsidRPr="00123177" w:rsidRDefault="00A55B53" w:rsidP="00535342">
            <w:r w:rsidRPr="00123177">
              <w:rPr>
                <w:szCs w:val="20"/>
              </w:rPr>
              <w:t>Temporal event is not applicable.</w:t>
            </w:r>
          </w:p>
        </w:tc>
      </w:tr>
      <w:tr w:rsidR="00A55B53" w:rsidRPr="00123177" w14:paraId="34F061E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612D3B7" w14:textId="77777777" w:rsidR="00A55B53" w:rsidRPr="00123177" w:rsidRDefault="00A55B53" w:rsidP="00535342">
            <w:r w:rsidRPr="00123177">
              <w:rPr>
                <w:rFonts w:eastAsia="Arial"/>
                <w:color w:val="000000" w:themeColor="text1"/>
                <w:szCs w:val="20"/>
              </w:rPr>
              <w:t xml:space="preserve">Validation Rules/ </w:t>
            </w:r>
          </w:p>
          <w:p w14:paraId="5B50EBBF"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70D72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5FBBC8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as per fault status level</w:t>
            </w:r>
          </w:p>
          <w:p w14:paraId="057D59F3" w14:textId="77777777" w:rsidR="00A55B53" w:rsidRPr="00123177" w:rsidRDefault="00A55B53" w:rsidP="00535342">
            <w:pPr>
              <w:pStyle w:val="TableText"/>
              <w:snapToGrid w:val="0"/>
            </w:pPr>
            <w:r w:rsidRPr="00123177">
              <w:rPr>
                <w:rFonts w:eastAsia="Arial"/>
                <w:color w:val="000000" w:themeColor="text1"/>
                <w:szCs w:val="20"/>
              </w:rPr>
              <w:t>NHVDCDCFaultID @ HVDCDC_Debug_PDU with respective Fault ID</w:t>
            </w:r>
          </w:p>
        </w:tc>
      </w:tr>
      <w:tr w:rsidR="00A55B53" w:rsidRPr="00123177" w14:paraId="7386C3B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4E864E3"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731202" w14:textId="77777777" w:rsidR="00A55B53" w:rsidRPr="00123177" w:rsidRDefault="00A55B53" w:rsidP="00535342">
            <w:r w:rsidRPr="00123177">
              <w:rPr>
                <w:szCs w:val="20"/>
              </w:rPr>
              <w:t>Constraints is not applicable.</w:t>
            </w:r>
          </w:p>
        </w:tc>
      </w:tr>
      <w:tr w:rsidR="00A55B53" w:rsidRPr="00123177" w14:paraId="7198EA1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4105B3E"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891FE1" w14:textId="77777777" w:rsidR="00A55B53" w:rsidRPr="00123177" w:rsidRDefault="00A55B53" w:rsidP="00535342">
            <w:r w:rsidRPr="00123177">
              <w:rPr>
                <w:szCs w:val="20"/>
              </w:rPr>
              <w:t>No effects on other system</w:t>
            </w:r>
          </w:p>
        </w:tc>
      </w:tr>
      <w:tr w:rsidR="00A55B53" w:rsidRPr="00123177" w14:paraId="54404E8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258FE53" w14:textId="77777777" w:rsidR="00A55B53" w:rsidRPr="00123177" w:rsidRDefault="00A55B53" w:rsidP="00535342">
            <w:r w:rsidRPr="00123177">
              <w:rPr>
                <w:rFonts w:eastAsia="Arial"/>
                <w:color w:val="000000" w:themeColor="text1"/>
                <w:szCs w:val="20"/>
              </w:rPr>
              <w:t>Testability with respect to test environment</w:t>
            </w:r>
          </w:p>
          <w:p w14:paraId="7B216FC5" w14:textId="77777777" w:rsidR="00A55B53" w:rsidRPr="00123177" w:rsidRDefault="00A55B53" w:rsidP="00535342">
            <w:r w:rsidRPr="00123177">
              <w:rPr>
                <w:rFonts w:eastAsia="Arial"/>
                <w:color w:val="000000" w:themeColor="text1"/>
                <w:szCs w:val="20"/>
              </w:rPr>
              <w:t>(Yes/No)</w:t>
            </w:r>
          </w:p>
          <w:p w14:paraId="4CC9CC8E"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B94451" w14:textId="77777777" w:rsidR="00A55B53" w:rsidRPr="00123177" w:rsidRDefault="00A55B53" w:rsidP="00535342">
            <w:pPr>
              <w:pStyle w:val="TableText"/>
              <w:snapToGrid w:val="0"/>
            </w:pPr>
            <w:r w:rsidRPr="00123177">
              <w:t>YES</w:t>
            </w:r>
          </w:p>
          <w:p w14:paraId="027EC460" w14:textId="77777777" w:rsidR="00A55B53" w:rsidRPr="00123177" w:rsidRDefault="00A55B53" w:rsidP="00535342"/>
        </w:tc>
      </w:tr>
      <w:tr w:rsidR="00A55B53" w:rsidRPr="00123177" w14:paraId="5AB779B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122921" w14:textId="77777777" w:rsidR="00A55B53" w:rsidRPr="00123177" w:rsidRDefault="00A55B53" w:rsidP="00535342">
            <w:r w:rsidRPr="00123177">
              <w:rPr>
                <w:rFonts w:eastAsia="Arial"/>
                <w:color w:val="000000" w:themeColor="text1"/>
                <w:szCs w:val="20"/>
              </w:rPr>
              <w:t>Feasible within project constraints</w:t>
            </w:r>
          </w:p>
          <w:p w14:paraId="4DC0A06B" w14:textId="77777777" w:rsidR="00A55B53" w:rsidRPr="00123177" w:rsidRDefault="00A55B53" w:rsidP="00535342">
            <w:r w:rsidRPr="00123177">
              <w:rPr>
                <w:rFonts w:eastAsia="Arial"/>
                <w:color w:val="000000" w:themeColor="text1"/>
                <w:szCs w:val="20"/>
              </w:rPr>
              <w:t>(Yes/No)</w:t>
            </w:r>
          </w:p>
          <w:p w14:paraId="71D70302"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9B5145" w14:textId="77777777" w:rsidR="00A55B53" w:rsidRPr="00123177" w:rsidRDefault="00A55B53" w:rsidP="00535342">
            <w:pPr>
              <w:pStyle w:val="TableText"/>
              <w:snapToGrid w:val="0"/>
            </w:pPr>
            <w:r w:rsidRPr="00123177">
              <w:t>YES</w:t>
            </w:r>
          </w:p>
          <w:p w14:paraId="4189B37C" w14:textId="77777777" w:rsidR="00A55B53" w:rsidRPr="00123177" w:rsidRDefault="00A55B53" w:rsidP="00535342"/>
        </w:tc>
      </w:tr>
      <w:tr w:rsidR="00A55B53" w:rsidRPr="00123177" w14:paraId="4874C9D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BC4F08A" w14:textId="77777777" w:rsidR="00A55B53" w:rsidRPr="00123177" w:rsidRDefault="00A55B53" w:rsidP="00535342">
            <w:r w:rsidRPr="00123177">
              <w:rPr>
                <w:rFonts w:eastAsia="Arial"/>
                <w:color w:val="000000" w:themeColor="text1"/>
                <w:szCs w:val="20"/>
              </w:rPr>
              <w:t>Critical</w:t>
            </w:r>
          </w:p>
          <w:p w14:paraId="5D4CCB87" w14:textId="77777777" w:rsidR="00A55B53" w:rsidRPr="00123177" w:rsidRDefault="00A55B53" w:rsidP="00535342">
            <w:r w:rsidRPr="00123177">
              <w:rPr>
                <w:rFonts w:eastAsia="Arial"/>
                <w:color w:val="000000" w:themeColor="text1"/>
                <w:szCs w:val="20"/>
              </w:rPr>
              <w:lastRenderedPageBreak/>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28DB5F" w14:textId="77777777" w:rsidR="00A55B53" w:rsidRPr="00123177" w:rsidRDefault="00A55B53" w:rsidP="00535342">
            <w:r w:rsidRPr="00123177">
              <w:lastRenderedPageBreak/>
              <w:t>YES</w:t>
            </w:r>
          </w:p>
        </w:tc>
      </w:tr>
      <w:tr w:rsidR="00A55B53" w:rsidRPr="00123177" w14:paraId="28FD591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3702063"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97434B" w14:textId="77777777" w:rsidR="00A55B53" w:rsidRPr="00123177" w:rsidRDefault="00A55B53" w:rsidP="00535342">
            <w:r w:rsidRPr="00123177">
              <w:t>Acceptance Criteria for this requirement should be as per SECTION-6 ACCEPTANCE CRITERIA</w:t>
            </w:r>
          </w:p>
        </w:tc>
      </w:tr>
    </w:tbl>
    <w:p w14:paraId="1A5037E1" w14:textId="77777777" w:rsidR="00A55B53" w:rsidRPr="00123177" w:rsidRDefault="00A55B53" w:rsidP="00A55B53">
      <w:pPr>
        <w:rPr>
          <w:rFonts w:eastAsia="Arial"/>
          <w:szCs w:val="20"/>
        </w:rPr>
      </w:pPr>
    </w:p>
    <w:p w14:paraId="127C68C4" w14:textId="77777777" w:rsidR="00A55B53" w:rsidRDefault="00A55B53" w:rsidP="00A55B53">
      <w:pPr>
        <w:rPr>
          <w:rFonts w:eastAsia="Arial"/>
          <w:szCs w:val="20"/>
        </w:rPr>
      </w:pPr>
    </w:p>
    <w:p w14:paraId="6EA00C74" w14:textId="74D16638" w:rsidR="001C5AAF" w:rsidRPr="001C5AAF" w:rsidRDefault="001C5AAF" w:rsidP="00893BFD">
      <w:pPr>
        <w:pStyle w:val="Heading5"/>
        <w:rPr>
          <w:rFonts w:eastAsia="Arial"/>
          <w:sz w:val="20"/>
          <w:szCs w:val="20"/>
        </w:rPr>
      </w:pPr>
      <w:r w:rsidRPr="001C5AAF">
        <w:rPr>
          <w:rFonts w:eastAsia="Arial"/>
          <w:sz w:val="20"/>
          <w:szCs w:val="20"/>
        </w:rPr>
        <w:t xml:space="preserve">Requirement </w:t>
      </w:r>
      <w:r>
        <w:rPr>
          <w:rFonts w:eastAsia="Arial"/>
          <w:sz w:val="20"/>
          <w:szCs w:val="20"/>
        </w:rPr>
        <w:t>to raise level 2 fault if HVDCDC detects all 16 channels of ADC failed to read input</w:t>
      </w:r>
      <w:r w:rsidRPr="001C5AAF">
        <w:rPr>
          <w:rStyle w:val="ui-provider"/>
          <w:sz w:val="20"/>
          <w:szCs w:val="20"/>
        </w:rPr>
        <w:t>.</w:t>
      </w:r>
    </w:p>
    <w:tbl>
      <w:tblPr>
        <w:tblW w:w="9300" w:type="dxa"/>
        <w:tblInd w:w="103" w:type="dxa"/>
        <w:tblLook w:val="06A0" w:firstRow="1" w:lastRow="0" w:firstColumn="1" w:lastColumn="0" w:noHBand="1" w:noVBand="1"/>
      </w:tblPr>
      <w:tblGrid>
        <w:gridCol w:w="1456"/>
        <w:gridCol w:w="7844"/>
      </w:tblGrid>
      <w:tr w:rsidR="001C5AAF" w:rsidRPr="00123177" w14:paraId="0505E06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0D0AA343" w14:textId="77777777" w:rsidR="001C5AAF" w:rsidRPr="00123177" w:rsidRDefault="001C5AAF"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C25E66D" w14:textId="77777777" w:rsidR="001C5AAF" w:rsidRPr="00123177" w:rsidRDefault="001C5AAF" w:rsidP="00535342">
            <w:r w:rsidRPr="00123177">
              <w:rPr>
                <w:rFonts w:eastAsia="Arial"/>
                <w:b/>
                <w:bCs/>
                <w:color w:val="000000" w:themeColor="text1"/>
                <w:szCs w:val="20"/>
              </w:rPr>
              <w:t>Description</w:t>
            </w:r>
          </w:p>
        </w:tc>
      </w:tr>
      <w:tr w:rsidR="001C5AAF" w:rsidRPr="00123177" w14:paraId="2F5C9143"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D7FA71D" w14:textId="77777777" w:rsidR="001C5AAF" w:rsidRPr="00123177" w:rsidRDefault="001C5AAF"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3AE47E" w14:textId="3507E3AB" w:rsidR="001C5AAF" w:rsidRPr="00123177" w:rsidRDefault="001C5AAF" w:rsidP="00535342">
            <w:r w:rsidRPr="00123177">
              <w:rPr>
                <w:rFonts w:eastAsia="Arial"/>
                <w:color w:val="000000" w:themeColor="text1"/>
              </w:rPr>
              <w:t>SWRS_Diag_</w:t>
            </w:r>
            <w:r>
              <w:rPr>
                <w:rFonts w:eastAsia="Arial"/>
                <w:color w:val="000000" w:themeColor="text1"/>
              </w:rPr>
              <w:t>117</w:t>
            </w:r>
          </w:p>
        </w:tc>
      </w:tr>
      <w:tr w:rsidR="001C5AAF" w:rsidRPr="00123177" w14:paraId="1624962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D3D88DE" w14:textId="77777777" w:rsidR="001C5AAF" w:rsidRPr="00123177" w:rsidRDefault="001C5AAF"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B851BE" w14:textId="7E129FC1" w:rsidR="001C5AAF" w:rsidRPr="00123177" w:rsidRDefault="001C5AAF" w:rsidP="00535342">
            <w:pPr>
              <w:rPr>
                <w:rFonts w:eastAsia="Arial"/>
                <w:color w:val="000000" w:themeColor="text1"/>
              </w:rPr>
            </w:pPr>
            <w:r w:rsidRPr="00123177">
              <w:rPr>
                <w:rFonts w:eastAsia="Arial"/>
                <w:color w:val="000000" w:themeColor="text1"/>
              </w:rPr>
              <w:t>SDS-HVDCDC-</w:t>
            </w:r>
            <w:r>
              <w:rPr>
                <w:rFonts w:eastAsia="Arial"/>
                <w:color w:val="000000" w:themeColor="text1"/>
              </w:rPr>
              <w:t>4</w:t>
            </w:r>
            <w:r w:rsidRPr="00123177">
              <w:rPr>
                <w:rFonts w:eastAsia="Arial"/>
                <w:color w:val="000000" w:themeColor="text1"/>
              </w:rPr>
              <w:t>19</w:t>
            </w:r>
          </w:p>
        </w:tc>
      </w:tr>
      <w:tr w:rsidR="001C5AAF" w:rsidRPr="00123177" w14:paraId="4CE621FA"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4A03AFF" w14:textId="77777777" w:rsidR="001C5AAF" w:rsidRPr="00123177" w:rsidRDefault="001C5AAF"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03F54B" w14:textId="4F626BFD" w:rsidR="001C5AAF" w:rsidRPr="00123177" w:rsidRDefault="001C5AAF" w:rsidP="00535342">
            <w:pPr>
              <w:rPr>
                <w:rFonts w:eastAsia="Arial"/>
                <w:color w:val="000000" w:themeColor="text1"/>
              </w:rPr>
            </w:pPr>
            <w:r w:rsidRPr="00123177">
              <w:t>Pre C-Sample/PF3.</w:t>
            </w:r>
            <w:r w:rsidR="00CA32BB">
              <w:t>1 (This will be cover in safety pack integration)</w:t>
            </w:r>
          </w:p>
        </w:tc>
      </w:tr>
      <w:tr w:rsidR="001C5AAF" w:rsidRPr="00123177" w14:paraId="2EF83ECC"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33B24498" w14:textId="77777777" w:rsidR="001C5AAF" w:rsidRPr="00123177" w:rsidRDefault="001C5AAF"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FE4DB7" w14:textId="2E5A011C" w:rsidR="001C5AAF" w:rsidRPr="00123177" w:rsidRDefault="001C5AAF" w:rsidP="00535342">
            <w:pPr>
              <w:rPr>
                <w:rFonts w:eastAsia="Arial"/>
                <w:szCs w:val="20"/>
              </w:rPr>
            </w:pPr>
            <w:r w:rsidRPr="00123177">
              <w:rPr>
                <w:rStyle w:val="ui-provider"/>
              </w:rPr>
              <w:t xml:space="preserve">The HVDCDC shall </w:t>
            </w:r>
            <w:r>
              <w:rPr>
                <w:rStyle w:val="ui-provider"/>
              </w:rPr>
              <w:t>raise level 2 fault if ADC shall failed to get input or read input on all 16 channels</w:t>
            </w:r>
            <w:r w:rsidRPr="00123177">
              <w:rPr>
                <w:rStyle w:val="ui-provider"/>
              </w:rPr>
              <w:t>.</w:t>
            </w:r>
          </w:p>
        </w:tc>
      </w:tr>
      <w:tr w:rsidR="001C5AAF" w:rsidRPr="00123177" w14:paraId="23FE56C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48DDF5F" w14:textId="77777777" w:rsidR="001C5AAF" w:rsidRPr="00123177" w:rsidRDefault="001C5AAF"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BEE905" w14:textId="77777777" w:rsidR="001C5AAF" w:rsidRPr="00123177" w:rsidRDefault="001C5AAF" w:rsidP="00535342">
            <w:r w:rsidRPr="00123177">
              <w:rPr>
                <w:rFonts w:eastAsia="Arial"/>
              </w:rPr>
              <w:t>No Such derived requirement is applicable.</w:t>
            </w:r>
          </w:p>
        </w:tc>
      </w:tr>
      <w:tr w:rsidR="001C5AAF" w:rsidRPr="00123177" w14:paraId="558C963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541B0F" w14:textId="77777777" w:rsidR="001C5AAF" w:rsidRPr="00123177" w:rsidRDefault="001C5AAF"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9EF794" w14:textId="77777777" w:rsidR="001C5AAF" w:rsidRPr="00123177" w:rsidRDefault="001C5AAF" w:rsidP="00535342">
            <w:pPr>
              <w:rPr>
                <w:rFonts w:eastAsia="Arial"/>
                <w:color w:val="000000" w:themeColor="text1"/>
                <w:szCs w:val="20"/>
              </w:rPr>
            </w:pPr>
            <w:r w:rsidRPr="00123177">
              <w:rPr>
                <w:rFonts w:eastAsia="Arial"/>
                <w:color w:val="000000" w:themeColor="text1"/>
                <w:szCs w:val="20"/>
              </w:rPr>
              <w:t>High</w:t>
            </w:r>
          </w:p>
        </w:tc>
      </w:tr>
      <w:tr w:rsidR="001C5AAF" w:rsidRPr="00123177" w14:paraId="033DA89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D6CD28B" w14:textId="77777777" w:rsidR="001C5AAF" w:rsidRPr="00123177" w:rsidRDefault="001C5AAF"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D5E84D" w14:textId="77777777" w:rsidR="001C5AAF" w:rsidRPr="00123177" w:rsidRDefault="001C5AAF" w:rsidP="00535342">
            <w:r w:rsidRPr="00123177">
              <w:rPr>
                <w:rFonts w:eastAsia="Arial"/>
                <w:color w:val="000000" w:themeColor="text1"/>
                <w:szCs w:val="20"/>
              </w:rPr>
              <w:t>No Specific access restrictions is applicable.</w:t>
            </w:r>
          </w:p>
        </w:tc>
      </w:tr>
      <w:tr w:rsidR="001C5AAF" w:rsidRPr="00123177" w14:paraId="5E3F6EC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7981CB" w14:textId="77777777" w:rsidR="001C5AAF" w:rsidRPr="00123177" w:rsidRDefault="001C5AAF"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7011AE" w14:textId="498E6CAA" w:rsidR="001C5AAF" w:rsidRDefault="00755262" w:rsidP="00535342">
            <w:pPr>
              <w:spacing w:line="259" w:lineRule="auto"/>
            </w:pPr>
            <w:r>
              <w:t xml:space="preserve">1. </w:t>
            </w:r>
            <w:r w:rsidR="002B1B50">
              <w:t>A</w:t>
            </w:r>
            <w:r>
              <w:t xml:space="preserve">ll ADC channel not getting proper </w:t>
            </w:r>
            <w:commentRangeStart w:id="183"/>
            <w:r>
              <w:t>input</w:t>
            </w:r>
            <w:commentRangeEnd w:id="183"/>
            <w:r w:rsidR="00CA32BB">
              <w:rPr>
                <w:rStyle w:val="CommentReference"/>
                <w:sz w:val="24"/>
                <w:szCs w:val="24"/>
              </w:rPr>
              <w:commentReference w:id="183"/>
            </w:r>
            <w:r>
              <w:t xml:space="preserve"> </w:t>
            </w:r>
          </w:p>
          <w:p w14:paraId="633AB505" w14:textId="556BA63A" w:rsidR="00755262" w:rsidRPr="00123177" w:rsidRDefault="00755262" w:rsidP="00535342">
            <w:pPr>
              <w:spacing w:line="259" w:lineRule="auto"/>
            </w:pPr>
            <w:r>
              <w:t>2. Set the 800V side (high side) voltage of the power module to greater than 480V(e.g. 540V)</w:t>
            </w:r>
          </w:p>
        </w:tc>
      </w:tr>
      <w:tr w:rsidR="001C5AAF" w:rsidRPr="00123177" w14:paraId="7E3A905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8AEDEA" w14:textId="77777777" w:rsidR="001C5AAF" w:rsidRPr="00123177" w:rsidRDefault="001C5AAF"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D6075E" w14:textId="77777777" w:rsidR="001C5AAF" w:rsidRPr="00123177" w:rsidRDefault="001C5AAF" w:rsidP="00535342">
            <w:pPr>
              <w:spacing w:line="259" w:lineRule="auto"/>
              <w:rPr>
                <w:rFonts w:eastAsia="Arial"/>
                <w:color w:val="000000" w:themeColor="text1"/>
                <w:szCs w:val="20"/>
              </w:rPr>
            </w:pPr>
            <w:r w:rsidRPr="00123177">
              <w:rPr>
                <w:rFonts w:eastAsia="Arial"/>
                <w:color w:val="000000" w:themeColor="text1"/>
                <w:szCs w:val="20"/>
              </w:rPr>
              <w:t>Below CAN messages are observed on the CAN interface</w:t>
            </w:r>
          </w:p>
          <w:p w14:paraId="3BE5876D" w14:textId="1FB881AE" w:rsidR="001C5AAF" w:rsidRPr="00123177" w:rsidRDefault="001C5AAF" w:rsidP="00535342">
            <w:pPr>
              <w:spacing w:line="259" w:lineRule="auto"/>
              <w:rPr>
                <w:rFonts w:eastAsia="Arial"/>
                <w:color w:val="000000" w:themeColor="text1"/>
                <w:szCs w:val="20"/>
              </w:rPr>
            </w:pPr>
            <w:r w:rsidRPr="00123177">
              <w:rPr>
                <w:rFonts w:eastAsia="Arial"/>
                <w:color w:val="000000" w:themeColor="text1"/>
                <w:szCs w:val="20"/>
              </w:rPr>
              <w:t xml:space="preserve">NHVDCDCFault @  HVDCDC_Status1 </w:t>
            </w:r>
            <w:r w:rsidR="00755262">
              <w:t>shall equal to 0x3 ("Level 2")</w:t>
            </w:r>
          </w:p>
          <w:p w14:paraId="6F89381C" w14:textId="77777777" w:rsidR="001C5AAF" w:rsidRPr="00123177" w:rsidRDefault="001C5AAF" w:rsidP="00535342">
            <w:pPr>
              <w:spacing w:line="259" w:lineRule="auto"/>
              <w:rPr>
                <w:rFonts w:eastAsia="Arial"/>
                <w:color w:val="000000" w:themeColor="text1"/>
                <w:szCs w:val="20"/>
              </w:rPr>
            </w:pPr>
            <w:r w:rsidRPr="00123177">
              <w:rPr>
                <w:rFonts w:eastAsia="Arial"/>
                <w:color w:val="000000" w:themeColor="text1"/>
                <w:szCs w:val="20"/>
              </w:rPr>
              <w:t>NHVDCDCFaultID @ HVDCDC_Debug_PDU with respective Fault ID</w:t>
            </w:r>
          </w:p>
        </w:tc>
      </w:tr>
      <w:tr w:rsidR="001C5AAF" w:rsidRPr="00123177" w14:paraId="0CAF497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7C14C47" w14:textId="77777777" w:rsidR="001C5AAF" w:rsidRPr="00123177" w:rsidRDefault="001C5AAF"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A7EE90" w14:textId="77777777" w:rsidR="00755262" w:rsidRDefault="00755262" w:rsidP="00755262">
            <w:pPr>
              <w:pStyle w:val="NormalWeb"/>
              <w:spacing w:before="60" w:beforeAutospacing="0" w:after="60" w:afterAutospacing="0"/>
            </w:pPr>
            <w:r>
              <w:t>The HVDCDC application shall set the state as NHVDCDCFaultyShutdown = 0x2 “Emergency_FaultyShutdown when the below conditions are met,</w:t>
            </w:r>
          </w:p>
          <w:p w14:paraId="1377C236" w14:textId="4B56F77D" w:rsidR="00755262" w:rsidRDefault="00755262" w:rsidP="00755262">
            <w:pPr>
              <w:pStyle w:val="NormalWeb"/>
              <w:spacing w:before="0" w:beforeAutospacing="0" w:after="0" w:afterAutospacing="0"/>
            </w:pPr>
            <w:r>
              <w:t>1. Set the 800V side (high side) voltage of the power module to greater than 480V(e.g. 540V)</w:t>
            </w:r>
          </w:p>
          <w:p w14:paraId="7462586C" w14:textId="77777777" w:rsidR="00755262" w:rsidRDefault="00755262" w:rsidP="00755262">
            <w:pPr>
              <w:pStyle w:val="NormalWeb"/>
              <w:spacing w:before="0" w:beforeAutospacing="0" w:after="0" w:afterAutospacing="0"/>
            </w:pPr>
            <w:r>
              <w:t>2. The power module status shall be Enabled.</w:t>
            </w:r>
          </w:p>
          <w:p w14:paraId="7BE71A05" w14:textId="77777777" w:rsidR="00755262" w:rsidRDefault="00755262" w:rsidP="00755262">
            <w:pPr>
              <w:pStyle w:val="NormalWeb"/>
              <w:spacing w:before="60" w:beforeAutospacing="0" w:after="60" w:afterAutospacing="0"/>
            </w:pPr>
            <w:r>
              <w:t>3.  NHVDCDCFault @ HVDCDC_Status1 is equal to 0x3 (“level 2")</w:t>
            </w:r>
          </w:p>
          <w:p w14:paraId="6BDE3C82" w14:textId="720FD495" w:rsidR="00755262" w:rsidRDefault="00755262" w:rsidP="00755262">
            <w:pPr>
              <w:pStyle w:val="NormalWeb"/>
              <w:spacing w:before="60" w:beforeAutospacing="0" w:after="60" w:afterAutospacing="0"/>
            </w:pPr>
            <w:r>
              <w:t xml:space="preserve">4. NHVDCDCFaultID @ HVDCDC_Debug_PDU </w:t>
            </w:r>
            <w:r w:rsidRPr="00123177">
              <w:rPr>
                <w:rFonts w:eastAsia="Arial"/>
                <w:color w:val="000000" w:themeColor="text1"/>
                <w:szCs w:val="20"/>
              </w:rPr>
              <w:t>with respective Fault ID</w:t>
            </w:r>
          </w:p>
          <w:p w14:paraId="3D980973" w14:textId="5BF6D075" w:rsidR="001C5AAF" w:rsidRPr="00123177" w:rsidRDefault="001C5AAF" w:rsidP="00535342">
            <w:pPr>
              <w:spacing w:line="259" w:lineRule="auto"/>
              <w:rPr>
                <w:rFonts w:eastAsia="Arial"/>
              </w:rPr>
            </w:pPr>
          </w:p>
        </w:tc>
      </w:tr>
      <w:tr w:rsidR="001C5AAF" w:rsidRPr="00123177" w14:paraId="395BB241" w14:textId="77777777" w:rsidTr="00535342">
        <w:trPr>
          <w:trHeight w:val="517"/>
        </w:trPr>
        <w:tc>
          <w:tcPr>
            <w:tcW w:w="1363" w:type="dxa"/>
            <w:tcBorders>
              <w:top w:val="single" w:sz="8" w:space="0" w:color="000000" w:themeColor="text1"/>
              <w:left w:val="single" w:sz="8" w:space="0" w:color="000000" w:themeColor="text1"/>
              <w:bottom w:val="single" w:sz="8" w:space="0" w:color="000000" w:themeColor="text1"/>
              <w:right w:val="nil"/>
            </w:tcBorders>
          </w:tcPr>
          <w:p w14:paraId="3BA1EEB0" w14:textId="77777777" w:rsidR="001C5AAF" w:rsidRPr="00123177" w:rsidRDefault="001C5AAF"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4E9FF7" w14:textId="77777777" w:rsidR="001C5AAF" w:rsidRPr="00123177" w:rsidRDefault="001C5AAF" w:rsidP="00535342">
            <w:r w:rsidRPr="00123177">
              <w:t>No such mandatory fields is applicable.</w:t>
            </w:r>
          </w:p>
        </w:tc>
      </w:tr>
      <w:tr w:rsidR="001C5AAF" w:rsidRPr="00123177" w14:paraId="45195E4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DD23432" w14:textId="77777777" w:rsidR="001C5AAF" w:rsidRPr="00123177" w:rsidRDefault="001C5AAF"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2907B4" w14:textId="77777777" w:rsidR="001C5AAF" w:rsidRPr="00123177" w:rsidRDefault="001C5AAF" w:rsidP="00535342">
            <w:r w:rsidRPr="00123177">
              <w:t>HVDCDCStatus = 0, NHVDCDCStatusDebug =0, NHVDCDCFault = 0 (No Faults)</w:t>
            </w:r>
          </w:p>
        </w:tc>
      </w:tr>
      <w:tr w:rsidR="001C5AAF" w:rsidRPr="00123177" w14:paraId="73377B1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943AEF9" w14:textId="77777777" w:rsidR="001C5AAF" w:rsidRPr="00123177" w:rsidRDefault="001C5AAF"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9C8217" w14:textId="77777777" w:rsidR="001C5AAF" w:rsidRPr="00123177" w:rsidRDefault="001C5AAF" w:rsidP="00535342">
            <w:r w:rsidRPr="00123177">
              <w:rPr>
                <w:szCs w:val="20"/>
              </w:rPr>
              <w:t>Default values shall be applicable with respect to Pre-Loaded Values</w:t>
            </w:r>
          </w:p>
        </w:tc>
      </w:tr>
      <w:tr w:rsidR="001C5AAF" w:rsidRPr="00123177" w14:paraId="02374C5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27A90FA" w14:textId="77777777" w:rsidR="001C5AAF" w:rsidRPr="00123177" w:rsidRDefault="001C5AAF"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189C77" w14:textId="77777777" w:rsidR="001C5AAF" w:rsidRPr="00123177" w:rsidRDefault="001C5AAF" w:rsidP="00535342">
            <w:r w:rsidRPr="00123177">
              <w:rPr>
                <w:szCs w:val="20"/>
              </w:rPr>
              <w:t>Valid range value is not required.</w:t>
            </w:r>
          </w:p>
        </w:tc>
      </w:tr>
      <w:tr w:rsidR="001C5AAF" w:rsidRPr="00123177" w14:paraId="7E84720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E774CB1" w14:textId="77777777" w:rsidR="001C5AAF" w:rsidRPr="00123177" w:rsidRDefault="001C5AAF"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C5DB8C" w14:textId="77777777" w:rsidR="001C5AAF" w:rsidRPr="00123177" w:rsidRDefault="001C5AAF" w:rsidP="00535342">
            <w:r w:rsidRPr="00123177">
              <w:rPr>
                <w:szCs w:val="20"/>
              </w:rPr>
              <w:t>Data latency period is not applicable</w:t>
            </w:r>
          </w:p>
        </w:tc>
      </w:tr>
      <w:tr w:rsidR="001C5AAF" w:rsidRPr="00123177" w14:paraId="4322BCB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A16A300" w14:textId="77777777" w:rsidR="001C5AAF" w:rsidRPr="00123177" w:rsidRDefault="001C5AAF" w:rsidP="00535342">
            <w:r w:rsidRPr="00123177">
              <w:rPr>
                <w:rFonts w:eastAsia="Arial"/>
                <w:color w:val="000000" w:themeColor="text1"/>
                <w:szCs w:val="20"/>
              </w:rPr>
              <w:lastRenderedPageBreak/>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77FC9D" w14:textId="77777777" w:rsidR="001C5AAF" w:rsidRPr="00123177" w:rsidRDefault="001C5AAF" w:rsidP="00535342">
            <w:r w:rsidRPr="00123177">
              <w:rPr>
                <w:szCs w:val="20"/>
              </w:rPr>
              <w:t>Data Retention period is not applicable.</w:t>
            </w:r>
          </w:p>
        </w:tc>
      </w:tr>
      <w:tr w:rsidR="001C5AAF" w:rsidRPr="00123177" w14:paraId="62DD699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6ADD235" w14:textId="77777777" w:rsidR="001C5AAF" w:rsidRPr="00123177" w:rsidRDefault="001C5AAF"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65F10D" w14:textId="77777777" w:rsidR="001C5AAF" w:rsidRPr="00123177" w:rsidRDefault="001C5AAF" w:rsidP="00535342">
            <w:r w:rsidRPr="00123177">
              <w:rPr>
                <w:szCs w:val="20"/>
              </w:rPr>
              <w:t>Data rate is not applicable.</w:t>
            </w:r>
          </w:p>
        </w:tc>
      </w:tr>
      <w:tr w:rsidR="001C5AAF" w:rsidRPr="00123177" w14:paraId="7439F0B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328DF62" w14:textId="77777777" w:rsidR="001C5AAF" w:rsidRPr="00123177" w:rsidRDefault="001C5AAF"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0E9369" w14:textId="77777777" w:rsidR="001C5AAF" w:rsidRPr="00123177" w:rsidRDefault="001C5AAF" w:rsidP="00535342">
            <w:pPr>
              <w:spacing w:line="259" w:lineRule="auto"/>
              <w:rPr>
                <w:rFonts w:eastAsia="Arial"/>
                <w:color w:val="000000" w:themeColor="text1"/>
                <w:szCs w:val="20"/>
              </w:rPr>
            </w:pPr>
            <w:r w:rsidRPr="00123177">
              <w:rPr>
                <w:szCs w:val="20"/>
              </w:rPr>
              <w:t>External event is not required.</w:t>
            </w:r>
          </w:p>
        </w:tc>
      </w:tr>
      <w:tr w:rsidR="001C5AAF" w:rsidRPr="00123177" w14:paraId="1FCA6B1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D3B66D" w14:textId="77777777" w:rsidR="001C5AAF" w:rsidRPr="00123177" w:rsidRDefault="001C5AAF"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0A64D0" w14:textId="77777777" w:rsidR="001C5AAF" w:rsidRPr="00123177" w:rsidRDefault="001C5AAF" w:rsidP="00535342">
            <w:r w:rsidRPr="00123177">
              <w:rPr>
                <w:szCs w:val="20"/>
              </w:rPr>
              <w:t>Temporal event is not applicable.</w:t>
            </w:r>
          </w:p>
        </w:tc>
      </w:tr>
      <w:tr w:rsidR="001C5AAF" w:rsidRPr="00123177" w14:paraId="7543DAA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37AF7A5" w14:textId="77777777" w:rsidR="001C5AAF" w:rsidRPr="00123177" w:rsidRDefault="001C5AAF" w:rsidP="00535342">
            <w:r w:rsidRPr="00123177">
              <w:rPr>
                <w:rFonts w:eastAsia="Arial"/>
                <w:color w:val="000000" w:themeColor="text1"/>
                <w:szCs w:val="20"/>
              </w:rPr>
              <w:t xml:space="preserve">Validation Rules/ </w:t>
            </w:r>
          </w:p>
          <w:p w14:paraId="0F7B47D1" w14:textId="77777777" w:rsidR="001C5AAF" w:rsidRPr="00123177" w:rsidRDefault="001C5AAF"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7ECC5C" w14:textId="77777777" w:rsidR="001C5AAF" w:rsidRPr="00123177" w:rsidRDefault="001C5AAF"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0BEEBD7" w14:textId="1DD376A1" w:rsidR="00755262" w:rsidRDefault="00755262" w:rsidP="00755262">
            <w:pPr>
              <w:pStyle w:val="NormalWeb"/>
              <w:spacing w:before="60" w:beforeAutospacing="0" w:after="60" w:afterAutospacing="0"/>
            </w:pPr>
            <w:r>
              <w:t>NHVDCDCFault @ HVDCDC_Status1 is equal to 0x3 (“level 2")</w:t>
            </w:r>
          </w:p>
          <w:p w14:paraId="276A554C" w14:textId="71F4E581" w:rsidR="00755262" w:rsidRDefault="00755262" w:rsidP="00755262">
            <w:pPr>
              <w:pStyle w:val="NormalWeb"/>
              <w:spacing w:before="60" w:beforeAutospacing="0" w:after="60" w:afterAutospacing="0"/>
            </w:pPr>
            <w:r>
              <w:t xml:space="preserve">NHVDCDCFaultID @ HVDCDC_Debug_PDU </w:t>
            </w:r>
            <w:r w:rsidRPr="00123177">
              <w:rPr>
                <w:rFonts w:eastAsia="Arial"/>
                <w:color w:val="000000" w:themeColor="text1"/>
                <w:szCs w:val="20"/>
              </w:rPr>
              <w:t>with respective Fault ID</w:t>
            </w:r>
          </w:p>
          <w:p w14:paraId="1540E2A7" w14:textId="185C874A" w:rsidR="001C5AAF" w:rsidRPr="00123177" w:rsidRDefault="001C5AAF" w:rsidP="00535342">
            <w:pPr>
              <w:pStyle w:val="TableText"/>
              <w:snapToGrid w:val="0"/>
            </w:pPr>
          </w:p>
        </w:tc>
      </w:tr>
      <w:tr w:rsidR="001C5AAF" w:rsidRPr="00123177" w14:paraId="53AE69D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72875DD" w14:textId="77777777" w:rsidR="001C5AAF" w:rsidRPr="00123177" w:rsidRDefault="001C5AAF"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3E6B7C" w14:textId="77777777" w:rsidR="001C5AAF" w:rsidRPr="00123177" w:rsidRDefault="001C5AAF" w:rsidP="00535342">
            <w:r w:rsidRPr="00123177">
              <w:rPr>
                <w:szCs w:val="20"/>
              </w:rPr>
              <w:t>Constraints is not applicable.</w:t>
            </w:r>
          </w:p>
        </w:tc>
      </w:tr>
      <w:tr w:rsidR="001C5AAF" w:rsidRPr="00123177" w14:paraId="49B7F4A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51EFEE5" w14:textId="77777777" w:rsidR="001C5AAF" w:rsidRPr="00123177" w:rsidRDefault="001C5AAF"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259452" w14:textId="77777777" w:rsidR="001C5AAF" w:rsidRPr="00123177" w:rsidRDefault="001C5AAF" w:rsidP="00535342">
            <w:r w:rsidRPr="00123177">
              <w:rPr>
                <w:szCs w:val="20"/>
              </w:rPr>
              <w:t>No effects on other system</w:t>
            </w:r>
          </w:p>
        </w:tc>
      </w:tr>
      <w:tr w:rsidR="001C5AAF" w:rsidRPr="00123177" w14:paraId="5E2154C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13206BC" w14:textId="77777777" w:rsidR="001C5AAF" w:rsidRPr="00123177" w:rsidRDefault="001C5AAF" w:rsidP="00535342">
            <w:r w:rsidRPr="00123177">
              <w:rPr>
                <w:rFonts w:eastAsia="Arial"/>
                <w:color w:val="000000" w:themeColor="text1"/>
                <w:szCs w:val="20"/>
              </w:rPr>
              <w:t>Testability with respect to test environment</w:t>
            </w:r>
          </w:p>
          <w:p w14:paraId="67392021" w14:textId="77777777" w:rsidR="001C5AAF" w:rsidRPr="00123177" w:rsidRDefault="001C5AAF" w:rsidP="00535342">
            <w:r w:rsidRPr="00123177">
              <w:rPr>
                <w:rFonts w:eastAsia="Arial"/>
                <w:color w:val="000000" w:themeColor="text1"/>
                <w:szCs w:val="20"/>
              </w:rPr>
              <w:t>(Yes/No)</w:t>
            </w:r>
          </w:p>
          <w:p w14:paraId="159276EB" w14:textId="77777777" w:rsidR="001C5AAF" w:rsidRPr="00123177" w:rsidRDefault="001C5AAF"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E8E28C" w14:textId="77777777" w:rsidR="001C5AAF" w:rsidRPr="00123177" w:rsidRDefault="001C5AAF" w:rsidP="00535342">
            <w:pPr>
              <w:pStyle w:val="TableText"/>
              <w:snapToGrid w:val="0"/>
            </w:pPr>
            <w:r w:rsidRPr="00123177">
              <w:t>YES</w:t>
            </w:r>
          </w:p>
          <w:p w14:paraId="3747F225" w14:textId="77777777" w:rsidR="001C5AAF" w:rsidRPr="00123177" w:rsidRDefault="001C5AAF" w:rsidP="00535342"/>
        </w:tc>
      </w:tr>
      <w:tr w:rsidR="001C5AAF" w:rsidRPr="00123177" w14:paraId="16D1118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BD2563" w14:textId="77777777" w:rsidR="001C5AAF" w:rsidRPr="00123177" w:rsidRDefault="001C5AAF" w:rsidP="00535342">
            <w:r w:rsidRPr="00123177">
              <w:rPr>
                <w:rFonts w:eastAsia="Arial"/>
                <w:color w:val="000000" w:themeColor="text1"/>
                <w:szCs w:val="20"/>
              </w:rPr>
              <w:t>Feasible within project constraints</w:t>
            </w:r>
          </w:p>
          <w:p w14:paraId="5650266C" w14:textId="77777777" w:rsidR="001C5AAF" w:rsidRPr="00123177" w:rsidRDefault="001C5AAF" w:rsidP="00535342">
            <w:r w:rsidRPr="00123177">
              <w:rPr>
                <w:rFonts w:eastAsia="Arial"/>
                <w:color w:val="000000" w:themeColor="text1"/>
                <w:szCs w:val="20"/>
              </w:rPr>
              <w:t>(Yes/No)</w:t>
            </w:r>
          </w:p>
          <w:p w14:paraId="5BDEE6CF" w14:textId="77777777" w:rsidR="001C5AAF" w:rsidRPr="00123177" w:rsidRDefault="001C5AAF"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496A6B" w14:textId="77777777" w:rsidR="001C5AAF" w:rsidRPr="00123177" w:rsidRDefault="001C5AAF" w:rsidP="00535342">
            <w:pPr>
              <w:pStyle w:val="TableText"/>
              <w:snapToGrid w:val="0"/>
            </w:pPr>
            <w:r w:rsidRPr="00123177">
              <w:t>YES</w:t>
            </w:r>
          </w:p>
          <w:p w14:paraId="48844ED5" w14:textId="77777777" w:rsidR="001C5AAF" w:rsidRPr="00123177" w:rsidRDefault="001C5AAF" w:rsidP="00535342"/>
        </w:tc>
      </w:tr>
      <w:tr w:rsidR="001C5AAF" w:rsidRPr="00123177" w14:paraId="4EF288E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9B35B2" w14:textId="77777777" w:rsidR="001C5AAF" w:rsidRPr="00123177" w:rsidRDefault="001C5AAF" w:rsidP="00535342">
            <w:r w:rsidRPr="00123177">
              <w:rPr>
                <w:rFonts w:eastAsia="Arial"/>
                <w:color w:val="000000" w:themeColor="text1"/>
                <w:szCs w:val="20"/>
              </w:rPr>
              <w:lastRenderedPageBreak/>
              <w:t>Critical</w:t>
            </w:r>
          </w:p>
          <w:p w14:paraId="7667E7F2" w14:textId="77777777" w:rsidR="001C5AAF" w:rsidRPr="00123177" w:rsidRDefault="001C5AAF"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3A198A" w14:textId="77777777" w:rsidR="001C5AAF" w:rsidRPr="00123177" w:rsidRDefault="001C5AAF" w:rsidP="00535342">
            <w:r w:rsidRPr="00123177">
              <w:t>YES</w:t>
            </w:r>
          </w:p>
        </w:tc>
      </w:tr>
      <w:tr w:rsidR="001C5AAF" w:rsidRPr="00123177" w14:paraId="04E3DE2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97A70CA" w14:textId="77777777" w:rsidR="001C5AAF" w:rsidRPr="00123177" w:rsidRDefault="001C5AAF"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45C6AD" w14:textId="77777777" w:rsidR="001C5AAF" w:rsidRPr="00123177" w:rsidRDefault="001C5AAF" w:rsidP="00535342">
            <w:r w:rsidRPr="00123177">
              <w:t>Acceptance Criteria for this requirement should be as per SECTION-6 ACCEPTANCE CRITERIA</w:t>
            </w:r>
          </w:p>
        </w:tc>
      </w:tr>
    </w:tbl>
    <w:p w14:paraId="1691B381" w14:textId="77777777" w:rsidR="001C5AAF" w:rsidRDefault="001C5AAF" w:rsidP="00A55B53">
      <w:pPr>
        <w:rPr>
          <w:rFonts w:eastAsia="Arial"/>
          <w:szCs w:val="20"/>
        </w:rPr>
      </w:pPr>
    </w:p>
    <w:p w14:paraId="08EAAAA4" w14:textId="77777777" w:rsidR="001C5AAF" w:rsidRPr="00123177" w:rsidRDefault="001C5AAF" w:rsidP="00A55B53">
      <w:pPr>
        <w:rPr>
          <w:rFonts w:eastAsia="Arial"/>
          <w:szCs w:val="20"/>
        </w:rPr>
      </w:pPr>
    </w:p>
    <w:p w14:paraId="49CBD941" w14:textId="77777777" w:rsidR="00A55B53" w:rsidRPr="00123177" w:rsidRDefault="00A55B53" w:rsidP="00A55B53">
      <w:pPr>
        <w:pStyle w:val="Heading5"/>
        <w:rPr>
          <w:rFonts w:eastAsia="Arial"/>
          <w:szCs w:val="20"/>
        </w:rPr>
      </w:pPr>
      <w:r w:rsidRPr="00123177">
        <w:rPr>
          <w:rFonts w:eastAsia="Arial"/>
          <w:sz w:val="20"/>
          <w:szCs w:val="20"/>
        </w:rPr>
        <w:t>Requirement against HVIL status in ideal state</w:t>
      </w:r>
    </w:p>
    <w:tbl>
      <w:tblPr>
        <w:tblW w:w="9300" w:type="dxa"/>
        <w:tblInd w:w="103" w:type="dxa"/>
        <w:tblLook w:val="06A0" w:firstRow="1" w:lastRow="0" w:firstColumn="1" w:lastColumn="0" w:noHBand="1" w:noVBand="1"/>
      </w:tblPr>
      <w:tblGrid>
        <w:gridCol w:w="1456"/>
        <w:gridCol w:w="7844"/>
      </w:tblGrid>
      <w:tr w:rsidR="00A55B53" w:rsidRPr="00123177" w14:paraId="30C07D2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2C5A7957"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5EDD992" w14:textId="77777777" w:rsidR="00A55B53" w:rsidRPr="00123177" w:rsidRDefault="00A55B53" w:rsidP="00535342">
            <w:r w:rsidRPr="00123177">
              <w:rPr>
                <w:rFonts w:eastAsia="Arial"/>
                <w:b/>
                <w:bCs/>
                <w:color w:val="000000" w:themeColor="text1"/>
                <w:szCs w:val="20"/>
              </w:rPr>
              <w:t>Description</w:t>
            </w:r>
          </w:p>
        </w:tc>
      </w:tr>
      <w:tr w:rsidR="00A55B53" w:rsidRPr="00123177" w14:paraId="2444804E"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38DDCBD"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5A38DE" w14:textId="77777777" w:rsidR="00A55B53" w:rsidRPr="00123177" w:rsidRDefault="00A55B53" w:rsidP="00535342">
            <w:r w:rsidRPr="00123177">
              <w:rPr>
                <w:rFonts w:eastAsia="Arial"/>
                <w:color w:val="000000" w:themeColor="text1"/>
              </w:rPr>
              <w:t>SWRS_Diag_55</w:t>
            </w:r>
          </w:p>
        </w:tc>
      </w:tr>
      <w:tr w:rsidR="00A55B53" w:rsidRPr="00123177" w14:paraId="3D293E9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2FAFA23"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5B0DB3" w14:textId="77777777" w:rsidR="00A55B53" w:rsidRPr="00123177" w:rsidRDefault="00A55B53" w:rsidP="00535342">
            <w:pPr>
              <w:rPr>
                <w:rFonts w:eastAsia="Arial"/>
                <w:color w:val="000000" w:themeColor="text1"/>
              </w:rPr>
            </w:pPr>
            <w:r w:rsidRPr="00123177">
              <w:rPr>
                <w:rFonts w:eastAsia="Arial"/>
                <w:color w:val="000000" w:themeColor="text1"/>
              </w:rPr>
              <w:t>SDS-HVDCDC-221</w:t>
            </w:r>
          </w:p>
        </w:tc>
      </w:tr>
      <w:tr w:rsidR="00A55B53" w:rsidRPr="00123177" w14:paraId="7D577EC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2538B16"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0BAF7A" w14:textId="77777777" w:rsidR="00A55B53" w:rsidRPr="00123177" w:rsidRDefault="00A55B53" w:rsidP="00535342">
            <w:pPr>
              <w:rPr>
                <w:rFonts w:eastAsia="Arial"/>
                <w:color w:val="000000" w:themeColor="text1"/>
              </w:rPr>
            </w:pPr>
            <w:r w:rsidRPr="00123177">
              <w:t>Pre C-Sample/PF3.0 Phase-2</w:t>
            </w:r>
          </w:p>
        </w:tc>
      </w:tr>
      <w:tr w:rsidR="00A55B53" w:rsidRPr="00123177" w14:paraId="30CB5A32"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20A6D576"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57C272" w14:textId="77777777" w:rsidR="00A55B53" w:rsidRPr="00123177" w:rsidRDefault="00A55B53" w:rsidP="00535342">
            <w:pPr>
              <w:rPr>
                <w:rFonts w:eastAsia="Arial"/>
                <w:szCs w:val="20"/>
              </w:rPr>
            </w:pPr>
            <w:r w:rsidRPr="00123177">
              <w:rPr>
                <w:rStyle w:val="ui-provider"/>
              </w:rPr>
              <w:t xml:space="preserve">The HVDCDC shall report the HVIL status </w:t>
            </w:r>
            <w:commentRangeStart w:id="184"/>
            <w:commentRangeStart w:id="185"/>
            <w:r w:rsidRPr="00123177">
              <w:rPr>
                <w:rStyle w:val="ui-provider"/>
              </w:rPr>
              <w:t>as 2</w:t>
            </w:r>
            <w:commentRangeEnd w:id="184"/>
            <w:r w:rsidRPr="00123177">
              <w:rPr>
                <w:rStyle w:val="CommentReference"/>
                <w:sz w:val="24"/>
                <w:szCs w:val="24"/>
              </w:rPr>
              <w:commentReference w:id="184"/>
            </w:r>
            <w:commentRangeEnd w:id="185"/>
            <w:r w:rsidRPr="00123177">
              <w:rPr>
                <w:rStyle w:val="CommentReference"/>
                <w:sz w:val="24"/>
                <w:szCs w:val="24"/>
              </w:rPr>
              <w:commentReference w:id="185"/>
            </w:r>
            <w:r w:rsidRPr="00123177">
              <w:rPr>
                <w:rStyle w:val="ui-provider"/>
              </w:rPr>
              <w:t xml:space="preserve"> (Unused_NHVDCDCHVIL_NW) when the HVDCDC application is in ideal state.</w:t>
            </w:r>
          </w:p>
        </w:tc>
      </w:tr>
      <w:tr w:rsidR="00A55B53" w:rsidRPr="00123177" w14:paraId="6A09191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44FEE49"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7509E4" w14:textId="77777777" w:rsidR="00A55B53" w:rsidRPr="00123177" w:rsidRDefault="00A55B53" w:rsidP="00535342">
            <w:r w:rsidRPr="00123177">
              <w:rPr>
                <w:rFonts w:eastAsia="Arial"/>
              </w:rPr>
              <w:t>No Such derived requirement is applicable.</w:t>
            </w:r>
          </w:p>
        </w:tc>
      </w:tr>
      <w:tr w:rsidR="00A55B53" w:rsidRPr="00123177" w14:paraId="0CAF40A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A154A9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DB99F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1333161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A4EF911"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B5CAD6"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3027798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E21EA3"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BE0DE2" w14:textId="77777777" w:rsidR="00A55B53" w:rsidRPr="00123177" w:rsidRDefault="00A55B53" w:rsidP="00535342">
            <w:pPr>
              <w:spacing w:line="259" w:lineRule="auto"/>
            </w:pPr>
            <w:r w:rsidRPr="00123177">
              <w:t>The signal NHVDCDCHVIL @ HVDCDC_Status1 shall be provided on the CAN interface.</w:t>
            </w:r>
          </w:p>
        </w:tc>
      </w:tr>
      <w:tr w:rsidR="00A55B53" w:rsidRPr="00123177" w14:paraId="77D939E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56F3059"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9EB886"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CAN messages shall be observed on the MCAN interface</w:t>
            </w:r>
          </w:p>
          <w:p w14:paraId="7519BF9F"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NHVDCDCHVIL @ HVDCDC_Status1 is equal to 2 (</w:t>
            </w:r>
            <w:r w:rsidRPr="00123177">
              <w:rPr>
                <w:rStyle w:val="ui-provider"/>
              </w:rPr>
              <w:t>Unused_NHVDCDCHVIL_NW</w:t>
            </w:r>
            <w:r w:rsidRPr="00123177">
              <w:rPr>
                <w:rFonts w:eastAsia="Arial"/>
                <w:color w:val="000000" w:themeColor="text1"/>
                <w:szCs w:val="20"/>
              </w:rPr>
              <w:t>).</w:t>
            </w:r>
          </w:p>
        </w:tc>
      </w:tr>
      <w:tr w:rsidR="00A55B53" w:rsidRPr="00123177" w14:paraId="1F2131F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38E8E82"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FDF15B" w14:textId="77777777" w:rsidR="00A55B53" w:rsidRPr="00123177" w:rsidRDefault="00A55B53" w:rsidP="00535342">
            <w:pPr>
              <w:spacing w:line="259" w:lineRule="auto"/>
              <w:rPr>
                <w:rFonts w:eastAsia="Arial"/>
              </w:rPr>
            </w:pPr>
            <w:r w:rsidRPr="00123177">
              <w:rPr>
                <w:rFonts w:eastAsia="Arial"/>
              </w:rPr>
              <w:t>The HVDCDC shall reports the HVIL status as 2 (</w:t>
            </w:r>
            <w:r w:rsidRPr="00123177">
              <w:rPr>
                <w:rStyle w:val="ui-provider"/>
              </w:rPr>
              <w:t>Unused_NHVDCDCHVIL_NW)</w:t>
            </w:r>
            <w:r w:rsidRPr="00123177">
              <w:rPr>
                <w:rFonts w:eastAsia="Arial"/>
              </w:rPr>
              <w:t xml:space="preserve"> when the HVDCDC application is in ideal state.</w:t>
            </w:r>
          </w:p>
        </w:tc>
      </w:tr>
      <w:tr w:rsidR="00A55B53" w:rsidRPr="00123177" w14:paraId="73288D5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7876930"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DB2BB6" w14:textId="77777777" w:rsidR="00A55B53" w:rsidRPr="00123177" w:rsidRDefault="00A55B53" w:rsidP="00535342">
            <w:r w:rsidRPr="00123177">
              <w:t>No such mandatory fields is applicable.</w:t>
            </w:r>
          </w:p>
        </w:tc>
      </w:tr>
      <w:tr w:rsidR="00A55B53" w:rsidRPr="00123177" w14:paraId="17972EB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5C3A44A"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829428"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The HVDCDC application shall be in Standby state, the value of CAN signal HVDCDCStatus @ HVDCDC_Status1 shall equal to 0x0 ("Standby"), and signal NHVDCDCStatusDebug @ HVDCDC_Debug shall equal to 0x0 ("Standby").</w:t>
            </w:r>
          </w:p>
          <w:p w14:paraId="457AA450" w14:textId="77777777" w:rsidR="00A55B53" w:rsidRPr="00123177" w:rsidRDefault="00A55B53" w:rsidP="00535342">
            <w:pPr>
              <w:spacing w:line="259" w:lineRule="auto"/>
              <w:rPr>
                <w:rFonts w:eastAsia="Arial"/>
                <w:color w:val="000000" w:themeColor="text1"/>
                <w:szCs w:val="20"/>
              </w:rPr>
            </w:pPr>
          </w:p>
          <w:p w14:paraId="0CFE6C8E" w14:textId="77777777" w:rsidR="00A55B53" w:rsidRPr="00123177" w:rsidRDefault="00A55B53" w:rsidP="00535342">
            <w:r w:rsidRPr="00123177">
              <w:rPr>
                <w:rFonts w:eastAsia="Arial"/>
                <w:color w:val="000000" w:themeColor="text1"/>
                <w:szCs w:val="20"/>
              </w:rPr>
              <w:t>2. No fault shall be raised, Value of CAN signal NHVDCDCFault @ HVDCDC_Status1 shall equal to 0</w:t>
            </w:r>
          </w:p>
        </w:tc>
      </w:tr>
      <w:tr w:rsidR="00A55B53" w:rsidRPr="00123177" w14:paraId="233F086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DE920D8"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9DAE93" w14:textId="77777777" w:rsidR="00A55B53" w:rsidRPr="00123177" w:rsidRDefault="00A55B53" w:rsidP="00535342">
            <w:r w:rsidRPr="00123177">
              <w:rPr>
                <w:szCs w:val="20"/>
              </w:rPr>
              <w:t>Default values shall be applicable with respect to Pre-Loaded Values</w:t>
            </w:r>
          </w:p>
        </w:tc>
      </w:tr>
      <w:tr w:rsidR="00A55B53" w:rsidRPr="00123177" w14:paraId="53A517A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43250CD"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52AC33" w14:textId="77777777" w:rsidR="00A55B53" w:rsidRPr="00123177" w:rsidRDefault="00A55B53" w:rsidP="00535342">
            <w:r w:rsidRPr="00123177">
              <w:rPr>
                <w:szCs w:val="20"/>
              </w:rPr>
              <w:t>Valid range value is not required.</w:t>
            </w:r>
          </w:p>
        </w:tc>
      </w:tr>
      <w:tr w:rsidR="00A55B53" w:rsidRPr="00123177" w14:paraId="29080EB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F89A740"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E241ED" w14:textId="77777777" w:rsidR="00A55B53" w:rsidRPr="00123177" w:rsidRDefault="00A55B53" w:rsidP="00535342">
            <w:r w:rsidRPr="00123177">
              <w:rPr>
                <w:szCs w:val="20"/>
              </w:rPr>
              <w:t>Data latency period is not applicable</w:t>
            </w:r>
          </w:p>
        </w:tc>
      </w:tr>
      <w:tr w:rsidR="00A55B53" w:rsidRPr="00123177" w14:paraId="59E357D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52978B8" w14:textId="77777777" w:rsidR="00A55B53" w:rsidRPr="00123177" w:rsidRDefault="00A55B53" w:rsidP="00535342">
            <w:r w:rsidRPr="00123177">
              <w:rPr>
                <w:rFonts w:eastAsia="Arial"/>
                <w:color w:val="000000" w:themeColor="text1"/>
                <w:szCs w:val="20"/>
              </w:rPr>
              <w:lastRenderedPageBreak/>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08F673" w14:textId="77777777" w:rsidR="00A55B53" w:rsidRPr="00123177" w:rsidRDefault="00A55B53" w:rsidP="00535342">
            <w:r w:rsidRPr="00123177">
              <w:rPr>
                <w:szCs w:val="20"/>
              </w:rPr>
              <w:t>Data Retention period is not applicable.</w:t>
            </w:r>
          </w:p>
        </w:tc>
      </w:tr>
      <w:tr w:rsidR="00A55B53" w:rsidRPr="00123177" w14:paraId="3593B27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ACD60E"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9C847E" w14:textId="77777777" w:rsidR="00A55B53" w:rsidRPr="00123177" w:rsidRDefault="00A55B53" w:rsidP="00535342">
            <w:r w:rsidRPr="00123177">
              <w:rPr>
                <w:szCs w:val="20"/>
              </w:rPr>
              <w:t>Data rate is not applicable.</w:t>
            </w:r>
          </w:p>
        </w:tc>
      </w:tr>
      <w:tr w:rsidR="00A55B53" w:rsidRPr="00123177" w14:paraId="196E35F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E323DCB"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798849"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5CCF212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418BEE3"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5FDDDC" w14:textId="77777777" w:rsidR="00A55B53" w:rsidRPr="00123177" w:rsidRDefault="00A55B53" w:rsidP="00535342">
            <w:r w:rsidRPr="00123177">
              <w:rPr>
                <w:szCs w:val="20"/>
              </w:rPr>
              <w:t>Temporal event is not applicable.</w:t>
            </w:r>
          </w:p>
        </w:tc>
      </w:tr>
      <w:tr w:rsidR="00A55B53" w:rsidRPr="00123177" w14:paraId="19444C5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136D186" w14:textId="77777777" w:rsidR="00A55B53" w:rsidRPr="00123177" w:rsidRDefault="00A55B53" w:rsidP="00535342">
            <w:r w:rsidRPr="00123177">
              <w:rPr>
                <w:rFonts w:eastAsia="Arial"/>
                <w:color w:val="000000" w:themeColor="text1"/>
                <w:szCs w:val="20"/>
              </w:rPr>
              <w:t xml:space="preserve">Validation Rules/ </w:t>
            </w:r>
          </w:p>
          <w:p w14:paraId="7F10AFAF"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30BAA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E751F56" w14:textId="77777777" w:rsidR="00A55B53" w:rsidRPr="00123177" w:rsidRDefault="00A55B53" w:rsidP="00535342">
            <w:pPr>
              <w:pStyle w:val="TableText"/>
              <w:snapToGrid w:val="0"/>
            </w:pPr>
          </w:p>
          <w:p w14:paraId="1E400674" w14:textId="77777777" w:rsidR="00A55B53" w:rsidRPr="00123177" w:rsidRDefault="00A55B53" w:rsidP="00535342">
            <w:pPr>
              <w:pStyle w:val="TableText"/>
              <w:snapToGrid w:val="0"/>
            </w:pPr>
            <w:r w:rsidRPr="00123177">
              <w:rPr>
                <w:rFonts w:eastAsia="Arial"/>
                <w:color w:val="000000" w:themeColor="text1"/>
                <w:szCs w:val="20"/>
              </w:rPr>
              <w:t>NHVDCDCHVIL @ HVDCDC_Status1 is equal to 2</w:t>
            </w:r>
            <w:r w:rsidRPr="00123177">
              <w:rPr>
                <w:rStyle w:val="ui-provider"/>
              </w:rPr>
              <w:t>(Unused_NHVDCDCHVIL_NW)</w:t>
            </w:r>
            <w:r w:rsidRPr="00123177">
              <w:rPr>
                <w:rFonts w:eastAsia="Arial"/>
                <w:color w:val="000000" w:themeColor="text1"/>
                <w:szCs w:val="20"/>
              </w:rPr>
              <w:t>.</w:t>
            </w:r>
          </w:p>
        </w:tc>
      </w:tr>
      <w:tr w:rsidR="00A55B53" w:rsidRPr="00123177" w14:paraId="4B24554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C304711"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234540" w14:textId="77777777" w:rsidR="00A55B53" w:rsidRPr="00123177" w:rsidRDefault="00A55B53" w:rsidP="00535342">
            <w:r w:rsidRPr="00123177">
              <w:rPr>
                <w:szCs w:val="20"/>
              </w:rPr>
              <w:t>Constraints is not applicable.</w:t>
            </w:r>
          </w:p>
        </w:tc>
      </w:tr>
      <w:tr w:rsidR="00A55B53" w:rsidRPr="00123177" w14:paraId="6C3764C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BE88B5D"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375151" w14:textId="77777777" w:rsidR="00A55B53" w:rsidRPr="00123177" w:rsidRDefault="00A55B53" w:rsidP="00535342">
            <w:r w:rsidRPr="00123177">
              <w:rPr>
                <w:szCs w:val="20"/>
              </w:rPr>
              <w:t>No effects on other system</w:t>
            </w:r>
          </w:p>
        </w:tc>
      </w:tr>
      <w:tr w:rsidR="00A55B53" w:rsidRPr="00123177" w14:paraId="169DB4F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422ADD1" w14:textId="77777777" w:rsidR="00A55B53" w:rsidRPr="00123177" w:rsidRDefault="00A55B53" w:rsidP="00535342">
            <w:r w:rsidRPr="00123177">
              <w:rPr>
                <w:rFonts w:eastAsia="Arial"/>
                <w:color w:val="000000" w:themeColor="text1"/>
                <w:szCs w:val="20"/>
              </w:rPr>
              <w:t>Testability with respect to test environment</w:t>
            </w:r>
          </w:p>
          <w:p w14:paraId="6172FE52" w14:textId="77777777" w:rsidR="00A55B53" w:rsidRPr="00123177" w:rsidRDefault="00A55B53" w:rsidP="00535342">
            <w:r w:rsidRPr="00123177">
              <w:rPr>
                <w:rFonts w:eastAsia="Arial"/>
                <w:color w:val="000000" w:themeColor="text1"/>
                <w:szCs w:val="20"/>
              </w:rPr>
              <w:t>(Yes/No)</w:t>
            </w:r>
          </w:p>
          <w:p w14:paraId="13937000"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3C6C2C" w14:textId="77777777" w:rsidR="00A55B53" w:rsidRPr="00123177" w:rsidRDefault="00A55B53" w:rsidP="00535342">
            <w:pPr>
              <w:pStyle w:val="TableText"/>
              <w:snapToGrid w:val="0"/>
            </w:pPr>
            <w:r w:rsidRPr="00123177">
              <w:t>YES</w:t>
            </w:r>
          </w:p>
          <w:p w14:paraId="1B0E81FE" w14:textId="77777777" w:rsidR="00A55B53" w:rsidRPr="00123177" w:rsidRDefault="00A55B53" w:rsidP="00535342"/>
        </w:tc>
      </w:tr>
      <w:tr w:rsidR="00A55B53" w:rsidRPr="00123177" w14:paraId="240338A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34D481" w14:textId="77777777" w:rsidR="00A55B53" w:rsidRPr="00123177" w:rsidRDefault="00A55B53" w:rsidP="00535342">
            <w:r w:rsidRPr="00123177">
              <w:rPr>
                <w:rFonts w:eastAsia="Arial"/>
                <w:color w:val="000000" w:themeColor="text1"/>
                <w:szCs w:val="20"/>
              </w:rPr>
              <w:t>Feasible within project constraints</w:t>
            </w:r>
          </w:p>
          <w:p w14:paraId="74C9321A" w14:textId="77777777" w:rsidR="00A55B53" w:rsidRPr="00123177" w:rsidRDefault="00A55B53" w:rsidP="00535342">
            <w:r w:rsidRPr="00123177">
              <w:rPr>
                <w:rFonts w:eastAsia="Arial"/>
                <w:color w:val="000000" w:themeColor="text1"/>
                <w:szCs w:val="20"/>
              </w:rPr>
              <w:t>(Yes/No)</w:t>
            </w:r>
          </w:p>
          <w:p w14:paraId="6593F618"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54F139" w14:textId="77777777" w:rsidR="00A55B53" w:rsidRPr="00123177" w:rsidRDefault="00A55B53" w:rsidP="00535342">
            <w:pPr>
              <w:pStyle w:val="TableText"/>
              <w:snapToGrid w:val="0"/>
            </w:pPr>
            <w:r w:rsidRPr="00123177">
              <w:t>YES</w:t>
            </w:r>
          </w:p>
          <w:p w14:paraId="6DB7173C" w14:textId="77777777" w:rsidR="00A55B53" w:rsidRPr="00123177" w:rsidRDefault="00A55B53" w:rsidP="00535342"/>
        </w:tc>
      </w:tr>
      <w:tr w:rsidR="00A55B53" w:rsidRPr="00123177" w14:paraId="53BFD87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A05E9E" w14:textId="77777777" w:rsidR="00A55B53" w:rsidRPr="00123177" w:rsidRDefault="00A55B53" w:rsidP="00535342">
            <w:r w:rsidRPr="00123177">
              <w:rPr>
                <w:rFonts w:eastAsia="Arial"/>
                <w:color w:val="000000" w:themeColor="text1"/>
                <w:szCs w:val="20"/>
              </w:rPr>
              <w:lastRenderedPageBreak/>
              <w:t>Critical</w:t>
            </w:r>
          </w:p>
          <w:p w14:paraId="655A9CFA"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450AE5" w14:textId="77777777" w:rsidR="00A55B53" w:rsidRPr="00123177" w:rsidRDefault="00A55B53" w:rsidP="00535342">
            <w:r w:rsidRPr="00123177">
              <w:t>YES</w:t>
            </w:r>
          </w:p>
        </w:tc>
      </w:tr>
      <w:tr w:rsidR="00A55B53" w:rsidRPr="00123177" w14:paraId="274E6BC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E149CC"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D8B96D" w14:textId="77777777" w:rsidR="00A55B53" w:rsidRPr="00123177" w:rsidRDefault="00A55B53" w:rsidP="00535342">
            <w:r w:rsidRPr="00123177">
              <w:t>Acceptance Criteria for this requirement should be as per SECTION-6 ACCEPTANCE CRITERIA</w:t>
            </w:r>
          </w:p>
        </w:tc>
      </w:tr>
    </w:tbl>
    <w:p w14:paraId="0689B8B1" w14:textId="77777777" w:rsidR="00A55B53" w:rsidRPr="00123177" w:rsidRDefault="00A55B53" w:rsidP="00A55B53">
      <w:pPr>
        <w:rPr>
          <w:rFonts w:eastAsia="Arial"/>
          <w:szCs w:val="20"/>
        </w:rPr>
      </w:pPr>
    </w:p>
    <w:p w14:paraId="6C7F1A64" w14:textId="77777777" w:rsidR="00A55B53" w:rsidRPr="00123177" w:rsidRDefault="00A55B53" w:rsidP="00A55B53">
      <w:pPr>
        <w:rPr>
          <w:rFonts w:eastAsia="Arial"/>
          <w:szCs w:val="20"/>
        </w:rPr>
      </w:pPr>
    </w:p>
    <w:p w14:paraId="63246217" w14:textId="77777777" w:rsidR="00A55B53" w:rsidRPr="00123177" w:rsidRDefault="00A55B53" w:rsidP="00A55B53">
      <w:pPr>
        <w:pStyle w:val="Heading5"/>
        <w:rPr>
          <w:rFonts w:eastAsia="Arial"/>
          <w:szCs w:val="20"/>
        </w:rPr>
      </w:pPr>
      <w:r w:rsidRPr="00123177">
        <w:rPr>
          <w:rFonts w:eastAsia="Arial"/>
          <w:sz w:val="20"/>
          <w:szCs w:val="20"/>
        </w:rPr>
        <w:t>Requirement against HVIL status in intact state</w:t>
      </w:r>
    </w:p>
    <w:p w14:paraId="05D3FEA0"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458BECA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0DBF3AD"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1200C7E" w14:textId="77777777" w:rsidR="00A55B53" w:rsidRPr="00123177" w:rsidRDefault="00A55B53" w:rsidP="00535342">
            <w:r w:rsidRPr="00123177">
              <w:rPr>
                <w:rFonts w:eastAsia="Arial"/>
                <w:b/>
                <w:bCs/>
                <w:color w:val="000000" w:themeColor="text1"/>
                <w:szCs w:val="20"/>
              </w:rPr>
              <w:t>Description</w:t>
            </w:r>
          </w:p>
        </w:tc>
      </w:tr>
      <w:tr w:rsidR="00A55B53" w:rsidRPr="00123177" w14:paraId="16ABA1B3"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4039DD0"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CA0842" w14:textId="77777777" w:rsidR="00A55B53" w:rsidRPr="00123177" w:rsidRDefault="00A55B53" w:rsidP="00535342">
            <w:r w:rsidRPr="00123177">
              <w:rPr>
                <w:rFonts w:eastAsia="Arial"/>
                <w:color w:val="000000" w:themeColor="text1"/>
              </w:rPr>
              <w:t>SWRS_Diag_56</w:t>
            </w:r>
          </w:p>
        </w:tc>
      </w:tr>
      <w:tr w:rsidR="00A55B53" w:rsidRPr="00123177" w14:paraId="22F08588"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166FBB6"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D34AFB" w14:textId="77777777" w:rsidR="00A55B53" w:rsidRPr="00123177" w:rsidRDefault="00A55B53" w:rsidP="00535342">
            <w:pPr>
              <w:rPr>
                <w:rFonts w:eastAsia="Arial"/>
                <w:color w:val="000000" w:themeColor="text1"/>
              </w:rPr>
            </w:pPr>
            <w:r w:rsidRPr="00123177">
              <w:rPr>
                <w:rFonts w:eastAsia="Arial"/>
                <w:color w:val="000000" w:themeColor="text1"/>
              </w:rPr>
              <w:t>SDS-HVDCDC-221</w:t>
            </w:r>
          </w:p>
        </w:tc>
      </w:tr>
      <w:tr w:rsidR="00A55B53" w:rsidRPr="00123177" w14:paraId="07B62B0E"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03F801C"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227383" w14:textId="77777777" w:rsidR="00A55B53" w:rsidRPr="00123177" w:rsidRDefault="00A55B53" w:rsidP="00535342">
            <w:pPr>
              <w:rPr>
                <w:rFonts w:eastAsia="Arial"/>
                <w:color w:val="000000" w:themeColor="text1"/>
              </w:rPr>
            </w:pPr>
            <w:r w:rsidRPr="00123177">
              <w:t>Pre C-Sample/PF3.0 Phase-2</w:t>
            </w:r>
          </w:p>
        </w:tc>
      </w:tr>
      <w:tr w:rsidR="00A55B53" w:rsidRPr="00123177" w14:paraId="791A2391"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729E7E5E"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62C486" w14:textId="77777777" w:rsidR="00A55B53" w:rsidRPr="00123177" w:rsidRDefault="00A55B53" w:rsidP="00535342">
            <w:pPr>
              <w:rPr>
                <w:rFonts w:eastAsia="Arial"/>
                <w:szCs w:val="20"/>
              </w:rPr>
            </w:pPr>
            <w:r w:rsidRPr="00123177">
              <w:rPr>
                <w:rStyle w:val="ui-provider"/>
              </w:rPr>
              <w:t>The HVDCDC shall report the HVIL status as 0 (Intact_NHVDCDCHVIL_NW) when the HVDCDC application is in intact state.</w:t>
            </w:r>
          </w:p>
        </w:tc>
      </w:tr>
      <w:tr w:rsidR="00A55B53" w:rsidRPr="00123177" w14:paraId="7C73331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AD3582D"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EAA2C6" w14:textId="77777777" w:rsidR="00A55B53" w:rsidRPr="00123177" w:rsidRDefault="00A55B53" w:rsidP="00535342">
            <w:r w:rsidRPr="00123177">
              <w:rPr>
                <w:rFonts w:eastAsia="Arial"/>
              </w:rPr>
              <w:t>No Such derived requirement is applicable.</w:t>
            </w:r>
          </w:p>
        </w:tc>
      </w:tr>
      <w:tr w:rsidR="00A55B53" w:rsidRPr="00123177" w14:paraId="64FA095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A7CA75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2BA8D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4F32C52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452D63"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EB268C"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7F2241A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9C2C335"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C7B81F" w14:textId="77777777" w:rsidR="00A55B53" w:rsidRPr="00123177" w:rsidRDefault="00A55B53" w:rsidP="00535342">
            <w:pPr>
              <w:spacing w:line="259" w:lineRule="auto"/>
            </w:pPr>
            <w:r w:rsidRPr="00123177">
              <w:t>1. The LV connector shall be connected to the 6V power supply with a 280ohm pot connected in between.</w:t>
            </w:r>
          </w:p>
          <w:p w14:paraId="5BEF5E5E" w14:textId="77777777" w:rsidR="00A55B53" w:rsidRPr="00123177" w:rsidRDefault="00A55B53" w:rsidP="00535342">
            <w:pPr>
              <w:spacing w:line="259" w:lineRule="auto"/>
            </w:pPr>
            <w:r w:rsidRPr="00123177">
              <w:t>2. The LV connector shall be connected to the GND.</w:t>
            </w:r>
          </w:p>
          <w:p w14:paraId="09042594" w14:textId="77777777" w:rsidR="00A55B53" w:rsidRPr="00123177" w:rsidRDefault="00A55B53" w:rsidP="00535342">
            <w:pPr>
              <w:spacing w:line="259" w:lineRule="auto"/>
            </w:pPr>
            <w:r w:rsidRPr="00123177">
              <w:t>3. Check the signal NHVDCDCHVIL  @ HVDCDC_Status1 on the CAN interface.</w:t>
            </w:r>
          </w:p>
        </w:tc>
      </w:tr>
      <w:tr w:rsidR="00A55B53" w:rsidRPr="00123177" w14:paraId="269CE2A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03EA2C6"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F77BCA"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CAN messages shall be observed on the MCAN interface</w:t>
            </w:r>
          </w:p>
          <w:p w14:paraId="7A54E9DE"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NHVDCDCHVIL @ HVDCDC_Status1 is equal to 0 </w:t>
            </w:r>
            <w:r w:rsidRPr="00123177">
              <w:rPr>
                <w:rStyle w:val="ui-provider"/>
              </w:rPr>
              <w:t>(Intact_NHVDCDCHVIL_NW)</w:t>
            </w:r>
            <w:r w:rsidRPr="00123177">
              <w:rPr>
                <w:rFonts w:eastAsia="Arial"/>
                <w:color w:val="000000" w:themeColor="text1"/>
                <w:szCs w:val="20"/>
              </w:rPr>
              <w:t>.</w:t>
            </w:r>
          </w:p>
        </w:tc>
      </w:tr>
      <w:tr w:rsidR="00A55B53" w:rsidRPr="00123177" w14:paraId="5646736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BB02E5B"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EF4567" w14:textId="77777777" w:rsidR="00A55B53" w:rsidRPr="00123177" w:rsidRDefault="00A55B53" w:rsidP="00535342">
            <w:pPr>
              <w:spacing w:line="259" w:lineRule="auto"/>
              <w:rPr>
                <w:rFonts w:eastAsia="Arial"/>
              </w:rPr>
            </w:pPr>
            <w:r w:rsidRPr="00123177">
              <w:rPr>
                <w:rFonts w:eastAsia="Arial"/>
              </w:rPr>
              <w:t xml:space="preserve">The HVDCDC shall reports the HVIL status as 0 </w:t>
            </w:r>
            <w:r w:rsidRPr="00123177">
              <w:rPr>
                <w:rStyle w:val="ui-provider"/>
              </w:rPr>
              <w:t>(Intact_NHVDCDCHVIL_NW)</w:t>
            </w:r>
            <w:r w:rsidRPr="00123177">
              <w:rPr>
                <w:rFonts w:eastAsia="Arial"/>
              </w:rPr>
              <w:t xml:space="preserve"> when the HVDCDC HVIL is in intact state.</w:t>
            </w:r>
          </w:p>
        </w:tc>
      </w:tr>
      <w:tr w:rsidR="00A55B53" w:rsidRPr="00123177" w14:paraId="4C9FD30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C73C31"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5D1FF5" w14:textId="77777777" w:rsidR="00A55B53" w:rsidRPr="00123177" w:rsidRDefault="00A55B53" w:rsidP="00535342">
            <w:r w:rsidRPr="00123177">
              <w:t>No such mandatory fields is applicable.</w:t>
            </w:r>
          </w:p>
        </w:tc>
      </w:tr>
      <w:tr w:rsidR="00A55B53" w:rsidRPr="00123177" w14:paraId="5B22E8F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6F3891"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D9CCA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The HVDCDC application shall be in Standby state, the value of CAN signal HVDCDCStatus @ HVDCDC_Status1 shall equal to 0x0 ("Standby"), and signal NHVDCDCStatusDebug @ HVDCDC_Debug shall equal to 0x0 ("Standby").</w:t>
            </w:r>
          </w:p>
          <w:p w14:paraId="498DAC97" w14:textId="77777777" w:rsidR="00A55B53" w:rsidRPr="00123177" w:rsidRDefault="00A55B53" w:rsidP="00535342">
            <w:r w:rsidRPr="00123177">
              <w:rPr>
                <w:rFonts w:eastAsia="Arial"/>
                <w:color w:val="000000" w:themeColor="text1"/>
                <w:szCs w:val="20"/>
              </w:rPr>
              <w:t>2. No fault shall be raised, Value of CAN signal NHVDCDCFault @ HVDCDC_Status1 shall equal to 0</w:t>
            </w:r>
          </w:p>
        </w:tc>
      </w:tr>
      <w:tr w:rsidR="00A55B53" w:rsidRPr="00123177" w14:paraId="3FBFC7F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550D400"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E1F6A3" w14:textId="77777777" w:rsidR="00A55B53" w:rsidRPr="00123177" w:rsidRDefault="00A55B53" w:rsidP="00535342">
            <w:r w:rsidRPr="00123177">
              <w:rPr>
                <w:szCs w:val="20"/>
              </w:rPr>
              <w:t>Default values shall be applicable with respect to Pre-Loaded Values</w:t>
            </w:r>
          </w:p>
        </w:tc>
      </w:tr>
      <w:tr w:rsidR="00A55B53" w:rsidRPr="00123177" w14:paraId="0152635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675F7E"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C73BEB" w14:textId="77777777" w:rsidR="00A55B53" w:rsidRPr="00123177" w:rsidRDefault="00A55B53" w:rsidP="00535342">
            <w:r w:rsidRPr="00123177">
              <w:rPr>
                <w:szCs w:val="20"/>
              </w:rPr>
              <w:t>Valid range value is not required.</w:t>
            </w:r>
          </w:p>
        </w:tc>
      </w:tr>
      <w:tr w:rsidR="00A55B53" w:rsidRPr="00123177" w14:paraId="0FB15A0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0BABB14" w14:textId="77777777" w:rsidR="00A55B53" w:rsidRPr="00123177" w:rsidRDefault="00A55B53" w:rsidP="00535342">
            <w:r w:rsidRPr="00123177">
              <w:rPr>
                <w:rFonts w:eastAsia="Arial"/>
                <w:color w:val="000000" w:themeColor="text1"/>
                <w:szCs w:val="20"/>
              </w:rPr>
              <w:lastRenderedPageBreak/>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A7D55F" w14:textId="77777777" w:rsidR="00A55B53" w:rsidRPr="00123177" w:rsidRDefault="00A55B53" w:rsidP="00535342">
            <w:r w:rsidRPr="00123177">
              <w:rPr>
                <w:szCs w:val="20"/>
              </w:rPr>
              <w:t>Data latency period is not applicable</w:t>
            </w:r>
          </w:p>
        </w:tc>
      </w:tr>
      <w:tr w:rsidR="00A55B53" w:rsidRPr="00123177" w14:paraId="5782611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1D89BF0"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E2F94B" w14:textId="77777777" w:rsidR="00A55B53" w:rsidRPr="00123177" w:rsidRDefault="00A55B53" w:rsidP="00535342">
            <w:r w:rsidRPr="00123177">
              <w:rPr>
                <w:szCs w:val="20"/>
              </w:rPr>
              <w:t>Data Retention period is not applicable.</w:t>
            </w:r>
          </w:p>
        </w:tc>
      </w:tr>
      <w:tr w:rsidR="00A55B53" w:rsidRPr="00123177" w14:paraId="223153A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D303E6"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495AE9" w14:textId="77777777" w:rsidR="00A55B53" w:rsidRPr="00123177" w:rsidRDefault="00A55B53" w:rsidP="00535342">
            <w:r w:rsidRPr="00123177">
              <w:rPr>
                <w:szCs w:val="20"/>
              </w:rPr>
              <w:t>Data rate is not applicable.</w:t>
            </w:r>
          </w:p>
        </w:tc>
      </w:tr>
      <w:tr w:rsidR="00A55B53" w:rsidRPr="00123177" w14:paraId="204BBDB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62A0DB"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C1C913"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00A7528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4BABB5A"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B22E4E" w14:textId="77777777" w:rsidR="00A55B53" w:rsidRPr="00123177" w:rsidRDefault="00A55B53" w:rsidP="00535342">
            <w:r w:rsidRPr="00123177">
              <w:rPr>
                <w:szCs w:val="20"/>
              </w:rPr>
              <w:t>Temporal event is not applicable.</w:t>
            </w:r>
          </w:p>
        </w:tc>
      </w:tr>
      <w:tr w:rsidR="00A55B53" w:rsidRPr="00123177" w14:paraId="58CBD99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161056" w14:textId="77777777" w:rsidR="00A55B53" w:rsidRPr="00123177" w:rsidRDefault="00A55B53" w:rsidP="00535342">
            <w:r w:rsidRPr="00123177">
              <w:rPr>
                <w:rFonts w:eastAsia="Arial"/>
                <w:color w:val="000000" w:themeColor="text1"/>
                <w:szCs w:val="20"/>
              </w:rPr>
              <w:t xml:space="preserve">Validation Rules/ </w:t>
            </w:r>
          </w:p>
          <w:p w14:paraId="1F7D806C"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B471A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17927FE" w14:textId="77777777" w:rsidR="00A55B53" w:rsidRPr="00123177" w:rsidRDefault="00A55B53" w:rsidP="00535342">
            <w:pPr>
              <w:pStyle w:val="TableText"/>
              <w:snapToGrid w:val="0"/>
            </w:pPr>
          </w:p>
          <w:p w14:paraId="3FFFF0F6" w14:textId="77777777" w:rsidR="00A55B53" w:rsidRPr="00123177" w:rsidRDefault="00A55B53" w:rsidP="00535342">
            <w:pPr>
              <w:pStyle w:val="TableText"/>
              <w:snapToGrid w:val="0"/>
            </w:pPr>
            <w:r w:rsidRPr="00123177">
              <w:rPr>
                <w:rFonts w:eastAsia="Arial"/>
                <w:color w:val="000000" w:themeColor="text1"/>
                <w:szCs w:val="20"/>
              </w:rPr>
              <w:t>NHVDCDCHVIL @ HVDCDC_Status1 is equal to 0</w:t>
            </w:r>
            <w:r w:rsidRPr="00123177">
              <w:rPr>
                <w:rStyle w:val="ui-provider"/>
              </w:rPr>
              <w:t>(Intact _NHVDCDCHVIL_NW)</w:t>
            </w:r>
            <w:r w:rsidRPr="00123177">
              <w:rPr>
                <w:rFonts w:eastAsia="Arial"/>
                <w:color w:val="000000" w:themeColor="text1"/>
                <w:szCs w:val="20"/>
              </w:rPr>
              <w:t>..</w:t>
            </w:r>
          </w:p>
        </w:tc>
      </w:tr>
      <w:tr w:rsidR="00A55B53" w:rsidRPr="00123177" w14:paraId="1DBB15E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F67F55D"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3CB365" w14:textId="77777777" w:rsidR="00A55B53" w:rsidRPr="00123177" w:rsidRDefault="00A55B53" w:rsidP="00535342">
            <w:r w:rsidRPr="00123177">
              <w:rPr>
                <w:szCs w:val="20"/>
              </w:rPr>
              <w:t>Constraints is not applicable.</w:t>
            </w:r>
          </w:p>
        </w:tc>
      </w:tr>
      <w:tr w:rsidR="00A55B53" w:rsidRPr="00123177" w14:paraId="76B74EE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D438A65"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2111DF" w14:textId="77777777" w:rsidR="00A55B53" w:rsidRPr="00123177" w:rsidRDefault="00A55B53" w:rsidP="00535342">
            <w:r w:rsidRPr="00123177">
              <w:rPr>
                <w:szCs w:val="20"/>
              </w:rPr>
              <w:t>No effects on other system</w:t>
            </w:r>
          </w:p>
        </w:tc>
      </w:tr>
      <w:tr w:rsidR="00A55B53" w:rsidRPr="00123177" w14:paraId="144D38A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15C0621" w14:textId="77777777" w:rsidR="00A55B53" w:rsidRPr="00123177" w:rsidRDefault="00A55B53" w:rsidP="00535342">
            <w:r w:rsidRPr="00123177">
              <w:rPr>
                <w:rFonts w:eastAsia="Arial"/>
                <w:color w:val="000000" w:themeColor="text1"/>
                <w:szCs w:val="20"/>
              </w:rPr>
              <w:t>Testability with respect to test environment</w:t>
            </w:r>
          </w:p>
          <w:p w14:paraId="726421FC" w14:textId="77777777" w:rsidR="00A55B53" w:rsidRPr="00123177" w:rsidRDefault="00A55B53" w:rsidP="00535342">
            <w:r w:rsidRPr="00123177">
              <w:rPr>
                <w:rFonts w:eastAsia="Arial"/>
                <w:color w:val="000000" w:themeColor="text1"/>
                <w:szCs w:val="20"/>
              </w:rPr>
              <w:t>(Yes/No)</w:t>
            </w:r>
          </w:p>
          <w:p w14:paraId="0678C673"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61CDAB" w14:textId="77777777" w:rsidR="00A55B53" w:rsidRPr="00123177" w:rsidRDefault="00A55B53" w:rsidP="00535342">
            <w:pPr>
              <w:pStyle w:val="TableText"/>
              <w:snapToGrid w:val="0"/>
            </w:pPr>
            <w:r w:rsidRPr="00123177">
              <w:t>YES</w:t>
            </w:r>
          </w:p>
          <w:p w14:paraId="5D1BF32F" w14:textId="77777777" w:rsidR="00A55B53" w:rsidRPr="00123177" w:rsidRDefault="00A55B53" w:rsidP="00535342"/>
        </w:tc>
      </w:tr>
      <w:tr w:rsidR="00A55B53" w:rsidRPr="00123177" w14:paraId="62B05C8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1832BB1" w14:textId="77777777" w:rsidR="00A55B53" w:rsidRPr="00123177" w:rsidRDefault="00A55B53" w:rsidP="00535342">
            <w:r w:rsidRPr="00123177">
              <w:rPr>
                <w:rFonts w:eastAsia="Arial"/>
                <w:color w:val="000000" w:themeColor="text1"/>
                <w:szCs w:val="20"/>
              </w:rPr>
              <w:t>Feasible within project constraints</w:t>
            </w:r>
          </w:p>
          <w:p w14:paraId="50301B03" w14:textId="77777777" w:rsidR="00A55B53" w:rsidRPr="00123177" w:rsidRDefault="00A55B53" w:rsidP="00535342">
            <w:r w:rsidRPr="00123177">
              <w:rPr>
                <w:rFonts w:eastAsia="Arial"/>
                <w:color w:val="000000" w:themeColor="text1"/>
                <w:szCs w:val="20"/>
              </w:rPr>
              <w:t>(Yes/No)</w:t>
            </w:r>
          </w:p>
          <w:p w14:paraId="608929B7" w14:textId="77777777" w:rsidR="00A55B53" w:rsidRPr="00123177" w:rsidRDefault="00A55B53" w:rsidP="00535342">
            <w:r w:rsidRPr="00123177">
              <w:rPr>
                <w:rFonts w:eastAsia="Arial"/>
                <w:i/>
                <w:iCs/>
                <w:color w:val="000000" w:themeColor="text1"/>
                <w:szCs w:val="20"/>
              </w:rPr>
              <w:t xml:space="preserve">Note: Add the impact of requirement on operating </w:t>
            </w:r>
            <w:r w:rsidRPr="00123177">
              <w:rPr>
                <w:rFonts w:eastAsia="Arial"/>
                <w:i/>
                <w:iCs/>
                <w:color w:val="000000" w:themeColor="text1"/>
                <w:szCs w:val="20"/>
              </w:rPr>
              <w:lastRenderedPageBreak/>
              <w:t>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123357" w14:textId="77777777" w:rsidR="00A55B53" w:rsidRPr="00123177" w:rsidRDefault="00A55B53" w:rsidP="00535342">
            <w:pPr>
              <w:pStyle w:val="TableText"/>
              <w:snapToGrid w:val="0"/>
            </w:pPr>
            <w:r w:rsidRPr="00123177">
              <w:lastRenderedPageBreak/>
              <w:t>YES</w:t>
            </w:r>
          </w:p>
          <w:p w14:paraId="1A484CA0" w14:textId="77777777" w:rsidR="00A55B53" w:rsidRPr="00123177" w:rsidRDefault="00A55B53" w:rsidP="00535342"/>
        </w:tc>
      </w:tr>
      <w:tr w:rsidR="00A55B53" w:rsidRPr="00123177" w14:paraId="1D1233C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2DBA9E6" w14:textId="77777777" w:rsidR="00A55B53" w:rsidRPr="00123177" w:rsidRDefault="00A55B53" w:rsidP="00535342">
            <w:r w:rsidRPr="00123177">
              <w:rPr>
                <w:rFonts w:eastAsia="Arial"/>
                <w:color w:val="000000" w:themeColor="text1"/>
                <w:szCs w:val="20"/>
              </w:rPr>
              <w:t>Critical</w:t>
            </w:r>
          </w:p>
          <w:p w14:paraId="6011AF20"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783EE9" w14:textId="77777777" w:rsidR="00A55B53" w:rsidRPr="00123177" w:rsidRDefault="00A55B53" w:rsidP="00535342">
            <w:r w:rsidRPr="00123177">
              <w:t>YES</w:t>
            </w:r>
          </w:p>
        </w:tc>
      </w:tr>
      <w:tr w:rsidR="00A55B53" w:rsidRPr="00123177" w14:paraId="7E9AA29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E594FE7"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5B3F5D" w14:textId="77777777" w:rsidR="00A55B53" w:rsidRPr="00123177" w:rsidRDefault="00A55B53" w:rsidP="00535342">
            <w:r w:rsidRPr="00123177">
              <w:t>Acceptance Criteria for this requirement should be as per SECTION-6 ACCEPTANCE CRITERIA</w:t>
            </w:r>
          </w:p>
        </w:tc>
      </w:tr>
    </w:tbl>
    <w:p w14:paraId="0D5C1921" w14:textId="77777777" w:rsidR="00A55B53" w:rsidRPr="00123177" w:rsidRDefault="00A55B53" w:rsidP="00A55B53">
      <w:pPr>
        <w:rPr>
          <w:rFonts w:eastAsia="Arial"/>
          <w:szCs w:val="20"/>
        </w:rPr>
      </w:pPr>
    </w:p>
    <w:p w14:paraId="213CC927" w14:textId="77777777" w:rsidR="00A55B53" w:rsidRPr="00123177" w:rsidRDefault="00A55B53" w:rsidP="00A55B53">
      <w:pPr>
        <w:rPr>
          <w:rFonts w:eastAsia="Arial"/>
          <w:szCs w:val="20"/>
        </w:rPr>
      </w:pPr>
    </w:p>
    <w:p w14:paraId="33FD9F8E" w14:textId="77777777" w:rsidR="00A55B53" w:rsidRPr="00123177" w:rsidRDefault="00A55B53" w:rsidP="00A55B53">
      <w:pPr>
        <w:pStyle w:val="Heading5"/>
        <w:rPr>
          <w:rFonts w:eastAsia="Arial"/>
          <w:szCs w:val="20"/>
        </w:rPr>
      </w:pPr>
      <w:r w:rsidRPr="00123177">
        <w:rPr>
          <w:rFonts w:eastAsia="Arial"/>
          <w:sz w:val="20"/>
          <w:szCs w:val="20"/>
        </w:rPr>
        <w:t>Requirement against HVIL status when application is in open state</w:t>
      </w:r>
    </w:p>
    <w:p w14:paraId="23DEE1E1"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1DB132D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88C3FAB"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7734F2C" w14:textId="77777777" w:rsidR="00A55B53" w:rsidRPr="00123177" w:rsidRDefault="00A55B53" w:rsidP="00535342">
            <w:r w:rsidRPr="00123177">
              <w:rPr>
                <w:rFonts w:eastAsia="Arial"/>
                <w:b/>
                <w:bCs/>
                <w:color w:val="000000" w:themeColor="text1"/>
                <w:szCs w:val="20"/>
              </w:rPr>
              <w:t>Description</w:t>
            </w:r>
          </w:p>
        </w:tc>
      </w:tr>
      <w:tr w:rsidR="00A55B53" w:rsidRPr="00123177" w14:paraId="529C356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1F80C4B"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FC56D7" w14:textId="77777777" w:rsidR="00A55B53" w:rsidRPr="00123177" w:rsidRDefault="00A55B53" w:rsidP="00535342">
            <w:r w:rsidRPr="00123177">
              <w:rPr>
                <w:rFonts w:eastAsia="Arial"/>
                <w:color w:val="000000" w:themeColor="text1"/>
              </w:rPr>
              <w:t>SWRS_Diag_57</w:t>
            </w:r>
          </w:p>
        </w:tc>
      </w:tr>
      <w:tr w:rsidR="00A55B53" w:rsidRPr="00123177" w14:paraId="3E9EF38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DBA365E"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C48E95" w14:textId="77777777" w:rsidR="00A55B53" w:rsidRPr="00123177" w:rsidRDefault="00A55B53" w:rsidP="00535342">
            <w:pPr>
              <w:rPr>
                <w:rFonts w:eastAsia="Arial"/>
                <w:color w:val="000000" w:themeColor="text1"/>
              </w:rPr>
            </w:pPr>
            <w:r w:rsidRPr="00123177">
              <w:rPr>
                <w:rFonts w:eastAsia="Arial"/>
                <w:color w:val="000000" w:themeColor="text1"/>
              </w:rPr>
              <w:t>SDS-HVDCDC-221</w:t>
            </w:r>
          </w:p>
        </w:tc>
      </w:tr>
      <w:tr w:rsidR="00A55B53" w:rsidRPr="00123177" w14:paraId="48A0942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2F220CA"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E0EAE8" w14:textId="77777777" w:rsidR="00A55B53" w:rsidRPr="00123177" w:rsidRDefault="00A55B53" w:rsidP="00535342">
            <w:pPr>
              <w:rPr>
                <w:rFonts w:eastAsia="Arial"/>
                <w:color w:val="000000" w:themeColor="text1"/>
              </w:rPr>
            </w:pPr>
            <w:r w:rsidRPr="00123177">
              <w:t>Pre C-Sample/PF3.0 Phase-2</w:t>
            </w:r>
          </w:p>
        </w:tc>
      </w:tr>
      <w:tr w:rsidR="00A55B53" w:rsidRPr="00123177" w14:paraId="1C4373C4"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535FABA0"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47F9B6" w14:textId="77777777" w:rsidR="00A55B53" w:rsidRPr="00123177" w:rsidRDefault="00A55B53" w:rsidP="00535342">
            <w:pPr>
              <w:rPr>
                <w:rFonts w:eastAsia="Arial"/>
                <w:szCs w:val="20"/>
              </w:rPr>
            </w:pPr>
            <w:r w:rsidRPr="00123177">
              <w:rPr>
                <w:rStyle w:val="ui-provider"/>
              </w:rPr>
              <w:t>The HVDCDC shall report the HVIL status as 1 (Open_NHVDCDCHVIL_NW) when the HVDCDC application is in open state.</w:t>
            </w:r>
          </w:p>
        </w:tc>
      </w:tr>
      <w:tr w:rsidR="00A55B53" w:rsidRPr="00123177" w14:paraId="3CBEC28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BCE5F7"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CF24AD" w14:textId="77777777" w:rsidR="00A55B53" w:rsidRPr="00123177" w:rsidRDefault="00A55B53" w:rsidP="00535342">
            <w:r w:rsidRPr="00123177">
              <w:rPr>
                <w:rFonts w:eastAsia="Arial"/>
              </w:rPr>
              <w:t>No Such derived requirement is applicable.</w:t>
            </w:r>
          </w:p>
        </w:tc>
      </w:tr>
      <w:tr w:rsidR="00A55B53" w:rsidRPr="00123177" w14:paraId="79D41FD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D3ACD4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E1004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3CCDC1A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D5A370"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EBEC1B"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2CDEEC3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8A97E8"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F26544" w14:textId="77777777" w:rsidR="00A55B53" w:rsidRPr="00123177" w:rsidRDefault="00A55B53" w:rsidP="00535342">
            <w:pPr>
              <w:spacing w:line="259" w:lineRule="auto"/>
            </w:pPr>
            <w:r w:rsidRPr="00123177">
              <w:t xml:space="preserve">1. Provide the HVIL circuit open loop by </w:t>
            </w:r>
            <w:commentRangeStart w:id="186"/>
            <w:r w:rsidRPr="00123177">
              <w:t xml:space="preserve">removing 6V </w:t>
            </w:r>
            <w:commentRangeEnd w:id="186"/>
            <w:r w:rsidRPr="00123177">
              <w:rPr>
                <w:rStyle w:val="CommentReference"/>
                <w:sz w:val="24"/>
                <w:szCs w:val="24"/>
              </w:rPr>
              <w:commentReference w:id="186"/>
            </w:r>
            <w:r w:rsidRPr="00123177">
              <w:t>power from the LV connector.</w:t>
            </w:r>
          </w:p>
          <w:p w14:paraId="0D23AE35" w14:textId="77777777" w:rsidR="00A55B53" w:rsidRPr="00123177" w:rsidRDefault="00A55B53" w:rsidP="00535342">
            <w:pPr>
              <w:spacing w:line="259" w:lineRule="auto"/>
            </w:pPr>
            <w:r w:rsidRPr="00123177">
              <w:t>2. Check the signal NHVDCDCHVIL  @ HVDCDC_Status1 on the CAN interface.</w:t>
            </w:r>
          </w:p>
        </w:tc>
      </w:tr>
      <w:tr w:rsidR="00A55B53" w:rsidRPr="00123177" w14:paraId="318FE31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F17CB78"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E5B939"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CAN messages shall be observed on the MCAN interface</w:t>
            </w:r>
          </w:p>
          <w:p w14:paraId="5DFF98A5"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NHVDCDCHVIL @ HVDCDC_Status1 is equal to 1</w:t>
            </w:r>
            <w:r w:rsidRPr="00123177">
              <w:rPr>
                <w:rStyle w:val="ui-provider"/>
              </w:rPr>
              <w:t>(Open_NHVDCDCHVIL_NW)</w:t>
            </w:r>
            <w:r w:rsidRPr="00123177">
              <w:rPr>
                <w:rFonts w:eastAsia="Arial"/>
                <w:color w:val="000000" w:themeColor="text1"/>
                <w:szCs w:val="20"/>
              </w:rPr>
              <w:t>.</w:t>
            </w:r>
          </w:p>
        </w:tc>
      </w:tr>
      <w:tr w:rsidR="00A55B53" w:rsidRPr="00123177" w14:paraId="7CBDE59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807811B"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F0D8E7" w14:textId="77777777" w:rsidR="00A55B53" w:rsidRPr="00123177" w:rsidRDefault="00A55B53" w:rsidP="00535342">
            <w:pPr>
              <w:spacing w:line="259" w:lineRule="auto"/>
              <w:rPr>
                <w:rFonts w:eastAsia="Arial"/>
              </w:rPr>
            </w:pPr>
            <w:r w:rsidRPr="00123177">
              <w:rPr>
                <w:rFonts w:eastAsia="Arial"/>
              </w:rPr>
              <w:t xml:space="preserve">The HVDCDC shall reports the HVIL status as 1 </w:t>
            </w:r>
            <w:r w:rsidRPr="00123177">
              <w:rPr>
                <w:rStyle w:val="ui-provider"/>
              </w:rPr>
              <w:t xml:space="preserve">(Open_NHVDCDCHVIL_NW) </w:t>
            </w:r>
            <w:r w:rsidRPr="00123177">
              <w:rPr>
                <w:rFonts w:eastAsia="Arial"/>
              </w:rPr>
              <w:t>when the HVDCDC HVIL is in open state.</w:t>
            </w:r>
          </w:p>
        </w:tc>
      </w:tr>
      <w:tr w:rsidR="00A55B53" w:rsidRPr="00123177" w14:paraId="1D939E8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1CC8BD"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4DC537" w14:textId="77777777" w:rsidR="00A55B53" w:rsidRPr="00123177" w:rsidRDefault="00A55B53" w:rsidP="00535342">
            <w:r w:rsidRPr="00123177">
              <w:t>No such mandatory fields is applicable.</w:t>
            </w:r>
          </w:p>
        </w:tc>
      </w:tr>
      <w:tr w:rsidR="00A55B53" w:rsidRPr="00123177" w14:paraId="55FA5E9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33683AE"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6678B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The HVDCDC application shall be in Standby state, the value of CAN signal HVDCDCStatus @ HVDCDC_Status1 shall equal to 0x0 ("Standby"), and signal NHVDCDCStatusDebug @ HVDCDC_Debug shall equal to 0x0 ("Standby").</w:t>
            </w:r>
          </w:p>
          <w:p w14:paraId="7F32ABEB" w14:textId="77777777" w:rsidR="00A55B53" w:rsidRPr="00123177" w:rsidRDefault="00A55B53" w:rsidP="00535342">
            <w:r w:rsidRPr="00123177">
              <w:rPr>
                <w:rFonts w:eastAsia="Arial"/>
                <w:color w:val="000000" w:themeColor="text1"/>
                <w:szCs w:val="20"/>
              </w:rPr>
              <w:t>2. No fault shall be raised, Value of CAN signal NHVDCDCFault @ HVDCDC_Status1 shall equal to 0</w:t>
            </w:r>
          </w:p>
        </w:tc>
      </w:tr>
      <w:tr w:rsidR="00A55B53" w:rsidRPr="00123177" w14:paraId="144F1DF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0BA964"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6E0F56" w14:textId="77777777" w:rsidR="00A55B53" w:rsidRPr="00123177" w:rsidRDefault="00A55B53" w:rsidP="00535342">
            <w:r w:rsidRPr="00123177">
              <w:rPr>
                <w:szCs w:val="20"/>
              </w:rPr>
              <w:t>Default values shall be applicable with respect to Pre-Loaded Values</w:t>
            </w:r>
          </w:p>
        </w:tc>
      </w:tr>
      <w:tr w:rsidR="00A55B53" w:rsidRPr="00123177" w14:paraId="008A0C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A3CD210" w14:textId="77777777" w:rsidR="00A55B53" w:rsidRPr="00123177" w:rsidRDefault="00A55B53" w:rsidP="00535342">
            <w:r w:rsidRPr="00123177">
              <w:rPr>
                <w:rFonts w:eastAsia="Arial"/>
                <w:color w:val="000000" w:themeColor="text1"/>
                <w:szCs w:val="20"/>
              </w:rPr>
              <w:lastRenderedPageBreak/>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538109" w14:textId="77777777" w:rsidR="00A55B53" w:rsidRPr="00123177" w:rsidRDefault="00A55B53" w:rsidP="00535342">
            <w:r w:rsidRPr="00123177">
              <w:rPr>
                <w:szCs w:val="20"/>
              </w:rPr>
              <w:t>Valid range value is not required.</w:t>
            </w:r>
          </w:p>
        </w:tc>
      </w:tr>
      <w:tr w:rsidR="00A55B53" w:rsidRPr="00123177" w14:paraId="21092D1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B035A91"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B65C8B" w14:textId="77777777" w:rsidR="00A55B53" w:rsidRPr="00123177" w:rsidRDefault="00A55B53" w:rsidP="00535342">
            <w:r w:rsidRPr="00123177">
              <w:rPr>
                <w:szCs w:val="20"/>
              </w:rPr>
              <w:t>Data latency period is not applicable</w:t>
            </w:r>
          </w:p>
        </w:tc>
      </w:tr>
      <w:tr w:rsidR="00A55B53" w:rsidRPr="00123177" w14:paraId="0D56420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812C694"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592111" w14:textId="77777777" w:rsidR="00A55B53" w:rsidRPr="00123177" w:rsidRDefault="00A55B53" w:rsidP="00535342">
            <w:r w:rsidRPr="00123177">
              <w:rPr>
                <w:szCs w:val="20"/>
              </w:rPr>
              <w:t>Data Retention period is not applicable.</w:t>
            </w:r>
          </w:p>
        </w:tc>
      </w:tr>
      <w:tr w:rsidR="00A55B53" w:rsidRPr="00123177" w14:paraId="375A717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1309B07"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B83F20" w14:textId="77777777" w:rsidR="00A55B53" w:rsidRPr="00123177" w:rsidRDefault="00A55B53" w:rsidP="00535342">
            <w:r w:rsidRPr="00123177">
              <w:rPr>
                <w:szCs w:val="20"/>
              </w:rPr>
              <w:t>Data rate is not applicable.</w:t>
            </w:r>
          </w:p>
        </w:tc>
      </w:tr>
      <w:tr w:rsidR="00A55B53" w:rsidRPr="00123177" w14:paraId="40D77BE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3BF969C"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019C57"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389C53E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5B89BD8"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3F61EB" w14:textId="77777777" w:rsidR="00A55B53" w:rsidRPr="00123177" w:rsidRDefault="00A55B53" w:rsidP="00535342">
            <w:r w:rsidRPr="00123177">
              <w:rPr>
                <w:szCs w:val="20"/>
              </w:rPr>
              <w:t>Temporal event is not applicable.</w:t>
            </w:r>
          </w:p>
        </w:tc>
      </w:tr>
      <w:tr w:rsidR="00A55B53" w:rsidRPr="00123177" w14:paraId="66D9974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04BB575" w14:textId="77777777" w:rsidR="00A55B53" w:rsidRPr="00123177" w:rsidRDefault="00A55B53" w:rsidP="00535342">
            <w:r w:rsidRPr="00123177">
              <w:rPr>
                <w:rFonts w:eastAsia="Arial"/>
                <w:color w:val="000000" w:themeColor="text1"/>
                <w:szCs w:val="20"/>
              </w:rPr>
              <w:t xml:space="preserve">Validation Rules/ </w:t>
            </w:r>
          </w:p>
          <w:p w14:paraId="537D42F6"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7EC21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4E7D2D4" w14:textId="77777777" w:rsidR="00A55B53" w:rsidRPr="00123177" w:rsidRDefault="00A55B53" w:rsidP="00535342">
            <w:pPr>
              <w:pStyle w:val="TableText"/>
              <w:snapToGrid w:val="0"/>
            </w:pPr>
          </w:p>
          <w:p w14:paraId="6C8FE1E2" w14:textId="77777777" w:rsidR="00A55B53" w:rsidRPr="00123177" w:rsidRDefault="00A55B53" w:rsidP="00535342">
            <w:pPr>
              <w:pStyle w:val="TableText"/>
              <w:snapToGrid w:val="0"/>
            </w:pPr>
            <w:r w:rsidRPr="00123177">
              <w:rPr>
                <w:rFonts w:eastAsia="Arial"/>
                <w:color w:val="000000" w:themeColor="text1"/>
                <w:szCs w:val="20"/>
              </w:rPr>
              <w:t>NHVDCDCHVIL @ HVDCDC_Status1 is equal to 1</w:t>
            </w:r>
            <w:r w:rsidRPr="00123177">
              <w:rPr>
                <w:rStyle w:val="ui-provider"/>
              </w:rPr>
              <w:t>(Open _NHVDCDCHVIL_NW)</w:t>
            </w:r>
            <w:r w:rsidRPr="00123177">
              <w:rPr>
                <w:rFonts w:eastAsia="Arial"/>
                <w:color w:val="000000" w:themeColor="text1"/>
                <w:szCs w:val="20"/>
              </w:rPr>
              <w:t>..</w:t>
            </w:r>
          </w:p>
        </w:tc>
      </w:tr>
      <w:tr w:rsidR="00A55B53" w:rsidRPr="00123177" w14:paraId="3F39B31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48C9811"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B29CE4" w14:textId="77777777" w:rsidR="00A55B53" w:rsidRPr="00123177" w:rsidRDefault="00A55B53" w:rsidP="00535342">
            <w:r w:rsidRPr="00123177">
              <w:rPr>
                <w:szCs w:val="20"/>
              </w:rPr>
              <w:t>Constraints is not applicable.</w:t>
            </w:r>
          </w:p>
        </w:tc>
      </w:tr>
      <w:tr w:rsidR="00A55B53" w:rsidRPr="00123177" w14:paraId="2ECE4D6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3975DA8"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F0BEA4" w14:textId="77777777" w:rsidR="00A55B53" w:rsidRPr="00123177" w:rsidRDefault="00A55B53" w:rsidP="00535342">
            <w:r w:rsidRPr="00123177">
              <w:rPr>
                <w:szCs w:val="20"/>
              </w:rPr>
              <w:t>No effects on other system</w:t>
            </w:r>
          </w:p>
        </w:tc>
      </w:tr>
      <w:tr w:rsidR="00A55B53" w:rsidRPr="00123177" w14:paraId="2C0CAA6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7D431D" w14:textId="77777777" w:rsidR="00A55B53" w:rsidRPr="00123177" w:rsidRDefault="00A55B53" w:rsidP="00535342">
            <w:r w:rsidRPr="00123177">
              <w:rPr>
                <w:rFonts w:eastAsia="Arial"/>
                <w:color w:val="000000" w:themeColor="text1"/>
                <w:szCs w:val="20"/>
              </w:rPr>
              <w:t>Testability with respect to test environment</w:t>
            </w:r>
          </w:p>
          <w:p w14:paraId="4F847FD2" w14:textId="77777777" w:rsidR="00A55B53" w:rsidRPr="00123177" w:rsidRDefault="00A55B53" w:rsidP="00535342">
            <w:r w:rsidRPr="00123177">
              <w:rPr>
                <w:rFonts w:eastAsia="Arial"/>
                <w:color w:val="000000" w:themeColor="text1"/>
                <w:szCs w:val="20"/>
              </w:rPr>
              <w:t>(Yes/No)</w:t>
            </w:r>
          </w:p>
          <w:p w14:paraId="29287A00"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DD1C42" w14:textId="77777777" w:rsidR="00A55B53" w:rsidRPr="00123177" w:rsidRDefault="00A55B53" w:rsidP="00535342">
            <w:pPr>
              <w:pStyle w:val="TableText"/>
              <w:snapToGrid w:val="0"/>
            </w:pPr>
            <w:r w:rsidRPr="00123177">
              <w:t>YES</w:t>
            </w:r>
          </w:p>
          <w:p w14:paraId="0D91C3AE" w14:textId="77777777" w:rsidR="00A55B53" w:rsidRPr="00123177" w:rsidRDefault="00A55B53" w:rsidP="00535342"/>
        </w:tc>
      </w:tr>
      <w:tr w:rsidR="00A55B53" w:rsidRPr="00123177" w14:paraId="24B718A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F2E49F" w14:textId="77777777" w:rsidR="00A55B53" w:rsidRPr="00123177" w:rsidRDefault="00A55B53" w:rsidP="00535342">
            <w:r w:rsidRPr="00123177">
              <w:rPr>
                <w:rFonts w:eastAsia="Arial"/>
                <w:color w:val="000000" w:themeColor="text1"/>
                <w:szCs w:val="20"/>
              </w:rPr>
              <w:t>Feasible within project constraints</w:t>
            </w:r>
          </w:p>
          <w:p w14:paraId="0D399D7A" w14:textId="77777777" w:rsidR="00A55B53" w:rsidRPr="00123177" w:rsidRDefault="00A55B53" w:rsidP="00535342">
            <w:r w:rsidRPr="00123177">
              <w:rPr>
                <w:rFonts w:eastAsia="Arial"/>
                <w:color w:val="000000" w:themeColor="text1"/>
                <w:szCs w:val="20"/>
              </w:rPr>
              <w:t>(Yes/No)</w:t>
            </w:r>
          </w:p>
          <w:p w14:paraId="765B1294" w14:textId="77777777" w:rsidR="00A55B53" w:rsidRPr="00123177" w:rsidRDefault="00A55B53" w:rsidP="00535342">
            <w:r w:rsidRPr="00123177">
              <w:rPr>
                <w:rFonts w:eastAsia="Arial"/>
                <w:i/>
                <w:iCs/>
                <w:color w:val="000000" w:themeColor="text1"/>
                <w:szCs w:val="20"/>
              </w:rPr>
              <w:t xml:space="preserve">Note: Add the impact of </w:t>
            </w:r>
            <w:r w:rsidRPr="00123177">
              <w:rPr>
                <w:rFonts w:eastAsia="Arial"/>
                <w:i/>
                <w:iCs/>
                <w:color w:val="000000" w:themeColor="text1"/>
                <w:szCs w:val="20"/>
              </w:rPr>
              <w:lastRenderedPageBreak/>
              <w:t>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E4BFFD" w14:textId="77777777" w:rsidR="00A55B53" w:rsidRPr="00123177" w:rsidRDefault="00A55B53" w:rsidP="00535342">
            <w:pPr>
              <w:pStyle w:val="TableText"/>
              <w:snapToGrid w:val="0"/>
            </w:pPr>
            <w:r w:rsidRPr="00123177">
              <w:lastRenderedPageBreak/>
              <w:t>YES</w:t>
            </w:r>
          </w:p>
          <w:p w14:paraId="48A60914" w14:textId="77777777" w:rsidR="00A55B53" w:rsidRPr="00123177" w:rsidRDefault="00A55B53" w:rsidP="00535342"/>
        </w:tc>
      </w:tr>
      <w:tr w:rsidR="00A55B53" w:rsidRPr="00123177" w14:paraId="3BF355C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F38ECEC" w14:textId="77777777" w:rsidR="00A55B53" w:rsidRPr="00123177" w:rsidRDefault="00A55B53" w:rsidP="00535342">
            <w:r w:rsidRPr="00123177">
              <w:rPr>
                <w:rFonts w:eastAsia="Arial"/>
                <w:color w:val="000000" w:themeColor="text1"/>
                <w:szCs w:val="20"/>
              </w:rPr>
              <w:t>Critical</w:t>
            </w:r>
          </w:p>
          <w:p w14:paraId="65E5ED0D"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C40B53" w14:textId="77777777" w:rsidR="00A55B53" w:rsidRPr="00123177" w:rsidRDefault="00A55B53" w:rsidP="00535342">
            <w:r w:rsidRPr="00123177">
              <w:t>YES</w:t>
            </w:r>
          </w:p>
        </w:tc>
      </w:tr>
      <w:tr w:rsidR="00A55B53" w:rsidRPr="00123177" w14:paraId="5847AB3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2F93D6"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471D9C" w14:textId="77777777" w:rsidR="00A55B53" w:rsidRPr="00123177" w:rsidRDefault="00A55B53" w:rsidP="00535342">
            <w:r w:rsidRPr="00123177">
              <w:t>Acceptance Criteria for this requirement should be as per SECTION-6 ACCEPTANCE CRITERIA</w:t>
            </w:r>
          </w:p>
        </w:tc>
      </w:tr>
    </w:tbl>
    <w:p w14:paraId="5080FFAA" w14:textId="77777777" w:rsidR="00A55B53" w:rsidRPr="00123177" w:rsidRDefault="00A55B53" w:rsidP="00A55B53">
      <w:pPr>
        <w:rPr>
          <w:rFonts w:eastAsia="Arial"/>
          <w:szCs w:val="20"/>
        </w:rPr>
      </w:pPr>
    </w:p>
    <w:p w14:paraId="7FDCFD43" w14:textId="77777777" w:rsidR="00A55B53" w:rsidRPr="00123177" w:rsidRDefault="00A55B53" w:rsidP="00A55B53">
      <w:pPr>
        <w:rPr>
          <w:rFonts w:eastAsia="Arial"/>
          <w:szCs w:val="20"/>
        </w:rPr>
      </w:pPr>
    </w:p>
    <w:p w14:paraId="5BECF1BE" w14:textId="77777777" w:rsidR="00A55B53" w:rsidRPr="00123177" w:rsidRDefault="00A55B53" w:rsidP="00A55B53">
      <w:pPr>
        <w:rPr>
          <w:rFonts w:eastAsia="Arial"/>
          <w:szCs w:val="20"/>
        </w:rPr>
      </w:pPr>
    </w:p>
    <w:p w14:paraId="2C02F059" w14:textId="77777777" w:rsidR="00A55B53" w:rsidRPr="00123177" w:rsidRDefault="00A55B53" w:rsidP="00A55B53">
      <w:pPr>
        <w:pStyle w:val="Heading5"/>
        <w:rPr>
          <w:rFonts w:eastAsia="Arial"/>
          <w:szCs w:val="20"/>
        </w:rPr>
      </w:pPr>
      <w:r w:rsidRPr="00123177">
        <w:rPr>
          <w:rFonts w:eastAsia="Arial"/>
          <w:sz w:val="20"/>
          <w:szCs w:val="20"/>
        </w:rPr>
        <w:t>Requirement against HVIL status in &lt;TBD&gt; state</w:t>
      </w:r>
    </w:p>
    <w:p w14:paraId="07CB5682"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0B18124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EC27A57"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5DC2F87" w14:textId="77777777" w:rsidR="00A55B53" w:rsidRPr="00123177" w:rsidRDefault="00A55B53" w:rsidP="00535342">
            <w:r w:rsidRPr="00123177">
              <w:rPr>
                <w:rFonts w:eastAsia="Arial"/>
                <w:b/>
                <w:bCs/>
                <w:color w:val="000000" w:themeColor="text1"/>
                <w:szCs w:val="20"/>
              </w:rPr>
              <w:t>Description</w:t>
            </w:r>
          </w:p>
        </w:tc>
      </w:tr>
      <w:tr w:rsidR="00A55B53" w:rsidRPr="00123177" w14:paraId="2E3A589E"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5830005"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A496CE" w14:textId="77777777" w:rsidR="00A55B53" w:rsidRPr="00123177" w:rsidRDefault="00A55B53" w:rsidP="00535342">
            <w:r w:rsidRPr="00123177">
              <w:rPr>
                <w:rFonts w:eastAsia="Arial"/>
                <w:color w:val="000000" w:themeColor="text1"/>
              </w:rPr>
              <w:t>SWRS_Diag_571</w:t>
            </w:r>
          </w:p>
        </w:tc>
      </w:tr>
      <w:tr w:rsidR="00A55B53" w:rsidRPr="00123177" w14:paraId="3AA860D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F6681F0"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93942D" w14:textId="77777777" w:rsidR="00A55B53" w:rsidRPr="00123177" w:rsidRDefault="00A55B53" w:rsidP="00535342">
            <w:pPr>
              <w:rPr>
                <w:rFonts w:eastAsia="Arial"/>
                <w:color w:val="000000" w:themeColor="text1"/>
              </w:rPr>
            </w:pPr>
            <w:r w:rsidRPr="00123177">
              <w:rPr>
                <w:rFonts w:eastAsia="Arial"/>
                <w:color w:val="000000" w:themeColor="text1"/>
              </w:rPr>
              <w:t>SDS-HVDCDC-221</w:t>
            </w:r>
          </w:p>
        </w:tc>
      </w:tr>
      <w:tr w:rsidR="00A55B53" w:rsidRPr="00123177" w14:paraId="0B87F51D"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897A717"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F203C9" w14:textId="77777777" w:rsidR="00A55B53" w:rsidRPr="00123177" w:rsidRDefault="00A55B53" w:rsidP="00535342">
            <w:pPr>
              <w:rPr>
                <w:rFonts w:eastAsia="Arial"/>
                <w:color w:val="000000" w:themeColor="text1"/>
              </w:rPr>
            </w:pPr>
            <w:r w:rsidRPr="00123177">
              <w:t>Pre C-Sample/PF3.0 Phase-2</w:t>
            </w:r>
          </w:p>
        </w:tc>
      </w:tr>
      <w:tr w:rsidR="00A55B53" w:rsidRPr="00123177" w14:paraId="25219283"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79D30AC3"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50C1A5" w14:textId="77777777" w:rsidR="00A55B53" w:rsidRPr="00123177" w:rsidRDefault="00A55B53" w:rsidP="00535342">
            <w:pPr>
              <w:rPr>
                <w:rFonts w:eastAsia="Arial"/>
                <w:szCs w:val="20"/>
              </w:rPr>
            </w:pPr>
            <w:r w:rsidRPr="00123177">
              <w:rPr>
                <w:rStyle w:val="ui-provider"/>
              </w:rPr>
              <w:t>The HVDCDC shall report the HVIL status as 3 (Invalid_NHVDCDCHVIL_NW) when the HVDCDC application is in &lt;TBD&gt; state.</w:t>
            </w:r>
          </w:p>
        </w:tc>
      </w:tr>
      <w:tr w:rsidR="00A55B53" w:rsidRPr="00123177" w14:paraId="425B5D9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3FE6E94"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E4E614" w14:textId="77777777" w:rsidR="00A55B53" w:rsidRPr="00123177" w:rsidRDefault="00A55B53" w:rsidP="00535342">
            <w:r w:rsidRPr="00123177">
              <w:rPr>
                <w:rFonts w:eastAsia="Arial"/>
              </w:rPr>
              <w:t>No Such derived requirement is applicable.</w:t>
            </w:r>
          </w:p>
        </w:tc>
      </w:tr>
      <w:tr w:rsidR="00A55B53" w:rsidRPr="00123177" w14:paraId="26E88D6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62238E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EDE7F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7041B64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8480E1"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510BE1"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5E6D186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3FA2E8A"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D823E5" w14:textId="77777777" w:rsidR="00A55B53" w:rsidRPr="00123177" w:rsidRDefault="00A55B53" w:rsidP="00535342">
            <w:pPr>
              <w:spacing w:line="259" w:lineRule="auto"/>
            </w:pPr>
            <w:r w:rsidRPr="00123177">
              <w:t xml:space="preserve">1. Provide the HVIL circuit open loop by </w:t>
            </w:r>
            <w:commentRangeStart w:id="187"/>
            <w:r w:rsidRPr="00123177">
              <w:t xml:space="preserve">removing 6V </w:t>
            </w:r>
            <w:commentRangeEnd w:id="187"/>
            <w:r w:rsidRPr="00123177">
              <w:rPr>
                <w:rStyle w:val="CommentReference"/>
                <w:sz w:val="24"/>
                <w:szCs w:val="24"/>
              </w:rPr>
              <w:commentReference w:id="187"/>
            </w:r>
            <w:r w:rsidRPr="00123177">
              <w:t>power from the LV connector.</w:t>
            </w:r>
          </w:p>
          <w:p w14:paraId="31E5F823" w14:textId="77777777" w:rsidR="00A55B53" w:rsidRPr="00123177" w:rsidRDefault="00A55B53" w:rsidP="00535342">
            <w:pPr>
              <w:spacing w:line="259" w:lineRule="auto"/>
            </w:pPr>
            <w:r w:rsidRPr="00123177">
              <w:t>2. Check the signal NHVDCDCHVIL  @ HVDCDC_Status1 on the CAN interface.</w:t>
            </w:r>
          </w:p>
        </w:tc>
      </w:tr>
      <w:tr w:rsidR="00A55B53" w:rsidRPr="00123177" w14:paraId="78732FC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A4EF2E7"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C95192"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CAN messages shall be observed on the MCAN interface</w:t>
            </w:r>
          </w:p>
          <w:p w14:paraId="034B3D16"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NHVDCDCHVIL @ HVDCDC_Status1 is equal to 3 </w:t>
            </w:r>
            <w:r w:rsidRPr="00123177">
              <w:rPr>
                <w:rStyle w:val="ui-provider"/>
              </w:rPr>
              <w:t>(Invalid _NHVDCDCHVIL_NW)</w:t>
            </w:r>
            <w:r w:rsidRPr="00123177">
              <w:rPr>
                <w:rFonts w:eastAsia="Arial"/>
                <w:color w:val="000000" w:themeColor="text1"/>
                <w:szCs w:val="20"/>
              </w:rPr>
              <w:t>.</w:t>
            </w:r>
          </w:p>
        </w:tc>
      </w:tr>
      <w:tr w:rsidR="00A55B53" w:rsidRPr="00123177" w14:paraId="699ED20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5FE0897"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9C8B75" w14:textId="77777777" w:rsidR="00A55B53" w:rsidRPr="00123177" w:rsidRDefault="00A55B53" w:rsidP="00535342">
            <w:pPr>
              <w:spacing w:line="259" w:lineRule="auto"/>
              <w:rPr>
                <w:rFonts w:eastAsia="Arial"/>
              </w:rPr>
            </w:pPr>
            <w:r w:rsidRPr="00123177">
              <w:rPr>
                <w:rFonts w:eastAsia="Arial"/>
              </w:rPr>
              <w:t xml:space="preserve">The HVDCDC shall reports the HVIL status as 3 </w:t>
            </w:r>
            <w:r w:rsidRPr="00123177">
              <w:rPr>
                <w:rStyle w:val="ui-provider"/>
              </w:rPr>
              <w:t xml:space="preserve">(Invalid _NHVDCDCHVIL_NW) </w:t>
            </w:r>
            <w:r w:rsidRPr="00123177">
              <w:rPr>
                <w:rFonts w:eastAsia="Arial"/>
              </w:rPr>
              <w:t xml:space="preserve">when the HVDCDC HVIL is in </w:t>
            </w:r>
            <w:r w:rsidRPr="00123177">
              <w:rPr>
                <w:rStyle w:val="ui-provider"/>
              </w:rPr>
              <w:t xml:space="preserve">&lt;TBD&gt; </w:t>
            </w:r>
            <w:r w:rsidRPr="00123177">
              <w:rPr>
                <w:rFonts w:eastAsia="Arial"/>
              </w:rPr>
              <w:t>state.</w:t>
            </w:r>
          </w:p>
        </w:tc>
      </w:tr>
      <w:tr w:rsidR="00A55B53" w:rsidRPr="00123177" w14:paraId="410C78F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CED5907"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7D1147" w14:textId="77777777" w:rsidR="00A55B53" w:rsidRPr="00123177" w:rsidRDefault="00A55B53" w:rsidP="00535342">
            <w:r w:rsidRPr="00123177">
              <w:t>No such mandatory fields is applicable.</w:t>
            </w:r>
          </w:p>
        </w:tc>
      </w:tr>
      <w:tr w:rsidR="00A55B53" w:rsidRPr="00123177" w14:paraId="7F05054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891045"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41E290"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The HVDCDC application shall be in Standby state, the value of CAN signal HVDCDCStatus @ HVDCDC_Status1 shall equal to 0x0 ("Standby"), and signal NHVDCDCStatusDebug @ HVDCDC_Debug shall equal to 0x0 ("Standby").</w:t>
            </w:r>
          </w:p>
          <w:p w14:paraId="319D6A55" w14:textId="77777777" w:rsidR="00A55B53" w:rsidRPr="00123177" w:rsidRDefault="00A55B53" w:rsidP="00535342">
            <w:r w:rsidRPr="00123177">
              <w:rPr>
                <w:rFonts w:eastAsia="Arial"/>
                <w:color w:val="000000" w:themeColor="text1"/>
                <w:szCs w:val="20"/>
              </w:rPr>
              <w:t>2. No fault shall be raised, Value of CAN signal NHVDCDCFault @ HVDCDC_Status1 shall equal to 0</w:t>
            </w:r>
          </w:p>
        </w:tc>
      </w:tr>
      <w:tr w:rsidR="00A55B53" w:rsidRPr="00123177" w14:paraId="760C329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EA99E02" w14:textId="77777777" w:rsidR="00A55B53" w:rsidRPr="00123177" w:rsidRDefault="00A55B53" w:rsidP="00535342">
            <w:r w:rsidRPr="00123177">
              <w:rPr>
                <w:rFonts w:eastAsia="Arial"/>
                <w:color w:val="000000" w:themeColor="text1"/>
                <w:szCs w:val="20"/>
              </w:rPr>
              <w:lastRenderedPageBreak/>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1FABBC" w14:textId="77777777" w:rsidR="00A55B53" w:rsidRPr="00123177" w:rsidRDefault="00A55B53" w:rsidP="00535342">
            <w:r w:rsidRPr="00123177">
              <w:rPr>
                <w:szCs w:val="20"/>
              </w:rPr>
              <w:t>Default values shall be applicable with respect to Pre-Loaded Values</w:t>
            </w:r>
          </w:p>
        </w:tc>
      </w:tr>
      <w:tr w:rsidR="00A55B53" w:rsidRPr="00123177" w14:paraId="32F4718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CFEEA1C"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6800D2" w14:textId="77777777" w:rsidR="00A55B53" w:rsidRPr="00123177" w:rsidRDefault="00A55B53" w:rsidP="00535342">
            <w:r w:rsidRPr="00123177">
              <w:rPr>
                <w:szCs w:val="20"/>
              </w:rPr>
              <w:t>Valid range value is not required.</w:t>
            </w:r>
          </w:p>
        </w:tc>
      </w:tr>
      <w:tr w:rsidR="00A55B53" w:rsidRPr="00123177" w14:paraId="5836E33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6B3F778"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29B5F9" w14:textId="77777777" w:rsidR="00A55B53" w:rsidRPr="00123177" w:rsidRDefault="00A55B53" w:rsidP="00535342">
            <w:r w:rsidRPr="00123177">
              <w:rPr>
                <w:szCs w:val="20"/>
              </w:rPr>
              <w:t>Data latency period is not applicable</w:t>
            </w:r>
          </w:p>
        </w:tc>
      </w:tr>
      <w:tr w:rsidR="00A55B53" w:rsidRPr="00123177" w14:paraId="12855E3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CB7223F"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A9BB5B" w14:textId="77777777" w:rsidR="00A55B53" w:rsidRPr="00123177" w:rsidRDefault="00A55B53" w:rsidP="00535342">
            <w:r w:rsidRPr="00123177">
              <w:rPr>
                <w:szCs w:val="20"/>
              </w:rPr>
              <w:t>Data Retention period is not applicable.</w:t>
            </w:r>
          </w:p>
        </w:tc>
      </w:tr>
      <w:tr w:rsidR="00A55B53" w:rsidRPr="00123177" w14:paraId="4A18B1F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17B1FE5"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836079" w14:textId="77777777" w:rsidR="00A55B53" w:rsidRPr="00123177" w:rsidRDefault="00A55B53" w:rsidP="00535342">
            <w:r w:rsidRPr="00123177">
              <w:rPr>
                <w:szCs w:val="20"/>
              </w:rPr>
              <w:t>Data rate is not applicable.</w:t>
            </w:r>
          </w:p>
        </w:tc>
      </w:tr>
      <w:tr w:rsidR="00A55B53" w:rsidRPr="00123177" w14:paraId="3D2E157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070FAF2"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57ED0D"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71243CC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BF9647F"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912AD0" w14:textId="77777777" w:rsidR="00A55B53" w:rsidRPr="00123177" w:rsidRDefault="00A55B53" w:rsidP="00535342">
            <w:r w:rsidRPr="00123177">
              <w:rPr>
                <w:szCs w:val="20"/>
              </w:rPr>
              <w:t>Temporal event is not applicable.</w:t>
            </w:r>
          </w:p>
        </w:tc>
      </w:tr>
      <w:tr w:rsidR="00A55B53" w:rsidRPr="00123177" w14:paraId="19621B6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3BDE75" w14:textId="77777777" w:rsidR="00A55B53" w:rsidRPr="00123177" w:rsidRDefault="00A55B53" w:rsidP="00535342">
            <w:r w:rsidRPr="00123177">
              <w:rPr>
                <w:rFonts w:eastAsia="Arial"/>
                <w:color w:val="000000" w:themeColor="text1"/>
                <w:szCs w:val="20"/>
              </w:rPr>
              <w:t xml:space="preserve">Validation Rules/ </w:t>
            </w:r>
          </w:p>
          <w:p w14:paraId="11D1EB46"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3B9BD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2D59464" w14:textId="77777777" w:rsidR="00A55B53" w:rsidRPr="00123177" w:rsidRDefault="00A55B53" w:rsidP="00535342">
            <w:pPr>
              <w:pStyle w:val="TableText"/>
              <w:snapToGrid w:val="0"/>
            </w:pPr>
          </w:p>
          <w:p w14:paraId="46AA96A5" w14:textId="77777777" w:rsidR="00A55B53" w:rsidRPr="00123177" w:rsidRDefault="00A55B53" w:rsidP="00535342">
            <w:pPr>
              <w:pStyle w:val="TableText"/>
              <w:snapToGrid w:val="0"/>
            </w:pPr>
            <w:r w:rsidRPr="00123177">
              <w:rPr>
                <w:rFonts w:eastAsia="Arial"/>
                <w:color w:val="000000" w:themeColor="text1"/>
                <w:szCs w:val="20"/>
              </w:rPr>
              <w:t>NHVDCDCHVIL @ HVDCDC_Status1 is equal to 3</w:t>
            </w:r>
            <w:r w:rsidRPr="00123177">
              <w:rPr>
                <w:rStyle w:val="ui-provider"/>
              </w:rPr>
              <w:t>(Invalid _NHVDCDCHVIL_NW)</w:t>
            </w:r>
            <w:r w:rsidRPr="00123177">
              <w:rPr>
                <w:rFonts w:eastAsia="Arial"/>
                <w:color w:val="000000" w:themeColor="text1"/>
                <w:szCs w:val="20"/>
              </w:rPr>
              <w:t>.</w:t>
            </w:r>
          </w:p>
        </w:tc>
      </w:tr>
      <w:tr w:rsidR="00A55B53" w:rsidRPr="00123177" w14:paraId="20FBEE7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3C0E6C6"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621CE8" w14:textId="77777777" w:rsidR="00A55B53" w:rsidRPr="00123177" w:rsidRDefault="00A55B53" w:rsidP="00535342">
            <w:r w:rsidRPr="00123177">
              <w:rPr>
                <w:szCs w:val="20"/>
              </w:rPr>
              <w:t>Constraints is not applicable.</w:t>
            </w:r>
          </w:p>
        </w:tc>
      </w:tr>
      <w:tr w:rsidR="00A55B53" w:rsidRPr="00123177" w14:paraId="7C2158B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BF7FA35"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46BF2F" w14:textId="77777777" w:rsidR="00A55B53" w:rsidRPr="00123177" w:rsidRDefault="00A55B53" w:rsidP="00535342">
            <w:r w:rsidRPr="00123177">
              <w:rPr>
                <w:szCs w:val="20"/>
              </w:rPr>
              <w:t>No effects on other system</w:t>
            </w:r>
          </w:p>
        </w:tc>
      </w:tr>
      <w:tr w:rsidR="00A55B53" w:rsidRPr="00123177" w14:paraId="2B426AF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65490CA" w14:textId="77777777" w:rsidR="00A55B53" w:rsidRPr="00123177" w:rsidRDefault="00A55B53" w:rsidP="00535342">
            <w:r w:rsidRPr="00123177">
              <w:rPr>
                <w:rFonts w:eastAsia="Arial"/>
                <w:color w:val="000000" w:themeColor="text1"/>
                <w:szCs w:val="20"/>
              </w:rPr>
              <w:t>Testability with respect to test environment</w:t>
            </w:r>
          </w:p>
          <w:p w14:paraId="15434D0F" w14:textId="77777777" w:rsidR="00A55B53" w:rsidRPr="00123177" w:rsidRDefault="00A55B53" w:rsidP="00535342">
            <w:r w:rsidRPr="00123177">
              <w:rPr>
                <w:rFonts w:eastAsia="Arial"/>
                <w:color w:val="000000" w:themeColor="text1"/>
                <w:szCs w:val="20"/>
              </w:rPr>
              <w:t>(Yes/No)</w:t>
            </w:r>
          </w:p>
          <w:p w14:paraId="51EFEA5A"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FE577B" w14:textId="77777777" w:rsidR="00A55B53" w:rsidRPr="00123177" w:rsidRDefault="00A55B53" w:rsidP="00535342">
            <w:pPr>
              <w:pStyle w:val="TableText"/>
              <w:snapToGrid w:val="0"/>
            </w:pPr>
            <w:r w:rsidRPr="00123177">
              <w:t>YES</w:t>
            </w:r>
          </w:p>
          <w:p w14:paraId="676F1340" w14:textId="77777777" w:rsidR="00A55B53" w:rsidRPr="00123177" w:rsidRDefault="00A55B53" w:rsidP="00535342"/>
        </w:tc>
      </w:tr>
      <w:tr w:rsidR="00A55B53" w:rsidRPr="00123177" w14:paraId="0EFE055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0E9B70" w14:textId="77777777" w:rsidR="00A55B53" w:rsidRPr="00123177" w:rsidRDefault="00A55B53" w:rsidP="00535342">
            <w:r w:rsidRPr="00123177">
              <w:rPr>
                <w:rFonts w:eastAsia="Arial"/>
                <w:color w:val="000000" w:themeColor="text1"/>
                <w:szCs w:val="20"/>
              </w:rPr>
              <w:t>Feasible within project constraints</w:t>
            </w:r>
          </w:p>
          <w:p w14:paraId="016DEE62" w14:textId="77777777" w:rsidR="00A55B53" w:rsidRPr="00123177" w:rsidRDefault="00A55B53" w:rsidP="00535342">
            <w:r w:rsidRPr="00123177">
              <w:rPr>
                <w:rFonts w:eastAsia="Arial"/>
                <w:color w:val="000000" w:themeColor="text1"/>
                <w:szCs w:val="20"/>
              </w:rPr>
              <w:t>(Yes/No)</w:t>
            </w:r>
          </w:p>
          <w:p w14:paraId="715EDF25" w14:textId="77777777" w:rsidR="00A55B53" w:rsidRPr="00123177" w:rsidRDefault="00A55B53" w:rsidP="00535342">
            <w:r w:rsidRPr="00123177">
              <w:rPr>
                <w:rFonts w:eastAsia="Arial"/>
                <w:i/>
                <w:iCs/>
                <w:color w:val="000000" w:themeColor="text1"/>
                <w:szCs w:val="20"/>
              </w:rPr>
              <w:lastRenderedPageBreak/>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A37B76" w14:textId="77777777" w:rsidR="00A55B53" w:rsidRPr="00123177" w:rsidRDefault="00A55B53" w:rsidP="00535342">
            <w:pPr>
              <w:pStyle w:val="TableText"/>
              <w:snapToGrid w:val="0"/>
            </w:pPr>
            <w:r w:rsidRPr="00123177">
              <w:lastRenderedPageBreak/>
              <w:t>YES</w:t>
            </w:r>
          </w:p>
          <w:p w14:paraId="1DC44E56" w14:textId="77777777" w:rsidR="00A55B53" w:rsidRPr="00123177" w:rsidRDefault="00A55B53" w:rsidP="00535342"/>
        </w:tc>
      </w:tr>
      <w:tr w:rsidR="00A55B53" w:rsidRPr="00123177" w14:paraId="3F95615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220D5F8" w14:textId="77777777" w:rsidR="00A55B53" w:rsidRPr="00123177" w:rsidRDefault="00A55B53" w:rsidP="00535342">
            <w:r w:rsidRPr="00123177">
              <w:rPr>
                <w:rFonts w:eastAsia="Arial"/>
                <w:color w:val="000000" w:themeColor="text1"/>
                <w:szCs w:val="20"/>
              </w:rPr>
              <w:t>Critical</w:t>
            </w:r>
          </w:p>
          <w:p w14:paraId="00BD5760"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CDADE7" w14:textId="77777777" w:rsidR="00A55B53" w:rsidRPr="00123177" w:rsidRDefault="00A55B53" w:rsidP="00535342">
            <w:r w:rsidRPr="00123177">
              <w:t>YES</w:t>
            </w:r>
          </w:p>
        </w:tc>
      </w:tr>
      <w:tr w:rsidR="00A55B53" w:rsidRPr="00123177" w14:paraId="12524F5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0C3431B"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F2451D" w14:textId="77777777" w:rsidR="00A55B53" w:rsidRPr="00123177" w:rsidRDefault="00A55B53" w:rsidP="00535342">
            <w:r w:rsidRPr="00123177">
              <w:t>Acceptance Criteria for this requirement should be as per SECTION-6 ACCEPTANCE CRITERIA</w:t>
            </w:r>
          </w:p>
        </w:tc>
      </w:tr>
    </w:tbl>
    <w:p w14:paraId="7ABB76DA" w14:textId="77777777" w:rsidR="00A55B53" w:rsidRPr="00123177" w:rsidRDefault="00A55B53" w:rsidP="00A55B53">
      <w:pPr>
        <w:rPr>
          <w:rFonts w:eastAsia="Arial"/>
          <w:szCs w:val="20"/>
        </w:rPr>
      </w:pPr>
    </w:p>
    <w:p w14:paraId="04CB81C2" w14:textId="77777777" w:rsidR="00A55B53" w:rsidRPr="00123177" w:rsidRDefault="00A55B53" w:rsidP="00A55B53">
      <w:pPr>
        <w:rPr>
          <w:rFonts w:eastAsia="Arial"/>
          <w:szCs w:val="20"/>
        </w:rPr>
      </w:pPr>
    </w:p>
    <w:p w14:paraId="0E3DACFF" w14:textId="77777777" w:rsidR="00A55B53" w:rsidRPr="002E4AA8" w:rsidRDefault="00A55B53" w:rsidP="00A55B53">
      <w:pPr>
        <w:pStyle w:val="Heading5"/>
        <w:rPr>
          <w:rFonts w:eastAsia="Arial"/>
          <w:sz w:val="20"/>
          <w:szCs w:val="20"/>
          <w:highlight w:val="yellow"/>
        </w:rPr>
      </w:pPr>
      <w:r w:rsidRPr="002E4AA8">
        <w:rPr>
          <w:rFonts w:eastAsia="Arial"/>
          <w:sz w:val="20"/>
          <w:szCs w:val="20"/>
          <w:highlight w:val="yellow"/>
        </w:rPr>
        <w:t xml:space="preserve">Requirement against detection of </w:t>
      </w:r>
      <w:r w:rsidRPr="002E4AA8">
        <w:rPr>
          <w:rStyle w:val="ui-provider"/>
          <w:sz w:val="20"/>
          <w:szCs w:val="20"/>
          <w:highlight w:val="yellow"/>
        </w:rPr>
        <w:t>power supply failure condition of the HVIL detection circuit</w:t>
      </w:r>
    </w:p>
    <w:p w14:paraId="6F226AFB"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3DEA1F3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66F0FCE"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DBE059D" w14:textId="77777777" w:rsidR="00A55B53" w:rsidRPr="00123177" w:rsidRDefault="00A55B53" w:rsidP="00535342">
            <w:r w:rsidRPr="00123177">
              <w:rPr>
                <w:rFonts w:eastAsia="Arial"/>
                <w:b/>
                <w:bCs/>
                <w:color w:val="000000" w:themeColor="text1"/>
                <w:szCs w:val="20"/>
              </w:rPr>
              <w:t>Description</w:t>
            </w:r>
          </w:p>
        </w:tc>
      </w:tr>
      <w:tr w:rsidR="00A55B53" w:rsidRPr="00123177" w14:paraId="691D327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9BC703F"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2B16FA" w14:textId="77777777" w:rsidR="00A55B53" w:rsidRPr="00123177" w:rsidRDefault="00A55B53" w:rsidP="00535342">
            <w:r w:rsidRPr="00123177">
              <w:rPr>
                <w:rFonts w:eastAsia="Arial"/>
                <w:color w:val="000000" w:themeColor="text1"/>
              </w:rPr>
              <w:t>SWRS_Diag_107</w:t>
            </w:r>
          </w:p>
        </w:tc>
      </w:tr>
      <w:tr w:rsidR="00A55B53" w:rsidRPr="00123177" w14:paraId="326900A9"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026ABB2"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958DAE" w14:textId="77777777" w:rsidR="00A55B53" w:rsidRPr="00123177" w:rsidRDefault="00A55B53" w:rsidP="00535342">
            <w:pPr>
              <w:rPr>
                <w:rFonts w:eastAsia="Arial"/>
                <w:color w:val="000000" w:themeColor="text1"/>
              </w:rPr>
            </w:pPr>
            <w:r w:rsidRPr="00123177">
              <w:rPr>
                <w:rFonts w:eastAsia="Arial"/>
                <w:color w:val="000000" w:themeColor="text1"/>
              </w:rPr>
              <w:t>SDS-HVDCDC-222</w:t>
            </w:r>
          </w:p>
        </w:tc>
      </w:tr>
      <w:tr w:rsidR="00A55B53" w:rsidRPr="00123177" w14:paraId="02EBCCAE"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14B32EF"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ED9EA4" w14:textId="77777777" w:rsidR="00A55B53" w:rsidRPr="00123177" w:rsidRDefault="00A55B53" w:rsidP="00535342">
            <w:pPr>
              <w:rPr>
                <w:rFonts w:eastAsia="Arial"/>
                <w:color w:val="000000" w:themeColor="text1"/>
              </w:rPr>
            </w:pPr>
            <w:r w:rsidRPr="00123177">
              <w:t>Pre C-Sample/PF3.0 Phase-2</w:t>
            </w:r>
          </w:p>
        </w:tc>
      </w:tr>
      <w:tr w:rsidR="00A55B53" w:rsidRPr="00123177" w14:paraId="266622B8"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2B17D8A6"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DF1CF1" w14:textId="77777777" w:rsidR="00A55B53" w:rsidRPr="00123177" w:rsidRDefault="00A55B53" w:rsidP="00535342">
            <w:pPr>
              <w:rPr>
                <w:rFonts w:eastAsia="Arial"/>
                <w:szCs w:val="20"/>
              </w:rPr>
            </w:pPr>
            <w:r w:rsidRPr="00123177">
              <w:rPr>
                <w:rStyle w:val="ui-provider"/>
              </w:rPr>
              <w:t xml:space="preserve">The power supply failure of the HVIL detection circuit shall be detected and report by HVHVDCDC </w:t>
            </w:r>
          </w:p>
        </w:tc>
      </w:tr>
      <w:tr w:rsidR="00A55B53" w:rsidRPr="00123177" w14:paraId="1F8F3AB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74EA62A"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49715F" w14:textId="77777777" w:rsidR="00A55B53" w:rsidRPr="00123177" w:rsidRDefault="00A55B53" w:rsidP="00535342">
            <w:r w:rsidRPr="00123177">
              <w:rPr>
                <w:rFonts w:eastAsia="Arial"/>
              </w:rPr>
              <w:t>No Such derived requirement is applicable.</w:t>
            </w:r>
          </w:p>
        </w:tc>
      </w:tr>
      <w:tr w:rsidR="00A55B53" w:rsidRPr="00123177" w14:paraId="27C6FB9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4CCDD0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47CE6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2492CC3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7AFDC4E"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A35222"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46EBB2D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B199CC"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6600F2" w14:textId="77777777" w:rsidR="00A55B53" w:rsidRPr="00123177" w:rsidRDefault="00A55B53" w:rsidP="00535342">
            <w:pPr>
              <w:spacing w:line="259" w:lineRule="auto"/>
            </w:pPr>
            <w:r w:rsidRPr="00123177">
              <w:rPr>
                <w:szCs w:val="20"/>
              </w:rPr>
              <w:t>1. Send NHVDCDCCommand as 0x01 ("Enable") using the CAN interface cyclically every 10ms.</w:t>
            </w:r>
          </w:p>
          <w:p w14:paraId="5A3F3BF3" w14:textId="77777777" w:rsidR="00A55B53" w:rsidRPr="00123177" w:rsidRDefault="00A55B53" w:rsidP="00535342">
            <w:pPr>
              <w:spacing w:line="259" w:lineRule="auto"/>
            </w:pPr>
            <w:r w:rsidRPr="00123177">
              <w:t>2. Provide the HVIL power supply failure by removing 6V power from the LV connector.</w:t>
            </w:r>
          </w:p>
        </w:tc>
      </w:tr>
      <w:tr w:rsidR="00A55B53" w:rsidRPr="00123177" w14:paraId="57E5C42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B37D816"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69ADDF"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CAN messages shall be observed on the MCAN interface</w:t>
            </w:r>
          </w:p>
          <w:p w14:paraId="593FEA60"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NHVDCDCHVIL @ HVDCDC_Status1 is equal to 2.</w:t>
            </w:r>
          </w:p>
          <w:p w14:paraId="040F3EB8"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2. </w:t>
            </w:r>
            <w:r w:rsidRPr="00123177">
              <w:rPr>
                <w:szCs w:val="20"/>
              </w:rPr>
              <w:t>NHVDCDCFaultID @ HVDCDC_Debug_PDU signal should provide Fault ID</w:t>
            </w:r>
            <w:r w:rsidRPr="00123177">
              <w:rPr>
                <w:rFonts w:eastAsia="Arial"/>
                <w:szCs w:val="20"/>
              </w:rPr>
              <w:t xml:space="preserve"> for detected </w:t>
            </w:r>
            <w:r w:rsidRPr="00123177">
              <w:rPr>
                <w:rStyle w:val="ui-provider"/>
              </w:rPr>
              <w:t>power supply failure of the HVIL detection circuit</w:t>
            </w:r>
          </w:p>
        </w:tc>
      </w:tr>
      <w:tr w:rsidR="00A55B53" w:rsidRPr="00123177" w14:paraId="68E9686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4A2E58F"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4D6D2D" w14:textId="77777777" w:rsidR="00A55B53" w:rsidRPr="00123177" w:rsidRDefault="00A55B53" w:rsidP="00535342">
            <w:pPr>
              <w:spacing w:line="259" w:lineRule="auto"/>
              <w:rPr>
                <w:rStyle w:val="ui-provider"/>
              </w:rPr>
            </w:pPr>
            <w:r w:rsidRPr="00123177">
              <w:rPr>
                <w:rFonts w:eastAsia="Arial"/>
              </w:rPr>
              <w:t xml:space="preserve">1. The HVDCDC shall reports the HVIL status as 2 when </w:t>
            </w:r>
            <w:r w:rsidRPr="00123177">
              <w:rPr>
                <w:rStyle w:val="ui-provider"/>
              </w:rPr>
              <w:t>power supply failure of the HVIL detection circuit.</w:t>
            </w:r>
          </w:p>
          <w:p w14:paraId="6D622319" w14:textId="77777777" w:rsidR="00A55B53" w:rsidRPr="00123177" w:rsidRDefault="00A55B53" w:rsidP="00535342">
            <w:pPr>
              <w:spacing w:line="259" w:lineRule="auto"/>
              <w:rPr>
                <w:rFonts w:eastAsia="Arial"/>
              </w:rPr>
            </w:pPr>
            <w:r w:rsidRPr="00123177">
              <w:rPr>
                <w:rStyle w:val="ui-provider"/>
                <w:rFonts w:eastAsia="Arial"/>
              </w:rPr>
              <w:t xml:space="preserve">2. </w:t>
            </w:r>
            <w:r w:rsidRPr="00123177">
              <w:rPr>
                <w:rStyle w:val="normaltextrun"/>
              </w:rPr>
              <w:t xml:space="preserve">Verify that the HVDCDC raises a level 0 fault (NHVDCDCFault = 0x1) upon the detection of the </w:t>
            </w:r>
            <w:r w:rsidRPr="00123177">
              <w:rPr>
                <w:rStyle w:val="ui-provider"/>
              </w:rPr>
              <w:t>HVIL detection circuit</w:t>
            </w:r>
            <w:r w:rsidRPr="00123177">
              <w:rPr>
                <w:rStyle w:val="normaltextrun"/>
              </w:rPr>
              <w:t xml:space="preserve"> for </w:t>
            </w:r>
            <w:r w:rsidRPr="00123177">
              <w:rPr>
                <w:rStyle w:val="ui-provider"/>
              </w:rPr>
              <w:t>power supply failure</w:t>
            </w:r>
            <w:r w:rsidRPr="00123177">
              <w:rPr>
                <w:rStyle w:val="normaltextrun"/>
              </w:rPr>
              <w:t>.</w:t>
            </w:r>
          </w:p>
        </w:tc>
      </w:tr>
      <w:tr w:rsidR="00A55B53" w:rsidRPr="00123177" w14:paraId="2BB7714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D57D844"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108B2A" w14:textId="77777777" w:rsidR="00A55B53" w:rsidRPr="00123177" w:rsidRDefault="00A55B53" w:rsidP="00535342">
            <w:r w:rsidRPr="00123177">
              <w:t>No such mandatory fields is applicable.</w:t>
            </w:r>
          </w:p>
        </w:tc>
      </w:tr>
      <w:tr w:rsidR="00A55B53" w:rsidRPr="00123177" w14:paraId="0DECF1E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7823C70"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5567A3"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1. The HVDCDC application shall be in Standby state, the value of CAN signal HVDCDCStatus @ HVDCDC_Status1 shall equal to 0x0 ("Standby"), </w:t>
            </w:r>
            <w:r w:rsidRPr="00123177">
              <w:rPr>
                <w:rFonts w:eastAsia="Arial"/>
                <w:color w:val="000000" w:themeColor="text1"/>
                <w:szCs w:val="20"/>
              </w:rPr>
              <w:lastRenderedPageBreak/>
              <w:t>and signal NHVDCDCStatusDebug @ HVDCDC_Debug shall equal to 0x0 ("Standby").</w:t>
            </w:r>
          </w:p>
          <w:p w14:paraId="59758E9D" w14:textId="77777777" w:rsidR="00A55B53" w:rsidRPr="00123177" w:rsidRDefault="00A55B53" w:rsidP="00535342">
            <w:r w:rsidRPr="00123177">
              <w:rPr>
                <w:rFonts w:eastAsia="Arial"/>
                <w:color w:val="000000" w:themeColor="text1"/>
                <w:szCs w:val="20"/>
              </w:rPr>
              <w:t>2. No fault shall be raised, Value of CAN signal NHVDCDCFault @ HVDCDC_Status1 shall equal to 0</w:t>
            </w:r>
          </w:p>
        </w:tc>
      </w:tr>
      <w:tr w:rsidR="00A55B53" w:rsidRPr="00123177" w14:paraId="5DA0609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60A0995"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1E75F7" w14:textId="77777777" w:rsidR="00A55B53" w:rsidRPr="00123177" w:rsidRDefault="00A55B53" w:rsidP="00535342">
            <w:r w:rsidRPr="00123177">
              <w:rPr>
                <w:szCs w:val="20"/>
              </w:rPr>
              <w:t>Default values shall be applicable with respect to Pre-Loaded Values</w:t>
            </w:r>
          </w:p>
        </w:tc>
      </w:tr>
      <w:tr w:rsidR="00A55B53" w:rsidRPr="00123177" w14:paraId="179399E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CA67537"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EBC28E" w14:textId="77777777" w:rsidR="00A55B53" w:rsidRPr="00123177" w:rsidRDefault="00A55B53" w:rsidP="00535342">
            <w:r w:rsidRPr="00123177">
              <w:rPr>
                <w:szCs w:val="20"/>
              </w:rPr>
              <w:t>Valid range value is not required.</w:t>
            </w:r>
          </w:p>
        </w:tc>
      </w:tr>
      <w:tr w:rsidR="00A55B53" w:rsidRPr="00123177" w14:paraId="125D28A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484F8DC"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4BC8A4" w14:textId="77777777" w:rsidR="00A55B53" w:rsidRPr="00123177" w:rsidRDefault="00A55B53" w:rsidP="00535342">
            <w:r w:rsidRPr="00123177">
              <w:rPr>
                <w:szCs w:val="20"/>
              </w:rPr>
              <w:t>Data latency period is not applicable</w:t>
            </w:r>
          </w:p>
        </w:tc>
      </w:tr>
      <w:tr w:rsidR="00A55B53" w:rsidRPr="00123177" w14:paraId="6587C2C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AEE3A4F"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3FAAC9" w14:textId="77777777" w:rsidR="00A55B53" w:rsidRPr="00123177" w:rsidRDefault="00A55B53" w:rsidP="00535342">
            <w:r w:rsidRPr="00123177">
              <w:rPr>
                <w:szCs w:val="20"/>
              </w:rPr>
              <w:t>Data Retention period is not applicable.</w:t>
            </w:r>
          </w:p>
        </w:tc>
      </w:tr>
      <w:tr w:rsidR="00A55B53" w:rsidRPr="00123177" w14:paraId="0CBCF76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4490DE3"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A68805" w14:textId="77777777" w:rsidR="00A55B53" w:rsidRPr="00123177" w:rsidRDefault="00A55B53" w:rsidP="00535342">
            <w:r w:rsidRPr="00123177">
              <w:rPr>
                <w:szCs w:val="20"/>
              </w:rPr>
              <w:t>Data rate is not applicable.</w:t>
            </w:r>
          </w:p>
        </w:tc>
      </w:tr>
      <w:tr w:rsidR="00A55B53" w:rsidRPr="00123177" w14:paraId="38CA981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86B8D6C"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1D36C2"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59CDDC7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F39FF4D"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040F5A" w14:textId="77777777" w:rsidR="00A55B53" w:rsidRPr="00123177" w:rsidRDefault="00A55B53" w:rsidP="00535342">
            <w:r w:rsidRPr="00123177">
              <w:rPr>
                <w:szCs w:val="20"/>
              </w:rPr>
              <w:t>Temporal event is not applicable.</w:t>
            </w:r>
          </w:p>
        </w:tc>
      </w:tr>
      <w:tr w:rsidR="00A55B53" w:rsidRPr="00123177" w14:paraId="45F7F62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9909DB9" w14:textId="77777777" w:rsidR="00A55B53" w:rsidRPr="00123177" w:rsidRDefault="00A55B53" w:rsidP="00535342">
            <w:r w:rsidRPr="00123177">
              <w:rPr>
                <w:rFonts w:eastAsia="Arial"/>
                <w:color w:val="000000" w:themeColor="text1"/>
                <w:szCs w:val="20"/>
              </w:rPr>
              <w:t xml:space="preserve">Validation Rules/ </w:t>
            </w:r>
          </w:p>
          <w:p w14:paraId="4BFF94C7"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FB769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1800CEE7" w14:textId="77777777" w:rsidR="00A55B53" w:rsidRPr="00123177" w:rsidRDefault="00A55B53" w:rsidP="00535342">
            <w:pPr>
              <w:pStyle w:val="TableText"/>
              <w:snapToGrid w:val="0"/>
            </w:pPr>
          </w:p>
          <w:p w14:paraId="720E442A"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NHVDCDCHVIL @ HVDCDC_Status1 is equal to 2.</w:t>
            </w:r>
          </w:p>
          <w:p w14:paraId="2859EDB4" w14:textId="77777777" w:rsidR="00A55B53" w:rsidRPr="00123177" w:rsidRDefault="00A55B53" w:rsidP="00535342">
            <w:pPr>
              <w:pStyle w:val="TableText"/>
              <w:snapToGrid w:val="0"/>
              <w:rPr>
                <w:rStyle w:val="ui-provider"/>
              </w:rPr>
            </w:pPr>
            <w:r w:rsidRPr="00123177">
              <w:rPr>
                <w:rFonts w:eastAsia="Arial"/>
                <w:color w:val="000000" w:themeColor="text1"/>
                <w:szCs w:val="20"/>
              </w:rPr>
              <w:t xml:space="preserve">2. </w:t>
            </w:r>
            <w:r w:rsidRPr="00123177">
              <w:rPr>
                <w:szCs w:val="20"/>
              </w:rPr>
              <w:t>NHVDCDCFaultID @ HVDCDC_Debug_PDU signal should provide Fault ID</w:t>
            </w:r>
            <w:r w:rsidRPr="00123177">
              <w:rPr>
                <w:rFonts w:eastAsia="Arial"/>
                <w:szCs w:val="20"/>
              </w:rPr>
              <w:t xml:space="preserve"> for detected </w:t>
            </w:r>
            <w:r w:rsidRPr="00123177">
              <w:rPr>
                <w:rStyle w:val="ui-provider"/>
              </w:rPr>
              <w:t>power supply failure of the HVIL detection circuit</w:t>
            </w:r>
          </w:p>
          <w:p w14:paraId="1D00E257" w14:textId="77777777" w:rsidR="00A55B53" w:rsidRPr="00123177" w:rsidRDefault="00A55B53" w:rsidP="00535342">
            <w:pPr>
              <w:pStyle w:val="TableText"/>
              <w:snapToGrid w:val="0"/>
            </w:pPr>
            <w:r w:rsidRPr="00123177">
              <w:rPr>
                <w:rStyle w:val="ui-provider"/>
              </w:rPr>
              <w:t xml:space="preserve">3. </w:t>
            </w:r>
            <w:r w:rsidRPr="00123177">
              <w:rPr>
                <w:rStyle w:val="normaltextrun"/>
              </w:rPr>
              <w:t>The HVDCDC shall raises a level 0 fault (NHVDCDCFault = 0x1)</w:t>
            </w:r>
          </w:p>
        </w:tc>
      </w:tr>
      <w:tr w:rsidR="00A55B53" w:rsidRPr="00123177" w14:paraId="6F11DB2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4ABFCA1"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0795FC" w14:textId="77777777" w:rsidR="00A55B53" w:rsidRPr="00123177" w:rsidRDefault="00A55B53" w:rsidP="00535342">
            <w:r w:rsidRPr="00123177">
              <w:rPr>
                <w:szCs w:val="20"/>
              </w:rPr>
              <w:t>Constraints is not applicable.</w:t>
            </w:r>
          </w:p>
        </w:tc>
      </w:tr>
      <w:tr w:rsidR="00A55B53" w:rsidRPr="00123177" w14:paraId="605A592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B117BFA"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CDF5C6" w14:textId="77777777" w:rsidR="00A55B53" w:rsidRPr="00123177" w:rsidRDefault="00A55B53" w:rsidP="00535342">
            <w:r w:rsidRPr="00123177">
              <w:rPr>
                <w:szCs w:val="20"/>
              </w:rPr>
              <w:t>No effects on other system</w:t>
            </w:r>
          </w:p>
        </w:tc>
      </w:tr>
      <w:tr w:rsidR="00A55B53" w:rsidRPr="00123177" w14:paraId="5626236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51A7400" w14:textId="77777777" w:rsidR="00A55B53" w:rsidRPr="00123177" w:rsidRDefault="00A55B53" w:rsidP="00535342">
            <w:r w:rsidRPr="00123177">
              <w:rPr>
                <w:rFonts w:eastAsia="Arial"/>
                <w:color w:val="000000" w:themeColor="text1"/>
                <w:szCs w:val="20"/>
              </w:rPr>
              <w:t>Testability with respect to test environment</w:t>
            </w:r>
          </w:p>
          <w:p w14:paraId="62E0E722" w14:textId="77777777" w:rsidR="00A55B53" w:rsidRPr="00123177" w:rsidRDefault="00A55B53" w:rsidP="00535342">
            <w:r w:rsidRPr="00123177">
              <w:rPr>
                <w:rFonts w:eastAsia="Arial"/>
                <w:color w:val="000000" w:themeColor="text1"/>
                <w:szCs w:val="20"/>
              </w:rPr>
              <w:t>(Yes/No)</w:t>
            </w:r>
          </w:p>
          <w:p w14:paraId="690FF9F6" w14:textId="77777777" w:rsidR="00A55B53" w:rsidRPr="00123177" w:rsidRDefault="00A55B53" w:rsidP="00535342">
            <w:r w:rsidRPr="00123177">
              <w:rPr>
                <w:rFonts w:eastAsia="Arial"/>
                <w:i/>
                <w:iCs/>
                <w:color w:val="000000" w:themeColor="text1"/>
                <w:szCs w:val="20"/>
              </w:rPr>
              <w:t xml:space="preserve">Note: Mention in which phase of testing, this requirement </w:t>
            </w:r>
            <w:r w:rsidRPr="00123177">
              <w:rPr>
                <w:rFonts w:eastAsia="Arial"/>
                <w:i/>
                <w:iCs/>
                <w:color w:val="000000" w:themeColor="text1"/>
                <w:szCs w:val="20"/>
              </w:rPr>
              <w:lastRenderedPageBreak/>
              <w:t>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F540D0" w14:textId="77777777" w:rsidR="00A55B53" w:rsidRPr="00123177" w:rsidRDefault="00A55B53" w:rsidP="00535342">
            <w:pPr>
              <w:pStyle w:val="TableText"/>
              <w:snapToGrid w:val="0"/>
            </w:pPr>
            <w:r w:rsidRPr="00123177">
              <w:lastRenderedPageBreak/>
              <w:t>YES</w:t>
            </w:r>
          </w:p>
          <w:p w14:paraId="6FC43B5C" w14:textId="77777777" w:rsidR="00A55B53" w:rsidRPr="00123177" w:rsidRDefault="00A55B53" w:rsidP="00535342"/>
        </w:tc>
      </w:tr>
      <w:tr w:rsidR="00A55B53" w:rsidRPr="00123177" w14:paraId="7EC0242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029A866" w14:textId="77777777" w:rsidR="00A55B53" w:rsidRPr="00123177" w:rsidRDefault="00A55B53" w:rsidP="00535342">
            <w:r w:rsidRPr="00123177">
              <w:rPr>
                <w:rFonts w:eastAsia="Arial"/>
                <w:color w:val="000000" w:themeColor="text1"/>
                <w:szCs w:val="20"/>
              </w:rPr>
              <w:t>Feasible within project constraints</w:t>
            </w:r>
          </w:p>
          <w:p w14:paraId="292E1371" w14:textId="77777777" w:rsidR="00A55B53" w:rsidRPr="00123177" w:rsidRDefault="00A55B53" w:rsidP="00535342">
            <w:r w:rsidRPr="00123177">
              <w:rPr>
                <w:rFonts w:eastAsia="Arial"/>
                <w:color w:val="000000" w:themeColor="text1"/>
                <w:szCs w:val="20"/>
              </w:rPr>
              <w:t>(Yes/No)</w:t>
            </w:r>
          </w:p>
          <w:p w14:paraId="67ACAD57"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82D3E5" w14:textId="77777777" w:rsidR="00A55B53" w:rsidRPr="00123177" w:rsidRDefault="00A55B53" w:rsidP="00535342">
            <w:pPr>
              <w:pStyle w:val="TableText"/>
              <w:snapToGrid w:val="0"/>
            </w:pPr>
            <w:r w:rsidRPr="00123177">
              <w:t>YES</w:t>
            </w:r>
          </w:p>
          <w:p w14:paraId="4407EA9B" w14:textId="77777777" w:rsidR="00A55B53" w:rsidRPr="00123177" w:rsidRDefault="00A55B53" w:rsidP="00535342"/>
        </w:tc>
      </w:tr>
      <w:tr w:rsidR="00A55B53" w:rsidRPr="00123177" w14:paraId="1193699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C38094B" w14:textId="77777777" w:rsidR="00A55B53" w:rsidRPr="00123177" w:rsidRDefault="00A55B53" w:rsidP="00535342">
            <w:r w:rsidRPr="00123177">
              <w:rPr>
                <w:rFonts w:eastAsia="Arial"/>
                <w:color w:val="000000" w:themeColor="text1"/>
                <w:szCs w:val="20"/>
              </w:rPr>
              <w:t>Critical</w:t>
            </w:r>
          </w:p>
          <w:p w14:paraId="7CC95856"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4ED021" w14:textId="77777777" w:rsidR="00A55B53" w:rsidRPr="00123177" w:rsidRDefault="00A55B53" w:rsidP="00535342">
            <w:r w:rsidRPr="00123177">
              <w:t>YES</w:t>
            </w:r>
          </w:p>
        </w:tc>
      </w:tr>
      <w:tr w:rsidR="00A55B53" w:rsidRPr="00123177" w14:paraId="4C614C0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F478DE4"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1B4635" w14:textId="77777777" w:rsidR="00A55B53" w:rsidRPr="00123177" w:rsidRDefault="00A55B53" w:rsidP="00535342">
            <w:r w:rsidRPr="00123177">
              <w:t>Acceptance Criteria for this requirement should be as per SECTION-6 ACCEPTANCE CRITERIA</w:t>
            </w:r>
          </w:p>
        </w:tc>
      </w:tr>
    </w:tbl>
    <w:p w14:paraId="4BAF5EAC" w14:textId="77777777" w:rsidR="00A55B53" w:rsidRPr="00123177" w:rsidRDefault="00A55B53" w:rsidP="00A55B53">
      <w:pPr>
        <w:rPr>
          <w:rFonts w:eastAsia="Arial"/>
          <w:szCs w:val="20"/>
        </w:rPr>
      </w:pPr>
    </w:p>
    <w:p w14:paraId="21CFBF0F" w14:textId="77777777" w:rsidR="00A55B53" w:rsidRPr="00123177" w:rsidRDefault="00A55B53" w:rsidP="00A55B53">
      <w:pPr>
        <w:rPr>
          <w:rFonts w:eastAsia="Arial"/>
          <w:szCs w:val="20"/>
        </w:rPr>
      </w:pPr>
    </w:p>
    <w:p w14:paraId="39E15C5F" w14:textId="77777777" w:rsidR="00A55B53" w:rsidRPr="002E4AA8" w:rsidRDefault="00A55B53" w:rsidP="00A55B53">
      <w:pPr>
        <w:pStyle w:val="Heading5"/>
        <w:rPr>
          <w:rFonts w:eastAsia="Arial"/>
          <w:sz w:val="20"/>
          <w:szCs w:val="20"/>
          <w:highlight w:val="yellow"/>
        </w:rPr>
      </w:pPr>
      <w:r w:rsidRPr="002E4AA8">
        <w:rPr>
          <w:rFonts w:eastAsia="Arial"/>
          <w:sz w:val="20"/>
          <w:szCs w:val="20"/>
          <w:highlight w:val="yellow"/>
        </w:rPr>
        <w:t xml:space="preserve">Requirement against detection of </w:t>
      </w:r>
      <w:r w:rsidRPr="002E4AA8">
        <w:rPr>
          <w:rStyle w:val="ui-provider"/>
          <w:sz w:val="20"/>
          <w:szCs w:val="20"/>
          <w:highlight w:val="yellow"/>
        </w:rPr>
        <w:t>circuit short to high of the HVIL detection circuit</w:t>
      </w:r>
    </w:p>
    <w:tbl>
      <w:tblPr>
        <w:tblW w:w="9300" w:type="dxa"/>
        <w:tblInd w:w="103" w:type="dxa"/>
        <w:tblLook w:val="06A0" w:firstRow="1" w:lastRow="0" w:firstColumn="1" w:lastColumn="0" w:noHBand="1" w:noVBand="1"/>
      </w:tblPr>
      <w:tblGrid>
        <w:gridCol w:w="1456"/>
        <w:gridCol w:w="7844"/>
      </w:tblGrid>
      <w:tr w:rsidR="00A55B53" w:rsidRPr="00123177" w14:paraId="0CAF02A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5A16BA6"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CAB8F8D" w14:textId="77777777" w:rsidR="00A55B53" w:rsidRPr="00123177" w:rsidRDefault="00A55B53" w:rsidP="00535342">
            <w:r w:rsidRPr="00123177">
              <w:rPr>
                <w:rFonts w:eastAsia="Arial"/>
                <w:b/>
                <w:bCs/>
                <w:color w:val="000000" w:themeColor="text1"/>
                <w:szCs w:val="20"/>
              </w:rPr>
              <w:t>Description</w:t>
            </w:r>
          </w:p>
        </w:tc>
      </w:tr>
      <w:tr w:rsidR="00A55B53" w:rsidRPr="00123177" w14:paraId="1E4B5D7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1062A12"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88C71C" w14:textId="77777777" w:rsidR="00A55B53" w:rsidRPr="00123177" w:rsidRDefault="00A55B53" w:rsidP="00535342">
            <w:r w:rsidRPr="00123177">
              <w:rPr>
                <w:rFonts w:eastAsia="Arial"/>
                <w:color w:val="000000" w:themeColor="text1"/>
              </w:rPr>
              <w:t>SWRS_Diag_108</w:t>
            </w:r>
          </w:p>
        </w:tc>
      </w:tr>
      <w:tr w:rsidR="00A55B53" w:rsidRPr="00123177" w14:paraId="40BC3819"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C4D14A4"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1DA7D4" w14:textId="77777777" w:rsidR="00A55B53" w:rsidRPr="00123177" w:rsidRDefault="00A55B53" w:rsidP="00535342">
            <w:pPr>
              <w:rPr>
                <w:rFonts w:eastAsia="Arial"/>
                <w:color w:val="000000" w:themeColor="text1"/>
              </w:rPr>
            </w:pPr>
            <w:r w:rsidRPr="00123177">
              <w:rPr>
                <w:rFonts w:eastAsia="Arial"/>
                <w:color w:val="000000" w:themeColor="text1"/>
              </w:rPr>
              <w:t>SDS-HVDCDC-222</w:t>
            </w:r>
          </w:p>
        </w:tc>
      </w:tr>
      <w:tr w:rsidR="00A55B53" w:rsidRPr="00123177" w14:paraId="496884D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FC0E6E2"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6630BC" w14:textId="77777777" w:rsidR="00A55B53" w:rsidRPr="00123177" w:rsidRDefault="00A55B53" w:rsidP="00535342">
            <w:pPr>
              <w:rPr>
                <w:rFonts w:eastAsia="Arial"/>
                <w:color w:val="000000" w:themeColor="text1"/>
              </w:rPr>
            </w:pPr>
            <w:r w:rsidRPr="00123177">
              <w:t>Pre C-Sample/PF3.0 Phase-2</w:t>
            </w:r>
          </w:p>
        </w:tc>
      </w:tr>
      <w:tr w:rsidR="00A55B53" w:rsidRPr="00123177" w14:paraId="590FB3EA"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49BC551D"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1A17CB" w14:textId="77777777" w:rsidR="00A55B53" w:rsidRPr="00123177" w:rsidRDefault="00A55B53" w:rsidP="00535342">
            <w:pPr>
              <w:rPr>
                <w:rFonts w:eastAsia="Arial"/>
                <w:szCs w:val="20"/>
              </w:rPr>
            </w:pPr>
            <w:r w:rsidRPr="00123177">
              <w:rPr>
                <w:rStyle w:val="ui-provider"/>
              </w:rPr>
              <w:t xml:space="preserve">The circuit short to high of the HVIL detection circuit shall be detected and report by HVHVDCDC </w:t>
            </w:r>
          </w:p>
        </w:tc>
      </w:tr>
      <w:tr w:rsidR="00A55B53" w:rsidRPr="00123177" w14:paraId="7F7B62D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760ACC"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891871" w14:textId="77777777" w:rsidR="00A55B53" w:rsidRPr="00123177" w:rsidRDefault="00A55B53" w:rsidP="00535342">
            <w:r w:rsidRPr="00123177">
              <w:rPr>
                <w:rFonts w:eastAsia="Arial"/>
              </w:rPr>
              <w:t>No Such derived requirement is applicable.</w:t>
            </w:r>
          </w:p>
        </w:tc>
      </w:tr>
      <w:tr w:rsidR="00A55B53" w:rsidRPr="00123177" w14:paraId="11AE1E9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8BD05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C535C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592FB7F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FD953C3"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6F3ACE"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15F20EB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B080DB"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4BFF0B" w14:textId="77777777" w:rsidR="00A55B53" w:rsidRPr="00123177" w:rsidRDefault="00A55B53" w:rsidP="00535342">
            <w:pPr>
              <w:spacing w:line="259" w:lineRule="auto"/>
            </w:pPr>
            <w:r w:rsidRPr="00123177">
              <w:rPr>
                <w:szCs w:val="20"/>
              </w:rPr>
              <w:t>1. Send NHVDCDCCommand as 0x01 ("Enable") using the CAN interface cyclically every 10ms.</w:t>
            </w:r>
          </w:p>
          <w:p w14:paraId="5A840649" w14:textId="77777777" w:rsidR="00A55B53" w:rsidRPr="00123177" w:rsidRDefault="00A55B53" w:rsidP="00535342">
            <w:pPr>
              <w:spacing w:line="259" w:lineRule="auto"/>
            </w:pPr>
            <w:r w:rsidRPr="00123177">
              <w:t>2. Provide the changes required for short to high on HVIL detection circuit.</w:t>
            </w:r>
          </w:p>
        </w:tc>
      </w:tr>
      <w:tr w:rsidR="00A55B53" w:rsidRPr="00123177" w14:paraId="55C6CC9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2A4C8F"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C7BC87"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CAN messages shall be observed on the MCAN interface</w:t>
            </w:r>
          </w:p>
          <w:p w14:paraId="289851D3"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NHVDCDCHVIL @ HVDCDC_Status1 is equal to 2.</w:t>
            </w:r>
          </w:p>
          <w:p w14:paraId="7687E0C5"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2. </w:t>
            </w:r>
            <w:r w:rsidRPr="00123177">
              <w:rPr>
                <w:szCs w:val="20"/>
              </w:rPr>
              <w:t>NHVDCDCFaultID @ HVDCDC_Debug_PDU signal should provide Fault ID</w:t>
            </w:r>
            <w:r w:rsidRPr="00123177">
              <w:rPr>
                <w:rFonts w:eastAsia="Arial"/>
                <w:szCs w:val="20"/>
              </w:rPr>
              <w:t xml:space="preserve"> for detected circuit </w:t>
            </w:r>
            <w:r w:rsidRPr="00123177">
              <w:t xml:space="preserve">short to high </w:t>
            </w:r>
            <w:r w:rsidRPr="00123177">
              <w:rPr>
                <w:rStyle w:val="ui-provider"/>
              </w:rPr>
              <w:t>failure on the HVIL detection circuit</w:t>
            </w:r>
          </w:p>
        </w:tc>
      </w:tr>
      <w:tr w:rsidR="00A55B53" w:rsidRPr="00123177" w14:paraId="1179CBC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6A3B3C4"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344A29" w14:textId="77777777" w:rsidR="00A55B53" w:rsidRPr="00123177" w:rsidRDefault="00A55B53" w:rsidP="00535342">
            <w:pPr>
              <w:spacing w:line="259" w:lineRule="auto"/>
              <w:rPr>
                <w:rStyle w:val="ui-provider"/>
              </w:rPr>
            </w:pPr>
            <w:r w:rsidRPr="00123177">
              <w:rPr>
                <w:rFonts w:eastAsia="Arial"/>
              </w:rPr>
              <w:t xml:space="preserve">1. The HVDCDC shall reports the HVIL status as 2 when </w:t>
            </w:r>
            <w:r w:rsidRPr="00123177">
              <w:rPr>
                <w:rStyle w:val="ui-provider"/>
              </w:rPr>
              <w:t>power supply failure of the HVIL detection circuit.</w:t>
            </w:r>
          </w:p>
          <w:p w14:paraId="1E0DC636" w14:textId="77777777" w:rsidR="00A55B53" w:rsidRPr="00123177" w:rsidRDefault="00A55B53" w:rsidP="00535342">
            <w:pPr>
              <w:spacing w:line="259" w:lineRule="auto"/>
              <w:rPr>
                <w:rFonts w:eastAsia="Arial"/>
              </w:rPr>
            </w:pPr>
            <w:r w:rsidRPr="00123177">
              <w:rPr>
                <w:rStyle w:val="ui-provider"/>
                <w:rFonts w:eastAsia="Arial"/>
              </w:rPr>
              <w:t xml:space="preserve">2. </w:t>
            </w:r>
            <w:r w:rsidRPr="00123177">
              <w:rPr>
                <w:rStyle w:val="normaltextrun"/>
              </w:rPr>
              <w:t xml:space="preserve">Verify that the HVDCDC raises a level 0 fault (NHVDCDCFault = 0x1) upon </w:t>
            </w:r>
            <w:r w:rsidRPr="00123177">
              <w:rPr>
                <w:rFonts w:eastAsia="Arial"/>
                <w:szCs w:val="20"/>
              </w:rPr>
              <w:t xml:space="preserve">circuit </w:t>
            </w:r>
            <w:r w:rsidRPr="00123177">
              <w:t xml:space="preserve">short to high </w:t>
            </w:r>
            <w:r w:rsidRPr="00123177">
              <w:rPr>
                <w:rStyle w:val="ui-provider"/>
              </w:rPr>
              <w:t>failure</w:t>
            </w:r>
            <w:r w:rsidRPr="00123177">
              <w:rPr>
                <w:rStyle w:val="normaltextrun"/>
              </w:rPr>
              <w:t xml:space="preserve"> detection</w:t>
            </w:r>
          </w:p>
        </w:tc>
      </w:tr>
      <w:tr w:rsidR="00A55B53" w:rsidRPr="00123177" w14:paraId="2A2A9B8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88A5F31" w14:textId="77777777" w:rsidR="00A55B53" w:rsidRPr="00123177" w:rsidRDefault="00A55B53" w:rsidP="00535342">
            <w:r w:rsidRPr="00123177">
              <w:rPr>
                <w:rFonts w:eastAsia="Arial"/>
                <w:color w:val="000000" w:themeColor="text1"/>
                <w:szCs w:val="20"/>
              </w:rPr>
              <w:lastRenderedPageBreak/>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72977E" w14:textId="77777777" w:rsidR="00A55B53" w:rsidRPr="00123177" w:rsidRDefault="00A55B53" w:rsidP="00535342">
            <w:r w:rsidRPr="00123177">
              <w:t>No such mandatory fields is applicable.</w:t>
            </w:r>
          </w:p>
        </w:tc>
      </w:tr>
      <w:tr w:rsidR="00A55B53" w:rsidRPr="00123177" w14:paraId="3F49F63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9E8E2C"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C103E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The HVDCDC application shall be in Standby state, the value of CAN signal HVDCDCStatus @ HVDCDC_Status1 shall equal to 0x0 ("Standby"), and signal NHVDCDCStatusDebug @ HVDCDC_Debug shall equal to 0x0 ("Standby").</w:t>
            </w:r>
          </w:p>
          <w:p w14:paraId="47C0820D" w14:textId="77777777" w:rsidR="00A55B53" w:rsidRPr="00123177" w:rsidRDefault="00A55B53" w:rsidP="00535342">
            <w:r w:rsidRPr="00123177">
              <w:rPr>
                <w:rFonts w:eastAsia="Arial"/>
                <w:color w:val="000000" w:themeColor="text1"/>
                <w:szCs w:val="20"/>
              </w:rPr>
              <w:t>2. No fault shall be raised, Value of CAN signal NHVDCDCFault @ HVDCDC_Status1 shall equal to 0</w:t>
            </w:r>
          </w:p>
        </w:tc>
      </w:tr>
      <w:tr w:rsidR="00A55B53" w:rsidRPr="00123177" w14:paraId="4173903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377F02E"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45D7C5" w14:textId="77777777" w:rsidR="00A55B53" w:rsidRPr="00123177" w:rsidRDefault="00A55B53" w:rsidP="00535342">
            <w:r w:rsidRPr="00123177">
              <w:rPr>
                <w:szCs w:val="20"/>
              </w:rPr>
              <w:t>Default values shall be applicable with respect to Pre-Loaded Values</w:t>
            </w:r>
          </w:p>
        </w:tc>
      </w:tr>
      <w:tr w:rsidR="00A55B53" w:rsidRPr="00123177" w14:paraId="3513DE6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97033F9"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868E75" w14:textId="77777777" w:rsidR="00A55B53" w:rsidRPr="00123177" w:rsidRDefault="00A55B53" w:rsidP="00535342">
            <w:r w:rsidRPr="00123177">
              <w:rPr>
                <w:szCs w:val="20"/>
              </w:rPr>
              <w:t>Valid range value is not required.</w:t>
            </w:r>
          </w:p>
        </w:tc>
      </w:tr>
      <w:tr w:rsidR="00A55B53" w:rsidRPr="00123177" w14:paraId="54F96F2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6488663"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5863CD" w14:textId="77777777" w:rsidR="00A55B53" w:rsidRPr="00123177" w:rsidRDefault="00A55B53" w:rsidP="00535342">
            <w:r w:rsidRPr="00123177">
              <w:rPr>
                <w:szCs w:val="20"/>
              </w:rPr>
              <w:t>Data latency period is not applicable</w:t>
            </w:r>
          </w:p>
        </w:tc>
      </w:tr>
      <w:tr w:rsidR="00A55B53" w:rsidRPr="00123177" w14:paraId="603A136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02A60E0"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D310D8" w14:textId="77777777" w:rsidR="00A55B53" w:rsidRPr="00123177" w:rsidRDefault="00A55B53" w:rsidP="00535342">
            <w:r w:rsidRPr="00123177">
              <w:rPr>
                <w:szCs w:val="20"/>
              </w:rPr>
              <w:t>Data Retention period is not applicable.</w:t>
            </w:r>
          </w:p>
        </w:tc>
      </w:tr>
      <w:tr w:rsidR="00A55B53" w:rsidRPr="00123177" w14:paraId="261E500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F070BB1"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5864C3" w14:textId="77777777" w:rsidR="00A55B53" w:rsidRPr="00123177" w:rsidRDefault="00A55B53" w:rsidP="00535342">
            <w:r w:rsidRPr="00123177">
              <w:rPr>
                <w:szCs w:val="20"/>
              </w:rPr>
              <w:t>Data rate is not applicable.</w:t>
            </w:r>
          </w:p>
        </w:tc>
      </w:tr>
      <w:tr w:rsidR="00A55B53" w:rsidRPr="00123177" w14:paraId="3A608FD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3F1D9F0"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42B683"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697010C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57AF330"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D0483C" w14:textId="77777777" w:rsidR="00A55B53" w:rsidRPr="00123177" w:rsidRDefault="00A55B53" w:rsidP="00535342">
            <w:r w:rsidRPr="00123177">
              <w:rPr>
                <w:szCs w:val="20"/>
              </w:rPr>
              <w:t>Temporal event is not applicable.</w:t>
            </w:r>
          </w:p>
        </w:tc>
      </w:tr>
      <w:tr w:rsidR="00A55B53" w:rsidRPr="00123177" w14:paraId="24F0A1A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B412446" w14:textId="77777777" w:rsidR="00A55B53" w:rsidRPr="00123177" w:rsidRDefault="00A55B53" w:rsidP="00535342">
            <w:r w:rsidRPr="00123177">
              <w:rPr>
                <w:rFonts w:eastAsia="Arial"/>
                <w:color w:val="000000" w:themeColor="text1"/>
                <w:szCs w:val="20"/>
              </w:rPr>
              <w:t xml:space="preserve">Validation Rules/ </w:t>
            </w:r>
          </w:p>
          <w:p w14:paraId="5D1953D1"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B1503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405F3F46" w14:textId="77777777" w:rsidR="00A55B53" w:rsidRPr="00123177" w:rsidRDefault="00A55B53" w:rsidP="00535342">
            <w:pPr>
              <w:pStyle w:val="TableText"/>
              <w:snapToGrid w:val="0"/>
            </w:pPr>
          </w:p>
          <w:p w14:paraId="210B2C7C"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NHVDCDCHVIL @ HVDCDC_Status1 is equal to 2.</w:t>
            </w:r>
          </w:p>
          <w:p w14:paraId="44B65289" w14:textId="77777777" w:rsidR="00A55B53" w:rsidRPr="00123177" w:rsidRDefault="00A55B53" w:rsidP="00535342">
            <w:pPr>
              <w:pStyle w:val="TableText"/>
              <w:snapToGrid w:val="0"/>
              <w:rPr>
                <w:rStyle w:val="ui-provider"/>
              </w:rPr>
            </w:pPr>
            <w:r w:rsidRPr="00123177">
              <w:rPr>
                <w:rFonts w:eastAsia="Arial"/>
                <w:color w:val="000000" w:themeColor="text1"/>
                <w:szCs w:val="20"/>
              </w:rPr>
              <w:t xml:space="preserve">2. </w:t>
            </w:r>
            <w:r w:rsidRPr="00123177">
              <w:rPr>
                <w:szCs w:val="20"/>
              </w:rPr>
              <w:t>NHVDCDCFaultID @ HVDCDC_Debug_PDU signal should provide Fault ID</w:t>
            </w:r>
            <w:r w:rsidRPr="00123177">
              <w:rPr>
                <w:rFonts w:eastAsia="Arial"/>
                <w:szCs w:val="20"/>
              </w:rPr>
              <w:t xml:space="preserve"> for detected circuit </w:t>
            </w:r>
            <w:r w:rsidRPr="00123177">
              <w:t xml:space="preserve">short to high </w:t>
            </w:r>
            <w:r w:rsidRPr="00123177">
              <w:rPr>
                <w:rStyle w:val="ui-provider"/>
              </w:rPr>
              <w:t>failure on the HVIL detection circuit</w:t>
            </w:r>
          </w:p>
          <w:p w14:paraId="2189222B" w14:textId="77777777" w:rsidR="00A55B53" w:rsidRPr="00123177" w:rsidRDefault="00A55B53" w:rsidP="00535342">
            <w:pPr>
              <w:pStyle w:val="TableText"/>
              <w:snapToGrid w:val="0"/>
            </w:pPr>
            <w:r w:rsidRPr="00123177">
              <w:rPr>
                <w:rStyle w:val="ui-provider"/>
              </w:rPr>
              <w:t xml:space="preserve">3. </w:t>
            </w:r>
            <w:r w:rsidRPr="00123177">
              <w:rPr>
                <w:rStyle w:val="normaltextrun"/>
              </w:rPr>
              <w:t>The HVDCDC shall raises a level 0 fault (NHVDCDCFault = 0x1)</w:t>
            </w:r>
          </w:p>
        </w:tc>
      </w:tr>
      <w:tr w:rsidR="00A55B53" w:rsidRPr="00123177" w14:paraId="5032AC9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75D823"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F17C19" w14:textId="77777777" w:rsidR="00A55B53" w:rsidRPr="00123177" w:rsidRDefault="00A55B53" w:rsidP="00535342">
            <w:r w:rsidRPr="00123177">
              <w:rPr>
                <w:szCs w:val="20"/>
              </w:rPr>
              <w:t>Constraints is not applicable.</w:t>
            </w:r>
          </w:p>
        </w:tc>
      </w:tr>
      <w:tr w:rsidR="00A55B53" w:rsidRPr="00123177" w14:paraId="46EEC8E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312F637"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7C7705" w14:textId="77777777" w:rsidR="00A55B53" w:rsidRPr="00123177" w:rsidRDefault="00A55B53" w:rsidP="00535342">
            <w:r w:rsidRPr="00123177">
              <w:rPr>
                <w:szCs w:val="20"/>
              </w:rPr>
              <w:t>No effects on other system</w:t>
            </w:r>
          </w:p>
        </w:tc>
      </w:tr>
      <w:tr w:rsidR="00A55B53" w:rsidRPr="00123177" w14:paraId="0582342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9DB702" w14:textId="77777777" w:rsidR="00A55B53" w:rsidRPr="00123177" w:rsidRDefault="00A55B53" w:rsidP="00535342">
            <w:r w:rsidRPr="00123177">
              <w:rPr>
                <w:rFonts w:eastAsia="Arial"/>
                <w:color w:val="000000" w:themeColor="text1"/>
                <w:szCs w:val="20"/>
              </w:rPr>
              <w:t>Testability with respect to test environment</w:t>
            </w:r>
          </w:p>
          <w:p w14:paraId="2A829BF3" w14:textId="77777777" w:rsidR="00A55B53" w:rsidRPr="00123177" w:rsidRDefault="00A55B53" w:rsidP="00535342">
            <w:r w:rsidRPr="00123177">
              <w:rPr>
                <w:rFonts w:eastAsia="Arial"/>
                <w:color w:val="000000" w:themeColor="text1"/>
                <w:szCs w:val="20"/>
              </w:rPr>
              <w:t>(Yes/No)</w:t>
            </w:r>
          </w:p>
          <w:p w14:paraId="6FA5730B" w14:textId="77777777" w:rsidR="00A55B53" w:rsidRPr="00123177" w:rsidRDefault="00A55B53" w:rsidP="00535342">
            <w:r w:rsidRPr="00123177">
              <w:rPr>
                <w:rFonts w:eastAsia="Arial"/>
                <w:i/>
                <w:iCs/>
                <w:color w:val="000000" w:themeColor="text1"/>
                <w:szCs w:val="20"/>
              </w:rPr>
              <w:t xml:space="preserve">Note: Mention in which phase </w:t>
            </w:r>
            <w:r w:rsidRPr="00123177">
              <w:rPr>
                <w:rFonts w:eastAsia="Arial"/>
                <w:i/>
                <w:iCs/>
                <w:color w:val="000000" w:themeColor="text1"/>
                <w:szCs w:val="20"/>
              </w:rPr>
              <w:lastRenderedPageBreak/>
              <w:t>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3B6EEC" w14:textId="77777777" w:rsidR="00A55B53" w:rsidRPr="00123177" w:rsidRDefault="00A55B53" w:rsidP="00535342">
            <w:pPr>
              <w:pStyle w:val="TableText"/>
              <w:snapToGrid w:val="0"/>
            </w:pPr>
            <w:r w:rsidRPr="00123177">
              <w:lastRenderedPageBreak/>
              <w:t>YES</w:t>
            </w:r>
          </w:p>
          <w:p w14:paraId="381B2C60" w14:textId="77777777" w:rsidR="00A55B53" w:rsidRPr="00123177" w:rsidRDefault="00A55B53" w:rsidP="00535342"/>
        </w:tc>
      </w:tr>
      <w:tr w:rsidR="00A55B53" w:rsidRPr="00123177" w14:paraId="7AC078B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173E0A" w14:textId="77777777" w:rsidR="00A55B53" w:rsidRPr="00123177" w:rsidRDefault="00A55B53" w:rsidP="00535342">
            <w:r w:rsidRPr="00123177">
              <w:rPr>
                <w:rFonts w:eastAsia="Arial"/>
                <w:color w:val="000000" w:themeColor="text1"/>
                <w:szCs w:val="20"/>
              </w:rPr>
              <w:t>Feasible within project constraints</w:t>
            </w:r>
          </w:p>
          <w:p w14:paraId="69B3F43A" w14:textId="77777777" w:rsidR="00A55B53" w:rsidRPr="00123177" w:rsidRDefault="00A55B53" w:rsidP="00535342">
            <w:r w:rsidRPr="00123177">
              <w:rPr>
                <w:rFonts w:eastAsia="Arial"/>
                <w:color w:val="000000" w:themeColor="text1"/>
                <w:szCs w:val="20"/>
              </w:rPr>
              <w:t>(Yes/No)</w:t>
            </w:r>
          </w:p>
          <w:p w14:paraId="37AD32CE"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82EB98" w14:textId="77777777" w:rsidR="00A55B53" w:rsidRPr="00123177" w:rsidRDefault="00A55B53" w:rsidP="00535342">
            <w:pPr>
              <w:pStyle w:val="TableText"/>
              <w:snapToGrid w:val="0"/>
            </w:pPr>
            <w:r w:rsidRPr="00123177">
              <w:t>YES</w:t>
            </w:r>
          </w:p>
          <w:p w14:paraId="5B94E921" w14:textId="77777777" w:rsidR="00A55B53" w:rsidRPr="00123177" w:rsidRDefault="00A55B53" w:rsidP="00535342"/>
        </w:tc>
      </w:tr>
      <w:tr w:rsidR="00A55B53" w:rsidRPr="00123177" w14:paraId="4F94776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4E3191C" w14:textId="77777777" w:rsidR="00A55B53" w:rsidRPr="00123177" w:rsidRDefault="00A55B53" w:rsidP="00535342">
            <w:r w:rsidRPr="00123177">
              <w:rPr>
                <w:rFonts w:eastAsia="Arial"/>
                <w:color w:val="000000" w:themeColor="text1"/>
                <w:szCs w:val="20"/>
              </w:rPr>
              <w:t>Critical</w:t>
            </w:r>
          </w:p>
          <w:p w14:paraId="574715EC"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20D4E7" w14:textId="77777777" w:rsidR="00A55B53" w:rsidRPr="00123177" w:rsidRDefault="00A55B53" w:rsidP="00535342">
            <w:r w:rsidRPr="00123177">
              <w:t>YES</w:t>
            </w:r>
          </w:p>
        </w:tc>
      </w:tr>
      <w:tr w:rsidR="00A55B53" w:rsidRPr="00123177" w14:paraId="3E5F0AA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DB5DAA7"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91F48A" w14:textId="77777777" w:rsidR="00A55B53" w:rsidRPr="00123177" w:rsidRDefault="00A55B53" w:rsidP="00535342">
            <w:r w:rsidRPr="00123177">
              <w:t>Acceptance Criteria for this requirement should be as per SECTION-6 ACCEPTANCE CRITERIA</w:t>
            </w:r>
          </w:p>
        </w:tc>
      </w:tr>
    </w:tbl>
    <w:p w14:paraId="5F279AAD" w14:textId="77777777" w:rsidR="00A55B53" w:rsidRPr="00123177" w:rsidRDefault="00A55B53" w:rsidP="00A55B53">
      <w:pPr>
        <w:rPr>
          <w:rFonts w:eastAsia="Arial"/>
          <w:szCs w:val="20"/>
        </w:rPr>
      </w:pPr>
    </w:p>
    <w:p w14:paraId="09EC887E" w14:textId="7AAA63A8" w:rsidR="00D76460" w:rsidRPr="002E25E2" w:rsidRDefault="00D76460" w:rsidP="008E23B6">
      <w:pPr>
        <w:pStyle w:val="Heading5"/>
        <w:rPr>
          <w:rFonts w:eastAsia="Arial"/>
          <w:sz w:val="20"/>
          <w:szCs w:val="20"/>
        </w:rPr>
      </w:pPr>
      <w:r w:rsidRPr="002E25E2">
        <w:rPr>
          <w:rFonts w:eastAsia="Arial"/>
          <w:sz w:val="20"/>
          <w:szCs w:val="20"/>
        </w:rPr>
        <w:t xml:space="preserve">Requirement against detection of HVIL loop </w:t>
      </w:r>
      <w:r w:rsidRPr="002E25E2">
        <w:rPr>
          <w:rStyle w:val="ui-provider"/>
          <w:sz w:val="20"/>
          <w:szCs w:val="20"/>
        </w:rPr>
        <w:t>circuit short to high failure</w:t>
      </w:r>
    </w:p>
    <w:tbl>
      <w:tblPr>
        <w:tblW w:w="9300" w:type="dxa"/>
        <w:tblInd w:w="103" w:type="dxa"/>
        <w:tblLook w:val="06A0" w:firstRow="1" w:lastRow="0" w:firstColumn="1" w:lastColumn="0" w:noHBand="1" w:noVBand="1"/>
      </w:tblPr>
      <w:tblGrid>
        <w:gridCol w:w="1456"/>
        <w:gridCol w:w="7844"/>
      </w:tblGrid>
      <w:tr w:rsidR="00D76460" w:rsidRPr="00123177" w14:paraId="2CD8FC8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23D0D6F" w14:textId="77777777" w:rsidR="00D76460" w:rsidRPr="00123177" w:rsidRDefault="00D76460"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B3935FE" w14:textId="77777777" w:rsidR="00D76460" w:rsidRPr="00123177" w:rsidRDefault="00D76460" w:rsidP="00535342">
            <w:r w:rsidRPr="00123177">
              <w:rPr>
                <w:rFonts w:eastAsia="Arial"/>
                <w:b/>
                <w:bCs/>
                <w:color w:val="000000" w:themeColor="text1"/>
                <w:szCs w:val="20"/>
              </w:rPr>
              <w:t>Description</w:t>
            </w:r>
          </w:p>
        </w:tc>
      </w:tr>
      <w:tr w:rsidR="00D76460" w:rsidRPr="00123177" w14:paraId="4195DD0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B5BD9A6" w14:textId="77777777" w:rsidR="00D76460" w:rsidRPr="00123177" w:rsidRDefault="00D76460"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B987A7" w14:textId="2942AC44" w:rsidR="00D76460" w:rsidRPr="00123177" w:rsidRDefault="00D76460" w:rsidP="00535342">
            <w:r w:rsidRPr="00123177">
              <w:rPr>
                <w:rFonts w:eastAsia="Arial"/>
                <w:color w:val="000000" w:themeColor="text1"/>
              </w:rPr>
              <w:t>SWRS_Diag_1</w:t>
            </w:r>
            <w:r>
              <w:rPr>
                <w:rFonts w:eastAsia="Arial"/>
                <w:color w:val="000000" w:themeColor="text1"/>
              </w:rPr>
              <w:t>1</w:t>
            </w:r>
            <w:r w:rsidRPr="00123177">
              <w:rPr>
                <w:rFonts w:eastAsia="Arial"/>
                <w:color w:val="000000" w:themeColor="text1"/>
              </w:rPr>
              <w:t>8</w:t>
            </w:r>
          </w:p>
        </w:tc>
      </w:tr>
      <w:tr w:rsidR="00D76460" w:rsidRPr="00123177" w14:paraId="75B5EE0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D4DE4DC" w14:textId="77777777" w:rsidR="00D76460" w:rsidRPr="00123177" w:rsidRDefault="00D76460"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519B0C" w14:textId="5FFA6B90" w:rsidR="00D76460" w:rsidRPr="00123177" w:rsidRDefault="00D76460" w:rsidP="00535342">
            <w:pPr>
              <w:rPr>
                <w:rFonts w:eastAsia="Arial"/>
                <w:color w:val="000000" w:themeColor="text1"/>
              </w:rPr>
            </w:pPr>
            <w:r w:rsidRPr="00123177">
              <w:rPr>
                <w:rFonts w:eastAsia="Arial"/>
                <w:color w:val="000000" w:themeColor="text1"/>
              </w:rPr>
              <w:t>SDS-HVDCDC-</w:t>
            </w:r>
            <w:r>
              <w:rPr>
                <w:rFonts w:eastAsia="Arial"/>
                <w:color w:val="000000" w:themeColor="text1"/>
              </w:rPr>
              <w:t>420</w:t>
            </w:r>
          </w:p>
        </w:tc>
      </w:tr>
      <w:tr w:rsidR="00D76460" w:rsidRPr="00123177" w14:paraId="0ABB89E0"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F78839D" w14:textId="77777777" w:rsidR="00D76460" w:rsidRPr="00123177" w:rsidRDefault="00D76460"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5E0391" w14:textId="77777777" w:rsidR="00D76460" w:rsidRPr="00123177" w:rsidRDefault="00D76460" w:rsidP="00535342">
            <w:pPr>
              <w:rPr>
                <w:rFonts w:eastAsia="Arial"/>
                <w:color w:val="000000" w:themeColor="text1"/>
              </w:rPr>
            </w:pPr>
            <w:r w:rsidRPr="00123177">
              <w:t>Pre C-Sample/PF3.0 Phase-2</w:t>
            </w:r>
          </w:p>
        </w:tc>
      </w:tr>
      <w:tr w:rsidR="00D76460" w:rsidRPr="00123177" w14:paraId="6ECA0A22"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57A512B1" w14:textId="77777777" w:rsidR="00D76460" w:rsidRPr="00123177" w:rsidRDefault="00D76460"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CAF29B" w14:textId="61F89005" w:rsidR="00D76460" w:rsidRPr="00123177" w:rsidRDefault="00D76460" w:rsidP="00535342">
            <w:pPr>
              <w:rPr>
                <w:rFonts w:eastAsia="Arial"/>
                <w:szCs w:val="20"/>
              </w:rPr>
            </w:pPr>
            <w:r w:rsidRPr="00123177">
              <w:rPr>
                <w:rStyle w:val="ui-provider"/>
              </w:rPr>
              <w:t xml:space="preserve">The </w:t>
            </w:r>
            <w:r>
              <w:rPr>
                <w:rStyle w:val="ui-provider"/>
              </w:rPr>
              <w:t xml:space="preserve">HVIL loop faulty status shall be detected as </w:t>
            </w:r>
            <w:r w:rsidRPr="00123177">
              <w:rPr>
                <w:rStyle w:val="ui-provider"/>
              </w:rPr>
              <w:t>circuit short to high by HVHVDCDC</w:t>
            </w:r>
            <w:r>
              <w:rPr>
                <w:rStyle w:val="ui-provider"/>
              </w:rPr>
              <w:t xml:space="preserve">. HVDCDC shall raise report status as </w:t>
            </w:r>
            <w:r w:rsidRPr="00123177">
              <w:rPr>
                <w:rStyle w:val="ui-provider"/>
              </w:rPr>
              <w:t xml:space="preserve"> </w:t>
            </w:r>
            <w:r w:rsidR="00CA32BB" w:rsidRPr="00CA32BB">
              <w:rPr>
                <w:rStyle w:val="ui-provider"/>
              </w:rPr>
              <w:t>NHVDCDCHVIL = 0x2 "Faulty"</w:t>
            </w:r>
            <w:r w:rsidR="00CA32BB">
              <w:rPr>
                <w:rStyle w:val="ui-provider"/>
              </w:rPr>
              <w:t xml:space="preserve"> and level 0 fault</w:t>
            </w:r>
          </w:p>
        </w:tc>
      </w:tr>
      <w:tr w:rsidR="00D76460" w:rsidRPr="00123177" w14:paraId="0DFA4C8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7F3B4DC" w14:textId="77777777" w:rsidR="00D76460" w:rsidRPr="00123177" w:rsidRDefault="00D76460"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6E3529" w14:textId="77777777" w:rsidR="00D76460" w:rsidRPr="00123177" w:rsidRDefault="00D76460" w:rsidP="00535342">
            <w:r w:rsidRPr="00123177">
              <w:rPr>
                <w:rFonts w:eastAsia="Arial"/>
              </w:rPr>
              <w:t>No Such derived requirement is applicable.</w:t>
            </w:r>
          </w:p>
        </w:tc>
      </w:tr>
      <w:tr w:rsidR="00D76460" w:rsidRPr="00123177" w14:paraId="29C8ECF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6576ADA" w14:textId="77777777" w:rsidR="00D76460" w:rsidRPr="00123177" w:rsidRDefault="00D76460"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AB1EC9" w14:textId="77777777" w:rsidR="00D76460" w:rsidRPr="00123177" w:rsidRDefault="00D76460" w:rsidP="00535342">
            <w:pPr>
              <w:rPr>
                <w:rFonts w:eastAsia="Arial"/>
                <w:color w:val="000000" w:themeColor="text1"/>
                <w:szCs w:val="20"/>
              </w:rPr>
            </w:pPr>
            <w:r w:rsidRPr="00123177">
              <w:rPr>
                <w:rFonts w:eastAsia="Arial"/>
                <w:color w:val="000000" w:themeColor="text1"/>
                <w:szCs w:val="20"/>
              </w:rPr>
              <w:t>High</w:t>
            </w:r>
          </w:p>
        </w:tc>
      </w:tr>
      <w:tr w:rsidR="00D76460" w:rsidRPr="00123177" w14:paraId="6EDAC5E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36D75C" w14:textId="77777777" w:rsidR="00D76460" w:rsidRPr="00123177" w:rsidRDefault="00D76460"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F096EC" w14:textId="77777777" w:rsidR="00D76460" w:rsidRPr="00123177" w:rsidRDefault="00D76460" w:rsidP="00535342">
            <w:r w:rsidRPr="00123177">
              <w:rPr>
                <w:rFonts w:eastAsia="Arial"/>
                <w:color w:val="000000" w:themeColor="text1"/>
                <w:szCs w:val="20"/>
              </w:rPr>
              <w:t>No Specific access restrictions is applicable.</w:t>
            </w:r>
          </w:p>
        </w:tc>
      </w:tr>
      <w:tr w:rsidR="00D76460" w:rsidRPr="00123177" w14:paraId="7A5AD13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E73DF4" w14:textId="77777777" w:rsidR="00D76460" w:rsidRPr="00123177" w:rsidRDefault="00D76460"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40B068" w14:textId="77777777" w:rsidR="00D76460" w:rsidRPr="00123177" w:rsidRDefault="00D76460" w:rsidP="00535342">
            <w:pPr>
              <w:spacing w:line="259" w:lineRule="auto"/>
            </w:pPr>
            <w:r w:rsidRPr="00123177">
              <w:rPr>
                <w:szCs w:val="20"/>
              </w:rPr>
              <w:t>1. Send NHVDCDCCommand as 0x01 ("Enable") using the CAN interface cyclically every 10ms.</w:t>
            </w:r>
          </w:p>
          <w:p w14:paraId="27BC3570" w14:textId="77777777" w:rsidR="00D76460" w:rsidRPr="00123177" w:rsidRDefault="00D76460" w:rsidP="00535342">
            <w:pPr>
              <w:spacing w:line="259" w:lineRule="auto"/>
            </w:pPr>
            <w:r w:rsidRPr="00123177">
              <w:t xml:space="preserve">2. Provide the changes required for short to high on HVIL detection </w:t>
            </w:r>
            <w:commentRangeStart w:id="188"/>
            <w:r w:rsidRPr="00123177">
              <w:t>circuit</w:t>
            </w:r>
            <w:commentRangeEnd w:id="188"/>
            <w:r w:rsidR="00DB0537" w:rsidRPr="00123177">
              <w:rPr>
                <w:rStyle w:val="CommentReference"/>
                <w:sz w:val="24"/>
                <w:szCs w:val="24"/>
              </w:rPr>
              <w:commentReference w:id="188"/>
            </w:r>
            <w:r w:rsidRPr="00123177">
              <w:t>.</w:t>
            </w:r>
          </w:p>
        </w:tc>
      </w:tr>
      <w:tr w:rsidR="00D76460" w:rsidRPr="00123177" w14:paraId="547A984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91A2346" w14:textId="77777777" w:rsidR="00D76460" w:rsidRPr="00123177" w:rsidRDefault="00D76460"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C7EFB3" w14:textId="77777777" w:rsidR="00D76460" w:rsidRPr="00123177" w:rsidRDefault="00D76460" w:rsidP="00535342">
            <w:pPr>
              <w:spacing w:line="259" w:lineRule="auto"/>
              <w:rPr>
                <w:rFonts w:eastAsia="Arial"/>
                <w:color w:val="000000" w:themeColor="text1"/>
                <w:szCs w:val="20"/>
              </w:rPr>
            </w:pPr>
            <w:r w:rsidRPr="00123177">
              <w:rPr>
                <w:rFonts w:eastAsia="Arial"/>
                <w:color w:val="000000" w:themeColor="text1"/>
                <w:szCs w:val="20"/>
              </w:rPr>
              <w:t>Below CAN messages shall be observed on the MCAN interface</w:t>
            </w:r>
          </w:p>
          <w:p w14:paraId="73437380" w14:textId="77777777" w:rsidR="00D76460" w:rsidRPr="00123177" w:rsidRDefault="00D76460" w:rsidP="00535342">
            <w:pPr>
              <w:spacing w:line="259" w:lineRule="auto"/>
              <w:rPr>
                <w:rFonts w:eastAsia="Arial"/>
                <w:color w:val="000000" w:themeColor="text1"/>
                <w:szCs w:val="20"/>
              </w:rPr>
            </w:pPr>
            <w:r w:rsidRPr="00123177">
              <w:rPr>
                <w:rFonts w:eastAsia="Arial"/>
                <w:color w:val="000000" w:themeColor="text1"/>
                <w:szCs w:val="20"/>
              </w:rPr>
              <w:t>1. NHVDCDCHVIL @ HVDCDC_Status1 is equal to 2.</w:t>
            </w:r>
          </w:p>
          <w:p w14:paraId="7DB2EEA8" w14:textId="77777777" w:rsidR="00D76460" w:rsidRPr="00123177" w:rsidRDefault="00D76460" w:rsidP="00535342">
            <w:pPr>
              <w:spacing w:line="259" w:lineRule="auto"/>
              <w:rPr>
                <w:rFonts w:eastAsia="Arial"/>
                <w:color w:val="000000" w:themeColor="text1"/>
                <w:szCs w:val="20"/>
              </w:rPr>
            </w:pPr>
            <w:r w:rsidRPr="00123177">
              <w:rPr>
                <w:rFonts w:eastAsia="Arial"/>
                <w:color w:val="000000" w:themeColor="text1"/>
                <w:szCs w:val="20"/>
              </w:rPr>
              <w:t xml:space="preserve">2. </w:t>
            </w:r>
            <w:r w:rsidRPr="00123177">
              <w:rPr>
                <w:szCs w:val="20"/>
              </w:rPr>
              <w:t>NHVDCDCFaultID @ HVDCDC_Debug_PDU signal should provide Fault ID</w:t>
            </w:r>
            <w:r w:rsidRPr="00123177">
              <w:rPr>
                <w:rFonts w:eastAsia="Arial"/>
                <w:szCs w:val="20"/>
              </w:rPr>
              <w:t xml:space="preserve"> for detected circuit </w:t>
            </w:r>
            <w:r w:rsidRPr="00123177">
              <w:t xml:space="preserve">short to high </w:t>
            </w:r>
            <w:r w:rsidRPr="00123177">
              <w:rPr>
                <w:rStyle w:val="ui-provider"/>
              </w:rPr>
              <w:t>failure on the HVIL detection circuit</w:t>
            </w:r>
          </w:p>
        </w:tc>
      </w:tr>
      <w:tr w:rsidR="00D76460" w:rsidRPr="00123177" w14:paraId="5132330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E31596C" w14:textId="77777777" w:rsidR="00D76460" w:rsidRPr="00123177" w:rsidRDefault="00D76460" w:rsidP="00535342">
            <w:r w:rsidRPr="00123177">
              <w:rPr>
                <w:rFonts w:eastAsia="Arial"/>
                <w:color w:val="000000" w:themeColor="text1"/>
                <w:szCs w:val="20"/>
              </w:rPr>
              <w:lastRenderedPageBreak/>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407ED1" w14:textId="77777777" w:rsidR="00D76460" w:rsidRPr="00123177" w:rsidRDefault="00D76460" w:rsidP="00535342">
            <w:pPr>
              <w:spacing w:line="259" w:lineRule="auto"/>
              <w:rPr>
                <w:rStyle w:val="ui-provider"/>
              </w:rPr>
            </w:pPr>
            <w:r w:rsidRPr="00123177">
              <w:rPr>
                <w:rFonts w:eastAsia="Arial"/>
              </w:rPr>
              <w:t xml:space="preserve">1. The HVDCDC shall reports the HVIL status as 2 when </w:t>
            </w:r>
            <w:r w:rsidRPr="00123177">
              <w:rPr>
                <w:rStyle w:val="ui-provider"/>
              </w:rPr>
              <w:t>power supply failure of the HVIL detection circuit.</w:t>
            </w:r>
          </w:p>
          <w:p w14:paraId="334DF80F" w14:textId="77777777" w:rsidR="00D76460" w:rsidRPr="00123177" w:rsidRDefault="00D76460" w:rsidP="00535342">
            <w:pPr>
              <w:spacing w:line="259" w:lineRule="auto"/>
              <w:rPr>
                <w:rFonts w:eastAsia="Arial"/>
              </w:rPr>
            </w:pPr>
            <w:r w:rsidRPr="00123177">
              <w:rPr>
                <w:rStyle w:val="ui-provider"/>
                <w:rFonts w:eastAsia="Arial"/>
              </w:rPr>
              <w:t xml:space="preserve">2. </w:t>
            </w:r>
            <w:r w:rsidRPr="00123177">
              <w:rPr>
                <w:rStyle w:val="normaltextrun"/>
              </w:rPr>
              <w:t xml:space="preserve">Verify that the HVDCDC raises a level 0 fault (NHVDCDCFault = 0x1) upon </w:t>
            </w:r>
            <w:r w:rsidRPr="00123177">
              <w:rPr>
                <w:rFonts w:eastAsia="Arial"/>
                <w:szCs w:val="20"/>
              </w:rPr>
              <w:t xml:space="preserve">circuit </w:t>
            </w:r>
            <w:r w:rsidRPr="00123177">
              <w:t xml:space="preserve">short to high </w:t>
            </w:r>
            <w:r w:rsidRPr="00123177">
              <w:rPr>
                <w:rStyle w:val="ui-provider"/>
              </w:rPr>
              <w:t>failure</w:t>
            </w:r>
            <w:r w:rsidRPr="00123177">
              <w:rPr>
                <w:rStyle w:val="normaltextrun"/>
              </w:rPr>
              <w:t xml:space="preserve"> detection</w:t>
            </w:r>
          </w:p>
        </w:tc>
      </w:tr>
      <w:tr w:rsidR="00D76460" w:rsidRPr="00123177" w14:paraId="068336B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DDBD295" w14:textId="77777777" w:rsidR="00D76460" w:rsidRPr="00123177" w:rsidRDefault="00D76460"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2A6576" w14:textId="77777777" w:rsidR="00D76460" w:rsidRPr="00123177" w:rsidRDefault="00D76460" w:rsidP="00535342">
            <w:r w:rsidRPr="00123177">
              <w:t>No such mandatory fields is applicable.</w:t>
            </w:r>
          </w:p>
        </w:tc>
      </w:tr>
      <w:tr w:rsidR="00D76460" w:rsidRPr="00123177" w14:paraId="3DAF779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2D6AB99" w14:textId="77777777" w:rsidR="00D76460" w:rsidRPr="00123177" w:rsidRDefault="00D76460"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81F15D" w14:textId="77777777" w:rsidR="00D76460" w:rsidRPr="00123177" w:rsidRDefault="00D76460" w:rsidP="00535342">
            <w:pPr>
              <w:spacing w:line="259" w:lineRule="auto"/>
              <w:rPr>
                <w:rFonts w:eastAsia="Arial"/>
                <w:color w:val="000000" w:themeColor="text1"/>
                <w:szCs w:val="20"/>
              </w:rPr>
            </w:pPr>
            <w:r w:rsidRPr="00123177">
              <w:rPr>
                <w:rFonts w:eastAsia="Arial"/>
                <w:color w:val="000000" w:themeColor="text1"/>
                <w:szCs w:val="20"/>
              </w:rPr>
              <w:t>1. The HVDCDC application shall be in Standby state, the value of CAN signal HVDCDCStatus @ HVDCDC_Status1 shall equal to 0x0 ("Standby"), and signal NHVDCDCStatusDebug @ HVDCDC_Debug shall equal to 0x0 ("Standby").</w:t>
            </w:r>
          </w:p>
          <w:p w14:paraId="04153C1B" w14:textId="77777777" w:rsidR="00D76460" w:rsidRPr="00123177" w:rsidRDefault="00D76460" w:rsidP="00535342">
            <w:r w:rsidRPr="00123177">
              <w:rPr>
                <w:rFonts w:eastAsia="Arial"/>
                <w:color w:val="000000" w:themeColor="text1"/>
                <w:szCs w:val="20"/>
              </w:rPr>
              <w:t>2. No fault shall be raised, Value of CAN signal NHVDCDCFault @ HVDCDC_Status1 shall equal to 0</w:t>
            </w:r>
          </w:p>
        </w:tc>
      </w:tr>
      <w:tr w:rsidR="00D76460" w:rsidRPr="00123177" w14:paraId="053096B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F8B4335" w14:textId="77777777" w:rsidR="00D76460" w:rsidRPr="00123177" w:rsidRDefault="00D76460"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9E04F2" w14:textId="77777777" w:rsidR="00D76460" w:rsidRPr="00123177" w:rsidRDefault="00D76460" w:rsidP="00535342">
            <w:r w:rsidRPr="00123177">
              <w:rPr>
                <w:szCs w:val="20"/>
              </w:rPr>
              <w:t>Default values shall be applicable with respect to Pre-Loaded Values</w:t>
            </w:r>
          </w:p>
        </w:tc>
      </w:tr>
      <w:tr w:rsidR="00D76460" w:rsidRPr="00123177" w14:paraId="5804F3A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4122253" w14:textId="77777777" w:rsidR="00D76460" w:rsidRPr="00123177" w:rsidRDefault="00D76460"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BBA710" w14:textId="77777777" w:rsidR="00D76460" w:rsidRPr="00123177" w:rsidRDefault="00D76460" w:rsidP="00535342">
            <w:r w:rsidRPr="00123177">
              <w:rPr>
                <w:szCs w:val="20"/>
              </w:rPr>
              <w:t>Valid range value is not required.</w:t>
            </w:r>
          </w:p>
        </w:tc>
      </w:tr>
      <w:tr w:rsidR="00D76460" w:rsidRPr="00123177" w14:paraId="2D02E13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03CAD2" w14:textId="77777777" w:rsidR="00D76460" w:rsidRPr="00123177" w:rsidRDefault="00D76460"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88B7E1" w14:textId="77777777" w:rsidR="00D76460" w:rsidRPr="00123177" w:rsidRDefault="00D76460" w:rsidP="00535342">
            <w:r w:rsidRPr="00123177">
              <w:rPr>
                <w:szCs w:val="20"/>
              </w:rPr>
              <w:t>Data latency period is not applicable</w:t>
            </w:r>
          </w:p>
        </w:tc>
      </w:tr>
      <w:tr w:rsidR="00D76460" w:rsidRPr="00123177" w14:paraId="7172B51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860651" w14:textId="77777777" w:rsidR="00D76460" w:rsidRPr="00123177" w:rsidRDefault="00D76460"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AD3262" w14:textId="77777777" w:rsidR="00D76460" w:rsidRPr="00123177" w:rsidRDefault="00D76460" w:rsidP="00535342">
            <w:r w:rsidRPr="00123177">
              <w:rPr>
                <w:szCs w:val="20"/>
              </w:rPr>
              <w:t>Data Retention period is not applicable.</w:t>
            </w:r>
          </w:p>
        </w:tc>
      </w:tr>
      <w:tr w:rsidR="00D76460" w:rsidRPr="00123177" w14:paraId="244CE94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89A04E0" w14:textId="77777777" w:rsidR="00D76460" w:rsidRPr="00123177" w:rsidRDefault="00D76460"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9F731" w14:textId="77777777" w:rsidR="00D76460" w:rsidRPr="00123177" w:rsidRDefault="00D76460" w:rsidP="00535342">
            <w:r w:rsidRPr="00123177">
              <w:rPr>
                <w:szCs w:val="20"/>
              </w:rPr>
              <w:t>Data rate is not applicable.</w:t>
            </w:r>
          </w:p>
        </w:tc>
      </w:tr>
      <w:tr w:rsidR="00D76460" w:rsidRPr="00123177" w14:paraId="4B4FE1A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59DC712" w14:textId="77777777" w:rsidR="00D76460" w:rsidRPr="00123177" w:rsidRDefault="00D76460"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EAD090" w14:textId="77777777" w:rsidR="00D76460" w:rsidRPr="00123177" w:rsidRDefault="00D76460" w:rsidP="00535342">
            <w:pPr>
              <w:spacing w:line="259" w:lineRule="auto"/>
              <w:rPr>
                <w:rFonts w:eastAsia="Arial"/>
                <w:color w:val="000000" w:themeColor="text1"/>
                <w:szCs w:val="20"/>
              </w:rPr>
            </w:pPr>
            <w:r w:rsidRPr="00123177">
              <w:rPr>
                <w:szCs w:val="20"/>
              </w:rPr>
              <w:t>External event is not required.</w:t>
            </w:r>
          </w:p>
        </w:tc>
      </w:tr>
      <w:tr w:rsidR="00D76460" w:rsidRPr="00123177" w14:paraId="37E1698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91A0FC" w14:textId="77777777" w:rsidR="00D76460" w:rsidRPr="00123177" w:rsidRDefault="00D76460"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D9C182" w14:textId="77777777" w:rsidR="00D76460" w:rsidRPr="00123177" w:rsidRDefault="00D76460" w:rsidP="00535342">
            <w:r w:rsidRPr="00123177">
              <w:rPr>
                <w:szCs w:val="20"/>
              </w:rPr>
              <w:t>Temporal event is not applicable.</w:t>
            </w:r>
          </w:p>
        </w:tc>
      </w:tr>
      <w:tr w:rsidR="00D76460" w:rsidRPr="00123177" w14:paraId="35DE32E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D9A1697" w14:textId="77777777" w:rsidR="00D76460" w:rsidRPr="00123177" w:rsidRDefault="00D76460" w:rsidP="00535342">
            <w:r w:rsidRPr="00123177">
              <w:rPr>
                <w:rFonts w:eastAsia="Arial"/>
                <w:color w:val="000000" w:themeColor="text1"/>
                <w:szCs w:val="20"/>
              </w:rPr>
              <w:t xml:space="preserve">Validation Rules/ </w:t>
            </w:r>
          </w:p>
          <w:p w14:paraId="7B6181AF" w14:textId="77777777" w:rsidR="00D76460" w:rsidRPr="00123177" w:rsidRDefault="00D76460"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B906D1" w14:textId="77777777" w:rsidR="00D76460" w:rsidRPr="00123177" w:rsidRDefault="00D76460"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3475DA9" w14:textId="77777777" w:rsidR="00D76460" w:rsidRPr="00123177" w:rsidRDefault="00D76460" w:rsidP="00535342">
            <w:pPr>
              <w:pStyle w:val="TableText"/>
              <w:snapToGrid w:val="0"/>
            </w:pPr>
          </w:p>
          <w:p w14:paraId="43E0FF26" w14:textId="77777777" w:rsidR="00D76460" w:rsidRPr="00123177" w:rsidRDefault="00D76460" w:rsidP="00535342">
            <w:pPr>
              <w:spacing w:line="259" w:lineRule="auto"/>
              <w:rPr>
                <w:rFonts w:eastAsia="Arial"/>
                <w:color w:val="000000" w:themeColor="text1"/>
                <w:szCs w:val="20"/>
              </w:rPr>
            </w:pPr>
            <w:r w:rsidRPr="00123177">
              <w:rPr>
                <w:rFonts w:eastAsia="Arial"/>
                <w:color w:val="000000" w:themeColor="text1"/>
                <w:szCs w:val="20"/>
              </w:rPr>
              <w:t>1. NHVDCDCHVIL @ HVDCDC_Status1 is equal to 2.</w:t>
            </w:r>
          </w:p>
          <w:p w14:paraId="29A93E15" w14:textId="77777777" w:rsidR="00D76460" w:rsidRPr="00123177" w:rsidRDefault="00D76460" w:rsidP="00535342">
            <w:pPr>
              <w:pStyle w:val="TableText"/>
              <w:snapToGrid w:val="0"/>
              <w:rPr>
                <w:rStyle w:val="ui-provider"/>
              </w:rPr>
            </w:pPr>
            <w:r w:rsidRPr="00123177">
              <w:rPr>
                <w:rFonts w:eastAsia="Arial"/>
                <w:color w:val="000000" w:themeColor="text1"/>
                <w:szCs w:val="20"/>
              </w:rPr>
              <w:t xml:space="preserve">2. </w:t>
            </w:r>
            <w:r w:rsidRPr="00123177">
              <w:rPr>
                <w:szCs w:val="20"/>
              </w:rPr>
              <w:t>NHVDCDCFaultID @ HVDCDC_Debug_PDU signal should provide Fault ID</w:t>
            </w:r>
            <w:r w:rsidRPr="00123177">
              <w:rPr>
                <w:rFonts w:eastAsia="Arial"/>
                <w:szCs w:val="20"/>
              </w:rPr>
              <w:t xml:space="preserve"> for detected circuit </w:t>
            </w:r>
            <w:r w:rsidRPr="00123177">
              <w:t xml:space="preserve">short to high </w:t>
            </w:r>
            <w:r w:rsidRPr="00123177">
              <w:rPr>
                <w:rStyle w:val="ui-provider"/>
              </w:rPr>
              <w:t>failure on the HVIL detection circuit</w:t>
            </w:r>
          </w:p>
          <w:p w14:paraId="5CBF66F8" w14:textId="77777777" w:rsidR="00D76460" w:rsidRPr="00123177" w:rsidRDefault="00D76460" w:rsidP="00535342">
            <w:pPr>
              <w:pStyle w:val="TableText"/>
              <w:snapToGrid w:val="0"/>
            </w:pPr>
            <w:r w:rsidRPr="00123177">
              <w:rPr>
                <w:rStyle w:val="ui-provider"/>
              </w:rPr>
              <w:t xml:space="preserve">3. </w:t>
            </w:r>
            <w:r w:rsidRPr="00123177">
              <w:rPr>
                <w:rStyle w:val="normaltextrun"/>
              </w:rPr>
              <w:t>The HVDCDC shall raises a level 0 fault (NHVDCDCFault = 0x1)</w:t>
            </w:r>
          </w:p>
        </w:tc>
      </w:tr>
      <w:tr w:rsidR="00D76460" w:rsidRPr="00123177" w14:paraId="08AD267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8539698" w14:textId="77777777" w:rsidR="00D76460" w:rsidRPr="00123177" w:rsidRDefault="00D76460"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C5146B" w14:textId="77777777" w:rsidR="00D76460" w:rsidRPr="00123177" w:rsidRDefault="00D76460" w:rsidP="00535342">
            <w:r w:rsidRPr="00123177">
              <w:rPr>
                <w:szCs w:val="20"/>
              </w:rPr>
              <w:t>Constraints is not applicable.</w:t>
            </w:r>
          </w:p>
        </w:tc>
      </w:tr>
      <w:tr w:rsidR="00D76460" w:rsidRPr="00123177" w14:paraId="2DEA3CB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5AA462D" w14:textId="77777777" w:rsidR="00D76460" w:rsidRPr="00123177" w:rsidRDefault="00D76460"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53121A" w14:textId="77777777" w:rsidR="00D76460" w:rsidRPr="00123177" w:rsidRDefault="00D76460" w:rsidP="00535342">
            <w:r w:rsidRPr="00123177">
              <w:rPr>
                <w:szCs w:val="20"/>
              </w:rPr>
              <w:t>No effects on other system</w:t>
            </w:r>
          </w:p>
        </w:tc>
      </w:tr>
      <w:tr w:rsidR="00D76460" w:rsidRPr="00123177" w14:paraId="7C91464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275CEC" w14:textId="77777777" w:rsidR="00D76460" w:rsidRPr="00123177" w:rsidRDefault="00D76460" w:rsidP="00535342">
            <w:r w:rsidRPr="00123177">
              <w:rPr>
                <w:rFonts w:eastAsia="Arial"/>
                <w:color w:val="000000" w:themeColor="text1"/>
                <w:szCs w:val="20"/>
              </w:rPr>
              <w:t>Testability with respect to test environment</w:t>
            </w:r>
          </w:p>
          <w:p w14:paraId="17247E90" w14:textId="77777777" w:rsidR="00D76460" w:rsidRPr="00123177" w:rsidRDefault="00D76460" w:rsidP="00535342">
            <w:r w:rsidRPr="00123177">
              <w:rPr>
                <w:rFonts w:eastAsia="Arial"/>
                <w:color w:val="000000" w:themeColor="text1"/>
                <w:szCs w:val="20"/>
              </w:rPr>
              <w:lastRenderedPageBreak/>
              <w:t>(Yes/No)</w:t>
            </w:r>
          </w:p>
          <w:p w14:paraId="6E180FF5" w14:textId="77777777" w:rsidR="00D76460" w:rsidRPr="00123177" w:rsidRDefault="00D76460"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292C4E" w14:textId="77777777" w:rsidR="00D76460" w:rsidRPr="00123177" w:rsidRDefault="00D76460" w:rsidP="00535342">
            <w:pPr>
              <w:pStyle w:val="TableText"/>
              <w:snapToGrid w:val="0"/>
            </w:pPr>
            <w:r w:rsidRPr="00123177">
              <w:lastRenderedPageBreak/>
              <w:t>YES</w:t>
            </w:r>
          </w:p>
          <w:p w14:paraId="42958161" w14:textId="77777777" w:rsidR="00D76460" w:rsidRPr="00123177" w:rsidRDefault="00D76460" w:rsidP="00535342"/>
        </w:tc>
      </w:tr>
      <w:tr w:rsidR="00D76460" w:rsidRPr="00123177" w14:paraId="061DFE9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C42A633" w14:textId="77777777" w:rsidR="00D76460" w:rsidRPr="00123177" w:rsidRDefault="00D76460" w:rsidP="00535342">
            <w:r w:rsidRPr="00123177">
              <w:rPr>
                <w:rFonts w:eastAsia="Arial"/>
                <w:color w:val="000000" w:themeColor="text1"/>
                <w:szCs w:val="20"/>
              </w:rPr>
              <w:t>Feasible within project constraints</w:t>
            </w:r>
          </w:p>
          <w:p w14:paraId="53EEF593" w14:textId="77777777" w:rsidR="00D76460" w:rsidRPr="00123177" w:rsidRDefault="00D76460" w:rsidP="00535342">
            <w:r w:rsidRPr="00123177">
              <w:rPr>
                <w:rFonts w:eastAsia="Arial"/>
                <w:color w:val="000000" w:themeColor="text1"/>
                <w:szCs w:val="20"/>
              </w:rPr>
              <w:t>(Yes/No)</w:t>
            </w:r>
          </w:p>
          <w:p w14:paraId="114FFCC5" w14:textId="77777777" w:rsidR="00D76460" w:rsidRPr="00123177" w:rsidRDefault="00D76460"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A0C86A" w14:textId="77777777" w:rsidR="00D76460" w:rsidRPr="00123177" w:rsidRDefault="00D76460" w:rsidP="00535342">
            <w:pPr>
              <w:pStyle w:val="TableText"/>
              <w:snapToGrid w:val="0"/>
            </w:pPr>
            <w:r w:rsidRPr="00123177">
              <w:t>YES</w:t>
            </w:r>
          </w:p>
          <w:p w14:paraId="673562D9" w14:textId="77777777" w:rsidR="00D76460" w:rsidRPr="00123177" w:rsidRDefault="00D76460" w:rsidP="00535342"/>
        </w:tc>
      </w:tr>
      <w:tr w:rsidR="00D76460" w:rsidRPr="00123177" w14:paraId="44FBFD4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7BCC5F0" w14:textId="77777777" w:rsidR="00D76460" w:rsidRPr="00123177" w:rsidRDefault="00D76460" w:rsidP="00535342">
            <w:r w:rsidRPr="00123177">
              <w:rPr>
                <w:rFonts w:eastAsia="Arial"/>
                <w:color w:val="000000" w:themeColor="text1"/>
                <w:szCs w:val="20"/>
              </w:rPr>
              <w:t>Critical</w:t>
            </w:r>
          </w:p>
          <w:p w14:paraId="30027549" w14:textId="77777777" w:rsidR="00D76460" w:rsidRPr="00123177" w:rsidRDefault="00D76460"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5A36FA" w14:textId="77777777" w:rsidR="00D76460" w:rsidRPr="00123177" w:rsidRDefault="00D76460" w:rsidP="00535342">
            <w:r w:rsidRPr="00123177">
              <w:t>YES</w:t>
            </w:r>
          </w:p>
        </w:tc>
      </w:tr>
      <w:tr w:rsidR="00D76460" w:rsidRPr="00123177" w14:paraId="25F9047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23021DA" w14:textId="77777777" w:rsidR="00D76460" w:rsidRPr="00123177" w:rsidRDefault="00D76460"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8F5D3E" w14:textId="77777777" w:rsidR="00D76460" w:rsidRPr="00123177" w:rsidRDefault="00D76460" w:rsidP="00535342">
            <w:r w:rsidRPr="00123177">
              <w:t>Acceptance Criteria for this requirement should be as per SECTION-6 ACCEPTANCE CRITERIA</w:t>
            </w:r>
          </w:p>
        </w:tc>
      </w:tr>
    </w:tbl>
    <w:p w14:paraId="0D65D709" w14:textId="77777777" w:rsidR="00A55B53" w:rsidRPr="00123177" w:rsidRDefault="00A55B53" w:rsidP="00A55B53">
      <w:pPr>
        <w:rPr>
          <w:rFonts w:eastAsia="Arial"/>
          <w:szCs w:val="20"/>
        </w:rPr>
      </w:pPr>
    </w:p>
    <w:p w14:paraId="16F7353C" w14:textId="77777777" w:rsidR="00A55B53" w:rsidRPr="00123177" w:rsidRDefault="00A55B53" w:rsidP="00A55B53">
      <w:pPr>
        <w:pStyle w:val="Heading5"/>
        <w:rPr>
          <w:rFonts w:eastAsia="Arial"/>
          <w:sz w:val="20"/>
          <w:szCs w:val="20"/>
        </w:rPr>
      </w:pPr>
      <w:r w:rsidRPr="00123177">
        <w:rPr>
          <w:rFonts w:eastAsia="Arial"/>
          <w:sz w:val="20"/>
          <w:szCs w:val="20"/>
        </w:rPr>
        <w:t>Requirement against XCP support on Debug CAN</w:t>
      </w:r>
    </w:p>
    <w:p w14:paraId="24C204C8"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3991090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23E3929"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8239ED4" w14:textId="77777777" w:rsidR="00A55B53" w:rsidRPr="00123177" w:rsidRDefault="00A55B53" w:rsidP="00535342">
            <w:r w:rsidRPr="00123177">
              <w:rPr>
                <w:rFonts w:eastAsia="Arial"/>
                <w:b/>
                <w:bCs/>
                <w:color w:val="000000" w:themeColor="text1"/>
                <w:szCs w:val="20"/>
              </w:rPr>
              <w:t>Description</w:t>
            </w:r>
          </w:p>
        </w:tc>
      </w:tr>
      <w:tr w:rsidR="00A55B53" w:rsidRPr="00123177" w14:paraId="3EFFF73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0C150FFE"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1335B4" w14:textId="77777777" w:rsidR="00A55B53" w:rsidRPr="00123177" w:rsidRDefault="00A55B53" w:rsidP="00535342">
            <w:r w:rsidRPr="00123177">
              <w:rPr>
                <w:rFonts w:eastAsia="Arial"/>
                <w:color w:val="000000" w:themeColor="text1"/>
              </w:rPr>
              <w:t>SWRS_Diag_109</w:t>
            </w:r>
          </w:p>
        </w:tc>
      </w:tr>
      <w:tr w:rsidR="00A55B53" w:rsidRPr="00123177" w14:paraId="153F7A6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CBC7F27"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66EA82" w14:textId="77777777" w:rsidR="00A55B53" w:rsidRPr="00123177" w:rsidRDefault="00A55B53" w:rsidP="00535342">
            <w:pPr>
              <w:rPr>
                <w:rFonts w:eastAsia="Arial"/>
                <w:color w:val="000000" w:themeColor="text1"/>
              </w:rPr>
            </w:pPr>
            <w:r w:rsidRPr="00123177">
              <w:rPr>
                <w:rFonts w:eastAsia="Arial"/>
                <w:color w:val="000000" w:themeColor="text1"/>
              </w:rPr>
              <w:t>SDS-HVDCDC-109</w:t>
            </w:r>
          </w:p>
        </w:tc>
      </w:tr>
      <w:tr w:rsidR="00A55B53" w:rsidRPr="00123177" w14:paraId="602616A3"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F48BBCE"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59B29D" w14:textId="77777777" w:rsidR="00A55B53" w:rsidRPr="00123177" w:rsidRDefault="00A55B53" w:rsidP="00535342">
            <w:pPr>
              <w:rPr>
                <w:rFonts w:eastAsia="Arial"/>
                <w:color w:val="000000" w:themeColor="text1"/>
              </w:rPr>
            </w:pPr>
            <w:r w:rsidRPr="00123177">
              <w:t>Pre C-Sample/PF3.0 Phase-2</w:t>
            </w:r>
          </w:p>
        </w:tc>
      </w:tr>
      <w:tr w:rsidR="00A55B53" w:rsidRPr="00123177" w14:paraId="6BD7A1CF"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303F50BE"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096796" w14:textId="77777777" w:rsidR="00A55B53" w:rsidRPr="00123177" w:rsidRDefault="00A55B53" w:rsidP="00535342">
            <w:pPr>
              <w:rPr>
                <w:rFonts w:eastAsia="Arial"/>
                <w:szCs w:val="20"/>
              </w:rPr>
            </w:pPr>
            <w:r w:rsidRPr="00123177">
              <w:rPr>
                <w:rFonts w:eastAsia="Arial"/>
                <w:color w:val="000000" w:themeColor="text1"/>
              </w:rPr>
              <w:t>The HVDCDC Debug CAN shall support XCP. Refer to the MTS.18.06.0029.</w:t>
            </w:r>
          </w:p>
        </w:tc>
      </w:tr>
      <w:tr w:rsidR="00A55B53" w:rsidRPr="00123177" w14:paraId="1A79F05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676481"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878EB0" w14:textId="77777777" w:rsidR="00A55B53" w:rsidRPr="00123177" w:rsidRDefault="00A55B53" w:rsidP="00535342">
            <w:r w:rsidRPr="00123177">
              <w:rPr>
                <w:rFonts w:eastAsia="Arial"/>
              </w:rPr>
              <w:t>No Such derived requirement is applicable.</w:t>
            </w:r>
          </w:p>
        </w:tc>
      </w:tr>
      <w:tr w:rsidR="00A55B53" w:rsidRPr="00123177" w14:paraId="111FDE7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3073ED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03494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75FC0BA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A69716"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FED347"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21141F5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158F796"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1F2C8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Threshold, Scaling and Offset variable for all the configurable ID’s shall be provided</w:t>
            </w:r>
          </w:p>
          <w:p w14:paraId="1FFD0F1E" w14:textId="77777777" w:rsidR="00A55B53" w:rsidRPr="00123177" w:rsidRDefault="00A55B53" w:rsidP="00535342">
            <w:pPr>
              <w:spacing w:line="259" w:lineRule="auto"/>
              <w:rPr>
                <w:rFonts w:eastAsia="Arial"/>
                <w:color w:val="000000" w:themeColor="text1"/>
              </w:rPr>
            </w:pPr>
            <w:r w:rsidRPr="00123177">
              <w:rPr>
                <w:rFonts w:eastAsia="Arial"/>
                <w:color w:val="000000" w:themeColor="text1"/>
              </w:rPr>
              <w:t xml:space="preserve">2. Enable/Disable command for the applicable </w:t>
            </w:r>
            <w:commentRangeStart w:id="189"/>
            <w:commentRangeStart w:id="190"/>
            <w:r w:rsidRPr="00123177">
              <w:rPr>
                <w:rFonts w:eastAsia="Arial"/>
                <w:color w:val="000000" w:themeColor="text1"/>
              </w:rPr>
              <w:t>feature</w:t>
            </w:r>
            <w:commentRangeEnd w:id="189"/>
            <w:r w:rsidRPr="00123177">
              <w:rPr>
                <w:rStyle w:val="CommentReference"/>
                <w:rFonts w:eastAsia="Arial"/>
                <w:color w:val="000000" w:themeColor="text1"/>
                <w:sz w:val="24"/>
                <w:szCs w:val="24"/>
              </w:rPr>
              <w:commentReference w:id="189"/>
            </w:r>
            <w:commentRangeEnd w:id="190"/>
            <w:r w:rsidRPr="00123177">
              <w:rPr>
                <w:rStyle w:val="CommentReference"/>
                <w:rFonts w:eastAsia="Arial"/>
                <w:color w:val="000000" w:themeColor="text1"/>
                <w:sz w:val="24"/>
                <w:szCs w:val="24"/>
              </w:rPr>
              <w:commentReference w:id="190"/>
            </w:r>
          </w:p>
          <w:p w14:paraId="4A39A8F8" w14:textId="77777777" w:rsidR="00A55B53" w:rsidRPr="00123177" w:rsidRDefault="00A55B53" w:rsidP="00535342">
            <w:pPr>
              <w:spacing w:line="259" w:lineRule="auto"/>
            </w:pPr>
            <w:r w:rsidRPr="00123177">
              <w:t xml:space="preserve">3. </w:t>
            </w:r>
            <w:r w:rsidRPr="00123177">
              <w:rPr>
                <w:rFonts w:eastAsia="Arial"/>
                <w:color w:val="000000" w:themeColor="text1"/>
              </w:rPr>
              <w:t>Sample depth (No. of sample) for each analog input signal shall be configurable.</w:t>
            </w:r>
          </w:p>
        </w:tc>
      </w:tr>
      <w:tr w:rsidR="00A55B53" w:rsidRPr="00123177" w14:paraId="44991A6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032001" w14:textId="77777777" w:rsidR="00A55B53" w:rsidRPr="00123177" w:rsidRDefault="00A55B53" w:rsidP="00535342">
            <w:r w:rsidRPr="00123177">
              <w:rPr>
                <w:rFonts w:eastAsia="Arial"/>
                <w:color w:val="000000" w:themeColor="text1"/>
                <w:szCs w:val="20"/>
              </w:rPr>
              <w:lastRenderedPageBreak/>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EF8035" w14:textId="77777777" w:rsidR="00A55B53" w:rsidRPr="00123177" w:rsidRDefault="00A55B53" w:rsidP="00535342">
            <w:pPr>
              <w:pStyle w:val="TableText"/>
              <w:snapToGrid w:val="0"/>
            </w:pPr>
            <w:r w:rsidRPr="00123177">
              <w:t xml:space="preserve">1. The calibration.hex file shall be generated </w:t>
            </w:r>
          </w:p>
          <w:p w14:paraId="051653CA" w14:textId="77777777" w:rsidR="00A55B53" w:rsidRPr="00123177" w:rsidRDefault="00A55B53" w:rsidP="00535342">
            <w:pPr>
              <w:spacing w:line="259" w:lineRule="auto"/>
              <w:rPr>
                <w:rFonts w:eastAsia="Arial"/>
                <w:color w:val="000000" w:themeColor="text1"/>
                <w:szCs w:val="20"/>
              </w:rPr>
            </w:pPr>
            <w:r w:rsidRPr="00123177">
              <w:t>1. DTC fault ID shall be occurred and observed over DCAN</w:t>
            </w:r>
          </w:p>
        </w:tc>
      </w:tr>
      <w:tr w:rsidR="00A55B53" w:rsidRPr="00123177" w14:paraId="62CB6B5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0963609"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A3CA97" w14:textId="77777777" w:rsidR="00A55B53" w:rsidRPr="00123177" w:rsidRDefault="00A55B53" w:rsidP="00535342">
            <w:pPr>
              <w:pStyle w:val="TableText"/>
              <w:snapToGrid w:val="0"/>
              <w:rPr>
                <w:rStyle w:val="normaltextrun"/>
              </w:rPr>
            </w:pPr>
            <w:r w:rsidRPr="00123177">
              <w:rPr>
                <w:rStyle w:val="normaltextrun"/>
              </w:rPr>
              <w:t>1. Vary the input variables and observe the expected output.</w:t>
            </w:r>
          </w:p>
          <w:p w14:paraId="6F9FDC18" w14:textId="77777777" w:rsidR="00A55B53" w:rsidRPr="00123177" w:rsidRDefault="00A55B53" w:rsidP="00535342">
            <w:pPr>
              <w:spacing w:line="259" w:lineRule="auto"/>
              <w:rPr>
                <w:rFonts w:eastAsia="Arial"/>
              </w:rPr>
            </w:pPr>
            <w:r w:rsidRPr="00123177">
              <w:rPr>
                <w:rStyle w:val="normaltextrun"/>
              </w:rPr>
              <w:t xml:space="preserve">2. Value for which the appropriate output is observed shall be generated </w:t>
            </w:r>
            <w:r w:rsidRPr="00123177">
              <w:t xml:space="preserve">calibration.hex </w:t>
            </w:r>
            <w:r w:rsidRPr="00123177">
              <w:rPr>
                <w:rStyle w:val="normaltextrun"/>
              </w:rPr>
              <w:t xml:space="preserve"> </w:t>
            </w:r>
          </w:p>
        </w:tc>
      </w:tr>
      <w:tr w:rsidR="00A55B53" w:rsidRPr="00123177" w14:paraId="5A6932D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0E2EFA8"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10D933" w14:textId="77777777" w:rsidR="00A55B53" w:rsidRPr="00123177" w:rsidRDefault="00A55B53" w:rsidP="00535342">
            <w:r w:rsidRPr="00123177">
              <w:t>No such mandatory fields is applicable.</w:t>
            </w:r>
          </w:p>
        </w:tc>
      </w:tr>
      <w:tr w:rsidR="00A55B53" w:rsidRPr="00123177" w14:paraId="6A77546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0D086F3"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D5E322" w14:textId="77777777" w:rsidR="00A55B53" w:rsidRPr="00123177" w:rsidRDefault="00A55B53" w:rsidP="00535342">
            <w:r w:rsidRPr="00123177">
              <w:t>HVDCDCStatus = 0, NHVDCDCStatusDebug =0, NHVDCDCFault = 0 (No Faults)</w:t>
            </w:r>
          </w:p>
        </w:tc>
      </w:tr>
      <w:tr w:rsidR="00A55B53" w:rsidRPr="00123177" w14:paraId="2280C96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EEF124B"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9DBDA2" w14:textId="77777777" w:rsidR="00A55B53" w:rsidRPr="00123177" w:rsidRDefault="00A55B53" w:rsidP="00535342">
            <w:r w:rsidRPr="00123177">
              <w:rPr>
                <w:szCs w:val="20"/>
              </w:rPr>
              <w:t>Default values shall be applicable with respect to Pre-Loaded Values</w:t>
            </w:r>
          </w:p>
        </w:tc>
      </w:tr>
      <w:tr w:rsidR="00A55B53" w:rsidRPr="00123177" w14:paraId="1BF5334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1BADD7D"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CFEE49" w14:textId="77777777" w:rsidR="00A55B53" w:rsidRPr="00123177" w:rsidRDefault="00A55B53" w:rsidP="00535342">
            <w:r w:rsidRPr="00123177">
              <w:rPr>
                <w:szCs w:val="20"/>
              </w:rPr>
              <w:t>Valid range value is not required.</w:t>
            </w:r>
          </w:p>
        </w:tc>
      </w:tr>
      <w:tr w:rsidR="00A55B53" w:rsidRPr="00123177" w14:paraId="16E889E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8BBD1BA"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699E3E" w14:textId="77777777" w:rsidR="00A55B53" w:rsidRPr="00123177" w:rsidRDefault="00A55B53" w:rsidP="00535342">
            <w:r w:rsidRPr="00123177">
              <w:rPr>
                <w:szCs w:val="20"/>
              </w:rPr>
              <w:t>Data latency period is not applicable</w:t>
            </w:r>
          </w:p>
        </w:tc>
      </w:tr>
      <w:tr w:rsidR="00A55B53" w:rsidRPr="00123177" w14:paraId="47ADB64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1FFA43B"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4C5D8C" w14:textId="77777777" w:rsidR="00A55B53" w:rsidRPr="00123177" w:rsidRDefault="00A55B53" w:rsidP="00535342">
            <w:r w:rsidRPr="00123177">
              <w:rPr>
                <w:szCs w:val="20"/>
              </w:rPr>
              <w:t>Data Retention period is not applicable.</w:t>
            </w:r>
          </w:p>
        </w:tc>
      </w:tr>
      <w:tr w:rsidR="00A55B53" w:rsidRPr="00123177" w14:paraId="665B54A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36835A"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5A116D" w14:textId="77777777" w:rsidR="00A55B53" w:rsidRPr="00123177" w:rsidRDefault="00A55B53" w:rsidP="00535342">
            <w:r w:rsidRPr="00123177">
              <w:rPr>
                <w:szCs w:val="20"/>
              </w:rPr>
              <w:t>Data rate is not applicable.</w:t>
            </w:r>
          </w:p>
        </w:tc>
      </w:tr>
      <w:tr w:rsidR="00A55B53" w:rsidRPr="00123177" w14:paraId="4F7CF4B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8CB13CF"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C3CC30"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2F0E776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7C457C4"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67B16E" w14:textId="77777777" w:rsidR="00A55B53" w:rsidRPr="00123177" w:rsidRDefault="00A55B53" w:rsidP="00535342">
            <w:r w:rsidRPr="00123177">
              <w:rPr>
                <w:szCs w:val="20"/>
              </w:rPr>
              <w:t>Temporal event is not applicable.</w:t>
            </w:r>
          </w:p>
        </w:tc>
      </w:tr>
      <w:tr w:rsidR="00A55B53" w:rsidRPr="00123177" w14:paraId="3919E4D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9080F06" w14:textId="77777777" w:rsidR="00A55B53" w:rsidRPr="00123177" w:rsidRDefault="00A55B53" w:rsidP="00535342">
            <w:r w:rsidRPr="00123177">
              <w:rPr>
                <w:rFonts w:eastAsia="Arial"/>
                <w:color w:val="000000" w:themeColor="text1"/>
                <w:szCs w:val="20"/>
              </w:rPr>
              <w:t xml:space="preserve">Validation Rules/ </w:t>
            </w:r>
          </w:p>
          <w:p w14:paraId="25353A24"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042C3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9209869" w14:textId="77777777" w:rsidR="00A55B53" w:rsidRPr="00123177" w:rsidRDefault="00A55B53" w:rsidP="00535342">
            <w:pPr>
              <w:pStyle w:val="TableText"/>
              <w:snapToGrid w:val="0"/>
              <w:rPr>
                <w:rStyle w:val="normaltextrun"/>
              </w:rPr>
            </w:pPr>
            <w:r w:rsidRPr="00123177">
              <w:rPr>
                <w:rStyle w:val="normaltextrun"/>
              </w:rPr>
              <w:t>1. Vary the input variables and observe the expected output.</w:t>
            </w:r>
          </w:p>
          <w:p w14:paraId="2283E5F6" w14:textId="77777777" w:rsidR="00A55B53" w:rsidRPr="00123177" w:rsidRDefault="00A55B53" w:rsidP="00535342">
            <w:pPr>
              <w:pStyle w:val="TableText"/>
              <w:snapToGrid w:val="0"/>
            </w:pPr>
            <w:r w:rsidRPr="00123177">
              <w:rPr>
                <w:rStyle w:val="normaltextrun"/>
              </w:rPr>
              <w:t xml:space="preserve">2. Value for which the appropriate output is observed shall be generated </w:t>
            </w:r>
            <w:r w:rsidRPr="00123177">
              <w:t xml:space="preserve">calibration.hex </w:t>
            </w:r>
            <w:r w:rsidRPr="00123177">
              <w:rPr>
                <w:rStyle w:val="normaltextrun"/>
              </w:rPr>
              <w:t xml:space="preserve"> </w:t>
            </w:r>
          </w:p>
        </w:tc>
      </w:tr>
      <w:tr w:rsidR="00A55B53" w:rsidRPr="00123177" w14:paraId="7C5D138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16CB0BF"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C56269" w14:textId="77777777" w:rsidR="00A55B53" w:rsidRPr="00123177" w:rsidRDefault="00A55B53" w:rsidP="00535342">
            <w:r w:rsidRPr="00123177">
              <w:rPr>
                <w:szCs w:val="20"/>
              </w:rPr>
              <w:t>Constraints is not applicable.</w:t>
            </w:r>
          </w:p>
        </w:tc>
      </w:tr>
      <w:tr w:rsidR="00A55B53" w:rsidRPr="00123177" w14:paraId="08EEBE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9C2595D"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EB176E" w14:textId="77777777" w:rsidR="00A55B53" w:rsidRPr="00123177" w:rsidRDefault="00A55B53" w:rsidP="00535342">
            <w:r w:rsidRPr="00123177">
              <w:rPr>
                <w:szCs w:val="20"/>
              </w:rPr>
              <w:t>No effects on other system</w:t>
            </w:r>
          </w:p>
        </w:tc>
      </w:tr>
      <w:tr w:rsidR="00A55B53" w:rsidRPr="00123177" w14:paraId="40CC37E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0402FF" w14:textId="77777777" w:rsidR="00A55B53" w:rsidRPr="00123177" w:rsidRDefault="00A55B53" w:rsidP="00535342">
            <w:r w:rsidRPr="00123177">
              <w:rPr>
                <w:rFonts w:eastAsia="Arial"/>
                <w:color w:val="000000" w:themeColor="text1"/>
                <w:szCs w:val="20"/>
              </w:rPr>
              <w:t>Testability with respect to test environment</w:t>
            </w:r>
          </w:p>
          <w:p w14:paraId="16F3C143" w14:textId="77777777" w:rsidR="00A55B53" w:rsidRPr="00123177" w:rsidRDefault="00A55B53" w:rsidP="00535342">
            <w:r w:rsidRPr="00123177">
              <w:rPr>
                <w:rFonts w:eastAsia="Arial"/>
                <w:color w:val="000000" w:themeColor="text1"/>
                <w:szCs w:val="20"/>
              </w:rPr>
              <w:t>(Yes/No)</w:t>
            </w:r>
          </w:p>
          <w:p w14:paraId="2049EBE7" w14:textId="77777777" w:rsidR="00A55B53" w:rsidRPr="00123177" w:rsidRDefault="00A55B53" w:rsidP="00535342">
            <w:r w:rsidRPr="00123177">
              <w:rPr>
                <w:rFonts w:eastAsia="Arial"/>
                <w:i/>
                <w:iCs/>
                <w:color w:val="000000" w:themeColor="text1"/>
                <w:szCs w:val="20"/>
              </w:rPr>
              <w:t xml:space="preserve">Note: Mention in which phase of testing, </w:t>
            </w:r>
            <w:r w:rsidRPr="00123177">
              <w:rPr>
                <w:rFonts w:eastAsia="Arial"/>
                <w:i/>
                <w:iCs/>
                <w:color w:val="000000" w:themeColor="text1"/>
                <w:szCs w:val="20"/>
              </w:rPr>
              <w:lastRenderedPageBreak/>
              <w:t>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EBB81C" w14:textId="77777777" w:rsidR="00A55B53" w:rsidRPr="00123177" w:rsidRDefault="00A55B53" w:rsidP="00535342">
            <w:pPr>
              <w:pStyle w:val="TableText"/>
              <w:snapToGrid w:val="0"/>
            </w:pPr>
            <w:r w:rsidRPr="00123177">
              <w:lastRenderedPageBreak/>
              <w:t>YES</w:t>
            </w:r>
          </w:p>
          <w:p w14:paraId="4402F70B" w14:textId="77777777" w:rsidR="00A55B53" w:rsidRPr="00123177" w:rsidRDefault="00A55B53" w:rsidP="00535342"/>
        </w:tc>
      </w:tr>
      <w:tr w:rsidR="00A55B53" w:rsidRPr="00123177" w14:paraId="4F30018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589DA74" w14:textId="77777777" w:rsidR="00A55B53" w:rsidRPr="00123177" w:rsidRDefault="00A55B53" w:rsidP="00535342">
            <w:r w:rsidRPr="00123177">
              <w:rPr>
                <w:rFonts w:eastAsia="Arial"/>
                <w:color w:val="000000" w:themeColor="text1"/>
                <w:szCs w:val="20"/>
              </w:rPr>
              <w:t>Feasible within project constraints</w:t>
            </w:r>
          </w:p>
          <w:p w14:paraId="448E9B29" w14:textId="77777777" w:rsidR="00A55B53" w:rsidRPr="00123177" w:rsidRDefault="00A55B53" w:rsidP="00535342">
            <w:r w:rsidRPr="00123177">
              <w:rPr>
                <w:rFonts w:eastAsia="Arial"/>
                <w:color w:val="000000" w:themeColor="text1"/>
                <w:szCs w:val="20"/>
              </w:rPr>
              <w:t>(Yes/No)</w:t>
            </w:r>
          </w:p>
          <w:p w14:paraId="2DE35A06"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0161C3" w14:textId="77777777" w:rsidR="00A55B53" w:rsidRPr="00123177" w:rsidRDefault="00A55B53" w:rsidP="00535342">
            <w:pPr>
              <w:pStyle w:val="TableText"/>
              <w:snapToGrid w:val="0"/>
            </w:pPr>
            <w:r w:rsidRPr="00123177">
              <w:t>YES</w:t>
            </w:r>
          </w:p>
          <w:p w14:paraId="7E10378C" w14:textId="77777777" w:rsidR="00A55B53" w:rsidRPr="00123177" w:rsidRDefault="00A55B53" w:rsidP="00535342"/>
        </w:tc>
      </w:tr>
      <w:tr w:rsidR="00A55B53" w:rsidRPr="00123177" w14:paraId="52A318F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FB761B2" w14:textId="77777777" w:rsidR="00A55B53" w:rsidRPr="00123177" w:rsidRDefault="00A55B53" w:rsidP="00535342">
            <w:r w:rsidRPr="00123177">
              <w:rPr>
                <w:rFonts w:eastAsia="Arial"/>
                <w:color w:val="000000" w:themeColor="text1"/>
                <w:szCs w:val="20"/>
              </w:rPr>
              <w:t>Critical</w:t>
            </w:r>
          </w:p>
          <w:p w14:paraId="392BD8B5"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257916" w14:textId="77777777" w:rsidR="00A55B53" w:rsidRPr="00123177" w:rsidRDefault="00A55B53" w:rsidP="00535342">
            <w:r w:rsidRPr="00123177">
              <w:t>YES</w:t>
            </w:r>
          </w:p>
        </w:tc>
      </w:tr>
      <w:tr w:rsidR="00A55B53" w:rsidRPr="00123177" w14:paraId="276E54B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6015248"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BE87D9" w14:textId="77777777" w:rsidR="00A55B53" w:rsidRPr="00123177" w:rsidRDefault="00A55B53" w:rsidP="00535342">
            <w:r w:rsidRPr="00123177">
              <w:t>Acceptance Criteria for this requirement should be as per SECTION-6 ACCEPTANCE CRITERIA</w:t>
            </w:r>
          </w:p>
        </w:tc>
      </w:tr>
    </w:tbl>
    <w:p w14:paraId="4EB3E15E" w14:textId="77777777" w:rsidR="00A55B53" w:rsidRPr="00123177" w:rsidRDefault="00A55B53" w:rsidP="00A55B53">
      <w:pPr>
        <w:rPr>
          <w:rFonts w:eastAsia="Arial"/>
          <w:szCs w:val="20"/>
        </w:rPr>
      </w:pPr>
    </w:p>
    <w:p w14:paraId="65D9AF88" w14:textId="77777777" w:rsidR="00A55B53" w:rsidRPr="00123177" w:rsidRDefault="00A55B53" w:rsidP="00A55B53">
      <w:pPr>
        <w:rPr>
          <w:rFonts w:eastAsia="Arial"/>
          <w:szCs w:val="20"/>
        </w:rPr>
      </w:pPr>
    </w:p>
    <w:p w14:paraId="6B2FF32F" w14:textId="77777777" w:rsidR="00A55B53" w:rsidRPr="002E4AA8" w:rsidRDefault="00A55B53" w:rsidP="00A55B53">
      <w:pPr>
        <w:pStyle w:val="Heading5"/>
        <w:rPr>
          <w:rFonts w:eastAsia="Arial"/>
          <w:sz w:val="20"/>
          <w:szCs w:val="20"/>
          <w:highlight w:val="yellow"/>
        </w:rPr>
      </w:pPr>
      <w:r w:rsidRPr="002E4AA8">
        <w:rPr>
          <w:rFonts w:eastAsia="Arial"/>
          <w:sz w:val="20"/>
          <w:szCs w:val="20"/>
          <w:highlight w:val="yellow"/>
        </w:rPr>
        <w:t xml:space="preserve">Requirement against </w:t>
      </w:r>
      <w:r w:rsidRPr="002E4AA8">
        <w:rPr>
          <w:rStyle w:val="ui-provider"/>
          <w:sz w:val="20"/>
          <w:szCs w:val="20"/>
          <w:highlight w:val="yellow"/>
        </w:rPr>
        <w:t>circuit open of the HVIL detection circuit</w:t>
      </w:r>
    </w:p>
    <w:p w14:paraId="299138CD"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5FBC33E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33CEB83"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323CEAB" w14:textId="77777777" w:rsidR="00A55B53" w:rsidRPr="00123177" w:rsidRDefault="00A55B53" w:rsidP="00535342">
            <w:r w:rsidRPr="00123177">
              <w:rPr>
                <w:rFonts w:eastAsia="Arial"/>
                <w:b/>
                <w:bCs/>
                <w:color w:val="000000" w:themeColor="text1"/>
                <w:szCs w:val="20"/>
              </w:rPr>
              <w:t>Description</w:t>
            </w:r>
          </w:p>
        </w:tc>
      </w:tr>
      <w:tr w:rsidR="00A55B53" w:rsidRPr="00123177" w14:paraId="7197CF9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2215268"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633FEA" w14:textId="77777777" w:rsidR="00A55B53" w:rsidRPr="00123177" w:rsidRDefault="00A55B53" w:rsidP="00535342">
            <w:r w:rsidRPr="00123177">
              <w:rPr>
                <w:rFonts w:eastAsia="Arial"/>
                <w:color w:val="000000" w:themeColor="text1"/>
              </w:rPr>
              <w:t>SWRS_Diag_110</w:t>
            </w:r>
          </w:p>
        </w:tc>
      </w:tr>
      <w:tr w:rsidR="00A55B53" w:rsidRPr="00123177" w14:paraId="48AEDD5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802EC87"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38E4D0" w14:textId="77777777" w:rsidR="00A55B53" w:rsidRPr="00123177" w:rsidRDefault="00A55B53" w:rsidP="00535342">
            <w:pPr>
              <w:rPr>
                <w:rFonts w:eastAsia="Arial"/>
                <w:color w:val="000000" w:themeColor="text1"/>
              </w:rPr>
            </w:pPr>
            <w:r w:rsidRPr="00123177">
              <w:rPr>
                <w:rFonts w:eastAsia="Arial"/>
                <w:color w:val="000000" w:themeColor="text1"/>
              </w:rPr>
              <w:t>SDS-HVDCDC-222</w:t>
            </w:r>
          </w:p>
        </w:tc>
      </w:tr>
      <w:tr w:rsidR="00A55B53" w:rsidRPr="00123177" w14:paraId="0E218D83"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76F6F3C"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0B35F4" w14:textId="77777777" w:rsidR="00A55B53" w:rsidRPr="00123177" w:rsidRDefault="00A55B53" w:rsidP="00535342">
            <w:pPr>
              <w:rPr>
                <w:rFonts w:eastAsia="Arial"/>
                <w:color w:val="000000" w:themeColor="text1"/>
              </w:rPr>
            </w:pPr>
            <w:r w:rsidRPr="00123177">
              <w:t>Pre C-Sample/PF3.0 Phase-2</w:t>
            </w:r>
          </w:p>
        </w:tc>
      </w:tr>
      <w:tr w:rsidR="00A55B53" w:rsidRPr="00123177" w14:paraId="5DF15BE5"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383E9316"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9D8B2F" w14:textId="77777777" w:rsidR="00A55B53" w:rsidRPr="00123177" w:rsidRDefault="00A55B53" w:rsidP="00535342">
            <w:pPr>
              <w:rPr>
                <w:rFonts w:eastAsia="Arial"/>
                <w:szCs w:val="20"/>
              </w:rPr>
            </w:pPr>
            <w:r w:rsidRPr="00123177">
              <w:rPr>
                <w:rStyle w:val="ui-provider"/>
              </w:rPr>
              <w:t xml:space="preserve">The circuit open of the HVIL detection circuit shall be detected and report by HVHVDCDC </w:t>
            </w:r>
          </w:p>
        </w:tc>
      </w:tr>
      <w:tr w:rsidR="00A55B53" w:rsidRPr="00123177" w14:paraId="32EB797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F5F4785"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477F4C" w14:textId="77777777" w:rsidR="00A55B53" w:rsidRPr="00123177" w:rsidRDefault="00A55B53" w:rsidP="00535342">
            <w:r w:rsidRPr="00123177">
              <w:rPr>
                <w:rFonts w:eastAsia="Arial"/>
              </w:rPr>
              <w:t>No Such derived requirement is applicable.</w:t>
            </w:r>
          </w:p>
        </w:tc>
      </w:tr>
      <w:tr w:rsidR="00A55B53" w:rsidRPr="00123177" w14:paraId="6879999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A0024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8355A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37FE971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054ED5"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ADFE39"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4A01230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F63028"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A24539" w14:textId="77777777" w:rsidR="00A55B53" w:rsidRPr="00123177" w:rsidRDefault="00A55B53" w:rsidP="00535342">
            <w:pPr>
              <w:spacing w:line="259" w:lineRule="auto"/>
            </w:pPr>
            <w:r w:rsidRPr="00123177">
              <w:rPr>
                <w:szCs w:val="20"/>
              </w:rPr>
              <w:t>1. Send NHVDCDCCommand as 0x01 ("Enable") using the CAN interface cyclically every 10ms.</w:t>
            </w:r>
          </w:p>
          <w:p w14:paraId="2B467B9E" w14:textId="77777777" w:rsidR="00A55B53" w:rsidRPr="00123177" w:rsidRDefault="00A55B53" w:rsidP="00535342">
            <w:pPr>
              <w:spacing w:line="259" w:lineRule="auto"/>
            </w:pPr>
            <w:r w:rsidRPr="00123177">
              <w:t>2. Provide the changes required for open on HVIL detection circuit.</w:t>
            </w:r>
          </w:p>
        </w:tc>
      </w:tr>
      <w:tr w:rsidR="00A55B53" w:rsidRPr="00123177" w14:paraId="38830F8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8AAB4F1"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EC47C2"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Below CAN messages shall be observed on the MCAN interface</w:t>
            </w:r>
          </w:p>
          <w:p w14:paraId="7E89BEE1"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NHVDCDCHVIL @ HVDCDC_Status1 is equal to 2.</w:t>
            </w:r>
          </w:p>
          <w:p w14:paraId="056CC30A"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 xml:space="preserve">2. </w:t>
            </w:r>
            <w:r w:rsidRPr="00123177">
              <w:rPr>
                <w:szCs w:val="20"/>
              </w:rPr>
              <w:t>NHVDCDCFaultID @ HVDCDC_Debug_PDU signal should provide Fault ID</w:t>
            </w:r>
            <w:r w:rsidRPr="00123177">
              <w:rPr>
                <w:rFonts w:eastAsia="Arial"/>
                <w:szCs w:val="20"/>
              </w:rPr>
              <w:t xml:space="preserve"> for detected circuit </w:t>
            </w:r>
            <w:r w:rsidRPr="00123177">
              <w:t xml:space="preserve">open </w:t>
            </w:r>
            <w:r w:rsidRPr="00123177">
              <w:rPr>
                <w:rStyle w:val="ui-provider"/>
              </w:rPr>
              <w:t>failure on the HVIL detection circuit</w:t>
            </w:r>
          </w:p>
        </w:tc>
      </w:tr>
      <w:tr w:rsidR="00A55B53" w:rsidRPr="00123177" w14:paraId="4B1D662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F69C89" w14:textId="77777777" w:rsidR="00A55B53" w:rsidRPr="00123177" w:rsidRDefault="00A55B53" w:rsidP="00535342">
            <w:r w:rsidRPr="00123177">
              <w:rPr>
                <w:rFonts w:eastAsia="Arial"/>
                <w:color w:val="000000" w:themeColor="text1"/>
                <w:szCs w:val="20"/>
              </w:rPr>
              <w:lastRenderedPageBreak/>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DFF0FD" w14:textId="77777777" w:rsidR="00A55B53" w:rsidRPr="00123177" w:rsidRDefault="00A55B53" w:rsidP="00535342">
            <w:pPr>
              <w:spacing w:line="259" w:lineRule="auto"/>
              <w:rPr>
                <w:rStyle w:val="ui-provider"/>
              </w:rPr>
            </w:pPr>
            <w:r w:rsidRPr="00123177">
              <w:rPr>
                <w:rFonts w:eastAsia="Arial"/>
              </w:rPr>
              <w:t xml:space="preserve">1. The HVDCDC shall reports the HVIL status as 2 when </w:t>
            </w:r>
            <w:r w:rsidRPr="00123177">
              <w:rPr>
                <w:rStyle w:val="ui-provider"/>
              </w:rPr>
              <w:t>power supply failure of the HVIL detection circuit.</w:t>
            </w:r>
          </w:p>
          <w:p w14:paraId="632CDCBF" w14:textId="77777777" w:rsidR="00A55B53" w:rsidRPr="00123177" w:rsidRDefault="00A55B53" w:rsidP="00535342">
            <w:pPr>
              <w:spacing w:line="259" w:lineRule="auto"/>
              <w:rPr>
                <w:rFonts w:eastAsia="Arial"/>
              </w:rPr>
            </w:pPr>
            <w:r w:rsidRPr="00123177">
              <w:rPr>
                <w:rStyle w:val="ui-provider"/>
                <w:rFonts w:eastAsia="Arial"/>
              </w:rPr>
              <w:t xml:space="preserve">2. </w:t>
            </w:r>
            <w:r w:rsidRPr="00123177">
              <w:rPr>
                <w:rStyle w:val="normaltextrun"/>
              </w:rPr>
              <w:t xml:space="preserve">Verify that the HVDCDC raises a level 0 fault (NHVDCDCFault = 0x1) upon </w:t>
            </w:r>
            <w:r w:rsidRPr="00123177">
              <w:rPr>
                <w:rFonts w:eastAsia="Arial"/>
                <w:szCs w:val="20"/>
              </w:rPr>
              <w:t xml:space="preserve">circuit </w:t>
            </w:r>
            <w:r w:rsidRPr="00123177">
              <w:t xml:space="preserve">open </w:t>
            </w:r>
            <w:r w:rsidRPr="00123177">
              <w:rPr>
                <w:rStyle w:val="ui-provider"/>
              </w:rPr>
              <w:t>failure</w:t>
            </w:r>
            <w:r w:rsidRPr="00123177">
              <w:rPr>
                <w:rStyle w:val="normaltextrun"/>
              </w:rPr>
              <w:t xml:space="preserve"> detection</w:t>
            </w:r>
          </w:p>
        </w:tc>
      </w:tr>
      <w:tr w:rsidR="00A55B53" w:rsidRPr="00123177" w14:paraId="1337482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1E3B231"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37D01A" w14:textId="77777777" w:rsidR="00A55B53" w:rsidRPr="00123177" w:rsidRDefault="00A55B53" w:rsidP="00535342">
            <w:r w:rsidRPr="00123177">
              <w:t>No such mandatory fields is applicable.</w:t>
            </w:r>
          </w:p>
        </w:tc>
      </w:tr>
      <w:tr w:rsidR="00A55B53" w:rsidRPr="00123177" w14:paraId="01527C3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D8617A"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206693"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The HVDCDC application shall be in Standby state, the value of CAN signal HVDCDCStatus @ HVDCDC_Status1 shall equal to 0x0 ("Standby"), and signal NHVDCDCStatusDebug @ HVDCDC_Debug shall equal to 0x0 ("Standby").</w:t>
            </w:r>
          </w:p>
          <w:p w14:paraId="780C0CC3" w14:textId="77777777" w:rsidR="00A55B53" w:rsidRPr="00123177" w:rsidRDefault="00A55B53" w:rsidP="00535342">
            <w:r w:rsidRPr="00123177">
              <w:rPr>
                <w:rFonts w:eastAsia="Arial"/>
                <w:color w:val="000000" w:themeColor="text1"/>
                <w:szCs w:val="20"/>
              </w:rPr>
              <w:t>2. No fault shall be raised, Value of CAN signal NHVDCDCFault @ HVDCDC_Status1 shall equal to 0</w:t>
            </w:r>
          </w:p>
        </w:tc>
      </w:tr>
      <w:tr w:rsidR="00A55B53" w:rsidRPr="00123177" w14:paraId="79A0152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4752379"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DEC7B4" w14:textId="77777777" w:rsidR="00A55B53" w:rsidRPr="00123177" w:rsidRDefault="00A55B53" w:rsidP="00535342">
            <w:r w:rsidRPr="00123177">
              <w:rPr>
                <w:szCs w:val="20"/>
              </w:rPr>
              <w:t>Default values shall be applicable with respect to Pre-Loaded Values</w:t>
            </w:r>
          </w:p>
        </w:tc>
      </w:tr>
      <w:tr w:rsidR="00A55B53" w:rsidRPr="00123177" w14:paraId="6D7DE21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D58BEC2"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9ACB81" w14:textId="77777777" w:rsidR="00A55B53" w:rsidRPr="00123177" w:rsidRDefault="00A55B53" w:rsidP="00535342">
            <w:r w:rsidRPr="00123177">
              <w:rPr>
                <w:szCs w:val="20"/>
              </w:rPr>
              <w:t>Valid range value is not required.</w:t>
            </w:r>
          </w:p>
        </w:tc>
      </w:tr>
      <w:tr w:rsidR="00A55B53" w:rsidRPr="00123177" w14:paraId="3781D08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157581C"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DBF639" w14:textId="77777777" w:rsidR="00A55B53" w:rsidRPr="00123177" w:rsidRDefault="00A55B53" w:rsidP="00535342">
            <w:r w:rsidRPr="00123177">
              <w:rPr>
                <w:szCs w:val="20"/>
              </w:rPr>
              <w:t>Data latency period is not applicable</w:t>
            </w:r>
          </w:p>
        </w:tc>
      </w:tr>
      <w:tr w:rsidR="00A55B53" w:rsidRPr="00123177" w14:paraId="1DD5FE4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A2ACE5A"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3B025A" w14:textId="77777777" w:rsidR="00A55B53" w:rsidRPr="00123177" w:rsidRDefault="00A55B53" w:rsidP="00535342">
            <w:r w:rsidRPr="00123177">
              <w:rPr>
                <w:szCs w:val="20"/>
              </w:rPr>
              <w:t>Data Retention period is not applicable.</w:t>
            </w:r>
          </w:p>
        </w:tc>
      </w:tr>
      <w:tr w:rsidR="00A55B53" w:rsidRPr="00123177" w14:paraId="107524C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587C8FF"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36C01F" w14:textId="77777777" w:rsidR="00A55B53" w:rsidRPr="00123177" w:rsidRDefault="00A55B53" w:rsidP="00535342">
            <w:r w:rsidRPr="00123177">
              <w:rPr>
                <w:szCs w:val="20"/>
              </w:rPr>
              <w:t>Data rate is not applicable.</w:t>
            </w:r>
          </w:p>
        </w:tc>
      </w:tr>
      <w:tr w:rsidR="00A55B53" w:rsidRPr="00123177" w14:paraId="768FD01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911A782"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541AAB"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50383BB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62EBE27"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418FD8" w14:textId="77777777" w:rsidR="00A55B53" w:rsidRPr="00123177" w:rsidRDefault="00A55B53" w:rsidP="00535342">
            <w:r w:rsidRPr="00123177">
              <w:rPr>
                <w:szCs w:val="20"/>
              </w:rPr>
              <w:t>Temporal event is not applicable.</w:t>
            </w:r>
          </w:p>
        </w:tc>
      </w:tr>
      <w:tr w:rsidR="00A55B53" w:rsidRPr="00123177" w14:paraId="2B8E5F7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857CB0D" w14:textId="77777777" w:rsidR="00A55B53" w:rsidRPr="00123177" w:rsidRDefault="00A55B53" w:rsidP="00535342">
            <w:r w:rsidRPr="00123177">
              <w:rPr>
                <w:rFonts w:eastAsia="Arial"/>
                <w:color w:val="000000" w:themeColor="text1"/>
                <w:szCs w:val="20"/>
              </w:rPr>
              <w:t xml:space="preserve">Validation Rules/ </w:t>
            </w:r>
          </w:p>
          <w:p w14:paraId="7B1576F4"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81688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5C94B114" w14:textId="77777777" w:rsidR="00A55B53" w:rsidRPr="00123177" w:rsidRDefault="00A55B53" w:rsidP="00535342">
            <w:pPr>
              <w:pStyle w:val="TableText"/>
              <w:snapToGrid w:val="0"/>
            </w:pPr>
          </w:p>
          <w:p w14:paraId="4F5A2D86"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NHVDCDCHVIL @ HVDCDC_Status1 is equal to 2.</w:t>
            </w:r>
          </w:p>
          <w:p w14:paraId="51914A24" w14:textId="77777777" w:rsidR="00A55B53" w:rsidRPr="00123177" w:rsidRDefault="00A55B53" w:rsidP="00535342">
            <w:pPr>
              <w:pStyle w:val="TableText"/>
              <w:snapToGrid w:val="0"/>
              <w:rPr>
                <w:rStyle w:val="ui-provider"/>
              </w:rPr>
            </w:pPr>
            <w:r w:rsidRPr="00123177">
              <w:rPr>
                <w:rFonts w:eastAsia="Arial"/>
                <w:color w:val="000000" w:themeColor="text1"/>
                <w:szCs w:val="20"/>
              </w:rPr>
              <w:t xml:space="preserve">2. </w:t>
            </w:r>
            <w:r w:rsidRPr="00123177">
              <w:rPr>
                <w:szCs w:val="20"/>
              </w:rPr>
              <w:t>NHVDCDCFaultID @ HVDCDC_Debug_PDU signal should provide Fault ID</w:t>
            </w:r>
            <w:r w:rsidRPr="00123177">
              <w:rPr>
                <w:rFonts w:eastAsia="Arial"/>
                <w:szCs w:val="20"/>
              </w:rPr>
              <w:t xml:space="preserve"> for detected circuit </w:t>
            </w:r>
            <w:r w:rsidRPr="00123177">
              <w:t xml:space="preserve">open </w:t>
            </w:r>
            <w:r w:rsidRPr="00123177">
              <w:rPr>
                <w:rStyle w:val="ui-provider"/>
              </w:rPr>
              <w:t>failure on the HVIL detection circuit</w:t>
            </w:r>
          </w:p>
          <w:p w14:paraId="4DD62676" w14:textId="77777777" w:rsidR="00A55B53" w:rsidRPr="00123177" w:rsidRDefault="00A55B53" w:rsidP="00535342">
            <w:pPr>
              <w:pStyle w:val="TableText"/>
              <w:snapToGrid w:val="0"/>
            </w:pPr>
            <w:r w:rsidRPr="00123177">
              <w:rPr>
                <w:rStyle w:val="ui-provider"/>
              </w:rPr>
              <w:t xml:space="preserve">3. </w:t>
            </w:r>
            <w:r w:rsidRPr="00123177">
              <w:rPr>
                <w:rStyle w:val="normaltextrun"/>
              </w:rPr>
              <w:t>The HVDCDC shall raises a level 0 fault (NHVDCDCFault = 0x1)</w:t>
            </w:r>
          </w:p>
        </w:tc>
      </w:tr>
      <w:tr w:rsidR="00A55B53" w:rsidRPr="00123177" w14:paraId="58C1FCD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FF1804C"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D3A732" w14:textId="77777777" w:rsidR="00A55B53" w:rsidRPr="00123177" w:rsidRDefault="00A55B53" w:rsidP="00535342">
            <w:r w:rsidRPr="00123177">
              <w:rPr>
                <w:szCs w:val="20"/>
              </w:rPr>
              <w:t>Constraints is not applicable.</w:t>
            </w:r>
          </w:p>
        </w:tc>
      </w:tr>
      <w:tr w:rsidR="00A55B53" w:rsidRPr="00123177" w14:paraId="1BB161F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50E59A4"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91BAA0" w14:textId="77777777" w:rsidR="00A55B53" w:rsidRPr="00123177" w:rsidRDefault="00A55B53" w:rsidP="00535342">
            <w:r w:rsidRPr="00123177">
              <w:rPr>
                <w:szCs w:val="20"/>
              </w:rPr>
              <w:t>No effects on other system</w:t>
            </w:r>
          </w:p>
        </w:tc>
      </w:tr>
      <w:tr w:rsidR="00A55B53" w:rsidRPr="00123177" w14:paraId="5505E52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F092D41" w14:textId="77777777" w:rsidR="00A55B53" w:rsidRPr="00123177" w:rsidRDefault="00A55B53" w:rsidP="00535342">
            <w:r w:rsidRPr="00123177">
              <w:rPr>
                <w:rFonts w:eastAsia="Arial"/>
                <w:color w:val="000000" w:themeColor="text1"/>
                <w:szCs w:val="20"/>
              </w:rPr>
              <w:t>Testability with respect to test environment</w:t>
            </w:r>
          </w:p>
          <w:p w14:paraId="1E1A0A9B" w14:textId="77777777" w:rsidR="00A55B53" w:rsidRPr="00123177" w:rsidRDefault="00A55B53" w:rsidP="00535342">
            <w:r w:rsidRPr="00123177">
              <w:rPr>
                <w:rFonts w:eastAsia="Arial"/>
                <w:color w:val="000000" w:themeColor="text1"/>
                <w:szCs w:val="20"/>
              </w:rPr>
              <w:lastRenderedPageBreak/>
              <w:t>(Yes/No)</w:t>
            </w:r>
          </w:p>
          <w:p w14:paraId="681596AD"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4257CC" w14:textId="77777777" w:rsidR="00A55B53" w:rsidRPr="00123177" w:rsidRDefault="00A55B53" w:rsidP="00535342">
            <w:pPr>
              <w:pStyle w:val="TableText"/>
              <w:snapToGrid w:val="0"/>
            </w:pPr>
            <w:r w:rsidRPr="00123177">
              <w:lastRenderedPageBreak/>
              <w:t>YES</w:t>
            </w:r>
          </w:p>
          <w:p w14:paraId="4F2EE4A1" w14:textId="77777777" w:rsidR="00A55B53" w:rsidRPr="00123177" w:rsidRDefault="00A55B53" w:rsidP="00535342"/>
        </w:tc>
      </w:tr>
      <w:tr w:rsidR="00A55B53" w:rsidRPr="00123177" w14:paraId="76655D8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E35F6BE" w14:textId="77777777" w:rsidR="00A55B53" w:rsidRPr="00123177" w:rsidRDefault="00A55B53" w:rsidP="00535342">
            <w:r w:rsidRPr="00123177">
              <w:rPr>
                <w:rFonts w:eastAsia="Arial"/>
                <w:color w:val="000000" w:themeColor="text1"/>
                <w:szCs w:val="20"/>
              </w:rPr>
              <w:t>Feasible within project constraints</w:t>
            </w:r>
          </w:p>
          <w:p w14:paraId="5747B97A" w14:textId="77777777" w:rsidR="00A55B53" w:rsidRPr="00123177" w:rsidRDefault="00A55B53" w:rsidP="00535342">
            <w:r w:rsidRPr="00123177">
              <w:rPr>
                <w:rFonts w:eastAsia="Arial"/>
                <w:color w:val="000000" w:themeColor="text1"/>
                <w:szCs w:val="20"/>
              </w:rPr>
              <w:t>(Yes/No)</w:t>
            </w:r>
          </w:p>
          <w:p w14:paraId="75A37115"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3624D2" w14:textId="77777777" w:rsidR="00A55B53" w:rsidRPr="00123177" w:rsidRDefault="00A55B53" w:rsidP="00535342">
            <w:pPr>
              <w:pStyle w:val="TableText"/>
              <w:snapToGrid w:val="0"/>
            </w:pPr>
            <w:r w:rsidRPr="00123177">
              <w:t>YES</w:t>
            </w:r>
          </w:p>
          <w:p w14:paraId="2A2F5F3D" w14:textId="77777777" w:rsidR="00A55B53" w:rsidRPr="00123177" w:rsidRDefault="00A55B53" w:rsidP="00535342"/>
        </w:tc>
      </w:tr>
      <w:tr w:rsidR="00A55B53" w:rsidRPr="00123177" w14:paraId="6F321C0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C30BD8" w14:textId="77777777" w:rsidR="00A55B53" w:rsidRPr="00123177" w:rsidRDefault="00A55B53" w:rsidP="00535342">
            <w:r w:rsidRPr="00123177">
              <w:rPr>
                <w:rFonts w:eastAsia="Arial"/>
                <w:color w:val="000000" w:themeColor="text1"/>
                <w:szCs w:val="20"/>
              </w:rPr>
              <w:t>Critical</w:t>
            </w:r>
          </w:p>
          <w:p w14:paraId="3AAA2FAA"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F37090" w14:textId="77777777" w:rsidR="00A55B53" w:rsidRPr="00123177" w:rsidRDefault="00A55B53" w:rsidP="00535342">
            <w:r w:rsidRPr="00123177">
              <w:t>YES</w:t>
            </w:r>
          </w:p>
        </w:tc>
      </w:tr>
      <w:tr w:rsidR="00A55B53" w:rsidRPr="00123177" w14:paraId="7B88447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06B1375"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D66FB5" w14:textId="77777777" w:rsidR="00A55B53" w:rsidRPr="00123177" w:rsidRDefault="00A55B53" w:rsidP="00535342">
            <w:r w:rsidRPr="00123177">
              <w:t>Acceptance Criteria for this requirement should be as per SECTION-6 ACCEPTANCE CRITERIA</w:t>
            </w:r>
          </w:p>
        </w:tc>
      </w:tr>
    </w:tbl>
    <w:p w14:paraId="35B8C2DC" w14:textId="77777777" w:rsidR="00A55B53" w:rsidRPr="00123177" w:rsidRDefault="00A55B53" w:rsidP="00A55B53">
      <w:pPr>
        <w:rPr>
          <w:rFonts w:eastAsia="Arial"/>
          <w:szCs w:val="20"/>
        </w:rPr>
      </w:pPr>
    </w:p>
    <w:p w14:paraId="0C183C2E" w14:textId="77777777" w:rsidR="00A55B53" w:rsidRPr="00123177" w:rsidRDefault="00A55B53" w:rsidP="00A55B53">
      <w:pPr>
        <w:rPr>
          <w:rFonts w:eastAsia="Arial"/>
          <w:szCs w:val="20"/>
        </w:rPr>
      </w:pPr>
    </w:p>
    <w:p w14:paraId="18C9646A" w14:textId="77777777" w:rsidR="00A55B53" w:rsidRPr="00123177" w:rsidRDefault="00A55B53" w:rsidP="00A55B53">
      <w:pPr>
        <w:rPr>
          <w:rFonts w:eastAsia="Arial"/>
          <w:szCs w:val="20"/>
        </w:rPr>
      </w:pPr>
    </w:p>
    <w:p w14:paraId="011DF6BA" w14:textId="77777777" w:rsidR="00A55B53" w:rsidRPr="00123177" w:rsidRDefault="00A55B53" w:rsidP="00A55B53">
      <w:pPr>
        <w:pStyle w:val="Heading5"/>
        <w:rPr>
          <w:rFonts w:eastAsia="Arial"/>
          <w:sz w:val="20"/>
          <w:szCs w:val="20"/>
        </w:rPr>
      </w:pPr>
      <w:r w:rsidRPr="00123177">
        <w:rPr>
          <w:rFonts w:eastAsia="Arial"/>
          <w:sz w:val="20"/>
          <w:szCs w:val="20"/>
        </w:rPr>
        <w:t xml:space="preserve">Response requirement against </w:t>
      </w:r>
      <w:r w:rsidRPr="00123177">
        <w:rPr>
          <w:rStyle w:val="ui-provider"/>
          <w:sz w:val="20"/>
          <w:szCs w:val="20"/>
        </w:rPr>
        <w:t>precharge takes longer than a calibratable time to complete.</w:t>
      </w:r>
    </w:p>
    <w:tbl>
      <w:tblPr>
        <w:tblW w:w="9300" w:type="dxa"/>
        <w:tblInd w:w="103" w:type="dxa"/>
        <w:tblLook w:val="06A0" w:firstRow="1" w:lastRow="0" w:firstColumn="1" w:lastColumn="0" w:noHBand="1" w:noVBand="1"/>
      </w:tblPr>
      <w:tblGrid>
        <w:gridCol w:w="1456"/>
        <w:gridCol w:w="7844"/>
      </w:tblGrid>
      <w:tr w:rsidR="00A55B53" w:rsidRPr="00123177" w14:paraId="15F0FB9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58EE43B"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5D6A127" w14:textId="77777777" w:rsidR="00A55B53" w:rsidRPr="00123177" w:rsidRDefault="00A55B53" w:rsidP="00535342">
            <w:r w:rsidRPr="00123177">
              <w:rPr>
                <w:rFonts w:eastAsia="Arial"/>
                <w:b/>
                <w:bCs/>
                <w:color w:val="000000" w:themeColor="text1"/>
                <w:szCs w:val="20"/>
              </w:rPr>
              <w:t>Description</w:t>
            </w:r>
          </w:p>
        </w:tc>
      </w:tr>
      <w:tr w:rsidR="00A55B53" w:rsidRPr="00123177" w14:paraId="30C3CB8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8F14A1D"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B52E73" w14:textId="77777777" w:rsidR="00A55B53" w:rsidRPr="00123177" w:rsidRDefault="00A55B53" w:rsidP="00535342">
            <w:r w:rsidRPr="00123177">
              <w:rPr>
                <w:rFonts w:eastAsia="Arial"/>
                <w:color w:val="000000" w:themeColor="text1"/>
              </w:rPr>
              <w:t>SWRS_Diag_58</w:t>
            </w:r>
          </w:p>
        </w:tc>
      </w:tr>
      <w:tr w:rsidR="00A55B53" w:rsidRPr="00123177" w14:paraId="7901557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2645E33"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7EA80A" w14:textId="77777777" w:rsidR="00A55B53" w:rsidRPr="00123177" w:rsidRDefault="00A55B53" w:rsidP="00535342">
            <w:pPr>
              <w:rPr>
                <w:rFonts w:eastAsia="Arial"/>
                <w:color w:val="000000" w:themeColor="text1"/>
              </w:rPr>
            </w:pPr>
            <w:r w:rsidRPr="00123177">
              <w:rPr>
                <w:rFonts w:eastAsia="Arial"/>
                <w:color w:val="000000" w:themeColor="text1"/>
              </w:rPr>
              <w:t>SDS-HVDCDC-225</w:t>
            </w:r>
          </w:p>
        </w:tc>
      </w:tr>
      <w:tr w:rsidR="00A55B53" w:rsidRPr="00123177" w14:paraId="3A694A43"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3394552"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253B86" w14:textId="77777777" w:rsidR="00A55B53" w:rsidRPr="00123177" w:rsidRDefault="00A55B53" w:rsidP="00535342">
            <w:pPr>
              <w:rPr>
                <w:rFonts w:eastAsia="Arial"/>
                <w:color w:val="000000" w:themeColor="text1"/>
              </w:rPr>
            </w:pPr>
            <w:r w:rsidRPr="00123177">
              <w:t>B-Sample/PF2.0</w:t>
            </w:r>
          </w:p>
        </w:tc>
      </w:tr>
      <w:tr w:rsidR="00A55B53" w:rsidRPr="00123177" w14:paraId="4C4E7316"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7452CA39"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24DD67" w14:textId="77777777" w:rsidR="00A55B53" w:rsidRPr="00123177" w:rsidRDefault="00A55B53" w:rsidP="00535342">
            <w:pPr>
              <w:rPr>
                <w:rFonts w:eastAsia="Arial"/>
                <w:szCs w:val="20"/>
              </w:rPr>
            </w:pPr>
            <w:r w:rsidRPr="00123177">
              <w:rPr>
                <w:rStyle w:val="ui-provider"/>
              </w:rPr>
              <w:t>The HVDCDC shall raise a level 2 fault if the precharge takes longer than a calibratable time to complete.</w:t>
            </w:r>
          </w:p>
        </w:tc>
      </w:tr>
      <w:tr w:rsidR="00A55B53" w:rsidRPr="00123177" w14:paraId="7E5D529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8A1F572"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520A2D" w14:textId="77777777" w:rsidR="00A55B53" w:rsidRPr="00123177" w:rsidRDefault="00A55B53" w:rsidP="00535342">
            <w:r w:rsidRPr="00123177">
              <w:rPr>
                <w:rFonts w:eastAsia="Arial"/>
              </w:rPr>
              <w:t>No Such derived requirement is applicable.</w:t>
            </w:r>
          </w:p>
        </w:tc>
      </w:tr>
      <w:tr w:rsidR="00A55B53" w:rsidRPr="00123177" w14:paraId="7A7C4A6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D372B0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7A64D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Medium</w:t>
            </w:r>
          </w:p>
        </w:tc>
      </w:tr>
      <w:tr w:rsidR="00A55B53" w:rsidRPr="00123177" w14:paraId="489B636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D3F1C46"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2C6E97"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10D33BE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C42653B"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323BFB" w14:textId="77777777" w:rsidR="00A55B53" w:rsidRPr="00123177" w:rsidRDefault="00A55B53" w:rsidP="00535342">
            <w:pPr>
              <w:spacing w:line="259" w:lineRule="auto"/>
            </w:pPr>
            <w:r w:rsidRPr="00123177">
              <w:t>1. KL30 and KL15(IGN) shall On.</w:t>
            </w:r>
          </w:p>
          <w:p w14:paraId="24340B30" w14:textId="77777777" w:rsidR="00A55B53" w:rsidRPr="00123177" w:rsidRDefault="00A55B53" w:rsidP="00535342">
            <w:pPr>
              <w:spacing w:line="259" w:lineRule="auto"/>
            </w:pPr>
            <w:r w:rsidRPr="00123177">
              <w:t>2. The 800V side (high side) voltage of the power module shall set to greater than 480V(e.g. 540V).</w:t>
            </w:r>
          </w:p>
          <w:p w14:paraId="7B9E05B4" w14:textId="77777777" w:rsidR="00A55B53" w:rsidRPr="00123177" w:rsidRDefault="00A55B53" w:rsidP="00535342">
            <w:pPr>
              <w:spacing w:line="259" w:lineRule="auto"/>
            </w:pPr>
            <w:r w:rsidRPr="00123177">
              <w:lastRenderedPageBreak/>
              <w:t>3. Ensure that NHVDCDCFault shall equal to 0x0 (no fault) on the CAN trace window.</w:t>
            </w:r>
          </w:p>
          <w:p w14:paraId="784DBF5A" w14:textId="77777777" w:rsidR="00A55B53" w:rsidRPr="00123177" w:rsidRDefault="00A55B53" w:rsidP="00535342">
            <w:pPr>
              <w:spacing w:line="259" w:lineRule="auto"/>
            </w:pPr>
            <w:r w:rsidRPr="00123177">
              <w:t>4. Send NHVDCDCCommand as 0x01 ("Enable") using the CAN interface.</w:t>
            </w:r>
          </w:p>
          <w:p w14:paraId="59B2CE5D" w14:textId="77777777" w:rsidR="00A55B53" w:rsidRPr="00123177" w:rsidRDefault="00A55B53" w:rsidP="00535342">
            <w:pPr>
              <w:spacing w:line="259" w:lineRule="auto"/>
            </w:pPr>
            <w:r w:rsidRPr="00123177">
              <w:t>5. Once the HV DCDC application shall in the "Enable" substate of the "HV_ON" state within 1.5 seconds, keep the low side EMI voltage (VHVDCDC400V_emi) less than half of the high side voltage(VHVDCDC800V_VICOR) minus 10V(VPrecharge_C).</w:t>
            </w:r>
          </w:p>
          <w:p w14:paraId="3BA3AA90" w14:textId="77777777" w:rsidR="00A55B53" w:rsidRPr="00123177" w:rsidRDefault="00A55B53" w:rsidP="00535342">
            <w:pPr>
              <w:spacing w:line="259" w:lineRule="auto"/>
            </w:pPr>
            <w:r w:rsidRPr="00123177">
              <w:t>6. Check fault response time from the time when the application enters into the "Close_precharge_Ctt" substate of the "HV_ON" state to the time when the level 2 fault is raised.</w:t>
            </w:r>
          </w:p>
        </w:tc>
      </w:tr>
      <w:tr w:rsidR="00A55B53" w:rsidRPr="00123177" w14:paraId="2AE30FB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2AE658A"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7A1754"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At Step 3:</w:t>
            </w:r>
          </w:p>
          <w:p w14:paraId="31DDD433"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shall equal to 0x0 (“No Fault")</w:t>
            </w:r>
          </w:p>
          <w:p w14:paraId="26226479" w14:textId="77777777" w:rsidR="00A55B53" w:rsidRPr="00123177" w:rsidRDefault="00A55B53" w:rsidP="00535342">
            <w:pPr>
              <w:spacing w:line="259" w:lineRule="auto"/>
              <w:rPr>
                <w:rFonts w:eastAsia="Arial"/>
                <w:color w:val="000000" w:themeColor="text1"/>
                <w:szCs w:val="20"/>
              </w:rPr>
            </w:pPr>
          </w:p>
          <w:p w14:paraId="1075356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At Step 5:</w:t>
            </w:r>
          </w:p>
          <w:p w14:paraId="7B8F444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shall equal to 0x3 (“level 2")</w:t>
            </w:r>
          </w:p>
          <w:p w14:paraId="423C3688"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NHVDCDCFaultID @ HVDCDC_Debug_PDU shall equal to 0x13(19) ("DIAGNOSTIC_SM_HVON_TIMEOUT_04_FAULT_IDt") and shall be raised after the fault response time of 2000ms.</w:t>
            </w:r>
          </w:p>
          <w:p w14:paraId="1B04E34A" w14:textId="77777777" w:rsidR="00A55B53" w:rsidRPr="00123177" w:rsidRDefault="00A55B53" w:rsidP="00535342">
            <w:pPr>
              <w:spacing w:line="259" w:lineRule="auto"/>
              <w:rPr>
                <w:rFonts w:eastAsia="Arial"/>
                <w:color w:val="000000" w:themeColor="text1"/>
                <w:szCs w:val="20"/>
              </w:rPr>
            </w:pPr>
          </w:p>
          <w:p w14:paraId="2590463B"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NHVDCDCStatus @ HVDCDC_Status1 shall set to 0x6 ("Faulty")</w:t>
            </w:r>
          </w:p>
        </w:tc>
      </w:tr>
      <w:tr w:rsidR="00A55B53" w:rsidRPr="00123177" w14:paraId="7DBC5DC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3DDAD00"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42BF94" w14:textId="77777777" w:rsidR="00A55B53" w:rsidRPr="00123177" w:rsidRDefault="00A55B53" w:rsidP="00535342">
            <w:pPr>
              <w:spacing w:line="259" w:lineRule="auto"/>
              <w:rPr>
                <w:rFonts w:eastAsia="Arial"/>
              </w:rPr>
            </w:pPr>
            <w:r w:rsidRPr="00123177">
              <w:rPr>
                <w:rFonts w:eastAsia="Arial"/>
              </w:rPr>
              <w:t>The application shall not transit from substate “Close_precharge_Ctt” to “Close_400V_SolidStateSw” state when low side voltage (VHVDCDC400V_emi) shall less than half of high side voltage(VHVDCDC800V_VICOR) minus 10V(VPrecharge_C) and it transit to "Faulty" state.</w:t>
            </w:r>
          </w:p>
        </w:tc>
      </w:tr>
      <w:tr w:rsidR="00A55B53" w:rsidRPr="00123177" w14:paraId="6BEEB5D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670418"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14F459" w14:textId="77777777" w:rsidR="00A55B53" w:rsidRPr="00123177" w:rsidRDefault="00A55B53" w:rsidP="00535342">
            <w:r w:rsidRPr="00123177">
              <w:t>No such mandatory fields is applicable.</w:t>
            </w:r>
          </w:p>
        </w:tc>
      </w:tr>
      <w:tr w:rsidR="00A55B53" w:rsidRPr="00123177" w14:paraId="4025BE3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C24209"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6C19C8" w14:textId="77777777" w:rsidR="00A55B53" w:rsidRPr="00123177" w:rsidRDefault="00A55B53" w:rsidP="00535342">
            <w:r w:rsidRPr="00123177">
              <w:t>KL30 and KL15 shall be off</w:t>
            </w:r>
          </w:p>
        </w:tc>
      </w:tr>
      <w:tr w:rsidR="00A55B53" w:rsidRPr="00123177" w14:paraId="5C32595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FEEC12"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B328D6" w14:textId="77777777" w:rsidR="00A55B53" w:rsidRPr="00123177" w:rsidRDefault="00A55B53" w:rsidP="00535342">
            <w:r w:rsidRPr="00123177">
              <w:rPr>
                <w:szCs w:val="20"/>
              </w:rPr>
              <w:t>Default values shall be applicable with respect to Pre-Loaded Values</w:t>
            </w:r>
          </w:p>
        </w:tc>
      </w:tr>
      <w:tr w:rsidR="00A55B53" w:rsidRPr="00123177" w14:paraId="7B9659C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29AF110"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1EA46A" w14:textId="77777777" w:rsidR="00A55B53" w:rsidRPr="00123177" w:rsidRDefault="00A55B53" w:rsidP="00535342">
            <w:r w:rsidRPr="00123177">
              <w:rPr>
                <w:szCs w:val="20"/>
              </w:rPr>
              <w:t>Valid range value is not required.</w:t>
            </w:r>
          </w:p>
        </w:tc>
      </w:tr>
      <w:tr w:rsidR="00A55B53" w:rsidRPr="00123177" w14:paraId="33CCCEE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FF67B5"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3A75FA" w14:textId="77777777" w:rsidR="00A55B53" w:rsidRPr="00123177" w:rsidRDefault="00A55B53" w:rsidP="00535342">
            <w:r w:rsidRPr="00123177">
              <w:rPr>
                <w:szCs w:val="20"/>
              </w:rPr>
              <w:t>Data latency period is not applicable</w:t>
            </w:r>
          </w:p>
        </w:tc>
      </w:tr>
      <w:tr w:rsidR="00A55B53" w:rsidRPr="00123177" w14:paraId="1D3CC46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329B6DA"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58A19D" w14:textId="77777777" w:rsidR="00A55B53" w:rsidRPr="00123177" w:rsidRDefault="00A55B53" w:rsidP="00535342">
            <w:r w:rsidRPr="00123177">
              <w:rPr>
                <w:szCs w:val="20"/>
              </w:rPr>
              <w:t>Data Retention period is not applicable.</w:t>
            </w:r>
          </w:p>
        </w:tc>
      </w:tr>
      <w:tr w:rsidR="00A55B53" w:rsidRPr="00123177" w14:paraId="776C845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475805"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0895ED" w14:textId="77777777" w:rsidR="00A55B53" w:rsidRPr="00123177" w:rsidRDefault="00A55B53" w:rsidP="00535342">
            <w:r w:rsidRPr="00123177">
              <w:rPr>
                <w:szCs w:val="20"/>
              </w:rPr>
              <w:t>Data rate is not applicable.</w:t>
            </w:r>
          </w:p>
        </w:tc>
      </w:tr>
      <w:tr w:rsidR="00A55B53" w:rsidRPr="00123177" w14:paraId="3BC384A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91D858D"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992F97"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5A56278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6C3E6FC" w14:textId="77777777" w:rsidR="00A55B53" w:rsidRPr="00123177" w:rsidRDefault="00A55B53" w:rsidP="00535342">
            <w:r w:rsidRPr="00123177">
              <w:rPr>
                <w:rFonts w:eastAsia="Arial"/>
                <w:color w:val="000000" w:themeColor="text1"/>
                <w:szCs w:val="20"/>
              </w:rPr>
              <w:lastRenderedPageBreak/>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812ADD" w14:textId="77777777" w:rsidR="00A55B53" w:rsidRPr="00123177" w:rsidRDefault="00A55B53" w:rsidP="00535342">
            <w:r w:rsidRPr="00123177">
              <w:rPr>
                <w:szCs w:val="20"/>
              </w:rPr>
              <w:t>Temporal event is not applicable.</w:t>
            </w:r>
          </w:p>
        </w:tc>
      </w:tr>
      <w:tr w:rsidR="00A55B53" w:rsidRPr="00123177" w14:paraId="56FE887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637CF5F" w14:textId="77777777" w:rsidR="00A55B53" w:rsidRPr="00123177" w:rsidRDefault="00A55B53" w:rsidP="00535342">
            <w:r w:rsidRPr="00123177">
              <w:rPr>
                <w:rFonts w:eastAsia="Arial"/>
                <w:color w:val="000000" w:themeColor="text1"/>
                <w:szCs w:val="20"/>
              </w:rPr>
              <w:t xml:space="preserve">Validation Rules/ </w:t>
            </w:r>
          </w:p>
          <w:p w14:paraId="161B3B1E"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B7ABF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A4BFF4F" w14:textId="77777777" w:rsidR="00A55B53" w:rsidRPr="00123177" w:rsidRDefault="00A55B53" w:rsidP="00535342">
            <w:pPr>
              <w:pStyle w:val="TableText"/>
              <w:snapToGrid w:val="0"/>
            </w:pPr>
          </w:p>
          <w:p w14:paraId="508E73D5"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shall equal to 0x3 (“level 2")</w:t>
            </w:r>
          </w:p>
          <w:p w14:paraId="03FE8F38"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NHVDCDCFaultID @ HVDCDC_Debug_PDU shall equal to 0x13(19) ("DIAGNOSTIC_SM_HVON_TIMEOUT_04_FAULT_IDt")</w:t>
            </w:r>
          </w:p>
          <w:p w14:paraId="57C90CD7" w14:textId="77777777" w:rsidR="00A55B53" w:rsidRPr="00123177" w:rsidRDefault="00A55B53" w:rsidP="00535342">
            <w:pPr>
              <w:pStyle w:val="TableText"/>
              <w:snapToGrid w:val="0"/>
            </w:pPr>
            <w:r w:rsidRPr="00123177">
              <w:rPr>
                <w:rFonts w:eastAsia="Arial"/>
                <w:color w:val="000000" w:themeColor="text1"/>
                <w:szCs w:val="20"/>
              </w:rPr>
              <w:t>NHVDCDCStatus @ HVDCDC_Status1 shall set to 0x6 ("Faulty")</w:t>
            </w:r>
          </w:p>
        </w:tc>
      </w:tr>
      <w:tr w:rsidR="00A55B53" w:rsidRPr="00123177" w14:paraId="5507592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DC640CD"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B0F72D" w14:textId="77777777" w:rsidR="00A55B53" w:rsidRPr="00123177" w:rsidRDefault="00A55B53" w:rsidP="00535342">
            <w:r w:rsidRPr="00123177">
              <w:rPr>
                <w:szCs w:val="20"/>
              </w:rPr>
              <w:t>Constraints is not applicable.</w:t>
            </w:r>
          </w:p>
        </w:tc>
      </w:tr>
      <w:tr w:rsidR="00A55B53" w:rsidRPr="00123177" w14:paraId="10B86BC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F51FC4"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D064D0" w14:textId="77777777" w:rsidR="00A55B53" w:rsidRPr="00123177" w:rsidRDefault="00A55B53" w:rsidP="00535342">
            <w:r w:rsidRPr="00123177">
              <w:rPr>
                <w:szCs w:val="20"/>
              </w:rPr>
              <w:t>No effects on other system</w:t>
            </w:r>
          </w:p>
        </w:tc>
      </w:tr>
      <w:tr w:rsidR="00A55B53" w:rsidRPr="00123177" w14:paraId="67D6592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E0AD669" w14:textId="77777777" w:rsidR="00A55B53" w:rsidRPr="00123177" w:rsidRDefault="00A55B53" w:rsidP="00535342">
            <w:r w:rsidRPr="00123177">
              <w:rPr>
                <w:rFonts w:eastAsia="Arial"/>
                <w:color w:val="000000" w:themeColor="text1"/>
                <w:szCs w:val="20"/>
              </w:rPr>
              <w:t>Testability with respect to test environment</w:t>
            </w:r>
          </w:p>
          <w:p w14:paraId="50D020F5" w14:textId="77777777" w:rsidR="00A55B53" w:rsidRPr="00123177" w:rsidRDefault="00A55B53" w:rsidP="00535342">
            <w:r w:rsidRPr="00123177">
              <w:rPr>
                <w:rFonts w:eastAsia="Arial"/>
                <w:color w:val="000000" w:themeColor="text1"/>
                <w:szCs w:val="20"/>
              </w:rPr>
              <w:t>(Yes/No)</w:t>
            </w:r>
          </w:p>
          <w:p w14:paraId="5B8D344A"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1BDA31" w14:textId="77777777" w:rsidR="00A55B53" w:rsidRPr="00123177" w:rsidRDefault="00A55B53" w:rsidP="00535342">
            <w:pPr>
              <w:pStyle w:val="TableText"/>
              <w:snapToGrid w:val="0"/>
            </w:pPr>
            <w:r w:rsidRPr="00123177">
              <w:t>YES</w:t>
            </w:r>
          </w:p>
          <w:p w14:paraId="6E8E6570" w14:textId="77777777" w:rsidR="00A55B53" w:rsidRPr="00123177" w:rsidRDefault="00A55B53" w:rsidP="00535342"/>
        </w:tc>
      </w:tr>
      <w:tr w:rsidR="00A55B53" w:rsidRPr="00123177" w14:paraId="0CA2B1E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526CA2B" w14:textId="77777777" w:rsidR="00A55B53" w:rsidRPr="00123177" w:rsidRDefault="00A55B53" w:rsidP="00535342">
            <w:r w:rsidRPr="00123177">
              <w:rPr>
                <w:rFonts w:eastAsia="Arial"/>
                <w:color w:val="000000" w:themeColor="text1"/>
                <w:szCs w:val="20"/>
              </w:rPr>
              <w:t>Feasible within project constraints</w:t>
            </w:r>
          </w:p>
          <w:p w14:paraId="5C269269" w14:textId="77777777" w:rsidR="00A55B53" w:rsidRPr="00123177" w:rsidRDefault="00A55B53" w:rsidP="00535342">
            <w:r w:rsidRPr="00123177">
              <w:rPr>
                <w:rFonts w:eastAsia="Arial"/>
                <w:color w:val="000000" w:themeColor="text1"/>
                <w:szCs w:val="20"/>
              </w:rPr>
              <w:t>(Yes/No)</w:t>
            </w:r>
          </w:p>
          <w:p w14:paraId="4ECBA83A"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0189FD" w14:textId="77777777" w:rsidR="00A55B53" w:rsidRPr="00123177" w:rsidRDefault="00A55B53" w:rsidP="00535342">
            <w:pPr>
              <w:pStyle w:val="TableText"/>
              <w:snapToGrid w:val="0"/>
            </w:pPr>
            <w:r w:rsidRPr="00123177">
              <w:t>YES</w:t>
            </w:r>
          </w:p>
          <w:p w14:paraId="3417B5B5" w14:textId="77777777" w:rsidR="00A55B53" w:rsidRPr="00123177" w:rsidRDefault="00A55B53" w:rsidP="00535342"/>
        </w:tc>
      </w:tr>
      <w:tr w:rsidR="00A55B53" w:rsidRPr="00123177" w14:paraId="486035F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88FB9E4" w14:textId="77777777" w:rsidR="00A55B53" w:rsidRPr="00123177" w:rsidRDefault="00A55B53" w:rsidP="00535342">
            <w:r w:rsidRPr="00123177">
              <w:rPr>
                <w:rFonts w:eastAsia="Arial"/>
                <w:color w:val="000000" w:themeColor="text1"/>
                <w:szCs w:val="20"/>
              </w:rPr>
              <w:t>Critical</w:t>
            </w:r>
          </w:p>
          <w:p w14:paraId="1CDB4AE7"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D5490D" w14:textId="77777777" w:rsidR="00A55B53" w:rsidRPr="00123177" w:rsidRDefault="00A55B53" w:rsidP="00535342">
            <w:r w:rsidRPr="00123177">
              <w:t>YES</w:t>
            </w:r>
          </w:p>
        </w:tc>
      </w:tr>
      <w:tr w:rsidR="00A55B53" w:rsidRPr="00123177" w14:paraId="3BC408C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040294"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E3AF2C" w14:textId="77777777" w:rsidR="00A55B53" w:rsidRPr="00123177" w:rsidRDefault="00A55B53" w:rsidP="00535342">
            <w:r w:rsidRPr="00123177">
              <w:t>Acceptance Criteria for this requirement should be as per SECTION-6 ACCEPTANCE CRITERIA</w:t>
            </w:r>
          </w:p>
        </w:tc>
      </w:tr>
    </w:tbl>
    <w:p w14:paraId="6A923D78" w14:textId="77777777" w:rsidR="00A55B53" w:rsidRPr="00123177" w:rsidRDefault="00A55B53" w:rsidP="00A55B53">
      <w:pPr>
        <w:pStyle w:val="BodyText"/>
        <w:rPr>
          <w:rFonts w:eastAsia="Arial"/>
        </w:rPr>
      </w:pPr>
    </w:p>
    <w:p w14:paraId="074D09C0" w14:textId="77777777" w:rsidR="00A55B53" w:rsidRPr="00123177" w:rsidRDefault="00A55B53" w:rsidP="00A55B53">
      <w:pPr>
        <w:rPr>
          <w:rFonts w:eastAsia="Arial"/>
          <w:szCs w:val="20"/>
        </w:rPr>
      </w:pPr>
    </w:p>
    <w:p w14:paraId="317BC678" w14:textId="77777777" w:rsidR="00A55B53" w:rsidRPr="00123177" w:rsidRDefault="00A55B53" w:rsidP="00A55B53">
      <w:pPr>
        <w:pStyle w:val="Heading5"/>
        <w:rPr>
          <w:rFonts w:eastAsia="Arial"/>
          <w:sz w:val="20"/>
          <w:szCs w:val="20"/>
        </w:rPr>
      </w:pPr>
      <w:r w:rsidRPr="00123177">
        <w:rPr>
          <w:rFonts w:eastAsia="Arial"/>
          <w:sz w:val="20"/>
          <w:szCs w:val="20"/>
        </w:rPr>
        <w:lastRenderedPageBreak/>
        <w:t xml:space="preserve">Response requirement against </w:t>
      </w:r>
      <w:r w:rsidRPr="00123177">
        <w:rPr>
          <w:rStyle w:val="ui-provider"/>
          <w:sz w:val="20"/>
          <w:szCs w:val="20"/>
        </w:rPr>
        <w:t>400V side solid state switch takes longer than a calibratable time to open/close.</w:t>
      </w:r>
    </w:p>
    <w:p w14:paraId="7479BA83" w14:textId="77777777" w:rsidR="00A55B53" w:rsidRPr="00123177" w:rsidRDefault="00A55B53" w:rsidP="00A55B53">
      <w:pPr>
        <w:pStyle w:val="BodyText"/>
        <w:rPr>
          <w:rFonts w:eastAsia="Arial"/>
        </w:rPr>
      </w:pPr>
    </w:p>
    <w:tbl>
      <w:tblPr>
        <w:tblW w:w="9300" w:type="dxa"/>
        <w:tblInd w:w="103" w:type="dxa"/>
        <w:tblLook w:val="06A0" w:firstRow="1" w:lastRow="0" w:firstColumn="1" w:lastColumn="0" w:noHBand="1" w:noVBand="1"/>
      </w:tblPr>
      <w:tblGrid>
        <w:gridCol w:w="1456"/>
        <w:gridCol w:w="7844"/>
      </w:tblGrid>
      <w:tr w:rsidR="00A55B53" w:rsidRPr="00123177" w14:paraId="7D435C9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CF53A62"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6CDB91C" w14:textId="77777777" w:rsidR="00A55B53" w:rsidRPr="00123177" w:rsidRDefault="00A55B53" w:rsidP="00535342">
            <w:r w:rsidRPr="00123177">
              <w:rPr>
                <w:rFonts w:eastAsia="Arial"/>
                <w:b/>
                <w:bCs/>
                <w:color w:val="000000" w:themeColor="text1"/>
                <w:szCs w:val="20"/>
              </w:rPr>
              <w:t>Description</w:t>
            </w:r>
          </w:p>
        </w:tc>
      </w:tr>
      <w:tr w:rsidR="00A55B53" w:rsidRPr="00123177" w14:paraId="4A79E30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C43B22C"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170724" w14:textId="77777777" w:rsidR="00A55B53" w:rsidRPr="00123177" w:rsidRDefault="00A55B53" w:rsidP="00535342">
            <w:r w:rsidRPr="00123177">
              <w:rPr>
                <w:rFonts w:eastAsia="Arial"/>
                <w:color w:val="000000" w:themeColor="text1"/>
              </w:rPr>
              <w:t>SWRS_Diag_59</w:t>
            </w:r>
          </w:p>
        </w:tc>
      </w:tr>
      <w:tr w:rsidR="00A55B53" w:rsidRPr="00123177" w14:paraId="0E688CE7"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10702DE"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05E680" w14:textId="77777777" w:rsidR="00A55B53" w:rsidRPr="00123177" w:rsidRDefault="00A55B53" w:rsidP="00535342">
            <w:pPr>
              <w:rPr>
                <w:rFonts w:eastAsia="Arial"/>
                <w:color w:val="000000" w:themeColor="text1"/>
              </w:rPr>
            </w:pPr>
            <w:r w:rsidRPr="00123177">
              <w:rPr>
                <w:rFonts w:eastAsia="Arial"/>
                <w:color w:val="000000" w:themeColor="text1"/>
              </w:rPr>
              <w:t>SDS-HVDCDC-230</w:t>
            </w:r>
          </w:p>
        </w:tc>
      </w:tr>
      <w:tr w:rsidR="00A55B53" w:rsidRPr="00123177" w14:paraId="31D1A9C1"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BF22992"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31B3F5" w14:textId="77777777" w:rsidR="00A55B53" w:rsidRPr="00123177" w:rsidRDefault="00A55B53" w:rsidP="00535342">
            <w:pPr>
              <w:rPr>
                <w:rFonts w:eastAsia="Arial"/>
                <w:color w:val="000000" w:themeColor="text1"/>
              </w:rPr>
            </w:pPr>
            <w:r w:rsidRPr="00123177">
              <w:t>B-Sample/PF2.0</w:t>
            </w:r>
          </w:p>
        </w:tc>
      </w:tr>
      <w:tr w:rsidR="00A55B53" w:rsidRPr="00123177" w14:paraId="45B9A710"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536A0C61"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69D914" w14:textId="77777777" w:rsidR="00A55B53" w:rsidRPr="00123177" w:rsidRDefault="00A55B53" w:rsidP="00535342">
            <w:pPr>
              <w:rPr>
                <w:rFonts w:eastAsia="Arial"/>
                <w:szCs w:val="20"/>
              </w:rPr>
            </w:pPr>
            <w:r w:rsidRPr="00123177">
              <w:rPr>
                <w:rStyle w:val="ui-provider"/>
              </w:rPr>
              <w:t>The HVDCDC shall raise a level 2 fault if the 400V side solid state switch takes longer than a calibratable time to close or to open.</w:t>
            </w:r>
          </w:p>
        </w:tc>
      </w:tr>
      <w:tr w:rsidR="00A55B53" w:rsidRPr="00123177" w14:paraId="510E472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E4ADFA2"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724D5A" w14:textId="77777777" w:rsidR="00A55B53" w:rsidRPr="00123177" w:rsidRDefault="00A55B53" w:rsidP="00535342">
            <w:r w:rsidRPr="00123177">
              <w:rPr>
                <w:rFonts w:eastAsia="Arial"/>
              </w:rPr>
              <w:t>No Such derived requirement is applicable.</w:t>
            </w:r>
          </w:p>
        </w:tc>
      </w:tr>
      <w:tr w:rsidR="00A55B53" w:rsidRPr="00123177" w14:paraId="221FBA9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BCC1AE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31D0A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Medium</w:t>
            </w:r>
          </w:p>
        </w:tc>
      </w:tr>
      <w:tr w:rsidR="00A55B53" w:rsidRPr="00123177" w14:paraId="5BF10B5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6452338"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64ED51"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17F3DE5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94C5342"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22D83B" w14:textId="77777777" w:rsidR="00A55B53" w:rsidRPr="00123177" w:rsidRDefault="00A55B53" w:rsidP="00535342">
            <w:pPr>
              <w:spacing w:line="259" w:lineRule="auto"/>
            </w:pPr>
            <w:r w:rsidRPr="00123177">
              <w:t>1. Provide short to high on Power board .</w:t>
            </w:r>
          </w:p>
          <w:p w14:paraId="23CE0D54" w14:textId="77777777" w:rsidR="00A55B53" w:rsidRPr="00123177" w:rsidRDefault="00A55B53" w:rsidP="00535342">
            <w:pPr>
              <w:spacing w:line="259" w:lineRule="auto"/>
            </w:pPr>
            <w:r w:rsidRPr="00123177">
              <w:t>2. Send CAN command NHVDCDCCommand @ EDSU_HVDCDC_Cmd with signal value as 0x00 ("Standby") via Canalyzer to HVDCDC application.</w:t>
            </w:r>
          </w:p>
          <w:p w14:paraId="32E20457" w14:textId="77777777" w:rsidR="00A55B53" w:rsidRPr="00123177" w:rsidRDefault="00A55B53" w:rsidP="00535342">
            <w:pPr>
              <w:spacing w:line="259" w:lineRule="auto"/>
            </w:pPr>
            <w:r w:rsidRPr="00123177">
              <w:t>3. Once the HV DCDC application shall in the "Disable" substate of the "discharge" state within 10 seconds, decrease VICOR output voltage(VHVDCDC400V_VICOR) to less than half of VICOR input voltage(high side) minus 15V.</w:t>
            </w:r>
          </w:p>
          <w:p w14:paraId="23CD599F" w14:textId="77777777" w:rsidR="00A55B53" w:rsidRPr="00123177" w:rsidRDefault="00A55B53" w:rsidP="00535342">
            <w:pPr>
              <w:spacing w:line="259" w:lineRule="auto"/>
            </w:pPr>
            <w:r w:rsidRPr="00123177">
              <w:t>4. Check fault response time from the time when the application enters into the "Open_400V_SolidStateSw" substate of the "Discharge" state to the time when the level 2 fault shall be raised.</w:t>
            </w:r>
          </w:p>
        </w:tc>
      </w:tr>
      <w:tr w:rsidR="00A55B53" w:rsidRPr="00123177" w14:paraId="52E01DD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A55E37"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1C16B5"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At Step 4:</w:t>
            </w:r>
          </w:p>
          <w:p w14:paraId="109FF679"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NHVDCDCStatus @ HVDCDC_Status1 is set to 0x5 ("Discharge 400V")</w:t>
            </w:r>
          </w:p>
          <w:p w14:paraId="63BF414B"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NHVDCDCStatusDebug @ HVDCDC_Debug is set to 0xA ("Shutdown_OpenSolidStateSw").</w:t>
            </w:r>
          </w:p>
          <w:p w14:paraId="3B38C312" w14:textId="77777777" w:rsidR="00A55B53" w:rsidRPr="00123177" w:rsidRDefault="00A55B53" w:rsidP="00535342">
            <w:pPr>
              <w:spacing w:line="259" w:lineRule="auto"/>
              <w:rPr>
                <w:rFonts w:eastAsia="Arial"/>
                <w:color w:val="000000" w:themeColor="text1"/>
                <w:szCs w:val="20"/>
              </w:rPr>
            </w:pPr>
          </w:p>
          <w:p w14:paraId="0BA067CD"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HVDCDC_SSW_pin_sts @ HVDCDCPin_sts is set to 1("Close).</w:t>
            </w:r>
          </w:p>
          <w:p w14:paraId="23BAEA48" w14:textId="77777777" w:rsidR="00A55B53" w:rsidRPr="00123177" w:rsidRDefault="00A55B53" w:rsidP="00535342">
            <w:pPr>
              <w:spacing w:line="259" w:lineRule="auto"/>
              <w:rPr>
                <w:rFonts w:eastAsia="Arial"/>
                <w:color w:val="000000" w:themeColor="text1"/>
                <w:szCs w:val="20"/>
              </w:rPr>
            </w:pPr>
          </w:p>
          <w:p w14:paraId="54BA9895"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is equal to 0x3 (“level 2").</w:t>
            </w:r>
          </w:p>
          <w:p w14:paraId="157C7076"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NHVDCDCFaultID @ HVDCDC_Debug_PDU is equal to 0x17(23) and is raised after the fault response time of 200ms.</w:t>
            </w:r>
          </w:p>
          <w:p w14:paraId="61F31AA9" w14:textId="77777777" w:rsidR="00A55B53" w:rsidRPr="00123177" w:rsidRDefault="00A55B53" w:rsidP="00535342">
            <w:pPr>
              <w:spacing w:line="259" w:lineRule="auto"/>
              <w:rPr>
                <w:rFonts w:eastAsia="Arial"/>
                <w:color w:val="000000" w:themeColor="text1"/>
                <w:szCs w:val="20"/>
              </w:rPr>
            </w:pPr>
          </w:p>
          <w:p w14:paraId="46529D49"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NHVDCDCStatus @ HVDCDC_Status1 is set to 0x7 ("PowerDown_Safe_State_NHVDCDCStatus_NW")</w:t>
            </w:r>
          </w:p>
          <w:p w14:paraId="6A68D5D4"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NHVDCDCStatusDebug @ HVDCDC_Debug is set to 0x11 ("PowerDown_Safe_State")</w:t>
            </w:r>
          </w:p>
        </w:tc>
      </w:tr>
      <w:tr w:rsidR="00A55B53" w:rsidRPr="00123177" w14:paraId="412EA40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AE5127F"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039317" w14:textId="77777777" w:rsidR="00A55B53" w:rsidRPr="00123177" w:rsidRDefault="00A55B53" w:rsidP="00535342">
            <w:pPr>
              <w:spacing w:line="259" w:lineRule="auto"/>
              <w:rPr>
                <w:rFonts w:eastAsia="Arial"/>
              </w:rPr>
            </w:pPr>
            <w:r w:rsidRPr="00123177">
              <w:rPr>
                <w:rFonts w:eastAsia="Arial"/>
              </w:rPr>
              <w:t>The HVDCDC application shall transits to the "Faulty_PowerDn_SafeState" state from the “Open_400V_SolidStateSw” substate of the Discharge state when the solid state switch status confirms to be Closed.</w:t>
            </w:r>
          </w:p>
        </w:tc>
      </w:tr>
      <w:tr w:rsidR="00A55B53" w:rsidRPr="00123177" w14:paraId="0814829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558B0F6"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899B38" w14:textId="77777777" w:rsidR="00A55B53" w:rsidRPr="00123177" w:rsidRDefault="00A55B53" w:rsidP="00535342">
            <w:r w:rsidRPr="00123177">
              <w:t>No such mandatory fields is applicable.</w:t>
            </w:r>
          </w:p>
        </w:tc>
      </w:tr>
      <w:tr w:rsidR="00A55B53" w:rsidRPr="00123177" w14:paraId="7CB2DC0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E3C7FC" w14:textId="77777777" w:rsidR="00A55B53" w:rsidRPr="00123177" w:rsidRDefault="00A55B53" w:rsidP="00535342">
            <w:r w:rsidRPr="00123177">
              <w:rPr>
                <w:rFonts w:eastAsia="Arial"/>
                <w:color w:val="000000" w:themeColor="text1"/>
                <w:szCs w:val="20"/>
              </w:rPr>
              <w:lastRenderedPageBreak/>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7BC731" w14:textId="77777777" w:rsidR="00A55B53" w:rsidRPr="00123177" w:rsidRDefault="00A55B53" w:rsidP="00535342">
            <w:r w:rsidRPr="00123177">
              <w:t>1. The HVDCDC application shall in Normal substate of HV_ON state, value of CAN signal HVDCDCStatus @ HVDCDC_Status1 shall equal to 0x1 ("Normal") and signal NHVDCDCStatusDebug @ HVDCDC_Debug shall equal to 0x6 ("Normal")</w:t>
            </w:r>
          </w:p>
          <w:p w14:paraId="4D9588ED" w14:textId="77777777" w:rsidR="00A55B53" w:rsidRPr="00123177" w:rsidRDefault="00A55B53" w:rsidP="00535342">
            <w:r w:rsidRPr="00123177">
              <w:t>2. No fault shall be raised, value of CAN signal NHVDCDCFault @ HVDCDC_Status1 shall equal to 0</w:t>
            </w:r>
          </w:p>
        </w:tc>
      </w:tr>
      <w:tr w:rsidR="00A55B53" w:rsidRPr="00123177" w14:paraId="2211E50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4B053B5"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882C22" w14:textId="77777777" w:rsidR="00A55B53" w:rsidRPr="00123177" w:rsidRDefault="00A55B53" w:rsidP="00535342">
            <w:r w:rsidRPr="00123177">
              <w:rPr>
                <w:szCs w:val="20"/>
              </w:rPr>
              <w:t>Default values shall be applicable with respect to Pre-Loaded Values</w:t>
            </w:r>
          </w:p>
        </w:tc>
      </w:tr>
      <w:tr w:rsidR="00A55B53" w:rsidRPr="00123177" w14:paraId="0EA1F1D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38CEF41"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C347AF" w14:textId="77777777" w:rsidR="00A55B53" w:rsidRPr="00123177" w:rsidRDefault="00A55B53" w:rsidP="00535342">
            <w:r w:rsidRPr="00123177">
              <w:rPr>
                <w:szCs w:val="20"/>
              </w:rPr>
              <w:t>Valid range value is not required.</w:t>
            </w:r>
          </w:p>
        </w:tc>
      </w:tr>
      <w:tr w:rsidR="00A55B53" w:rsidRPr="00123177" w14:paraId="11395C1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5C6D8D5"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795185" w14:textId="77777777" w:rsidR="00A55B53" w:rsidRPr="00123177" w:rsidRDefault="00A55B53" w:rsidP="00535342">
            <w:r w:rsidRPr="00123177">
              <w:rPr>
                <w:szCs w:val="20"/>
              </w:rPr>
              <w:t>Data latency period is not applicable</w:t>
            </w:r>
          </w:p>
        </w:tc>
      </w:tr>
      <w:tr w:rsidR="00A55B53" w:rsidRPr="00123177" w14:paraId="40CD6ED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08FCDF4"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DCE86E" w14:textId="77777777" w:rsidR="00A55B53" w:rsidRPr="00123177" w:rsidRDefault="00A55B53" w:rsidP="00535342">
            <w:r w:rsidRPr="00123177">
              <w:rPr>
                <w:szCs w:val="20"/>
              </w:rPr>
              <w:t>Data Retention period is not applicable.</w:t>
            </w:r>
          </w:p>
        </w:tc>
      </w:tr>
      <w:tr w:rsidR="00A55B53" w:rsidRPr="00123177" w14:paraId="5588097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421443C"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437263" w14:textId="77777777" w:rsidR="00A55B53" w:rsidRPr="00123177" w:rsidRDefault="00A55B53" w:rsidP="00535342">
            <w:r w:rsidRPr="00123177">
              <w:rPr>
                <w:szCs w:val="20"/>
              </w:rPr>
              <w:t>Data rate is not applicable.</w:t>
            </w:r>
          </w:p>
        </w:tc>
      </w:tr>
      <w:tr w:rsidR="00A55B53" w:rsidRPr="00123177" w14:paraId="73CC606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EE021B3"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79B973"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5B722B9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9BDB71"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3E2730" w14:textId="77777777" w:rsidR="00A55B53" w:rsidRPr="00123177" w:rsidRDefault="00A55B53" w:rsidP="00535342">
            <w:r w:rsidRPr="00123177">
              <w:rPr>
                <w:szCs w:val="20"/>
              </w:rPr>
              <w:t>Temporal event is not applicable.</w:t>
            </w:r>
          </w:p>
        </w:tc>
      </w:tr>
      <w:tr w:rsidR="00A55B53" w:rsidRPr="00123177" w14:paraId="5E10710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5FE1CF6" w14:textId="77777777" w:rsidR="00A55B53" w:rsidRPr="00123177" w:rsidRDefault="00A55B53" w:rsidP="00535342">
            <w:r w:rsidRPr="00123177">
              <w:rPr>
                <w:rFonts w:eastAsia="Arial"/>
                <w:color w:val="000000" w:themeColor="text1"/>
                <w:szCs w:val="20"/>
              </w:rPr>
              <w:t xml:space="preserve">Validation Rules/ </w:t>
            </w:r>
          </w:p>
          <w:p w14:paraId="40A9E78D"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24F26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11751026" w14:textId="77777777" w:rsidR="00A55B53" w:rsidRPr="00123177" w:rsidRDefault="00A55B53" w:rsidP="00535342">
            <w:pPr>
              <w:pStyle w:val="TableText"/>
              <w:snapToGrid w:val="0"/>
            </w:pPr>
          </w:p>
          <w:p w14:paraId="52F93F65"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shall equal to 0x3 (“level 2").</w:t>
            </w:r>
          </w:p>
          <w:p w14:paraId="3F01EB5F"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NHVDCDCFaultID @ HVDCDC_Debug_PDU shall equal to 0x17(23) and shall be raised after the fault response time of 200ms.</w:t>
            </w:r>
          </w:p>
          <w:p w14:paraId="47AF61A5" w14:textId="77777777" w:rsidR="00A55B53" w:rsidRPr="00123177" w:rsidRDefault="00A55B53" w:rsidP="00535342">
            <w:pPr>
              <w:spacing w:line="259" w:lineRule="auto"/>
              <w:rPr>
                <w:rFonts w:eastAsia="Arial"/>
                <w:color w:val="000000" w:themeColor="text1"/>
                <w:szCs w:val="20"/>
              </w:rPr>
            </w:pPr>
          </w:p>
          <w:p w14:paraId="2E41D162"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NHVDCDCStatus @ HVDCDC_Status1 shall set to 0x7 ("PowerDown_Safe_State_NHVDCDCStatus_NW")</w:t>
            </w:r>
          </w:p>
          <w:p w14:paraId="2E0A594B" w14:textId="77777777" w:rsidR="00A55B53" w:rsidRPr="00123177" w:rsidRDefault="00A55B53" w:rsidP="00535342">
            <w:pPr>
              <w:pStyle w:val="TableText"/>
              <w:snapToGrid w:val="0"/>
            </w:pPr>
            <w:r w:rsidRPr="00123177">
              <w:rPr>
                <w:rFonts w:eastAsia="Arial"/>
                <w:color w:val="000000" w:themeColor="text1"/>
                <w:szCs w:val="20"/>
              </w:rPr>
              <w:t>NHVDCDCStatusDebug @ HVDCDC_Debug shall set to 0x11 ("PowerDown_Safe_State")</w:t>
            </w:r>
          </w:p>
        </w:tc>
      </w:tr>
      <w:tr w:rsidR="00A55B53" w:rsidRPr="00123177" w14:paraId="78BF356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7CD1121"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16F4EE" w14:textId="77777777" w:rsidR="00A55B53" w:rsidRPr="00123177" w:rsidRDefault="00A55B53" w:rsidP="00535342">
            <w:r w:rsidRPr="00123177">
              <w:rPr>
                <w:szCs w:val="20"/>
              </w:rPr>
              <w:t>Constraints is not applicable.</w:t>
            </w:r>
          </w:p>
        </w:tc>
      </w:tr>
      <w:tr w:rsidR="00A55B53" w:rsidRPr="00123177" w14:paraId="1E09E07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A70ED03"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416D46" w14:textId="77777777" w:rsidR="00A55B53" w:rsidRPr="00123177" w:rsidRDefault="00A55B53" w:rsidP="00535342">
            <w:r w:rsidRPr="00123177">
              <w:rPr>
                <w:szCs w:val="20"/>
              </w:rPr>
              <w:t>No effects on other system</w:t>
            </w:r>
          </w:p>
        </w:tc>
      </w:tr>
      <w:tr w:rsidR="00A55B53" w:rsidRPr="00123177" w14:paraId="00A138B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BF4D406" w14:textId="77777777" w:rsidR="00A55B53" w:rsidRPr="00123177" w:rsidRDefault="00A55B53" w:rsidP="00535342">
            <w:r w:rsidRPr="00123177">
              <w:rPr>
                <w:rFonts w:eastAsia="Arial"/>
                <w:color w:val="000000" w:themeColor="text1"/>
                <w:szCs w:val="20"/>
              </w:rPr>
              <w:t>Testability with respect to test environment</w:t>
            </w:r>
          </w:p>
          <w:p w14:paraId="7A76DD1E" w14:textId="77777777" w:rsidR="00A55B53" w:rsidRPr="00123177" w:rsidRDefault="00A55B53" w:rsidP="00535342">
            <w:r w:rsidRPr="00123177">
              <w:rPr>
                <w:rFonts w:eastAsia="Arial"/>
                <w:color w:val="000000" w:themeColor="text1"/>
                <w:szCs w:val="20"/>
              </w:rPr>
              <w:t>(Yes/No)</w:t>
            </w:r>
          </w:p>
          <w:p w14:paraId="3D0DBA50" w14:textId="77777777" w:rsidR="00A55B53" w:rsidRPr="00123177" w:rsidRDefault="00A55B53" w:rsidP="00535342">
            <w:r w:rsidRPr="00123177">
              <w:rPr>
                <w:rFonts w:eastAsia="Arial"/>
                <w:i/>
                <w:iCs/>
                <w:color w:val="000000" w:themeColor="text1"/>
                <w:szCs w:val="20"/>
              </w:rPr>
              <w:lastRenderedPageBreak/>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B176FD" w14:textId="77777777" w:rsidR="00A55B53" w:rsidRPr="00123177" w:rsidRDefault="00A55B53" w:rsidP="00535342">
            <w:pPr>
              <w:pStyle w:val="TableText"/>
              <w:snapToGrid w:val="0"/>
            </w:pPr>
            <w:r w:rsidRPr="00123177">
              <w:lastRenderedPageBreak/>
              <w:t>YES</w:t>
            </w:r>
          </w:p>
          <w:p w14:paraId="7D2E9F46" w14:textId="77777777" w:rsidR="00A55B53" w:rsidRPr="00123177" w:rsidRDefault="00A55B53" w:rsidP="00535342"/>
        </w:tc>
      </w:tr>
      <w:tr w:rsidR="00A55B53" w:rsidRPr="00123177" w14:paraId="36AA99A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408A64F" w14:textId="77777777" w:rsidR="00A55B53" w:rsidRPr="00123177" w:rsidRDefault="00A55B53" w:rsidP="00535342">
            <w:r w:rsidRPr="00123177">
              <w:rPr>
                <w:rFonts w:eastAsia="Arial"/>
                <w:color w:val="000000" w:themeColor="text1"/>
                <w:szCs w:val="20"/>
              </w:rPr>
              <w:t>Feasible within project constraints</w:t>
            </w:r>
          </w:p>
          <w:p w14:paraId="1AE0ED89" w14:textId="77777777" w:rsidR="00A55B53" w:rsidRPr="00123177" w:rsidRDefault="00A55B53" w:rsidP="00535342">
            <w:r w:rsidRPr="00123177">
              <w:rPr>
                <w:rFonts w:eastAsia="Arial"/>
                <w:color w:val="000000" w:themeColor="text1"/>
                <w:szCs w:val="20"/>
              </w:rPr>
              <w:t>(Yes/No)</w:t>
            </w:r>
          </w:p>
          <w:p w14:paraId="42054EA0"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A63042" w14:textId="77777777" w:rsidR="00A55B53" w:rsidRPr="00123177" w:rsidRDefault="00A55B53" w:rsidP="00535342">
            <w:pPr>
              <w:pStyle w:val="TableText"/>
              <w:snapToGrid w:val="0"/>
            </w:pPr>
            <w:r w:rsidRPr="00123177">
              <w:t>YES</w:t>
            </w:r>
          </w:p>
          <w:p w14:paraId="62962F8A" w14:textId="77777777" w:rsidR="00A55B53" w:rsidRPr="00123177" w:rsidRDefault="00A55B53" w:rsidP="00535342"/>
        </w:tc>
      </w:tr>
      <w:tr w:rsidR="00A55B53" w:rsidRPr="00123177" w14:paraId="2247DE7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9D45675" w14:textId="77777777" w:rsidR="00A55B53" w:rsidRPr="00123177" w:rsidRDefault="00A55B53" w:rsidP="00535342">
            <w:r w:rsidRPr="00123177">
              <w:rPr>
                <w:rFonts w:eastAsia="Arial"/>
                <w:color w:val="000000" w:themeColor="text1"/>
                <w:szCs w:val="20"/>
              </w:rPr>
              <w:t>Critical</w:t>
            </w:r>
          </w:p>
          <w:p w14:paraId="72059D58"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7226D0" w14:textId="77777777" w:rsidR="00A55B53" w:rsidRPr="00123177" w:rsidRDefault="00A55B53" w:rsidP="00535342">
            <w:r w:rsidRPr="00123177">
              <w:t>YES</w:t>
            </w:r>
          </w:p>
        </w:tc>
      </w:tr>
      <w:tr w:rsidR="00A55B53" w:rsidRPr="00123177" w14:paraId="18C032A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A2F54F3"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DACB90" w14:textId="77777777" w:rsidR="00A55B53" w:rsidRPr="00123177" w:rsidRDefault="00A55B53" w:rsidP="00535342">
            <w:r w:rsidRPr="00123177">
              <w:t>Acceptance Criteria for this requirement should be as per SECTION-6 ACCEPTANCE CRITERIA</w:t>
            </w:r>
          </w:p>
        </w:tc>
      </w:tr>
    </w:tbl>
    <w:p w14:paraId="2062D967" w14:textId="77777777" w:rsidR="00A55B53" w:rsidRPr="00123177" w:rsidRDefault="00A55B53" w:rsidP="00A55B53">
      <w:pPr>
        <w:pStyle w:val="BodyText"/>
        <w:rPr>
          <w:rFonts w:eastAsia="Arial"/>
        </w:rPr>
      </w:pPr>
    </w:p>
    <w:p w14:paraId="0B3AFD84" w14:textId="77777777" w:rsidR="00A55B53" w:rsidRPr="00123177" w:rsidRDefault="00A55B53" w:rsidP="00A55B53">
      <w:pPr>
        <w:rPr>
          <w:rFonts w:eastAsia="Arial"/>
          <w:szCs w:val="20"/>
        </w:rPr>
      </w:pPr>
    </w:p>
    <w:p w14:paraId="711C7429" w14:textId="77777777" w:rsidR="00A55B53" w:rsidRPr="00123177" w:rsidRDefault="00A55B53" w:rsidP="00A55B53">
      <w:pPr>
        <w:rPr>
          <w:rFonts w:eastAsia="Arial"/>
          <w:szCs w:val="20"/>
        </w:rPr>
      </w:pPr>
    </w:p>
    <w:p w14:paraId="6BA14679" w14:textId="77777777" w:rsidR="00A55B53" w:rsidRPr="00123177" w:rsidRDefault="00A55B53" w:rsidP="00A55B53">
      <w:pPr>
        <w:pStyle w:val="Heading5"/>
        <w:rPr>
          <w:rFonts w:eastAsia="Arial"/>
          <w:sz w:val="20"/>
          <w:szCs w:val="20"/>
        </w:rPr>
      </w:pPr>
      <w:r w:rsidRPr="00123177">
        <w:rPr>
          <w:rFonts w:eastAsia="Arial"/>
          <w:sz w:val="20"/>
          <w:szCs w:val="20"/>
        </w:rPr>
        <w:t xml:space="preserve">Fault requirement against </w:t>
      </w:r>
      <w:r w:rsidRPr="00123177">
        <w:rPr>
          <w:rStyle w:val="ui-provider"/>
          <w:sz w:val="20"/>
          <w:szCs w:val="20"/>
        </w:rPr>
        <w:t>400V side solid state switch takes longer than a calibratable time to open/close or is stuck.</w:t>
      </w:r>
    </w:p>
    <w:p w14:paraId="25197A48" w14:textId="77777777" w:rsidR="00A55B53" w:rsidRPr="00123177" w:rsidRDefault="00A55B53" w:rsidP="00A55B53">
      <w:pPr>
        <w:pStyle w:val="BodyText"/>
        <w:rPr>
          <w:rFonts w:eastAsia="Arial"/>
        </w:rPr>
      </w:pPr>
    </w:p>
    <w:tbl>
      <w:tblPr>
        <w:tblW w:w="9300" w:type="dxa"/>
        <w:tblInd w:w="103" w:type="dxa"/>
        <w:tblLook w:val="06A0" w:firstRow="1" w:lastRow="0" w:firstColumn="1" w:lastColumn="0" w:noHBand="1" w:noVBand="1"/>
      </w:tblPr>
      <w:tblGrid>
        <w:gridCol w:w="1456"/>
        <w:gridCol w:w="7844"/>
      </w:tblGrid>
      <w:tr w:rsidR="00A55B53" w:rsidRPr="00123177" w14:paraId="7153031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D74EC67"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99E19DC" w14:textId="77777777" w:rsidR="00A55B53" w:rsidRPr="00123177" w:rsidRDefault="00A55B53" w:rsidP="00535342">
            <w:r w:rsidRPr="00123177">
              <w:rPr>
                <w:rFonts w:eastAsia="Arial"/>
                <w:b/>
                <w:bCs/>
                <w:color w:val="000000" w:themeColor="text1"/>
                <w:szCs w:val="20"/>
              </w:rPr>
              <w:t>Description</w:t>
            </w:r>
          </w:p>
        </w:tc>
      </w:tr>
      <w:tr w:rsidR="00A55B53" w:rsidRPr="00123177" w14:paraId="067B820F"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8AA27A1"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BF0DA6" w14:textId="77777777" w:rsidR="00A55B53" w:rsidRPr="00123177" w:rsidRDefault="00A55B53" w:rsidP="00535342">
            <w:r w:rsidRPr="00123177">
              <w:rPr>
                <w:rFonts w:eastAsia="Arial"/>
                <w:color w:val="000000" w:themeColor="text1"/>
              </w:rPr>
              <w:t>SWRS_Diag_60</w:t>
            </w:r>
          </w:p>
        </w:tc>
      </w:tr>
      <w:tr w:rsidR="00A55B53" w:rsidRPr="00123177" w14:paraId="1C5CBBAD"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B392A61"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1B962A" w14:textId="77777777" w:rsidR="00A55B53" w:rsidRPr="00123177" w:rsidRDefault="00A55B53" w:rsidP="00535342">
            <w:pPr>
              <w:rPr>
                <w:rFonts w:eastAsia="Arial"/>
                <w:color w:val="000000" w:themeColor="text1"/>
              </w:rPr>
            </w:pPr>
            <w:r w:rsidRPr="00123177">
              <w:rPr>
                <w:rFonts w:eastAsia="Arial"/>
                <w:color w:val="000000" w:themeColor="text1"/>
              </w:rPr>
              <w:t>SDS-HVDCDC-230</w:t>
            </w:r>
          </w:p>
        </w:tc>
      </w:tr>
      <w:tr w:rsidR="00A55B53" w:rsidRPr="00123177" w14:paraId="05101F7E"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C989D69"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DB9C82" w14:textId="77777777" w:rsidR="00A55B53" w:rsidRPr="00123177" w:rsidRDefault="00A55B53" w:rsidP="00535342">
            <w:pPr>
              <w:rPr>
                <w:rFonts w:eastAsia="Arial"/>
                <w:color w:val="000000" w:themeColor="text1"/>
              </w:rPr>
            </w:pPr>
            <w:r w:rsidRPr="00123177">
              <w:t>B-Sample/PF2.0</w:t>
            </w:r>
          </w:p>
        </w:tc>
      </w:tr>
      <w:tr w:rsidR="00A55B53" w:rsidRPr="00123177" w14:paraId="46A32525"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5694C66A"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8CBFB4" w14:textId="77777777" w:rsidR="00A55B53" w:rsidRPr="00123177" w:rsidRDefault="00A55B53" w:rsidP="00535342">
            <w:pPr>
              <w:rPr>
                <w:rFonts w:eastAsia="Arial"/>
                <w:szCs w:val="20"/>
              </w:rPr>
            </w:pPr>
            <w:r w:rsidRPr="00123177">
              <w:rPr>
                <w:rStyle w:val="ui-provider"/>
              </w:rPr>
              <w:t>The HVDCDC shall raise a level 2 fault if the 400V side solid state switch takes longer than a calibratable time to close or the 400V side solid state switch is stuck open.</w:t>
            </w:r>
          </w:p>
        </w:tc>
      </w:tr>
      <w:tr w:rsidR="00A55B53" w:rsidRPr="00123177" w14:paraId="4064F49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BD4E497"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526121" w14:textId="77777777" w:rsidR="00A55B53" w:rsidRPr="00123177" w:rsidRDefault="00A55B53" w:rsidP="00535342">
            <w:r w:rsidRPr="00123177">
              <w:rPr>
                <w:rFonts w:eastAsia="Arial"/>
              </w:rPr>
              <w:t>No Such derived requirement is applicable.</w:t>
            </w:r>
          </w:p>
        </w:tc>
      </w:tr>
      <w:tr w:rsidR="00A55B53" w:rsidRPr="00123177" w14:paraId="434B711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08619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9550D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Medium</w:t>
            </w:r>
          </w:p>
        </w:tc>
      </w:tr>
      <w:tr w:rsidR="00A55B53" w:rsidRPr="00123177" w14:paraId="466ACB7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03D8A05"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E4AA6D"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2EE03F9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A0BC8EE"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281740" w14:textId="77777777" w:rsidR="00A55B53" w:rsidRPr="00123177" w:rsidRDefault="00A55B53" w:rsidP="00535342">
            <w:pPr>
              <w:spacing w:line="259" w:lineRule="auto"/>
            </w:pPr>
            <w:r w:rsidRPr="00123177">
              <w:t>1. KL30 and KL15(IGN) shall On.</w:t>
            </w:r>
          </w:p>
          <w:p w14:paraId="7A109BFB" w14:textId="77777777" w:rsidR="00A55B53" w:rsidRPr="00123177" w:rsidRDefault="00A55B53" w:rsidP="00535342">
            <w:pPr>
              <w:spacing w:line="259" w:lineRule="auto"/>
            </w:pPr>
            <w:r w:rsidRPr="00123177">
              <w:lastRenderedPageBreak/>
              <w:t>2. The 800V side (high side) voltage of the power module shall set to greater than 480V(e.g. 540V)</w:t>
            </w:r>
          </w:p>
          <w:p w14:paraId="6A3CF30E" w14:textId="77777777" w:rsidR="00A55B53" w:rsidRPr="00123177" w:rsidRDefault="00A55B53" w:rsidP="00535342">
            <w:pPr>
              <w:spacing w:line="259" w:lineRule="auto"/>
            </w:pPr>
            <w:r w:rsidRPr="00123177">
              <w:t>3. Ensure that NHVDCDCFault shall equal to 0x0 (no fault) on the CAN trace window</w:t>
            </w:r>
          </w:p>
          <w:p w14:paraId="3F4543AA" w14:textId="001BECC9" w:rsidR="00A55B53" w:rsidRPr="00123177" w:rsidRDefault="00A55B53" w:rsidP="00535342">
            <w:pPr>
              <w:spacing w:line="259" w:lineRule="auto"/>
            </w:pPr>
            <w:r w:rsidRPr="00123177">
              <w:t xml:space="preserve">4. </w:t>
            </w:r>
            <w:r w:rsidR="00535342">
              <w:t>Make necessary changes on power board to make solid state switch stuck open</w:t>
            </w:r>
          </w:p>
          <w:p w14:paraId="5F41B9F5" w14:textId="77777777" w:rsidR="00A55B53" w:rsidRPr="00123177" w:rsidRDefault="00A55B53" w:rsidP="00535342">
            <w:pPr>
              <w:spacing w:line="259" w:lineRule="auto"/>
            </w:pPr>
            <w:r w:rsidRPr="00123177">
              <w:t>5 Send NHVDCDCCommand as 0x01 ("Enable") using the CAN interface.</w:t>
            </w:r>
          </w:p>
          <w:p w14:paraId="7787C6BD" w14:textId="77777777" w:rsidR="00A55B53" w:rsidRPr="00123177" w:rsidRDefault="00A55B53" w:rsidP="00535342">
            <w:pPr>
              <w:spacing w:line="259" w:lineRule="auto"/>
            </w:pPr>
            <w:r w:rsidRPr="00123177">
              <w:t>6. Check fault response time from the time when the application enters into the "Close_400V_SolidStateSw" substate of the "HV_ON" state to the time when the level 2 fault is raised.</w:t>
            </w:r>
          </w:p>
        </w:tc>
      </w:tr>
      <w:tr w:rsidR="00A55B53" w:rsidRPr="00123177" w14:paraId="27E784F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BF4524E"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065AFF"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At Step 3:</w:t>
            </w:r>
          </w:p>
          <w:p w14:paraId="69DDA866"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NHVDCDCStatus @ HVDCDC_Status1 shall set to 0x3 ("Precharge 400V")</w:t>
            </w:r>
          </w:p>
          <w:p w14:paraId="779240FF"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NHVDCDCStatusDebug @ HVDCDC_Debug shall set to 0x4 (""PrechargeLS_CloseSolidStateSwt")</w:t>
            </w:r>
          </w:p>
          <w:p w14:paraId="40D45EB6" w14:textId="77777777" w:rsidR="00A55B53" w:rsidRPr="00123177" w:rsidRDefault="00A55B53" w:rsidP="00535342">
            <w:pPr>
              <w:spacing w:line="259" w:lineRule="auto"/>
              <w:rPr>
                <w:rFonts w:eastAsia="Arial"/>
                <w:color w:val="000000" w:themeColor="text1"/>
                <w:szCs w:val="20"/>
              </w:rPr>
            </w:pPr>
          </w:p>
          <w:p w14:paraId="2E42517F"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NHVDCDCFaultID @ HVDCDC_Debug_PDU shall equal to 79 and shall be raised after the fault response time of 1000ms.</w:t>
            </w:r>
          </w:p>
          <w:p w14:paraId="413D45C3" w14:textId="77777777" w:rsidR="00A55B53" w:rsidRPr="00123177" w:rsidRDefault="00A55B53" w:rsidP="00535342">
            <w:pPr>
              <w:spacing w:line="259" w:lineRule="auto"/>
              <w:rPr>
                <w:rFonts w:eastAsia="Arial"/>
                <w:color w:val="000000" w:themeColor="text1"/>
                <w:szCs w:val="20"/>
              </w:rPr>
            </w:pPr>
          </w:p>
          <w:p w14:paraId="66AA0E66"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NHVDCDCStatus @ HVDCDC_Status1 shall set to 0x6 ("Faulty")</w:t>
            </w:r>
          </w:p>
          <w:p w14:paraId="24F7409D" w14:textId="77777777" w:rsidR="00A55B53" w:rsidRPr="00123177" w:rsidRDefault="00A55B53" w:rsidP="00535342">
            <w:pPr>
              <w:spacing w:line="259" w:lineRule="auto"/>
              <w:rPr>
                <w:rFonts w:eastAsia="Arial"/>
                <w:color w:val="000000" w:themeColor="text1"/>
                <w:szCs w:val="20"/>
              </w:rPr>
            </w:pPr>
          </w:p>
          <w:p w14:paraId="3C768D8B"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At Step 4:</w:t>
            </w:r>
          </w:p>
          <w:p w14:paraId="2B20E46A"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HVDCDC_SSW_pin_sts @ HVDCDCPin_sts shall set to 0("Open).</w:t>
            </w:r>
          </w:p>
        </w:tc>
      </w:tr>
      <w:tr w:rsidR="00A55B53" w:rsidRPr="00123177" w14:paraId="3683F69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7E48BA9"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CEB860" w14:textId="77777777" w:rsidR="00A55B53" w:rsidRPr="00123177" w:rsidRDefault="00A55B53" w:rsidP="00535342">
            <w:pPr>
              <w:spacing w:line="259" w:lineRule="auto"/>
              <w:rPr>
                <w:rFonts w:eastAsia="Arial"/>
              </w:rPr>
            </w:pPr>
            <w:r w:rsidRPr="00123177">
              <w:rPr>
                <w:rFonts w:eastAsia="Arial"/>
              </w:rPr>
              <w:t>The HVDCDC application shall transits to the "Faulty_PowerDn_SafeState" state from the “Open_400V_SolidStateSw” substate of the Discharge state when the solid state switch status confirms to be Closed.</w:t>
            </w:r>
          </w:p>
        </w:tc>
      </w:tr>
      <w:tr w:rsidR="00A55B53" w:rsidRPr="00123177" w14:paraId="0FEFA9B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F97F623"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CAA384" w14:textId="77777777" w:rsidR="00A55B53" w:rsidRPr="00123177" w:rsidRDefault="00A55B53" w:rsidP="00535342">
            <w:r w:rsidRPr="00123177">
              <w:t>No such mandatory fields is applicable.</w:t>
            </w:r>
          </w:p>
        </w:tc>
      </w:tr>
      <w:tr w:rsidR="00A55B53" w:rsidRPr="00123177" w14:paraId="67B0859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84F86A2"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ECDFED" w14:textId="77777777" w:rsidR="00A55B53" w:rsidRPr="00123177" w:rsidRDefault="00A55B53" w:rsidP="00535342">
            <w:r w:rsidRPr="00123177">
              <w:t>1. The HVDCDC application shall in Normal substate of HV_ON state, value of CAN signal HVDCDCStatus @ HVDCDC_Status1 shall equal to 0x1 ("Normal") and signal NHVDCDCStatusDebug @ HVDCDC_Debug shall equal to 0x6 ("Normal")</w:t>
            </w:r>
          </w:p>
          <w:p w14:paraId="2357504E" w14:textId="77777777" w:rsidR="00A55B53" w:rsidRPr="00123177" w:rsidRDefault="00A55B53" w:rsidP="00535342">
            <w:r w:rsidRPr="00123177">
              <w:t>2. No fault shall be raised, value of CAN signal NHVDCDCFault @ HVDCDC_Status1 shall equal to 0</w:t>
            </w:r>
          </w:p>
        </w:tc>
      </w:tr>
      <w:tr w:rsidR="00A55B53" w:rsidRPr="00123177" w14:paraId="79303ED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A010595"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401347" w14:textId="77777777" w:rsidR="00A55B53" w:rsidRPr="00123177" w:rsidRDefault="00A55B53" w:rsidP="00535342">
            <w:r w:rsidRPr="00123177">
              <w:rPr>
                <w:szCs w:val="20"/>
              </w:rPr>
              <w:t>Default values shall be applicable with respect to Pre-Loaded Values</w:t>
            </w:r>
          </w:p>
        </w:tc>
      </w:tr>
      <w:tr w:rsidR="00A55B53" w:rsidRPr="00123177" w14:paraId="0E0B9C5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E8ADB4"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5CB153" w14:textId="77777777" w:rsidR="00A55B53" w:rsidRPr="00123177" w:rsidRDefault="00A55B53" w:rsidP="00535342">
            <w:r w:rsidRPr="00123177">
              <w:rPr>
                <w:szCs w:val="20"/>
              </w:rPr>
              <w:t>Valid range value is not required.</w:t>
            </w:r>
          </w:p>
        </w:tc>
      </w:tr>
      <w:tr w:rsidR="00A55B53" w:rsidRPr="00123177" w14:paraId="6FE1DCF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7876C3"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70FE8B" w14:textId="77777777" w:rsidR="00A55B53" w:rsidRPr="00123177" w:rsidRDefault="00A55B53" w:rsidP="00535342">
            <w:r w:rsidRPr="00123177">
              <w:rPr>
                <w:szCs w:val="20"/>
              </w:rPr>
              <w:t>Data latency period is not applicable</w:t>
            </w:r>
          </w:p>
        </w:tc>
      </w:tr>
      <w:tr w:rsidR="00A55B53" w:rsidRPr="00123177" w14:paraId="726031C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6E68143"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F9D4AA" w14:textId="77777777" w:rsidR="00A55B53" w:rsidRPr="00123177" w:rsidRDefault="00A55B53" w:rsidP="00535342">
            <w:r w:rsidRPr="00123177">
              <w:rPr>
                <w:szCs w:val="20"/>
              </w:rPr>
              <w:t>Data Retention period is not applicable.</w:t>
            </w:r>
          </w:p>
        </w:tc>
      </w:tr>
      <w:tr w:rsidR="00A55B53" w:rsidRPr="00123177" w14:paraId="3412232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61BB90" w14:textId="77777777" w:rsidR="00A55B53" w:rsidRPr="00123177" w:rsidRDefault="00A55B53" w:rsidP="00535342">
            <w:r w:rsidRPr="00123177">
              <w:rPr>
                <w:rFonts w:eastAsia="Arial"/>
                <w:color w:val="000000" w:themeColor="text1"/>
                <w:szCs w:val="20"/>
              </w:rPr>
              <w:t xml:space="preserve">Data Rate/ &lt;Daily&gt; </w:t>
            </w:r>
            <w:r w:rsidRPr="00123177">
              <w:rPr>
                <w:rFonts w:eastAsia="Arial"/>
                <w:color w:val="000000" w:themeColor="text1"/>
                <w:szCs w:val="20"/>
              </w:rPr>
              <w:lastRenderedPageBreak/>
              <w:t>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65664C" w14:textId="77777777" w:rsidR="00A55B53" w:rsidRPr="00123177" w:rsidRDefault="00A55B53" w:rsidP="00535342">
            <w:r w:rsidRPr="00123177">
              <w:rPr>
                <w:szCs w:val="20"/>
              </w:rPr>
              <w:lastRenderedPageBreak/>
              <w:t>Data rate is not applicable.</w:t>
            </w:r>
          </w:p>
        </w:tc>
      </w:tr>
      <w:tr w:rsidR="00A55B53" w:rsidRPr="00123177" w14:paraId="4AE2FFC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6DAD207"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B827FE"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4C0D036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7A9012"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F5A6CE" w14:textId="77777777" w:rsidR="00A55B53" w:rsidRPr="00123177" w:rsidRDefault="00A55B53" w:rsidP="00535342">
            <w:r w:rsidRPr="00123177">
              <w:rPr>
                <w:szCs w:val="20"/>
              </w:rPr>
              <w:t>Temporal event is not applicable.</w:t>
            </w:r>
          </w:p>
        </w:tc>
      </w:tr>
      <w:tr w:rsidR="00A55B53" w:rsidRPr="00123177" w14:paraId="3E93274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477DAD" w14:textId="77777777" w:rsidR="00A55B53" w:rsidRPr="00123177" w:rsidRDefault="00A55B53" w:rsidP="00535342">
            <w:r w:rsidRPr="00123177">
              <w:rPr>
                <w:rFonts w:eastAsia="Arial"/>
                <w:color w:val="000000" w:themeColor="text1"/>
                <w:szCs w:val="20"/>
              </w:rPr>
              <w:t xml:space="preserve">Validation Rules/ </w:t>
            </w:r>
          </w:p>
          <w:p w14:paraId="13AD1CBC"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34055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DBD47BA"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NHVDCDCStatusDebug @ HVDCDC_Debug shall set to 0x4 (""PrechargeLS_CloseSolidStateSwt")</w:t>
            </w:r>
          </w:p>
          <w:p w14:paraId="517566BD" w14:textId="77777777" w:rsidR="00A55B53" w:rsidRPr="00123177" w:rsidRDefault="00A55B53" w:rsidP="00535342">
            <w:pPr>
              <w:spacing w:line="259" w:lineRule="auto"/>
              <w:rPr>
                <w:rFonts w:eastAsia="Arial"/>
                <w:color w:val="000000" w:themeColor="text1"/>
                <w:szCs w:val="20"/>
              </w:rPr>
            </w:pPr>
          </w:p>
          <w:p w14:paraId="1FF33508"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NHVDCDCFaultID @ HVDCDC_Debug_PDU shall equal to 79 and shall be raised after the fault response time of 1000ms.</w:t>
            </w:r>
          </w:p>
          <w:p w14:paraId="50463B9D" w14:textId="77777777" w:rsidR="00A55B53" w:rsidRPr="00123177" w:rsidRDefault="00A55B53" w:rsidP="00535342">
            <w:pPr>
              <w:spacing w:line="259" w:lineRule="auto"/>
              <w:rPr>
                <w:rFonts w:eastAsia="Arial"/>
                <w:color w:val="000000" w:themeColor="text1"/>
                <w:szCs w:val="20"/>
              </w:rPr>
            </w:pPr>
          </w:p>
          <w:p w14:paraId="3169C95B"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NHVDCDCStatus @ HVDCDC_Status1 shall set to 0x6 ("Faulty")</w:t>
            </w:r>
          </w:p>
          <w:p w14:paraId="425E814C" w14:textId="77777777" w:rsidR="00A55B53" w:rsidRPr="00123177" w:rsidRDefault="00A55B53" w:rsidP="00535342">
            <w:pPr>
              <w:pStyle w:val="TableText"/>
              <w:snapToGrid w:val="0"/>
            </w:pPr>
            <w:r w:rsidRPr="00123177">
              <w:rPr>
                <w:rFonts w:eastAsia="Arial"/>
                <w:color w:val="000000" w:themeColor="text1"/>
                <w:szCs w:val="20"/>
              </w:rPr>
              <w:t>HVDCDC_SSW_pin_sts @ HVDCDCPin_sts shall set to 0("Open).</w:t>
            </w:r>
          </w:p>
        </w:tc>
      </w:tr>
      <w:tr w:rsidR="00A55B53" w:rsidRPr="00123177" w14:paraId="60792A8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560956"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B0F379" w14:textId="77777777" w:rsidR="00A55B53" w:rsidRPr="00123177" w:rsidRDefault="00A55B53" w:rsidP="00535342">
            <w:r w:rsidRPr="00123177">
              <w:rPr>
                <w:szCs w:val="20"/>
              </w:rPr>
              <w:t>Constraints is not applicable.</w:t>
            </w:r>
          </w:p>
        </w:tc>
      </w:tr>
      <w:tr w:rsidR="00A55B53" w:rsidRPr="00123177" w14:paraId="664967E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36107AF"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709678" w14:textId="77777777" w:rsidR="00A55B53" w:rsidRPr="00123177" w:rsidRDefault="00A55B53" w:rsidP="00535342">
            <w:r w:rsidRPr="00123177">
              <w:rPr>
                <w:szCs w:val="20"/>
              </w:rPr>
              <w:t>No effects on other system</w:t>
            </w:r>
          </w:p>
        </w:tc>
      </w:tr>
      <w:tr w:rsidR="00A55B53" w:rsidRPr="00123177" w14:paraId="4A92484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2357B1" w14:textId="77777777" w:rsidR="00A55B53" w:rsidRPr="00123177" w:rsidRDefault="00A55B53" w:rsidP="00535342">
            <w:r w:rsidRPr="00123177">
              <w:rPr>
                <w:rFonts w:eastAsia="Arial"/>
                <w:color w:val="000000" w:themeColor="text1"/>
                <w:szCs w:val="20"/>
              </w:rPr>
              <w:t>Testability with respect to test environment</w:t>
            </w:r>
          </w:p>
          <w:p w14:paraId="4BE7EE2D" w14:textId="77777777" w:rsidR="00A55B53" w:rsidRPr="00123177" w:rsidRDefault="00A55B53" w:rsidP="00535342">
            <w:r w:rsidRPr="00123177">
              <w:rPr>
                <w:rFonts w:eastAsia="Arial"/>
                <w:color w:val="000000" w:themeColor="text1"/>
                <w:szCs w:val="20"/>
              </w:rPr>
              <w:t>(Yes/No)</w:t>
            </w:r>
          </w:p>
          <w:p w14:paraId="1BA91C20"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A8C10E" w14:textId="77777777" w:rsidR="00A55B53" w:rsidRPr="00123177" w:rsidRDefault="00A55B53" w:rsidP="00535342">
            <w:pPr>
              <w:pStyle w:val="TableText"/>
              <w:snapToGrid w:val="0"/>
            </w:pPr>
            <w:r w:rsidRPr="00123177">
              <w:t>YES</w:t>
            </w:r>
          </w:p>
          <w:p w14:paraId="0203103B" w14:textId="77777777" w:rsidR="00A55B53" w:rsidRPr="00123177" w:rsidRDefault="00A55B53" w:rsidP="00535342"/>
        </w:tc>
      </w:tr>
      <w:tr w:rsidR="00A55B53" w:rsidRPr="00123177" w14:paraId="00BB98D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8EAAE85" w14:textId="77777777" w:rsidR="00A55B53" w:rsidRPr="00123177" w:rsidRDefault="00A55B53" w:rsidP="00535342">
            <w:r w:rsidRPr="00123177">
              <w:rPr>
                <w:rFonts w:eastAsia="Arial"/>
                <w:color w:val="000000" w:themeColor="text1"/>
                <w:szCs w:val="20"/>
              </w:rPr>
              <w:t>Feasible within project constraints</w:t>
            </w:r>
          </w:p>
          <w:p w14:paraId="0E360B0C" w14:textId="77777777" w:rsidR="00A55B53" w:rsidRPr="00123177" w:rsidRDefault="00A55B53" w:rsidP="00535342">
            <w:r w:rsidRPr="00123177">
              <w:rPr>
                <w:rFonts w:eastAsia="Arial"/>
                <w:color w:val="000000" w:themeColor="text1"/>
                <w:szCs w:val="20"/>
              </w:rPr>
              <w:t>(Yes/No)</w:t>
            </w:r>
          </w:p>
          <w:p w14:paraId="4A527FF5"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03C779" w14:textId="77777777" w:rsidR="00A55B53" w:rsidRPr="00123177" w:rsidRDefault="00A55B53" w:rsidP="00535342">
            <w:pPr>
              <w:pStyle w:val="TableText"/>
              <w:snapToGrid w:val="0"/>
            </w:pPr>
            <w:r w:rsidRPr="00123177">
              <w:t>YES</w:t>
            </w:r>
          </w:p>
          <w:p w14:paraId="5E085541" w14:textId="77777777" w:rsidR="00A55B53" w:rsidRPr="00123177" w:rsidRDefault="00A55B53" w:rsidP="00535342"/>
        </w:tc>
      </w:tr>
      <w:tr w:rsidR="00A55B53" w:rsidRPr="00123177" w14:paraId="007B8D0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7E293F2" w14:textId="77777777" w:rsidR="00A55B53" w:rsidRPr="00123177" w:rsidRDefault="00A55B53" w:rsidP="00535342">
            <w:r w:rsidRPr="00123177">
              <w:rPr>
                <w:rFonts w:eastAsia="Arial"/>
                <w:color w:val="000000" w:themeColor="text1"/>
                <w:szCs w:val="20"/>
              </w:rPr>
              <w:lastRenderedPageBreak/>
              <w:t>Critical</w:t>
            </w:r>
          </w:p>
          <w:p w14:paraId="0A5274B9"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5498ED" w14:textId="77777777" w:rsidR="00A55B53" w:rsidRPr="00123177" w:rsidRDefault="00A55B53" w:rsidP="00535342">
            <w:r w:rsidRPr="00123177">
              <w:t>YES</w:t>
            </w:r>
          </w:p>
        </w:tc>
      </w:tr>
      <w:tr w:rsidR="00A55B53" w:rsidRPr="00123177" w14:paraId="32116CA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EDDD940"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E43D53" w14:textId="77777777" w:rsidR="00A55B53" w:rsidRPr="00123177" w:rsidRDefault="00A55B53" w:rsidP="00535342">
            <w:r w:rsidRPr="00123177">
              <w:t>Acceptance Criteria for this requirement should be as per SECTION-6 ACCEPTANCE CRITERIA</w:t>
            </w:r>
          </w:p>
        </w:tc>
      </w:tr>
    </w:tbl>
    <w:p w14:paraId="618266E9" w14:textId="77777777" w:rsidR="00A55B53" w:rsidRPr="00123177" w:rsidRDefault="00A55B53" w:rsidP="00A55B53">
      <w:pPr>
        <w:pStyle w:val="BodyText"/>
        <w:rPr>
          <w:rFonts w:eastAsia="Arial"/>
        </w:rPr>
      </w:pPr>
    </w:p>
    <w:p w14:paraId="62B2D87A" w14:textId="77777777" w:rsidR="00A55B53" w:rsidRPr="00123177" w:rsidRDefault="00A55B53" w:rsidP="00A55B53">
      <w:pPr>
        <w:rPr>
          <w:rFonts w:eastAsia="Arial"/>
          <w:szCs w:val="20"/>
        </w:rPr>
      </w:pPr>
    </w:p>
    <w:p w14:paraId="0227A660" w14:textId="77777777" w:rsidR="00A55B53" w:rsidRPr="00123177" w:rsidRDefault="00A55B53" w:rsidP="00A55B53">
      <w:pPr>
        <w:pStyle w:val="Heading5"/>
        <w:rPr>
          <w:rFonts w:eastAsia="Arial"/>
          <w:sz w:val="20"/>
          <w:szCs w:val="20"/>
        </w:rPr>
      </w:pPr>
      <w:r w:rsidRPr="00123177">
        <w:rPr>
          <w:rFonts w:eastAsia="Arial"/>
          <w:sz w:val="20"/>
          <w:szCs w:val="20"/>
        </w:rPr>
        <w:t xml:space="preserve">DTC requirement against </w:t>
      </w:r>
      <w:r w:rsidRPr="00123177">
        <w:rPr>
          <w:rStyle w:val="ui-provider"/>
          <w:sz w:val="20"/>
          <w:szCs w:val="20"/>
        </w:rPr>
        <w:t>400V side solid state switch is opened under load.</w:t>
      </w:r>
    </w:p>
    <w:tbl>
      <w:tblPr>
        <w:tblW w:w="9300" w:type="dxa"/>
        <w:tblInd w:w="103" w:type="dxa"/>
        <w:tblLook w:val="06A0" w:firstRow="1" w:lastRow="0" w:firstColumn="1" w:lastColumn="0" w:noHBand="1" w:noVBand="1"/>
      </w:tblPr>
      <w:tblGrid>
        <w:gridCol w:w="1456"/>
        <w:gridCol w:w="7844"/>
      </w:tblGrid>
      <w:tr w:rsidR="00A55B53" w:rsidRPr="0087602D" w14:paraId="66C56E7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626737C" w14:textId="77777777" w:rsidR="00A55B53" w:rsidRPr="0087602D" w:rsidRDefault="00A55B53" w:rsidP="00535342">
            <w:pPr>
              <w:rPr>
                <w:strike/>
              </w:rPr>
            </w:pPr>
            <w:r w:rsidRPr="0087602D">
              <w:rPr>
                <w:rFonts w:eastAsia="Arial"/>
                <w:b/>
                <w:bCs/>
                <w:strike/>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C29483F" w14:textId="77777777" w:rsidR="00A55B53" w:rsidRPr="0087602D" w:rsidRDefault="00A55B53" w:rsidP="00535342">
            <w:pPr>
              <w:rPr>
                <w:strike/>
              </w:rPr>
            </w:pPr>
            <w:r w:rsidRPr="0087602D">
              <w:rPr>
                <w:rFonts w:eastAsia="Arial"/>
                <w:b/>
                <w:bCs/>
                <w:strike/>
                <w:color w:val="000000" w:themeColor="text1"/>
                <w:szCs w:val="20"/>
              </w:rPr>
              <w:t>Description</w:t>
            </w:r>
          </w:p>
        </w:tc>
      </w:tr>
      <w:tr w:rsidR="00A55B53" w:rsidRPr="0087602D" w14:paraId="24F9EDAD"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F2B429D" w14:textId="77777777" w:rsidR="00A55B53" w:rsidRPr="0087602D" w:rsidRDefault="00A55B53" w:rsidP="00535342">
            <w:pPr>
              <w:rPr>
                <w:strike/>
              </w:rPr>
            </w:pPr>
            <w:r w:rsidRPr="0087602D">
              <w:rPr>
                <w:rFonts w:eastAsia="Arial"/>
                <w:strike/>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A75F24" w14:textId="77777777" w:rsidR="00A55B53" w:rsidRPr="0087602D" w:rsidRDefault="00A55B53" w:rsidP="00535342">
            <w:pPr>
              <w:rPr>
                <w:strike/>
              </w:rPr>
            </w:pPr>
            <w:r w:rsidRPr="0087602D">
              <w:rPr>
                <w:rFonts w:eastAsia="Arial"/>
                <w:strike/>
                <w:color w:val="000000" w:themeColor="text1"/>
              </w:rPr>
              <w:t>SWRS_Diag_61</w:t>
            </w:r>
          </w:p>
        </w:tc>
      </w:tr>
      <w:tr w:rsidR="00A55B53" w:rsidRPr="0087602D" w14:paraId="7B9BFD7E"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31FDA98" w14:textId="77777777" w:rsidR="00A55B53" w:rsidRPr="0087602D" w:rsidRDefault="00A55B53" w:rsidP="00535342">
            <w:pPr>
              <w:rPr>
                <w:rFonts w:eastAsia="Arial"/>
                <w:strike/>
                <w:color w:val="000000" w:themeColor="text1"/>
              </w:rPr>
            </w:pPr>
            <w:r w:rsidRPr="0087602D">
              <w:rPr>
                <w:rFonts w:eastAsia="Arial"/>
                <w:strike/>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11BD68" w14:textId="1131FC9C" w:rsidR="00A55B53" w:rsidRPr="0087602D" w:rsidRDefault="00A55B53" w:rsidP="00535342">
            <w:pPr>
              <w:rPr>
                <w:rFonts w:eastAsia="Arial"/>
                <w:strike/>
                <w:color w:val="000000" w:themeColor="text1"/>
              </w:rPr>
            </w:pPr>
            <w:r w:rsidRPr="0087602D">
              <w:rPr>
                <w:rFonts w:eastAsia="Arial"/>
                <w:strike/>
                <w:color w:val="000000" w:themeColor="text1"/>
              </w:rPr>
              <w:t>SDS-HVDCDC-233</w:t>
            </w:r>
            <w:r w:rsidR="0087602D">
              <w:rPr>
                <w:rFonts w:eastAsia="Arial"/>
                <w:strike/>
                <w:color w:val="000000" w:themeColor="text1"/>
              </w:rPr>
              <w:t xml:space="preserve"> (Obsolute in 2.5)</w:t>
            </w:r>
          </w:p>
        </w:tc>
      </w:tr>
      <w:tr w:rsidR="00A55B53" w:rsidRPr="0087602D" w14:paraId="4899854E"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A58CC40" w14:textId="77777777" w:rsidR="00A55B53" w:rsidRPr="0087602D" w:rsidRDefault="00A55B53" w:rsidP="00535342">
            <w:pPr>
              <w:rPr>
                <w:rFonts w:eastAsia="Arial"/>
                <w:strike/>
                <w:color w:val="000000" w:themeColor="text1"/>
              </w:rPr>
            </w:pPr>
            <w:r w:rsidRPr="0087602D">
              <w:rPr>
                <w:strike/>
              </w:rPr>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A0884C" w14:textId="77777777" w:rsidR="00A55B53" w:rsidRPr="0087602D" w:rsidRDefault="00A55B53" w:rsidP="00535342">
            <w:pPr>
              <w:rPr>
                <w:rFonts w:eastAsia="Arial"/>
                <w:strike/>
                <w:color w:val="000000" w:themeColor="text1"/>
              </w:rPr>
            </w:pPr>
            <w:r w:rsidRPr="0087602D">
              <w:rPr>
                <w:strike/>
              </w:rPr>
              <w:t>Pre C-Sample/PF3.0 Phase-2</w:t>
            </w:r>
          </w:p>
        </w:tc>
      </w:tr>
      <w:tr w:rsidR="00A55B53" w:rsidRPr="0087602D" w14:paraId="4BACBD49"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449BD5EE" w14:textId="77777777" w:rsidR="00A55B53" w:rsidRPr="0087602D" w:rsidRDefault="00A55B53" w:rsidP="00535342">
            <w:pPr>
              <w:rPr>
                <w:strike/>
              </w:rPr>
            </w:pPr>
            <w:r w:rsidRPr="0087602D">
              <w:rPr>
                <w:rFonts w:eastAsia="Arial"/>
                <w:strike/>
                <w:color w:val="000000" w:themeColor="text1"/>
                <w:szCs w:val="20"/>
              </w:rPr>
              <w:t>Purpose</w:t>
            </w:r>
            <w:r w:rsidRPr="0087602D">
              <w:rPr>
                <w:rFonts w:eastAsia="Arial"/>
                <w:strike/>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6AE813" w14:textId="77777777" w:rsidR="00A55B53" w:rsidRPr="0087602D" w:rsidRDefault="00A55B53" w:rsidP="00535342">
            <w:pPr>
              <w:rPr>
                <w:rStyle w:val="ui-provider"/>
                <w:strike/>
              </w:rPr>
            </w:pPr>
            <w:r w:rsidRPr="0087602D">
              <w:rPr>
                <w:rStyle w:val="ui-provider"/>
                <w:strike/>
              </w:rPr>
              <w:t>The HVDCDC shall set a DTC if the 400V side solid state switch is opened under load.</w:t>
            </w:r>
          </w:p>
          <w:p w14:paraId="0555E7DD" w14:textId="77777777" w:rsidR="00A55B53" w:rsidRPr="0087602D" w:rsidRDefault="00A55B53" w:rsidP="00535342">
            <w:pPr>
              <w:rPr>
                <w:rFonts w:eastAsia="Arial"/>
                <w:strike/>
                <w:szCs w:val="20"/>
              </w:rPr>
            </w:pPr>
            <w:r w:rsidRPr="0087602D">
              <w:rPr>
                <w:rStyle w:val="ui-provider"/>
                <w:strike/>
              </w:rPr>
              <w:t>The HVDCDC shall increment the counter of the event of the 400V side solid state switch open under load in the NvM.</w:t>
            </w:r>
          </w:p>
        </w:tc>
      </w:tr>
      <w:tr w:rsidR="00A55B53" w:rsidRPr="0087602D" w14:paraId="13D474D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E6759B" w14:textId="77777777" w:rsidR="00A55B53" w:rsidRPr="0087602D" w:rsidRDefault="00A55B53" w:rsidP="00535342">
            <w:pPr>
              <w:rPr>
                <w:strike/>
              </w:rPr>
            </w:pPr>
            <w:r w:rsidRPr="0087602D">
              <w:rPr>
                <w:rFonts w:eastAsia="Arial"/>
                <w:strike/>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3A9E36" w14:textId="77777777" w:rsidR="00A55B53" w:rsidRPr="0087602D" w:rsidRDefault="00A55B53" w:rsidP="00535342">
            <w:pPr>
              <w:rPr>
                <w:strike/>
              </w:rPr>
            </w:pPr>
            <w:r w:rsidRPr="0087602D">
              <w:rPr>
                <w:rFonts w:eastAsia="Arial"/>
                <w:strike/>
              </w:rPr>
              <w:t>No Such derived requirement is applicable.</w:t>
            </w:r>
          </w:p>
        </w:tc>
      </w:tr>
      <w:tr w:rsidR="00A55B53" w:rsidRPr="0087602D" w14:paraId="2A36924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892C28E" w14:textId="77777777" w:rsidR="00A55B53" w:rsidRPr="0087602D" w:rsidRDefault="00A55B53" w:rsidP="00535342">
            <w:pPr>
              <w:rPr>
                <w:rFonts w:eastAsia="Arial"/>
                <w:strike/>
                <w:color w:val="000000" w:themeColor="text1"/>
                <w:szCs w:val="20"/>
              </w:rPr>
            </w:pPr>
            <w:r w:rsidRPr="0087602D">
              <w:rPr>
                <w:rFonts w:eastAsia="Arial"/>
                <w:strike/>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3E9DC0" w14:textId="77777777" w:rsidR="00A55B53" w:rsidRPr="0087602D" w:rsidRDefault="00A55B53" w:rsidP="00535342">
            <w:pPr>
              <w:rPr>
                <w:rFonts w:eastAsia="Arial"/>
                <w:strike/>
                <w:color w:val="000000" w:themeColor="text1"/>
                <w:szCs w:val="20"/>
              </w:rPr>
            </w:pPr>
            <w:r w:rsidRPr="0087602D">
              <w:rPr>
                <w:rFonts w:eastAsia="Arial"/>
                <w:strike/>
                <w:color w:val="000000" w:themeColor="text1"/>
                <w:szCs w:val="20"/>
              </w:rPr>
              <w:t>High</w:t>
            </w:r>
          </w:p>
        </w:tc>
      </w:tr>
      <w:tr w:rsidR="00A55B53" w:rsidRPr="0087602D" w14:paraId="0E94222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A95E112" w14:textId="77777777" w:rsidR="00A55B53" w:rsidRPr="0087602D" w:rsidRDefault="00A55B53" w:rsidP="00535342">
            <w:pPr>
              <w:rPr>
                <w:strike/>
              </w:rPr>
            </w:pPr>
            <w:r w:rsidRPr="0087602D">
              <w:rPr>
                <w:rFonts w:eastAsia="Arial"/>
                <w:strike/>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E82304" w14:textId="77777777" w:rsidR="00A55B53" w:rsidRPr="0087602D" w:rsidRDefault="00A55B53" w:rsidP="00535342">
            <w:pPr>
              <w:rPr>
                <w:strike/>
              </w:rPr>
            </w:pPr>
            <w:r w:rsidRPr="0087602D">
              <w:rPr>
                <w:rFonts w:eastAsia="Arial"/>
                <w:strike/>
                <w:color w:val="000000" w:themeColor="text1"/>
                <w:szCs w:val="20"/>
              </w:rPr>
              <w:t>No Specific access restrictions is applicable.</w:t>
            </w:r>
          </w:p>
        </w:tc>
      </w:tr>
      <w:tr w:rsidR="00A55B53" w:rsidRPr="0087602D" w14:paraId="48B34FB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3EDFF03" w14:textId="77777777" w:rsidR="00A55B53" w:rsidRPr="0087602D" w:rsidRDefault="00A55B53" w:rsidP="00535342">
            <w:pPr>
              <w:rPr>
                <w:strike/>
              </w:rPr>
            </w:pPr>
            <w:r w:rsidRPr="0087602D">
              <w:rPr>
                <w:rFonts w:eastAsia="Arial"/>
                <w:strike/>
                <w:color w:val="000000" w:themeColor="text1"/>
                <w:szCs w:val="20"/>
              </w:rPr>
              <w:t>Input(s)</w:t>
            </w:r>
            <w:r w:rsidRPr="0087602D">
              <w:rPr>
                <w:rFonts w:eastAsia="Arial"/>
                <w:b/>
                <w:bCs/>
                <w:strike/>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5D0AAE" w14:textId="77777777" w:rsidR="00A55B53" w:rsidRPr="0087602D" w:rsidRDefault="00A55B53" w:rsidP="00535342">
            <w:pPr>
              <w:spacing w:line="259" w:lineRule="auto"/>
              <w:rPr>
                <w:strike/>
              </w:rPr>
            </w:pPr>
            <w:r w:rsidRPr="0087602D">
              <w:rPr>
                <w:strike/>
              </w:rPr>
              <w:t xml:space="preserve">1. Apply 480V on High side </w:t>
            </w:r>
          </w:p>
          <w:p w14:paraId="586F80F6" w14:textId="77777777" w:rsidR="00A55B53" w:rsidRPr="0087602D" w:rsidRDefault="00A55B53" w:rsidP="00535342">
            <w:pPr>
              <w:spacing w:line="259" w:lineRule="auto"/>
              <w:rPr>
                <w:strike/>
              </w:rPr>
            </w:pPr>
            <w:r w:rsidRPr="0087602D">
              <w:rPr>
                <w:strike/>
              </w:rPr>
              <w:t>2. Enable command (application in HVON/Discharge state)</w:t>
            </w:r>
          </w:p>
        </w:tc>
      </w:tr>
      <w:tr w:rsidR="00A55B53" w:rsidRPr="0087602D" w14:paraId="066DCDA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205B3A3" w14:textId="77777777" w:rsidR="00A55B53" w:rsidRPr="0087602D" w:rsidRDefault="00A55B53" w:rsidP="00535342">
            <w:pPr>
              <w:rPr>
                <w:strike/>
              </w:rPr>
            </w:pPr>
            <w:r w:rsidRPr="0087602D">
              <w:rPr>
                <w:rFonts w:eastAsia="Arial"/>
                <w:strike/>
                <w:color w:val="000000" w:themeColor="text1"/>
                <w:szCs w:val="20"/>
              </w:rPr>
              <w:t>Output(s)</w:t>
            </w:r>
            <w:r w:rsidRPr="0087602D">
              <w:rPr>
                <w:rFonts w:eastAsia="Arial"/>
                <w:b/>
                <w:bCs/>
                <w:strike/>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C948BC" w14:textId="77777777" w:rsidR="00A55B53" w:rsidRPr="0087602D" w:rsidRDefault="00A55B53" w:rsidP="00535342">
            <w:pPr>
              <w:spacing w:line="259" w:lineRule="auto"/>
              <w:rPr>
                <w:rFonts w:eastAsia="Arial"/>
                <w:strike/>
                <w:color w:val="000000" w:themeColor="text1"/>
                <w:szCs w:val="20"/>
              </w:rPr>
            </w:pPr>
            <w:r w:rsidRPr="0087602D">
              <w:rPr>
                <w:rFonts w:eastAsia="Arial"/>
                <w:strike/>
                <w:color w:val="000000" w:themeColor="text1"/>
                <w:szCs w:val="20"/>
              </w:rPr>
              <w:t>HVDCDC shall set the DTC and detect level 2 fault for 400V side Solid state switch</w:t>
            </w:r>
          </w:p>
          <w:p w14:paraId="77F829F0" w14:textId="77777777" w:rsidR="00A55B53" w:rsidRPr="0087602D" w:rsidRDefault="00A55B53" w:rsidP="00535342">
            <w:pPr>
              <w:spacing w:line="259" w:lineRule="auto"/>
              <w:rPr>
                <w:rFonts w:eastAsia="Arial"/>
                <w:strike/>
                <w:color w:val="000000" w:themeColor="text1"/>
                <w:szCs w:val="20"/>
              </w:rPr>
            </w:pPr>
            <w:r w:rsidRPr="0087602D">
              <w:rPr>
                <w:rFonts w:eastAsia="Arial"/>
                <w:strike/>
                <w:color w:val="000000" w:themeColor="text1"/>
                <w:szCs w:val="20"/>
              </w:rPr>
              <w:t>HVDCDC shall maintain the number of times the open load fault is triggered</w:t>
            </w:r>
          </w:p>
        </w:tc>
      </w:tr>
      <w:tr w:rsidR="00A55B53" w:rsidRPr="0087602D" w14:paraId="1F045D0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D7673A1" w14:textId="77777777" w:rsidR="00A55B53" w:rsidRPr="0087602D" w:rsidRDefault="00A55B53" w:rsidP="00535342">
            <w:pPr>
              <w:rPr>
                <w:strike/>
              </w:rPr>
            </w:pPr>
            <w:r w:rsidRPr="0087602D">
              <w:rPr>
                <w:rFonts w:eastAsia="Arial"/>
                <w:strike/>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3EAEAD" w14:textId="77777777" w:rsidR="00A55B53" w:rsidRPr="0087602D" w:rsidRDefault="00A55B53" w:rsidP="00535342">
            <w:pPr>
              <w:spacing w:line="259" w:lineRule="auto"/>
              <w:rPr>
                <w:rStyle w:val="ui-provider"/>
                <w:strike/>
              </w:rPr>
            </w:pPr>
            <w:r w:rsidRPr="0087602D">
              <w:rPr>
                <w:rFonts w:eastAsia="Arial"/>
                <w:strike/>
              </w:rPr>
              <w:t xml:space="preserve">Verify that the HVDCDC shall set DTC for </w:t>
            </w:r>
            <w:r w:rsidRPr="0087602D">
              <w:rPr>
                <w:rStyle w:val="ui-provider"/>
                <w:strike/>
              </w:rPr>
              <w:t>400V side solid state switch opened, 400 side voltage is greater than threshold voltage.</w:t>
            </w:r>
          </w:p>
          <w:p w14:paraId="73BFC563" w14:textId="77777777" w:rsidR="00A55B53" w:rsidRPr="0087602D" w:rsidRDefault="00A55B53" w:rsidP="00535342">
            <w:pPr>
              <w:spacing w:line="259" w:lineRule="auto"/>
              <w:rPr>
                <w:rFonts w:eastAsia="Arial"/>
                <w:strike/>
              </w:rPr>
            </w:pPr>
            <w:r w:rsidRPr="0087602D">
              <w:rPr>
                <w:rFonts w:eastAsia="Arial"/>
                <w:strike/>
              </w:rPr>
              <w:t xml:space="preserve">Verify that the HVDCDC shall increment the counter every-time when fault is observed. </w:t>
            </w:r>
          </w:p>
        </w:tc>
      </w:tr>
      <w:tr w:rsidR="00A55B53" w:rsidRPr="0087602D" w14:paraId="310F8C11" w14:textId="77777777" w:rsidTr="00535342">
        <w:trPr>
          <w:trHeight w:val="513"/>
        </w:trPr>
        <w:tc>
          <w:tcPr>
            <w:tcW w:w="1363" w:type="dxa"/>
            <w:tcBorders>
              <w:top w:val="single" w:sz="8" w:space="0" w:color="000000" w:themeColor="text1"/>
              <w:left w:val="single" w:sz="8" w:space="0" w:color="000000" w:themeColor="text1"/>
              <w:bottom w:val="single" w:sz="8" w:space="0" w:color="000000" w:themeColor="text1"/>
              <w:right w:val="nil"/>
            </w:tcBorders>
          </w:tcPr>
          <w:p w14:paraId="05729FC1" w14:textId="77777777" w:rsidR="00A55B53" w:rsidRPr="0087602D" w:rsidRDefault="00A55B53" w:rsidP="00535342">
            <w:pPr>
              <w:rPr>
                <w:strike/>
              </w:rPr>
            </w:pPr>
            <w:r w:rsidRPr="0087602D">
              <w:rPr>
                <w:rFonts w:eastAsia="Arial"/>
                <w:strike/>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677566" w14:textId="77777777" w:rsidR="00A55B53" w:rsidRPr="0087602D" w:rsidRDefault="00A55B53" w:rsidP="00535342">
            <w:pPr>
              <w:rPr>
                <w:strike/>
              </w:rPr>
            </w:pPr>
            <w:r w:rsidRPr="0087602D">
              <w:rPr>
                <w:strike/>
              </w:rPr>
              <w:t>No such mandatory fields is applicable.</w:t>
            </w:r>
          </w:p>
        </w:tc>
      </w:tr>
      <w:tr w:rsidR="00A55B53" w:rsidRPr="0087602D" w14:paraId="245EB85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7D42FD" w14:textId="77777777" w:rsidR="00A55B53" w:rsidRPr="0087602D" w:rsidRDefault="00A55B53" w:rsidP="00535342">
            <w:pPr>
              <w:rPr>
                <w:strike/>
              </w:rPr>
            </w:pPr>
            <w:r w:rsidRPr="0087602D">
              <w:rPr>
                <w:rFonts w:eastAsia="Arial"/>
                <w:strike/>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7FC372" w14:textId="77777777" w:rsidR="00A55B53" w:rsidRPr="0087602D" w:rsidRDefault="00A55B53" w:rsidP="00535342">
            <w:pPr>
              <w:rPr>
                <w:strike/>
              </w:rPr>
            </w:pPr>
            <w:r w:rsidRPr="0087602D">
              <w:rPr>
                <w:strike/>
              </w:rPr>
              <w:t>1. The HVDCDC application shall in Normal substate of HV_ON state, value of CAN signal HVDCDCStatus @ HVDCDC_Status1 shall equal to 0x1 ("Normal") and signal NHVDCDCStatusDebug @ HVDCDC_Debug shall equal to 0x6 ("Normal")</w:t>
            </w:r>
          </w:p>
          <w:p w14:paraId="3C79B698" w14:textId="77777777" w:rsidR="00A55B53" w:rsidRPr="0087602D" w:rsidRDefault="00A55B53" w:rsidP="00535342">
            <w:pPr>
              <w:rPr>
                <w:strike/>
              </w:rPr>
            </w:pPr>
            <w:r w:rsidRPr="0087602D">
              <w:rPr>
                <w:strike/>
              </w:rPr>
              <w:t>2. No fault shall be raised, value of CAN signal NHVDCDCFault @ HVDCDC_Status1 shall equal to 0</w:t>
            </w:r>
          </w:p>
        </w:tc>
      </w:tr>
      <w:tr w:rsidR="00A55B53" w:rsidRPr="0087602D" w14:paraId="15D37CA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0D1BFC2" w14:textId="77777777" w:rsidR="00A55B53" w:rsidRPr="0087602D" w:rsidRDefault="00A55B53" w:rsidP="00535342">
            <w:pPr>
              <w:rPr>
                <w:strike/>
              </w:rPr>
            </w:pPr>
            <w:r w:rsidRPr="0087602D">
              <w:rPr>
                <w:rFonts w:eastAsia="Arial"/>
                <w:strike/>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B6687D" w14:textId="77777777" w:rsidR="00A55B53" w:rsidRPr="0087602D" w:rsidRDefault="00A55B53" w:rsidP="00535342">
            <w:pPr>
              <w:rPr>
                <w:strike/>
              </w:rPr>
            </w:pPr>
            <w:r w:rsidRPr="0087602D">
              <w:rPr>
                <w:strike/>
                <w:szCs w:val="20"/>
              </w:rPr>
              <w:t>Default values shall be applicable with respect to Pre-Loaded Values</w:t>
            </w:r>
          </w:p>
        </w:tc>
      </w:tr>
      <w:tr w:rsidR="00A55B53" w:rsidRPr="0087602D" w14:paraId="25CF52D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619BBB" w14:textId="77777777" w:rsidR="00A55B53" w:rsidRPr="0087602D" w:rsidRDefault="00A55B53" w:rsidP="00535342">
            <w:pPr>
              <w:rPr>
                <w:strike/>
              </w:rPr>
            </w:pPr>
            <w:r w:rsidRPr="0087602D">
              <w:rPr>
                <w:rFonts w:eastAsia="Arial"/>
                <w:strike/>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A05450" w14:textId="77777777" w:rsidR="00A55B53" w:rsidRPr="0087602D" w:rsidRDefault="00A55B53" w:rsidP="00535342">
            <w:pPr>
              <w:rPr>
                <w:strike/>
              </w:rPr>
            </w:pPr>
            <w:r w:rsidRPr="0087602D">
              <w:rPr>
                <w:strike/>
                <w:szCs w:val="20"/>
              </w:rPr>
              <w:t>Valid range value is not required.</w:t>
            </w:r>
          </w:p>
        </w:tc>
      </w:tr>
      <w:tr w:rsidR="00A55B53" w:rsidRPr="0087602D" w14:paraId="6E71A43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DA8AF8F" w14:textId="77777777" w:rsidR="00A55B53" w:rsidRPr="0087602D" w:rsidRDefault="00A55B53" w:rsidP="00535342">
            <w:pPr>
              <w:rPr>
                <w:strike/>
              </w:rPr>
            </w:pPr>
            <w:r w:rsidRPr="0087602D">
              <w:rPr>
                <w:rFonts w:eastAsia="Arial"/>
                <w:strike/>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63CB0D" w14:textId="77777777" w:rsidR="00A55B53" w:rsidRPr="0087602D" w:rsidRDefault="00A55B53" w:rsidP="00535342">
            <w:pPr>
              <w:rPr>
                <w:strike/>
              </w:rPr>
            </w:pPr>
            <w:r w:rsidRPr="0087602D">
              <w:rPr>
                <w:strike/>
                <w:szCs w:val="20"/>
              </w:rPr>
              <w:t>Data latency period is not applicable</w:t>
            </w:r>
          </w:p>
        </w:tc>
      </w:tr>
      <w:tr w:rsidR="00A55B53" w:rsidRPr="0087602D" w14:paraId="383367F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8B59A70" w14:textId="77777777" w:rsidR="00A55B53" w:rsidRPr="0087602D" w:rsidRDefault="00A55B53" w:rsidP="00535342">
            <w:pPr>
              <w:rPr>
                <w:strike/>
              </w:rPr>
            </w:pPr>
            <w:r w:rsidRPr="0087602D">
              <w:rPr>
                <w:rFonts w:eastAsia="Arial"/>
                <w:strike/>
                <w:color w:val="000000" w:themeColor="text1"/>
                <w:szCs w:val="20"/>
              </w:rPr>
              <w:lastRenderedPageBreak/>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F2870B" w14:textId="77777777" w:rsidR="00A55B53" w:rsidRPr="0087602D" w:rsidRDefault="00A55B53" w:rsidP="00535342">
            <w:pPr>
              <w:rPr>
                <w:strike/>
              </w:rPr>
            </w:pPr>
            <w:r w:rsidRPr="0087602D">
              <w:rPr>
                <w:strike/>
                <w:szCs w:val="20"/>
              </w:rPr>
              <w:t>Data Retention period is not applicable.</w:t>
            </w:r>
          </w:p>
        </w:tc>
      </w:tr>
      <w:tr w:rsidR="00A55B53" w:rsidRPr="0087602D" w14:paraId="2C6A737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729618D" w14:textId="77777777" w:rsidR="00A55B53" w:rsidRPr="0087602D" w:rsidRDefault="00A55B53" w:rsidP="00535342">
            <w:pPr>
              <w:rPr>
                <w:strike/>
              </w:rPr>
            </w:pPr>
            <w:r w:rsidRPr="0087602D">
              <w:rPr>
                <w:rFonts w:eastAsia="Arial"/>
                <w:strike/>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9035BC" w14:textId="77777777" w:rsidR="00A55B53" w:rsidRPr="0087602D" w:rsidRDefault="00A55B53" w:rsidP="00535342">
            <w:pPr>
              <w:rPr>
                <w:strike/>
              </w:rPr>
            </w:pPr>
            <w:r w:rsidRPr="0087602D">
              <w:rPr>
                <w:strike/>
                <w:szCs w:val="20"/>
              </w:rPr>
              <w:t>Data rate is not applicable.</w:t>
            </w:r>
          </w:p>
        </w:tc>
      </w:tr>
      <w:tr w:rsidR="00A55B53" w:rsidRPr="0087602D" w14:paraId="106CD9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ADD8EE7" w14:textId="77777777" w:rsidR="00A55B53" w:rsidRPr="0087602D" w:rsidRDefault="00A55B53" w:rsidP="00535342">
            <w:pPr>
              <w:rPr>
                <w:strike/>
              </w:rPr>
            </w:pPr>
            <w:r w:rsidRPr="0087602D">
              <w:rPr>
                <w:rFonts w:eastAsia="Arial"/>
                <w:strike/>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BFFD7F" w14:textId="77777777" w:rsidR="00A55B53" w:rsidRPr="0087602D" w:rsidRDefault="00A55B53" w:rsidP="00535342">
            <w:pPr>
              <w:spacing w:line="259" w:lineRule="auto"/>
              <w:rPr>
                <w:rFonts w:eastAsia="Arial"/>
                <w:strike/>
                <w:color w:val="000000" w:themeColor="text1"/>
                <w:szCs w:val="20"/>
              </w:rPr>
            </w:pPr>
            <w:r w:rsidRPr="0087602D">
              <w:rPr>
                <w:strike/>
                <w:szCs w:val="20"/>
              </w:rPr>
              <w:t>External event is not required.</w:t>
            </w:r>
          </w:p>
        </w:tc>
      </w:tr>
      <w:tr w:rsidR="00A55B53" w:rsidRPr="0087602D" w14:paraId="0BD872E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AD5D1FF" w14:textId="77777777" w:rsidR="00A55B53" w:rsidRPr="0087602D" w:rsidRDefault="00A55B53" w:rsidP="00535342">
            <w:pPr>
              <w:rPr>
                <w:strike/>
              </w:rPr>
            </w:pPr>
            <w:r w:rsidRPr="0087602D">
              <w:rPr>
                <w:rFonts w:eastAsia="Arial"/>
                <w:strike/>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E5F443" w14:textId="77777777" w:rsidR="00A55B53" w:rsidRPr="0087602D" w:rsidRDefault="00A55B53" w:rsidP="00535342">
            <w:pPr>
              <w:rPr>
                <w:strike/>
              </w:rPr>
            </w:pPr>
            <w:r w:rsidRPr="0087602D">
              <w:rPr>
                <w:strike/>
                <w:szCs w:val="20"/>
              </w:rPr>
              <w:t>Temporal event is not applicable.</w:t>
            </w:r>
          </w:p>
        </w:tc>
      </w:tr>
      <w:tr w:rsidR="00A55B53" w:rsidRPr="0087602D" w14:paraId="429EFEC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9BCC31D" w14:textId="77777777" w:rsidR="00A55B53" w:rsidRPr="0087602D" w:rsidRDefault="00A55B53" w:rsidP="00535342">
            <w:pPr>
              <w:rPr>
                <w:strike/>
              </w:rPr>
            </w:pPr>
            <w:r w:rsidRPr="0087602D">
              <w:rPr>
                <w:rFonts w:eastAsia="Arial"/>
                <w:strike/>
                <w:color w:val="000000" w:themeColor="text1"/>
                <w:szCs w:val="20"/>
              </w:rPr>
              <w:t xml:space="preserve">Validation Rules/ </w:t>
            </w:r>
          </w:p>
          <w:p w14:paraId="2995F60B" w14:textId="77777777" w:rsidR="00A55B53" w:rsidRPr="0087602D" w:rsidRDefault="00A55B53" w:rsidP="00535342">
            <w:pPr>
              <w:rPr>
                <w:strike/>
              </w:rPr>
            </w:pPr>
            <w:r w:rsidRPr="0087602D">
              <w:rPr>
                <w:rFonts w:eastAsia="Arial"/>
                <w:strike/>
                <w:color w:val="000000" w:themeColor="text1"/>
                <w:szCs w:val="20"/>
              </w:rPr>
              <w:t>Verification criteria</w:t>
            </w:r>
            <w:r w:rsidRPr="0087602D">
              <w:rPr>
                <w:rFonts w:eastAsia="Arial"/>
                <w:strike/>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0CDAE9" w14:textId="77777777" w:rsidR="00A55B53" w:rsidRPr="0087602D" w:rsidRDefault="00A55B53" w:rsidP="00535342">
            <w:pPr>
              <w:pStyle w:val="TableText"/>
              <w:snapToGrid w:val="0"/>
              <w:rPr>
                <w:rFonts w:eastAsia="Arial"/>
                <w:strike/>
                <w:color w:val="000000" w:themeColor="text1"/>
              </w:rPr>
            </w:pPr>
            <w:r w:rsidRPr="0087602D">
              <w:rPr>
                <w:rFonts w:eastAsia="Arial"/>
                <w:strike/>
                <w:color w:val="000000" w:themeColor="text1"/>
              </w:rPr>
              <w:t>Verify the CAN messages and CAN signal mentioned in input and out section on CANalyzer Tool</w:t>
            </w:r>
          </w:p>
          <w:p w14:paraId="7D371174" w14:textId="77777777" w:rsidR="00A55B53" w:rsidRPr="0087602D" w:rsidRDefault="00A55B53" w:rsidP="00535342">
            <w:pPr>
              <w:pStyle w:val="TableText"/>
              <w:snapToGrid w:val="0"/>
              <w:rPr>
                <w:strike/>
                <w:color w:val="000000" w:themeColor="text1"/>
              </w:rPr>
            </w:pPr>
          </w:p>
          <w:p w14:paraId="44A5963D" w14:textId="77777777" w:rsidR="00A55B53" w:rsidRPr="0087602D" w:rsidRDefault="00A55B53" w:rsidP="00535342">
            <w:pPr>
              <w:spacing w:line="259" w:lineRule="auto"/>
              <w:rPr>
                <w:rFonts w:eastAsia="Arial"/>
                <w:strike/>
                <w:color w:val="000000" w:themeColor="text1"/>
                <w:szCs w:val="20"/>
              </w:rPr>
            </w:pPr>
            <w:r w:rsidRPr="0087602D">
              <w:rPr>
                <w:rFonts w:eastAsia="Arial"/>
                <w:strike/>
                <w:color w:val="000000" w:themeColor="text1"/>
                <w:szCs w:val="20"/>
              </w:rPr>
              <w:t>HVDCDC shall set the DTC and detect level 2 fault for 400V side Solid state switch.</w:t>
            </w:r>
          </w:p>
          <w:p w14:paraId="1F8168D2" w14:textId="77777777" w:rsidR="00A55B53" w:rsidRPr="0087602D" w:rsidRDefault="00A55B53" w:rsidP="00535342">
            <w:pPr>
              <w:pStyle w:val="TableText"/>
              <w:snapToGrid w:val="0"/>
              <w:rPr>
                <w:strike/>
              </w:rPr>
            </w:pPr>
            <w:r w:rsidRPr="0087602D">
              <w:rPr>
                <w:rFonts w:eastAsia="Arial"/>
                <w:strike/>
                <w:color w:val="000000" w:themeColor="text1"/>
                <w:szCs w:val="20"/>
              </w:rPr>
              <w:t>HVDCDC shall maintain the number of times the open load fault is triggered</w:t>
            </w:r>
          </w:p>
        </w:tc>
      </w:tr>
      <w:tr w:rsidR="00A55B53" w:rsidRPr="0087602D" w14:paraId="51172C3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8A104DD" w14:textId="77777777" w:rsidR="00A55B53" w:rsidRPr="0087602D" w:rsidRDefault="00A55B53" w:rsidP="00535342">
            <w:pPr>
              <w:rPr>
                <w:strike/>
              </w:rPr>
            </w:pPr>
            <w:r w:rsidRPr="0087602D">
              <w:rPr>
                <w:rFonts w:eastAsia="Arial"/>
                <w:strike/>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4473B2" w14:textId="77777777" w:rsidR="00A55B53" w:rsidRPr="0087602D" w:rsidRDefault="00A55B53" w:rsidP="00535342">
            <w:pPr>
              <w:rPr>
                <w:strike/>
              </w:rPr>
            </w:pPr>
            <w:r w:rsidRPr="0087602D">
              <w:rPr>
                <w:strike/>
                <w:szCs w:val="20"/>
              </w:rPr>
              <w:t>Constraints is not applicable.</w:t>
            </w:r>
          </w:p>
        </w:tc>
      </w:tr>
      <w:tr w:rsidR="00A55B53" w:rsidRPr="0087602D" w14:paraId="55266D1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08D8F6" w14:textId="77777777" w:rsidR="00A55B53" w:rsidRPr="0087602D" w:rsidRDefault="00A55B53" w:rsidP="00535342">
            <w:pPr>
              <w:rPr>
                <w:strike/>
              </w:rPr>
            </w:pPr>
            <w:r w:rsidRPr="0087602D">
              <w:rPr>
                <w:rFonts w:eastAsia="Arial"/>
                <w:strike/>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77FCB4" w14:textId="77777777" w:rsidR="00A55B53" w:rsidRPr="0087602D" w:rsidRDefault="00A55B53" w:rsidP="00535342">
            <w:pPr>
              <w:rPr>
                <w:strike/>
              </w:rPr>
            </w:pPr>
            <w:r w:rsidRPr="0087602D">
              <w:rPr>
                <w:strike/>
                <w:szCs w:val="20"/>
              </w:rPr>
              <w:t>No effects on other system</w:t>
            </w:r>
          </w:p>
        </w:tc>
      </w:tr>
      <w:tr w:rsidR="00A55B53" w:rsidRPr="0087602D" w14:paraId="3B42F20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33FFA5" w14:textId="77777777" w:rsidR="00A55B53" w:rsidRPr="0087602D" w:rsidRDefault="00A55B53" w:rsidP="00535342">
            <w:pPr>
              <w:rPr>
                <w:strike/>
              </w:rPr>
            </w:pPr>
            <w:r w:rsidRPr="0087602D">
              <w:rPr>
                <w:rFonts w:eastAsia="Arial"/>
                <w:strike/>
                <w:color w:val="000000" w:themeColor="text1"/>
                <w:szCs w:val="20"/>
              </w:rPr>
              <w:t>Testability with respect to test environment</w:t>
            </w:r>
          </w:p>
          <w:p w14:paraId="6BE3332E" w14:textId="77777777" w:rsidR="00A55B53" w:rsidRPr="0087602D" w:rsidRDefault="00A55B53" w:rsidP="00535342">
            <w:pPr>
              <w:rPr>
                <w:strike/>
              </w:rPr>
            </w:pPr>
            <w:r w:rsidRPr="0087602D">
              <w:rPr>
                <w:rFonts w:eastAsia="Arial"/>
                <w:strike/>
                <w:color w:val="000000" w:themeColor="text1"/>
                <w:szCs w:val="20"/>
              </w:rPr>
              <w:t>(Yes/No)</w:t>
            </w:r>
          </w:p>
          <w:p w14:paraId="062F6E8A" w14:textId="77777777" w:rsidR="00A55B53" w:rsidRPr="0087602D" w:rsidRDefault="00A55B53" w:rsidP="00535342">
            <w:pPr>
              <w:rPr>
                <w:strike/>
              </w:rPr>
            </w:pPr>
            <w:r w:rsidRPr="0087602D">
              <w:rPr>
                <w:rFonts w:eastAsia="Arial"/>
                <w:i/>
                <w:iCs/>
                <w:strike/>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B05D4D" w14:textId="77777777" w:rsidR="00A55B53" w:rsidRPr="0087602D" w:rsidRDefault="00A55B53" w:rsidP="00535342">
            <w:pPr>
              <w:pStyle w:val="TableText"/>
              <w:snapToGrid w:val="0"/>
              <w:rPr>
                <w:strike/>
              </w:rPr>
            </w:pPr>
            <w:r w:rsidRPr="0087602D">
              <w:rPr>
                <w:strike/>
              </w:rPr>
              <w:t>YES</w:t>
            </w:r>
          </w:p>
          <w:p w14:paraId="5CF84383" w14:textId="77777777" w:rsidR="00A55B53" w:rsidRPr="0087602D" w:rsidRDefault="00A55B53" w:rsidP="00535342">
            <w:pPr>
              <w:rPr>
                <w:strike/>
              </w:rPr>
            </w:pPr>
          </w:p>
        </w:tc>
      </w:tr>
      <w:tr w:rsidR="00A55B53" w:rsidRPr="0087602D" w14:paraId="1FADB62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24CA10F" w14:textId="77777777" w:rsidR="00A55B53" w:rsidRPr="0087602D" w:rsidRDefault="00A55B53" w:rsidP="00535342">
            <w:pPr>
              <w:rPr>
                <w:strike/>
              </w:rPr>
            </w:pPr>
            <w:r w:rsidRPr="0087602D">
              <w:rPr>
                <w:rFonts w:eastAsia="Arial"/>
                <w:strike/>
                <w:color w:val="000000" w:themeColor="text1"/>
                <w:szCs w:val="20"/>
              </w:rPr>
              <w:t>Feasible within project constraints</w:t>
            </w:r>
          </w:p>
          <w:p w14:paraId="20CB891A" w14:textId="77777777" w:rsidR="00A55B53" w:rsidRPr="0087602D" w:rsidRDefault="00A55B53" w:rsidP="00535342">
            <w:pPr>
              <w:rPr>
                <w:strike/>
              </w:rPr>
            </w:pPr>
            <w:r w:rsidRPr="0087602D">
              <w:rPr>
                <w:rFonts w:eastAsia="Arial"/>
                <w:strike/>
                <w:color w:val="000000" w:themeColor="text1"/>
                <w:szCs w:val="20"/>
              </w:rPr>
              <w:t>(Yes/No)</w:t>
            </w:r>
          </w:p>
          <w:p w14:paraId="3B577D51" w14:textId="77777777" w:rsidR="00A55B53" w:rsidRPr="0087602D" w:rsidRDefault="00A55B53" w:rsidP="00535342">
            <w:pPr>
              <w:rPr>
                <w:strike/>
              </w:rPr>
            </w:pPr>
            <w:r w:rsidRPr="0087602D">
              <w:rPr>
                <w:rFonts w:eastAsia="Arial"/>
                <w:i/>
                <w:iCs/>
                <w:strike/>
                <w:color w:val="000000" w:themeColor="text1"/>
                <w:szCs w:val="20"/>
              </w:rPr>
              <w:t xml:space="preserve">Note: Add the impact of requirement on operating environment </w:t>
            </w:r>
            <w:r w:rsidRPr="0087602D">
              <w:rPr>
                <w:rFonts w:eastAsia="Arial"/>
                <w:i/>
                <w:iCs/>
                <w:strike/>
                <w:color w:val="000000" w:themeColor="text1"/>
                <w:szCs w:val="20"/>
              </w:rPr>
              <w:lastRenderedPageBreak/>
              <w:t>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6F6238" w14:textId="77777777" w:rsidR="00A55B53" w:rsidRPr="0087602D" w:rsidRDefault="00A55B53" w:rsidP="00535342">
            <w:pPr>
              <w:pStyle w:val="TableText"/>
              <w:snapToGrid w:val="0"/>
              <w:rPr>
                <w:strike/>
              </w:rPr>
            </w:pPr>
            <w:r w:rsidRPr="0087602D">
              <w:rPr>
                <w:strike/>
              </w:rPr>
              <w:lastRenderedPageBreak/>
              <w:t>YES</w:t>
            </w:r>
          </w:p>
          <w:p w14:paraId="1A17D75C" w14:textId="77777777" w:rsidR="00A55B53" w:rsidRPr="0087602D" w:rsidRDefault="00A55B53" w:rsidP="00535342">
            <w:pPr>
              <w:rPr>
                <w:strike/>
              </w:rPr>
            </w:pPr>
          </w:p>
        </w:tc>
      </w:tr>
      <w:tr w:rsidR="00A55B53" w:rsidRPr="0087602D" w14:paraId="4ABEBC8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6326FFA" w14:textId="77777777" w:rsidR="00A55B53" w:rsidRPr="0087602D" w:rsidRDefault="00A55B53" w:rsidP="00535342">
            <w:pPr>
              <w:rPr>
                <w:strike/>
              </w:rPr>
            </w:pPr>
            <w:r w:rsidRPr="0087602D">
              <w:rPr>
                <w:rFonts w:eastAsia="Arial"/>
                <w:strike/>
                <w:color w:val="000000" w:themeColor="text1"/>
                <w:szCs w:val="20"/>
              </w:rPr>
              <w:t>Critical</w:t>
            </w:r>
          </w:p>
          <w:p w14:paraId="37FEBA4A" w14:textId="77777777" w:rsidR="00A55B53" w:rsidRPr="0087602D" w:rsidRDefault="00A55B53" w:rsidP="00535342">
            <w:pPr>
              <w:rPr>
                <w:strike/>
              </w:rPr>
            </w:pPr>
            <w:r w:rsidRPr="0087602D">
              <w:rPr>
                <w:rFonts w:eastAsia="Arial"/>
                <w:strike/>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3D7503" w14:textId="77777777" w:rsidR="00A55B53" w:rsidRPr="0087602D" w:rsidRDefault="00A55B53" w:rsidP="00535342">
            <w:pPr>
              <w:rPr>
                <w:strike/>
              </w:rPr>
            </w:pPr>
            <w:r w:rsidRPr="0087602D">
              <w:rPr>
                <w:strike/>
              </w:rPr>
              <w:t>YES</w:t>
            </w:r>
          </w:p>
        </w:tc>
      </w:tr>
      <w:tr w:rsidR="00A55B53" w:rsidRPr="0087602D" w14:paraId="42CA823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2541324" w14:textId="77777777" w:rsidR="00A55B53" w:rsidRPr="0087602D" w:rsidRDefault="00A55B53" w:rsidP="00535342">
            <w:pPr>
              <w:rPr>
                <w:rFonts w:eastAsia="Arial"/>
                <w:strike/>
                <w:color w:val="000000" w:themeColor="text1"/>
                <w:szCs w:val="20"/>
              </w:rPr>
            </w:pPr>
            <w:r w:rsidRPr="0087602D">
              <w:rPr>
                <w:strike/>
              </w:rPr>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6EFC1C" w14:textId="77777777" w:rsidR="00A55B53" w:rsidRPr="0087602D" w:rsidRDefault="00A55B53" w:rsidP="00535342">
            <w:pPr>
              <w:rPr>
                <w:strike/>
              </w:rPr>
            </w:pPr>
            <w:r w:rsidRPr="0087602D">
              <w:rPr>
                <w:strike/>
              </w:rPr>
              <w:t>Acceptance Criteria for this requirement should be as per SECTION-6 ACCEPTANCE CRITERIA</w:t>
            </w:r>
          </w:p>
        </w:tc>
      </w:tr>
    </w:tbl>
    <w:p w14:paraId="6DF20265" w14:textId="77777777" w:rsidR="00A55B53" w:rsidRPr="00123177" w:rsidRDefault="00A55B53" w:rsidP="00A55B53">
      <w:pPr>
        <w:pStyle w:val="BodyText"/>
        <w:rPr>
          <w:rFonts w:eastAsia="Arial"/>
        </w:rPr>
      </w:pPr>
    </w:p>
    <w:p w14:paraId="7852C00B" w14:textId="77777777" w:rsidR="00A55B53" w:rsidRPr="00123177" w:rsidRDefault="00A55B53" w:rsidP="00A55B53">
      <w:pPr>
        <w:rPr>
          <w:rFonts w:eastAsia="Arial"/>
          <w:szCs w:val="20"/>
        </w:rPr>
      </w:pPr>
    </w:p>
    <w:p w14:paraId="199E60CE" w14:textId="77777777" w:rsidR="00A55B53" w:rsidRPr="00123177" w:rsidRDefault="00A55B53" w:rsidP="00A55B53">
      <w:pPr>
        <w:rPr>
          <w:rFonts w:eastAsia="Arial"/>
          <w:szCs w:val="20"/>
        </w:rPr>
      </w:pPr>
    </w:p>
    <w:p w14:paraId="6BF48D95" w14:textId="77777777" w:rsidR="00A55B53" w:rsidRPr="00123177" w:rsidRDefault="00A55B53" w:rsidP="00A55B53">
      <w:pPr>
        <w:pStyle w:val="Heading5"/>
        <w:rPr>
          <w:rFonts w:eastAsia="Arial"/>
        </w:rPr>
      </w:pPr>
      <w:r w:rsidRPr="00123177">
        <w:rPr>
          <w:rFonts w:eastAsia="Arial"/>
          <w:sz w:val="20"/>
          <w:szCs w:val="20"/>
        </w:rPr>
        <w:t xml:space="preserve">Requirement of </w:t>
      </w:r>
      <w:r w:rsidRPr="00123177">
        <w:rPr>
          <w:rStyle w:val="ui-provider"/>
          <w:sz w:val="20"/>
          <w:szCs w:val="20"/>
        </w:rPr>
        <w:t>UDS routine support to reset the NvM counter of the 400V side solid state switch open under load event.</w:t>
      </w:r>
    </w:p>
    <w:tbl>
      <w:tblPr>
        <w:tblW w:w="9300" w:type="dxa"/>
        <w:tblInd w:w="103" w:type="dxa"/>
        <w:tblLook w:val="06A0" w:firstRow="1" w:lastRow="0" w:firstColumn="1" w:lastColumn="0" w:noHBand="1" w:noVBand="1"/>
      </w:tblPr>
      <w:tblGrid>
        <w:gridCol w:w="1456"/>
        <w:gridCol w:w="7844"/>
      </w:tblGrid>
      <w:tr w:rsidR="00A55B53" w:rsidRPr="0087602D" w14:paraId="13B9C0B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FE889A9" w14:textId="77777777" w:rsidR="00A55B53" w:rsidRPr="0087602D" w:rsidRDefault="00A55B53" w:rsidP="00535342">
            <w:pPr>
              <w:rPr>
                <w:strike/>
              </w:rPr>
            </w:pPr>
            <w:r w:rsidRPr="0087602D">
              <w:rPr>
                <w:rFonts w:eastAsia="Arial"/>
                <w:b/>
                <w:bCs/>
                <w:strike/>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6F5EE0A" w14:textId="77777777" w:rsidR="00A55B53" w:rsidRPr="0087602D" w:rsidRDefault="00A55B53" w:rsidP="00535342">
            <w:pPr>
              <w:rPr>
                <w:strike/>
              </w:rPr>
            </w:pPr>
            <w:r w:rsidRPr="0087602D">
              <w:rPr>
                <w:rFonts w:eastAsia="Arial"/>
                <w:b/>
                <w:bCs/>
                <w:strike/>
                <w:color w:val="000000" w:themeColor="text1"/>
                <w:szCs w:val="20"/>
              </w:rPr>
              <w:t>Description</w:t>
            </w:r>
          </w:p>
        </w:tc>
      </w:tr>
      <w:tr w:rsidR="00A55B53" w:rsidRPr="0087602D" w14:paraId="05E61906"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822E01B" w14:textId="77777777" w:rsidR="00A55B53" w:rsidRPr="0087602D" w:rsidRDefault="00A55B53" w:rsidP="00535342">
            <w:pPr>
              <w:rPr>
                <w:strike/>
              </w:rPr>
            </w:pPr>
            <w:r w:rsidRPr="0087602D">
              <w:rPr>
                <w:rFonts w:eastAsia="Arial"/>
                <w:strike/>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FC4B6B" w14:textId="77777777" w:rsidR="00A55B53" w:rsidRPr="0087602D" w:rsidRDefault="00A55B53" w:rsidP="00535342">
            <w:pPr>
              <w:rPr>
                <w:strike/>
              </w:rPr>
            </w:pPr>
            <w:r w:rsidRPr="0087602D">
              <w:rPr>
                <w:rFonts w:eastAsia="Arial"/>
                <w:strike/>
                <w:color w:val="000000" w:themeColor="text1"/>
              </w:rPr>
              <w:t>SWRS_Diag_111</w:t>
            </w:r>
          </w:p>
        </w:tc>
      </w:tr>
      <w:tr w:rsidR="00A55B53" w:rsidRPr="0087602D" w14:paraId="106FBCA3"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75AA3CA" w14:textId="77777777" w:rsidR="00A55B53" w:rsidRPr="0087602D" w:rsidRDefault="00A55B53" w:rsidP="00535342">
            <w:pPr>
              <w:rPr>
                <w:rFonts w:eastAsia="Arial"/>
                <w:strike/>
                <w:color w:val="000000" w:themeColor="text1"/>
              </w:rPr>
            </w:pPr>
            <w:r w:rsidRPr="0087602D">
              <w:rPr>
                <w:rFonts w:eastAsia="Arial"/>
                <w:strike/>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4A6775" w14:textId="78A9C9F1" w:rsidR="00A55B53" w:rsidRPr="0087602D" w:rsidRDefault="00A55B53" w:rsidP="00535342">
            <w:pPr>
              <w:rPr>
                <w:rFonts w:eastAsia="Arial"/>
                <w:strike/>
                <w:color w:val="000000" w:themeColor="text1"/>
              </w:rPr>
            </w:pPr>
            <w:r w:rsidRPr="0087602D">
              <w:rPr>
                <w:rFonts w:eastAsia="Arial"/>
                <w:strike/>
                <w:color w:val="000000" w:themeColor="text1"/>
              </w:rPr>
              <w:t>SDS-HVDCDC-234</w:t>
            </w:r>
            <w:r w:rsidR="0087602D">
              <w:rPr>
                <w:rFonts w:eastAsia="Arial"/>
                <w:strike/>
                <w:color w:val="000000" w:themeColor="text1"/>
              </w:rPr>
              <w:t xml:space="preserve"> (Obsolute in 2.5)</w:t>
            </w:r>
          </w:p>
        </w:tc>
      </w:tr>
      <w:tr w:rsidR="00A55B53" w:rsidRPr="0087602D" w14:paraId="00D7211B"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9A4777B" w14:textId="77777777" w:rsidR="00A55B53" w:rsidRPr="0087602D" w:rsidRDefault="00A55B53" w:rsidP="00535342">
            <w:pPr>
              <w:rPr>
                <w:rFonts w:eastAsia="Arial"/>
                <w:strike/>
                <w:color w:val="000000" w:themeColor="text1"/>
              </w:rPr>
            </w:pPr>
            <w:r w:rsidRPr="0087602D">
              <w:rPr>
                <w:strike/>
              </w:rPr>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88815A" w14:textId="77777777" w:rsidR="00A55B53" w:rsidRPr="0087602D" w:rsidRDefault="00A55B53" w:rsidP="00535342">
            <w:pPr>
              <w:rPr>
                <w:rFonts w:eastAsia="Arial"/>
                <w:strike/>
                <w:color w:val="000000" w:themeColor="text1"/>
              </w:rPr>
            </w:pPr>
            <w:r w:rsidRPr="0087602D">
              <w:rPr>
                <w:strike/>
              </w:rPr>
              <w:t>Pre C-Sample/PF3.0 Phase-2</w:t>
            </w:r>
          </w:p>
        </w:tc>
      </w:tr>
      <w:tr w:rsidR="00A55B53" w:rsidRPr="0087602D" w14:paraId="353A3EDC"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581DC041" w14:textId="77777777" w:rsidR="00A55B53" w:rsidRPr="0087602D" w:rsidRDefault="00A55B53" w:rsidP="00535342">
            <w:pPr>
              <w:rPr>
                <w:strike/>
              </w:rPr>
            </w:pPr>
            <w:r w:rsidRPr="0087602D">
              <w:rPr>
                <w:rFonts w:eastAsia="Arial"/>
                <w:strike/>
                <w:color w:val="000000" w:themeColor="text1"/>
                <w:szCs w:val="20"/>
              </w:rPr>
              <w:t>Purpose</w:t>
            </w:r>
            <w:r w:rsidRPr="0087602D">
              <w:rPr>
                <w:rFonts w:eastAsia="Arial"/>
                <w:strike/>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656758" w14:textId="77777777" w:rsidR="00A55B53" w:rsidRPr="0087602D" w:rsidRDefault="00A55B53" w:rsidP="00535342">
            <w:pPr>
              <w:rPr>
                <w:rFonts w:eastAsia="Arial"/>
                <w:strike/>
                <w:szCs w:val="20"/>
              </w:rPr>
            </w:pPr>
            <w:r w:rsidRPr="0087602D">
              <w:rPr>
                <w:rStyle w:val="ui-provider"/>
                <w:strike/>
              </w:rPr>
              <w:t>The HVDCDC shall implement a UDS routine to reset the NvM counter of the 400V side solid state switch open under load event.</w:t>
            </w:r>
          </w:p>
        </w:tc>
      </w:tr>
      <w:tr w:rsidR="00A55B53" w:rsidRPr="0087602D" w14:paraId="3F8EA9A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68A57FD" w14:textId="77777777" w:rsidR="00A55B53" w:rsidRPr="0087602D" w:rsidRDefault="00A55B53" w:rsidP="00535342">
            <w:pPr>
              <w:rPr>
                <w:strike/>
              </w:rPr>
            </w:pPr>
            <w:r w:rsidRPr="0087602D">
              <w:rPr>
                <w:rFonts w:eastAsia="Arial"/>
                <w:strike/>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5E451F" w14:textId="77777777" w:rsidR="00A55B53" w:rsidRPr="0087602D" w:rsidRDefault="00A55B53" w:rsidP="00535342">
            <w:pPr>
              <w:rPr>
                <w:strike/>
              </w:rPr>
            </w:pPr>
            <w:r w:rsidRPr="0087602D">
              <w:rPr>
                <w:rFonts w:eastAsia="Arial"/>
                <w:strike/>
              </w:rPr>
              <w:t>No Such derived requirement is applicable.</w:t>
            </w:r>
          </w:p>
        </w:tc>
      </w:tr>
      <w:tr w:rsidR="00A55B53" w:rsidRPr="0087602D" w14:paraId="569F314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F0F3B04" w14:textId="77777777" w:rsidR="00A55B53" w:rsidRPr="0087602D" w:rsidRDefault="00A55B53" w:rsidP="00535342">
            <w:pPr>
              <w:rPr>
                <w:rFonts w:eastAsia="Arial"/>
                <w:strike/>
                <w:color w:val="000000" w:themeColor="text1"/>
                <w:szCs w:val="20"/>
              </w:rPr>
            </w:pPr>
            <w:r w:rsidRPr="0087602D">
              <w:rPr>
                <w:rFonts w:eastAsia="Arial"/>
                <w:strike/>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57F001" w14:textId="77777777" w:rsidR="00A55B53" w:rsidRPr="0087602D" w:rsidRDefault="00A55B53" w:rsidP="00535342">
            <w:pPr>
              <w:rPr>
                <w:rFonts w:eastAsia="Arial"/>
                <w:strike/>
                <w:color w:val="000000" w:themeColor="text1"/>
                <w:szCs w:val="20"/>
              </w:rPr>
            </w:pPr>
            <w:r w:rsidRPr="0087602D">
              <w:rPr>
                <w:rFonts w:eastAsia="Arial"/>
                <w:strike/>
                <w:color w:val="000000" w:themeColor="text1"/>
                <w:szCs w:val="20"/>
              </w:rPr>
              <w:t>High</w:t>
            </w:r>
          </w:p>
        </w:tc>
      </w:tr>
      <w:tr w:rsidR="00A55B53" w:rsidRPr="0087602D" w14:paraId="3DFA2F7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4314AC1" w14:textId="77777777" w:rsidR="00A55B53" w:rsidRPr="0087602D" w:rsidRDefault="00A55B53" w:rsidP="00535342">
            <w:pPr>
              <w:rPr>
                <w:strike/>
              </w:rPr>
            </w:pPr>
            <w:r w:rsidRPr="0087602D">
              <w:rPr>
                <w:rFonts w:eastAsia="Arial"/>
                <w:strike/>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0D942B" w14:textId="77777777" w:rsidR="00A55B53" w:rsidRPr="0087602D" w:rsidRDefault="00A55B53" w:rsidP="00535342">
            <w:pPr>
              <w:rPr>
                <w:strike/>
              </w:rPr>
            </w:pPr>
            <w:r w:rsidRPr="0087602D">
              <w:rPr>
                <w:rFonts w:eastAsia="Arial"/>
                <w:strike/>
                <w:color w:val="000000" w:themeColor="text1"/>
                <w:szCs w:val="20"/>
              </w:rPr>
              <w:t>No Specific access restrictions is applicable.</w:t>
            </w:r>
          </w:p>
        </w:tc>
      </w:tr>
      <w:tr w:rsidR="00A55B53" w:rsidRPr="0087602D" w14:paraId="2EAF7F7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1FB5C51" w14:textId="77777777" w:rsidR="00A55B53" w:rsidRPr="0087602D" w:rsidRDefault="00A55B53" w:rsidP="00535342">
            <w:pPr>
              <w:rPr>
                <w:strike/>
              </w:rPr>
            </w:pPr>
            <w:r w:rsidRPr="0087602D">
              <w:rPr>
                <w:rFonts w:eastAsia="Arial"/>
                <w:strike/>
                <w:color w:val="000000" w:themeColor="text1"/>
                <w:szCs w:val="20"/>
              </w:rPr>
              <w:t>Input(s)</w:t>
            </w:r>
            <w:r w:rsidRPr="0087602D">
              <w:rPr>
                <w:rFonts w:eastAsia="Arial"/>
                <w:b/>
                <w:bCs/>
                <w:strike/>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116DD5" w14:textId="77777777" w:rsidR="00A55B53" w:rsidRPr="0087602D" w:rsidRDefault="00A55B53" w:rsidP="00535342">
            <w:pPr>
              <w:spacing w:line="259" w:lineRule="auto"/>
              <w:rPr>
                <w:strike/>
              </w:rPr>
            </w:pPr>
          </w:p>
        </w:tc>
      </w:tr>
      <w:tr w:rsidR="00A55B53" w:rsidRPr="0087602D" w14:paraId="41B8ECB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DBAA299" w14:textId="77777777" w:rsidR="00A55B53" w:rsidRPr="0087602D" w:rsidRDefault="00A55B53" w:rsidP="00535342">
            <w:pPr>
              <w:rPr>
                <w:strike/>
              </w:rPr>
            </w:pPr>
            <w:r w:rsidRPr="0087602D">
              <w:rPr>
                <w:rFonts w:eastAsia="Arial"/>
                <w:strike/>
                <w:color w:val="000000" w:themeColor="text1"/>
                <w:szCs w:val="20"/>
              </w:rPr>
              <w:t>Output(s)</w:t>
            </w:r>
            <w:r w:rsidRPr="0087602D">
              <w:rPr>
                <w:rFonts w:eastAsia="Arial"/>
                <w:b/>
                <w:bCs/>
                <w:strike/>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FC864D" w14:textId="77777777" w:rsidR="00A55B53" w:rsidRPr="0087602D" w:rsidRDefault="00A55B53" w:rsidP="00535342">
            <w:pPr>
              <w:spacing w:line="259" w:lineRule="auto"/>
              <w:rPr>
                <w:rFonts w:eastAsia="Arial"/>
                <w:strike/>
                <w:color w:val="000000" w:themeColor="text1"/>
                <w:szCs w:val="20"/>
              </w:rPr>
            </w:pPr>
          </w:p>
        </w:tc>
      </w:tr>
      <w:tr w:rsidR="00A55B53" w:rsidRPr="0087602D" w14:paraId="4296007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E5E4A40" w14:textId="77777777" w:rsidR="00A55B53" w:rsidRPr="0087602D" w:rsidRDefault="00A55B53" w:rsidP="00535342">
            <w:pPr>
              <w:rPr>
                <w:strike/>
              </w:rPr>
            </w:pPr>
            <w:r w:rsidRPr="0087602D">
              <w:rPr>
                <w:rFonts w:eastAsia="Arial"/>
                <w:strike/>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53594F" w14:textId="77777777" w:rsidR="00A55B53" w:rsidRPr="0087602D" w:rsidRDefault="00A55B53" w:rsidP="00535342">
            <w:pPr>
              <w:spacing w:line="259" w:lineRule="auto"/>
              <w:rPr>
                <w:rFonts w:eastAsia="Arial"/>
                <w:strike/>
              </w:rPr>
            </w:pPr>
          </w:p>
        </w:tc>
      </w:tr>
      <w:tr w:rsidR="00A55B53" w:rsidRPr="0087602D" w14:paraId="7FE7D98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F9BD99A" w14:textId="77777777" w:rsidR="00A55B53" w:rsidRPr="0087602D" w:rsidRDefault="00A55B53" w:rsidP="00535342">
            <w:pPr>
              <w:rPr>
                <w:strike/>
              </w:rPr>
            </w:pPr>
            <w:r w:rsidRPr="0087602D">
              <w:rPr>
                <w:rFonts w:eastAsia="Arial"/>
                <w:strike/>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F7A7A8" w14:textId="77777777" w:rsidR="00A55B53" w:rsidRPr="0087602D" w:rsidRDefault="00A55B53" w:rsidP="00535342">
            <w:pPr>
              <w:rPr>
                <w:strike/>
              </w:rPr>
            </w:pPr>
            <w:r w:rsidRPr="0087602D">
              <w:rPr>
                <w:strike/>
              </w:rPr>
              <w:t>No such mandatory fields is applicable.</w:t>
            </w:r>
          </w:p>
        </w:tc>
      </w:tr>
      <w:tr w:rsidR="00A55B53" w:rsidRPr="0087602D" w14:paraId="382B882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902544" w14:textId="77777777" w:rsidR="00A55B53" w:rsidRPr="0087602D" w:rsidRDefault="00A55B53" w:rsidP="00535342">
            <w:pPr>
              <w:rPr>
                <w:strike/>
              </w:rPr>
            </w:pPr>
            <w:r w:rsidRPr="0087602D">
              <w:rPr>
                <w:rFonts w:eastAsia="Arial"/>
                <w:strike/>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F2A833" w14:textId="77777777" w:rsidR="00A55B53" w:rsidRPr="0087602D" w:rsidRDefault="00A55B53" w:rsidP="00535342">
            <w:pPr>
              <w:rPr>
                <w:strike/>
              </w:rPr>
            </w:pPr>
            <w:r w:rsidRPr="0087602D">
              <w:rPr>
                <w:strike/>
              </w:rPr>
              <w:t>HVDCDCStatus = 0, NHVDCDCStatusDebug =0, NHVDCDCFault = 0 (No Faults)</w:t>
            </w:r>
          </w:p>
        </w:tc>
      </w:tr>
      <w:tr w:rsidR="00A55B53" w:rsidRPr="0087602D" w14:paraId="66A1D06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91392B7" w14:textId="77777777" w:rsidR="00A55B53" w:rsidRPr="0087602D" w:rsidRDefault="00A55B53" w:rsidP="00535342">
            <w:pPr>
              <w:rPr>
                <w:strike/>
              </w:rPr>
            </w:pPr>
            <w:r w:rsidRPr="0087602D">
              <w:rPr>
                <w:rFonts w:eastAsia="Arial"/>
                <w:strike/>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F0600D" w14:textId="77777777" w:rsidR="00A55B53" w:rsidRPr="0087602D" w:rsidRDefault="00A55B53" w:rsidP="00535342">
            <w:pPr>
              <w:rPr>
                <w:strike/>
              </w:rPr>
            </w:pPr>
            <w:r w:rsidRPr="0087602D">
              <w:rPr>
                <w:strike/>
                <w:szCs w:val="20"/>
              </w:rPr>
              <w:t>Default values shall be applicable with respect to Pre-Loaded Values</w:t>
            </w:r>
          </w:p>
        </w:tc>
      </w:tr>
      <w:tr w:rsidR="00A55B53" w:rsidRPr="0087602D" w14:paraId="379A453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8C3E43D" w14:textId="77777777" w:rsidR="00A55B53" w:rsidRPr="0087602D" w:rsidRDefault="00A55B53" w:rsidP="00535342">
            <w:pPr>
              <w:rPr>
                <w:strike/>
              </w:rPr>
            </w:pPr>
            <w:r w:rsidRPr="0087602D">
              <w:rPr>
                <w:rFonts w:eastAsia="Arial"/>
                <w:strike/>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17F18B" w14:textId="77777777" w:rsidR="00A55B53" w:rsidRPr="0087602D" w:rsidRDefault="00A55B53" w:rsidP="00535342">
            <w:pPr>
              <w:rPr>
                <w:strike/>
              </w:rPr>
            </w:pPr>
            <w:r w:rsidRPr="0087602D">
              <w:rPr>
                <w:strike/>
                <w:szCs w:val="20"/>
              </w:rPr>
              <w:t>Valid range value is not required.</w:t>
            </w:r>
          </w:p>
        </w:tc>
      </w:tr>
      <w:tr w:rsidR="00A55B53" w:rsidRPr="0087602D" w14:paraId="0DC6EF0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45E92D8" w14:textId="77777777" w:rsidR="00A55B53" w:rsidRPr="0087602D" w:rsidRDefault="00A55B53" w:rsidP="00535342">
            <w:pPr>
              <w:rPr>
                <w:strike/>
              </w:rPr>
            </w:pPr>
            <w:r w:rsidRPr="0087602D">
              <w:rPr>
                <w:rFonts w:eastAsia="Arial"/>
                <w:strike/>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343AF7" w14:textId="77777777" w:rsidR="00A55B53" w:rsidRPr="0087602D" w:rsidRDefault="00A55B53" w:rsidP="00535342">
            <w:pPr>
              <w:rPr>
                <w:strike/>
              </w:rPr>
            </w:pPr>
            <w:r w:rsidRPr="0087602D">
              <w:rPr>
                <w:strike/>
                <w:szCs w:val="20"/>
              </w:rPr>
              <w:t>Data latency period is not applicable</w:t>
            </w:r>
          </w:p>
        </w:tc>
      </w:tr>
      <w:tr w:rsidR="00A55B53" w:rsidRPr="0087602D" w14:paraId="3C79C80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3CD669E" w14:textId="77777777" w:rsidR="00A55B53" w:rsidRPr="0087602D" w:rsidRDefault="00A55B53" w:rsidP="00535342">
            <w:pPr>
              <w:rPr>
                <w:strike/>
              </w:rPr>
            </w:pPr>
            <w:r w:rsidRPr="0087602D">
              <w:rPr>
                <w:rFonts w:eastAsia="Arial"/>
                <w:strike/>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E68B46" w14:textId="77777777" w:rsidR="00A55B53" w:rsidRPr="0087602D" w:rsidRDefault="00A55B53" w:rsidP="00535342">
            <w:pPr>
              <w:rPr>
                <w:strike/>
              </w:rPr>
            </w:pPr>
            <w:r w:rsidRPr="0087602D">
              <w:rPr>
                <w:strike/>
                <w:szCs w:val="20"/>
              </w:rPr>
              <w:t>Data Retention period is not applicable.</w:t>
            </w:r>
          </w:p>
        </w:tc>
      </w:tr>
      <w:tr w:rsidR="00A55B53" w:rsidRPr="0087602D" w14:paraId="182FCC6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6FBBF50" w14:textId="77777777" w:rsidR="00A55B53" w:rsidRPr="0087602D" w:rsidRDefault="00A55B53" w:rsidP="00535342">
            <w:pPr>
              <w:rPr>
                <w:strike/>
              </w:rPr>
            </w:pPr>
            <w:r w:rsidRPr="0087602D">
              <w:rPr>
                <w:rFonts w:eastAsia="Arial"/>
                <w:strike/>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E722D3" w14:textId="77777777" w:rsidR="00A55B53" w:rsidRPr="0087602D" w:rsidRDefault="00A55B53" w:rsidP="00535342">
            <w:pPr>
              <w:rPr>
                <w:strike/>
              </w:rPr>
            </w:pPr>
            <w:r w:rsidRPr="0087602D">
              <w:rPr>
                <w:strike/>
                <w:szCs w:val="20"/>
              </w:rPr>
              <w:t>Data rate is not applicable.</w:t>
            </w:r>
          </w:p>
        </w:tc>
      </w:tr>
      <w:tr w:rsidR="00A55B53" w:rsidRPr="0087602D" w14:paraId="064367A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C227EB" w14:textId="77777777" w:rsidR="00A55B53" w:rsidRPr="0087602D" w:rsidRDefault="00A55B53" w:rsidP="00535342">
            <w:pPr>
              <w:rPr>
                <w:strike/>
              </w:rPr>
            </w:pPr>
            <w:r w:rsidRPr="0087602D">
              <w:rPr>
                <w:rFonts w:eastAsia="Arial"/>
                <w:strike/>
                <w:color w:val="000000" w:themeColor="text1"/>
                <w:szCs w:val="20"/>
              </w:rPr>
              <w:lastRenderedPageBreak/>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8256A9" w14:textId="77777777" w:rsidR="00A55B53" w:rsidRPr="0087602D" w:rsidRDefault="00A55B53" w:rsidP="00535342">
            <w:pPr>
              <w:spacing w:line="259" w:lineRule="auto"/>
              <w:rPr>
                <w:rFonts w:eastAsia="Arial"/>
                <w:strike/>
                <w:color w:val="000000" w:themeColor="text1"/>
                <w:szCs w:val="20"/>
              </w:rPr>
            </w:pPr>
            <w:r w:rsidRPr="0087602D">
              <w:rPr>
                <w:strike/>
                <w:szCs w:val="20"/>
              </w:rPr>
              <w:t>External event is not required.</w:t>
            </w:r>
          </w:p>
        </w:tc>
      </w:tr>
      <w:tr w:rsidR="00A55B53" w:rsidRPr="0087602D" w14:paraId="356A2A0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EBB4AD" w14:textId="77777777" w:rsidR="00A55B53" w:rsidRPr="0087602D" w:rsidRDefault="00A55B53" w:rsidP="00535342">
            <w:pPr>
              <w:rPr>
                <w:strike/>
              </w:rPr>
            </w:pPr>
            <w:r w:rsidRPr="0087602D">
              <w:rPr>
                <w:rFonts w:eastAsia="Arial"/>
                <w:strike/>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7F303C" w14:textId="77777777" w:rsidR="00A55B53" w:rsidRPr="0087602D" w:rsidRDefault="00A55B53" w:rsidP="00535342">
            <w:pPr>
              <w:rPr>
                <w:strike/>
              </w:rPr>
            </w:pPr>
            <w:r w:rsidRPr="0087602D">
              <w:rPr>
                <w:strike/>
                <w:szCs w:val="20"/>
              </w:rPr>
              <w:t>Temporal event is not applicable.</w:t>
            </w:r>
          </w:p>
        </w:tc>
      </w:tr>
      <w:tr w:rsidR="00A55B53" w:rsidRPr="0087602D" w14:paraId="529F110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4DB9CF8" w14:textId="77777777" w:rsidR="00A55B53" w:rsidRPr="0087602D" w:rsidRDefault="00A55B53" w:rsidP="00535342">
            <w:pPr>
              <w:rPr>
                <w:strike/>
              </w:rPr>
            </w:pPr>
            <w:r w:rsidRPr="0087602D">
              <w:rPr>
                <w:rFonts w:eastAsia="Arial"/>
                <w:strike/>
                <w:color w:val="000000" w:themeColor="text1"/>
                <w:szCs w:val="20"/>
              </w:rPr>
              <w:t xml:space="preserve">Validation Rules/ </w:t>
            </w:r>
          </w:p>
          <w:p w14:paraId="3821C00B" w14:textId="77777777" w:rsidR="00A55B53" w:rsidRPr="0087602D" w:rsidRDefault="00A55B53" w:rsidP="00535342">
            <w:pPr>
              <w:rPr>
                <w:strike/>
              </w:rPr>
            </w:pPr>
            <w:r w:rsidRPr="0087602D">
              <w:rPr>
                <w:rFonts w:eastAsia="Arial"/>
                <w:strike/>
                <w:color w:val="000000" w:themeColor="text1"/>
                <w:szCs w:val="20"/>
              </w:rPr>
              <w:t>Verification criteria</w:t>
            </w:r>
            <w:r w:rsidRPr="0087602D">
              <w:rPr>
                <w:rFonts w:eastAsia="Arial"/>
                <w:strike/>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D139B2" w14:textId="77777777" w:rsidR="00A55B53" w:rsidRPr="0087602D" w:rsidRDefault="00A55B53" w:rsidP="00535342">
            <w:pPr>
              <w:pStyle w:val="TableText"/>
              <w:snapToGrid w:val="0"/>
              <w:rPr>
                <w:strike/>
              </w:rPr>
            </w:pPr>
            <w:r w:rsidRPr="0087602D">
              <w:rPr>
                <w:rFonts w:eastAsia="Arial"/>
                <w:strike/>
                <w:color w:val="000000" w:themeColor="text1"/>
              </w:rPr>
              <w:t>Verify the CAN messages and CAN signal mentioned in input and out section on CANalyzer Tool</w:t>
            </w:r>
          </w:p>
        </w:tc>
      </w:tr>
      <w:tr w:rsidR="00A55B53" w:rsidRPr="0087602D" w14:paraId="2686027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5CBEDE" w14:textId="77777777" w:rsidR="00A55B53" w:rsidRPr="0087602D" w:rsidRDefault="00A55B53" w:rsidP="00535342">
            <w:pPr>
              <w:rPr>
                <w:strike/>
              </w:rPr>
            </w:pPr>
            <w:r w:rsidRPr="0087602D">
              <w:rPr>
                <w:rFonts w:eastAsia="Arial"/>
                <w:strike/>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131127" w14:textId="77777777" w:rsidR="00A55B53" w:rsidRPr="0087602D" w:rsidRDefault="00A55B53" w:rsidP="00535342">
            <w:pPr>
              <w:rPr>
                <w:strike/>
              </w:rPr>
            </w:pPr>
            <w:r w:rsidRPr="0087602D">
              <w:rPr>
                <w:strike/>
                <w:szCs w:val="20"/>
              </w:rPr>
              <w:t>Constraints is not applicable.</w:t>
            </w:r>
          </w:p>
        </w:tc>
      </w:tr>
      <w:tr w:rsidR="00A55B53" w:rsidRPr="0087602D" w14:paraId="2BAA56B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E18C439" w14:textId="77777777" w:rsidR="00A55B53" w:rsidRPr="0087602D" w:rsidRDefault="00A55B53" w:rsidP="00535342">
            <w:pPr>
              <w:rPr>
                <w:strike/>
              </w:rPr>
            </w:pPr>
            <w:r w:rsidRPr="0087602D">
              <w:rPr>
                <w:rFonts w:eastAsia="Arial"/>
                <w:strike/>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2CC5BB" w14:textId="77777777" w:rsidR="00A55B53" w:rsidRPr="0087602D" w:rsidRDefault="00A55B53" w:rsidP="00535342">
            <w:pPr>
              <w:rPr>
                <w:strike/>
              </w:rPr>
            </w:pPr>
            <w:r w:rsidRPr="0087602D">
              <w:rPr>
                <w:strike/>
                <w:szCs w:val="20"/>
              </w:rPr>
              <w:t>No effects on other system</w:t>
            </w:r>
          </w:p>
        </w:tc>
      </w:tr>
      <w:tr w:rsidR="00A55B53" w:rsidRPr="0087602D" w14:paraId="79C1B5D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0CCDA9B" w14:textId="77777777" w:rsidR="00A55B53" w:rsidRPr="0087602D" w:rsidRDefault="00A55B53" w:rsidP="00535342">
            <w:pPr>
              <w:rPr>
                <w:strike/>
              </w:rPr>
            </w:pPr>
            <w:r w:rsidRPr="0087602D">
              <w:rPr>
                <w:rFonts w:eastAsia="Arial"/>
                <w:strike/>
                <w:color w:val="000000" w:themeColor="text1"/>
                <w:szCs w:val="20"/>
              </w:rPr>
              <w:t>Testability with respect to test environment</w:t>
            </w:r>
          </w:p>
          <w:p w14:paraId="0DEB5463" w14:textId="77777777" w:rsidR="00A55B53" w:rsidRPr="0087602D" w:rsidRDefault="00A55B53" w:rsidP="00535342">
            <w:pPr>
              <w:rPr>
                <w:strike/>
              </w:rPr>
            </w:pPr>
            <w:r w:rsidRPr="0087602D">
              <w:rPr>
                <w:rFonts w:eastAsia="Arial"/>
                <w:strike/>
                <w:color w:val="000000" w:themeColor="text1"/>
                <w:szCs w:val="20"/>
              </w:rPr>
              <w:t>(Yes/No)</w:t>
            </w:r>
          </w:p>
          <w:p w14:paraId="181118E8" w14:textId="77777777" w:rsidR="00A55B53" w:rsidRPr="0087602D" w:rsidRDefault="00A55B53" w:rsidP="00535342">
            <w:pPr>
              <w:rPr>
                <w:strike/>
              </w:rPr>
            </w:pPr>
            <w:r w:rsidRPr="0087602D">
              <w:rPr>
                <w:rFonts w:eastAsia="Arial"/>
                <w:i/>
                <w:iCs/>
                <w:strike/>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F545EF" w14:textId="77777777" w:rsidR="00A55B53" w:rsidRPr="0087602D" w:rsidRDefault="00A55B53" w:rsidP="00535342">
            <w:pPr>
              <w:pStyle w:val="TableText"/>
              <w:snapToGrid w:val="0"/>
              <w:rPr>
                <w:strike/>
              </w:rPr>
            </w:pPr>
            <w:r w:rsidRPr="0087602D">
              <w:rPr>
                <w:strike/>
              </w:rPr>
              <w:t>YES</w:t>
            </w:r>
          </w:p>
          <w:p w14:paraId="7688D0DD" w14:textId="77777777" w:rsidR="00A55B53" w:rsidRPr="0087602D" w:rsidRDefault="00A55B53" w:rsidP="00535342">
            <w:pPr>
              <w:rPr>
                <w:strike/>
              </w:rPr>
            </w:pPr>
          </w:p>
        </w:tc>
      </w:tr>
      <w:tr w:rsidR="00A55B53" w:rsidRPr="0087602D" w14:paraId="1D6C4BD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769767C" w14:textId="77777777" w:rsidR="00A55B53" w:rsidRPr="0087602D" w:rsidRDefault="00A55B53" w:rsidP="00535342">
            <w:pPr>
              <w:rPr>
                <w:strike/>
              </w:rPr>
            </w:pPr>
            <w:r w:rsidRPr="0087602D">
              <w:rPr>
                <w:rFonts w:eastAsia="Arial"/>
                <w:strike/>
                <w:color w:val="000000" w:themeColor="text1"/>
                <w:szCs w:val="20"/>
              </w:rPr>
              <w:t>Feasible within project constraints</w:t>
            </w:r>
          </w:p>
          <w:p w14:paraId="43F33F40" w14:textId="77777777" w:rsidR="00A55B53" w:rsidRPr="0087602D" w:rsidRDefault="00A55B53" w:rsidP="00535342">
            <w:pPr>
              <w:rPr>
                <w:strike/>
              </w:rPr>
            </w:pPr>
            <w:r w:rsidRPr="0087602D">
              <w:rPr>
                <w:rFonts w:eastAsia="Arial"/>
                <w:strike/>
                <w:color w:val="000000" w:themeColor="text1"/>
                <w:szCs w:val="20"/>
              </w:rPr>
              <w:t>(Yes/No)</w:t>
            </w:r>
          </w:p>
          <w:p w14:paraId="65CE49AC" w14:textId="77777777" w:rsidR="00A55B53" w:rsidRPr="0087602D" w:rsidRDefault="00A55B53" w:rsidP="00535342">
            <w:pPr>
              <w:rPr>
                <w:strike/>
              </w:rPr>
            </w:pPr>
            <w:r w:rsidRPr="0087602D">
              <w:rPr>
                <w:rFonts w:eastAsia="Arial"/>
                <w:i/>
                <w:iCs/>
                <w:strike/>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ED3A01" w14:textId="77777777" w:rsidR="00A55B53" w:rsidRPr="0087602D" w:rsidRDefault="00A55B53" w:rsidP="00535342">
            <w:pPr>
              <w:pStyle w:val="TableText"/>
              <w:snapToGrid w:val="0"/>
              <w:rPr>
                <w:strike/>
              </w:rPr>
            </w:pPr>
            <w:r w:rsidRPr="0087602D">
              <w:rPr>
                <w:strike/>
              </w:rPr>
              <w:t>YES</w:t>
            </w:r>
          </w:p>
          <w:p w14:paraId="68D70F21" w14:textId="77777777" w:rsidR="00A55B53" w:rsidRPr="0087602D" w:rsidRDefault="00A55B53" w:rsidP="00535342">
            <w:pPr>
              <w:rPr>
                <w:strike/>
              </w:rPr>
            </w:pPr>
          </w:p>
        </w:tc>
      </w:tr>
      <w:tr w:rsidR="00A55B53" w:rsidRPr="0087602D" w14:paraId="58CD47F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EA7462F" w14:textId="77777777" w:rsidR="00A55B53" w:rsidRPr="0087602D" w:rsidRDefault="00A55B53" w:rsidP="00535342">
            <w:pPr>
              <w:rPr>
                <w:strike/>
              </w:rPr>
            </w:pPr>
            <w:r w:rsidRPr="0087602D">
              <w:rPr>
                <w:rFonts w:eastAsia="Arial"/>
                <w:strike/>
                <w:color w:val="000000" w:themeColor="text1"/>
                <w:szCs w:val="20"/>
              </w:rPr>
              <w:t>Critical</w:t>
            </w:r>
          </w:p>
          <w:p w14:paraId="523C5E4D" w14:textId="77777777" w:rsidR="00A55B53" w:rsidRPr="0087602D" w:rsidRDefault="00A55B53" w:rsidP="00535342">
            <w:pPr>
              <w:rPr>
                <w:strike/>
              </w:rPr>
            </w:pPr>
            <w:r w:rsidRPr="0087602D">
              <w:rPr>
                <w:rFonts w:eastAsia="Arial"/>
                <w:strike/>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FA9905" w14:textId="77777777" w:rsidR="00A55B53" w:rsidRPr="0087602D" w:rsidRDefault="00A55B53" w:rsidP="00535342">
            <w:pPr>
              <w:rPr>
                <w:strike/>
              </w:rPr>
            </w:pPr>
            <w:r w:rsidRPr="0087602D">
              <w:rPr>
                <w:strike/>
              </w:rPr>
              <w:t>YES</w:t>
            </w:r>
          </w:p>
        </w:tc>
      </w:tr>
      <w:tr w:rsidR="00A55B53" w:rsidRPr="0087602D" w14:paraId="7C22B34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64F4911" w14:textId="77777777" w:rsidR="00A55B53" w:rsidRPr="0087602D" w:rsidRDefault="00A55B53" w:rsidP="00535342">
            <w:pPr>
              <w:rPr>
                <w:rFonts w:eastAsia="Arial"/>
                <w:strike/>
                <w:color w:val="000000" w:themeColor="text1"/>
                <w:szCs w:val="20"/>
              </w:rPr>
            </w:pPr>
            <w:r w:rsidRPr="0087602D">
              <w:rPr>
                <w:strike/>
              </w:rPr>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B2E5B2" w14:textId="77777777" w:rsidR="00A55B53" w:rsidRPr="0087602D" w:rsidRDefault="00A55B53" w:rsidP="00535342">
            <w:pPr>
              <w:rPr>
                <w:strike/>
              </w:rPr>
            </w:pPr>
            <w:r w:rsidRPr="0087602D">
              <w:rPr>
                <w:strike/>
              </w:rPr>
              <w:t>Acceptance Criteria for this requirement should be as per SECTION-6 ACCEPTANCE CRITERIA</w:t>
            </w:r>
          </w:p>
        </w:tc>
      </w:tr>
    </w:tbl>
    <w:p w14:paraId="5A45A8C7" w14:textId="77777777" w:rsidR="00A55B53" w:rsidRPr="00123177" w:rsidRDefault="00A55B53" w:rsidP="00A55B53">
      <w:pPr>
        <w:pStyle w:val="BodyText"/>
        <w:rPr>
          <w:rFonts w:eastAsia="Arial"/>
        </w:rPr>
      </w:pPr>
    </w:p>
    <w:p w14:paraId="3D68B46F" w14:textId="77777777" w:rsidR="00A55B53" w:rsidRPr="00123177" w:rsidRDefault="00A55B53" w:rsidP="00A55B53">
      <w:pPr>
        <w:rPr>
          <w:rFonts w:eastAsia="Arial"/>
          <w:szCs w:val="20"/>
        </w:rPr>
      </w:pPr>
    </w:p>
    <w:p w14:paraId="74DECD81" w14:textId="77777777" w:rsidR="00A55B53" w:rsidRPr="00123177" w:rsidRDefault="00A55B53" w:rsidP="00A55B53">
      <w:pPr>
        <w:pStyle w:val="Heading5"/>
        <w:rPr>
          <w:rFonts w:eastAsia="Arial"/>
        </w:rPr>
      </w:pPr>
      <w:r w:rsidRPr="00123177">
        <w:rPr>
          <w:rFonts w:eastAsia="Arial"/>
          <w:sz w:val="20"/>
          <w:szCs w:val="20"/>
        </w:rPr>
        <w:t>Requirement if the 400V side solid state switch / eFuse is opened due to a fault condition</w:t>
      </w:r>
      <w:r w:rsidRPr="00123177">
        <w:rPr>
          <w:rStyle w:val="ui-provider"/>
          <w:sz w:val="20"/>
          <w:szCs w:val="20"/>
        </w:rPr>
        <w:t>.</w:t>
      </w:r>
    </w:p>
    <w:p w14:paraId="227EBD22" w14:textId="77777777" w:rsidR="00A55B53" w:rsidRPr="00123177" w:rsidRDefault="00A55B53" w:rsidP="00A55B53">
      <w:pPr>
        <w:pStyle w:val="BodyText"/>
        <w:rPr>
          <w:rFonts w:eastAsia="Arial"/>
        </w:rPr>
      </w:pPr>
    </w:p>
    <w:tbl>
      <w:tblPr>
        <w:tblW w:w="9300" w:type="dxa"/>
        <w:tblInd w:w="103" w:type="dxa"/>
        <w:tblLook w:val="06A0" w:firstRow="1" w:lastRow="0" w:firstColumn="1" w:lastColumn="0" w:noHBand="1" w:noVBand="1"/>
      </w:tblPr>
      <w:tblGrid>
        <w:gridCol w:w="1456"/>
        <w:gridCol w:w="7844"/>
      </w:tblGrid>
      <w:tr w:rsidR="00A55B53" w:rsidRPr="00123177" w14:paraId="3C8F260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32A9126" w14:textId="77777777" w:rsidR="00A55B53" w:rsidRPr="00123177" w:rsidRDefault="00A55B53" w:rsidP="00535342">
            <w:r w:rsidRPr="00123177">
              <w:rPr>
                <w:rFonts w:eastAsia="Arial"/>
                <w:b/>
                <w:bCs/>
                <w:color w:val="000000" w:themeColor="text1"/>
                <w:szCs w:val="20"/>
              </w:rPr>
              <w:lastRenderedPageBreak/>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30F49CD" w14:textId="77777777" w:rsidR="00A55B53" w:rsidRPr="00123177" w:rsidRDefault="00A55B53" w:rsidP="00535342">
            <w:r w:rsidRPr="00123177">
              <w:rPr>
                <w:rFonts w:eastAsia="Arial"/>
                <w:b/>
                <w:bCs/>
                <w:color w:val="000000" w:themeColor="text1"/>
                <w:szCs w:val="20"/>
              </w:rPr>
              <w:t>Description</w:t>
            </w:r>
          </w:p>
        </w:tc>
      </w:tr>
      <w:tr w:rsidR="00A55B53" w:rsidRPr="00123177" w14:paraId="4C8C97E8"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5AB19063"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FCFD41" w14:textId="77777777" w:rsidR="00A55B53" w:rsidRPr="00123177" w:rsidRDefault="00A55B53" w:rsidP="00535342">
            <w:r w:rsidRPr="00123177">
              <w:rPr>
                <w:rFonts w:eastAsia="Arial"/>
                <w:color w:val="000000" w:themeColor="text1"/>
              </w:rPr>
              <w:t>SWRS_Diag_112</w:t>
            </w:r>
          </w:p>
        </w:tc>
      </w:tr>
      <w:tr w:rsidR="00A55B53" w:rsidRPr="00123177" w14:paraId="71306D54"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8AC6B55"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9E83BB" w14:textId="77777777" w:rsidR="00A55B53" w:rsidRPr="00123177" w:rsidRDefault="00A55B53" w:rsidP="00535342">
            <w:pPr>
              <w:rPr>
                <w:rFonts w:eastAsia="Arial"/>
                <w:color w:val="000000" w:themeColor="text1"/>
              </w:rPr>
            </w:pPr>
            <w:r w:rsidRPr="00123177">
              <w:rPr>
                <w:rFonts w:eastAsia="Arial"/>
                <w:color w:val="000000" w:themeColor="text1"/>
              </w:rPr>
              <w:t>SDS-HVDCDC-347</w:t>
            </w:r>
          </w:p>
        </w:tc>
      </w:tr>
      <w:tr w:rsidR="00A55B53" w:rsidRPr="00123177" w14:paraId="768CC3EA"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69DF2BE5"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A3DE1D" w14:textId="77777777" w:rsidR="00A55B53" w:rsidRPr="00123177" w:rsidRDefault="00A55B53" w:rsidP="00535342">
            <w:pPr>
              <w:rPr>
                <w:rFonts w:eastAsia="Arial"/>
                <w:color w:val="000000" w:themeColor="text1"/>
              </w:rPr>
            </w:pPr>
            <w:r w:rsidRPr="00123177">
              <w:t>Pre C-Sample/PF3.0 Phase-2</w:t>
            </w:r>
          </w:p>
        </w:tc>
      </w:tr>
      <w:tr w:rsidR="00A55B53" w:rsidRPr="00123177" w14:paraId="2D20533B"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1144EFDB"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B2642D" w14:textId="77777777" w:rsidR="00A55B53" w:rsidRPr="00123177" w:rsidRDefault="00A55B53" w:rsidP="00535342">
            <w:pPr>
              <w:rPr>
                <w:rStyle w:val="ui-provider"/>
              </w:rPr>
            </w:pPr>
            <w:r w:rsidRPr="00123177">
              <w:rPr>
                <w:rStyle w:val="ui-provider"/>
              </w:rPr>
              <w:t>Level 2 fault shall be raised by HVDCDC if the 400V side solid state switch / eFuse is opened due to a fault condition.</w:t>
            </w:r>
          </w:p>
          <w:p w14:paraId="02B9CDFF" w14:textId="77777777" w:rsidR="00A55B53" w:rsidRPr="00123177" w:rsidRDefault="00A55B53" w:rsidP="00535342">
            <w:pPr>
              <w:rPr>
                <w:rFonts w:eastAsia="Arial"/>
                <w:szCs w:val="20"/>
              </w:rPr>
            </w:pPr>
          </w:p>
        </w:tc>
      </w:tr>
      <w:tr w:rsidR="00A55B53" w:rsidRPr="00123177" w14:paraId="5A64E07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C25BCA0"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C22DD3" w14:textId="77777777" w:rsidR="00A55B53" w:rsidRPr="00123177" w:rsidRDefault="00A55B53" w:rsidP="00535342">
            <w:r w:rsidRPr="00123177">
              <w:rPr>
                <w:rFonts w:eastAsia="Arial"/>
              </w:rPr>
              <w:t>No Such derived requirement is applicable.</w:t>
            </w:r>
          </w:p>
        </w:tc>
      </w:tr>
      <w:tr w:rsidR="00A55B53" w:rsidRPr="00123177" w14:paraId="04486BB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B04869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ABC8F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53DA4CA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9582A3C"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591DD4"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2B62845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8BB2EE1"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025EE1" w14:textId="77777777" w:rsidR="00A55B53" w:rsidRPr="00123177" w:rsidRDefault="00A55B53" w:rsidP="00535342">
            <w:pPr>
              <w:spacing w:line="259" w:lineRule="auto"/>
            </w:pPr>
            <w:r w:rsidRPr="00123177">
              <w:t xml:space="preserve">1. Apply 480V on High side </w:t>
            </w:r>
          </w:p>
          <w:p w14:paraId="35FEC25E" w14:textId="77777777" w:rsidR="00A55B53" w:rsidRPr="00123177" w:rsidRDefault="00A55B53" w:rsidP="00535342">
            <w:pPr>
              <w:spacing w:line="259" w:lineRule="auto"/>
            </w:pPr>
            <w:r w:rsidRPr="00123177">
              <w:t>2. Enable command (application in HVON/Discharge state)</w:t>
            </w:r>
          </w:p>
          <w:p w14:paraId="097367D1" w14:textId="77777777" w:rsidR="00A55B53" w:rsidRPr="00123177" w:rsidRDefault="00A55B53" w:rsidP="00535342">
            <w:pPr>
              <w:spacing w:line="259" w:lineRule="auto"/>
            </w:pPr>
            <w:r w:rsidRPr="00123177">
              <w:t xml:space="preserve">3. Fault condition that will make </w:t>
            </w:r>
            <w:r w:rsidRPr="00123177">
              <w:rPr>
                <w:rFonts w:eastAsia="Arial"/>
                <w:color w:val="000000" w:themeColor="text1"/>
                <w:szCs w:val="20"/>
              </w:rPr>
              <w:t>400V side Solid state switch</w:t>
            </w:r>
            <w:r w:rsidRPr="00123177">
              <w:t xml:space="preserve"> / Efuse open in normal/standby state</w:t>
            </w:r>
          </w:p>
        </w:tc>
      </w:tr>
      <w:tr w:rsidR="00A55B53" w:rsidRPr="00123177" w14:paraId="0793978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D7B8EB0"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1DDFAA"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HVDCDC shall detect level 2 fault for 400V side Solid state switch</w:t>
            </w:r>
            <w:r w:rsidRPr="00123177">
              <w:t xml:space="preserve"> / Efuse is opened.</w:t>
            </w:r>
          </w:p>
          <w:p w14:paraId="7D1A3B9F"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HVDCDC shall set DTC for 400V side Solid state switch</w:t>
            </w:r>
            <w:r w:rsidRPr="00123177">
              <w:t xml:space="preserve"> / Efuse is opened.</w:t>
            </w:r>
          </w:p>
          <w:p w14:paraId="726E2BCF" w14:textId="77777777" w:rsidR="00A55B53" w:rsidRPr="00123177" w:rsidRDefault="00A55B53" w:rsidP="00535342">
            <w:pPr>
              <w:spacing w:line="259" w:lineRule="auto"/>
              <w:rPr>
                <w:rFonts w:eastAsia="Arial"/>
                <w:color w:val="000000" w:themeColor="text1"/>
                <w:szCs w:val="20"/>
              </w:rPr>
            </w:pPr>
          </w:p>
        </w:tc>
      </w:tr>
      <w:tr w:rsidR="00A55B53" w:rsidRPr="00123177" w14:paraId="2E9E948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4286B69"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AD676C" w14:textId="77777777" w:rsidR="00A55B53" w:rsidRPr="00123177" w:rsidRDefault="00A55B53" w:rsidP="00535342">
            <w:pPr>
              <w:spacing w:line="259" w:lineRule="auto"/>
              <w:rPr>
                <w:rStyle w:val="ui-provider"/>
              </w:rPr>
            </w:pPr>
            <w:r w:rsidRPr="00123177">
              <w:rPr>
                <w:rFonts w:eastAsia="Arial"/>
              </w:rPr>
              <w:t xml:space="preserve">Verify that the HVDCDC shall set DTC for </w:t>
            </w:r>
            <w:r w:rsidRPr="00123177">
              <w:rPr>
                <w:rStyle w:val="ui-provider"/>
              </w:rPr>
              <w:t xml:space="preserve">400V side solid state switch opened when </w:t>
            </w:r>
            <w:r w:rsidRPr="00123177">
              <w:t>Efuse shall opened in normal/standby state</w:t>
            </w:r>
            <w:r w:rsidRPr="00123177">
              <w:rPr>
                <w:rStyle w:val="ui-provider"/>
              </w:rPr>
              <w:t xml:space="preserve"> due to </w:t>
            </w:r>
            <w:r w:rsidRPr="00123177">
              <w:t>Fault condition</w:t>
            </w:r>
          </w:p>
          <w:p w14:paraId="606570A0" w14:textId="77777777" w:rsidR="00A55B53" w:rsidRPr="00123177" w:rsidRDefault="00A55B53" w:rsidP="00535342">
            <w:pPr>
              <w:spacing w:line="259" w:lineRule="auto"/>
              <w:rPr>
                <w:rFonts w:eastAsia="Arial"/>
              </w:rPr>
            </w:pPr>
            <w:r w:rsidRPr="00123177">
              <w:rPr>
                <w:rFonts w:eastAsia="Arial"/>
              </w:rPr>
              <w:t xml:space="preserve">. </w:t>
            </w:r>
          </w:p>
        </w:tc>
      </w:tr>
      <w:tr w:rsidR="00A55B53" w:rsidRPr="00123177" w14:paraId="47D5043C" w14:textId="77777777" w:rsidTr="00535342">
        <w:trPr>
          <w:trHeight w:val="513"/>
        </w:trPr>
        <w:tc>
          <w:tcPr>
            <w:tcW w:w="1363" w:type="dxa"/>
            <w:tcBorders>
              <w:top w:val="single" w:sz="8" w:space="0" w:color="000000" w:themeColor="text1"/>
              <w:left w:val="single" w:sz="8" w:space="0" w:color="000000" w:themeColor="text1"/>
              <w:bottom w:val="single" w:sz="8" w:space="0" w:color="000000" w:themeColor="text1"/>
              <w:right w:val="nil"/>
            </w:tcBorders>
          </w:tcPr>
          <w:p w14:paraId="14B4AFD3"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C9EEA4" w14:textId="77777777" w:rsidR="00A55B53" w:rsidRPr="00123177" w:rsidRDefault="00A55B53" w:rsidP="00535342">
            <w:r w:rsidRPr="00123177">
              <w:t>No such mandatory fields is applicable.</w:t>
            </w:r>
          </w:p>
        </w:tc>
      </w:tr>
      <w:tr w:rsidR="00A55B53" w:rsidRPr="00123177" w14:paraId="71FED1E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1058F9"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3226DE" w14:textId="77777777" w:rsidR="00A55B53" w:rsidRPr="00123177" w:rsidRDefault="00A55B53" w:rsidP="00535342">
            <w:r w:rsidRPr="00123177">
              <w:t>1. The HVDCDC application shall in Normal substate of HV_ON state, value of CAN signal HVDCDCStatus @ HVDCDC_Status1 shall equal to 0x1 ("Normal") and signal NHVDCDCStatusDebug @ HVDCDC_Debug shall equal to 0x6 ("Normal")</w:t>
            </w:r>
          </w:p>
          <w:p w14:paraId="1709E765" w14:textId="77777777" w:rsidR="00A55B53" w:rsidRPr="00123177" w:rsidRDefault="00A55B53" w:rsidP="00535342">
            <w:r w:rsidRPr="00123177">
              <w:t>2. No fault shall be raised, value of CAN signal NHVDCDCFault @ HVDCDC_Status1 shall equal to 0</w:t>
            </w:r>
          </w:p>
        </w:tc>
      </w:tr>
      <w:tr w:rsidR="00A55B53" w:rsidRPr="00123177" w14:paraId="30FE568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7C66374"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E23453" w14:textId="77777777" w:rsidR="00A55B53" w:rsidRPr="00123177" w:rsidRDefault="00A55B53" w:rsidP="00535342">
            <w:r w:rsidRPr="00123177">
              <w:rPr>
                <w:szCs w:val="20"/>
              </w:rPr>
              <w:t>Default values shall be applicable with respect to Pre-Loaded Values</w:t>
            </w:r>
          </w:p>
        </w:tc>
      </w:tr>
      <w:tr w:rsidR="00A55B53" w:rsidRPr="00123177" w14:paraId="27B20F4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84A54FB"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AAF627" w14:textId="77777777" w:rsidR="00A55B53" w:rsidRPr="00123177" w:rsidRDefault="00A55B53" w:rsidP="00535342">
            <w:r w:rsidRPr="00123177">
              <w:rPr>
                <w:szCs w:val="20"/>
              </w:rPr>
              <w:t>Valid range value is not required.</w:t>
            </w:r>
          </w:p>
        </w:tc>
      </w:tr>
      <w:tr w:rsidR="00A55B53" w:rsidRPr="00123177" w14:paraId="61D3F9A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5002FB0"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32758A" w14:textId="77777777" w:rsidR="00A55B53" w:rsidRPr="00123177" w:rsidRDefault="00A55B53" w:rsidP="00535342">
            <w:r w:rsidRPr="00123177">
              <w:rPr>
                <w:szCs w:val="20"/>
              </w:rPr>
              <w:t>Data latency period is not applicable</w:t>
            </w:r>
          </w:p>
        </w:tc>
      </w:tr>
      <w:tr w:rsidR="00A55B53" w:rsidRPr="00123177" w14:paraId="56BF071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1EA484"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9A0BAE" w14:textId="77777777" w:rsidR="00A55B53" w:rsidRPr="00123177" w:rsidRDefault="00A55B53" w:rsidP="00535342">
            <w:r w:rsidRPr="00123177">
              <w:rPr>
                <w:szCs w:val="20"/>
              </w:rPr>
              <w:t>Data Retention period is not applicable.</w:t>
            </w:r>
          </w:p>
        </w:tc>
      </w:tr>
      <w:tr w:rsidR="00A55B53" w:rsidRPr="00123177" w14:paraId="01A6193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98031B4"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FFCE9C" w14:textId="77777777" w:rsidR="00A55B53" w:rsidRPr="00123177" w:rsidRDefault="00A55B53" w:rsidP="00535342">
            <w:r w:rsidRPr="00123177">
              <w:rPr>
                <w:szCs w:val="20"/>
              </w:rPr>
              <w:t>Data rate is not applicable.</w:t>
            </w:r>
          </w:p>
        </w:tc>
      </w:tr>
      <w:tr w:rsidR="00A55B53" w:rsidRPr="00123177" w14:paraId="59DF492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C21B442" w14:textId="77777777" w:rsidR="00A55B53" w:rsidRPr="00123177" w:rsidRDefault="00A55B53" w:rsidP="00535342">
            <w:r w:rsidRPr="00123177">
              <w:rPr>
                <w:rFonts w:eastAsia="Arial"/>
                <w:color w:val="000000" w:themeColor="text1"/>
                <w:szCs w:val="20"/>
              </w:rPr>
              <w:lastRenderedPageBreak/>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0D360D"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788715F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605E1A9"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AF0CB4" w14:textId="77777777" w:rsidR="00A55B53" w:rsidRPr="00123177" w:rsidRDefault="00A55B53" w:rsidP="00535342">
            <w:r w:rsidRPr="00123177">
              <w:rPr>
                <w:szCs w:val="20"/>
              </w:rPr>
              <w:t>Temporal event is not applicable.</w:t>
            </w:r>
          </w:p>
        </w:tc>
      </w:tr>
      <w:tr w:rsidR="00A55B53" w:rsidRPr="00123177" w14:paraId="07CB09B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16307B0" w14:textId="77777777" w:rsidR="00A55B53" w:rsidRPr="00123177" w:rsidRDefault="00A55B53" w:rsidP="00535342">
            <w:r w:rsidRPr="00123177">
              <w:rPr>
                <w:rFonts w:eastAsia="Arial"/>
                <w:color w:val="000000" w:themeColor="text1"/>
                <w:szCs w:val="20"/>
              </w:rPr>
              <w:t xml:space="preserve">Validation Rules/ </w:t>
            </w:r>
          </w:p>
          <w:p w14:paraId="7F2ACC1E"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E58B5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C20615A" w14:textId="77777777" w:rsidR="00A55B53" w:rsidRPr="00123177" w:rsidRDefault="00A55B53" w:rsidP="00535342">
            <w:pPr>
              <w:pStyle w:val="TableText"/>
              <w:snapToGrid w:val="0"/>
              <w:rPr>
                <w:color w:val="000000" w:themeColor="text1"/>
              </w:rPr>
            </w:pPr>
          </w:p>
          <w:p w14:paraId="7143891E"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HVDCDC shall detect level 2 fault for 400V side Solid state switch / Efuse is opened.</w:t>
            </w:r>
          </w:p>
          <w:p w14:paraId="46F0326B" w14:textId="77777777" w:rsidR="00A55B53" w:rsidRPr="00123177" w:rsidRDefault="00A55B53" w:rsidP="00535342">
            <w:pPr>
              <w:pStyle w:val="TableText"/>
              <w:snapToGrid w:val="0"/>
            </w:pPr>
            <w:r w:rsidRPr="00123177">
              <w:rPr>
                <w:rFonts w:eastAsia="Arial"/>
                <w:color w:val="000000" w:themeColor="text1"/>
                <w:szCs w:val="20"/>
              </w:rPr>
              <w:t>HVDCDC shall set DTC for 400V side Solid state switch / Efuse is opened.</w:t>
            </w:r>
          </w:p>
        </w:tc>
      </w:tr>
      <w:tr w:rsidR="00A55B53" w:rsidRPr="00123177" w14:paraId="1D28230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34078F7"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6D5A26" w14:textId="77777777" w:rsidR="00A55B53" w:rsidRPr="00123177" w:rsidRDefault="00A55B53" w:rsidP="00535342">
            <w:r w:rsidRPr="00123177">
              <w:rPr>
                <w:szCs w:val="20"/>
              </w:rPr>
              <w:t>Constraints is not applicable.</w:t>
            </w:r>
          </w:p>
        </w:tc>
      </w:tr>
      <w:tr w:rsidR="00A55B53" w:rsidRPr="00123177" w14:paraId="504B1FD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7D54287"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65ED3D" w14:textId="77777777" w:rsidR="00A55B53" w:rsidRPr="00123177" w:rsidRDefault="00A55B53" w:rsidP="00535342">
            <w:r w:rsidRPr="00123177">
              <w:rPr>
                <w:szCs w:val="20"/>
              </w:rPr>
              <w:t>No effects on other system</w:t>
            </w:r>
          </w:p>
        </w:tc>
      </w:tr>
      <w:tr w:rsidR="00A55B53" w:rsidRPr="00123177" w14:paraId="37B529A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115D69" w14:textId="77777777" w:rsidR="00A55B53" w:rsidRPr="00123177" w:rsidRDefault="00A55B53" w:rsidP="00535342">
            <w:r w:rsidRPr="00123177">
              <w:rPr>
                <w:rFonts w:eastAsia="Arial"/>
                <w:color w:val="000000" w:themeColor="text1"/>
                <w:szCs w:val="20"/>
              </w:rPr>
              <w:t>Testability with respect to test environment</w:t>
            </w:r>
          </w:p>
          <w:p w14:paraId="4E396AF9" w14:textId="77777777" w:rsidR="00A55B53" w:rsidRPr="00123177" w:rsidRDefault="00A55B53" w:rsidP="00535342">
            <w:r w:rsidRPr="00123177">
              <w:rPr>
                <w:rFonts w:eastAsia="Arial"/>
                <w:color w:val="000000" w:themeColor="text1"/>
                <w:szCs w:val="20"/>
              </w:rPr>
              <w:t>(Yes/No)</w:t>
            </w:r>
          </w:p>
          <w:p w14:paraId="0BC9A69B"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093B1C" w14:textId="77777777" w:rsidR="00A55B53" w:rsidRPr="00123177" w:rsidRDefault="00A55B53" w:rsidP="00535342">
            <w:pPr>
              <w:pStyle w:val="TableText"/>
              <w:snapToGrid w:val="0"/>
            </w:pPr>
            <w:r w:rsidRPr="00123177">
              <w:t>YES</w:t>
            </w:r>
          </w:p>
          <w:p w14:paraId="472D80DB" w14:textId="77777777" w:rsidR="00A55B53" w:rsidRPr="00123177" w:rsidRDefault="00A55B53" w:rsidP="00535342"/>
        </w:tc>
      </w:tr>
      <w:tr w:rsidR="00A55B53" w:rsidRPr="00123177" w14:paraId="14E7E1A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0C9CB4" w14:textId="77777777" w:rsidR="00A55B53" w:rsidRPr="00123177" w:rsidRDefault="00A55B53" w:rsidP="00535342">
            <w:r w:rsidRPr="00123177">
              <w:rPr>
                <w:rFonts w:eastAsia="Arial"/>
                <w:color w:val="000000" w:themeColor="text1"/>
                <w:szCs w:val="20"/>
              </w:rPr>
              <w:t>Feasible within project constraints</w:t>
            </w:r>
          </w:p>
          <w:p w14:paraId="4AE46A79" w14:textId="77777777" w:rsidR="00A55B53" w:rsidRPr="00123177" w:rsidRDefault="00A55B53" w:rsidP="00535342">
            <w:r w:rsidRPr="00123177">
              <w:rPr>
                <w:rFonts w:eastAsia="Arial"/>
                <w:color w:val="000000" w:themeColor="text1"/>
                <w:szCs w:val="20"/>
              </w:rPr>
              <w:t>(Yes/No)</w:t>
            </w:r>
          </w:p>
          <w:p w14:paraId="37D58FEE"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FF6D7D" w14:textId="77777777" w:rsidR="00A55B53" w:rsidRPr="00123177" w:rsidRDefault="00A55B53" w:rsidP="00535342">
            <w:pPr>
              <w:pStyle w:val="TableText"/>
              <w:snapToGrid w:val="0"/>
            </w:pPr>
            <w:r w:rsidRPr="00123177">
              <w:t>YES</w:t>
            </w:r>
          </w:p>
          <w:p w14:paraId="60180796" w14:textId="77777777" w:rsidR="00A55B53" w:rsidRPr="00123177" w:rsidRDefault="00A55B53" w:rsidP="00535342"/>
        </w:tc>
      </w:tr>
      <w:tr w:rsidR="00A55B53" w:rsidRPr="00123177" w14:paraId="5716EA8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EC8AD8B" w14:textId="77777777" w:rsidR="00A55B53" w:rsidRPr="00123177" w:rsidRDefault="00A55B53" w:rsidP="00535342">
            <w:r w:rsidRPr="00123177">
              <w:rPr>
                <w:rFonts w:eastAsia="Arial"/>
                <w:color w:val="000000" w:themeColor="text1"/>
                <w:szCs w:val="20"/>
              </w:rPr>
              <w:t>Critical</w:t>
            </w:r>
          </w:p>
          <w:p w14:paraId="13B67A3A"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7BB68B" w14:textId="77777777" w:rsidR="00A55B53" w:rsidRPr="00123177" w:rsidRDefault="00A55B53" w:rsidP="00535342">
            <w:r w:rsidRPr="00123177">
              <w:t>YES</w:t>
            </w:r>
          </w:p>
        </w:tc>
      </w:tr>
      <w:tr w:rsidR="00A55B53" w:rsidRPr="00123177" w14:paraId="7D46AAF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5303CCC"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992C56" w14:textId="77777777" w:rsidR="00A55B53" w:rsidRPr="00123177" w:rsidRDefault="00A55B53" w:rsidP="00535342">
            <w:r w:rsidRPr="00123177">
              <w:t>Acceptance Criteria for this requirement should be as per SECTION-6 ACCEPTANCE CRITERIA</w:t>
            </w:r>
          </w:p>
        </w:tc>
      </w:tr>
    </w:tbl>
    <w:p w14:paraId="1B1AC49E" w14:textId="77777777" w:rsidR="00A55B53" w:rsidRPr="00123177" w:rsidRDefault="00A55B53" w:rsidP="00A55B53">
      <w:pPr>
        <w:rPr>
          <w:rFonts w:eastAsia="Arial"/>
          <w:szCs w:val="20"/>
        </w:rPr>
      </w:pPr>
    </w:p>
    <w:p w14:paraId="6CF59C11" w14:textId="77777777" w:rsidR="00A55B53" w:rsidRPr="00123177" w:rsidRDefault="00A55B53" w:rsidP="00A55B53">
      <w:pPr>
        <w:rPr>
          <w:rFonts w:eastAsia="Arial"/>
          <w:szCs w:val="20"/>
        </w:rPr>
      </w:pPr>
    </w:p>
    <w:p w14:paraId="25711AA2" w14:textId="77777777" w:rsidR="00A55B53" w:rsidRPr="00123177" w:rsidRDefault="00A55B53" w:rsidP="00A55B53">
      <w:pPr>
        <w:pStyle w:val="Heading5"/>
        <w:rPr>
          <w:rFonts w:eastAsia="Arial"/>
        </w:rPr>
      </w:pPr>
      <w:r w:rsidRPr="00123177">
        <w:rPr>
          <w:rFonts w:eastAsia="Arial"/>
          <w:sz w:val="20"/>
          <w:szCs w:val="20"/>
        </w:rPr>
        <w:lastRenderedPageBreak/>
        <w:t xml:space="preserve">Requirement of response on </w:t>
      </w:r>
      <w:r w:rsidRPr="00123177">
        <w:rPr>
          <w:rStyle w:val="ui-provider"/>
          <w:sz w:val="20"/>
          <w:szCs w:val="20"/>
        </w:rPr>
        <w:t>crash event received on vehicle CAN.</w:t>
      </w:r>
    </w:p>
    <w:p w14:paraId="7F178666" w14:textId="77777777" w:rsidR="00A55B53" w:rsidRPr="00123177" w:rsidRDefault="00A55B53" w:rsidP="00A55B53">
      <w:pPr>
        <w:pStyle w:val="BodyText"/>
        <w:rPr>
          <w:rFonts w:eastAsia="Arial"/>
        </w:rPr>
      </w:pPr>
    </w:p>
    <w:tbl>
      <w:tblPr>
        <w:tblW w:w="9300" w:type="dxa"/>
        <w:tblInd w:w="103" w:type="dxa"/>
        <w:tblLook w:val="06A0" w:firstRow="1" w:lastRow="0" w:firstColumn="1" w:lastColumn="0" w:noHBand="1" w:noVBand="1"/>
      </w:tblPr>
      <w:tblGrid>
        <w:gridCol w:w="1456"/>
        <w:gridCol w:w="7844"/>
      </w:tblGrid>
      <w:tr w:rsidR="00A55B53" w:rsidRPr="00123177" w14:paraId="5342BF8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48BF72F"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89690ED" w14:textId="77777777" w:rsidR="00A55B53" w:rsidRPr="00123177" w:rsidRDefault="00A55B53" w:rsidP="00535342">
            <w:r w:rsidRPr="00123177">
              <w:rPr>
                <w:rFonts w:eastAsia="Arial"/>
                <w:b/>
                <w:bCs/>
                <w:color w:val="000000" w:themeColor="text1"/>
                <w:szCs w:val="20"/>
              </w:rPr>
              <w:t>Description</w:t>
            </w:r>
          </w:p>
        </w:tc>
      </w:tr>
      <w:tr w:rsidR="00A55B53" w:rsidRPr="00123177" w14:paraId="323BC0F0"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2BB2378"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4C829F" w14:textId="77777777" w:rsidR="00A55B53" w:rsidRPr="00123177" w:rsidRDefault="00A55B53" w:rsidP="00535342">
            <w:r w:rsidRPr="00123177">
              <w:rPr>
                <w:rFonts w:eastAsia="Arial"/>
                <w:color w:val="000000" w:themeColor="text1"/>
              </w:rPr>
              <w:t>SWRS_Diag_113</w:t>
            </w:r>
          </w:p>
        </w:tc>
      </w:tr>
      <w:tr w:rsidR="00A55B53" w:rsidRPr="00123177" w14:paraId="146568FC"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965935A"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D2A736" w14:textId="77777777" w:rsidR="00A55B53" w:rsidRPr="00123177" w:rsidRDefault="00A55B53" w:rsidP="00535342">
            <w:pPr>
              <w:rPr>
                <w:rFonts w:eastAsia="Arial"/>
                <w:color w:val="000000" w:themeColor="text1"/>
              </w:rPr>
            </w:pPr>
            <w:r w:rsidRPr="00123177">
              <w:rPr>
                <w:rFonts w:eastAsia="Arial"/>
                <w:color w:val="000000" w:themeColor="text1"/>
              </w:rPr>
              <w:t>SDS-HVDCDC-240 (Obsolete in SDS Version 2.2)</w:t>
            </w:r>
          </w:p>
        </w:tc>
      </w:tr>
      <w:tr w:rsidR="00A55B53" w:rsidRPr="00123177" w14:paraId="35087696"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1793F07"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739AD9" w14:textId="77777777" w:rsidR="00A55B53" w:rsidRPr="00123177" w:rsidRDefault="00A55B53" w:rsidP="00535342">
            <w:pPr>
              <w:rPr>
                <w:rFonts w:eastAsia="Arial"/>
                <w:color w:val="000000" w:themeColor="text1"/>
              </w:rPr>
            </w:pPr>
            <w:r w:rsidRPr="00123177">
              <w:t>Pre C-Sample/PF3.0 Phase-2</w:t>
            </w:r>
          </w:p>
        </w:tc>
      </w:tr>
      <w:tr w:rsidR="00A55B53" w:rsidRPr="00123177" w14:paraId="5F3E1F73"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20BA26CB"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6F0C78" w14:textId="77777777" w:rsidR="00A55B53" w:rsidRPr="00123177" w:rsidRDefault="00A55B53" w:rsidP="00535342">
            <w:pPr>
              <w:rPr>
                <w:rFonts w:eastAsia="Arial"/>
                <w:szCs w:val="20"/>
              </w:rPr>
            </w:pPr>
            <w:r w:rsidRPr="00123177">
              <w:rPr>
                <w:rStyle w:val="ui-provider"/>
              </w:rPr>
              <w:t>The HVDCDC shall raise a level 2 fault if a crash event received on vehicle CAN.</w:t>
            </w:r>
          </w:p>
        </w:tc>
      </w:tr>
      <w:tr w:rsidR="00A55B53" w:rsidRPr="00123177" w14:paraId="23F4BA2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496008"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F60A45" w14:textId="77777777" w:rsidR="00A55B53" w:rsidRPr="00123177" w:rsidRDefault="00A55B53" w:rsidP="00535342">
            <w:r w:rsidRPr="00123177">
              <w:rPr>
                <w:rFonts w:eastAsia="Arial"/>
              </w:rPr>
              <w:t>No Such derived requirement is applicable.</w:t>
            </w:r>
          </w:p>
        </w:tc>
      </w:tr>
      <w:tr w:rsidR="00A55B53" w:rsidRPr="00123177" w14:paraId="4393374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E974AA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16ED1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672CBE2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1BD1636"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09C08D"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000B37A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A871830"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B7AA40" w14:textId="77777777" w:rsidR="00A55B53" w:rsidRPr="00123177" w:rsidRDefault="00A55B53" w:rsidP="00535342">
            <w:pPr>
              <w:spacing w:line="259" w:lineRule="auto"/>
            </w:pPr>
          </w:p>
        </w:tc>
      </w:tr>
      <w:tr w:rsidR="00A55B53" w:rsidRPr="00123177" w14:paraId="0F735D0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9632323"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47E043" w14:textId="77777777" w:rsidR="00A55B53" w:rsidRPr="00123177" w:rsidRDefault="00A55B53" w:rsidP="00535342">
            <w:pPr>
              <w:spacing w:line="259" w:lineRule="auto"/>
              <w:rPr>
                <w:rFonts w:eastAsia="Arial"/>
                <w:color w:val="000000" w:themeColor="text1"/>
                <w:szCs w:val="20"/>
              </w:rPr>
            </w:pPr>
          </w:p>
        </w:tc>
      </w:tr>
      <w:tr w:rsidR="00A55B53" w:rsidRPr="00123177" w14:paraId="3FD9EDB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7C5BF85"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513E90" w14:textId="77777777" w:rsidR="00A55B53" w:rsidRPr="00123177" w:rsidRDefault="00A55B53" w:rsidP="00535342">
            <w:pPr>
              <w:spacing w:line="259" w:lineRule="auto"/>
              <w:rPr>
                <w:rFonts w:eastAsia="Arial"/>
              </w:rPr>
            </w:pPr>
          </w:p>
        </w:tc>
      </w:tr>
      <w:tr w:rsidR="00A55B53" w:rsidRPr="00123177" w14:paraId="50AF86E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68118F7"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A777E6" w14:textId="77777777" w:rsidR="00A55B53" w:rsidRPr="00123177" w:rsidRDefault="00A55B53" w:rsidP="00535342">
            <w:r w:rsidRPr="00123177">
              <w:t>No such mandatory fields is applicable.</w:t>
            </w:r>
          </w:p>
        </w:tc>
      </w:tr>
      <w:tr w:rsidR="00A55B53" w:rsidRPr="00123177" w14:paraId="11C602C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8D7F9CD"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972729" w14:textId="77777777" w:rsidR="00A55B53" w:rsidRPr="00123177" w:rsidRDefault="00A55B53" w:rsidP="00535342">
            <w:r w:rsidRPr="00123177">
              <w:t>HVDCDCStatus = 0, NHVDCDCStatusDebug =0, NHVDCDCFault = 0 (No Faults)</w:t>
            </w:r>
          </w:p>
        </w:tc>
      </w:tr>
      <w:tr w:rsidR="00A55B53" w:rsidRPr="00123177" w14:paraId="029802E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4652637"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780656" w14:textId="77777777" w:rsidR="00A55B53" w:rsidRPr="00123177" w:rsidRDefault="00A55B53" w:rsidP="00535342">
            <w:r w:rsidRPr="00123177">
              <w:rPr>
                <w:szCs w:val="20"/>
              </w:rPr>
              <w:t>Default values shall be applicable with respect to Pre-Loaded Values</w:t>
            </w:r>
          </w:p>
        </w:tc>
      </w:tr>
      <w:tr w:rsidR="00A55B53" w:rsidRPr="00123177" w14:paraId="69E7F27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CB46D2D"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CD2A98" w14:textId="77777777" w:rsidR="00A55B53" w:rsidRPr="00123177" w:rsidRDefault="00A55B53" w:rsidP="00535342">
            <w:r w:rsidRPr="00123177">
              <w:rPr>
                <w:szCs w:val="20"/>
              </w:rPr>
              <w:t>Valid range value is not required.</w:t>
            </w:r>
          </w:p>
        </w:tc>
      </w:tr>
      <w:tr w:rsidR="00A55B53" w:rsidRPr="00123177" w14:paraId="11DDECA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4EAD7C"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621C21" w14:textId="77777777" w:rsidR="00A55B53" w:rsidRPr="00123177" w:rsidRDefault="00A55B53" w:rsidP="00535342">
            <w:r w:rsidRPr="00123177">
              <w:rPr>
                <w:szCs w:val="20"/>
              </w:rPr>
              <w:t>Data latency period is not applicable</w:t>
            </w:r>
          </w:p>
        </w:tc>
      </w:tr>
      <w:tr w:rsidR="00A55B53" w:rsidRPr="00123177" w14:paraId="1FE300F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9CD1BF7"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B67CEB" w14:textId="77777777" w:rsidR="00A55B53" w:rsidRPr="00123177" w:rsidRDefault="00A55B53" w:rsidP="00535342">
            <w:r w:rsidRPr="00123177">
              <w:rPr>
                <w:szCs w:val="20"/>
              </w:rPr>
              <w:t>Data Retention period is not applicable.</w:t>
            </w:r>
          </w:p>
        </w:tc>
      </w:tr>
      <w:tr w:rsidR="00A55B53" w:rsidRPr="00123177" w14:paraId="248EE1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2A8C30B"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4F697D" w14:textId="77777777" w:rsidR="00A55B53" w:rsidRPr="00123177" w:rsidRDefault="00A55B53" w:rsidP="00535342">
            <w:r w:rsidRPr="00123177">
              <w:rPr>
                <w:szCs w:val="20"/>
              </w:rPr>
              <w:t>Data rate is not applicable.</w:t>
            </w:r>
          </w:p>
        </w:tc>
      </w:tr>
      <w:tr w:rsidR="00A55B53" w:rsidRPr="00123177" w14:paraId="3282322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862B7C0"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300024"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42E3CBB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7CBE507"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1E20F8" w14:textId="77777777" w:rsidR="00A55B53" w:rsidRPr="00123177" w:rsidRDefault="00A55B53" w:rsidP="00535342">
            <w:r w:rsidRPr="00123177">
              <w:rPr>
                <w:szCs w:val="20"/>
              </w:rPr>
              <w:t>Temporal event is not applicable.</w:t>
            </w:r>
          </w:p>
        </w:tc>
      </w:tr>
      <w:tr w:rsidR="00A55B53" w:rsidRPr="00123177" w14:paraId="76B9A72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80B34FA" w14:textId="77777777" w:rsidR="00A55B53" w:rsidRPr="00123177" w:rsidRDefault="00A55B53" w:rsidP="00535342">
            <w:r w:rsidRPr="00123177">
              <w:rPr>
                <w:rFonts w:eastAsia="Arial"/>
                <w:color w:val="000000" w:themeColor="text1"/>
                <w:szCs w:val="20"/>
              </w:rPr>
              <w:t xml:space="preserve">Validation Rules/ </w:t>
            </w:r>
          </w:p>
          <w:p w14:paraId="20FC1A36"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8656B9" w14:textId="77777777" w:rsidR="00A55B53" w:rsidRPr="00123177" w:rsidRDefault="00A55B53" w:rsidP="00535342">
            <w:pPr>
              <w:pStyle w:val="TableText"/>
              <w:snapToGrid w:val="0"/>
            </w:pPr>
            <w:r w:rsidRPr="00123177">
              <w:rPr>
                <w:rFonts w:eastAsia="Arial"/>
                <w:color w:val="000000" w:themeColor="text1"/>
              </w:rPr>
              <w:t>Verify the CAN messages and CAN signal mentioned in input and out section on CANalyzer Tool</w:t>
            </w:r>
          </w:p>
        </w:tc>
      </w:tr>
      <w:tr w:rsidR="00A55B53" w:rsidRPr="00123177" w14:paraId="7FD307C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B4EB354"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42696C" w14:textId="77777777" w:rsidR="00A55B53" w:rsidRPr="00123177" w:rsidRDefault="00A55B53" w:rsidP="00535342">
            <w:r w:rsidRPr="00123177">
              <w:rPr>
                <w:szCs w:val="20"/>
              </w:rPr>
              <w:t>Constraints is not applicable.</w:t>
            </w:r>
          </w:p>
        </w:tc>
      </w:tr>
      <w:tr w:rsidR="00A55B53" w:rsidRPr="00123177" w14:paraId="19A3C23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DDE82A9" w14:textId="77777777" w:rsidR="00A55B53" w:rsidRPr="00123177" w:rsidRDefault="00A55B53" w:rsidP="00535342">
            <w:r w:rsidRPr="00123177">
              <w:rPr>
                <w:rFonts w:eastAsia="Arial"/>
                <w:color w:val="000000" w:themeColor="text1"/>
                <w:szCs w:val="20"/>
              </w:rPr>
              <w:lastRenderedPageBreak/>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4762BD" w14:textId="77777777" w:rsidR="00A55B53" w:rsidRPr="00123177" w:rsidRDefault="00A55B53" w:rsidP="00535342">
            <w:r w:rsidRPr="00123177">
              <w:rPr>
                <w:szCs w:val="20"/>
              </w:rPr>
              <w:t>No effects on other system</w:t>
            </w:r>
          </w:p>
        </w:tc>
      </w:tr>
      <w:tr w:rsidR="00A55B53" w:rsidRPr="00123177" w14:paraId="65410BD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A5F158B" w14:textId="77777777" w:rsidR="00A55B53" w:rsidRPr="00123177" w:rsidRDefault="00A55B53" w:rsidP="00535342">
            <w:r w:rsidRPr="00123177">
              <w:rPr>
                <w:rFonts w:eastAsia="Arial"/>
                <w:color w:val="000000" w:themeColor="text1"/>
                <w:szCs w:val="20"/>
              </w:rPr>
              <w:t>Testability with respect to test environment</w:t>
            </w:r>
          </w:p>
          <w:p w14:paraId="6CCA539B" w14:textId="77777777" w:rsidR="00A55B53" w:rsidRPr="00123177" w:rsidRDefault="00A55B53" w:rsidP="00535342">
            <w:r w:rsidRPr="00123177">
              <w:rPr>
                <w:rFonts w:eastAsia="Arial"/>
                <w:color w:val="000000" w:themeColor="text1"/>
                <w:szCs w:val="20"/>
              </w:rPr>
              <w:t>(Yes/No)</w:t>
            </w:r>
          </w:p>
          <w:p w14:paraId="28F6408B"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16E93E" w14:textId="77777777" w:rsidR="00A55B53" w:rsidRPr="00123177" w:rsidRDefault="00A55B53" w:rsidP="00535342">
            <w:pPr>
              <w:pStyle w:val="TableText"/>
              <w:snapToGrid w:val="0"/>
            </w:pPr>
            <w:r w:rsidRPr="00123177">
              <w:t>YES</w:t>
            </w:r>
          </w:p>
          <w:p w14:paraId="2BFEB3B6" w14:textId="77777777" w:rsidR="00A55B53" w:rsidRPr="00123177" w:rsidRDefault="00A55B53" w:rsidP="00535342"/>
        </w:tc>
      </w:tr>
      <w:tr w:rsidR="00A55B53" w:rsidRPr="00123177" w14:paraId="6CC82E4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B6FC57F" w14:textId="77777777" w:rsidR="00A55B53" w:rsidRPr="00123177" w:rsidRDefault="00A55B53" w:rsidP="00535342">
            <w:r w:rsidRPr="00123177">
              <w:rPr>
                <w:rFonts w:eastAsia="Arial"/>
                <w:color w:val="000000" w:themeColor="text1"/>
                <w:szCs w:val="20"/>
              </w:rPr>
              <w:t>Feasible within project constraints</w:t>
            </w:r>
          </w:p>
          <w:p w14:paraId="59F847D1" w14:textId="77777777" w:rsidR="00A55B53" w:rsidRPr="00123177" w:rsidRDefault="00A55B53" w:rsidP="00535342">
            <w:r w:rsidRPr="00123177">
              <w:rPr>
                <w:rFonts w:eastAsia="Arial"/>
                <w:color w:val="000000" w:themeColor="text1"/>
                <w:szCs w:val="20"/>
              </w:rPr>
              <w:t>(Yes/No)</w:t>
            </w:r>
          </w:p>
          <w:p w14:paraId="24E7FCFC"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E12423" w14:textId="77777777" w:rsidR="00A55B53" w:rsidRPr="00123177" w:rsidRDefault="00A55B53" w:rsidP="00535342">
            <w:pPr>
              <w:pStyle w:val="TableText"/>
              <w:snapToGrid w:val="0"/>
            </w:pPr>
            <w:r w:rsidRPr="00123177">
              <w:t>YES</w:t>
            </w:r>
          </w:p>
          <w:p w14:paraId="423455B1" w14:textId="77777777" w:rsidR="00A55B53" w:rsidRPr="00123177" w:rsidRDefault="00A55B53" w:rsidP="00535342"/>
        </w:tc>
      </w:tr>
      <w:tr w:rsidR="00A55B53" w:rsidRPr="00123177" w14:paraId="6EBFCBE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6A37457" w14:textId="77777777" w:rsidR="00A55B53" w:rsidRPr="00123177" w:rsidRDefault="00A55B53" w:rsidP="00535342">
            <w:r w:rsidRPr="00123177">
              <w:rPr>
                <w:rFonts w:eastAsia="Arial"/>
                <w:color w:val="000000" w:themeColor="text1"/>
                <w:szCs w:val="20"/>
              </w:rPr>
              <w:t>Critical</w:t>
            </w:r>
          </w:p>
          <w:p w14:paraId="57B309D7"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8D6DF3" w14:textId="77777777" w:rsidR="00A55B53" w:rsidRPr="00123177" w:rsidRDefault="00A55B53" w:rsidP="00535342">
            <w:r w:rsidRPr="00123177">
              <w:t>YES</w:t>
            </w:r>
          </w:p>
        </w:tc>
      </w:tr>
      <w:tr w:rsidR="00A55B53" w:rsidRPr="00123177" w14:paraId="15D5EE8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EFD7751"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D72C93" w14:textId="77777777" w:rsidR="00A55B53" w:rsidRPr="00123177" w:rsidRDefault="00A55B53" w:rsidP="00535342">
            <w:r w:rsidRPr="00123177">
              <w:t>Acceptance Criteria for this requirement should be as per SECTION-6 ACCEPTANCE CRITERIA</w:t>
            </w:r>
          </w:p>
        </w:tc>
      </w:tr>
    </w:tbl>
    <w:p w14:paraId="4B2D6778" w14:textId="77777777" w:rsidR="00A55B53" w:rsidRPr="00123177" w:rsidRDefault="00A55B53" w:rsidP="00A55B53">
      <w:pPr>
        <w:pStyle w:val="BodyText"/>
        <w:rPr>
          <w:rFonts w:eastAsia="Arial"/>
        </w:rPr>
      </w:pPr>
    </w:p>
    <w:p w14:paraId="27E7550A" w14:textId="77777777" w:rsidR="00A55B53" w:rsidRPr="00123177" w:rsidRDefault="00A55B53" w:rsidP="00A55B53">
      <w:pPr>
        <w:rPr>
          <w:rFonts w:eastAsia="Arial"/>
          <w:szCs w:val="20"/>
        </w:rPr>
      </w:pPr>
    </w:p>
    <w:p w14:paraId="70B6306E" w14:textId="77777777" w:rsidR="00A55B53" w:rsidRPr="00123177" w:rsidRDefault="00A55B53" w:rsidP="00A55B53">
      <w:pPr>
        <w:pStyle w:val="Heading5"/>
        <w:rPr>
          <w:sz w:val="20"/>
          <w:szCs w:val="20"/>
        </w:rPr>
      </w:pPr>
      <w:r w:rsidRPr="00123177">
        <w:rPr>
          <w:rFonts w:eastAsia="Arial"/>
          <w:sz w:val="20"/>
          <w:szCs w:val="20"/>
        </w:rPr>
        <w:t xml:space="preserve">Requirement of response on </w:t>
      </w:r>
      <w:r w:rsidRPr="00123177">
        <w:rPr>
          <w:rStyle w:val="ui-provider"/>
          <w:sz w:val="20"/>
          <w:szCs w:val="20"/>
        </w:rPr>
        <w:t>crash CAN message(s) Rx timeout is detected</w:t>
      </w:r>
      <w:r w:rsidRPr="00123177">
        <w:rPr>
          <w:rStyle w:val="ui-provider"/>
        </w:rPr>
        <w:t>.</w:t>
      </w:r>
    </w:p>
    <w:p w14:paraId="186CD6F6" w14:textId="77777777" w:rsidR="00A55B53" w:rsidRPr="00123177" w:rsidRDefault="00A55B53" w:rsidP="00A55B53">
      <w:pPr>
        <w:pStyle w:val="BodyText"/>
        <w:rPr>
          <w:rFonts w:eastAsia="Arial"/>
        </w:rPr>
      </w:pPr>
    </w:p>
    <w:tbl>
      <w:tblPr>
        <w:tblW w:w="9300" w:type="dxa"/>
        <w:tblInd w:w="103" w:type="dxa"/>
        <w:tblLook w:val="06A0" w:firstRow="1" w:lastRow="0" w:firstColumn="1" w:lastColumn="0" w:noHBand="1" w:noVBand="1"/>
      </w:tblPr>
      <w:tblGrid>
        <w:gridCol w:w="1456"/>
        <w:gridCol w:w="7844"/>
      </w:tblGrid>
      <w:tr w:rsidR="00A55B53" w:rsidRPr="00123177" w14:paraId="620FFF0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227F5D88"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B33ECCC" w14:textId="77777777" w:rsidR="00A55B53" w:rsidRPr="00123177" w:rsidRDefault="00A55B53" w:rsidP="00535342">
            <w:r w:rsidRPr="00123177">
              <w:rPr>
                <w:rFonts w:eastAsia="Arial"/>
                <w:b/>
                <w:bCs/>
                <w:color w:val="000000" w:themeColor="text1"/>
                <w:szCs w:val="20"/>
              </w:rPr>
              <w:t>Description</w:t>
            </w:r>
          </w:p>
        </w:tc>
      </w:tr>
      <w:tr w:rsidR="00A55B53" w:rsidRPr="00123177" w14:paraId="2839CCA3"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AB7ED90"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21795E" w14:textId="77777777" w:rsidR="00A55B53" w:rsidRPr="00123177" w:rsidRDefault="00A55B53" w:rsidP="00535342">
            <w:r w:rsidRPr="00123177">
              <w:rPr>
                <w:rFonts w:eastAsia="Arial"/>
                <w:color w:val="000000" w:themeColor="text1"/>
              </w:rPr>
              <w:t>SWRS_Diag_114</w:t>
            </w:r>
          </w:p>
        </w:tc>
      </w:tr>
      <w:tr w:rsidR="00A55B53" w:rsidRPr="00123177" w14:paraId="42D98AA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4C6C599D"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B6B20D" w14:textId="77777777" w:rsidR="00A55B53" w:rsidRPr="00123177" w:rsidRDefault="00A55B53" w:rsidP="00535342">
            <w:pPr>
              <w:rPr>
                <w:rFonts w:eastAsia="Arial"/>
                <w:color w:val="000000" w:themeColor="text1"/>
              </w:rPr>
            </w:pPr>
            <w:r w:rsidRPr="00123177">
              <w:rPr>
                <w:rFonts w:eastAsia="Arial"/>
                <w:color w:val="000000" w:themeColor="text1"/>
              </w:rPr>
              <w:t>SDS-HVDCDC-241 (Obsolete in SDS Version 2.2)</w:t>
            </w:r>
          </w:p>
        </w:tc>
      </w:tr>
      <w:tr w:rsidR="00A55B53" w:rsidRPr="00123177" w14:paraId="63E76CA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EA8A167"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44AE82" w14:textId="77777777" w:rsidR="00A55B53" w:rsidRPr="00123177" w:rsidRDefault="00A55B53" w:rsidP="00535342">
            <w:pPr>
              <w:rPr>
                <w:rFonts w:eastAsia="Arial"/>
                <w:color w:val="000000" w:themeColor="text1"/>
              </w:rPr>
            </w:pPr>
            <w:r w:rsidRPr="00123177">
              <w:t>Pre C-Sample/PF3.0 Phase-2</w:t>
            </w:r>
          </w:p>
        </w:tc>
      </w:tr>
      <w:tr w:rsidR="00A55B53" w:rsidRPr="00123177" w14:paraId="693DD378"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403FD15B"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4F5A9C" w14:textId="77777777" w:rsidR="00A55B53" w:rsidRPr="00123177" w:rsidRDefault="00A55B53" w:rsidP="00535342">
            <w:pPr>
              <w:rPr>
                <w:rStyle w:val="ui-provider"/>
              </w:rPr>
            </w:pPr>
            <w:r w:rsidRPr="00123177">
              <w:rPr>
                <w:rStyle w:val="ui-provider"/>
              </w:rPr>
              <w:t>The HVDCDC shall raise a level 2 fault if the crash CAN message(s) Rx timeout is detected.</w:t>
            </w:r>
          </w:p>
          <w:p w14:paraId="5E54089C" w14:textId="77777777" w:rsidR="00A55B53" w:rsidRPr="00123177" w:rsidRDefault="00A55B53" w:rsidP="00535342">
            <w:pPr>
              <w:rPr>
                <w:rStyle w:val="ui-provider"/>
              </w:rPr>
            </w:pPr>
            <w:r w:rsidRPr="00123177">
              <w:rPr>
                <w:rStyle w:val="ui-provider"/>
              </w:rPr>
              <w:t xml:space="preserve"> </w:t>
            </w:r>
          </w:p>
          <w:p w14:paraId="58DB1EEA" w14:textId="77777777" w:rsidR="00A55B53" w:rsidRPr="00123177" w:rsidRDefault="00A55B53" w:rsidP="00535342">
            <w:pPr>
              <w:rPr>
                <w:rFonts w:eastAsia="Arial"/>
                <w:szCs w:val="20"/>
              </w:rPr>
            </w:pPr>
            <w:r w:rsidRPr="00123177">
              <w:rPr>
                <w:rStyle w:val="ui-provider"/>
              </w:rPr>
              <w:lastRenderedPageBreak/>
              <w:t>The crash CAN Rx timeout diagnostic should only be activated when 800V DC link voltage is high.</w:t>
            </w:r>
          </w:p>
        </w:tc>
      </w:tr>
      <w:tr w:rsidR="00A55B53" w:rsidRPr="00123177" w14:paraId="71D5CEE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3E681FB"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15366D" w14:textId="77777777" w:rsidR="00A55B53" w:rsidRPr="00123177" w:rsidRDefault="00A55B53" w:rsidP="00535342">
            <w:r w:rsidRPr="00123177">
              <w:rPr>
                <w:rFonts w:eastAsia="Arial"/>
              </w:rPr>
              <w:t>No Such derived requirement is applicable.</w:t>
            </w:r>
          </w:p>
        </w:tc>
      </w:tr>
      <w:tr w:rsidR="00A55B53" w:rsidRPr="00123177" w14:paraId="6D25C29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27090C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6ECFC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26B2A9E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CA6BE4C"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DF404E"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773A4F1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F2C09C3"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7F3C54" w14:textId="77777777" w:rsidR="00A55B53" w:rsidRPr="00123177" w:rsidRDefault="00A55B53" w:rsidP="00535342">
            <w:pPr>
              <w:spacing w:line="259" w:lineRule="auto"/>
            </w:pPr>
          </w:p>
        </w:tc>
      </w:tr>
      <w:tr w:rsidR="00A55B53" w:rsidRPr="00123177" w14:paraId="64FED41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2F8E067"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C587FC" w14:textId="77777777" w:rsidR="00A55B53" w:rsidRPr="00123177" w:rsidRDefault="00A55B53" w:rsidP="00535342">
            <w:pPr>
              <w:spacing w:line="259" w:lineRule="auto"/>
              <w:rPr>
                <w:rFonts w:eastAsia="Arial"/>
                <w:color w:val="000000" w:themeColor="text1"/>
                <w:szCs w:val="20"/>
              </w:rPr>
            </w:pPr>
          </w:p>
        </w:tc>
      </w:tr>
      <w:tr w:rsidR="00A55B53" w:rsidRPr="00123177" w14:paraId="0FA4578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F1A8464"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55BF9A" w14:textId="77777777" w:rsidR="00A55B53" w:rsidRPr="00123177" w:rsidRDefault="00A55B53" w:rsidP="00535342">
            <w:pPr>
              <w:spacing w:line="259" w:lineRule="auto"/>
              <w:rPr>
                <w:rFonts w:eastAsia="Arial"/>
              </w:rPr>
            </w:pPr>
          </w:p>
        </w:tc>
      </w:tr>
      <w:tr w:rsidR="00A55B53" w:rsidRPr="00123177" w14:paraId="2DFF09C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BEB50E"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3499D9" w14:textId="77777777" w:rsidR="00A55B53" w:rsidRPr="00123177" w:rsidRDefault="00A55B53" w:rsidP="00535342">
            <w:r w:rsidRPr="00123177">
              <w:t>No such mandatory fields is applicable.</w:t>
            </w:r>
          </w:p>
        </w:tc>
      </w:tr>
      <w:tr w:rsidR="00A55B53" w:rsidRPr="00123177" w14:paraId="1E3AC9C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C26D902"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5FE0AA" w14:textId="77777777" w:rsidR="00A55B53" w:rsidRPr="00123177" w:rsidRDefault="00A55B53" w:rsidP="00535342">
            <w:r w:rsidRPr="00123177">
              <w:t>HVDCDCStatus = 0, NHVDCDCStatusDebug =0, NHVDCDCFault = 0 (No Faults)</w:t>
            </w:r>
          </w:p>
        </w:tc>
      </w:tr>
      <w:tr w:rsidR="00A55B53" w:rsidRPr="00123177" w14:paraId="4CFA019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05B9FF9"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14F4A3" w14:textId="77777777" w:rsidR="00A55B53" w:rsidRPr="00123177" w:rsidRDefault="00A55B53" w:rsidP="00535342">
            <w:r w:rsidRPr="00123177">
              <w:rPr>
                <w:szCs w:val="20"/>
              </w:rPr>
              <w:t>Default values shall be applicable with respect to Pre-Loaded Values</w:t>
            </w:r>
          </w:p>
        </w:tc>
      </w:tr>
      <w:tr w:rsidR="00A55B53" w:rsidRPr="00123177" w14:paraId="5BF60FE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E1C82D5"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D3F1F5" w14:textId="77777777" w:rsidR="00A55B53" w:rsidRPr="00123177" w:rsidRDefault="00A55B53" w:rsidP="00535342">
            <w:r w:rsidRPr="00123177">
              <w:rPr>
                <w:szCs w:val="20"/>
              </w:rPr>
              <w:t>Valid range value is not required.</w:t>
            </w:r>
          </w:p>
        </w:tc>
      </w:tr>
      <w:tr w:rsidR="00A55B53" w:rsidRPr="00123177" w14:paraId="3CE24B1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9CD1133"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1983CF" w14:textId="77777777" w:rsidR="00A55B53" w:rsidRPr="00123177" w:rsidRDefault="00A55B53" w:rsidP="00535342">
            <w:r w:rsidRPr="00123177">
              <w:rPr>
                <w:szCs w:val="20"/>
              </w:rPr>
              <w:t>Data latency period is not applicable</w:t>
            </w:r>
          </w:p>
        </w:tc>
      </w:tr>
      <w:tr w:rsidR="00A55B53" w:rsidRPr="00123177" w14:paraId="533FD59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0681968"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A39960" w14:textId="77777777" w:rsidR="00A55B53" w:rsidRPr="00123177" w:rsidRDefault="00A55B53" w:rsidP="00535342">
            <w:r w:rsidRPr="00123177">
              <w:rPr>
                <w:szCs w:val="20"/>
              </w:rPr>
              <w:t>Data Retention period is not applicable.</w:t>
            </w:r>
          </w:p>
        </w:tc>
      </w:tr>
      <w:tr w:rsidR="00A55B53" w:rsidRPr="00123177" w14:paraId="6B9896B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F2A46D"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9AD2DF" w14:textId="77777777" w:rsidR="00A55B53" w:rsidRPr="00123177" w:rsidRDefault="00A55B53" w:rsidP="00535342">
            <w:r w:rsidRPr="00123177">
              <w:rPr>
                <w:szCs w:val="20"/>
              </w:rPr>
              <w:t>Data rate is not applicable.</w:t>
            </w:r>
          </w:p>
        </w:tc>
      </w:tr>
      <w:tr w:rsidR="00A55B53" w:rsidRPr="00123177" w14:paraId="6FC01B0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7DAE549"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9B16A3"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1332A2F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7D9644F"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EA0E48" w14:textId="77777777" w:rsidR="00A55B53" w:rsidRPr="00123177" w:rsidRDefault="00A55B53" w:rsidP="00535342">
            <w:r w:rsidRPr="00123177">
              <w:rPr>
                <w:szCs w:val="20"/>
              </w:rPr>
              <w:t>Temporal event is not applicable.</w:t>
            </w:r>
          </w:p>
        </w:tc>
      </w:tr>
      <w:tr w:rsidR="00A55B53" w:rsidRPr="00123177" w14:paraId="6A117A9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8A3C504" w14:textId="77777777" w:rsidR="00A55B53" w:rsidRPr="00123177" w:rsidRDefault="00A55B53" w:rsidP="00535342">
            <w:r w:rsidRPr="00123177">
              <w:rPr>
                <w:rFonts w:eastAsia="Arial"/>
                <w:color w:val="000000" w:themeColor="text1"/>
                <w:szCs w:val="20"/>
              </w:rPr>
              <w:t xml:space="preserve">Validation Rules/ </w:t>
            </w:r>
          </w:p>
          <w:p w14:paraId="5DC9DCA7"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22E755" w14:textId="77777777" w:rsidR="00A55B53" w:rsidRPr="00123177" w:rsidRDefault="00A55B53" w:rsidP="00535342">
            <w:pPr>
              <w:pStyle w:val="TableText"/>
              <w:snapToGrid w:val="0"/>
            </w:pPr>
            <w:r w:rsidRPr="00123177">
              <w:rPr>
                <w:rFonts w:eastAsia="Arial"/>
                <w:color w:val="000000" w:themeColor="text1"/>
              </w:rPr>
              <w:t>Verify the CAN messages and CAN signal mentioned in input and out section on CANalyzer Tool</w:t>
            </w:r>
          </w:p>
        </w:tc>
      </w:tr>
      <w:tr w:rsidR="00A55B53" w:rsidRPr="00123177" w14:paraId="6732C0E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992DCD"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7EF2BA" w14:textId="77777777" w:rsidR="00A55B53" w:rsidRPr="00123177" w:rsidRDefault="00A55B53" w:rsidP="00535342">
            <w:r w:rsidRPr="00123177">
              <w:rPr>
                <w:szCs w:val="20"/>
              </w:rPr>
              <w:t>Constraints is not applicable.</w:t>
            </w:r>
          </w:p>
        </w:tc>
      </w:tr>
      <w:tr w:rsidR="00A55B53" w:rsidRPr="00123177" w14:paraId="07194E6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12051F0"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F4381B" w14:textId="77777777" w:rsidR="00A55B53" w:rsidRPr="00123177" w:rsidRDefault="00A55B53" w:rsidP="00535342">
            <w:r w:rsidRPr="00123177">
              <w:rPr>
                <w:szCs w:val="20"/>
              </w:rPr>
              <w:t>No effects on other system</w:t>
            </w:r>
          </w:p>
        </w:tc>
      </w:tr>
      <w:tr w:rsidR="00A55B53" w:rsidRPr="00123177" w14:paraId="2FC5F371"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0E2BE14" w14:textId="77777777" w:rsidR="00A55B53" w:rsidRPr="00123177" w:rsidRDefault="00A55B53" w:rsidP="00535342">
            <w:r w:rsidRPr="00123177">
              <w:rPr>
                <w:rFonts w:eastAsia="Arial"/>
                <w:color w:val="000000" w:themeColor="text1"/>
                <w:szCs w:val="20"/>
              </w:rPr>
              <w:t>Testability with respect to test environment</w:t>
            </w:r>
          </w:p>
          <w:p w14:paraId="45A30997" w14:textId="77777777" w:rsidR="00A55B53" w:rsidRPr="00123177" w:rsidRDefault="00A55B53" w:rsidP="00535342">
            <w:r w:rsidRPr="00123177">
              <w:rPr>
                <w:rFonts w:eastAsia="Arial"/>
                <w:color w:val="000000" w:themeColor="text1"/>
                <w:szCs w:val="20"/>
              </w:rPr>
              <w:t>(Yes/No)</w:t>
            </w:r>
          </w:p>
          <w:p w14:paraId="1AB3B74E" w14:textId="77777777" w:rsidR="00A55B53" w:rsidRPr="00123177" w:rsidRDefault="00A55B53" w:rsidP="00535342">
            <w:r w:rsidRPr="00123177">
              <w:rPr>
                <w:rFonts w:eastAsia="Arial"/>
                <w:i/>
                <w:iCs/>
                <w:color w:val="000000" w:themeColor="text1"/>
                <w:szCs w:val="20"/>
              </w:rPr>
              <w:lastRenderedPageBreak/>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8BEFD1" w14:textId="77777777" w:rsidR="00A55B53" w:rsidRPr="00123177" w:rsidRDefault="00A55B53" w:rsidP="00535342">
            <w:pPr>
              <w:pStyle w:val="TableText"/>
              <w:snapToGrid w:val="0"/>
            </w:pPr>
            <w:r w:rsidRPr="00123177">
              <w:lastRenderedPageBreak/>
              <w:t>YES</w:t>
            </w:r>
          </w:p>
          <w:p w14:paraId="427C25E1" w14:textId="77777777" w:rsidR="00A55B53" w:rsidRPr="00123177" w:rsidRDefault="00A55B53" w:rsidP="00535342"/>
        </w:tc>
      </w:tr>
      <w:tr w:rsidR="00A55B53" w:rsidRPr="00123177" w14:paraId="60C8C95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819138F" w14:textId="77777777" w:rsidR="00A55B53" w:rsidRPr="00123177" w:rsidRDefault="00A55B53" w:rsidP="00535342">
            <w:r w:rsidRPr="00123177">
              <w:rPr>
                <w:rFonts w:eastAsia="Arial"/>
                <w:color w:val="000000" w:themeColor="text1"/>
                <w:szCs w:val="20"/>
              </w:rPr>
              <w:t>Feasible within project constraints</w:t>
            </w:r>
          </w:p>
          <w:p w14:paraId="55104929" w14:textId="77777777" w:rsidR="00A55B53" w:rsidRPr="00123177" w:rsidRDefault="00A55B53" w:rsidP="00535342">
            <w:r w:rsidRPr="00123177">
              <w:rPr>
                <w:rFonts w:eastAsia="Arial"/>
                <w:color w:val="000000" w:themeColor="text1"/>
                <w:szCs w:val="20"/>
              </w:rPr>
              <w:t>(Yes/No)</w:t>
            </w:r>
          </w:p>
          <w:p w14:paraId="6CD39F88"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9C04FE" w14:textId="77777777" w:rsidR="00A55B53" w:rsidRPr="00123177" w:rsidRDefault="00A55B53" w:rsidP="00535342">
            <w:pPr>
              <w:pStyle w:val="TableText"/>
              <w:snapToGrid w:val="0"/>
            </w:pPr>
            <w:r w:rsidRPr="00123177">
              <w:t>YES</w:t>
            </w:r>
          </w:p>
          <w:p w14:paraId="35783CFF" w14:textId="77777777" w:rsidR="00A55B53" w:rsidRPr="00123177" w:rsidRDefault="00A55B53" w:rsidP="00535342"/>
        </w:tc>
      </w:tr>
      <w:tr w:rsidR="00A55B53" w:rsidRPr="00123177" w14:paraId="170EDD3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1E206F9" w14:textId="77777777" w:rsidR="00A55B53" w:rsidRPr="00123177" w:rsidRDefault="00A55B53" w:rsidP="00535342">
            <w:r w:rsidRPr="00123177">
              <w:rPr>
                <w:rFonts w:eastAsia="Arial"/>
                <w:color w:val="000000" w:themeColor="text1"/>
                <w:szCs w:val="20"/>
              </w:rPr>
              <w:t>Critical</w:t>
            </w:r>
          </w:p>
          <w:p w14:paraId="2732408C"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E2F647" w14:textId="77777777" w:rsidR="00A55B53" w:rsidRPr="00123177" w:rsidRDefault="00A55B53" w:rsidP="00535342">
            <w:r w:rsidRPr="00123177">
              <w:t>YES</w:t>
            </w:r>
          </w:p>
        </w:tc>
      </w:tr>
      <w:tr w:rsidR="00A55B53" w:rsidRPr="00123177" w14:paraId="48D6AA0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04904CF"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4A48C5" w14:textId="77777777" w:rsidR="00A55B53" w:rsidRPr="00123177" w:rsidRDefault="00A55B53" w:rsidP="00535342">
            <w:r w:rsidRPr="00123177">
              <w:t>Acceptance Criteria for this requirement should be as per SECTION-6 ACCEPTANCE CRITERIA</w:t>
            </w:r>
          </w:p>
        </w:tc>
      </w:tr>
    </w:tbl>
    <w:p w14:paraId="6E4576C7" w14:textId="77777777" w:rsidR="00A55B53" w:rsidRPr="00123177" w:rsidRDefault="00A55B53" w:rsidP="00A55B53">
      <w:pPr>
        <w:rPr>
          <w:rFonts w:eastAsia="Arial"/>
          <w:szCs w:val="20"/>
        </w:rPr>
      </w:pPr>
    </w:p>
    <w:p w14:paraId="79EA9EE2" w14:textId="77777777" w:rsidR="00A55B53" w:rsidRPr="00123177" w:rsidRDefault="00A55B53" w:rsidP="00A55B53">
      <w:pPr>
        <w:pStyle w:val="Heading5"/>
        <w:rPr>
          <w:sz w:val="20"/>
          <w:szCs w:val="20"/>
        </w:rPr>
      </w:pPr>
      <w:r w:rsidRPr="00123177">
        <w:rPr>
          <w:rFonts w:eastAsia="Arial"/>
          <w:sz w:val="20"/>
          <w:szCs w:val="20"/>
        </w:rPr>
        <w:t xml:space="preserve">Requirement of detection for </w:t>
      </w:r>
      <w:r w:rsidRPr="00123177">
        <w:rPr>
          <w:rStyle w:val="ui-provider"/>
          <w:sz w:val="20"/>
          <w:szCs w:val="20"/>
        </w:rPr>
        <w:t>temperature sensor Vicor_ind Temp (THVDCDC1, analogue isolator) failure</w:t>
      </w:r>
      <w:r w:rsidRPr="00123177">
        <w:rPr>
          <w:rStyle w:val="ui-provider"/>
        </w:rPr>
        <w:t>.</w:t>
      </w:r>
    </w:p>
    <w:tbl>
      <w:tblPr>
        <w:tblW w:w="9300" w:type="dxa"/>
        <w:tblInd w:w="103" w:type="dxa"/>
        <w:tblLook w:val="06A0" w:firstRow="1" w:lastRow="0" w:firstColumn="1" w:lastColumn="0" w:noHBand="1" w:noVBand="1"/>
      </w:tblPr>
      <w:tblGrid>
        <w:gridCol w:w="1456"/>
        <w:gridCol w:w="7844"/>
      </w:tblGrid>
      <w:tr w:rsidR="00A55B53" w:rsidRPr="00123177" w14:paraId="7748264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8DE4833"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284AF5C" w14:textId="77777777" w:rsidR="00A55B53" w:rsidRPr="00123177" w:rsidRDefault="00A55B53" w:rsidP="00535342">
            <w:r w:rsidRPr="00123177">
              <w:rPr>
                <w:rFonts w:eastAsia="Arial"/>
                <w:b/>
                <w:bCs/>
                <w:color w:val="000000" w:themeColor="text1"/>
                <w:szCs w:val="20"/>
              </w:rPr>
              <w:t>Description</w:t>
            </w:r>
          </w:p>
        </w:tc>
      </w:tr>
      <w:tr w:rsidR="00A55B53" w:rsidRPr="00123177" w14:paraId="33B7C797"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5F2358F"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FD83D8" w14:textId="77777777" w:rsidR="00A55B53" w:rsidRPr="00123177" w:rsidRDefault="00A55B53" w:rsidP="00535342">
            <w:r w:rsidRPr="00123177">
              <w:rPr>
                <w:rFonts w:eastAsia="Arial"/>
                <w:color w:val="000000" w:themeColor="text1"/>
              </w:rPr>
              <w:t>SWRS_Diag_62</w:t>
            </w:r>
          </w:p>
        </w:tc>
      </w:tr>
      <w:tr w:rsidR="00A55B53" w:rsidRPr="00123177" w14:paraId="3122BB4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C70C8B1"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D00A29" w14:textId="77777777" w:rsidR="00A55B53" w:rsidRPr="00123177" w:rsidRDefault="00A55B53" w:rsidP="00535342">
            <w:pPr>
              <w:rPr>
                <w:rFonts w:eastAsia="Arial"/>
                <w:color w:val="000000" w:themeColor="text1"/>
              </w:rPr>
            </w:pPr>
            <w:r w:rsidRPr="00123177">
              <w:rPr>
                <w:rFonts w:eastAsia="Arial"/>
                <w:color w:val="000000" w:themeColor="text1"/>
              </w:rPr>
              <w:t>SDS-HVDCDC-299</w:t>
            </w:r>
          </w:p>
        </w:tc>
      </w:tr>
      <w:tr w:rsidR="00A55B53" w:rsidRPr="00123177" w14:paraId="222E90F2"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C76B044"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54D9A7" w14:textId="77777777" w:rsidR="00A55B53" w:rsidRPr="00123177" w:rsidRDefault="00A55B53" w:rsidP="00535342">
            <w:pPr>
              <w:rPr>
                <w:rFonts w:eastAsia="Arial"/>
                <w:color w:val="000000" w:themeColor="text1"/>
              </w:rPr>
            </w:pPr>
            <w:r w:rsidRPr="00123177">
              <w:t>B-Sample/PF2.0</w:t>
            </w:r>
          </w:p>
        </w:tc>
      </w:tr>
      <w:tr w:rsidR="00A55B53" w:rsidRPr="00123177" w14:paraId="67917443"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6F7B4D02"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462F4C" w14:textId="77777777" w:rsidR="00A55B53" w:rsidRPr="00123177" w:rsidRDefault="00A55B53" w:rsidP="00535342">
            <w:pPr>
              <w:rPr>
                <w:rFonts w:eastAsia="Arial"/>
                <w:szCs w:val="20"/>
              </w:rPr>
            </w:pPr>
            <w:r w:rsidRPr="00123177">
              <w:rPr>
                <w:rStyle w:val="ui-provider"/>
              </w:rPr>
              <w:t>The HVDCDC shall detect the temperature sensor Vicor_ind Temp (THVDCDC1, analogue isolator) failure (power supply failure, circuit short to high, circuit short to ground or circuit open) and raise a level 0 fault.</w:t>
            </w:r>
          </w:p>
        </w:tc>
      </w:tr>
      <w:tr w:rsidR="00A55B53" w:rsidRPr="00123177" w14:paraId="3E2466C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261FA1"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9855E8" w14:textId="77777777" w:rsidR="00A55B53" w:rsidRPr="00123177" w:rsidRDefault="00A55B53" w:rsidP="00535342">
            <w:r w:rsidRPr="00123177">
              <w:rPr>
                <w:rFonts w:eastAsia="Arial"/>
              </w:rPr>
              <w:t>No Such derived requirement is applicable.</w:t>
            </w:r>
          </w:p>
        </w:tc>
      </w:tr>
      <w:tr w:rsidR="00A55B53" w:rsidRPr="00123177" w14:paraId="1ADF1D4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8763F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12D0C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High</w:t>
            </w:r>
          </w:p>
        </w:tc>
      </w:tr>
      <w:tr w:rsidR="00A55B53" w:rsidRPr="00123177" w14:paraId="626FB02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C742514"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BF781D"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642193C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1C583CF"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5E8C84" w14:textId="77777777" w:rsidR="00A55B53" w:rsidRPr="00123177" w:rsidRDefault="00A55B53" w:rsidP="00535342">
            <w:pPr>
              <w:spacing w:line="259" w:lineRule="auto"/>
            </w:pPr>
            <w:r w:rsidRPr="00123177">
              <w:t>1. The 800V side (high side) voltage of the power module should greater than 480V(e.g. 540V)</w:t>
            </w:r>
          </w:p>
          <w:p w14:paraId="63418894" w14:textId="77777777" w:rsidR="00A55B53" w:rsidRPr="00123177" w:rsidRDefault="00A55B53" w:rsidP="00535342">
            <w:pPr>
              <w:spacing w:line="259" w:lineRule="auto"/>
            </w:pPr>
          </w:p>
        </w:tc>
      </w:tr>
      <w:tr w:rsidR="00A55B53" w:rsidRPr="00123177" w14:paraId="1DDE208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72FC083"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F965C3"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NHVDCDCFault @  HVDCDC_Status1 shall equal to 0x6 ("Faulty")</w:t>
            </w:r>
          </w:p>
          <w:p w14:paraId="63C1D390" w14:textId="77777777" w:rsidR="00A55B53" w:rsidRPr="00123177" w:rsidRDefault="00A55B53" w:rsidP="00535342">
            <w:pPr>
              <w:shd w:val="clear" w:color="auto" w:fill="FFFFFF"/>
              <w:spacing w:line="285" w:lineRule="atLeast"/>
              <w:rPr>
                <w:rFonts w:eastAsia="Arial"/>
                <w:color w:val="000000" w:themeColor="text1"/>
                <w:szCs w:val="20"/>
              </w:rPr>
            </w:pPr>
            <w:r w:rsidRPr="00123177">
              <w:rPr>
                <w:rFonts w:eastAsia="Arial"/>
                <w:color w:val="000000" w:themeColor="text1"/>
                <w:szCs w:val="20"/>
              </w:rPr>
              <w:lastRenderedPageBreak/>
              <w:t xml:space="preserve">2. NHVDCDCFaultID @ HVDCDC_Debug_PDU shall equal to 71 ("DIAGNOSTIC_800V_VICOR_IND_OC_FAULT_ID") </w:t>
            </w:r>
          </w:p>
        </w:tc>
      </w:tr>
      <w:tr w:rsidR="00A55B53" w:rsidRPr="00123177" w14:paraId="247EBC4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93372E"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B8D2E0" w14:textId="77777777" w:rsidR="00A55B53" w:rsidRPr="00123177" w:rsidRDefault="00A55B53" w:rsidP="00535342">
            <w:pPr>
              <w:spacing w:line="259" w:lineRule="auto"/>
              <w:rPr>
                <w:rFonts w:eastAsia="Arial"/>
              </w:rPr>
            </w:pPr>
            <w:r w:rsidRPr="00123177">
              <w:rPr>
                <w:rFonts w:eastAsia="Arial"/>
              </w:rPr>
              <w:t>Verify that the HVDCDC shall raises a level 2 fault upon the detection of the temperature sensor Vicor_ind Temp failure circuit by an open circuit.</w:t>
            </w:r>
          </w:p>
        </w:tc>
      </w:tr>
      <w:tr w:rsidR="00A55B53" w:rsidRPr="00123177" w14:paraId="309430BC"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D09047F"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FE51C7" w14:textId="77777777" w:rsidR="00A55B53" w:rsidRPr="00123177" w:rsidRDefault="00A55B53" w:rsidP="00535342">
            <w:r w:rsidRPr="00123177">
              <w:t>No such mandatory fields is applicable.</w:t>
            </w:r>
          </w:p>
        </w:tc>
      </w:tr>
      <w:tr w:rsidR="00A55B53" w:rsidRPr="00123177" w14:paraId="6C8282C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01E7649"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ACAE20" w14:textId="77777777" w:rsidR="00A55B53" w:rsidRPr="00123177" w:rsidRDefault="00A55B53" w:rsidP="00535342">
            <w:r w:rsidRPr="00123177">
              <w:t>1. The HVDCDC application shall be in Normal substate of HV_ON state, value of CAN signal HVDCDCStatus @ HVDCDC_Status1 should equal to 0x0 ("Standby") and signal NHVDCDCStatusDebug @ HVDCDC_Debug should equal to 0x0 ("Standby").</w:t>
            </w:r>
          </w:p>
          <w:p w14:paraId="5AA0F922" w14:textId="77777777" w:rsidR="00A55B53" w:rsidRPr="00123177" w:rsidRDefault="00A55B53" w:rsidP="00535342">
            <w:r w:rsidRPr="00123177">
              <w:t>2. No fault shall be raised, Value of CAN signal NHVDCDCFault @ HVDCDC_Status1 shall equal to 0</w:t>
            </w:r>
          </w:p>
        </w:tc>
      </w:tr>
      <w:tr w:rsidR="00A55B53" w:rsidRPr="00123177" w14:paraId="6C7391E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5DF64E1"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2DF743" w14:textId="77777777" w:rsidR="00A55B53" w:rsidRPr="00123177" w:rsidRDefault="00A55B53" w:rsidP="00535342">
            <w:r w:rsidRPr="00123177">
              <w:rPr>
                <w:szCs w:val="20"/>
              </w:rPr>
              <w:t>Default values shall be applicable with respect to Pre-Loaded Values</w:t>
            </w:r>
          </w:p>
        </w:tc>
      </w:tr>
      <w:tr w:rsidR="00A55B53" w:rsidRPr="00123177" w14:paraId="5BF4B37A"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8B1B046"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C4476B" w14:textId="77777777" w:rsidR="00A55B53" w:rsidRPr="00123177" w:rsidRDefault="00A55B53" w:rsidP="00535342">
            <w:r w:rsidRPr="00123177">
              <w:rPr>
                <w:szCs w:val="20"/>
              </w:rPr>
              <w:t>Valid range value is not required.</w:t>
            </w:r>
          </w:p>
        </w:tc>
      </w:tr>
      <w:tr w:rsidR="00A55B53" w:rsidRPr="00123177" w14:paraId="7CA0EFC4"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59646D4"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28285C" w14:textId="77777777" w:rsidR="00A55B53" w:rsidRPr="00123177" w:rsidRDefault="00A55B53" w:rsidP="00535342">
            <w:r w:rsidRPr="00123177">
              <w:rPr>
                <w:szCs w:val="20"/>
              </w:rPr>
              <w:t>Data latency period is not applicable</w:t>
            </w:r>
          </w:p>
        </w:tc>
      </w:tr>
      <w:tr w:rsidR="00A55B53" w:rsidRPr="00123177" w14:paraId="426256F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51B21B3"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E899D5" w14:textId="77777777" w:rsidR="00A55B53" w:rsidRPr="00123177" w:rsidRDefault="00A55B53" w:rsidP="00535342">
            <w:r w:rsidRPr="00123177">
              <w:rPr>
                <w:szCs w:val="20"/>
              </w:rPr>
              <w:t>Data Retention period is not applicable.</w:t>
            </w:r>
          </w:p>
        </w:tc>
      </w:tr>
      <w:tr w:rsidR="00A55B53" w:rsidRPr="00123177" w14:paraId="66EB45F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1B04D93"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9CF18B" w14:textId="77777777" w:rsidR="00A55B53" w:rsidRPr="00123177" w:rsidRDefault="00A55B53" w:rsidP="00535342">
            <w:r w:rsidRPr="00123177">
              <w:rPr>
                <w:szCs w:val="20"/>
              </w:rPr>
              <w:t>Data rate is not applicable.</w:t>
            </w:r>
          </w:p>
        </w:tc>
      </w:tr>
      <w:tr w:rsidR="00A55B53" w:rsidRPr="00123177" w14:paraId="519D7AF6"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AE8519F"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903DBD"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30DEF66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1832096"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85DF94" w14:textId="77777777" w:rsidR="00A55B53" w:rsidRPr="00123177" w:rsidRDefault="00A55B53" w:rsidP="00535342">
            <w:r w:rsidRPr="00123177">
              <w:rPr>
                <w:szCs w:val="20"/>
              </w:rPr>
              <w:t>Temporal event is not applicable.</w:t>
            </w:r>
          </w:p>
        </w:tc>
      </w:tr>
      <w:tr w:rsidR="00A55B53" w:rsidRPr="00123177" w14:paraId="6B8B53A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49E90E5" w14:textId="77777777" w:rsidR="00A55B53" w:rsidRPr="00123177" w:rsidRDefault="00A55B53" w:rsidP="00535342">
            <w:r w:rsidRPr="00123177">
              <w:rPr>
                <w:rFonts w:eastAsia="Arial"/>
                <w:color w:val="000000" w:themeColor="text1"/>
                <w:szCs w:val="20"/>
              </w:rPr>
              <w:t xml:space="preserve">Validation Rules/ </w:t>
            </w:r>
          </w:p>
          <w:p w14:paraId="0229A119"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15F1F5" w14:textId="77777777" w:rsidR="00A55B53" w:rsidRPr="00123177" w:rsidRDefault="00A55B53" w:rsidP="00535342">
            <w:pPr>
              <w:pStyle w:val="TableText"/>
              <w:snapToGrid w:val="0"/>
              <w:rPr>
                <w:rFonts w:eastAsia="Arial"/>
                <w:color w:val="000000" w:themeColor="text1"/>
              </w:rPr>
            </w:pPr>
            <w:r w:rsidRPr="00123177">
              <w:t xml:space="preserve">1. </w:t>
            </w:r>
            <w:r w:rsidRPr="00123177">
              <w:rPr>
                <w:rFonts w:eastAsia="Arial"/>
                <w:color w:val="000000" w:themeColor="text1"/>
              </w:rPr>
              <w:t>Verify the CAN messages and CAN signal mentioned in input and out section on CANalyzer Tool.</w:t>
            </w:r>
          </w:p>
          <w:p w14:paraId="6EF00E7C" w14:textId="77777777" w:rsidR="00A55B53" w:rsidRPr="00123177" w:rsidRDefault="00A55B53" w:rsidP="00535342">
            <w:pPr>
              <w:spacing w:line="259" w:lineRule="auto"/>
              <w:rPr>
                <w:rFonts w:eastAsia="Arial"/>
                <w:color w:val="000000" w:themeColor="text1"/>
                <w:szCs w:val="20"/>
              </w:rPr>
            </w:pPr>
          </w:p>
          <w:p w14:paraId="0A688AA9"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shall equal to 0x6 ("Faulty")</w:t>
            </w:r>
          </w:p>
          <w:p w14:paraId="679C202D" w14:textId="77777777" w:rsidR="00A55B53" w:rsidRPr="00123177" w:rsidRDefault="00A55B53" w:rsidP="00535342">
            <w:pPr>
              <w:pStyle w:val="TableText"/>
              <w:snapToGrid w:val="0"/>
            </w:pPr>
            <w:r w:rsidRPr="00123177">
              <w:rPr>
                <w:rFonts w:eastAsia="Arial"/>
                <w:color w:val="000000" w:themeColor="text1"/>
                <w:szCs w:val="20"/>
              </w:rPr>
              <w:t>NHVDCDCFaultID @ HVDCDC_Debug_PDU shall equal to 71 ("DIAGNOSTIC_800V_VICOR_IND_OC_FAULT_ID")</w:t>
            </w:r>
          </w:p>
        </w:tc>
      </w:tr>
      <w:tr w:rsidR="00A55B53" w:rsidRPr="00123177" w14:paraId="7DC4AED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B164BA5"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60E884" w14:textId="77777777" w:rsidR="00A55B53" w:rsidRPr="00123177" w:rsidRDefault="00A55B53" w:rsidP="00535342">
            <w:r w:rsidRPr="00123177">
              <w:rPr>
                <w:szCs w:val="20"/>
              </w:rPr>
              <w:t>Constraints are not applicable.</w:t>
            </w:r>
          </w:p>
        </w:tc>
      </w:tr>
      <w:tr w:rsidR="00A55B53" w:rsidRPr="00123177" w14:paraId="3620610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D73A832"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087FEC" w14:textId="77777777" w:rsidR="00A55B53" w:rsidRPr="00123177" w:rsidRDefault="00A55B53" w:rsidP="00535342">
            <w:r w:rsidRPr="00123177">
              <w:rPr>
                <w:szCs w:val="20"/>
              </w:rPr>
              <w:t>No effects on other system</w:t>
            </w:r>
          </w:p>
        </w:tc>
      </w:tr>
      <w:tr w:rsidR="00A55B53" w:rsidRPr="00123177" w14:paraId="49EADDE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336BFF5" w14:textId="77777777" w:rsidR="00A55B53" w:rsidRPr="00123177" w:rsidRDefault="00A55B53" w:rsidP="00535342">
            <w:r w:rsidRPr="00123177">
              <w:rPr>
                <w:rFonts w:eastAsia="Arial"/>
                <w:color w:val="000000" w:themeColor="text1"/>
                <w:szCs w:val="20"/>
              </w:rPr>
              <w:t>Testability with respect to test environment</w:t>
            </w:r>
          </w:p>
          <w:p w14:paraId="366EC3E4" w14:textId="77777777" w:rsidR="00A55B53" w:rsidRPr="00123177" w:rsidRDefault="00A55B53" w:rsidP="00535342">
            <w:r w:rsidRPr="00123177">
              <w:rPr>
                <w:rFonts w:eastAsia="Arial"/>
                <w:color w:val="000000" w:themeColor="text1"/>
                <w:szCs w:val="20"/>
              </w:rPr>
              <w:t>(Yes/No)</w:t>
            </w:r>
          </w:p>
          <w:p w14:paraId="525DC9E9" w14:textId="77777777" w:rsidR="00A55B53" w:rsidRPr="00123177" w:rsidRDefault="00A55B53" w:rsidP="00535342">
            <w:r w:rsidRPr="00123177">
              <w:rPr>
                <w:rFonts w:eastAsia="Arial"/>
                <w:i/>
                <w:iCs/>
                <w:color w:val="000000" w:themeColor="text1"/>
                <w:szCs w:val="20"/>
              </w:rPr>
              <w:lastRenderedPageBreak/>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17BF71" w14:textId="77777777" w:rsidR="00A55B53" w:rsidRPr="00123177" w:rsidRDefault="00A55B53" w:rsidP="00535342">
            <w:pPr>
              <w:pStyle w:val="TableText"/>
              <w:snapToGrid w:val="0"/>
            </w:pPr>
            <w:r w:rsidRPr="00123177">
              <w:lastRenderedPageBreak/>
              <w:t>YES</w:t>
            </w:r>
          </w:p>
          <w:p w14:paraId="71183D0C" w14:textId="77777777" w:rsidR="00A55B53" w:rsidRPr="00123177" w:rsidRDefault="00A55B53" w:rsidP="00535342"/>
        </w:tc>
      </w:tr>
      <w:tr w:rsidR="00A55B53" w:rsidRPr="00123177" w14:paraId="79E3156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4F0FED" w14:textId="77777777" w:rsidR="00A55B53" w:rsidRPr="00123177" w:rsidRDefault="00A55B53" w:rsidP="00535342">
            <w:r w:rsidRPr="00123177">
              <w:rPr>
                <w:rFonts w:eastAsia="Arial"/>
                <w:color w:val="000000" w:themeColor="text1"/>
                <w:szCs w:val="20"/>
              </w:rPr>
              <w:t>Feasible within project constraints</w:t>
            </w:r>
          </w:p>
          <w:p w14:paraId="3E22D55C" w14:textId="77777777" w:rsidR="00A55B53" w:rsidRPr="00123177" w:rsidRDefault="00A55B53" w:rsidP="00535342">
            <w:r w:rsidRPr="00123177">
              <w:rPr>
                <w:rFonts w:eastAsia="Arial"/>
                <w:color w:val="000000" w:themeColor="text1"/>
                <w:szCs w:val="20"/>
              </w:rPr>
              <w:t>(Yes/No)</w:t>
            </w:r>
          </w:p>
          <w:p w14:paraId="595FF13A"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B630DC" w14:textId="77777777" w:rsidR="00A55B53" w:rsidRPr="00123177" w:rsidRDefault="00A55B53" w:rsidP="00535342">
            <w:pPr>
              <w:pStyle w:val="TableText"/>
              <w:snapToGrid w:val="0"/>
            </w:pPr>
            <w:r w:rsidRPr="00123177">
              <w:t>YES</w:t>
            </w:r>
          </w:p>
          <w:p w14:paraId="787D4C3F" w14:textId="77777777" w:rsidR="00A55B53" w:rsidRPr="00123177" w:rsidRDefault="00A55B53" w:rsidP="00535342"/>
        </w:tc>
      </w:tr>
      <w:tr w:rsidR="00A55B53" w:rsidRPr="00123177" w14:paraId="27F2ABB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7B90ED3" w14:textId="77777777" w:rsidR="00A55B53" w:rsidRPr="00123177" w:rsidRDefault="00A55B53" w:rsidP="00535342">
            <w:r w:rsidRPr="00123177">
              <w:rPr>
                <w:rFonts w:eastAsia="Arial"/>
                <w:color w:val="000000" w:themeColor="text1"/>
                <w:szCs w:val="20"/>
              </w:rPr>
              <w:t>Critical</w:t>
            </w:r>
          </w:p>
          <w:p w14:paraId="317A789D"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71EF35" w14:textId="77777777" w:rsidR="00A55B53" w:rsidRPr="00123177" w:rsidRDefault="00A55B53" w:rsidP="00535342">
            <w:r w:rsidRPr="00123177">
              <w:t>YES</w:t>
            </w:r>
          </w:p>
        </w:tc>
      </w:tr>
      <w:tr w:rsidR="00A55B53" w:rsidRPr="00123177" w14:paraId="6F7616F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3B2F8DB" w14:textId="77777777" w:rsidR="00A55B53" w:rsidRPr="00123177" w:rsidRDefault="00A55B53" w:rsidP="00535342">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01ADD2" w14:textId="77777777" w:rsidR="00A55B53" w:rsidRPr="00123177" w:rsidRDefault="00A55B53" w:rsidP="00535342">
            <w:r w:rsidRPr="00123177">
              <w:t>Acceptance Criteria for this requirement should be as per SECTION-6 ACCEPTANCE CRITERIA</w:t>
            </w:r>
          </w:p>
        </w:tc>
      </w:tr>
    </w:tbl>
    <w:p w14:paraId="205C2573" w14:textId="77777777" w:rsidR="00A55B53" w:rsidRPr="00123177" w:rsidRDefault="00A55B53" w:rsidP="00A55B53">
      <w:pPr>
        <w:rPr>
          <w:rFonts w:eastAsia="Arial"/>
          <w:szCs w:val="20"/>
        </w:rPr>
      </w:pPr>
    </w:p>
    <w:p w14:paraId="0A158246" w14:textId="77777777" w:rsidR="00A55B53" w:rsidRPr="00123177" w:rsidRDefault="00A55B53" w:rsidP="00A55B53">
      <w:pPr>
        <w:rPr>
          <w:rFonts w:eastAsia="Arial"/>
          <w:szCs w:val="20"/>
        </w:rPr>
      </w:pPr>
    </w:p>
    <w:p w14:paraId="76337491" w14:textId="77777777" w:rsidR="00A55B53" w:rsidRPr="00123177" w:rsidRDefault="00A55B53" w:rsidP="00A55B53">
      <w:pPr>
        <w:pStyle w:val="Heading5"/>
        <w:rPr>
          <w:sz w:val="20"/>
          <w:szCs w:val="20"/>
        </w:rPr>
      </w:pPr>
      <w:r w:rsidRPr="00123177">
        <w:rPr>
          <w:rFonts w:eastAsia="Arial"/>
          <w:sz w:val="20"/>
          <w:szCs w:val="20"/>
        </w:rPr>
        <w:t xml:space="preserve">Requirement of </w:t>
      </w:r>
      <w:r w:rsidRPr="00123177">
        <w:rPr>
          <w:rStyle w:val="ui-provider"/>
          <w:sz w:val="20"/>
          <w:szCs w:val="20"/>
        </w:rPr>
        <w:t>detect the temperature sensor Vicor_ind Temp (THVDCDC1, analogue isolator) failure (power supply failure, circuit short to high, circuit short to ground or circuit open) and raise a level 0 fault</w:t>
      </w:r>
      <w:r w:rsidRPr="00123177">
        <w:rPr>
          <w:rStyle w:val="ui-provider"/>
        </w:rPr>
        <w:t>.</w:t>
      </w:r>
    </w:p>
    <w:p w14:paraId="2F0BE745" w14:textId="77777777" w:rsidR="00A55B53" w:rsidRPr="00123177" w:rsidRDefault="00A55B53" w:rsidP="00A55B53">
      <w:pPr>
        <w:rPr>
          <w:rFonts w:eastAsia="Arial"/>
          <w:szCs w:val="20"/>
        </w:rPr>
      </w:pPr>
    </w:p>
    <w:tbl>
      <w:tblPr>
        <w:tblW w:w="9300" w:type="dxa"/>
        <w:tblInd w:w="103" w:type="dxa"/>
        <w:tblLook w:val="06A0" w:firstRow="1" w:lastRow="0" w:firstColumn="1" w:lastColumn="0" w:noHBand="1" w:noVBand="1"/>
      </w:tblPr>
      <w:tblGrid>
        <w:gridCol w:w="1456"/>
        <w:gridCol w:w="7844"/>
      </w:tblGrid>
      <w:tr w:rsidR="00A55B53" w:rsidRPr="00123177" w14:paraId="26A4DEB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6B420FF" w14:textId="77777777" w:rsidR="00A55B53" w:rsidRPr="00123177" w:rsidRDefault="00A55B53" w:rsidP="00535342">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762DC28" w14:textId="77777777" w:rsidR="00A55B53" w:rsidRPr="00123177" w:rsidRDefault="00A55B53" w:rsidP="00535342">
            <w:r w:rsidRPr="00123177">
              <w:rPr>
                <w:rFonts w:eastAsia="Arial"/>
                <w:b/>
                <w:bCs/>
                <w:color w:val="000000" w:themeColor="text1"/>
                <w:szCs w:val="20"/>
              </w:rPr>
              <w:t>Description</w:t>
            </w:r>
          </w:p>
        </w:tc>
      </w:tr>
      <w:tr w:rsidR="00A55B53" w:rsidRPr="00123177" w14:paraId="1650FAB9"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E0214BD" w14:textId="77777777" w:rsidR="00A55B53" w:rsidRPr="00123177" w:rsidRDefault="00A55B53" w:rsidP="00535342">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E257D9" w14:textId="77777777" w:rsidR="00A55B53" w:rsidRPr="00123177" w:rsidRDefault="00A55B53" w:rsidP="00535342">
            <w:r w:rsidRPr="00123177">
              <w:rPr>
                <w:rFonts w:eastAsia="Arial"/>
                <w:color w:val="000000" w:themeColor="text1"/>
              </w:rPr>
              <w:t>SWRS_Diag_63</w:t>
            </w:r>
          </w:p>
        </w:tc>
      </w:tr>
      <w:tr w:rsidR="00A55B53" w:rsidRPr="00123177" w14:paraId="0FC0DECD"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BAF4B59" w14:textId="77777777" w:rsidR="00A55B53" w:rsidRPr="00123177" w:rsidRDefault="00A55B53" w:rsidP="00535342">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EA5B64" w14:textId="77777777" w:rsidR="00A55B53" w:rsidRPr="00123177" w:rsidRDefault="00A55B53" w:rsidP="00535342">
            <w:pPr>
              <w:rPr>
                <w:rFonts w:eastAsia="Arial"/>
                <w:color w:val="000000" w:themeColor="text1"/>
              </w:rPr>
            </w:pPr>
            <w:r w:rsidRPr="00123177">
              <w:rPr>
                <w:rFonts w:eastAsia="Arial"/>
                <w:color w:val="000000" w:themeColor="text1"/>
              </w:rPr>
              <w:t>SDS-HVDCDC-299</w:t>
            </w:r>
          </w:p>
        </w:tc>
      </w:tr>
      <w:tr w:rsidR="00A55B53" w:rsidRPr="00123177" w14:paraId="2615AC35" w14:textId="77777777" w:rsidTr="00535342">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5301F48" w14:textId="77777777" w:rsidR="00A55B53" w:rsidRPr="00123177" w:rsidRDefault="00A55B53" w:rsidP="00535342">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2D11EE" w14:textId="77777777" w:rsidR="00A55B53" w:rsidRPr="00123177" w:rsidRDefault="00A55B53" w:rsidP="00535342">
            <w:pPr>
              <w:rPr>
                <w:rFonts w:eastAsia="Arial"/>
                <w:color w:val="000000" w:themeColor="text1"/>
              </w:rPr>
            </w:pPr>
            <w:r w:rsidRPr="00123177">
              <w:t>B-Sample/PF2.0</w:t>
            </w:r>
          </w:p>
        </w:tc>
      </w:tr>
      <w:tr w:rsidR="00A55B53" w:rsidRPr="00123177" w14:paraId="654F8C50" w14:textId="77777777" w:rsidTr="00535342">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287C3171"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817AC4" w14:textId="77777777" w:rsidR="00A55B53" w:rsidRPr="00123177" w:rsidRDefault="00A55B53" w:rsidP="00535342">
            <w:pPr>
              <w:rPr>
                <w:rFonts w:eastAsia="Arial"/>
                <w:szCs w:val="20"/>
              </w:rPr>
            </w:pPr>
            <w:r w:rsidRPr="00123177">
              <w:rPr>
                <w:rStyle w:val="ui-provider"/>
              </w:rPr>
              <w:t>The HVDCDC shall detect the temperature sensor Vicor_ind Temp (THVDCDC1, analogue isolator) failure (power supply failure, circuit short to high, circuit short to ground or circuit open) and raise a level 0 fault.</w:t>
            </w:r>
          </w:p>
        </w:tc>
      </w:tr>
      <w:tr w:rsidR="00A55B53" w:rsidRPr="00123177" w14:paraId="4B7DDE4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7C6D478" w14:textId="77777777" w:rsidR="00A55B53" w:rsidRPr="00123177" w:rsidRDefault="00A55B53" w:rsidP="00535342">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D1DFA6" w14:textId="77777777" w:rsidR="00A55B53" w:rsidRPr="00123177" w:rsidRDefault="00A55B53" w:rsidP="00535342">
            <w:r w:rsidRPr="00123177">
              <w:rPr>
                <w:rFonts w:eastAsia="Arial"/>
              </w:rPr>
              <w:t>No Such derived requirement is applicable.</w:t>
            </w:r>
          </w:p>
        </w:tc>
      </w:tr>
      <w:tr w:rsidR="00A55B53" w:rsidRPr="00123177" w14:paraId="5EA84EF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6C48CF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60339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Medium</w:t>
            </w:r>
          </w:p>
        </w:tc>
      </w:tr>
      <w:tr w:rsidR="00A55B53" w:rsidRPr="00123177" w14:paraId="76D5552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9E975FF" w14:textId="77777777" w:rsidR="00A55B53" w:rsidRPr="00123177" w:rsidRDefault="00A55B53" w:rsidP="00535342">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60C0E9"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79EF5E6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12FAC73"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F7B37C" w14:textId="77777777" w:rsidR="00A55B53" w:rsidRPr="00123177" w:rsidRDefault="00A55B53" w:rsidP="00535342">
            <w:pPr>
              <w:spacing w:line="259" w:lineRule="auto"/>
            </w:pPr>
            <w:r w:rsidRPr="00123177">
              <w:t>1. The 800V side (high side) voltage of the power module should greater than 480V(e.g. 540V)</w:t>
            </w:r>
          </w:p>
          <w:p w14:paraId="55AD71B0" w14:textId="77777777" w:rsidR="00A55B53" w:rsidRPr="00123177" w:rsidRDefault="00A55B53" w:rsidP="00535342">
            <w:pPr>
              <w:spacing w:line="259" w:lineRule="auto"/>
            </w:pPr>
          </w:p>
        </w:tc>
      </w:tr>
      <w:tr w:rsidR="00A55B53" w:rsidRPr="00123177" w14:paraId="6CB9732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F04893A"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1155C2"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NHVDCDCFault @  HVDCDC_Status1 shall equal to 0x6 ("Faulty")</w:t>
            </w:r>
          </w:p>
          <w:p w14:paraId="6013A54D" w14:textId="77777777" w:rsidR="00A55B53" w:rsidRPr="00123177" w:rsidRDefault="00A55B53" w:rsidP="00535342">
            <w:pPr>
              <w:shd w:val="clear" w:color="auto" w:fill="FFFFFF"/>
              <w:spacing w:line="285" w:lineRule="atLeast"/>
              <w:rPr>
                <w:rFonts w:eastAsia="Arial"/>
                <w:color w:val="000000" w:themeColor="text1"/>
                <w:szCs w:val="20"/>
              </w:rPr>
            </w:pPr>
            <w:r w:rsidRPr="00123177">
              <w:rPr>
                <w:rFonts w:eastAsia="Arial"/>
                <w:color w:val="000000" w:themeColor="text1"/>
                <w:szCs w:val="20"/>
              </w:rPr>
              <w:t xml:space="preserve">2. NHVDCDCFaultID @ HVDCDC_Debug_PDU shall equal to 72 ("DIAGNOSTIC_800V_VICOR_IND_SC_FAULT_ID") </w:t>
            </w:r>
          </w:p>
        </w:tc>
      </w:tr>
      <w:tr w:rsidR="00A55B53" w:rsidRPr="00123177" w14:paraId="1F3C25A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183ACDC" w14:textId="77777777" w:rsidR="00A55B53" w:rsidRPr="00123177" w:rsidRDefault="00A55B53" w:rsidP="00535342">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8B39FB" w14:textId="77777777" w:rsidR="00A55B53" w:rsidRPr="00123177" w:rsidRDefault="00A55B53" w:rsidP="00535342">
            <w:pPr>
              <w:spacing w:line="259" w:lineRule="auto"/>
              <w:rPr>
                <w:rFonts w:eastAsia="Arial"/>
              </w:rPr>
            </w:pPr>
            <w:r w:rsidRPr="00123177">
              <w:rPr>
                <w:rFonts w:eastAsia="Arial"/>
              </w:rPr>
              <w:t>Verify that the HVDCDC shall raises a level 2 fault upon the detection of the temperature sensor Vicor_ind Temp failure circuit by an open circuit.</w:t>
            </w:r>
          </w:p>
        </w:tc>
      </w:tr>
      <w:tr w:rsidR="00A55B53" w:rsidRPr="00123177" w14:paraId="6D5A267B"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17D5ED8" w14:textId="77777777" w:rsidR="00A55B53" w:rsidRPr="00123177" w:rsidRDefault="00A55B53" w:rsidP="00535342">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AC62E1" w14:textId="77777777" w:rsidR="00A55B53" w:rsidRPr="00123177" w:rsidRDefault="00A55B53" w:rsidP="00535342">
            <w:r w:rsidRPr="00123177">
              <w:t>No such mandatory fields are applicable.</w:t>
            </w:r>
          </w:p>
        </w:tc>
      </w:tr>
      <w:tr w:rsidR="00A55B53" w:rsidRPr="00123177" w14:paraId="64CE0D3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683273C" w14:textId="77777777" w:rsidR="00A55B53" w:rsidRPr="00123177" w:rsidRDefault="00A55B53" w:rsidP="00535342">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84E7A9" w14:textId="77777777" w:rsidR="00A55B53" w:rsidRPr="00123177" w:rsidRDefault="00A55B53" w:rsidP="00535342">
            <w:r w:rsidRPr="00123177">
              <w:t>1. The HVDCDC application shall be in Normal substate of HV_ON state, value of CAN signal HVDCDCStatus @ HVDCDC_Status1 should equal to 0x0 ("Standby") and signal NHVDCDCStatusDebug @ HVDCDC_Debug should equal to 0x0 ("Standby").</w:t>
            </w:r>
          </w:p>
          <w:p w14:paraId="65B82771" w14:textId="77777777" w:rsidR="00A55B53" w:rsidRPr="00123177" w:rsidRDefault="00A55B53" w:rsidP="00535342">
            <w:r w:rsidRPr="00123177">
              <w:t>2. No fault shall be raised, Value of CAN signal NHVDCDCFault @ HVDCDC_Status1 shall equal to 0</w:t>
            </w:r>
          </w:p>
        </w:tc>
      </w:tr>
      <w:tr w:rsidR="00A55B53" w:rsidRPr="00123177" w14:paraId="446B0397"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FDDD7CA" w14:textId="77777777" w:rsidR="00A55B53" w:rsidRPr="00123177" w:rsidRDefault="00A55B53" w:rsidP="00535342">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AC2DF0" w14:textId="77777777" w:rsidR="00A55B53" w:rsidRPr="00123177" w:rsidRDefault="00A55B53" w:rsidP="00535342">
            <w:r w:rsidRPr="00123177">
              <w:rPr>
                <w:szCs w:val="20"/>
              </w:rPr>
              <w:t>Default values shall be applicable with respect to Pre-Loaded Values</w:t>
            </w:r>
          </w:p>
        </w:tc>
      </w:tr>
      <w:tr w:rsidR="00A55B53" w:rsidRPr="00123177" w14:paraId="40F2CDB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875828F" w14:textId="77777777" w:rsidR="00A55B53" w:rsidRPr="00123177" w:rsidRDefault="00A55B53" w:rsidP="00535342">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1E8576" w14:textId="77777777" w:rsidR="00A55B53" w:rsidRPr="00123177" w:rsidRDefault="00A55B53" w:rsidP="00535342">
            <w:r w:rsidRPr="00123177">
              <w:rPr>
                <w:szCs w:val="20"/>
              </w:rPr>
              <w:t>Valid range value is not required.</w:t>
            </w:r>
          </w:p>
        </w:tc>
      </w:tr>
      <w:tr w:rsidR="00A55B53" w:rsidRPr="00123177" w14:paraId="317DC3B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DCADB1E" w14:textId="77777777" w:rsidR="00A55B53" w:rsidRPr="00123177" w:rsidRDefault="00A55B53" w:rsidP="00535342">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44EE7C" w14:textId="77777777" w:rsidR="00A55B53" w:rsidRPr="00123177" w:rsidRDefault="00A55B53" w:rsidP="00535342">
            <w:r w:rsidRPr="00123177">
              <w:rPr>
                <w:szCs w:val="20"/>
              </w:rPr>
              <w:t>Data latency period is not applicable</w:t>
            </w:r>
          </w:p>
        </w:tc>
      </w:tr>
      <w:tr w:rsidR="00A55B53" w:rsidRPr="00123177" w14:paraId="3E7E423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0C9436E" w14:textId="77777777" w:rsidR="00A55B53" w:rsidRPr="00123177" w:rsidRDefault="00A55B53" w:rsidP="00535342">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2C9C8B" w14:textId="77777777" w:rsidR="00A55B53" w:rsidRPr="00123177" w:rsidRDefault="00A55B53" w:rsidP="00535342">
            <w:r w:rsidRPr="00123177">
              <w:rPr>
                <w:szCs w:val="20"/>
              </w:rPr>
              <w:t>Data Retention period is not applicable.</w:t>
            </w:r>
          </w:p>
        </w:tc>
      </w:tr>
      <w:tr w:rsidR="00A55B53" w:rsidRPr="00123177" w14:paraId="1C1D4DFE"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CBED08F" w14:textId="77777777" w:rsidR="00A55B53" w:rsidRPr="00123177" w:rsidRDefault="00A55B53" w:rsidP="00535342">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53C79B" w14:textId="77777777" w:rsidR="00A55B53" w:rsidRPr="00123177" w:rsidRDefault="00A55B53" w:rsidP="00535342">
            <w:r w:rsidRPr="00123177">
              <w:rPr>
                <w:szCs w:val="20"/>
              </w:rPr>
              <w:t>Data rate is not applicable.</w:t>
            </w:r>
          </w:p>
        </w:tc>
      </w:tr>
      <w:tr w:rsidR="00A55B53" w:rsidRPr="00123177" w14:paraId="162408E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B45C418" w14:textId="77777777" w:rsidR="00A55B53" w:rsidRPr="00123177" w:rsidRDefault="00A55B53" w:rsidP="00535342">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8096C0" w14:textId="77777777" w:rsidR="00A55B53" w:rsidRPr="00123177" w:rsidRDefault="00A55B53" w:rsidP="00535342">
            <w:pPr>
              <w:spacing w:line="259" w:lineRule="auto"/>
              <w:rPr>
                <w:rFonts w:eastAsia="Arial"/>
                <w:color w:val="000000" w:themeColor="text1"/>
                <w:szCs w:val="20"/>
              </w:rPr>
            </w:pPr>
            <w:r w:rsidRPr="00123177">
              <w:rPr>
                <w:szCs w:val="20"/>
              </w:rPr>
              <w:t>External event is not required.</w:t>
            </w:r>
          </w:p>
        </w:tc>
      </w:tr>
      <w:tr w:rsidR="00A55B53" w:rsidRPr="00123177" w14:paraId="652E4FA9"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F769F38" w14:textId="77777777" w:rsidR="00A55B53" w:rsidRPr="00123177" w:rsidRDefault="00A55B53" w:rsidP="00535342">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C7199D" w14:textId="77777777" w:rsidR="00A55B53" w:rsidRPr="00123177" w:rsidRDefault="00A55B53" w:rsidP="00535342">
            <w:r w:rsidRPr="00123177">
              <w:rPr>
                <w:szCs w:val="20"/>
              </w:rPr>
              <w:t>Temporal event is not applicable.</w:t>
            </w:r>
          </w:p>
        </w:tc>
      </w:tr>
      <w:tr w:rsidR="00A55B53" w:rsidRPr="00123177" w14:paraId="43E57A00"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B2E601" w14:textId="77777777" w:rsidR="00A55B53" w:rsidRPr="00123177" w:rsidRDefault="00A55B53" w:rsidP="00535342">
            <w:r w:rsidRPr="00123177">
              <w:rPr>
                <w:rFonts w:eastAsia="Arial"/>
                <w:color w:val="000000" w:themeColor="text1"/>
                <w:szCs w:val="20"/>
              </w:rPr>
              <w:t xml:space="preserve">Validation Rules/ </w:t>
            </w:r>
          </w:p>
          <w:p w14:paraId="362E8583"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C4C191" w14:textId="77777777" w:rsidR="00A55B53" w:rsidRPr="00123177" w:rsidRDefault="00A55B53" w:rsidP="00535342">
            <w:pPr>
              <w:pStyle w:val="TableText"/>
              <w:snapToGrid w:val="0"/>
              <w:rPr>
                <w:rFonts w:eastAsia="Arial"/>
                <w:color w:val="000000" w:themeColor="text1"/>
              </w:rPr>
            </w:pPr>
            <w:r w:rsidRPr="00123177">
              <w:t xml:space="preserve">1. </w:t>
            </w:r>
            <w:r w:rsidRPr="00123177">
              <w:rPr>
                <w:rFonts w:eastAsia="Arial"/>
                <w:color w:val="000000" w:themeColor="text1"/>
              </w:rPr>
              <w:t>Verify the CAN messages and CAN signal mentioned in input and out section on CANalyzer Tool.</w:t>
            </w:r>
          </w:p>
          <w:p w14:paraId="64429C62" w14:textId="77777777" w:rsidR="00A55B53" w:rsidRPr="00123177" w:rsidRDefault="00A55B53" w:rsidP="00535342">
            <w:pPr>
              <w:spacing w:line="259" w:lineRule="auto"/>
              <w:rPr>
                <w:rFonts w:eastAsia="Arial"/>
                <w:color w:val="000000" w:themeColor="text1"/>
                <w:szCs w:val="20"/>
              </w:rPr>
            </w:pPr>
          </w:p>
          <w:p w14:paraId="6A764B18"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NHVDCDCFault @  HVDCDC_Status1 shall equal to 0x6 ("Faulty")</w:t>
            </w:r>
          </w:p>
          <w:p w14:paraId="572BBC59" w14:textId="77777777" w:rsidR="00A55B53" w:rsidRPr="00123177" w:rsidRDefault="00A55B53" w:rsidP="00535342">
            <w:pPr>
              <w:pStyle w:val="TableText"/>
              <w:snapToGrid w:val="0"/>
            </w:pPr>
            <w:r w:rsidRPr="00123177">
              <w:rPr>
                <w:rFonts w:eastAsia="Arial"/>
                <w:color w:val="000000" w:themeColor="text1"/>
                <w:szCs w:val="20"/>
              </w:rPr>
              <w:t>NHVDCDCFaultID @ HVDCDC_Debug_PDU shall equal to 72 ("DIAGNOSTIC_800V_VICOR_IND_SC_FAULT_ID")</w:t>
            </w:r>
          </w:p>
        </w:tc>
      </w:tr>
      <w:tr w:rsidR="00A55B53" w:rsidRPr="00123177" w14:paraId="7B49F293"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5861968" w14:textId="77777777" w:rsidR="00A55B53" w:rsidRPr="00123177" w:rsidRDefault="00A55B53" w:rsidP="00535342">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898898" w14:textId="77777777" w:rsidR="00A55B53" w:rsidRPr="00123177" w:rsidRDefault="00A55B53" w:rsidP="00535342">
            <w:r w:rsidRPr="00123177">
              <w:rPr>
                <w:szCs w:val="20"/>
              </w:rPr>
              <w:t>Constraints are not applicable.</w:t>
            </w:r>
          </w:p>
        </w:tc>
      </w:tr>
      <w:tr w:rsidR="00A55B53" w:rsidRPr="00123177" w14:paraId="63A7E3CD"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EEBFCEB" w14:textId="77777777" w:rsidR="00A55B53" w:rsidRPr="00123177" w:rsidRDefault="00A55B53" w:rsidP="00535342">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2A59B" w14:textId="77777777" w:rsidR="00A55B53" w:rsidRPr="00123177" w:rsidRDefault="00A55B53" w:rsidP="00535342">
            <w:r w:rsidRPr="00123177">
              <w:rPr>
                <w:szCs w:val="20"/>
              </w:rPr>
              <w:t>No effects on other system</w:t>
            </w:r>
          </w:p>
        </w:tc>
      </w:tr>
      <w:tr w:rsidR="00A55B53" w:rsidRPr="00123177" w14:paraId="6D166438"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ADB2E07" w14:textId="77777777" w:rsidR="00A55B53" w:rsidRPr="00123177" w:rsidRDefault="00A55B53" w:rsidP="00535342">
            <w:r w:rsidRPr="00123177">
              <w:rPr>
                <w:rFonts w:eastAsia="Arial"/>
                <w:color w:val="000000" w:themeColor="text1"/>
                <w:szCs w:val="20"/>
              </w:rPr>
              <w:t xml:space="preserve">Testability with respect </w:t>
            </w:r>
            <w:r w:rsidRPr="00123177">
              <w:rPr>
                <w:rFonts w:eastAsia="Arial"/>
                <w:color w:val="000000" w:themeColor="text1"/>
                <w:szCs w:val="20"/>
              </w:rPr>
              <w:lastRenderedPageBreak/>
              <w:t>to test environment</w:t>
            </w:r>
          </w:p>
          <w:p w14:paraId="0581945E" w14:textId="77777777" w:rsidR="00A55B53" w:rsidRPr="00123177" w:rsidRDefault="00A55B53" w:rsidP="00535342">
            <w:r w:rsidRPr="00123177">
              <w:rPr>
                <w:rFonts w:eastAsia="Arial"/>
                <w:color w:val="000000" w:themeColor="text1"/>
                <w:szCs w:val="20"/>
              </w:rPr>
              <w:t>(Yes/No)</w:t>
            </w:r>
          </w:p>
          <w:p w14:paraId="57259B1C"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BC6D84" w14:textId="77777777" w:rsidR="00A55B53" w:rsidRPr="00123177" w:rsidRDefault="00A55B53" w:rsidP="00535342">
            <w:pPr>
              <w:pStyle w:val="TableText"/>
              <w:snapToGrid w:val="0"/>
            </w:pPr>
            <w:r w:rsidRPr="00123177">
              <w:lastRenderedPageBreak/>
              <w:t>YES</w:t>
            </w:r>
          </w:p>
          <w:p w14:paraId="4FC253D1" w14:textId="77777777" w:rsidR="00A55B53" w:rsidRPr="00123177" w:rsidRDefault="00A55B53" w:rsidP="00535342"/>
        </w:tc>
      </w:tr>
      <w:tr w:rsidR="00A55B53" w:rsidRPr="00123177" w14:paraId="329818BF"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F0FBCBF" w14:textId="77777777" w:rsidR="00A55B53" w:rsidRPr="00123177" w:rsidRDefault="00A55B53" w:rsidP="00535342">
            <w:r w:rsidRPr="00123177">
              <w:rPr>
                <w:rFonts w:eastAsia="Arial"/>
                <w:color w:val="000000" w:themeColor="text1"/>
                <w:szCs w:val="20"/>
              </w:rPr>
              <w:t>Feasible within project constraints</w:t>
            </w:r>
          </w:p>
          <w:p w14:paraId="69C89D5D" w14:textId="77777777" w:rsidR="00A55B53" w:rsidRPr="00123177" w:rsidRDefault="00A55B53" w:rsidP="00535342">
            <w:r w:rsidRPr="00123177">
              <w:rPr>
                <w:rFonts w:eastAsia="Arial"/>
                <w:color w:val="000000" w:themeColor="text1"/>
                <w:szCs w:val="20"/>
              </w:rPr>
              <w:t>(Yes/No)</w:t>
            </w:r>
          </w:p>
          <w:p w14:paraId="5049D88B"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052B95" w14:textId="77777777" w:rsidR="00A55B53" w:rsidRPr="00123177" w:rsidRDefault="00A55B53" w:rsidP="00535342">
            <w:pPr>
              <w:pStyle w:val="TableText"/>
              <w:snapToGrid w:val="0"/>
            </w:pPr>
            <w:r w:rsidRPr="00123177">
              <w:t>YES</w:t>
            </w:r>
          </w:p>
          <w:p w14:paraId="2D65B9DD" w14:textId="77777777" w:rsidR="00A55B53" w:rsidRPr="00123177" w:rsidRDefault="00A55B53" w:rsidP="00535342"/>
        </w:tc>
      </w:tr>
      <w:tr w:rsidR="00A55B53" w:rsidRPr="00123177" w14:paraId="51D43175"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FFA197A" w14:textId="77777777" w:rsidR="00A55B53" w:rsidRPr="00123177" w:rsidRDefault="00A55B53" w:rsidP="00535342">
            <w:r w:rsidRPr="00123177">
              <w:rPr>
                <w:rFonts w:eastAsia="Arial"/>
                <w:color w:val="000000" w:themeColor="text1"/>
                <w:szCs w:val="20"/>
              </w:rPr>
              <w:t>Critical</w:t>
            </w:r>
          </w:p>
          <w:p w14:paraId="08B018BE" w14:textId="77777777" w:rsidR="00A55B53" w:rsidRPr="00123177" w:rsidRDefault="00A55B53" w:rsidP="00535342">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B1E612" w14:textId="77777777" w:rsidR="00A55B53" w:rsidRPr="00123177" w:rsidRDefault="00A55B53" w:rsidP="00535342">
            <w:r w:rsidRPr="00123177">
              <w:t>YES</w:t>
            </w:r>
          </w:p>
        </w:tc>
      </w:tr>
      <w:tr w:rsidR="00A55B53" w:rsidRPr="00123177" w14:paraId="65B105F2" w14:textId="77777777" w:rsidTr="00535342">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47A251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ED465B" w14:textId="77777777" w:rsidR="00A55B53" w:rsidRPr="00123177" w:rsidRDefault="00A55B53" w:rsidP="00535342">
            <w:r w:rsidRPr="00123177">
              <w:t>Acceptance Criteria for this requirement should be as per SECTION-6 ACCEPTANCE CRITERIA</w:t>
            </w:r>
          </w:p>
        </w:tc>
      </w:tr>
    </w:tbl>
    <w:p w14:paraId="533DFC8A" w14:textId="77777777" w:rsidR="00A55B53" w:rsidRPr="00123177" w:rsidRDefault="00A55B53" w:rsidP="00A55B53">
      <w:pPr>
        <w:rPr>
          <w:rFonts w:eastAsia="Arial"/>
          <w:szCs w:val="20"/>
        </w:rPr>
      </w:pPr>
    </w:p>
    <w:p w14:paraId="0C0E1BFE" w14:textId="77777777" w:rsidR="00A55B53" w:rsidRPr="00123177" w:rsidRDefault="00A55B53" w:rsidP="00A55B53">
      <w:pPr>
        <w:rPr>
          <w:rFonts w:eastAsia="Arial"/>
          <w:szCs w:val="20"/>
        </w:rPr>
      </w:pPr>
    </w:p>
    <w:p w14:paraId="571EF73A" w14:textId="77777777" w:rsidR="00A55B53" w:rsidRPr="00123177" w:rsidRDefault="00A55B53" w:rsidP="00A55B53">
      <w:pPr>
        <w:pStyle w:val="Heading5"/>
        <w:rPr>
          <w:sz w:val="20"/>
          <w:szCs w:val="20"/>
        </w:rPr>
      </w:pPr>
      <w:r w:rsidRPr="00123177">
        <w:rPr>
          <w:rFonts w:eastAsia="Arial"/>
          <w:sz w:val="20"/>
          <w:szCs w:val="20"/>
        </w:rPr>
        <w:t xml:space="preserve">Requirement of detection for </w:t>
      </w:r>
      <w:r w:rsidRPr="00123177">
        <w:rPr>
          <w:rFonts w:eastAsia="Arial"/>
          <w:color w:val="000000" w:themeColor="text1"/>
          <w:sz w:val="20"/>
          <w:szCs w:val="20"/>
        </w:rPr>
        <w:t>temperature sensor 400V EMI Temp (THVDCDC2) failure</w:t>
      </w:r>
      <w:r w:rsidRPr="00123177">
        <w:rPr>
          <w:rStyle w:val="ui-provider"/>
        </w:rPr>
        <w:t>.</w:t>
      </w:r>
    </w:p>
    <w:p w14:paraId="59FF5B7D"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47ACDB8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465A812"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AED9654" w14:textId="77777777" w:rsidR="00A55B53" w:rsidRPr="00123177" w:rsidRDefault="00A55B53" w:rsidP="00535342">
            <w:pPr>
              <w:pStyle w:val="TableColumnTitle"/>
              <w:snapToGrid w:val="0"/>
            </w:pPr>
            <w:r w:rsidRPr="00123177">
              <w:t>Description</w:t>
            </w:r>
          </w:p>
        </w:tc>
      </w:tr>
      <w:tr w:rsidR="00A55B53" w:rsidRPr="00123177" w14:paraId="53F3587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D6F6B31"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700EC4" w14:textId="77777777" w:rsidR="00A55B53" w:rsidRPr="00123177" w:rsidRDefault="00A55B53" w:rsidP="00535342">
            <w:pPr>
              <w:snapToGrid w:val="0"/>
            </w:pPr>
            <w:r w:rsidRPr="00123177">
              <w:t>SWRS_DIAG_65</w:t>
            </w:r>
          </w:p>
        </w:tc>
      </w:tr>
      <w:tr w:rsidR="00A55B53" w:rsidRPr="00123177" w14:paraId="594ED85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9965A60"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15D9B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SDS-HVDCDC-300</w:t>
            </w:r>
          </w:p>
        </w:tc>
      </w:tr>
      <w:tr w:rsidR="00A55B53" w:rsidRPr="00123177" w14:paraId="77BC43C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0CF442C"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772466" w14:textId="77777777" w:rsidR="00A55B53" w:rsidRPr="00123177" w:rsidRDefault="00A55B53" w:rsidP="00535342">
            <w:pPr>
              <w:pStyle w:val="TableText"/>
              <w:snapToGrid w:val="0"/>
            </w:pPr>
            <w:r w:rsidRPr="00123177">
              <w:t>B-Sample/PF2.0</w:t>
            </w:r>
          </w:p>
        </w:tc>
      </w:tr>
      <w:tr w:rsidR="00A55B53" w:rsidRPr="00123177" w14:paraId="69C7D8B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C812A9F"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4CDD05"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temperature sensor 400V EMI Temp (THVDCDC2) failure (power supply failure, circuit short to high, circuit short to ground or circuit open) and raise a level 0 fault.</w:t>
            </w:r>
          </w:p>
        </w:tc>
      </w:tr>
      <w:tr w:rsidR="00A55B53" w:rsidRPr="00123177" w14:paraId="09FA3DE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D0C9E8"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DE8753"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1800D61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260DC7" w14:textId="77777777" w:rsidR="00A55B53" w:rsidRPr="00123177" w:rsidRDefault="00A55B53" w:rsidP="00535342">
            <w:pPr>
              <w:pStyle w:val="TableText"/>
              <w:snapToGrid w:val="0"/>
            </w:pPr>
            <w:r w:rsidRPr="00123177">
              <w:rPr>
                <w:rFonts w:eastAsia="Arial"/>
                <w:color w:val="000000" w:themeColor="text1"/>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EB67FB"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055285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22C669" w14:textId="77777777" w:rsidR="00A55B53" w:rsidRPr="00123177" w:rsidRDefault="00A55B53" w:rsidP="00535342">
            <w:pPr>
              <w:pStyle w:val="TableText"/>
              <w:snapToGrid w:val="0"/>
            </w:pPr>
            <w:r w:rsidRPr="00123177">
              <w:lastRenderedPageBreak/>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22ACF9"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027DC6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DD3BAB"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46E23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056142A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7F47D9D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Make necessary arrangement to provide detection of the temperature sensor 400V EMI Temp failure circuit by Open Circuit.</w:t>
            </w:r>
          </w:p>
        </w:tc>
      </w:tr>
      <w:tr w:rsidR="00A55B53" w:rsidRPr="00123177" w14:paraId="18C2B8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27C27A"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5C82E9" w14:textId="77777777" w:rsidR="00A55B53" w:rsidRPr="00123177" w:rsidRDefault="00A55B53" w:rsidP="00535342">
            <w:pPr>
              <w:pStyle w:val="TableText"/>
              <w:snapToGrid w:val="0"/>
            </w:pPr>
            <w:r w:rsidRPr="00123177">
              <w:t>Below CAN messages are observed on the CAN interface</w:t>
            </w:r>
          </w:p>
          <w:p w14:paraId="66170526" w14:textId="77777777" w:rsidR="00A55B53" w:rsidRPr="00123177" w:rsidRDefault="00A55B53" w:rsidP="00535342">
            <w:pPr>
              <w:pStyle w:val="TableText"/>
              <w:snapToGrid w:val="0"/>
            </w:pPr>
            <w:r w:rsidRPr="00123177">
              <w:t>NHVDCDCStatus @ HVDCDC_Status1 is set to 0x6 ("Faulty")</w:t>
            </w:r>
          </w:p>
          <w:p w14:paraId="1C2D8136" w14:textId="77777777" w:rsidR="00A55B53" w:rsidRPr="00123177" w:rsidRDefault="00A55B53" w:rsidP="00535342">
            <w:pPr>
              <w:pStyle w:val="TableText"/>
              <w:snapToGrid w:val="0"/>
            </w:pPr>
            <w:r w:rsidRPr="00123177">
              <w:t>NHVDCDCFaultID @ HVDCDC_Debug_PDU is equal to 86 (“DIAGNOSTIC_TEMP_EMI_400V_FAULT_ID”) and this fault is raised after 50ms</w:t>
            </w:r>
          </w:p>
        </w:tc>
      </w:tr>
      <w:tr w:rsidR="00A55B53" w:rsidRPr="00123177" w14:paraId="635DE07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2CF613"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E8D5C6" w14:textId="77777777" w:rsidR="00A55B53" w:rsidRPr="00123177" w:rsidRDefault="00A55B53" w:rsidP="00535342">
            <w:pPr>
              <w:pStyle w:val="TableText"/>
              <w:snapToGrid w:val="0"/>
              <w:rPr>
                <w:rStyle w:val="normaltextrun"/>
              </w:rPr>
            </w:pPr>
            <w:r w:rsidRPr="00123177">
              <w:rPr>
                <w:rStyle w:val="normaltextrun"/>
              </w:rPr>
              <w:t>The HVDCDC raises a level 2 fault upon the detection of the temperature sensor 400V EMI Temp failure circuit by an open circuit.</w:t>
            </w:r>
          </w:p>
        </w:tc>
      </w:tr>
      <w:tr w:rsidR="00A55B53" w:rsidRPr="00123177" w14:paraId="1DD862B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797B9B"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87ABD9" w14:textId="77777777" w:rsidR="00A55B53" w:rsidRPr="00123177" w:rsidRDefault="00A55B53" w:rsidP="00535342">
            <w:pPr>
              <w:pStyle w:val="TableText"/>
              <w:snapToGrid w:val="0"/>
            </w:pPr>
            <w:r w:rsidRPr="00123177">
              <w:t>No such mandatory fields is applicable.</w:t>
            </w:r>
          </w:p>
        </w:tc>
      </w:tr>
      <w:tr w:rsidR="00A55B53" w:rsidRPr="00123177" w14:paraId="0F0946F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4F2FB7"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64C49" w14:textId="77777777" w:rsidR="00A55B53" w:rsidRPr="00123177" w:rsidRDefault="00A55B53" w:rsidP="00535342">
            <w:pPr>
              <w:pStyle w:val="TableText"/>
              <w:snapToGrid w:val="0"/>
            </w:pPr>
            <w:r w:rsidRPr="00123177">
              <w:t>NHVDCDCStatus = 0, NHVDCDCStatusDebug = 0, NHVDCDCFault = 0.</w:t>
            </w:r>
          </w:p>
        </w:tc>
      </w:tr>
      <w:tr w:rsidR="00A55B53" w:rsidRPr="00123177" w14:paraId="4140D69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F43F47"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2C86EC"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5856E6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7523F0"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F09A28" w14:textId="77777777" w:rsidR="00A55B53" w:rsidRPr="00123177" w:rsidRDefault="00A55B53" w:rsidP="00535342">
            <w:pPr>
              <w:pStyle w:val="TableText"/>
              <w:snapToGrid w:val="0"/>
            </w:pPr>
            <w:r w:rsidRPr="00123177">
              <w:rPr>
                <w:szCs w:val="20"/>
              </w:rPr>
              <w:t>Valid range value is not required.</w:t>
            </w:r>
          </w:p>
        </w:tc>
      </w:tr>
      <w:tr w:rsidR="00A55B53" w:rsidRPr="00123177" w14:paraId="786C7EC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E87EDC"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577692"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977B9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496E6A"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1DC0BC"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23E28F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0A94A2"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F4D029" w14:textId="77777777" w:rsidR="00A55B53" w:rsidRPr="00123177" w:rsidRDefault="00A55B53" w:rsidP="00535342">
            <w:pPr>
              <w:pStyle w:val="TableText"/>
            </w:pPr>
            <w:r w:rsidRPr="00123177">
              <w:rPr>
                <w:szCs w:val="20"/>
              </w:rPr>
              <w:t>Data rate is not applicable.</w:t>
            </w:r>
          </w:p>
        </w:tc>
      </w:tr>
      <w:tr w:rsidR="00A55B53" w:rsidRPr="00123177" w14:paraId="1BBFB71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A472CE"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D52380"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C527A0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E00C81"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4C8336"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35801BD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1EFB23" w14:textId="77777777" w:rsidR="00A55B53" w:rsidRPr="00123177" w:rsidRDefault="00A55B53" w:rsidP="00535342">
            <w:pPr>
              <w:pStyle w:val="TableText"/>
              <w:snapToGrid w:val="0"/>
            </w:pPr>
            <w:r w:rsidRPr="00123177">
              <w:t xml:space="preserve">Validation Rules/ </w:t>
            </w:r>
          </w:p>
          <w:p w14:paraId="66953CD6"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4BD6C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67A6B01" w14:textId="77777777" w:rsidR="00A55B53" w:rsidRPr="00123177" w:rsidRDefault="00A55B53" w:rsidP="00535342">
            <w:pPr>
              <w:pStyle w:val="TableText"/>
              <w:snapToGrid w:val="0"/>
              <w:rPr>
                <w:rFonts w:eastAsia="Arial"/>
                <w:color w:val="000000" w:themeColor="text1"/>
              </w:rPr>
            </w:pPr>
          </w:p>
          <w:p w14:paraId="4167C461" w14:textId="77777777" w:rsidR="00A55B53" w:rsidRPr="00123177" w:rsidRDefault="00A55B53" w:rsidP="00535342">
            <w:pPr>
              <w:pStyle w:val="TableText"/>
              <w:snapToGrid w:val="0"/>
            </w:pPr>
            <w:r w:rsidRPr="00123177">
              <w:t>NHVDCDCStatus @ HVDCDC_Status1 is set to 0x6 ("Faulty")</w:t>
            </w:r>
          </w:p>
          <w:p w14:paraId="44E58DDC" w14:textId="77777777" w:rsidR="00A55B53" w:rsidRPr="00123177" w:rsidRDefault="00A55B53" w:rsidP="00535342">
            <w:pPr>
              <w:pStyle w:val="TableText"/>
              <w:snapToGrid w:val="0"/>
              <w:rPr>
                <w:i/>
                <w:iCs/>
              </w:rPr>
            </w:pPr>
            <w:r w:rsidRPr="00123177">
              <w:t>NHVDCDCFaultID @ HVDCDC_Debug_PDU is equal to 86 (“DIAGNOSTIC_TEMP_EMI_400V_FAULT_ID”)</w:t>
            </w:r>
          </w:p>
        </w:tc>
      </w:tr>
      <w:tr w:rsidR="00A55B53" w:rsidRPr="00123177" w14:paraId="5CC637A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B90F07"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82460C" w14:textId="77777777" w:rsidR="00A55B53" w:rsidRPr="00123177" w:rsidRDefault="00A55B53" w:rsidP="00535342">
            <w:pPr>
              <w:pStyle w:val="TableText"/>
              <w:snapToGrid w:val="0"/>
            </w:pPr>
            <w:r w:rsidRPr="00123177">
              <w:rPr>
                <w:szCs w:val="20"/>
              </w:rPr>
              <w:t>Constraints is not applicable.</w:t>
            </w:r>
          </w:p>
        </w:tc>
      </w:tr>
      <w:tr w:rsidR="00A55B53" w:rsidRPr="00123177" w14:paraId="07DCA8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515D07"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AB633" w14:textId="77777777" w:rsidR="00A55B53" w:rsidRPr="00123177" w:rsidRDefault="00A55B53" w:rsidP="00535342">
            <w:pPr>
              <w:pStyle w:val="TableText"/>
              <w:snapToGrid w:val="0"/>
            </w:pPr>
            <w:r w:rsidRPr="00123177">
              <w:rPr>
                <w:szCs w:val="20"/>
              </w:rPr>
              <w:t>No effects on other system</w:t>
            </w:r>
          </w:p>
        </w:tc>
      </w:tr>
      <w:tr w:rsidR="00A55B53" w:rsidRPr="00123177" w14:paraId="1E0816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393EDF" w14:textId="77777777" w:rsidR="00A55B53" w:rsidRPr="00123177" w:rsidRDefault="00A55B53" w:rsidP="00535342">
            <w:pPr>
              <w:pStyle w:val="TableText"/>
              <w:snapToGrid w:val="0"/>
            </w:pPr>
            <w:r w:rsidRPr="00123177">
              <w:lastRenderedPageBreak/>
              <w:t>Testability with respect to test environment</w:t>
            </w:r>
          </w:p>
          <w:p w14:paraId="2A2DBAF8" w14:textId="77777777" w:rsidR="00A55B53" w:rsidRPr="00123177" w:rsidRDefault="00A55B53" w:rsidP="00535342">
            <w:pPr>
              <w:pStyle w:val="TableText"/>
            </w:pPr>
            <w:r w:rsidRPr="00123177">
              <w:t>(Yes/No)</w:t>
            </w:r>
          </w:p>
          <w:p w14:paraId="376A7A49"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E21339" w14:textId="77777777" w:rsidR="00A55B53" w:rsidRPr="00123177" w:rsidRDefault="00A55B53" w:rsidP="00535342">
            <w:pPr>
              <w:pStyle w:val="TableText"/>
              <w:snapToGrid w:val="0"/>
            </w:pPr>
            <w:r w:rsidRPr="00123177">
              <w:t>YES</w:t>
            </w:r>
          </w:p>
        </w:tc>
      </w:tr>
      <w:tr w:rsidR="00A55B53" w:rsidRPr="00123177" w14:paraId="56DAFA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624673" w14:textId="77777777" w:rsidR="00A55B53" w:rsidRPr="00123177" w:rsidRDefault="00A55B53" w:rsidP="00535342">
            <w:pPr>
              <w:pStyle w:val="TableText"/>
              <w:snapToGrid w:val="0"/>
            </w:pPr>
            <w:r w:rsidRPr="00123177">
              <w:t>Feasible within project constraints</w:t>
            </w:r>
          </w:p>
          <w:p w14:paraId="503570A9" w14:textId="77777777" w:rsidR="00A55B53" w:rsidRPr="00123177" w:rsidRDefault="00A55B53" w:rsidP="00535342">
            <w:pPr>
              <w:pStyle w:val="TableText"/>
              <w:snapToGrid w:val="0"/>
            </w:pPr>
            <w:r w:rsidRPr="00123177">
              <w:t>(Yes/No)</w:t>
            </w:r>
          </w:p>
          <w:p w14:paraId="2D2FD6CB"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4FE398" w14:textId="77777777" w:rsidR="00A55B53" w:rsidRPr="00123177" w:rsidRDefault="00A55B53" w:rsidP="00535342">
            <w:pPr>
              <w:pStyle w:val="TableText"/>
              <w:snapToGrid w:val="0"/>
            </w:pPr>
            <w:r w:rsidRPr="00123177">
              <w:t>YES</w:t>
            </w:r>
          </w:p>
        </w:tc>
      </w:tr>
      <w:tr w:rsidR="00A55B53" w:rsidRPr="00123177" w14:paraId="6073D5D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C47C56" w14:textId="77777777" w:rsidR="00A55B53" w:rsidRPr="00123177" w:rsidRDefault="00A55B53" w:rsidP="00535342">
            <w:pPr>
              <w:pStyle w:val="TableText"/>
              <w:snapToGrid w:val="0"/>
            </w:pPr>
            <w:r w:rsidRPr="00123177">
              <w:t>Critical</w:t>
            </w:r>
          </w:p>
          <w:p w14:paraId="71E2B6F2"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915B9A" w14:textId="77777777" w:rsidR="00A55B53" w:rsidRPr="00123177" w:rsidRDefault="00A55B53" w:rsidP="00535342">
            <w:pPr>
              <w:pStyle w:val="TableText"/>
              <w:snapToGrid w:val="0"/>
            </w:pPr>
            <w:r w:rsidRPr="00123177">
              <w:t>YES</w:t>
            </w:r>
          </w:p>
        </w:tc>
      </w:tr>
      <w:tr w:rsidR="00A55B53" w:rsidRPr="00123177" w14:paraId="68964A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DEBFF1"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6548C"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68A515EA" w14:textId="77777777" w:rsidR="00A55B53" w:rsidRPr="00123177" w:rsidRDefault="00A55B53" w:rsidP="00A55B53">
      <w:pPr>
        <w:rPr>
          <w:rFonts w:eastAsia="Arial"/>
          <w:szCs w:val="20"/>
        </w:rPr>
      </w:pPr>
    </w:p>
    <w:p w14:paraId="2046AFBD" w14:textId="77777777" w:rsidR="00A55B53" w:rsidRPr="00123177" w:rsidRDefault="00A55B53" w:rsidP="00A55B53">
      <w:pPr>
        <w:rPr>
          <w:rFonts w:eastAsia="Arial"/>
          <w:szCs w:val="20"/>
        </w:rPr>
      </w:pPr>
    </w:p>
    <w:p w14:paraId="0C8D46B0" w14:textId="77777777" w:rsidR="00755262" w:rsidRPr="00755262" w:rsidRDefault="00755262" w:rsidP="005F79C3">
      <w:pPr>
        <w:pStyle w:val="Heading5"/>
        <w:numPr>
          <w:ilvl w:val="4"/>
          <w:numId w:val="73"/>
        </w:numPr>
        <w:rPr>
          <w:sz w:val="20"/>
          <w:szCs w:val="20"/>
        </w:rPr>
      </w:pPr>
      <w:r w:rsidRPr="00755262">
        <w:rPr>
          <w:rFonts w:eastAsia="Arial"/>
          <w:sz w:val="20"/>
          <w:szCs w:val="20"/>
        </w:rPr>
        <w:t xml:space="preserve">Requirement of </w:t>
      </w:r>
      <w:r w:rsidRPr="00755262">
        <w:rPr>
          <w:rStyle w:val="ui-provider"/>
          <w:sz w:val="20"/>
          <w:szCs w:val="20"/>
        </w:rPr>
        <w:t>detect the temperature sensor Vicor_ind Temp (THVDCDC1, analogue isolator) failure (power supply failure, circuit short to high, circuit short to ground or circuit open) and raise a level 0 fault</w:t>
      </w:r>
      <w:r w:rsidRPr="00123177">
        <w:rPr>
          <w:rStyle w:val="ui-provider"/>
        </w:rPr>
        <w:t>.</w:t>
      </w:r>
    </w:p>
    <w:p w14:paraId="22DD89F5" w14:textId="77777777" w:rsidR="00755262" w:rsidRPr="00123177" w:rsidRDefault="00755262" w:rsidP="00755262">
      <w:pPr>
        <w:rPr>
          <w:rFonts w:eastAsia="Arial"/>
          <w:szCs w:val="20"/>
        </w:rPr>
      </w:pPr>
    </w:p>
    <w:tbl>
      <w:tblPr>
        <w:tblW w:w="9300" w:type="dxa"/>
        <w:tblInd w:w="103" w:type="dxa"/>
        <w:tblLook w:val="06A0" w:firstRow="1" w:lastRow="0" w:firstColumn="1" w:lastColumn="0" w:noHBand="1" w:noVBand="1"/>
      </w:tblPr>
      <w:tblGrid>
        <w:gridCol w:w="1456"/>
        <w:gridCol w:w="7844"/>
      </w:tblGrid>
      <w:tr w:rsidR="00755262" w:rsidRPr="00123177" w14:paraId="2BF549CA"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28024270" w14:textId="77777777" w:rsidR="00755262" w:rsidRPr="00123177" w:rsidRDefault="00755262" w:rsidP="00796E3F">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9BB92A2" w14:textId="77777777" w:rsidR="00755262" w:rsidRPr="00123177" w:rsidRDefault="00755262" w:rsidP="00796E3F">
            <w:r w:rsidRPr="00123177">
              <w:rPr>
                <w:rFonts w:eastAsia="Arial"/>
                <w:b/>
                <w:bCs/>
                <w:color w:val="000000" w:themeColor="text1"/>
                <w:szCs w:val="20"/>
              </w:rPr>
              <w:t>Description</w:t>
            </w:r>
          </w:p>
        </w:tc>
      </w:tr>
      <w:tr w:rsidR="00755262" w:rsidRPr="00123177" w14:paraId="6C773122" w14:textId="77777777" w:rsidTr="00796E3F">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C1C8473" w14:textId="77777777" w:rsidR="00755262" w:rsidRPr="00123177" w:rsidRDefault="00755262" w:rsidP="00796E3F">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122736" w14:textId="77777777" w:rsidR="00755262" w:rsidRPr="00123177" w:rsidRDefault="00755262" w:rsidP="00796E3F">
            <w:r w:rsidRPr="00123177">
              <w:rPr>
                <w:rFonts w:eastAsia="Arial"/>
                <w:color w:val="000000" w:themeColor="text1"/>
              </w:rPr>
              <w:t>SWRS_Diag_64</w:t>
            </w:r>
          </w:p>
        </w:tc>
      </w:tr>
      <w:tr w:rsidR="00755262" w:rsidRPr="00123177" w14:paraId="6FBAF39C" w14:textId="77777777" w:rsidTr="00796E3F">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33A4E28F" w14:textId="77777777" w:rsidR="00755262" w:rsidRPr="00123177" w:rsidRDefault="00755262" w:rsidP="00796E3F">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944F81" w14:textId="77777777" w:rsidR="00755262" w:rsidRPr="00123177" w:rsidRDefault="00755262" w:rsidP="00796E3F">
            <w:pPr>
              <w:rPr>
                <w:rFonts w:eastAsia="Arial"/>
                <w:color w:val="000000" w:themeColor="text1"/>
              </w:rPr>
            </w:pPr>
            <w:r w:rsidRPr="00123177">
              <w:rPr>
                <w:rFonts w:eastAsia="Arial"/>
                <w:color w:val="000000" w:themeColor="text1"/>
              </w:rPr>
              <w:t>SDS-HVDCDC-299</w:t>
            </w:r>
          </w:p>
        </w:tc>
      </w:tr>
      <w:tr w:rsidR="00755262" w:rsidRPr="00123177" w14:paraId="10C60487" w14:textId="77777777" w:rsidTr="00796E3F">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72208927" w14:textId="77777777" w:rsidR="00755262" w:rsidRPr="00123177" w:rsidRDefault="00755262" w:rsidP="00796E3F">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3A8325" w14:textId="77777777" w:rsidR="00755262" w:rsidRPr="00123177" w:rsidRDefault="00755262" w:rsidP="00796E3F">
            <w:pPr>
              <w:rPr>
                <w:rFonts w:eastAsia="Arial"/>
                <w:color w:val="000000" w:themeColor="text1"/>
              </w:rPr>
            </w:pPr>
            <w:r w:rsidRPr="00123177">
              <w:t>B-Sample/PF2.0</w:t>
            </w:r>
          </w:p>
        </w:tc>
      </w:tr>
      <w:tr w:rsidR="00755262" w:rsidRPr="00123177" w14:paraId="1145DF50" w14:textId="77777777" w:rsidTr="00796E3F">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17A8599B" w14:textId="77777777" w:rsidR="00755262" w:rsidRPr="00123177" w:rsidRDefault="00755262" w:rsidP="00796E3F">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824961" w14:textId="77777777" w:rsidR="00755262" w:rsidRPr="00123177" w:rsidRDefault="00755262" w:rsidP="00796E3F">
            <w:pPr>
              <w:rPr>
                <w:rFonts w:eastAsia="Arial"/>
                <w:szCs w:val="20"/>
              </w:rPr>
            </w:pPr>
            <w:r w:rsidRPr="00123177">
              <w:rPr>
                <w:rStyle w:val="ui-provider"/>
              </w:rPr>
              <w:t>The HVDCDC shall detect the temperature sensor Vicor_ind Temp (THVDCDC1, analogue isolator) failure (power supply failure, circuit short to high, circuit short to ground or circuit open) and raise a level 0 fault.</w:t>
            </w:r>
          </w:p>
        </w:tc>
      </w:tr>
      <w:tr w:rsidR="00755262" w:rsidRPr="00123177" w14:paraId="0075BC45"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094C812" w14:textId="77777777" w:rsidR="00755262" w:rsidRPr="00123177" w:rsidRDefault="00755262" w:rsidP="00796E3F">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CC235F" w14:textId="77777777" w:rsidR="00755262" w:rsidRPr="00123177" w:rsidRDefault="00755262" w:rsidP="00796E3F">
            <w:r w:rsidRPr="00123177">
              <w:rPr>
                <w:rFonts w:eastAsia="Arial"/>
              </w:rPr>
              <w:t>No Such derived requirement is applicable.</w:t>
            </w:r>
          </w:p>
        </w:tc>
      </w:tr>
      <w:tr w:rsidR="00755262" w:rsidRPr="00123177" w14:paraId="6A1F2B97"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FC464DB" w14:textId="77777777" w:rsidR="00755262" w:rsidRPr="00123177" w:rsidRDefault="00755262" w:rsidP="00796E3F">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5DEB77" w14:textId="77777777" w:rsidR="00755262" w:rsidRPr="00123177" w:rsidRDefault="00755262" w:rsidP="00796E3F">
            <w:pPr>
              <w:rPr>
                <w:rFonts w:eastAsia="Arial"/>
                <w:color w:val="000000" w:themeColor="text1"/>
                <w:szCs w:val="20"/>
              </w:rPr>
            </w:pPr>
            <w:r w:rsidRPr="00123177">
              <w:rPr>
                <w:rFonts w:eastAsia="Arial"/>
                <w:color w:val="000000" w:themeColor="text1"/>
                <w:szCs w:val="20"/>
              </w:rPr>
              <w:t>Medium</w:t>
            </w:r>
          </w:p>
        </w:tc>
      </w:tr>
      <w:tr w:rsidR="00755262" w:rsidRPr="00123177" w14:paraId="1E566BBC"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8D82755" w14:textId="77777777" w:rsidR="00755262" w:rsidRPr="00123177" w:rsidRDefault="00755262" w:rsidP="00796E3F">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69BBCD" w14:textId="77777777" w:rsidR="00755262" w:rsidRPr="00123177" w:rsidRDefault="00755262" w:rsidP="00796E3F">
            <w:r w:rsidRPr="00123177">
              <w:rPr>
                <w:rFonts w:eastAsia="Arial"/>
                <w:color w:val="000000" w:themeColor="text1"/>
                <w:szCs w:val="20"/>
              </w:rPr>
              <w:t>No Specific access restrictions is applicable.</w:t>
            </w:r>
          </w:p>
        </w:tc>
      </w:tr>
      <w:tr w:rsidR="00755262" w:rsidRPr="00123177" w14:paraId="100BA69D"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46FD0FA" w14:textId="77777777" w:rsidR="00755262" w:rsidRPr="00123177" w:rsidRDefault="00755262" w:rsidP="00796E3F">
            <w:r w:rsidRPr="00123177">
              <w:rPr>
                <w:rFonts w:eastAsia="Arial"/>
                <w:color w:val="000000" w:themeColor="text1"/>
                <w:szCs w:val="20"/>
              </w:rPr>
              <w:lastRenderedPageBreak/>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B1042E" w14:textId="77777777" w:rsidR="00755262" w:rsidRPr="00123177" w:rsidRDefault="00755262" w:rsidP="00796E3F">
            <w:pPr>
              <w:spacing w:line="259" w:lineRule="auto"/>
            </w:pPr>
            <w:r w:rsidRPr="00123177">
              <w:t>1. The 800V side (high side) voltage of the power module should greater than 480V(e.g. 540V)</w:t>
            </w:r>
          </w:p>
          <w:p w14:paraId="21FA07D8" w14:textId="77777777" w:rsidR="00755262" w:rsidRPr="00123177" w:rsidRDefault="00755262" w:rsidP="00796E3F">
            <w:pPr>
              <w:spacing w:line="259" w:lineRule="auto"/>
            </w:pPr>
          </w:p>
        </w:tc>
      </w:tr>
      <w:tr w:rsidR="00755262" w:rsidRPr="00123177" w14:paraId="3E836C08"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039C68" w14:textId="77777777" w:rsidR="00755262" w:rsidRPr="00123177" w:rsidRDefault="00755262" w:rsidP="00796E3F">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9408EC" w14:textId="77777777" w:rsidR="00755262" w:rsidRPr="00123177" w:rsidRDefault="00755262" w:rsidP="00796E3F">
            <w:pPr>
              <w:spacing w:line="259" w:lineRule="auto"/>
              <w:rPr>
                <w:rFonts w:eastAsia="Arial"/>
                <w:color w:val="000000" w:themeColor="text1"/>
                <w:szCs w:val="20"/>
              </w:rPr>
            </w:pPr>
            <w:r w:rsidRPr="00123177">
              <w:rPr>
                <w:rFonts w:eastAsia="Arial"/>
                <w:color w:val="000000" w:themeColor="text1"/>
                <w:szCs w:val="20"/>
              </w:rPr>
              <w:t>1. NHVDCDCFault @  HVDCDC_Status1 shall equal to 0x6 ("Faulty")</w:t>
            </w:r>
          </w:p>
          <w:p w14:paraId="352744B4" w14:textId="77777777" w:rsidR="00755262" w:rsidRPr="00123177" w:rsidRDefault="00755262" w:rsidP="00796E3F">
            <w:pPr>
              <w:shd w:val="clear" w:color="auto" w:fill="FFFFFF"/>
              <w:spacing w:line="285" w:lineRule="atLeast"/>
              <w:rPr>
                <w:rFonts w:eastAsia="Arial"/>
                <w:color w:val="000000" w:themeColor="text1"/>
                <w:szCs w:val="20"/>
              </w:rPr>
            </w:pPr>
            <w:r w:rsidRPr="00123177">
              <w:rPr>
                <w:rFonts w:eastAsia="Arial"/>
                <w:color w:val="000000" w:themeColor="text1"/>
                <w:szCs w:val="20"/>
              </w:rPr>
              <w:t xml:space="preserve">2. NHVDCDCFaultID @ HVDCDC_Debug_PDU shall equal to 71 ("DIAGNOSTIC_800V_VICOR_IND_OC_FAULT_ID") </w:t>
            </w:r>
          </w:p>
        </w:tc>
      </w:tr>
      <w:tr w:rsidR="00755262" w:rsidRPr="00123177" w14:paraId="5CD03E26"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2D4430D" w14:textId="77777777" w:rsidR="00755262" w:rsidRPr="00123177" w:rsidRDefault="00755262" w:rsidP="00796E3F">
            <w:r w:rsidRPr="00123177">
              <w:rPr>
                <w:rFonts w:eastAsia="Arial"/>
                <w:color w:val="000000" w:themeColor="text1"/>
                <w:szCs w:val="20"/>
              </w:rPr>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1D22E3" w14:textId="77777777" w:rsidR="00755262" w:rsidRPr="00123177" w:rsidRDefault="00755262" w:rsidP="00796E3F">
            <w:pPr>
              <w:spacing w:line="259" w:lineRule="auto"/>
              <w:rPr>
                <w:rFonts w:eastAsia="Arial"/>
              </w:rPr>
            </w:pPr>
            <w:r w:rsidRPr="00123177">
              <w:rPr>
                <w:rFonts w:eastAsia="Arial"/>
              </w:rPr>
              <w:t>Verify that the HVDCDC shall raises a level 2 fault upon the detection of the temperature sensor Vicor_ind Temp failure circuit by an open circuit.</w:t>
            </w:r>
          </w:p>
        </w:tc>
      </w:tr>
      <w:tr w:rsidR="00755262" w:rsidRPr="00123177" w14:paraId="63C5B4F0"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BED0FEC" w14:textId="77777777" w:rsidR="00755262" w:rsidRPr="00123177" w:rsidRDefault="00755262" w:rsidP="00796E3F">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889B97" w14:textId="77777777" w:rsidR="00755262" w:rsidRPr="00123177" w:rsidRDefault="00755262" w:rsidP="00796E3F">
            <w:r w:rsidRPr="00123177">
              <w:t>No such mandatory fields are applicable.</w:t>
            </w:r>
          </w:p>
        </w:tc>
      </w:tr>
      <w:tr w:rsidR="00755262" w:rsidRPr="00123177" w14:paraId="3C2B8DCF"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2BB4729" w14:textId="77777777" w:rsidR="00755262" w:rsidRPr="00123177" w:rsidRDefault="00755262" w:rsidP="00796E3F">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A5BFEB" w14:textId="77777777" w:rsidR="00755262" w:rsidRPr="00123177" w:rsidRDefault="00755262" w:rsidP="00796E3F">
            <w:r w:rsidRPr="00123177">
              <w:t>1. The HVDCDC application shall be in Normal substate of HV_ON state, value of CAN signal HVDCDCStatus @ HVDCDC_Status1 should equal to 0x0 ("Standby") and signal NHVDCDCStatusDebug @ HVDCDC_Debug should equal to 0x0 ("Standby").</w:t>
            </w:r>
          </w:p>
          <w:p w14:paraId="52C073E9" w14:textId="77777777" w:rsidR="00755262" w:rsidRPr="00123177" w:rsidRDefault="00755262" w:rsidP="00796E3F">
            <w:r w:rsidRPr="00123177">
              <w:t>2. No fault shall be raised, Value of CAN signal NHVDCDCFault @ HVDCDC_Status1 shall equal to 0</w:t>
            </w:r>
          </w:p>
        </w:tc>
      </w:tr>
      <w:tr w:rsidR="00755262" w:rsidRPr="00123177" w14:paraId="35718B4F"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DEC01B5" w14:textId="77777777" w:rsidR="00755262" w:rsidRPr="00123177" w:rsidRDefault="00755262" w:rsidP="00796E3F">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0A6FD9" w14:textId="77777777" w:rsidR="00755262" w:rsidRPr="00123177" w:rsidRDefault="00755262" w:rsidP="00796E3F">
            <w:r w:rsidRPr="00123177">
              <w:rPr>
                <w:szCs w:val="20"/>
              </w:rPr>
              <w:t>Default values shall be applicable with respect to Pre-Loaded Values</w:t>
            </w:r>
          </w:p>
        </w:tc>
      </w:tr>
      <w:tr w:rsidR="00755262" w:rsidRPr="00123177" w14:paraId="1C57AC25"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FFA275F" w14:textId="77777777" w:rsidR="00755262" w:rsidRPr="00123177" w:rsidRDefault="00755262" w:rsidP="00796E3F">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C540E7" w14:textId="77777777" w:rsidR="00755262" w:rsidRPr="00123177" w:rsidRDefault="00755262" w:rsidP="00796E3F">
            <w:r w:rsidRPr="00123177">
              <w:rPr>
                <w:szCs w:val="20"/>
              </w:rPr>
              <w:t>Valid range value is not required.</w:t>
            </w:r>
          </w:p>
        </w:tc>
      </w:tr>
      <w:tr w:rsidR="00755262" w:rsidRPr="00123177" w14:paraId="7924D2F5"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A73D331" w14:textId="77777777" w:rsidR="00755262" w:rsidRPr="00123177" w:rsidRDefault="00755262" w:rsidP="00796E3F">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79F123" w14:textId="77777777" w:rsidR="00755262" w:rsidRPr="00123177" w:rsidRDefault="00755262" w:rsidP="00796E3F">
            <w:r w:rsidRPr="00123177">
              <w:rPr>
                <w:szCs w:val="20"/>
              </w:rPr>
              <w:t>Data latency period is not applicable</w:t>
            </w:r>
          </w:p>
        </w:tc>
      </w:tr>
      <w:tr w:rsidR="00755262" w:rsidRPr="00123177" w14:paraId="2E348C03"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4BDFBF7" w14:textId="77777777" w:rsidR="00755262" w:rsidRPr="00123177" w:rsidRDefault="00755262" w:rsidP="00796E3F">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77E90D" w14:textId="77777777" w:rsidR="00755262" w:rsidRPr="00123177" w:rsidRDefault="00755262" w:rsidP="00796E3F">
            <w:r w:rsidRPr="00123177">
              <w:rPr>
                <w:szCs w:val="20"/>
              </w:rPr>
              <w:t>Data Retention period is not applicable.</w:t>
            </w:r>
          </w:p>
        </w:tc>
      </w:tr>
      <w:tr w:rsidR="00755262" w:rsidRPr="00123177" w14:paraId="1BD68AFE"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0EC2555" w14:textId="77777777" w:rsidR="00755262" w:rsidRPr="00123177" w:rsidRDefault="00755262" w:rsidP="00796E3F">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610A57" w14:textId="77777777" w:rsidR="00755262" w:rsidRPr="00123177" w:rsidRDefault="00755262" w:rsidP="00796E3F">
            <w:r w:rsidRPr="00123177">
              <w:rPr>
                <w:szCs w:val="20"/>
              </w:rPr>
              <w:t>Data rate is not applicable.</w:t>
            </w:r>
          </w:p>
        </w:tc>
      </w:tr>
      <w:tr w:rsidR="00755262" w:rsidRPr="00123177" w14:paraId="30EA7FB9"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09EEE98" w14:textId="77777777" w:rsidR="00755262" w:rsidRPr="00123177" w:rsidRDefault="00755262" w:rsidP="00796E3F">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33F929" w14:textId="77777777" w:rsidR="00755262" w:rsidRPr="00123177" w:rsidRDefault="00755262" w:rsidP="00796E3F">
            <w:pPr>
              <w:spacing w:line="259" w:lineRule="auto"/>
              <w:rPr>
                <w:rFonts w:eastAsia="Arial"/>
                <w:color w:val="000000" w:themeColor="text1"/>
                <w:szCs w:val="20"/>
              </w:rPr>
            </w:pPr>
            <w:r w:rsidRPr="00123177">
              <w:rPr>
                <w:szCs w:val="20"/>
              </w:rPr>
              <w:t>External event is not required.</w:t>
            </w:r>
          </w:p>
        </w:tc>
      </w:tr>
      <w:tr w:rsidR="00755262" w:rsidRPr="00123177" w14:paraId="38D27EB7"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F32B047" w14:textId="77777777" w:rsidR="00755262" w:rsidRPr="00123177" w:rsidRDefault="00755262" w:rsidP="00796E3F">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A165FD" w14:textId="77777777" w:rsidR="00755262" w:rsidRPr="00123177" w:rsidRDefault="00755262" w:rsidP="00796E3F">
            <w:r w:rsidRPr="00123177">
              <w:rPr>
                <w:szCs w:val="20"/>
              </w:rPr>
              <w:t>Temporal event is not applicable.</w:t>
            </w:r>
          </w:p>
        </w:tc>
      </w:tr>
      <w:tr w:rsidR="00755262" w:rsidRPr="00123177" w14:paraId="24EDD6DF"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E540A38" w14:textId="77777777" w:rsidR="00755262" w:rsidRPr="00123177" w:rsidRDefault="00755262" w:rsidP="00796E3F">
            <w:r w:rsidRPr="00123177">
              <w:rPr>
                <w:rFonts w:eastAsia="Arial"/>
                <w:color w:val="000000" w:themeColor="text1"/>
                <w:szCs w:val="20"/>
              </w:rPr>
              <w:t xml:space="preserve">Validation Rules/ </w:t>
            </w:r>
          </w:p>
          <w:p w14:paraId="7918FB14" w14:textId="77777777" w:rsidR="00755262" w:rsidRPr="00123177" w:rsidRDefault="00755262" w:rsidP="00796E3F">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652E78" w14:textId="77777777" w:rsidR="00755262" w:rsidRPr="00123177" w:rsidRDefault="00755262" w:rsidP="00796E3F">
            <w:pPr>
              <w:pStyle w:val="TableText"/>
              <w:snapToGrid w:val="0"/>
              <w:rPr>
                <w:rFonts w:eastAsia="Arial"/>
                <w:color w:val="000000" w:themeColor="text1"/>
              </w:rPr>
            </w:pPr>
            <w:r w:rsidRPr="00123177">
              <w:t xml:space="preserve">1. </w:t>
            </w:r>
            <w:r w:rsidRPr="00123177">
              <w:rPr>
                <w:rFonts w:eastAsia="Arial"/>
                <w:color w:val="000000" w:themeColor="text1"/>
              </w:rPr>
              <w:t>Verify the CAN messages and CAN signal mentioned in input and out section on CANalyzer Tool.</w:t>
            </w:r>
          </w:p>
          <w:p w14:paraId="1AB48358" w14:textId="77777777" w:rsidR="00755262" w:rsidRPr="00123177" w:rsidRDefault="00755262" w:rsidP="00796E3F">
            <w:pPr>
              <w:spacing w:line="259" w:lineRule="auto"/>
              <w:rPr>
                <w:rFonts w:eastAsia="Arial"/>
                <w:color w:val="000000" w:themeColor="text1"/>
                <w:szCs w:val="20"/>
              </w:rPr>
            </w:pPr>
          </w:p>
          <w:p w14:paraId="1A1F80F7" w14:textId="77777777" w:rsidR="00755262" w:rsidRPr="00123177" w:rsidRDefault="00755262" w:rsidP="00796E3F">
            <w:pPr>
              <w:spacing w:line="259" w:lineRule="auto"/>
              <w:rPr>
                <w:rFonts w:eastAsia="Arial"/>
                <w:color w:val="000000" w:themeColor="text1"/>
                <w:szCs w:val="20"/>
              </w:rPr>
            </w:pPr>
            <w:r w:rsidRPr="00123177">
              <w:rPr>
                <w:rFonts w:eastAsia="Arial"/>
                <w:color w:val="000000" w:themeColor="text1"/>
                <w:szCs w:val="20"/>
              </w:rPr>
              <w:t>NHVDCDCFault @  HVDCDC_Status1 shall equal to 0x6 ("Faulty")</w:t>
            </w:r>
          </w:p>
          <w:p w14:paraId="45A34DD6" w14:textId="77777777" w:rsidR="00755262" w:rsidRPr="00123177" w:rsidRDefault="00755262" w:rsidP="00796E3F">
            <w:pPr>
              <w:pStyle w:val="TableText"/>
              <w:snapToGrid w:val="0"/>
            </w:pPr>
            <w:r w:rsidRPr="00123177">
              <w:rPr>
                <w:rFonts w:eastAsia="Arial"/>
                <w:color w:val="000000" w:themeColor="text1"/>
                <w:szCs w:val="20"/>
              </w:rPr>
              <w:t>NHVDCDCFaultID @ HVDCDC_Debug_PDU shall equal to 73 ("DIAGNOSTIC_800V_VICOR_IND_STG_FAULT_ID")</w:t>
            </w:r>
          </w:p>
        </w:tc>
      </w:tr>
      <w:tr w:rsidR="00755262" w:rsidRPr="00123177" w14:paraId="70A8C567"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358F177" w14:textId="77777777" w:rsidR="00755262" w:rsidRPr="00123177" w:rsidRDefault="00755262" w:rsidP="00796E3F">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3454E0" w14:textId="77777777" w:rsidR="00755262" w:rsidRPr="00123177" w:rsidRDefault="00755262" w:rsidP="00796E3F">
            <w:r w:rsidRPr="00123177">
              <w:rPr>
                <w:szCs w:val="20"/>
              </w:rPr>
              <w:t>Constraints is not applicable.</w:t>
            </w:r>
          </w:p>
        </w:tc>
      </w:tr>
      <w:tr w:rsidR="00755262" w:rsidRPr="00123177" w14:paraId="125B0E89"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5A9EAD2" w14:textId="77777777" w:rsidR="00755262" w:rsidRPr="00123177" w:rsidRDefault="00755262" w:rsidP="00796E3F">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A22B12" w14:textId="77777777" w:rsidR="00755262" w:rsidRPr="00123177" w:rsidRDefault="00755262" w:rsidP="00796E3F">
            <w:r w:rsidRPr="00123177">
              <w:rPr>
                <w:szCs w:val="20"/>
              </w:rPr>
              <w:t>No effects on other system</w:t>
            </w:r>
          </w:p>
        </w:tc>
      </w:tr>
      <w:tr w:rsidR="00755262" w:rsidRPr="00123177" w14:paraId="336F8325"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A494BB3" w14:textId="77777777" w:rsidR="00755262" w:rsidRPr="00123177" w:rsidRDefault="00755262" w:rsidP="00796E3F">
            <w:r w:rsidRPr="00123177">
              <w:rPr>
                <w:rFonts w:eastAsia="Arial"/>
                <w:color w:val="000000" w:themeColor="text1"/>
                <w:szCs w:val="20"/>
              </w:rPr>
              <w:lastRenderedPageBreak/>
              <w:t>Testability with respect to test environment</w:t>
            </w:r>
          </w:p>
          <w:p w14:paraId="78E9F920" w14:textId="77777777" w:rsidR="00755262" w:rsidRPr="00123177" w:rsidRDefault="00755262" w:rsidP="00796E3F">
            <w:r w:rsidRPr="00123177">
              <w:rPr>
                <w:rFonts w:eastAsia="Arial"/>
                <w:color w:val="000000" w:themeColor="text1"/>
                <w:szCs w:val="20"/>
              </w:rPr>
              <w:t>(Yes/No)</w:t>
            </w:r>
          </w:p>
          <w:p w14:paraId="43073E6E" w14:textId="77777777" w:rsidR="00755262" w:rsidRPr="00123177" w:rsidRDefault="00755262" w:rsidP="00796E3F">
            <w:r w:rsidRPr="00123177">
              <w:rPr>
                <w:rFonts w:eastAsia="Arial"/>
                <w:i/>
                <w:iCs/>
                <w:color w:val="000000" w:themeColor="text1"/>
                <w:szCs w:val="20"/>
              </w:rPr>
              <w:t>Note: Mention in which phase of testing, this requirement 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F2DAE8" w14:textId="77777777" w:rsidR="00755262" w:rsidRPr="00123177" w:rsidRDefault="00755262" w:rsidP="00796E3F">
            <w:pPr>
              <w:pStyle w:val="TableText"/>
              <w:snapToGrid w:val="0"/>
            </w:pPr>
            <w:r w:rsidRPr="00123177">
              <w:t>YES</w:t>
            </w:r>
          </w:p>
          <w:p w14:paraId="0AC49AB3" w14:textId="77777777" w:rsidR="00755262" w:rsidRPr="00123177" w:rsidRDefault="00755262" w:rsidP="00796E3F"/>
        </w:tc>
      </w:tr>
      <w:tr w:rsidR="00755262" w:rsidRPr="00123177" w14:paraId="702632C6"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806EC2B" w14:textId="77777777" w:rsidR="00755262" w:rsidRPr="00123177" w:rsidRDefault="00755262" w:rsidP="00796E3F">
            <w:r w:rsidRPr="00123177">
              <w:rPr>
                <w:rFonts w:eastAsia="Arial"/>
                <w:color w:val="000000" w:themeColor="text1"/>
                <w:szCs w:val="20"/>
              </w:rPr>
              <w:t>Feasible within project constraints</w:t>
            </w:r>
          </w:p>
          <w:p w14:paraId="1C9F23A3" w14:textId="77777777" w:rsidR="00755262" w:rsidRPr="00123177" w:rsidRDefault="00755262" w:rsidP="00796E3F">
            <w:r w:rsidRPr="00123177">
              <w:rPr>
                <w:rFonts w:eastAsia="Arial"/>
                <w:color w:val="000000" w:themeColor="text1"/>
                <w:szCs w:val="20"/>
              </w:rPr>
              <w:t>(Yes/No)</w:t>
            </w:r>
          </w:p>
          <w:p w14:paraId="2026DAEA" w14:textId="77777777" w:rsidR="00755262" w:rsidRPr="00123177" w:rsidRDefault="00755262" w:rsidP="00796E3F">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A90D6A" w14:textId="77777777" w:rsidR="00755262" w:rsidRPr="00123177" w:rsidRDefault="00755262" w:rsidP="00796E3F">
            <w:pPr>
              <w:pStyle w:val="TableText"/>
              <w:snapToGrid w:val="0"/>
            </w:pPr>
            <w:r w:rsidRPr="00123177">
              <w:t>YES</w:t>
            </w:r>
          </w:p>
          <w:p w14:paraId="29745D26" w14:textId="77777777" w:rsidR="00755262" w:rsidRPr="00123177" w:rsidRDefault="00755262" w:rsidP="00796E3F"/>
        </w:tc>
      </w:tr>
      <w:tr w:rsidR="00755262" w:rsidRPr="00123177" w14:paraId="235E5D67"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476CA13" w14:textId="77777777" w:rsidR="00755262" w:rsidRPr="00123177" w:rsidRDefault="00755262" w:rsidP="00796E3F">
            <w:r w:rsidRPr="00123177">
              <w:rPr>
                <w:rFonts w:eastAsia="Arial"/>
                <w:color w:val="000000" w:themeColor="text1"/>
                <w:szCs w:val="20"/>
              </w:rPr>
              <w:t>Critical</w:t>
            </w:r>
          </w:p>
          <w:p w14:paraId="5C32DCFE" w14:textId="77777777" w:rsidR="00755262" w:rsidRPr="00123177" w:rsidRDefault="00755262" w:rsidP="00796E3F">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54EEEA" w14:textId="77777777" w:rsidR="00755262" w:rsidRPr="00123177" w:rsidRDefault="00755262" w:rsidP="00796E3F">
            <w:r w:rsidRPr="00123177">
              <w:t>YES</w:t>
            </w:r>
          </w:p>
        </w:tc>
      </w:tr>
      <w:tr w:rsidR="00755262" w:rsidRPr="00123177" w14:paraId="29D33E96" w14:textId="77777777" w:rsidTr="00796E3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631FC73" w14:textId="77777777" w:rsidR="00755262" w:rsidRPr="00123177" w:rsidRDefault="00755262" w:rsidP="00796E3F">
            <w:pPr>
              <w:rPr>
                <w:rFonts w:eastAsia="Arial"/>
                <w:color w:val="000000" w:themeColor="text1"/>
                <w:szCs w:val="20"/>
              </w:rPr>
            </w:pPr>
            <w:r w:rsidRPr="00123177">
              <w:rPr>
                <w:rFonts w:eastAsia="Arial"/>
                <w:color w:val="000000" w:themeColor="text1"/>
                <w:szCs w:val="20"/>
              </w:rPr>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AEC547" w14:textId="77777777" w:rsidR="00755262" w:rsidRPr="00123177" w:rsidRDefault="00755262" w:rsidP="00796E3F">
            <w:r w:rsidRPr="00123177">
              <w:t>Acceptance Criteria for this requirement should be as per SECTION-6 ACCEPTANCE CRITERIA</w:t>
            </w:r>
          </w:p>
        </w:tc>
      </w:tr>
    </w:tbl>
    <w:p w14:paraId="2814DBD5" w14:textId="77777777" w:rsidR="00755262" w:rsidRPr="00123177" w:rsidRDefault="00755262" w:rsidP="00755262">
      <w:pPr>
        <w:rPr>
          <w:rFonts w:eastAsia="Arial"/>
          <w:szCs w:val="20"/>
        </w:rPr>
      </w:pPr>
    </w:p>
    <w:p w14:paraId="43423DF7" w14:textId="77777777" w:rsidR="00755262" w:rsidRPr="00123177" w:rsidRDefault="00755262" w:rsidP="00755262">
      <w:pPr>
        <w:rPr>
          <w:rFonts w:eastAsia="Arial"/>
          <w:szCs w:val="20"/>
        </w:rPr>
      </w:pPr>
    </w:p>
    <w:p w14:paraId="52D0B78E" w14:textId="77777777" w:rsidR="00A55B53" w:rsidRPr="00123177" w:rsidRDefault="00A55B53" w:rsidP="00A55B53">
      <w:pPr>
        <w:pStyle w:val="Heading5"/>
        <w:rPr>
          <w:sz w:val="20"/>
          <w:szCs w:val="20"/>
        </w:rPr>
      </w:pPr>
      <w:r w:rsidRPr="00123177">
        <w:rPr>
          <w:rFonts w:eastAsia="Arial"/>
          <w:sz w:val="20"/>
          <w:szCs w:val="20"/>
        </w:rPr>
        <w:t>Requirement of detect the temperature sensor 400V EMI Temp (THVDCDC2) failure (power supply failure, circuit short to high, circuit short to ground or circuit open) and raise a level 0 fault.</w:t>
      </w:r>
    </w:p>
    <w:p w14:paraId="2C1EB0E2" w14:textId="77777777" w:rsidR="00A55B53" w:rsidRPr="00123177" w:rsidRDefault="00A55B53" w:rsidP="00A55B53">
      <w:pPr>
        <w:rPr>
          <w:rFonts w:eastAsia="Arial"/>
          <w:szCs w:val="20"/>
        </w:rPr>
      </w:pPr>
    </w:p>
    <w:p w14:paraId="30748FF7"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03E78A6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2C3C39C"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B33F916" w14:textId="77777777" w:rsidR="00A55B53" w:rsidRPr="00123177" w:rsidRDefault="00A55B53" w:rsidP="00535342">
            <w:pPr>
              <w:pStyle w:val="TableColumnTitle"/>
              <w:snapToGrid w:val="0"/>
            </w:pPr>
            <w:r w:rsidRPr="00123177">
              <w:t>Description</w:t>
            </w:r>
          </w:p>
        </w:tc>
      </w:tr>
      <w:tr w:rsidR="00A55B53" w:rsidRPr="00123177" w14:paraId="606109C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4B64260"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1D415B" w14:textId="77777777" w:rsidR="00A55B53" w:rsidRPr="00123177" w:rsidRDefault="00A55B53" w:rsidP="00535342">
            <w:pPr>
              <w:snapToGrid w:val="0"/>
            </w:pPr>
            <w:r w:rsidRPr="00123177">
              <w:t>SWRS_DIAG_66</w:t>
            </w:r>
          </w:p>
        </w:tc>
      </w:tr>
      <w:tr w:rsidR="00A55B53" w:rsidRPr="00123177" w14:paraId="6FC9117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5C15A09"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7C1F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SDS-HVDCDC-300</w:t>
            </w:r>
          </w:p>
        </w:tc>
      </w:tr>
      <w:tr w:rsidR="00A55B53" w:rsidRPr="00123177" w14:paraId="586A0E7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FB11D24"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B7A60D" w14:textId="77777777" w:rsidR="00A55B53" w:rsidRPr="00123177" w:rsidRDefault="00A55B53" w:rsidP="00535342">
            <w:pPr>
              <w:pStyle w:val="TableText"/>
              <w:snapToGrid w:val="0"/>
            </w:pPr>
            <w:r w:rsidRPr="00123177">
              <w:t>B-Sample/PF2.0</w:t>
            </w:r>
          </w:p>
        </w:tc>
      </w:tr>
      <w:tr w:rsidR="00A55B53" w:rsidRPr="00123177" w14:paraId="06B1CFC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7BB0CCD"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E71F8A"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temperature sensor 400V EMI Temp (THVDCDC2) failure (power supply failure, circuit short to high, circuit short to ground or circuit open) and raise a level 0 fault.</w:t>
            </w:r>
          </w:p>
        </w:tc>
      </w:tr>
      <w:tr w:rsidR="00A55B53" w:rsidRPr="00123177" w14:paraId="2887C78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7C7BD9"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A83862"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6FF384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FDEA77"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18DD6D"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5D3F36D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379D26"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94A308"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0CCAFCE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285E4D"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B69BA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287DE37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008BC32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Make necessary arrangement to provide detection of the temperature sensor 400V EMI Temp failure circuit by Short to high.</w:t>
            </w:r>
          </w:p>
        </w:tc>
      </w:tr>
      <w:tr w:rsidR="00A55B53" w:rsidRPr="00123177" w14:paraId="17EB76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55BB55"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0089CE" w14:textId="77777777" w:rsidR="00A55B53" w:rsidRPr="00123177" w:rsidRDefault="00A55B53" w:rsidP="00535342">
            <w:pPr>
              <w:pStyle w:val="TableText"/>
              <w:snapToGrid w:val="0"/>
            </w:pPr>
            <w:r w:rsidRPr="00123177">
              <w:t>Below CAN messages are observed on the CAN interface</w:t>
            </w:r>
          </w:p>
          <w:p w14:paraId="45B35E6E" w14:textId="77777777" w:rsidR="00A55B53" w:rsidRPr="00123177" w:rsidRDefault="00A55B53" w:rsidP="00535342">
            <w:pPr>
              <w:pStyle w:val="TableText"/>
              <w:snapToGrid w:val="0"/>
            </w:pPr>
            <w:r w:rsidRPr="00123177">
              <w:t>NHVDCDCStatus @ HVDCDC_Status1 is set to 0x6 ("Faulty")</w:t>
            </w:r>
          </w:p>
          <w:p w14:paraId="0D3A7D74" w14:textId="77777777" w:rsidR="00A55B53" w:rsidRPr="00123177" w:rsidRDefault="00A55B53" w:rsidP="00535342">
            <w:pPr>
              <w:pStyle w:val="TableText"/>
              <w:snapToGrid w:val="0"/>
            </w:pPr>
            <w:r w:rsidRPr="00123177">
              <w:t>NHVDCDCFaultID @ HVDCDC_Debug_PDU is equal to 86 (“DIAGNOSTIC_TEMP_EMI_400V_FAULT_ID”) and this fault is raised after 50ms</w:t>
            </w:r>
          </w:p>
        </w:tc>
      </w:tr>
      <w:tr w:rsidR="00A55B53" w:rsidRPr="00123177" w14:paraId="1ED55E2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26336D"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8FB311" w14:textId="77777777" w:rsidR="00A55B53" w:rsidRPr="00123177" w:rsidRDefault="00A55B53" w:rsidP="00535342">
            <w:pPr>
              <w:pStyle w:val="TableText"/>
              <w:snapToGrid w:val="0"/>
              <w:rPr>
                <w:rStyle w:val="normaltextrun"/>
              </w:rPr>
            </w:pPr>
            <w:r w:rsidRPr="00123177">
              <w:rPr>
                <w:rStyle w:val="normaltextrun"/>
              </w:rPr>
              <w:t xml:space="preserve">The HVDCDC raises a level 2 fault upon the detection of the temperature sensor 400V EMI Temp failure circuit by </w:t>
            </w:r>
            <w:r w:rsidRPr="00123177">
              <w:rPr>
                <w:rFonts w:eastAsia="Arial"/>
                <w:color w:val="000000" w:themeColor="text1"/>
              </w:rPr>
              <w:t>Short to high</w:t>
            </w:r>
            <w:r w:rsidRPr="00123177">
              <w:rPr>
                <w:rStyle w:val="normaltextrun"/>
              </w:rPr>
              <w:t>.</w:t>
            </w:r>
          </w:p>
        </w:tc>
      </w:tr>
      <w:tr w:rsidR="00A55B53" w:rsidRPr="00123177" w14:paraId="2AC974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8ADDBA"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932AA" w14:textId="77777777" w:rsidR="00A55B53" w:rsidRPr="00123177" w:rsidRDefault="00A55B53" w:rsidP="00535342">
            <w:pPr>
              <w:pStyle w:val="TableText"/>
              <w:snapToGrid w:val="0"/>
            </w:pPr>
            <w:r w:rsidRPr="00123177">
              <w:t>No such mandatory fields is applicable.</w:t>
            </w:r>
          </w:p>
        </w:tc>
      </w:tr>
      <w:tr w:rsidR="00A55B53" w:rsidRPr="00123177" w14:paraId="3B919F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8B37C7"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E77C20" w14:textId="77777777" w:rsidR="00A55B53" w:rsidRPr="00123177" w:rsidRDefault="00A55B53" w:rsidP="00535342">
            <w:pPr>
              <w:pStyle w:val="TableText"/>
              <w:snapToGrid w:val="0"/>
            </w:pPr>
            <w:r w:rsidRPr="00123177">
              <w:t>NHVDCDCStatus = 0, NHVDCDCStatusDebug = 0, NHVDCDCFault = 0.</w:t>
            </w:r>
          </w:p>
        </w:tc>
      </w:tr>
      <w:tr w:rsidR="00A55B53" w:rsidRPr="00123177" w14:paraId="0A4F89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977354"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303AE1"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F5EA7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60A330"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6121E9" w14:textId="77777777" w:rsidR="00A55B53" w:rsidRPr="00123177" w:rsidRDefault="00A55B53" w:rsidP="00535342">
            <w:pPr>
              <w:pStyle w:val="TableText"/>
              <w:snapToGrid w:val="0"/>
            </w:pPr>
            <w:r w:rsidRPr="00123177">
              <w:rPr>
                <w:szCs w:val="20"/>
              </w:rPr>
              <w:t>Valid range value is not required.</w:t>
            </w:r>
          </w:p>
        </w:tc>
      </w:tr>
      <w:tr w:rsidR="00A55B53" w:rsidRPr="00123177" w14:paraId="745A8C4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4650DB"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98A764"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37077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C38D27"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0AEE9A"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02C12EF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996658"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F82C1E" w14:textId="77777777" w:rsidR="00A55B53" w:rsidRPr="00123177" w:rsidRDefault="00A55B53" w:rsidP="00535342">
            <w:pPr>
              <w:pStyle w:val="TableText"/>
            </w:pPr>
            <w:r w:rsidRPr="00123177">
              <w:rPr>
                <w:szCs w:val="20"/>
              </w:rPr>
              <w:t>Data rate is not applicable.</w:t>
            </w:r>
          </w:p>
        </w:tc>
      </w:tr>
      <w:tr w:rsidR="00A55B53" w:rsidRPr="00123177" w14:paraId="23B0BC1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33E983"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922561"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B68BF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2CFE52"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257791"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476514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7848F3" w14:textId="77777777" w:rsidR="00A55B53" w:rsidRPr="00123177" w:rsidRDefault="00A55B53" w:rsidP="00535342">
            <w:pPr>
              <w:pStyle w:val="TableText"/>
              <w:snapToGrid w:val="0"/>
            </w:pPr>
            <w:r w:rsidRPr="00123177">
              <w:t xml:space="preserve">Validation Rules/ </w:t>
            </w:r>
          </w:p>
          <w:p w14:paraId="7D935975"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DBCCC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434B97BA" w14:textId="77777777" w:rsidR="00A55B53" w:rsidRPr="00123177" w:rsidRDefault="00A55B53" w:rsidP="00535342">
            <w:pPr>
              <w:pStyle w:val="TableText"/>
              <w:snapToGrid w:val="0"/>
              <w:rPr>
                <w:rFonts w:eastAsia="Arial"/>
                <w:color w:val="000000" w:themeColor="text1"/>
              </w:rPr>
            </w:pPr>
          </w:p>
          <w:p w14:paraId="4608A591" w14:textId="77777777" w:rsidR="00A55B53" w:rsidRPr="00123177" w:rsidRDefault="00A55B53" w:rsidP="00535342">
            <w:pPr>
              <w:pStyle w:val="TableText"/>
              <w:snapToGrid w:val="0"/>
            </w:pPr>
            <w:r w:rsidRPr="00123177">
              <w:t>NHVDCDCStatus @ HVDCDC_Status1 is set to 0x6 ("Faulty")</w:t>
            </w:r>
          </w:p>
          <w:p w14:paraId="54C49433" w14:textId="77777777" w:rsidR="00A55B53" w:rsidRPr="00123177" w:rsidRDefault="00A55B53" w:rsidP="00535342">
            <w:pPr>
              <w:pStyle w:val="TableText"/>
              <w:snapToGrid w:val="0"/>
              <w:rPr>
                <w:i/>
                <w:iCs/>
              </w:rPr>
            </w:pPr>
            <w:r w:rsidRPr="00123177">
              <w:t>NHVDCDCFaultID @ HVDCDC_Debug_PDU is equal to 86 (“DIAGNOSTIC_TEMP_EMI_400V_FAULT_ID”)</w:t>
            </w:r>
          </w:p>
        </w:tc>
      </w:tr>
      <w:tr w:rsidR="00A55B53" w:rsidRPr="00123177" w14:paraId="4C224F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18E816"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8C5EEC" w14:textId="77777777" w:rsidR="00A55B53" w:rsidRPr="00123177" w:rsidRDefault="00A55B53" w:rsidP="00535342">
            <w:pPr>
              <w:pStyle w:val="TableText"/>
              <w:snapToGrid w:val="0"/>
            </w:pPr>
            <w:r w:rsidRPr="00123177">
              <w:rPr>
                <w:szCs w:val="20"/>
              </w:rPr>
              <w:t>Constraints is not applicable.</w:t>
            </w:r>
          </w:p>
        </w:tc>
      </w:tr>
      <w:tr w:rsidR="00A55B53" w:rsidRPr="00123177" w14:paraId="514342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5BB9DE"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67068" w14:textId="77777777" w:rsidR="00A55B53" w:rsidRPr="00123177" w:rsidRDefault="00A55B53" w:rsidP="00535342">
            <w:pPr>
              <w:pStyle w:val="TableText"/>
              <w:snapToGrid w:val="0"/>
            </w:pPr>
            <w:r w:rsidRPr="00123177">
              <w:rPr>
                <w:szCs w:val="20"/>
              </w:rPr>
              <w:t>No effects on other system</w:t>
            </w:r>
          </w:p>
        </w:tc>
      </w:tr>
      <w:tr w:rsidR="00A55B53" w:rsidRPr="00123177" w14:paraId="20F45A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4E0CD1" w14:textId="77777777" w:rsidR="00A55B53" w:rsidRPr="00123177" w:rsidRDefault="00A55B53" w:rsidP="00535342">
            <w:pPr>
              <w:pStyle w:val="TableText"/>
              <w:snapToGrid w:val="0"/>
            </w:pPr>
            <w:r w:rsidRPr="00123177">
              <w:t>Testability with respect to test environment</w:t>
            </w:r>
          </w:p>
          <w:p w14:paraId="794E734E" w14:textId="77777777" w:rsidR="00A55B53" w:rsidRPr="00123177" w:rsidRDefault="00A55B53" w:rsidP="00535342">
            <w:pPr>
              <w:pStyle w:val="TableText"/>
            </w:pPr>
            <w:r w:rsidRPr="00123177">
              <w:t>(Yes/No)</w:t>
            </w:r>
          </w:p>
          <w:p w14:paraId="51AA7F2E"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DDEDB1" w14:textId="77777777" w:rsidR="00A55B53" w:rsidRPr="00123177" w:rsidRDefault="00A55B53" w:rsidP="00535342">
            <w:pPr>
              <w:pStyle w:val="TableText"/>
              <w:snapToGrid w:val="0"/>
            </w:pPr>
            <w:r w:rsidRPr="00123177">
              <w:t>YES</w:t>
            </w:r>
          </w:p>
        </w:tc>
      </w:tr>
      <w:tr w:rsidR="00A55B53" w:rsidRPr="00123177" w14:paraId="6A23380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51BFDE" w14:textId="77777777" w:rsidR="00A55B53" w:rsidRPr="00123177" w:rsidRDefault="00A55B53" w:rsidP="00535342">
            <w:pPr>
              <w:pStyle w:val="TableText"/>
              <w:snapToGrid w:val="0"/>
            </w:pPr>
            <w:r w:rsidRPr="00123177">
              <w:t>Feasible within project constraints</w:t>
            </w:r>
          </w:p>
          <w:p w14:paraId="303A8C34" w14:textId="77777777" w:rsidR="00A55B53" w:rsidRPr="00123177" w:rsidRDefault="00A55B53" w:rsidP="00535342">
            <w:pPr>
              <w:pStyle w:val="TableText"/>
              <w:snapToGrid w:val="0"/>
            </w:pPr>
            <w:r w:rsidRPr="00123177">
              <w:t>(Yes/No)</w:t>
            </w:r>
          </w:p>
          <w:p w14:paraId="51217796"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F5A763" w14:textId="77777777" w:rsidR="00A55B53" w:rsidRPr="00123177" w:rsidRDefault="00A55B53" w:rsidP="00535342">
            <w:pPr>
              <w:pStyle w:val="TableText"/>
              <w:snapToGrid w:val="0"/>
            </w:pPr>
            <w:r w:rsidRPr="00123177">
              <w:t>YES</w:t>
            </w:r>
          </w:p>
        </w:tc>
      </w:tr>
      <w:tr w:rsidR="00A55B53" w:rsidRPr="00123177" w14:paraId="0DF3F7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299E83" w14:textId="77777777" w:rsidR="00A55B53" w:rsidRPr="00123177" w:rsidRDefault="00A55B53" w:rsidP="00535342">
            <w:pPr>
              <w:pStyle w:val="TableText"/>
              <w:snapToGrid w:val="0"/>
            </w:pPr>
            <w:r w:rsidRPr="00123177">
              <w:t>Critical</w:t>
            </w:r>
          </w:p>
          <w:p w14:paraId="2BB3015A"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47938B" w14:textId="77777777" w:rsidR="00A55B53" w:rsidRPr="00123177" w:rsidRDefault="00A55B53" w:rsidP="00535342">
            <w:pPr>
              <w:pStyle w:val="TableText"/>
              <w:snapToGrid w:val="0"/>
            </w:pPr>
            <w:r w:rsidRPr="00123177">
              <w:t>YES</w:t>
            </w:r>
          </w:p>
        </w:tc>
      </w:tr>
      <w:tr w:rsidR="00A55B53" w:rsidRPr="00123177" w14:paraId="5072C5F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710920"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77FEB3"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E222DCA" w14:textId="77777777" w:rsidR="00A55B53" w:rsidRPr="00123177" w:rsidRDefault="00A55B53" w:rsidP="00A55B53">
      <w:pPr>
        <w:rPr>
          <w:rFonts w:eastAsia="Arial"/>
          <w:szCs w:val="20"/>
        </w:rPr>
      </w:pPr>
    </w:p>
    <w:p w14:paraId="604375AC" w14:textId="77777777" w:rsidR="00A55B53" w:rsidRPr="00123177" w:rsidRDefault="00A55B53" w:rsidP="00A55B53">
      <w:pPr>
        <w:rPr>
          <w:rFonts w:eastAsia="Arial"/>
          <w:szCs w:val="20"/>
        </w:rPr>
      </w:pPr>
    </w:p>
    <w:p w14:paraId="170638C7" w14:textId="77777777" w:rsidR="00A55B53" w:rsidRPr="00123177" w:rsidRDefault="00A55B53" w:rsidP="00A55B53">
      <w:pPr>
        <w:rPr>
          <w:rFonts w:eastAsia="Arial"/>
          <w:szCs w:val="20"/>
        </w:rPr>
      </w:pPr>
    </w:p>
    <w:p w14:paraId="64BCF658" w14:textId="77777777" w:rsidR="00A55B53" w:rsidRPr="00123177" w:rsidRDefault="00A55B53" w:rsidP="00A55B53">
      <w:pPr>
        <w:pStyle w:val="Heading5"/>
        <w:rPr>
          <w:sz w:val="20"/>
          <w:szCs w:val="20"/>
        </w:rPr>
      </w:pPr>
      <w:r w:rsidRPr="00123177">
        <w:rPr>
          <w:rFonts w:eastAsia="Arial"/>
          <w:sz w:val="20"/>
          <w:szCs w:val="20"/>
        </w:rPr>
        <w:t>Requirement of detect the temperature sensor 400V EMI Temp (THVDCDC2) failure (power supply failure, circuit short to high, circuit short to ground or circuit open) and raise a level 0 fault.</w:t>
      </w:r>
    </w:p>
    <w:p w14:paraId="404375D2"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CF3908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70BC9AF"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A453AF5" w14:textId="77777777" w:rsidR="00A55B53" w:rsidRPr="00123177" w:rsidRDefault="00A55B53" w:rsidP="00535342">
            <w:pPr>
              <w:pStyle w:val="TableColumnTitle"/>
              <w:snapToGrid w:val="0"/>
            </w:pPr>
            <w:r w:rsidRPr="00123177">
              <w:t>Description</w:t>
            </w:r>
          </w:p>
        </w:tc>
      </w:tr>
      <w:tr w:rsidR="00A55B53" w:rsidRPr="00123177" w14:paraId="0179781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6FDA9B2"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63F34B" w14:textId="77777777" w:rsidR="00A55B53" w:rsidRPr="00123177" w:rsidRDefault="00A55B53" w:rsidP="00535342">
            <w:pPr>
              <w:snapToGrid w:val="0"/>
            </w:pPr>
            <w:r w:rsidRPr="00123177">
              <w:t>SWRS_DIAG_67</w:t>
            </w:r>
          </w:p>
        </w:tc>
      </w:tr>
      <w:tr w:rsidR="00A55B53" w:rsidRPr="00123177" w14:paraId="3BA003E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C00B6CA"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71323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SDS-HVDCDC-300</w:t>
            </w:r>
          </w:p>
        </w:tc>
      </w:tr>
      <w:tr w:rsidR="00A55B53" w:rsidRPr="00123177" w14:paraId="65EE352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4C221DA"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996617" w14:textId="77777777" w:rsidR="00A55B53" w:rsidRPr="00123177" w:rsidRDefault="00A55B53" w:rsidP="00535342">
            <w:pPr>
              <w:pStyle w:val="TableText"/>
              <w:snapToGrid w:val="0"/>
            </w:pPr>
            <w:r w:rsidRPr="00123177">
              <w:t>B-Sample/PF2.0</w:t>
            </w:r>
          </w:p>
        </w:tc>
      </w:tr>
      <w:tr w:rsidR="00A55B53" w:rsidRPr="00123177" w14:paraId="5C3F4A7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E7B01B8"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FDF225"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temperature sensor 400V EMI Temp (THVDCDC2) failure (power supply failure, circuit short to high, circuit short to ground or circuit open) and raise a level 0 fault.</w:t>
            </w:r>
          </w:p>
        </w:tc>
      </w:tr>
      <w:tr w:rsidR="00A55B53" w:rsidRPr="00123177" w14:paraId="7E9DFB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19571C"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2F7B66"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165E829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B43FF2"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05D8E4"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60E902F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C49394"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5E5B80"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9C55D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235974"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2B98E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2496712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3A7F895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Make necessary arrangement to provide detection of the temperature sensor 400V EMI Temp failure circuit by Short to Ground.</w:t>
            </w:r>
          </w:p>
        </w:tc>
      </w:tr>
      <w:tr w:rsidR="00A55B53" w:rsidRPr="00123177" w14:paraId="437EE0D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B3D5BB"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1B3576" w14:textId="77777777" w:rsidR="00A55B53" w:rsidRPr="00123177" w:rsidRDefault="00A55B53" w:rsidP="00535342">
            <w:pPr>
              <w:pStyle w:val="TableText"/>
              <w:snapToGrid w:val="0"/>
            </w:pPr>
            <w:r w:rsidRPr="00123177">
              <w:t>Below CAN messages are observed on the CAN interface</w:t>
            </w:r>
          </w:p>
          <w:p w14:paraId="4FDEB121" w14:textId="77777777" w:rsidR="00A55B53" w:rsidRPr="00123177" w:rsidRDefault="00A55B53" w:rsidP="00535342">
            <w:pPr>
              <w:pStyle w:val="TableText"/>
              <w:snapToGrid w:val="0"/>
            </w:pPr>
            <w:r w:rsidRPr="00123177">
              <w:t>NHVDCDCStatus @ HVDCDC_Status1 is set to 0x6 ("Faulty")</w:t>
            </w:r>
          </w:p>
          <w:p w14:paraId="2D3E20D9" w14:textId="77777777" w:rsidR="00A55B53" w:rsidRPr="00123177" w:rsidRDefault="00A55B53" w:rsidP="00535342">
            <w:pPr>
              <w:pStyle w:val="TableText"/>
              <w:snapToGrid w:val="0"/>
            </w:pPr>
            <w:r w:rsidRPr="00123177">
              <w:t>NHVDCDCFaultID @ HVDCDC_Debug_PDU is equal to 86 (“DIAGNOSTIC_TEMP_EMI_400V_FAULT_ID”) and this fault is raised after 50ms</w:t>
            </w:r>
          </w:p>
        </w:tc>
      </w:tr>
      <w:tr w:rsidR="00A55B53" w:rsidRPr="00123177" w14:paraId="35BDE4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84D1A0"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6ADD71" w14:textId="77777777" w:rsidR="00A55B53" w:rsidRPr="00123177" w:rsidRDefault="00A55B53" w:rsidP="00535342">
            <w:pPr>
              <w:pStyle w:val="TableText"/>
              <w:snapToGrid w:val="0"/>
              <w:rPr>
                <w:rStyle w:val="normaltextrun"/>
              </w:rPr>
            </w:pPr>
            <w:r w:rsidRPr="00123177">
              <w:rPr>
                <w:rStyle w:val="normaltextrun"/>
              </w:rPr>
              <w:t xml:space="preserve">The HVDCDC raises a level 2 fault upon the detection of the temperature sensor 400V EMI Temp failure circuit by </w:t>
            </w:r>
            <w:r w:rsidRPr="00123177">
              <w:rPr>
                <w:rFonts w:eastAsia="Arial"/>
                <w:color w:val="000000" w:themeColor="text1"/>
              </w:rPr>
              <w:t>Short to Ground</w:t>
            </w:r>
            <w:r w:rsidRPr="00123177">
              <w:rPr>
                <w:rStyle w:val="normaltextrun"/>
              </w:rPr>
              <w:t>.</w:t>
            </w:r>
          </w:p>
        </w:tc>
      </w:tr>
      <w:tr w:rsidR="00A55B53" w:rsidRPr="00123177" w14:paraId="7A8B39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ED7821"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266F5E" w14:textId="77777777" w:rsidR="00A55B53" w:rsidRPr="00123177" w:rsidRDefault="00A55B53" w:rsidP="00535342">
            <w:pPr>
              <w:pStyle w:val="TableText"/>
              <w:snapToGrid w:val="0"/>
            </w:pPr>
            <w:r w:rsidRPr="00123177">
              <w:t>No such mandatory fields is applicable.</w:t>
            </w:r>
          </w:p>
        </w:tc>
      </w:tr>
      <w:tr w:rsidR="00A55B53" w:rsidRPr="00123177" w14:paraId="041A89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34257D"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8F0E0B" w14:textId="77777777" w:rsidR="00A55B53" w:rsidRPr="00123177" w:rsidRDefault="00A55B53" w:rsidP="00535342">
            <w:pPr>
              <w:pStyle w:val="TableText"/>
              <w:snapToGrid w:val="0"/>
            </w:pPr>
            <w:r w:rsidRPr="00123177">
              <w:t>NHVDCDCStatus = 0, NHVDCDCStatusDebug = 0, NHVDCDCFault = 0.</w:t>
            </w:r>
          </w:p>
        </w:tc>
      </w:tr>
      <w:tr w:rsidR="00A55B53" w:rsidRPr="00123177" w14:paraId="16F3A7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18B9C2"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9AEFF1"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37F7B0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66EC87"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8CB48F" w14:textId="77777777" w:rsidR="00A55B53" w:rsidRPr="00123177" w:rsidRDefault="00A55B53" w:rsidP="00535342">
            <w:pPr>
              <w:pStyle w:val="TableText"/>
              <w:snapToGrid w:val="0"/>
            </w:pPr>
            <w:r w:rsidRPr="00123177">
              <w:rPr>
                <w:szCs w:val="20"/>
              </w:rPr>
              <w:t>Valid range value is not required.</w:t>
            </w:r>
          </w:p>
        </w:tc>
      </w:tr>
      <w:tr w:rsidR="00A55B53" w:rsidRPr="00123177" w14:paraId="5217C3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410DA6"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B5735E"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6CDB9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BC8398"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1153ED"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F9CCB4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4262ED"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D9E115" w14:textId="77777777" w:rsidR="00A55B53" w:rsidRPr="00123177" w:rsidRDefault="00A55B53" w:rsidP="00535342">
            <w:pPr>
              <w:pStyle w:val="TableText"/>
            </w:pPr>
            <w:r w:rsidRPr="00123177">
              <w:rPr>
                <w:szCs w:val="20"/>
              </w:rPr>
              <w:t>Data rate is not applicable.</w:t>
            </w:r>
          </w:p>
        </w:tc>
      </w:tr>
      <w:tr w:rsidR="00A55B53" w:rsidRPr="00123177" w14:paraId="5B68B2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303FA9"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70571"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7A78E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8507BA"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864F93"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5C722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146A06" w14:textId="77777777" w:rsidR="00A55B53" w:rsidRPr="00123177" w:rsidRDefault="00A55B53" w:rsidP="00535342">
            <w:pPr>
              <w:pStyle w:val="TableText"/>
              <w:snapToGrid w:val="0"/>
            </w:pPr>
            <w:r w:rsidRPr="00123177">
              <w:t xml:space="preserve">Validation Rules/ </w:t>
            </w:r>
          </w:p>
          <w:p w14:paraId="243447DD"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B5C16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4BC95745" w14:textId="77777777" w:rsidR="00A55B53" w:rsidRPr="00123177" w:rsidRDefault="00A55B53" w:rsidP="00535342">
            <w:pPr>
              <w:pStyle w:val="TableText"/>
              <w:snapToGrid w:val="0"/>
              <w:rPr>
                <w:rFonts w:eastAsia="Arial"/>
                <w:color w:val="000000" w:themeColor="text1"/>
              </w:rPr>
            </w:pPr>
          </w:p>
          <w:p w14:paraId="0625DD84" w14:textId="77777777" w:rsidR="00A55B53" w:rsidRPr="00123177" w:rsidRDefault="00A55B53" w:rsidP="00535342">
            <w:pPr>
              <w:pStyle w:val="TableText"/>
              <w:snapToGrid w:val="0"/>
            </w:pPr>
            <w:r w:rsidRPr="00123177">
              <w:t>NHVDCDCStatus @ HVDCDC_Status1 is set to 0x6 ("Faulty")</w:t>
            </w:r>
          </w:p>
          <w:p w14:paraId="75AFD68F" w14:textId="77777777" w:rsidR="00A55B53" w:rsidRPr="00123177" w:rsidRDefault="00A55B53" w:rsidP="00535342">
            <w:pPr>
              <w:pStyle w:val="TableText"/>
              <w:snapToGrid w:val="0"/>
              <w:rPr>
                <w:i/>
                <w:iCs/>
              </w:rPr>
            </w:pPr>
            <w:r w:rsidRPr="00123177">
              <w:t>NHVDCDCFaultID @ HVDCDC_Debug_PDU is equal to 86 (“DIAGNOSTIC_TEMP_EMI_400V_FAULT_ID”)</w:t>
            </w:r>
          </w:p>
        </w:tc>
      </w:tr>
      <w:tr w:rsidR="00A55B53" w:rsidRPr="00123177" w14:paraId="45AA65B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7D16C7"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DFD2E5" w14:textId="77777777" w:rsidR="00A55B53" w:rsidRPr="00123177" w:rsidRDefault="00A55B53" w:rsidP="00535342">
            <w:pPr>
              <w:pStyle w:val="TableText"/>
              <w:snapToGrid w:val="0"/>
            </w:pPr>
            <w:r w:rsidRPr="00123177">
              <w:rPr>
                <w:szCs w:val="20"/>
              </w:rPr>
              <w:t>Constraints is not applicable.</w:t>
            </w:r>
          </w:p>
        </w:tc>
      </w:tr>
      <w:tr w:rsidR="00A55B53" w:rsidRPr="00123177" w14:paraId="12B7DB6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0E1FF6"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ECF675" w14:textId="77777777" w:rsidR="00A55B53" w:rsidRPr="00123177" w:rsidRDefault="00A55B53" w:rsidP="00535342">
            <w:pPr>
              <w:pStyle w:val="TableText"/>
              <w:snapToGrid w:val="0"/>
            </w:pPr>
            <w:r w:rsidRPr="00123177">
              <w:rPr>
                <w:szCs w:val="20"/>
              </w:rPr>
              <w:t>No effects on other system</w:t>
            </w:r>
          </w:p>
        </w:tc>
      </w:tr>
      <w:tr w:rsidR="00A55B53" w:rsidRPr="00123177" w14:paraId="4EC0DF9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6872F5" w14:textId="77777777" w:rsidR="00A55B53" w:rsidRPr="00123177" w:rsidRDefault="00A55B53" w:rsidP="00535342">
            <w:pPr>
              <w:pStyle w:val="TableText"/>
              <w:snapToGrid w:val="0"/>
            </w:pPr>
            <w:r w:rsidRPr="00123177">
              <w:t>Testability with respect to test environment</w:t>
            </w:r>
          </w:p>
          <w:p w14:paraId="6C0EDC7F" w14:textId="77777777" w:rsidR="00A55B53" w:rsidRPr="00123177" w:rsidRDefault="00A55B53" w:rsidP="00535342">
            <w:pPr>
              <w:pStyle w:val="TableText"/>
            </w:pPr>
            <w:r w:rsidRPr="00123177">
              <w:t>(Yes/No)</w:t>
            </w:r>
          </w:p>
          <w:p w14:paraId="112DD685"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8B72D3" w14:textId="77777777" w:rsidR="00A55B53" w:rsidRPr="00123177" w:rsidRDefault="00A55B53" w:rsidP="00535342">
            <w:pPr>
              <w:pStyle w:val="TableText"/>
              <w:snapToGrid w:val="0"/>
            </w:pPr>
            <w:r w:rsidRPr="00123177">
              <w:t>YES</w:t>
            </w:r>
          </w:p>
        </w:tc>
      </w:tr>
      <w:tr w:rsidR="00A55B53" w:rsidRPr="00123177" w14:paraId="5451FA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4DB27D" w14:textId="77777777" w:rsidR="00A55B53" w:rsidRPr="00123177" w:rsidRDefault="00A55B53" w:rsidP="00535342">
            <w:pPr>
              <w:pStyle w:val="TableText"/>
              <w:snapToGrid w:val="0"/>
            </w:pPr>
            <w:r w:rsidRPr="00123177">
              <w:t>Feasible within project constraints</w:t>
            </w:r>
          </w:p>
          <w:p w14:paraId="37C54612" w14:textId="77777777" w:rsidR="00A55B53" w:rsidRPr="00123177" w:rsidRDefault="00A55B53" w:rsidP="00535342">
            <w:pPr>
              <w:pStyle w:val="TableText"/>
              <w:snapToGrid w:val="0"/>
            </w:pPr>
            <w:r w:rsidRPr="00123177">
              <w:t>(Yes/No)</w:t>
            </w:r>
          </w:p>
          <w:p w14:paraId="261DE028"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2D1A2C" w14:textId="77777777" w:rsidR="00A55B53" w:rsidRPr="00123177" w:rsidRDefault="00A55B53" w:rsidP="00535342">
            <w:pPr>
              <w:pStyle w:val="TableText"/>
              <w:snapToGrid w:val="0"/>
            </w:pPr>
            <w:r w:rsidRPr="00123177">
              <w:t>YES</w:t>
            </w:r>
          </w:p>
        </w:tc>
      </w:tr>
      <w:tr w:rsidR="00A55B53" w:rsidRPr="00123177" w14:paraId="5A3595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FC4086" w14:textId="77777777" w:rsidR="00A55B53" w:rsidRPr="00123177" w:rsidRDefault="00A55B53" w:rsidP="00535342">
            <w:pPr>
              <w:pStyle w:val="TableText"/>
              <w:snapToGrid w:val="0"/>
            </w:pPr>
            <w:r w:rsidRPr="00123177">
              <w:t>Critical</w:t>
            </w:r>
          </w:p>
          <w:p w14:paraId="53444BBD"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A838C" w14:textId="77777777" w:rsidR="00A55B53" w:rsidRPr="00123177" w:rsidRDefault="00A55B53" w:rsidP="00535342">
            <w:pPr>
              <w:pStyle w:val="TableText"/>
              <w:snapToGrid w:val="0"/>
            </w:pPr>
            <w:r w:rsidRPr="00123177">
              <w:t>YES</w:t>
            </w:r>
          </w:p>
        </w:tc>
      </w:tr>
      <w:tr w:rsidR="00A55B53" w:rsidRPr="00123177" w14:paraId="231B098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BB3B5A"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E0C60F"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F49AFAC" w14:textId="77777777" w:rsidR="00A55B53" w:rsidRPr="00123177" w:rsidRDefault="00A55B53" w:rsidP="00A55B53">
      <w:pPr>
        <w:rPr>
          <w:rFonts w:eastAsia="Arial"/>
          <w:szCs w:val="20"/>
        </w:rPr>
      </w:pPr>
    </w:p>
    <w:p w14:paraId="28E550B2" w14:textId="77777777" w:rsidR="00A55B53" w:rsidRPr="00123177" w:rsidRDefault="00A55B53" w:rsidP="00A55B53">
      <w:pPr>
        <w:rPr>
          <w:rFonts w:eastAsia="Arial"/>
          <w:szCs w:val="20"/>
        </w:rPr>
      </w:pPr>
    </w:p>
    <w:p w14:paraId="00559622" w14:textId="77777777" w:rsidR="00A55B53" w:rsidRPr="00123177" w:rsidRDefault="00A55B53" w:rsidP="00A55B53">
      <w:pPr>
        <w:rPr>
          <w:rFonts w:eastAsia="Arial"/>
          <w:szCs w:val="20"/>
        </w:rPr>
      </w:pPr>
    </w:p>
    <w:p w14:paraId="6E6D452E" w14:textId="77777777" w:rsidR="00A55B53" w:rsidRPr="00123177" w:rsidRDefault="00A55B53" w:rsidP="00A55B53">
      <w:pPr>
        <w:pStyle w:val="Heading5"/>
        <w:rPr>
          <w:sz w:val="20"/>
          <w:szCs w:val="20"/>
        </w:rPr>
      </w:pPr>
      <w:r w:rsidRPr="00123177">
        <w:rPr>
          <w:rFonts w:eastAsia="Arial"/>
          <w:sz w:val="20"/>
          <w:szCs w:val="20"/>
        </w:rPr>
        <w:t>Requirement of detect the temperature sensor 400V EMI Temp (THVDCDC2) failure (power supply failure, circuit short to high, circuit short to ground or circuit open) and raise a level 0 fault.</w:t>
      </w:r>
    </w:p>
    <w:p w14:paraId="7103E3B4"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5EA002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D43717E"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F65C769" w14:textId="77777777" w:rsidR="00A55B53" w:rsidRPr="00123177" w:rsidRDefault="00A55B53" w:rsidP="00535342">
            <w:pPr>
              <w:pStyle w:val="TableColumnTitle"/>
              <w:snapToGrid w:val="0"/>
            </w:pPr>
            <w:r w:rsidRPr="00123177">
              <w:t>Description</w:t>
            </w:r>
          </w:p>
        </w:tc>
      </w:tr>
      <w:tr w:rsidR="00A55B53" w:rsidRPr="00123177" w14:paraId="2636CBF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B975AE5"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86CB6C" w14:textId="77777777" w:rsidR="00A55B53" w:rsidRPr="00123177" w:rsidRDefault="00A55B53" w:rsidP="00535342">
            <w:pPr>
              <w:snapToGrid w:val="0"/>
            </w:pPr>
            <w:r w:rsidRPr="00123177">
              <w:t>SWRS_DIAG_68</w:t>
            </w:r>
          </w:p>
        </w:tc>
      </w:tr>
      <w:tr w:rsidR="00A55B53" w:rsidRPr="00123177" w14:paraId="58B7468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F3BCBDA"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082D1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SDS-HVDCDC-300</w:t>
            </w:r>
          </w:p>
        </w:tc>
      </w:tr>
      <w:tr w:rsidR="00A55B53" w:rsidRPr="00123177" w14:paraId="7FD20A2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A190A67"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B0B9BA" w14:textId="77777777" w:rsidR="00A55B53" w:rsidRPr="00123177" w:rsidRDefault="00A55B53" w:rsidP="00535342">
            <w:pPr>
              <w:pStyle w:val="TableText"/>
              <w:snapToGrid w:val="0"/>
            </w:pPr>
            <w:r w:rsidRPr="00123177">
              <w:t>B-Sample/PF2.0</w:t>
            </w:r>
          </w:p>
        </w:tc>
      </w:tr>
      <w:tr w:rsidR="00A55B53" w:rsidRPr="00123177" w14:paraId="76A9206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7DB940B"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CB2DCE"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temperature sensor 400V EMI Temp (THVDCDC2) failure (power supply failure, circuit short to high, circuit short to ground or circuit open) and raise a level 0 fault.</w:t>
            </w:r>
          </w:p>
        </w:tc>
      </w:tr>
      <w:tr w:rsidR="00A55B53" w:rsidRPr="00123177" w14:paraId="749D53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4E320B"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E2A33E"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692EE7C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A47D85"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702B04"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742E8C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7FC23F"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4BC0C2"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76C55F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C168B5"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DAC87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5A4A29F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6A39D34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Make necessary arrangement to provide detection of the temperature sensor 400V EMI Temp failure circuit by Open Circuit.</w:t>
            </w:r>
          </w:p>
        </w:tc>
      </w:tr>
      <w:tr w:rsidR="00A55B53" w:rsidRPr="00123177" w14:paraId="265ADA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2ABD86"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B57A85" w14:textId="77777777" w:rsidR="00A55B53" w:rsidRPr="00123177" w:rsidRDefault="00A55B53" w:rsidP="00535342">
            <w:pPr>
              <w:pStyle w:val="TableText"/>
              <w:snapToGrid w:val="0"/>
            </w:pPr>
            <w:r w:rsidRPr="00123177">
              <w:t>Below CAN messages are observed on the CAN interface</w:t>
            </w:r>
          </w:p>
          <w:p w14:paraId="392A2D0A" w14:textId="77777777" w:rsidR="00A55B53" w:rsidRPr="00123177" w:rsidRDefault="00A55B53" w:rsidP="00535342">
            <w:pPr>
              <w:pStyle w:val="TableText"/>
              <w:snapToGrid w:val="0"/>
            </w:pPr>
            <w:r w:rsidRPr="00123177">
              <w:t>NHVDCDCStatus @ HVDCDC_Status1 is set to 0x6 ("Faulty")</w:t>
            </w:r>
          </w:p>
          <w:p w14:paraId="220EA19D" w14:textId="77777777" w:rsidR="00A55B53" w:rsidRPr="00123177" w:rsidRDefault="00A55B53" w:rsidP="00535342">
            <w:pPr>
              <w:pStyle w:val="TableText"/>
              <w:snapToGrid w:val="0"/>
            </w:pPr>
            <w:r w:rsidRPr="00123177">
              <w:t>NHVDCDCFaultID @ HVDCDC_Debug_PDU is equal to 86 (“DIAGNOSTIC_TEMP_EMI_400V_FAULT_ID”) and this fault is raised after 50ms</w:t>
            </w:r>
          </w:p>
        </w:tc>
      </w:tr>
      <w:tr w:rsidR="00A55B53" w:rsidRPr="00123177" w14:paraId="6865687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85F17B"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8DC257" w14:textId="77777777" w:rsidR="00A55B53" w:rsidRPr="00123177" w:rsidRDefault="00A55B53" w:rsidP="00535342">
            <w:pPr>
              <w:pStyle w:val="TableText"/>
              <w:snapToGrid w:val="0"/>
              <w:rPr>
                <w:rStyle w:val="normaltextrun"/>
              </w:rPr>
            </w:pPr>
            <w:r w:rsidRPr="00123177">
              <w:rPr>
                <w:rStyle w:val="normaltextrun"/>
              </w:rPr>
              <w:t>The HVDCDC raises a level 2 fault upon the detection of the temperature sensor 400V EMI Temp failure circuit by an open circuit.</w:t>
            </w:r>
          </w:p>
        </w:tc>
      </w:tr>
      <w:tr w:rsidR="00A55B53" w:rsidRPr="00123177" w14:paraId="52F12C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653D14"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E4E34F" w14:textId="77777777" w:rsidR="00A55B53" w:rsidRPr="00123177" w:rsidRDefault="00A55B53" w:rsidP="00535342">
            <w:pPr>
              <w:pStyle w:val="TableText"/>
              <w:snapToGrid w:val="0"/>
            </w:pPr>
            <w:r w:rsidRPr="00123177">
              <w:t>No such mandatory fields is applicable.</w:t>
            </w:r>
          </w:p>
        </w:tc>
      </w:tr>
      <w:tr w:rsidR="00A55B53" w:rsidRPr="00123177" w14:paraId="4ACA1F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4A2204"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079ACA" w14:textId="77777777" w:rsidR="00A55B53" w:rsidRPr="00123177" w:rsidRDefault="00A55B53" w:rsidP="00535342">
            <w:pPr>
              <w:pStyle w:val="TableText"/>
              <w:snapToGrid w:val="0"/>
            </w:pPr>
            <w:r w:rsidRPr="00123177">
              <w:t>NHVDCDCStatus = 0, NHVDCDCStatusDebug = 0, NHVDCDCFault = 0.</w:t>
            </w:r>
          </w:p>
        </w:tc>
      </w:tr>
      <w:tr w:rsidR="00A55B53" w:rsidRPr="00123177" w14:paraId="69B50F3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175174"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9CAD66"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7828E36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15F07F"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81C76" w14:textId="77777777" w:rsidR="00A55B53" w:rsidRPr="00123177" w:rsidRDefault="00A55B53" w:rsidP="00535342">
            <w:pPr>
              <w:pStyle w:val="TableText"/>
              <w:snapToGrid w:val="0"/>
            </w:pPr>
            <w:r w:rsidRPr="00123177">
              <w:rPr>
                <w:szCs w:val="20"/>
              </w:rPr>
              <w:t>Valid range value is not required.</w:t>
            </w:r>
          </w:p>
        </w:tc>
      </w:tr>
      <w:tr w:rsidR="00A55B53" w:rsidRPr="00123177" w14:paraId="4C9C0D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A82501"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A081AF"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4228F1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AFD2CD"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36BDF8"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6E4DA39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D911F9"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93270A" w14:textId="77777777" w:rsidR="00A55B53" w:rsidRPr="00123177" w:rsidRDefault="00A55B53" w:rsidP="00535342">
            <w:pPr>
              <w:pStyle w:val="TableText"/>
            </w:pPr>
            <w:r w:rsidRPr="00123177">
              <w:rPr>
                <w:szCs w:val="20"/>
              </w:rPr>
              <w:t>Data rate is not applicable.</w:t>
            </w:r>
          </w:p>
        </w:tc>
      </w:tr>
      <w:tr w:rsidR="00A55B53" w:rsidRPr="00123177" w14:paraId="1E3011C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88D21C"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F14D52"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9F525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2650EA"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FAEA24"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C0E71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A678A2" w14:textId="77777777" w:rsidR="00A55B53" w:rsidRPr="00123177" w:rsidRDefault="00A55B53" w:rsidP="00535342">
            <w:pPr>
              <w:pStyle w:val="TableText"/>
              <w:snapToGrid w:val="0"/>
            </w:pPr>
            <w:r w:rsidRPr="00123177">
              <w:t xml:space="preserve">Validation Rules/ </w:t>
            </w:r>
          </w:p>
          <w:p w14:paraId="796ECC9E"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ACCD9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425743C3" w14:textId="77777777" w:rsidR="00A55B53" w:rsidRPr="00123177" w:rsidRDefault="00A55B53" w:rsidP="00535342">
            <w:pPr>
              <w:pStyle w:val="TableText"/>
              <w:snapToGrid w:val="0"/>
              <w:rPr>
                <w:rFonts w:eastAsia="Arial"/>
                <w:color w:val="000000" w:themeColor="text1"/>
              </w:rPr>
            </w:pPr>
          </w:p>
          <w:p w14:paraId="28CF74FF" w14:textId="77777777" w:rsidR="00A55B53" w:rsidRPr="00123177" w:rsidRDefault="00A55B53" w:rsidP="00535342">
            <w:pPr>
              <w:pStyle w:val="TableText"/>
              <w:snapToGrid w:val="0"/>
            </w:pPr>
            <w:r w:rsidRPr="00123177">
              <w:t>NHVDCDCStatus @ HVDCDC_Status1 is set to 0x6 ("Faulty")</w:t>
            </w:r>
          </w:p>
          <w:p w14:paraId="39C8165B" w14:textId="77777777" w:rsidR="00A55B53" w:rsidRPr="00123177" w:rsidRDefault="00A55B53" w:rsidP="00535342">
            <w:pPr>
              <w:pStyle w:val="TableText"/>
              <w:snapToGrid w:val="0"/>
              <w:rPr>
                <w:i/>
                <w:iCs/>
              </w:rPr>
            </w:pPr>
            <w:r w:rsidRPr="00123177">
              <w:t>NHVDCDCFaultID @ HVDCDC_Debug_PDU is equal to 86 (“DIAGNOSTIC_TEMP_EMI_400V_FAULT_ID”)</w:t>
            </w:r>
          </w:p>
        </w:tc>
      </w:tr>
      <w:tr w:rsidR="00A55B53" w:rsidRPr="00123177" w14:paraId="2D9209F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378A9D"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CDA079" w14:textId="77777777" w:rsidR="00A55B53" w:rsidRPr="00123177" w:rsidRDefault="00A55B53" w:rsidP="00535342">
            <w:pPr>
              <w:pStyle w:val="TableText"/>
              <w:snapToGrid w:val="0"/>
            </w:pPr>
            <w:r w:rsidRPr="00123177">
              <w:rPr>
                <w:szCs w:val="20"/>
              </w:rPr>
              <w:t>Constraints is not applicable.</w:t>
            </w:r>
          </w:p>
        </w:tc>
      </w:tr>
      <w:tr w:rsidR="00A55B53" w:rsidRPr="00123177" w14:paraId="47F0965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95118F"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CF8A12" w14:textId="77777777" w:rsidR="00A55B53" w:rsidRPr="00123177" w:rsidRDefault="00A55B53" w:rsidP="00535342">
            <w:pPr>
              <w:pStyle w:val="TableText"/>
              <w:snapToGrid w:val="0"/>
            </w:pPr>
            <w:r w:rsidRPr="00123177">
              <w:rPr>
                <w:szCs w:val="20"/>
              </w:rPr>
              <w:t>No effects on other system</w:t>
            </w:r>
          </w:p>
        </w:tc>
      </w:tr>
      <w:tr w:rsidR="00A55B53" w:rsidRPr="00123177" w14:paraId="15F0BBD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C3DA6C" w14:textId="77777777" w:rsidR="00A55B53" w:rsidRPr="00123177" w:rsidRDefault="00A55B53" w:rsidP="00535342">
            <w:pPr>
              <w:pStyle w:val="TableText"/>
              <w:snapToGrid w:val="0"/>
            </w:pPr>
            <w:r w:rsidRPr="00123177">
              <w:t>Testability with respect to test environment</w:t>
            </w:r>
          </w:p>
          <w:p w14:paraId="3B9F4D22" w14:textId="77777777" w:rsidR="00A55B53" w:rsidRPr="00123177" w:rsidRDefault="00A55B53" w:rsidP="00535342">
            <w:pPr>
              <w:pStyle w:val="TableText"/>
            </w:pPr>
            <w:r w:rsidRPr="00123177">
              <w:t>(Yes/No)</w:t>
            </w:r>
          </w:p>
          <w:p w14:paraId="695EDA6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EDA570" w14:textId="77777777" w:rsidR="00A55B53" w:rsidRPr="00123177" w:rsidRDefault="00A55B53" w:rsidP="00535342">
            <w:pPr>
              <w:pStyle w:val="TableText"/>
              <w:snapToGrid w:val="0"/>
            </w:pPr>
            <w:r w:rsidRPr="00123177">
              <w:t>YES</w:t>
            </w:r>
          </w:p>
        </w:tc>
      </w:tr>
      <w:tr w:rsidR="00A55B53" w:rsidRPr="00123177" w14:paraId="13B720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62EE36" w14:textId="77777777" w:rsidR="00A55B53" w:rsidRPr="00123177" w:rsidRDefault="00A55B53" w:rsidP="00535342">
            <w:pPr>
              <w:pStyle w:val="TableText"/>
              <w:snapToGrid w:val="0"/>
            </w:pPr>
            <w:r w:rsidRPr="00123177">
              <w:t>Feasible within project constraints</w:t>
            </w:r>
          </w:p>
          <w:p w14:paraId="215975EB" w14:textId="77777777" w:rsidR="00A55B53" w:rsidRPr="00123177" w:rsidRDefault="00A55B53" w:rsidP="00535342">
            <w:pPr>
              <w:pStyle w:val="TableText"/>
              <w:snapToGrid w:val="0"/>
            </w:pPr>
            <w:r w:rsidRPr="00123177">
              <w:t>(Yes/No)</w:t>
            </w:r>
          </w:p>
          <w:p w14:paraId="000D8C38"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C8FDA3" w14:textId="77777777" w:rsidR="00A55B53" w:rsidRPr="00123177" w:rsidRDefault="00A55B53" w:rsidP="00535342">
            <w:pPr>
              <w:pStyle w:val="TableText"/>
              <w:snapToGrid w:val="0"/>
            </w:pPr>
            <w:r w:rsidRPr="00123177">
              <w:t>YES</w:t>
            </w:r>
          </w:p>
        </w:tc>
      </w:tr>
      <w:tr w:rsidR="00A55B53" w:rsidRPr="00123177" w14:paraId="13C807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544411" w14:textId="77777777" w:rsidR="00A55B53" w:rsidRPr="00123177" w:rsidRDefault="00A55B53" w:rsidP="00535342">
            <w:pPr>
              <w:pStyle w:val="TableText"/>
              <w:snapToGrid w:val="0"/>
            </w:pPr>
            <w:r w:rsidRPr="00123177">
              <w:t>Critical</w:t>
            </w:r>
          </w:p>
          <w:p w14:paraId="02C441BB"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1A58A8" w14:textId="77777777" w:rsidR="00A55B53" w:rsidRPr="00123177" w:rsidRDefault="00A55B53" w:rsidP="00535342">
            <w:pPr>
              <w:pStyle w:val="TableText"/>
              <w:snapToGrid w:val="0"/>
            </w:pPr>
            <w:r w:rsidRPr="00123177">
              <w:t>YES</w:t>
            </w:r>
          </w:p>
        </w:tc>
      </w:tr>
      <w:tr w:rsidR="00A55B53" w:rsidRPr="00123177" w14:paraId="4B83530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E56A09"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21D208"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813F587" w14:textId="77777777" w:rsidR="00A55B53" w:rsidRPr="00123177" w:rsidRDefault="00A55B53" w:rsidP="00A55B53">
      <w:pPr>
        <w:rPr>
          <w:rFonts w:eastAsia="Arial"/>
          <w:szCs w:val="20"/>
        </w:rPr>
      </w:pPr>
    </w:p>
    <w:p w14:paraId="00BEFD4F" w14:textId="77777777" w:rsidR="00A55B53" w:rsidRPr="00123177" w:rsidRDefault="00A55B53" w:rsidP="00A55B53">
      <w:pPr>
        <w:rPr>
          <w:rFonts w:eastAsia="Arial"/>
          <w:szCs w:val="20"/>
        </w:rPr>
      </w:pPr>
    </w:p>
    <w:p w14:paraId="3A087B31" w14:textId="77777777" w:rsidR="00A55B53" w:rsidRPr="00123177" w:rsidRDefault="00A55B53" w:rsidP="00A55B53">
      <w:pPr>
        <w:pStyle w:val="Heading5"/>
        <w:rPr>
          <w:sz w:val="20"/>
          <w:szCs w:val="20"/>
        </w:rPr>
      </w:pPr>
      <w:r w:rsidRPr="00123177">
        <w:rPr>
          <w:rFonts w:eastAsia="Arial"/>
          <w:sz w:val="20"/>
          <w:szCs w:val="20"/>
        </w:rPr>
        <w:t xml:space="preserve">Requirement of detection for </w:t>
      </w:r>
      <w:r w:rsidRPr="00123177">
        <w:rPr>
          <w:rFonts w:eastAsia="Arial"/>
          <w:color w:val="000000" w:themeColor="text1"/>
          <w:sz w:val="20"/>
          <w:szCs w:val="20"/>
        </w:rPr>
        <w:t>temperature sensor 800V EMI Temp (THVDCDC2) failure</w:t>
      </w:r>
      <w:r w:rsidRPr="00123177">
        <w:rPr>
          <w:rStyle w:val="ui-provider"/>
        </w:rPr>
        <w:t>.</w:t>
      </w:r>
    </w:p>
    <w:p w14:paraId="726AE92E"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49039F0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A8081F9"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F06F576" w14:textId="77777777" w:rsidR="00A55B53" w:rsidRPr="00123177" w:rsidRDefault="00A55B53" w:rsidP="00535342">
            <w:pPr>
              <w:pStyle w:val="TableColumnTitle"/>
              <w:snapToGrid w:val="0"/>
            </w:pPr>
            <w:r w:rsidRPr="00123177">
              <w:t>Description</w:t>
            </w:r>
          </w:p>
        </w:tc>
      </w:tr>
      <w:tr w:rsidR="00A55B53" w:rsidRPr="00123177" w14:paraId="2EF89DE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AF9F192"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B52FD3" w14:textId="77777777" w:rsidR="00A55B53" w:rsidRPr="00123177" w:rsidRDefault="00A55B53" w:rsidP="00535342">
            <w:pPr>
              <w:snapToGrid w:val="0"/>
            </w:pPr>
            <w:r w:rsidRPr="00123177">
              <w:t>SWRS_DIAG_69</w:t>
            </w:r>
          </w:p>
        </w:tc>
      </w:tr>
      <w:tr w:rsidR="00A55B53" w:rsidRPr="00123177" w14:paraId="7A3176F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2CF52A2"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A1D9E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SDS-HVDCDC-301</w:t>
            </w:r>
          </w:p>
        </w:tc>
      </w:tr>
      <w:tr w:rsidR="00A55B53" w:rsidRPr="00123177" w14:paraId="59D88D6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6ACD756"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CDEBB6" w14:textId="77777777" w:rsidR="00A55B53" w:rsidRPr="00123177" w:rsidRDefault="00A55B53" w:rsidP="00535342">
            <w:pPr>
              <w:pStyle w:val="TableText"/>
              <w:snapToGrid w:val="0"/>
            </w:pPr>
            <w:r w:rsidRPr="00123177">
              <w:t>B-Sample/PF2.0</w:t>
            </w:r>
          </w:p>
        </w:tc>
      </w:tr>
      <w:tr w:rsidR="00A55B53" w:rsidRPr="00123177" w14:paraId="570E958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3B615B7"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6BF122"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temperature sensor 800V EMI Temp (THVDCDC2) failure (power supply failure, circuit short to high, circuit short to ground or circuit open) and raise a level 0 fault.</w:t>
            </w:r>
          </w:p>
        </w:tc>
      </w:tr>
      <w:tr w:rsidR="00A55B53" w:rsidRPr="00123177" w14:paraId="550C5B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8AE5EE"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A3DAC4"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A31F20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3190A9"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87937D"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4E6E8D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200683" w14:textId="77777777" w:rsidR="00A55B53" w:rsidRPr="00123177" w:rsidRDefault="00A55B53" w:rsidP="00535342">
            <w:pPr>
              <w:pStyle w:val="TableText"/>
              <w:snapToGrid w:val="0"/>
            </w:pPr>
            <w:r w:rsidRPr="00123177">
              <w:lastRenderedPageBreak/>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699FE"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58A8CC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2E94C5"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0DF0F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41E2957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2C8DD81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Make necessary arrangement to provide detection of the temperature sensor 800V EMI Temp failure circuit by Open Circuit.</w:t>
            </w:r>
          </w:p>
        </w:tc>
      </w:tr>
      <w:tr w:rsidR="00A55B53" w:rsidRPr="00123177" w14:paraId="29A3FA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B8DBB4"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1667F" w14:textId="77777777" w:rsidR="00A55B53" w:rsidRPr="00123177" w:rsidRDefault="00A55B53" w:rsidP="00535342">
            <w:pPr>
              <w:pStyle w:val="TableText"/>
              <w:snapToGrid w:val="0"/>
            </w:pPr>
            <w:r w:rsidRPr="00123177">
              <w:t>Below CAN messages are observed on the CAN interface</w:t>
            </w:r>
          </w:p>
          <w:p w14:paraId="20561BBC" w14:textId="77777777" w:rsidR="00A55B53" w:rsidRPr="00123177" w:rsidRDefault="00A55B53" w:rsidP="00535342">
            <w:pPr>
              <w:pStyle w:val="TableText"/>
              <w:snapToGrid w:val="0"/>
            </w:pPr>
            <w:r w:rsidRPr="00123177">
              <w:t>NHVDCDCStatus @ HVDCDC_Status1 is set to 0x6 ("Faulty")</w:t>
            </w:r>
          </w:p>
          <w:p w14:paraId="2272D00B" w14:textId="77777777" w:rsidR="00A55B53" w:rsidRPr="00123177" w:rsidRDefault="00A55B53" w:rsidP="00535342">
            <w:pPr>
              <w:pStyle w:val="TableText"/>
              <w:snapToGrid w:val="0"/>
            </w:pPr>
            <w:r w:rsidRPr="00123177">
              <w:t>NHVDCDCFaultID @ HVDCDC_Debug_PDU is equal to 87 (“DIAGNOSTIC_TEMP_EMI_800V_FAULT_ID”) and this fault is raised after 50ms</w:t>
            </w:r>
          </w:p>
        </w:tc>
      </w:tr>
      <w:tr w:rsidR="00A55B53" w:rsidRPr="00123177" w14:paraId="2EFC30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C19BCB"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26F7F" w14:textId="77777777" w:rsidR="00A55B53" w:rsidRPr="00123177" w:rsidRDefault="00A55B53" w:rsidP="00535342">
            <w:pPr>
              <w:pStyle w:val="TableText"/>
              <w:snapToGrid w:val="0"/>
              <w:rPr>
                <w:rStyle w:val="normaltextrun"/>
              </w:rPr>
            </w:pPr>
            <w:r w:rsidRPr="00123177">
              <w:rPr>
                <w:rStyle w:val="normaltextrun"/>
              </w:rPr>
              <w:t>The HVDCDC raises a level 2 fault upon the detection of the temperature sensor 800V EMI Temp failure circuit by an open circuit.</w:t>
            </w:r>
          </w:p>
        </w:tc>
      </w:tr>
      <w:tr w:rsidR="00A55B53" w:rsidRPr="00123177" w14:paraId="597787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D134C6"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E23E29" w14:textId="77777777" w:rsidR="00A55B53" w:rsidRPr="00123177" w:rsidRDefault="00A55B53" w:rsidP="00535342">
            <w:pPr>
              <w:pStyle w:val="TableText"/>
              <w:snapToGrid w:val="0"/>
            </w:pPr>
            <w:r w:rsidRPr="00123177">
              <w:t>No such mandatory fields is applicable.</w:t>
            </w:r>
          </w:p>
        </w:tc>
      </w:tr>
      <w:tr w:rsidR="00A55B53" w:rsidRPr="00123177" w14:paraId="26314A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964D2F"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1BDE6F" w14:textId="77777777" w:rsidR="00A55B53" w:rsidRPr="00123177" w:rsidRDefault="00A55B53" w:rsidP="00535342">
            <w:pPr>
              <w:pStyle w:val="TableText"/>
              <w:snapToGrid w:val="0"/>
            </w:pPr>
            <w:r w:rsidRPr="00123177">
              <w:t>NHVDCDCStatus = 0, NHVDCDCStatusDebug = 0, NHVDCDCFault = 0.</w:t>
            </w:r>
          </w:p>
        </w:tc>
      </w:tr>
      <w:tr w:rsidR="00A55B53" w:rsidRPr="00123177" w14:paraId="0249EE3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0E70E9"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0E7275"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888ABF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44632F"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9DEC8C" w14:textId="77777777" w:rsidR="00A55B53" w:rsidRPr="00123177" w:rsidRDefault="00A55B53" w:rsidP="00535342">
            <w:pPr>
              <w:pStyle w:val="TableText"/>
              <w:snapToGrid w:val="0"/>
            </w:pPr>
            <w:r w:rsidRPr="00123177">
              <w:rPr>
                <w:szCs w:val="20"/>
              </w:rPr>
              <w:t>Valid range value is not required.</w:t>
            </w:r>
          </w:p>
        </w:tc>
      </w:tr>
      <w:tr w:rsidR="00A55B53" w:rsidRPr="00123177" w14:paraId="58355A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3A45B3"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90C07C"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FE77E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E9006E"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237E8"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4F229D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F63975"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070FB3" w14:textId="77777777" w:rsidR="00A55B53" w:rsidRPr="00123177" w:rsidRDefault="00A55B53" w:rsidP="00535342">
            <w:pPr>
              <w:pStyle w:val="TableText"/>
            </w:pPr>
            <w:r w:rsidRPr="00123177">
              <w:rPr>
                <w:szCs w:val="20"/>
              </w:rPr>
              <w:t>Data rate is not applicable.</w:t>
            </w:r>
          </w:p>
        </w:tc>
      </w:tr>
      <w:tr w:rsidR="00A55B53" w:rsidRPr="00123177" w14:paraId="3A6CF5E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3BA81F"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AD7BA4"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97A597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228905"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EF4016"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66D9A9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C72EE4" w14:textId="77777777" w:rsidR="00A55B53" w:rsidRPr="00123177" w:rsidRDefault="00A55B53" w:rsidP="00535342">
            <w:pPr>
              <w:pStyle w:val="TableText"/>
              <w:snapToGrid w:val="0"/>
            </w:pPr>
            <w:r w:rsidRPr="00123177">
              <w:t xml:space="preserve">Validation Rules/ </w:t>
            </w:r>
          </w:p>
          <w:p w14:paraId="355EBE4D"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B76D7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DEFFBE6" w14:textId="77777777" w:rsidR="00A55B53" w:rsidRPr="00123177" w:rsidRDefault="00A55B53" w:rsidP="00535342">
            <w:pPr>
              <w:pStyle w:val="TableText"/>
              <w:snapToGrid w:val="0"/>
              <w:rPr>
                <w:rFonts w:eastAsia="Arial"/>
                <w:color w:val="000000" w:themeColor="text1"/>
              </w:rPr>
            </w:pPr>
          </w:p>
          <w:p w14:paraId="6A9F75D4" w14:textId="77777777" w:rsidR="00A55B53" w:rsidRPr="00123177" w:rsidRDefault="00A55B53" w:rsidP="00535342">
            <w:pPr>
              <w:pStyle w:val="TableText"/>
              <w:snapToGrid w:val="0"/>
            </w:pPr>
            <w:r w:rsidRPr="00123177">
              <w:t>NHVDCDCStatus @ HVDCDC_Status1 is set to 0x6 ("Faulty")</w:t>
            </w:r>
          </w:p>
          <w:p w14:paraId="0278269A" w14:textId="77777777" w:rsidR="00A55B53" w:rsidRPr="00123177" w:rsidRDefault="00A55B53" w:rsidP="00535342">
            <w:pPr>
              <w:pStyle w:val="TableText"/>
              <w:snapToGrid w:val="0"/>
              <w:rPr>
                <w:i/>
                <w:iCs/>
              </w:rPr>
            </w:pPr>
            <w:r w:rsidRPr="00123177">
              <w:t>NHVDCDCFaultID @ HVDCDC_Debug_PDU is equal to 87 (“DIAGNOSTIC_TEMP_EMI_800V_FAULT_ID”)</w:t>
            </w:r>
          </w:p>
        </w:tc>
      </w:tr>
      <w:tr w:rsidR="00A55B53" w:rsidRPr="00123177" w14:paraId="42159C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D078FC"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BE3C21" w14:textId="77777777" w:rsidR="00A55B53" w:rsidRPr="00123177" w:rsidRDefault="00A55B53" w:rsidP="00535342">
            <w:pPr>
              <w:pStyle w:val="TableText"/>
              <w:snapToGrid w:val="0"/>
            </w:pPr>
            <w:r w:rsidRPr="00123177">
              <w:rPr>
                <w:szCs w:val="20"/>
              </w:rPr>
              <w:t>Constraints is not applicable.</w:t>
            </w:r>
          </w:p>
        </w:tc>
      </w:tr>
      <w:tr w:rsidR="00A55B53" w:rsidRPr="00123177" w14:paraId="768470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34C8C3"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06D0C8" w14:textId="77777777" w:rsidR="00A55B53" w:rsidRPr="00123177" w:rsidRDefault="00A55B53" w:rsidP="00535342">
            <w:pPr>
              <w:pStyle w:val="TableText"/>
              <w:snapToGrid w:val="0"/>
            </w:pPr>
            <w:r w:rsidRPr="00123177">
              <w:rPr>
                <w:szCs w:val="20"/>
              </w:rPr>
              <w:t>No effects on other system</w:t>
            </w:r>
          </w:p>
        </w:tc>
      </w:tr>
      <w:tr w:rsidR="00A55B53" w:rsidRPr="00123177" w14:paraId="3B7DD0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E59B3C" w14:textId="77777777" w:rsidR="00A55B53" w:rsidRPr="00123177" w:rsidRDefault="00A55B53" w:rsidP="00535342">
            <w:pPr>
              <w:pStyle w:val="TableText"/>
              <w:snapToGrid w:val="0"/>
            </w:pPr>
            <w:r w:rsidRPr="00123177">
              <w:lastRenderedPageBreak/>
              <w:t>Testability with respect to test environment</w:t>
            </w:r>
          </w:p>
          <w:p w14:paraId="70813CD0" w14:textId="77777777" w:rsidR="00A55B53" w:rsidRPr="00123177" w:rsidRDefault="00A55B53" w:rsidP="00535342">
            <w:pPr>
              <w:pStyle w:val="TableText"/>
            </w:pPr>
            <w:r w:rsidRPr="00123177">
              <w:t>(Yes/No)</w:t>
            </w:r>
          </w:p>
          <w:p w14:paraId="2906E69C"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9A9A5" w14:textId="77777777" w:rsidR="00A55B53" w:rsidRPr="00123177" w:rsidRDefault="00A55B53" w:rsidP="00535342">
            <w:pPr>
              <w:pStyle w:val="TableText"/>
              <w:snapToGrid w:val="0"/>
            </w:pPr>
            <w:r w:rsidRPr="00123177">
              <w:t>YES</w:t>
            </w:r>
          </w:p>
        </w:tc>
      </w:tr>
      <w:tr w:rsidR="00A55B53" w:rsidRPr="00123177" w14:paraId="751BCD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B647C6" w14:textId="77777777" w:rsidR="00A55B53" w:rsidRPr="00123177" w:rsidRDefault="00A55B53" w:rsidP="00535342">
            <w:pPr>
              <w:pStyle w:val="TableText"/>
              <w:snapToGrid w:val="0"/>
            </w:pPr>
            <w:r w:rsidRPr="00123177">
              <w:t>Feasible within project constraints</w:t>
            </w:r>
          </w:p>
          <w:p w14:paraId="3FEC6A9F" w14:textId="77777777" w:rsidR="00A55B53" w:rsidRPr="00123177" w:rsidRDefault="00A55B53" w:rsidP="00535342">
            <w:pPr>
              <w:pStyle w:val="TableText"/>
              <w:snapToGrid w:val="0"/>
            </w:pPr>
            <w:r w:rsidRPr="00123177">
              <w:t>(Yes/No)</w:t>
            </w:r>
          </w:p>
          <w:p w14:paraId="6BC31A9E"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E11CD4" w14:textId="77777777" w:rsidR="00A55B53" w:rsidRPr="00123177" w:rsidRDefault="00A55B53" w:rsidP="00535342">
            <w:pPr>
              <w:pStyle w:val="TableText"/>
              <w:snapToGrid w:val="0"/>
            </w:pPr>
            <w:r w:rsidRPr="00123177">
              <w:t>YES</w:t>
            </w:r>
          </w:p>
        </w:tc>
      </w:tr>
      <w:tr w:rsidR="00A55B53" w:rsidRPr="00123177" w14:paraId="06AE25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A98093" w14:textId="77777777" w:rsidR="00A55B53" w:rsidRPr="00123177" w:rsidRDefault="00A55B53" w:rsidP="00535342">
            <w:pPr>
              <w:pStyle w:val="TableText"/>
              <w:snapToGrid w:val="0"/>
            </w:pPr>
            <w:r w:rsidRPr="00123177">
              <w:t>Critical</w:t>
            </w:r>
          </w:p>
          <w:p w14:paraId="6FB66609"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7550EB" w14:textId="77777777" w:rsidR="00A55B53" w:rsidRPr="00123177" w:rsidRDefault="00A55B53" w:rsidP="00535342">
            <w:pPr>
              <w:pStyle w:val="TableText"/>
              <w:snapToGrid w:val="0"/>
            </w:pPr>
            <w:r w:rsidRPr="00123177">
              <w:t>YES</w:t>
            </w:r>
          </w:p>
        </w:tc>
      </w:tr>
      <w:tr w:rsidR="00A55B53" w:rsidRPr="00123177" w14:paraId="2EEADDD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E95E87"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DC4FB6"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34C9FED" w14:textId="77777777" w:rsidR="00A55B53" w:rsidRPr="00123177" w:rsidRDefault="00A55B53" w:rsidP="00A55B53">
      <w:pPr>
        <w:rPr>
          <w:rFonts w:eastAsia="Arial"/>
          <w:szCs w:val="20"/>
        </w:rPr>
      </w:pPr>
    </w:p>
    <w:p w14:paraId="2DA00A62" w14:textId="77777777" w:rsidR="00A55B53" w:rsidRPr="00123177" w:rsidRDefault="00A55B53" w:rsidP="00A55B53">
      <w:pPr>
        <w:rPr>
          <w:rFonts w:eastAsia="Arial"/>
          <w:szCs w:val="20"/>
        </w:rPr>
      </w:pPr>
    </w:p>
    <w:p w14:paraId="6FBB2FC9" w14:textId="77777777" w:rsidR="00A55B53" w:rsidRPr="00123177" w:rsidRDefault="00A55B53" w:rsidP="00A55B53">
      <w:pPr>
        <w:pStyle w:val="Heading5"/>
        <w:rPr>
          <w:sz w:val="20"/>
          <w:szCs w:val="20"/>
        </w:rPr>
      </w:pPr>
      <w:r w:rsidRPr="00123177">
        <w:rPr>
          <w:rFonts w:eastAsia="Arial"/>
          <w:sz w:val="20"/>
          <w:szCs w:val="20"/>
        </w:rPr>
        <w:t>Requirement of detect the temperature sensor 800V EMI Temp (THVDCDC2) failure (power supply failure, circuit short to high, circuit short to ground or circuit open) and raise a level 0 fault</w:t>
      </w:r>
      <w:r w:rsidRPr="00123177">
        <w:rPr>
          <w:rStyle w:val="ui-provider"/>
        </w:rPr>
        <w:t>.</w:t>
      </w:r>
    </w:p>
    <w:p w14:paraId="7B252F39"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487B805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C918BA0"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6A664F2" w14:textId="77777777" w:rsidR="00A55B53" w:rsidRPr="00123177" w:rsidRDefault="00A55B53" w:rsidP="00535342">
            <w:pPr>
              <w:pStyle w:val="TableColumnTitle"/>
              <w:snapToGrid w:val="0"/>
            </w:pPr>
            <w:r w:rsidRPr="00123177">
              <w:t>Description</w:t>
            </w:r>
          </w:p>
        </w:tc>
      </w:tr>
      <w:tr w:rsidR="00A55B53" w:rsidRPr="00123177" w14:paraId="02A953E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4F85191"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5E0318" w14:textId="77777777" w:rsidR="00A55B53" w:rsidRPr="00123177" w:rsidRDefault="00A55B53" w:rsidP="00535342">
            <w:pPr>
              <w:snapToGrid w:val="0"/>
            </w:pPr>
            <w:r w:rsidRPr="00123177">
              <w:t>SWRS_DIAG_70</w:t>
            </w:r>
          </w:p>
        </w:tc>
      </w:tr>
      <w:tr w:rsidR="00A55B53" w:rsidRPr="00123177" w14:paraId="3261693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504E138"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40F77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SDS-HVDCDC-301</w:t>
            </w:r>
          </w:p>
        </w:tc>
      </w:tr>
      <w:tr w:rsidR="00A55B53" w:rsidRPr="00123177" w14:paraId="4FEB66D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E0E418A"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52DD0" w14:textId="77777777" w:rsidR="00A55B53" w:rsidRPr="00123177" w:rsidRDefault="00A55B53" w:rsidP="00535342">
            <w:pPr>
              <w:pStyle w:val="TableText"/>
              <w:snapToGrid w:val="0"/>
            </w:pPr>
            <w:r w:rsidRPr="00123177">
              <w:t>B-Sample/PF2.0</w:t>
            </w:r>
          </w:p>
        </w:tc>
      </w:tr>
      <w:tr w:rsidR="00A55B53" w:rsidRPr="00123177" w14:paraId="5F1AF28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4D6387B"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17463"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temperature sensor 800V EMI Temp (THVDCDC2) failure (power supply failure, circuit short to high, circuit short to ground or circuit open) and raise a level 0 fault.</w:t>
            </w:r>
          </w:p>
        </w:tc>
      </w:tr>
      <w:tr w:rsidR="00A55B53" w:rsidRPr="00123177" w14:paraId="18752BA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D6E290"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BE66A8"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4977837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185971"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2C3198"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2D1CB3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FC2223" w14:textId="77777777" w:rsidR="00A55B53" w:rsidRPr="00123177" w:rsidRDefault="00A55B53" w:rsidP="00535342">
            <w:pPr>
              <w:pStyle w:val="TableText"/>
              <w:snapToGrid w:val="0"/>
            </w:pPr>
            <w:r w:rsidRPr="00123177">
              <w:lastRenderedPageBreak/>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B65661"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33035E0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12DCD7A"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309C2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04E2A3E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05B605A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Make necessary arrangement to provide detection of the temperature sensor 800V EMI Temp failure circuit by Short to High fault.</w:t>
            </w:r>
          </w:p>
        </w:tc>
      </w:tr>
      <w:tr w:rsidR="00A55B53" w:rsidRPr="00123177" w14:paraId="697F9C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3B69F8"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5D1BBF" w14:textId="77777777" w:rsidR="00A55B53" w:rsidRPr="00123177" w:rsidRDefault="00A55B53" w:rsidP="00535342">
            <w:pPr>
              <w:pStyle w:val="TableText"/>
              <w:snapToGrid w:val="0"/>
            </w:pPr>
            <w:r w:rsidRPr="00123177">
              <w:t>Below CAN messages are observed on the CAN interface</w:t>
            </w:r>
          </w:p>
          <w:p w14:paraId="43FE4142" w14:textId="77777777" w:rsidR="00A55B53" w:rsidRPr="00123177" w:rsidRDefault="00A55B53" w:rsidP="00535342">
            <w:pPr>
              <w:pStyle w:val="TableText"/>
              <w:snapToGrid w:val="0"/>
            </w:pPr>
            <w:r w:rsidRPr="00123177">
              <w:t>NHVDCDCStatus @ HVDCDC_Status1 is set to 0x6 ("Faulty")</w:t>
            </w:r>
          </w:p>
          <w:p w14:paraId="0C1A56C6" w14:textId="77777777" w:rsidR="00A55B53" w:rsidRPr="00123177" w:rsidRDefault="00A55B53" w:rsidP="00535342">
            <w:pPr>
              <w:pStyle w:val="TableText"/>
              <w:snapToGrid w:val="0"/>
            </w:pPr>
            <w:r w:rsidRPr="00123177">
              <w:t>NHVDCDCFaultID @ HVDCDC_Debug_PDU is equal to 87 (“DIAGNOSTIC_TEMP_EMI_800V_FAULT_ID”) and this fault is raised after 50ms</w:t>
            </w:r>
          </w:p>
        </w:tc>
      </w:tr>
      <w:tr w:rsidR="00A55B53" w:rsidRPr="00123177" w14:paraId="11151C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A6D1E0"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E5EBC" w14:textId="77777777" w:rsidR="00A55B53" w:rsidRPr="00123177" w:rsidRDefault="00A55B53" w:rsidP="00535342">
            <w:pPr>
              <w:pStyle w:val="TableText"/>
              <w:snapToGrid w:val="0"/>
              <w:rPr>
                <w:rStyle w:val="normaltextrun"/>
              </w:rPr>
            </w:pPr>
            <w:r w:rsidRPr="00123177">
              <w:rPr>
                <w:rStyle w:val="normaltextrun"/>
              </w:rPr>
              <w:t>The HVDCDC raises a level 2 fault upon the detection of the temperature sensor 800V EMI Temp failure circuit by circuit short to high.</w:t>
            </w:r>
          </w:p>
        </w:tc>
      </w:tr>
      <w:tr w:rsidR="00A55B53" w:rsidRPr="00123177" w14:paraId="0651A5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EF678B"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642E52" w14:textId="77777777" w:rsidR="00A55B53" w:rsidRPr="00123177" w:rsidRDefault="00A55B53" w:rsidP="00535342">
            <w:pPr>
              <w:pStyle w:val="TableText"/>
              <w:snapToGrid w:val="0"/>
            </w:pPr>
            <w:r w:rsidRPr="00123177">
              <w:t>No such mandatory fields is applicable.</w:t>
            </w:r>
          </w:p>
        </w:tc>
      </w:tr>
      <w:tr w:rsidR="00A55B53" w:rsidRPr="00123177" w14:paraId="6936776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51A0A8"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8D0CF2" w14:textId="77777777" w:rsidR="00A55B53" w:rsidRPr="00123177" w:rsidRDefault="00A55B53" w:rsidP="00535342">
            <w:pPr>
              <w:pStyle w:val="TableText"/>
              <w:snapToGrid w:val="0"/>
            </w:pPr>
            <w:r w:rsidRPr="00123177">
              <w:t>NHVDCDCStatus = 0, NHVDCDCStatusDebug = 0, NHVDCDCFault = 0.</w:t>
            </w:r>
          </w:p>
        </w:tc>
      </w:tr>
      <w:tr w:rsidR="00A55B53" w:rsidRPr="00123177" w14:paraId="7331AE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9096CB"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5CFCC"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91CC11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F047E6"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032E87" w14:textId="77777777" w:rsidR="00A55B53" w:rsidRPr="00123177" w:rsidRDefault="00A55B53" w:rsidP="00535342">
            <w:pPr>
              <w:pStyle w:val="TableText"/>
              <w:snapToGrid w:val="0"/>
            </w:pPr>
            <w:r w:rsidRPr="00123177">
              <w:rPr>
                <w:szCs w:val="20"/>
              </w:rPr>
              <w:t>Valid range value is not required.</w:t>
            </w:r>
          </w:p>
        </w:tc>
      </w:tr>
      <w:tr w:rsidR="00A55B53" w:rsidRPr="00123177" w14:paraId="6276B79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2782B6"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CE82A4"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EDEC4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6E699B"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D65745"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CD5C34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27A1A2"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7064BF" w14:textId="77777777" w:rsidR="00A55B53" w:rsidRPr="00123177" w:rsidRDefault="00A55B53" w:rsidP="00535342">
            <w:pPr>
              <w:pStyle w:val="TableText"/>
            </w:pPr>
            <w:r w:rsidRPr="00123177">
              <w:rPr>
                <w:szCs w:val="20"/>
              </w:rPr>
              <w:t>Data rate is not applicable.</w:t>
            </w:r>
          </w:p>
        </w:tc>
      </w:tr>
      <w:tr w:rsidR="00A55B53" w:rsidRPr="00123177" w14:paraId="4548DF3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B0C3F2"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9F640"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77FC6E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A77B60"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34CF2B"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37173D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252237" w14:textId="77777777" w:rsidR="00A55B53" w:rsidRPr="00123177" w:rsidRDefault="00A55B53" w:rsidP="00535342">
            <w:pPr>
              <w:pStyle w:val="TableText"/>
              <w:snapToGrid w:val="0"/>
            </w:pPr>
            <w:r w:rsidRPr="00123177">
              <w:t xml:space="preserve">Validation Rules/ </w:t>
            </w:r>
          </w:p>
          <w:p w14:paraId="6D9E70EB"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5ED88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BA4FE38" w14:textId="77777777" w:rsidR="00A55B53" w:rsidRPr="00123177" w:rsidRDefault="00A55B53" w:rsidP="00535342">
            <w:pPr>
              <w:pStyle w:val="TableText"/>
              <w:snapToGrid w:val="0"/>
              <w:rPr>
                <w:rFonts w:eastAsia="Arial"/>
                <w:color w:val="000000" w:themeColor="text1"/>
              </w:rPr>
            </w:pPr>
          </w:p>
          <w:p w14:paraId="43B98216" w14:textId="77777777" w:rsidR="00A55B53" w:rsidRPr="00123177" w:rsidRDefault="00A55B53" w:rsidP="00535342">
            <w:pPr>
              <w:pStyle w:val="TableText"/>
              <w:snapToGrid w:val="0"/>
            </w:pPr>
            <w:r w:rsidRPr="00123177">
              <w:t>NHVDCDCStatus @ HVDCDC_Status1 is set to 0x6 ("Faulty")</w:t>
            </w:r>
          </w:p>
          <w:p w14:paraId="3EC0545E" w14:textId="77777777" w:rsidR="00A55B53" w:rsidRPr="00123177" w:rsidRDefault="00A55B53" w:rsidP="00535342">
            <w:pPr>
              <w:pStyle w:val="TableText"/>
              <w:snapToGrid w:val="0"/>
              <w:rPr>
                <w:i/>
                <w:iCs/>
              </w:rPr>
            </w:pPr>
            <w:r w:rsidRPr="00123177">
              <w:t>NHVDCDCFaultID @ HVDCDC_Debug_PDU is equal to 87 (“DIAGNOSTIC_TEMP_EMI_800V_FAULT_ID”)</w:t>
            </w:r>
          </w:p>
        </w:tc>
      </w:tr>
      <w:tr w:rsidR="00A55B53" w:rsidRPr="00123177" w14:paraId="28F087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75C2D7"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C093BC" w14:textId="77777777" w:rsidR="00A55B53" w:rsidRPr="00123177" w:rsidRDefault="00A55B53" w:rsidP="00535342">
            <w:pPr>
              <w:pStyle w:val="TableText"/>
              <w:snapToGrid w:val="0"/>
            </w:pPr>
            <w:r w:rsidRPr="00123177">
              <w:rPr>
                <w:szCs w:val="20"/>
              </w:rPr>
              <w:t>Constraints is not applicable.</w:t>
            </w:r>
          </w:p>
        </w:tc>
      </w:tr>
      <w:tr w:rsidR="00A55B53" w:rsidRPr="00123177" w14:paraId="086C6B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7D1C83"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BB9C6B" w14:textId="77777777" w:rsidR="00A55B53" w:rsidRPr="00123177" w:rsidRDefault="00A55B53" w:rsidP="00535342">
            <w:pPr>
              <w:pStyle w:val="TableText"/>
              <w:snapToGrid w:val="0"/>
            </w:pPr>
            <w:r w:rsidRPr="00123177">
              <w:rPr>
                <w:szCs w:val="20"/>
              </w:rPr>
              <w:t>No effects on other system</w:t>
            </w:r>
          </w:p>
        </w:tc>
      </w:tr>
      <w:tr w:rsidR="00A55B53" w:rsidRPr="00123177" w14:paraId="3D6B6B5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6A6A50" w14:textId="77777777" w:rsidR="00A55B53" w:rsidRPr="00123177" w:rsidRDefault="00A55B53" w:rsidP="00535342">
            <w:pPr>
              <w:pStyle w:val="TableText"/>
              <w:snapToGrid w:val="0"/>
            </w:pPr>
            <w:r w:rsidRPr="00123177">
              <w:lastRenderedPageBreak/>
              <w:t>Testability with respect to test environment</w:t>
            </w:r>
          </w:p>
          <w:p w14:paraId="077D62F2" w14:textId="77777777" w:rsidR="00A55B53" w:rsidRPr="00123177" w:rsidRDefault="00A55B53" w:rsidP="00535342">
            <w:pPr>
              <w:pStyle w:val="TableText"/>
            </w:pPr>
            <w:r w:rsidRPr="00123177">
              <w:t>(Yes/No)</w:t>
            </w:r>
          </w:p>
          <w:p w14:paraId="70499642"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165298" w14:textId="77777777" w:rsidR="00A55B53" w:rsidRPr="00123177" w:rsidRDefault="00A55B53" w:rsidP="00535342">
            <w:pPr>
              <w:pStyle w:val="TableText"/>
              <w:snapToGrid w:val="0"/>
            </w:pPr>
            <w:r w:rsidRPr="00123177">
              <w:t>YES</w:t>
            </w:r>
          </w:p>
        </w:tc>
      </w:tr>
      <w:tr w:rsidR="00A55B53" w:rsidRPr="00123177" w14:paraId="5138219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026F9A" w14:textId="77777777" w:rsidR="00A55B53" w:rsidRPr="00123177" w:rsidRDefault="00A55B53" w:rsidP="00535342">
            <w:pPr>
              <w:pStyle w:val="TableText"/>
              <w:snapToGrid w:val="0"/>
            </w:pPr>
            <w:r w:rsidRPr="00123177">
              <w:t>Feasible within project constraints</w:t>
            </w:r>
          </w:p>
          <w:p w14:paraId="41805637" w14:textId="77777777" w:rsidR="00A55B53" w:rsidRPr="00123177" w:rsidRDefault="00A55B53" w:rsidP="00535342">
            <w:pPr>
              <w:pStyle w:val="TableText"/>
              <w:snapToGrid w:val="0"/>
            </w:pPr>
            <w:r w:rsidRPr="00123177">
              <w:t>(Yes/No)</w:t>
            </w:r>
          </w:p>
          <w:p w14:paraId="73784BB4"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D1C6B" w14:textId="77777777" w:rsidR="00A55B53" w:rsidRPr="00123177" w:rsidRDefault="00A55B53" w:rsidP="00535342">
            <w:pPr>
              <w:pStyle w:val="TableText"/>
              <w:snapToGrid w:val="0"/>
            </w:pPr>
            <w:r w:rsidRPr="00123177">
              <w:t>YES</w:t>
            </w:r>
          </w:p>
        </w:tc>
      </w:tr>
      <w:tr w:rsidR="00A55B53" w:rsidRPr="00123177" w14:paraId="451A6C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6D8D32" w14:textId="77777777" w:rsidR="00A55B53" w:rsidRPr="00123177" w:rsidRDefault="00A55B53" w:rsidP="00535342">
            <w:pPr>
              <w:pStyle w:val="TableText"/>
              <w:snapToGrid w:val="0"/>
            </w:pPr>
            <w:r w:rsidRPr="00123177">
              <w:t>Critical</w:t>
            </w:r>
          </w:p>
          <w:p w14:paraId="12CEB439"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E4A854" w14:textId="77777777" w:rsidR="00A55B53" w:rsidRPr="00123177" w:rsidRDefault="00A55B53" w:rsidP="00535342">
            <w:pPr>
              <w:pStyle w:val="TableText"/>
              <w:snapToGrid w:val="0"/>
            </w:pPr>
            <w:r w:rsidRPr="00123177">
              <w:t>YES</w:t>
            </w:r>
          </w:p>
        </w:tc>
      </w:tr>
      <w:tr w:rsidR="00A55B53" w:rsidRPr="00123177" w14:paraId="3B229C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B381D0"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7CF24"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39D40CEC" w14:textId="77777777" w:rsidR="00A55B53" w:rsidRPr="00123177" w:rsidRDefault="00A55B53" w:rsidP="00A55B53">
      <w:pPr>
        <w:rPr>
          <w:rFonts w:eastAsia="Arial"/>
          <w:szCs w:val="20"/>
        </w:rPr>
      </w:pPr>
    </w:p>
    <w:p w14:paraId="17007B60" w14:textId="77777777" w:rsidR="00A55B53" w:rsidRPr="00123177" w:rsidRDefault="00A55B53" w:rsidP="00A55B53">
      <w:pPr>
        <w:rPr>
          <w:rFonts w:eastAsia="Arial"/>
          <w:szCs w:val="20"/>
        </w:rPr>
      </w:pPr>
    </w:p>
    <w:p w14:paraId="0889C9DA" w14:textId="77777777" w:rsidR="00A55B53" w:rsidRPr="00123177" w:rsidRDefault="00A55B53" w:rsidP="00A55B53">
      <w:pPr>
        <w:pStyle w:val="Heading5"/>
        <w:rPr>
          <w:sz w:val="20"/>
          <w:szCs w:val="20"/>
        </w:rPr>
      </w:pPr>
      <w:r w:rsidRPr="00123177">
        <w:rPr>
          <w:rFonts w:eastAsia="Arial"/>
          <w:sz w:val="20"/>
          <w:szCs w:val="20"/>
        </w:rPr>
        <w:t>Requirement of detect the temperature sensor 800V EMI Temp (THVDCDC2) failure (power supply failure, circuit short to high, circuit short to ground or circuit open) and raise a level 0 fault</w:t>
      </w:r>
      <w:r w:rsidRPr="00123177">
        <w:rPr>
          <w:rStyle w:val="ui-provider"/>
        </w:rPr>
        <w:t>.</w:t>
      </w:r>
    </w:p>
    <w:p w14:paraId="2911579C" w14:textId="77777777" w:rsidR="00A55B53" w:rsidRPr="00123177" w:rsidRDefault="00A55B53" w:rsidP="00A55B53">
      <w:pPr>
        <w:rPr>
          <w:rFonts w:eastAsia="Arial"/>
          <w:szCs w:val="20"/>
        </w:rPr>
      </w:pPr>
    </w:p>
    <w:p w14:paraId="195AC3FB"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6F96F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A1D3286"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D281D50" w14:textId="77777777" w:rsidR="00A55B53" w:rsidRPr="00123177" w:rsidRDefault="00A55B53" w:rsidP="00535342">
            <w:pPr>
              <w:pStyle w:val="TableColumnTitle"/>
              <w:snapToGrid w:val="0"/>
            </w:pPr>
            <w:r w:rsidRPr="00123177">
              <w:t>Description</w:t>
            </w:r>
          </w:p>
        </w:tc>
      </w:tr>
      <w:tr w:rsidR="00A55B53" w:rsidRPr="00123177" w14:paraId="4343ADE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A3F774E"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D0AB2D" w14:textId="77777777" w:rsidR="00A55B53" w:rsidRPr="00123177" w:rsidRDefault="00A55B53" w:rsidP="00535342">
            <w:pPr>
              <w:snapToGrid w:val="0"/>
            </w:pPr>
            <w:r w:rsidRPr="00123177">
              <w:t>SWRS_DIAG_71</w:t>
            </w:r>
          </w:p>
        </w:tc>
      </w:tr>
      <w:tr w:rsidR="00A55B53" w:rsidRPr="00123177" w14:paraId="3136766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6730E26"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F2871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SDS-HVDCDC-301</w:t>
            </w:r>
          </w:p>
        </w:tc>
      </w:tr>
      <w:tr w:rsidR="00A55B53" w:rsidRPr="00123177" w14:paraId="1029D8C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168DB22"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AB640A" w14:textId="77777777" w:rsidR="00A55B53" w:rsidRPr="00123177" w:rsidRDefault="00A55B53" w:rsidP="00535342">
            <w:pPr>
              <w:pStyle w:val="TableText"/>
              <w:snapToGrid w:val="0"/>
            </w:pPr>
            <w:r w:rsidRPr="00123177">
              <w:t>B-Sample/PF2.0</w:t>
            </w:r>
          </w:p>
        </w:tc>
      </w:tr>
      <w:tr w:rsidR="00A55B53" w:rsidRPr="00123177" w14:paraId="3DD2A60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06E41F4"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50A8E"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temperature sensor 800V EMI Temp (THVDCDC2) failure (power supply failure, circuit short to high, circuit short to ground or circuit open) and raise a level 0 fault.</w:t>
            </w:r>
          </w:p>
        </w:tc>
      </w:tr>
      <w:tr w:rsidR="00A55B53" w:rsidRPr="00123177" w14:paraId="55F4653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3930F7"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185152"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600B715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DCED0B"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7E7998"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55EE5E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080E7E" w14:textId="77777777" w:rsidR="00A55B53" w:rsidRPr="00123177" w:rsidRDefault="00A55B53" w:rsidP="00535342">
            <w:pPr>
              <w:pStyle w:val="TableText"/>
              <w:snapToGrid w:val="0"/>
            </w:pPr>
            <w:r w:rsidRPr="00123177">
              <w:lastRenderedPageBreak/>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0C339"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0399A1A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AD9F49"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C4947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2780E7C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1749C1B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Make necessary arrangement to provide detection of the temperature sensor 800V EMI Temp failure circuit by Short to GND fault.</w:t>
            </w:r>
          </w:p>
        </w:tc>
      </w:tr>
      <w:tr w:rsidR="00A55B53" w:rsidRPr="00123177" w14:paraId="77629D9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DBA6DD"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9D374B" w14:textId="77777777" w:rsidR="00A55B53" w:rsidRPr="00123177" w:rsidRDefault="00A55B53" w:rsidP="00535342">
            <w:pPr>
              <w:pStyle w:val="TableText"/>
              <w:snapToGrid w:val="0"/>
            </w:pPr>
            <w:r w:rsidRPr="00123177">
              <w:t>Below CAN messages are observed on the CAN interface</w:t>
            </w:r>
          </w:p>
          <w:p w14:paraId="2A5EE4E8" w14:textId="77777777" w:rsidR="00A55B53" w:rsidRPr="00123177" w:rsidRDefault="00A55B53" w:rsidP="00535342">
            <w:pPr>
              <w:pStyle w:val="TableText"/>
              <w:snapToGrid w:val="0"/>
            </w:pPr>
            <w:r w:rsidRPr="00123177">
              <w:t>NHVDCDCStatus @ HVDCDC_Status1 is set to 0x6 ("Faulty")</w:t>
            </w:r>
          </w:p>
          <w:p w14:paraId="158055A7" w14:textId="77777777" w:rsidR="00A55B53" w:rsidRPr="00123177" w:rsidRDefault="00A55B53" w:rsidP="00535342">
            <w:pPr>
              <w:pStyle w:val="TableText"/>
              <w:snapToGrid w:val="0"/>
            </w:pPr>
            <w:r w:rsidRPr="00123177">
              <w:t>NHVDCDCFaultID @ HVDCDC_Debug_PDU is equal to 87 (“DIAGNOSTIC_TEMP_EMI_800V_FAULT_ID”) and this fault is raised after 50ms</w:t>
            </w:r>
          </w:p>
        </w:tc>
      </w:tr>
      <w:tr w:rsidR="00A55B53" w:rsidRPr="00123177" w14:paraId="7B02A9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4417EA"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561F7B" w14:textId="77777777" w:rsidR="00A55B53" w:rsidRPr="00123177" w:rsidRDefault="00A55B53" w:rsidP="00535342">
            <w:pPr>
              <w:pStyle w:val="TableText"/>
              <w:snapToGrid w:val="0"/>
              <w:rPr>
                <w:rStyle w:val="normaltextrun"/>
              </w:rPr>
            </w:pPr>
            <w:r w:rsidRPr="00123177">
              <w:rPr>
                <w:rStyle w:val="normaltextrun"/>
              </w:rPr>
              <w:t>The HVDCDC raises a level 2 fault upon the detection of the temperature sensor 800V EMI Temp failure circuit by circuit short to gnd.</w:t>
            </w:r>
          </w:p>
        </w:tc>
      </w:tr>
      <w:tr w:rsidR="00A55B53" w:rsidRPr="00123177" w14:paraId="32D1C6C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35D13C"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A8B919" w14:textId="77777777" w:rsidR="00A55B53" w:rsidRPr="00123177" w:rsidRDefault="00A55B53" w:rsidP="00535342">
            <w:pPr>
              <w:pStyle w:val="TableText"/>
              <w:snapToGrid w:val="0"/>
            </w:pPr>
            <w:r w:rsidRPr="00123177">
              <w:t>No such mandatory fields is applicable.</w:t>
            </w:r>
          </w:p>
        </w:tc>
      </w:tr>
      <w:tr w:rsidR="00A55B53" w:rsidRPr="00123177" w14:paraId="4D58DD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C494B1"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92B8E" w14:textId="77777777" w:rsidR="00A55B53" w:rsidRPr="00123177" w:rsidRDefault="00A55B53" w:rsidP="00535342">
            <w:pPr>
              <w:pStyle w:val="TableText"/>
              <w:snapToGrid w:val="0"/>
            </w:pPr>
            <w:r w:rsidRPr="00123177">
              <w:t>NHVDCDCStatus = 0, NHVDCDCStatusDebug = 0, NHVDCDCFault = 0.</w:t>
            </w:r>
          </w:p>
        </w:tc>
      </w:tr>
      <w:tr w:rsidR="00A55B53" w:rsidRPr="00123177" w14:paraId="66CEFF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477463"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48F441"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2852ED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2D0A47"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F001E3" w14:textId="77777777" w:rsidR="00A55B53" w:rsidRPr="00123177" w:rsidRDefault="00A55B53" w:rsidP="00535342">
            <w:pPr>
              <w:pStyle w:val="TableText"/>
              <w:snapToGrid w:val="0"/>
            </w:pPr>
            <w:r w:rsidRPr="00123177">
              <w:rPr>
                <w:szCs w:val="20"/>
              </w:rPr>
              <w:t>Valid range value is not required.</w:t>
            </w:r>
          </w:p>
        </w:tc>
      </w:tr>
      <w:tr w:rsidR="00A55B53" w:rsidRPr="00123177" w14:paraId="3EEA52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63C67A"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C20944"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316993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6A7420"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F5C1C0"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08B602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00FB93"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BFDE0B" w14:textId="77777777" w:rsidR="00A55B53" w:rsidRPr="00123177" w:rsidRDefault="00A55B53" w:rsidP="00535342">
            <w:pPr>
              <w:pStyle w:val="TableText"/>
            </w:pPr>
            <w:r w:rsidRPr="00123177">
              <w:rPr>
                <w:szCs w:val="20"/>
              </w:rPr>
              <w:t>Data rate is not applicable.</w:t>
            </w:r>
          </w:p>
        </w:tc>
      </w:tr>
      <w:tr w:rsidR="00A55B53" w:rsidRPr="00123177" w14:paraId="0276DA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97F0CF"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FE14F5"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2DAE290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996B17"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AE16D1"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3618F5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68572C" w14:textId="77777777" w:rsidR="00A55B53" w:rsidRPr="00123177" w:rsidRDefault="00A55B53" w:rsidP="00535342">
            <w:pPr>
              <w:pStyle w:val="TableText"/>
              <w:snapToGrid w:val="0"/>
            </w:pPr>
            <w:r w:rsidRPr="00123177">
              <w:t xml:space="preserve">Validation Rules/ </w:t>
            </w:r>
          </w:p>
          <w:p w14:paraId="76E4E8DB"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60A6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689DA2D" w14:textId="77777777" w:rsidR="00A55B53" w:rsidRPr="00123177" w:rsidRDefault="00A55B53" w:rsidP="00535342">
            <w:pPr>
              <w:pStyle w:val="TableText"/>
              <w:snapToGrid w:val="0"/>
              <w:rPr>
                <w:rFonts w:eastAsia="Arial"/>
                <w:color w:val="000000" w:themeColor="text1"/>
              </w:rPr>
            </w:pPr>
          </w:p>
          <w:p w14:paraId="6183B222" w14:textId="77777777" w:rsidR="00A55B53" w:rsidRPr="00123177" w:rsidRDefault="00A55B53" w:rsidP="00535342">
            <w:pPr>
              <w:pStyle w:val="TableText"/>
              <w:snapToGrid w:val="0"/>
            </w:pPr>
            <w:r w:rsidRPr="00123177">
              <w:t>NHVDCDCStatus @ HVDCDC_Status1 is set to 0x6 ("Faulty")</w:t>
            </w:r>
          </w:p>
          <w:p w14:paraId="1455AEA0" w14:textId="77777777" w:rsidR="00A55B53" w:rsidRPr="00123177" w:rsidRDefault="00A55B53" w:rsidP="00535342">
            <w:pPr>
              <w:pStyle w:val="TableText"/>
              <w:snapToGrid w:val="0"/>
              <w:rPr>
                <w:i/>
                <w:iCs/>
              </w:rPr>
            </w:pPr>
            <w:r w:rsidRPr="00123177">
              <w:t>NHVDCDCFaultID @ HVDCDC_Debug_PDU is equal to 87 (“DIAGNOSTIC_TEMP_EMI_800V_FAULT_ID”)</w:t>
            </w:r>
          </w:p>
        </w:tc>
      </w:tr>
      <w:tr w:rsidR="00A55B53" w:rsidRPr="00123177" w14:paraId="413F7EA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951D72"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97A270" w14:textId="77777777" w:rsidR="00A55B53" w:rsidRPr="00123177" w:rsidRDefault="00A55B53" w:rsidP="00535342">
            <w:pPr>
              <w:pStyle w:val="TableText"/>
              <w:snapToGrid w:val="0"/>
            </w:pPr>
            <w:r w:rsidRPr="00123177">
              <w:rPr>
                <w:szCs w:val="20"/>
              </w:rPr>
              <w:t>Constraints is not applicable.</w:t>
            </w:r>
          </w:p>
        </w:tc>
      </w:tr>
      <w:tr w:rsidR="00A55B53" w:rsidRPr="00123177" w14:paraId="0951E7E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E99518"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992D0" w14:textId="77777777" w:rsidR="00A55B53" w:rsidRPr="00123177" w:rsidRDefault="00A55B53" w:rsidP="00535342">
            <w:pPr>
              <w:pStyle w:val="TableText"/>
              <w:snapToGrid w:val="0"/>
            </w:pPr>
            <w:r w:rsidRPr="00123177">
              <w:rPr>
                <w:szCs w:val="20"/>
              </w:rPr>
              <w:t>No effects on other system</w:t>
            </w:r>
          </w:p>
        </w:tc>
      </w:tr>
      <w:tr w:rsidR="00A55B53" w:rsidRPr="00123177" w14:paraId="56221FA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3AD83F" w14:textId="77777777" w:rsidR="00A55B53" w:rsidRPr="00123177" w:rsidRDefault="00A55B53" w:rsidP="00535342">
            <w:pPr>
              <w:pStyle w:val="TableText"/>
              <w:snapToGrid w:val="0"/>
            </w:pPr>
            <w:r w:rsidRPr="00123177">
              <w:lastRenderedPageBreak/>
              <w:t>Testability with respect to test environment</w:t>
            </w:r>
          </w:p>
          <w:p w14:paraId="3A86B35E" w14:textId="77777777" w:rsidR="00A55B53" w:rsidRPr="00123177" w:rsidRDefault="00A55B53" w:rsidP="00535342">
            <w:pPr>
              <w:pStyle w:val="TableText"/>
            </w:pPr>
            <w:r w:rsidRPr="00123177">
              <w:t>(Yes/No)</w:t>
            </w:r>
          </w:p>
          <w:p w14:paraId="5C9BE5C1"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9F753" w14:textId="77777777" w:rsidR="00A55B53" w:rsidRPr="00123177" w:rsidRDefault="00A55B53" w:rsidP="00535342">
            <w:pPr>
              <w:pStyle w:val="TableText"/>
              <w:snapToGrid w:val="0"/>
            </w:pPr>
            <w:r w:rsidRPr="00123177">
              <w:t>YES</w:t>
            </w:r>
          </w:p>
        </w:tc>
      </w:tr>
      <w:tr w:rsidR="00A55B53" w:rsidRPr="00123177" w14:paraId="15A490B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25A7E7" w14:textId="77777777" w:rsidR="00A55B53" w:rsidRPr="00123177" w:rsidRDefault="00A55B53" w:rsidP="00535342">
            <w:pPr>
              <w:pStyle w:val="TableText"/>
              <w:snapToGrid w:val="0"/>
            </w:pPr>
            <w:r w:rsidRPr="00123177">
              <w:t>Feasible within project constraints</w:t>
            </w:r>
          </w:p>
          <w:p w14:paraId="1DA73F62" w14:textId="77777777" w:rsidR="00A55B53" w:rsidRPr="00123177" w:rsidRDefault="00A55B53" w:rsidP="00535342">
            <w:pPr>
              <w:pStyle w:val="TableText"/>
              <w:snapToGrid w:val="0"/>
            </w:pPr>
            <w:r w:rsidRPr="00123177">
              <w:t>(Yes/No)</w:t>
            </w:r>
          </w:p>
          <w:p w14:paraId="34374CD2"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8AF34C" w14:textId="77777777" w:rsidR="00A55B53" w:rsidRPr="00123177" w:rsidRDefault="00A55B53" w:rsidP="00535342">
            <w:pPr>
              <w:pStyle w:val="TableText"/>
              <w:snapToGrid w:val="0"/>
            </w:pPr>
            <w:r w:rsidRPr="00123177">
              <w:t>YES</w:t>
            </w:r>
          </w:p>
        </w:tc>
      </w:tr>
      <w:tr w:rsidR="00A55B53" w:rsidRPr="00123177" w14:paraId="4BD8AE1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516C3D" w14:textId="77777777" w:rsidR="00A55B53" w:rsidRPr="00123177" w:rsidRDefault="00A55B53" w:rsidP="00535342">
            <w:pPr>
              <w:pStyle w:val="TableText"/>
              <w:snapToGrid w:val="0"/>
            </w:pPr>
            <w:r w:rsidRPr="00123177">
              <w:t>Critical</w:t>
            </w:r>
          </w:p>
          <w:p w14:paraId="7FB2483B"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8A0B19" w14:textId="77777777" w:rsidR="00A55B53" w:rsidRPr="00123177" w:rsidRDefault="00A55B53" w:rsidP="00535342">
            <w:pPr>
              <w:pStyle w:val="TableText"/>
              <w:snapToGrid w:val="0"/>
            </w:pPr>
            <w:r w:rsidRPr="00123177">
              <w:t>YES</w:t>
            </w:r>
          </w:p>
        </w:tc>
      </w:tr>
      <w:tr w:rsidR="00A55B53" w:rsidRPr="00123177" w14:paraId="0E1FB9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9BE433"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8E60AE"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720D9FCB" w14:textId="77777777" w:rsidR="00A55B53" w:rsidRPr="00123177" w:rsidRDefault="00A55B53" w:rsidP="00A55B53">
      <w:pPr>
        <w:rPr>
          <w:rFonts w:eastAsia="Arial"/>
          <w:szCs w:val="20"/>
        </w:rPr>
      </w:pPr>
    </w:p>
    <w:p w14:paraId="0FB81E2B" w14:textId="77777777" w:rsidR="00A55B53" w:rsidRPr="00123177" w:rsidRDefault="00A55B53" w:rsidP="00A55B53">
      <w:pPr>
        <w:rPr>
          <w:rFonts w:eastAsia="Arial"/>
          <w:szCs w:val="20"/>
        </w:rPr>
      </w:pPr>
    </w:p>
    <w:p w14:paraId="256A0EFF" w14:textId="77777777" w:rsidR="00A55B53" w:rsidRPr="00123177" w:rsidRDefault="00A55B53" w:rsidP="00A55B53">
      <w:pPr>
        <w:pStyle w:val="Heading5"/>
        <w:rPr>
          <w:sz w:val="20"/>
          <w:szCs w:val="20"/>
        </w:rPr>
      </w:pPr>
      <w:r w:rsidRPr="00123177">
        <w:rPr>
          <w:rFonts w:eastAsia="Arial"/>
          <w:sz w:val="20"/>
          <w:szCs w:val="20"/>
        </w:rPr>
        <w:t xml:space="preserve">Requirement of detection for </w:t>
      </w:r>
      <w:r w:rsidRPr="00123177">
        <w:rPr>
          <w:rFonts w:eastAsia="Arial"/>
          <w:color w:val="000000" w:themeColor="text1"/>
          <w:sz w:val="20"/>
          <w:szCs w:val="20"/>
        </w:rPr>
        <w:t>temperature sensor Vicor Temp (THVDCDC4)</w:t>
      </w:r>
      <w:r w:rsidRPr="00123177">
        <w:rPr>
          <w:rFonts w:eastAsia="Arial"/>
          <w:color w:val="000000" w:themeColor="text1"/>
        </w:rPr>
        <w:t xml:space="preserve"> </w:t>
      </w:r>
      <w:r w:rsidRPr="00123177">
        <w:rPr>
          <w:rFonts w:eastAsia="Arial"/>
          <w:color w:val="000000" w:themeColor="text1"/>
          <w:sz w:val="20"/>
          <w:szCs w:val="20"/>
        </w:rPr>
        <w:t>failure</w:t>
      </w:r>
      <w:r w:rsidRPr="00123177">
        <w:rPr>
          <w:rStyle w:val="ui-provider"/>
        </w:rPr>
        <w:t>.</w:t>
      </w:r>
    </w:p>
    <w:p w14:paraId="70CE0907" w14:textId="77777777" w:rsidR="00A55B53" w:rsidRPr="00123177" w:rsidRDefault="00A55B53" w:rsidP="00A55B53">
      <w:pPr>
        <w:rPr>
          <w:rFonts w:eastAsia="Arial"/>
          <w:szCs w:val="20"/>
        </w:rPr>
      </w:pPr>
    </w:p>
    <w:p w14:paraId="2B3D3AD2"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7B8982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70645B5"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6AD0C2A" w14:textId="77777777" w:rsidR="00A55B53" w:rsidRPr="00123177" w:rsidRDefault="00A55B53" w:rsidP="00535342">
            <w:pPr>
              <w:pStyle w:val="TableColumnTitle"/>
              <w:snapToGrid w:val="0"/>
            </w:pPr>
            <w:r w:rsidRPr="00123177">
              <w:t>Description</w:t>
            </w:r>
          </w:p>
        </w:tc>
      </w:tr>
      <w:tr w:rsidR="00A55B53" w:rsidRPr="00123177" w14:paraId="7B55316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FB2C5FF"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62A4B2" w14:textId="77777777" w:rsidR="00A55B53" w:rsidRPr="00123177" w:rsidRDefault="00A55B53" w:rsidP="00535342">
            <w:pPr>
              <w:snapToGrid w:val="0"/>
            </w:pPr>
            <w:r w:rsidRPr="00123177">
              <w:t>SWRS_DIAG_72</w:t>
            </w:r>
          </w:p>
        </w:tc>
      </w:tr>
      <w:tr w:rsidR="00A55B53" w:rsidRPr="00123177" w14:paraId="7F5FAFE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E56310A"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A40BA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SDS-HVDCDC-302</w:t>
            </w:r>
          </w:p>
        </w:tc>
      </w:tr>
      <w:tr w:rsidR="00A55B53" w:rsidRPr="00123177" w14:paraId="5B88184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4ED0206"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735B72" w14:textId="77777777" w:rsidR="00A55B53" w:rsidRPr="00123177" w:rsidRDefault="00A55B53" w:rsidP="00535342">
            <w:pPr>
              <w:pStyle w:val="TableText"/>
              <w:snapToGrid w:val="0"/>
            </w:pPr>
            <w:r w:rsidRPr="00123177">
              <w:t>B-Sample/PF2.0</w:t>
            </w:r>
          </w:p>
        </w:tc>
      </w:tr>
      <w:tr w:rsidR="00A55B53" w:rsidRPr="00123177" w14:paraId="727BB13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F17486A"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41B2F9"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temperature sensor Vicor Temp (THVDCDC4) failure (power supply failure, circuit short to high, circuit short to ground or circuit open) and raise a level 0 fault.</w:t>
            </w:r>
          </w:p>
        </w:tc>
      </w:tr>
      <w:tr w:rsidR="00A55B53" w:rsidRPr="00123177" w14:paraId="539AE1E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4AF5CF"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C4C3DD"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39C3BE0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DA4FFC"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B5F4D"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7E98CF5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5ED197"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9B51AA"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39326B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57C5C7"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4B368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19781E6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3033403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Make necessary arrangement to provide  detection of the temperature sensor VICOR Temp failure by open circuit fault.</w:t>
            </w:r>
          </w:p>
        </w:tc>
      </w:tr>
      <w:tr w:rsidR="00A55B53" w:rsidRPr="00123177" w14:paraId="44D3E8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4FDCFC"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DD85B7" w14:textId="77777777" w:rsidR="00A55B53" w:rsidRPr="00123177" w:rsidRDefault="00A55B53" w:rsidP="00535342">
            <w:pPr>
              <w:pStyle w:val="TableText"/>
              <w:snapToGrid w:val="0"/>
            </w:pPr>
            <w:r w:rsidRPr="00123177">
              <w:t>Below CAN messages are observed on the CAN interface</w:t>
            </w:r>
          </w:p>
          <w:p w14:paraId="255F92FA" w14:textId="77777777" w:rsidR="00A55B53" w:rsidRPr="00123177" w:rsidRDefault="00A55B53" w:rsidP="00535342">
            <w:pPr>
              <w:pStyle w:val="TableText"/>
              <w:snapToGrid w:val="0"/>
            </w:pPr>
            <w:r w:rsidRPr="00123177">
              <w:t>NHVDCDCStatus @ HVDCDC_Status1 is set to 0x6 ("Faulty")</w:t>
            </w:r>
          </w:p>
          <w:p w14:paraId="5E963DF6" w14:textId="77777777" w:rsidR="00A55B53" w:rsidRPr="00123177" w:rsidRDefault="00A55B53" w:rsidP="00535342">
            <w:pPr>
              <w:pStyle w:val="TableText"/>
              <w:snapToGrid w:val="0"/>
            </w:pPr>
            <w:r w:rsidRPr="00123177">
              <w:t>NHVDCDCFaultID @ HVDCDC_Debug_PDU is equal to 88 (“DIAGNOSTIC_TEMP_VICOR_FAULT_ID”) and this fault is raised after 50ms</w:t>
            </w:r>
          </w:p>
        </w:tc>
      </w:tr>
      <w:tr w:rsidR="00A55B53" w:rsidRPr="00123177" w14:paraId="6E8C1B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8F1472"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100B3D" w14:textId="77777777" w:rsidR="00A55B53" w:rsidRPr="00123177" w:rsidRDefault="00A55B53" w:rsidP="00535342">
            <w:pPr>
              <w:pStyle w:val="TableText"/>
              <w:snapToGrid w:val="0"/>
              <w:rPr>
                <w:rStyle w:val="normaltextrun"/>
              </w:rPr>
            </w:pPr>
            <w:r w:rsidRPr="00123177">
              <w:rPr>
                <w:rStyle w:val="normaltextrun"/>
              </w:rPr>
              <w:t xml:space="preserve">The HVDCDC raises a level 2 fault upon the detection of the temperature sensor VICOR Temp failure circuit by an open circuit. </w:t>
            </w:r>
          </w:p>
        </w:tc>
      </w:tr>
      <w:tr w:rsidR="00A55B53" w:rsidRPr="00123177" w14:paraId="1B4EEE9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01E64C"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ECB7AB" w14:textId="77777777" w:rsidR="00A55B53" w:rsidRPr="00123177" w:rsidRDefault="00A55B53" w:rsidP="00535342">
            <w:pPr>
              <w:pStyle w:val="TableText"/>
              <w:snapToGrid w:val="0"/>
            </w:pPr>
            <w:r w:rsidRPr="00123177">
              <w:t>No such mandatory fields is applicable.</w:t>
            </w:r>
          </w:p>
        </w:tc>
      </w:tr>
      <w:tr w:rsidR="00A55B53" w:rsidRPr="00123177" w14:paraId="6483932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23FE08"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D55752" w14:textId="77777777" w:rsidR="00A55B53" w:rsidRPr="00123177" w:rsidRDefault="00A55B53" w:rsidP="00535342">
            <w:pPr>
              <w:pStyle w:val="TableText"/>
              <w:snapToGrid w:val="0"/>
            </w:pPr>
            <w:r w:rsidRPr="00123177">
              <w:t>NHVDCDCStatus = 0, NHVDCDCStatusDebug = 0, NHVDCDCFault = 0.</w:t>
            </w:r>
          </w:p>
        </w:tc>
      </w:tr>
      <w:tr w:rsidR="00A55B53" w:rsidRPr="00123177" w14:paraId="6B7B07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B1C32C"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992DB4"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237FC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CDC51F"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101666" w14:textId="77777777" w:rsidR="00A55B53" w:rsidRPr="00123177" w:rsidRDefault="00A55B53" w:rsidP="00535342">
            <w:pPr>
              <w:pStyle w:val="TableText"/>
              <w:snapToGrid w:val="0"/>
            </w:pPr>
            <w:r w:rsidRPr="00123177">
              <w:rPr>
                <w:szCs w:val="20"/>
              </w:rPr>
              <w:t>Valid range value is not required.</w:t>
            </w:r>
          </w:p>
        </w:tc>
      </w:tr>
      <w:tr w:rsidR="00A55B53" w:rsidRPr="00123177" w14:paraId="46F2AB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D5221B"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8A2D24"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6AE271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BA6183"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BC432"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4B3F72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228214"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E4F5BC" w14:textId="77777777" w:rsidR="00A55B53" w:rsidRPr="00123177" w:rsidRDefault="00A55B53" w:rsidP="00535342">
            <w:pPr>
              <w:pStyle w:val="TableText"/>
            </w:pPr>
            <w:r w:rsidRPr="00123177">
              <w:rPr>
                <w:szCs w:val="20"/>
              </w:rPr>
              <w:t>Data rate is not applicable.</w:t>
            </w:r>
          </w:p>
        </w:tc>
      </w:tr>
      <w:tr w:rsidR="00A55B53" w:rsidRPr="00123177" w14:paraId="1A9EFC1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1E56EF"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F9E3A4"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665B3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3A05C0"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FB7935"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6F0E65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A9FFDC" w14:textId="77777777" w:rsidR="00A55B53" w:rsidRPr="00123177" w:rsidRDefault="00A55B53" w:rsidP="00535342">
            <w:pPr>
              <w:pStyle w:val="TableText"/>
              <w:snapToGrid w:val="0"/>
            </w:pPr>
            <w:r w:rsidRPr="00123177">
              <w:t xml:space="preserve">Validation Rules/ </w:t>
            </w:r>
          </w:p>
          <w:p w14:paraId="02C96DDF"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88BA6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0C64230B" w14:textId="77777777" w:rsidR="00A55B53" w:rsidRPr="00123177" w:rsidRDefault="00A55B53" w:rsidP="00535342">
            <w:pPr>
              <w:pStyle w:val="TableText"/>
              <w:snapToGrid w:val="0"/>
              <w:rPr>
                <w:rFonts w:eastAsia="Arial"/>
                <w:color w:val="000000" w:themeColor="text1"/>
              </w:rPr>
            </w:pPr>
          </w:p>
          <w:p w14:paraId="78A11FBF" w14:textId="77777777" w:rsidR="00A55B53" w:rsidRPr="00123177" w:rsidRDefault="00A55B53" w:rsidP="00535342">
            <w:pPr>
              <w:pStyle w:val="TableText"/>
              <w:snapToGrid w:val="0"/>
            </w:pPr>
            <w:r w:rsidRPr="00123177">
              <w:t>NHVDCDCStatus @ HVDCDC_Status1 is set to 0x6 ("Faulty")</w:t>
            </w:r>
          </w:p>
          <w:p w14:paraId="584BCD43" w14:textId="77777777" w:rsidR="00A55B53" w:rsidRPr="00123177" w:rsidRDefault="00A55B53" w:rsidP="00535342">
            <w:pPr>
              <w:pStyle w:val="TableText"/>
              <w:snapToGrid w:val="0"/>
              <w:rPr>
                <w:i/>
                <w:iCs/>
              </w:rPr>
            </w:pPr>
            <w:r w:rsidRPr="00123177">
              <w:t>NHVDCDCFaultID @ HVDCDC_Debug_PDU is equal to 88 (“DIAGNOSTIC_TEMP_VICOR_FAULT_ID”)</w:t>
            </w:r>
          </w:p>
        </w:tc>
      </w:tr>
      <w:tr w:rsidR="00A55B53" w:rsidRPr="00123177" w14:paraId="19F573C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655B129"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7A2BF6" w14:textId="77777777" w:rsidR="00A55B53" w:rsidRPr="00123177" w:rsidRDefault="00A55B53" w:rsidP="00535342">
            <w:pPr>
              <w:pStyle w:val="TableText"/>
              <w:snapToGrid w:val="0"/>
            </w:pPr>
            <w:r w:rsidRPr="00123177">
              <w:rPr>
                <w:szCs w:val="20"/>
              </w:rPr>
              <w:t>Constraints is not applicable.</w:t>
            </w:r>
          </w:p>
        </w:tc>
      </w:tr>
      <w:tr w:rsidR="00A55B53" w:rsidRPr="00123177" w14:paraId="004CE6A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686DFD"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50800A" w14:textId="77777777" w:rsidR="00A55B53" w:rsidRPr="00123177" w:rsidRDefault="00A55B53" w:rsidP="00535342">
            <w:pPr>
              <w:pStyle w:val="TableText"/>
              <w:snapToGrid w:val="0"/>
            </w:pPr>
            <w:r w:rsidRPr="00123177">
              <w:rPr>
                <w:szCs w:val="20"/>
              </w:rPr>
              <w:t>No effects on other system</w:t>
            </w:r>
          </w:p>
        </w:tc>
      </w:tr>
      <w:tr w:rsidR="00A55B53" w:rsidRPr="00123177" w14:paraId="1891909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39B1DF" w14:textId="77777777" w:rsidR="00A55B53" w:rsidRPr="00123177" w:rsidRDefault="00A55B53" w:rsidP="00535342">
            <w:pPr>
              <w:pStyle w:val="TableText"/>
              <w:snapToGrid w:val="0"/>
            </w:pPr>
            <w:r w:rsidRPr="00123177">
              <w:lastRenderedPageBreak/>
              <w:t>Testability with respect to test environment</w:t>
            </w:r>
          </w:p>
          <w:p w14:paraId="3D696EA3" w14:textId="77777777" w:rsidR="00A55B53" w:rsidRPr="00123177" w:rsidRDefault="00A55B53" w:rsidP="00535342">
            <w:pPr>
              <w:pStyle w:val="TableText"/>
            </w:pPr>
            <w:r w:rsidRPr="00123177">
              <w:t>(Yes/No)</w:t>
            </w:r>
          </w:p>
          <w:p w14:paraId="10C6350A"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ED8199" w14:textId="77777777" w:rsidR="00A55B53" w:rsidRPr="00123177" w:rsidRDefault="00A55B53" w:rsidP="00535342">
            <w:pPr>
              <w:pStyle w:val="TableText"/>
              <w:snapToGrid w:val="0"/>
            </w:pPr>
            <w:r w:rsidRPr="00123177">
              <w:t>YES</w:t>
            </w:r>
          </w:p>
        </w:tc>
      </w:tr>
      <w:tr w:rsidR="00A55B53" w:rsidRPr="00123177" w14:paraId="4C7D3A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63D72E" w14:textId="77777777" w:rsidR="00A55B53" w:rsidRPr="00123177" w:rsidRDefault="00A55B53" w:rsidP="00535342">
            <w:pPr>
              <w:pStyle w:val="TableText"/>
              <w:snapToGrid w:val="0"/>
            </w:pPr>
            <w:r w:rsidRPr="00123177">
              <w:t>Feasible within project constraints</w:t>
            </w:r>
          </w:p>
          <w:p w14:paraId="4842C4A5" w14:textId="77777777" w:rsidR="00A55B53" w:rsidRPr="00123177" w:rsidRDefault="00A55B53" w:rsidP="00535342">
            <w:pPr>
              <w:pStyle w:val="TableText"/>
              <w:snapToGrid w:val="0"/>
            </w:pPr>
            <w:r w:rsidRPr="00123177">
              <w:t>(Yes/No)</w:t>
            </w:r>
          </w:p>
          <w:p w14:paraId="447ECBFA"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640E16" w14:textId="77777777" w:rsidR="00A55B53" w:rsidRPr="00123177" w:rsidRDefault="00A55B53" w:rsidP="00535342">
            <w:pPr>
              <w:pStyle w:val="TableText"/>
              <w:snapToGrid w:val="0"/>
            </w:pPr>
            <w:r w:rsidRPr="00123177">
              <w:t>YES</w:t>
            </w:r>
          </w:p>
        </w:tc>
      </w:tr>
      <w:tr w:rsidR="00A55B53" w:rsidRPr="00123177" w14:paraId="75FBF34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44EDDC" w14:textId="77777777" w:rsidR="00A55B53" w:rsidRPr="00123177" w:rsidRDefault="00A55B53" w:rsidP="00535342">
            <w:pPr>
              <w:pStyle w:val="TableText"/>
              <w:snapToGrid w:val="0"/>
            </w:pPr>
            <w:r w:rsidRPr="00123177">
              <w:t>Critical</w:t>
            </w:r>
          </w:p>
          <w:p w14:paraId="1E65FDA5"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C06BFF" w14:textId="77777777" w:rsidR="00A55B53" w:rsidRPr="00123177" w:rsidRDefault="00A55B53" w:rsidP="00535342">
            <w:pPr>
              <w:pStyle w:val="TableText"/>
              <w:snapToGrid w:val="0"/>
            </w:pPr>
            <w:r w:rsidRPr="00123177">
              <w:t>YES</w:t>
            </w:r>
          </w:p>
        </w:tc>
      </w:tr>
      <w:tr w:rsidR="00A55B53" w:rsidRPr="00123177" w14:paraId="38F513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B18665"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7DBE28"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CEE3903" w14:textId="77777777" w:rsidR="00A55B53" w:rsidRPr="00123177" w:rsidRDefault="00A55B53" w:rsidP="00A55B53">
      <w:pPr>
        <w:rPr>
          <w:rFonts w:eastAsia="Arial"/>
          <w:szCs w:val="20"/>
        </w:rPr>
      </w:pPr>
    </w:p>
    <w:p w14:paraId="4A0DE562" w14:textId="77777777" w:rsidR="00A55B53" w:rsidRPr="00123177" w:rsidRDefault="00A55B53" w:rsidP="00A55B53">
      <w:pPr>
        <w:rPr>
          <w:rFonts w:eastAsia="Arial"/>
          <w:szCs w:val="20"/>
        </w:rPr>
      </w:pPr>
    </w:p>
    <w:p w14:paraId="1225AA69" w14:textId="77777777" w:rsidR="00A55B53" w:rsidRPr="00123177" w:rsidRDefault="00A55B53" w:rsidP="00A55B53">
      <w:pPr>
        <w:rPr>
          <w:rFonts w:eastAsia="Arial"/>
          <w:szCs w:val="20"/>
        </w:rPr>
      </w:pPr>
    </w:p>
    <w:p w14:paraId="4A072E66" w14:textId="77777777" w:rsidR="00A55B53" w:rsidRPr="00123177" w:rsidRDefault="00A55B53" w:rsidP="00A55B53">
      <w:pPr>
        <w:rPr>
          <w:rFonts w:eastAsia="Arial"/>
          <w:szCs w:val="20"/>
        </w:rPr>
      </w:pPr>
    </w:p>
    <w:p w14:paraId="108BD7FF" w14:textId="77777777" w:rsidR="00A55B53" w:rsidRPr="00123177" w:rsidRDefault="00A55B53" w:rsidP="00A55B53">
      <w:pPr>
        <w:rPr>
          <w:rFonts w:eastAsia="Arial"/>
          <w:szCs w:val="20"/>
        </w:rPr>
      </w:pPr>
    </w:p>
    <w:p w14:paraId="5FEA1C6A" w14:textId="77777777" w:rsidR="00A55B53" w:rsidRPr="00123177" w:rsidRDefault="00A55B53" w:rsidP="00A55B53">
      <w:pPr>
        <w:pStyle w:val="Heading5"/>
        <w:rPr>
          <w:rFonts w:eastAsia="Arial"/>
          <w:szCs w:val="20"/>
        </w:rPr>
      </w:pPr>
      <w:r w:rsidRPr="00123177">
        <w:rPr>
          <w:rFonts w:eastAsia="Arial"/>
          <w:sz w:val="20"/>
          <w:szCs w:val="20"/>
        </w:rPr>
        <w:t>Requirement of detect the temperature sensor Vicor Temp (THVDCDC4) failure (power supply failure, circuit short to high, circuit short to ground or circuit open) and raise a level 0 fault</w:t>
      </w:r>
    </w:p>
    <w:p w14:paraId="3350F2FD" w14:textId="77777777" w:rsidR="00A55B53" w:rsidRPr="00123177" w:rsidRDefault="00A55B53" w:rsidP="00A55B53">
      <w:pPr>
        <w:rPr>
          <w:rFonts w:eastAsia="Arial"/>
          <w:szCs w:val="20"/>
        </w:rPr>
      </w:pPr>
    </w:p>
    <w:p w14:paraId="43869DA4"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4FB544C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E5A6C3B"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DF6CA22" w14:textId="77777777" w:rsidR="00A55B53" w:rsidRPr="00123177" w:rsidRDefault="00A55B53" w:rsidP="00535342">
            <w:pPr>
              <w:pStyle w:val="TableColumnTitle"/>
              <w:snapToGrid w:val="0"/>
            </w:pPr>
            <w:r w:rsidRPr="00123177">
              <w:t>Description</w:t>
            </w:r>
          </w:p>
        </w:tc>
      </w:tr>
      <w:tr w:rsidR="00A55B53" w:rsidRPr="00123177" w14:paraId="17789ED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81B881C"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419EDE" w14:textId="77777777" w:rsidR="00A55B53" w:rsidRPr="00123177" w:rsidRDefault="00A55B53" w:rsidP="00535342">
            <w:pPr>
              <w:snapToGrid w:val="0"/>
            </w:pPr>
            <w:r w:rsidRPr="00123177">
              <w:t>SWRS_DIAG_73</w:t>
            </w:r>
          </w:p>
        </w:tc>
      </w:tr>
      <w:tr w:rsidR="00A55B53" w:rsidRPr="00123177" w14:paraId="0AFEC16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9735390"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59758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SDS-HVDCDC-302</w:t>
            </w:r>
          </w:p>
        </w:tc>
      </w:tr>
      <w:tr w:rsidR="00A55B53" w:rsidRPr="00123177" w14:paraId="0FB6BED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A4EE5A2"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CC67CB" w14:textId="77777777" w:rsidR="00A55B53" w:rsidRPr="00123177" w:rsidRDefault="00A55B53" w:rsidP="00535342">
            <w:pPr>
              <w:pStyle w:val="TableText"/>
              <w:snapToGrid w:val="0"/>
            </w:pPr>
            <w:r w:rsidRPr="00123177">
              <w:t>B-Sample/PF2.0</w:t>
            </w:r>
          </w:p>
        </w:tc>
      </w:tr>
      <w:tr w:rsidR="00A55B53" w:rsidRPr="00123177" w14:paraId="533FCEF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0C363AA"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D367BF"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temperature sensor Vicor Temp (THVDCDC4) failure (power supply failure, circuit short to high, circuit short to ground or circuit open) and raise a level 0 fault.</w:t>
            </w:r>
          </w:p>
        </w:tc>
      </w:tr>
      <w:tr w:rsidR="00A55B53" w:rsidRPr="00123177" w14:paraId="0BDF072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F2FB78"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A61776"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59C460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220B42"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69D45"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5FFA5DF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37F602"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E54E52"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5A985A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F436E2"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EA47A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6FCAC8E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518AF2F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Make necessary arrangement to provide  detection of the temperature sensor VICOR Temp failure by short to high fault.</w:t>
            </w:r>
          </w:p>
        </w:tc>
      </w:tr>
      <w:tr w:rsidR="00A55B53" w:rsidRPr="00123177" w14:paraId="5A343B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DD7FB8"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7969C5" w14:textId="77777777" w:rsidR="00A55B53" w:rsidRPr="00123177" w:rsidRDefault="00A55B53" w:rsidP="00535342">
            <w:pPr>
              <w:pStyle w:val="TableText"/>
              <w:snapToGrid w:val="0"/>
            </w:pPr>
            <w:r w:rsidRPr="00123177">
              <w:t>Below CAN messages are observed on the CAN interface</w:t>
            </w:r>
          </w:p>
          <w:p w14:paraId="51DB7FAF" w14:textId="77777777" w:rsidR="00A55B53" w:rsidRPr="00123177" w:rsidRDefault="00A55B53" w:rsidP="00535342">
            <w:pPr>
              <w:pStyle w:val="TableText"/>
              <w:snapToGrid w:val="0"/>
            </w:pPr>
            <w:r w:rsidRPr="00123177">
              <w:t>NHVDCDCStatus @ HVDCDC_Status1 is set to 0x6 ("Faulty")</w:t>
            </w:r>
          </w:p>
          <w:p w14:paraId="6CBE4399" w14:textId="77777777" w:rsidR="00A55B53" w:rsidRPr="00123177" w:rsidRDefault="00A55B53" w:rsidP="00535342">
            <w:pPr>
              <w:pStyle w:val="TableText"/>
              <w:snapToGrid w:val="0"/>
            </w:pPr>
            <w:r w:rsidRPr="00123177">
              <w:t>NHVDCDCFaultID @ HVDCDC_Debug_PDU is equal to 88 (“DIAGNOSTIC_TEMP_VICOR_FAULT_ID”) and this fault is raised after 50ms</w:t>
            </w:r>
          </w:p>
        </w:tc>
      </w:tr>
      <w:tr w:rsidR="00A55B53" w:rsidRPr="00123177" w14:paraId="4CE445F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D85502"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41FF1A" w14:textId="77777777" w:rsidR="00A55B53" w:rsidRPr="00123177" w:rsidRDefault="00A55B53" w:rsidP="00535342">
            <w:pPr>
              <w:pStyle w:val="TableText"/>
              <w:snapToGrid w:val="0"/>
              <w:rPr>
                <w:rStyle w:val="normaltextrun"/>
              </w:rPr>
            </w:pPr>
            <w:r w:rsidRPr="00123177">
              <w:rPr>
                <w:rStyle w:val="normaltextrun"/>
              </w:rPr>
              <w:t xml:space="preserve">The HVDCDC raises a level 2 fault upon the detection of the temperature sensor VICOR Temp failure circuit by </w:t>
            </w:r>
            <w:r w:rsidRPr="00123177">
              <w:rPr>
                <w:rFonts w:eastAsia="Arial"/>
                <w:color w:val="000000" w:themeColor="text1"/>
              </w:rPr>
              <w:t>short to high</w:t>
            </w:r>
            <w:r w:rsidRPr="00123177">
              <w:rPr>
                <w:rStyle w:val="normaltextrun"/>
              </w:rPr>
              <w:t xml:space="preserve">. </w:t>
            </w:r>
          </w:p>
        </w:tc>
      </w:tr>
      <w:tr w:rsidR="00A55B53" w:rsidRPr="00123177" w14:paraId="52E8C2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5CCD13"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344285" w14:textId="77777777" w:rsidR="00A55B53" w:rsidRPr="00123177" w:rsidRDefault="00A55B53" w:rsidP="00535342">
            <w:pPr>
              <w:pStyle w:val="TableText"/>
              <w:snapToGrid w:val="0"/>
            </w:pPr>
            <w:r w:rsidRPr="00123177">
              <w:t>No such mandatory fields is applicable.</w:t>
            </w:r>
          </w:p>
        </w:tc>
      </w:tr>
      <w:tr w:rsidR="00A55B53" w:rsidRPr="00123177" w14:paraId="409187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78C9B0"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DE2DD8" w14:textId="77777777" w:rsidR="00A55B53" w:rsidRPr="00123177" w:rsidRDefault="00A55B53" w:rsidP="00535342">
            <w:pPr>
              <w:pStyle w:val="TableText"/>
              <w:snapToGrid w:val="0"/>
            </w:pPr>
            <w:r w:rsidRPr="00123177">
              <w:t>NHVDCDCStatus = 0, NHVDCDCStatusDebug = 0, NHVDCDCFault = 0.</w:t>
            </w:r>
          </w:p>
        </w:tc>
      </w:tr>
      <w:tr w:rsidR="00A55B53" w:rsidRPr="00123177" w14:paraId="0D697E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FC46D5"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361FA9"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A3414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312662"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9A36C6" w14:textId="77777777" w:rsidR="00A55B53" w:rsidRPr="00123177" w:rsidRDefault="00A55B53" w:rsidP="00535342">
            <w:pPr>
              <w:pStyle w:val="TableText"/>
              <w:snapToGrid w:val="0"/>
            </w:pPr>
            <w:r w:rsidRPr="00123177">
              <w:rPr>
                <w:szCs w:val="20"/>
              </w:rPr>
              <w:t>Valid range value is not required.</w:t>
            </w:r>
          </w:p>
        </w:tc>
      </w:tr>
      <w:tr w:rsidR="00A55B53" w:rsidRPr="00123177" w14:paraId="0B355C1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F44944"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BA067"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D62B63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19F16A"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4F1EF1"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295D4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F4BAA4"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A8DF92" w14:textId="77777777" w:rsidR="00A55B53" w:rsidRPr="00123177" w:rsidRDefault="00A55B53" w:rsidP="00535342">
            <w:pPr>
              <w:pStyle w:val="TableText"/>
            </w:pPr>
            <w:r w:rsidRPr="00123177">
              <w:rPr>
                <w:szCs w:val="20"/>
              </w:rPr>
              <w:t>Data rate is not applicable.</w:t>
            </w:r>
          </w:p>
        </w:tc>
      </w:tr>
      <w:tr w:rsidR="00A55B53" w:rsidRPr="00123177" w14:paraId="4E31C0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064B6D"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888A62"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37F54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A43C07"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9FBF6B"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08E880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E3EECB" w14:textId="77777777" w:rsidR="00A55B53" w:rsidRPr="00123177" w:rsidRDefault="00A55B53" w:rsidP="00535342">
            <w:pPr>
              <w:pStyle w:val="TableText"/>
              <w:snapToGrid w:val="0"/>
            </w:pPr>
            <w:r w:rsidRPr="00123177">
              <w:t xml:space="preserve">Validation Rules/ </w:t>
            </w:r>
          </w:p>
          <w:p w14:paraId="014CCACD"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0CC0E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56518B74" w14:textId="77777777" w:rsidR="00A55B53" w:rsidRPr="00123177" w:rsidRDefault="00A55B53" w:rsidP="00535342">
            <w:pPr>
              <w:pStyle w:val="TableText"/>
              <w:snapToGrid w:val="0"/>
              <w:rPr>
                <w:rFonts w:eastAsia="Arial"/>
                <w:color w:val="000000" w:themeColor="text1"/>
              </w:rPr>
            </w:pPr>
          </w:p>
          <w:p w14:paraId="115FBA3C" w14:textId="77777777" w:rsidR="00A55B53" w:rsidRPr="00123177" w:rsidRDefault="00A55B53" w:rsidP="00535342">
            <w:pPr>
              <w:pStyle w:val="TableText"/>
              <w:snapToGrid w:val="0"/>
            </w:pPr>
            <w:r w:rsidRPr="00123177">
              <w:t>NHVDCDCStatus @ HVDCDC_Status1 is set to 0x6 ("Faulty")</w:t>
            </w:r>
          </w:p>
          <w:p w14:paraId="20784227" w14:textId="77777777" w:rsidR="00A55B53" w:rsidRPr="00123177" w:rsidRDefault="00A55B53" w:rsidP="00535342">
            <w:pPr>
              <w:pStyle w:val="TableText"/>
              <w:snapToGrid w:val="0"/>
              <w:rPr>
                <w:i/>
                <w:iCs/>
              </w:rPr>
            </w:pPr>
            <w:r w:rsidRPr="00123177">
              <w:t>NHVDCDCFaultID @ HVDCDC_Debug_PDU is equal to 88 (“DIAGNOSTIC_TEMP_VICOR_FAULT_ID”)</w:t>
            </w:r>
          </w:p>
        </w:tc>
      </w:tr>
      <w:tr w:rsidR="00A55B53" w:rsidRPr="00123177" w14:paraId="3DE7C65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05D87A"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4E88EC" w14:textId="77777777" w:rsidR="00A55B53" w:rsidRPr="00123177" w:rsidRDefault="00A55B53" w:rsidP="00535342">
            <w:pPr>
              <w:pStyle w:val="TableText"/>
              <w:snapToGrid w:val="0"/>
            </w:pPr>
            <w:r w:rsidRPr="00123177">
              <w:rPr>
                <w:szCs w:val="20"/>
              </w:rPr>
              <w:t>Constraints is not applicable.</w:t>
            </w:r>
          </w:p>
        </w:tc>
      </w:tr>
      <w:tr w:rsidR="00A55B53" w:rsidRPr="00123177" w14:paraId="13A52A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AFB936"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6137C5" w14:textId="77777777" w:rsidR="00A55B53" w:rsidRPr="00123177" w:rsidRDefault="00A55B53" w:rsidP="00535342">
            <w:pPr>
              <w:pStyle w:val="TableText"/>
              <w:snapToGrid w:val="0"/>
            </w:pPr>
            <w:r w:rsidRPr="00123177">
              <w:rPr>
                <w:szCs w:val="20"/>
              </w:rPr>
              <w:t>No effects on other system</w:t>
            </w:r>
          </w:p>
        </w:tc>
      </w:tr>
      <w:tr w:rsidR="00A55B53" w:rsidRPr="00123177" w14:paraId="56DDC3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5A6C39" w14:textId="77777777" w:rsidR="00A55B53" w:rsidRPr="00123177" w:rsidRDefault="00A55B53" w:rsidP="00535342">
            <w:pPr>
              <w:pStyle w:val="TableText"/>
              <w:snapToGrid w:val="0"/>
            </w:pPr>
            <w:r w:rsidRPr="00123177">
              <w:t>Testability with respect to test environment</w:t>
            </w:r>
          </w:p>
          <w:p w14:paraId="21F69682" w14:textId="77777777" w:rsidR="00A55B53" w:rsidRPr="00123177" w:rsidRDefault="00A55B53" w:rsidP="00535342">
            <w:pPr>
              <w:pStyle w:val="TableText"/>
            </w:pPr>
            <w:r w:rsidRPr="00123177">
              <w:t>(Yes/No)</w:t>
            </w:r>
          </w:p>
          <w:p w14:paraId="0BF8BDDD"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988972" w14:textId="77777777" w:rsidR="00A55B53" w:rsidRPr="00123177" w:rsidRDefault="00A55B53" w:rsidP="00535342">
            <w:pPr>
              <w:pStyle w:val="TableText"/>
              <w:snapToGrid w:val="0"/>
            </w:pPr>
            <w:r w:rsidRPr="00123177">
              <w:t>YES</w:t>
            </w:r>
          </w:p>
        </w:tc>
      </w:tr>
      <w:tr w:rsidR="00A55B53" w:rsidRPr="00123177" w14:paraId="65A793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94F98D" w14:textId="77777777" w:rsidR="00A55B53" w:rsidRPr="00123177" w:rsidRDefault="00A55B53" w:rsidP="00535342">
            <w:pPr>
              <w:pStyle w:val="TableText"/>
              <w:snapToGrid w:val="0"/>
            </w:pPr>
            <w:r w:rsidRPr="00123177">
              <w:t>Feasible within project constraints</w:t>
            </w:r>
          </w:p>
          <w:p w14:paraId="32366127" w14:textId="77777777" w:rsidR="00A55B53" w:rsidRPr="00123177" w:rsidRDefault="00A55B53" w:rsidP="00535342">
            <w:pPr>
              <w:pStyle w:val="TableText"/>
              <w:snapToGrid w:val="0"/>
            </w:pPr>
            <w:r w:rsidRPr="00123177">
              <w:t>(Yes/No)</w:t>
            </w:r>
          </w:p>
          <w:p w14:paraId="6B39E138"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820932" w14:textId="77777777" w:rsidR="00A55B53" w:rsidRPr="00123177" w:rsidRDefault="00A55B53" w:rsidP="00535342">
            <w:pPr>
              <w:pStyle w:val="TableText"/>
              <w:snapToGrid w:val="0"/>
            </w:pPr>
            <w:r w:rsidRPr="00123177">
              <w:t>YES</w:t>
            </w:r>
          </w:p>
        </w:tc>
      </w:tr>
      <w:tr w:rsidR="00A55B53" w:rsidRPr="00123177" w14:paraId="110E91C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DA9112" w14:textId="77777777" w:rsidR="00A55B53" w:rsidRPr="00123177" w:rsidRDefault="00A55B53" w:rsidP="00535342">
            <w:pPr>
              <w:pStyle w:val="TableText"/>
              <w:snapToGrid w:val="0"/>
            </w:pPr>
            <w:r w:rsidRPr="00123177">
              <w:t>Critical</w:t>
            </w:r>
          </w:p>
          <w:p w14:paraId="23FC4538"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F83B7B" w14:textId="77777777" w:rsidR="00A55B53" w:rsidRPr="00123177" w:rsidRDefault="00A55B53" w:rsidP="00535342">
            <w:pPr>
              <w:pStyle w:val="TableText"/>
              <w:snapToGrid w:val="0"/>
            </w:pPr>
            <w:r w:rsidRPr="00123177">
              <w:t>YES</w:t>
            </w:r>
          </w:p>
        </w:tc>
      </w:tr>
      <w:tr w:rsidR="00A55B53" w:rsidRPr="00123177" w14:paraId="380B9B1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FAA287"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3A1A32"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3049EAFF" w14:textId="77777777" w:rsidR="00A55B53" w:rsidRPr="00123177" w:rsidRDefault="00A55B53" w:rsidP="00A55B53">
      <w:pPr>
        <w:rPr>
          <w:rFonts w:eastAsia="Arial"/>
          <w:szCs w:val="20"/>
        </w:rPr>
      </w:pPr>
    </w:p>
    <w:p w14:paraId="1EC8F51B" w14:textId="77777777" w:rsidR="00A55B53" w:rsidRPr="00123177" w:rsidRDefault="00A55B53" w:rsidP="00A55B53">
      <w:pPr>
        <w:rPr>
          <w:rFonts w:eastAsia="Arial"/>
          <w:szCs w:val="20"/>
        </w:rPr>
      </w:pPr>
    </w:p>
    <w:p w14:paraId="1E6FD6B1" w14:textId="77777777" w:rsidR="00A55B53" w:rsidRPr="00123177" w:rsidRDefault="00A55B53" w:rsidP="00A55B53">
      <w:pPr>
        <w:rPr>
          <w:rFonts w:eastAsia="Arial"/>
          <w:szCs w:val="20"/>
        </w:rPr>
      </w:pPr>
    </w:p>
    <w:p w14:paraId="438BFB86" w14:textId="77777777" w:rsidR="00A55B53" w:rsidRPr="00123177" w:rsidRDefault="00A55B53" w:rsidP="00A55B53">
      <w:pPr>
        <w:pStyle w:val="Heading5"/>
        <w:rPr>
          <w:rFonts w:eastAsia="Arial"/>
          <w:szCs w:val="20"/>
        </w:rPr>
      </w:pPr>
      <w:r w:rsidRPr="00123177">
        <w:rPr>
          <w:rFonts w:eastAsia="Arial"/>
          <w:sz w:val="20"/>
          <w:szCs w:val="20"/>
        </w:rPr>
        <w:t>Requirement of detect the temperature sensor Vicor Temp (THVDCDC4) failure (power supply failure, circuit short to high, circuit short to ground or circuit open) and raise a level 0 fault</w:t>
      </w:r>
    </w:p>
    <w:tbl>
      <w:tblPr>
        <w:tblW w:w="9518" w:type="dxa"/>
        <w:tblInd w:w="108" w:type="dxa"/>
        <w:tblLayout w:type="fixed"/>
        <w:tblLook w:val="0000" w:firstRow="0" w:lastRow="0" w:firstColumn="0" w:lastColumn="0" w:noHBand="0" w:noVBand="0"/>
      </w:tblPr>
      <w:tblGrid>
        <w:gridCol w:w="1920"/>
        <w:gridCol w:w="7598"/>
      </w:tblGrid>
      <w:tr w:rsidR="00A55B53" w:rsidRPr="00123177" w14:paraId="336934B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C3D187F"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EE1B1A6" w14:textId="77777777" w:rsidR="00A55B53" w:rsidRPr="00123177" w:rsidRDefault="00A55B53" w:rsidP="00535342">
            <w:pPr>
              <w:pStyle w:val="TableColumnTitle"/>
              <w:snapToGrid w:val="0"/>
            </w:pPr>
            <w:r w:rsidRPr="00123177">
              <w:t>Description</w:t>
            </w:r>
          </w:p>
        </w:tc>
      </w:tr>
      <w:tr w:rsidR="00A55B53" w:rsidRPr="00123177" w14:paraId="47D32C7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617998E"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6AD752" w14:textId="77777777" w:rsidR="00A55B53" w:rsidRPr="00123177" w:rsidRDefault="00A55B53" w:rsidP="00535342">
            <w:pPr>
              <w:snapToGrid w:val="0"/>
            </w:pPr>
            <w:r w:rsidRPr="00123177">
              <w:t>SWRS_DIAG_74</w:t>
            </w:r>
          </w:p>
        </w:tc>
      </w:tr>
      <w:tr w:rsidR="00A55B53" w:rsidRPr="00123177" w14:paraId="52CA6BA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B5ED776"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7C7CB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SDS-HVDCDC-302</w:t>
            </w:r>
          </w:p>
        </w:tc>
      </w:tr>
      <w:tr w:rsidR="00A55B53" w:rsidRPr="00123177" w14:paraId="4E5E509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A919FD8"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ADECB1" w14:textId="77777777" w:rsidR="00A55B53" w:rsidRPr="00123177" w:rsidRDefault="00A55B53" w:rsidP="00535342">
            <w:pPr>
              <w:pStyle w:val="TableText"/>
              <w:snapToGrid w:val="0"/>
            </w:pPr>
            <w:r w:rsidRPr="00123177">
              <w:t>B-Sample/PF2.0</w:t>
            </w:r>
          </w:p>
        </w:tc>
      </w:tr>
      <w:tr w:rsidR="00A55B53" w:rsidRPr="00123177" w14:paraId="389DA02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346884D"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7A47A"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temperature sensor Vicor Temp (THVDCDC4) failure (power supply failure, circuit short to high, circuit short to ground or circuit open) and raise a level 0 fault.</w:t>
            </w:r>
          </w:p>
        </w:tc>
      </w:tr>
      <w:tr w:rsidR="00A55B53" w:rsidRPr="00123177" w14:paraId="6DB8B6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14FA97"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DE3C36"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4CB654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492EAF"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90DE8B"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62FFA24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DC9845"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CA53D9"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035B3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01F7D5"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8D5F0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7C834F4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5486534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Make necessary arrangement to provide  detection of the temperature sensor VICOR Temp failure by short to ground fault.</w:t>
            </w:r>
          </w:p>
        </w:tc>
      </w:tr>
      <w:tr w:rsidR="00A55B53" w:rsidRPr="00123177" w14:paraId="08BA85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2193B1"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2BD514" w14:textId="77777777" w:rsidR="00A55B53" w:rsidRPr="00123177" w:rsidRDefault="00A55B53" w:rsidP="00535342">
            <w:pPr>
              <w:pStyle w:val="TableText"/>
              <w:snapToGrid w:val="0"/>
            </w:pPr>
            <w:r w:rsidRPr="00123177">
              <w:t>Below CAN messages are observed on the CAN interface</w:t>
            </w:r>
          </w:p>
          <w:p w14:paraId="429A29B2" w14:textId="77777777" w:rsidR="00A55B53" w:rsidRPr="00123177" w:rsidRDefault="00A55B53" w:rsidP="00535342">
            <w:pPr>
              <w:pStyle w:val="TableText"/>
              <w:snapToGrid w:val="0"/>
            </w:pPr>
            <w:r w:rsidRPr="00123177">
              <w:t>NHVDCDCStatus @ HVDCDC_Status1 is set to 0x6 ("Faulty")</w:t>
            </w:r>
          </w:p>
          <w:p w14:paraId="2F3E6BCE" w14:textId="77777777" w:rsidR="00A55B53" w:rsidRPr="00123177" w:rsidRDefault="00A55B53" w:rsidP="00535342">
            <w:pPr>
              <w:pStyle w:val="TableText"/>
              <w:snapToGrid w:val="0"/>
            </w:pPr>
            <w:r w:rsidRPr="00123177">
              <w:t>NHVDCDCFaultID @ HVDCDC_Debug_PDU is equal to 88 (“DIAGNOSTIC_TEMP_VICOR_FAULT_ID”) and this fault is raised after 50ms</w:t>
            </w:r>
          </w:p>
        </w:tc>
      </w:tr>
      <w:tr w:rsidR="00A55B53" w:rsidRPr="00123177" w14:paraId="32AE577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8DD9B8"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E65DEE" w14:textId="77777777" w:rsidR="00A55B53" w:rsidRPr="00123177" w:rsidRDefault="00A55B53" w:rsidP="00535342">
            <w:pPr>
              <w:pStyle w:val="TableText"/>
              <w:snapToGrid w:val="0"/>
              <w:rPr>
                <w:rStyle w:val="normaltextrun"/>
              </w:rPr>
            </w:pPr>
            <w:r w:rsidRPr="00123177">
              <w:rPr>
                <w:rStyle w:val="normaltextrun"/>
              </w:rPr>
              <w:t xml:space="preserve">The HVDCDC raises a level 2 fault upon the detection of the temperature sensor VICOR Temp failure circuit by </w:t>
            </w:r>
            <w:r w:rsidRPr="00123177">
              <w:rPr>
                <w:rFonts w:eastAsia="Arial"/>
                <w:color w:val="000000" w:themeColor="text1"/>
              </w:rPr>
              <w:t>short to ground</w:t>
            </w:r>
            <w:r w:rsidRPr="00123177">
              <w:rPr>
                <w:rStyle w:val="normaltextrun"/>
              </w:rPr>
              <w:t xml:space="preserve">. </w:t>
            </w:r>
          </w:p>
        </w:tc>
      </w:tr>
      <w:tr w:rsidR="00A55B53" w:rsidRPr="00123177" w14:paraId="12FA81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5F430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9C5877" w14:textId="77777777" w:rsidR="00A55B53" w:rsidRPr="00123177" w:rsidRDefault="00A55B53" w:rsidP="00535342">
            <w:pPr>
              <w:pStyle w:val="TableText"/>
              <w:snapToGrid w:val="0"/>
            </w:pPr>
            <w:r w:rsidRPr="00123177">
              <w:t>No such mandatory fields is applicable.</w:t>
            </w:r>
          </w:p>
        </w:tc>
      </w:tr>
      <w:tr w:rsidR="00A55B53" w:rsidRPr="00123177" w14:paraId="25AE39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4DCFBF"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279C91" w14:textId="77777777" w:rsidR="00A55B53" w:rsidRPr="00123177" w:rsidRDefault="00A55B53" w:rsidP="00535342">
            <w:pPr>
              <w:pStyle w:val="TableText"/>
              <w:snapToGrid w:val="0"/>
            </w:pPr>
            <w:r w:rsidRPr="00123177">
              <w:t>NHVDCDCStatus = 0, NHVDCDCStatusDebug = 0, NHVDCDCFault = 0.</w:t>
            </w:r>
          </w:p>
        </w:tc>
      </w:tr>
      <w:tr w:rsidR="00A55B53" w:rsidRPr="00123177" w14:paraId="68F36BE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EB2544"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016E5C"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0FD7F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805F41"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D330A2" w14:textId="77777777" w:rsidR="00A55B53" w:rsidRPr="00123177" w:rsidRDefault="00A55B53" w:rsidP="00535342">
            <w:pPr>
              <w:pStyle w:val="TableText"/>
              <w:snapToGrid w:val="0"/>
            </w:pPr>
            <w:r w:rsidRPr="00123177">
              <w:rPr>
                <w:szCs w:val="20"/>
              </w:rPr>
              <w:t>Valid range value is not required.</w:t>
            </w:r>
          </w:p>
        </w:tc>
      </w:tr>
      <w:tr w:rsidR="00A55B53" w:rsidRPr="00123177" w14:paraId="6ECA98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126596"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01BE2"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6D45F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4DFEC6"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3EB3D"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BE794B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739581"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3B1D80" w14:textId="77777777" w:rsidR="00A55B53" w:rsidRPr="00123177" w:rsidRDefault="00A55B53" w:rsidP="00535342">
            <w:pPr>
              <w:pStyle w:val="TableText"/>
            </w:pPr>
            <w:r w:rsidRPr="00123177">
              <w:rPr>
                <w:szCs w:val="20"/>
              </w:rPr>
              <w:t>Data rate is not applicable.</w:t>
            </w:r>
          </w:p>
        </w:tc>
      </w:tr>
      <w:tr w:rsidR="00A55B53" w:rsidRPr="00123177" w14:paraId="1E61035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40E274"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3C8257"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6E4CD84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CB1D18"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27E36F"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9B4D95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11725C" w14:textId="77777777" w:rsidR="00A55B53" w:rsidRPr="00123177" w:rsidRDefault="00A55B53" w:rsidP="00535342">
            <w:pPr>
              <w:pStyle w:val="TableText"/>
              <w:snapToGrid w:val="0"/>
            </w:pPr>
            <w:r w:rsidRPr="00123177">
              <w:t xml:space="preserve">Validation Rules/ </w:t>
            </w:r>
          </w:p>
          <w:p w14:paraId="595CFC2D"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43327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FF51E69" w14:textId="77777777" w:rsidR="00A55B53" w:rsidRPr="00123177" w:rsidRDefault="00A55B53" w:rsidP="00535342">
            <w:pPr>
              <w:pStyle w:val="TableText"/>
              <w:snapToGrid w:val="0"/>
              <w:rPr>
                <w:rFonts w:eastAsia="Arial"/>
                <w:color w:val="000000" w:themeColor="text1"/>
              </w:rPr>
            </w:pPr>
          </w:p>
          <w:p w14:paraId="699C67AD" w14:textId="77777777" w:rsidR="00A55B53" w:rsidRPr="00123177" w:rsidRDefault="00A55B53" w:rsidP="00535342">
            <w:pPr>
              <w:pStyle w:val="TableText"/>
              <w:snapToGrid w:val="0"/>
            </w:pPr>
            <w:r w:rsidRPr="00123177">
              <w:t>NHVDCDCStatus @ HVDCDC_Status1 is set to 0x6 ("Faulty")</w:t>
            </w:r>
          </w:p>
          <w:p w14:paraId="30424744" w14:textId="77777777" w:rsidR="00A55B53" w:rsidRPr="00123177" w:rsidRDefault="00A55B53" w:rsidP="00535342">
            <w:pPr>
              <w:pStyle w:val="TableText"/>
              <w:snapToGrid w:val="0"/>
              <w:rPr>
                <w:i/>
                <w:iCs/>
              </w:rPr>
            </w:pPr>
            <w:r w:rsidRPr="00123177">
              <w:t>NHVDCDCFaultID @ HVDCDC_Debug_PDU is equal to 88 (“DIAGNOSTIC_TEMP_VICOR_FAULT_ID”)</w:t>
            </w:r>
          </w:p>
        </w:tc>
      </w:tr>
      <w:tr w:rsidR="00A55B53" w:rsidRPr="00123177" w14:paraId="2B51D98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03A093"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3EE82" w14:textId="77777777" w:rsidR="00A55B53" w:rsidRPr="00123177" w:rsidRDefault="00A55B53" w:rsidP="00535342">
            <w:pPr>
              <w:pStyle w:val="TableText"/>
              <w:snapToGrid w:val="0"/>
            </w:pPr>
            <w:r w:rsidRPr="00123177">
              <w:rPr>
                <w:szCs w:val="20"/>
              </w:rPr>
              <w:t>Constraints is not applicable.</w:t>
            </w:r>
          </w:p>
        </w:tc>
      </w:tr>
      <w:tr w:rsidR="00A55B53" w:rsidRPr="00123177" w14:paraId="3CF6F23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12E3E2"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BD5F1F" w14:textId="77777777" w:rsidR="00A55B53" w:rsidRPr="00123177" w:rsidRDefault="00A55B53" w:rsidP="00535342">
            <w:pPr>
              <w:pStyle w:val="TableText"/>
              <w:snapToGrid w:val="0"/>
            </w:pPr>
            <w:r w:rsidRPr="00123177">
              <w:rPr>
                <w:szCs w:val="20"/>
              </w:rPr>
              <w:t>No effects on other system</w:t>
            </w:r>
          </w:p>
        </w:tc>
      </w:tr>
      <w:tr w:rsidR="00A55B53" w:rsidRPr="00123177" w14:paraId="469096E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B70C88" w14:textId="77777777" w:rsidR="00A55B53" w:rsidRPr="00123177" w:rsidRDefault="00A55B53" w:rsidP="00535342">
            <w:pPr>
              <w:pStyle w:val="TableText"/>
              <w:snapToGrid w:val="0"/>
            </w:pPr>
            <w:r w:rsidRPr="00123177">
              <w:t>Testability with respect to test environment</w:t>
            </w:r>
          </w:p>
          <w:p w14:paraId="5168B477" w14:textId="77777777" w:rsidR="00A55B53" w:rsidRPr="00123177" w:rsidRDefault="00A55B53" w:rsidP="00535342">
            <w:pPr>
              <w:pStyle w:val="TableText"/>
            </w:pPr>
            <w:r w:rsidRPr="00123177">
              <w:t>(Yes/No)</w:t>
            </w:r>
          </w:p>
          <w:p w14:paraId="38E02B1F"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E321B3" w14:textId="77777777" w:rsidR="00A55B53" w:rsidRPr="00123177" w:rsidRDefault="00A55B53" w:rsidP="00535342">
            <w:pPr>
              <w:pStyle w:val="TableText"/>
              <w:snapToGrid w:val="0"/>
            </w:pPr>
            <w:r w:rsidRPr="00123177">
              <w:t>YES</w:t>
            </w:r>
          </w:p>
        </w:tc>
      </w:tr>
      <w:tr w:rsidR="00A55B53" w:rsidRPr="00123177" w14:paraId="33DC203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FA3C0A" w14:textId="77777777" w:rsidR="00A55B53" w:rsidRPr="00123177" w:rsidRDefault="00A55B53" w:rsidP="00535342">
            <w:pPr>
              <w:pStyle w:val="TableText"/>
              <w:snapToGrid w:val="0"/>
            </w:pPr>
            <w:r w:rsidRPr="00123177">
              <w:t>Feasible within project constraints</w:t>
            </w:r>
          </w:p>
          <w:p w14:paraId="21DE2BD8" w14:textId="77777777" w:rsidR="00A55B53" w:rsidRPr="00123177" w:rsidRDefault="00A55B53" w:rsidP="00535342">
            <w:pPr>
              <w:pStyle w:val="TableText"/>
              <w:snapToGrid w:val="0"/>
            </w:pPr>
            <w:r w:rsidRPr="00123177">
              <w:t>(Yes/No)</w:t>
            </w:r>
          </w:p>
          <w:p w14:paraId="6344B9A2"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27695" w14:textId="77777777" w:rsidR="00A55B53" w:rsidRPr="00123177" w:rsidRDefault="00A55B53" w:rsidP="00535342">
            <w:pPr>
              <w:pStyle w:val="TableText"/>
              <w:snapToGrid w:val="0"/>
            </w:pPr>
            <w:r w:rsidRPr="00123177">
              <w:t>YES</w:t>
            </w:r>
          </w:p>
        </w:tc>
      </w:tr>
      <w:tr w:rsidR="00A55B53" w:rsidRPr="00123177" w14:paraId="386E01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CC17DA" w14:textId="77777777" w:rsidR="00A55B53" w:rsidRPr="00123177" w:rsidRDefault="00A55B53" w:rsidP="00535342">
            <w:pPr>
              <w:pStyle w:val="TableText"/>
              <w:snapToGrid w:val="0"/>
            </w:pPr>
            <w:r w:rsidRPr="00123177">
              <w:t>Critical</w:t>
            </w:r>
          </w:p>
          <w:p w14:paraId="16BBB913"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7CE31" w14:textId="77777777" w:rsidR="00A55B53" w:rsidRPr="00123177" w:rsidRDefault="00A55B53" w:rsidP="00535342">
            <w:pPr>
              <w:pStyle w:val="TableText"/>
              <w:snapToGrid w:val="0"/>
            </w:pPr>
            <w:r w:rsidRPr="00123177">
              <w:t>YES</w:t>
            </w:r>
          </w:p>
        </w:tc>
      </w:tr>
      <w:tr w:rsidR="00A55B53" w:rsidRPr="00123177" w14:paraId="613712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47BA56"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C45D2B"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18BCC8AE" w14:textId="77777777" w:rsidR="00A55B53" w:rsidRPr="00123177" w:rsidRDefault="00A55B53" w:rsidP="00A55B53">
      <w:pPr>
        <w:rPr>
          <w:rFonts w:eastAsia="Arial"/>
          <w:szCs w:val="20"/>
        </w:rPr>
      </w:pPr>
    </w:p>
    <w:p w14:paraId="1D6B7F06" w14:textId="77777777" w:rsidR="00A55B53" w:rsidRPr="00123177" w:rsidRDefault="00A55B53" w:rsidP="00A55B53">
      <w:pPr>
        <w:rPr>
          <w:rFonts w:eastAsia="Arial"/>
          <w:szCs w:val="20"/>
        </w:rPr>
      </w:pPr>
    </w:p>
    <w:p w14:paraId="3FF4CB6B" w14:textId="77777777" w:rsidR="00A55B53" w:rsidRPr="00123177" w:rsidRDefault="00A55B53" w:rsidP="00A55B53">
      <w:pPr>
        <w:rPr>
          <w:rFonts w:eastAsia="Arial"/>
          <w:szCs w:val="20"/>
        </w:rPr>
      </w:pPr>
    </w:p>
    <w:p w14:paraId="2D2C913A" w14:textId="77777777" w:rsidR="00A55B53" w:rsidRPr="00123177" w:rsidRDefault="00A55B53" w:rsidP="00A55B53">
      <w:pPr>
        <w:rPr>
          <w:rFonts w:eastAsia="Arial"/>
          <w:szCs w:val="20"/>
        </w:rPr>
      </w:pPr>
    </w:p>
    <w:p w14:paraId="21CC313E" w14:textId="77777777" w:rsidR="00A55B53" w:rsidRPr="00123177" w:rsidRDefault="00A55B53" w:rsidP="00A55B53">
      <w:pPr>
        <w:pStyle w:val="Heading5"/>
        <w:rPr>
          <w:sz w:val="20"/>
          <w:szCs w:val="20"/>
        </w:rPr>
      </w:pPr>
      <w:r w:rsidRPr="00123177">
        <w:rPr>
          <w:rFonts w:eastAsia="Arial"/>
          <w:sz w:val="20"/>
          <w:szCs w:val="20"/>
        </w:rPr>
        <w:t xml:space="preserve">Requirement of detection for </w:t>
      </w:r>
      <w:r w:rsidRPr="00123177">
        <w:rPr>
          <w:rFonts w:eastAsia="Arial"/>
          <w:color w:val="000000" w:themeColor="text1"/>
          <w:sz w:val="20"/>
          <w:szCs w:val="20"/>
        </w:rPr>
        <w:t>temperature sensor Solid State Switch Temp (THVDCDC5) failure</w:t>
      </w:r>
      <w:r w:rsidRPr="00123177">
        <w:rPr>
          <w:rStyle w:val="ui-provider"/>
          <w:sz w:val="20"/>
          <w:szCs w:val="20"/>
        </w:rPr>
        <w:t>.</w:t>
      </w:r>
    </w:p>
    <w:p w14:paraId="3189E2D4" w14:textId="77777777" w:rsidR="00A55B53" w:rsidRPr="00123177" w:rsidRDefault="00A55B53" w:rsidP="00A55B53">
      <w:pPr>
        <w:rPr>
          <w:rFonts w:eastAsia="Arial"/>
          <w:szCs w:val="20"/>
        </w:rPr>
      </w:pPr>
    </w:p>
    <w:p w14:paraId="11CFA78D"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E4B910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65B791A"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E41D314" w14:textId="77777777" w:rsidR="00A55B53" w:rsidRPr="00123177" w:rsidRDefault="00A55B53" w:rsidP="00535342">
            <w:pPr>
              <w:pStyle w:val="TableColumnTitle"/>
              <w:snapToGrid w:val="0"/>
            </w:pPr>
            <w:r w:rsidRPr="00123177">
              <w:t>Description</w:t>
            </w:r>
          </w:p>
        </w:tc>
      </w:tr>
      <w:tr w:rsidR="00A55B53" w:rsidRPr="00123177" w14:paraId="2D5BA1F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4080040"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FE8C5D" w14:textId="77777777" w:rsidR="00A55B53" w:rsidRPr="00123177" w:rsidRDefault="00A55B53" w:rsidP="00535342">
            <w:pPr>
              <w:snapToGrid w:val="0"/>
            </w:pPr>
            <w:r w:rsidRPr="00123177">
              <w:t>SWRS_DIAG_75</w:t>
            </w:r>
          </w:p>
        </w:tc>
      </w:tr>
      <w:tr w:rsidR="00A55B53" w:rsidRPr="00123177" w14:paraId="33A11DC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F60E323"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F672D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SDS-HVDCDC-303</w:t>
            </w:r>
          </w:p>
        </w:tc>
      </w:tr>
      <w:tr w:rsidR="00A55B53" w:rsidRPr="00123177" w14:paraId="0D7F6D4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700AD3E"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2FBB8" w14:textId="77777777" w:rsidR="00A55B53" w:rsidRPr="00123177" w:rsidRDefault="00A55B53" w:rsidP="00535342">
            <w:pPr>
              <w:pStyle w:val="TableText"/>
              <w:snapToGrid w:val="0"/>
            </w:pPr>
            <w:r w:rsidRPr="00123177">
              <w:t>B-Sample/PF2.0</w:t>
            </w:r>
          </w:p>
        </w:tc>
      </w:tr>
      <w:tr w:rsidR="00A55B53" w:rsidRPr="00123177" w14:paraId="591568C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C910A4C"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44FFC8"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temperature sensor Solid State Switch Temp (THVDCDC5) failure (power supply failure, circuit short to high, circuit short to ground or circuit open) and raise a level 0 fault.</w:t>
            </w:r>
          </w:p>
        </w:tc>
      </w:tr>
      <w:tr w:rsidR="00A55B53" w:rsidRPr="00123177" w14:paraId="72637C9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60B0CC"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6B3F2E"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198F7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B04FA6"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EC9190"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18087A8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5576A8"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B5F1C3"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62BDEF9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50E808"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E238B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6BA6E56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7CBC66B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Make necessary arrangement to provide detection of the temperature sensor solid state switch Temp failure circuit by open circuit fault.</w:t>
            </w:r>
          </w:p>
        </w:tc>
      </w:tr>
      <w:tr w:rsidR="00A55B53" w:rsidRPr="00123177" w14:paraId="74999A6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9C9393"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63895" w14:textId="77777777" w:rsidR="00A55B53" w:rsidRPr="00123177" w:rsidRDefault="00A55B53" w:rsidP="00535342">
            <w:pPr>
              <w:pStyle w:val="TableText"/>
              <w:snapToGrid w:val="0"/>
            </w:pPr>
            <w:r w:rsidRPr="00123177">
              <w:t>Below CAN messages are observed on the CAN interface</w:t>
            </w:r>
          </w:p>
          <w:p w14:paraId="25457F3A" w14:textId="77777777" w:rsidR="00A55B53" w:rsidRPr="00123177" w:rsidRDefault="00A55B53" w:rsidP="00535342">
            <w:pPr>
              <w:pStyle w:val="TableText"/>
              <w:snapToGrid w:val="0"/>
            </w:pPr>
            <w:r w:rsidRPr="00123177">
              <w:t>NHVDCDCStatus @ HVDCDC_Status1 is set to 0x6 ("Faulty")</w:t>
            </w:r>
          </w:p>
          <w:p w14:paraId="762E9867" w14:textId="77777777" w:rsidR="00A55B53" w:rsidRPr="00123177" w:rsidRDefault="00A55B53" w:rsidP="00535342">
            <w:pPr>
              <w:pStyle w:val="TableText"/>
              <w:snapToGrid w:val="0"/>
            </w:pPr>
            <w:r w:rsidRPr="00123177">
              <w:t>NHVDCDCFaultID @ HVDCDC_Debug_PDU is equal to 89 (“DIAGNOSTIC_TEMP_SSS_FAULT_ID”) and this fault is raised after 50ms</w:t>
            </w:r>
          </w:p>
        </w:tc>
      </w:tr>
      <w:tr w:rsidR="00A55B53" w:rsidRPr="00123177" w14:paraId="6E00DF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C66745"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749EE7" w14:textId="77777777" w:rsidR="00A55B53" w:rsidRPr="00123177" w:rsidRDefault="00A55B53" w:rsidP="00535342">
            <w:pPr>
              <w:pStyle w:val="TableText"/>
              <w:snapToGrid w:val="0"/>
              <w:rPr>
                <w:rStyle w:val="normaltextrun"/>
              </w:rPr>
            </w:pPr>
            <w:r w:rsidRPr="00123177">
              <w:rPr>
                <w:rStyle w:val="normaltextrun"/>
              </w:rPr>
              <w:t>The HVDCDC raises a level 2 fault upon the detection of the temperature sensor solid state switch Temp failure circuit by an open circuit.</w:t>
            </w:r>
          </w:p>
        </w:tc>
      </w:tr>
      <w:tr w:rsidR="00A55B53" w:rsidRPr="00123177" w14:paraId="616675B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95C9A8"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660F51" w14:textId="77777777" w:rsidR="00A55B53" w:rsidRPr="00123177" w:rsidRDefault="00A55B53" w:rsidP="00535342">
            <w:pPr>
              <w:pStyle w:val="TableText"/>
              <w:snapToGrid w:val="0"/>
            </w:pPr>
            <w:r w:rsidRPr="00123177">
              <w:t>No such mandatory fields is applicable.</w:t>
            </w:r>
          </w:p>
        </w:tc>
      </w:tr>
      <w:tr w:rsidR="00A55B53" w:rsidRPr="00123177" w14:paraId="6DB16B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BF88EF"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51848" w14:textId="77777777" w:rsidR="00A55B53" w:rsidRPr="00123177" w:rsidRDefault="00A55B53" w:rsidP="00535342">
            <w:pPr>
              <w:pStyle w:val="TableText"/>
              <w:snapToGrid w:val="0"/>
            </w:pPr>
            <w:r w:rsidRPr="00123177">
              <w:t>NHVDCDCStatus = 0, NHVDCDCStatusDebug = 0, NHVDCDCFault = 0.</w:t>
            </w:r>
          </w:p>
        </w:tc>
      </w:tr>
      <w:tr w:rsidR="00A55B53" w:rsidRPr="00123177" w14:paraId="749353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7EBC3A"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7C812"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26ECE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076877"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3F6E14" w14:textId="77777777" w:rsidR="00A55B53" w:rsidRPr="00123177" w:rsidRDefault="00A55B53" w:rsidP="00535342">
            <w:pPr>
              <w:pStyle w:val="TableText"/>
              <w:snapToGrid w:val="0"/>
            </w:pPr>
            <w:r w:rsidRPr="00123177">
              <w:rPr>
                <w:szCs w:val="20"/>
              </w:rPr>
              <w:t>Valid range value is not required.</w:t>
            </w:r>
          </w:p>
        </w:tc>
      </w:tr>
      <w:tr w:rsidR="00A55B53" w:rsidRPr="00123177" w14:paraId="1AE7CE1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FDB121"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81069F"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668A71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DB0BE5"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643677"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34F7E7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221F01"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C4F6B" w14:textId="77777777" w:rsidR="00A55B53" w:rsidRPr="00123177" w:rsidRDefault="00A55B53" w:rsidP="00535342">
            <w:pPr>
              <w:pStyle w:val="TableText"/>
            </w:pPr>
            <w:r w:rsidRPr="00123177">
              <w:rPr>
                <w:szCs w:val="20"/>
              </w:rPr>
              <w:t>Data rate is not applicable.</w:t>
            </w:r>
          </w:p>
        </w:tc>
      </w:tr>
      <w:tr w:rsidR="00A55B53" w:rsidRPr="00123177" w14:paraId="345B21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B420E2"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5E4A74"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2044A30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2111C7"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3D6CF"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1A4FB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2F4FF6" w14:textId="77777777" w:rsidR="00A55B53" w:rsidRPr="00123177" w:rsidRDefault="00A55B53" w:rsidP="00535342">
            <w:pPr>
              <w:pStyle w:val="TableText"/>
              <w:snapToGrid w:val="0"/>
            </w:pPr>
            <w:r w:rsidRPr="00123177">
              <w:t xml:space="preserve">Validation Rules/ </w:t>
            </w:r>
          </w:p>
          <w:p w14:paraId="261B52FB"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4B2D0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C0AD762" w14:textId="77777777" w:rsidR="00A55B53" w:rsidRPr="00123177" w:rsidRDefault="00A55B53" w:rsidP="00535342">
            <w:pPr>
              <w:pStyle w:val="TableText"/>
              <w:snapToGrid w:val="0"/>
              <w:rPr>
                <w:rFonts w:eastAsia="Arial"/>
                <w:color w:val="000000" w:themeColor="text1"/>
              </w:rPr>
            </w:pPr>
          </w:p>
          <w:p w14:paraId="06F597C8" w14:textId="77777777" w:rsidR="00A55B53" w:rsidRPr="00123177" w:rsidRDefault="00A55B53" w:rsidP="00535342">
            <w:pPr>
              <w:pStyle w:val="TableText"/>
              <w:snapToGrid w:val="0"/>
            </w:pPr>
            <w:r w:rsidRPr="00123177">
              <w:t>NHVDCDCStatus @ HVDCDC_Status1 is set to 0x6 ("Faulty")</w:t>
            </w:r>
          </w:p>
          <w:p w14:paraId="16CC960C" w14:textId="77777777" w:rsidR="00A55B53" w:rsidRPr="00123177" w:rsidRDefault="00A55B53" w:rsidP="00535342">
            <w:pPr>
              <w:pStyle w:val="TableText"/>
              <w:snapToGrid w:val="0"/>
              <w:rPr>
                <w:i/>
                <w:iCs/>
              </w:rPr>
            </w:pPr>
            <w:r w:rsidRPr="00123177">
              <w:t>NHVDCDCFaultID @ HVDCDC_Debug_PDU is equal to 89 (“DIAGNOSTIC_TEMP_SSS_FAULT_ID”)</w:t>
            </w:r>
          </w:p>
        </w:tc>
      </w:tr>
      <w:tr w:rsidR="00A55B53" w:rsidRPr="00123177" w14:paraId="53F4B9F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4910CF" w14:textId="77777777" w:rsidR="00A55B53" w:rsidRPr="00123177" w:rsidRDefault="00A55B53" w:rsidP="00535342">
            <w:pPr>
              <w:pStyle w:val="TableText"/>
              <w:snapToGrid w:val="0"/>
            </w:pPr>
            <w:r w:rsidRPr="00123177">
              <w:lastRenderedPageBreak/>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16C79E" w14:textId="77777777" w:rsidR="00A55B53" w:rsidRPr="00123177" w:rsidRDefault="00A55B53" w:rsidP="00535342">
            <w:pPr>
              <w:pStyle w:val="TableText"/>
              <w:snapToGrid w:val="0"/>
            </w:pPr>
            <w:r w:rsidRPr="00123177">
              <w:rPr>
                <w:szCs w:val="20"/>
              </w:rPr>
              <w:t>Constraints is not applicable.</w:t>
            </w:r>
          </w:p>
        </w:tc>
      </w:tr>
      <w:tr w:rsidR="00A55B53" w:rsidRPr="00123177" w14:paraId="35E67D2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8EE9BB"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A9A331" w14:textId="77777777" w:rsidR="00A55B53" w:rsidRPr="00123177" w:rsidRDefault="00A55B53" w:rsidP="00535342">
            <w:pPr>
              <w:pStyle w:val="TableText"/>
              <w:snapToGrid w:val="0"/>
            </w:pPr>
            <w:r w:rsidRPr="00123177">
              <w:rPr>
                <w:szCs w:val="20"/>
              </w:rPr>
              <w:t>No effects on other system</w:t>
            </w:r>
          </w:p>
        </w:tc>
      </w:tr>
      <w:tr w:rsidR="00A55B53" w:rsidRPr="00123177" w14:paraId="400FB89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5CC9E3" w14:textId="77777777" w:rsidR="00A55B53" w:rsidRPr="00123177" w:rsidRDefault="00A55B53" w:rsidP="00535342">
            <w:pPr>
              <w:pStyle w:val="TableText"/>
              <w:snapToGrid w:val="0"/>
            </w:pPr>
            <w:r w:rsidRPr="00123177">
              <w:t>Testability with respect to test environment</w:t>
            </w:r>
          </w:p>
          <w:p w14:paraId="10B9FF8E" w14:textId="77777777" w:rsidR="00A55B53" w:rsidRPr="00123177" w:rsidRDefault="00A55B53" w:rsidP="00535342">
            <w:pPr>
              <w:pStyle w:val="TableText"/>
            </w:pPr>
            <w:r w:rsidRPr="00123177">
              <w:t>(Yes/No)</w:t>
            </w:r>
          </w:p>
          <w:p w14:paraId="4A8DA840"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7C8BE6" w14:textId="77777777" w:rsidR="00A55B53" w:rsidRPr="00123177" w:rsidRDefault="00A55B53" w:rsidP="00535342">
            <w:pPr>
              <w:pStyle w:val="TableText"/>
              <w:snapToGrid w:val="0"/>
            </w:pPr>
            <w:r w:rsidRPr="00123177">
              <w:t>YES</w:t>
            </w:r>
          </w:p>
        </w:tc>
      </w:tr>
      <w:tr w:rsidR="00A55B53" w:rsidRPr="00123177" w14:paraId="23A8F24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286D7D" w14:textId="77777777" w:rsidR="00A55B53" w:rsidRPr="00123177" w:rsidRDefault="00A55B53" w:rsidP="00535342">
            <w:pPr>
              <w:pStyle w:val="TableText"/>
              <w:snapToGrid w:val="0"/>
            </w:pPr>
            <w:r w:rsidRPr="00123177">
              <w:t>Feasible within project constraints</w:t>
            </w:r>
          </w:p>
          <w:p w14:paraId="47FD33F2" w14:textId="77777777" w:rsidR="00A55B53" w:rsidRPr="00123177" w:rsidRDefault="00A55B53" w:rsidP="00535342">
            <w:pPr>
              <w:pStyle w:val="TableText"/>
              <w:snapToGrid w:val="0"/>
            </w:pPr>
            <w:r w:rsidRPr="00123177">
              <w:t>(Yes/No)</w:t>
            </w:r>
          </w:p>
          <w:p w14:paraId="57BE9518"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6A8CD0" w14:textId="77777777" w:rsidR="00A55B53" w:rsidRPr="00123177" w:rsidRDefault="00A55B53" w:rsidP="00535342">
            <w:pPr>
              <w:pStyle w:val="TableText"/>
              <w:snapToGrid w:val="0"/>
            </w:pPr>
            <w:r w:rsidRPr="00123177">
              <w:t>YES</w:t>
            </w:r>
          </w:p>
        </w:tc>
      </w:tr>
      <w:tr w:rsidR="00A55B53" w:rsidRPr="00123177" w14:paraId="0BA20ED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62C0FE" w14:textId="77777777" w:rsidR="00A55B53" w:rsidRPr="00123177" w:rsidRDefault="00A55B53" w:rsidP="00535342">
            <w:pPr>
              <w:pStyle w:val="TableText"/>
              <w:snapToGrid w:val="0"/>
            </w:pPr>
            <w:r w:rsidRPr="00123177">
              <w:t>Critical</w:t>
            </w:r>
          </w:p>
          <w:p w14:paraId="1E92A326"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9983B" w14:textId="77777777" w:rsidR="00A55B53" w:rsidRPr="00123177" w:rsidRDefault="00A55B53" w:rsidP="00535342">
            <w:pPr>
              <w:pStyle w:val="TableText"/>
              <w:snapToGrid w:val="0"/>
            </w:pPr>
            <w:r w:rsidRPr="00123177">
              <w:t>YES</w:t>
            </w:r>
          </w:p>
        </w:tc>
      </w:tr>
      <w:tr w:rsidR="00A55B53" w:rsidRPr="00123177" w14:paraId="0FA06F8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1F134F"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349E0F"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18E466B7" w14:textId="77777777" w:rsidR="00A55B53" w:rsidRPr="00123177" w:rsidRDefault="00A55B53" w:rsidP="00A55B53">
      <w:pPr>
        <w:rPr>
          <w:rFonts w:eastAsia="Arial"/>
          <w:szCs w:val="20"/>
        </w:rPr>
      </w:pPr>
    </w:p>
    <w:p w14:paraId="0D4542F1" w14:textId="77777777" w:rsidR="00A55B53" w:rsidRPr="00123177" w:rsidRDefault="00A55B53" w:rsidP="00A55B53">
      <w:pPr>
        <w:rPr>
          <w:rFonts w:eastAsia="Arial"/>
          <w:szCs w:val="20"/>
        </w:rPr>
      </w:pPr>
    </w:p>
    <w:p w14:paraId="3525BD77" w14:textId="77777777" w:rsidR="00A55B53" w:rsidRPr="00123177" w:rsidRDefault="00A55B53" w:rsidP="00A55B53">
      <w:pPr>
        <w:rPr>
          <w:rFonts w:eastAsia="Arial"/>
          <w:szCs w:val="20"/>
        </w:rPr>
      </w:pPr>
    </w:p>
    <w:p w14:paraId="03E254A0" w14:textId="77777777" w:rsidR="00A55B53" w:rsidRPr="00123177" w:rsidRDefault="00A55B53" w:rsidP="00A55B53">
      <w:pPr>
        <w:pStyle w:val="Heading5"/>
        <w:rPr>
          <w:rFonts w:eastAsia="Arial"/>
          <w:szCs w:val="20"/>
        </w:rPr>
      </w:pPr>
      <w:r w:rsidRPr="00123177">
        <w:rPr>
          <w:rFonts w:eastAsia="Arial"/>
          <w:sz w:val="20"/>
          <w:szCs w:val="20"/>
        </w:rPr>
        <w:t xml:space="preserve">Requirement to </w:t>
      </w:r>
      <w:r w:rsidRPr="00123177">
        <w:rPr>
          <w:rFonts w:eastAsia="Arial"/>
          <w:color w:val="000000" w:themeColor="text1"/>
          <w:sz w:val="20"/>
          <w:szCs w:val="20"/>
        </w:rPr>
        <w:t>detect the temperature sensor Solid State Switch Temp (THVDCDC5) failure (power supply failure, circuit short to high, circuit short to ground or circuit open) and raise a level 0 fault.</w:t>
      </w:r>
    </w:p>
    <w:p w14:paraId="1CD5422A"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7E6C0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C57F609"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5869AA1" w14:textId="77777777" w:rsidR="00A55B53" w:rsidRPr="00123177" w:rsidRDefault="00A55B53" w:rsidP="00535342">
            <w:pPr>
              <w:pStyle w:val="TableColumnTitle"/>
              <w:snapToGrid w:val="0"/>
            </w:pPr>
            <w:r w:rsidRPr="00123177">
              <w:t>Description</w:t>
            </w:r>
          </w:p>
        </w:tc>
      </w:tr>
      <w:tr w:rsidR="00A55B53" w:rsidRPr="00123177" w14:paraId="72DDE26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A70AFFA"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1BBAE5" w14:textId="77777777" w:rsidR="00A55B53" w:rsidRPr="00123177" w:rsidRDefault="00A55B53" w:rsidP="00535342">
            <w:pPr>
              <w:snapToGrid w:val="0"/>
            </w:pPr>
            <w:r w:rsidRPr="00123177">
              <w:t>SWRS_DIAG_76</w:t>
            </w:r>
          </w:p>
        </w:tc>
      </w:tr>
      <w:tr w:rsidR="00A55B53" w:rsidRPr="00123177" w14:paraId="4818359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5440D32"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BB076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SDS-HVDCDC-303</w:t>
            </w:r>
          </w:p>
        </w:tc>
      </w:tr>
      <w:tr w:rsidR="00A55B53" w:rsidRPr="00123177" w14:paraId="2318E84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3CCB1A7"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C83EAA" w14:textId="77777777" w:rsidR="00A55B53" w:rsidRPr="00123177" w:rsidRDefault="00A55B53" w:rsidP="00535342">
            <w:pPr>
              <w:pStyle w:val="TableText"/>
              <w:snapToGrid w:val="0"/>
            </w:pPr>
            <w:r w:rsidRPr="00123177">
              <w:t>B-Sample/PF2.0</w:t>
            </w:r>
          </w:p>
        </w:tc>
      </w:tr>
      <w:tr w:rsidR="00A55B53" w:rsidRPr="00123177" w14:paraId="7B316B5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D93FAE9"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D6D94"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temperature sensor Solid State Switch Temp (THVDCDC5) failure (power supply failure, circuit short to high, circuit short to ground or circuit open) and raise a level 0 fault.</w:t>
            </w:r>
          </w:p>
        </w:tc>
      </w:tr>
      <w:tr w:rsidR="00A55B53" w:rsidRPr="00123177" w14:paraId="002A42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EF67EF"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7308ED"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27716E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42BFEF"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CA3574"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7EE3BC5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9B5476"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041698"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247E1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BDC1B5"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BCFDB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585E41D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3310458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Make necessary arrangement to provide detection of the temperature sensor solid state switch Temp failure circuit by short to high fault.</w:t>
            </w:r>
          </w:p>
        </w:tc>
      </w:tr>
      <w:tr w:rsidR="00A55B53" w:rsidRPr="00123177" w14:paraId="7B46A48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A496B7"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36E909" w14:textId="77777777" w:rsidR="00A55B53" w:rsidRPr="00123177" w:rsidRDefault="00A55B53" w:rsidP="00535342">
            <w:pPr>
              <w:pStyle w:val="TableText"/>
              <w:snapToGrid w:val="0"/>
            </w:pPr>
            <w:r w:rsidRPr="00123177">
              <w:t>Below CAN messages are observed on the CAN interface</w:t>
            </w:r>
          </w:p>
          <w:p w14:paraId="2096D018" w14:textId="77777777" w:rsidR="00A55B53" w:rsidRPr="00123177" w:rsidRDefault="00A55B53" w:rsidP="00535342">
            <w:pPr>
              <w:pStyle w:val="TableText"/>
              <w:snapToGrid w:val="0"/>
            </w:pPr>
            <w:r w:rsidRPr="00123177">
              <w:t>NHVDCDCStatus @ HVDCDC_Status1 is set to 0x6 ("Faulty")</w:t>
            </w:r>
          </w:p>
          <w:p w14:paraId="54B9E9AE" w14:textId="77777777" w:rsidR="00A55B53" w:rsidRPr="00123177" w:rsidRDefault="00A55B53" w:rsidP="00535342">
            <w:pPr>
              <w:pStyle w:val="TableText"/>
              <w:snapToGrid w:val="0"/>
            </w:pPr>
            <w:r w:rsidRPr="00123177">
              <w:t>NHVDCDCFaultID @ HVDCDC_Debug_PDU is equal to 89 (“DIAGNOSTIC_TEMP_SSS_FAULT_ID”) and this fault is raised after 50ms</w:t>
            </w:r>
          </w:p>
        </w:tc>
      </w:tr>
      <w:tr w:rsidR="00A55B53" w:rsidRPr="00123177" w14:paraId="0C037F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23CE73"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B3FD26" w14:textId="77777777" w:rsidR="00A55B53" w:rsidRPr="00123177" w:rsidRDefault="00A55B53" w:rsidP="00535342">
            <w:pPr>
              <w:pStyle w:val="TableText"/>
              <w:snapToGrid w:val="0"/>
              <w:rPr>
                <w:rStyle w:val="normaltextrun"/>
              </w:rPr>
            </w:pPr>
            <w:r w:rsidRPr="00123177">
              <w:rPr>
                <w:rStyle w:val="normaltextrun"/>
              </w:rPr>
              <w:t xml:space="preserve">The HVDCDC raises a level 2 fault upon the detection of the temperature sensor solid state switch Temp failure circuit by an </w:t>
            </w:r>
            <w:r w:rsidRPr="00123177">
              <w:rPr>
                <w:rFonts w:eastAsia="Arial"/>
                <w:color w:val="000000" w:themeColor="text1"/>
              </w:rPr>
              <w:t>short to high</w:t>
            </w:r>
            <w:r w:rsidRPr="00123177">
              <w:rPr>
                <w:rStyle w:val="normaltextrun"/>
              </w:rPr>
              <w:t>.</w:t>
            </w:r>
          </w:p>
        </w:tc>
      </w:tr>
      <w:tr w:rsidR="00A55B53" w:rsidRPr="00123177" w14:paraId="10C9193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4AFC57"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F9522" w14:textId="77777777" w:rsidR="00A55B53" w:rsidRPr="00123177" w:rsidRDefault="00A55B53" w:rsidP="00535342">
            <w:pPr>
              <w:pStyle w:val="TableText"/>
              <w:snapToGrid w:val="0"/>
            </w:pPr>
            <w:r w:rsidRPr="00123177">
              <w:t>No such mandatory fields is applicable.</w:t>
            </w:r>
          </w:p>
        </w:tc>
      </w:tr>
      <w:tr w:rsidR="00A55B53" w:rsidRPr="00123177" w14:paraId="6654F3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D80621"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FE29A" w14:textId="77777777" w:rsidR="00A55B53" w:rsidRPr="00123177" w:rsidRDefault="00A55B53" w:rsidP="00535342">
            <w:pPr>
              <w:pStyle w:val="TableText"/>
              <w:snapToGrid w:val="0"/>
            </w:pPr>
            <w:r w:rsidRPr="00123177">
              <w:t>NHVDCDCStatus = 0, NHVDCDCStatusDebug = 0, NHVDCDCFault = 0.</w:t>
            </w:r>
          </w:p>
        </w:tc>
      </w:tr>
      <w:tr w:rsidR="00A55B53" w:rsidRPr="00123177" w14:paraId="29FEC4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18FE38"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DD9DE2"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93CB1A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C0E946"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C1FE11" w14:textId="77777777" w:rsidR="00A55B53" w:rsidRPr="00123177" w:rsidRDefault="00A55B53" w:rsidP="00535342">
            <w:pPr>
              <w:pStyle w:val="TableText"/>
              <w:snapToGrid w:val="0"/>
            </w:pPr>
            <w:r w:rsidRPr="00123177">
              <w:rPr>
                <w:szCs w:val="20"/>
              </w:rPr>
              <w:t>Valid range value is not required.</w:t>
            </w:r>
          </w:p>
        </w:tc>
      </w:tr>
      <w:tr w:rsidR="00A55B53" w:rsidRPr="00123177" w14:paraId="296736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777D6D"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1395D1"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BAB60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B172A3"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7BEB0"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504546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9A0EEA"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3AEF8A" w14:textId="77777777" w:rsidR="00A55B53" w:rsidRPr="00123177" w:rsidRDefault="00A55B53" w:rsidP="00535342">
            <w:pPr>
              <w:pStyle w:val="TableText"/>
            </w:pPr>
            <w:r w:rsidRPr="00123177">
              <w:rPr>
                <w:szCs w:val="20"/>
              </w:rPr>
              <w:t>Data rate is not applicable.</w:t>
            </w:r>
          </w:p>
        </w:tc>
      </w:tr>
      <w:tr w:rsidR="00A55B53" w:rsidRPr="00123177" w14:paraId="1B54F8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25DF82"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FC6901"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3652CF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D2BA83"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4A09C2"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208E1E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7B0999" w14:textId="77777777" w:rsidR="00A55B53" w:rsidRPr="00123177" w:rsidRDefault="00A55B53" w:rsidP="00535342">
            <w:pPr>
              <w:pStyle w:val="TableText"/>
              <w:snapToGrid w:val="0"/>
            </w:pPr>
            <w:r w:rsidRPr="00123177">
              <w:t xml:space="preserve">Validation Rules/ </w:t>
            </w:r>
          </w:p>
          <w:p w14:paraId="6A2C14D0"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274E7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56FB3D4B" w14:textId="77777777" w:rsidR="00A55B53" w:rsidRPr="00123177" w:rsidRDefault="00A55B53" w:rsidP="00535342">
            <w:pPr>
              <w:pStyle w:val="TableText"/>
              <w:snapToGrid w:val="0"/>
              <w:rPr>
                <w:rFonts w:eastAsia="Arial"/>
                <w:color w:val="000000" w:themeColor="text1"/>
              </w:rPr>
            </w:pPr>
          </w:p>
          <w:p w14:paraId="7F6B5A4E" w14:textId="77777777" w:rsidR="00A55B53" w:rsidRPr="00123177" w:rsidRDefault="00A55B53" w:rsidP="00535342">
            <w:pPr>
              <w:pStyle w:val="TableText"/>
              <w:snapToGrid w:val="0"/>
            </w:pPr>
            <w:r w:rsidRPr="00123177">
              <w:t>NHVDCDCStatus @ HVDCDC_Status1 is set to 0x6 ("Faulty")</w:t>
            </w:r>
          </w:p>
          <w:p w14:paraId="54747066" w14:textId="77777777" w:rsidR="00A55B53" w:rsidRPr="00123177" w:rsidRDefault="00A55B53" w:rsidP="00535342">
            <w:pPr>
              <w:pStyle w:val="TableText"/>
              <w:snapToGrid w:val="0"/>
              <w:rPr>
                <w:i/>
                <w:iCs/>
              </w:rPr>
            </w:pPr>
            <w:r w:rsidRPr="00123177">
              <w:t>NHVDCDCFaultID @ HVDCDC_Debug_PDU is equal to 89 (“DIAGNOSTIC_TEMP_SSS_FAULT_ID”)</w:t>
            </w:r>
          </w:p>
        </w:tc>
      </w:tr>
      <w:tr w:rsidR="00A55B53" w:rsidRPr="00123177" w14:paraId="3779EAB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CE52FF" w14:textId="77777777" w:rsidR="00A55B53" w:rsidRPr="00123177" w:rsidRDefault="00A55B53" w:rsidP="00535342">
            <w:pPr>
              <w:pStyle w:val="TableText"/>
              <w:snapToGrid w:val="0"/>
            </w:pPr>
            <w:r w:rsidRPr="00123177">
              <w:lastRenderedPageBreak/>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2EDCE" w14:textId="77777777" w:rsidR="00A55B53" w:rsidRPr="00123177" w:rsidRDefault="00A55B53" w:rsidP="00535342">
            <w:pPr>
              <w:pStyle w:val="TableText"/>
              <w:snapToGrid w:val="0"/>
            </w:pPr>
            <w:r w:rsidRPr="00123177">
              <w:rPr>
                <w:szCs w:val="20"/>
              </w:rPr>
              <w:t>Constraints is not applicable.</w:t>
            </w:r>
          </w:p>
        </w:tc>
      </w:tr>
      <w:tr w:rsidR="00A55B53" w:rsidRPr="00123177" w14:paraId="40CB899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2DC066"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3AEE10" w14:textId="77777777" w:rsidR="00A55B53" w:rsidRPr="00123177" w:rsidRDefault="00A55B53" w:rsidP="00535342">
            <w:pPr>
              <w:pStyle w:val="TableText"/>
              <w:snapToGrid w:val="0"/>
            </w:pPr>
            <w:r w:rsidRPr="00123177">
              <w:rPr>
                <w:szCs w:val="20"/>
              </w:rPr>
              <w:t>No effects on other system</w:t>
            </w:r>
          </w:p>
        </w:tc>
      </w:tr>
      <w:tr w:rsidR="00A55B53" w:rsidRPr="00123177" w14:paraId="06FA17A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6A6562" w14:textId="77777777" w:rsidR="00A55B53" w:rsidRPr="00123177" w:rsidRDefault="00A55B53" w:rsidP="00535342">
            <w:pPr>
              <w:pStyle w:val="TableText"/>
              <w:snapToGrid w:val="0"/>
            </w:pPr>
            <w:r w:rsidRPr="00123177">
              <w:t>Testability with respect to test environment</w:t>
            </w:r>
          </w:p>
          <w:p w14:paraId="1BC0404A" w14:textId="77777777" w:rsidR="00A55B53" w:rsidRPr="00123177" w:rsidRDefault="00A55B53" w:rsidP="00535342">
            <w:pPr>
              <w:pStyle w:val="TableText"/>
            </w:pPr>
            <w:r w:rsidRPr="00123177">
              <w:t>(Yes/No)</w:t>
            </w:r>
          </w:p>
          <w:p w14:paraId="396F08A3"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AB2011" w14:textId="77777777" w:rsidR="00A55B53" w:rsidRPr="00123177" w:rsidRDefault="00A55B53" w:rsidP="00535342">
            <w:pPr>
              <w:pStyle w:val="TableText"/>
              <w:snapToGrid w:val="0"/>
            </w:pPr>
            <w:r w:rsidRPr="00123177">
              <w:t>YES</w:t>
            </w:r>
          </w:p>
        </w:tc>
      </w:tr>
      <w:tr w:rsidR="00A55B53" w:rsidRPr="00123177" w14:paraId="0D17907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691AE2" w14:textId="77777777" w:rsidR="00A55B53" w:rsidRPr="00123177" w:rsidRDefault="00A55B53" w:rsidP="00535342">
            <w:pPr>
              <w:pStyle w:val="TableText"/>
              <w:snapToGrid w:val="0"/>
            </w:pPr>
            <w:r w:rsidRPr="00123177">
              <w:t>Feasible within project constraints</w:t>
            </w:r>
          </w:p>
          <w:p w14:paraId="32392E10" w14:textId="77777777" w:rsidR="00A55B53" w:rsidRPr="00123177" w:rsidRDefault="00A55B53" w:rsidP="00535342">
            <w:pPr>
              <w:pStyle w:val="TableText"/>
              <w:snapToGrid w:val="0"/>
            </w:pPr>
            <w:r w:rsidRPr="00123177">
              <w:t>(Yes/No)</w:t>
            </w:r>
          </w:p>
          <w:p w14:paraId="56A8ED1C"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9D2816" w14:textId="77777777" w:rsidR="00A55B53" w:rsidRPr="00123177" w:rsidRDefault="00A55B53" w:rsidP="00535342">
            <w:pPr>
              <w:pStyle w:val="TableText"/>
              <w:snapToGrid w:val="0"/>
            </w:pPr>
            <w:r w:rsidRPr="00123177">
              <w:t>YES</w:t>
            </w:r>
          </w:p>
        </w:tc>
      </w:tr>
      <w:tr w:rsidR="00A55B53" w:rsidRPr="00123177" w14:paraId="4E7023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0DC8BF" w14:textId="77777777" w:rsidR="00A55B53" w:rsidRPr="00123177" w:rsidRDefault="00A55B53" w:rsidP="00535342">
            <w:pPr>
              <w:pStyle w:val="TableText"/>
              <w:snapToGrid w:val="0"/>
            </w:pPr>
            <w:r w:rsidRPr="00123177">
              <w:t>Critical</w:t>
            </w:r>
          </w:p>
          <w:p w14:paraId="17DB24FA"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263946" w14:textId="77777777" w:rsidR="00A55B53" w:rsidRPr="00123177" w:rsidRDefault="00A55B53" w:rsidP="00535342">
            <w:pPr>
              <w:pStyle w:val="TableText"/>
              <w:snapToGrid w:val="0"/>
            </w:pPr>
            <w:r w:rsidRPr="00123177">
              <w:t>YES</w:t>
            </w:r>
          </w:p>
        </w:tc>
      </w:tr>
      <w:tr w:rsidR="00A55B53" w:rsidRPr="00123177" w14:paraId="530561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1FDBDF"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42D580"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1067EEA3" w14:textId="77777777" w:rsidR="00A55B53" w:rsidRPr="00123177" w:rsidRDefault="00A55B53" w:rsidP="00A55B53">
      <w:pPr>
        <w:rPr>
          <w:rFonts w:eastAsia="Arial"/>
          <w:szCs w:val="20"/>
        </w:rPr>
      </w:pPr>
    </w:p>
    <w:p w14:paraId="7E3A9351" w14:textId="77777777" w:rsidR="00A55B53" w:rsidRPr="00123177" w:rsidRDefault="00A55B53" w:rsidP="00A55B53">
      <w:pPr>
        <w:rPr>
          <w:rFonts w:eastAsia="Arial"/>
          <w:szCs w:val="20"/>
        </w:rPr>
      </w:pPr>
    </w:p>
    <w:p w14:paraId="28327BCB" w14:textId="77777777" w:rsidR="00A55B53" w:rsidRPr="00123177" w:rsidRDefault="00A55B53" w:rsidP="00A55B53">
      <w:pPr>
        <w:rPr>
          <w:rFonts w:eastAsia="Arial"/>
          <w:szCs w:val="20"/>
        </w:rPr>
      </w:pPr>
    </w:p>
    <w:p w14:paraId="33C3EDD8"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to </w:t>
      </w:r>
      <w:r w:rsidRPr="00123177">
        <w:rPr>
          <w:rFonts w:eastAsia="Arial"/>
          <w:color w:val="000000" w:themeColor="text1"/>
          <w:sz w:val="20"/>
          <w:szCs w:val="20"/>
        </w:rPr>
        <w:t>detect the temperature sensor Solid State Switch Temp (THVDCDC5) failure (power supply failure, circuit short to high, circuit short to ground or circuit open) and raise a level 0 fault.</w:t>
      </w:r>
    </w:p>
    <w:p w14:paraId="7E883BCD"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53EE7FD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B6B1A7D"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6E4005B" w14:textId="77777777" w:rsidR="00A55B53" w:rsidRPr="00123177" w:rsidRDefault="00A55B53" w:rsidP="00535342">
            <w:pPr>
              <w:pStyle w:val="TableColumnTitle"/>
              <w:snapToGrid w:val="0"/>
            </w:pPr>
            <w:r w:rsidRPr="00123177">
              <w:t>Description</w:t>
            </w:r>
          </w:p>
        </w:tc>
      </w:tr>
      <w:tr w:rsidR="00A55B53" w:rsidRPr="00123177" w14:paraId="059B940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FAA702E"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9E8D32" w14:textId="77777777" w:rsidR="00A55B53" w:rsidRPr="00123177" w:rsidRDefault="00A55B53" w:rsidP="00535342">
            <w:pPr>
              <w:snapToGrid w:val="0"/>
            </w:pPr>
            <w:r w:rsidRPr="00123177">
              <w:t>SWRS_DIAG_77</w:t>
            </w:r>
          </w:p>
        </w:tc>
      </w:tr>
      <w:tr w:rsidR="00A55B53" w:rsidRPr="00123177" w14:paraId="0F3F60B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C899FDD"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C6AF4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SDS-HVDCDC-303</w:t>
            </w:r>
          </w:p>
        </w:tc>
      </w:tr>
      <w:tr w:rsidR="00A55B53" w:rsidRPr="00123177" w14:paraId="7A98078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D6EBE47"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866330" w14:textId="77777777" w:rsidR="00A55B53" w:rsidRPr="00123177" w:rsidRDefault="00A55B53" w:rsidP="00535342">
            <w:pPr>
              <w:pStyle w:val="TableText"/>
              <w:snapToGrid w:val="0"/>
            </w:pPr>
            <w:r w:rsidRPr="00123177">
              <w:t>B-Sample/PF2.0</w:t>
            </w:r>
          </w:p>
        </w:tc>
      </w:tr>
      <w:tr w:rsidR="00A55B53" w:rsidRPr="00123177" w14:paraId="0698F6F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565667D"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1995EA"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temperature sensor Solid State Switch Temp (THVDCDC5) failure (power supply failure, circuit short to high, circuit short to ground or circuit open) and raise a level 0 fault.</w:t>
            </w:r>
          </w:p>
        </w:tc>
      </w:tr>
      <w:tr w:rsidR="00A55B53" w:rsidRPr="00123177" w14:paraId="601B96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465996"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E7A7C1"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1A8515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6091E9"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CA5E01"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67691C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90A7A8"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7CDE4E"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E71B29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8A2120"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25B53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Set the 800V side (high side) voltage of the power module to greater than 480V(e.g. 540V)</w:t>
            </w:r>
          </w:p>
          <w:p w14:paraId="0DA5209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w:t>
            </w:r>
          </w:p>
          <w:p w14:paraId="12DF5FF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Make necessary arrangement to provide detection of the temperature sensor solid state switch Temp failure circuit by short to ground fault.</w:t>
            </w:r>
          </w:p>
        </w:tc>
      </w:tr>
      <w:tr w:rsidR="00A55B53" w:rsidRPr="00123177" w14:paraId="31E1C2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DE251A"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4217C9" w14:textId="77777777" w:rsidR="00A55B53" w:rsidRPr="00123177" w:rsidRDefault="00A55B53" w:rsidP="00535342">
            <w:pPr>
              <w:pStyle w:val="TableText"/>
              <w:snapToGrid w:val="0"/>
            </w:pPr>
            <w:r w:rsidRPr="00123177">
              <w:t>Below CAN messages are observed on the CAN interface</w:t>
            </w:r>
          </w:p>
          <w:p w14:paraId="0D973C7C" w14:textId="77777777" w:rsidR="00A55B53" w:rsidRPr="00123177" w:rsidRDefault="00A55B53" w:rsidP="00535342">
            <w:pPr>
              <w:pStyle w:val="TableText"/>
              <w:snapToGrid w:val="0"/>
            </w:pPr>
            <w:r w:rsidRPr="00123177">
              <w:t>NHVDCDCStatus @ HVDCDC_Status1 is set to 0x6 ("Faulty")</w:t>
            </w:r>
          </w:p>
          <w:p w14:paraId="7DF818F1" w14:textId="77777777" w:rsidR="00A55B53" w:rsidRPr="00123177" w:rsidRDefault="00A55B53" w:rsidP="00535342">
            <w:pPr>
              <w:pStyle w:val="TableText"/>
              <w:snapToGrid w:val="0"/>
            </w:pPr>
            <w:r w:rsidRPr="00123177">
              <w:t>NHVDCDCFaultID @ HVDCDC_Debug_PDU is equal to 89 (“DIAGNOSTIC_TEMP_SSS_FAULT_ID”) and this fault is raised after 50ms</w:t>
            </w:r>
          </w:p>
        </w:tc>
      </w:tr>
      <w:tr w:rsidR="00A55B53" w:rsidRPr="00123177" w14:paraId="213706C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F7FFB6"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19AE0E" w14:textId="77777777" w:rsidR="00A55B53" w:rsidRPr="00123177" w:rsidRDefault="00A55B53" w:rsidP="00535342">
            <w:pPr>
              <w:pStyle w:val="TableText"/>
              <w:snapToGrid w:val="0"/>
              <w:rPr>
                <w:rStyle w:val="normaltextrun"/>
              </w:rPr>
            </w:pPr>
            <w:r w:rsidRPr="00123177">
              <w:rPr>
                <w:rStyle w:val="normaltextrun"/>
              </w:rPr>
              <w:t xml:space="preserve">The HVDCDC raises a level 2 fault upon the detection of the temperature sensor solid state switch Temp failure circuit by </w:t>
            </w:r>
            <w:r w:rsidRPr="00123177">
              <w:rPr>
                <w:rFonts w:eastAsia="Arial"/>
                <w:color w:val="000000" w:themeColor="text1"/>
              </w:rPr>
              <w:t>short to ground</w:t>
            </w:r>
            <w:r w:rsidRPr="00123177">
              <w:rPr>
                <w:rStyle w:val="normaltextrun"/>
              </w:rPr>
              <w:t>.</w:t>
            </w:r>
          </w:p>
        </w:tc>
      </w:tr>
      <w:tr w:rsidR="00A55B53" w:rsidRPr="00123177" w14:paraId="0BA253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0B18B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C109D0" w14:textId="77777777" w:rsidR="00A55B53" w:rsidRPr="00123177" w:rsidRDefault="00A55B53" w:rsidP="00535342">
            <w:pPr>
              <w:pStyle w:val="TableText"/>
              <w:snapToGrid w:val="0"/>
            </w:pPr>
            <w:r w:rsidRPr="00123177">
              <w:t>No such mandatory fields is applicable.</w:t>
            </w:r>
          </w:p>
        </w:tc>
      </w:tr>
      <w:tr w:rsidR="00A55B53" w:rsidRPr="00123177" w14:paraId="1DA151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7472EC"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69B714" w14:textId="77777777" w:rsidR="00A55B53" w:rsidRPr="00123177" w:rsidRDefault="00A55B53" w:rsidP="00535342">
            <w:pPr>
              <w:pStyle w:val="TableText"/>
              <w:snapToGrid w:val="0"/>
            </w:pPr>
            <w:r w:rsidRPr="00123177">
              <w:t>NHVDCDCStatus = 0, NHVDCDCStatusDebug = 0, NHVDCDCFault = 0.</w:t>
            </w:r>
          </w:p>
        </w:tc>
      </w:tr>
      <w:tr w:rsidR="00A55B53" w:rsidRPr="00123177" w14:paraId="065D70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B166A7"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BF972"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FB328B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9F2EFB"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DA31BD" w14:textId="77777777" w:rsidR="00A55B53" w:rsidRPr="00123177" w:rsidRDefault="00A55B53" w:rsidP="00535342">
            <w:pPr>
              <w:pStyle w:val="TableText"/>
              <w:snapToGrid w:val="0"/>
            </w:pPr>
            <w:r w:rsidRPr="00123177">
              <w:rPr>
                <w:szCs w:val="20"/>
              </w:rPr>
              <w:t>Valid range value is not required.</w:t>
            </w:r>
          </w:p>
        </w:tc>
      </w:tr>
      <w:tr w:rsidR="00A55B53" w:rsidRPr="00123177" w14:paraId="782BE4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2D63C6"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59695C"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C0249B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F2D2DE"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906F14"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063DA3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D2468B"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E93FB3" w14:textId="77777777" w:rsidR="00A55B53" w:rsidRPr="00123177" w:rsidRDefault="00A55B53" w:rsidP="00535342">
            <w:pPr>
              <w:pStyle w:val="TableText"/>
            </w:pPr>
            <w:r w:rsidRPr="00123177">
              <w:rPr>
                <w:szCs w:val="20"/>
              </w:rPr>
              <w:t>Data rate is not applicable.</w:t>
            </w:r>
          </w:p>
        </w:tc>
      </w:tr>
      <w:tr w:rsidR="00A55B53" w:rsidRPr="00123177" w14:paraId="7DA471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C766AA"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BA42E0"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CCC7E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9A8BD5"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33887"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A73E3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11EDE6" w14:textId="77777777" w:rsidR="00A55B53" w:rsidRPr="00123177" w:rsidRDefault="00A55B53" w:rsidP="00535342">
            <w:pPr>
              <w:pStyle w:val="TableText"/>
              <w:snapToGrid w:val="0"/>
            </w:pPr>
            <w:r w:rsidRPr="00123177">
              <w:t xml:space="preserve">Validation Rules/ </w:t>
            </w:r>
          </w:p>
          <w:p w14:paraId="36E07110"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5E4AD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4B6A7771" w14:textId="77777777" w:rsidR="00A55B53" w:rsidRPr="00123177" w:rsidRDefault="00A55B53" w:rsidP="00535342">
            <w:pPr>
              <w:pStyle w:val="TableText"/>
              <w:snapToGrid w:val="0"/>
              <w:rPr>
                <w:rFonts w:eastAsia="Arial"/>
                <w:color w:val="000000" w:themeColor="text1"/>
              </w:rPr>
            </w:pPr>
          </w:p>
          <w:p w14:paraId="4E75199E" w14:textId="77777777" w:rsidR="00A55B53" w:rsidRPr="00123177" w:rsidRDefault="00A55B53" w:rsidP="00535342">
            <w:pPr>
              <w:pStyle w:val="TableText"/>
              <w:snapToGrid w:val="0"/>
            </w:pPr>
            <w:r w:rsidRPr="00123177">
              <w:t>NHVDCDCStatus @ HVDCDC_Status1 is set to 0x6 ("Faulty")</w:t>
            </w:r>
          </w:p>
          <w:p w14:paraId="7D64ADFE" w14:textId="77777777" w:rsidR="00A55B53" w:rsidRPr="00123177" w:rsidRDefault="00A55B53" w:rsidP="00535342">
            <w:pPr>
              <w:pStyle w:val="TableText"/>
              <w:snapToGrid w:val="0"/>
              <w:rPr>
                <w:i/>
                <w:iCs/>
              </w:rPr>
            </w:pPr>
            <w:r w:rsidRPr="00123177">
              <w:t>NHVDCDCFaultID @ HVDCDC_Debug_PDU is equal to 89 (“DIAGNOSTIC_TEMP_SSS_FAULT_ID”)</w:t>
            </w:r>
          </w:p>
        </w:tc>
      </w:tr>
      <w:tr w:rsidR="00A55B53" w:rsidRPr="00123177" w14:paraId="69A233F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DF49EE" w14:textId="77777777" w:rsidR="00A55B53" w:rsidRPr="00123177" w:rsidRDefault="00A55B53" w:rsidP="00535342">
            <w:pPr>
              <w:pStyle w:val="TableText"/>
              <w:snapToGrid w:val="0"/>
            </w:pPr>
            <w:r w:rsidRPr="00123177">
              <w:lastRenderedPageBreak/>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2410B9" w14:textId="77777777" w:rsidR="00A55B53" w:rsidRPr="00123177" w:rsidRDefault="00A55B53" w:rsidP="00535342">
            <w:pPr>
              <w:pStyle w:val="TableText"/>
              <w:snapToGrid w:val="0"/>
            </w:pPr>
            <w:r w:rsidRPr="00123177">
              <w:rPr>
                <w:szCs w:val="20"/>
              </w:rPr>
              <w:t>Constraints is not applicable.</w:t>
            </w:r>
          </w:p>
        </w:tc>
      </w:tr>
      <w:tr w:rsidR="00A55B53" w:rsidRPr="00123177" w14:paraId="5F69CB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B16640"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C69F6" w14:textId="77777777" w:rsidR="00A55B53" w:rsidRPr="00123177" w:rsidRDefault="00A55B53" w:rsidP="00535342">
            <w:pPr>
              <w:pStyle w:val="TableText"/>
              <w:snapToGrid w:val="0"/>
            </w:pPr>
            <w:r w:rsidRPr="00123177">
              <w:rPr>
                <w:szCs w:val="20"/>
              </w:rPr>
              <w:t>No effects on other system</w:t>
            </w:r>
          </w:p>
        </w:tc>
      </w:tr>
      <w:tr w:rsidR="00A55B53" w:rsidRPr="00123177" w14:paraId="5C9249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B0ABC3" w14:textId="77777777" w:rsidR="00A55B53" w:rsidRPr="00123177" w:rsidRDefault="00A55B53" w:rsidP="00535342">
            <w:pPr>
              <w:pStyle w:val="TableText"/>
              <w:snapToGrid w:val="0"/>
            </w:pPr>
            <w:r w:rsidRPr="00123177">
              <w:t>Testability with respect to test environment</w:t>
            </w:r>
          </w:p>
          <w:p w14:paraId="2CBA55DF" w14:textId="77777777" w:rsidR="00A55B53" w:rsidRPr="00123177" w:rsidRDefault="00A55B53" w:rsidP="00535342">
            <w:pPr>
              <w:pStyle w:val="TableText"/>
            </w:pPr>
            <w:r w:rsidRPr="00123177">
              <w:t>(Yes/No)</w:t>
            </w:r>
          </w:p>
          <w:p w14:paraId="037D1392"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48D6C" w14:textId="77777777" w:rsidR="00A55B53" w:rsidRPr="00123177" w:rsidRDefault="00A55B53" w:rsidP="00535342">
            <w:pPr>
              <w:pStyle w:val="TableText"/>
              <w:snapToGrid w:val="0"/>
            </w:pPr>
            <w:r w:rsidRPr="00123177">
              <w:t>YES</w:t>
            </w:r>
          </w:p>
        </w:tc>
      </w:tr>
      <w:tr w:rsidR="00A55B53" w:rsidRPr="00123177" w14:paraId="1492946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22D774" w14:textId="77777777" w:rsidR="00A55B53" w:rsidRPr="00123177" w:rsidRDefault="00A55B53" w:rsidP="00535342">
            <w:pPr>
              <w:pStyle w:val="TableText"/>
              <w:snapToGrid w:val="0"/>
            </w:pPr>
            <w:r w:rsidRPr="00123177">
              <w:t>Feasible within project constraints</w:t>
            </w:r>
          </w:p>
          <w:p w14:paraId="1AB08583" w14:textId="77777777" w:rsidR="00A55B53" w:rsidRPr="00123177" w:rsidRDefault="00A55B53" w:rsidP="00535342">
            <w:pPr>
              <w:pStyle w:val="TableText"/>
              <w:snapToGrid w:val="0"/>
            </w:pPr>
            <w:r w:rsidRPr="00123177">
              <w:t>(Yes/No)</w:t>
            </w:r>
          </w:p>
          <w:p w14:paraId="00FEBC8C"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94050D" w14:textId="77777777" w:rsidR="00A55B53" w:rsidRPr="00123177" w:rsidRDefault="00A55B53" w:rsidP="00535342">
            <w:pPr>
              <w:pStyle w:val="TableText"/>
              <w:snapToGrid w:val="0"/>
            </w:pPr>
            <w:r w:rsidRPr="00123177">
              <w:t>YES</w:t>
            </w:r>
          </w:p>
        </w:tc>
      </w:tr>
      <w:tr w:rsidR="00A55B53" w:rsidRPr="00123177" w14:paraId="33612D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54CA3A" w14:textId="77777777" w:rsidR="00A55B53" w:rsidRPr="00123177" w:rsidRDefault="00A55B53" w:rsidP="00535342">
            <w:pPr>
              <w:pStyle w:val="TableText"/>
              <w:snapToGrid w:val="0"/>
            </w:pPr>
            <w:r w:rsidRPr="00123177">
              <w:t>Critical</w:t>
            </w:r>
          </w:p>
          <w:p w14:paraId="0DDEE87E"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89DFF2" w14:textId="77777777" w:rsidR="00A55B53" w:rsidRPr="00123177" w:rsidRDefault="00A55B53" w:rsidP="00535342">
            <w:pPr>
              <w:pStyle w:val="TableText"/>
              <w:snapToGrid w:val="0"/>
            </w:pPr>
            <w:r w:rsidRPr="00123177">
              <w:t>YES</w:t>
            </w:r>
          </w:p>
        </w:tc>
      </w:tr>
      <w:tr w:rsidR="00A55B53" w:rsidRPr="00123177" w14:paraId="6A84F93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126830"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33D527"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A5A31E4" w14:textId="77777777" w:rsidR="00A55B53" w:rsidRPr="00123177" w:rsidRDefault="00A55B53" w:rsidP="00A55B53">
      <w:pPr>
        <w:rPr>
          <w:rFonts w:eastAsia="Arial"/>
          <w:szCs w:val="20"/>
        </w:rPr>
      </w:pPr>
    </w:p>
    <w:p w14:paraId="4138A90E" w14:textId="77777777" w:rsidR="00A55B53" w:rsidRPr="00123177" w:rsidRDefault="00A55B53" w:rsidP="00A55B53">
      <w:pPr>
        <w:rPr>
          <w:rFonts w:eastAsia="Arial"/>
          <w:szCs w:val="20"/>
        </w:rPr>
      </w:pPr>
    </w:p>
    <w:p w14:paraId="35BA64E3" w14:textId="77777777" w:rsidR="00A55B53" w:rsidRPr="00123177" w:rsidRDefault="00A55B53" w:rsidP="00A55B53">
      <w:pPr>
        <w:pStyle w:val="Heading5"/>
        <w:rPr>
          <w:rFonts w:eastAsia="Arial"/>
          <w:sz w:val="20"/>
          <w:szCs w:val="20"/>
        </w:rPr>
      </w:pPr>
      <w:r w:rsidRPr="00123177">
        <w:rPr>
          <w:rFonts w:eastAsia="Arial"/>
          <w:sz w:val="20"/>
          <w:szCs w:val="20"/>
        </w:rPr>
        <w:t xml:space="preserve">Requirement of </w:t>
      </w:r>
      <w:r w:rsidRPr="00123177">
        <w:rPr>
          <w:rFonts w:eastAsia="Arial"/>
          <w:color w:val="000000" w:themeColor="text1"/>
          <w:sz w:val="20"/>
          <w:szCs w:val="20"/>
        </w:rPr>
        <w:t>inhibiting all diagnostics on the vehicle CAN communication for a calibratable period upon wakeup / re-wakeup</w:t>
      </w:r>
    </w:p>
    <w:tbl>
      <w:tblPr>
        <w:tblW w:w="9518" w:type="dxa"/>
        <w:tblInd w:w="108" w:type="dxa"/>
        <w:tblLayout w:type="fixed"/>
        <w:tblLook w:val="0000" w:firstRow="0" w:lastRow="0" w:firstColumn="0" w:lastColumn="0" w:noHBand="0" w:noVBand="0"/>
      </w:tblPr>
      <w:tblGrid>
        <w:gridCol w:w="1920"/>
        <w:gridCol w:w="7598"/>
      </w:tblGrid>
      <w:tr w:rsidR="00A55B53" w:rsidRPr="00123177" w14:paraId="466B4E4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ABD3A65"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8761E0A" w14:textId="77777777" w:rsidR="00A55B53" w:rsidRPr="00123177" w:rsidRDefault="00A55B53" w:rsidP="00535342">
            <w:pPr>
              <w:pStyle w:val="TableColumnTitle"/>
              <w:snapToGrid w:val="0"/>
            </w:pPr>
            <w:r w:rsidRPr="00123177">
              <w:t>Description</w:t>
            </w:r>
          </w:p>
        </w:tc>
      </w:tr>
      <w:tr w:rsidR="00A55B53" w:rsidRPr="00123177" w14:paraId="099D091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DA7FD06"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29E3A" w14:textId="77777777" w:rsidR="00A55B53" w:rsidRPr="00123177" w:rsidRDefault="00A55B53" w:rsidP="00535342">
            <w:pPr>
              <w:snapToGrid w:val="0"/>
            </w:pPr>
            <w:r w:rsidRPr="00123177">
              <w:t>SWRS_DIAG_78</w:t>
            </w:r>
          </w:p>
        </w:tc>
      </w:tr>
      <w:tr w:rsidR="00A55B53" w:rsidRPr="00123177" w14:paraId="47C829A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873628B"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98538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SDS-HVDCDC-187</w:t>
            </w:r>
          </w:p>
        </w:tc>
      </w:tr>
      <w:tr w:rsidR="00A55B53" w:rsidRPr="00123177" w14:paraId="401F50E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4F2781B"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F6837E" w14:textId="77777777" w:rsidR="00A55B53" w:rsidRPr="00123177" w:rsidRDefault="00A55B53" w:rsidP="00535342">
            <w:pPr>
              <w:pStyle w:val="TableText"/>
              <w:snapToGrid w:val="0"/>
            </w:pPr>
            <w:r w:rsidRPr="00123177">
              <w:t>B-Sample/PF2.0</w:t>
            </w:r>
          </w:p>
        </w:tc>
      </w:tr>
      <w:tr w:rsidR="00A55B53" w:rsidRPr="00123177" w14:paraId="36E04C0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C6F05AF"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39CFA9"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inhibit all diagnostics on the vehicle CAN communication for a calibratable period upon wakeup / re-wakeup.</w:t>
            </w:r>
          </w:p>
        </w:tc>
      </w:tr>
      <w:tr w:rsidR="00A55B53" w:rsidRPr="00123177" w14:paraId="5AB566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D09263"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8CB981"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53684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17DE0D"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AE8BD0"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0C93499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823517"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3B8CBF"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428029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7BD7CB"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122C5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Keep VICOR high side voltage greater than 700V to raise a level 2 fault.</w:t>
            </w:r>
          </w:p>
          <w:p w14:paraId="273CA64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Turn ON KL30.</w:t>
            </w:r>
          </w:p>
          <w:p w14:paraId="5CC4D2E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Check the inhibit time upon wakeup by checking the time from the time when CAN communication shall start to the time when level 2 fault is raised minus fault response time of respective level 2 fault.</w:t>
            </w:r>
          </w:p>
          <w:p w14:paraId="05DCD11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4. Turn off KL15.</w:t>
            </w:r>
          </w:p>
          <w:p w14:paraId="034D8CD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5. Turn ON KL15.</w:t>
            </w:r>
          </w:p>
          <w:p w14:paraId="5121AE4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6.  Check the inhibit time upon re-wakeup by checking the time from the time when CAN communication shall start after step 5 to the time when level 2 fault is raised minus fault response time of respective level 2 fault</w:t>
            </w:r>
          </w:p>
        </w:tc>
      </w:tr>
      <w:tr w:rsidR="00A55B53" w:rsidRPr="00123177" w14:paraId="3AC8F45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F8EE37"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D7A220"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38737FEA" w14:textId="77777777" w:rsidR="00A55B53" w:rsidRPr="00123177" w:rsidRDefault="00A55B53" w:rsidP="00535342">
            <w:pPr>
              <w:pStyle w:val="TableText"/>
              <w:snapToGrid w:val="0"/>
            </w:pPr>
            <w:r w:rsidRPr="00123177">
              <w:t xml:space="preserve">At Input Step 3: </w:t>
            </w:r>
          </w:p>
          <w:p w14:paraId="41FF0920" w14:textId="77777777" w:rsidR="00A55B53" w:rsidRPr="00123177" w:rsidRDefault="00A55B53" w:rsidP="00535342">
            <w:pPr>
              <w:pStyle w:val="TableText"/>
              <w:snapToGrid w:val="0"/>
            </w:pPr>
            <w:r w:rsidRPr="00123177">
              <w:t>1) Below CAN messages are observed on the CAN interface</w:t>
            </w:r>
          </w:p>
          <w:p w14:paraId="700DF7A6" w14:textId="77777777" w:rsidR="00A55B53" w:rsidRPr="00123177" w:rsidRDefault="00A55B53" w:rsidP="00535342">
            <w:pPr>
              <w:pStyle w:val="TableText"/>
              <w:snapToGrid w:val="0"/>
            </w:pPr>
            <w:r w:rsidRPr="00123177">
              <w:t xml:space="preserve">NHVDCDCFault @ HVDCDC_Status1 is set to 0x3 ("Level 2") </w:t>
            </w:r>
          </w:p>
          <w:p w14:paraId="62E29224" w14:textId="77777777" w:rsidR="00A55B53" w:rsidRPr="00123177" w:rsidRDefault="00A55B53" w:rsidP="00535342">
            <w:pPr>
              <w:pStyle w:val="TableText"/>
              <w:snapToGrid w:val="0"/>
            </w:pPr>
            <w:r w:rsidRPr="00123177">
              <w:t>NVHDCDCFaultID @  HVDCDC_Debug_PDU is equal to 1(0x1)("800V OV fault") and this fault is received after 2 seconds including 500ms inhibit time and 500ms fault response time.</w:t>
            </w:r>
          </w:p>
          <w:p w14:paraId="290D4C37" w14:textId="77777777" w:rsidR="00A55B53" w:rsidRPr="00123177" w:rsidRDefault="00A55B53" w:rsidP="00535342">
            <w:pPr>
              <w:pStyle w:val="TableText"/>
              <w:snapToGrid w:val="0"/>
            </w:pPr>
          </w:p>
          <w:p w14:paraId="7E31AB59" w14:textId="77777777" w:rsidR="00A55B53" w:rsidRPr="00123177" w:rsidRDefault="00A55B53" w:rsidP="00535342">
            <w:pPr>
              <w:pStyle w:val="TableText"/>
              <w:snapToGrid w:val="0"/>
            </w:pPr>
            <w:r w:rsidRPr="00123177">
              <w:t xml:space="preserve">At Input Step 6: </w:t>
            </w:r>
          </w:p>
          <w:p w14:paraId="52877F93" w14:textId="77777777" w:rsidR="00A55B53" w:rsidRPr="00123177" w:rsidRDefault="00A55B53" w:rsidP="00535342">
            <w:pPr>
              <w:pStyle w:val="TableText"/>
              <w:snapToGrid w:val="0"/>
            </w:pPr>
            <w:r w:rsidRPr="00123177">
              <w:t>2) Below CAN messages are observed on the CAN interface</w:t>
            </w:r>
          </w:p>
          <w:p w14:paraId="33360930" w14:textId="77777777" w:rsidR="00A55B53" w:rsidRPr="00123177" w:rsidRDefault="00A55B53" w:rsidP="00535342">
            <w:pPr>
              <w:pStyle w:val="TableText"/>
              <w:snapToGrid w:val="0"/>
            </w:pPr>
            <w:r w:rsidRPr="00123177">
              <w:t xml:space="preserve">NHVDCDCFault @ HVDCDC_Status1 is set to 0x3 ("Level 2") </w:t>
            </w:r>
          </w:p>
          <w:p w14:paraId="3B0B47A9" w14:textId="77777777" w:rsidR="00A55B53" w:rsidRPr="00123177" w:rsidRDefault="00A55B53" w:rsidP="00535342">
            <w:pPr>
              <w:pStyle w:val="TableText"/>
              <w:snapToGrid w:val="0"/>
            </w:pPr>
            <w:r w:rsidRPr="00123177">
              <w:t>NVHDCDCFaultID @  HVDCDC_Debug_PDU is equal to 1(0x1)("800V OV fault") and this fault is received after 2 seconds including 500ms inhibit time and 500ms fault response time.</w:t>
            </w:r>
          </w:p>
        </w:tc>
      </w:tr>
      <w:tr w:rsidR="00A55B53" w:rsidRPr="00123177" w14:paraId="3BFCAA3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526E31"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5A3DAB" w14:textId="77777777" w:rsidR="00A55B53" w:rsidRPr="00123177" w:rsidRDefault="00A55B53" w:rsidP="00535342">
            <w:pPr>
              <w:pStyle w:val="TableText"/>
              <w:snapToGrid w:val="0"/>
              <w:rPr>
                <w:rStyle w:val="normaltextrun"/>
              </w:rPr>
            </w:pPr>
            <w:r w:rsidRPr="00123177">
              <w:rPr>
                <w:rStyle w:val="normaltextrun"/>
              </w:rPr>
              <w:t>The HVDCDC application inhibits all non CAN diagnostics on the vehicle CAN communication for a calibratable period of 2 seconds upon wakeup and re-wakeup</w:t>
            </w:r>
          </w:p>
        </w:tc>
      </w:tr>
      <w:tr w:rsidR="00A55B53" w:rsidRPr="00123177" w14:paraId="7A18FE1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1B5C7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83D6B" w14:textId="77777777" w:rsidR="00A55B53" w:rsidRPr="00123177" w:rsidRDefault="00A55B53" w:rsidP="00535342">
            <w:pPr>
              <w:pStyle w:val="TableText"/>
              <w:snapToGrid w:val="0"/>
            </w:pPr>
            <w:r w:rsidRPr="00123177">
              <w:t>No such mandatory fields is applicable.</w:t>
            </w:r>
          </w:p>
        </w:tc>
      </w:tr>
      <w:tr w:rsidR="00A55B53" w:rsidRPr="00123177" w14:paraId="0DE3FB2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D7EE54"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ED4AD" w14:textId="77777777" w:rsidR="00A55B53" w:rsidRPr="00123177" w:rsidRDefault="00A55B53" w:rsidP="00535342">
            <w:pPr>
              <w:rPr>
                <w:szCs w:val="20"/>
              </w:rPr>
            </w:pPr>
            <w:r w:rsidRPr="00123177">
              <w:rPr>
                <w:szCs w:val="20"/>
              </w:rPr>
              <w:t>KL30 is OFF and KL15 are ON</w:t>
            </w:r>
          </w:p>
          <w:p w14:paraId="2091A141" w14:textId="77777777" w:rsidR="00A55B53" w:rsidRPr="00123177" w:rsidRDefault="00A55B53" w:rsidP="00535342">
            <w:pPr>
              <w:pStyle w:val="TableText"/>
              <w:snapToGrid w:val="0"/>
              <w:rPr>
                <w:szCs w:val="20"/>
              </w:rPr>
            </w:pPr>
          </w:p>
        </w:tc>
      </w:tr>
      <w:tr w:rsidR="00A55B53" w:rsidRPr="00123177" w14:paraId="3C765D6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25E385"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9670E9"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9E1E39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EA328E"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A227E8" w14:textId="77777777" w:rsidR="00A55B53" w:rsidRPr="00123177" w:rsidRDefault="00A55B53" w:rsidP="00535342">
            <w:pPr>
              <w:pStyle w:val="TableText"/>
              <w:snapToGrid w:val="0"/>
            </w:pPr>
            <w:r w:rsidRPr="00123177">
              <w:rPr>
                <w:szCs w:val="20"/>
              </w:rPr>
              <w:t>Valid range value is not required.</w:t>
            </w:r>
          </w:p>
        </w:tc>
      </w:tr>
      <w:tr w:rsidR="00A55B53" w:rsidRPr="00123177" w14:paraId="117DF8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E42E49"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D05C9E"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F00D2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BDF343"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A2CAE"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571E4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A3AFCE" w14:textId="77777777" w:rsidR="00A55B53" w:rsidRPr="00123177" w:rsidRDefault="00A55B53" w:rsidP="00535342">
            <w:pPr>
              <w:pStyle w:val="TableText"/>
              <w:snapToGrid w:val="0"/>
            </w:pPr>
            <w:r w:rsidRPr="00123177">
              <w:lastRenderedPageBreak/>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9C478E" w14:textId="77777777" w:rsidR="00A55B53" w:rsidRPr="00123177" w:rsidRDefault="00A55B53" w:rsidP="00535342">
            <w:pPr>
              <w:pStyle w:val="TableText"/>
            </w:pPr>
            <w:r w:rsidRPr="00123177">
              <w:rPr>
                <w:szCs w:val="20"/>
              </w:rPr>
              <w:t>Data rate is not applicable.</w:t>
            </w:r>
          </w:p>
        </w:tc>
      </w:tr>
      <w:tr w:rsidR="00A55B53" w:rsidRPr="00123177" w14:paraId="54F26CA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5CF0B8"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8BA2D4"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43E9EF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3EB04F"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FEB3A5"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A278E4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65B516" w14:textId="77777777" w:rsidR="00A55B53" w:rsidRPr="00123177" w:rsidRDefault="00A55B53" w:rsidP="00535342">
            <w:pPr>
              <w:pStyle w:val="TableText"/>
              <w:snapToGrid w:val="0"/>
            </w:pPr>
            <w:r w:rsidRPr="00123177">
              <w:t xml:space="preserve">Validation Rules/ </w:t>
            </w:r>
          </w:p>
          <w:p w14:paraId="15E0E5C9"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DC0CD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7E640A4" w14:textId="77777777" w:rsidR="00A55B53" w:rsidRPr="00123177" w:rsidRDefault="00A55B53" w:rsidP="00535342">
            <w:pPr>
              <w:pStyle w:val="TableText"/>
              <w:snapToGrid w:val="0"/>
            </w:pPr>
            <w:r w:rsidRPr="00123177">
              <w:t xml:space="preserve">NHVDCDCFault @ HVDCDC_Status1 is set to 0x3 ("Level 2") </w:t>
            </w:r>
          </w:p>
          <w:p w14:paraId="074AC300" w14:textId="77777777" w:rsidR="00A55B53" w:rsidRPr="00123177" w:rsidRDefault="00A55B53" w:rsidP="00535342">
            <w:pPr>
              <w:pStyle w:val="TableText"/>
              <w:snapToGrid w:val="0"/>
              <w:rPr>
                <w:i/>
                <w:iCs/>
              </w:rPr>
            </w:pPr>
            <w:r w:rsidRPr="00123177">
              <w:t xml:space="preserve">NVHDCDCFaultID @  HVDCDC_Debug_PDU is equal to 1(0x1)("800V OV fault") </w:t>
            </w:r>
          </w:p>
        </w:tc>
      </w:tr>
      <w:tr w:rsidR="00A55B53" w:rsidRPr="00123177" w14:paraId="7FE43A5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8AD566"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97115" w14:textId="77777777" w:rsidR="00A55B53" w:rsidRPr="00123177" w:rsidRDefault="00A55B53" w:rsidP="00535342">
            <w:pPr>
              <w:pStyle w:val="TableText"/>
              <w:snapToGrid w:val="0"/>
            </w:pPr>
            <w:r w:rsidRPr="00123177">
              <w:rPr>
                <w:szCs w:val="20"/>
              </w:rPr>
              <w:t>Constraints is not applicable.</w:t>
            </w:r>
          </w:p>
        </w:tc>
      </w:tr>
      <w:tr w:rsidR="00A55B53" w:rsidRPr="00123177" w14:paraId="37003F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9E5A31"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F6F41F" w14:textId="77777777" w:rsidR="00A55B53" w:rsidRPr="00123177" w:rsidRDefault="00A55B53" w:rsidP="00535342">
            <w:pPr>
              <w:pStyle w:val="TableText"/>
              <w:snapToGrid w:val="0"/>
            </w:pPr>
            <w:r w:rsidRPr="00123177">
              <w:rPr>
                <w:szCs w:val="20"/>
              </w:rPr>
              <w:t>No effects on other system</w:t>
            </w:r>
          </w:p>
        </w:tc>
      </w:tr>
      <w:tr w:rsidR="00A55B53" w:rsidRPr="00123177" w14:paraId="7153E8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9F3C75" w14:textId="77777777" w:rsidR="00A55B53" w:rsidRPr="00123177" w:rsidRDefault="00A55B53" w:rsidP="00535342">
            <w:pPr>
              <w:pStyle w:val="TableText"/>
              <w:snapToGrid w:val="0"/>
            </w:pPr>
            <w:r w:rsidRPr="00123177">
              <w:t>Testability with respect to test environment</w:t>
            </w:r>
          </w:p>
          <w:p w14:paraId="3ADF244E" w14:textId="77777777" w:rsidR="00A55B53" w:rsidRPr="00123177" w:rsidRDefault="00A55B53" w:rsidP="00535342">
            <w:pPr>
              <w:pStyle w:val="TableText"/>
            </w:pPr>
            <w:r w:rsidRPr="00123177">
              <w:t>(Yes/No)</w:t>
            </w:r>
          </w:p>
          <w:p w14:paraId="1D8088F9"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137A9E" w14:textId="77777777" w:rsidR="00A55B53" w:rsidRPr="00123177" w:rsidRDefault="00A55B53" w:rsidP="00535342">
            <w:pPr>
              <w:pStyle w:val="TableText"/>
              <w:snapToGrid w:val="0"/>
            </w:pPr>
            <w:r w:rsidRPr="00123177">
              <w:t>YES</w:t>
            </w:r>
          </w:p>
        </w:tc>
      </w:tr>
      <w:tr w:rsidR="00A55B53" w:rsidRPr="00123177" w14:paraId="4AC531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FDD119" w14:textId="77777777" w:rsidR="00A55B53" w:rsidRPr="00123177" w:rsidRDefault="00A55B53" w:rsidP="00535342">
            <w:pPr>
              <w:pStyle w:val="TableText"/>
              <w:snapToGrid w:val="0"/>
            </w:pPr>
            <w:r w:rsidRPr="00123177">
              <w:t>Feasible within project constraints</w:t>
            </w:r>
          </w:p>
          <w:p w14:paraId="364B7716" w14:textId="77777777" w:rsidR="00A55B53" w:rsidRPr="00123177" w:rsidRDefault="00A55B53" w:rsidP="00535342">
            <w:pPr>
              <w:pStyle w:val="TableText"/>
              <w:snapToGrid w:val="0"/>
            </w:pPr>
            <w:r w:rsidRPr="00123177">
              <w:t>(Yes/No)</w:t>
            </w:r>
          </w:p>
          <w:p w14:paraId="08245A04"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9E08D1" w14:textId="77777777" w:rsidR="00A55B53" w:rsidRPr="00123177" w:rsidRDefault="00A55B53" w:rsidP="00535342">
            <w:pPr>
              <w:pStyle w:val="TableText"/>
              <w:snapToGrid w:val="0"/>
            </w:pPr>
            <w:r w:rsidRPr="00123177">
              <w:t>YES</w:t>
            </w:r>
          </w:p>
        </w:tc>
      </w:tr>
      <w:tr w:rsidR="00A55B53" w:rsidRPr="00123177" w14:paraId="56EEDF6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F80576" w14:textId="77777777" w:rsidR="00A55B53" w:rsidRPr="00123177" w:rsidRDefault="00A55B53" w:rsidP="00535342">
            <w:pPr>
              <w:pStyle w:val="TableText"/>
              <w:snapToGrid w:val="0"/>
            </w:pPr>
            <w:r w:rsidRPr="00123177">
              <w:t>Critical</w:t>
            </w:r>
          </w:p>
          <w:p w14:paraId="0AF640C2"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1F117E" w14:textId="77777777" w:rsidR="00A55B53" w:rsidRPr="00123177" w:rsidRDefault="00A55B53" w:rsidP="00535342">
            <w:pPr>
              <w:pStyle w:val="TableText"/>
              <w:snapToGrid w:val="0"/>
            </w:pPr>
            <w:r w:rsidRPr="00123177">
              <w:t>YES</w:t>
            </w:r>
          </w:p>
        </w:tc>
      </w:tr>
      <w:tr w:rsidR="00A55B53" w:rsidRPr="00123177" w14:paraId="2E4EE5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FD109E"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733898"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3CFE77D" w14:textId="77777777" w:rsidR="00A55B53" w:rsidRPr="00123177" w:rsidRDefault="00A55B53" w:rsidP="00A55B53">
      <w:pPr>
        <w:rPr>
          <w:rFonts w:eastAsia="Arial"/>
          <w:szCs w:val="20"/>
        </w:rPr>
      </w:pPr>
    </w:p>
    <w:p w14:paraId="79F074DB" w14:textId="77777777" w:rsidR="00A55B53" w:rsidRPr="00123177" w:rsidRDefault="00A55B53" w:rsidP="00A55B53">
      <w:pPr>
        <w:rPr>
          <w:rFonts w:eastAsia="Arial"/>
          <w:szCs w:val="20"/>
        </w:rPr>
      </w:pPr>
    </w:p>
    <w:p w14:paraId="18BFFC95" w14:textId="77777777" w:rsidR="00A55B53" w:rsidRPr="00123177" w:rsidRDefault="00A55B53" w:rsidP="00A55B53">
      <w:pPr>
        <w:pStyle w:val="Heading5"/>
        <w:rPr>
          <w:rFonts w:eastAsia="Arial"/>
          <w:sz w:val="20"/>
          <w:szCs w:val="20"/>
        </w:rPr>
      </w:pPr>
      <w:r w:rsidRPr="00123177">
        <w:rPr>
          <w:rFonts w:eastAsia="Arial"/>
          <w:sz w:val="20"/>
          <w:szCs w:val="20"/>
        </w:rPr>
        <w:lastRenderedPageBreak/>
        <w:t xml:space="preserve">Requirement of </w:t>
      </w:r>
      <w:r w:rsidRPr="00123177">
        <w:rPr>
          <w:rFonts w:eastAsia="Arial"/>
          <w:color w:val="000000" w:themeColor="text1"/>
          <w:sz w:val="20"/>
          <w:szCs w:val="20"/>
        </w:rPr>
        <w:t>inhibiting all diagnostics on the vehicle CAN communication for a calibratable period upon wakeup / re-wakeup</w:t>
      </w:r>
    </w:p>
    <w:p w14:paraId="18499FE5" w14:textId="77777777" w:rsidR="00A55B53" w:rsidRPr="00123177" w:rsidRDefault="00A55B53" w:rsidP="00A55B53">
      <w:pPr>
        <w:rPr>
          <w:rFonts w:eastAsia="Arial"/>
          <w:szCs w:val="20"/>
        </w:rPr>
      </w:pPr>
    </w:p>
    <w:p w14:paraId="5B87DDC5"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6B325C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653B6A5"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49296E1" w14:textId="77777777" w:rsidR="00A55B53" w:rsidRPr="00123177" w:rsidRDefault="00A55B53" w:rsidP="00535342">
            <w:pPr>
              <w:pStyle w:val="TableColumnTitle"/>
              <w:snapToGrid w:val="0"/>
            </w:pPr>
            <w:r w:rsidRPr="00123177">
              <w:t>Description</w:t>
            </w:r>
          </w:p>
        </w:tc>
      </w:tr>
      <w:tr w:rsidR="00A55B53" w:rsidRPr="00123177" w14:paraId="4310E59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1BC4C28"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C27BB6" w14:textId="77777777" w:rsidR="00A55B53" w:rsidRPr="00123177" w:rsidRDefault="00A55B53" w:rsidP="00535342">
            <w:pPr>
              <w:snapToGrid w:val="0"/>
            </w:pPr>
            <w:r w:rsidRPr="00123177">
              <w:t>SWRS_DIAG_79</w:t>
            </w:r>
          </w:p>
        </w:tc>
      </w:tr>
      <w:tr w:rsidR="00A55B53" w:rsidRPr="00123177" w14:paraId="3B264BB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A44779E"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ADD73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SDS-HVDCDC-187</w:t>
            </w:r>
          </w:p>
        </w:tc>
      </w:tr>
      <w:tr w:rsidR="00A55B53" w:rsidRPr="00123177" w14:paraId="57AE4D0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732C906"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6D176" w14:textId="77777777" w:rsidR="00A55B53" w:rsidRPr="00123177" w:rsidRDefault="00A55B53" w:rsidP="00535342">
            <w:pPr>
              <w:pStyle w:val="TableText"/>
              <w:snapToGrid w:val="0"/>
            </w:pPr>
            <w:r w:rsidRPr="00123177">
              <w:t>B-Sample/PF2.0</w:t>
            </w:r>
          </w:p>
        </w:tc>
      </w:tr>
      <w:tr w:rsidR="00A55B53" w:rsidRPr="00123177" w14:paraId="5D4E4A5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4CD98A7"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66155C"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inhibit all diagnostics on the vehicle CAN communication for a calibratable period upon wakeup / re-wakeup.</w:t>
            </w:r>
          </w:p>
        </w:tc>
      </w:tr>
      <w:tr w:rsidR="00A55B53" w:rsidRPr="00123177" w14:paraId="406749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86658A"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F21DA1"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2FC067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752349"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79D76"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0D6C6A3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53271C"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101E70"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3B453C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326019"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9D5C7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CAN signal NHVDCDCCommand @ EDSU_HVDCDC_Cmd message as 0x03 ("un-used command") via CAN interface to HVDCDC application to raise a level 2 fault.</w:t>
            </w:r>
          </w:p>
          <w:p w14:paraId="45F0788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Turn ON KL30.</w:t>
            </w:r>
          </w:p>
          <w:p w14:paraId="354D8BB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Check the inhibit time upon wakeup by checking the time from the time when CAN communication is started to the time when level 2 fault is raised minus fault response time of respective level 2 fault.</w:t>
            </w:r>
          </w:p>
          <w:p w14:paraId="7AF5EB2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4. Turn off KL15.</w:t>
            </w:r>
          </w:p>
          <w:p w14:paraId="474B4B2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5. Turn ON KL15.</w:t>
            </w:r>
          </w:p>
          <w:p w14:paraId="2E8EE71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6.  Check the inhibit time upon re-wakeup by checking the time from the time when CAN communication is started after step 5 to the time when level 2 fault is raised minus fault response time of respective level 2 fault</w:t>
            </w:r>
          </w:p>
        </w:tc>
      </w:tr>
      <w:tr w:rsidR="00A55B53" w:rsidRPr="00123177" w14:paraId="1B1AACF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2DA7E0" w14:textId="77777777" w:rsidR="00A55B53" w:rsidRPr="00123177" w:rsidRDefault="00A55B53" w:rsidP="00535342">
            <w:pPr>
              <w:pStyle w:val="TableText"/>
              <w:snapToGrid w:val="0"/>
              <w:rPr>
                <w:b/>
                <w:bCs/>
              </w:rPr>
            </w:pPr>
            <w:r w:rsidRPr="00123177">
              <w:lastRenderedPageBreak/>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E25DF"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0C4FD2A0" w14:textId="77777777" w:rsidR="00A55B53" w:rsidRPr="00123177" w:rsidRDefault="00A55B53" w:rsidP="00535342">
            <w:pPr>
              <w:pStyle w:val="TableText"/>
              <w:snapToGrid w:val="0"/>
            </w:pPr>
            <w:r w:rsidRPr="00123177">
              <w:t xml:space="preserve">At Input Step 3: </w:t>
            </w:r>
          </w:p>
          <w:p w14:paraId="6D500C47" w14:textId="77777777" w:rsidR="00A55B53" w:rsidRPr="00123177" w:rsidRDefault="00A55B53" w:rsidP="00535342">
            <w:pPr>
              <w:pStyle w:val="TableText"/>
              <w:snapToGrid w:val="0"/>
            </w:pPr>
            <w:r w:rsidRPr="00123177">
              <w:t>1) Below CAN messages are observed on the CAN interface</w:t>
            </w:r>
          </w:p>
          <w:p w14:paraId="32F3FCED" w14:textId="77777777" w:rsidR="00A55B53" w:rsidRPr="00123177" w:rsidRDefault="00A55B53" w:rsidP="00535342">
            <w:pPr>
              <w:pStyle w:val="TableText"/>
              <w:snapToGrid w:val="0"/>
            </w:pPr>
            <w:r w:rsidRPr="00123177">
              <w:t xml:space="preserve">NHVDCDCFault @ HVDCDC_Status1 is set to 0x3 ("Level 2") </w:t>
            </w:r>
          </w:p>
          <w:p w14:paraId="553AD0C3" w14:textId="77777777" w:rsidR="00A55B53" w:rsidRPr="00123177" w:rsidRDefault="00A55B53" w:rsidP="00535342">
            <w:pPr>
              <w:pStyle w:val="TableText"/>
              <w:snapToGrid w:val="0"/>
            </w:pPr>
            <w:r w:rsidRPr="00123177">
              <w:t>NVHDCDCFaultID @  HVDCDC_Debug_PDU is equal  37(0x25)("Invalid command timeout fault") and this fault is received after 12.5 seconds including 12 seconds inhibit time and 500ms fault response time.</w:t>
            </w:r>
          </w:p>
          <w:p w14:paraId="4C679950" w14:textId="77777777" w:rsidR="00A55B53" w:rsidRPr="00123177" w:rsidRDefault="00A55B53" w:rsidP="00535342">
            <w:pPr>
              <w:pStyle w:val="TableText"/>
              <w:snapToGrid w:val="0"/>
            </w:pPr>
          </w:p>
          <w:p w14:paraId="3D716F0D" w14:textId="77777777" w:rsidR="00A55B53" w:rsidRPr="00123177" w:rsidRDefault="00A55B53" w:rsidP="00535342">
            <w:pPr>
              <w:pStyle w:val="TableText"/>
              <w:snapToGrid w:val="0"/>
            </w:pPr>
            <w:r w:rsidRPr="00123177">
              <w:t xml:space="preserve">At Input Step 6: </w:t>
            </w:r>
          </w:p>
          <w:p w14:paraId="43BE0929" w14:textId="77777777" w:rsidR="00A55B53" w:rsidRPr="00123177" w:rsidRDefault="00A55B53" w:rsidP="00535342">
            <w:pPr>
              <w:pStyle w:val="TableText"/>
              <w:snapToGrid w:val="0"/>
            </w:pPr>
            <w:r w:rsidRPr="00123177">
              <w:t>2) Below CAN messages are observed on the CAN interface</w:t>
            </w:r>
          </w:p>
          <w:p w14:paraId="6C722FA6" w14:textId="77777777" w:rsidR="00A55B53" w:rsidRPr="00123177" w:rsidRDefault="00A55B53" w:rsidP="00535342">
            <w:pPr>
              <w:pStyle w:val="TableText"/>
              <w:snapToGrid w:val="0"/>
            </w:pPr>
            <w:r w:rsidRPr="00123177">
              <w:t xml:space="preserve">NHVDCDCFault @ HVDCDC_Status1 is set to 0x3 ("Level 2") </w:t>
            </w:r>
          </w:p>
          <w:p w14:paraId="739AF7A0" w14:textId="77777777" w:rsidR="00A55B53" w:rsidRPr="00123177" w:rsidRDefault="00A55B53" w:rsidP="00535342">
            <w:pPr>
              <w:pStyle w:val="TableText"/>
              <w:snapToGrid w:val="0"/>
            </w:pPr>
            <w:r w:rsidRPr="00123177">
              <w:t>NVHDCDCFaultID @  HVDCDC_Debug_PDU is equal to  37(0x25)("Invalid command timeout fault") and this fault is received after 12.5 seconds including 12 seconds inhibit time and 500ms fault response time.</w:t>
            </w:r>
          </w:p>
        </w:tc>
      </w:tr>
      <w:tr w:rsidR="00A55B53" w:rsidRPr="00123177" w14:paraId="1C7BB96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6937BF"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8C7BF3" w14:textId="77777777" w:rsidR="00A55B53" w:rsidRPr="00123177" w:rsidRDefault="00A55B53" w:rsidP="00535342">
            <w:pPr>
              <w:pStyle w:val="TableText"/>
              <w:snapToGrid w:val="0"/>
              <w:rPr>
                <w:rStyle w:val="normaltextrun"/>
              </w:rPr>
            </w:pPr>
            <w:r w:rsidRPr="00123177">
              <w:rPr>
                <w:rStyle w:val="normaltextrun"/>
              </w:rPr>
              <w:t>The HVDCDC application inhibits all non CAN diagnostics on the vehicle CAN communication for a calibratable period of 2 seconds upon wakeup and re-wakeup</w:t>
            </w:r>
          </w:p>
        </w:tc>
      </w:tr>
      <w:tr w:rsidR="00A55B53" w:rsidRPr="00123177" w14:paraId="18B92F0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853B27"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B159D" w14:textId="77777777" w:rsidR="00A55B53" w:rsidRPr="00123177" w:rsidRDefault="00A55B53" w:rsidP="00535342">
            <w:pPr>
              <w:pStyle w:val="TableText"/>
              <w:snapToGrid w:val="0"/>
            </w:pPr>
            <w:r w:rsidRPr="00123177">
              <w:t>No such mandatory fields is applicable.</w:t>
            </w:r>
          </w:p>
        </w:tc>
      </w:tr>
      <w:tr w:rsidR="00A55B53" w:rsidRPr="00123177" w14:paraId="0E93E2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4F1237"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7A918F" w14:textId="77777777" w:rsidR="00A55B53" w:rsidRPr="00123177" w:rsidRDefault="00A55B53" w:rsidP="00535342">
            <w:pPr>
              <w:rPr>
                <w:szCs w:val="20"/>
              </w:rPr>
            </w:pPr>
            <w:r w:rsidRPr="00123177">
              <w:rPr>
                <w:szCs w:val="20"/>
              </w:rPr>
              <w:t>KL30 is OFF and KL15 are ON</w:t>
            </w:r>
          </w:p>
          <w:p w14:paraId="082F0307" w14:textId="77777777" w:rsidR="00A55B53" w:rsidRPr="00123177" w:rsidRDefault="00A55B53" w:rsidP="00535342">
            <w:pPr>
              <w:pStyle w:val="TableText"/>
              <w:snapToGrid w:val="0"/>
              <w:rPr>
                <w:szCs w:val="20"/>
              </w:rPr>
            </w:pPr>
          </w:p>
        </w:tc>
      </w:tr>
      <w:tr w:rsidR="00A55B53" w:rsidRPr="00123177" w14:paraId="0CC745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6478B3"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775A12"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77F6EF5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CA943C"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5AD52" w14:textId="77777777" w:rsidR="00A55B53" w:rsidRPr="00123177" w:rsidRDefault="00A55B53" w:rsidP="00535342">
            <w:pPr>
              <w:pStyle w:val="TableText"/>
              <w:snapToGrid w:val="0"/>
            </w:pPr>
            <w:r w:rsidRPr="00123177">
              <w:rPr>
                <w:szCs w:val="20"/>
              </w:rPr>
              <w:t>Valid range value is not required.</w:t>
            </w:r>
          </w:p>
        </w:tc>
      </w:tr>
      <w:tr w:rsidR="00A55B53" w:rsidRPr="00123177" w14:paraId="20505E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49B50D"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B38DB6"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92180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4ED6B8"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01FD1"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1479941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384921"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5A5B9E" w14:textId="77777777" w:rsidR="00A55B53" w:rsidRPr="00123177" w:rsidRDefault="00A55B53" w:rsidP="00535342">
            <w:pPr>
              <w:pStyle w:val="TableText"/>
            </w:pPr>
            <w:r w:rsidRPr="00123177">
              <w:rPr>
                <w:szCs w:val="20"/>
              </w:rPr>
              <w:t>Data rate is not applicable.</w:t>
            </w:r>
          </w:p>
        </w:tc>
      </w:tr>
      <w:tr w:rsidR="00A55B53" w:rsidRPr="00123177" w14:paraId="0A8EBCE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321796"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BF8CF0"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1C61E99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F21BE0"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242311"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3EF1A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4C0CD8" w14:textId="77777777" w:rsidR="00A55B53" w:rsidRPr="00123177" w:rsidRDefault="00A55B53" w:rsidP="00535342">
            <w:pPr>
              <w:pStyle w:val="TableText"/>
              <w:snapToGrid w:val="0"/>
            </w:pPr>
            <w:r w:rsidRPr="00123177">
              <w:t xml:space="preserve">Validation Rules/ </w:t>
            </w:r>
          </w:p>
          <w:p w14:paraId="47959F06"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027A0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44103802" w14:textId="77777777" w:rsidR="00A55B53" w:rsidRPr="00123177" w:rsidRDefault="00A55B53" w:rsidP="00535342">
            <w:pPr>
              <w:pStyle w:val="TableText"/>
              <w:snapToGrid w:val="0"/>
            </w:pPr>
            <w:r w:rsidRPr="00123177">
              <w:t xml:space="preserve">NHVDCDCFault @ HVDCDC_Status1 is set to 0x3 ("Level 2") </w:t>
            </w:r>
          </w:p>
          <w:p w14:paraId="3D4179EC" w14:textId="77777777" w:rsidR="00A55B53" w:rsidRPr="00123177" w:rsidRDefault="00A55B53" w:rsidP="00535342">
            <w:pPr>
              <w:pStyle w:val="TableText"/>
              <w:snapToGrid w:val="0"/>
              <w:rPr>
                <w:i/>
                <w:iCs/>
              </w:rPr>
            </w:pPr>
            <w:r w:rsidRPr="00123177">
              <w:t xml:space="preserve">NVHDCDCFaultID @  HVDCDC_Debug_PDU is equal  37(0x25)("Invalid command timeout fault") </w:t>
            </w:r>
          </w:p>
        </w:tc>
      </w:tr>
      <w:tr w:rsidR="00A55B53" w:rsidRPr="00123177" w14:paraId="1464D13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D35480"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5D8FDD" w14:textId="77777777" w:rsidR="00A55B53" w:rsidRPr="00123177" w:rsidRDefault="00A55B53" w:rsidP="00535342">
            <w:pPr>
              <w:pStyle w:val="TableText"/>
              <w:snapToGrid w:val="0"/>
            </w:pPr>
            <w:r w:rsidRPr="00123177">
              <w:rPr>
                <w:szCs w:val="20"/>
              </w:rPr>
              <w:t>Constraints is not applicable.</w:t>
            </w:r>
          </w:p>
        </w:tc>
      </w:tr>
      <w:tr w:rsidR="00A55B53" w:rsidRPr="00123177" w14:paraId="6A126D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BA690A"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5CAAD4" w14:textId="77777777" w:rsidR="00A55B53" w:rsidRPr="00123177" w:rsidRDefault="00A55B53" w:rsidP="00535342">
            <w:pPr>
              <w:pStyle w:val="TableText"/>
              <w:snapToGrid w:val="0"/>
            </w:pPr>
            <w:r w:rsidRPr="00123177">
              <w:rPr>
                <w:szCs w:val="20"/>
              </w:rPr>
              <w:t>No effects on other system</w:t>
            </w:r>
          </w:p>
        </w:tc>
      </w:tr>
      <w:tr w:rsidR="00A55B53" w:rsidRPr="00123177" w14:paraId="60DD507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F1EE05" w14:textId="77777777" w:rsidR="00A55B53" w:rsidRPr="00123177" w:rsidRDefault="00A55B53" w:rsidP="00535342">
            <w:pPr>
              <w:pStyle w:val="TableText"/>
              <w:snapToGrid w:val="0"/>
            </w:pPr>
            <w:r w:rsidRPr="00123177">
              <w:t>Testability with respect to test environment</w:t>
            </w:r>
          </w:p>
          <w:p w14:paraId="5F451DE4" w14:textId="77777777" w:rsidR="00A55B53" w:rsidRPr="00123177" w:rsidRDefault="00A55B53" w:rsidP="00535342">
            <w:pPr>
              <w:pStyle w:val="TableText"/>
            </w:pPr>
            <w:r w:rsidRPr="00123177">
              <w:t>(Yes/No)</w:t>
            </w:r>
          </w:p>
          <w:p w14:paraId="79989921"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77701" w14:textId="77777777" w:rsidR="00A55B53" w:rsidRPr="00123177" w:rsidRDefault="00A55B53" w:rsidP="00535342">
            <w:pPr>
              <w:pStyle w:val="TableText"/>
              <w:snapToGrid w:val="0"/>
            </w:pPr>
            <w:r w:rsidRPr="00123177">
              <w:t>YES</w:t>
            </w:r>
          </w:p>
        </w:tc>
      </w:tr>
      <w:tr w:rsidR="00A55B53" w:rsidRPr="00123177" w14:paraId="4B1104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6566E9" w14:textId="77777777" w:rsidR="00A55B53" w:rsidRPr="00123177" w:rsidRDefault="00A55B53" w:rsidP="00535342">
            <w:pPr>
              <w:pStyle w:val="TableText"/>
              <w:snapToGrid w:val="0"/>
            </w:pPr>
            <w:r w:rsidRPr="00123177">
              <w:t>Feasible within project constraints</w:t>
            </w:r>
          </w:p>
          <w:p w14:paraId="3E29C585" w14:textId="77777777" w:rsidR="00A55B53" w:rsidRPr="00123177" w:rsidRDefault="00A55B53" w:rsidP="00535342">
            <w:pPr>
              <w:pStyle w:val="TableText"/>
              <w:snapToGrid w:val="0"/>
            </w:pPr>
            <w:r w:rsidRPr="00123177">
              <w:t>(Yes/No)</w:t>
            </w:r>
          </w:p>
          <w:p w14:paraId="638B6717"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FECD25" w14:textId="77777777" w:rsidR="00A55B53" w:rsidRPr="00123177" w:rsidRDefault="00A55B53" w:rsidP="00535342">
            <w:pPr>
              <w:pStyle w:val="TableText"/>
              <w:snapToGrid w:val="0"/>
            </w:pPr>
            <w:r w:rsidRPr="00123177">
              <w:t>YES</w:t>
            </w:r>
          </w:p>
        </w:tc>
      </w:tr>
      <w:tr w:rsidR="00A55B53" w:rsidRPr="00123177" w14:paraId="3F072A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F77F2B" w14:textId="77777777" w:rsidR="00A55B53" w:rsidRPr="00123177" w:rsidRDefault="00A55B53" w:rsidP="00535342">
            <w:pPr>
              <w:pStyle w:val="TableText"/>
              <w:snapToGrid w:val="0"/>
            </w:pPr>
            <w:r w:rsidRPr="00123177">
              <w:t>Critical</w:t>
            </w:r>
          </w:p>
          <w:p w14:paraId="3FD68ADC"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99E587" w14:textId="77777777" w:rsidR="00A55B53" w:rsidRPr="00123177" w:rsidRDefault="00A55B53" w:rsidP="00535342">
            <w:pPr>
              <w:pStyle w:val="TableText"/>
              <w:snapToGrid w:val="0"/>
            </w:pPr>
            <w:r w:rsidRPr="00123177">
              <w:t>YES</w:t>
            </w:r>
          </w:p>
        </w:tc>
      </w:tr>
      <w:tr w:rsidR="00A55B53" w:rsidRPr="00123177" w14:paraId="2997EDC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E650C2"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B4CFE1"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448A2C62" w14:textId="77777777" w:rsidR="00A55B53" w:rsidRPr="00123177" w:rsidRDefault="00A55B53" w:rsidP="00A55B53">
      <w:pPr>
        <w:rPr>
          <w:rFonts w:eastAsia="Arial"/>
          <w:szCs w:val="20"/>
        </w:rPr>
      </w:pPr>
    </w:p>
    <w:p w14:paraId="03D588D1" w14:textId="77777777" w:rsidR="00A55B53" w:rsidRPr="00123177" w:rsidRDefault="00A55B53" w:rsidP="00A55B53">
      <w:pPr>
        <w:rPr>
          <w:rFonts w:eastAsia="Arial"/>
          <w:szCs w:val="20"/>
        </w:rPr>
      </w:pPr>
    </w:p>
    <w:p w14:paraId="31EE6BE7" w14:textId="77777777" w:rsidR="00A55B53" w:rsidRPr="00123177" w:rsidRDefault="00A55B53" w:rsidP="00A55B53">
      <w:pPr>
        <w:rPr>
          <w:rFonts w:eastAsia="Arial"/>
          <w:szCs w:val="20"/>
        </w:rPr>
      </w:pPr>
    </w:p>
    <w:p w14:paraId="22AE5CAE" w14:textId="77777777" w:rsidR="00A55B53" w:rsidRPr="00123177" w:rsidRDefault="00A55B53" w:rsidP="00A55B53">
      <w:pPr>
        <w:pStyle w:val="Heading5"/>
        <w:rPr>
          <w:rFonts w:eastAsia="Arial"/>
          <w:sz w:val="20"/>
          <w:szCs w:val="20"/>
        </w:rPr>
      </w:pPr>
      <w:r w:rsidRPr="00123177">
        <w:rPr>
          <w:rFonts w:eastAsia="Arial"/>
          <w:sz w:val="20"/>
          <w:szCs w:val="20"/>
        </w:rPr>
        <w:t>Requirement to latch NHVDCDCFault = 0x1 "Level 0" for 5 seconds (HVDCDC_CAL) or until the fault trigger is no longer present, whichever is longer.</w:t>
      </w:r>
    </w:p>
    <w:p w14:paraId="162637EF"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0A73A73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33C928E"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5CF3D68" w14:textId="77777777" w:rsidR="00A55B53" w:rsidRPr="00123177" w:rsidRDefault="00A55B53" w:rsidP="00535342">
            <w:pPr>
              <w:pStyle w:val="TableColumnTitle"/>
              <w:snapToGrid w:val="0"/>
            </w:pPr>
            <w:r w:rsidRPr="00123177">
              <w:t>Description</w:t>
            </w:r>
          </w:p>
        </w:tc>
      </w:tr>
      <w:tr w:rsidR="00A55B53" w:rsidRPr="00123177" w14:paraId="1BD9863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1E36438"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886D64" w14:textId="77777777" w:rsidR="00A55B53" w:rsidRPr="00123177" w:rsidRDefault="00A55B53" w:rsidP="00535342">
            <w:pPr>
              <w:snapToGrid w:val="0"/>
              <w:rPr>
                <w:rFonts w:eastAsia="Arial"/>
                <w:color w:val="000000" w:themeColor="text1"/>
              </w:rPr>
            </w:pPr>
            <w:r w:rsidRPr="00123177">
              <w:t>SWRS_DIAG_80</w:t>
            </w:r>
          </w:p>
        </w:tc>
      </w:tr>
      <w:tr w:rsidR="00A55B53" w:rsidRPr="00123177" w14:paraId="5C877DE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2FFEE77"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6BFAF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SDS-HVDCDC-176</w:t>
            </w:r>
          </w:p>
        </w:tc>
      </w:tr>
      <w:tr w:rsidR="00A55B53" w:rsidRPr="00123177" w14:paraId="6720FF7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4F59275"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06B4B" w14:textId="77777777" w:rsidR="00A55B53" w:rsidRPr="00123177" w:rsidRDefault="00A55B53" w:rsidP="00535342">
            <w:pPr>
              <w:pStyle w:val="TableText"/>
              <w:snapToGrid w:val="0"/>
            </w:pPr>
            <w:r w:rsidRPr="00123177">
              <w:t>B-Sample/PF2.0</w:t>
            </w:r>
          </w:p>
        </w:tc>
      </w:tr>
      <w:tr w:rsidR="00A55B53" w:rsidRPr="00123177" w14:paraId="1278638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7F4CB7F"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2FB67C" w14:textId="77777777" w:rsidR="00A55B53" w:rsidRPr="00123177" w:rsidRDefault="00A55B53" w:rsidP="00535342">
            <w:pPr>
              <w:snapToGrid w:val="0"/>
              <w:rPr>
                <w:rFonts w:eastAsia="Arial"/>
                <w:color w:val="000000" w:themeColor="text1"/>
              </w:rPr>
            </w:pPr>
            <w:r w:rsidRPr="00123177">
              <w:rPr>
                <w:rFonts w:eastAsia="Arial"/>
                <w:color w:val="000000" w:themeColor="text1"/>
              </w:rPr>
              <w:t>Once a level 0 fault is triggered, the HVDCDC shall latch NHVDCDCFault = 0x1 "Level 0" for 5 seconds (HVDCDC_CAL) or until the fault trigger is no longer present, whichever is longer.</w:t>
            </w:r>
          </w:p>
        </w:tc>
      </w:tr>
      <w:tr w:rsidR="00A55B53" w:rsidRPr="00123177" w14:paraId="072564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8EF987"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076E76"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1D41E5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7E4556"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36D2CD"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37B201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00EB7A"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5666C9"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7B631E4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E0A18D"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A2820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Continuously monitor the temperature rise (TVHDCDC5 @ HVDCDC_Status3) and fault ID (NVHDCDCFaultID @  HVDCDC_Debug_PDU) of the CAN interface, using a heat gun apply heat to the local sensor in turn U402 till the temperature raises above 85 degrees and hold the heat gun for 15 seconds then take it away.</w:t>
            </w:r>
          </w:p>
        </w:tc>
      </w:tr>
      <w:tr w:rsidR="00A55B53" w:rsidRPr="00123177" w14:paraId="16C730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8DA4E6"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BBF07" w14:textId="77777777" w:rsidR="00A55B53" w:rsidRPr="00123177" w:rsidRDefault="00A55B53" w:rsidP="00535342">
            <w:pPr>
              <w:pStyle w:val="TableText"/>
              <w:snapToGrid w:val="0"/>
            </w:pPr>
            <w:r w:rsidRPr="00123177">
              <w:rPr>
                <w:rStyle w:val="ui-provider"/>
              </w:rPr>
              <w:t>Application shall provide CAN messages status as below,</w:t>
            </w:r>
          </w:p>
          <w:p w14:paraId="1CDC6795" w14:textId="77777777" w:rsidR="00A55B53" w:rsidRPr="00123177" w:rsidRDefault="00A55B53" w:rsidP="00535342">
            <w:pPr>
              <w:pStyle w:val="TableText"/>
              <w:snapToGrid w:val="0"/>
            </w:pPr>
            <w:r w:rsidRPr="00123177">
              <w:t>NHVDCDCFault @  HVDCDC_Status1 is equal to 0x1 ("Level 0")</w:t>
            </w:r>
          </w:p>
          <w:p w14:paraId="4E7E7228" w14:textId="77777777" w:rsidR="00A55B53" w:rsidRPr="00123177" w:rsidRDefault="00A55B53" w:rsidP="00535342">
            <w:pPr>
              <w:pStyle w:val="TableText"/>
              <w:snapToGrid w:val="0"/>
            </w:pPr>
            <w:r w:rsidRPr="00123177">
              <w:t>NVHDCDCFaultID @  HVDCDC_Debug_PDU is equal to 0x8 (SSS over-voltage)</w:t>
            </w:r>
          </w:p>
          <w:p w14:paraId="63EE36C1" w14:textId="77777777" w:rsidR="00A55B53" w:rsidRPr="00123177" w:rsidRDefault="00A55B53" w:rsidP="00535342">
            <w:pPr>
              <w:pStyle w:val="TableText"/>
              <w:snapToGrid w:val="0"/>
            </w:pPr>
          </w:p>
          <w:p w14:paraId="44B77C3B" w14:textId="77777777" w:rsidR="00A55B53" w:rsidRPr="00123177" w:rsidRDefault="00A55B53" w:rsidP="00535342">
            <w:pPr>
              <w:pStyle w:val="TableText"/>
              <w:snapToGrid w:val="0"/>
            </w:pPr>
            <w:r w:rsidRPr="00123177">
              <w:t>TVHDCDC5 @ HVDCDC_Status3 is less than or equal to 50 degrees.</w:t>
            </w:r>
          </w:p>
          <w:p w14:paraId="4E25AF69" w14:textId="77777777" w:rsidR="00A55B53" w:rsidRPr="00123177" w:rsidRDefault="00A55B53" w:rsidP="00535342">
            <w:pPr>
              <w:pStyle w:val="TableText"/>
              <w:snapToGrid w:val="0"/>
            </w:pPr>
            <w:r w:rsidRPr="00123177">
              <w:t>NHVDCDCFault @  HVDCDC_Status1 is equal to 0x0 ("No fault")</w:t>
            </w:r>
          </w:p>
        </w:tc>
      </w:tr>
      <w:tr w:rsidR="00A55B53" w:rsidRPr="00123177" w14:paraId="2DCF5B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8A510F"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54A875" w14:textId="77777777" w:rsidR="00A55B53" w:rsidRPr="00123177" w:rsidRDefault="00A55B53" w:rsidP="00535342">
            <w:pPr>
              <w:pStyle w:val="TableText"/>
              <w:snapToGrid w:val="0"/>
              <w:rPr>
                <w:rStyle w:val="normaltextrun"/>
              </w:rPr>
            </w:pPr>
            <w:r w:rsidRPr="00123177">
              <w:t>That once a level 0 fault is triggered, the HVDCDC latch NHVDCDCFault = 0x1 "Level 0" until the fault is present for more than 5 seconds.</w:t>
            </w:r>
          </w:p>
        </w:tc>
      </w:tr>
      <w:tr w:rsidR="00A55B53" w:rsidRPr="00123177" w14:paraId="0669A79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FC1CF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F0F167" w14:textId="77777777" w:rsidR="00A55B53" w:rsidRPr="00123177" w:rsidRDefault="00A55B53" w:rsidP="00535342">
            <w:pPr>
              <w:pStyle w:val="TableText"/>
              <w:snapToGrid w:val="0"/>
            </w:pPr>
            <w:r w:rsidRPr="00123177">
              <w:t>No such mandatory fields is applicable.</w:t>
            </w:r>
          </w:p>
        </w:tc>
      </w:tr>
      <w:tr w:rsidR="00A55B53" w:rsidRPr="00123177" w14:paraId="4F50CC9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4EA439"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ECED0" w14:textId="77777777" w:rsidR="00A55B53" w:rsidRPr="00123177" w:rsidRDefault="00A55B53" w:rsidP="00535342">
            <w:pPr>
              <w:pStyle w:val="TableText"/>
              <w:snapToGrid w:val="0"/>
            </w:pPr>
            <w:r w:rsidRPr="00123177">
              <w:t>NHVDCDCStatus = 0, NHVDCDCStatusDebug = 0, NHVDCDCFault = 0.</w:t>
            </w:r>
          </w:p>
        </w:tc>
      </w:tr>
      <w:tr w:rsidR="00A55B53" w:rsidRPr="00123177" w14:paraId="2B08F4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C4A9B2"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AEF565"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7B7286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974BBB"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40F7E2" w14:textId="77777777" w:rsidR="00A55B53" w:rsidRPr="00123177" w:rsidRDefault="00A55B53" w:rsidP="00535342">
            <w:pPr>
              <w:pStyle w:val="TableText"/>
              <w:snapToGrid w:val="0"/>
            </w:pPr>
            <w:r w:rsidRPr="00123177">
              <w:rPr>
                <w:szCs w:val="20"/>
              </w:rPr>
              <w:t>Valid range value is not required.</w:t>
            </w:r>
          </w:p>
        </w:tc>
      </w:tr>
      <w:tr w:rsidR="00A55B53" w:rsidRPr="00123177" w14:paraId="06D4C1A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A73727"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FBCC2D"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28990EE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16CFE8"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32CAC1"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8ECFFA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DE7883"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1E7F8" w14:textId="77777777" w:rsidR="00A55B53" w:rsidRPr="00123177" w:rsidRDefault="00A55B53" w:rsidP="00535342">
            <w:pPr>
              <w:pStyle w:val="TableText"/>
            </w:pPr>
            <w:r w:rsidRPr="00123177">
              <w:rPr>
                <w:szCs w:val="20"/>
              </w:rPr>
              <w:t>Data rate is not applicable.</w:t>
            </w:r>
          </w:p>
        </w:tc>
      </w:tr>
      <w:tr w:rsidR="00A55B53" w:rsidRPr="00123177" w14:paraId="0C7C4F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181BCF"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EF96E3"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B2375D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F9C483"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4A324"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2ACB1C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6CAA2C" w14:textId="77777777" w:rsidR="00A55B53" w:rsidRPr="00123177" w:rsidRDefault="00A55B53" w:rsidP="00535342">
            <w:pPr>
              <w:pStyle w:val="TableText"/>
              <w:snapToGrid w:val="0"/>
            </w:pPr>
            <w:r w:rsidRPr="00123177">
              <w:t xml:space="preserve">Validation Rules/ </w:t>
            </w:r>
          </w:p>
          <w:p w14:paraId="15C9377F"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2D0F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0F8492F" w14:textId="77777777" w:rsidR="00A55B53" w:rsidRPr="00123177" w:rsidRDefault="00A55B53" w:rsidP="00535342">
            <w:pPr>
              <w:pStyle w:val="TableText"/>
              <w:snapToGrid w:val="0"/>
            </w:pPr>
            <w:r w:rsidRPr="00123177">
              <w:t>NHVDCDCFault @  HVDCDC_Status1 is equal to 0x1 ("Level 0")</w:t>
            </w:r>
          </w:p>
          <w:p w14:paraId="301C70A8" w14:textId="77777777" w:rsidR="00A55B53" w:rsidRPr="00123177" w:rsidRDefault="00A55B53" w:rsidP="00535342">
            <w:pPr>
              <w:pStyle w:val="TableText"/>
              <w:snapToGrid w:val="0"/>
            </w:pPr>
            <w:r w:rsidRPr="00123177">
              <w:t>NVHDCDCFaultID @  HVDCDC_Debug_PDU is equal to 0x8.</w:t>
            </w:r>
          </w:p>
          <w:p w14:paraId="4E1ABC0A" w14:textId="77777777" w:rsidR="00A55B53" w:rsidRPr="00123177" w:rsidRDefault="00A55B53" w:rsidP="00535342">
            <w:pPr>
              <w:pStyle w:val="TableText"/>
              <w:snapToGrid w:val="0"/>
            </w:pPr>
            <w:r w:rsidRPr="00123177">
              <w:t>TVHDCDC5 @ HVDCDC_Status3 is less than or equal to 50 degrees.</w:t>
            </w:r>
          </w:p>
        </w:tc>
      </w:tr>
      <w:tr w:rsidR="00A55B53" w:rsidRPr="00123177" w14:paraId="20771FF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2C4F6B"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EFA419" w14:textId="77777777" w:rsidR="00A55B53" w:rsidRPr="00123177" w:rsidRDefault="00A55B53" w:rsidP="00535342">
            <w:pPr>
              <w:pStyle w:val="TableText"/>
              <w:snapToGrid w:val="0"/>
            </w:pPr>
            <w:r w:rsidRPr="00123177">
              <w:rPr>
                <w:szCs w:val="20"/>
              </w:rPr>
              <w:t>Constraints is not applicable.</w:t>
            </w:r>
          </w:p>
        </w:tc>
      </w:tr>
      <w:tr w:rsidR="00A55B53" w:rsidRPr="00123177" w14:paraId="6F8B492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11E1C8"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0F7F15" w14:textId="77777777" w:rsidR="00A55B53" w:rsidRPr="00123177" w:rsidRDefault="00A55B53" w:rsidP="00535342">
            <w:pPr>
              <w:pStyle w:val="TableText"/>
              <w:snapToGrid w:val="0"/>
            </w:pPr>
            <w:r w:rsidRPr="00123177">
              <w:rPr>
                <w:szCs w:val="20"/>
              </w:rPr>
              <w:t>No effects on other system</w:t>
            </w:r>
          </w:p>
        </w:tc>
      </w:tr>
      <w:tr w:rsidR="00A55B53" w:rsidRPr="00123177" w14:paraId="28C839F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816488" w14:textId="77777777" w:rsidR="00A55B53" w:rsidRPr="00123177" w:rsidRDefault="00A55B53" w:rsidP="00535342">
            <w:pPr>
              <w:pStyle w:val="TableText"/>
              <w:snapToGrid w:val="0"/>
            </w:pPr>
            <w:r w:rsidRPr="00123177">
              <w:t>Testability with respect to test environment</w:t>
            </w:r>
          </w:p>
          <w:p w14:paraId="77FAA4D2" w14:textId="77777777" w:rsidR="00A55B53" w:rsidRPr="00123177" w:rsidRDefault="00A55B53" w:rsidP="00535342">
            <w:pPr>
              <w:pStyle w:val="TableText"/>
            </w:pPr>
            <w:r w:rsidRPr="00123177">
              <w:t>(Yes/No)</w:t>
            </w:r>
          </w:p>
          <w:p w14:paraId="65921050"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88A900" w14:textId="77777777" w:rsidR="00A55B53" w:rsidRPr="00123177" w:rsidRDefault="00A55B53" w:rsidP="00535342">
            <w:pPr>
              <w:pStyle w:val="TableText"/>
              <w:snapToGrid w:val="0"/>
            </w:pPr>
            <w:r w:rsidRPr="00123177">
              <w:t>YES</w:t>
            </w:r>
          </w:p>
        </w:tc>
      </w:tr>
      <w:tr w:rsidR="00A55B53" w:rsidRPr="00123177" w14:paraId="180F09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64B82F" w14:textId="77777777" w:rsidR="00A55B53" w:rsidRPr="00123177" w:rsidRDefault="00A55B53" w:rsidP="00535342">
            <w:pPr>
              <w:pStyle w:val="TableText"/>
              <w:snapToGrid w:val="0"/>
            </w:pPr>
            <w:r w:rsidRPr="00123177">
              <w:t>Feasible within project constraints</w:t>
            </w:r>
          </w:p>
          <w:p w14:paraId="46FABBCA" w14:textId="77777777" w:rsidR="00A55B53" w:rsidRPr="00123177" w:rsidRDefault="00A55B53" w:rsidP="00535342">
            <w:pPr>
              <w:pStyle w:val="TableText"/>
              <w:snapToGrid w:val="0"/>
            </w:pPr>
            <w:r w:rsidRPr="00123177">
              <w:t>(Yes/No)</w:t>
            </w:r>
          </w:p>
          <w:p w14:paraId="1C03109F"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A16E3E" w14:textId="77777777" w:rsidR="00A55B53" w:rsidRPr="00123177" w:rsidRDefault="00A55B53" w:rsidP="00535342">
            <w:pPr>
              <w:pStyle w:val="TableText"/>
              <w:snapToGrid w:val="0"/>
            </w:pPr>
            <w:r w:rsidRPr="00123177">
              <w:t>YES</w:t>
            </w:r>
          </w:p>
        </w:tc>
      </w:tr>
      <w:tr w:rsidR="00A55B53" w:rsidRPr="00123177" w14:paraId="15E2C0C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DE1134" w14:textId="77777777" w:rsidR="00A55B53" w:rsidRPr="00123177" w:rsidRDefault="00A55B53" w:rsidP="00535342">
            <w:pPr>
              <w:pStyle w:val="TableText"/>
              <w:snapToGrid w:val="0"/>
            </w:pPr>
            <w:r w:rsidRPr="00123177">
              <w:t>Critical</w:t>
            </w:r>
          </w:p>
          <w:p w14:paraId="4946C60A"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2858C8" w14:textId="77777777" w:rsidR="00A55B53" w:rsidRPr="00123177" w:rsidRDefault="00A55B53" w:rsidP="00535342">
            <w:pPr>
              <w:pStyle w:val="TableText"/>
              <w:snapToGrid w:val="0"/>
            </w:pPr>
            <w:r w:rsidRPr="00123177">
              <w:t>YES</w:t>
            </w:r>
          </w:p>
        </w:tc>
      </w:tr>
      <w:tr w:rsidR="00A55B53" w:rsidRPr="00123177" w14:paraId="1FBAAD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098C9F"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6487CE"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7A75B69" w14:textId="77777777" w:rsidR="00A55B53" w:rsidRPr="00123177" w:rsidRDefault="00A55B53" w:rsidP="00A55B53">
      <w:pPr>
        <w:rPr>
          <w:rFonts w:eastAsia="Arial"/>
          <w:szCs w:val="20"/>
        </w:rPr>
      </w:pPr>
    </w:p>
    <w:p w14:paraId="4A6AB6BE" w14:textId="77777777" w:rsidR="00A55B53" w:rsidRPr="00123177" w:rsidRDefault="00A55B53" w:rsidP="00A55B53">
      <w:pPr>
        <w:rPr>
          <w:rFonts w:eastAsia="Arial"/>
          <w:szCs w:val="20"/>
        </w:rPr>
      </w:pPr>
    </w:p>
    <w:p w14:paraId="7AF16A91" w14:textId="77777777" w:rsidR="00A55B53" w:rsidRPr="00123177" w:rsidRDefault="00A55B53" w:rsidP="00A55B53">
      <w:pPr>
        <w:rPr>
          <w:rFonts w:eastAsia="Arial"/>
          <w:szCs w:val="20"/>
        </w:rPr>
      </w:pPr>
    </w:p>
    <w:p w14:paraId="1A922AD3" w14:textId="77777777" w:rsidR="00A55B53" w:rsidRPr="00123177" w:rsidRDefault="00A55B53" w:rsidP="00A55B53">
      <w:pPr>
        <w:pStyle w:val="Heading5"/>
        <w:rPr>
          <w:sz w:val="20"/>
          <w:szCs w:val="20"/>
        </w:rPr>
      </w:pPr>
      <w:r w:rsidRPr="00123177">
        <w:rPr>
          <w:rFonts w:eastAsia="Arial"/>
          <w:sz w:val="20"/>
          <w:szCs w:val="20"/>
        </w:rPr>
        <w:t>Requirement for NHVDCDCFault Latch response on level 1 fault</w:t>
      </w:r>
      <w:r w:rsidRPr="00123177">
        <w:rPr>
          <w:rStyle w:val="ui-provider"/>
        </w:rPr>
        <w:t>.</w:t>
      </w:r>
    </w:p>
    <w:p w14:paraId="748194BA" w14:textId="77777777" w:rsidR="00A55B53" w:rsidRPr="00123177" w:rsidRDefault="00A55B53" w:rsidP="00A55B53">
      <w:pPr>
        <w:pStyle w:val="BodyText"/>
        <w:rPr>
          <w:rFonts w:eastAsia="Arial"/>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60A299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A3386A1"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5C08710" w14:textId="77777777" w:rsidR="00A55B53" w:rsidRPr="00123177" w:rsidRDefault="00A55B53" w:rsidP="00535342">
            <w:pPr>
              <w:pStyle w:val="TableColumnTitle"/>
              <w:snapToGrid w:val="0"/>
            </w:pPr>
            <w:r w:rsidRPr="00123177">
              <w:t>Description</w:t>
            </w:r>
          </w:p>
        </w:tc>
      </w:tr>
      <w:tr w:rsidR="00A55B53" w:rsidRPr="00123177" w14:paraId="7BE1FF7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EEB1360"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530B37" w14:textId="77777777" w:rsidR="00A55B53" w:rsidRPr="00123177" w:rsidRDefault="00A55B53" w:rsidP="00535342">
            <w:pPr>
              <w:snapToGrid w:val="0"/>
            </w:pPr>
            <w:r w:rsidRPr="00123177">
              <w:t>SWRS_DIAG_81</w:t>
            </w:r>
          </w:p>
        </w:tc>
      </w:tr>
      <w:tr w:rsidR="00A55B53" w:rsidRPr="00123177" w14:paraId="0585BE2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8117050"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E7405"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SDS-HVDCDC-177</w:t>
            </w:r>
          </w:p>
        </w:tc>
      </w:tr>
      <w:tr w:rsidR="00A55B53" w:rsidRPr="00123177" w14:paraId="3683614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6DDC6CB"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06304" w14:textId="77777777" w:rsidR="00A55B53" w:rsidRPr="00123177" w:rsidRDefault="00A55B53" w:rsidP="00535342">
            <w:pPr>
              <w:pStyle w:val="TableText"/>
              <w:snapToGrid w:val="0"/>
            </w:pPr>
            <w:r w:rsidRPr="00123177">
              <w:t>B-Sample/PF2.0</w:t>
            </w:r>
          </w:p>
        </w:tc>
      </w:tr>
      <w:tr w:rsidR="00A55B53" w:rsidRPr="00123177" w14:paraId="25D44EB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938A06F"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FBDE2" w14:textId="77777777" w:rsidR="00A55B53" w:rsidRPr="00123177" w:rsidRDefault="00A55B53" w:rsidP="00535342">
            <w:pPr>
              <w:snapToGrid w:val="0"/>
              <w:rPr>
                <w:rFonts w:eastAsia="Arial"/>
                <w:color w:val="000000" w:themeColor="text1"/>
              </w:rPr>
            </w:pPr>
            <w:r w:rsidRPr="00123177">
              <w:rPr>
                <w:rFonts w:eastAsia="Arial"/>
                <w:color w:val="000000" w:themeColor="text1"/>
              </w:rPr>
              <w:t>Once a level 1 fault Shall triggered, the HVDCDC shall latch NHVDCDCFault = 0x2 "Level 1" for 5 seconds (HVDCDC_CAL) or until the fault trigger Shall no longer present, whichever is longer.</w:t>
            </w:r>
          </w:p>
        </w:tc>
      </w:tr>
      <w:tr w:rsidR="00A55B53" w:rsidRPr="00123177" w14:paraId="1042470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DD4EA6"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1F13AB"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00D6EA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ABFBC9"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72DDB"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3ED8B64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E55BDC"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01F31F"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70B0FD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D62068"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A6025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Continuously monitor the fault ID (NVHDCDCFaultID @  HVDCDC_Debug_PDU) on the CAN interface</w:t>
            </w:r>
          </w:p>
          <w:p w14:paraId="32B54F5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Raise a level 1 fault and clear the raised fault after 3 seconds</w:t>
            </w:r>
          </w:p>
        </w:tc>
      </w:tr>
      <w:tr w:rsidR="00A55B53" w:rsidRPr="00123177" w14:paraId="6C8FD61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E94DD1"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5B2045" w14:textId="77777777" w:rsidR="00A55B53" w:rsidRPr="00123177" w:rsidRDefault="00A55B53" w:rsidP="00535342">
            <w:pPr>
              <w:pStyle w:val="TableText"/>
              <w:snapToGrid w:val="0"/>
            </w:pPr>
            <w:r w:rsidRPr="00123177">
              <w:rPr>
                <w:rStyle w:val="ui-provider"/>
              </w:rPr>
              <w:t>Application shall provide CAN messages status as below,</w:t>
            </w:r>
          </w:p>
          <w:p w14:paraId="3FF1CCA3" w14:textId="77777777" w:rsidR="00A55B53" w:rsidRPr="00123177" w:rsidRDefault="00A55B53" w:rsidP="00535342">
            <w:pPr>
              <w:pStyle w:val="TableText"/>
              <w:snapToGrid w:val="0"/>
            </w:pPr>
            <w:r w:rsidRPr="00123177">
              <w:t>CAN messages are observed for 5 seconds,</w:t>
            </w:r>
          </w:p>
          <w:p w14:paraId="3A444D53" w14:textId="77777777" w:rsidR="00A55B53" w:rsidRPr="00123177" w:rsidRDefault="00A55B53" w:rsidP="00535342">
            <w:pPr>
              <w:pStyle w:val="TableText"/>
              <w:snapToGrid w:val="0"/>
            </w:pPr>
            <w:r w:rsidRPr="00123177">
              <w:t>NHVDCDCFault @  HVDCDC_Status1 Shall equal to 0x1 ("Level 1")</w:t>
            </w:r>
          </w:p>
          <w:p w14:paraId="69574743" w14:textId="77777777" w:rsidR="00A55B53" w:rsidRPr="00123177" w:rsidRDefault="00A55B53" w:rsidP="00535342">
            <w:pPr>
              <w:pStyle w:val="TableText"/>
              <w:snapToGrid w:val="0"/>
            </w:pPr>
          </w:p>
          <w:p w14:paraId="5455B493" w14:textId="77777777" w:rsidR="00A55B53" w:rsidRPr="00123177" w:rsidRDefault="00A55B53" w:rsidP="00535342">
            <w:pPr>
              <w:pStyle w:val="TableText"/>
              <w:snapToGrid w:val="0"/>
            </w:pPr>
            <w:r w:rsidRPr="00123177">
              <w:t>CAN messages are observed after 5 seconds,</w:t>
            </w:r>
          </w:p>
          <w:p w14:paraId="76FD4011" w14:textId="77777777" w:rsidR="00A55B53" w:rsidRPr="00123177" w:rsidRDefault="00A55B53" w:rsidP="00535342">
            <w:pPr>
              <w:pStyle w:val="TableText"/>
              <w:snapToGrid w:val="0"/>
            </w:pPr>
            <w:r w:rsidRPr="00123177">
              <w:t>NHVDCDCFault @  HVDCDC_Status1 Shall equal to 0x0 ("No fault")</w:t>
            </w:r>
          </w:p>
        </w:tc>
      </w:tr>
      <w:tr w:rsidR="00A55B53" w:rsidRPr="00123177" w14:paraId="67A5059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16262C"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347C5" w14:textId="77777777" w:rsidR="00A55B53" w:rsidRPr="00123177" w:rsidRDefault="00A55B53" w:rsidP="00535342">
            <w:pPr>
              <w:pStyle w:val="TableText"/>
              <w:snapToGrid w:val="0"/>
              <w:rPr>
                <w:rStyle w:val="normaltextrun"/>
              </w:rPr>
            </w:pPr>
            <w:r w:rsidRPr="00123177">
              <w:rPr>
                <w:rStyle w:val="normaltextrun"/>
              </w:rPr>
              <w:t>Once a level 1 fault shall triggered, the HVDCDC latch NHVDCDCFault = 0x2 "Level 1" for 5 seconds (HVDCDC_CAL) if the fault Shall got cleared within 5 seconds.</w:t>
            </w:r>
          </w:p>
        </w:tc>
      </w:tr>
      <w:tr w:rsidR="00A55B53" w:rsidRPr="00123177" w14:paraId="65E27C1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D548F4"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5C8837" w14:textId="77777777" w:rsidR="00A55B53" w:rsidRPr="00123177" w:rsidRDefault="00A55B53" w:rsidP="00535342">
            <w:pPr>
              <w:pStyle w:val="TableText"/>
              <w:snapToGrid w:val="0"/>
            </w:pPr>
            <w:r w:rsidRPr="00123177">
              <w:t>No such mandatory fields is applicable.</w:t>
            </w:r>
          </w:p>
        </w:tc>
      </w:tr>
      <w:tr w:rsidR="00A55B53" w:rsidRPr="00123177" w14:paraId="54A420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BEB36D"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F64438" w14:textId="77777777" w:rsidR="00A55B53" w:rsidRPr="00123177" w:rsidRDefault="00A55B53" w:rsidP="00535342">
            <w:pPr>
              <w:pStyle w:val="TableText"/>
              <w:snapToGrid w:val="0"/>
            </w:pPr>
            <w:r w:rsidRPr="00123177">
              <w:t>NHVDCDCStatus = 0, NHVDCDCStatusDebug = 0, NHVDCDCFault = 0.</w:t>
            </w:r>
          </w:p>
        </w:tc>
      </w:tr>
      <w:tr w:rsidR="00A55B53" w:rsidRPr="00123177" w14:paraId="39656F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8216D8"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B330D7"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700044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7F51E3"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752457" w14:textId="77777777" w:rsidR="00A55B53" w:rsidRPr="00123177" w:rsidRDefault="00A55B53" w:rsidP="00535342">
            <w:pPr>
              <w:pStyle w:val="TableText"/>
              <w:snapToGrid w:val="0"/>
            </w:pPr>
            <w:r w:rsidRPr="00123177">
              <w:rPr>
                <w:szCs w:val="20"/>
              </w:rPr>
              <w:t>Valid range value is not required.</w:t>
            </w:r>
          </w:p>
        </w:tc>
      </w:tr>
      <w:tr w:rsidR="00A55B53" w:rsidRPr="00123177" w14:paraId="416DB38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B02BF8"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93BAAF"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0F52C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8C0CDE"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6728C"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13D781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C4299B"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7D128C" w14:textId="77777777" w:rsidR="00A55B53" w:rsidRPr="00123177" w:rsidRDefault="00A55B53" w:rsidP="00535342">
            <w:pPr>
              <w:pStyle w:val="TableText"/>
            </w:pPr>
            <w:r w:rsidRPr="00123177">
              <w:rPr>
                <w:szCs w:val="20"/>
              </w:rPr>
              <w:t>Data rate is not applicable.</w:t>
            </w:r>
          </w:p>
        </w:tc>
      </w:tr>
      <w:tr w:rsidR="00A55B53" w:rsidRPr="00123177" w14:paraId="2A82D57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353F02"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BF072B"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2A989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44E038"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5AACF3"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743E85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03EF3D" w14:textId="77777777" w:rsidR="00A55B53" w:rsidRPr="00123177" w:rsidRDefault="00A55B53" w:rsidP="00535342">
            <w:pPr>
              <w:pStyle w:val="TableText"/>
              <w:snapToGrid w:val="0"/>
            </w:pPr>
            <w:r w:rsidRPr="00123177">
              <w:t xml:space="preserve">Validation Rules/ </w:t>
            </w:r>
          </w:p>
          <w:p w14:paraId="5AFDC277"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1A2EC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0B80DF63" w14:textId="77777777" w:rsidR="00A55B53" w:rsidRPr="00123177" w:rsidRDefault="00A55B53" w:rsidP="00535342">
            <w:pPr>
              <w:pStyle w:val="TableText"/>
              <w:snapToGrid w:val="0"/>
            </w:pPr>
            <w:r w:rsidRPr="00123177">
              <w:t>NHVDCDCFault @  HVDCDC_Status1 Shall equal to 0x1 ("Level 1")</w:t>
            </w:r>
          </w:p>
          <w:p w14:paraId="6A0685B2" w14:textId="77777777" w:rsidR="00A55B53" w:rsidRPr="00123177" w:rsidRDefault="00A55B53" w:rsidP="00535342">
            <w:pPr>
              <w:pStyle w:val="TableText"/>
              <w:snapToGrid w:val="0"/>
              <w:rPr>
                <w:i/>
                <w:iCs/>
              </w:rPr>
            </w:pPr>
            <w:r w:rsidRPr="00123177">
              <w:t>NHVDCDCFault @  HVDCDC_Status1 Shall equal to 0x0 ("No fault")</w:t>
            </w:r>
          </w:p>
        </w:tc>
      </w:tr>
      <w:tr w:rsidR="00A55B53" w:rsidRPr="00123177" w14:paraId="5C42B6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360470"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550F8E" w14:textId="77777777" w:rsidR="00A55B53" w:rsidRPr="00123177" w:rsidRDefault="00A55B53" w:rsidP="00535342">
            <w:pPr>
              <w:pStyle w:val="TableText"/>
              <w:snapToGrid w:val="0"/>
            </w:pPr>
            <w:r w:rsidRPr="00123177">
              <w:rPr>
                <w:szCs w:val="20"/>
              </w:rPr>
              <w:t>Constraints is not applicable.</w:t>
            </w:r>
          </w:p>
        </w:tc>
      </w:tr>
      <w:tr w:rsidR="00A55B53" w:rsidRPr="00123177" w14:paraId="7FCDC69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69700B"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FC0162" w14:textId="77777777" w:rsidR="00A55B53" w:rsidRPr="00123177" w:rsidRDefault="00A55B53" w:rsidP="00535342">
            <w:pPr>
              <w:pStyle w:val="TableText"/>
              <w:snapToGrid w:val="0"/>
            </w:pPr>
            <w:r w:rsidRPr="00123177">
              <w:rPr>
                <w:szCs w:val="20"/>
              </w:rPr>
              <w:t>No effects on other system</w:t>
            </w:r>
          </w:p>
        </w:tc>
      </w:tr>
      <w:tr w:rsidR="00A55B53" w:rsidRPr="00123177" w14:paraId="078A84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48A5B0" w14:textId="77777777" w:rsidR="00A55B53" w:rsidRPr="00123177" w:rsidRDefault="00A55B53" w:rsidP="00535342">
            <w:pPr>
              <w:pStyle w:val="TableText"/>
              <w:snapToGrid w:val="0"/>
            </w:pPr>
            <w:r w:rsidRPr="00123177">
              <w:lastRenderedPageBreak/>
              <w:t>Testability with respect to test environment</w:t>
            </w:r>
          </w:p>
          <w:p w14:paraId="42091D24" w14:textId="77777777" w:rsidR="00A55B53" w:rsidRPr="00123177" w:rsidRDefault="00A55B53" w:rsidP="00535342">
            <w:pPr>
              <w:pStyle w:val="TableText"/>
            </w:pPr>
            <w:r w:rsidRPr="00123177">
              <w:t>(Yes/No)</w:t>
            </w:r>
          </w:p>
          <w:p w14:paraId="72AFBD80"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05C605" w14:textId="77777777" w:rsidR="00A55B53" w:rsidRPr="00123177" w:rsidRDefault="00A55B53" w:rsidP="00535342">
            <w:pPr>
              <w:pStyle w:val="TableText"/>
              <w:snapToGrid w:val="0"/>
            </w:pPr>
            <w:r w:rsidRPr="00123177">
              <w:t>YES</w:t>
            </w:r>
          </w:p>
        </w:tc>
      </w:tr>
      <w:tr w:rsidR="00A55B53" w:rsidRPr="00123177" w14:paraId="2070774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100EE0" w14:textId="77777777" w:rsidR="00A55B53" w:rsidRPr="00123177" w:rsidRDefault="00A55B53" w:rsidP="00535342">
            <w:pPr>
              <w:pStyle w:val="TableText"/>
              <w:snapToGrid w:val="0"/>
            </w:pPr>
            <w:r w:rsidRPr="00123177">
              <w:t>Feasible within project constraints</w:t>
            </w:r>
          </w:p>
          <w:p w14:paraId="4B178C27" w14:textId="77777777" w:rsidR="00A55B53" w:rsidRPr="00123177" w:rsidRDefault="00A55B53" w:rsidP="00535342">
            <w:pPr>
              <w:pStyle w:val="TableText"/>
              <w:snapToGrid w:val="0"/>
            </w:pPr>
            <w:r w:rsidRPr="00123177">
              <w:t>(Yes/No)</w:t>
            </w:r>
          </w:p>
          <w:p w14:paraId="616899C5"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E00019" w14:textId="77777777" w:rsidR="00A55B53" w:rsidRPr="00123177" w:rsidRDefault="00A55B53" w:rsidP="00535342">
            <w:pPr>
              <w:pStyle w:val="TableText"/>
              <w:snapToGrid w:val="0"/>
            </w:pPr>
            <w:r w:rsidRPr="00123177">
              <w:t>YES</w:t>
            </w:r>
          </w:p>
        </w:tc>
      </w:tr>
      <w:tr w:rsidR="00A55B53" w:rsidRPr="00123177" w14:paraId="7D2E5E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9CC17A" w14:textId="77777777" w:rsidR="00A55B53" w:rsidRPr="00123177" w:rsidRDefault="00A55B53" w:rsidP="00535342">
            <w:pPr>
              <w:pStyle w:val="TableText"/>
              <w:snapToGrid w:val="0"/>
            </w:pPr>
            <w:r w:rsidRPr="00123177">
              <w:t>Critical</w:t>
            </w:r>
          </w:p>
          <w:p w14:paraId="39B72143"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83ED2B" w14:textId="77777777" w:rsidR="00A55B53" w:rsidRPr="00123177" w:rsidRDefault="00A55B53" w:rsidP="00535342">
            <w:pPr>
              <w:pStyle w:val="TableText"/>
              <w:snapToGrid w:val="0"/>
            </w:pPr>
            <w:r w:rsidRPr="00123177">
              <w:t>YES</w:t>
            </w:r>
          </w:p>
        </w:tc>
      </w:tr>
      <w:tr w:rsidR="00A55B53" w:rsidRPr="00123177" w14:paraId="5DE2223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F37E7E"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48B203"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47484F75" w14:textId="77777777" w:rsidR="00A55B53" w:rsidRPr="00123177" w:rsidRDefault="00A55B53" w:rsidP="00A55B53"/>
    <w:p w14:paraId="3C1D186A" w14:textId="77777777" w:rsidR="00A55B53" w:rsidRPr="00123177" w:rsidRDefault="00A55B53" w:rsidP="00A55B53">
      <w:pPr>
        <w:rPr>
          <w:rFonts w:eastAsia="Arial"/>
          <w:szCs w:val="20"/>
        </w:rPr>
      </w:pPr>
    </w:p>
    <w:p w14:paraId="433E7D57" w14:textId="77777777" w:rsidR="00A55B53" w:rsidRPr="00123177" w:rsidRDefault="00A55B53" w:rsidP="00A55B53">
      <w:pPr>
        <w:rPr>
          <w:rFonts w:eastAsia="Arial"/>
          <w:szCs w:val="20"/>
        </w:rPr>
      </w:pPr>
    </w:p>
    <w:p w14:paraId="4F5B3C7C" w14:textId="77777777" w:rsidR="00A55B53" w:rsidRPr="00123177" w:rsidRDefault="00A55B53" w:rsidP="00A55B53">
      <w:pPr>
        <w:pStyle w:val="Heading5"/>
        <w:rPr>
          <w:sz w:val="20"/>
          <w:szCs w:val="20"/>
        </w:rPr>
      </w:pPr>
      <w:r w:rsidRPr="00123177">
        <w:rPr>
          <w:rFonts w:eastAsia="Arial"/>
          <w:sz w:val="20"/>
          <w:szCs w:val="20"/>
        </w:rPr>
        <w:t>Requirement for NHVDCDCFault Latch response on level 1 fault</w:t>
      </w:r>
      <w:r w:rsidRPr="00123177">
        <w:rPr>
          <w:rStyle w:val="ui-provider"/>
        </w:rPr>
        <w:t>.</w:t>
      </w:r>
    </w:p>
    <w:p w14:paraId="7A2C3EA1" w14:textId="77777777" w:rsidR="00A55B53" w:rsidRPr="00123177" w:rsidRDefault="00A55B53" w:rsidP="00A55B53"/>
    <w:tbl>
      <w:tblPr>
        <w:tblW w:w="9518" w:type="dxa"/>
        <w:tblInd w:w="108" w:type="dxa"/>
        <w:tblLayout w:type="fixed"/>
        <w:tblLook w:val="0000" w:firstRow="0" w:lastRow="0" w:firstColumn="0" w:lastColumn="0" w:noHBand="0" w:noVBand="0"/>
      </w:tblPr>
      <w:tblGrid>
        <w:gridCol w:w="1920"/>
        <w:gridCol w:w="7598"/>
      </w:tblGrid>
      <w:tr w:rsidR="00A55B53" w:rsidRPr="00123177" w14:paraId="190C642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E6BA1AC"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2260EA3" w14:textId="77777777" w:rsidR="00A55B53" w:rsidRPr="00123177" w:rsidRDefault="00A55B53" w:rsidP="00535342">
            <w:pPr>
              <w:pStyle w:val="TableColumnTitle"/>
              <w:snapToGrid w:val="0"/>
            </w:pPr>
            <w:r w:rsidRPr="00123177">
              <w:t>Description</w:t>
            </w:r>
          </w:p>
        </w:tc>
      </w:tr>
      <w:tr w:rsidR="00A55B53" w:rsidRPr="00123177" w14:paraId="0FF9C02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B6BC77A"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D03E7B" w14:textId="77777777" w:rsidR="00A55B53" w:rsidRPr="00123177" w:rsidRDefault="00A55B53" w:rsidP="00535342">
            <w:pPr>
              <w:snapToGrid w:val="0"/>
            </w:pPr>
            <w:r w:rsidRPr="00123177">
              <w:t>SWRS_DIAG_82</w:t>
            </w:r>
          </w:p>
        </w:tc>
      </w:tr>
      <w:tr w:rsidR="00A55B53" w:rsidRPr="00123177" w14:paraId="569CCD5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B4CD52E"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9B371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SDS-HVDCDC-177</w:t>
            </w:r>
          </w:p>
        </w:tc>
      </w:tr>
      <w:tr w:rsidR="00A55B53" w:rsidRPr="00123177" w14:paraId="7A5F45E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87F2D1E"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F2CAEA" w14:textId="77777777" w:rsidR="00A55B53" w:rsidRPr="00123177" w:rsidRDefault="00A55B53" w:rsidP="00535342">
            <w:pPr>
              <w:pStyle w:val="TableText"/>
              <w:snapToGrid w:val="0"/>
            </w:pPr>
            <w:r w:rsidRPr="00123177">
              <w:t>B-Sample/PF2.0</w:t>
            </w:r>
          </w:p>
        </w:tc>
      </w:tr>
      <w:tr w:rsidR="00A55B53" w:rsidRPr="00123177" w14:paraId="7E3800D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4089E88"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B6A07F" w14:textId="77777777" w:rsidR="00A55B53" w:rsidRPr="00123177" w:rsidRDefault="00A55B53" w:rsidP="00535342">
            <w:pPr>
              <w:snapToGrid w:val="0"/>
              <w:rPr>
                <w:rFonts w:eastAsia="Arial"/>
                <w:color w:val="000000" w:themeColor="text1"/>
              </w:rPr>
            </w:pPr>
            <w:r w:rsidRPr="00123177">
              <w:rPr>
                <w:rFonts w:eastAsia="Arial"/>
                <w:color w:val="000000" w:themeColor="text1"/>
              </w:rPr>
              <w:t>Once a level 1 fault is triggered, the HVDCDC shall latch NHVDCDCFault = 0x2 "Level 1" for 5 seconds (HVDCDC_CAL) or until the fault trigger is no longer present, whichever is longer.</w:t>
            </w:r>
          </w:p>
        </w:tc>
      </w:tr>
      <w:tr w:rsidR="00A55B53" w:rsidRPr="00123177" w14:paraId="3668C25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85876F"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977E1"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1031EE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F34D27"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E3C60E"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6B56D76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9F9E0C"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7F1BB6"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6C4CAD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936748"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EE2A9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Continuously monitor the fault ID (NVHDCDCFaultID @ HVDCDC_Debug_PDU) on the CAN interface</w:t>
            </w:r>
          </w:p>
          <w:p w14:paraId="3DE3EEC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Raise a level 1 fault and clear the raised fault after 10 seconds</w:t>
            </w:r>
          </w:p>
        </w:tc>
      </w:tr>
      <w:tr w:rsidR="00A55B53" w:rsidRPr="00123177" w14:paraId="09ABFD5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B17317"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990DF3" w14:textId="77777777" w:rsidR="00A55B53" w:rsidRPr="00123177" w:rsidRDefault="00A55B53" w:rsidP="00535342">
            <w:pPr>
              <w:pStyle w:val="TableText"/>
              <w:snapToGrid w:val="0"/>
            </w:pPr>
          </w:p>
          <w:p w14:paraId="28B8FFE4" w14:textId="77777777" w:rsidR="00A55B53" w:rsidRPr="00123177" w:rsidRDefault="00A55B53" w:rsidP="00535342">
            <w:pPr>
              <w:pStyle w:val="TableText"/>
              <w:snapToGrid w:val="0"/>
            </w:pPr>
            <w:r w:rsidRPr="00123177">
              <w:t>Below CAN messages are observed for 10 seconds,</w:t>
            </w:r>
          </w:p>
          <w:p w14:paraId="5C3D94C9" w14:textId="77777777" w:rsidR="00A55B53" w:rsidRPr="00123177" w:rsidRDefault="00A55B53" w:rsidP="00535342">
            <w:pPr>
              <w:pStyle w:val="TableText"/>
              <w:snapToGrid w:val="0"/>
            </w:pPr>
            <w:r w:rsidRPr="00123177">
              <w:t>NHVDCDCFault @  HVDCDC_Status1 is equal to 0x1 ("Level 1")</w:t>
            </w:r>
          </w:p>
          <w:p w14:paraId="4181BD62" w14:textId="77777777" w:rsidR="00A55B53" w:rsidRPr="00123177" w:rsidRDefault="00A55B53" w:rsidP="00535342">
            <w:pPr>
              <w:pStyle w:val="TableText"/>
              <w:snapToGrid w:val="0"/>
            </w:pPr>
          </w:p>
          <w:p w14:paraId="294B34B1" w14:textId="77777777" w:rsidR="00A55B53" w:rsidRPr="00123177" w:rsidRDefault="00A55B53" w:rsidP="00535342">
            <w:pPr>
              <w:pStyle w:val="TableText"/>
              <w:snapToGrid w:val="0"/>
            </w:pPr>
            <w:r w:rsidRPr="00123177">
              <w:t>Below CAN messages are observed after 10 seconds,</w:t>
            </w:r>
          </w:p>
          <w:p w14:paraId="453126D8" w14:textId="77777777" w:rsidR="00A55B53" w:rsidRPr="00123177" w:rsidRDefault="00A55B53" w:rsidP="00535342">
            <w:pPr>
              <w:pStyle w:val="TableText"/>
              <w:snapToGrid w:val="0"/>
            </w:pPr>
            <w:r w:rsidRPr="00123177">
              <w:t>NHVDCDCFault @  HVDCDC_Status1 is equal to 0x0 ("No fault")</w:t>
            </w:r>
          </w:p>
        </w:tc>
      </w:tr>
      <w:tr w:rsidR="00A55B53" w:rsidRPr="00123177" w14:paraId="46CE7A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21E5E4"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D3105" w14:textId="77777777" w:rsidR="00A55B53" w:rsidRPr="00123177" w:rsidRDefault="00A55B53" w:rsidP="00535342">
            <w:pPr>
              <w:pStyle w:val="TableText"/>
              <w:snapToGrid w:val="0"/>
              <w:rPr>
                <w:rStyle w:val="normaltextrun"/>
              </w:rPr>
            </w:pPr>
            <w:r w:rsidRPr="00123177">
              <w:rPr>
                <w:rStyle w:val="normaltextrun"/>
              </w:rPr>
              <w:t>Once a level 1 fault is triggered, the HVDCDC latches NHVDCDCFault = 0x2 "Level 1" until the fault is present for more than 5 seconds.</w:t>
            </w:r>
          </w:p>
        </w:tc>
      </w:tr>
      <w:tr w:rsidR="00A55B53" w:rsidRPr="00123177" w14:paraId="6C10C39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4A49E9"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02735F" w14:textId="77777777" w:rsidR="00A55B53" w:rsidRPr="00123177" w:rsidRDefault="00A55B53" w:rsidP="00535342">
            <w:pPr>
              <w:pStyle w:val="TableText"/>
              <w:snapToGrid w:val="0"/>
            </w:pPr>
            <w:r w:rsidRPr="00123177">
              <w:t>No such mandatory fields is applicable.</w:t>
            </w:r>
          </w:p>
        </w:tc>
      </w:tr>
      <w:tr w:rsidR="00A55B53" w:rsidRPr="00123177" w14:paraId="5A17D8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2BC3DB"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05804C" w14:textId="77777777" w:rsidR="00A55B53" w:rsidRPr="00123177" w:rsidRDefault="00A55B53" w:rsidP="00535342">
            <w:pPr>
              <w:pStyle w:val="TableText"/>
              <w:snapToGrid w:val="0"/>
            </w:pPr>
            <w:r w:rsidRPr="00123177">
              <w:t>NHVDCDCStatus = 0, NHVDCDCStatusDebug = 0, NHVDCDCFault = 0.</w:t>
            </w:r>
          </w:p>
        </w:tc>
      </w:tr>
      <w:tr w:rsidR="00A55B53" w:rsidRPr="00123177" w14:paraId="4E733FA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D3A805"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E1B1EA"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CEA6F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5D440E"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89FE2" w14:textId="77777777" w:rsidR="00A55B53" w:rsidRPr="00123177" w:rsidRDefault="00A55B53" w:rsidP="00535342">
            <w:pPr>
              <w:pStyle w:val="TableText"/>
              <w:snapToGrid w:val="0"/>
            </w:pPr>
            <w:r w:rsidRPr="00123177">
              <w:rPr>
                <w:szCs w:val="20"/>
              </w:rPr>
              <w:t>Valid range value is not required.</w:t>
            </w:r>
          </w:p>
        </w:tc>
      </w:tr>
      <w:tr w:rsidR="00A55B53" w:rsidRPr="00123177" w14:paraId="62A1BC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D4B43B"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13333F"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AD4AA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C742F8"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6110F8"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6DF0C7D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A6509F"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FE6A9" w14:textId="77777777" w:rsidR="00A55B53" w:rsidRPr="00123177" w:rsidRDefault="00A55B53" w:rsidP="00535342">
            <w:pPr>
              <w:pStyle w:val="TableText"/>
            </w:pPr>
            <w:r w:rsidRPr="00123177">
              <w:rPr>
                <w:szCs w:val="20"/>
              </w:rPr>
              <w:t>Data rate is not applicable.</w:t>
            </w:r>
          </w:p>
        </w:tc>
      </w:tr>
      <w:tr w:rsidR="00A55B53" w:rsidRPr="00123177" w14:paraId="5AB625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2EA8BE"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0C58C4"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6981D9C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CC7875"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35E43C"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53B47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8D0E4C" w14:textId="77777777" w:rsidR="00A55B53" w:rsidRPr="00123177" w:rsidRDefault="00A55B53" w:rsidP="00535342">
            <w:pPr>
              <w:pStyle w:val="TableText"/>
              <w:snapToGrid w:val="0"/>
            </w:pPr>
            <w:r w:rsidRPr="00123177">
              <w:t xml:space="preserve">Validation Rules/ </w:t>
            </w:r>
          </w:p>
          <w:p w14:paraId="7F6A535F"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0D549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3728F59" w14:textId="77777777" w:rsidR="00A55B53" w:rsidRPr="00123177" w:rsidRDefault="00A55B53" w:rsidP="00535342">
            <w:pPr>
              <w:pStyle w:val="TableText"/>
              <w:snapToGrid w:val="0"/>
            </w:pPr>
            <w:r w:rsidRPr="00123177">
              <w:t>NHVDCDCFault @  HVDCDC_Status1 is equal to 0x1 ("Level 1")</w:t>
            </w:r>
          </w:p>
          <w:p w14:paraId="0CF24485" w14:textId="77777777" w:rsidR="00A55B53" w:rsidRPr="00123177" w:rsidRDefault="00A55B53" w:rsidP="00535342">
            <w:pPr>
              <w:pStyle w:val="TableText"/>
              <w:snapToGrid w:val="0"/>
              <w:rPr>
                <w:i/>
                <w:iCs/>
              </w:rPr>
            </w:pPr>
            <w:r w:rsidRPr="00123177">
              <w:t>NHVDCDCFault @  HVDCDC_Status1 is equal to 0x0 ("No fault")</w:t>
            </w:r>
          </w:p>
        </w:tc>
      </w:tr>
      <w:tr w:rsidR="00A55B53" w:rsidRPr="00123177" w14:paraId="3F4018D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23B7C5"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4DB5B2" w14:textId="77777777" w:rsidR="00A55B53" w:rsidRPr="00123177" w:rsidRDefault="00A55B53" w:rsidP="00535342">
            <w:pPr>
              <w:pStyle w:val="TableText"/>
              <w:snapToGrid w:val="0"/>
            </w:pPr>
            <w:r w:rsidRPr="00123177">
              <w:rPr>
                <w:szCs w:val="20"/>
              </w:rPr>
              <w:t>Constraints is not applicable.</w:t>
            </w:r>
          </w:p>
        </w:tc>
      </w:tr>
      <w:tr w:rsidR="00A55B53" w:rsidRPr="00123177" w14:paraId="3EE73A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05221C"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FA3C46" w14:textId="77777777" w:rsidR="00A55B53" w:rsidRPr="00123177" w:rsidRDefault="00A55B53" w:rsidP="00535342">
            <w:pPr>
              <w:pStyle w:val="TableText"/>
              <w:snapToGrid w:val="0"/>
            </w:pPr>
            <w:r w:rsidRPr="00123177">
              <w:rPr>
                <w:szCs w:val="20"/>
              </w:rPr>
              <w:t>No effects on other system</w:t>
            </w:r>
          </w:p>
        </w:tc>
      </w:tr>
      <w:tr w:rsidR="00A55B53" w:rsidRPr="00123177" w14:paraId="293330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C77734" w14:textId="77777777" w:rsidR="00A55B53" w:rsidRPr="00123177" w:rsidRDefault="00A55B53" w:rsidP="00535342">
            <w:pPr>
              <w:pStyle w:val="TableText"/>
              <w:snapToGrid w:val="0"/>
            </w:pPr>
            <w:r w:rsidRPr="00123177">
              <w:lastRenderedPageBreak/>
              <w:t>Testability with respect to test environment</w:t>
            </w:r>
          </w:p>
          <w:p w14:paraId="4A34F097" w14:textId="77777777" w:rsidR="00A55B53" w:rsidRPr="00123177" w:rsidRDefault="00A55B53" w:rsidP="00535342">
            <w:pPr>
              <w:pStyle w:val="TableText"/>
            </w:pPr>
            <w:r w:rsidRPr="00123177">
              <w:t>(Yes/No)</w:t>
            </w:r>
          </w:p>
          <w:p w14:paraId="6BFE9D81"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ED5719" w14:textId="77777777" w:rsidR="00A55B53" w:rsidRPr="00123177" w:rsidRDefault="00A55B53" w:rsidP="00535342">
            <w:pPr>
              <w:pStyle w:val="TableText"/>
              <w:snapToGrid w:val="0"/>
            </w:pPr>
            <w:r w:rsidRPr="00123177">
              <w:t>YES</w:t>
            </w:r>
          </w:p>
        </w:tc>
      </w:tr>
      <w:tr w:rsidR="00A55B53" w:rsidRPr="00123177" w14:paraId="1D86BF5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C63D22" w14:textId="77777777" w:rsidR="00A55B53" w:rsidRPr="00123177" w:rsidRDefault="00A55B53" w:rsidP="00535342">
            <w:pPr>
              <w:pStyle w:val="TableText"/>
              <w:snapToGrid w:val="0"/>
            </w:pPr>
            <w:r w:rsidRPr="00123177">
              <w:t>Feasible within project constraints</w:t>
            </w:r>
          </w:p>
          <w:p w14:paraId="6F240ADB" w14:textId="77777777" w:rsidR="00A55B53" w:rsidRPr="00123177" w:rsidRDefault="00A55B53" w:rsidP="00535342">
            <w:pPr>
              <w:pStyle w:val="TableText"/>
              <w:snapToGrid w:val="0"/>
            </w:pPr>
            <w:r w:rsidRPr="00123177">
              <w:t>(Yes/No)</w:t>
            </w:r>
          </w:p>
          <w:p w14:paraId="54C154AA"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D9E72F" w14:textId="77777777" w:rsidR="00A55B53" w:rsidRPr="00123177" w:rsidRDefault="00A55B53" w:rsidP="00535342">
            <w:pPr>
              <w:pStyle w:val="TableText"/>
              <w:snapToGrid w:val="0"/>
            </w:pPr>
            <w:r w:rsidRPr="00123177">
              <w:t>YES</w:t>
            </w:r>
          </w:p>
        </w:tc>
      </w:tr>
      <w:tr w:rsidR="00A55B53" w:rsidRPr="00123177" w14:paraId="227146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67D242" w14:textId="77777777" w:rsidR="00A55B53" w:rsidRPr="00123177" w:rsidRDefault="00A55B53" w:rsidP="00535342">
            <w:pPr>
              <w:pStyle w:val="TableText"/>
              <w:snapToGrid w:val="0"/>
            </w:pPr>
            <w:r w:rsidRPr="00123177">
              <w:t>Critical</w:t>
            </w:r>
          </w:p>
          <w:p w14:paraId="0AFA23C4"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3ADE5C" w14:textId="77777777" w:rsidR="00A55B53" w:rsidRPr="00123177" w:rsidRDefault="00A55B53" w:rsidP="00535342">
            <w:pPr>
              <w:pStyle w:val="TableText"/>
              <w:snapToGrid w:val="0"/>
            </w:pPr>
            <w:r w:rsidRPr="00123177">
              <w:t>YES</w:t>
            </w:r>
          </w:p>
        </w:tc>
      </w:tr>
      <w:tr w:rsidR="00A55B53" w:rsidRPr="00123177" w14:paraId="02A029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9E8650"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9393F6"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5689544" w14:textId="77777777" w:rsidR="00A55B53" w:rsidRPr="00123177" w:rsidRDefault="00A55B53" w:rsidP="00A55B53"/>
    <w:p w14:paraId="6382C885" w14:textId="259ADEE0" w:rsidR="00E717AF" w:rsidRPr="00EF6812" w:rsidRDefault="00E717AF" w:rsidP="00EF6812">
      <w:pPr>
        <w:pStyle w:val="Heading5"/>
        <w:rPr>
          <w:rFonts w:eastAsia="Arial"/>
          <w:sz w:val="20"/>
          <w:szCs w:val="20"/>
        </w:rPr>
      </w:pPr>
      <w:r w:rsidRPr="00E717AF">
        <w:rPr>
          <w:rFonts w:eastAsia="Arial"/>
          <w:sz w:val="20"/>
          <w:szCs w:val="20"/>
        </w:rPr>
        <w:t xml:space="preserve">Requirement </w:t>
      </w:r>
      <w:r>
        <w:rPr>
          <w:rFonts w:eastAsia="Arial"/>
          <w:sz w:val="20"/>
          <w:szCs w:val="20"/>
        </w:rPr>
        <w:t xml:space="preserve">to </w:t>
      </w:r>
      <w:r w:rsidRPr="00E717AF">
        <w:rPr>
          <w:rFonts w:eastAsia="Arial"/>
          <w:sz w:val="20"/>
          <w:szCs w:val="20"/>
        </w:rPr>
        <w:t>activat</w:t>
      </w:r>
      <w:r>
        <w:rPr>
          <w:rFonts w:eastAsia="Arial"/>
          <w:sz w:val="20"/>
          <w:szCs w:val="20"/>
        </w:rPr>
        <w:t>e</w:t>
      </w:r>
      <w:r w:rsidRPr="00E717AF">
        <w:rPr>
          <w:rFonts w:eastAsia="Arial"/>
          <w:sz w:val="20"/>
          <w:szCs w:val="20"/>
        </w:rPr>
        <w:t xml:space="preserve"> and deactivat</w:t>
      </w:r>
      <w:r>
        <w:rPr>
          <w:rFonts w:eastAsia="Arial"/>
          <w:sz w:val="20"/>
          <w:szCs w:val="20"/>
        </w:rPr>
        <w:t>e</w:t>
      </w:r>
      <w:r w:rsidRPr="00E717AF">
        <w:rPr>
          <w:rFonts w:eastAsia="Arial"/>
          <w:sz w:val="20"/>
          <w:szCs w:val="20"/>
        </w:rPr>
        <w:t xml:space="preserve"> the individual diagnostic</w:t>
      </w:r>
      <w:r w:rsidRPr="00EF6812">
        <w:rPr>
          <w:rFonts w:eastAsia="Arial"/>
          <w:sz w:val="20"/>
          <w:szCs w:val="20"/>
        </w:rPr>
        <w:t>.</w:t>
      </w:r>
    </w:p>
    <w:p w14:paraId="2B53824A" w14:textId="77777777" w:rsidR="00E717AF" w:rsidRPr="00123177" w:rsidRDefault="00E717AF" w:rsidP="00E717AF"/>
    <w:tbl>
      <w:tblPr>
        <w:tblW w:w="9518" w:type="dxa"/>
        <w:tblInd w:w="108" w:type="dxa"/>
        <w:tblLayout w:type="fixed"/>
        <w:tblLook w:val="0000" w:firstRow="0" w:lastRow="0" w:firstColumn="0" w:lastColumn="0" w:noHBand="0" w:noVBand="0"/>
      </w:tblPr>
      <w:tblGrid>
        <w:gridCol w:w="1920"/>
        <w:gridCol w:w="7598"/>
      </w:tblGrid>
      <w:tr w:rsidR="00E717AF" w:rsidRPr="00123177" w14:paraId="4D897D73"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DBA20E8" w14:textId="77777777" w:rsidR="00E717AF" w:rsidRPr="00123177" w:rsidRDefault="00E717AF" w:rsidP="0063659A">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88D3DD3" w14:textId="77777777" w:rsidR="00E717AF" w:rsidRPr="00123177" w:rsidRDefault="00E717AF" w:rsidP="0063659A">
            <w:pPr>
              <w:pStyle w:val="TableColumnTitle"/>
              <w:snapToGrid w:val="0"/>
            </w:pPr>
            <w:r w:rsidRPr="00123177">
              <w:t>Description</w:t>
            </w:r>
          </w:p>
        </w:tc>
      </w:tr>
      <w:tr w:rsidR="00E717AF" w:rsidRPr="00123177" w14:paraId="307F2188"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E9E8EA7" w14:textId="77777777" w:rsidR="00E717AF" w:rsidRPr="00123177" w:rsidRDefault="00E717AF" w:rsidP="0063659A">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D36966" w14:textId="2E277AD7" w:rsidR="00E717AF" w:rsidRPr="00123177" w:rsidRDefault="00E717AF" w:rsidP="0063659A">
            <w:pPr>
              <w:snapToGrid w:val="0"/>
            </w:pPr>
            <w:r w:rsidRPr="00123177">
              <w:t>SWRS_DIAG_</w:t>
            </w:r>
            <w:r>
              <w:t>120</w:t>
            </w:r>
          </w:p>
        </w:tc>
      </w:tr>
      <w:tr w:rsidR="00E717AF" w:rsidRPr="00123177" w14:paraId="1DF32342"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8363015" w14:textId="77777777" w:rsidR="00E717AF" w:rsidRPr="00123177" w:rsidRDefault="00E717AF" w:rsidP="0063659A">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DF48A7" w14:textId="2A853E39" w:rsidR="00E717AF" w:rsidRPr="00123177" w:rsidRDefault="00E717AF" w:rsidP="0063659A">
            <w:pPr>
              <w:rPr>
                <w:rFonts w:eastAsia="Arial"/>
                <w:color w:val="000000" w:themeColor="text1"/>
                <w:szCs w:val="20"/>
              </w:rPr>
            </w:pPr>
            <w:r w:rsidRPr="00123177">
              <w:rPr>
                <w:rFonts w:eastAsia="Arial"/>
                <w:color w:val="000000" w:themeColor="text1"/>
                <w:szCs w:val="20"/>
              </w:rPr>
              <w:t>SDS-HVDCDC-17</w:t>
            </w:r>
            <w:r>
              <w:rPr>
                <w:rFonts w:eastAsia="Arial"/>
                <w:color w:val="000000" w:themeColor="text1"/>
                <w:szCs w:val="20"/>
              </w:rPr>
              <w:t>8</w:t>
            </w:r>
          </w:p>
        </w:tc>
      </w:tr>
      <w:tr w:rsidR="00E717AF" w:rsidRPr="00123177" w14:paraId="7F23CE86"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39C66BB" w14:textId="77777777" w:rsidR="00E717AF" w:rsidRPr="00123177" w:rsidRDefault="00E717AF" w:rsidP="0063659A">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1DDFE8" w14:textId="77777777" w:rsidR="00E717AF" w:rsidRPr="00123177" w:rsidRDefault="00E717AF" w:rsidP="0063659A">
            <w:pPr>
              <w:pStyle w:val="TableText"/>
              <w:snapToGrid w:val="0"/>
            </w:pPr>
            <w:r w:rsidRPr="00123177">
              <w:t>B-Sample/PF2.0</w:t>
            </w:r>
          </w:p>
        </w:tc>
      </w:tr>
      <w:tr w:rsidR="00E717AF" w:rsidRPr="00123177" w14:paraId="253BBDD8"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BB6E5A4" w14:textId="77777777" w:rsidR="00E717AF" w:rsidRPr="00123177" w:rsidRDefault="00E717AF" w:rsidP="0063659A">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947AE6" w14:textId="6A463AB1" w:rsidR="00E717AF" w:rsidRPr="00123177" w:rsidRDefault="00E717AF" w:rsidP="0063659A">
            <w:pPr>
              <w:snapToGrid w:val="0"/>
              <w:rPr>
                <w:rFonts w:eastAsia="Arial"/>
                <w:color w:val="000000" w:themeColor="text1"/>
              </w:rPr>
            </w:pPr>
            <w:r w:rsidRPr="00E717AF">
              <w:rPr>
                <w:rFonts w:eastAsia="Arial"/>
                <w:color w:val="000000" w:themeColor="text1"/>
              </w:rPr>
              <w:t>The activation and deactivation of the individual diagnostic in the HVDCDC software implementation shall be configurable via calibration.</w:t>
            </w:r>
          </w:p>
        </w:tc>
      </w:tr>
      <w:tr w:rsidR="00E717AF" w:rsidRPr="00123177" w14:paraId="1C77EC4D"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FEEDDB5" w14:textId="77777777" w:rsidR="00E717AF" w:rsidRPr="00123177" w:rsidRDefault="00E717AF" w:rsidP="0063659A">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BC6B95" w14:textId="77777777" w:rsidR="00E717AF" w:rsidRPr="00123177" w:rsidRDefault="00E717AF" w:rsidP="0063659A">
            <w:pPr>
              <w:snapToGrid w:val="0"/>
              <w:rPr>
                <w:rFonts w:eastAsia="Arial"/>
              </w:rPr>
            </w:pPr>
            <w:r w:rsidRPr="00123177">
              <w:rPr>
                <w:rFonts w:eastAsia="Arial"/>
              </w:rPr>
              <w:t>No Such derived requirement is applicable.</w:t>
            </w:r>
          </w:p>
        </w:tc>
      </w:tr>
      <w:tr w:rsidR="00E717AF" w:rsidRPr="00123177" w14:paraId="6116A409"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FB11027" w14:textId="77777777" w:rsidR="00E717AF" w:rsidRPr="00123177" w:rsidRDefault="00E717AF" w:rsidP="0063659A">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C57B44" w14:textId="77777777" w:rsidR="00E717AF" w:rsidRPr="00123177" w:rsidRDefault="00E717AF" w:rsidP="0063659A">
            <w:pPr>
              <w:snapToGrid w:val="0"/>
              <w:rPr>
                <w:rFonts w:eastAsia="Arial"/>
              </w:rPr>
            </w:pPr>
            <w:r w:rsidRPr="00123177">
              <w:rPr>
                <w:rFonts w:eastAsia="Arial"/>
                <w:color w:val="000000" w:themeColor="text1"/>
                <w:szCs w:val="20"/>
              </w:rPr>
              <w:t>Medium</w:t>
            </w:r>
          </w:p>
        </w:tc>
      </w:tr>
      <w:tr w:rsidR="00E717AF" w:rsidRPr="00123177" w14:paraId="3B96891F"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C9FE049" w14:textId="77777777" w:rsidR="00E717AF" w:rsidRPr="00123177" w:rsidRDefault="00E717AF" w:rsidP="0063659A">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6C2364" w14:textId="77777777" w:rsidR="00E717AF" w:rsidRPr="00123177" w:rsidRDefault="00E717AF" w:rsidP="0063659A">
            <w:pPr>
              <w:pStyle w:val="TableText"/>
              <w:snapToGrid w:val="0"/>
            </w:pPr>
            <w:r w:rsidRPr="00123177">
              <w:rPr>
                <w:rFonts w:eastAsia="Arial"/>
                <w:color w:val="000000" w:themeColor="text1"/>
                <w:szCs w:val="20"/>
              </w:rPr>
              <w:t>No Specific access restrictions is applicable.</w:t>
            </w:r>
          </w:p>
        </w:tc>
      </w:tr>
      <w:tr w:rsidR="00E717AF" w:rsidRPr="00123177" w14:paraId="35FC6DE1"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9174347" w14:textId="77777777" w:rsidR="00E717AF" w:rsidRPr="00123177" w:rsidRDefault="00E717AF" w:rsidP="0063659A">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BFAA7E" w14:textId="54558475" w:rsidR="00E717AF" w:rsidRPr="00123177" w:rsidRDefault="00E717AF" w:rsidP="0063659A">
            <w:pPr>
              <w:pStyle w:val="TableText"/>
              <w:snapToGrid w:val="0"/>
              <w:rPr>
                <w:rFonts w:eastAsia="Arial"/>
                <w:color w:val="000000" w:themeColor="text1"/>
              </w:rPr>
            </w:pPr>
            <w:r w:rsidRPr="00123177">
              <w:rPr>
                <w:rFonts w:eastAsia="Arial"/>
                <w:color w:val="000000" w:themeColor="text1"/>
              </w:rPr>
              <w:t>1</w:t>
            </w:r>
            <w:r w:rsidR="007E2878">
              <w:rPr>
                <w:rFonts w:eastAsia="Arial"/>
                <w:color w:val="000000" w:themeColor="text1"/>
              </w:rPr>
              <w:t>. List of Fault ID’s, DTC’s to be configured via calibration for activation and deactivation</w:t>
            </w:r>
          </w:p>
        </w:tc>
      </w:tr>
      <w:tr w:rsidR="00E717AF" w:rsidRPr="00123177" w14:paraId="2B74695C"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0101CDE" w14:textId="77777777" w:rsidR="00E717AF" w:rsidRPr="00123177" w:rsidRDefault="00E717AF" w:rsidP="0063659A">
            <w:pPr>
              <w:pStyle w:val="TableText"/>
              <w:snapToGrid w:val="0"/>
              <w:rPr>
                <w:b/>
                <w:bCs/>
              </w:rPr>
            </w:pPr>
            <w:r w:rsidRPr="00123177">
              <w:lastRenderedPageBreak/>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A6B4D7" w14:textId="23CB0CA9" w:rsidR="00E717AF" w:rsidRPr="00123177" w:rsidRDefault="007E2878" w:rsidP="0063659A">
            <w:pPr>
              <w:pStyle w:val="TableText"/>
              <w:snapToGrid w:val="0"/>
            </w:pPr>
            <w:r>
              <w:t>The HVDCDC shall activate and deactivate the DTC’s and Faults based on the configuration set.</w:t>
            </w:r>
          </w:p>
        </w:tc>
      </w:tr>
      <w:tr w:rsidR="00E717AF" w:rsidRPr="00123177" w14:paraId="0FF9F744"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BFAAC50" w14:textId="77777777" w:rsidR="00E717AF" w:rsidRPr="00123177" w:rsidRDefault="00E717AF" w:rsidP="0063659A">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0CE110" w14:textId="77777777" w:rsidR="00E717AF" w:rsidRDefault="007E2878" w:rsidP="0063659A">
            <w:pPr>
              <w:pStyle w:val="TableText"/>
              <w:snapToGrid w:val="0"/>
              <w:rPr>
                <w:rStyle w:val="normaltextrun"/>
              </w:rPr>
            </w:pPr>
            <w:r>
              <w:rPr>
                <w:rStyle w:val="normaltextrun"/>
              </w:rPr>
              <w:t xml:space="preserve">1. Provided NM message </w:t>
            </w:r>
          </w:p>
          <w:p w14:paraId="0C5E088D" w14:textId="77777777" w:rsidR="007E2878" w:rsidRDefault="007E2878" w:rsidP="0063659A">
            <w:pPr>
              <w:pStyle w:val="TableText"/>
              <w:snapToGrid w:val="0"/>
              <w:rPr>
                <w:rStyle w:val="normaltextrun"/>
              </w:rPr>
            </w:pPr>
            <w:r>
              <w:rPr>
                <w:rStyle w:val="normaltextrun"/>
              </w:rPr>
              <w:t>2. Open the CANape tool and deactivate the any fault/DTC  (For. E.g 800V_OV)</w:t>
            </w:r>
          </w:p>
          <w:p w14:paraId="0AAA894A" w14:textId="77777777" w:rsidR="007E2878" w:rsidRDefault="007E2878" w:rsidP="0063659A">
            <w:pPr>
              <w:pStyle w:val="TableText"/>
              <w:snapToGrid w:val="0"/>
              <w:rPr>
                <w:rStyle w:val="normaltextrun"/>
              </w:rPr>
            </w:pPr>
            <w:r>
              <w:rPr>
                <w:rStyle w:val="normaltextrun"/>
              </w:rPr>
              <w:t xml:space="preserve">3. Provided the overvoltage </w:t>
            </w:r>
            <w:r w:rsidR="00357FFB">
              <w:rPr>
                <w:rStyle w:val="normaltextrun"/>
              </w:rPr>
              <w:t>at 800v side to generate over voltage fault.</w:t>
            </w:r>
          </w:p>
          <w:p w14:paraId="4AB15440" w14:textId="2B634D8D" w:rsidR="00357FFB" w:rsidRPr="00123177" w:rsidRDefault="00357FFB" w:rsidP="0063659A">
            <w:pPr>
              <w:pStyle w:val="TableText"/>
              <w:snapToGrid w:val="0"/>
              <w:rPr>
                <w:rStyle w:val="normaltextrun"/>
              </w:rPr>
            </w:pPr>
            <w:r>
              <w:rPr>
                <w:rStyle w:val="normaltextrun"/>
              </w:rPr>
              <w:t xml:space="preserve">4. 800V_OV fault should not be raised </w:t>
            </w:r>
          </w:p>
        </w:tc>
      </w:tr>
      <w:tr w:rsidR="00E717AF" w:rsidRPr="00123177" w14:paraId="632312EE"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38FA148" w14:textId="77777777" w:rsidR="00E717AF" w:rsidRPr="00123177" w:rsidRDefault="00E717AF" w:rsidP="0063659A">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2AF5C3" w14:textId="77777777" w:rsidR="00E717AF" w:rsidRPr="00123177" w:rsidRDefault="00E717AF" w:rsidP="0063659A">
            <w:pPr>
              <w:pStyle w:val="TableText"/>
              <w:snapToGrid w:val="0"/>
            </w:pPr>
            <w:r w:rsidRPr="00123177">
              <w:t>No such mandatory fields is applicable.</w:t>
            </w:r>
          </w:p>
        </w:tc>
      </w:tr>
      <w:tr w:rsidR="00E717AF" w:rsidRPr="00123177" w14:paraId="6CAB6BF8"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39A0D2D" w14:textId="77777777" w:rsidR="00E717AF" w:rsidRPr="00123177" w:rsidRDefault="00E717AF" w:rsidP="0063659A">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85395" w14:textId="77777777" w:rsidR="00E717AF" w:rsidRPr="00123177" w:rsidRDefault="00E717AF" w:rsidP="0063659A">
            <w:pPr>
              <w:pStyle w:val="TableText"/>
              <w:snapToGrid w:val="0"/>
            </w:pPr>
            <w:r w:rsidRPr="00123177">
              <w:t>NHVDCDCStatus = 0, NHVDCDCStatusDebug = 0, NHVDCDCFault = 0.</w:t>
            </w:r>
          </w:p>
        </w:tc>
      </w:tr>
      <w:tr w:rsidR="00E717AF" w:rsidRPr="00123177" w14:paraId="6CD6B290"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759F811" w14:textId="77777777" w:rsidR="00E717AF" w:rsidRPr="00123177" w:rsidRDefault="00E717AF" w:rsidP="0063659A">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8E581A" w14:textId="77777777" w:rsidR="00E717AF" w:rsidRPr="00123177" w:rsidRDefault="00E717AF" w:rsidP="0063659A">
            <w:pPr>
              <w:pStyle w:val="TableText"/>
              <w:snapToGrid w:val="0"/>
            </w:pPr>
            <w:r w:rsidRPr="00123177">
              <w:rPr>
                <w:szCs w:val="20"/>
              </w:rPr>
              <w:t>Default values shall be applicable with respect to Pre-Loaded Values</w:t>
            </w:r>
          </w:p>
        </w:tc>
      </w:tr>
      <w:tr w:rsidR="00E717AF" w:rsidRPr="00123177" w14:paraId="62F5FB1F"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38D2558" w14:textId="77777777" w:rsidR="00E717AF" w:rsidRPr="00123177" w:rsidRDefault="00E717AF" w:rsidP="0063659A">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DE4B27" w14:textId="77777777" w:rsidR="00E717AF" w:rsidRPr="00123177" w:rsidRDefault="00E717AF" w:rsidP="0063659A">
            <w:pPr>
              <w:pStyle w:val="TableText"/>
              <w:snapToGrid w:val="0"/>
            </w:pPr>
            <w:r w:rsidRPr="00123177">
              <w:rPr>
                <w:szCs w:val="20"/>
              </w:rPr>
              <w:t>Valid range value is not required.</w:t>
            </w:r>
          </w:p>
        </w:tc>
      </w:tr>
      <w:tr w:rsidR="00E717AF" w:rsidRPr="00123177" w14:paraId="6328CC03"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1AFB9F1" w14:textId="77777777" w:rsidR="00E717AF" w:rsidRPr="00123177" w:rsidRDefault="00E717AF" w:rsidP="0063659A">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7D18B0" w14:textId="77777777" w:rsidR="00E717AF" w:rsidRPr="00123177" w:rsidRDefault="00E717AF" w:rsidP="0063659A">
            <w:pPr>
              <w:pStyle w:val="TableText"/>
              <w:snapToGrid w:val="0"/>
            </w:pPr>
            <w:r w:rsidRPr="00123177">
              <w:rPr>
                <w:szCs w:val="20"/>
              </w:rPr>
              <w:t>Data latency period is not applicable</w:t>
            </w:r>
          </w:p>
        </w:tc>
      </w:tr>
      <w:tr w:rsidR="00E717AF" w:rsidRPr="00123177" w14:paraId="5FA4864A"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F277225" w14:textId="77777777" w:rsidR="00E717AF" w:rsidRPr="00123177" w:rsidRDefault="00E717AF" w:rsidP="0063659A">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52D43A" w14:textId="77777777" w:rsidR="00E717AF" w:rsidRPr="00123177" w:rsidRDefault="00E717AF" w:rsidP="0063659A">
            <w:pPr>
              <w:pStyle w:val="TableText"/>
              <w:snapToGrid w:val="0"/>
            </w:pPr>
            <w:r w:rsidRPr="00123177">
              <w:rPr>
                <w:szCs w:val="20"/>
              </w:rPr>
              <w:t>Data Retention period is not applicable.</w:t>
            </w:r>
          </w:p>
        </w:tc>
      </w:tr>
      <w:tr w:rsidR="00E717AF" w:rsidRPr="00123177" w14:paraId="7ECD06D4"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5C0C130" w14:textId="77777777" w:rsidR="00E717AF" w:rsidRPr="00123177" w:rsidRDefault="00E717AF" w:rsidP="0063659A">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C03564" w14:textId="77777777" w:rsidR="00E717AF" w:rsidRPr="00123177" w:rsidRDefault="00E717AF" w:rsidP="0063659A">
            <w:pPr>
              <w:pStyle w:val="TableText"/>
            </w:pPr>
            <w:r w:rsidRPr="00123177">
              <w:rPr>
                <w:szCs w:val="20"/>
              </w:rPr>
              <w:t>Data rate is not applicable.</w:t>
            </w:r>
          </w:p>
        </w:tc>
      </w:tr>
      <w:tr w:rsidR="00E717AF" w:rsidRPr="00123177" w14:paraId="57BCFB3C"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A8BFA7D" w14:textId="77777777" w:rsidR="00E717AF" w:rsidRPr="00123177" w:rsidRDefault="00E717AF" w:rsidP="0063659A">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15507A" w14:textId="77777777" w:rsidR="00E717AF" w:rsidRPr="00123177" w:rsidRDefault="00E717AF" w:rsidP="0063659A">
            <w:pPr>
              <w:pStyle w:val="TableText"/>
              <w:spacing w:line="259" w:lineRule="auto"/>
            </w:pPr>
            <w:r w:rsidRPr="00123177">
              <w:rPr>
                <w:szCs w:val="20"/>
              </w:rPr>
              <w:t>External event is not required.</w:t>
            </w:r>
          </w:p>
        </w:tc>
      </w:tr>
      <w:tr w:rsidR="00E717AF" w:rsidRPr="00123177" w14:paraId="2E5899C6"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7FF1F5E" w14:textId="77777777" w:rsidR="00E717AF" w:rsidRPr="00123177" w:rsidRDefault="00E717AF" w:rsidP="0063659A">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30235" w14:textId="77777777" w:rsidR="00E717AF" w:rsidRPr="00123177" w:rsidRDefault="00E717AF" w:rsidP="0063659A">
            <w:pPr>
              <w:pStyle w:val="TableText"/>
              <w:spacing w:line="259" w:lineRule="auto"/>
            </w:pPr>
            <w:r w:rsidRPr="00123177">
              <w:rPr>
                <w:szCs w:val="20"/>
              </w:rPr>
              <w:t>Temporal event is not applicable.</w:t>
            </w:r>
          </w:p>
        </w:tc>
      </w:tr>
      <w:tr w:rsidR="00E717AF" w:rsidRPr="00123177" w14:paraId="1672B239"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81017B3" w14:textId="77777777" w:rsidR="00E717AF" w:rsidRPr="00123177" w:rsidRDefault="00E717AF" w:rsidP="0063659A">
            <w:pPr>
              <w:pStyle w:val="TableText"/>
              <w:snapToGrid w:val="0"/>
            </w:pPr>
            <w:r w:rsidRPr="00123177">
              <w:t xml:space="preserve">Validation Rules/ </w:t>
            </w:r>
          </w:p>
          <w:p w14:paraId="3C69EE8B" w14:textId="77777777" w:rsidR="00E717AF" w:rsidRPr="00123177" w:rsidRDefault="00E717AF" w:rsidP="0063659A">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F10D08" w14:textId="42893D84" w:rsidR="00E717AF" w:rsidRPr="00123177" w:rsidRDefault="00E717AF" w:rsidP="0063659A">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r w:rsidR="00357FFB">
              <w:rPr>
                <w:rFonts w:eastAsia="Arial"/>
                <w:color w:val="000000" w:themeColor="text1"/>
              </w:rPr>
              <w:t xml:space="preserve"> and CANape Tool</w:t>
            </w:r>
            <w:r w:rsidRPr="00123177">
              <w:rPr>
                <w:rFonts w:eastAsia="Arial"/>
                <w:color w:val="000000" w:themeColor="text1"/>
              </w:rPr>
              <w:t>.</w:t>
            </w:r>
          </w:p>
          <w:p w14:paraId="639CEE66" w14:textId="45356EC6" w:rsidR="00E717AF" w:rsidRPr="00123177" w:rsidRDefault="00357FFB" w:rsidP="0063659A">
            <w:pPr>
              <w:pStyle w:val="TableText"/>
              <w:snapToGrid w:val="0"/>
              <w:rPr>
                <w:i/>
                <w:iCs/>
              </w:rPr>
            </w:pPr>
            <w:r>
              <w:t>Verify that HVDCDC shall activate and deactivate the DTC’s and Faults based on the configuration set.</w:t>
            </w:r>
          </w:p>
        </w:tc>
      </w:tr>
      <w:tr w:rsidR="00E717AF" w:rsidRPr="00123177" w14:paraId="695E049B"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92BEF27" w14:textId="77777777" w:rsidR="00E717AF" w:rsidRPr="00123177" w:rsidRDefault="00E717AF" w:rsidP="0063659A">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8278B8" w14:textId="77777777" w:rsidR="00E717AF" w:rsidRPr="00123177" w:rsidRDefault="00E717AF" w:rsidP="0063659A">
            <w:pPr>
              <w:pStyle w:val="TableText"/>
              <w:snapToGrid w:val="0"/>
            </w:pPr>
            <w:r w:rsidRPr="00123177">
              <w:rPr>
                <w:szCs w:val="20"/>
              </w:rPr>
              <w:t>Constraints is not applicable.</w:t>
            </w:r>
          </w:p>
        </w:tc>
      </w:tr>
      <w:tr w:rsidR="00E717AF" w:rsidRPr="00123177" w14:paraId="659CBAD0"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6E39F60" w14:textId="77777777" w:rsidR="00E717AF" w:rsidRPr="00123177" w:rsidRDefault="00E717AF" w:rsidP="0063659A">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660362" w14:textId="77777777" w:rsidR="00E717AF" w:rsidRPr="00123177" w:rsidRDefault="00E717AF" w:rsidP="0063659A">
            <w:pPr>
              <w:pStyle w:val="TableText"/>
              <w:snapToGrid w:val="0"/>
            </w:pPr>
            <w:r w:rsidRPr="00123177">
              <w:rPr>
                <w:szCs w:val="20"/>
              </w:rPr>
              <w:t>No effects on other system</w:t>
            </w:r>
          </w:p>
        </w:tc>
      </w:tr>
      <w:tr w:rsidR="00E717AF" w:rsidRPr="00123177" w14:paraId="463A500E"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8B7B346" w14:textId="77777777" w:rsidR="00E717AF" w:rsidRPr="00123177" w:rsidRDefault="00E717AF" w:rsidP="0063659A">
            <w:pPr>
              <w:pStyle w:val="TableText"/>
              <w:snapToGrid w:val="0"/>
            </w:pPr>
            <w:r w:rsidRPr="00123177">
              <w:t>Testability with respect to test environment</w:t>
            </w:r>
          </w:p>
          <w:p w14:paraId="4A656BFB" w14:textId="77777777" w:rsidR="00E717AF" w:rsidRPr="00123177" w:rsidRDefault="00E717AF" w:rsidP="0063659A">
            <w:pPr>
              <w:pStyle w:val="TableText"/>
            </w:pPr>
            <w:r w:rsidRPr="00123177">
              <w:t>(Yes/No)</w:t>
            </w:r>
          </w:p>
          <w:p w14:paraId="2FEC5713" w14:textId="77777777" w:rsidR="00E717AF" w:rsidRPr="00123177" w:rsidRDefault="00E717AF" w:rsidP="0063659A">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D5340B" w14:textId="77777777" w:rsidR="00E717AF" w:rsidRPr="00123177" w:rsidRDefault="00E717AF" w:rsidP="0063659A">
            <w:pPr>
              <w:pStyle w:val="TableText"/>
              <w:snapToGrid w:val="0"/>
            </w:pPr>
            <w:r w:rsidRPr="00123177">
              <w:t>YES</w:t>
            </w:r>
          </w:p>
        </w:tc>
      </w:tr>
      <w:tr w:rsidR="00E717AF" w:rsidRPr="00123177" w14:paraId="4ABA8AD2"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61DFC8E" w14:textId="77777777" w:rsidR="00E717AF" w:rsidRPr="00123177" w:rsidRDefault="00E717AF" w:rsidP="0063659A">
            <w:pPr>
              <w:pStyle w:val="TableText"/>
              <w:snapToGrid w:val="0"/>
            </w:pPr>
            <w:r w:rsidRPr="00123177">
              <w:lastRenderedPageBreak/>
              <w:t>Feasible within project constraints</w:t>
            </w:r>
          </w:p>
          <w:p w14:paraId="076EBAC4" w14:textId="77777777" w:rsidR="00E717AF" w:rsidRPr="00123177" w:rsidRDefault="00E717AF" w:rsidP="0063659A">
            <w:pPr>
              <w:pStyle w:val="TableText"/>
              <w:snapToGrid w:val="0"/>
            </w:pPr>
            <w:r w:rsidRPr="00123177">
              <w:t>(Yes/No)</w:t>
            </w:r>
          </w:p>
          <w:p w14:paraId="3DFFA940" w14:textId="77777777" w:rsidR="00E717AF" w:rsidRPr="00123177" w:rsidRDefault="00E717AF" w:rsidP="0063659A">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0CD0FF" w14:textId="77777777" w:rsidR="00E717AF" w:rsidRPr="00123177" w:rsidRDefault="00E717AF" w:rsidP="0063659A">
            <w:pPr>
              <w:pStyle w:val="TableText"/>
              <w:snapToGrid w:val="0"/>
            </w:pPr>
            <w:r w:rsidRPr="00123177">
              <w:t>YES</w:t>
            </w:r>
          </w:p>
        </w:tc>
      </w:tr>
      <w:tr w:rsidR="00E717AF" w:rsidRPr="00123177" w14:paraId="79EF46A8"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16C7F5D" w14:textId="77777777" w:rsidR="00E717AF" w:rsidRPr="00123177" w:rsidRDefault="00E717AF" w:rsidP="0063659A">
            <w:pPr>
              <w:pStyle w:val="TableText"/>
              <w:snapToGrid w:val="0"/>
            </w:pPr>
            <w:r w:rsidRPr="00123177">
              <w:t>Critical</w:t>
            </w:r>
          </w:p>
          <w:p w14:paraId="6A5F1442" w14:textId="77777777" w:rsidR="00E717AF" w:rsidRPr="00123177" w:rsidRDefault="00E717AF" w:rsidP="0063659A">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992362" w14:textId="77777777" w:rsidR="00E717AF" w:rsidRPr="00123177" w:rsidRDefault="00E717AF" w:rsidP="0063659A">
            <w:pPr>
              <w:pStyle w:val="TableText"/>
              <w:snapToGrid w:val="0"/>
            </w:pPr>
            <w:r w:rsidRPr="00123177">
              <w:t>YES</w:t>
            </w:r>
          </w:p>
        </w:tc>
      </w:tr>
      <w:tr w:rsidR="00E717AF" w:rsidRPr="00123177" w14:paraId="1D15A696"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B7695FC" w14:textId="77777777" w:rsidR="00E717AF" w:rsidRPr="00123177" w:rsidRDefault="00E717AF" w:rsidP="0063659A">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64E799" w14:textId="77777777" w:rsidR="00E717AF" w:rsidRPr="00123177" w:rsidRDefault="00E717AF" w:rsidP="0063659A">
            <w:pPr>
              <w:pStyle w:val="TableText"/>
              <w:snapToGrid w:val="0"/>
            </w:pPr>
            <w:r w:rsidRPr="00123177">
              <w:t>Acceptance Criteria for this requirement should be as per SECTION-6 ACCEPTANCE CRITERIA</w:t>
            </w:r>
          </w:p>
        </w:tc>
      </w:tr>
    </w:tbl>
    <w:p w14:paraId="62A47F57" w14:textId="77777777" w:rsidR="00E717AF" w:rsidRPr="00123177" w:rsidRDefault="00E717AF" w:rsidP="00E717AF"/>
    <w:p w14:paraId="09FB2B51" w14:textId="752AEB9A" w:rsidR="00E717AF" w:rsidRPr="00EF6812" w:rsidRDefault="00E717AF" w:rsidP="00EF6812">
      <w:pPr>
        <w:pStyle w:val="Heading5"/>
        <w:rPr>
          <w:rFonts w:eastAsia="Arial"/>
          <w:sz w:val="20"/>
          <w:szCs w:val="20"/>
        </w:rPr>
      </w:pPr>
      <w:r w:rsidRPr="00E717AF">
        <w:rPr>
          <w:rFonts w:eastAsia="Arial"/>
          <w:sz w:val="20"/>
          <w:szCs w:val="20"/>
        </w:rPr>
        <w:t>Requirement to inhibit all the diagnostics during the wakeup process</w:t>
      </w:r>
      <w:r w:rsidRPr="00EF6812">
        <w:rPr>
          <w:rFonts w:eastAsia="Arial"/>
          <w:sz w:val="20"/>
          <w:szCs w:val="20"/>
        </w:rPr>
        <w:t>.</w:t>
      </w:r>
    </w:p>
    <w:p w14:paraId="03B96592" w14:textId="77777777" w:rsidR="00E717AF" w:rsidRPr="00123177" w:rsidRDefault="00E717AF" w:rsidP="00E717AF"/>
    <w:tbl>
      <w:tblPr>
        <w:tblW w:w="9518" w:type="dxa"/>
        <w:tblInd w:w="108" w:type="dxa"/>
        <w:tblLayout w:type="fixed"/>
        <w:tblLook w:val="0000" w:firstRow="0" w:lastRow="0" w:firstColumn="0" w:lastColumn="0" w:noHBand="0" w:noVBand="0"/>
      </w:tblPr>
      <w:tblGrid>
        <w:gridCol w:w="1920"/>
        <w:gridCol w:w="7598"/>
      </w:tblGrid>
      <w:tr w:rsidR="00E717AF" w:rsidRPr="00123177" w14:paraId="7F51B4FB"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A7A4CC8" w14:textId="77777777" w:rsidR="00E717AF" w:rsidRPr="00123177" w:rsidRDefault="00E717AF" w:rsidP="0063659A">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0E07E15" w14:textId="77777777" w:rsidR="00E717AF" w:rsidRPr="00123177" w:rsidRDefault="00E717AF" w:rsidP="0063659A">
            <w:pPr>
              <w:pStyle w:val="TableColumnTitle"/>
              <w:snapToGrid w:val="0"/>
            </w:pPr>
            <w:r w:rsidRPr="00123177">
              <w:t>Description</w:t>
            </w:r>
          </w:p>
        </w:tc>
      </w:tr>
      <w:tr w:rsidR="00E717AF" w:rsidRPr="00123177" w14:paraId="4164AA27"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C98FAB7" w14:textId="77777777" w:rsidR="00E717AF" w:rsidRPr="00123177" w:rsidRDefault="00E717AF" w:rsidP="0063659A">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D7304D" w14:textId="7A02B6D1" w:rsidR="00E717AF" w:rsidRPr="00123177" w:rsidRDefault="00E717AF" w:rsidP="0063659A">
            <w:pPr>
              <w:snapToGrid w:val="0"/>
            </w:pPr>
            <w:r w:rsidRPr="00123177">
              <w:t>SWRS_DIAG_</w:t>
            </w:r>
            <w:r>
              <w:t>121</w:t>
            </w:r>
          </w:p>
        </w:tc>
      </w:tr>
      <w:tr w:rsidR="00E717AF" w:rsidRPr="00123177" w14:paraId="0D51ADEE"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DE06C24" w14:textId="77777777" w:rsidR="00E717AF" w:rsidRPr="00123177" w:rsidRDefault="00E717AF" w:rsidP="0063659A">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A16FFB" w14:textId="4010DDB2" w:rsidR="00E717AF" w:rsidRPr="00123177" w:rsidRDefault="00E717AF" w:rsidP="0063659A">
            <w:pPr>
              <w:rPr>
                <w:rFonts w:eastAsia="Arial"/>
                <w:color w:val="000000" w:themeColor="text1"/>
                <w:szCs w:val="20"/>
              </w:rPr>
            </w:pPr>
            <w:r w:rsidRPr="00123177">
              <w:rPr>
                <w:rFonts w:eastAsia="Arial"/>
                <w:color w:val="000000" w:themeColor="text1"/>
                <w:szCs w:val="20"/>
              </w:rPr>
              <w:t>SDS-HVDCDC-17</w:t>
            </w:r>
            <w:r>
              <w:rPr>
                <w:rFonts w:eastAsia="Arial"/>
                <w:color w:val="000000" w:themeColor="text1"/>
                <w:szCs w:val="20"/>
              </w:rPr>
              <w:t>9</w:t>
            </w:r>
          </w:p>
        </w:tc>
      </w:tr>
      <w:tr w:rsidR="00E717AF" w:rsidRPr="00123177" w14:paraId="74C361AD"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18A2A5A" w14:textId="77777777" w:rsidR="00E717AF" w:rsidRPr="00123177" w:rsidRDefault="00E717AF" w:rsidP="0063659A">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877C95" w14:textId="77777777" w:rsidR="00E717AF" w:rsidRPr="00123177" w:rsidRDefault="00E717AF" w:rsidP="0063659A">
            <w:pPr>
              <w:pStyle w:val="TableText"/>
              <w:snapToGrid w:val="0"/>
            </w:pPr>
            <w:r w:rsidRPr="00123177">
              <w:t>B-Sample/PF2.0</w:t>
            </w:r>
          </w:p>
        </w:tc>
      </w:tr>
      <w:tr w:rsidR="00E717AF" w:rsidRPr="00123177" w14:paraId="4CF672AC"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6872C4D" w14:textId="77777777" w:rsidR="00E717AF" w:rsidRPr="00123177" w:rsidRDefault="00E717AF" w:rsidP="0063659A">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CDE01D" w14:textId="77777777" w:rsidR="00E717AF" w:rsidRPr="00E717AF" w:rsidRDefault="00E717AF" w:rsidP="00E717AF">
            <w:pPr>
              <w:snapToGrid w:val="0"/>
              <w:rPr>
                <w:rFonts w:eastAsia="Arial"/>
                <w:color w:val="000000" w:themeColor="text1"/>
              </w:rPr>
            </w:pPr>
            <w:r w:rsidRPr="00E717AF">
              <w:rPr>
                <w:rFonts w:eastAsia="Arial"/>
                <w:color w:val="000000" w:themeColor="text1"/>
              </w:rPr>
              <w:t xml:space="preserve">The HVDCDC shall inhibit all the diagnostics during the wakeup process: </w:t>
            </w:r>
          </w:p>
          <w:p w14:paraId="581B7C1F" w14:textId="77777777" w:rsidR="00E717AF" w:rsidRPr="00E717AF" w:rsidRDefault="00E717AF" w:rsidP="00E717AF">
            <w:pPr>
              <w:snapToGrid w:val="0"/>
              <w:rPr>
                <w:rFonts w:eastAsia="Arial"/>
                <w:color w:val="000000" w:themeColor="text1"/>
              </w:rPr>
            </w:pPr>
            <w:r w:rsidRPr="00E717AF">
              <w:rPr>
                <w:rFonts w:eastAsia="Arial"/>
                <w:color w:val="000000" w:themeColor="text1"/>
              </w:rPr>
              <w:t>- before transitioning from "Sleep" state to "Standby" state; AND</w:t>
            </w:r>
          </w:p>
          <w:p w14:paraId="0ABB4298" w14:textId="047A80BA" w:rsidR="00E717AF" w:rsidRPr="00123177" w:rsidRDefault="00E717AF" w:rsidP="00E717AF">
            <w:pPr>
              <w:snapToGrid w:val="0"/>
              <w:rPr>
                <w:rFonts w:eastAsia="Arial"/>
                <w:color w:val="000000" w:themeColor="text1"/>
              </w:rPr>
            </w:pPr>
            <w:r w:rsidRPr="00E717AF">
              <w:rPr>
                <w:rFonts w:eastAsia="Arial"/>
                <w:color w:val="000000" w:themeColor="text1"/>
              </w:rPr>
              <w:t>- within HVDCDC_CAL sec since the HVDCDC transitions from "Sleep" state to "Standby" state</w:t>
            </w:r>
          </w:p>
        </w:tc>
      </w:tr>
      <w:tr w:rsidR="00E717AF" w:rsidRPr="00123177" w14:paraId="0FD21D9B"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59A05D4" w14:textId="77777777" w:rsidR="00E717AF" w:rsidRPr="00123177" w:rsidRDefault="00E717AF" w:rsidP="0063659A">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DE6B96" w14:textId="77777777" w:rsidR="00E717AF" w:rsidRPr="00123177" w:rsidRDefault="00E717AF" w:rsidP="0063659A">
            <w:pPr>
              <w:snapToGrid w:val="0"/>
              <w:rPr>
                <w:rFonts w:eastAsia="Arial"/>
              </w:rPr>
            </w:pPr>
            <w:r w:rsidRPr="00123177">
              <w:rPr>
                <w:rFonts w:eastAsia="Arial"/>
              </w:rPr>
              <w:t>No Such derived requirement is applicable.</w:t>
            </w:r>
          </w:p>
        </w:tc>
      </w:tr>
      <w:tr w:rsidR="00E717AF" w:rsidRPr="00123177" w14:paraId="6BFEC975"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AC67B0F" w14:textId="77777777" w:rsidR="00E717AF" w:rsidRPr="00123177" w:rsidRDefault="00E717AF" w:rsidP="0063659A">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6BA751" w14:textId="77777777" w:rsidR="00E717AF" w:rsidRPr="00123177" w:rsidRDefault="00E717AF" w:rsidP="0063659A">
            <w:pPr>
              <w:snapToGrid w:val="0"/>
              <w:rPr>
                <w:rFonts w:eastAsia="Arial"/>
              </w:rPr>
            </w:pPr>
            <w:r w:rsidRPr="00123177">
              <w:rPr>
                <w:rFonts w:eastAsia="Arial"/>
                <w:color w:val="000000" w:themeColor="text1"/>
                <w:szCs w:val="20"/>
              </w:rPr>
              <w:t>Medium</w:t>
            </w:r>
          </w:p>
        </w:tc>
      </w:tr>
      <w:tr w:rsidR="00E717AF" w:rsidRPr="00123177" w14:paraId="57462268"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883713C" w14:textId="77777777" w:rsidR="00E717AF" w:rsidRPr="00123177" w:rsidRDefault="00E717AF" w:rsidP="0063659A">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9BDBA5" w14:textId="77777777" w:rsidR="00E717AF" w:rsidRPr="00123177" w:rsidRDefault="00E717AF" w:rsidP="0063659A">
            <w:pPr>
              <w:pStyle w:val="TableText"/>
              <w:snapToGrid w:val="0"/>
            </w:pPr>
            <w:r w:rsidRPr="00123177">
              <w:rPr>
                <w:rFonts w:eastAsia="Arial"/>
                <w:color w:val="000000" w:themeColor="text1"/>
                <w:szCs w:val="20"/>
              </w:rPr>
              <w:t>No Specific access restrictions is applicable.</w:t>
            </w:r>
          </w:p>
        </w:tc>
      </w:tr>
      <w:tr w:rsidR="00E717AF" w:rsidRPr="00123177" w14:paraId="7470F722"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8A2C4FA" w14:textId="77777777" w:rsidR="00E717AF" w:rsidRPr="00123177" w:rsidRDefault="00E717AF" w:rsidP="0063659A">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6B7273" w14:textId="77777777" w:rsidR="00E717AF" w:rsidRPr="00123177" w:rsidRDefault="00E717AF" w:rsidP="0063659A">
            <w:pPr>
              <w:pStyle w:val="TableText"/>
              <w:snapToGrid w:val="0"/>
              <w:rPr>
                <w:rFonts w:eastAsia="Arial"/>
                <w:color w:val="000000" w:themeColor="text1"/>
              </w:rPr>
            </w:pPr>
            <w:r w:rsidRPr="00123177">
              <w:rPr>
                <w:rFonts w:eastAsia="Arial"/>
                <w:color w:val="000000" w:themeColor="text1"/>
              </w:rPr>
              <w:t>1. Continuously monitor the fault ID (NVHDCDCFaultID @ HVDCDC_Debug_PDU) on the CAN interface</w:t>
            </w:r>
          </w:p>
          <w:p w14:paraId="3576E1CD" w14:textId="2225E4C6" w:rsidR="00E717AF" w:rsidRDefault="00E717AF" w:rsidP="0063659A">
            <w:pPr>
              <w:pStyle w:val="TableText"/>
              <w:snapToGrid w:val="0"/>
              <w:rPr>
                <w:rFonts w:eastAsia="Arial"/>
                <w:color w:val="000000" w:themeColor="text1"/>
              </w:rPr>
            </w:pPr>
            <w:r w:rsidRPr="00123177">
              <w:rPr>
                <w:rFonts w:eastAsia="Arial"/>
                <w:color w:val="000000" w:themeColor="text1"/>
              </w:rPr>
              <w:t xml:space="preserve">2. </w:t>
            </w:r>
            <w:r w:rsidR="003045D2">
              <w:rPr>
                <w:rFonts w:eastAsia="Arial"/>
                <w:color w:val="000000" w:themeColor="text1"/>
              </w:rPr>
              <w:t xml:space="preserve">Raise any fault before the ECU </w:t>
            </w:r>
            <w:r w:rsidR="009A45C8">
              <w:rPr>
                <w:rFonts w:eastAsia="Arial"/>
                <w:color w:val="000000" w:themeColor="text1"/>
              </w:rPr>
              <w:t>entering</w:t>
            </w:r>
            <w:r w:rsidR="003045D2">
              <w:rPr>
                <w:rFonts w:eastAsia="Arial"/>
                <w:color w:val="000000" w:themeColor="text1"/>
              </w:rPr>
              <w:t xml:space="preserve"> standby state</w:t>
            </w:r>
          </w:p>
          <w:p w14:paraId="4081EC8E" w14:textId="77777777" w:rsidR="003045D2" w:rsidRDefault="003045D2" w:rsidP="0063659A">
            <w:pPr>
              <w:pStyle w:val="TableText"/>
              <w:snapToGrid w:val="0"/>
              <w:rPr>
                <w:rFonts w:eastAsia="Arial"/>
                <w:color w:val="000000" w:themeColor="text1"/>
              </w:rPr>
            </w:pPr>
            <w:r>
              <w:rPr>
                <w:rFonts w:eastAsia="Arial"/>
                <w:color w:val="000000" w:themeColor="text1"/>
              </w:rPr>
              <w:t>3.</w:t>
            </w:r>
            <w:r w:rsidR="009A45C8">
              <w:rPr>
                <w:rFonts w:eastAsia="Arial"/>
                <w:color w:val="000000" w:themeColor="text1"/>
              </w:rPr>
              <w:t xml:space="preserve"> Set the calibratable time HVDCDC_CAL to inhibit the diagnostics</w:t>
            </w:r>
          </w:p>
          <w:p w14:paraId="5012987E" w14:textId="44A429B7" w:rsidR="00B043A7" w:rsidRPr="00123177" w:rsidRDefault="00B043A7" w:rsidP="0063659A">
            <w:pPr>
              <w:pStyle w:val="TableText"/>
              <w:snapToGrid w:val="0"/>
              <w:rPr>
                <w:rFonts w:eastAsia="Arial"/>
                <w:color w:val="000000" w:themeColor="text1"/>
              </w:rPr>
            </w:pPr>
            <w:r>
              <w:rPr>
                <w:rFonts w:eastAsia="Arial"/>
                <w:color w:val="000000" w:themeColor="text1"/>
              </w:rPr>
              <w:t>4. Provide NM message to HVDCDC</w:t>
            </w:r>
          </w:p>
        </w:tc>
      </w:tr>
      <w:tr w:rsidR="00E717AF" w:rsidRPr="00123177" w14:paraId="1F5862D1"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CC5B9A1" w14:textId="77777777" w:rsidR="00E717AF" w:rsidRPr="00123177" w:rsidRDefault="00E717AF" w:rsidP="0063659A">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289E94" w14:textId="34AB17A6" w:rsidR="00E717AF" w:rsidRPr="00123177" w:rsidRDefault="009A45C8" w:rsidP="0063659A">
            <w:pPr>
              <w:pStyle w:val="TableText"/>
              <w:snapToGrid w:val="0"/>
            </w:pPr>
            <w:r>
              <w:t xml:space="preserve">The diagnostics shall be inhibit when HVDCDC is transitioning from Sleep to Standby state. </w:t>
            </w:r>
          </w:p>
        </w:tc>
      </w:tr>
      <w:tr w:rsidR="00E717AF" w:rsidRPr="00123177" w14:paraId="485C5A6E"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CD3B79B" w14:textId="77777777" w:rsidR="00E717AF" w:rsidRPr="00123177" w:rsidRDefault="00E717AF" w:rsidP="0063659A">
            <w:pPr>
              <w:pStyle w:val="TableText"/>
              <w:snapToGrid w:val="0"/>
            </w:pPr>
            <w:r w:rsidRPr="00123177">
              <w:lastRenderedPageBreak/>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43D460" w14:textId="77777777" w:rsidR="00E717AF" w:rsidRDefault="00B043A7" w:rsidP="0063659A">
            <w:pPr>
              <w:pStyle w:val="TableText"/>
              <w:snapToGrid w:val="0"/>
              <w:rPr>
                <w:rFonts w:eastAsia="Arial"/>
                <w:color w:val="000000" w:themeColor="text1"/>
              </w:rPr>
            </w:pPr>
            <w:r>
              <w:rPr>
                <w:rStyle w:val="normaltextrun"/>
              </w:rPr>
              <w:t xml:space="preserve">1. </w:t>
            </w:r>
            <w:r>
              <w:rPr>
                <w:rFonts w:eastAsia="Arial"/>
                <w:color w:val="000000" w:themeColor="text1"/>
              </w:rPr>
              <w:t>Raise any fault before the ECU entering standby state</w:t>
            </w:r>
          </w:p>
          <w:p w14:paraId="1D7CCEA4" w14:textId="77777777" w:rsidR="00B043A7" w:rsidRDefault="00B043A7" w:rsidP="0063659A">
            <w:pPr>
              <w:pStyle w:val="TableText"/>
              <w:snapToGrid w:val="0"/>
              <w:rPr>
                <w:rFonts w:eastAsia="Arial"/>
                <w:color w:val="000000" w:themeColor="text1"/>
              </w:rPr>
            </w:pPr>
            <w:r>
              <w:rPr>
                <w:rFonts w:eastAsia="Arial"/>
                <w:color w:val="000000" w:themeColor="text1"/>
              </w:rPr>
              <w:t>2. Set the calibratable time HVDCDC_CAL to inhibit the diagnostics</w:t>
            </w:r>
          </w:p>
          <w:p w14:paraId="682FC55E" w14:textId="77777777" w:rsidR="00B043A7" w:rsidRDefault="00B043A7" w:rsidP="0063659A">
            <w:pPr>
              <w:pStyle w:val="TableText"/>
              <w:snapToGrid w:val="0"/>
              <w:rPr>
                <w:rFonts w:eastAsia="Arial"/>
                <w:color w:val="000000" w:themeColor="text1"/>
              </w:rPr>
            </w:pPr>
            <w:r>
              <w:rPr>
                <w:rFonts w:eastAsia="Arial"/>
                <w:color w:val="000000" w:themeColor="text1"/>
              </w:rPr>
              <w:t>3. Provide NM message to HVDCDC</w:t>
            </w:r>
          </w:p>
          <w:p w14:paraId="01377A52" w14:textId="0DDA64C1" w:rsidR="00B043A7" w:rsidRPr="00123177" w:rsidRDefault="00B043A7" w:rsidP="0063659A">
            <w:pPr>
              <w:pStyle w:val="TableText"/>
              <w:snapToGrid w:val="0"/>
              <w:rPr>
                <w:rStyle w:val="normaltextrun"/>
              </w:rPr>
            </w:pPr>
            <w:r>
              <w:rPr>
                <w:rFonts w:eastAsia="Arial"/>
                <w:color w:val="000000" w:themeColor="text1"/>
              </w:rPr>
              <w:t xml:space="preserve">4. Observe that the </w:t>
            </w:r>
            <w:r>
              <w:t>diagnostics shall be inhibit when HVDCDC is transitioning from Sleep to Standby state.</w:t>
            </w:r>
          </w:p>
        </w:tc>
      </w:tr>
      <w:tr w:rsidR="00E717AF" w:rsidRPr="00123177" w14:paraId="5016625A"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A06021C" w14:textId="77777777" w:rsidR="00E717AF" w:rsidRPr="00123177" w:rsidRDefault="00E717AF" w:rsidP="0063659A">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8BAA6F" w14:textId="77777777" w:rsidR="00E717AF" w:rsidRPr="00123177" w:rsidRDefault="00E717AF" w:rsidP="0063659A">
            <w:pPr>
              <w:pStyle w:val="TableText"/>
              <w:snapToGrid w:val="0"/>
            </w:pPr>
            <w:r w:rsidRPr="00123177">
              <w:t>No such mandatory fields is applicable.</w:t>
            </w:r>
          </w:p>
        </w:tc>
      </w:tr>
      <w:tr w:rsidR="00E717AF" w:rsidRPr="00123177" w14:paraId="11536824"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5C8049E" w14:textId="77777777" w:rsidR="00E717AF" w:rsidRPr="00123177" w:rsidRDefault="00E717AF" w:rsidP="0063659A">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65E6C8" w14:textId="77777777" w:rsidR="00E717AF" w:rsidRPr="00123177" w:rsidRDefault="00E717AF" w:rsidP="0063659A">
            <w:pPr>
              <w:pStyle w:val="TableText"/>
              <w:snapToGrid w:val="0"/>
            </w:pPr>
            <w:r w:rsidRPr="00123177">
              <w:t>NHVDCDCStatus = 0, NHVDCDCStatusDebug = 0, NHVDCDCFault = 0.</w:t>
            </w:r>
          </w:p>
        </w:tc>
      </w:tr>
      <w:tr w:rsidR="00E717AF" w:rsidRPr="00123177" w14:paraId="1D464AC4"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7CEEC9E" w14:textId="77777777" w:rsidR="00E717AF" w:rsidRPr="00123177" w:rsidRDefault="00E717AF" w:rsidP="0063659A">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58446F" w14:textId="77777777" w:rsidR="00E717AF" w:rsidRPr="00123177" w:rsidRDefault="00E717AF" w:rsidP="0063659A">
            <w:pPr>
              <w:pStyle w:val="TableText"/>
              <w:snapToGrid w:val="0"/>
            </w:pPr>
            <w:r w:rsidRPr="00123177">
              <w:rPr>
                <w:szCs w:val="20"/>
              </w:rPr>
              <w:t>Default values shall be applicable with respect to Pre-Loaded Values</w:t>
            </w:r>
          </w:p>
        </w:tc>
      </w:tr>
      <w:tr w:rsidR="00E717AF" w:rsidRPr="00123177" w14:paraId="7B9E3466"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CAEFF05" w14:textId="77777777" w:rsidR="00E717AF" w:rsidRPr="00123177" w:rsidRDefault="00E717AF" w:rsidP="0063659A">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7A3709" w14:textId="77777777" w:rsidR="00E717AF" w:rsidRPr="00123177" w:rsidRDefault="00E717AF" w:rsidP="0063659A">
            <w:pPr>
              <w:pStyle w:val="TableText"/>
              <w:snapToGrid w:val="0"/>
            </w:pPr>
            <w:r w:rsidRPr="00123177">
              <w:rPr>
                <w:szCs w:val="20"/>
              </w:rPr>
              <w:t>Valid range value is not required.</w:t>
            </w:r>
          </w:p>
        </w:tc>
      </w:tr>
      <w:tr w:rsidR="00E717AF" w:rsidRPr="00123177" w14:paraId="3A6E12FF"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F4D2EFA" w14:textId="77777777" w:rsidR="00E717AF" w:rsidRPr="00123177" w:rsidRDefault="00E717AF" w:rsidP="0063659A">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102BD3" w14:textId="77777777" w:rsidR="00E717AF" w:rsidRPr="00123177" w:rsidRDefault="00E717AF" w:rsidP="0063659A">
            <w:pPr>
              <w:pStyle w:val="TableText"/>
              <w:snapToGrid w:val="0"/>
            </w:pPr>
            <w:r w:rsidRPr="00123177">
              <w:rPr>
                <w:szCs w:val="20"/>
              </w:rPr>
              <w:t>Data latency period is not applicable</w:t>
            </w:r>
          </w:p>
        </w:tc>
      </w:tr>
      <w:tr w:rsidR="00E717AF" w:rsidRPr="00123177" w14:paraId="7BA554E4"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BDB9635" w14:textId="77777777" w:rsidR="00E717AF" w:rsidRPr="00123177" w:rsidRDefault="00E717AF" w:rsidP="0063659A">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1E335E" w14:textId="77777777" w:rsidR="00E717AF" w:rsidRPr="00123177" w:rsidRDefault="00E717AF" w:rsidP="0063659A">
            <w:pPr>
              <w:pStyle w:val="TableText"/>
              <w:snapToGrid w:val="0"/>
            </w:pPr>
            <w:r w:rsidRPr="00123177">
              <w:rPr>
                <w:szCs w:val="20"/>
              </w:rPr>
              <w:t>Data Retention period is not applicable.</w:t>
            </w:r>
          </w:p>
        </w:tc>
      </w:tr>
      <w:tr w:rsidR="00E717AF" w:rsidRPr="00123177" w14:paraId="17458A28"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0B6B46E" w14:textId="77777777" w:rsidR="00E717AF" w:rsidRPr="00123177" w:rsidRDefault="00E717AF" w:rsidP="0063659A">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48E57" w14:textId="77777777" w:rsidR="00E717AF" w:rsidRPr="00123177" w:rsidRDefault="00E717AF" w:rsidP="0063659A">
            <w:pPr>
              <w:pStyle w:val="TableText"/>
            </w:pPr>
            <w:r w:rsidRPr="00123177">
              <w:rPr>
                <w:szCs w:val="20"/>
              </w:rPr>
              <w:t>Data rate is not applicable.</w:t>
            </w:r>
          </w:p>
        </w:tc>
      </w:tr>
      <w:tr w:rsidR="00E717AF" w:rsidRPr="00123177" w14:paraId="61D9880B"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1D1DF3F" w14:textId="77777777" w:rsidR="00E717AF" w:rsidRPr="00123177" w:rsidRDefault="00E717AF" w:rsidP="0063659A">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6E4F00" w14:textId="77777777" w:rsidR="00E717AF" w:rsidRPr="00123177" w:rsidRDefault="00E717AF" w:rsidP="0063659A">
            <w:pPr>
              <w:pStyle w:val="TableText"/>
              <w:spacing w:line="259" w:lineRule="auto"/>
            </w:pPr>
            <w:r w:rsidRPr="00123177">
              <w:rPr>
                <w:szCs w:val="20"/>
              </w:rPr>
              <w:t>External event is not required.</w:t>
            </w:r>
          </w:p>
        </w:tc>
      </w:tr>
      <w:tr w:rsidR="00E717AF" w:rsidRPr="00123177" w14:paraId="0B95E6E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144EE0D" w14:textId="77777777" w:rsidR="00E717AF" w:rsidRPr="00123177" w:rsidRDefault="00E717AF" w:rsidP="0063659A">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6D63AD" w14:textId="77777777" w:rsidR="00E717AF" w:rsidRPr="00123177" w:rsidRDefault="00E717AF" w:rsidP="0063659A">
            <w:pPr>
              <w:pStyle w:val="TableText"/>
              <w:spacing w:line="259" w:lineRule="auto"/>
            </w:pPr>
            <w:r w:rsidRPr="00123177">
              <w:rPr>
                <w:szCs w:val="20"/>
              </w:rPr>
              <w:t>Temporal event is not applicable.</w:t>
            </w:r>
          </w:p>
        </w:tc>
      </w:tr>
      <w:tr w:rsidR="00E717AF" w:rsidRPr="00123177" w14:paraId="7AFCA64A"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0C7D38F" w14:textId="77777777" w:rsidR="00E717AF" w:rsidRPr="00123177" w:rsidRDefault="00E717AF" w:rsidP="0063659A">
            <w:pPr>
              <w:pStyle w:val="TableText"/>
              <w:snapToGrid w:val="0"/>
            </w:pPr>
            <w:r w:rsidRPr="00123177">
              <w:t xml:space="preserve">Validation Rules/ </w:t>
            </w:r>
          </w:p>
          <w:p w14:paraId="5D0BCBCC" w14:textId="77777777" w:rsidR="00E717AF" w:rsidRPr="00123177" w:rsidRDefault="00E717AF" w:rsidP="0063659A">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62974" w14:textId="77777777" w:rsidR="00E717AF" w:rsidRPr="00123177" w:rsidRDefault="00E717AF" w:rsidP="0063659A">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E3E66DB" w14:textId="222C23CD" w:rsidR="00E717AF" w:rsidRPr="00123177" w:rsidRDefault="00B043A7" w:rsidP="0063659A">
            <w:pPr>
              <w:pStyle w:val="TableText"/>
              <w:snapToGrid w:val="0"/>
              <w:rPr>
                <w:i/>
                <w:iCs/>
              </w:rPr>
            </w:pPr>
            <w:r>
              <w:rPr>
                <w:rFonts w:eastAsia="Arial"/>
                <w:color w:val="000000" w:themeColor="text1"/>
              </w:rPr>
              <w:t xml:space="preserve">Observe that the </w:t>
            </w:r>
            <w:r>
              <w:t>diagnostics shall be inhibit when HVDCDC is transitioning from Sleep to Standby state.</w:t>
            </w:r>
          </w:p>
        </w:tc>
      </w:tr>
      <w:tr w:rsidR="00E717AF" w:rsidRPr="00123177" w14:paraId="7C0586C1"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98450B4" w14:textId="77777777" w:rsidR="00E717AF" w:rsidRPr="00123177" w:rsidRDefault="00E717AF" w:rsidP="0063659A">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18F1EA" w14:textId="77777777" w:rsidR="00E717AF" w:rsidRPr="00123177" w:rsidRDefault="00E717AF" w:rsidP="0063659A">
            <w:pPr>
              <w:pStyle w:val="TableText"/>
              <w:snapToGrid w:val="0"/>
            </w:pPr>
            <w:r w:rsidRPr="00123177">
              <w:rPr>
                <w:szCs w:val="20"/>
              </w:rPr>
              <w:t>Constraints is not applicable.</w:t>
            </w:r>
          </w:p>
        </w:tc>
      </w:tr>
      <w:tr w:rsidR="00E717AF" w:rsidRPr="00123177" w14:paraId="68A726EA"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B0F97EA" w14:textId="77777777" w:rsidR="00E717AF" w:rsidRPr="00123177" w:rsidRDefault="00E717AF" w:rsidP="0063659A">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43EB50" w14:textId="77777777" w:rsidR="00E717AF" w:rsidRPr="00123177" w:rsidRDefault="00E717AF" w:rsidP="0063659A">
            <w:pPr>
              <w:pStyle w:val="TableText"/>
              <w:snapToGrid w:val="0"/>
            </w:pPr>
            <w:r w:rsidRPr="00123177">
              <w:rPr>
                <w:szCs w:val="20"/>
              </w:rPr>
              <w:t>No effects on other system</w:t>
            </w:r>
          </w:p>
        </w:tc>
      </w:tr>
      <w:tr w:rsidR="00E717AF" w:rsidRPr="00123177" w14:paraId="3422A47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F8CCA74" w14:textId="77777777" w:rsidR="00E717AF" w:rsidRPr="00123177" w:rsidRDefault="00E717AF" w:rsidP="0063659A">
            <w:pPr>
              <w:pStyle w:val="TableText"/>
              <w:snapToGrid w:val="0"/>
            </w:pPr>
            <w:r w:rsidRPr="00123177">
              <w:t>Testability with respect to test environment</w:t>
            </w:r>
          </w:p>
          <w:p w14:paraId="073FB01E" w14:textId="77777777" w:rsidR="00E717AF" w:rsidRPr="00123177" w:rsidRDefault="00E717AF" w:rsidP="0063659A">
            <w:pPr>
              <w:pStyle w:val="TableText"/>
            </w:pPr>
            <w:r w:rsidRPr="00123177">
              <w:t>(Yes/No)</w:t>
            </w:r>
          </w:p>
          <w:p w14:paraId="315418A2" w14:textId="77777777" w:rsidR="00E717AF" w:rsidRPr="00123177" w:rsidRDefault="00E717AF" w:rsidP="0063659A">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41DF5D" w14:textId="77777777" w:rsidR="00E717AF" w:rsidRPr="00123177" w:rsidRDefault="00E717AF" w:rsidP="0063659A">
            <w:pPr>
              <w:pStyle w:val="TableText"/>
              <w:snapToGrid w:val="0"/>
            </w:pPr>
            <w:r w:rsidRPr="00123177">
              <w:t>YES</w:t>
            </w:r>
          </w:p>
        </w:tc>
      </w:tr>
      <w:tr w:rsidR="00E717AF" w:rsidRPr="00123177" w14:paraId="4300FD8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00C2D1F" w14:textId="77777777" w:rsidR="00E717AF" w:rsidRPr="00123177" w:rsidRDefault="00E717AF" w:rsidP="0063659A">
            <w:pPr>
              <w:pStyle w:val="TableText"/>
              <w:snapToGrid w:val="0"/>
            </w:pPr>
            <w:r w:rsidRPr="00123177">
              <w:lastRenderedPageBreak/>
              <w:t>Feasible within project constraints</w:t>
            </w:r>
          </w:p>
          <w:p w14:paraId="5E2BB81B" w14:textId="77777777" w:rsidR="00E717AF" w:rsidRPr="00123177" w:rsidRDefault="00E717AF" w:rsidP="0063659A">
            <w:pPr>
              <w:pStyle w:val="TableText"/>
              <w:snapToGrid w:val="0"/>
            </w:pPr>
            <w:r w:rsidRPr="00123177">
              <w:t>(Yes/No)</w:t>
            </w:r>
          </w:p>
          <w:p w14:paraId="4E42C657" w14:textId="77777777" w:rsidR="00E717AF" w:rsidRPr="00123177" w:rsidRDefault="00E717AF" w:rsidP="0063659A">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BFCBF9" w14:textId="77777777" w:rsidR="00E717AF" w:rsidRPr="00123177" w:rsidRDefault="00E717AF" w:rsidP="0063659A">
            <w:pPr>
              <w:pStyle w:val="TableText"/>
              <w:snapToGrid w:val="0"/>
            </w:pPr>
            <w:r w:rsidRPr="00123177">
              <w:t>YES</w:t>
            </w:r>
          </w:p>
        </w:tc>
      </w:tr>
      <w:tr w:rsidR="00E717AF" w:rsidRPr="00123177" w14:paraId="225FCFA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80AF771" w14:textId="77777777" w:rsidR="00E717AF" w:rsidRPr="00123177" w:rsidRDefault="00E717AF" w:rsidP="0063659A">
            <w:pPr>
              <w:pStyle w:val="TableText"/>
              <w:snapToGrid w:val="0"/>
            </w:pPr>
            <w:r w:rsidRPr="00123177">
              <w:t>Critical</w:t>
            </w:r>
          </w:p>
          <w:p w14:paraId="77C363E4" w14:textId="77777777" w:rsidR="00E717AF" w:rsidRPr="00123177" w:rsidRDefault="00E717AF" w:rsidP="0063659A">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DC2AB9" w14:textId="77777777" w:rsidR="00E717AF" w:rsidRPr="00123177" w:rsidRDefault="00E717AF" w:rsidP="0063659A">
            <w:pPr>
              <w:pStyle w:val="TableText"/>
              <w:snapToGrid w:val="0"/>
            </w:pPr>
            <w:r w:rsidRPr="00123177">
              <w:t>YES</w:t>
            </w:r>
          </w:p>
        </w:tc>
      </w:tr>
      <w:tr w:rsidR="00E717AF" w:rsidRPr="00123177" w14:paraId="1BEB363D"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0AE0858" w14:textId="77777777" w:rsidR="00E717AF" w:rsidRPr="00123177" w:rsidRDefault="00E717AF" w:rsidP="0063659A">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82E72B" w14:textId="77777777" w:rsidR="00E717AF" w:rsidRPr="00123177" w:rsidRDefault="00E717AF" w:rsidP="0063659A">
            <w:pPr>
              <w:pStyle w:val="TableText"/>
              <w:snapToGrid w:val="0"/>
            </w:pPr>
            <w:r w:rsidRPr="00123177">
              <w:t>Acceptance Criteria for this requirement should be as per SECTION-6 ACCEPTANCE CRITERIA</w:t>
            </w:r>
          </w:p>
        </w:tc>
      </w:tr>
    </w:tbl>
    <w:p w14:paraId="298C7EEE" w14:textId="77777777" w:rsidR="00E717AF" w:rsidRPr="00123177" w:rsidRDefault="00E717AF" w:rsidP="00E717AF"/>
    <w:p w14:paraId="6D5E007C" w14:textId="283A580D" w:rsidR="00E717AF" w:rsidRPr="00EF6812" w:rsidRDefault="00E717AF" w:rsidP="00EF6812">
      <w:pPr>
        <w:pStyle w:val="Heading5"/>
        <w:rPr>
          <w:rFonts w:eastAsia="Arial"/>
          <w:sz w:val="20"/>
          <w:szCs w:val="20"/>
        </w:rPr>
      </w:pPr>
      <w:r w:rsidRPr="00E717AF">
        <w:rPr>
          <w:rFonts w:eastAsia="Arial"/>
          <w:sz w:val="20"/>
          <w:szCs w:val="20"/>
        </w:rPr>
        <w:t xml:space="preserve">Requirement to inhibit all the diagnostics during the </w:t>
      </w:r>
      <w:r>
        <w:rPr>
          <w:rFonts w:eastAsia="Arial"/>
          <w:sz w:val="20"/>
          <w:szCs w:val="20"/>
        </w:rPr>
        <w:t>Sleep</w:t>
      </w:r>
      <w:r w:rsidRPr="00E717AF">
        <w:rPr>
          <w:rFonts w:eastAsia="Arial"/>
          <w:sz w:val="20"/>
          <w:szCs w:val="20"/>
        </w:rPr>
        <w:t xml:space="preserve"> process</w:t>
      </w:r>
      <w:r w:rsidRPr="00EF6812">
        <w:rPr>
          <w:rFonts w:eastAsia="Arial"/>
          <w:sz w:val="20"/>
          <w:szCs w:val="20"/>
        </w:rPr>
        <w:t>.</w:t>
      </w:r>
    </w:p>
    <w:p w14:paraId="3A62AD14" w14:textId="77777777" w:rsidR="00B043A7" w:rsidRPr="00123177" w:rsidRDefault="00B043A7" w:rsidP="00B043A7"/>
    <w:tbl>
      <w:tblPr>
        <w:tblW w:w="9518" w:type="dxa"/>
        <w:tblInd w:w="108" w:type="dxa"/>
        <w:tblLayout w:type="fixed"/>
        <w:tblLook w:val="0000" w:firstRow="0" w:lastRow="0" w:firstColumn="0" w:lastColumn="0" w:noHBand="0" w:noVBand="0"/>
      </w:tblPr>
      <w:tblGrid>
        <w:gridCol w:w="1920"/>
        <w:gridCol w:w="7598"/>
      </w:tblGrid>
      <w:tr w:rsidR="00B043A7" w:rsidRPr="00123177" w14:paraId="292B947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6969B53" w14:textId="77777777" w:rsidR="00B043A7" w:rsidRPr="00123177" w:rsidRDefault="00B043A7" w:rsidP="0063659A">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AD1AECD" w14:textId="77777777" w:rsidR="00B043A7" w:rsidRPr="00123177" w:rsidRDefault="00B043A7" w:rsidP="0063659A">
            <w:pPr>
              <w:pStyle w:val="TableColumnTitle"/>
              <w:snapToGrid w:val="0"/>
            </w:pPr>
            <w:r w:rsidRPr="00123177">
              <w:t>Description</w:t>
            </w:r>
          </w:p>
        </w:tc>
      </w:tr>
      <w:tr w:rsidR="00B043A7" w:rsidRPr="00123177" w14:paraId="482DD8D9"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7EB503B" w14:textId="77777777" w:rsidR="00B043A7" w:rsidRPr="00123177" w:rsidRDefault="00B043A7" w:rsidP="0063659A">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71A758" w14:textId="442962A5" w:rsidR="00B043A7" w:rsidRPr="00123177" w:rsidRDefault="00B043A7" w:rsidP="0063659A">
            <w:pPr>
              <w:snapToGrid w:val="0"/>
            </w:pPr>
            <w:r w:rsidRPr="00123177">
              <w:t>SWRS_DIAG_</w:t>
            </w:r>
            <w:r>
              <w:t>122</w:t>
            </w:r>
          </w:p>
        </w:tc>
      </w:tr>
      <w:tr w:rsidR="00B043A7" w:rsidRPr="00123177" w14:paraId="61532D2C"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1E4DCAB" w14:textId="77777777" w:rsidR="00B043A7" w:rsidRPr="00123177" w:rsidRDefault="00B043A7" w:rsidP="0063659A">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24BCF" w14:textId="77777777" w:rsidR="00B043A7" w:rsidRPr="00123177" w:rsidRDefault="00B043A7" w:rsidP="0063659A">
            <w:pPr>
              <w:rPr>
                <w:rFonts w:eastAsia="Arial"/>
                <w:color w:val="000000" w:themeColor="text1"/>
                <w:szCs w:val="20"/>
              </w:rPr>
            </w:pPr>
            <w:r w:rsidRPr="00123177">
              <w:rPr>
                <w:rFonts w:eastAsia="Arial"/>
                <w:color w:val="000000" w:themeColor="text1"/>
                <w:szCs w:val="20"/>
              </w:rPr>
              <w:t>SDS-HVDCDC-17</w:t>
            </w:r>
            <w:r>
              <w:rPr>
                <w:rFonts w:eastAsia="Arial"/>
                <w:color w:val="000000" w:themeColor="text1"/>
                <w:szCs w:val="20"/>
              </w:rPr>
              <w:t>9</w:t>
            </w:r>
          </w:p>
        </w:tc>
      </w:tr>
      <w:tr w:rsidR="00B043A7" w:rsidRPr="00123177" w14:paraId="00B9EAC2"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EF8DD2E" w14:textId="77777777" w:rsidR="00B043A7" w:rsidRPr="00123177" w:rsidRDefault="00B043A7" w:rsidP="0063659A">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4A12A4" w14:textId="77777777" w:rsidR="00B043A7" w:rsidRPr="00123177" w:rsidRDefault="00B043A7" w:rsidP="0063659A">
            <w:pPr>
              <w:pStyle w:val="TableText"/>
              <w:snapToGrid w:val="0"/>
            </w:pPr>
            <w:r w:rsidRPr="00123177">
              <w:t>B-Sample/PF2.0</w:t>
            </w:r>
          </w:p>
        </w:tc>
      </w:tr>
      <w:tr w:rsidR="00B043A7" w:rsidRPr="00123177" w14:paraId="7BCC1F09"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76FCB65" w14:textId="77777777" w:rsidR="00B043A7" w:rsidRPr="00123177" w:rsidRDefault="00B043A7" w:rsidP="0063659A">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DAE75E" w14:textId="5E88A957" w:rsidR="00B043A7" w:rsidRPr="00E717AF" w:rsidRDefault="00B043A7" w:rsidP="0063659A">
            <w:pPr>
              <w:snapToGrid w:val="0"/>
              <w:rPr>
                <w:rFonts w:eastAsia="Arial"/>
                <w:color w:val="000000" w:themeColor="text1"/>
              </w:rPr>
            </w:pPr>
            <w:r w:rsidRPr="00E717AF">
              <w:rPr>
                <w:rFonts w:eastAsia="Arial"/>
                <w:color w:val="000000" w:themeColor="text1"/>
              </w:rPr>
              <w:t xml:space="preserve">The HVDCDC shall inhibit all the diagnostics during the </w:t>
            </w:r>
            <w:r>
              <w:rPr>
                <w:rFonts w:eastAsia="Arial"/>
                <w:color w:val="000000" w:themeColor="text1"/>
              </w:rPr>
              <w:t>sleep</w:t>
            </w:r>
            <w:r w:rsidRPr="00E717AF">
              <w:rPr>
                <w:rFonts w:eastAsia="Arial"/>
                <w:color w:val="000000" w:themeColor="text1"/>
              </w:rPr>
              <w:t xml:space="preserve"> process: </w:t>
            </w:r>
          </w:p>
          <w:p w14:paraId="09AA563E" w14:textId="6701600A" w:rsidR="00B043A7" w:rsidRPr="00B043A7" w:rsidRDefault="00B043A7" w:rsidP="00B043A7">
            <w:pPr>
              <w:snapToGrid w:val="0"/>
              <w:rPr>
                <w:rFonts w:eastAsia="Arial"/>
                <w:color w:val="000000" w:themeColor="text1"/>
              </w:rPr>
            </w:pPr>
            <w:r w:rsidRPr="00B043A7">
              <w:rPr>
                <w:rFonts w:eastAsia="Arial"/>
                <w:color w:val="000000" w:themeColor="text1"/>
              </w:rPr>
              <w:t>- after the transition from "Standby" to "Sleep" begins; OR</w:t>
            </w:r>
          </w:p>
          <w:p w14:paraId="571FD8C7" w14:textId="66BB3E78" w:rsidR="00B043A7" w:rsidRPr="00123177" w:rsidRDefault="00B043A7" w:rsidP="00B043A7">
            <w:pPr>
              <w:snapToGrid w:val="0"/>
              <w:rPr>
                <w:rFonts w:eastAsia="Arial"/>
                <w:color w:val="000000" w:themeColor="text1"/>
              </w:rPr>
            </w:pPr>
            <w:r w:rsidRPr="00B043A7">
              <w:rPr>
                <w:rFonts w:eastAsia="Arial"/>
                <w:color w:val="000000" w:themeColor="text1"/>
              </w:rPr>
              <w:t>- in the "Sleep" state.</w:t>
            </w:r>
          </w:p>
        </w:tc>
      </w:tr>
      <w:tr w:rsidR="00B043A7" w:rsidRPr="00123177" w14:paraId="3D2AF238"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0CF86D1" w14:textId="77777777" w:rsidR="00B043A7" w:rsidRPr="00123177" w:rsidRDefault="00B043A7" w:rsidP="0063659A">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73E528" w14:textId="77777777" w:rsidR="00B043A7" w:rsidRPr="00123177" w:rsidRDefault="00B043A7" w:rsidP="0063659A">
            <w:pPr>
              <w:snapToGrid w:val="0"/>
              <w:rPr>
                <w:rFonts w:eastAsia="Arial"/>
              </w:rPr>
            </w:pPr>
            <w:r w:rsidRPr="00123177">
              <w:rPr>
                <w:rFonts w:eastAsia="Arial"/>
              </w:rPr>
              <w:t>No Such derived requirement is applicable.</w:t>
            </w:r>
          </w:p>
        </w:tc>
      </w:tr>
      <w:tr w:rsidR="00B043A7" w:rsidRPr="00123177" w14:paraId="5986D3CD"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39B1B25" w14:textId="77777777" w:rsidR="00B043A7" w:rsidRPr="00123177" w:rsidRDefault="00B043A7" w:rsidP="0063659A">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6D3B3F" w14:textId="77777777" w:rsidR="00B043A7" w:rsidRPr="00123177" w:rsidRDefault="00B043A7" w:rsidP="0063659A">
            <w:pPr>
              <w:snapToGrid w:val="0"/>
              <w:rPr>
                <w:rFonts w:eastAsia="Arial"/>
              </w:rPr>
            </w:pPr>
            <w:r w:rsidRPr="00123177">
              <w:rPr>
                <w:rFonts w:eastAsia="Arial"/>
                <w:color w:val="000000" w:themeColor="text1"/>
                <w:szCs w:val="20"/>
              </w:rPr>
              <w:t>Medium</w:t>
            </w:r>
          </w:p>
        </w:tc>
      </w:tr>
      <w:tr w:rsidR="00B043A7" w:rsidRPr="00123177" w14:paraId="1EF332CC"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478393D" w14:textId="77777777" w:rsidR="00B043A7" w:rsidRPr="00123177" w:rsidRDefault="00B043A7" w:rsidP="0063659A">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38A3DD" w14:textId="77777777" w:rsidR="00B043A7" w:rsidRPr="00123177" w:rsidRDefault="00B043A7" w:rsidP="0063659A">
            <w:pPr>
              <w:pStyle w:val="TableText"/>
              <w:snapToGrid w:val="0"/>
            </w:pPr>
            <w:r w:rsidRPr="00123177">
              <w:rPr>
                <w:rFonts w:eastAsia="Arial"/>
                <w:color w:val="000000" w:themeColor="text1"/>
                <w:szCs w:val="20"/>
              </w:rPr>
              <w:t>No Specific access restrictions is applicable.</w:t>
            </w:r>
          </w:p>
        </w:tc>
      </w:tr>
      <w:tr w:rsidR="00B043A7" w:rsidRPr="00123177" w14:paraId="7AF9B7D3"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2F089F5" w14:textId="77777777" w:rsidR="00B043A7" w:rsidRPr="00123177" w:rsidRDefault="00B043A7" w:rsidP="0063659A">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971A5" w14:textId="77777777" w:rsidR="00B043A7" w:rsidRPr="00123177" w:rsidRDefault="00B043A7" w:rsidP="0063659A">
            <w:pPr>
              <w:pStyle w:val="TableText"/>
              <w:snapToGrid w:val="0"/>
              <w:rPr>
                <w:rFonts w:eastAsia="Arial"/>
                <w:color w:val="000000" w:themeColor="text1"/>
              </w:rPr>
            </w:pPr>
            <w:r w:rsidRPr="00123177">
              <w:rPr>
                <w:rFonts w:eastAsia="Arial"/>
                <w:color w:val="000000" w:themeColor="text1"/>
              </w:rPr>
              <w:t>1. Continuously monitor the fault ID (NVHDCDCFaultID @ HVDCDC_Debug_PDU) on the CAN interface</w:t>
            </w:r>
          </w:p>
          <w:p w14:paraId="66B9814F" w14:textId="77777777" w:rsidR="00B043A7" w:rsidRDefault="00B043A7" w:rsidP="0063659A">
            <w:pPr>
              <w:pStyle w:val="TableText"/>
              <w:snapToGrid w:val="0"/>
              <w:rPr>
                <w:rFonts w:eastAsia="Arial"/>
                <w:color w:val="000000" w:themeColor="text1"/>
              </w:rPr>
            </w:pPr>
            <w:r w:rsidRPr="00123177">
              <w:rPr>
                <w:rFonts w:eastAsia="Arial"/>
                <w:color w:val="000000" w:themeColor="text1"/>
              </w:rPr>
              <w:t xml:space="preserve">2. </w:t>
            </w:r>
            <w:r>
              <w:rPr>
                <w:rFonts w:eastAsia="Arial"/>
                <w:color w:val="000000" w:themeColor="text1"/>
              </w:rPr>
              <w:t>Raise any fault before the ECU entering standby state</w:t>
            </w:r>
          </w:p>
          <w:p w14:paraId="2158F9B0" w14:textId="77777777" w:rsidR="00B043A7" w:rsidRDefault="00B043A7" w:rsidP="0063659A">
            <w:pPr>
              <w:pStyle w:val="TableText"/>
              <w:snapToGrid w:val="0"/>
              <w:rPr>
                <w:rFonts w:eastAsia="Arial"/>
                <w:color w:val="000000" w:themeColor="text1"/>
              </w:rPr>
            </w:pPr>
            <w:r>
              <w:rPr>
                <w:rFonts w:eastAsia="Arial"/>
                <w:color w:val="000000" w:themeColor="text1"/>
              </w:rPr>
              <w:t>3. Set the calibratable time HVDCDC_CAL to inhibit the diagnostics</w:t>
            </w:r>
          </w:p>
          <w:p w14:paraId="75A2A0A4" w14:textId="6BCE0457" w:rsidR="00B043A7" w:rsidRPr="00123177" w:rsidRDefault="00B043A7" w:rsidP="0063659A">
            <w:pPr>
              <w:pStyle w:val="TableText"/>
              <w:snapToGrid w:val="0"/>
              <w:rPr>
                <w:rFonts w:eastAsia="Arial"/>
                <w:color w:val="000000" w:themeColor="text1"/>
              </w:rPr>
            </w:pPr>
            <w:r>
              <w:rPr>
                <w:rFonts w:eastAsia="Arial"/>
                <w:color w:val="000000" w:themeColor="text1"/>
              </w:rPr>
              <w:t>4. Stop sending NM message to HVDCDC</w:t>
            </w:r>
          </w:p>
        </w:tc>
      </w:tr>
      <w:tr w:rsidR="00B043A7" w:rsidRPr="00123177" w14:paraId="7FBC333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90E0A6B" w14:textId="77777777" w:rsidR="00B043A7" w:rsidRPr="00123177" w:rsidRDefault="00B043A7" w:rsidP="0063659A">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B292F3" w14:textId="3B60886B" w:rsidR="00B043A7" w:rsidRPr="00123177" w:rsidRDefault="00B043A7" w:rsidP="0063659A">
            <w:pPr>
              <w:pStyle w:val="TableText"/>
              <w:snapToGrid w:val="0"/>
            </w:pPr>
            <w:r>
              <w:t xml:space="preserve">The diagnostics shall be inhibit when HVDCDC is transitioning from Standby to Sleep state or in Sleep State. </w:t>
            </w:r>
          </w:p>
        </w:tc>
      </w:tr>
      <w:tr w:rsidR="00B043A7" w:rsidRPr="00123177" w14:paraId="1218B960"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205B4FF" w14:textId="77777777" w:rsidR="00B043A7" w:rsidRPr="00123177" w:rsidRDefault="00B043A7" w:rsidP="0063659A">
            <w:pPr>
              <w:pStyle w:val="TableText"/>
              <w:snapToGrid w:val="0"/>
            </w:pPr>
            <w:r w:rsidRPr="00123177">
              <w:lastRenderedPageBreak/>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FD89C1" w14:textId="77777777" w:rsidR="00B043A7" w:rsidRDefault="00B043A7" w:rsidP="0063659A">
            <w:pPr>
              <w:pStyle w:val="TableText"/>
              <w:snapToGrid w:val="0"/>
              <w:rPr>
                <w:rFonts w:eastAsia="Arial"/>
                <w:color w:val="000000" w:themeColor="text1"/>
              </w:rPr>
            </w:pPr>
            <w:r>
              <w:rPr>
                <w:rStyle w:val="normaltextrun"/>
              </w:rPr>
              <w:t xml:space="preserve">1. </w:t>
            </w:r>
            <w:r>
              <w:rPr>
                <w:rFonts w:eastAsia="Arial"/>
                <w:color w:val="000000" w:themeColor="text1"/>
              </w:rPr>
              <w:t>Raise any fault before the ECU entering standby state</w:t>
            </w:r>
          </w:p>
          <w:p w14:paraId="1C9A9957" w14:textId="77777777" w:rsidR="00B043A7" w:rsidRDefault="00B043A7" w:rsidP="0063659A">
            <w:pPr>
              <w:pStyle w:val="TableText"/>
              <w:snapToGrid w:val="0"/>
              <w:rPr>
                <w:rFonts w:eastAsia="Arial"/>
                <w:color w:val="000000" w:themeColor="text1"/>
              </w:rPr>
            </w:pPr>
            <w:r>
              <w:rPr>
                <w:rFonts w:eastAsia="Arial"/>
                <w:color w:val="000000" w:themeColor="text1"/>
              </w:rPr>
              <w:t>2. Set the calibratable time HVDCDC_CAL to inhibit the diagnostics</w:t>
            </w:r>
          </w:p>
          <w:p w14:paraId="71F96B7B" w14:textId="021AEC30" w:rsidR="00B043A7" w:rsidRDefault="00B043A7" w:rsidP="0063659A">
            <w:pPr>
              <w:pStyle w:val="TableText"/>
              <w:snapToGrid w:val="0"/>
              <w:rPr>
                <w:rFonts w:eastAsia="Arial"/>
                <w:color w:val="000000" w:themeColor="text1"/>
              </w:rPr>
            </w:pPr>
            <w:r>
              <w:rPr>
                <w:rFonts w:eastAsia="Arial"/>
                <w:color w:val="000000" w:themeColor="text1"/>
              </w:rPr>
              <w:t>3. Stop sending NM message to HVDCDC</w:t>
            </w:r>
          </w:p>
          <w:p w14:paraId="089D3577" w14:textId="08C79040" w:rsidR="00B043A7" w:rsidRPr="00123177" w:rsidRDefault="00B043A7" w:rsidP="0063659A">
            <w:pPr>
              <w:pStyle w:val="TableText"/>
              <w:snapToGrid w:val="0"/>
              <w:rPr>
                <w:rStyle w:val="normaltextrun"/>
              </w:rPr>
            </w:pPr>
            <w:r>
              <w:rPr>
                <w:rFonts w:eastAsia="Arial"/>
                <w:color w:val="000000" w:themeColor="text1"/>
              </w:rPr>
              <w:t xml:space="preserve">4. Observe that the </w:t>
            </w:r>
            <w:r>
              <w:t>diagnostics shall be inhibit when HVDCDC is transitioning from Standby to Sleep state or in Sleep State.</w:t>
            </w:r>
          </w:p>
        </w:tc>
      </w:tr>
      <w:tr w:rsidR="00B043A7" w:rsidRPr="00123177" w14:paraId="7B7147EE"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98C529E" w14:textId="77777777" w:rsidR="00B043A7" w:rsidRPr="00123177" w:rsidRDefault="00B043A7" w:rsidP="0063659A">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A60D2" w14:textId="77777777" w:rsidR="00B043A7" w:rsidRPr="00123177" w:rsidRDefault="00B043A7" w:rsidP="0063659A">
            <w:pPr>
              <w:pStyle w:val="TableText"/>
              <w:snapToGrid w:val="0"/>
            </w:pPr>
            <w:r w:rsidRPr="00123177">
              <w:t>No such mandatory fields is applicable.</w:t>
            </w:r>
          </w:p>
        </w:tc>
      </w:tr>
      <w:tr w:rsidR="00B043A7" w:rsidRPr="00123177" w14:paraId="280EDCE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3E1682D" w14:textId="77777777" w:rsidR="00B043A7" w:rsidRPr="00123177" w:rsidRDefault="00B043A7" w:rsidP="0063659A">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6663C9" w14:textId="77777777" w:rsidR="00B043A7" w:rsidRPr="00123177" w:rsidRDefault="00B043A7" w:rsidP="0063659A">
            <w:pPr>
              <w:pStyle w:val="TableText"/>
              <w:snapToGrid w:val="0"/>
            </w:pPr>
            <w:r w:rsidRPr="00123177">
              <w:t>NHVDCDCStatus = 0, NHVDCDCStatusDebug = 0, NHVDCDCFault = 0.</w:t>
            </w:r>
          </w:p>
        </w:tc>
      </w:tr>
      <w:tr w:rsidR="00B043A7" w:rsidRPr="00123177" w14:paraId="09C4879A"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D3D5D50" w14:textId="77777777" w:rsidR="00B043A7" w:rsidRPr="00123177" w:rsidRDefault="00B043A7" w:rsidP="0063659A">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1A646" w14:textId="77777777" w:rsidR="00B043A7" w:rsidRPr="00123177" w:rsidRDefault="00B043A7" w:rsidP="0063659A">
            <w:pPr>
              <w:pStyle w:val="TableText"/>
              <w:snapToGrid w:val="0"/>
            </w:pPr>
            <w:r w:rsidRPr="00123177">
              <w:rPr>
                <w:szCs w:val="20"/>
              </w:rPr>
              <w:t>Default values shall be applicable with respect to Pre-Loaded Values</w:t>
            </w:r>
          </w:p>
        </w:tc>
      </w:tr>
      <w:tr w:rsidR="00B043A7" w:rsidRPr="00123177" w14:paraId="01F54DA8"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392CCF3" w14:textId="77777777" w:rsidR="00B043A7" w:rsidRPr="00123177" w:rsidRDefault="00B043A7" w:rsidP="0063659A">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D7459" w14:textId="77777777" w:rsidR="00B043A7" w:rsidRPr="00123177" w:rsidRDefault="00B043A7" w:rsidP="0063659A">
            <w:pPr>
              <w:pStyle w:val="TableText"/>
              <w:snapToGrid w:val="0"/>
            </w:pPr>
            <w:r w:rsidRPr="00123177">
              <w:rPr>
                <w:szCs w:val="20"/>
              </w:rPr>
              <w:t>Valid range value is not required.</w:t>
            </w:r>
          </w:p>
        </w:tc>
      </w:tr>
      <w:tr w:rsidR="00B043A7" w:rsidRPr="00123177" w14:paraId="5B0F15D2"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AB0D8E9" w14:textId="77777777" w:rsidR="00B043A7" w:rsidRPr="00123177" w:rsidRDefault="00B043A7" w:rsidP="0063659A">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7E22F0" w14:textId="77777777" w:rsidR="00B043A7" w:rsidRPr="00123177" w:rsidRDefault="00B043A7" w:rsidP="0063659A">
            <w:pPr>
              <w:pStyle w:val="TableText"/>
              <w:snapToGrid w:val="0"/>
            </w:pPr>
            <w:r w:rsidRPr="00123177">
              <w:rPr>
                <w:szCs w:val="20"/>
              </w:rPr>
              <w:t>Data latency period is not applicable</w:t>
            </w:r>
          </w:p>
        </w:tc>
      </w:tr>
      <w:tr w:rsidR="00B043A7" w:rsidRPr="00123177" w14:paraId="1C7EE182"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CC501D0" w14:textId="77777777" w:rsidR="00B043A7" w:rsidRPr="00123177" w:rsidRDefault="00B043A7" w:rsidP="0063659A">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E37150" w14:textId="77777777" w:rsidR="00B043A7" w:rsidRPr="00123177" w:rsidRDefault="00B043A7" w:rsidP="0063659A">
            <w:pPr>
              <w:pStyle w:val="TableText"/>
              <w:snapToGrid w:val="0"/>
            </w:pPr>
            <w:r w:rsidRPr="00123177">
              <w:rPr>
                <w:szCs w:val="20"/>
              </w:rPr>
              <w:t>Data Retention period is not applicable.</w:t>
            </w:r>
          </w:p>
        </w:tc>
      </w:tr>
      <w:tr w:rsidR="00B043A7" w:rsidRPr="00123177" w14:paraId="488F20A0"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A9DEABA" w14:textId="77777777" w:rsidR="00B043A7" w:rsidRPr="00123177" w:rsidRDefault="00B043A7" w:rsidP="0063659A">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42CBBF" w14:textId="77777777" w:rsidR="00B043A7" w:rsidRPr="00123177" w:rsidRDefault="00B043A7" w:rsidP="0063659A">
            <w:pPr>
              <w:pStyle w:val="TableText"/>
            </w:pPr>
            <w:r w:rsidRPr="00123177">
              <w:rPr>
                <w:szCs w:val="20"/>
              </w:rPr>
              <w:t>Data rate is not applicable.</w:t>
            </w:r>
          </w:p>
        </w:tc>
      </w:tr>
      <w:tr w:rsidR="00B043A7" w:rsidRPr="00123177" w14:paraId="25CDF4DD"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5E3637B" w14:textId="77777777" w:rsidR="00B043A7" w:rsidRPr="00123177" w:rsidRDefault="00B043A7" w:rsidP="0063659A">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6C38DA" w14:textId="77777777" w:rsidR="00B043A7" w:rsidRPr="00123177" w:rsidRDefault="00B043A7" w:rsidP="0063659A">
            <w:pPr>
              <w:pStyle w:val="TableText"/>
              <w:spacing w:line="259" w:lineRule="auto"/>
            </w:pPr>
            <w:r w:rsidRPr="00123177">
              <w:rPr>
                <w:szCs w:val="20"/>
              </w:rPr>
              <w:t>External event is not required.</w:t>
            </w:r>
          </w:p>
        </w:tc>
      </w:tr>
      <w:tr w:rsidR="00B043A7" w:rsidRPr="00123177" w14:paraId="095E9F26"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9378AE3" w14:textId="77777777" w:rsidR="00B043A7" w:rsidRPr="00123177" w:rsidRDefault="00B043A7" w:rsidP="0063659A">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D8270B" w14:textId="77777777" w:rsidR="00B043A7" w:rsidRPr="00123177" w:rsidRDefault="00B043A7" w:rsidP="0063659A">
            <w:pPr>
              <w:pStyle w:val="TableText"/>
              <w:spacing w:line="259" w:lineRule="auto"/>
            </w:pPr>
            <w:r w:rsidRPr="00123177">
              <w:rPr>
                <w:szCs w:val="20"/>
              </w:rPr>
              <w:t>Temporal event is not applicable.</w:t>
            </w:r>
          </w:p>
        </w:tc>
      </w:tr>
      <w:tr w:rsidR="00B043A7" w:rsidRPr="00123177" w14:paraId="64987FB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E0C3998" w14:textId="77777777" w:rsidR="00B043A7" w:rsidRPr="00123177" w:rsidRDefault="00B043A7" w:rsidP="0063659A">
            <w:pPr>
              <w:pStyle w:val="TableText"/>
              <w:snapToGrid w:val="0"/>
            </w:pPr>
            <w:r w:rsidRPr="00123177">
              <w:t xml:space="preserve">Validation Rules/ </w:t>
            </w:r>
          </w:p>
          <w:p w14:paraId="060A25F5" w14:textId="77777777" w:rsidR="00B043A7" w:rsidRPr="00123177" w:rsidRDefault="00B043A7" w:rsidP="0063659A">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5EE226" w14:textId="77777777" w:rsidR="00B043A7" w:rsidRPr="00123177" w:rsidRDefault="00B043A7" w:rsidP="0063659A">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916A3D9" w14:textId="6E56FF8C" w:rsidR="00B043A7" w:rsidRPr="00123177" w:rsidRDefault="00B043A7" w:rsidP="0063659A">
            <w:pPr>
              <w:pStyle w:val="TableText"/>
              <w:snapToGrid w:val="0"/>
              <w:rPr>
                <w:i/>
                <w:iCs/>
              </w:rPr>
            </w:pPr>
            <w:r>
              <w:rPr>
                <w:rFonts w:eastAsia="Arial"/>
                <w:color w:val="000000" w:themeColor="text1"/>
              </w:rPr>
              <w:t xml:space="preserve">Observe that the </w:t>
            </w:r>
            <w:r>
              <w:t>diagnostics shall be inhibit when HVDCDC is transitioning from Standby to Sleep state or in Sleep State</w:t>
            </w:r>
          </w:p>
        </w:tc>
      </w:tr>
      <w:tr w:rsidR="00B043A7" w:rsidRPr="00123177" w14:paraId="2882BC8D"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9687F0C" w14:textId="77777777" w:rsidR="00B043A7" w:rsidRPr="00123177" w:rsidRDefault="00B043A7" w:rsidP="0063659A">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DEDAF5" w14:textId="77777777" w:rsidR="00B043A7" w:rsidRPr="00123177" w:rsidRDefault="00B043A7" w:rsidP="0063659A">
            <w:pPr>
              <w:pStyle w:val="TableText"/>
              <w:snapToGrid w:val="0"/>
            </w:pPr>
            <w:r w:rsidRPr="00123177">
              <w:rPr>
                <w:szCs w:val="20"/>
              </w:rPr>
              <w:t>Constraints is not applicable.</w:t>
            </w:r>
          </w:p>
        </w:tc>
      </w:tr>
      <w:tr w:rsidR="00B043A7" w:rsidRPr="00123177" w14:paraId="6BF178C9"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A883501" w14:textId="77777777" w:rsidR="00B043A7" w:rsidRPr="00123177" w:rsidRDefault="00B043A7" w:rsidP="0063659A">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6641A8" w14:textId="77777777" w:rsidR="00B043A7" w:rsidRPr="00123177" w:rsidRDefault="00B043A7" w:rsidP="0063659A">
            <w:pPr>
              <w:pStyle w:val="TableText"/>
              <w:snapToGrid w:val="0"/>
            </w:pPr>
            <w:r w:rsidRPr="00123177">
              <w:rPr>
                <w:szCs w:val="20"/>
              </w:rPr>
              <w:t>No effects on other system</w:t>
            </w:r>
          </w:p>
        </w:tc>
      </w:tr>
      <w:tr w:rsidR="00B043A7" w:rsidRPr="00123177" w14:paraId="26967774"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9B39E0C" w14:textId="77777777" w:rsidR="00B043A7" w:rsidRPr="00123177" w:rsidRDefault="00B043A7" w:rsidP="0063659A">
            <w:pPr>
              <w:pStyle w:val="TableText"/>
              <w:snapToGrid w:val="0"/>
            </w:pPr>
            <w:r w:rsidRPr="00123177">
              <w:t>Testability with respect to test environment</w:t>
            </w:r>
          </w:p>
          <w:p w14:paraId="6AC302E8" w14:textId="77777777" w:rsidR="00B043A7" w:rsidRPr="00123177" w:rsidRDefault="00B043A7" w:rsidP="0063659A">
            <w:pPr>
              <w:pStyle w:val="TableText"/>
            </w:pPr>
            <w:r w:rsidRPr="00123177">
              <w:t>(Yes/No)</w:t>
            </w:r>
          </w:p>
          <w:p w14:paraId="5653623C" w14:textId="77777777" w:rsidR="00B043A7" w:rsidRPr="00123177" w:rsidRDefault="00B043A7" w:rsidP="0063659A">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EC7D79" w14:textId="77777777" w:rsidR="00B043A7" w:rsidRPr="00123177" w:rsidRDefault="00B043A7" w:rsidP="0063659A">
            <w:pPr>
              <w:pStyle w:val="TableText"/>
              <w:snapToGrid w:val="0"/>
            </w:pPr>
            <w:r w:rsidRPr="00123177">
              <w:t>YES</w:t>
            </w:r>
          </w:p>
        </w:tc>
      </w:tr>
      <w:tr w:rsidR="00B043A7" w:rsidRPr="00123177" w14:paraId="1F48FD80"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5717793" w14:textId="77777777" w:rsidR="00B043A7" w:rsidRPr="00123177" w:rsidRDefault="00B043A7" w:rsidP="0063659A">
            <w:pPr>
              <w:pStyle w:val="TableText"/>
              <w:snapToGrid w:val="0"/>
            </w:pPr>
            <w:r w:rsidRPr="00123177">
              <w:lastRenderedPageBreak/>
              <w:t>Feasible within project constraints</w:t>
            </w:r>
          </w:p>
          <w:p w14:paraId="1D054BD3" w14:textId="77777777" w:rsidR="00B043A7" w:rsidRPr="00123177" w:rsidRDefault="00B043A7" w:rsidP="0063659A">
            <w:pPr>
              <w:pStyle w:val="TableText"/>
              <w:snapToGrid w:val="0"/>
            </w:pPr>
            <w:r w:rsidRPr="00123177">
              <w:t>(Yes/No)</w:t>
            </w:r>
          </w:p>
          <w:p w14:paraId="6F3A9638" w14:textId="77777777" w:rsidR="00B043A7" w:rsidRPr="00123177" w:rsidRDefault="00B043A7" w:rsidP="0063659A">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A1E7DE" w14:textId="77777777" w:rsidR="00B043A7" w:rsidRPr="00123177" w:rsidRDefault="00B043A7" w:rsidP="0063659A">
            <w:pPr>
              <w:pStyle w:val="TableText"/>
              <w:snapToGrid w:val="0"/>
            </w:pPr>
            <w:r w:rsidRPr="00123177">
              <w:t>YES</w:t>
            </w:r>
          </w:p>
        </w:tc>
      </w:tr>
      <w:tr w:rsidR="00B043A7" w:rsidRPr="00123177" w14:paraId="0F5FBDB6"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E31E6C6" w14:textId="77777777" w:rsidR="00B043A7" w:rsidRPr="00123177" w:rsidRDefault="00B043A7" w:rsidP="0063659A">
            <w:pPr>
              <w:pStyle w:val="TableText"/>
              <w:snapToGrid w:val="0"/>
            </w:pPr>
            <w:r w:rsidRPr="00123177">
              <w:t>Critical</w:t>
            </w:r>
          </w:p>
          <w:p w14:paraId="6B6F1A83" w14:textId="77777777" w:rsidR="00B043A7" w:rsidRPr="00123177" w:rsidRDefault="00B043A7" w:rsidP="0063659A">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58F29A" w14:textId="77777777" w:rsidR="00B043A7" w:rsidRPr="00123177" w:rsidRDefault="00B043A7" w:rsidP="0063659A">
            <w:pPr>
              <w:pStyle w:val="TableText"/>
              <w:snapToGrid w:val="0"/>
            </w:pPr>
            <w:r w:rsidRPr="00123177">
              <w:t>YES</w:t>
            </w:r>
          </w:p>
        </w:tc>
      </w:tr>
      <w:tr w:rsidR="00B043A7" w:rsidRPr="00123177" w14:paraId="4E8F73F6"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6FDB8B2" w14:textId="77777777" w:rsidR="00B043A7" w:rsidRPr="00123177" w:rsidRDefault="00B043A7" w:rsidP="0063659A">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36CBE" w14:textId="77777777" w:rsidR="00B043A7" w:rsidRPr="00123177" w:rsidRDefault="00B043A7" w:rsidP="0063659A">
            <w:pPr>
              <w:pStyle w:val="TableText"/>
              <w:snapToGrid w:val="0"/>
            </w:pPr>
            <w:r w:rsidRPr="00123177">
              <w:t>Acceptance Criteria for this requirement should be as per SECTION-6 ACCEPTANCE CRITERIA</w:t>
            </w:r>
          </w:p>
        </w:tc>
      </w:tr>
    </w:tbl>
    <w:p w14:paraId="283344DF" w14:textId="77777777" w:rsidR="00A55B53" w:rsidRPr="00123177" w:rsidRDefault="00A55B53" w:rsidP="00A55B53">
      <w:pPr>
        <w:rPr>
          <w:rFonts w:eastAsia="Arial"/>
          <w:szCs w:val="20"/>
        </w:rPr>
      </w:pPr>
    </w:p>
    <w:p w14:paraId="7894A33E" w14:textId="6F42F030" w:rsidR="0013346E" w:rsidRPr="00EF6812" w:rsidRDefault="0013346E" w:rsidP="00EF6812">
      <w:pPr>
        <w:pStyle w:val="Heading5"/>
        <w:rPr>
          <w:rFonts w:eastAsia="Arial"/>
          <w:sz w:val="20"/>
          <w:szCs w:val="20"/>
        </w:rPr>
      </w:pPr>
      <w:r w:rsidRPr="0013346E">
        <w:rPr>
          <w:rFonts w:eastAsia="Arial"/>
          <w:sz w:val="20"/>
          <w:szCs w:val="20"/>
        </w:rPr>
        <w:t xml:space="preserve">Requirement to </w:t>
      </w:r>
      <w:r w:rsidRPr="00EF6812">
        <w:rPr>
          <w:rFonts w:eastAsia="Arial"/>
          <w:sz w:val="20"/>
          <w:szCs w:val="20"/>
        </w:rPr>
        <w:t>assign each failure mode to one unique DTC.</w:t>
      </w:r>
    </w:p>
    <w:p w14:paraId="79477A3B" w14:textId="77777777" w:rsidR="0013346E" w:rsidRPr="00123177" w:rsidRDefault="0013346E" w:rsidP="0013346E"/>
    <w:tbl>
      <w:tblPr>
        <w:tblW w:w="9518" w:type="dxa"/>
        <w:tblInd w:w="108" w:type="dxa"/>
        <w:tblLayout w:type="fixed"/>
        <w:tblLook w:val="0000" w:firstRow="0" w:lastRow="0" w:firstColumn="0" w:lastColumn="0" w:noHBand="0" w:noVBand="0"/>
      </w:tblPr>
      <w:tblGrid>
        <w:gridCol w:w="1920"/>
        <w:gridCol w:w="7598"/>
      </w:tblGrid>
      <w:tr w:rsidR="0013346E" w:rsidRPr="00123177" w14:paraId="5AB409B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6291B40" w14:textId="77777777" w:rsidR="0013346E" w:rsidRPr="00123177" w:rsidRDefault="0013346E" w:rsidP="0063659A">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2073CCB" w14:textId="77777777" w:rsidR="0013346E" w:rsidRPr="00123177" w:rsidRDefault="0013346E" w:rsidP="0063659A">
            <w:pPr>
              <w:pStyle w:val="TableColumnTitle"/>
              <w:snapToGrid w:val="0"/>
            </w:pPr>
            <w:r w:rsidRPr="00123177">
              <w:t>Description</w:t>
            </w:r>
          </w:p>
        </w:tc>
      </w:tr>
      <w:tr w:rsidR="0013346E" w:rsidRPr="00123177" w14:paraId="75C3DE3D"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7E5A6BE" w14:textId="77777777" w:rsidR="0013346E" w:rsidRPr="00123177" w:rsidRDefault="0013346E" w:rsidP="0063659A">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3AAB21" w14:textId="6E261ACC" w:rsidR="0013346E" w:rsidRPr="00123177" w:rsidRDefault="0013346E" w:rsidP="0063659A">
            <w:pPr>
              <w:snapToGrid w:val="0"/>
            </w:pPr>
            <w:r w:rsidRPr="00123177">
              <w:t>SWRS_DIAG_</w:t>
            </w:r>
            <w:r>
              <w:t>123</w:t>
            </w:r>
          </w:p>
        </w:tc>
      </w:tr>
      <w:tr w:rsidR="0013346E" w:rsidRPr="00123177" w14:paraId="05238F7F"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631AE69" w14:textId="77777777" w:rsidR="0013346E" w:rsidRPr="00123177" w:rsidRDefault="0013346E" w:rsidP="0063659A">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CF3D8" w14:textId="5AD6EC59" w:rsidR="0013346E" w:rsidRPr="00123177" w:rsidRDefault="0013346E" w:rsidP="0063659A">
            <w:pPr>
              <w:rPr>
                <w:rFonts w:eastAsia="Arial"/>
                <w:color w:val="000000" w:themeColor="text1"/>
                <w:szCs w:val="20"/>
              </w:rPr>
            </w:pPr>
            <w:r w:rsidRPr="00123177">
              <w:rPr>
                <w:rFonts w:eastAsia="Arial"/>
                <w:color w:val="000000" w:themeColor="text1"/>
                <w:szCs w:val="20"/>
              </w:rPr>
              <w:t>SDS-HVDCDC-1</w:t>
            </w:r>
            <w:r>
              <w:rPr>
                <w:rFonts w:eastAsia="Arial"/>
                <w:color w:val="000000" w:themeColor="text1"/>
                <w:szCs w:val="20"/>
              </w:rPr>
              <w:t>80</w:t>
            </w:r>
          </w:p>
        </w:tc>
      </w:tr>
      <w:tr w:rsidR="0013346E" w:rsidRPr="00123177" w14:paraId="041B85D6"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044AF83" w14:textId="77777777" w:rsidR="0013346E" w:rsidRPr="00123177" w:rsidRDefault="0013346E" w:rsidP="0063659A">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0E0D28" w14:textId="697008A1" w:rsidR="0013346E" w:rsidRPr="00123177" w:rsidRDefault="0013346E" w:rsidP="0063659A">
            <w:pPr>
              <w:pStyle w:val="TableText"/>
              <w:snapToGrid w:val="0"/>
            </w:pPr>
            <w:r w:rsidRPr="00123177">
              <w:t>B-Sample/PF</w:t>
            </w:r>
            <w:r>
              <w:t>3</w:t>
            </w:r>
            <w:r w:rsidRPr="00123177">
              <w:t>.0</w:t>
            </w:r>
          </w:p>
        </w:tc>
      </w:tr>
      <w:tr w:rsidR="0013346E" w:rsidRPr="00123177" w14:paraId="2880D2BD"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EEA0F1A" w14:textId="77777777" w:rsidR="0013346E" w:rsidRPr="00123177" w:rsidRDefault="0013346E" w:rsidP="0063659A">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B10E5D" w14:textId="5B80A31C" w:rsidR="0013346E" w:rsidRPr="00123177" w:rsidRDefault="0013346E" w:rsidP="0063659A">
            <w:pPr>
              <w:snapToGrid w:val="0"/>
              <w:rPr>
                <w:rFonts w:eastAsia="Arial"/>
                <w:color w:val="000000" w:themeColor="text1"/>
              </w:rPr>
            </w:pPr>
            <w:r w:rsidRPr="0013346E">
              <w:rPr>
                <w:rFonts w:eastAsia="Arial"/>
                <w:color w:val="000000" w:themeColor="text1"/>
              </w:rPr>
              <w:t>The HVDCDC shall assign each failure mode to one unique DTC.</w:t>
            </w:r>
          </w:p>
        </w:tc>
      </w:tr>
      <w:tr w:rsidR="0013346E" w:rsidRPr="00123177" w14:paraId="6900B6EC"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121650A" w14:textId="77777777" w:rsidR="0013346E" w:rsidRPr="00123177" w:rsidRDefault="0013346E" w:rsidP="0063659A">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E1C4E" w14:textId="77777777" w:rsidR="0013346E" w:rsidRPr="00123177" w:rsidRDefault="0013346E" w:rsidP="0063659A">
            <w:pPr>
              <w:snapToGrid w:val="0"/>
              <w:rPr>
                <w:rFonts w:eastAsia="Arial"/>
              </w:rPr>
            </w:pPr>
            <w:r w:rsidRPr="00123177">
              <w:rPr>
                <w:rFonts w:eastAsia="Arial"/>
              </w:rPr>
              <w:t>No Such derived requirement is applicable.</w:t>
            </w:r>
          </w:p>
        </w:tc>
      </w:tr>
      <w:tr w:rsidR="0013346E" w:rsidRPr="00123177" w14:paraId="55961481"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B766CBA" w14:textId="77777777" w:rsidR="0013346E" w:rsidRPr="00123177" w:rsidRDefault="0013346E" w:rsidP="0063659A">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5F21C" w14:textId="77777777" w:rsidR="0013346E" w:rsidRPr="00123177" w:rsidRDefault="0013346E" w:rsidP="0063659A">
            <w:pPr>
              <w:snapToGrid w:val="0"/>
              <w:rPr>
                <w:rFonts w:eastAsia="Arial"/>
              </w:rPr>
            </w:pPr>
            <w:r w:rsidRPr="00123177">
              <w:rPr>
                <w:rFonts w:eastAsia="Arial"/>
                <w:color w:val="000000" w:themeColor="text1"/>
                <w:szCs w:val="20"/>
              </w:rPr>
              <w:t>Medium</w:t>
            </w:r>
          </w:p>
        </w:tc>
      </w:tr>
      <w:tr w:rsidR="0013346E" w:rsidRPr="00123177" w14:paraId="5119E42F"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99D8E1F" w14:textId="77777777" w:rsidR="0013346E" w:rsidRPr="00123177" w:rsidRDefault="0013346E" w:rsidP="0063659A">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6245BB" w14:textId="77777777" w:rsidR="0013346E" w:rsidRPr="00123177" w:rsidRDefault="0013346E" w:rsidP="0063659A">
            <w:pPr>
              <w:pStyle w:val="TableText"/>
              <w:snapToGrid w:val="0"/>
            </w:pPr>
            <w:r w:rsidRPr="00123177">
              <w:rPr>
                <w:rFonts w:eastAsia="Arial"/>
                <w:color w:val="000000" w:themeColor="text1"/>
                <w:szCs w:val="20"/>
              </w:rPr>
              <w:t>No Specific access restrictions is applicable.</w:t>
            </w:r>
          </w:p>
        </w:tc>
      </w:tr>
      <w:tr w:rsidR="0013346E" w:rsidRPr="00123177" w14:paraId="7894345A"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953C353" w14:textId="77777777" w:rsidR="0013346E" w:rsidRPr="00123177" w:rsidRDefault="0013346E" w:rsidP="0063659A">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6FD67" w14:textId="22F6C51D" w:rsidR="0013346E" w:rsidRPr="00123177" w:rsidRDefault="0013346E" w:rsidP="00B043A7">
            <w:pPr>
              <w:pStyle w:val="TableText"/>
              <w:snapToGrid w:val="0"/>
              <w:rPr>
                <w:rFonts w:eastAsia="Arial"/>
                <w:color w:val="000000" w:themeColor="text1"/>
              </w:rPr>
            </w:pPr>
            <w:r w:rsidRPr="00123177">
              <w:rPr>
                <w:rFonts w:eastAsia="Arial"/>
                <w:color w:val="000000" w:themeColor="text1"/>
              </w:rPr>
              <w:t xml:space="preserve">1. </w:t>
            </w:r>
            <w:r w:rsidR="006926A1">
              <w:rPr>
                <w:rFonts w:eastAsia="Arial"/>
                <w:color w:val="000000" w:themeColor="text1"/>
              </w:rPr>
              <w:t>Provide multiple faults on HVDCDC</w:t>
            </w:r>
          </w:p>
        </w:tc>
      </w:tr>
      <w:tr w:rsidR="0013346E" w:rsidRPr="00123177" w14:paraId="64EAB294"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8A95C06" w14:textId="77777777" w:rsidR="0013346E" w:rsidRPr="00123177" w:rsidRDefault="0013346E" w:rsidP="0063659A">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1E1A7A" w14:textId="5859D52E" w:rsidR="0013346E" w:rsidRPr="00123177" w:rsidRDefault="006926A1" w:rsidP="0063659A">
            <w:pPr>
              <w:pStyle w:val="TableText"/>
              <w:snapToGrid w:val="0"/>
            </w:pPr>
            <w:r>
              <w:t>1. Observe that each fault should have unique DTC ID</w:t>
            </w:r>
          </w:p>
        </w:tc>
      </w:tr>
      <w:tr w:rsidR="0013346E" w:rsidRPr="00123177" w14:paraId="459AC49D"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AD1C623" w14:textId="77777777" w:rsidR="0013346E" w:rsidRPr="00123177" w:rsidRDefault="0013346E" w:rsidP="0063659A">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9529C" w14:textId="77777777" w:rsidR="0013346E" w:rsidRDefault="006926A1" w:rsidP="0063659A">
            <w:pPr>
              <w:pStyle w:val="TableText"/>
              <w:snapToGrid w:val="0"/>
              <w:rPr>
                <w:rStyle w:val="normaltextrun"/>
              </w:rPr>
            </w:pPr>
            <w:r>
              <w:rPr>
                <w:rStyle w:val="normaltextrun"/>
              </w:rPr>
              <w:t>1. Provide the NM message</w:t>
            </w:r>
          </w:p>
          <w:p w14:paraId="1FEA0FBB" w14:textId="77777777" w:rsidR="006926A1" w:rsidRDefault="006926A1" w:rsidP="0063659A">
            <w:pPr>
              <w:pStyle w:val="TableText"/>
              <w:snapToGrid w:val="0"/>
              <w:rPr>
                <w:rStyle w:val="normaltextrun"/>
              </w:rPr>
            </w:pPr>
            <w:r>
              <w:rPr>
                <w:rStyle w:val="normaltextrun"/>
              </w:rPr>
              <w:t>2. HVDCDC should be in any state except shutdown state</w:t>
            </w:r>
          </w:p>
          <w:p w14:paraId="070264CD" w14:textId="77777777" w:rsidR="006926A1" w:rsidRDefault="006926A1" w:rsidP="0063659A">
            <w:pPr>
              <w:pStyle w:val="TableText"/>
              <w:snapToGrid w:val="0"/>
              <w:rPr>
                <w:rFonts w:eastAsia="Arial"/>
                <w:color w:val="000000" w:themeColor="text1"/>
              </w:rPr>
            </w:pPr>
            <w:r>
              <w:rPr>
                <w:rStyle w:val="normaltextrun"/>
              </w:rPr>
              <w:t xml:space="preserve">3. </w:t>
            </w:r>
            <w:r>
              <w:rPr>
                <w:rFonts w:eastAsia="Arial"/>
                <w:color w:val="000000" w:themeColor="text1"/>
              </w:rPr>
              <w:t>Provide multiple faults on HVDCDC</w:t>
            </w:r>
          </w:p>
          <w:p w14:paraId="7CAAF58B" w14:textId="79832249" w:rsidR="006926A1" w:rsidRPr="00123177" w:rsidRDefault="006926A1" w:rsidP="0063659A">
            <w:pPr>
              <w:pStyle w:val="TableText"/>
              <w:snapToGrid w:val="0"/>
              <w:rPr>
                <w:rStyle w:val="normaltextrun"/>
              </w:rPr>
            </w:pPr>
            <w:r>
              <w:rPr>
                <w:rFonts w:eastAsia="Arial"/>
                <w:color w:val="000000" w:themeColor="text1"/>
              </w:rPr>
              <w:t xml:space="preserve">4. </w:t>
            </w:r>
            <w:r>
              <w:t>Observe that each fault should have unique DTC ID</w:t>
            </w:r>
          </w:p>
        </w:tc>
      </w:tr>
      <w:tr w:rsidR="0013346E" w:rsidRPr="00123177" w14:paraId="2DFF3BC2"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D75A342" w14:textId="77777777" w:rsidR="0013346E" w:rsidRPr="00123177" w:rsidRDefault="0013346E" w:rsidP="0063659A">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050E38" w14:textId="77777777" w:rsidR="0013346E" w:rsidRPr="00123177" w:rsidRDefault="0013346E" w:rsidP="0063659A">
            <w:pPr>
              <w:pStyle w:val="TableText"/>
              <w:snapToGrid w:val="0"/>
            </w:pPr>
            <w:r w:rsidRPr="00123177">
              <w:t>No such mandatory fields is applicable.</w:t>
            </w:r>
          </w:p>
        </w:tc>
      </w:tr>
      <w:tr w:rsidR="0013346E" w:rsidRPr="00123177" w14:paraId="197D766B"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3A44AE8" w14:textId="77777777" w:rsidR="0013346E" w:rsidRPr="00123177" w:rsidRDefault="0013346E" w:rsidP="0063659A">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DA806C" w14:textId="77777777" w:rsidR="0013346E" w:rsidRPr="00123177" w:rsidRDefault="0013346E" w:rsidP="0063659A">
            <w:pPr>
              <w:pStyle w:val="TableText"/>
              <w:snapToGrid w:val="0"/>
            </w:pPr>
            <w:r w:rsidRPr="00123177">
              <w:t>NHVDCDCStatus = 0, NHVDCDCStatusDebug = 0, NHVDCDCFault = 0.</w:t>
            </w:r>
          </w:p>
        </w:tc>
      </w:tr>
      <w:tr w:rsidR="0013346E" w:rsidRPr="00123177" w14:paraId="1226BE7C"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D34AFC6" w14:textId="77777777" w:rsidR="0013346E" w:rsidRPr="00123177" w:rsidRDefault="0013346E" w:rsidP="0063659A">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483504" w14:textId="77777777" w:rsidR="0013346E" w:rsidRPr="00123177" w:rsidRDefault="0013346E" w:rsidP="0063659A">
            <w:pPr>
              <w:pStyle w:val="TableText"/>
              <w:snapToGrid w:val="0"/>
            </w:pPr>
            <w:r w:rsidRPr="00123177">
              <w:rPr>
                <w:szCs w:val="20"/>
              </w:rPr>
              <w:t>Default values shall be applicable with respect to Pre-Loaded Values</w:t>
            </w:r>
          </w:p>
        </w:tc>
      </w:tr>
      <w:tr w:rsidR="0013346E" w:rsidRPr="00123177" w14:paraId="4C24F4B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3666154" w14:textId="77777777" w:rsidR="0013346E" w:rsidRPr="00123177" w:rsidRDefault="0013346E" w:rsidP="0063659A">
            <w:pPr>
              <w:pStyle w:val="TableText"/>
              <w:snapToGrid w:val="0"/>
            </w:pPr>
            <w:r w:rsidRPr="00123177">
              <w:lastRenderedPageBreak/>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B0BBE4" w14:textId="77777777" w:rsidR="0013346E" w:rsidRPr="00123177" w:rsidRDefault="0013346E" w:rsidP="0063659A">
            <w:pPr>
              <w:pStyle w:val="TableText"/>
              <w:snapToGrid w:val="0"/>
            </w:pPr>
            <w:r w:rsidRPr="00123177">
              <w:rPr>
                <w:szCs w:val="20"/>
              </w:rPr>
              <w:t>Valid range value is not required.</w:t>
            </w:r>
          </w:p>
        </w:tc>
      </w:tr>
      <w:tr w:rsidR="0013346E" w:rsidRPr="00123177" w14:paraId="3960F8C8"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0CCF6FC" w14:textId="77777777" w:rsidR="0013346E" w:rsidRPr="00123177" w:rsidRDefault="0013346E" w:rsidP="0063659A">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2BE79C" w14:textId="77777777" w:rsidR="0013346E" w:rsidRPr="00123177" w:rsidRDefault="0013346E" w:rsidP="0063659A">
            <w:pPr>
              <w:pStyle w:val="TableText"/>
              <w:snapToGrid w:val="0"/>
            </w:pPr>
            <w:r w:rsidRPr="00123177">
              <w:rPr>
                <w:szCs w:val="20"/>
              </w:rPr>
              <w:t>Data latency period is not applicable</w:t>
            </w:r>
          </w:p>
        </w:tc>
      </w:tr>
      <w:tr w:rsidR="0013346E" w:rsidRPr="00123177" w14:paraId="3863461C"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834D178" w14:textId="77777777" w:rsidR="0013346E" w:rsidRPr="00123177" w:rsidRDefault="0013346E" w:rsidP="0063659A">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54C700" w14:textId="77777777" w:rsidR="0013346E" w:rsidRPr="00123177" w:rsidRDefault="0013346E" w:rsidP="0063659A">
            <w:pPr>
              <w:pStyle w:val="TableText"/>
              <w:snapToGrid w:val="0"/>
            </w:pPr>
            <w:r w:rsidRPr="00123177">
              <w:rPr>
                <w:szCs w:val="20"/>
              </w:rPr>
              <w:t>Data Retention period is not applicable.</w:t>
            </w:r>
          </w:p>
        </w:tc>
      </w:tr>
      <w:tr w:rsidR="0013346E" w:rsidRPr="00123177" w14:paraId="7CBB6FB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385646E" w14:textId="77777777" w:rsidR="0013346E" w:rsidRPr="00123177" w:rsidRDefault="0013346E" w:rsidP="0063659A">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6ABC02" w14:textId="77777777" w:rsidR="0013346E" w:rsidRPr="00123177" w:rsidRDefault="0013346E" w:rsidP="0063659A">
            <w:pPr>
              <w:pStyle w:val="TableText"/>
            </w:pPr>
            <w:r w:rsidRPr="00123177">
              <w:rPr>
                <w:szCs w:val="20"/>
              </w:rPr>
              <w:t>Data rate is not applicable.</w:t>
            </w:r>
          </w:p>
        </w:tc>
      </w:tr>
      <w:tr w:rsidR="0013346E" w:rsidRPr="00123177" w14:paraId="7386D8B9"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DB9BB43" w14:textId="77777777" w:rsidR="0013346E" w:rsidRPr="00123177" w:rsidRDefault="0013346E" w:rsidP="0063659A">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51D5E1" w14:textId="77777777" w:rsidR="0013346E" w:rsidRPr="00123177" w:rsidRDefault="0013346E" w:rsidP="0063659A">
            <w:pPr>
              <w:pStyle w:val="TableText"/>
              <w:spacing w:line="259" w:lineRule="auto"/>
            </w:pPr>
            <w:r w:rsidRPr="00123177">
              <w:rPr>
                <w:szCs w:val="20"/>
              </w:rPr>
              <w:t>External event is not required.</w:t>
            </w:r>
          </w:p>
        </w:tc>
      </w:tr>
      <w:tr w:rsidR="0013346E" w:rsidRPr="00123177" w14:paraId="737A626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735360F" w14:textId="77777777" w:rsidR="0013346E" w:rsidRPr="00123177" w:rsidRDefault="0013346E" w:rsidP="0063659A">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6792DF" w14:textId="77777777" w:rsidR="0013346E" w:rsidRPr="00123177" w:rsidRDefault="0013346E" w:rsidP="0063659A">
            <w:pPr>
              <w:pStyle w:val="TableText"/>
              <w:spacing w:line="259" w:lineRule="auto"/>
            </w:pPr>
            <w:r w:rsidRPr="00123177">
              <w:rPr>
                <w:szCs w:val="20"/>
              </w:rPr>
              <w:t>Temporal event is not applicable.</w:t>
            </w:r>
          </w:p>
        </w:tc>
      </w:tr>
      <w:tr w:rsidR="0013346E" w:rsidRPr="00123177" w14:paraId="04E09B39"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91E111D" w14:textId="77777777" w:rsidR="0013346E" w:rsidRPr="00123177" w:rsidRDefault="0013346E" w:rsidP="0063659A">
            <w:pPr>
              <w:pStyle w:val="TableText"/>
              <w:snapToGrid w:val="0"/>
            </w:pPr>
            <w:r w:rsidRPr="00123177">
              <w:t xml:space="preserve">Validation Rules/ </w:t>
            </w:r>
          </w:p>
          <w:p w14:paraId="51835D93" w14:textId="77777777" w:rsidR="0013346E" w:rsidRPr="00123177" w:rsidRDefault="0013346E" w:rsidP="0063659A">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A9BAA7" w14:textId="77777777" w:rsidR="0013346E" w:rsidRPr="00123177" w:rsidRDefault="0013346E" w:rsidP="0063659A">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5D39939B" w14:textId="14BBA1DA" w:rsidR="0013346E" w:rsidRPr="00123177" w:rsidRDefault="006926A1" w:rsidP="0063659A">
            <w:pPr>
              <w:pStyle w:val="TableText"/>
              <w:snapToGrid w:val="0"/>
              <w:rPr>
                <w:i/>
                <w:iCs/>
              </w:rPr>
            </w:pPr>
            <w:r>
              <w:t>Observe that each fault should have unique DTC ID</w:t>
            </w:r>
          </w:p>
        </w:tc>
      </w:tr>
      <w:tr w:rsidR="0013346E" w:rsidRPr="00123177" w14:paraId="1AAD6A21"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7AF7B20" w14:textId="77777777" w:rsidR="0013346E" w:rsidRPr="00123177" w:rsidRDefault="0013346E" w:rsidP="0063659A">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1354E9" w14:textId="77777777" w:rsidR="0013346E" w:rsidRPr="00123177" w:rsidRDefault="0013346E" w:rsidP="0063659A">
            <w:pPr>
              <w:pStyle w:val="TableText"/>
              <w:snapToGrid w:val="0"/>
            </w:pPr>
            <w:r w:rsidRPr="00123177">
              <w:rPr>
                <w:szCs w:val="20"/>
              </w:rPr>
              <w:t>Constraints is not applicable.</w:t>
            </w:r>
          </w:p>
        </w:tc>
      </w:tr>
      <w:tr w:rsidR="0013346E" w:rsidRPr="00123177" w14:paraId="133D3111"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9CD34A8" w14:textId="77777777" w:rsidR="0013346E" w:rsidRPr="00123177" w:rsidRDefault="0013346E" w:rsidP="0063659A">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69BB25" w14:textId="77777777" w:rsidR="0013346E" w:rsidRPr="00123177" w:rsidRDefault="0013346E" w:rsidP="0063659A">
            <w:pPr>
              <w:pStyle w:val="TableText"/>
              <w:snapToGrid w:val="0"/>
            </w:pPr>
            <w:r w:rsidRPr="00123177">
              <w:rPr>
                <w:szCs w:val="20"/>
              </w:rPr>
              <w:t>No effects on other system</w:t>
            </w:r>
          </w:p>
        </w:tc>
      </w:tr>
      <w:tr w:rsidR="0013346E" w:rsidRPr="00123177" w14:paraId="5C3905A2"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D901C9D" w14:textId="77777777" w:rsidR="0013346E" w:rsidRPr="00123177" w:rsidRDefault="0013346E" w:rsidP="0063659A">
            <w:pPr>
              <w:pStyle w:val="TableText"/>
              <w:snapToGrid w:val="0"/>
            </w:pPr>
            <w:r w:rsidRPr="00123177">
              <w:t>Testability with respect to test environment</w:t>
            </w:r>
          </w:p>
          <w:p w14:paraId="0CA678CC" w14:textId="77777777" w:rsidR="0013346E" w:rsidRPr="00123177" w:rsidRDefault="0013346E" w:rsidP="0063659A">
            <w:pPr>
              <w:pStyle w:val="TableText"/>
            </w:pPr>
            <w:r w:rsidRPr="00123177">
              <w:t>(Yes/No)</w:t>
            </w:r>
          </w:p>
          <w:p w14:paraId="6974E1B4" w14:textId="77777777" w:rsidR="0013346E" w:rsidRPr="00123177" w:rsidRDefault="0013346E" w:rsidP="0063659A">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03AE0D" w14:textId="77777777" w:rsidR="0013346E" w:rsidRPr="00123177" w:rsidRDefault="0013346E" w:rsidP="0063659A">
            <w:pPr>
              <w:pStyle w:val="TableText"/>
              <w:snapToGrid w:val="0"/>
            </w:pPr>
            <w:r w:rsidRPr="00123177">
              <w:t>YES</w:t>
            </w:r>
          </w:p>
        </w:tc>
      </w:tr>
      <w:tr w:rsidR="0013346E" w:rsidRPr="00123177" w14:paraId="0245CB7C"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299FAAF" w14:textId="77777777" w:rsidR="0013346E" w:rsidRPr="00123177" w:rsidRDefault="0013346E" w:rsidP="0063659A">
            <w:pPr>
              <w:pStyle w:val="TableText"/>
              <w:snapToGrid w:val="0"/>
            </w:pPr>
            <w:r w:rsidRPr="00123177">
              <w:t>Feasible within project constraints</w:t>
            </w:r>
          </w:p>
          <w:p w14:paraId="3832D574" w14:textId="77777777" w:rsidR="0013346E" w:rsidRPr="00123177" w:rsidRDefault="0013346E" w:rsidP="0063659A">
            <w:pPr>
              <w:pStyle w:val="TableText"/>
              <w:snapToGrid w:val="0"/>
            </w:pPr>
            <w:r w:rsidRPr="00123177">
              <w:t>(Yes/No)</w:t>
            </w:r>
          </w:p>
          <w:p w14:paraId="1133A0BB" w14:textId="77777777" w:rsidR="0013346E" w:rsidRPr="00123177" w:rsidRDefault="0013346E" w:rsidP="0063659A">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A9D465" w14:textId="77777777" w:rsidR="0013346E" w:rsidRPr="00123177" w:rsidRDefault="0013346E" w:rsidP="0063659A">
            <w:pPr>
              <w:pStyle w:val="TableText"/>
              <w:snapToGrid w:val="0"/>
            </w:pPr>
            <w:r w:rsidRPr="00123177">
              <w:t>YES</w:t>
            </w:r>
          </w:p>
        </w:tc>
      </w:tr>
      <w:tr w:rsidR="0013346E" w:rsidRPr="00123177" w14:paraId="69504CC6"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A9C0EA4" w14:textId="77777777" w:rsidR="0013346E" w:rsidRPr="00123177" w:rsidRDefault="0013346E" w:rsidP="0063659A">
            <w:pPr>
              <w:pStyle w:val="TableText"/>
              <w:snapToGrid w:val="0"/>
            </w:pPr>
            <w:r w:rsidRPr="00123177">
              <w:t>Critical</w:t>
            </w:r>
          </w:p>
          <w:p w14:paraId="5FEA8511" w14:textId="77777777" w:rsidR="0013346E" w:rsidRPr="00123177" w:rsidRDefault="0013346E" w:rsidP="0063659A">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FFC5B3" w14:textId="77777777" w:rsidR="0013346E" w:rsidRPr="00123177" w:rsidRDefault="0013346E" w:rsidP="0063659A">
            <w:pPr>
              <w:pStyle w:val="TableText"/>
              <w:snapToGrid w:val="0"/>
            </w:pPr>
            <w:r w:rsidRPr="00123177">
              <w:t>YES</w:t>
            </w:r>
          </w:p>
        </w:tc>
      </w:tr>
      <w:tr w:rsidR="0013346E" w:rsidRPr="00123177" w14:paraId="0B60394A"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89E4596" w14:textId="77777777" w:rsidR="0013346E" w:rsidRPr="00123177" w:rsidRDefault="0013346E" w:rsidP="0063659A">
            <w:pPr>
              <w:pStyle w:val="TableText"/>
              <w:snapToGrid w:val="0"/>
            </w:pPr>
            <w:r w:rsidRPr="00123177">
              <w:lastRenderedPageBreak/>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E0566B" w14:textId="77777777" w:rsidR="0013346E" w:rsidRPr="00123177" w:rsidRDefault="0013346E" w:rsidP="0063659A">
            <w:pPr>
              <w:pStyle w:val="TableText"/>
              <w:snapToGrid w:val="0"/>
            </w:pPr>
            <w:r w:rsidRPr="00123177">
              <w:t>Acceptance Criteria for this requirement should be as per SECTION-6 ACCEPTANCE CRITERIA</w:t>
            </w:r>
          </w:p>
        </w:tc>
      </w:tr>
    </w:tbl>
    <w:p w14:paraId="05828D73" w14:textId="77777777" w:rsidR="0013346E" w:rsidRPr="00123177" w:rsidRDefault="0013346E" w:rsidP="0013346E">
      <w:pPr>
        <w:rPr>
          <w:rFonts w:eastAsia="Arial"/>
          <w:szCs w:val="20"/>
        </w:rPr>
      </w:pPr>
    </w:p>
    <w:p w14:paraId="71081306" w14:textId="52D56AC5" w:rsidR="0013346E" w:rsidRPr="00EF6812" w:rsidRDefault="0013346E" w:rsidP="00EF6812">
      <w:pPr>
        <w:pStyle w:val="Heading5"/>
        <w:rPr>
          <w:rFonts w:eastAsia="Arial"/>
          <w:sz w:val="20"/>
          <w:szCs w:val="20"/>
        </w:rPr>
      </w:pPr>
      <w:r w:rsidRPr="00EF6812">
        <w:rPr>
          <w:rFonts w:eastAsia="Arial"/>
          <w:sz w:val="20"/>
          <w:szCs w:val="20"/>
        </w:rPr>
        <w:t>Requirement to report the equivalent failure codes onto the Debug CAN.</w:t>
      </w:r>
    </w:p>
    <w:p w14:paraId="5DCEBFD2" w14:textId="77777777" w:rsidR="0013346E" w:rsidRPr="00123177" w:rsidRDefault="0013346E" w:rsidP="0013346E"/>
    <w:tbl>
      <w:tblPr>
        <w:tblW w:w="9518" w:type="dxa"/>
        <w:tblInd w:w="108" w:type="dxa"/>
        <w:tblLayout w:type="fixed"/>
        <w:tblLook w:val="0000" w:firstRow="0" w:lastRow="0" w:firstColumn="0" w:lastColumn="0" w:noHBand="0" w:noVBand="0"/>
      </w:tblPr>
      <w:tblGrid>
        <w:gridCol w:w="1920"/>
        <w:gridCol w:w="7598"/>
      </w:tblGrid>
      <w:tr w:rsidR="0013346E" w:rsidRPr="00123177" w14:paraId="2309ED99"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FA1B1D4" w14:textId="77777777" w:rsidR="0013346E" w:rsidRPr="00123177" w:rsidRDefault="0013346E" w:rsidP="0063659A">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9300A59" w14:textId="77777777" w:rsidR="0013346E" w:rsidRPr="00123177" w:rsidRDefault="0013346E" w:rsidP="0063659A">
            <w:pPr>
              <w:pStyle w:val="TableColumnTitle"/>
              <w:snapToGrid w:val="0"/>
            </w:pPr>
            <w:r w:rsidRPr="00123177">
              <w:t>Description</w:t>
            </w:r>
          </w:p>
        </w:tc>
      </w:tr>
      <w:tr w:rsidR="0013346E" w:rsidRPr="00123177" w14:paraId="32EF60AC"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EECC453" w14:textId="77777777" w:rsidR="0013346E" w:rsidRPr="00123177" w:rsidRDefault="0013346E" w:rsidP="0063659A">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347167" w14:textId="54E1A417" w:rsidR="0013346E" w:rsidRPr="00123177" w:rsidRDefault="0013346E" w:rsidP="0063659A">
            <w:pPr>
              <w:snapToGrid w:val="0"/>
            </w:pPr>
            <w:r w:rsidRPr="00123177">
              <w:t>SWRS_DIAG_</w:t>
            </w:r>
            <w:r>
              <w:t>124</w:t>
            </w:r>
          </w:p>
        </w:tc>
      </w:tr>
      <w:tr w:rsidR="0013346E" w:rsidRPr="00123177" w14:paraId="279FDADB"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45C81D3" w14:textId="77777777" w:rsidR="0013346E" w:rsidRPr="00123177" w:rsidRDefault="0013346E" w:rsidP="0063659A">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ED3F3E" w14:textId="72DBEBF4" w:rsidR="0013346E" w:rsidRPr="00123177" w:rsidRDefault="0013346E" w:rsidP="0063659A">
            <w:pPr>
              <w:rPr>
                <w:rFonts w:eastAsia="Arial"/>
                <w:color w:val="000000" w:themeColor="text1"/>
                <w:szCs w:val="20"/>
              </w:rPr>
            </w:pPr>
            <w:r w:rsidRPr="00123177">
              <w:rPr>
                <w:rFonts w:eastAsia="Arial"/>
                <w:color w:val="000000" w:themeColor="text1"/>
                <w:szCs w:val="20"/>
              </w:rPr>
              <w:t>SDS-HVDCDC-1</w:t>
            </w:r>
            <w:r>
              <w:rPr>
                <w:rFonts w:eastAsia="Arial"/>
                <w:color w:val="000000" w:themeColor="text1"/>
                <w:szCs w:val="20"/>
              </w:rPr>
              <w:t>81</w:t>
            </w:r>
          </w:p>
        </w:tc>
      </w:tr>
      <w:tr w:rsidR="0013346E" w:rsidRPr="00123177" w14:paraId="68A2EFF9"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A9BD947" w14:textId="77777777" w:rsidR="0013346E" w:rsidRPr="00123177" w:rsidRDefault="0013346E" w:rsidP="0063659A">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B4AD8" w14:textId="366012BC" w:rsidR="0013346E" w:rsidRPr="00123177" w:rsidRDefault="0013346E" w:rsidP="0063659A">
            <w:pPr>
              <w:pStyle w:val="TableText"/>
              <w:snapToGrid w:val="0"/>
            </w:pPr>
            <w:r w:rsidRPr="00123177">
              <w:t>B-Sample/PF</w:t>
            </w:r>
            <w:r>
              <w:t>1</w:t>
            </w:r>
            <w:r w:rsidRPr="00123177">
              <w:t>.0</w:t>
            </w:r>
          </w:p>
        </w:tc>
      </w:tr>
      <w:tr w:rsidR="0013346E" w:rsidRPr="00123177" w14:paraId="699A7494"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DDD0371" w14:textId="77777777" w:rsidR="0013346E" w:rsidRPr="00123177" w:rsidRDefault="0013346E" w:rsidP="0063659A">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2AE0BC" w14:textId="766C7669" w:rsidR="0013346E" w:rsidRPr="0013346E" w:rsidRDefault="0013346E" w:rsidP="0013346E">
            <w:pPr>
              <w:snapToGrid w:val="0"/>
              <w:rPr>
                <w:rFonts w:eastAsia="Arial"/>
                <w:color w:val="000000" w:themeColor="text1"/>
              </w:rPr>
            </w:pPr>
            <w:r w:rsidRPr="0013346E">
              <w:rPr>
                <w:rFonts w:eastAsia="Arial"/>
                <w:color w:val="000000" w:themeColor="text1"/>
              </w:rPr>
              <w:t>The HVDCDC shall report the equivalent failure codes onto the Debug CAN.</w:t>
            </w:r>
          </w:p>
          <w:p w14:paraId="46FC60E4" w14:textId="77777777" w:rsidR="0013346E" w:rsidRPr="0013346E" w:rsidRDefault="0013346E" w:rsidP="0013346E">
            <w:pPr>
              <w:snapToGrid w:val="0"/>
              <w:rPr>
                <w:rFonts w:eastAsia="Arial"/>
                <w:color w:val="000000" w:themeColor="text1"/>
              </w:rPr>
            </w:pPr>
          </w:p>
          <w:p w14:paraId="32D9D3AD" w14:textId="606DFC14" w:rsidR="0013346E" w:rsidRPr="00123177" w:rsidRDefault="0013346E" w:rsidP="0013346E">
            <w:pPr>
              <w:snapToGrid w:val="0"/>
              <w:rPr>
                <w:rFonts w:eastAsia="Arial"/>
                <w:color w:val="000000" w:themeColor="text1"/>
              </w:rPr>
            </w:pPr>
          </w:p>
        </w:tc>
      </w:tr>
      <w:tr w:rsidR="0013346E" w:rsidRPr="00123177" w14:paraId="635FB2B1"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5773EB6" w14:textId="77777777" w:rsidR="0013346E" w:rsidRPr="00123177" w:rsidRDefault="0013346E" w:rsidP="0063659A">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ADAA01" w14:textId="77777777" w:rsidR="0013346E" w:rsidRPr="00123177" w:rsidRDefault="0013346E" w:rsidP="0063659A">
            <w:pPr>
              <w:snapToGrid w:val="0"/>
              <w:rPr>
                <w:rFonts w:eastAsia="Arial"/>
              </w:rPr>
            </w:pPr>
            <w:r w:rsidRPr="00123177">
              <w:rPr>
                <w:rFonts w:eastAsia="Arial"/>
              </w:rPr>
              <w:t>No Such derived requirement is applicable.</w:t>
            </w:r>
          </w:p>
        </w:tc>
      </w:tr>
      <w:tr w:rsidR="0013346E" w:rsidRPr="00123177" w14:paraId="6CEBCCA4"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9571155" w14:textId="77777777" w:rsidR="0013346E" w:rsidRPr="00123177" w:rsidRDefault="0013346E" w:rsidP="0063659A">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40CC56" w14:textId="77777777" w:rsidR="0013346E" w:rsidRPr="00123177" w:rsidRDefault="0013346E" w:rsidP="0063659A">
            <w:pPr>
              <w:snapToGrid w:val="0"/>
              <w:rPr>
                <w:rFonts w:eastAsia="Arial"/>
              </w:rPr>
            </w:pPr>
            <w:r w:rsidRPr="00123177">
              <w:rPr>
                <w:rFonts w:eastAsia="Arial"/>
                <w:color w:val="000000" w:themeColor="text1"/>
                <w:szCs w:val="20"/>
              </w:rPr>
              <w:t>Medium</w:t>
            </w:r>
          </w:p>
        </w:tc>
      </w:tr>
      <w:tr w:rsidR="0013346E" w:rsidRPr="00123177" w14:paraId="7D33DF59"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D16A1C5" w14:textId="77777777" w:rsidR="0013346E" w:rsidRPr="00123177" w:rsidRDefault="0013346E" w:rsidP="0063659A">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48D583" w14:textId="77777777" w:rsidR="0013346E" w:rsidRPr="00123177" w:rsidRDefault="0013346E" w:rsidP="0063659A">
            <w:pPr>
              <w:pStyle w:val="TableText"/>
              <w:snapToGrid w:val="0"/>
            </w:pPr>
            <w:r w:rsidRPr="00123177">
              <w:rPr>
                <w:rFonts w:eastAsia="Arial"/>
                <w:color w:val="000000" w:themeColor="text1"/>
                <w:szCs w:val="20"/>
              </w:rPr>
              <w:t>No Specific access restrictions is applicable.</w:t>
            </w:r>
          </w:p>
        </w:tc>
      </w:tr>
      <w:tr w:rsidR="0013346E" w:rsidRPr="00123177" w14:paraId="3AE2BFC9"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A0C5497" w14:textId="77777777" w:rsidR="0013346E" w:rsidRPr="00123177" w:rsidRDefault="0013346E" w:rsidP="0063659A">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39187" w14:textId="366E78F2" w:rsidR="0013346E" w:rsidRPr="00123177" w:rsidRDefault="006926A1" w:rsidP="0063659A">
            <w:pPr>
              <w:pStyle w:val="TableText"/>
              <w:snapToGrid w:val="0"/>
              <w:rPr>
                <w:rFonts w:eastAsia="Arial"/>
                <w:color w:val="000000" w:themeColor="text1"/>
              </w:rPr>
            </w:pPr>
            <w:r>
              <w:rPr>
                <w:rFonts w:eastAsia="Arial"/>
                <w:color w:val="000000" w:themeColor="text1"/>
              </w:rPr>
              <w:t>Provide multiple faults on HVDCDC</w:t>
            </w:r>
          </w:p>
        </w:tc>
      </w:tr>
      <w:tr w:rsidR="0013346E" w:rsidRPr="00123177" w14:paraId="65A6413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7E45065" w14:textId="77777777" w:rsidR="0013346E" w:rsidRPr="00123177" w:rsidRDefault="0013346E" w:rsidP="0063659A">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A7E91A" w14:textId="3788411A" w:rsidR="0013346E" w:rsidRPr="00123177" w:rsidRDefault="006926A1" w:rsidP="0063659A">
            <w:pPr>
              <w:pStyle w:val="TableText"/>
              <w:snapToGrid w:val="0"/>
            </w:pPr>
            <w:r>
              <w:t xml:space="preserve">Observe that each fault ID </w:t>
            </w:r>
            <w:r w:rsidR="003311BE">
              <w:t>shall be</w:t>
            </w:r>
            <w:r>
              <w:t xml:space="preserve"> </w:t>
            </w:r>
            <w:r w:rsidR="003311BE">
              <w:t xml:space="preserve">reported on to Debug CAN </w:t>
            </w:r>
          </w:p>
        </w:tc>
      </w:tr>
      <w:tr w:rsidR="003311BE" w:rsidRPr="00123177" w14:paraId="5D6E9A21"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620D2B8" w14:textId="77777777" w:rsidR="003311BE" w:rsidRPr="00123177" w:rsidRDefault="003311BE" w:rsidP="003311BE">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17ED88" w14:textId="77777777" w:rsidR="003311BE" w:rsidRDefault="003311BE" w:rsidP="003311BE">
            <w:pPr>
              <w:pStyle w:val="TableText"/>
              <w:snapToGrid w:val="0"/>
              <w:rPr>
                <w:rStyle w:val="normaltextrun"/>
              </w:rPr>
            </w:pPr>
            <w:r>
              <w:rPr>
                <w:rStyle w:val="normaltextrun"/>
              </w:rPr>
              <w:t>1. Provide the NM message</w:t>
            </w:r>
          </w:p>
          <w:p w14:paraId="01003EF8" w14:textId="77777777" w:rsidR="003311BE" w:rsidRDefault="003311BE" w:rsidP="003311BE">
            <w:pPr>
              <w:pStyle w:val="TableText"/>
              <w:snapToGrid w:val="0"/>
              <w:rPr>
                <w:rStyle w:val="normaltextrun"/>
              </w:rPr>
            </w:pPr>
            <w:r>
              <w:rPr>
                <w:rStyle w:val="normaltextrun"/>
              </w:rPr>
              <w:t>2. HVDCDC should be in any state except shutdown state</w:t>
            </w:r>
          </w:p>
          <w:p w14:paraId="017C6B4B" w14:textId="77777777" w:rsidR="003311BE" w:rsidRDefault="003311BE" w:rsidP="003311BE">
            <w:pPr>
              <w:pStyle w:val="TableText"/>
              <w:snapToGrid w:val="0"/>
              <w:rPr>
                <w:rFonts w:eastAsia="Arial"/>
                <w:color w:val="000000" w:themeColor="text1"/>
              </w:rPr>
            </w:pPr>
            <w:r>
              <w:rPr>
                <w:rStyle w:val="normaltextrun"/>
              </w:rPr>
              <w:t xml:space="preserve">3. </w:t>
            </w:r>
            <w:r>
              <w:rPr>
                <w:rFonts w:eastAsia="Arial"/>
                <w:color w:val="000000" w:themeColor="text1"/>
              </w:rPr>
              <w:t>Provide multiple faults on HVDCDC</w:t>
            </w:r>
          </w:p>
          <w:p w14:paraId="24409A5D" w14:textId="72D3F149" w:rsidR="003311BE" w:rsidRPr="00123177" w:rsidRDefault="003311BE" w:rsidP="003311BE">
            <w:pPr>
              <w:pStyle w:val="TableText"/>
              <w:snapToGrid w:val="0"/>
              <w:rPr>
                <w:rStyle w:val="normaltextrun"/>
              </w:rPr>
            </w:pPr>
            <w:r>
              <w:rPr>
                <w:rFonts w:eastAsia="Arial"/>
                <w:color w:val="000000" w:themeColor="text1"/>
              </w:rPr>
              <w:t xml:space="preserve">4. </w:t>
            </w:r>
            <w:r>
              <w:t>Observe that each fault ID shall be reported on to Debug CAN</w:t>
            </w:r>
          </w:p>
        </w:tc>
      </w:tr>
      <w:tr w:rsidR="003311BE" w:rsidRPr="00123177" w14:paraId="0E8BDB3E"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71BD49A" w14:textId="77777777" w:rsidR="003311BE" w:rsidRPr="00123177" w:rsidRDefault="003311BE" w:rsidP="003311BE">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B81860" w14:textId="77777777" w:rsidR="003311BE" w:rsidRPr="00123177" w:rsidRDefault="003311BE" w:rsidP="003311BE">
            <w:pPr>
              <w:pStyle w:val="TableText"/>
              <w:snapToGrid w:val="0"/>
            </w:pPr>
            <w:r w:rsidRPr="00123177">
              <w:t>No such mandatory fields is applicable.</w:t>
            </w:r>
          </w:p>
        </w:tc>
      </w:tr>
      <w:tr w:rsidR="003311BE" w:rsidRPr="00123177" w14:paraId="5F04EE8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6668E21" w14:textId="77777777" w:rsidR="003311BE" w:rsidRPr="00123177" w:rsidRDefault="003311BE" w:rsidP="003311BE">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673FBC" w14:textId="77777777" w:rsidR="003311BE" w:rsidRPr="00123177" w:rsidRDefault="003311BE" w:rsidP="003311BE">
            <w:pPr>
              <w:pStyle w:val="TableText"/>
              <w:snapToGrid w:val="0"/>
            </w:pPr>
            <w:r w:rsidRPr="00123177">
              <w:t>NHVDCDCStatus = 0, NHVDCDCStatusDebug = 0, NHVDCDCFault = 0.</w:t>
            </w:r>
          </w:p>
        </w:tc>
      </w:tr>
      <w:tr w:rsidR="003311BE" w:rsidRPr="00123177" w14:paraId="40B8AFE2"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B3FAC13" w14:textId="77777777" w:rsidR="003311BE" w:rsidRPr="00123177" w:rsidRDefault="003311BE" w:rsidP="003311BE">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B9387C" w14:textId="77777777" w:rsidR="003311BE" w:rsidRPr="00123177" w:rsidRDefault="003311BE" w:rsidP="003311BE">
            <w:pPr>
              <w:pStyle w:val="TableText"/>
              <w:snapToGrid w:val="0"/>
            </w:pPr>
            <w:r w:rsidRPr="00123177">
              <w:rPr>
                <w:szCs w:val="20"/>
              </w:rPr>
              <w:t>Default values shall be applicable with respect to Pre-Loaded Values</w:t>
            </w:r>
          </w:p>
        </w:tc>
      </w:tr>
      <w:tr w:rsidR="003311BE" w:rsidRPr="00123177" w14:paraId="11BF47CA"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8404BD8" w14:textId="77777777" w:rsidR="003311BE" w:rsidRPr="00123177" w:rsidRDefault="003311BE" w:rsidP="003311BE">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AA4FAC" w14:textId="77777777" w:rsidR="003311BE" w:rsidRPr="00123177" w:rsidRDefault="003311BE" w:rsidP="003311BE">
            <w:pPr>
              <w:pStyle w:val="TableText"/>
              <w:snapToGrid w:val="0"/>
            </w:pPr>
            <w:r w:rsidRPr="00123177">
              <w:rPr>
                <w:szCs w:val="20"/>
              </w:rPr>
              <w:t>Valid range value is not required.</w:t>
            </w:r>
          </w:p>
        </w:tc>
      </w:tr>
      <w:tr w:rsidR="003311BE" w:rsidRPr="00123177" w14:paraId="3D837512"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231BCBD" w14:textId="77777777" w:rsidR="003311BE" w:rsidRPr="00123177" w:rsidRDefault="003311BE" w:rsidP="003311BE">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228CE0" w14:textId="77777777" w:rsidR="003311BE" w:rsidRPr="00123177" w:rsidRDefault="003311BE" w:rsidP="003311BE">
            <w:pPr>
              <w:pStyle w:val="TableText"/>
              <w:snapToGrid w:val="0"/>
            </w:pPr>
            <w:r w:rsidRPr="00123177">
              <w:rPr>
                <w:szCs w:val="20"/>
              </w:rPr>
              <w:t>Data latency period is not applicable</w:t>
            </w:r>
          </w:p>
        </w:tc>
      </w:tr>
      <w:tr w:rsidR="003311BE" w:rsidRPr="00123177" w14:paraId="306BBDCF"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72F0B94" w14:textId="77777777" w:rsidR="003311BE" w:rsidRPr="00123177" w:rsidRDefault="003311BE" w:rsidP="003311BE">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DC1703" w14:textId="77777777" w:rsidR="003311BE" w:rsidRPr="00123177" w:rsidRDefault="003311BE" w:rsidP="003311BE">
            <w:pPr>
              <w:pStyle w:val="TableText"/>
              <w:snapToGrid w:val="0"/>
            </w:pPr>
            <w:r w:rsidRPr="00123177">
              <w:rPr>
                <w:szCs w:val="20"/>
              </w:rPr>
              <w:t>Data Retention period is not applicable.</w:t>
            </w:r>
          </w:p>
        </w:tc>
      </w:tr>
      <w:tr w:rsidR="003311BE" w:rsidRPr="00123177" w14:paraId="37AEEE75"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05D815F" w14:textId="77777777" w:rsidR="003311BE" w:rsidRPr="00123177" w:rsidRDefault="003311BE" w:rsidP="003311BE">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38E4D1" w14:textId="77777777" w:rsidR="003311BE" w:rsidRPr="00123177" w:rsidRDefault="003311BE" w:rsidP="003311BE">
            <w:pPr>
              <w:pStyle w:val="TableText"/>
            </w:pPr>
            <w:r w:rsidRPr="00123177">
              <w:rPr>
                <w:szCs w:val="20"/>
              </w:rPr>
              <w:t>Data rate is not applicable.</w:t>
            </w:r>
          </w:p>
        </w:tc>
      </w:tr>
      <w:tr w:rsidR="003311BE" w:rsidRPr="00123177" w14:paraId="2918FB9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CFED1C0" w14:textId="77777777" w:rsidR="003311BE" w:rsidRPr="00123177" w:rsidRDefault="003311BE" w:rsidP="003311BE">
            <w:pPr>
              <w:pStyle w:val="TableText"/>
              <w:snapToGrid w:val="0"/>
            </w:pPr>
            <w:r w:rsidRPr="00123177">
              <w:lastRenderedPageBreak/>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C18505" w14:textId="77777777" w:rsidR="003311BE" w:rsidRPr="00123177" w:rsidRDefault="003311BE" w:rsidP="003311BE">
            <w:pPr>
              <w:pStyle w:val="TableText"/>
              <w:spacing w:line="259" w:lineRule="auto"/>
            </w:pPr>
            <w:r w:rsidRPr="00123177">
              <w:rPr>
                <w:szCs w:val="20"/>
              </w:rPr>
              <w:t>External event is not required.</w:t>
            </w:r>
          </w:p>
        </w:tc>
      </w:tr>
      <w:tr w:rsidR="003311BE" w:rsidRPr="00123177" w14:paraId="4CD3DEB5"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E78A37A" w14:textId="77777777" w:rsidR="003311BE" w:rsidRPr="00123177" w:rsidRDefault="003311BE" w:rsidP="003311BE">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44E12" w14:textId="77777777" w:rsidR="003311BE" w:rsidRPr="00123177" w:rsidRDefault="003311BE" w:rsidP="003311BE">
            <w:pPr>
              <w:pStyle w:val="TableText"/>
              <w:spacing w:line="259" w:lineRule="auto"/>
            </w:pPr>
            <w:r w:rsidRPr="00123177">
              <w:rPr>
                <w:szCs w:val="20"/>
              </w:rPr>
              <w:t>Temporal event is not applicable.</w:t>
            </w:r>
          </w:p>
        </w:tc>
      </w:tr>
      <w:tr w:rsidR="003311BE" w:rsidRPr="00123177" w14:paraId="2DDF2C2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7139B3E" w14:textId="77777777" w:rsidR="003311BE" w:rsidRPr="00123177" w:rsidRDefault="003311BE" w:rsidP="003311BE">
            <w:pPr>
              <w:pStyle w:val="TableText"/>
              <w:snapToGrid w:val="0"/>
            </w:pPr>
            <w:r w:rsidRPr="00123177">
              <w:t xml:space="preserve">Validation Rules/ </w:t>
            </w:r>
          </w:p>
          <w:p w14:paraId="4637A364" w14:textId="77777777" w:rsidR="003311BE" w:rsidRPr="00123177" w:rsidRDefault="003311BE" w:rsidP="003311BE">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84158F" w14:textId="77777777" w:rsidR="003311BE" w:rsidRPr="00123177" w:rsidRDefault="003311BE" w:rsidP="003311BE">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93BEDCE" w14:textId="77777777" w:rsidR="003311BE" w:rsidRPr="00123177" w:rsidRDefault="003311BE" w:rsidP="003311BE">
            <w:pPr>
              <w:pStyle w:val="TableText"/>
              <w:snapToGrid w:val="0"/>
            </w:pPr>
            <w:r w:rsidRPr="00123177">
              <w:t>NHVDCDCFault @  HVDCDC_Status1 is equal to 0x1 ("Level 1")</w:t>
            </w:r>
          </w:p>
          <w:p w14:paraId="3B1EF664" w14:textId="77777777" w:rsidR="003311BE" w:rsidRPr="00123177" w:rsidRDefault="003311BE" w:rsidP="003311BE">
            <w:pPr>
              <w:pStyle w:val="TableText"/>
              <w:snapToGrid w:val="0"/>
              <w:rPr>
                <w:i/>
                <w:iCs/>
              </w:rPr>
            </w:pPr>
            <w:r w:rsidRPr="00123177">
              <w:t>NHVDCDCFault @  HVDCDC_Status1 is equal to 0x0 ("No fault")</w:t>
            </w:r>
          </w:p>
        </w:tc>
      </w:tr>
      <w:tr w:rsidR="003311BE" w:rsidRPr="00123177" w14:paraId="3ED652BF"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5AD9521" w14:textId="77777777" w:rsidR="003311BE" w:rsidRPr="00123177" w:rsidRDefault="003311BE" w:rsidP="003311BE">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3EFF56" w14:textId="77777777" w:rsidR="003311BE" w:rsidRPr="00123177" w:rsidRDefault="003311BE" w:rsidP="003311BE">
            <w:pPr>
              <w:pStyle w:val="TableText"/>
              <w:snapToGrid w:val="0"/>
            </w:pPr>
            <w:r w:rsidRPr="00123177">
              <w:rPr>
                <w:szCs w:val="20"/>
              </w:rPr>
              <w:t>Constraints is not applicable.</w:t>
            </w:r>
          </w:p>
        </w:tc>
      </w:tr>
      <w:tr w:rsidR="003311BE" w:rsidRPr="00123177" w14:paraId="6DACBFEA"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F312E52" w14:textId="77777777" w:rsidR="003311BE" w:rsidRPr="00123177" w:rsidRDefault="003311BE" w:rsidP="003311BE">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CADDD3" w14:textId="77777777" w:rsidR="003311BE" w:rsidRPr="00123177" w:rsidRDefault="003311BE" w:rsidP="003311BE">
            <w:pPr>
              <w:pStyle w:val="TableText"/>
              <w:snapToGrid w:val="0"/>
            </w:pPr>
            <w:r w:rsidRPr="00123177">
              <w:rPr>
                <w:szCs w:val="20"/>
              </w:rPr>
              <w:t>No effects on other system</w:t>
            </w:r>
          </w:p>
        </w:tc>
      </w:tr>
      <w:tr w:rsidR="003311BE" w:rsidRPr="00123177" w14:paraId="58F071D2"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74B732A" w14:textId="77777777" w:rsidR="003311BE" w:rsidRPr="00123177" w:rsidRDefault="003311BE" w:rsidP="003311BE">
            <w:pPr>
              <w:pStyle w:val="TableText"/>
              <w:snapToGrid w:val="0"/>
            </w:pPr>
            <w:r w:rsidRPr="00123177">
              <w:t>Testability with respect to test environment</w:t>
            </w:r>
          </w:p>
          <w:p w14:paraId="448DCF2D" w14:textId="77777777" w:rsidR="003311BE" w:rsidRPr="00123177" w:rsidRDefault="003311BE" w:rsidP="003311BE">
            <w:pPr>
              <w:pStyle w:val="TableText"/>
            </w:pPr>
            <w:r w:rsidRPr="00123177">
              <w:t>(Yes/No)</w:t>
            </w:r>
          </w:p>
          <w:p w14:paraId="0F51BEAD" w14:textId="77777777" w:rsidR="003311BE" w:rsidRPr="00123177" w:rsidRDefault="003311BE" w:rsidP="003311BE">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0CB7B5" w14:textId="77777777" w:rsidR="003311BE" w:rsidRPr="00123177" w:rsidRDefault="003311BE" w:rsidP="003311BE">
            <w:pPr>
              <w:pStyle w:val="TableText"/>
              <w:snapToGrid w:val="0"/>
            </w:pPr>
            <w:r w:rsidRPr="00123177">
              <w:t>YES</w:t>
            </w:r>
          </w:p>
        </w:tc>
      </w:tr>
      <w:tr w:rsidR="003311BE" w:rsidRPr="00123177" w14:paraId="2A1FDA30"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B4B61AE" w14:textId="77777777" w:rsidR="003311BE" w:rsidRPr="00123177" w:rsidRDefault="003311BE" w:rsidP="003311BE">
            <w:pPr>
              <w:pStyle w:val="TableText"/>
              <w:snapToGrid w:val="0"/>
            </w:pPr>
            <w:r w:rsidRPr="00123177">
              <w:t>Feasible within project constraints</w:t>
            </w:r>
          </w:p>
          <w:p w14:paraId="35EF0244" w14:textId="77777777" w:rsidR="003311BE" w:rsidRPr="00123177" w:rsidRDefault="003311BE" w:rsidP="003311BE">
            <w:pPr>
              <w:pStyle w:val="TableText"/>
              <w:snapToGrid w:val="0"/>
            </w:pPr>
            <w:r w:rsidRPr="00123177">
              <w:t>(Yes/No)</w:t>
            </w:r>
          </w:p>
          <w:p w14:paraId="2D36AB11" w14:textId="77777777" w:rsidR="003311BE" w:rsidRPr="00123177" w:rsidRDefault="003311BE" w:rsidP="003311BE">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4D8624" w14:textId="77777777" w:rsidR="003311BE" w:rsidRPr="00123177" w:rsidRDefault="003311BE" w:rsidP="003311BE">
            <w:pPr>
              <w:pStyle w:val="TableText"/>
              <w:snapToGrid w:val="0"/>
            </w:pPr>
            <w:r w:rsidRPr="00123177">
              <w:t>YES</w:t>
            </w:r>
          </w:p>
        </w:tc>
      </w:tr>
      <w:tr w:rsidR="003311BE" w:rsidRPr="00123177" w14:paraId="7E84F54D"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3022560" w14:textId="77777777" w:rsidR="003311BE" w:rsidRPr="00123177" w:rsidRDefault="003311BE" w:rsidP="003311BE">
            <w:pPr>
              <w:pStyle w:val="TableText"/>
              <w:snapToGrid w:val="0"/>
            </w:pPr>
            <w:r w:rsidRPr="00123177">
              <w:t>Critical</w:t>
            </w:r>
          </w:p>
          <w:p w14:paraId="2460A7B9" w14:textId="77777777" w:rsidR="003311BE" w:rsidRPr="00123177" w:rsidRDefault="003311BE" w:rsidP="003311BE">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0F2180" w14:textId="77777777" w:rsidR="003311BE" w:rsidRPr="00123177" w:rsidRDefault="003311BE" w:rsidP="003311BE">
            <w:pPr>
              <w:pStyle w:val="TableText"/>
              <w:snapToGrid w:val="0"/>
            </w:pPr>
            <w:r w:rsidRPr="00123177">
              <w:t>YES</w:t>
            </w:r>
          </w:p>
        </w:tc>
      </w:tr>
      <w:tr w:rsidR="003311BE" w:rsidRPr="00123177" w14:paraId="73DC42E8"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DC387F4" w14:textId="77777777" w:rsidR="003311BE" w:rsidRPr="00123177" w:rsidRDefault="003311BE" w:rsidP="003311BE">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37494" w14:textId="77777777" w:rsidR="003311BE" w:rsidRPr="00123177" w:rsidRDefault="003311BE" w:rsidP="003311BE">
            <w:pPr>
              <w:pStyle w:val="TableText"/>
              <w:snapToGrid w:val="0"/>
            </w:pPr>
            <w:r w:rsidRPr="00123177">
              <w:t>Acceptance Criteria for this requirement should be as per SECTION-6 ACCEPTANCE CRITERIA</w:t>
            </w:r>
          </w:p>
        </w:tc>
      </w:tr>
    </w:tbl>
    <w:p w14:paraId="51E5F075" w14:textId="77777777" w:rsidR="00A55B53" w:rsidRPr="00123177" w:rsidRDefault="00A55B53" w:rsidP="00A55B53">
      <w:pPr>
        <w:rPr>
          <w:rFonts w:eastAsia="Arial"/>
          <w:szCs w:val="20"/>
        </w:rPr>
      </w:pPr>
    </w:p>
    <w:p w14:paraId="7D46A359" w14:textId="77777777" w:rsidR="00A55B53" w:rsidRPr="00123177" w:rsidRDefault="00A55B53" w:rsidP="00A55B53">
      <w:pPr>
        <w:pStyle w:val="Heading5"/>
        <w:rPr>
          <w:sz w:val="20"/>
          <w:szCs w:val="20"/>
        </w:rPr>
      </w:pPr>
      <w:r w:rsidRPr="00123177">
        <w:rPr>
          <w:rFonts w:eastAsia="Arial"/>
          <w:sz w:val="20"/>
          <w:szCs w:val="20"/>
        </w:rPr>
        <w:t>Requirement for precharge circuit failure detection</w:t>
      </w:r>
      <w:r w:rsidRPr="00123177">
        <w:rPr>
          <w:rStyle w:val="ui-provider"/>
        </w:rPr>
        <w:t>.</w:t>
      </w:r>
    </w:p>
    <w:p w14:paraId="19F58E49"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51B893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C605138"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618D538" w14:textId="77777777" w:rsidR="00A55B53" w:rsidRPr="00123177" w:rsidRDefault="00A55B53" w:rsidP="00535342">
            <w:pPr>
              <w:pStyle w:val="TableColumnTitle"/>
              <w:snapToGrid w:val="0"/>
            </w:pPr>
            <w:r w:rsidRPr="00123177">
              <w:t>Description</w:t>
            </w:r>
          </w:p>
        </w:tc>
      </w:tr>
      <w:tr w:rsidR="00A55B53" w:rsidRPr="00123177" w14:paraId="032FEF1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0F3B470"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5E0D46" w14:textId="77777777" w:rsidR="00A55B53" w:rsidRPr="00123177" w:rsidRDefault="00A55B53" w:rsidP="00535342">
            <w:pPr>
              <w:snapToGrid w:val="0"/>
            </w:pPr>
            <w:r w:rsidRPr="00123177">
              <w:t>SWRS_DIAG_83</w:t>
            </w:r>
          </w:p>
        </w:tc>
      </w:tr>
      <w:tr w:rsidR="00A55B53" w:rsidRPr="00123177" w14:paraId="62A3C22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0F39207"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6067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SDS-HVDCDC-226</w:t>
            </w:r>
          </w:p>
        </w:tc>
      </w:tr>
      <w:tr w:rsidR="00A55B53" w:rsidRPr="00123177" w14:paraId="703158C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F5B21DD" w14:textId="77777777" w:rsidR="00A55B53" w:rsidRPr="00123177" w:rsidRDefault="00A55B53" w:rsidP="00535342">
            <w:pPr>
              <w:pStyle w:val="TableText"/>
              <w:snapToGrid w:val="0"/>
            </w:pPr>
            <w:r w:rsidRPr="00123177">
              <w:lastRenderedPageBreak/>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2EE5C4" w14:textId="77777777" w:rsidR="00A55B53" w:rsidRPr="00123177" w:rsidRDefault="00A55B53" w:rsidP="00535342">
            <w:pPr>
              <w:pStyle w:val="TableText"/>
              <w:snapToGrid w:val="0"/>
            </w:pPr>
            <w:r w:rsidRPr="00123177">
              <w:t>B-Sample/PF2.0</w:t>
            </w:r>
          </w:p>
        </w:tc>
      </w:tr>
      <w:tr w:rsidR="00A55B53" w:rsidRPr="00123177" w14:paraId="167DD72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028D76A"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DCCBA9"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failure of the precharge circuit (power supply failure, circuit short to high, circuit short to ground, or circuit open) and raise a level 2 fault.</w:t>
            </w:r>
          </w:p>
        </w:tc>
      </w:tr>
      <w:tr w:rsidR="00A55B53" w:rsidRPr="00123177" w14:paraId="0DE1AF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B4CFCE"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9518B5"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1F74EEB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21E8FF"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F447D7"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Medium</w:t>
            </w:r>
          </w:p>
        </w:tc>
      </w:tr>
      <w:tr w:rsidR="00A55B53" w:rsidRPr="00123177" w14:paraId="412EDC6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F642EF"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2B8F7"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3A84625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C970CC"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F909B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Provide the open circuit on the power board precharge circuit</w:t>
            </w:r>
          </w:p>
          <w:p w14:paraId="33F78A6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"Enable" command(0x1) from EDSU.</w:t>
            </w:r>
          </w:p>
        </w:tc>
      </w:tr>
      <w:tr w:rsidR="00A55B53" w:rsidRPr="00123177" w14:paraId="4109A4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BC5DF3"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CE04F" w14:textId="77777777" w:rsidR="00A55B53" w:rsidRPr="00123177" w:rsidRDefault="00A55B53" w:rsidP="00535342">
            <w:pPr>
              <w:pStyle w:val="TableText"/>
              <w:snapToGrid w:val="0"/>
            </w:pPr>
            <w:r w:rsidRPr="00123177">
              <w:t xml:space="preserve">NHVDCDCFault @ HVDCDC_Status1 is set to 0x3 ("Level 2") </w:t>
            </w:r>
          </w:p>
          <w:p w14:paraId="27E616E9" w14:textId="77777777" w:rsidR="00A55B53" w:rsidRPr="00123177" w:rsidRDefault="00A55B53" w:rsidP="00535342">
            <w:pPr>
              <w:pStyle w:val="TableText"/>
              <w:snapToGrid w:val="0"/>
            </w:pPr>
            <w:r w:rsidRPr="00123177">
              <w:t>NVHDCDCFaultID @  HVDCDC_Debug_PDU is equal to 58 ("DIAGNOSTIC_PRSCHRG_CKT_OPEN_FAULT_ID") and is raised after the fault response time of 50ms.</w:t>
            </w:r>
          </w:p>
        </w:tc>
      </w:tr>
      <w:tr w:rsidR="00A55B53" w:rsidRPr="00123177" w14:paraId="3D76D7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0493EF"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ABFF89" w14:textId="77777777" w:rsidR="00A55B53" w:rsidRPr="00123177" w:rsidRDefault="00A55B53" w:rsidP="00535342">
            <w:pPr>
              <w:pStyle w:val="TableText"/>
              <w:snapToGrid w:val="0"/>
              <w:rPr>
                <w:rStyle w:val="normaltextrun"/>
              </w:rPr>
            </w:pPr>
            <w:r w:rsidRPr="00123177">
              <w:rPr>
                <w:rStyle w:val="normaltextrun"/>
              </w:rPr>
              <w:t>The HVDCDC application shall detects the failure of the precharge circuit by an open circuit and raises a level 2 fault.</w:t>
            </w:r>
          </w:p>
        </w:tc>
      </w:tr>
      <w:tr w:rsidR="00A55B53" w:rsidRPr="00123177" w14:paraId="6A1E893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3ED3D0"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5092D9" w14:textId="77777777" w:rsidR="00A55B53" w:rsidRPr="00123177" w:rsidRDefault="00A55B53" w:rsidP="00535342">
            <w:pPr>
              <w:pStyle w:val="TableText"/>
              <w:snapToGrid w:val="0"/>
            </w:pPr>
            <w:r w:rsidRPr="00123177">
              <w:t>No such mandatory fields is applicable.</w:t>
            </w:r>
          </w:p>
        </w:tc>
      </w:tr>
      <w:tr w:rsidR="00A55B53" w:rsidRPr="00123177" w14:paraId="4ABE65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81E81B"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B21C58"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The HVDCDC application shall be in Standby state, the value of CAN signal HVDCDCStatus @ HVDCDC_Status1 shall equal to 0x0 ("Standby"), and signal NHVDCDCStatusDebug @ HVDCDC_Debug shall equal to 0x0 ("Standby").</w:t>
            </w:r>
          </w:p>
          <w:p w14:paraId="05F608DB" w14:textId="77777777" w:rsidR="00A55B53" w:rsidRPr="00123177" w:rsidRDefault="00A55B53" w:rsidP="00535342">
            <w:pPr>
              <w:pStyle w:val="TableText"/>
              <w:snapToGrid w:val="0"/>
            </w:pPr>
            <w:r w:rsidRPr="00123177">
              <w:rPr>
                <w:rFonts w:eastAsia="Arial"/>
                <w:color w:val="000000" w:themeColor="text1"/>
                <w:szCs w:val="20"/>
              </w:rPr>
              <w:t>2. No fault shall be raised, Value of CAN signal NHVDCDCFault @ HVDCDC_Status1 shall equal to 0</w:t>
            </w:r>
          </w:p>
        </w:tc>
      </w:tr>
      <w:tr w:rsidR="00A55B53" w:rsidRPr="00123177" w14:paraId="3F0ADB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478800"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392345"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7A9951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95364B"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50AA12" w14:textId="77777777" w:rsidR="00A55B53" w:rsidRPr="00123177" w:rsidRDefault="00A55B53" w:rsidP="00535342">
            <w:pPr>
              <w:pStyle w:val="TableText"/>
              <w:snapToGrid w:val="0"/>
            </w:pPr>
            <w:r w:rsidRPr="00123177">
              <w:rPr>
                <w:szCs w:val="20"/>
              </w:rPr>
              <w:t>Valid range value is not required.</w:t>
            </w:r>
          </w:p>
        </w:tc>
      </w:tr>
      <w:tr w:rsidR="00A55B53" w:rsidRPr="00123177" w14:paraId="377E14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DF2B38"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89E760"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6DB235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D82AE7"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F2E118"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115A708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B1C8CA"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70E6FF" w14:textId="77777777" w:rsidR="00A55B53" w:rsidRPr="00123177" w:rsidRDefault="00A55B53" w:rsidP="00535342">
            <w:pPr>
              <w:pStyle w:val="TableText"/>
            </w:pPr>
            <w:r w:rsidRPr="00123177">
              <w:rPr>
                <w:szCs w:val="20"/>
              </w:rPr>
              <w:t>Data rate is not applicable.</w:t>
            </w:r>
          </w:p>
        </w:tc>
      </w:tr>
      <w:tr w:rsidR="00A55B53" w:rsidRPr="00123177" w14:paraId="699397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9C6F45"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657DAF"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167ED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2F112E"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B2EE2C"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23F2A74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0A11C1" w14:textId="77777777" w:rsidR="00A55B53" w:rsidRPr="00123177" w:rsidRDefault="00A55B53" w:rsidP="00535342">
            <w:pPr>
              <w:pStyle w:val="TableText"/>
              <w:snapToGrid w:val="0"/>
            </w:pPr>
            <w:r w:rsidRPr="00123177">
              <w:lastRenderedPageBreak/>
              <w:t xml:space="preserve">Validation Rules/ </w:t>
            </w:r>
          </w:p>
          <w:p w14:paraId="5C57F473"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49C9B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ACCB843" w14:textId="77777777" w:rsidR="00A55B53" w:rsidRPr="00123177" w:rsidRDefault="00A55B53" w:rsidP="00535342">
            <w:pPr>
              <w:pStyle w:val="TableText"/>
              <w:snapToGrid w:val="0"/>
            </w:pPr>
            <w:r w:rsidRPr="00123177">
              <w:t xml:space="preserve">1. NHVDCDCFault @ HVDCDC_Status1 is set to 0x3 ("Level 2") </w:t>
            </w:r>
          </w:p>
          <w:p w14:paraId="4AC5DE6C" w14:textId="77777777" w:rsidR="00A55B53" w:rsidRPr="00123177" w:rsidRDefault="00A55B53" w:rsidP="00535342">
            <w:pPr>
              <w:pStyle w:val="TableText"/>
              <w:snapToGrid w:val="0"/>
              <w:rPr>
                <w:i/>
                <w:iCs/>
              </w:rPr>
            </w:pPr>
            <w:r w:rsidRPr="00123177">
              <w:t>2. NVHDCDCFaultID @  HVDCDC_Debug_PDU is equal to 58 ("DIAGNOSTIC_PRSCHRG_CKT_OPEN_FAULT_ID")</w:t>
            </w:r>
          </w:p>
        </w:tc>
      </w:tr>
      <w:tr w:rsidR="00A55B53" w:rsidRPr="00123177" w14:paraId="7C59E9E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084B07"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330529" w14:textId="77777777" w:rsidR="00A55B53" w:rsidRPr="00123177" w:rsidRDefault="00A55B53" w:rsidP="00535342">
            <w:pPr>
              <w:pStyle w:val="TableText"/>
              <w:snapToGrid w:val="0"/>
            </w:pPr>
            <w:r w:rsidRPr="00123177">
              <w:rPr>
                <w:szCs w:val="20"/>
              </w:rPr>
              <w:t>Constraints is not applicable.</w:t>
            </w:r>
          </w:p>
        </w:tc>
      </w:tr>
      <w:tr w:rsidR="00A55B53" w:rsidRPr="00123177" w14:paraId="753960E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6E63D6"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F8CF66" w14:textId="77777777" w:rsidR="00A55B53" w:rsidRPr="00123177" w:rsidRDefault="00A55B53" w:rsidP="00535342">
            <w:pPr>
              <w:pStyle w:val="TableText"/>
              <w:snapToGrid w:val="0"/>
            </w:pPr>
            <w:r w:rsidRPr="00123177">
              <w:rPr>
                <w:szCs w:val="20"/>
              </w:rPr>
              <w:t>No effects on other system</w:t>
            </w:r>
          </w:p>
        </w:tc>
      </w:tr>
      <w:tr w:rsidR="00A55B53" w:rsidRPr="00123177" w14:paraId="1B2F617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4790DA" w14:textId="77777777" w:rsidR="00A55B53" w:rsidRPr="00123177" w:rsidRDefault="00A55B53" w:rsidP="00535342">
            <w:pPr>
              <w:pStyle w:val="TableText"/>
              <w:snapToGrid w:val="0"/>
            </w:pPr>
            <w:r w:rsidRPr="00123177">
              <w:t>Testability with respect to test environment</w:t>
            </w:r>
          </w:p>
          <w:p w14:paraId="158CDCAE" w14:textId="77777777" w:rsidR="00A55B53" w:rsidRPr="00123177" w:rsidRDefault="00A55B53" w:rsidP="00535342">
            <w:pPr>
              <w:pStyle w:val="TableText"/>
            </w:pPr>
            <w:r w:rsidRPr="00123177">
              <w:t>(Yes/No)</w:t>
            </w:r>
          </w:p>
          <w:p w14:paraId="57FABEC0"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74A6CA" w14:textId="77777777" w:rsidR="00A55B53" w:rsidRPr="00123177" w:rsidRDefault="00A55B53" w:rsidP="00535342">
            <w:pPr>
              <w:pStyle w:val="TableText"/>
              <w:snapToGrid w:val="0"/>
            </w:pPr>
            <w:r w:rsidRPr="00123177">
              <w:t>YES</w:t>
            </w:r>
          </w:p>
        </w:tc>
      </w:tr>
      <w:tr w:rsidR="00A55B53" w:rsidRPr="00123177" w14:paraId="2B80E6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BAA9B0" w14:textId="77777777" w:rsidR="00A55B53" w:rsidRPr="00123177" w:rsidRDefault="00A55B53" w:rsidP="00535342">
            <w:pPr>
              <w:pStyle w:val="TableText"/>
              <w:snapToGrid w:val="0"/>
            </w:pPr>
            <w:r w:rsidRPr="00123177">
              <w:t>Feasible within project constraints</w:t>
            </w:r>
          </w:p>
          <w:p w14:paraId="2B0C72CC" w14:textId="77777777" w:rsidR="00A55B53" w:rsidRPr="00123177" w:rsidRDefault="00A55B53" w:rsidP="00535342">
            <w:pPr>
              <w:pStyle w:val="TableText"/>
              <w:snapToGrid w:val="0"/>
            </w:pPr>
            <w:r w:rsidRPr="00123177">
              <w:t>(Yes/No)</w:t>
            </w:r>
          </w:p>
          <w:p w14:paraId="179CB5E2"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FA544C" w14:textId="77777777" w:rsidR="00A55B53" w:rsidRPr="00123177" w:rsidRDefault="00A55B53" w:rsidP="00535342">
            <w:pPr>
              <w:pStyle w:val="TableText"/>
              <w:snapToGrid w:val="0"/>
            </w:pPr>
            <w:r w:rsidRPr="00123177">
              <w:t>YES</w:t>
            </w:r>
          </w:p>
        </w:tc>
      </w:tr>
      <w:tr w:rsidR="00A55B53" w:rsidRPr="00123177" w14:paraId="6FD36B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162AA4" w14:textId="77777777" w:rsidR="00A55B53" w:rsidRPr="00123177" w:rsidRDefault="00A55B53" w:rsidP="00535342">
            <w:pPr>
              <w:pStyle w:val="TableText"/>
              <w:snapToGrid w:val="0"/>
            </w:pPr>
            <w:r w:rsidRPr="00123177">
              <w:t>Critical</w:t>
            </w:r>
          </w:p>
          <w:p w14:paraId="6C6E8D06"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2508E7" w14:textId="77777777" w:rsidR="00A55B53" w:rsidRPr="00123177" w:rsidRDefault="00A55B53" w:rsidP="00535342">
            <w:pPr>
              <w:pStyle w:val="TableText"/>
              <w:snapToGrid w:val="0"/>
            </w:pPr>
            <w:r w:rsidRPr="00123177">
              <w:t>YES</w:t>
            </w:r>
          </w:p>
        </w:tc>
      </w:tr>
      <w:tr w:rsidR="00A55B53" w:rsidRPr="00123177" w14:paraId="225908F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C2537E"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09D5B9"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4CB93DF3" w14:textId="77777777" w:rsidR="00A55B53" w:rsidRPr="00123177" w:rsidRDefault="00A55B53" w:rsidP="00A55B53">
      <w:pPr>
        <w:rPr>
          <w:rFonts w:eastAsia="Arial"/>
          <w:szCs w:val="20"/>
        </w:rPr>
      </w:pPr>
    </w:p>
    <w:p w14:paraId="798A6DCA" w14:textId="77777777" w:rsidR="00A55B53" w:rsidRPr="00123177" w:rsidRDefault="00A55B53" w:rsidP="00A55B53">
      <w:pPr>
        <w:pStyle w:val="Heading5"/>
        <w:rPr>
          <w:sz w:val="20"/>
          <w:szCs w:val="20"/>
        </w:rPr>
      </w:pPr>
      <w:r w:rsidRPr="00123177">
        <w:rPr>
          <w:rFonts w:eastAsia="Arial"/>
          <w:sz w:val="20"/>
          <w:szCs w:val="20"/>
        </w:rPr>
        <w:t xml:space="preserve">  Requirement for precharge circuit failure detection</w:t>
      </w:r>
      <w:r w:rsidRPr="00123177">
        <w:rPr>
          <w:rStyle w:val="ui-provider"/>
        </w:rPr>
        <w:t>.</w:t>
      </w:r>
    </w:p>
    <w:p w14:paraId="4EA2C868"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38EC72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5EF1885"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08C7EE2" w14:textId="77777777" w:rsidR="00A55B53" w:rsidRPr="00123177" w:rsidRDefault="00A55B53" w:rsidP="00535342">
            <w:pPr>
              <w:pStyle w:val="TableColumnTitle"/>
              <w:snapToGrid w:val="0"/>
            </w:pPr>
            <w:r w:rsidRPr="00123177">
              <w:t>Description</w:t>
            </w:r>
          </w:p>
        </w:tc>
      </w:tr>
      <w:tr w:rsidR="00A55B53" w:rsidRPr="00123177" w14:paraId="52EABA1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1EDAC23"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F1A8EE" w14:textId="77777777" w:rsidR="00A55B53" w:rsidRPr="00123177" w:rsidRDefault="00A55B53" w:rsidP="00535342">
            <w:pPr>
              <w:snapToGrid w:val="0"/>
            </w:pPr>
            <w:r w:rsidRPr="00123177">
              <w:t>SWRS_DIAG_84</w:t>
            </w:r>
          </w:p>
        </w:tc>
      </w:tr>
      <w:tr w:rsidR="00A55B53" w:rsidRPr="00123177" w14:paraId="2D8560C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1F188C8"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19094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SDS-HVDCDC-226</w:t>
            </w:r>
          </w:p>
        </w:tc>
      </w:tr>
      <w:tr w:rsidR="00A55B53" w:rsidRPr="00123177" w14:paraId="5853D9D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0DE7B7F"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34A2BC" w14:textId="77777777" w:rsidR="00A55B53" w:rsidRPr="00123177" w:rsidRDefault="00A55B53" w:rsidP="00535342">
            <w:pPr>
              <w:pStyle w:val="TableText"/>
              <w:snapToGrid w:val="0"/>
            </w:pPr>
            <w:r w:rsidRPr="00123177">
              <w:t>B-Sample/PF2.0</w:t>
            </w:r>
          </w:p>
        </w:tc>
      </w:tr>
      <w:tr w:rsidR="00A55B53" w:rsidRPr="00123177" w14:paraId="62BAA34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3D8FB41" w14:textId="77777777" w:rsidR="00A55B53" w:rsidRPr="00123177" w:rsidRDefault="00A55B53" w:rsidP="00535342">
            <w:pPr>
              <w:pStyle w:val="TableText"/>
              <w:snapToGrid w:val="0"/>
              <w:rPr>
                <w:vertAlign w:val="superscript"/>
              </w:rPr>
            </w:pPr>
            <w:r w:rsidRPr="00123177">
              <w:lastRenderedPageBreak/>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2BA08A"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failure of the precharge circuit (power supply failure, circuit short to high, circuit short to ground, or circuit open) and raise a level 2 fault.</w:t>
            </w:r>
          </w:p>
        </w:tc>
      </w:tr>
      <w:tr w:rsidR="00A55B53" w:rsidRPr="00123177" w14:paraId="65804E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15B547"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83544"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EC975D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579FBD"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97DB6B"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0759DF5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BA3DAC"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DCF2C3"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6BEBD2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D8A395"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08425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Provide the Short to High on the power board precharge circuit.</w:t>
            </w:r>
          </w:p>
          <w:p w14:paraId="26E64B8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"Enable" command(0x1) from EDSU.</w:t>
            </w:r>
          </w:p>
        </w:tc>
      </w:tr>
      <w:tr w:rsidR="00A55B53" w:rsidRPr="00123177" w14:paraId="6D1D4B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E836C4"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89D8D6"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7E508F90" w14:textId="77777777" w:rsidR="00A55B53" w:rsidRPr="00123177" w:rsidRDefault="00A55B53" w:rsidP="00535342">
            <w:pPr>
              <w:pStyle w:val="TableText"/>
              <w:snapToGrid w:val="0"/>
            </w:pPr>
            <w:r w:rsidRPr="00123177">
              <w:t xml:space="preserve">NHVDCDCFault @ HVDCDC_Status1 is set to 0x3 ("Level 2") </w:t>
            </w:r>
          </w:p>
          <w:p w14:paraId="73A07109" w14:textId="77777777" w:rsidR="00A55B53" w:rsidRPr="00123177" w:rsidRDefault="00A55B53" w:rsidP="00535342">
            <w:pPr>
              <w:pStyle w:val="TableText"/>
              <w:snapToGrid w:val="0"/>
            </w:pPr>
            <w:r w:rsidRPr="00123177">
              <w:t>NVHDCDCFaultID @  HVDCDC_Debug_PDU is equal to 56 ("DIAGNOSTIC_PRCHRG_SHORT_TO_HIGH_FAULT_ID") and is raised after the fault response time of 500ms.</w:t>
            </w:r>
          </w:p>
        </w:tc>
      </w:tr>
      <w:tr w:rsidR="00A55B53" w:rsidRPr="00123177" w14:paraId="5C8244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E63044"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64E2F" w14:textId="77777777" w:rsidR="00A55B53" w:rsidRPr="00123177" w:rsidRDefault="00A55B53" w:rsidP="00535342">
            <w:pPr>
              <w:pStyle w:val="TableText"/>
              <w:snapToGrid w:val="0"/>
              <w:rPr>
                <w:rStyle w:val="normaltextrun"/>
              </w:rPr>
            </w:pPr>
            <w:r w:rsidRPr="00123177">
              <w:rPr>
                <w:rStyle w:val="normaltextrun"/>
              </w:rPr>
              <w:t>The HVDCDC application detects the failure of the precharge circuit by the circuit short to high and raises a level 2 fault.</w:t>
            </w:r>
          </w:p>
        </w:tc>
      </w:tr>
      <w:tr w:rsidR="00A55B53" w:rsidRPr="00123177" w14:paraId="7637108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9383E4"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378006" w14:textId="77777777" w:rsidR="00A55B53" w:rsidRPr="00123177" w:rsidRDefault="00A55B53" w:rsidP="00535342">
            <w:pPr>
              <w:pStyle w:val="TableText"/>
              <w:snapToGrid w:val="0"/>
            </w:pPr>
            <w:r w:rsidRPr="00123177">
              <w:t>No such mandatory fields is applicable.</w:t>
            </w:r>
          </w:p>
        </w:tc>
      </w:tr>
      <w:tr w:rsidR="00A55B53" w:rsidRPr="00123177" w14:paraId="6EFC35D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81637B"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D2431F"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The HVDCDC application shall be in Standby state, the value of CAN signal HVDCDCStatus @ HVDCDC_Status1 shall equal to 0x0 ("Standby"), and signal NHVDCDCStatusDebug @ HVDCDC_Debug shall equal to 0x0 ("Standby").</w:t>
            </w:r>
          </w:p>
          <w:p w14:paraId="2465C325" w14:textId="77777777" w:rsidR="00A55B53" w:rsidRPr="00123177" w:rsidRDefault="00A55B53" w:rsidP="00535342">
            <w:pPr>
              <w:pStyle w:val="TableText"/>
              <w:snapToGrid w:val="0"/>
            </w:pPr>
            <w:r w:rsidRPr="00123177">
              <w:rPr>
                <w:rFonts w:eastAsia="Arial"/>
                <w:color w:val="000000" w:themeColor="text1"/>
                <w:szCs w:val="20"/>
              </w:rPr>
              <w:t>2. No fault shall be raised, Value of CAN signal NHVDCDCFault @ HVDCDC_Status1 shall equal to 0</w:t>
            </w:r>
          </w:p>
        </w:tc>
      </w:tr>
      <w:tr w:rsidR="00A55B53" w:rsidRPr="00123177" w14:paraId="03E7B79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AA32F3"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7176D0"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BDEDD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7A23BE"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BA29B5" w14:textId="77777777" w:rsidR="00A55B53" w:rsidRPr="00123177" w:rsidRDefault="00A55B53" w:rsidP="00535342">
            <w:pPr>
              <w:pStyle w:val="TableText"/>
              <w:snapToGrid w:val="0"/>
            </w:pPr>
            <w:r w:rsidRPr="00123177">
              <w:rPr>
                <w:szCs w:val="20"/>
              </w:rPr>
              <w:t>Valid range value is not required.</w:t>
            </w:r>
          </w:p>
        </w:tc>
      </w:tr>
      <w:tr w:rsidR="00A55B53" w:rsidRPr="00123177" w14:paraId="6C53D2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F73FED"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C3B19"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5C723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D075D6"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45908B"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065B87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B25A62"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4223D7" w14:textId="77777777" w:rsidR="00A55B53" w:rsidRPr="00123177" w:rsidRDefault="00A55B53" w:rsidP="00535342">
            <w:pPr>
              <w:pStyle w:val="TableText"/>
            </w:pPr>
            <w:r w:rsidRPr="00123177">
              <w:rPr>
                <w:szCs w:val="20"/>
              </w:rPr>
              <w:t>Data rate is not applicable.</w:t>
            </w:r>
          </w:p>
        </w:tc>
      </w:tr>
      <w:tr w:rsidR="00A55B53" w:rsidRPr="00123177" w14:paraId="0F084B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625A09"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4FCEF"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0ED25E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4DA517"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C335A0"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4A767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D3BC2D" w14:textId="77777777" w:rsidR="00A55B53" w:rsidRPr="00123177" w:rsidRDefault="00A55B53" w:rsidP="00535342">
            <w:pPr>
              <w:pStyle w:val="TableText"/>
              <w:snapToGrid w:val="0"/>
            </w:pPr>
            <w:r w:rsidRPr="00123177">
              <w:lastRenderedPageBreak/>
              <w:t xml:space="preserve">Validation Rules/ </w:t>
            </w:r>
          </w:p>
          <w:p w14:paraId="19E6D91A"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36A4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11AFEEBF" w14:textId="77777777" w:rsidR="00A55B53" w:rsidRPr="00123177" w:rsidRDefault="00A55B53" w:rsidP="00535342">
            <w:pPr>
              <w:pStyle w:val="TableText"/>
              <w:snapToGrid w:val="0"/>
            </w:pPr>
            <w:r w:rsidRPr="00123177">
              <w:t xml:space="preserve">NHVDCDCFault @ HVDCDC_Status1 is set to 0x3 ("Level 2") </w:t>
            </w:r>
          </w:p>
          <w:p w14:paraId="2566D288" w14:textId="77777777" w:rsidR="00A55B53" w:rsidRPr="00123177" w:rsidRDefault="00A55B53" w:rsidP="00535342">
            <w:pPr>
              <w:pStyle w:val="TableText"/>
              <w:snapToGrid w:val="0"/>
              <w:rPr>
                <w:i/>
                <w:iCs/>
              </w:rPr>
            </w:pPr>
            <w:r w:rsidRPr="00123177">
              <w:t>NVHDCDCFaultID @  HVDCDC_Debug_PDU is equal to 56</w:t>
            </w:r>
          </w:p>
        </w:tc>
      </w:tr>
      <w:tr w:rsidR="00A55B53" w:rsidRPr="00123177" w14:paraId="1D417C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31C74A"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B73A38" w14:textId="77777777" w:rsidR="00A55B53" w:rsidRPr="00123177" w:rsidRDefault="00A55B53" w:rsidP="00535342">
            <w:pPr>
              <w:pStyle w:val="TableText"/>
              <w:snapToGrid w:val="0"/>
            </w:pPr>
            <w:r w:rsidRPr="00123177">
              <w:rPr>
                <w:szCs w:val="20"/>
              </w:rPr>
              <w:t>Constraints is not applicable.</w:t>
            </w:r>
          </w:p>
        </w:tc>
      </w:tr>
      <w:tr w:rsidR="00A55B53" w:rsidRPr="00123177" w14:paraId="338F804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50C076"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F469E6" w14:textId="77777777" w:rsidR="00A55B53" w:rsidRPr="00123177" w:rsidRDefault="00A55B53" w:rsidP="00535342">
            <w:pPr>
              <w:pStyle w:val="TableText"/>
              <w:snapToGrid w:val="0"/>
            </w:pPr>
            <w:r w:rsidRPr="00123177">
              <w:rPr>
                <w:szCs w:val="20"/>
              </w:rPr>
              <w:t>No effects on other system</w:t>
            </w:r>
          </w:p>
        </w:tc>
      </w:tr>
      <w:tr w:rsidR="00A55B53" w:rsidRPr="00123177" w14:paraId="667F3C3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39414B" w14:textId="77777777" w:rsidR="00A55B53" w:rsidRPr="00123177" w:rsidRDefault="00A55B53" w:rsidP="00535342">
            <w:pPr>
              <w:pStyle w:val="TableText"/>
              <w:snapToGrid w:val="0"/>
            </w:pPr>
            <w:r w:rsidRPr="00123177">
              <w:t>Testability with respect to test environment</w:t>
            </w:r>
          </w:p>
          <w:p w14:paraId="668AACBD" w14:textId="77777777" w:rsidR="00A55B53" w:rsidRPr="00123177" w:rsidRDefault="00A55B53" w:rsidP="00535342">
            <w:pPr>
              <w:pStyle w:val="TableText"/>
            </w:pPr>
            <w:r w:rsidRPr="00123177">
              <w:t>(Yes/No)</w:t>
            </w:r>
          </w:p>
          <w:p w14:paraId="7111CE56"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25A6DD" w14:textId="77777777" w:rsidR="00A55B53" w:rsidRPr="00123177" w:rsidRDefault="00A55B53" w:rsidP="00535342">
            <w:pPr>
              <w:pStyle w:val="TableText"/>
              <w:snapToGrid w:val="0"/>
            </w:pPr>
            <w:r w:rsidRPr="00123177">
              <w:t>YES</w:t>
            </w:r>
          </w:p>
        </w:tc>
      </w:tr>
      <w:tr w:rsidR="00A55B53" w:rsidRPr="00123177" w14:paraId="2DB4E0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369C5E" w14:textId="77777777" w:rsidR="00A55B53" w:rsidRPr="00123177" w:rsidRDefault="00A55B53" w:rsidP="00535342">
            <w:pPr>
              <w:pStyle w:val="TableText"/>
              <w:snapToGrid w:val="0"/>
            </w:pPr>
            <w:r w:rsidRPr="00123177">
              <w:t>Feasible within project constraints</w:t>
            </w:r>
          </w:p>
          <w:p w14:paraId="5C19A26E" w14:textId="77777777" w:rsidR="00A55B53" w:rsidRPr="00123177" w:rsidRDefault="00A55B53" w:rsidP="00535342">
            <w:pPr>
              <w:pStyle w:val="TableText"/>
              <w:snapToGrid w:val="0"/>
            </w:pPr>
            <w:r w:rsidRPr="00123177">
              <w:t>(Yes/No)</w:t>
            </w:r>
          </w:p>
          <w:p w14:paraId="5E793F75"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84621D" w14:textId="77777777" w:rsidR="00A55B53" w:rsidRPr="00123177" w:rsidRDefault="00A55B53" w:rsidP="00535342">
            <w:pPr>
              <w:pStyle w:val="TableText"/>
              <w:snapToGrid w:val="0"/>
            </w:pPr>
            <w:r w:rsidRPr="00123177">
              <w:t>YES</w:t>
            </w:r>
          </w:p>
        </w:tc>
      </w:tr>
      <w:tr w:rsidR="00A55B53" w:rsidRPr="00123177" w14:paraId="1089C3F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27CD23" w14:textId="77777777" w:rsidR="00A55B53" w:rsidRPr="00123177" w:rsidRDefault="00A55B53" w:rsidP="00535342">
            <w:pPr>
              <w:pStyle w:val="TableText"/>
              <w:snapToGrid w:val="0"/>
            </w:pPr>
            <w:r w:rsidRPr="00123177">
              <w:t>Critical</w:t>
            </w:r>
          </w:p>
          <w:p w14:paraId="04F563ED"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073504" w14:textId="77777777" w:rsidR="00A55B53" w:rsidRPr="00123177" w:rsidRDefault="00A55B53" w:rsidP="00535342">
            <w:pPr>
              <w:pStyle w:val="TableText"/>
              <w:snapToGrid w:val="0"/>
            </w:pPr>
            <w:r w:rsidRPr="00123177">
              <w:t>YES</w:t>
            </w:r>
          </w:p>
        </w:tc>
      </w:tr>
      <w:tr w:rsidR="00A55B53" w:rsidRPr="00123177" w14:paraId="0CD6D3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2F37E4"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7FEDE8"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87A8120" w14:textId="77777777" w:rsidR="00A55B53" w:rsidRPr="00123177" w:rsidRDefault="00A55B53" w:rsidP="00A55B53">
      <w:pPr>
        <w:rPr>
          <w:rFonts w:eastAsia="Arial"/>
          <w:szCs w:val="20"/>
        </w:rPr>
      </w:pPr>
    </w:p>
    <w:p w14:paraId="7EB871C0" w14:textId="77777777" w:rsidR="00A55B53" w:rsidRPr="00123177" w:rsidRDefault="00A55B53" w:rsidP="00A55B53">
      <w:pPr>
        <w:rPr>
          <w:rFonts w:eastAsia="Arial"/>
          <w:szCs w:val="20"/>
        </w:rPr>
      </w:pPr>
    </w:p>
    <w:p w14:paraId="04F0DDBF" w14:textId="77777777" w:rsidR="00A55B53" w:rsidRPr="00123177" w:rsidRDefault="00A55B53" w:rsidP="00A55B53">
      <w:pPr>
        <w:pStyle w:val="Heading5"/>
        <w:rPr>
          <w:rFonts w:eastAsia="Arial"/>
          <w:sz w:val="20"/>
          <w:szCs w:val="20"/>
        </w:rPr>
      </w:pPr>
      <w:r w:rsidRPr="00123177">
        <w:rPr>
          <w:rFonts w:eastAsia="Arial"/>
          <w:sz w:val="20"/>
          <w:szCs w:val="20"/>
        </w:rPr>
        <w:t xml:space="preserve">  Requirement for precharge circuit failure detection</w:t>
      </w:r>
      <w:r w:rsidRPr="00123177">
        <w:rPr>
          <w:rStyle w:val="ui-provider"/>
        </w:rPr>
        <w:t>.</w:t>
      </w:r>
    </w:p>
    <w:p w14:paraId="277799C4"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0416293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252C294"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BFF8175" w14:textId="77777777" w:rsidR="00A55B53" w:rsidRPr="00123177" w:rsidRDefault="00A55B53" w:rsidP="00535342">
            <w:pPr>
              <w:pStyle w:val="TableColumnTitle"/>
              <w:snapToGrid w:val="0"/>
            </w:pPr>
            <w:r w:rsidRPr="00123177">
              <w:t>Description</w:t>
            </w:r>
          </w:p>
        </w:tc>
      </w:tr>
      <w:tr w:rsidR="00A55B53" w:rsidRPr="00123177" w14:paraId="54B0CC8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138EACA"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943B38" w14:textId="77777777" w:rsidR="00A55B53" w:rsidRPr="00123177" w:rsidRDefault="00A55B53" w:rsidP="00535342">
            <w:pPr>
              <w:snapToGrid w:val="0"/>
            </w:pPr>
            <w:r w:rsidRPr="00123177">
              <w:t>SWRS_DIAG_85</w:t>
            </w:r>
          </w:p>
        </w:tc>
      </w:tr>
      <w:tr w:rsidR="00A55B53" w:rsidRPr="00123177" w14:paraId="59454A4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DA23FB1"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2201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SDS-HVDCDC-226</w:t>
            </w:r>
          </w:p>
        </w:tc>
      </w:tr>
      <w:tr w:rsidR="00A55B53" w:rsidRPr="00123177" w14:paraId="3FA3B62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23F4375"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0BCC26" w14:textId="77777777" w:rsidR="00A55B53" w:rsidRPr="00123177" w:rsidRDefault="00A55B53" w:rsidP="00535342">
            <w:pPr>
              <w:pStyle w:val="TableText"/>
              <w:snapToGrid w:val="0"/>
            </w:pPr>
            <w:r w:rsidRPr="00123177">
              <w:t>B-Sample/PF2.0</w:t>
            </w:r>
          </w:p>
        </w:tc>
      </w:tr>
      <w:tr w:rsidR="00A55B53" w:rsidRPr="00123177" w14:paraId="582C312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690DD87" w14:textId="77777777" w:rsidR="00A55B53" w:rsidRPr="00123177" w:rsidRDefault="00A55B53" w:rsidP="00535342">
            <w:pPr>
              <w:pStyle w:val="TableText"/>
              <w:snapToGrid w:val="0"/>
              <w:rPr>
                <w:vertAlign w:val="superscript"/>
              </w:rPr>
            </w:pPr>
            <w:r w:rsidRPr="00123177">
              <w:lastRenderedPageBreak/>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F3D36"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failure of the precharge circuit (power supply failure, circuit short to high, circuit short to ground, or circuit open) and raise a level 2 fault.</w:t>
            </w:r>
          </w:p>
        </w:tc>
      </w:tr>
      <w:tr w:rsidR="00A55B53" w:rsidRPr="00123177" w14:paraId="1203E9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66C524"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5C85A"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6C5A24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12846E"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6F3EB6"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150487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EFA002"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DA7698"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FDD4C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CD25A2"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29B66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Provide the Short to Ground on the power board precharge circuit.</w:t>
            </w:r>
          </w:p>
          <w:p w14:paraId="2147859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"Enable" command(0x1) from EDSU.</w:t>
            </w:r>
          </w:p>
        </w:tc>
      </w:tr>
      <w:tr w:rsidR="00A55B53" w:rsidRPr="00123177" w14:paraId="531626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C3DF69"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5EB203"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3BDFE219" w14:textId="77777777" w:rsidR="00A55B53" w:rsidRPr="00123177" w:rsidRDefault="00A55B53" w:rsidP="00535342">
            <w:pPr>
              <w:pStyle w:val="TableText"/>
              <w:snapToGrid w:val="0"/>
            </w:pPr>
            <w:r w:rsidRPr="00123177">
              <w:t xml:space="preserve">NHVDCDCFault @ HVDCDC_Status1 is set to 0x3 ("Level 2") </w:t>
            </w:r>
          </w:p>
          <w:p w14:paraId="16F1BE17" w14:textId="77777777" w:rsidR="00A55B53" w:rsidRPr="00123177" w:rsidRDefault="00A55B53" w:rsidP="00535342">
            <w:pPr>
              <w:pStyle w:val="TableText"/>
              <w:snapToGrid w:val="0"/>
            </w:pPr>
            <w:r w:rsidRPr="00123177">
              <w:t>NVHDCDCFaultID @  HVDCDC_Debug_PDU is equal to 57 ("DIAGNOSTIC_PRSCHRG_SHORT_TO_GND_FAULT_ID") and is raised after the fault response time of 50ms.</w:t>
            </w:r>
          </w:p>
        </w:tc>
      </w:tr>
      <w:tr w:rsidR="00A55B53" w:rsidRPr="00123177" w14:paraId="69C1AF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C1E5E2"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CC86D" w14:textId="77777777" w:rsidR="00A55B53" w:rsidRPr="00123177" w:rsidRDefault="00A55B53" w:rsidP="00535342">
            <w:pPr>
              <w:pStyle w:val="TableText"/>
              <w:snapToGrid w:val="0"/>
              <w:rPr>
                <w:rStyle w:val="normaltextrun"/>
              </w:rPr>
            </w:pPr>
            <w:r w:rsidRPr="00123177">
              <w:rPr>
                <w:rStyle w:val="normaltextrun"/>
              </w:rPr>
              <w:t>The HVDCDC application detects the failure of the precharge circuit by an open circuit and raises a level 2 fault.</w:t>
            </w:r>
          </w:p>
        </w:tc>
      </w:tr>
      <w:tr w:rsidR="00A55B53" w:rsidRPr="00123177" w14:paraId="441A544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70DA8C"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D184E" w14:textId="77777777" w:rsidR="00A55B53" w:rsidRPr="00123177" w:rsidRDefault="00A55B53" w:rsidP="00535342">
            <w:pPr>
              <w:pStyle w:val="TableText"/>
              <w:snapToGrid w:val="0"/>
            </w:pPr>
            <w:r w:rsidRPr="00123177">
              <w:t>No such mandatory fields is applicable.</w:t>
            </w:r>
          </w:p>
        </w:tc>
      </w:tr>
      <w:tr w:rsidR="00A55B53" w:rsidRPr="00123177" w14:paraId="25DC57F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1212ACC"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73B49E" w14:textId="77777777" w:rsidR="00A55B53" w:rsidRPr="00123177" w:rsidRDefault="00A55B53" w:rsidP="00535342">
            <w:pPr>
              <w:spacing w:line="259" w:lineRule="auto"/>
              <w:rPr>
                <w:rFonts w:eastAsia="Arial"/>
                <w:color w:val="000000" w:themeColor="text1"/>
                <w:szCs w:val="20"/>
              </w:rPr>
            </w:pPr>
            <w:r w:rsidRPr="00123177">
              <w:rPr>
                <w:rFonts w:eastAsia="Arial"/>
                <w:color w:val="000000" w:themeColor="text1"/>
                <w:szCs w:val="20"/>
              </w:rPr>
              <w:t>1. The HVDCDC application shall be in Standby state, the value of CAN signal HVDCDCStatus @ HVDCDC_Status1 shall equal to 0x0 ("Standby"), and signal NHVDCDCStatusDebug @ HVDCDC_Debug shall equal to 0x0 ("Standby").</w:t>
            </w:r>
          </w:p>
          <w:p w14:paraId="61E4E970" w14:textId="77777777" w:rsidR="00A55B53" w:rsidRPr="00123177" w:rsidRDefault="00A55B53" w:rsidP="00535342">
            <w:pPr>
              <w:pStyle w:val="TableText"/>
              <w:snapToGrid w:val="0"/>
            </w:pPr>
            <w:r w:rsidRPr="00123177">
              <w:rPr>
                <w:rFonts w:eastAsia="Arial"/>
                <w:color w:val="000000" w:themeColor="text1"/>
                <w:szCs w:val="20"/>
              </w:rPr>
              <w:t>2. No fault shall be raised, Value of CAN signal NHVDCDCFault @ HVDCDC_Status1 shall equal to 0</w:t>
            </w:r>
          </w:p>
        </w:tc>
      </w:tr>
      <w:tr w:rsidR="00A55B53" w:rsidRPr="00123177" w14:paraId="45E9B5A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265B65"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8CF6EE"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057164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EA42B9"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0E8D80" w14:textId="77777777" w:rsidR="00A55B53" w:rsidRPr="00123177" w:rsidRDefault="00A55B53" w:rsidP="00535342">
            <w:pPr>
              <w:pStyle w:val="TableText"/>
              <w:snapToGrid w:val="0"/>
            </w:pPr>
            <w:r w:rsidRPr="00123177">
              <w:rPr>
                <w:szCs w:val="20"/>
              </w:rPr>
              <w:t>Valid range value is not required.</w:t>
            </w:r>
          </w:p>
        </w:tc>
      </w:tr>
      <w:tr w:rsidR="00A55B53" w:rsidRPr="00123177" w14:paraId="6CACCE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FDA2A5"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55550E"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EEBA7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67E6FD"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153DAA"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12CBA97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75A213"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D79DC0" w14:textId="77777777" w:rsidR="00A55B53" w:rsidRPr="00123177" w:rsidRDefault="00A55B53" w:rsidP="00535342">
            <w:pPr>
              <w:pStyle w:val="TableText"/>
            </w:pPr>
            <w:r w:rsidRPr="00123177">
              <w:rPr>
                <w:szCs w:val="20"/>
              </w:rPr>
              <w:t>Data rate is not applicable.</w:t>
            </w:r>
          </w:p>
        </w:tc>
      </w:tr>
      <w:tr w:rsidR="00A55B53" w:rsidRPr="00123177" w14:paraId="7FE640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31F8FA"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295D1E"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2A2010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57CB67"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230FC0"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A4669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2E1FC3" w14:textId="77777777" w:rsidR="00A55B53" w:rsidRPr="00123177" w:rsidRDefault="00A55B53" w:rsidP="00535342">
            <w:pPr>
              <w:pStyle w:val="TableText"/>
              <w:snapToGrid w:val="0"/>
            </w:pPr>
            <w:r w:rsidRPr="00123177">
              <w:lastRenderedPageBreak/>
              <w:t xml:space="preserve">Validation Rules/ </w:t>
            </w:r>
          </w:p>
          <w:p w14:paraId="2385492B"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4BB7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0CA934C1" w14:textId="77777777" w:rsidR="00A55B53" w:rsidRPr="00123177" w:rsidRDefault="00A55B53" w:rsidP="00535342">
            <w:pPr>
              <w:pStyle w:val="TableText"/>
              <w:snapToGrid w:val="0"/>
              <w:rPr>
                <w:rFonts w:eastAsia="Arial"/>
                <w:color w:val="000000" w:themeColor="text1"/>
              </w:rPr>
            </w:pPr>
          </w:p>
          <w:p w14:paraId="52598623" w14:textId="77777777" w:rsidR="00A55B53" w:rsidRPr="00123177" w:rsidRDefault="00A55B53" w:rsidP="00535342">
            <w:pPr>
              <w:pStyle w:val="TableText"/>
              <w:snapToGrid w:val="0"/>
            </w:pPr>
            <w:r w:rsidRPr="00123177">
              <w:t xml:space="preserve">NHVDCDCFault @ HVDCDC_Status1 is set to 0x3 ("Level 2") </w:t>
            </w:r>
          </w:p>
          <w:p w14:paraId="4F7BC521" w14:textId="77777777" w:rsidR="00A55B53" w:rsidRPr="00123177" w:rsidRDefault="00A55B53" w:rsidP="00535342">
            <w:pPr>
              <w:pStyle w:val="TableText"/>
              <w:snapToGrid w:val="0"/>
              <w:rPr>
                <w:i/>
                <w:iCs/>
              </w:rPr>
            </w:pPr>
            <w:r w:rsidRPr="00123177">
              <w:t>NVHDCDCFaultID @  HVDCDC_Debug_PDU is equal to 57 ("DIAGNOSTIC_PRSCHRG_SHORT_TO_GND_FAULT_ID")</w:t>
            </w:r>
          </w:p>
        </w:tc>
      </w:tr>
      <w:tr w:rsidR="00A55B53" w:rsidRPr="00123177" w14:paraId="3C148E9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526C71"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171886" w14:textId="77777777" w:rsidR="00A55B53" w:rsidRPr="00123177" w:rsidRDefault="00A55B53" w:rsidP="00535342">
            <w:pPr>
              <w:pStyle w:val="TableText"/>
              <w:snapToGrid w:val="0"/>
            </w:pPr>
            <w:r w:rsidRPr="00123177">
              <w:rPr>
                <w:szCs w:val="20"/>
              </w:rPr>
              <w:t>Constraints is not applicable.</w:t>
            </w:r>
          </w:p>
        </w:tc>
      </w:tr>
      <w:tr w:rsidR="00A55B53" w:rsidRPr="00123177" w14:paraId="043373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B0173D"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78892E" w14:textId="77777777" w:rsidR="00A55B53" w:rsidRPr="00123177" w:rsidRDefault="00A55B53" w:rsidP="00535342">
            <w:pPr>
              <w:pStyle w:val="TableText"/>
              <w:snapToGrid w:val="0"/>
            </w:pPr>
            <w:r w:rsidRPr="00123177">
              <w:rPr>
                <w:szCs w:val="20"/>
              </w:rPr>
              <w:t>No effects on other system</w:t>
            </w:r>
          </w:p>
        </w:tc>
      </w:tr>
      <w:tr w:rsidR="00A55B53" w:rsidRPr="00123177" w14:paraId="57CEE27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E92550" w14:textId="77777777" w:rsidR="00A55B53" w:rsidRPr="00123177" w:rsidRDefault="00A55B53" w:rsidP="00535342">
            <w:pPr>
              <w:pStyle w:val="TableText"/>
              <w:snapToGrid w:val="0"/>
            </w:pPr>
            <w:r w:rsidRPr="00123177">
              <w:t>Testability with respect to test environment</w:t>
            </w:r>
          </w:p>
          <w:p w14:paraId="3F493EC3" w14:textId="77777777" w:rsidR="00A55B53" w:rsidRPr="00123177" w:rsidRDefault="00A55B53" w:rsidP="00535342">
            <w:pPr>
              <w:pStyle w:val="TableText"/>
            </w:pPr>
            <w:r w:rsidRPr="00123177">
              <w:t>(Yes/No)</w:t>
            </w:r>
          </w:p>
          <w:p w14:paraId="77F98A5D"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3E1596" w14:textId="77777777" w:rsidR="00A55B53" w:rsidRPr="00123177" w:rsidRDefault="00A55B53" w:rsidP="00535342">
            <w:pPr>
              <w:pStyle w:val="TableText"/>
              <w:snapToGrid w:val="0"/>
            </w:pPr>
            <w:r w:rsidRPr="00123177">
              <w:t>YES</w:t>
            </w:r>
          </w:p>
        </w:tc>
      </w:tr>
      <w:tr w:rsidR="00A55B53" w:rsidRPr="00123177" w14:paraId="343BA4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D23024" w14:textId="77777777" w:rsidR="00A55B53" w:rsidRPr="00123177" w:rsidRDefault="00A55B53" w:rsidP="00535342">
            <w:pPr>
              <w:pStyle w:val="TableText"/>
              <w:snapToGrid w:val="0"/>
            </w:pPr>
            <w:r w:rsidRPr="00123177">
              <w:t>Feasible within project constraints</w:t>
            </w:r>
          </w:p>
          <w:p w14:paraId="388DB12A" w14:textId="77777777" w:rsidR="00A55B53" w:rsidRPr="00123177" w:rsidRDefault="00A55B53" w:rsidP="00535342">
            <w:pPr>
              <w:pStyle w:val="TableText"/>
              <w:snapToGrid w:val="0"/>
            </w:pPr>
            <w:r w:rsidRPr="00123177">
              <w:t>(Yes/No)</w:t>
            </w:r>
          </w:p>
          <w:p w14:paraId="2ED27B2A"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CBCB1B" w14:textId="77777777" w:rsidR="00A55B53" w:rsidRPr="00123177" w:rsidRDefault="00A55B53" w:rsidP="00535342">
            <w:pPr>
              <w:pStyle w:val="TableText"/>
              <w:snapToGrid w:val="0"/>
            </w:pPr>
            <w:r w:rsidRPr="00123177">
              <w:t>YES</w:t>
            </w:r>
          </w:p>
        </w:tc>
      </w:tr>
      <w:tr w:rsidR="00A55B53" w:rsidRPr="00123177" w14:paraId="1AE04F6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19E69F" w14:textId="77777777" w:rsidR="00A55B53" w:rsidRPr="00123177" w:rsidRDefault="00A55B53" w:rsidP="00535342">
            <w:pPr>
              <w:pStyle w:val="TableText"/>
              <w:snapToGrid w:val="0"/>
            </w:pPr>
            <w:r w:rsidRPr="00123177">
              <w:t>Critical</w:t>
            </w:r>
          </w:p>
          <w:p w14:paraId="4FB14FC1"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4D91D4" w14:textId="77777777" w:rsidR="00A55B53" w:rsidRPr="00123177" w:rsidRDefault="00A55B53" w:rsidP="00535342">
            <w:pPr>
              <w:pStyle w:val="TableText"/>
              <w:snapToGrid w:val="0"/>
            </w:pPr>
            <w:r w:rsidRPr="00123177">
              <w:t>YES</w:t>
            </w:r>
          </w:p>
        </w:tc>
      </w:tr>
      <w:tr w:rsidR="00A55B53" w:rsidRPr="00123177" w14:paraId="7C5588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51FC27"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433BB0"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785EE3D5" w14:textId="77777777" w:rsidR="00A55B53" w:rsidRPr="00123177" w:rsidRDefault="00A55B53" w:rsidP="00A55B53">
      <w:pPr>
        <w:rPr>
          <w:rFonts w:eastAsia="Arial"/>
          <w:szCs w:val="20"/>
        </w:rPr>
      </w:pPr>
    </w:p>
    <w:p w14:paraId="6B574B80" w14:textId="77777777" w:rsidR="00A55B53" w:rsidRPr="00123177" w:rsidRDefault="00A55B53" w:rsidP="00A55B53">
      <w:pPr>
        <w:rPr>
          <w:rFonts w:eastAsia="Arial"/>
          <w:szCs w:val="20"/>
        </w:rPr>
      </w:pPr>
    </w:p>
    <w:p w14:paraId="0EF867B6" w14:textId="77777777" w:rsidR="00A55B53" w:rsidRPr="00123177" w:rsidRDefault="00A55B53" w:rsidP="00A55B53">
      <w:pPr>
        <w:pStyle w:val="Heading5"/>
        <w:rPr>
          <w:sz w:val="20"/>
          <w:szCs w:val="20"/>
        </w:rPr>
      </w:pPr>
      <w:r w:rsidRPr="00123177">
        <w:rPr>
          <w:rFonts w:eastAsia="Arial"/>
          <w:sz w:val="20"/>
          <w:szCs w:val="20"/>
        </w:rPr>
        <w:t xml:space="preserve">  Requirement for detection of </w:t>
      </w:r>
      <w:r w:rsidRPr="00123177">
        <w:rPr>
          <w:rFonts w:eastAsia="Arial"/>
          <w:color w:val="000000" w:themeColor="text1"/>
          <w:sz w:val="20"/>
          <w:szCs w:val="20"/>
        </w:rPr>
        <w:t>failure of the 400V side solid state switch circuit</w:t>
      </w:r>
      <w:r w:rsidRPr="00123177">
        <w:rPr>
          <w:rStyle w:val="ui-provider"/>
        </w:rPr>
        <w:t>.</w:t>
      </w:r>
    </w:p>
    <w:p w14:paraId="6AAF6E7B"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2ED24D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72E5BD1"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88559C8" w14:textId="77777777" w:rsidR="00A55B53" w:rsidRPr="00123177" w:rsidRDefault="00A55B53" w:rsidP="00535342">
            <w:pPr>
              <w:pStyle w:val="TableColumnTitle"/>
              <w:snapToGrid w:val="0"/>
            </w:pPr>
            <w:r w:rsidRPr="00123177">
              <w:t>Description</w:t>
            </w:r>
          </w:p>
        </w:tc>
      </w:tr>
      <w:tr w:rsidR="00A55B53" w:rsidRPr="00123177" w14:paraId="725A6F7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4EDA37F"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A63560" w14:textId="77777777" w:rsidR="00A55B53" w:rsidRPr="00123177" w:rsidRDefault="00A55B53" w:rsidP="00535342">
            <w:pPr>
              <w:snapToGrid w:val="0"/>
            </w:pPr>
            <w:r w:rsidRPr="00123177">
              <w:t>SWRS_DIAG_86</w:t>
            </w:r>
          </w:p>
        </w:tc>
      </w:tr>
      <w:tr w:rsidR="00A55B53" w:rsidRPr="00123177" w14:paraId="035A21A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2737FBA"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F7C55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SDS-HVDCDC-231</w:t>
            </w:r>
          </w:p>
        </w:tc>
      </w:tr>
      <w:tr w:rsidR="00A55B53" w:rsidRPr="00123177" w14:paraId="0407358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3C9BA24" w14:textId="77777777" w:rsidR="00A55B53" w:rsidRPr="00123177" w:rsidRDefault="00A55B53" w:rsidP="00535342">
            <w:pPr>
              <w:pStyle w:val="TableText"/>
              <w:snapToGrid w:val="0"/>
            </w:pPr>
            <w:r w:rsidRPr="00123177">
              <w:lastRenderedPageBreak/>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F6D2F0" w14:textId="77777777" w:rsidR="00A55B53" w:rsidRPr="00123177" w:rsidRDefault="00A55B53" w:rsidP="00535342">
            <w:pPr>
              <w:pStyle w:val="TableText"/>
              <w:snapToGrid w:val="0"/>
            </w:pPr>
            <w:r w:rsidRPr="00123177">
              <w:t>B-Sample/PF2.0</w:t>
            </w:r>
          </w:p>
        </w:tc>
      </w:tr>
      <w:tr w:rsidR="00A55B53" w:rsidRPr="00123177" w14:paraId="21BA228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39E3F6F"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F45DAB"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failure of the 400V side solid state switch circuit (power supply failure, circuit short to high, circuit short to ground, or circuit open) and raise a level 2 fault.</w:t>
            </w:r>
          </w:p>
        </w:tc>
      </w:tr>
      <w:tr w:rsidR="00A55B53" w:rsidRPr="00123177" w14:paraId="27CF129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CB0109"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F3A35E"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1206F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09ACC2"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57042"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76231CC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5E19E3"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13C2C1"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63F28A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1521F8"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C4E8C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On the power board remove R402.</w:t>
            </w:r>
          </w:p>
          <w:p w14:paraId="4A240C2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 cyclically every 10ms.</w:t>
            </w:r>
          </w:p>
        </w:tc>
      </w:tr>
      <w:tr w:rsidR="00A55B53" w:rsidRPr="00123177" w14:paraId="6F2B80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C116FA"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9B5601"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3E3F2E65" w14:textId="77777777" w:rsidR="00A55B53" w:rsidRPr="00123177" w:rsidRDefault="00A55B53" w:rsidP="00535342">
            <w:pPr>
              <w:pStyle w:val="TableText"/>
              <w:snapToGrid w:val="0"/>
            </w:pPr>
            <w:r w:rsidRPr="00123177">
              <w:t xml:space="preserve">NHVDCDCFault @ HVDCDC_Status1 is set to 0x3 ("Level 2") </w:t>
            </w:r>
          </w:p>
          <w:p w14:paraId="18E39DDA" w14:textId="77777777" w:rsidR="00A55B53" w:rsidRPr="00123177" w:rsidRDefault="00A55B53" w:rsidP="00535342">
            <w:pPr>
              <w:pStyle w:val="TableText"/>
              <w:snapToGrid w:val="0"/>
            </w:pPr>
            <w:r w:rsidRPr="00123177">
              <w:t>NVHDCDCFaultID @  HVDCDC_Debug_PDU is equal to 67 (“DIAGNOSTIC_SSS_OPEN_CKT_FAULT_ID”) and this fault is raised after fault response time 500ms.</w:t>
            </w:r>
          </w:p>
        </w:tc>
      </w:tr>
      <w:tr w:rsidR="00A55B53" w:rsidRPr="00123177" w14:paraId="3EA875D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F7F7D4"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EB805F" w14:textId="77777777" w:rsidR="00A55B53" w:rsidRPr="00123177" w:rsidRDefault="00A55B53" w:rsidP="00535342">
            <w:pPr>
              <w:pStyle w:val="TableText"/>
              <w:snapToGrid w:val="0"/>
              <w:rPr>
                <w:rStyle w:val="normaltextrun"/>
              </w:rPr>
            </w:pPr>
            <w:r w:rsidRPr="00123177">
              <w:rPr>
                <w:rStyle w:val="normaltextrun"/>
              </w:rPr>
              <w:t>The HVDCDC application detects the failure of the 400V side solid state switch circuit by an open circuit and raises a level 2 fault.</w:t>
            </w:r>
          </w:p>
        </w:tc>
      </w:tr>
      <w:tr w:rsidR="00A55B53" w:rsidRPr="00123177" w14:paraId="51BC835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BD447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F986FD" w14:textId="77777777" w:rsidR="00A55B53" w:rsidRPr="00123177" w:rsidRDefault="00A55B53" w:rsidP="00535342">
            <w:pPr>
              <w:pStyle w:val="TableText"/>
              <w:snapToGrid w:val="0"/>
            </w:pPr>
            <w:r w:rsidRPr="00123177">
              <w:t>No such mandatory fields is applicable.</w:t>
            </w:r>
          </w:p>
        </w:tc>
      </w:tr>
      <w:tr w:rsidR="00A55B53" w:rsidRPr="00123177" w14:paraId="4C93E7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08262E"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AD90AB" w14:textId="77777777" w:rsidR="00A55B53" w:rsidRPr="00123177" w:rsidRDefault="00A55B53" w:rsidP="00535342">
            <w:pPr>
              <w:pStyle w:val="TableText"/>
              <w:snapToGrid w:val="0"/>
            </w:pPr>
            <w:r w:rsidRPr="00123177">
              <w:t>NHVDCDCStatus = 0, NHVDCDCStatusDebug = 0, NHVDCDCFault = 0.</w:t>
            </w:r>
          </w:p>
        </w:tc>
      </w:tr>
      <w:tr w:rsidR="00A55B53" w:rsidRPr="00123177" w14:paraId="578577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2FC0A4"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FE3D60"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0170B8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594FAC"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5251C1" w14:textId="77777777" w:rsidR="00A55B53" w:rsidRPr="00123177" w:rsidRDefault="00A55B53" w:rsidP="00535342">
            <w:pPr>
              <w:pStyle w:val="TableText"/>
              <w:snapToGrid w:val="0"/>
            </w:pPr>
            <w:r w:rsidRPr="00123177">
              <w:rPr>
                <w:szCs w:val="20"/>
              </w:rPr>
              <w:t>Valid range value is not required.</w:t>
            </w:r>
          </w:p>
        </w:tc>
      </w:tr>
      <w:tr w:rsidR="00A55B53" w:rsidRPr="00123177" w14:paraId="5EBF0F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229056"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081FF6"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282B449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CA8FF5"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0197DA"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E5D79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F3FA47"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D534F6" w14:textId="77777777" w:rsidR="00A55B53" w:rsidRPr="00123177" w:rsidRDefault="00A55B53" w:rsidP="00535342">
            <w:pPr>
              <w:pStyle w:val="TableText"/>
            </w:pPr>
            <w:r w:rsidRPr="00123177">
              <w:rPr>
                <w:szCs w:val="20"/>
              </w:rPr>
              <w:t>Data rate is not applicable.</w:t>
            </w:r>
          </w:p>
        </w:tc>
      </w:tr>
      <w:tr w:rsidR="00A55B53" w:rsidRPr="00123177" w14:paraId="6F19009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0D6BFE"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F4D194"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E7F84D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389B5D"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AD1806"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0454FAC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17B386" w14:textId="77777777" w:rsidR="00A55B53" w:rsidRPr="00123177" w:rsidRDefault="00A55B53" w:rsidP="00535342">
            <w:pPr>
              <w:pStyle w:val="TableText"/>
              <w:snapToGrid w:val="0"/>
            </w:pPr>
            <w:r w:rsidRPr="00123177">
              <w:t xml:space="preserve">Validation Rules/ </w:t>
            </w:r>
          </w:p>
          <w:p w14:paraId="714EF4D7"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13E22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ED7CA5B" w14:textId="77777777" w:rsidR="00A55B53" w:rsidRPr="00123177" w:rsidRDefault="00A55B53" w:rsidP="00535342">
            <w:pPr>
              <w:pStyle w:val="TableText"/>
              <w:snapToGrid w:val="0"/>
            </w:pPr>
            <w:r w:rsidRPr="00123177">
              <w:t xml:space="preserve">NHVDCDCFault @ HVDCDC_Status1 is set to 0x3 ("Level 2") </w:t>
            </w:r>
          </w:p>
          <w:p w14:paraId="377AFD52" w14:textId="77777777" w:rsidR="00A55B53" w:rsidRPr="00123177" w:rsidRDefault="00A55B53" w:rsidP="00535342">
            <w:pPr>
              <w:pStyle w:val="TableText"/>
              <w:snapToGrid w:val="0"/>
              <w:rPr>
                <w:i/>
                <w:iCs/>
              </w:rPr>
            </w:pPr>
            <w:r w:rsidRPr="00123177">
              <w:t>NVHDCDCFaultID @  HVDCDC_Debug_PDU is equal to 67 (“DIAGNOSTIC_SSS_OPEN_CKT_FAULT_ID”)</w:t>
            </w:r>
          </w:p>
        </w:tc>
      </w:tr>
      <w:tr w:rsidR="00A55B53" w:rsidRPr="00123177" w14:paraId="4174B27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262CF0" w14:textId="77777777" w:rsidR="00A55B53" w:rsidRPr="00123177" w:rsidRDefault="00A55B53" w:rsidP="00535342">
            <w:pPr>
              <w:pStyle w:val="TableText"/>
              <w:snapToGrid w:val="0"/>
            </w:pPr>
            <w:r w:rsidRPr="00123177">
              <w:lastRenderedPageBreak/>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96E24F" w14:textId="77777777" w:rsidR="00A55B53" w:rsidRPr="00123177" w:rsidRDefault="00A55B53" w:rsidP="00535342">
            <w:pPr>
              <w:pStyle w:val="TableText"/>
              <w:snapToGrid w:val="0"/>
            </w:pPr>
            <w:r w:rsidRPr="00123177">
              <w:rPr>
                <w:szCs w:val="20"/>
              </w:rPr>
              <w:t>Constraints is not applicable.</w:t>
            </w:r>
          </w:p>
        </w:tc>
      </w:tr>
      <w:tr w:rsidR="00A55B53" w:rsidRPr="00123177" w14:paraId="20BE6F3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F02B52"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AAE52" w14:textId="77777777" w:rsidR="00A55B53" w:rsidRPr="00123177" w:rsidRDefault="00A55B53" w:rsidP="00535342">
            <w:pPr>
              <w:pStyle w:val="TableText"/>
              <w:snapToGrid w:val="0"/>
            </w:pPr>
            <w:r w:rsidRPr="00123177">
              <w:rPr>
                <w:szCs w:val="20"/>
              </w:rPr>
              <w:t>No effects on other system</w:t>
            </w:r>
          </w:p>
        </w:tc>
      </w:tr>
      <w:tr w:rsidR="00A55B53" w:rsidRPr="00123177" w14:paraId="3D81477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BD21FD" w14:textId="77777777" w:rsidR="00A55B53" w:rsidRPr="00123177" w:rsidRDefault="00A55B53" w:rsidP="00535342">
            <w:pPr>
              <w:pStyle w:val="TableText"/>
              <w:snapToGrid w:val="0"/>
            </w:pPr>
            <w:r w:rsidRPr="00123177">
              <w:t>Testability with respect to test environment</w:t>
            </w:r>
          </w:p>
          <w:p w14:paraId="26CDC9AB" w14:textId="77777777" w:rsidR="00A55B53" w:rsidRPr="00123177" w:rsidRDefault="00A55B53" w:rsidP="00535342">
            <w:pPr>
              <w:pStyle w:val="TableText"/>
            </w:pPr>
            <w:r w:rsidRPr="00123177">
              <w:t>(Yes/No)</w:t>
            </w:r>
          </w:p>
          <w:p w14:paraId="3FBE680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A9DC9E" w14:textId="77777777" w:rsidR="00A55B53" w:rsidRPr="00123177" w:rsidRDefault="00A55B53" w:rsidP="00535342">
            <w:pPr>
              <w:pStyle w:val="TableText"/>
              <w:snapToGrid w:val="0"/>
            </w:pPr>
            <w:r w:rsidRPr="00123177">
              <w:t>YES</w:t>
            </w:r>
          </w:p>
        </w:tc>
      </w:tr>
      <w:tr w:rsidR="00A55B53" w:rsidRPr="00123177" w14:paraId="0601CF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A0085C" w14:textId="77777777" w:rsidR="00A55B53" w:rsidRPr="00123177" w:rsidRDefault="00A55B53" w:rsidP="00535342">
            <w:pPr>
              <w:pStyle w:val="TableText"/>
              <w:snapToGrid w:val="0"/>
            </w:pPr>
            <w:r w:rsidRPr="00123177">
              <w:t>Feasible within project constraints</w:t>
            </w:r>
          </w:p>
          <w:p w14:paraId="4D6D809F" w14:textId="77777777" w:rsidR="00A55B53" w:rsidRPr="00123177" w:rsidRDefault="00A55B53" w:rsidP="00535342">
            <w:pPr>
              <w:pStyle w:val="TableText"/>
              <w:snapToGrid w:val="0"/>
            </w:pPr>
            <w:r w:rsidRPr="00123177">
              <w:t>(Yes/No)</w:t>
            </w:r>
          </w:p>
          <w:p w14:paraId="7CEC2D5F"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959F02" w14:textId="77777777" w:rsidR="00A55B53" w:rsidRPr="00123177" w:rsidRDefault="00A55B53" w:rsidP="00535342">
            <w:pPr>
              <w:pStyle w:val="TableText"/>
              <w:snapToGrid w:val="0"/>
            </w:pPr>
            <w:r w:rsidRPr="00123177">
              <w:t>YES</w:t>
            </w:r>
          </w:p>
        </w:tc>
      </w:tr>
      <w:tr w:rsidR="00A55B53" w:rsidRPr="00123177" w14:paraId="425533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765EE0" w14:textId="77777777" w:rsidR="00A55B53" w:rsidRPr="00123177" w:rsidRDefault="00A55B53" w:rsidP="00535342">
            <w:pPr>
              <w:pStyle w:val="TableText"/>
              <w:snapToGrid w:val="0"/>
            </w:pPr>
            <w:r w:rsidRPr="00123177">
              <w:t>Critical</w:t>
            </w:r>
          </w:p>
          <w:p w14:paraId="6E226335"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4CC0F" w14:textId="77777777" w:rsidR="00A55B53" w:rsidRPr="00123177" w:rsidRDefault="00A55B53" w:rsidP="00535342">
            <w:pPr>
              <w:pStyle w:val="TableText"/>
              <w:snapToGrid w:val="0"/>
            </w:pPr>
            <w:r w:rsidRPr="00123177">
              <w:t>YES</w:t>
            </w:r>
          </w:p>
        </w:tc>
      </w:tr>
      <w:tr w:rsidR="00A55B53" w:rsidRPr="00123177" w14:paraId="3B1E50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99AD2D"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57109"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14FE07C8" w14:textId="77777777" w:rsidR="00A55B53" w:rsidRPr="00123177" w:rsidRDefault="00A55B53" w:rsidP="00A55B53">
      <w:pPr>
        <w:rPr>
          <w:rFonts w:eastAsia="Arial"/>
          <w:szCs w:val="20"/>
        </w:rPr>
      </w:pPr>
    </w:p>
    <w:p w14:paraId="707D5121" w14:textId="77777777" w:rsidR="00A55B53" w:rsidRPr="00123177" w:rsidRDefault="00A55B53" w:rsidP="00A55B53">
      <w:pPr>
        <w:rPr>
          <w:rFonts w:eastAsia="Arial"/>
          <w:szCs w:val="20"/>
        </w:rPr>
      </w:pPr>
    </w:p>
    <w:p w14:paraId="129E5827" w14:textId="77777777" w:rsidR="00A55B53" w:rsidRPr="00123177" w:rsidRDefault="00A55B53" w:rsidP="00A55B53">
      <w:pPr>
        <w:pStyle w:val="Heading5"/>
        <w:rPr>
          <w:rFonts w:eastAsia="Arial"/>
          <w:szCs w:val="20"/>
        </w:rPr>
      </w:pPr>
      <w:r w:rsidRPr="00123177">
        <w:rPr>
          <w:rFonts w:eastAsia="Arial"/>
          <w:sz w:val="20"/>
          <w:szCs w:val="20"/>
        </w:rPr>
        <w:t xml:space="preserve">  Requirement for the failure of the 400V side solid state switch circuit (power supply failure, circuit short to high, circuit short to ground, or circuit open) and raise a level 2 fault.</w:t>
      </w:r>
    </w:p>
    <w:tbl>
      <w:tblPr>
        <w:tblW w:w="9518" w:type="dxa"/>
        <w:tblInd w:w="108" w:type="dxa"/>
        <w:tblLayout w:type="fixed"/>
        <w:tblLook w:val="0000" w:firstRow="0" w:lastRow="0" w:firstColumn="0" w:lastColumn="0" w:noHBand="0" w:noVBand="0"/>
      </w:tblPr>
      <w:tblGrid>
        <w:gridCol w:w="1920"/>
        <w:gridCol w:w="7598"/>
      </w:tblGrid>
      <w:tr w:rsidR="00A55B53" w:rsidRPr="00123177" w14:paraId="674756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FA878B4"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D2B757E" w14:textId="77777777" w:rsidR="00A55B53" w:rsidRPr="00123177" w:rsidRDefault="00A55B53" w:rsidP="00535342">
            <w:pPr>
              <w:pStyle w:val="TableColumnTitle"/>
              <w:snapToGrid w:val="0"/>
            </w:pPr>
            <w:r w:rsidRPr="00123177">
              <w:t>Description</w:t>
            </w:r>
          </w:p>
        </w:tc>
      </w:tr>
      <w:tr w:rsidR="00A55B53" w:rsidRPr="00123177" w14:paraId="41DED86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6C9F838"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445787" w14:textId="77777777" w:rsidR="00A55B53" w:rsidRPr="00123177" w:rsidRDefault="00A55B53" w:rsidP="00535342">
            <w:pPr>
              <w:snapToGrid w:val="0"/>
            </w:pPr>
            <w:r w:rsidRPr="00123177">
              <w:t>SWRS_DIAG_87</w:t>
            </w:r>
          </w:p>
        </w:tc>
      </w:tr>
      <w:tr w:rsidR="00A55B53" w:rsidRPr="00123177" w14:paraId="207AB8B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D215CD0"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F2462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SDS-HVDCDC-231</w:t>
            </w:r>
          </w:p>
        </w:tc>
      </w:tr>
      <w:tr w:rsidR="00A55B53" w:rsidRPr="00123177" w14:paraId="1CBDE8E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F0CF6D6"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66259D" w14:textId="77777777" w:rsidR="00A55B53" w:rsidRPr="00123177" w:rsidRDefault="00A55B53" w:rsidP="00535342">
            <w:pPr>
              <w:pStyle w:val="TableText"/>
              <w:snapToGrid w:val="0"/>
            </w:pPr>
            <w:r w:rsidRPr="00123177">
              <w:t>B-Sample/PF2.0</w:t>
            </w:r>
          </w:p>
        </w:tc>
      </w:tr>
      <w:tr w:rsidR="00A55B53" w:rsidRPr="00123177" w14:paraId="21FD833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C9BC858"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61B22F"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failure of the 400V side solid state switch circuit (power supply failure, circuit short to high, circuit short to ground, or circuit open) and raise a level 2 fault.</w:t>
            </w:r>
          </w:p>
        </w:tc>
      </w:tr>
      <w:tr w:rsidR="00A55B53" w:rsidRPr="00123177" w14:paraId="5824F68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A00CDB"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19FDA8"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38A105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12E42D"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8563B"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55ABDC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49BCAD"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D7ECFF"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081D5C4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3D1A22"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2062E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Provide 400V side solid state switch short circuit/ short to high failure on the power board.</w:t>
            </w:r>
          </w:p>
          <w:p w14:paraId="317F9FA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 cyclically every 10ms.</w:t>
            </w:r>
          </w:p>
        </w:tc>
      </w:tr>
      <w:tr w:rsidR="00A55B53" w:rsidRPr="00123177" w14:paraId="755F4B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6A04FB"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DEE52" w14:textId="77777777" w:rsidR="00A55B53" w:rsidRPr="00123177" w:rsidRDefault="00A55B53" w:rsidP="00535342">
            <w:pPr>
              <w:pStyle w:val="TableText"/>
              <w:snapToGrid w:val="0"/>
              <w:rPr>
                <w:rStyle w:val="ui-provider"/>
              </w:rPr>
            </w:pPr>
            <w:r w:rsidRPr="00123177">
              <w:rPr>
                <w:rStyle w:val="ui-provider"/>
              </w:rPr>
              <w:t>Application shall provide CAN messages status as below,</w:t>
            </w:r>
            <w:r w:rsidRPr="00123177">
              <w:t xml:space="preserve"> </w:t>
            </w:r>
          </w:p>
          <w:p w14:paraId="7FBC9128" w14:textId="77777777" w:rsidR="00A55B53" w:rsidRPr="00123177" w:rsidRDefault="00A55B53" w:rsidP="00535342">
            <w:pPr>
              <w:pStyle w:val="TableText"/>
              <w:snapToGrid w:val="0"/>
              <w:rPr>
                <w:rStyle w:val="ui-provider"/>
              </w:rPr>
            </w:pPr>
            <w:r w:rsidRPr="00123177">
              <w:rPr>
                <w:rStyle w:val="ui-provider"/>
              </w:rPr>
              <w:t xml:space="preserve">NHVDCDCFault @ HVDCDC_Status1 is set to 0x3 ("Level 2") </w:t>
            </w:r>
          </w:p>
          <w:p w14:paraId="0019B5C7" w14:textId="77777777" w:rsidR="00A55B53" w:rsidRPr="00123177" w:rsidRDefault="00A55B53" w:rsidP="00535342">
            <w:pPr>
              <w:shd w:val="clear" w:color="auto" w:fill="FFFFFF"/>
              <w:spacing w:line="285" w:lineRule="atLeast"/>
              <w:rPr>
                <w:rFonts w:ascii="Consolas" w:hAnsi="Consolas"/>
                <w:sz w:val="21"/>
                <w:szCs w:val="21"/>
              </w:rPr>
            </w:pPr>
            <w:r w:rsidRPr="00123177">
              <w:rPr>
                <w:rStyle w:val="ui-provider"/>
              </w:rPr>
              <w:t>NVHDCDCFaultID @  HVDCDC_Debug_PDU is equal to 65 (“DIAGNOSTIC_SSS_SHRT_CKT_FAULT_ID”) and this fault is raised after fault response time 500ms.</w:t>
            </w:r>
          </w:p>
        </w:tc>
      </w:tr>
      <w:tr w:rsidR="00A55B53" w:rsidRPr="00123177" w14:paraId="7C701B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E87CB4"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04E91E" w14:textId="77777777" w:rsidR="00A55B53" w:rsidRPr="00123177" w:rsidRDefault="00A55B53" w:rsidP="00535342">
            <w:pPr>
              <w:pStyle w:val="TableText"/>
              <w:snapToGrid w:val="0"/>
              <w:rPr>
                <w:rStyle w:val="normaltextrun"/>
              </w:rPr>
            </w:pPr>
            <w:r w:rsidRPr="00123177">
              <w:rPr>
                <w:rStyle w:val="normaltextrun"/>
              </w:rPr>
              <w:t>The HVDCDC application detects the failure of the 400V side solid state switch by driver failure and raises a level 2 fault.</w:t>
            </w:r>
          </w:p>
        </w:tc>
      </w:tr>
      <w:tr w:rsidR="00A55B53" w:rsidRPr="00123177" w14:paraId="4AF137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C9FAC3"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A60A98" w14:textId="77777777" w:rsidR="00A55B53" w:rsidRPr="00123177" w:rsidRDefault="00A55B53" w:rsidP="00535342">
            <w:pPr>
              <w:pStyle w:val="TableText"/>
              <w:snapToGrid w:val="0"/>
            </w:pPr>
            <w:r w:rsidRPr="00123177">
              <w:t>No such mandatory fields is applicable.</w:t>
            </w:r>
          </w:p>
        </w:tc>
      </w:tr>
      <w:tr w:rsidR="00A55B53" w:rsidRPr="00123177" w14:paraId="46BC03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EBBC0A"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99937D" w14:textId="77777777" w:rsidR="00A55B53" w:rsidRPr="00123177" w:rsidRDefault="00A55B53" w:rsidP="00535342">
            <w:pPr>
              <w:pStyle w:val="TableText"/>
              <w:snapToGrid w:val="0"/>
            </w:pPr>
            <w:r w:rsidRPr="00123177">
              <w:t>NHVDCDCStatus = 0, NHVDCDCStatusDebug = 0, NHVDCDCFault = 0.</w:t>
            </w:r>
          </w:p>
        </w:tc>
      </w:tr>
      <w:tr w:rsidR="00A55B53" w:rsidRPr="00123177" w14:paraId="442E2CE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E5881F"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A3CE4D"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7768F9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7E487B"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AF5BFF" w14:textId="77777777" w:rsidR="00A55B53" w:rsidRPr="00123177" w:rsidRDefault="00A55B53" w:rsidP="00535342">
            <w:pPr>
              <w:pStyle w:val="TableText"/>
              <w:snapToGrid w:val="0"/>
            </w:pPr>
            <w:r w:rsidRPr="00123177">
              <w:rPr>
                <w:szCs w:val="20"/>
              </w:rPr>
              <w:t>Valid range value is not required.</w:t>
            </w:r>
          </w:p>
        </w:tc>
      </w:tr>
      <w:tr w:rsidR="00A55B53" w:rsidRPr="00123177" w14:paraId="7A7172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437E0C"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746BB"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1EA64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505695"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168B4A"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66FF4B9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2930C3"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407617" w14:textId="77777777" w:rsidR="00A55B53" w:rsidRPr="00123177" w:rsidRDefault="00A55B53" w:rsidP="00535342">
            <w:pPr>
              <w:pStyle w:val="TableText"/>
            </w:pPr>
            <w:r w:rsidRPr="00123177">
              <w:rPr>
                <w:szCs w:val="20"/>
              </w:rPr>
              <w:t>Data rate is not applicable.</w:t>
            </w:r>
          </w:p>
        </w:tc>
      </w:tr>
      <w:tr w:rsidR="00A55B53" w:rsidRPr="00123177" w14:paraId="7E9042E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04983B"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50F33D"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7938E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63664A"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82516"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FB1C25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D7C905" w14:textId="77777777" w:rsidR="00A55B53" w:rsidRPr="00123177" w:rsidRDefault="00A55B53" w:rsidP="00535342">
            <w:pPr>
              <w:pStyle w:val="TableText"/>
              <w:snapToGrid w:val="0"/>
            </w:pPr>
            <w:r w:rsidRPr="00123177">
              <w:t xml:space="preserve">Validation Rules/ </w:t>
            </w:r>
          </w:p>
          <w:p w14:paraId="6B478EEB"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42BFDD" w14:textId="77777777" w:rsidR="00A55B53" w:rsidRPr="00123177" w:rsidRDefault="00A55B53" w:rsidP="00535342">
            <w:pPr>
              <w:shd w:val="clear" w:color="auto" w:fill="FFFFFF"/>
              <w:spacing w:line="285" w:lineRule="atLeast"/>
              <w:rPr>
                <w:rStyle w:val="ui-provider"/>
              </w:rPr>
            </w:pPr>
            <w:r w:rsidRPr="00123177">
              <w:rPr>
                <w:rStyle w:val="ui-provider"/>
              </w:rPr>
              <w:t>Verify the CAN messages and CAN signal mentioned in input and out section on CANalyzer Tool.</w:t>
            </w:r>
          </w:p>
          <w:p w14:paraId="22C749BE" w14:textId="77777777" w:rsidR="00A55B53" w:rsidRPr="00123177" w:rsidRDefault="00A55B53" w:rsidP="00535342">
            <w:pPr>
              <w:shd w:val="clear" w:color="auto" w:fill="FFFFFF"/>
              <w:spacing w:line="285" w:lineRule="atLeast"/>
              <w:rPr>
                <w:rStyle w:val="ui-provider"/>
              </w:rPr>
            </w:pPr>
            <w:r w:rsidRPr="00123177">
              <w:rPr>
                <w:rStyle w:val="ui-provider"/>
              </w:rPr>
              <w:t xml:space="preserve">NHVDCDCFault @ HVDCDC_Status1 is set to 0x3 ("Level 2") </w:t>
            </w:r>
          </w:p>
          <w:p w14:paraId="5264CA4D" w14:textId="77777777" w:rsidR="00A55B53" w:rsidRPr="00123177" w:rsidRDefault="00A55B53" w:rsidP="00535342">
            <w:pPr>
              <w:shd w:val="clear" w:color="auto" w:fill="FFFFFF"/>
              <w:spacing w:line="285" w:lineRule="atLeast"/>
              <w:rPr>
                <w:rStyle w:val="ui-provider"/>
              </w:rPr>
            </w:pPr>
            <w:r w:rsidRPr="00123177">
              <w:rPr>
                <w:rStyle w:val="ui-provider"/>
              </w:rPr>
              <w:t>NVHDCDCFaultID @  HVDCDC_Debug_PDU is equal to 65 (“DIAGNOSTIC_SSS_SHRT_CKT_FAULT_ID”)</w:t>
            </w:r>
          </w:p>
        </w:tc>
      </w:tr>
      <w:tr w:rsidR="00A55B53" w:rsidRPr="00123177" w14:paraId="69EA2F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7A542E"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FC6638" w14:textId="77777777" w:rsidR="00A55B53" w:rsidRPr="00123177" w:rsidRDefault="00A55B53" w:rsidP="00535342">
            <w:pPr>
              <w:pStyle w:val="TableText"/>
              <w:snapToGrid w:val="0"/>
            </w:pPr>
            <w:r w:rsidRPr="00123177">
              <w:rPr>
                <w:szCs w:val="20"/>
              </w:rPr>
              <w:t>Constraints is not applicable.</w:t>
            </w:r>
          </w:p>
        </w:tc>
      </w:tr>
      <w:tr w:rsidR="00A55B53" w:rsidRPr="00123177" w14:paraId="7C3DD27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26CA89"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34D0DE" w14:textId="77777777" w:rsidR="00A55B53" w:rsidRPr="00123177" w:rsidRDefault="00A55B53" w:rsidP="00535342">
            <w:pPr>
              <w:pStyle w:val="TableText"/>
              <w:snapToGrid w:val="0"/>
            </w:pPr>
            <w:r w:rsidRPr="00123177">
              <w:rPr>
                <w:szCs w:val="20"/>
              </w:rPr>
              <w:t>No effects on other system</w:t>
            </w:r>
          </w:p>
        </w:tc>
      </w:tr>
      <w:tr w:rsidR="00A55B53" w:rsidRPr="00123177" w14:paraId="4AE65E3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BF8501" w14:textId="77777777" w:rsidR="00A55B53" w:rsidRPr="00123177" w:rsidRDefault="00A55B53" w:rsidP="00535342">
            <w:pPr>
              <w:pStyle w:val="TableText"/>
              <w:snapToGrid w:val="0"/>
            </w:pPr>
            <w:r w:rsidRPr="00123177">
              <w:lastRenderedPageBreak/>
              <w:t>Testability with respect to test environment</w:t>
            </w:r>
          </w:p>
          <w:p w14:paraId="505E61B0" w14:textId="77777777" w:rsidR="00A55B53" w:rsidRPr="00123177" w:rsidRDefault="00A55B53" w:rsidP="00535342">
            <w:pPr>
              <w:pStyle w:val="TableText"/>
            </w:pPr>
            <w:r w:rsidRPr="00123177">
              <w:t>(Yes/No)</w:t>
            </w:r>
          </w:p>
          <w:p w14:paraId="4FD66D1C"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24B2A5" w14:textId="77777777" w:rsidR="00A55B53" w:rsidRPr="00123177" w:rsidRDefault="00A55B53" w:rsidP="00535342">
            <w:pPr>
              <w:pStyle w:val="TableText"/>
              <w:snapToGrid w:val="0"/>
            </w:pPr>
            <w:r w:rsidRPr="00123177">
              <w:t>YES</w:t>
            </w:r>
          </w:p>
        </w:tc>
      </w:tr>
      <w:tr w:rsidR="00A55B53" w:rsidRPr="00123177" w14:paraId="083BA9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B99B56" w14:textId="77777777" w:rsidR="00A55B53" w:rsidRPr="00123177" w:rsidRDefault="00A55B53" w:rsidP="00535342">
            <w:pPr>
              <w:pStyle w:val="TableText"/>
              <w:snapToGrid w:val="0"/>
            </w:pPr>
            <w:r w:rsidRPr="00123177">
              <w:t>Feasible within project constraints</w:t>
            </w:r>
          </w:p>
          <w:p w14:paraId="2588D190" w14:textId="77777777" w:rsidR="00A55B53" w:rsidRPr="00123177" w:rsidRDefault="00A55B53" w:rsidP="00535342">
            <w:pPr>
              <w:pStyle w:val="TableText"/>
              <w:snapToGrid w:val="0"/>
            </w:pPr>
            <w:r w:rsidRPr="00123177">
              <w:t>(Yes/No)</w:t>
            </w:r>
          </w:p>
          <w:p w14:paraId="0CDC584F"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3494C1" w14:textId="77777777" w:rsidR="00A55B53" w:rsidRPr="00123177" w:rsidRDefault="00A55B53" w:rsidP="00535342">
            <w:pPr>
              <w:pStyle w:val="TableText"/>
              <w:snapToGrid w:val="0"/>
            </w:pPr>
            <w:r w:rsidRPr="00123177">
              <w:t>YES</w:t>
            </w:r>
          </w:p>
        </w:tc>
      </w:tr>
      <w:tr w:rsidR="00A55B53" w:rsidRPr="00123177" w14:paraId="7AD6B5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F3903D" w14:textId="77777777" w:rsidR="00A55B53" w:rsidRPr="00123177" w:rsidRDefault="00A55B53" w:rsidP="00535342">
            <w:pPr>
              <w:pStyle w:val="TableText"/>
              <w:snapToGrid w:val="0"/>
            </w:pPr>
            <w:r w:rsidRPr="00123177">
              <w:t>Critical</w:t>
            </w:r>
          </w:p>
          <w:p w14:paraId="61F16081"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1027E2" w14:textId="77777777" w:rsidR="00A55B53" w:rsidRPr="00123177" w:rsidRDefault="00A55B53" w:rsidP="00535342">
            <w:pPr>
              <w:pStyle w:val="TableText"/>
              <w:snapToGrid w:val="0"/>
            </w:pPr>
            <w:r w:rsidRPr="00123177">
              <w:t>YES</w:t>
            </w:r>
          </w:p>
        </w:tc>
      </w:tr>
      <w:tr w:rsidR="00A55B53" w:rsidRPr="00123177" w14:paraId="2AF847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01F778"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7F6952"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11DBFC1A" w14:textId="77777777" w:rsidR="00A55B53" w:rsidRPr="00123177" w:rsidRDefault="00A55B53" w:rsidP="00A55B53">
      <w:pPr>
        <w:rPr>
          <w:rFonts w:eastAsia="Arial"/>
          <w:szCs w:val="20"/>
        </w:rPr>
      </w:pPr>
    </w:p>
    <w:p w14:paraId="3F633BED" w14:textId="77777777" w:rsidR="00A55B53" w:rsidRPr="00123177" w:rsidRDefault="00A55B53" w:rsidP="00A55B53">
      <w:pPr>
        <w:rPr>
          <w:rFonts w:eastAsia="Arial"/>
          <w:szCs w:val="20"/>
        </w:rPr>
      </w:pPr>
    </w:p>
    <w:p w14:paraId="5CFEBBB4" w14:textId="77777777" w:rsidR="00A55B53" w:rsidRPr="00123177" w:rsidRDefault="00A55B53" w:rsidP="00A55B53">
      <w:pPr>
        <w:rPr>
          <w:rFonts w:eastAsia="Arial"/>
          <w:szCs w:val="20"/>
        </w:rPr>
      </w:pPr>
    </w:p>
    <w:p w14:paraId="3373C29B" w14:textId="77777777" w:rsidR="00A55B53" w:rsidRPr="00123177" w:rsidRDefault="00A55B53" w:rsidP="00A55B53">
      <w:pPr>
        <w:pStyle w:val="Heading5"/>
        <w:rPr>
          <w:rFonts w:eastAsia="Arial"/>
          <w:szCs w:val="20"/>
        </w:rPr>
      </w:pPr>
      <w:r w:rsidRPr="00123177">
        <w:rPr>
          <w:rFonts w:eastAsia="Arial"/>
          <w:sz w:val="20"/>
          <w:szCs w:val="20"/>
        </w:rPr>
        <w:t xml:space="preserve">  Requirement for the failure of the 400V side solid state switch circuit (power supply failure, circuit short to high, circuit short to ground, or circuit open) and raise a level 2 fault.</w:t>
      </w:r>
    </w:p>
    <w:tbl>
      <w:tblPr>
        <w:tblW w:w="9518" w:type="dxa"/>
        <w:tblInd w:w="108" w:type="dxa"/>
        <w:tblLayout w:type="fixed"/>
        <w:tblLook w:val="0000" w:firstRow="0" w:lastRow="0" w:firstColumn="0" w:lastColumn="0" w:noHBand="0" w:noVBand="0"/>
      </w:tblPr>
      <w:tblGrid>
        <w:gridCol w:w="1920"/>
        <w:gridCol w:w="7598"/>
      </w:tblGrid>
      <w:tr w:rsidR="00A55B53" w:rsidRPr="00123177" w14:paraId="324CAFE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AFD8275"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A82ADA6" w14:textId="77777777" w:rsidR="00A55B53" w:rsidRPr="00123177" w:rsidRDefault="00A55B53" w:rsidP="00535342">
            <w:pPr>
              <w:pStyle w:val="TableColumnTitle"/>
              <w:snapToGrid w:val="0"/>
            </w:pPr>
            <w:r w:rsidRPr="00123177">
              <w:t>Description</w:t>
            </w:r>
          </w:p>
        </w:tc>
      </w:tr>
      <w:tr w:rsidR="00A55B53" w:rsidRPr="00123177" w14:paraId="1A98513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3059274"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03BF0" w14:textId="77777777" w:rsidR="00A55B53" w:rsidRPr="00123177" w:rsidRDefault="00A55B53" w:rsidP="00535342">
            <w:pPr>
              <w:snapToGrid w:val="0"/>
            </w:pPr>
            <w:r w:rsidRPr="00123177">
              <w:t>SWRS_DIAG_88</w:t>
            </w:r>
          </w:p>
        </w:tc>
      </w:tr>
      <w:tr w:rsidR="00A55B53" w:rsidRPr="00123177" w14:paraId="5A34B22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06F6099"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D9B655"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SDS-HVDCDC-231</w:t>
            </w:r>
          </w:p>
        </w:tc>
      </w:tr>
      <w:tr w:rsidR="00A55B53" w:rsidRPr="00123177" w14:paraId="69E9DC4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2A40CEA"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90390F" w14:textId="77777777" w:rsidR="00A55B53" w:rsidRPr="00123177" w:rsidRDefault="00A55B53" w:rsidP="00535342">
            <w:pPr>
              <w:pStyle w:val="TableText"/>
              <w:snapToGrid w:val="0"/>
            </w:pPr>
            <w:r w:rsidRPr="00123177">
              <w:t>B-Sample/PF2.0</w:t>
            </w:r>
          </w:p>
        </w:tc>
      </w:tr>
      <w:tr w:rsidR="00A55B53" w:rsidRPr="00123177" w14:paraId="78A4A8F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BB5465F"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598089"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failure of the 400V side solid state switch circuit (power supply failure, circuit short to high, circuit short to ground, or circuit open) and raise a level 2 fault.</w:t>
            </w:r>
          </w:p>
        </w:tc>
      </w:tr>
      <w:tr w:rsidR="00A55B53" w:rsidRPr="00123177" w14:paraId="07E46A1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F2D11D"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4D272C"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06FB46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C713E1"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527910"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081B9B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CEBD6E"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460ADD"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7ED78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228D3B"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90CE4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Provide 400V side solid state switch driver failure on the power board.</w:t>
            </w:r>
          </w:p>
          <w:p w14:paraId="4C45417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NHVDCDCCommand as 0x01 ("Enable") using the CAN interface cyclically every 10ms. and observe fault in faulty state.</w:t>
            </w:r>
          </w:p>
        </w:tc>
      </w:tr>
      <w:tr w:rsidR="00A55B53" w:rsidRPr="00123177" w14:paraId="3977720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3D5323"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AB17D8" w14:textId="77777777" w:rsidR="00A55B53" w:rsidRPr="00123177" w:rsidRDefault="00A55B53" w:rsidP="00535342">
            <w:pPr>
              <w:shd w:val="clear" w:color="auto" w:fill="FFFFFF"/>
              <w:spacing w:line="285" w:lineRule="atLeast"/>
            </w:pPr>
            <w:r w:rsidRPr="00123177">
              <w:t xml:space="preserve">Application shall provide CAN messages status as below, </w:t>
            </w:r>
          </w:p>
          <w:p w14:paraId="69BE80CC" w14:textId="77777777" w:rsidR="00A55B53" w:rsidRPr="00123177" w:rsidRDefault="00A55B53" w:rsidP="00535342">
            <w:pPr>
              <w:shd w:val="clear" w:color="auto" w:fill="FFFFFF"/>
              <w:spacing w:line="285" w:lineRule="atLeast"/>
            </w:pPr>
            <w:r w:rsidRPr="00123177">
              <w:t xml:space="preserve">NHVDCDCFault @ HVDCDC_Status1 is set to 0x3 ("Level 2") </w:t>
            </w:r>
          </w:p>
          <w:p w14:paraId="4C600F50" w14:textId="77777777" w:rsidR="00A55B53" w:rsidRPr="00123177" w:rsidRDefault="00A55B53" w:rsidP="00535342">
            <w:pPr>
              <w:shd w:val="clear" w:color="auto" w:fill="FFFFFF"/>
              <w:spacing w:line="285" w:lineRule="atLeast"/>
            </w:pPr>
            <w:r w:rsidRPr="00123177">
              <w:t>NVHDCDCFaultID @  HVDCDC_Debug_PDU is equal to 66 (“DIAGNOSTIC_SSS_DRVR_FAIL_FAULT_ID”)</w:t>
            </w:r>
          </w:p>
          <w:p w14:paraId="1C385DE9" w14:textId="77777777" w:rsidR="00A55B53" w:rsidRPr="00123177" w:rsidRDefault="00A55B53" w:rsidP="00535342">
            <w:pPr>
              <w:shd w:val="clear" w:color="auto" w:fill="FFFFFF"/>
              <w:spacing w:line="285" w:lineRule="atLeast"/>
            </w:pPr>
          </w:p>
        </w:tc>
      </w:tr>
      <w:tr w:rsidR="00A55B53" w:rsidRPr="00123177" w14:paraId="122534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5F8F0E"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FFCB41" w14:textId="77777777" w:rsidR="00A55B53" w:rsidRPr="00123177" w:rsidRDefault="00A55B53" w:rsidP="00535342">
            <w:pPr>
              <w:pStyle w:val="TableText"/>
              <w:snapToGrid w:val="0"/>
              <w:rPr>
                <w:rStyle w:val="normaltextrun"/>
              </w:rPr>
            </w:pPr>
            <w:r w:rsidRPr="00123177">
              <w:rPr>
                <w:rStyle w:val="normaltextrun"/>
              </w:rPr>
              <w:t>The HVDCDC application shall detects the failure of the 400V side solid state switch by driver failure and raises a level 2 fault.</w:t>
            </w:r>
          </w:p>
        </w:tc>
      </w:tr>
      <w:tr w:rsidR="00A55B53" w:rsidRPr="00123177" w14:paraId="4535E0D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67CBE1"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5590C" w14:textId="77777777" w:rsidR="00A55B53" w:rsidRPr="00123177" w:rsidRDefault="00A55B53" w:rsidP="00535342">
            <w:pPr>
              <w:pStyle w:val="TableText"/>
              <w:snapToGrid w:val="0"/>
            </w:pPr>
            <w:r w:rsidRPr="00123177">
              <w:t>No such mandatory fields is applicable.</w:t>
            </w:r>
          </w:p>
        </w:tc>
      </w:tr>
      <w:tr w:rsidR="00A55B53" w:rsidRPr="00123177" w14:paraId="444D807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FED2B9"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6E0DE" w14:textId="77777777" w:rsidR="00A55B53" w:rsidRPr="00123177" w:rsidRDefault="00A55B53" w:rsidP="00535342">
            <w:pPr>
              <w:pStyle w:val="TableText"/>
              <w:snapToGrid w:val="0"/>
            </w:pPr>
            <w:r w:rsidRPr="00123177">
              <w:t>NHVDCDCStatus = 0, NHVDCDCStatusDebug = 0, NHVDCDCFault = 0.</w:t>
            </w:r>
          </w:p>
        </w:tc>
      </w:tr>
      <w:tr w:rsidR="00A55B53" w:rsidRPr="00123177" w14:paraId="294981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450FB8"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78E72D"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2482C6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F59D38"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9D1031" w14:textId="77777777" w:rsidR="00A55B53" w:rsidRPr="00123177" w:rsidRDefault="00A55B53" w:rsidP="00535342">
            <w:pPr>
              <w:pStyle w:val="TableText"/>
              <w:snapToGrid w:val="0"/>
            </w:pPr>
            <w:r w:rsidRPr="00123177">
              <w:rPr>
                <w:szCs w:val="20"/>
              </w:rPr>
              <w:t>Valid range value is not required.</w:t>
            </w:r>
          </w:p>
        </w:tc>
      </w:tr>
      <w:tr w:rsidR="00A55B53" w:rsidRPr="00123177" w14:paraId="4E4F10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0C8808"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CB6E31"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F27B2B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329878"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101CA5"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63C1B73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0103D6"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FCCFEF" w14:textId="77777777" w:rsidR="00A55B53" w:rsidRPr="00123177" w:rsidRDefault="00A55B53" w:rsidP="00535342">
            <w:pPr>
              <w:pStyle w:val="TableText"/>
            </w:pPr>
            <w:r w:rsidRPr="00123177">
              <w:rPr>
                <w:szCs w:val="20"/>
              </w:rPr>
              <w:t>Data rate is not applicable.</w:t>
            </w:r>
          </w:p>
        </w:tc>
      </w:tr>
      <w:tr w:rsidR="00A55B53" w:rsidRPr="00123177" w14:paraId="6C8E960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9F0247"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2723A1"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740082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1F6443"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563BC7"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F13FFA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8679BE" w14:textId="77777777" w:rsidR="00A55B53" w:rsidRPr="00123177" w:rsidRDefault="00A55B53" w:rsidP="00535342">
            <w:pPr>
              <w:pStyle w:val="TableText"/>
              <w:snapToGrid w:val="0"/>
            </w:pPr>
            <w:r w:rsidRPr="00123177">
              <w:t xml:space="preserve">Validation Rules/ </w:t>
            </w:r>
          </w:p>
          <w:p w14:paraId="17F94E3C"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3B0FF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EE04B1A" w14:textId="77777777" w:rsidR="00A55B53" w:rsidRPr="00123177" w:rsidRDefault="00A55B53" w:rsidP="00535342">
            <w:pPr>
              <w:shd w:val="clear" w:color="auto" w:fill="FFFFFF"/>
              <w:spacing w:line="285" w:lineRule="atLeast"/>
            </w:pPr>
            <w:r w:rsidRPr="00123177">
              <w:t xml:space="preserve">NHVDCDCFault @ HVDCDC_Status1 is set to 0x3 ("Level 2") </w:t>
            </w:r>
          </w:p>
          <w:p w14:paraId="3DADEC27" w14:textId="77777777" w:rsidR="00A55B53" w:rsidRPr="00123177" w:rsidRDefault="00A55B53" w:rsidP="00535342">
            <w:pPr>
              <w:shd w:val="clear" w:color="auto" w:fill="FFFFFF"/>
              <w:spacing w:line="285" w:lineRule="atLeast"/>
            </w:pPr>
            <w:r w:rsidRPr="00123177">
              <w:t>NVHDCDCFaultID @  HVDCDC_Debug_PDU is equal to 66 (“DIAGNOSTIC_SSS_DRVR_FAIL_FAULT_ID”)</w:t>
            </w:r>
          </w:p>
          <w:p w14:paraId="5449677D" w14:textId="77777777" w:rsidR="00A55B53" w:rsidRPr="00123177" w:rsidRDefault="00A55B53" w:rsidP="00535342">
            <w:pPr>
              <w:pStyle w:val="TableText"/>
              <w:snapToGrid w:val="0"/>
            </w:pPr>
          </w:p>
        </w:tc>
      </w:tr>
      <w:tr w:rsidR="00A55B53" w:rsidRPr="00123177" w14:paraId="2C20BB3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4369F4"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44AFFF" w14:textId="77777777" w:rsidR="00A55B53" w:rsidRPr="00123177" w:rsidRDefault="00A55B53" w:rsidP="00535342">
            <w:pPr>
              <w:pStyle w:val="TableText"/>
              <w:snapToGrid w:val="0"/>
            </w:pPr>
            <w:r w:rsidRPr="00123177">
              <w:rPr>
                <w:szCs w:val="20"/>
              </w:rPr>
              <w:t>Constraints is not applicable.</w:t>
            </w:r>
          </w:p>
        </w:tc>
      </w:tr>
      <w:tr w:rsidR="00A55B53" w:rsidRPr="00123177" w14:paraId="3D950D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BB87FE"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D1900" w14:textId="77777777" w:rsidR="00A55B53" w:rsidRPr="00123177" w:rsidRDefault="00A55B53" w:rsidP="00535342">
            <w:pPr>
              <w:pStyle w:val="TableText"/>
              <w:snapToGrid w:val="0"/>
            </w:pPr>
            <w:r w:rsidRPr="00123177">
              <w:rPr>
                <w:szCs w:val="20"/>
              </w:rPr>
              <w:t>No effects on other system</w:t>
            </w:r>
          </w:p>
        </w:tc>
      </w:tr>
      <w:tr w:rsidR="00A55B53" w:rsidRPr="00123177" w14:paraId="16606F3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304B17" w14:textId="77777777" w:rsidR="00A55B53" w:rsidRPr="00123177" w:rsidRDefault="00A55B53" w:rsidP="00535342">
            <w:pPr>
              <w:pStyle w:val="TableText"/>
              <w:snapToGrid w:val="0"/>
            </w:pPr>
            <w:r w:rsidRPr="00123177">
              <w:lastRenderedPageBreak/>
              <w:t>Testability with respect to test environment</w:t>
            </w:r>
          </w:p>
          <w:p w14:paraId="49BD71F2" w14:textId="77777777" w:rsidR="00A55B53" w:rsidRPr="00123177" w:rsidRDefault="00A55B53" w:rsidP="00535342">
            <w:pPr>
              <w:pStyle w:val="TableText"/>
            </w:pPr>
            <w:r w:rsidRPr="00123177">
              <w:t>(Yes/No)</w:t>
            </w:r>
          </w:p>
          <w:p w14:paraId="03C91A6C"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075BFA" w14:textId="77777777" w:rsidR="00A55B53" w:rsidRPr="00123177" w:rsidRDefault="00A55B53" w:rsidP="00535342">
            <w:pPr>
              <w:pStyle w:val="TableText"/>
              <w:snapToGrid w:val="0"/>
            </w:pPr>
            <w:r w:rsidRPr="00123177">
              <w:t>YES</w:t>
            </w:r>
          </w:p>
        </w:tc>
      </w:tr>
      <w:tr w:rsidR="00A55B53" w:rsidRPr="00123177" w14:paraId="1BC8FD0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988D2C" w14:textId="77777777" w:rsidR="00A55B53" w:rsidRPr="00123177" w:rsidRDefault="00A55B53" w:rsidP="00535342">
            <w:pPr>
              <w:pStyle w:val="TableText"/>
              <w:snapToGrid w:val="0"/>
            </w:pPr>
            <w:r w:rsidRPr="00123177">
              <w:t>Feasible within project constraints</w:t>
            </w:r>
          </w:p>
          <w:p w14:paraId="536C76D3" w14:textId="77777777" w:rsidR="00A55B53" w:rsidRPr="00123177" w:rsidRDefault="00A55B53" w:rsidP="00535342">
            <w:pPr>
              <w:pStyle w:val="TableText"/>
              <w:snapToGrid w:val="0"/>
            </w:pPr>
            <w:r w:rsidRPr="00123177">
              <w:t>(Yes/No)</w:t>
            </w:r>
          </w:p>
          <w:p w14:paraId="03174C15"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CE636C" w14:textId="77777777" w:rsidR="00A55B53" w:rsidRPr="00123177" w:rsidRDefault="00A55B53" w:rsidP="00535342">
            <w:pPr>
              <w:pStyle w:val="TableText"/>
              <w:snapToGrid w:val="0"/>
            </w:pPr>
            <w:r w:rsidRPr="00123177">
              <w:t>YES</w:t>
            </w:r>
          </w:p>
        </w:tc>
      </w:tr>
      <w:tr w:rsidR="00A55B53" w:rsidRPr="00123177" w14:paraId="6716B3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9EE6E2" w14:textId="77777777" w:rsidR="00A55B53" w:rsidRPr="00123177" w:rsidRDefault="00A55B53" w:rsidP="00535342">
            <w:pPr>
              <w:pStyle w:val="TableText"/>
              <w:snapToGrid w:val="0"/>
            </w:pPr>
            <w:r w:rsidRPr="00123177">
              <w:t>Critical</w:t>
            </w:r>
          </w:p>
          <w:p w14:paraId="530C2592"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0A3818" w14:textId="77777777" w:rsidR="00A55B53" w:rsidRPr="00123177" w:rsidRDefault="00A55B53" w:rsidP="00535342">
            <w:pPr>
              <w:pStyle w:val="TableText"/>
              <w:snapToGrid w:val="0"/>
            </w:pPr>
            <w:r w:rsidRPr="00123177">
              <w:t>YES</w:t>
            </w:r>
          </w:p>
        </w:tc>
      </w:tr>
      <w:tr w:rsidR="00A55B53" w:rsidRPr="00123177" w14:paraId="5152C99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EA89B6"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1F00B"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700D4A00" w14:textId="77777777" w:rsidR="00A55B53" w:rsidRPr="00123177" w:rsidRDefault="00A55B53" w:rsidP="00A55B53">
      <w:pPr>
        <w:rPr>
          <w:rFonts w:eastAsia="Arial"/>
          <w:szCs w:val="20"/>
        </w:rPr>
      </w:pPr>
    </w:p>
    <w:p w14:paraId="48DCC428" w14:textId="77777777" w:rsidR="00A55B53" w:rsidRPr="00123177" w:rsidRDefault="00A55B53" w:rsidP="00A55B53">
      <w:pPr>
        <w:rPr>
          <w:rFonts w:eastAsia="Arial"/>
          <w:szCs w:val="20"/>
        </w:rPr>
      </w:pPr>
    </w:p>
    <w:p w14:paraId="585E0A92" w14:textId="77777777" w:rsidR="00A55B53" w:rsidRPr="00123177" w:rsidRDefault="00A55B53" w:rsidP="00A55B53">
      <w:pPr>
        <w:pStyle w:val="Heading5"/>
        <w:rPr>
          <w:sz w:val="20"/>
          <w:szCs w:val="20"/>
        </w:rPr>
      </w:pPr>
      <w:r w:rsidRPr="00123177">
        <w:rPr>
          <w:rFonts w:eastAsia="Arial"/>
          <w:sz w:val="20"/>
          <w:szCs w:val="20"/>
        </w:rPr>
        <w:t xml:space="preserve"> Requirement for fault response if 400V side solid state switch is stuck closed or stuck open.</w:t>
      </w:r>
    </w:p>
    <w:p w14:paraId="2AC86D4A"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206270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6157916"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0D32C96" w14:textId="77777777" w:rsidR="00A55B53" w:rsidRPr="00123177" w:rsidRDefault="00A55B53" w:rsidP="00535342">
            <w:pPr>
              <w:pStyle w:val="TableColumnTitle"/>
              <w:snapToGrid w:val="0"/>
            </w:pPr>
            <w:r w:rsidRPr="00123177">
              <w:t>Description</w:t>
            </w:r>
          </w:p>
        </w:tc>
      </w:tr>
      <w:tr w:rsidR="00A55B53" w:rsidRPr="00123177" w14:paraId="7C804C1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B7EE732"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869D1" w14:textId="77777777" w:rsidR="00A55B53" w:rsidRPr="00123177" w:rsidRDefault="00A55B53" w:rsidP="00535342">
            <w:pPr>
              <w:snapToGrid w:val="0"/>
            </w:pPr>
            <w:r w:rsidRPr="00123177">
              <w:t>SWRS_DIAG_89</w:t>
            </w:r>
          </w:p>
        </w:tc>
      </w:tr>
      <w:tr w:rsidR="00A55B53" w:rsidRPr="00123177" w14:paraId="78D882D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0F508E4"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3058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SDS-HVDCDC-232</w:t>
            </w:r>
          </w:p>
        </w:tc>
      </w:tr>
      <w:tr w:rsidR="00A55B53" w:rsidRPr="00123177" w14:paraId="6CCA81A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520F1D6" w14:textId="77777777" w:rsidR="00A55B53" w:rsidRPr="00123177" w:rsidRDefault="00A55B53" w:rsidP="00535342">
            <w:pPr>
              <w:pStyle w:val="TableText"/>
              <w:snapToGrid w:val="0"/>
            </w:pPr>
            <w:r w:rsidRPr="00123177">
              <w:t>Mileston 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A7654" w14:textId="77777777" w:rsidR="00A55B53" w:rsidRPr="00123177" w:rsidRDefault="00A55B53" w:rsidP="00535342">
            <w:pPr>
              <w:pStyle w:val="TableText"/>
              <w:snapToGrid w:val="0"/>
            </w:pPr>
            <w:r w:rsidRPr="00123177">
              <w:t>B-Sample/PF2.0</w:t>
            </w:r>
          </w:p>
        </w:tc>
      </w:tr>
      <w:tr w:rsidR="00A55B53" w:rsidRPr="00123177" w14:paraId="2F8E562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FDDD225"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D39880"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if the 400V side solid state switch is stuck closed or stuck open.</w:t>
            </w:r>
          </w:p>
        </w:tc>
      </w:tr>
      <w:tr w:rsidR="00A55B53" w:rsidRPr="00123177" w14:paraId="1E3974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8B95CC"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FE6A1B"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E04EFE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275E84"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619E5C"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06F9DD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758CB8"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A47A6F"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0EC9A8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B1589F"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A1AF6B"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KL30 and KL15(IGN) is On.</w:t>
            </w:r>
          </w:p>
          <w:p w14:paraId="15D365A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Set the 800V side (high side) voltage of the power module to greater than 480V(e.g. 540V)</w:t>
            </w:r>
          </w:p>
          <w:p w14:paraId="69F0747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Ensure that NHVDCDCFault shall equal to 0x0 (no fault) on the CAN trace window</w:t>
            </w:r>
          </w:p>
          <w:p w14:paraId="48B0D22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4. Provide Short to GND on 400V side solid state switch of the power board.</w:t>
            </w:r>
          </w:p>
          <w:p w14:paraId="427BACC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5 Send NHVDCDCCommand as 0x01 ("Enable") using the CAN interface.</w:t>
            </w:r>
          </w:p>
          <w:p w14:paraId="1D9F995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6. Check fault response time from the time when the application enters into the "Close_400V_SolidStateSw" substate of the "HV_ON" state to the time when the level 2 fault is raised.</w:t>
            </w:r>
          </w:p>
        </w:tc>
      </w:tr>
      <w:tr w:rsidR="00A55B53" w:rsidRPr="00123177" w14:paraId="06FE2DF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52C5F7"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8171CB" w14:textId="77777777" w:rsidR="00A55B53" w:rsidRPr="00123177" w:rsidRDefault="00A55B53" w:rsidP="00535342">
            <w:pPr>
              <w:pStyle w:val="TableText"/>
              <w:snapToGrid w:val="0"/>
            </w:pPr>
            <w:r w:rsidRPr="00123177">
              <w:t>Below CAN messages shall be observed sequentially</w:t>
            </w:r>
          </w:p>
          <w:p w14:paraId="2BF74327" w14:textId="77777777" w:rsidR="00A55B53" w:rsidRPr="00123177" w:rsidRDefault="00A55B53" w:rsidP="00535342">
            <w:pPr>
              <w:pStyle w:val="TableText"/>
              <w:snapToGrid w:val="0"/>
            </w:pPr>
            <w:r w:rsidRPr="00123177">
              <w:t>NHVDCDCStatus @ HVDCDC_Status1 shall set to 0x3 ("Precharge 400V")</w:t>
            </w:r>
          </w:p>
          <w:p w14:paraId="47D7F0CE" w14:textId="77777777" w:rsidR="00A55B53" w:rsidRPr="00123177" w:rsidRDefault="00A55B53" w:rsidP="00535342">
            <w:pPr>
              <w:pStyle w:val="TableText"/>
              <w:snapToGrid w:val="0"/>
            </w:pPr>
            <w:r w:rsidRPr="00123177">
              <w:t>NHVDCDCStatusDebug @ HVDCDC_Debug is set to 0x4 (""PrechargeLS_CloseSolidStateSwt")</w:t>
            </w:r>
          </w:p>
          <w:p w14:paraId="423DED2C" w14:textId="77777777" w:rsidR="00A55B53" w:rsidRPr="00123177" w:rsidRDefault="00A55B53" w:rsidP="00535342">
            <w:pPr>
              <w:pStyle w:val="TableText"/>
              <w:snapToGrid w:val="0"/>
            </w:pPr>
          </w:p>
          <w:p w14:paraId="5CC07EC2" w14:textId="77777777" w:rsidR="00A55B53" w:rsidRPr="00123177" w:rsidRDefault="00A55B53" w:rsidP="00535342">
            <w:pPr>
              <w:pStyle w:val="TableText"/>
              <w:snapToGrid w:val="0"/>
            </w:pPr>
            <w:r w:rsidRPr="00123177">
              <w:t>NHVDCDCFaultID @ HVDCDC_Debug_PDU shall equal to 79 and is raised after the fault response time of 1000ms.</w:t>
            </w:r>
          </w:p>
          <w:p w14:paraId="5FCBC725" w14:textId="77777777" w:rsidR="00A55B53" w:rsidRPr="00123177" w:rsidRDefault="00A55B53" w:rsidP="00535342">
            <w:pPr>
              <w:pStyle w:val="TableText"/>
              <w:snapToGrid w:val="0"/>
            </w:pPr>
          </w:p>
          <w:p w14:paraId="27A3BB26" w14:textId="77777777" w:rsidR="00A55B53" w:rsidRPr="00123177" w:rsidRDefault="00A55B53" w:rsidP="00535342">
            <w:pPr>
              <w:pStyle w:val="TableText"/>
              <w:snapToGrid w:val="0"/>
            </w:pPr>
            <w:r w:rsidRPr="00123177">
              <w:t>NHVDCDCStatus @ HVDCDC_Status1 shall set to 0x6 ("Faulty")</w:t>
            </w:r>
          </w:p>
          <w:p w14:paraId="4F4F5913" w14:textId="77777777" w:rsidR="00A55B53" w:rsidRPr="00123177" w:rsidRDefault="00A55B53" w:rsidP="00535342">
            <w:pPr>
              <w:pStyle w:val="TableText"/>
              <w:snapToGrid w:val="0"/>
            </w:pPr>
          </w:p>
          <w:p w14:paraId="3219178D" w14:textId="77777777" w:rsidR="00A55B53" w:rsidRPr="00123177" w:rsidRDefault="00A55B53" w:rsidP="00535342">
            <w:pPr>
              <w:pStyle w:val="TableText"/>
              <w:snapToGrid w:val="0"/>
            </w:pPr>
            <w:r w:rsidRPr="00123177">
              <w:t>At Step 4:</w:t>
            </w:r>
          </w:p>
          <w:p w14:paraId="07A95A69" w14:textId="77777777" w:rsidR="00A55B53" w:rsidRPr="00123177" w:rsidRDefault="00A55B53" w:rsidP="00535342">
            <w:pPr>
              <w:pStyle w:val="TableText"/>
              <w:snapToGrid w:val="0"/>
            </w:pPr>
            <w:r w:rsidRPr="00123177">
              <w:t>HVDCDC_SSW_pin_sts @ HVDCDCPin_sts shall set to 0("Open).</w:t>
            </w:r>
          </w:p>
        </w:tc>
      </w:tr>
      <w:tr w:rsidR="00A55B53" w:rsidRPr="00123177" w14:paraId="4DA4CD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36ED18"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3295AD" w14:textId="77777777" w:rsidR="00A55B53" w:rsidRPr="00123177" w:rsidRDefault="00A55B53" w:rsidP="00535342">
            <w:pPr>
              <w:pStyle w:val="TableText"/>
              <w:snapToGrid w:val="0"/>
              <w:rPr>
                <w:rStyle w:val="normaltextrun"/>
              </w:rPr>
            </w:pPr>
            <w:r w:rsidRPr="00123177">
              <w:rPr>
                <w:rStyle w:val="normaltextrun"/>
              </w:rPr>
              <w:t>HVDCDC shall raise a level 2 fault if the 400V side solid state switch takes longer than a calibratable time to close or the 400V side solid state switch is stuck open.</w:t>
            </w:r>
          </w:p>
        </w:tc>
      </w:tr>
      <w:tr w:rsidR="00A55B53" w:rsidRPr="00123177" w14:paraId="55F05A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5F8A64"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4CF8C4" w14:textId="77777777" w:rsidR="00A55B53" w:rsidRPr="00123177" w:rsidRDefault="00A55B53" w:rsidP="00535342">
            <w:pPr>
              <w:pStyle w:val="TableText"/>
              <w:snapToGrid w:val="0"/>
            </w:pPr>
            <w:r w:rsidRPr="00123177">
              <w:t>No such mandatory fields is applicable.</w:t>
            </w:r>
          </w:p>
        </w:tc>
      </w:tr>
      <w:tr w:rsidR="00A55B53" w:rsidRPr="00123177" w14:paraId="28EAF1C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C374C4"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632E0F" w14:textId="77777777" w:rsidR="00A55B53" w:rsidRPr="00123177" w:rsidRDefault="00A55B53" w:rsidP="00535342">
            <w:pPr>
              <w:pStyle w:val="TableText"/>
              <w:snapToGrid w:val="0"/>
            </w:pPr>
            <w:r w:rsidRPr="00123177">
              <w:t>NHVDCDCStatus = 0, NHVDCDCStatusDebug = 0, NHVDCDCFault = 0.</w:t>
            </w:r>
          </w:p>
        </w:tc>
      </w:tr>
      <w:tr w:rsidR="00A55B53" w:rsidRPr="00123177" w14:paraId="3BE87E9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496B87"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AF01E6"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B06AA3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4D3CDF"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2524EE" w14:textId="77777777" w:rsidR="00A55B53" w:rsidRPr="00123177" w:rsidRDefault="00A55B53" w:rsidP="00535342">
            <w:pPr>
              <w:pStyle w:val="TableText"/>
              <w:snapToGrid w:val="0"/>
            </w:pPr>
            <w:r w:rsidRPr="00123177">
              <w:rPr>
                <w:szCs w:val="20"/>
              </w:rPr>
              <w:t>Valid range value is not required.</w:t>
            </w:r>
          </w:p>
        </w:tc>
      </w:tr>
      <w:tr w:rsidR="00A55B53" w:rsidRPr="00123177" w14:paraId="488D11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BC94E3"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895F0"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EA9CC6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DF523B"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62858A"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82D1E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12AFDB"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F13FE6" w14:textId="77777777" w:rsidR="00A55B53" w:rsidRPr="00123177" w:rsidRDefault="00A55B53" w:rsidP="00535342">
            <w:pPr>
              <w:pStyle w:val="TableText"/>
            </w:pPr>
            <w:r w:rsidRPr="00123177">
              <w:rPr>
                <w:szCs w:val="20"/>
              </w:rPr>
              <w:t>Data rate is not applicable.</w:t>
            </w:r>
          </w:p>
        </w:tc>
      </w:tr>
      <w:tr w:rsidR="00A55B53" w:rsidRPr="00123177" w14:paraId="77B41D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EA1EC6"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AB67A7"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6C3B07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D6DB90" w14:textId="77777777" w:rsidR="00A55B53" w:rsidRPr="00123177" w:rsidRDefault="00A55B53" w:rsidP="00535342">
            <w:pPr>
              <w:pStyle w:val="TableText"/>
              <w:snapToGrid w:val="0"/>
            </w:pPr>
            <w:r w:rsidRPr="00123177">
              <w:lastRenderedPageBreak/>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B20371"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9FAF48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ADDA76" w14:textId="77777777" w:rsidR="00A55B53" w:rsidRPr="00123177" w:rsidRDefault="00A55B53" w:rsidP="00535342">
            <w:pPr>
              <w:pStyle w:val="TableText"/>
              <w:snapToGrid w:val="0"/>
            </w:pPr>
            <w:r w:rsidRPr="00123177">
              <w:t xml:space="preserve">Validation Rules/ </w:t>
            </w:r>
          </w:p>
          <w:p w14:paraId="3BA2B636"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350B2F"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6674761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847D0B"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DF532" w14:textId="77777777" w:rsidR="00A55B53" w:rsidRPr="00123177" w:rsidRDefault="00A55B53" w:rsidP="00535342">
            <w:pPr>
              <w:pStyle w:val="TableText"/>
              <w:snapToGrid w:val="0"/>
            </w:pPr>
            <w:r w:rsidRPr="00123177">
              <w:rPr>
                <w:szCs w:val="20"/>
              </w:rPr>
              <w:t>Constraints is not applicable.</w:t>
            </w:r>
          </w:p>
        </w:tc>
      </w:tr>
      <w:tr w:rsidR="00A55B53" w:rsidRPr="00123177" w14:paraId="23784F4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E29ADC"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5BA93D" w14:textId="77777777" w:rsidR="00A55B53" w:rsidRPr="00123177" w:rsidRDefault="00A55B53" w:rsidP="00535342">
            <w:pPr>
              <w:pStyle w:val="TableText"/>
              <w:snapToGrid w:val="0"/>
            </w:pPr>
            <w:r w:rsidRPr="00123177">
              <w:rPr>
                <w:szCs w:val="20"/>
              </w:rPr>
              <w:t>No effects on other system</w:t>
            </w:r>
          </w:p>
        </w:tc>
      </w:tr>
      <w:tr w:rsidR="00A55B53" w:rsidRPr="00123177" w14:paraId="0574DF9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86CAAF" w14:textId="77777777" w:rsidR="00A55B53" w:rsidRPr="00123177" w:rsidRDefault="00A55B53" w:rsidP="00535342">
            <w:pPr>
              <w:pStyle w:val="TableText"/>
              <w:snapToGrid w:val="0"/>
            </w:pPr>
            <w:r w:rsidRPr="00123177">
              <w:t>Testability with respect to test environment</w:t>
            </w:r>
          </w:p>
          <w:p w14:paraId="231A7EA2" w14:textId="77777777" w:rsidR="00A55B53" w:rsidRPr="00123177" w:rsidRDefault="00A55B53" w:rsidP="00535342">
            <w:pPr>
              <w:pStyle w:val="TableText"/>
            </w:pPr>
            <w:r w:rsidRPr="00123177">
              <w:t>(Yes/No)</w:t>
            </w:r>
          </w:p>
          <w:p w14:paraId="4A78C546"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4DFA8" w14:textId="77777777" w:rsidR="00A55B53" w:rsidRPr="00123177" w:rsidRDefault="00A55B53" w:rsidP="00535342">
            <w:pPr>
              <w:pStyle w:val="TableText"/>
              <w:snapToGrid w:val="0"/>
            </w:pPr>
            <w:r w:rsidRPr="00123177">
              <w:t>YES</w:t>
            </w:r>
          </w:p>
        </w:tc>
      </w:tr>
      <w:tr w:rsidR="00A55B53" w:rsidRPr="00123177" w14:paraId="1F82DF1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B34A9F" w14:textId="77777777" w:rsidR="00A55B53" w:rsidRPr="00123177" w:rsidRDefault="00A55B53" w:rsidP="00535342">
            <w:pPr>
              <w:pStyle w:val="TableText"/>
              <w:snapToGrid w:val="0"/>
            </w:pPr>
            <w:r w:rsidRPr="00123177">
              <w:t>Feasible within project constraints</w:t>
            </w:r>
          </w:p>
          <w:p w14:paraId="4C42A5A1" w14:textId="77777777" w:rsidR="00A55B53" w:rsidRPr="00123177" w:rsidRDefault="00A55B53" w:rsidP="00535342">
            <w:pPr>
              <w:pStyle w:val="TableText"/>
              <w:snapToGrid w:val="0"/>
            </w:pPr>
            <w:r w:rsidRPr="00123177">
              <w:t>(Yes/No)</w:t>
            </w:r>
          </w:p>
          <w:p w14:paraId="33D8F2AC"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E27A84" w14:textId="77777777" w:rsidR="00A55B53" w:rsidRPr="00123177" w:rsidRDefault="00A55B53" w:rsidP="00535342">
            <w:pPr>
              <w:pStyle w:val="TableText"/>
              <w:snapToGrid w:val="0"/>
            </w:pPr>
            <w:r w:rsidRPr="00123177">
              <w:t>YES</w:t>
            </w:r>
          </w:p>
        </w:tc>
      </w:tr>
      <w:tr w:rsidR="00A55B53" w:rsidRPr="00123177" w14:paraId="4BCEB27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B6281C" w14:textId="77777777" w:rsidR="00A55B53" w:rsidRPr="00123177" w:rsidRDefault="00A55B53" w:rsidP="00535342">
            <w:pPr>
              <w:pStyle w:val="TableText"/>
              <w:snapToGrid w:val="0"/>
            </w:pPr>
            <w:r w:rsidRPr="00123177">
              <w:t>Critical</w:t>
            </w:r>
          </w:p>
          <w:p w14:paraId="392DAC70"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3D1EAE" w14:textId="77777777" w:rsidR="00A55B53" w:rsidRPr="00123177" w:rsidRDefault="00A55B53" w:rsidP="00535342">
            <w:pPr>
              <w:pStyle w:val="TableText"/>
              <w:snapToGrid w:val="0"/>
            </w:pPr>
            <w:r w:rsidRPr="00123177">
              <w:t>YES</w:t>
            </w:r>
          </w:p>
        </w:tc>
      </w:tr>
      <w:tr w:rsidR="00A55B53" w:rsidRPr="00123177" w14:paraId="5B243A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A103A6"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5ECA4"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17EAE1CD" w14:textId="77777777" w:rsidR="00A55B53" w:rsidRPr="00123177" w:rsidRDefault="00A55B53" w:rsidP="00A55B53">
      <w:pPr>
        <w:pStyle w:val="BodyText"/>
        <w:rPr>
          <w:b/>
          <w:bCs/>
        </w:rPr>
      </w:pPr>
    </w:p>
    <w:p w14:paraId="28E533BD" w14:textId="77777777" w:rsidR="00A55B53" w:rsidRPr="00123177" w:rsidRDefault="00A55B53" w:rsidP="00A55B53">
      <w:pPr>
        <w:rPr>
          <w:rFonts w:eastAsia="Arial"/>
          <w:szCs w:val="20"/>
        </w:rPr>
      </w:pPr>
    </w:p>
    <w:p w14:paraId="7BFEB153" w14:textId="77777777" w:rsidR="00A55B53" w:rsidRPr="00123177" w:rsidRDefault="00A55B53" w:rsidP="00A55B53">
      <w:pPr>
        <w:pStyle w:val="Heading5"/>
        <w:rPr>
          <w:sz w:val="20"/>
          <w:szCs w:val="20"/>
        </w:rPr>
      </w:pPr>
      <w:r w:rsidRPr="00123177">
        <w:rPr>
          <w:rFonts w:eastAsia="Arial"/>
          <w:sz w:val="20"/>
          <w:szCs w:val="20"/>
        </w:rPr>
        <w:t xml:space="preserve"> Requirement for fault response if 400V side solid state switch is stuck closed or stuck open.</w:t>
      </w:r>
    </w:p>
    <w:p w14:paraId="74E5AAEB" w14:textId="77777777" w:rsidR="00A55B53" w:rsidRPr="00123177" w:rsidRDefault="00A55B53" w:rsidP="00A55B53">
      <w:pPr>
        <w:pStyle w:val="BodyText"/>
        <w:rPr>
          <w:b/>
          <w:bCs/>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338E3E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9DAFD9F"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140872A" w14:textId="77777777" w:rsidR="00A55B53" w:rsidRPr="00123177" w:rsidRDefault="00A55B53" w:rsidP="00535342">
            <w:pPr>
              <w:pStyle w:val="TableColumnTitle"/>
              <w:snapToGrid w:val="0"/>
            </w:pPr>
            <w:r w:rsidRPr="00123177">
              <w:t>Description</w:t>
            </w:r>
          </w:p>
        </w:tc>
      </w:tr>
      <w:tr w:rsidR="00A55B53" w:rsidRPr="00123177" w14:paraId="2D79EA9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2F7484F"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DF2D7" w14:textId="77777777" w:rsidR="00A55B53" w:rsidRPr="00123177" w:rsidRDefault="00A55B53" w:rsidP="00535342">
            <w:pPr>
              <w:snapToGrid w:val="0"/>
            </w:pPr>
            <w:r w:rsidRPr="00123177">
              <w:t>SWRS_DIAG_90</w:t>
            </w:r>
          </w:p>
        </w:tc>
      </w:tr>
      <w:tr w:rsidR="00A55B53" w:rsidRPr="00123177" w14:paraId="09B1884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9286297"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5B113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SDS-HVDCDC-232</w:t>
            </w:r>
          </w:p>
        </w:tc>
      </w:tr>
      <w:tr w:rsidR="00A55B53" w:rsidRPr="00123177" w14:paraId="6B5D1F3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AC62FA8"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1F49C0" w14:textId="77777777" w:rsidR="00A55B53" w:rsidRPr="00123177" w:rsidRDefault="00A55B53" w:rsidP="00535342">
            <w:pPr>
              <w:pStyle w:val="TableText"/>
              <w:snapToGrid w:val="0"/>
            </w:pPr>
            <w:r w:rsidRPr="00123177">
              <w:t>B-Sample/PF2.0</w:t>
            </w:r>
          </w:p>
        </w:tc>
      </w:tr>
      <w:tr w:rsidR="00A55B53" w:rsidRPr="00123177" w14:paraId="02991BC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E828FD6" w14:textId="77777777" w:rsidR="00A55B53" w:rsidRPr="00123177" w:rsidRDefault="00A55B53" w:rsidP="00535342">
            <w:pPr>
              <w:pStyle w:val="TableText"/>
              <w:snapToGrid w:val="0"/>
              <w:rPr>
                <w:vertAlign w:val="superscript"/>
              </w:rPr>
            </w:pPr>
            <w:r w:rsidRPr="00123177">
              <w:lastRenderedPageBreak/>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D4FA75"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raise a level 2 fault if the 400V side solid state switch is stuck closed or stuck open.</w:t>
            </w:r>
          </w:p>
        </w:tc>
      </w:tr>
      <w:tr w:rsidR="00A55B53" w:rsidRPr="00123177" w14:paraId="1ED155D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CB100F"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33F1D4"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693D0A5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D5F9E2"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E02D77"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7473DA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C1A854"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6395BA"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7061A30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806077"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017CF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Provide Short to High on 400V side solid state switch of the power board.</w:t>
            </w:r>
          </w:p>
          <w:p w14:paraId="7F22D68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CAN command NHVDCDCCommand @ EDSU_HVDCDC_Cmd with the signal 0x00 ("Standby") via Canalyzer to the HVDCDC application.</w:t>
            </w:r>
          </w:p>
          <w:p w14:paraId="768C127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Once the HV DCDC application shall in the "Disable" substate of the "Discharge" state within 10 seconds, decrease VICOR output voltage(VHVDCDC400V_VICOR) to less than half of VICOR input voltage(high side) minus 15V.</w:t>
            </w:r>
          </w:p>
          <w:p w14:paraId="76AD45F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4. Check fault response time from the time when the status of "HVDCDC_SSW_pin_sts" shall 1 to the time when the level 2 fault is raised.</w:t>
            </w:r>
          </w:p>
        </w:tc>
      </w:tr>
      <w:tr w:rsidR="00A55B53" w:rsidRPr="00123177" w14:paraId="16465D5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B8AB25"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8A95AB" w14:textId="77777777" w:rsidR="00A55B53" w:rsidRPr="00123177" w:rsidRDefault="00A55B53" w:rsidP="00535342">
            <w:pPr>
              <w:pStyle w:val="TableText"/>
              <w:snapToGrid w:val="0"/>
            </w:pPr>
            <w:r w:rsidRPr="00123177">
              <w:t>Below CAN messages are observed sequentially,</w:t>
            </w:r>
          </w:p>
          <w:p w14:paraId="769C71E5" w14:textId="77777777" w:rsidR="00A55B53" w:rsidRPr="00123177" w:rsidRDefault="00A55B53" w:rsidP="00535342">
            <w:pPr>
              <w:pStyle w:val="TableText"/>
              <w:snapToGrid w:val="0"/>
            </w:pPr>
            <w:r w:rsidRPr="00123177">
              <w:t>NHVDCDCStatus @ HVDCDC_Status1 shall set to 0x5 ("Discharge 400V")</w:t>
            </w:r>
          </w:p>
          <w:p w14:paraId="6ACA67E8" w14:textId="77777777" w:rsidR="00A55B53" w:rsidRPr="00123177" w:rsidRDefault="00A55B53" w:rsidP="00535342">
            <w:pPr>
              <w:pStyle w:val="TableText"/>
              <w:snapToGrid w:val="0"/>
            </w:pPr>
            <w:r w:rsidRPr="00123177">
              <w:t>NHVDCDCStatusDebug @ HVDCDC_Debug is set to 0xA ("Shutdown_OpenSolidStateSw").</w:t>
            </w:r>
          </w:p>
          <w:p w14:paraId="72012A16" w14:textId="77777777" w:rsidR="00A55B53" w:rsidRPr="00123177" w:rsidRDefault="00A55B53" w:rsidP="00535342">
            <w:pPr>
              <w:pStyle w:val="TableText"/>
              <w:snapToGrid w:val="0"/>
            </w:pPr>
          </w:p>
          <w:p w14:paraId="31B8831B" w14:textId="77777777" w:rsidR="00A55B53" w:rsidRPr="00123177" w:rsidRDefault="00A55B53" w:rsidP="00535342">
            <w:pPr>
              <w:pStyle w:val="TableText"/>
              <w:snapToGrid w:val="0"/>
            </w:pPr>
            <w:r w:rsidRPr="00123177">
              <w:t>HVDCDC_SSW_pin_sts @ HVDCDCPin_sts shall set to 1("Close).</w:t>
            </w:r>
          </w:p>
          <w:p w14:paraId="0E8A790E" w14:textId="77777777" w:rsidR="00A55B53" w:rsidRPr="00123177" w:rsidRDefault="00A55B53" w:rsidP="00535342">
            <w:pPr>
              <w:pStyle w:val="TableText"/>
              <w:snapToGrid w:val="0"/>
            </w:pPr>
          </w:p>
          <w:p w14:paraId="7152C42E" w14:textId="77777777" w:rsidR="00A55B53" w:rsidRPr="00123177" w:rsidRDefault="00A55B53" w:rsidP="00535342">
            <w:pPr>
              <w:pStyle w:val="TableText"/>
              <w:snapToGrid w:val="0"/>
            </w:pPr>
            <w:r w:rsidRPr="00123177">
              <w:t>NHVDCDCFault @ HVDCDC_Status1 shall equal to 0x3 (“level 2").</w:t>
            </w:r>
          </w:p>
          <w:p w14:paraId="0F3D1E76" w14:textId="77777777" w:rsidR="00A55B53" w:rsidRPr="00123177" w:rsidRDefault="00A55B53" w:rsidP="00535342">
            <w:pPr>
              <w:pStyle w:val="TableText"/>
              <w:snapToGrid w:val="0"/>
            </w:pPr>
            <w:r w:rsidRPr="00123177">
              <w:t>NHVDCDCFaultID @ HVDCDC_Debug_PDU shall equal to 80 and is raised after the fault response time of 1000ms.</w:t>
            </w:r>
          </w:p>
          <w:p w14:paraId="36C6512F" w14:textId="77777777" w:rsidR="00A55B53" w:rsidRPr="00123177" w:rsidRDefault="00A55B53" w:rsidP="00535342">
            <w:pPr>
              <w:pStyle w:val="TableText"/>
              <w:snapToGrid w:val="0"/>
            </w:pPr>
          </w:p>
          <w:p w14:paraId="71255A61" w14:textId="77777777" w:rsidR="00A55B53" w:rsidRPr="00123177" w:rsidRDefault="00A55B53" w:rsidP="00535342">
            <w:pPr>
              <w:pStyle w:val="TableText"/>
              <w:snapToGrid w:val="0"/>
            </w:pPr>
            <w:r w:rsidRPr="00123177">
              <w:t>NHVDCDCStatus @ HVDCDC_Status1 shall set to 0x7 ("PowerDown_Safe_State_NHVDCDCStatus_NW")</w:t>
            </w:r>
          </w:p>
          <w:p w14:paraId="41092111" w14:textId="77777777" w:rsidR="00A55B53" w:rsidRPr="00123177" w:rsidRDefault="00A55B53" w:rsidP="00535342">
            <w:pPr>
              <w:pStyle w:val="TableText"/>
              <w:snapToGrid w:val="0"/>
            </w:pPr>
            <w:r w:rsidRPr="00123177">
              <w:t>NHVDCDCStatusDebug @ HVDCDC_Debug shall set to 0x11 ("PowerDown_Safe_State")</w:t>
            </w:r>
          </w:p>
        </w:tc>
      </w:tr>
      <w:tr w:rsidR="00A55B53" w:rsidRPr="00123177" w14:paraId="148C7B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76EBF5"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46CF54" w14:textId="77777777" w:rsidR="00A55B53" w:rsidRPr="00123177" w:rsidRDefault="00A55B53" w:rsidP="00535342">
            <w:pPr>
              <w:pStyle w:val="TableText"/>
              <w:snapToGrid w:val="0"/>
              <w:rPr>
                <w:rStyle w:val="normaltextrun"/>
              </w:rPr>
            </w:pPr>
            <w:r w:rsidRPr="00123177">
              <w:rPr>
                <w:rStyle w:val="normaltextrun"/>
              </w:rPr>
              <w:t>The HVDCDC shall raise a level 2 fault if the 400V side solid state switch is stuck closed.</w:t>
            </w:r>
          </w:p>
        </w:tc>
      </w:tr>
      <w:tr w:rsidR="00A55B53" w:rsidRPr="00123177" w14:paraId="21CA24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61D0EB"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98BE51" w14:textId="77777777" w:rsidR="00A55B53" w:rsidRPr="00123177" w:rsidRDefault="00A55B53" w:rsidP="00535342">
            <w:pPr>
              <w:pStyle w:val="TableText"/>
              <w:snapToGrid w:val="0"/>
            </w:pPr>
            <w:r w:rsidRPr="00123177">
              <w:t>No such mandatory fields is applicable.</w:t>
            </w:r>
          </w:p>
        </w:tc>
      </w:tr>
      <w:tr w:rsidR="00A55B53" w:rsidRPr="00123177" w14:paraId="45900EA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D720CE"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125D3E" w14:textId="77777777" w:rsidR="00A55B53" w:rsidRPr="00123177" w:rsidRDefault="00A55B53" w:rsidP="00535342">
            <w:pPr>
              <w:pStyle w:val="TableText"/>
              <w:snapToGrid w:val="0"/>
            </w:pPr>
            <w:r w:rsidRPr="00123177">
              <w:t>NHVDCDCStatus = 0, NHVDCDCStatusDebug = 0, NHVDCDCFault = 0.</w:t>
            </w:r>
          </w:p>
        </w:tc>
      </w:tr>
      <w:tr w:rsidR="00A55B53" w:rsidRPr="00123177" w14:paraId="49B60A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8E211D"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991B37"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5714DD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B75AA9" w14:textId="77777777" w:rsidR="00A55B53" w:rsidRPr="00123177" w:rsidRDefault="00A55B53" w:rsidP="00535342">
            <w:pPr>
              <w:pStyle w:val="TableText"/>
              <w:snapToGrid w:val="0"/>
            </w:pPr>
            <w:r w:rsidRPr="00123177">
              <w:lastRenderedPageBreak/>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1DE1EF" w14:textId="77777777" w:rsidR="00A55B53" w:rsidRPr="00123177" w:rsidRDefault="00A55B53" w:rsidP="00535342">
            <w:pPr>
              <w:pStyle w:val="TableText"/>
              <w:snapToGrid w:val="0"/>
            </w:pPr>
            <w:r w:rsidRPr="00123177">
              <w:rPr>
                <w:szCs w:val="20"/>
              </w:rPr>
              <w:t>Valid range value is not required.</w:t>
            </w:r>
          </w:p>
        </w:tc>
      </w:tr>
      <w:tr w:rsidR="00A55B53" w:rsidRPr="00123177" w14:paraId="53CE2B3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C3030D"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58CD70"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447B79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5BA0B0"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04806"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01E84E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5BED09"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A13FEE" w14:textId="77777777" w:rsidR="00A55B53" w:rsidRPr="00123177" w:rsidRDefault="00A55B53" w:rsidP="00535342">
            <w:pPr>
              <w:pStyle w:val="TableText"/>
            </w:pPr>
            <w:r w:rsidRPr="00123177">
              <w:rPr>
                <w:szCs w:val="20"/>
              </w:rPr>
              <w:t>Data rate is not applicable.</w:t>
            </w:r>
          </w:p>
        </w:tc>
      </w:tr>
      <w:tr w:rsidR="00A55B53" w:rsidRPr="00123177" w14:paraId="5EB028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DD3390"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0FE424"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2BF2B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02EE51"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7D5F56"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5916E0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FF3A58" w14:textId="77777777" w:rsidR="00A55B53" w:rsidRPr="00123177" w:rsidRDefault="00A55B53" w:rsidP="00535342">
            <w:pPr>
              <w:pStyle w:val="TableText"/>
              <w:snapToGrid w:val="0"/>
            </w:pPr>
            <w:r w:rsidRPr="00123177">
              <w:t xml:space="preserve">Validation Rules/ </w:t>
            </w:r>
          </w:p>
          <w:p w14:paraId="2C6E45FF"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801424"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03D1F9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364720"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536EE5" w14:textId="77777777" w:rsidR="00A55B53" w:rsidRPr="00123177" w:rsidRDefault="00A55B53" w:rsidP="00535342">
            <w:pPr>
              <w:pStyle w:val="TableText"/>
              <w:snapToGrid w:val="0"/>
            </w:pPr>
            <w:r w:rsidRPr="00123177">
              <w:rPr>
                <w:szCs w:val="20"/>
              </w:rPr>
              <w:t>Constraints is not applicable.</w:t>
            </w:r>
          </w:p>
        </w:tc>
      </w:tr>
      <w:tr w:rsidR="00A55B53" w:rsidRPr="00123177" w14:paraId="65E1561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62059B"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7DD1AB" w14:textId="77777777" w:rsidR="00A55B53" w:rsidRPr="00123177" w:rsidRDefault="00A55B53" w:rsidP="00535342">
            <w:pPr>
              <w:pStyle w:val="TableText"/>
              <w:snapToGrid w:val="0"/>
            </w:pPr>
            <w:r w:rsidRPr="00123177">
              <w:rPr>
                <w:szCs w:val="20"/>
              </w:rPr>
              <w:t>No effects on other system</w:t>
            </w:r>
          </w:p>
        </w:tc>
      </w:tr>
      <w:tr w:rsidR="00A55B53" w:rsidRPr="00123177" w14:paraId="05FB00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B0FA24" w14:textId="77777777" w:rsidR="00A55B53" w:rsidRPr="00123177" w:rsidRDefault="00A55B53" w:rsidP="00535342">
            <w:pPr>
              <w:pStyle w:val="TableText"/>
              <w:snapToGrid w:val="0"/>
            </w:pPr>
            <w:r w:rsidRPr="00123177">
              <w:t>Testability with respect to test environment</w:t>
            </w:r>
          </w:p>
          <w:p w14:paraId="7078F09F" w14:textId="77777777" w:rsidR="00A55B53" w:rsidRPr="00123177" w:rsidRDefault="00A55B53" w:rsidP="00535342">
            <w:pPr>
              <w:pStyle w:val="TableText"/>
            </w:pPr>
            <w:r w:rsidRPr="00123177">
              <w:t>(Yes/No)</w:t>
            </w:r>
          </w:p>
          <w:p w14:paraId="6AB3F0C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290D96" w14:textId="77777777" w:rsidR="00A55B53" w:rsidRPr="00123177" w:rsidRDefault="00A55B53" w:rsidP="00535342">
            <w:pPr>
              <w:pStyle w:val="TableText"/>
              <w:snapToGrid w:val="0"/>
            </w:pPr>
            <w:r w:rsidRPr="00123177">
              <w:t>YES</w:t>
            </w:r>
          </w:p>
        </w:tc>
      </w:tr>
      <w:tr w:rsidR="00A55B53" w:rsidRPr="00123177" w14:paraId="1DD58D8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557D69" w14:textId="77777777" w:rsidR="00A55B53" w:rsidRPr="00123177" w:rsidRDefault="00A55B53" w:rsidP="00535342">
            <w:pPr>
              <w:pStyle w:val="TableText"/>
              <w:snapToGrid w:val="0"/>
            </w:pPr>
            <w:r w:rsidRPr="00123177">
              <w:t>Feasible within project constraints</w:t>
            </w:r>
          </w:p>
          <w:p w14:paraId="2FB8DE17" w14:textId="77777777" w:rsidR="00A55B53" w:rsidRPr="00123177" w:rsidRDefault="00A55B53" w:rsidP="00535342">
            <w:pPr>
              <w:pStyle w:val="TableText"/>
              <w:snapToGrid w:val="0"/>
            </w:pPr>
            <w:r w:rsidRPr="00123177">
              <w:t>(Yes/No)</w:t>
            </w:r>
          </w:p>
          <w:p w14:paraId="622CF3FE"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9936BB" w14:textId="77777777" w:rsidR="00A55B53" w:rsidRPr="00123177" w:rsidRDefault="00A55B53" w:rsidP="00535342">
            <w:pPr>
              <w:pStyle w:val="TableText"/>
              <w:snapToGrid w:val="0"/>
            </w:pPr>
            <w:r w:rsidRPr="00123177">
              <w:t>YES</w:t>
            </w:r>
          </w:p>
        </w:tc>
      </w:tr>
      <w:tr w:rsidR="00A55B53" w:rsidRPr="00123177" w14:paraId="0037A30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A28B85" w14:textId="77777777" w:rsidR="00A55B53" w:rsidRPr="00123177" w:rsidRDefault="00A55B53" w:rsidP="00535342">
            <w:pPr>
              <w:pStyle w:val="TableText"/>
              <w:snapToGrid w:val="0"/>
            </w:pPr>
            <w:r w:rsidRPr="00123177">
              <w:t>Critical</w:t>
            </w:r>
          </w:p>
          <w:p w14:paraId="0ACF3840"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AD94F0" w14:textId="77777777" w:rsidR="00A55B53" w:rsidRPr="00123177" w:rsidRDefault="00A55B53" w:rsidP="00535342">
            <w:pPr>
              <w:pStyle w:val="TableText"/>
              <w:snapToGrid w:val="0"/>
            </w:pPr>
            <w:r w:rsidRPr="00123177">
              <w:t>YES</w:t>
            </w:r>
          </w:p>
        </w:tc>
      </w:tr>
      <w:tr w:rsidR="00A55B53" w:rsidRPr="00123177" w14:paraId="5534410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768707" w14:textId="77777777" w:rsidR="00A55B53" w:rsidRPr="00123177" w:rsidRDefault="00A55B53" w:rsidP="00535342">
            <w:pPr>
              <w:pStyle w:val="TableText"/>
              <w:snapToGrid w:val="0"/>
            </w:pPr>
            <w:r w:rsidRPr="00123177">
              <w:lastRenderedPageBreak/>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2713EC"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0B003A9" w14:textId="77777777" w:rsidR="00A55B53" w:rsidRPr="00123177" w:rsidRDefault="00A55B53" w:rsidP="00A55B53">
      <w:pPr>
        <w:pStyle w:val="BodyText"/>
        <w:rPr>
          <w:b/>
          <w:bCs/>
        </w:rPr>
      </w:pPr>
    </w:p>
    <w:p w14:paraId="0B893ADF" w14:textId="77777777" w:rsidR="00A55B53" w:rsidRPr="00123177" w:rsidRDefault="00A55B53" w:rsidP="00A55B53">
      <w:pPr>
        <w:rPr>
          <w:rFonts w:eastAsia="Arial"/>
          <w:szCs w:val="20"/>
        </w:rPr>
      </w:pPr>
    </w:p>
    <w:p w14:paraId="2AA433A3" w14:textId="77777777" w:rsidR="00A55B53" w:rsidRPr="00123177" w:rsidRDefault="00A55B53" w:rsidP="00A55B53">
      <w:pPr>
        <w:rPr>
          <w:rFonts w:eastAsia="Arial"/>
          <w:szCs w:val="20"/>
        </w:rPr>
      </w:pPr>
    </w:p>
    <w:p w14:paraId="785DB7A6" w14:textId="77777777" w:rsidR="00A55B53" w:rsidRPr="00123177" w:rsidRDefault="00A55B53" w:rsidP="00A55B53">
      <w:pPr>
        <w:pStyle w:val="Heading5"/>
      </w:pPr>
      <w:r w:rsidRPr="00123177">
        <w:rPr>
          <w:rFonts w:eastAsia="Arial"/>
          <w:sz w:val="20"/>
          <w:szCs w:val="20"/>
        </w:rPr>
        <w:t xml:space="preserve">Requirement for detetction of </w:t>
      </w:r>
      <w:r w:rsidRPr="00123177">
        <w:rPr>
          <w:rFonts w:eastAsia="Arial"/>
          <w:color w:val="000000" w:themeColor="text1"/>
          <w:sz w:val="20"/>
          <w:szCs w:val="20"/>
        </w:rPr>
        <w:t>400V active discharge is not effective</w:t>
      </w:r>
    </w:p>
    <w:p w14:paraId="3E5B476D"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BFC08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ECFFEA2"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C68651F" w14:textId="77777777" w:rsidR="00A55B53" w:rsidRPr="00123177" w:rsidRDefault="00A55B53" w:rsidP="00535342">
            <w:pPr>
              <w:pStyle w:val="TableColumnTitle"/>
              <w:snapToGrid w:val="0"/>
            </w:pPr>
            <w:r w:rsidRPr="00123177">
              <w:t>Description</w:t>
            </w:r>
          </w:p>
        </w:tc>
      </w:tr>
      <w:tr w:rsidR="00A55B53" w:rsidRPr="00123177" w14:paraId="0E4FB17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EE62B25"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11F0CD" w14:textId="77777777" w:rsidR="00A55B53" w:rsidRPr="00123177" w:rsidRDefault="00A55B53" w:rsidP="00535342">
            <w:pPr>
              <w:snapToGrid w:val="0"/>
            </w:pPr>
            <w:r w:rsidRPr="00123177">
              <w:t>SWRS_DIAG_91</w:t>
            </w:r>
          </w:p>
        </w:tc>
      </w:tr>
      <w:tr w:rsidR="00A55B53" w:rsidRPr="00123177" w14:paraId="6F68098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25785D6"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B61C4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SDS-HVDCDC-237</w:t>
            </w:r>
          </w:p>
        </w:tc>
      </w:tr>
      <w:tr w:rsidR="00A55B53" w:rsidRPr="00123177" w14:paraId="65D6DF0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542D7FD"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4CB44" w14:textId="77777777" w:rsidR="00A55B53" w:rsidRPr="00123177" w:rsidRDefault="00A55B53" w:rsidP="00535342">
            <w:pPr>
              <w:pStyle w:val="TableText"/>
              <w:snapToGrid w:val="0"/>
            </w:pPr>
            <w:r w:rsidRPr="00123177">
              <w:t>B-Sample/PF2.0</w:t>
            </w:r>
          </w:p>
        </w:tc>
      </w:tr>
      <w:tr w:rsidR="00A55B53" w:rsidRPr="00123177" w14:paraId="517F817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F37A633"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EFE060"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if the 400V active discharge is not effective and raise a level 0 fault.</w:t>
            </w:r>
          </w:p>
        </w:tc>
      </w:tr>
      <w:tr w:rsidR="00A55B53" w:rsidRPr="00123177" w14:paraId="2E6D39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95993B"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24235B"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0E2FCDE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3EA6C9"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914C7B"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4610C4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FAA168"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0EFD1A"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A2742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61B8AA"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F5FF51" w14:textId="77777777" w:rsidR="00A55B53" w:rsidRPr="00123177" w:rsidRDefault="00A55B53" w:rsidP="00535342">
            <w:pPr>
              <w:rPr>
                <w:szCs w:val="20"/>
              </w:rPr>
            </w:pPr>
            <w:r w:rsidRPr="00123177">
              <w:rPr>
                <w:sz w:val="16"/>
                <w:szCs w:val="16"/>
              </w:rPr>
              <w:br/>
            </w:r>
            <w:r w:rsidRPr="00123177">
              <w:rPr>
                <w:szCs w:val="20"/>
              </w:rPr>
              <w:t>1. Send CAN command NHVDCDCCommand @ EDSU_HVDCDC_Cmd with signal value as 0x02 ("Safe State") via Canalyzer to HVDCDC application.</w:t>
            </w:r>
          </w:p>
          <w:p w14:paraId="47508AAF" w14:textId="77777777" w:rsidR="00A55B53" w:rsidRPr="00123177" w:rsidRDefault="00A55B53" w:rsidP="00535342">
            <w:pPr>
              <w:rPr>
                <w:szCs w:val="20"/>
              </w:rPr>
            </w:pPr>
            <w:r w:rsidRPr="00123177">
              <w:rPr>
                <w:szCs w:val="20"/>
              </w:rPr>
              <w:t>2. Once the HV DCDC application shall in the "Disable_3" substate of the "Faulty" state within 10 seconds, decrease VICOR output voltage(VHVDCDC400V_VICOR) to less than half of VICOR input voltage(high side) minus 15V and give more than 45V to 400V bus(400V EMI)</w:t>
            </w:r>
          </w:p>
          <w:p w14:paraId="77E5479E" w14:textId="77777777" w:rsidR="00A55B53" w:rsidRPr="00123177" w:rsidRDefault="00A55B53" w:rsidP="00535342">
            <w:pPr>
              <w:rPr>
                <w:szCs w:val="20"/>
              </w:rPr>
            </w:pPr>
            <w:r w:rsidRPr="00123177">
              <w:rPr>
                <w:szCs w:val="20"/>
              </w:rPr>
              <w:t>3. Check the fault response time by checking the HVDCDC applications transition time from "Active_Discharge_400V" to "Disable_400V_AD" substate of the "Discharge" state.</w:t>
            </w:r>
          </w:p>
          <w:p w14:paraId="31F975C1" w14:textId="77777777" w:rsidR="00A55B53" w:rsidRPr="00123177" w:rsidRDefault="00A55B53" w:rsidP="00535342">
            <w:pPr>
              <w:rPr>
                <w:rFonts w:eastAsia="Arial"/>
                <w:color w:val="000000" w:themeColor="text1"/>
              </w:rPr>
            </w:pPr>
          </w:p>
        </w:tc>
      </w:tr>
      <w:tr w:rsidR="00A55B53" w:rsidRPr="00123177" w14:paraId="3D5FAD1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3317D0"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2568CB" w14:textId="77777777" w:rsidR="00A55B53" w:rsidRPr="00123177" w:rsidRDefault="00A55B53" w:rsidP="00535342">
            <w:pPr>
              <w:pStyle w:val="TableText"/>
              <w:snapToGrid w:val="0"/>
            </w:pPr>
            <w:r w:rsidRPr="00123177">
              <w:t>At Step 3:</w:t>
            </w:r>
          </w:p>
          <w:p w14:paraId="2432129B" w14:textId="77777777" w:rsidR="00A55B53" w:rsidRPr="00123177" w:rsidRDefault="00A55B53" w:rsidP="00535342">
            <w:pPr>
              <w:pStyle w:val="TableText"/>
              <w:snapToGrid w:val="0"/>
            </w:pPr>
            <w:r w:rsidRPr="00123177">
              <w:t>Below CAN messages are observed sequentially,</w:t>
            </w:r>
          </w:p>
          <w:p w14:paraId="30009C80" w14:textId="77777777" w:rsidR="00A55B53" w:rsidRPr="00123177" w:rsidRDefault="00A55B53" w:rsidP="00535342">
            <w:pPr>
              <w:pStyle w:val="TableText"/>
              <w:snapToGrid w:val="0"/>
            </w:pPr>
            <w:r w:rsidRPr="00123177">
              <w:t>NHVDCDCFault @ HVDCDC_Status1 shall equal to 0x1 (“level 0")</w:t>
            </w:r>
          </w:p>
          <w:p w14:paraId="2280AC53" w14:textId="77777777" w:rsidR="00A55B53" w:rsidRPr="00123177" w:rsidRDefault="00A55B53" w:rsidP="00535342">
            <w:pPr>
              <w:pStyle w:val="TableText"/>
              <w:snapToGrid w:val="0"/>
            </w:pPr>
            <w:r w:rsidRPr="00123177">
              <w:t>NHVDCDCFaultID @ HVDCDC_Debug_PDU shall equal to 70 and is raised after the fault response time of 1900ms.</w:t>
            </w:r>
          </w:p>
        </w:tc>
      </w:tr>
      <w:tr w:rsidR="00A55B53" w:rsidRPr="00123177" w14:paraId="2D1C863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811DE2"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4339A" w14:textId="77777777" w:rsidR="00A55B53" w:rsidRPr="00123177" w:rsidRDefault="00A55B53" w:rsidP="00535342">
            <w:pPr>
              <w:pStyle w:val="TableText"/>
              <w:snapToGrid w:val="0"/>
              <w:rPr>
                <w:rStyle w:val="normaltextrun"/>
              </w:rPr>
            </w:pPr>
            <w:r w:rsidRPr="00123177">
              <w:rPr>
                <w:rStyle w:val="normaltextrun"/>
              </w:rPr>
              <w:t>The HVDCDC shall detects the 400V active discharge shall not effective and raise a level 0 fault.</w:t>
            </w:r>
          </w:p>
        </w:tc>
      </w:tr>
      <w:tr w:rsidR="00A55B53" w:rsidRPr="00123177" w14:paraId="21188A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56D68F"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720437" w14:textId="77777777" w:rsidR="00A55B53" w:rsidRPr="00123177" w:rsidRDefault="00A55B53" w:rsidP="00535342">
            <w:pPr>
              <w:pStyle w:val="TableText"/>
              <w:snapToGrid w:val="0"/>
            </w:pPr>
            <w:r w:rsidRPr="00123177">
              <w:t>No such mandatory fields is applicable.</w:t>
            </w:r>
          </w:p>
        </w:tc>
      </w:tr>
      <w:tr w:rsidR="00A55B53" w:rsidRPr="00123177" w14:paraId="10CDA3D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908AC5"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289449" w14:textId="77777777" w:rsidR="00A55B53" w:rsidRPr="00123177" w:rsidRDefault="00A55B53" w:rsidP="00535342">
            <w:pPr>
              <w:pStyle w:val="TableText"/>
              <w:snapToGrid w:val="0"/>
            </w:pPr>
            <w:r w:rsidRPr="00123177">
              <w:t>NHVDCDCStatus = 0, NHVDCDCStatusDebug = 0, NHVDCDCFault = 0.</w:t>
            </w:r>
          </w:p>
        </w:tc>
      </w:tr>
      <w:tr w:rsidR="00A55B53" w:rsidRPr="00123177" w14:paraId="19CACD9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142BFA" w14:textId="77777777" w:rsidR="00A55B53" w:rsidRPr="00123177" w:rsidRDefault="00A55B53" w:rsidP="00535342">
            <w:pPr>
              <w:pStyle w:val="TableText"/>
              <w:snapToGrid w:val="0"/>
            </w:pPr>
            <w:r w:rsidRPr="00123177">
              <w:lastRenderedPageBreak/>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E7F5BA"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3E685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3DFEC9"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643233" w14:textId="77777777" w:rsidR="00A55B53" w:rsidRPr="00123177" w:rsidRDefault="00A55B53" w:rsidP="00535342">
            <w:pPr>
              <w:pStyle w:val="TableText"/>
              <w:snapToGrid w:val="0"/>
            </w:pPr>
            <w:r w:rsidRPr="00123177">
              <w:rPr>
                <w:szCs w:val="20"/>
              </w:rPr>
              <w:t>Valid range value is not required.</w:t>
            </w:r>
          </w:p>
        </w:tc>
      </w:tr>
      <w:tr w:rsidR="00A55B53" w:rsidRPr="00123177" w14:paraId="49C7F6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9A6C16"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163A1"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4B36117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598B7E"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911A0"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42625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4838F3"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BDA9C2" w14:textId="77777777" w:rsidR="00A55B53" w:rsidRPr="00123177" w:rsidRDefault="00A55B53" w:rsidP="00535342">
            <w:pPr>
              <w:pStyle w:val="TableText"/>
            </w:pPr>
            <w:r w:rsidRPr="00123177">
              <w:rPr>
                <w:szCs w:val="20"/>
              </w:rPr>
              <w:t>Data rate is not applicable.</w:t>
            </w:r>
          </w:p>
        </w:tc>
      </w:tr>
      <w:tr w:rsidR="00A55B53" w:rsidRPr="00123177" w14:paraId="0256428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6A6E67"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1A26FB"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6E505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43ED1F"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EC8632"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692DAC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FEC7B8" w14:textId="77777777" w:rsidR="00A55B53" w:rsidRPr="00123177" w:rsidRDefault="00A55B53" w:rsidP="00535342">
            <w:pPr>
              <w:pStyle w:val="TableText"/>
              <w:snapToGrid w:val="0"/>
            </w:pPr>
            <w:r w:rsidRPr="00123177">
              <w:t xml:space="preserve">Validation Rules/ </w:t>
            </w:r>
          </w:p>
          <w:p w14:paraId="3B40A015"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4A0EFC"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714832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47DA26"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88AC57" w14:textId="77777777" w:rsidR="00A55B53" w:rsidRPr="00123177" w:rsidRDefault="00A55B53" w:rsidP="00535342">
            <w:pPr>
              <w:pStyle w:val="TableText"/>
              <w:snapToGrid w:val="0"/>
            </w:pPr>
            <w:r w:rsidRPr="00123177">
              <w:rPr>
                <w:szCs w:val="20"/>
              </w:rPr>
              <w:t>Constraints is not applicable.</w:t>
            </w:r>
          </w:p>
        </w:tc>
      </w:tr>
      <w:tr w:rsidR="00A55B53" w:rsidRPr="00123177" w14:paraId="5F47EE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C5B7AE"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247923" w14:textId="77777777" w:rsidR="00A55B53" w:rsidRPr="00123177" w:rsidRDefault="00A55B53" w:rsidP="00535342">
            <w:pPr>
              <w:pStyle w:val="TableText"/>
              <w:snapToGrid w:val="0"/>
            </w:pPr>
            <w:r w:rsidRPr="00123177">
              <w:rPr>
                <w:szCs w:val="20"/>
              </w:rPr>
              <w:t>No effects on other system</w:t>
            </w:r>
          </w:p>
        </w:tc>
      </w:tr>
      <w:tr w:rsidR="00A55B53" w:rsidRPr="00123177" w14:paraId="5E8E27A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A80705" w14:textId="77777777" w:rsidR="00A55B53" w:rsidRPr="00123177" w:rsidRDefault="00A55B53" w:rsidP="00535342">
            <w:pPr>
              <w:pStyle w:val="TableText"/>
              <w:snapToGrid w:val="0"/>
            </w:pPr>
            <w:r w:rsidRPr="00123177">
              <w:t>Testability with respect to test environment</w:t>
            </w:r>
          </w:p>
          <w:p w14:paraId="7A2243F9" w14:textId="77777777" w:rsidR="00A55B53" w:rsidRPr="00123177" w:rsidRDefault="00A55B53" w:rsidP="00535342">
            <w:pPr>
              <w:pStyle w:val="TableText"/>
            </w:pPr>
            <w:r w:rsidRPr="00123177">
              <w:t>(Yes/No)</w:t>
            </w:r>
          </w:p>
          <w:p w14:paraId="0F969CA6"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044314" w14:textId="77777777" w:rsidR="00A55B53" w:rsidRPr="00123177" w:rsidRDefault="00A55B53" w:rsidP="00535342">
            <w:pPr>
              <w:pStyle w:val="TableText"/>
              <w:snapToGrid w:val="0"/>
            </w:pPr>
            <w:r w:rsidRPr="00123177">
              <w:t>YES</w:t>
            </w:r>
          </w:p>
        </w:tc>
      </w:tr>
      <w:tr w:rsidR="00A55B53" w:rsidRPr="00123177" w14:paraId="6A88C99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937C19" w14:textId="77777777" w:rsidR="00A55B53" w:rsidRPr="00123177" w:rsidRDefault="00A55B53" w:rsidP="00535342">
            <w:pPr>
              <w:pStyle w:val="TableText"/>
              <w:snapToGrid w:val="0"/>
            </w:pPr>
            <w:r w:rsidRPr="00123177">
              <w:t>Feasible within project constraints</w:t>
            </w:r>
          </w:p>
          <w:p w14:paraId="4B0C836E" w14:textId="77777777" w:rsidR="00A55B53" w:rsidRPr="00123177" w:rsidRDefault="00A55B53" w:rsidP="00535342">
            <w:pPr>
              <w:pStyle w:val="TableText"/>
              <w:snapToGrid w:val="0"/>
            </w:pPr>
            <w:r w:rsidRPr="00123177">
              <w:t>(Yes/No)</w:t>
            </w:r>
          </w:p>
          <w:p w14:paraId="3A1ADD37"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A5610C" w14:textId="77777777" w:rsidR="00A55B53" w:rsidRPr="00123177" w:rsidRDefault="00A55B53" w:rsidP="00535342">
            <w:pPr>
              <w:pStyle w:val="TableText"/>
              <w:snapToGrid w:val="0"/>
            </w:pPr>
            <w:r w:rsidRPr="00123177">
              <w:t>YES</w:t>
            </w:r>
          </w:p>
        </w:tc>
      </w:tr>
      <w:tr w:rsidR="00A55B53" w:rsidRPr="00123177" w14:paraId="1A7F98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A9D96E" w14:textId="77777777" w:rsidR="00A55B53" w:rsidRPr="00123177" w:rsidRDefault="00A55B53" w:rsidP="00535342">
            <w:pPr>
              <w:pStyle w:val="TableText"/>
              <w:snapToGrid w:val="0"/>
            </w:pPr>
            <w:r w:rsidRPr="00123177">
              <w:t>Critical</w:t>
            </w:r>
          </w:p>
          <w:p w14:paraId="3B072050"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6F5E41" w14:textId="77777777" w:rsidR="00A55B53" w:rsidRPr="00123177" w:rsidRDefault="00A55B53" w:rsidP="00535342">
            <w:pPr>
              <w:pStyle w:val="TableText"/>
              <w:snapToGrid w:val="0"/>
            </w:pPr>
            <w:r w:rsidRPr="00123177">
              <w:t>YES</w:t>
            </w:r>
          </w:p>
        </w:tc>
      </w:tr>
      <w:tr w:rsidR="00A55B53" w:rsidRPr="00123177" w14:paraId="52D689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FC5D38" w14:textId="77777777" w:rsidR="00A55B53" w:rsidRPr="00123177" w:rsidRDefault="00A55B53" w:rsidP="00535342">
            <w:pPr>
              <w:pStyle w:val="TableText"/>
              <w:snapToGrid w:val="0"/>
            </w:pPr>
            <w:r w:rsidRPr="00123177">
              <w:lastRenderedPageBreak/>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90F368"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B74B0A5" w14:textId="77777777" w:rsidR="00A55B53" w:rsidRPr="00123177" w:rsidRDefault="00A55B53" w:rsidP="00A55B53">
      <w:pPr>
        <w:rPr>
          <w:rFonts w:eastAsia="Arial"/>
          <w:szCs w:val="20"/>
        </w:rPr>
      </w:pPr>
    </w:p>
    <w:p w14:paraId="16A961FE" w14:textId="77777777" w:rsidR="00A55B53" w:rsidRPr="00123177" w:rsidRDefault="00A55B53" w:rsidP="00A55B53">
      <w:pPr>
        <w:rPr>
          <w:rFonts w:eastAsia="Arial"/>
          <w:szCs w:val="20"/>
        </w:rPr>
      </w:pPr>
    </w:p>
    <w:p w14:paraId="7B20FBA7" w14:textId="77777777" w:rsidR="00A55B53" w:rsidRPr="00123177" w:rsidRDefault="00A55B53" w:rsidP="00A55B53">
      <w:pPr>
        <w:rPr>
          <w:rFonts w:eastAsia="Arial"/>
          <w:szCs w:val="20"/>
        </w:rPr>
      </w:pPr>
    </w:p>
    <w:p w14:paraId="3B632037" w14:textId="77777777" w:rsidR="00A55B53" w:rsidRPr="00123177" w:rsidRDefault="00A55B53" w:rsidP="00A55B53">
      <w:pPr>
        <w:pStyle w:val="Heading5"/>
      </w:pPr>
      <w:r w:rsidRPr="00123177">
        <w:rPr>
          <w:rFonts w:eastAsia="Arial"/>
          <w:sz w:val="20"/>
          <w:szCs w:val="20"/>
        </w:rPr>
        <w:t xml:space="preserve"> Requirement for the 400V active discharge is not effective and raise a level 0 fault.</w:t>
      </w:r>
    </w:p>
    <w:tbl>
      <w:tblPr>
        <w:tblW w:w="9518" w:type="dxa"/>
        <w:tblInd w:w="108" w:type="dxa"/>
        <w:tblLayout w:type="fixed"/>
        <w:tblLook w:val="0000" w:firstRow="0" w:lastRow="0" w:firstColumn="0" w:lastColumn="0" w:noHBand="0" w:noVBand="0"/>
      </w:tblPr>
      <w:tblGrid>
        <w:gridCol w:w="1920"/>
        <w:gridCol w:w="7598"/>
      </w:tblGrid>
      <w:tr w:rsidR="00A55B53" w:rsidRPr="00123177" w14:paraId="7F66CA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4D7C335"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468B14E" w14:textId="77777777" w:rsidR="00A55B53" w:rsidRPr="00123177" w:rsidRDefault="00A55B53" w:rsidP="00535342">
            <w:pPr>
              <w:pStyle w:val="TableColumnTitle"/>
              <w:snapToGrid w:val="0"/>
            </w:pPr>
            <w:r w:rsidRPr="00123177">
              <w:t>Description</w:t>
            </w:r>
          </w:p>
        </w:tc>
      </w:tr>
      <w:tr w:rsidR="00A55B53" w:rsidRPr="00123177" w14:paraId="6383143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5658186"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26BF3B" w14:textId="77777777" w:rsidR="00A55B53" w:rsidRPr="00123177" w:rsidRDefault="00A55B53" w:rsidP="00535342">
            <w:pPr>
              <w:snapToGrid w:val="0"/>
            </w:pPr>
            <w:r w:rsidRPr="00123177">
              <w:t>SWRS_DIAG_92</w:t>
            </w:r>
          </w:p>
        </w:tc>
      </w:tr>
      <w:tr w:rsidR="00A55B53" w:rsidRPr="00123177" w14:paraId="29F900C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6AAB33B"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AABBF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SDS-HVDCDC-237</w:t>
            </w:r>
          </w:p>
        </w:tc>
      </w:tr>
      <w:tr w:rsidR="00A55B53" w:rsidRPr="00123177" w14:paraId="396222E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09F2E7A"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C6DEE8" w14:textId="77777777" w:rsidR="00A55B53" w:rsidRPr="00123177" w:rsidRDefault="00A55B53" w:rsidP="00535342">
            <w:pPr>
              <w:pStyle w:val="TableText"/>
              <w:snapToGrid w:val="0"/>
            </w:pPr>
            <w:r w:rsidRPr="00123177">
              <w:t>B-Sample/PF2.0</w:t>
            </w:r>
          </w:p>
        </w:tc>
      </w:tr>
      <w:tr w:rsidR="00A55B53" w:rsidRPr="00123177" w14:paraId="1ECEFE6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4E2C43B"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8EAEA7"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if the 400V active discharge is not effective and raise a level 0 fault.</w:t>
            </w:r>
          </w:p>
        </w:tc>
      </w:tr>
      <w:tr w:rsidR="00A55B53" w:rsidRPr="00123177" w14:paraId="38F75A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01B48C"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780227"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69C6293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651805"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571B7C"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5F3851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27A2D4"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9E9147"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3BC72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8DD821"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91BB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Send CAN command NHVDCDCCommand @ EDSU_HVDCDC_Cmd with signal value as 0x00 ("Standby") via Canalyzer to HVDCDC application.</w:t>
            </w:r>
          </w:p>
          <w:p w14:paraId="5C9A12E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Once the HV DCDC application shall in the "Disable" substate of the "discharge" state within 10 seconds, decrease VICOR output voltage(VHVDCDC400V_VICOR) to less than half of VICOR input voltage(high side) minus 15V and give more than 60V to 400V bus(400V EMI).</w:t>
            </w:r>
          </w:p>
          <w:p w14:paraId="1DD306E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Check the fault response time by checking the HVDCDC applications transition time from "Active_Discharge_400V" to "Disable_400V_AD" substate of the "Discharge" state.</w:t>
            </w:r>
          </w:p>
        </w:tc>
      </w:tr>
      <w:tr w:rsidR="00A55B53" w:rsidRPr="00123177" w14:paraId="712417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734E41"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8DED86" w14:textId="77777777" w:rsidR="00A55B53" w:rsidRPr="00123177" w:rsidRDefault="00A55B53" w:rsidP="00535342">
            <w:pPr>
              <w:pStyle w:val="TableText"/>
              <w:snapToGrid w:val="0"/>
              <w:rPr>
                <w:rStyle w:val="ui-provider"/>
              </w:rPr>
            </w:pPr>
            <w:r w:rsidRPr="00123177">
              <w:rPr>
                <w:rStyle w:val="ui-provider"/>
              </w:rPr>
              <w:t>At Step 3:</w:t>
            </w:r>
          </w:p>
          <w:p w14:paraId="60DE2CAE" w14:textId="77777777" w:rsidR="00A55B53" w:rsidRPr="00123177" w:rsidRDefault="00A55B53" w:rsidP="00535342">
            <w:pPr>
              <w:pStyle w:val="TableText"/>
              <w:snapToGrid w:val="0"/>
              <w:rPr>
                <w:rStyle w:val="ui-provider"/>
              </w:rPr>
            </w:pPr>
            <w:r w:rsidRPr="00123177">
              <w:rPr>
                <w:rStyle w:val="ui-provider"/>
              </w:rPr>
              <w:t>Below CAN messages are observed sequentially,</w:t>
            </w:r>
          </w:p>
          <w:p w14:paraId="46650AEB" w14:textId="77777777" w:rsidR="00A55B53" w:rsidRPr="00123177" w:rsidRDefault="00A55B53" w:rsidP="00535342">
            <w:pPr>
              <w:pStyle w:val="TableText"/>
              <w:snapToGrid w:val="0"/>
              <w:rPr>
                <w:rStyle w:val="ui-provider"/>
              </w:rPr>
            </w:pPr>
            <w:r w:rsidRPr="00123177">
              <w:rPr>
                <w:rStyle w:val="ui-provider"/>
              </w:rPr>
              <w:t>NHVDCDCFault @ HVDCDC_Status1 is equal to 0x1 (“level 0")</w:t>
            </w:r>
          </w:p>
          <w:p w14:paraId="2D60AEF1" w14:textId="77777777" w:rsidR="00A55B53" w:rsidRPr="00123177" w:rsidRDefault="00A55B53" w:rsidP="00535342">
            <w:pPr>
              <w:pStyle w:val="TableText"/>
              <w:snapToGrid w:val="0"/>
            </w:pPr>
            <w:r w:rsidRPr="00123177">
              <w:rPr>
                <w:rStyle w:val="ui-provider"/>
              </w:rPr>
              <w:t>NHVDCDCFaultID @ HVDCDC_Debug_PDU is equal to 24 and is raised after the fault response time of 1800ms.</w:t>
            </w:r>
          </w:p>
        </w:tc>
      </w:tr>
      <w:tr w:rsidR="00A55B53" w:rsidRPr="00123177" w14:paraId="2C5163C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AC8C82"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71019" w14:textId="77777777" w:rsidR="00A55B53" w:rsidRPr="00123177" w:rsidRDefault="00A55B53" w:rsidP="00535342">
            <w:pPr>
              <w:pStyle w:val="TableText"/>
              <w:snapToGrid w:val="0"/>
              <w:rPr>
                <w:rStyle w:val="normaltextrun"/>
              </w:rPr>
            </w:pPr>
            <w:r w:rsidRPr="00123177">
              <w:rPr>
                <w:rStyle w:val="normaltextrun"/>
              </w:rPr>
              <w:t>The HVDCDC detects the 400V active discharge is not effective and raise a level 0 fault.</w:t>
            </w:r>
          </w:p>
        </w:tc>
      </w:tr>
      <w:tr w:rsidR="00A55B53" w:rsidRPr="00123177" w14:paraId="74AF0A3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6CA054"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4F9FB6" w14:textId="77777777" w:rsidR="00A55B53" w:rsidRPr="00123177" w:rsidRDefault="00A55B53" w:rsidP="00535342">
            <w:pPr>
              <w:pStyle w:val="TableText"/>
              <w:snapToGrid w:val="0"/>
            </w:pPr>
            <w:r w:rsidRPr="00123177">
              <w:t>No such mandatory fields is applicable.</w:t>
            </w:r>
          </w:p>
        </w:tc>
      </w:tr>
      <w:tr w:rsidR="00A55B53" w:rsidRPr="00123177" w14:paraId="0B0FFC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27DEE8"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9F5F18" w14:textId="77777777" w:rsidR="00A55B53" w:rsidRPr="00123177" w:rsidRDefault="00A55B53" w:rsidP="00535342">
            <w:pPr>
              <w:pStyle w:val="TableText"/>
              <w:snapToGrid w:val="0"/>
            </w:pPr>
            <w:r w:rsidRPr="00123177">
              <w:t>NHVDCDCStatus = 1, NHVDCDCStatusDebug = 6, NHVDCDCFault = 0.</w:t>
            </w:r>
          </w:p>
        </w:tc>
      </w:tr>
      <w:tr w:rsidR="00A55B53" w:rsidRPr="00123177" w14:paraId="4D9E92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54B4B8"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A5FB17"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C38FB8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589756" w14:textId="77777777" w:rsidR="00A55B53" w:rsidRPr="00123177" w:rsidRDefault="00A55B53" w:rsidP="00535342">
            <w:pPr>
              <w:pStyle w:val="TableText"/>
              <w:snapToGrid w:val="0"/>
            </w:pPr>
            <w:r w:rsidRPr="00123177">
              <w:lastRenderedPageBreak/>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2A38B" w14:textId="77777777" w:rsidR="00A55B53" w:rsidRPr="00123177" w:rsidRDefault="00A55B53" w:rsidP="00535342">
            <w:pPr>
              <w:pStyle w:val="TableText"/>
              <w:snapToGrid w:val="0"/>
            </w:pPr>
            <w:r w:rsidRPr="00123177">
              <w:rPr>
                <w:szCs w:val="20"/>
              </w:rPr>
              <w:t>Valid range value is not required.</w:t>
            </w:r>
          </w:p>
        </w:tc>
      </w:tr>
      <w:tr w:rsidR="00A55B53" w:rsidRPr="00123177" w14:paraId="32DCEC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15BFB5"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686AFB"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446A95A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58E339"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11F180"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28D45F1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FB7BC3"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C7B0BF" w14:textId="77777777" w:rsidR="00A55B53" w:rsidRPr="00123177" w:rsidRDefault="00A55B53" w:rsidP="00535342">
            <w:pPr>
              <w:pStyle w:val="TableText"/>
            </w:pPr>
            <w:r w:rsidRPr="00123177">
              <w:rPr>
                <w:szCs w:val="20"/>
              </w:rPr>
              <w:t>Data rate is not applicable.</w:t>
            </w:r>
          </w:p>
        </w:tc>
      </w:tr>
      <w:tr w:rsidR="00A55B53" w:rsidRPr="00123177" w14:paraId="4A184E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519933"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F262D"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FD9BA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88B9FA"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53831D"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D7453E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D33349" w14:textId="77777777" w:rsidR="00A55B53" w:rsidRPr="00123177" w:rsidRDefault="00A55B53" w:rsidP="00535342">
            <w:pPr>
              <w:pStyle w:val="TableText"/>
              <w:snapToGrid w:val="0"/>
            </w:pPr>
            <w:r w:rsidRPr="00123177">
              <w:t xml:space="preserve">Validation Rules/ </w:t>
            </w:r>
          </w:p>
          <w:p w14:paraId="27633902"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8ED22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161FEBA5" w14:textId="77777777" w:rsidR="00A55B53" w:rsidRPr="00123177" w:rsidRDefault="00A55B53" w:rsidP="00535342">
            <w:pPr>
              <w:pStyle w:val="TableText"/>
              <w:snapToGrid w:val="0"/>
              <w:rPr>
                <w:rStyle w:val="ui-provider"/>
              </w:rPr>
            </w:pPr>
            <w:r w:rsidRPr="00123177">
              <w:rPr>
                <w:rStyle w:val="ui-provider"/>
              </w:rPr>
              <w:t>NHVDCDCFault @ HVDCDC_Status1 shall equal to 0x1 (“level 0")</w:t>
            </w:r>
          </w:p>
          <w:p w14:paraId="619FE07F" w14:textId="77777777" w:rsidR="00A55B53" w:rsidRPr="00123177" w:rsidRDefault="00A55B53" w:rsidP="00535342">
            <w:pPr>
              <w:pStyle w:val="TableText"/>
              <w:snapToGrid w:val="0"/>
              <w:rPr>
                <w:i/>
                <w:iCs/>
              </w:rPr>
            </w:pPr>
            <w:r w:rsidRPr="00123177">
              <w:rPr>
                <w:rStyle w:val="ui-provider"/>
              </w:rPr>
              <w:t>NHVDCDCFaultID @ HVDCDC_Debug_PDU is equal to 24 and is raised after the fault response time of 1800ms.</w:t>
            </w:r>
          </w:p>
        </w:tc>
      </w:tr>
      <w:tr w:rsidR="00A55B53" w:rsidRPr="00123177" w14:paraId="5A4AB5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C2E696"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14C809" w14:textId="77777777" w:rsidR="00A55B53" w:rsidRPr="00123177" w:rsidRDefault="00A55B53" w:rsidP="00535342">
            <w:pPr>
              <w:pStyle w:val="TableText"/>
              <w:snapToGrid w:val="0"/>
            </w:pPr>
            <w:r w:rsidRPr="00123177">
              <w:rPr>
                <w:szCs w:val="20"/>
              </w:rPr>
              <w:t>Constraints is not applicable.</w:t>
            </w:r>
          </w:p>
        </w:tc>
      </w:tr>
      <w:tr w:rsidR="00A55B53" w:rsidRPr="00123177" w14:paraId="49B119D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32E9FB"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47345F" w14:textId="77777777" w:rsidR="00A55B53" w:rsidRPr="00123177" w:rsidRDefault="00A55B53" w:rsidP="00535342">
            <w:pPr>
              <w:pStyle w:val="TableText"/>
              <w:snapToGrid w:val="0"/>
            </w:pPr>
            <w:r w:rsidRPr="00123177">
              <w:rPr>
                <w:szCs w:val="20"/>
              </w:rPr>
              <w:t>No effects on other system</w:t>
            </w:r>
          </w:p>
        </w:tc>
      </w:tr>
      <w:tr w:rsidR="00A55B53" w:rsidRPr="00123177" w14:paraId="58FF97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386A0D" w14:textId="77777777" w:rsidR="00A55B53" w:rsidRPr="00123177" w:rsidRDefault="00A55B53" w:rsidP="00535342">
            <w:pPr>
              <w:pStyle w:val="TableText"/>
              <w:snapToGrid w:val="0"/>
            </w:pPr>
            <w:r w:rsidRPr="00123177">
              <w:t>Testability with respect to test environment</w:t>
            </w:r>
          </w:p>
          <w:p w14:paraId="5149499E" w14:textId="77777777" w:rsidR="00A55B53" w:rsidRPr="00123177" w:rsidRDefault="00A55B53" w:rsidP="00535342">
            <w:pPr>
              <w:pStyle w:val="TableText"/>
            </w:pPr>
            <w:r w:rsidRPr="00123177">
              <w:t>(Yes/No)</w:t>
            </w:r>
          </w:p>
          <w:p w14:paraId="039A0486"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C3F27" w14:textId="77777777" w:rsidR="00A55B53" w:rsidRPr="00123177" w:rsidRDefault="00A55B53" w:rsidP="00535342">
            <w:pPr>
              <w:pStyle w:val="TableText"/>
              <w:snapToGrid w:val="0"/>
            </w:pPr>
            <w:r w:rsidRPr="00123177">
              <w:t>YES</w:t>
            </w:r>
          </w:p>
        </w:tc>
      </w:tr>
      <w:tr w:rsidR="00A55B53" w:rsidRPr="00123177" w14:paraId="5F8B6E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51DBE8" w14:textId="77777777" w:rsidR="00A55B53" w:rsidRPr="00123177" w:rsidRDefault="00A55B53" w:rsidP="00535342">
            <w:pPr>
              <w:pStyle w:val="TableText"/>
              <w:snapToGrid w:val="0"/>
            </w:pPr>
            <w:r w:rsidRPr="00123177">
              <w:t>Feasible within project constraints</w:t>
            </w:r>
          </w:p>
          <w:p w14:paraId="3F6E307E" w14:textId="77777777" w:rsidR="00A55B53" w:rsidRPr="00123177" w:rsidRDefault="00A55B53" w:rsidP="00535342">
            <w:pPr>
              <w:pStyle w:val="TableText"/>
              <w:snapToGrid w:val="0"/>
            </w:pPr>
            <w:r w:rsidRPr="00123177">
              <w:t>(Yes/No)</w:t>
            </w:r>
          </w:p>
          <w:p w14:paraId="01472A1E"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277A4C" w14:textId="77777777" w:rsidR="00A55B53" w:rsidRPr="00123177" w:rsidRDefault="00A55B53" w:rsidP="00535342">
            <w:pPr>
              <w:pStyle w:val="TableText"/>
              <w:snapToGrid w:val="0"/>
            </w:pPr>
            <w:r w:rsidRPr="00123177">
              <w:t>YES</w:t>
            </w:r>
          </w:p>
        </w:tc>
      </w:tr>
      <w:tr w:rsidR="00A55B53" w:rsidRPr="00123177" w14:paraId="4946D0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14851E" w14:textId="77777777" w:rsidR="00A55B53" w:rsidRPr="00123177" w:rsidRDefault="00A55B53" w:rsidP="00535342">
            <w:pPr>
              <w:pStyle w:val="TableText"/>
              <w:snapToGrid w:val="0"/>
            </w:pPr>
            <w:r w:rsidRPr="00123177">
              <w:t>Critical</w:t>
            </w:r>
          </w:p>
          <w:p w14:paraId="45437D9B"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367582" w14:textId="77777777" w:rsidR="00A55B53" w:rsidRPr="00123177" w:rsidRDefault="00A55B53" w:rsidP="00535342">
            <w:pPr>
              <w:pStyle w:val="TableText"/>
              <w:snapToGrid w:val="0"/>
            </w:pPr>
            <w:r w:rsidRPr="00123177">
              <w:t>YES</w:t>
            </w:r>
          </w:p>
        </w:tc>
      </w:tr>
      <w:tr w:rsidR="00A55B53" w:rsidRPr="00123177" w14:paraId="6A5923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C02529" w14:textId="77777777" w:rsidR="00A55B53" w:rsidRPr="00123177" w:rsidRDefault="00A55B53" w:rsidP="00535342">
            <w:pPr>
              <w:pStyle w:val="TableText"/>
              <w:snapToGrid w:val="0"/>
            </w:pPr>
            <w:r w:rsidRPr="00123177">
              <w:lastRenderedPageBreak/>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5E6518"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78AD5702" w14:textId="77777777" w:rsidR="00A55B53" w:rsidRPr="00123177" w:rsidRDefault="00A55B53" w:rsidP="00A55B53">
      <w:pPr>
        <w:rPr>
          <w:rFonts w:eastAsia="Arial"/>
          <w:szCs w:val="20"/>
        </w:rPr>
      </w:pPr>
    </w:p>
    <w:p w14:paraId="2CEFCD7B" w14:textId="77777777" w:rsidR="00A55B53" w:rsidRPr="00123177" w:rsidRDefault="00A55B53" w:rsidP="00A55B53">
      <w:pPr>
        <w:rPr>
          <w:rFonts w:eastAsia="Arial"/>
          <w:szCs w:val="20"/>
        </w:rPr>
      </w:pPr>
    </w:p>
    <w:p w14:paraId="06AAB4F0" w14:textId="77777777" w:rsidR="00A55B53" w:rsidRPr="00123177" w:rsidRDefault="00A55B53" w:rsidP="00A55B53">
      <w:pPr>
        <w:pStyle w:val="Heading5"/>
      </w:pPr>
      <w:r w:rsidRPr="00123177">
        <w:rPr>
          <w:rFonts w:eastAsia="Arial"/>
          <w:sz w:val="20"/>
          <w:szCs w:val="20"/>
        </w:rPr>
        <w:t xml:space="preserve">Requirement for detetction of </w:t>
      </w:r>
      <w:r w:rsidRPr="00123177">
        <w:rPr>
          <w:rFonts w:eastAsia="Arial"/>
          <w:color w:val="000000" w:themeColor="text1"/>
          <w:sz w:val="20"/>
          <w:szCs w:val="20"/>
        </w:rPr>
        <w:t>failure of the 400V active discharge circuit.</w:t>
      </w:r>
    </w:p>
    <w:p w14:paraId="5DEC1914" w14:textId="77777777" w:rsidR="00A55B53" w:rsidRPr="00123177" w:rsidRDefault="00A55B53" w:rsidP="00A55B53">
      <w:pPr>
        <w:rPr>
          <w:rFonts w:eastAsia="Arial"/>
          <w:szCs w:val="20"/>
        </w:rPr>
      </w:pPr>
    </w:p>
    <w:p w14:paraId="458AEF74"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7B879D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E111126"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FCBE11A" w14:textId="77777777" w:rsidR="00A55B53" w:rsidRPr="00123177" w:rsidRDefault="00A55B53" w:rsidP="00535342">
            <w:pPr>
              <w:pStyle w:val="TableColumnTitle"/>
              <w:snapToGrid w:val="0"/>
            </w:pPr>
            <w:r w:rsidRPr="00123177">
              <w:t>Description</w:t>
            </w:r>
          </w:p>
        </w:tc>
      </w:tr>
      <w:tr w:rsidR="00A55B53" w:rsidRPr="00123177" w14:paraId="28EC55A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CBF9455"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AA3626" w14:textId="77777777" w:rsidR="00A55B53" w:rsidRPr="00123177" w:rsidRDefault="00A55B53" w:rsidP="00535342">
            <w:pPr>
              <w:snapToGrid w:val="0"/>
            </w:pPr>
            <w:r w:rsidRPr="00123177">
              <w:t>SWRS_DIAG_93</w:t>
            </w:r>
          </w:p>
        </w:tc>
      </w:tr>
      <w:tr w:rsidR="00A55B53" w:rsidRPr="00123177" w14:paraId="1EDAAEA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D9DC4DA"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959DF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SDS-HVDCDC-238</w:t>
            </w:r>
          </w:p>
        </w:tc>
      </w:tr>
      <w:tr w:rsidR="00A55B53" w:rsidRPr="00123177" w14:paraId="6319B3B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66A277C"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79A772" w14:textId="77777777" w:rsidR="00A55B53" w:rsidRPr="00123177" w:rsidRDefault="00A55B53" w:rsidP="00535342">
            <w:pPr>
              <w:pStyle w:val="TableText"/>
              <w:snapToGrid w:val="0"/>
            </w:pPr>
            <w:r w:rsidRPr="00123177">
              <w:t>B-Sample/PF2.0</w:t>
            </w:r>
          </w:p>
        </w:tc>
      </w:tr>
      <w:tr w:rsidR="00A55B53" w:rsidRPr="00123177" w14:paraId="4563F5D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C10D563"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D7299B"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failure of the 400V active discharge circuit (power supply failure, circuit short to high, circuit short to ground, or circuit open) and raise a level 2 fault.</w:t>
            </w:r>
          </w:p>
        </w:tc>
      </w:tr>
      <w:tr w:rsidR="00A55B53" w:rsidRPr="00123177" w14:paraId="5CFB00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DB7E2B"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840685"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3E3236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4BFC7D"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22054E"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4938675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549EE9"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610637"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780D7B7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E0414E"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360DA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 xml:space="preserve">1. Provide open circuit for 400V active discharge circuit on the power board </w:t>
            </w:r>
          </w:p>
          <w:p w14:paraId="3DB5871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Standby command(0x2) from EDSU</w:t>
            </w:r>
          </w:p>
        </w:tc>
      </w:tr>
      <w:tr w:rsidR="00A55B53" w:rsidRPr="00123177" w14:paraId="486340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475256"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2E84B0"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4AA50670" w14:textId="77777777" w:rsidR="00A55B53" w:rsidRPr="00123177" w:rsidRDefault="00A55B53" w:rsidP="00535342">
            <w:pPr>
              <w:pStyle w:val="TableText"/>
              <w:snapToGrid w:val="0"/>
            </w:pPr>
            <w:r w:rsidRPr="00123177">
              <w:t xml:space="preserve">NHVDCDCFault @ HVDCDC_Status1 is set to 0x3 ("Level 2") </w:t>
            </w:r>
          </w:p>
          <w:p w14:paraId="37F4E0DD" w14:textId="77777777" w:rsidR="00A55B53" w:rsidRPr="00123177" w:rsidRDefault="00A55B53" w:rsidP="00535342">
            <w:pPr>
              <w:pStyle w:val="TableText"/>
              <w:snapToGrid w:val="0"/>
            </w:pPr>
            <w:r w:rsidRPr="00123177">
              <w:t>NVHDCDCFaultID @  HVDCDC_Debug_PDU is equal to 61 ("DIAGNOSTIC_DISCHRG_CKT_OPEN_FAULT_ID") and is raised after the fault response time of 500ms.</w:t>
            </w:r>
          </w:p>
        </w:tc>
      </w:tr>
      <w:tr w:rsidR="00A55B53" w:rsidRPr="00123177" w14:paraId="7070445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AF1E09"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01271" w14:textId="77777777" w:rsidR="00A55B53" w:rsidRPr="00123177" w:rsidRDefault="00A55B53" w:rsidP="00535342">
            <w:pPr>
              <w:pStyle w:val="TableText"/>
              <w:snapToGrid w:val="0"/>
              <w:rPr>
                <w:rStyle w:val="normaltextrun"/>
              </w:rPr>
            </w:pPr>
            <w:r w:rsidRPr="00123177">
              <w:rPr>
                <w:rStyle w:val="normaltextrun"/>
              </w:rPr>
              <w:t>The HVDCDC application detects the failure of the 400V active Discharge circuit by an open circuit and raises a level 2 fault.</w:t>
            </w:r>
          </w:p>
        </w:tc>
      </w:tr>
      <w:tr w:rsidR="00A55B53" w:rsidRPr="00123177" w14:paraId="4B3832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FB1F97"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F7B71A" w14:textId="77777777" w:rsidR="00A55B53" w:rsidRPr="00123177" w:rsidRDefault="00A55B53" w:rsidP="00535342">
            <w:pPr>
              <w:pStyle w:val="TableText"/>
              <w:snapToGrid w:val="0"/>
            </w:pPr>
            <w:r w:rsidRPr="00123177">
              <w:t>No such mandatory fields is applicable.</w:t>
            </w:r>
          </w:p>
        </w:tc>
      </w:tr>
      <w:tr w:rsidR="00A55B53" w:rsidRPr="00123177" w14:paraId="64DEC2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FE8141"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16E3C" w14:textId="77777777" w:rsidR="00A55B53" w:rsidRPr="00123177" w:rsidRDefault="00A55B53" w:rsidP="00535342">
            <w:pPr>
              <w:pStyle w:val="TableText"/>
              <w:snapToGrid w:val="0"/>
            </w:pPr>
            <w:r w:rsidRPr="00123177">
              <w:t>NHVDCDCStatus = 0, NHVDCDCStatusDebug = 0, NHVDCDCFault = 0.</w:t>
            </w:r>
          </w:p>
        </w:tc>
      </w:tr>
      <w:tr w:rsidR="00A55B53" w:rsidRPr="00123177" w14:paraId="186939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DA4B07"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7D2109"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E59764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DA432A"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F5AC1" w14:textId="77777777" w:rsidR="00A55B53" w:rsidRPr="00123177" w:rsidRDefault="00A55B53" w:rsidP="00535342">
            <w:pPr>
              <w:pStyle w:val="TableText"/>
              <w:snapToGrid w:val="0"/>
            </w:pPr>
            <w:r w:rsidRPr="00123177">
              <w:rPr>
                <w:szCs w:val="20"/>
              </w:rPr>
              <w:t>Valid range value is not required.</w:t>
            </w:r>
          </w:p>
        </w:tc>
      </w:tr>
      <w:tr w:rsidR="00A55B53" w:rsidRPr="00123177" w14:paraId="59304EE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1C6028"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A1C5DD"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3B947E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4FE6C9"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557D6A"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2BFEBF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07BD62" w14:textId="77777777" w:rsidR="00A55B53" w:rsidRPr="00123177" w:rsidRDefault="00A55B53" w:rsidP="00535342">
            <w:pPr>
              <w:pStyle w:val="TableText"/>
              <w:snapToGrid w:val="0"/>
            </w:pPr>
            <w:r w:rsidRPr="00123177">
              <w:lastRenderedPageBreak/>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F9445A" w14:textId="77777777" w:rsidR="00A55B53" w:rsidRPr="00123177" w:rsidRDefault="00A55B53" w:rsidP="00535342">
            <w:pPr>
              <w:pStyle w:val="TableText"/>
            </w:pPr>
            <w:r w:rsidRPr="00123177">
              <w:rPr>
                <w:szCs w:val="20"/>
              </w:rPr>
              <w:t>Data rate is not applicable.</w:t>
            </w:r>
          </w:p>
        </w:tc>
      </w:tr>
      <w:tr w:rsidR="00A55B53" w:rsidRPr="00123177" w14:paraId="7579654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CC3035"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623432"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F0F82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2F9CED"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A4103B"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D9ACBA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214921" w14:textId="77777777" w:rsidR="00A55B53" w:rsidRPr="00123177" w:rsidRDefault="00A55B53" w:rsidP="00535342">
            <w:pPr>
              <w:pStyle w:val="TableText"/>
              <w:snapToGrid w:val="0"/>
            </w:pPr>
            <w:r w:rsidRPr="00123177">
              <w:t xml:space="preserve">Validation Rules/ </w:t>
            </w:r>
          </w:p>
          <w:p w14:paraId="14FF3E53"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06A6A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5D335C55" w14:textId="77777777" w:rsidR="00A55B53" w:rsidRPr="00123177" w:rsidRDefault="00A55B53" w:rsidP="00535342">
            <w:pPr>
              <w:pStyle w:val="TableText"/>
              <w:snapToGrid w:val="0"/>
            </w:pPr>
            <w:r w:rsidRPr="00123177">
              <w:t xml:space="preserve">NHVDCDCFault @ HVDCDC_Status1 is set to 0x3 ("Level 2") </w:t>
            </w:r>
          </w:p>
          <w:p w14:paraId="166A0DA9" w14:textId="77777777" w:rsidR="00A55B53" w:rsidRPr="00123177" w:rsidRDefault="00A55B53" w:rsidP="00535342">
            <w:pPr>
              <w:pStyle w:val="TableText"/>
              <w:snapToGrid w:val="0"/>
              <w:rPr>
                <w:i/>
                <w:iCs/>
              </w:rPr>
            </w:pPr>
            <w:r w:rsidRPr="00123177">
              <w:t>NVHDCDCFaultID @  HVDCDC_Debug_PDU is equal to 61</w:t>
            </w:r>
          </w:p>
        </w:tc>
      </w:tr>
      <w:tr w:rsidR="00A55B53" w:rsidRPr="00123177" w14:paraId="4EB642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82EB61"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8CC6DF" w14:textId="77777777" w:rsidR="00A55B53" w:rsidRPr="00123177" w:rsidRDefault="00A55B53" w:rsidP="00535342">
            <w:pPr>
              <w:pStyle w:val="TableText"/>
              <w:snapToGrid w:val="0"/>
            </w:pPr>
            <w:r w:rsidRPr="00123177">
              <w:rPr>
                <w:szCs w:val="20"/>
              </w:rPr>
              <w:t>Constraints is not applicable.</w:t>
            </w:r>
          </w:p>
        </w:tc>
      </w:tr>
      <w:tr w:rsidR="00A55B53" w:rsidRPr="00123177" w14:paraId="110AA4A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1282B94"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1CB2F8" w14:textId="77777777" w:rsidR="00A55B53" w:rsidRPr="00123177" w:rsidRDefault="00A55B53" w:rsidP="00535342">
            <w:pPr>
              <w:pStyle w:val="TableText"/>
              <w:snapToGrid w:val="0"/>
            </w:pPr>
            <w:r w:rsidRPr="00123177">
              <w:rPr>
                <w:szCs w:val="20"/>
              </w:rPr>
              <w:t>No effects on other system</w:t>
            </w:r>
          </w:p>
        </w:tc>
      </w:tr>
      <w:tr w:rsidR="00A55B53" w:rsidRPr="00123177" w14:paraId="51E416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5B0B88" w14:textId="77777777" w:rsidR="00A55B53" w:rsidRPr="00123177" w:rsidRDefault="00A55B53" w:rsidP="00535342">
            <w:pPr>
              <w:pStyle w:val="TableText"/>
              <w:snapToGrid w:val="0"/>
            </w:pPr>
            <w:r w:rsidRPr="00123177">
              <w:t>Testability with respect to test environment</w:t>
            </w:r>
          </w:p>
          <w:p w14:paraId="1FD64616" w14:textId="77777777" w:rsidR="00A55B53" w:rsidRPr="00123177" w:rsidRDefault="00A55B53" w:rsidP="00535342">
            <w:pPr>
              <w:pStyle w:val="TableText"/>
            </w:pPr>
            <w:r w:rsidRPr="00123177">
              <w:t>(Yes/No)</w:t>
            </w:r>
          </w:p>
          <w:p w14:paraId="7A4B801F"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7F2610" w14:textId="77777777" w:rsidR="00A55B53" w:rsidRPr="00123177" w:rsidRDefault="00A55B53" w:rsidP="00535342">
            <w:pPr>
              <w:pStyle w:val="TableText"/>
              <w:snapToGrid w:val="0"/>
            </w:pPr>
            <w:r w:rsidRPr="00123177">
              <w:t>YES</w:t>
            </w:r>
          </w:p>
        </w:tc>
      </w:tr>
      <w:tr w:rsidR="00A55B53" w:rsidRPr="00123177" w14:paraId="678DA50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51014E" w14:textId="77777777" w:rsidR="00A55B53" w:rsidRPr="00123177" w:rsidRDefault="00A55B53" w:rsidP="00535342">
            <w:pPr>
              <w:pStyle w:val="TableText"/>
              <w:snapToGrid w:val="0"/>
            </w:pPr>
            <w:r w:rsidRPr="00123177">
              <w:t>Feasible within project constraints</w:t>
            </w:r>
          </w:p>
          <w:p w14:paraId="5CABDA70" w14:textId="77777777" w:rsidR="00A55B53" w:rsidRPr="00123177" w:rsidRDefault="00A55B53" w:rsidP="00535342">
            <w:pPr>
              <w:pStyle w:val="TableText"/>
              <w:snapToGrid w:val="0"/>
            </w:pPr>
            <w:r w:rsidRPr="00123177">
              <w:t>(Yes/No)</w:t>
            </w:r>
          </w:p>
          <w:p w14:paraId="47E7D101"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9F6CC" w14:textId="77777777" w:rsidR="00A55B53" w:rsidRPr="00123177" w:rsidRDefault="00A55B53" w:rsidP="00535342">
            <w:pPr>
              <w:pStyle w:val="TableText"/>
              <w:snapToGrid w:val="0"/>
            </w:pPr>
            <w:r w:rsidRPr="00123177">
              <w:t>YES</w:t>
            </w:r>
          </w:p>
        </w:tc>
      </w:tr>
      <w:tr w:rsidR="00A55B53" w:rsidRPr="00123177" w14:paraId="7378322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0020B5" w14:textId="77777777" w:rsidR="00A55B53" w:rsidRPr="00123177" w:rsidRDefault="00A55B53" w:rsidP="00535342">
            <w:pPr>
              <w:pStyle w:val="TableText"/>
              <w:snapToGrid w:val="0"/>
            </w:pPr>
            <w:r w:rsidRPr="00123177">
              <w:t>Critical</w:t>
            </w:r>
          </w:p>
          <w:p w14:paraId="5FF39791"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0A9162" w14:textId="77777777" w:rsidR="00A55B53" w:rsidRPr="00123177" w:rsidRDefault="00A55B53" w:rsidP="00535342">
            <w:pPr>
              <w:pStyle w:val="TableText"/>
              <w:snapToGrid w:val="0"/>
            </w:pPr>
            <w:r w:rsidRPr="00123177">
              <w:t>YES</w:t>
            </w:r>
          </w:p>
        </w:tc>
      </w:tr>
      <w:tr w:rsidR="00A55B53" w:rsidRPr="00123177" w14:paraId="7136981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298618"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0A24E8"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676ADCF" w14:textId="77777777" w:rsidR="00A55B53" w:rsidRPr="00123177" w:rsidRDefault="00A55B53" w:rsidP="00A55B53">
      <w:pPr>
        <w:rPr>
          <w:rFonts w:eastAsia="Arial"/>
          <w:szCs w:val="20"/>
        </w:rPr>
      </w:pPr>
    </w:p>
    <w:p w14:paraId="21F6C23B" w14:textId="77777777" w:rsidR="00A55B53" w:rsidRPr="00123177" w:rsidRDefault="00A55B53" w:rsidP="00A55B53">
      <w:pPr>
        <w:rPr>
          <w:rFonts w:eastAsia="Arial"/>
          <w:szCs w:val="20"/>
        </w:rPr>
      </w:pPr>
    </w:p>
    <w:p w14:paraId="128617B8" w14:textId="77777777" w:rsidR="00A55B53" w:rsidRPr="00123177" w:rsidRDefault="00A55B53" w:rsidP="00A55B53">
      <w:pPr>
        <w:pStyle w:val="Heading5"/>
      </w:pPr>
      <w:r w:rsidRPr="00123177">
        <w:rPr>
          <w:rFonts w:eastAsia="Arial"/>
          <w:sz w:val="20"/>
          <w:szCs w:val="20"/>
        </w:rPr>
        <w:t>Requirement for the failure of the 400V active discharge circuit (power supply failure, circuit short to high, circuit short to ground, or circuit open) and raise a level 2 fault.</w:t>
      </w:r>
    </w:p>
    <w:p w14:paraId="3D48AFDB"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50B39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88F3F60" w14:textId="77777777" w:rsidR="00A55B53" w:rsidRPr="00123177" w:rsidRDefault="00A55B53" w:rsidP="00535342">
            <w:pPr>
              <w:pStyle w:val="TableColumnTitle"/>
              <w:snapToGrid w:val="0"/>
            </w:pPr>
            <w:r w:rsidRPr="00123177">
              <w:lastRenderedPageBreak/>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A7EFF0C" w14:textId="77777777" w:rsidR="00A55B53" w:rsidRPr="00123177" w:rsidRDefault="00A55B53" w:rsidP="00535342">
            <w:pPr>
              <w:pStyle w:val="TableColumnTitle"/>
              <w:snapToGrid w:val="0"/>
            </w:pPr>
            <w:r w:rsidRPr="00123177">
              <w:t>Description</w:t>
            </w:r>
          </w:p>
        </w:tc>
      </w:tr>
      <w:tr w:rsidR="00A55B53" w:rsidRPr="00123177" w14:paraId="1851073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AAB363A"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C39C5" w14:textId="77777777" w:rsidR="00A55B53" w:rsidRPr="00123177" w:rsidRDefault="00A55B53" w:rsidP="00535342">
            <w:pPr>
              <w:snapToGrid w:val="0"/>
            </w:pPr>
            <w:r w:rsidRPr="00123177">
              <w:t>SWRS_DIAG_94</w:t>
            </w:r>
          </w:p>
        </w:tc>
      </w:tr>
      <w:tr w:rsidR="00A55B53" w:rsidRPr="00123177" w14:paraId="14F4BE0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78EC236"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D8DC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SDS-HVDCDC-238</w:t>
            </w:r>
          </w:p>
        </w:tc>
      </w:tr>
      <w:tr w:rsidR="00A55B53" w:rsidRPr="00123177" w14:paraId="4B62BB6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C2A9E89"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10A3A4" w14:textId="77777777" w:rsidR="00A55B53" w:rsidRPr="00123177" w:rsidRDefault="00A55B53" w:rsidP="00535342">
            <w:pPr>
              <w:pStyle w:val="TableText"/>
              <w:snapToGrid w:val="0"/>
            </w:pPr>
            <w:r w:rsidRPr="00123177">
              <w:t>B-Sample/PF2.0</w:t>
            </w:r>
          </w:p>
        </w:tc>
      </w:tr>
      <w:tr w:rsidR="00A55B53" w:rsidRPr="00123177" w14:paraId="5C4337F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5BCE6D8"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F0A051"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failure of the 400V active discharge circuit (power supply failure, circuit short to high, circuit short to ground, or circuit open) and raise a level 2 fault.</w:t>
            </w:r>
          </w:p>
        </w:tc>
      </w:tr>
      <w:tr w:rsidR="00A55B53" w:rsidRPr="00123177" w14:paraId="778576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C5DD56"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8FC57"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435A3A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110E93"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6907B9"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51792F7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8C727F"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116C6B"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6E0E0DF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1FE0D2"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00AF4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Provide short to high on power module for 400V active discharge circuit</w:t>
            </w:r>
          </w:p>
          <w:p w14:paraId="4851329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Standby command(0x2) from EDSU</w:t>
            </w:r>
          </w:p>
        </w:tc>
      </w:tr>
      <w:tr w:rsidR="00A55B53" w:rsidRPr="00123177" w14:paraId="27BBEE7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39968B"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510AC5"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1816EADB" w14:textId="77777777" w:rsidR="00A55B53" w:rsidRPr="00123177" w:rsidRDefault="00A55B53" w:rsidP="00535342">
            <w:pPr>
              <w:pStyle w:val="TableText"/>
              <w:snapToGrid w:val="0"/>
            </w:pPr>
            <w:r w:rsidRPr="00123177">
              <w:t xml:space="preserve">NHVDCDCFault @ HVDCDC_Status1 is set to 0x3 ("Level 2") </w:t>
            </w:r>
          </w:p>
          <w:p w14:paraId="423C8B61" w14:textId="77777777" w:rsidR="00A55B53" w:rsidRPr="00123177" w:rsidRDefault="00A55B53" w:rsidP="00535342">
            <w:pPr>
              <w:pStyle w:val="TableText"/>
              <w:snapToGrid w:val="0"/>
            </w:pPr>
            <w:r w:rsidRPr="00123177">
              <w:t>NVHDCDCFaultID @  HVDCDC_Debug_PDU is equal to 59 ("DIAGNOSTIC_DISCHRG_SHORT_TO_HIGH_FAULT_ID") and is raised after the fault response time of 500ms.</w:t>
            </w:r>
          </w:p>
        </w:tc>
      </w:tr>
      <w:tr w:rsidR="00A55B53" w:rsidRPr="00123177" w14:paraId="4C23F7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B73599"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901289" w14:textId="77777777" w:rsidR="00A55B53" w:rsidRPr="00123177" w:rsidRDefault="00A55B53" w:rsidP="00535342">
            <w:pPr>
              <w:pStyle w:val="TableText"/>
              <w:snapToGrid w:val="0"/>
              <w:rPr>
                <w:rStyle w:val="normaltextrun"/>
              </w:rPr>
            </w:pPr>
            <w:r w:rsidRPr="00123177">
              <w:rPr>
                <w:rStyle w:val="normaltextrun"/>
              </w:rPr>
              <w:t>The HVDCDC application detects the failure of the 400V active Discharge circuit by a circuit short to high and raises a level 2 fault.</w:t>
            </w:r>
          </w:p>
        </w:tc>
      </w:tr>
      <w:tr w:rsidR="00A55B53" w:rsidRPr="00123177" w14:paraId="7438D6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DE7CA7"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60E4DD" w14:textId="77777777" w:rsidR="00A55B53" w:rsidRPr="00123177" w:rsidRDefault="00A55B53" w:rsidP="00535342">
            <w:pPr>
              <w:pStyle w:val="TableText"/>
              <w:snapToGrid w:val="0"/>
            </w:pPr>
            <w:r w:rsidRPr="00123177">
              <w:t>No such mandatory fields is applicable.</w:t>
            </w:r>
          </w:p>
        </w:tc>
      </w:tr>
      <w:tr w:rsidR="00A55B53" w:rsidRPr="00123177" w14:paraId="6FCAC3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7A0819"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957588" w14:textId="77777777" w:rsidR="00A55B53" w:rsidRPr="00123177" w:rsidRDefault="00A55B53" w:rsidP="00535342">
            <w:pPr>
              <w:pStyle w:val="TableText"/>
              <w:snapToGrid w:val="0"/>
            </w:pPr>
            <w:r w:rsidRPr="00123177">
              <w:t>NHVDCDCStatus = 0, NHVDCDCStatusDebug = 0, NHVDCDCFault = 0.</w:t>
            </w:r>
          </w:p>
        </w:tc>
      </w:tr>
      <w:tr w:rsidR="00A55B53" w:rsidRPr="00123177" w14:paraId="304483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AA22CA"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058177"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74EBFD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684F9A"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C29804" w14:textId="77777777" w:rsidR="00A55B53" w:rsidRPr="00123177" w:rsidRDefault="00A55B53" w:rsidP="00535342">
            <w:pPr>
              <w:pStyle w:val="TableText"/>
              <w:snapToGrid w:val="0"/>
            </w:pPr>
            <w:r w:rsidRPr="00123177">
              <w:rPr>
                <w:szCs w:val="20"/>
              </w:rPr>
              <w:t>Valid range value is not required.</w:t>
            </w:r>
          </w:p>
        </w:tc>
      </w:tr>
      <w:tr w:rsidR="00A55B53" w:rsidRPr="00123177" w14:paraId="694E6D8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21CA8F"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649FAD"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27B4181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CC273E"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A282D"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86E04E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0D3C94"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D9D284" w14:textId="77777777" w:rsidR="00A55B53" w:rsidRPr="00123177" w:rsidRDefault="00A55B53" w:rsidP="00535342">
            <w:pPr>
              <w:pStyle w:val="TableText"/>
            </w:pPr>
            <w:r w:rsidRPr="00123177">
              <w:rPr>
                <w:szCs w:val="20"/>
              </w:rPr>
              <w:t>Data rate is not applicable.</w:t>
            </w:r>
          </w:p>
        </w:tc>
      </w:tr>
      <w:tr w:rsidR="00A55B53" w:rsidRPr="00123177" w14:paraId="7A4436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BE913F"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D6DF60"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38EF8A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E2F173"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559056"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063475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E4F39C" w14:textId="77777777" w:rsidR="00A55B53" w:rsidRPr="00123177" w:rsidRDefault="00A55B53" w:rsidP="00535342">
            <w:pPr>
              <w:pStyle w:val="TableText"/>
              <w:snapToGrid w:val="0"/>
            </w:pPr>
            <w:r w:rsidRPr="00123177">
              <w:lastRenderedPageBreak/>
              <w:t xml:space="preserve">Validation Rules/ </w:t>
            </w:r>
          </w:p>
          <w:p w14:paraId="50626736"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1E5DA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9FBC41C" w14:textId="77777777" w:rsidR="00A55B53" w:rsidRPr="00123177" w:rsidRDefault="00A55B53" w:rsidP="00535342">
            <w:pPr>
              <w:pStyle w:val="TableText"/>
              <w:snapToGrid w:val="0"/>
            </w:pPr>
            <w:r w:rsidRPr="00123177">
              <w:t xml:space="preserve">NHVDCDCFault @ HVDCDC_Status1 shall set to 0x3 ("Level 2") </w:t>
            </w:r>
          </w:p>
          <w:p w14:paraId="3A9F23FD" w14:textId="77777777" w:rsidR="00A55B53" w:rsidRPr="00123177" w:rsidRDefault="00A55B53" w:rsidP="00535342">
            <w:pPr>
              <w:pStyle w:val="TableText"/>
              <w:snapToGrid w:val="0"/>
              <w:rPr>
                <w:i/>
                <w:iCs/>
              </w:rPr>
            </w:pPr>
            <w:r w:rsidRPr="00123177">
              <w:t>NVHDCDCFaultID @  HVDCDC_Debug_PDU shall equal to 59</w:t>
            </w:r>
          </w:p>
        </w:tc>
      </w:tr>
      <w:tr w:rsidR="00A55B53" w:rsidRPr="00123177" w14:paraId="29FE22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7E5320"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47A7D2" w14:textId="77777777" w:rsidR="00A55B53" w:rsidRPr="00123177" w:rsidRDefault="00A55B53" w:rsidP="00535342">
            <w:pPr>
              <w:pStyle w:val="TableText"/>
              <w:snapToGrid w:val="0"/>
            </w:pPr>
            <w:r w:rsidRPr="00123177">
              <w:rPr>
                <w:szCs w:val="20"/>
              </w:rPr>
              <w:t>Constraints is not applicable.</w:t>
            </w:r>
          </w:p>
        </w:tc>
      </w:tr>
      <w:tr w:rsidR="00A55B53" w:rsidRPr="00123177" w14:paraId="0FA1234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70ACDA"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3DEA5" w14:textId="77777777" w:rsidR="00A55B53" w:rsidRPr="00123177" w:rsidRDefault="00A55B53" w:rsidP="00535342">
            <w:pPr>
              <w:pStyle w:val="TableText"/>
              <w:snapToGrid w:val="0"/>
            </w:pPr>
            <w:r w:rsidRPr="00123177">
              <w:rPr>
                <w:szCs w:val="20"/>
              </w:rPr>
              <w:t>No effects on other system</w:t>
            </w:r>
          </w:p>
        </w:tc>
      </w:tr>
      <w:tr w:rsidR="00A55B53" w:rsidRPr="00123177" w14:paraId="7226EB3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D42620" w14:textId="77777777" w:rsidR="00A55B53" w:rsidRPr="00123177" w:rsidRDefault="00A55B53" w:rsidP="00535342">
            <w:pPr>
              <w:pStyle w:val="TableText"/>
              <w:snapToGrid w:val="0"/>
            </w:pPr>
            <w:r w:rsidRPr="00123177">
              <w:t>Testability with respect to test environment</w:t>
            </w:r>
          </w:p>
          <w:p w14:paraId="6CC77BB4" w14:textId="77777777" w:rsidR="00A55B53" w:rsidRPr="00123177" w:rsidRDefault="00A55B53" w:rsidP="00535342">
            <w:pPr>
              <w:pStyle w:val="TableText"/>
            </w:pPr>
            <w:r w:rsidRPr="00123177">
              <w:t>(Yes/No)</w:t>
            </w:r>
          </w:p>
          <w:p w14:paraId="3BE19FAD"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B79047" w14:textId="77777777" w:rsidR="00A55B53" w:rsidRPr="00123177" w:rsidRDefault="00A55B53" w:rsidP="00535342">
            <w:pPr>
              <w:pStyle w:val="TableText"/>
              <w:snapToGrid w:val="0"/>
            </w:pPr>
            <w:r w:rsidRPr="00123177">
              <w:t>YES</w:t>
            </w:r>
          </w:p>
        </w:tc>
      </w:tr>
      <w:tr w:rsidR="00A55B53" w:rsidRPr="00123177" w14:paraId="297CD83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1AFE70" w14:textId="77777777" w:rsidR="00A55B53" w:rsidRPr="00123177" w:rsidRDefault="00A55B53" w:rsidP="00535342">
            <w:pPr>
              <w:pStyle w:val="TableText"/>
              <w:snapToGrid w:val="0"/>
            </w:pPr>
            <w:r w:rsidRPr="00123177">
              <w:t>Feasible within project constraints</w:t>
            </w:r>
          </w:p>
          <w:p w14:paraId="589FFDF4" w14:textId="77777777" w:rsidR="00A55B53" w:rsidRPr="00123177" w:rsidRDefault="00A55B53" w:rsidP="00535342">
            <w:pPr>
              <w:pStyle w:val="TableText"/>
              <w:snapToGrid w:val="0"/>
            </w:pPr>
            <w:r w:rsidRPr="00123177">
              <w:t>(Yes/No)</w:t>
            </w:r>
          </w:p>
          <w:p w14:paraId="0CDE6FBB"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711699" w14:textId="77777777" w:rsidR="00A55B53" w:rsidRPr="00123177" w:rsidRDefault="00A55B53" w:rsidP="00535342">
            <w:pPr>
              <w:pStyle w:val="TableText"/>
              <w:snapToGrid w:val="0"/>
            </w:pPr>
            <w:r w:rsidRPr="00123177">
              <w:t>YES</w:t>
            </w:r>
          </w:p>
        </w:tc>
      </w:tr>
      <w:tr w:rsidR="00A55B53" w:rsidRPr="00123177" w14:paraId="35D3197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801172" w14:textId="77777777" w:rsidR="00A55B53" w:rsidRPr="00123177" w:rsidRDefault="00A55B53" w:rsidP="00535342">
            <w:pPr>
              <w:pStyle w:val="TableText"/>
              <w:snapToGrid w:val="0"/>
            </w:pPr>
            <w:r w:rsidRPr="00123177">
              <w:t>Critical</w:t>
            </w:r>
          </w:p>
          <w:p w14:paraId="0D2A1D3B"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0199B" w14:textId="77777777" w:rsidR="00A55B53" w:rsidRPr="00123177" w:rsidRDefault="00A55B53" w:rsidP="00535342">
            <w:pPr>
              <w:pStyle w:val="TableText"/>
              <w:snapToGrid w:val="0"/>
            </w:pPr>
            <w:r w:rsidRPr="00123177">
              <w:t>YES</w:t>
            </w:r>
          </w:p>
        </w:tc>
      </w:tr>
      <w:tr w:rsidR="00A55B53" w:rsidRPr="00123177" w14:paraId="5C773EF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85A381"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DE768F"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65B75C99" w14:textId="77777777" w:rsidR="00A55B53" w:rsidRPr="00123177" w:rsidRDefault="00A55B53" w:rsidP="00A55B53">
      <w:pPr>
        <w:pStyle w:val="BodyText"/>
        <w:rPr>
          <w:b/>
          <w:bCs/>
        </w:rPr>
      </w:pPr>
    </w:p>
    <w:p w14:paraId="466855BD" w14:textId="77777777" w:rsidR="00A55B53" w:rsidRPr="00123177" w:rsidRDefault="00A55B53" w:rsidP="00A55B53">
      <w:pPr>
        <w:pStyle w:val="Heading5"/>
        <w:rPr>
          <w:rFonts w:eastAsia="Arial"/>
          <w:sz w:val="20"/>
          <w:szCs w:val="20"/>
        </w:rPr>
      </w:pPr>
      <w:r w:rsidRPr="00123177">
        <w:rPr>
          <w:rFonts w:eastAsia="Arial"/>
          <w:sz w:val="20"/>
          <w:szCs w:val="20"/>
        </w:rPr>
        <w:t>Requirement for detect the failure of the 400V active discharge circuit (power supply failure, circuit short to high, circuit short to ground, or circuit open) and raise a level 2 fault.</w:t>
      </w:r>
    </w:p>
    <w:p w14:paraId="2BAE0CAD" w14:textId="77777777" w:rsidR="00A55B53" w:rsidRPr="00123177" w:rsidRDefault="00A55B53" w:rsidP="00A55B53">
      <w:pPr>
        <w:pStyle w:val="BodyText"/>
        <w:rPr>
          <w:b/>
          <w:bCs/>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27580CD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F291A98"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6EE1993" w14:textId="77777777" w:rsidR="00A55B53" w:rsidRPr="00123177" w:rsidRDefault="00A55B53" w:rsidP="00535342">
            <w:pPr>
              <w:pStyle w:val="TableColumnTitle"/>
              <w:snapToGrid w:val="0"/>
            </w:pPr>
            <w:r w:rsidRPr="00123177">
              <w:t>Description</w:t>
            </w:r>
          </w:p>
        </w:tc>
      </w:tr>
      <w:tr w:rsidR="00A55B53" w:rsidRPr="00123177" w14:paraId="02AC81F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7F29336"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067468" w14:textId="77777777" w:rsidR="00A55B53" w:rsidRPr="00123177" w:rsidRDefault="00A55B53" w:rsidP="00535342">
            <w:pPr>
              <w:snapToGrid w:val="0"/>
            </w:pPr>
            <w:r w:rsidRPr="00123177">
              <w:t>SWRS_DIAG_95</w:t>
            </w:r>
          </w:p>
        </w:tc>
      </w:tr>
      <w:tr w:rsidR="00A55B53" w:rsidRPr="00123177" w14:paraId="4C937CD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F01AAF5"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08398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SDS-HVDCDC-238</w:t>
            </w:r>
          </w:p>
        </w:tc>
      </w:tr>
      <w:tr w:rsidR="00A55B53" w:rsidRPr="00123177" w14:paraId="77E3167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129B9CB"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C99196" w14:textId="77777777" w:rsidR="00A55B53" w:rsidRPr="00123177" w:rsidRDefault="00A55B53" w:rsidP="00535342">
            <w:pPr>
              <w:pStyle w:val="TableText"/>
              <w:snapToGrid w:val="0"/>
            </w:pPr>
            <w:r w:rsidRPr="00123177">
              <w:t>B-Sample/PF2.0</w:t>
            </w:r>
          </w:p>
        </w:tc>
      </w:tr>
      <w:tr w:rsidR="00A55B53" w:rsidRPr="00123177" w14:paraId="3DC6037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DE18714" w14:textId="77777777" w:rsidR="00A55B53" w:rsidRPr="00123177" w:rsidRDefault="00A55B53" w:rsidP="00535342">
            <w:pPr>
              <w:pStyle w:val="TableText"/>
              <w:snapToGrid w:val="0"/>
              <w:rPr>
                <w:vertAlign w:val="superscript"/>
              </w:rPr>
            </w:pPr>
            <w:r w:rsidRPr="00123177">
              <w:lastRenderedPageBreak/>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07FEC8"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detect the failure of the 400V active discharge circuit (power supply failure, circuit short to high, circuit short to ground, or circuit open) and raise a level 2 fault.</w:t>
            </w:r>
          </w:p>
        </w:tc>
      </w:tr>
      <w:tr w:rsidR="00A55B53" w:rsidRPr="00123177" w14:paraId="5417E51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7ED626"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EA5050"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C46B13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BD00B2"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075DE"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4DD820F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0A916F"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7A172F"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605C2F6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759B17"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BA8C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Provide short to GND on power module for 400V active discharge circuit</w:t>
            </w:r>
          </w:p>
          <w:p w14:paraId="2115E76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Send Standby command(0x2) from EDSU</w:t>
            </w:r>
          </w:p>
        </w:tc>
      </w:tr>
      <w:tr w:rsidR="00A55B53" w:rsidRPr="00123177" w14:paraId="4E03DC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93E826"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3DD033" w14:textId="77777777" w:rsidR="00A55B53" w:rsidRPr="00123177" w:rsidRDefault="00A55B53" w:rsidP="00535342">
            <w:pPr>
              <w:pStyle w:val="TableText"/>
              <w:snapToGrid w:val="0"/>
            </w:pPr>
            <w:r w:rsidRPr="00123177">
              <w:rPr>
                <w:rStyle w:val="ui-provider"/>
              </w:rPr>
              <w:t>Application shall provide CAN messages status as below,</w:t>
            </w:r>
            <w:r w:rsidRPr="00123177">
              <w:t xml:space="preserve"> </w:t>
            </w:r>
          </w:p>
          <w:p w14:paraId="5268F890" w14:textId="77777777" w:rsidR="00A55B53" w:rsidRPr="00123177" w:rsidRDefault="00A55B53" w:rsidP="00535342">
            <w:pPr>
              <w:pStyle w:val="TableText"/>
              <w:snapToGrid w:val="0"/>
            </w:pPr>
            <w:r w:rsidRPr="00123177">
              <w:t xml:space="preserve">NHVDCDCFault @ HVDCDC_Status1 is set to 0x3 ("Level 2") </w:t>
            </w:r>
          </w:p>
          <w:p w14:paraId="20148375" w14:textId="77777777" w:rsidR="00A55B53" w:rsidRPr="00123177" w:rsidRDefault="00A55B53" w:rsidP="00535342">
            <w:pPr>
              <w:pStyle w:val="TableText"/>
              <w:snapToGrid w:val="0"/>
            </w:pPr>
            <w:r w:rsidRPr="00123177">
              <w:t>NVHDCDCFaultID @  HVDCDC_Debug_PDU is equal to 60 ("DIAGNOSTIC_DISCHRG_SHORT_TO_GND_FAULT_ID") and is raised after the fault response time of 500ms.</w:t>
            </w:r>
          </w:p>
        </w:tc>
      </w:tr>
      <w:tr w:rsidR="00A55B53" w:rsidRPr="00123177" w14:paraId="24D13C4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2EC86F"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CC0B0F" w14:textId="77777777" w:rsidR="00A55B53" w:rsidRPr="00123177" w:rsidRDefault="00A55B53" w:rsidP="00535342">
            <w:pPr>
              <w:pStyle w:val="TableText"/>
              <w:snapToGrid w:val="0"/>
              <w:rPr>
                <w:rStyle w:val="normaltextrun"/>
              </w:rPr>
            </w:pPr>
            <w:r w:rsidRPr="00123177">
              <w:rPr>
                <w:rStyle w:val="normaltextrun"/>
              </w:rPr>
              <w:t>The HVDCDC application detects the failure of the 400V active Discharge circuit by circuit short to ground and raises a level 2 fault.</w:t>
            </w:r>
          </w:p>
        </w:tc>
      </w:tr>
      <w:tr w:rsidR="00A55B53" w:rsidRPr="00123177" w14:paraId="039750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01628F"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2EAC5D" w14:textId="77777777" w:rsidR="00A55B53" w:rsidRPr="00123177" w:rsidRDefault="00A55B53" w:rsidP="00535342">
            <w:pPr>
              <w:pStyle w:val="TableText"/>
              <w:snapToGrid w:val="0"/>
            </w:pPr>
            <w:r w:rsidRPr="00123177">
              <w:t>No such mandatory fields is applicable.</w:t>
            </w:r>
          </w:p>
        </w:tc>
      </w:tr>
      <w:tr w:rsidR="00A55B53" w:rsidRPr="00123177" w14:paraId="3C017E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EF0A82"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72F3D9" w14:textId="77777777" w:rsidR="00A55B53" w:rsidRPr="00123177" w:rsidRDefault="00A55B53" w:rsidP="00535342">
            <w:pPr>
              <w:pStyle w:val="TableText"/>
              <w:snapToGrid w:val="0"/>
            </w:pPr>
            <w:r w:rsidRPr="00123177">
              <w:t>NHVDCDCStatus = 0, NHVDCDCStatusDebug = 0, NHVDCDCFault = 0.</w:t>
            </w:r>
          </w:p>
        </w:tc>
      </w:tr>
      <w:tr w:rsidR="00A55B53" w:rsidRPr="00123177" w14:paraId="2833AD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5B4CED"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2DE36"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27AA5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9BEEC4"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23B244" w14:textId="77777777" w:rsidR="00A55B53" w:rsidRPr="00123177" w:rsidRDefault="00A55B53" w:rsidP="00535342">
            <w:pPr>
              <w:pStyle w:val="TableText"/>
              <w:snapToGrid w:val="0"/>
            </w:pPr>
            <w:r w:rsidRPr="00123177">
              <w:rPr>
                <w:szCs w:val="20"/>
              </w:rPr>
              <w:t>Valid range value is not required.</w:t>
            </w:r>
          </w:p>
        </w:tc>
      </w:tr>
      <w:tr w:rsidR="00A55B53" w:rsidRPr="00123177" w14:paraId="3AC7D08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1CE4D0"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82B789"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203FA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98532B"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B56F6"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1957A9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9ABBA6"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1DAD7E" w14:textId="77777777" w:rsidR="00A55B53" w:rsidRPr="00123177" w:rsidRDefault="00A55B53" w:rsidP="00535342">
            <w:pPr>
              <w:pStyle w:val="TableText"/>
            </w:pPr>
            <w:r w:rsidRPr="00123177">
              <w:rPr>
                <w:szCs w:val="20"/>
              </w:rPr>
              <w:t>Data rate is not applicable.</w:t>
            </w:r>
          </w:p>
        </w:tc>
      </w:tr>
      <w:tr w:rsidR="00A55B53" w:rsidRPr="00123177" w14:paraId="2B2A147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8DA995"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AF9D15"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2F3746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5FA094"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9FF999"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5D1E3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941BB4" w14:textId="77777777" w:rsidR="00A55B53" w:rsidRPr="00123177" w:rsidRDefault="00A55B53" w:rsidP="00535342">
            <w:pPr>
              <w:pStyle w:val="TableText"/>
              <w:snapToGrid w:val="0"/>
            </w:pPr>
            <w:r w:rsidRPr="00123177">
              <w:t xml:space="preserve">Validation Rules/ </w:t>
            </w:r>
          </w:p>
          <w:p w14:paraId="2AF7BD21"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1F74D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AD1BAB0" w14:textId="77777777" w:rsidR="00A55B53" w:rsidRPr="00123177" w:rsidRDefault="00A55B53" w:rsidP="00535342">
            <w:pPr>
              <w:pStyle w:val="TableText"/>
              <w:snapToGrid w:val="0"/>
            </w:pPr>
            <w:r w:rsidRPr="00123177">
              <w:t xml:space="preserve">NHVDCDCFault @ HVDCDC_Status1 is set to 0x3 ("Level 2") </w:t>
            </w:r>
          </w:p>
          <w:p w14:paraId="1AF3CB7B" w14:textId="77777777" w:rsidR="00A55B53" w:rsidRPr="00123177" w:rsidRDefault="00A55B53" w:rsidP="00535342">
            <w:pPr>
              <w:pStyle w:val="TableText"/>
              <w:snapToGrid w:val="0"/>
              <w:rPr>
                <w:i/>
                <w:iCs/>
              </w:rPr>
            </w:pPr>
            <w:r w:rsidRPr="00123177">
              <w:t>NVHDCDCFaultID @  HVDCDC_Debug_PDU is equal to 60</w:t>
            </w:r>
          </w:p>
        </w:tc>
      </w:tr>
      <w:tr w:rsidR="00A55B53" w:rsidRPr="00123177" w14:paraId="22375F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10CF8F"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F76DAE" w14:textId="77777777" w:rsidR="00A55B53" w:rsidRPr="00123177" w:rsidRDefault="00A55B53" w:rsidP="00535342">
            <w:pPr>
              <w:pStyle w:val="TableText"/>
              <w:snapToGrid w:val="0"/>
            </w:pPr>
            <w:r w:rsidRPr="00123177">
              <w:rPr>
                <w:szCs w:val="20"/>
              </w:rPr>
              <w:t>Constraints is not applicable.</w:t>
            </w:r>
          </w:p>
        </w:tc>
      </w:tr>
      <w:tr w:rsidR="00A55B53" w:rsidRPr="00123177" w14:paraId="62139A0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15EB49C" w14:textId="77777777" w:rsidR="00A55B53" w:rsidRPr="00123177" w:rsidRDefault="00A55B53"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439E0F" w14:textId="77777777" w:rsidR="00A55B53" w:rsidRPr="00123177" w:rsidRDefault="00A55B53" w:rsidP="00535342">
            <w:pPr>
              <w:pStyle w:val="TableText"/>
              <w:snapToGrid w:val="0"/>
            </w:pPr>
            <w:r w:rsidRPr="00123177">
              <w:rPr>
                <w:szCs w:val="20"/>
              </w:rPr>
              <w:t>No effects on other system</w:t>
            </w:r>
          </w:p>
        </w:tc>
      </w:tr>
      <w:tr w:rsidR="00A55B53" w:rsidRPr="00123177" w14:paraId="3FCD520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093D63" w14:textId="77777777" w:rsidR="00A55B53" w:rsidRPr="00123177" w:rsidRDefault="00A55B53" w:rsidP="00535342">
            <w:pPr>
              <w:pStyle w:val="TableText"/>
              <w:snapToGrid w:val="0"/>
            </w:pPr>
            <w:r w:rsidRPr="00123177">
              <w:t>Testability with respect to test environment</w:t>
            </w:r>
          </w:p>
          <w:p w14:paraId="6E84CAF1" w14:textId="77777777" w:rsidR="00A55B53" w:rsidRPr="00123177" w:rsidRDefault="00A55B53" w:rsidP="00535342">
            <w:pPr>
              <w:pStyle w:val="TableText"/>
            </w:pPr>
            <w:r w:rsidRPr="00123177">
              <w:t>(Yes/No)</w:t>
            </w:r>
          </w:p>
          <w:p w14:paraId="776A606E"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0256EB" w14:textId="77777777" w:rsidR="00A55B53" w:rsidRPr="00123177" w:rsidRDefault="00A55B53" w:rsidP="00535342">
            <w:pPr>
              <w:pStyle w:val="TableText"/>
              <w:snapToGrid w:val="0"/>
            </w:pPr>
            <w:r w:rsidRPr="00123177">
              <w:t>YES</w:t>
            </w:r>
          </w:p>
        </w:tc>
      </w:tr>
      <w:tr w:rsidR="00A55B53" w:rsidRPr="00123177" w14:paraId="007BE0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D1D760" w14:textId="77777777" w:rsidR="00A55B53" w:rsidRPr="00123177" w:rsidRDefault="00A55B53" w:rsidP="00535342">
            <w:pPr>
              <w:pStyle w:val="TableText"/>
              <w:snapToGrid w:val="0"/>
            </w:pPr>
            <w:r w:rsidRPr="00123177">
              <w:t>Feasible within project constraints</w:t>
            </w:r>
          </w:p>
          <w:p w14:paraId="0740541F" w14:textId="77777777" w:rsidR="00A55B53" w:rsidRPr="00123177" w:rsidRDefault="00A55B53" w:rsidP="00535342">
            <w:pPr>
              <w:pStyle w:val="TableText"/>
              <w:snapToGrid w:val="0"/>
            </w:pPr>
            <w:r w:rsidRPr="00123177">
              <w:t>(Yes/No)</w:t>
            </w:r>
          </w:p>
          <w:p w14:paraId="49E7DF5C"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70ABCE" w14:textId="77777777" w:rsidR="00A55B53" w:rsidRPr="00123177" w:rsidRDefault="00A55B53" w:rsidP="00535342">
            <w:pPr>
              <w:pStyle w:val="TableText"/>
              <w:snapToGrid w:val="0"/>
            </w:pPr>
            <w:r w:rsidRPr="00123177">
              <w:t>YES</w:t>
            </w:r>
          </w:p>
        </w:tc>
      </w:tr>
      <w:tr w:rsidR="00A55B53" w:rsidRPr="00123177" w14:paraId="6691A84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5E2A64" w14:textId="77777777" w:rsidR="00A55B53" w:rsidRPr="00123177" w:rsidRDefault="00A55B53" w:rsidP="00535342">
            <w:pPr>
              <w:pStyle w:val="TableText"/>
              <w:snapToGrid w:val="0"/>
            </w:pPr>
            <w:r w:rsidRPr="00123177">
              <w:t>Critical</w:t>
            </w:r>
          </w:p>
          <w:p w14:paraId="568D01EA"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F4D33" w14:textId="77777777" w:rsidR="00A55B53" w:rsidRPr="00123177" w:rsidRDefault="00A55B53" w:rsidP="00535342">
            <w:pPr>
              <w:pStyle w:val="TableText"/>
              <w:snapToGrid w:val="0"/>
            </w:pPr>
            <w:r w:rsidRPr="00123177">
              <w:t>YES</w:t>
            </w:r>
          </w:p>
        </w:tc>
      </w:tr>
      <w:tr w:rsidR="00A55B53" w:rsidRPr="00123177" w14:paraId="306894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F22E5E"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E9C647"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3728B036" w14:textId="77777777" w:rsidR="00A55B53" w:rsidRPr="00123177" w:rsidRDefault="00A55B53" w:rsidP="00A55B53">
      <w:pPr>
        <w:pStyle w:val="BodyText"/>
        <w:rPr>
          <w:b/>
          <w:bCs/>
        </w:rPr>
      </w:pPr>
    </w:p>
    <w:p w14:paraId="2EFCDC96" w14:textId="77777777" w:rsidR="00A55B53" w:rsidRPr="00123177" w:rsidRDefault="00A55B53" w:rsidP="00A55B53"/>
    <w:p w14:paraId="35A73F95" w14:textId="77777777" w:rsidR="00A55B53" w:rsidRPr="00123177" w:rsidRDefault="00A55B53" w:rsidP="00A55B53"/>
    <w:p w14:paraId="6C3F0FD7" w14:textId="77777777" w:rsidR="00A55B53" w:rsidRPr="00123177" w:rsidRDefault="00A55B53" w:rsidP="00A55B53">
      <w:pPr>
        <w:pStyle w:val="Heading5"/>
      </w:pPr>
      <w:r w:rsidRPr="00123177">
        <w:rPr>
          <w:rFonts w:eastAsia="Arial"/>
          <w:sz w:val="20"/>
          <w:szCs w:val="20"/>
        </w:rPr>
        <w:t>Requirement for support ECU Variant Type in accordance with the existing MSL.01.04.0028 Generic Diagnostics Specification.</w:t>
      </w:r>
    </w:p>
    <w:p w14:paraId="4A4FADB5"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457EBC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DC7C34E"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39C7D46" w14:textId="77777777" w:rsidR="00A55B53" w:rsidRPr="00123177" w:rsidRDefault="00A55B53" w:rsidP="00535342">
            <w:pPr>
              <w:pStyle w:val="TableColumnTitle"/>
              <w:snapToGrid w:val="0"/>
            </w:pPr>
            <w:r w:rsidRPr="00123177">
              <w:t>Description</w:t>
            </w:r>
          </w:p>
        </w:tc>
      </w:tr>
      <w:tr w:rsidR="00A55B53" w:rsidRPr="00123177" w14:paraId="4E6CDB3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A18EEF3"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93994D" w14:textId="77777777" w:rsidR="00A55B53" w:rsidRPr="00123177" w:rsidRDefault="00A55B53" w:rsidP="00535342">
            <w:pPr>
              <w:snapToGrid w:val="0"/>
            </w:pPr>
            <w:r w:rsidRPr="00123177">
              <w:t>SWRS_DIAG_96</w:t>
            </w:r>
          </w:p>
        </w:tc>
      </w:tr>
      <w:tr w:rsidR="00A55B53" w:rsidRPr="00123177" w14:paraId="3D60D79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122A851"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0155F" w14:textId="77777777" w:rsidR="00A55B53" w:rsidRPr="00123177" w:rsidRDefault="00A55B53" w:rsidP="00535342">
            <w:pPr>
              <w:rPr>
                <w:rFonts w:eastAsia="Arial"/>
                <w:color w:val="000000" w:themeColor="text1"/>
                <w:szCs w:val="20"/>
              </w:rPr>
            </w:pPr>
            <w:r w:rsidRPr="00123177">
              <w:rPr>
                <w:rFonts w:ascii="Calibri" w:hAnsi="Calibri" w:cs="Calibri"/>
                <w:sz w:val="22"/>
                <w:szCs w:val="22"/>
              </w:rPr>
              <w:t>SDS-HVDCDC-312</w:t>
            </w:r>
          </w:p>
        </w:tc>
      </w:tr>
      <w:tr w:rsidR="00A55B53" w:rsidRPr="00123177" w14:paraId="79ABD78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73AD1C2"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8DD186" w14:textId="77777777" w:rsidR="00A55B53" w:rsidRPr="00123177" w:rsidRDefault="00A55B53" w:rsidP="00535342">
            <w:pPr>
              <w:pStyle w:val="TableText"/>
              <w:snapToGrid w:val="0"/>
            </w:pPr>
            <w:r w:rsidRPr="00123177">
              <w:t>B-Sample/PF2.0</w:t>
            </w:r>
          </w:p>
        </w:tc>
      </w:tr>
      <w:tr w:rsidR="00A55B53" w:rsidRPr="00123177" w14:paraId="75DDB25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078F5D8"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7C2D2B"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support ECU Variant Type in accordance with the existing MSL.01.04.0028 Generic Diagnostics Specification.</w:t>
            </w:r>
          </w:p>
        </w:tc>
      </w:tr>
      <w:tr w:rsidR="00A55B53" w:rsidRPr="00123177" w14:paraId="436877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0EDC9D"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32515F"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3605AB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B51A31" w14:textId="77777777" w:rsidR="00A55B53" w:rsidRPr="00123177" w:rsidRDefault="00A55B53" w:rsidP="00535342">
            <w:pPr>
              <w:pStyle w:val="TableText"/>
              <w:snapToGrid w:val="0"/>
            </w:pPr>
            <w:r w:rsidRPr="00123177">
              <w:lastRenderedPageBreak/>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BA8824"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3976232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994EC5"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6F9364"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4B464F1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2FF92C"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76CA93" w14:textId="77777777" w:rsidR="00A55B53" w:rsidRPr="00123177" w:rsidRDefault="00A55B53" w:rsidP="00535342">
            <w:pPr>
              <w:rPr>
                <w:szCs w:val="20"/>
              </w:rPr>
            </w:pPr>
            <w:r w:rsidRPr="00123177">
              <w:rPr>
                <w:szCs w:val="20"/>
              </w:rPr>
              <w:t>1. Send a physical request to read data by an identifier($22 F1 0F)</w:t>
            </w:r>
            <w:r w:rsidRPr="00123177">
              <w:rPr>
                <w:szCs w:val="20"/>
              </w:rPr>
              <w:br/>
              <w:t>2. Send a functional request to read data by an identifier($22 F1 0F)</w:t>
            </w:r>
          </w:p>
        </w:tc>
      </w:tr>
      <w:tr w:rsidR="00A55B53" w:rsidRPr="00123177" w14:paraId="47C4129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549EC3"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5B7947" w14:textId="77777777" w:rsidR="00A55B53" w:rsidRPr="00123177" w:rsidRDefault="00A55B53" w:rsidP="00535342">
            <w:pPr>
              <w:rPr>
                <w:szCs w:val="20"/>
              </w:rPr>
            </w:pPr>
            <w:r w:rsidRPr="00123177">
              <w:rPr>
                <w:sz w:val="16"/>
                <w:szCs w:val="16"/>
              </w:rPr>
              <w:br/>
            </w:r>
            <w:r w:rsidRPr="00123177">
              <w:rPr>
                <w:szCs w:val="20"/>
              </w:rPr>
              <w:t xml:space="preserve">HV DC-DC bootloader gives a positive response to the request to read the ECU variant type($62 F1 0F) with ECU variant type data as "HVDCDC_VARIANT_XXXX" </w:t>
            </w:r>
            <w:r w:rsidRPr="00123177">
              <w:rPr>
                <w:szCs w:val="20"/>
              </w:rPr>
              <w:br/>
            </w:r>
            <w:r w:rsidRPr="00123177">
              <w:rPr>
                <w:szCs w:val="20"/>
              </w:rPr>
              <w:br/>
              <w:t>HV DC-DC bootloader gives a positive response to the request to read the ECU variant type($62 F1 0F) with ECU variant type data as "HVDCDC_VARIANT_XXXX"</w:t>
            </w:r>
          </w:p>
          <w:p w14:paraId="10487BDA" w14:textId="77777777" w:rsidR="00A55B53" w:rsidRPr="00123177" w:rsidRDefault="00A55B53" w:rsidP="00535342">
            <w:pPr>
              <w:pStyle w:val="TableText"/>
              <w:snapToGrid w:val="0"/>
            </w:pPr>
          </w:p>
        </w:tc>
      </w:tr>
      <w:tr w:rsidR="00A55B53" w:rsidRPr="00123177" w14:paraId="16208D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0B089F"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5691B4" w14:textId="77777777" w:rsidR="00A55B53" w:rsidRPr="00123177" w:rsidRDefault="00A55B53" w:rsidP="00535342">
            <w:pPr>
              <w:pStyle w:val="TableText"/>
              <w:snapToGrid w:val="0"/>
              <w:rPr>
                <w:rStyle w:val="normaltextrun"/>
              </w:rPr>
            </w:pPr>
            <w:r w:rsidRPr="00123177">
              <w:rPr>
                <w:rStyle w:val="normaltextrun"/>
              </w:rPr>
              <w:t>The HVDCDC detects the ECU variant type in accordance with flashed software.</w:t>
            </w:r>
          </w:p>
        </w:tc>
      </w:tr>
      <w:tr w:rsidR="00A55B53" w:rsidRPr="00123177" w14:paraId="5EC9A83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DB3278"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2C2D10" w14:textId="77777777" w:rsidR="00A55B53" w:rsidRPr="00123177" w:rsidRDefault="00A55B53" w:rsidP="00535342">
            <w:pPr>
              <w:pStyle w:val="TableText"/>
              <w:snapToGrid w:val="0"/>
            </w:pPr>
            <w:r w:rsidRPr="00123177">
              <w:t>No such mandatory fields is applicable.</w:t>
            </w:r>
          </w:p>
        </w:tc>
      </w:tr>
      <w:tr w:rsidR="00A55B53" w:rsidRPr="00123177" w14:paraId="1266FCA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47F570"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FBC40" w14:textId="77777777" w:rsidR="00A55B53" w:rsidRPr="00123177" w:rsidRDefault="00A55B53" w:rsidP="00535342">
            <w:pPr>
              <w:pStyle w:val="TableText"/>
              <w:snapToGrid w:val="0"/>
            </w:pPr>
            <w:r w:rsidRPr="00123177">
              <w:t>HVDCDC shall have valid software.</w:t>
            </w:r>
          </w:p>
          <w:p w14:paraId="0305D91E" w14:textId="77777777" w:rsidR="00A55B53" w:rsidRPr="00123177" w:rsidRDefault="00A55B53" w:rsidP="00535342">
            <w:pPr>
              <w:pStyle w:val="TableText"/>
              <w:snapToGrid w:val="0"/>
            </w:pPr>
            <w:r w:rsidRPr="00123177">
              <w:t>HVDCDC is in default, extended, or programming session.</w:t>
            </w:r>
          </w:p>
        </w:tc>
      </w:tr>
      <w:tr w:rsidR="00A55B53" w:rsidRPr="00123177" w14:paraId="6FE50B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F7B20C"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7627E4"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350E90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101A2BE"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CD1794" w14:textId="77777777" w:rsidR="00A55B53" w:rsidRPr="00123177" w:rsidRDefault="00A55B53" w:rsidP="00535342">
            <w:pPr>
              <w:pStyle w:val="TableText"/>
              <w:snapToGrid w:val="0"/>
            </w:pPr>
            <w:r w:rsidRPr="00123177">
              <w:rPr>
                <w:szCs w:val="20"/>
              </w:rPr>
              <w:t>Valid range value is not required.</w:t>
            </w:r>
          </w:p>
        </w:tc>
      </w:tr>
      <w:tr w:rsidR="00A55B53" w:rsidRPr="00123177" w14:paraId="6F20C1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D17699"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BF8A13"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885BE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9D3094"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5D7CB3"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2A5B86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DE0524"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77F76B" w14:textId="77777777" w:rsidR="00A55B53" w:rsidRPr="00123177" w:rsidRDefault="00A55B53" w:rsidP="00535342">
            <w:pPr>
              <w:pStyle w:val="TableText"/>
            </w:pPr>
            <w:r w:rsidRPr="00123177">
              <w:rPr>
                <w:szCs w:val="20"/>
              </w:rPr>
              <w:t>Data rate is not applicable.</w:t>
            </w:r>
          </w:p>
        </w:tc>
      </w:tr>
      <w:tr w:rsidR="00A55B53" w:rsidRPr="00123177" w14:paraId="3D2DC0E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3D4924"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2BB0E4"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52D1ED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4DCF29"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1113B1"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3014A5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048754" w14:textId="77777777" w:rsidR="00A55B53" w:rsidRPr="00123177" w:rsidRDefault="00A55B53" w:rsidP="00535342">
            <w:pPr>
              <w:pStyle w:val="TableText"/>
              <w:snapToGrid w:val="0"/>
            </w:pPr>
            <w:r w:rsidRPr="00123177">
              <w:t xml:space="preserve">Validation Rules/ </w:t>
            </w:r>
          </w:p>
          <w:p w14:paraId="0BC872F7"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EF323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A664292" w14:textId="77777777" w:rsidR="00A55B53" w:rsidRPr="00123177" w:rsidRDefault="00A55B53" w:rsidP="00535342">
            <w:pPr>
              <w:pStyle w:val="TableText"/>
              <w:snapToGrid w:val="0"/>
              <w:rPr>
                <w:i/>
                <w:iCs/>
              </w:rPr>
            </w:pPr>
            <w:r w:rsidRPr="00123177">
              <w:rPr>
                <w:szCs w:val="20"/>
              </w:rPr>
              <w:t>HV DC-DC bootloader gives a positive response to the request to read the ECU variant type($62 F1 0F) with ECU variant type data as "HVDCDC_VARIANT_XXXX"</w:t>
            </w:r>
          </w:p>
        </w:tc>
      </w:tr>
      <w:tr w:rsidR="00A55B53" w:rsidRPr="00123177" w14:paraId="77D3F2D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2467AA"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9B6BB" w14:textId="77777777" w:rsidR="00A55B53" w:rsidRPr="00123177" w:rsidRDefault="00A55B53" w:rsidP="00535342">
            <w:pPr>
              <w:pStyle w:val="TableText"/>
              <w:snapToGrid w:val="0"/>
            </w:pPr>
            <w:r w:rsidRPr="00123177">
              <w:rPr>
                <w:szCs w:val="20"/>
              </w:rPr>
              <w:t>Constraints is not applicable.</w:t>
            </w:r>
          </w:p>
        </w:tc>
      </w:tr>
      <w:tr w:rsidR="00A55B53" w:rsidRPr="00123177" w14:paraId="5C4022D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17B97C"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33974C" w14:textId="77777777" w:rsidR="00A55B53" w:rsidRPr="00123177" w:rsidRDefault="00A55B53" w:rsidP="00535342">
            <w:pPr>
              <w:pStyle w:val="TableText"/>
              <w:snapToGrid w:val="0"/>
            </w:pPr>
            <w:r w:rsidRPr="00123177">
              <w:rPr>
                <w:szCs w:val="20"/>
              </w:rPr>
              <w:t>No effects on other system</w:t>
            </w:r>
          </w:p>
        </w:tc>
      </w:tr>
      <w:tr w:rsidR="00A55B53" w:rsidRPr="00123177" w14:paraId="775A3F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86537A" w14:textId="77777777" w:rsidR="00A55B53" w:rsidRPr="00123177" w:rsidRDefault="00A55B53" w:rsidP="00535342">
            <w:pPr>
              <w:pStyle w:val="TableText"/>
              <w:snapToGrid w:val="0"/>
            </w:pPr>
            <w:r w:rsidRPr="00123177">
              <w:lastRenderedPageBreak/>
              <w:t>Testability with respect to test environment</w:t>
            </w:r>
          </w:p>
          <w:p w14:paraId="733D24F7" w14:textId="77777777" w:rsidR="00A55B53" w:rsidRPr="00123177" w:rsidRDefault="00A55B53" w:rsidP="00535342">
            <w:pPr>
              <w:pStyle w:val="TableText"/>
            </w:pPr>
            <w:r w:rsidRPr="00123177">
              <w:t>(Yes/No)</w:t>
            </w:r>
          </w:p>
          <w:p w14:paraId="0BC01A09"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B379F3" w14:textId="77777777" w:rsidR="00A55B53" w:rsidRPr="00123177" w:rsidRDefault="00A55B53" w:rsidP="00535342">
            <w:pPr>
              <w:pStyle w:val="TableText"/>
              <w:snapToGrid w:val="0"/>
            </w:pPr>
            <w:r w:rsidRPr="00123177">
              <w:t>YES</w:t>
            </w:r>
          </w:p>
        </w:tc>
      </w:tr>
      <w:tr w:rsidR="00A55B53" w:rsidRPr="00123177" w14:paraId="0AACDF3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3C9AD6" w14:textId="77777777" w:rsidR="00A55B53" w:rsidRPr="00123177" w:rsidRDefault="00A55B53" w:rsidP="00535342">
            <w:pPr>
              <w:pStyle w:val="TableText"/>
              <w:snapToGrid w:val="0"/>
            </w:pPr>
            <w:r w:rsidRPr="00123177">
              <w:t>Feasible within project constraints</w:t>
            </w:r>
          </w:p>
          <w:p w14:paraId="1C0CE06E" w14:textId="77777777" w:rsidR="00A55B53" w:rsidRPr="00123177" w:rsidRDefault="00A55B53" w:rsidP="00535342">
            <w:pPr>
              <w:pStyle w:val="TableText"/>
              <w:snapToGrid w:val="0"/>
            </w:pPr>
            <w:r w:rsidRPr="00123177">
              <w:t>(Yes/No)</w:t>
            </w:r>
          </w:p>
          <w:p w14:paraId="350AA9E3"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243FB4" w14:textId="77777777" w:rsidR="00A55B53" w:rsidRPr="00123177" w:rsidRDefault="00A55B53" w:rsidP="00535342">
            <w:pPr>
              <w:pStyle w:val="TableText"/>
              <w:snapToGrid w:val="0"/>
            </w:pPr>
            <w:r w:rsidRPr="00123177">
              <w:t>YES</w:t>
            </w:r>
          </w:p>
        </w:tc>
      </w:tr>
      <w:tr w:rsidR="00A55B53" w:rsidRPr="00123177" w14:paraId="71CBA1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FC2084" w14:textId="77777777" w:rsidR="00A55B53" w:rsidRPr="00123177" w:rsidRDefault="00A55B53" w:rsidP="00535342">
            <w:pPr>
              <w:pStyle w:val="TableText"/>
              <w:snapToGrid w:val="0"/>
            </w:pPr>
            <w:r w:rsidRPr="00123177">
              <w:t>Critical</w:t>
            </w:r>
          </w:p>
          <w:p w14:paraId="77783221"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281572" w14:textId="77777777" w:rsidR="00A55B53" w:rsidRPr="00123177" w:rsidRDefault="00A55B53" w:rsidP="00535342">
            <w:pPr>
              <w:pStyle w:val="TableText"/>
              <w:snapToGrid w:val="0"/>
            </w:pPr>
            <w:r w:rsidRPr="00123177">
              <w:t>YES</w:t>
            </w:r>
          </w:p>
        </w:tc>
      </w:tr>
      <w:tr w:rsidR="00A55B53" w:rsidRPr="00123177" w14:paraId="72CBA2B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F3820F"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D14833"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92D5C29" w14:textId="77777777" w:rsidR="00A55B53" w:rsidRPr="00123177" w:rsidRDefault="00A55B53" w:rsidP="00A55B53">
      <w:pPr>
        <w:rPr>
          <w:rFonts w:eastAsia="Arial"/>
          <w:szCs w:val="20"/>
        </w:rPr>
      </w:pPr>
    </w:p>
    <w:p w14:paraId="2C354E1D" w14:textId="77777777" w:rsidR="00A55B53" w:rsidRPr="00123177" w:rsidRDefault="00A55B53" w:rsidP="00A55B53">
      <w:pPr>
        <w:rPr>
          <w:rFonts w:eastAsia="Arial"/>
          <w:szCs w:val="20"/>
        </w:rPr>
      </w:pPr>
    </w:p>
    <w:p w14:paraId="14027160" w14:textId="77777777" w:rsidR="00A55B53" w:rsidRPr="00123177" w:rsidRDefault="00A55B53" w:rsidP="00A55B53">
      <w:pPr>
        <w:rPr>
          <w:rFonts w:eastAsia="Arial"/>
          <w:szCs w:val="20"/>
        </w:rPr>
      </w:pPr>
    </w:p>
    <w:p w14:paraId="3CC42440" w14:textId="77777777" w:rsidR="00A55B53" w:rsidRPr="00123177" w:rsidRDefault="00A55B53" w:rsidP="00A55B53">
      <w:pPr>
        <w:pStyle w:val="Heading5"/>
      </w:pPr>
      <w:r w:rsidRPr="00123177">
        <w:rPr>
          <w:rFonts w:eastAsia="Arial"/>
          <w:sz w:val="20"/>
          <w:szCs w:val="20"/>
        </w:rPr>
        <w:t>Requirement for ECU Variant Type value shall be in the range of 0000 - FFFF.</w:t>
      </w:r>
    </w:p>
    <w:p w14:paraId="4BAF83D1"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7E7879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760B73A"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461FECB" w14:textId="77777777" w:rsidR="00A55B53" w:rsidRPr="00123177" w:rsidRDefault="00A55B53" w:rsidP="00535342">
            <w:pPr>
              <w:pStyle w:val="TableColumnTitle"/>
              <w:snapToGrid w:val="0"/>
            </w:pPr>
            <w:r w:rsidRPr="00123177">
              <w:t>Description</w:t>
            </w:r>
          </w:p>
        </w:tc>
      </w:tr>
      <w:tr w:rsidR="00A55B53" w:rsidRPr="00123177" w14:paraId="78B1B4A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EDDEA33"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6E9E0A" w14:textId="77777777" w:rsidR="00A55B53" w:rsidRPr="00123177" w:rsidRDefault="00A55B53" w:rsidP="00535342">
            <w:pPr>
              <w:snapToGrid w:val="0"/>
            </w:pPr>
            <w:r w:rsidRPr="00123177">
              <w:t>SWRS_DIAG_97</w:t>
            </w:r>
          </w:p>
        </w:tc>
      </w:tr>
      <w:tr w:rsidR="00A55B53" w:rsidRPr="00123177" w14:paraId="3110238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46D6940"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6BA7C7" w14:textId="77777777" w:rsidR="00A55B53" w:rsidRPr="00123177" w:rsidRDefault="00A55B53" w:rsidP="00535342">
            <w:pPr>
              <w:rPr>
                <w:rFonts w:eastAsia="Arial"/>
                <w:color w:val="000000" w:themeColor="text1"/>
                <w:szCs w:val="20"/>
              </w:rPr>
            </w:pPr>
            <w:r w:rsidRPr="00123177">
              <w:rPr>
                <w:rFonts w:ascii="Calibri" w:hAnsi="Calibri" w:cs="Calibri"/>
                <w:sz w:val="22"/>
                <w:szCs w:val="22"/>
              </w:rPr>
              <w:t>SDS-HVDCDC-313</w:t>
            </w:r>
          </w:p>
        </w:tc>
      </w:tr>
      <w:tr w:rsidR="00A55B53" w:rsidRPr="00123177" w14:paraId="1833A39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32EFE21"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D811E7" w14:textId="77777777" w:rsidR="00A55B53" w:rsidRPr="00123177" w:rsidRDefault="00A55B53" w:rsidP="00535342">
            <w:pPr>
              <w:pStyle w:val="TableText"/>
              <w:snapToGrid w:val="0"/>
            </w:pPr>
            <w:r w:rsidRPr="00123177">
              <w:t>B-Sample/PF2.0</w:t>
            </w:r>
          </w:p>
        </w:tc>
      </w:tr>
      <w:tr w:rsidR="00A55B53" w:rsidRPr="00123177" w14:paraId="5708002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0167A39"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5B84F1" w14:textId="77777777" w:rsidR="00A55B53" w:rsidRPr="00123177" w:rsidRDefault="00A55B53" w:rsidP="00535342">
            <w:pPr>
              <w:snapToGrid w:val="0"/>
              <w:rPr>
                <w:rFonts w:eastAsia="Arial"/>
                <w:color w:val="000000" w:themeColor="text1"/>
                <w:szCs w:val="20"/>
              </w:rPr>
            </w:pPr>
            <w:r w:rsidRPr="00123177">
              <w:rPr>
                <w:szCs w:val="20"/>
              </w:rPr>
              <w:t>The ECU Variant Type value shall be in the range of 0000 - FFFF</w:t>
            </w:r>
          </w:p>
        </w:tc>
      </w:tr>
      <w:tr w:rsidR="00A55B53" w:rsidRPr="00123177" w14:paraId="7E39BC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FA692D"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1C61A"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43422F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09C08E"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2CB5AA"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766CB7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307475"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F0940F"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4B9591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DAB1F6"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E9F06D" w14:textId="77777777" w:rsidR="00A55B53" w:rsidRPr="00123177" w:rsidRDefault="00A55B53" w:rsidP="00535342">
            <w:pPr>
              <w:rPr>
                <w:szCs w:val="20"/>
              </w:rPr>
            </w:pPr>
            <w:r w:rsidRPr="00123177">
              <w:rPr>
                <w:szCs w:val="20"/>
              </w:rPr>
              <w:t>1. Send a physical request to read data by an identifier($22 F1 0F)</w:t>
            </w:r>
            <w:r w:rsidRPr="00123177">
              <w:rPr>
                <w:szCs w:val="20"/>
              </w:rPr>
              <w:br/>
              <w:t>2. Send a functional request to read data by an identifier($22 F1 0F)</w:t>
            </w:r>
          </w:p>
        </w:tc>
      </w:tr>
      <w:tr w:rsidR="00A55B53" w:rsidRPr="00123177" w14:paraId="23A9C6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9AC859"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05031B" w14:textId="77777777" w:rsidR="00A55B53" w:rsidRPr="00123177" w:rsidRDefault="00A55B53" w:rsidP="00535342">
            <w:pPr>
              <w:rPr>
                <w:szCs w:val="20"/>
              </w:rPr>
            </w:pPr>
            <w:r w:rsidRPr="00123177">
              <w:rPr>
                <w:sz w:val="16"/>
                <w:szCs w:val="16"/>
              </w:rPr>
              <w:br/>
            </w:r>
            <w:r w:rsidRPr="00123177">
              <w:rPr>
                <w:szCs w:val="20"/>
              </w:rPr>
              <w:t xml:space="preserve">HV DC-DC bootloader gives a positive response to the request to read the ECU variant type($62 F1 0F) with ECU variant type data as "HVDCDC_VARIANT_XXXX in range of 0000 -FFFF" </w:t>
            </w:r>
            <w:r w:rsidRPr="00123177">
              <w:rPr>
                <w:szCs w:val="20"/>
              </w:rPr>
              <w:br/>
            </w:r>
            <w:r w:rsidRPr="00123177">
              <w:rPr>
                <w:szCs w:val="20"/>
              </w:rPr>
              <w:br/>
              <w:t>HV DC-DC bootloader gives a positive response to the request to read the ECU variant type($62 F1 0F) with ECU variant type data as "HVDCDC_VARIANT_XXXX in range of 0000 -FFFF"</w:t>
            </w:r>
          </w:p>
          <w:p w14:paraId="3154F78E" w14:textId="77777777" w:rsidR="00A55B53" w:rsidRPr="00123177" w:rsidRDefault="00A55B53" w:rsidP="00535342">
            <w:pPr>
              <w:pStyle w:val="TableText"/>
              <w:snapToGrid w:val="0"/>
            </w:pPr>
          </w:p>
        </w:tc>
      </w:tr>
      <w:tr w:rsidR="00A55B53" w:rsidRPr="00123177" w14:paraId="4D64272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3B58A5"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48D0E" w14:textId="77777777" w:rsidR="00A55B53" w:rsidRPr="00123177" w:rsidRDefault="00A55B53" w:rsidP="00535342">
            <w:pPr>
              <w:pStyle w:val="TableText"/>
              <w:snapToGrid w:val="0"/>
              <w:rPr>
                <w:rStyle w:val="normaltextrun"/>
              </w:rPr>
            </w:pPr>
            <w:r w:rsidRPr="00123177">
              <w:rPr>
                <w:rStyle w:val="normaltextrun"/>
              </w:rPr>
              <w:t>The HVDCDC detects the ECU variant type value in range of 0000- FFFF.</w:t>
            </w:r>
          </w:p>
        </w:tc>
      </w:tr>
      <w:tr w:rsidR="00A55B53" w:rsidRPr="00123177" w14:paraId="18B6324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63DFD0D"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2189F4" w14:textId="77777777" w:rsidR="00A55B53" w:rsidRPr="00123177" w:rsidRDefault="00A55B53" w:rsidP="00535342">
            <w:pPr>
              <w:pStyle w:val="TableText"/>
              <w:snapToGrid w:val="0"/>
            </w:pPr>
            <w:r w:rsidRPr="00123177">
              <w:t>No such mandatory fields is applicable.</w:t>
            </w:r>
          </w:p>
        </w:tc>
      </w:tr>
      <w:tr w:rsidR="00A55B53" w:rsidRPr="00123177" w14:paraId="444AAF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B2AE93"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DFF168" w14:textId="77777777" w:rsidR="00A55B53" w:rsidRPr="00123177" w:rsidRDefault="00A55B53" w:rsidP="00535342">
            <w:pPr>
              <w:pStyle w:val="TableText"/>
              <w:snapToGrid w:val="0"/>
            </w:pPr>
            <w:r w:rsidRPr="00123177">
              <w:t>HVDCDC shall have valid software.</w:t>
            </w:r>
          </w:p>
          <w:p w14:paraId="073CD882" w14:textId="77777777" w:rsidR="00A55B53" w:rsidRPr="00123177" w:rsidRDefault="00A55B53" w:rsidP="00535342">
            <w:pPr>
              <w:pStyle w:val="TableText"/>
              <w:snapToGrid w:val="0"/>
            </w:pPr>
            <w:r w:rsidRPr="00123177">
              <w:t>HVDCDC is in default, extended, or programming session.</w:t>
            </w:r>
          </w:p>
        </w:tc>
      </w:tr>
      <w:tr w:rsidR="00A55B53" w:rsidRPr="00123177" w14:paraId="13F420E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460069"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8A7D43"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573956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9EEA2F"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8AD5D0" w14:textId="77777777" w:rsidR="00A55B53" w:rsidRPr="00123177" w:rsidRDefault="00A55B53" w:rsidP="00535342">
            <w:pPr>
              <w:pStyle w:val="TableText"/>
              <w:snapToGrid w:val="0"/>
            </w:pPr>
            <w:r w:rsidRPr="00123177">
              <w:rPr>
                <w:szCs w:val="20"/>
              </w:rPr>
              <w:t>Valid range value is not required.</w:t>
            </w:r>
          </w:p>
        </w:tc>
      </w:tr>
      <w:tr w:rsidR="00A55B53" w:rsidRPr="00123177" w14:paraId="4F8C8E3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ACB313"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5EC3DB"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633D61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39805E"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FE778E"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60B17F8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D30A7A"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45B805" w14:textId="77777777" w:rsidR="00A55B53" w:rsidRPr="00123177" w:rsidRDefault="00A55B53" w:rsidP="00535342">
            <w:pPr>
              <w:pStyle w:val="TableText"/>
            </w:pPr>
            <w:r w:rsidRPr="00123177">
              <w:rPr>
                <w:szCs w:val="20"/>
              </w:rPr>
              <w:t>Data rate is not applicable.</w:t>
            </w:r>
          </w:p>
        </w:tc>
      </w:tr>
      <w:tr w:rsidR="00A55B53" w:rsidRPr="00123177" w14:paraId="4A0DA96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75D3C8"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4A578E"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27C67E3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28541F"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2FE73A"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2DA7CAF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E54F1D" w14:textId="77777777" w:rsidR="00A55B53" w:rsidRPr="00123177" w:rsidRDefault="00A55B53" w:rsidP="00535342">
            <w:pPr>
              <w:pStyle w:val="TableText"/>
              <w:snapToGrid w:val="0"/>
            </w:pPr>
            <w:r w:rsidRPr="00123177">
              <w:t xml:space="preserve">Validation Rules/ </w:t>
            </w:r>
          </w:p>
          <w:p w14:paraId="6C18CF6B"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DA2B71"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62C1535C" w14:textId="77777777" w:rsidR="00A55B53" w:rsidRPr="00123177" w:rsidRDefault="00A55B53" w:rsidP="00535342">
            <w:pPr>
              <w:pStyle w:val="TableText"/>
              <w:snapToGrid w:val="0"/>
              <w:rPr>
                <w:i/>
                <w:iCs/>
              </w:rPr>
            </w:pPr>
            <w:r w:rsidRPr="00123177">
              <w:rPr>
                <w:szCs w:val="20"/>
              </w:rPr>
              <w:t>HV DC-DC bootloader gives a positive response to the request to read the ECU variant type($62 F1 0F) with ECU variant type data as "HVDCDC_VARIANT_XXXX in range of 0000 -FFFF"</w:t>
            </w:r>
          </w:p>
        </w:tc>
      </w:tr>
      <w:tr w:rsidR="00A55B53" w:rsidRPr="00123177" w14:paraId="476058B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211CDA"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5C8B7F" w14:textId="77777777" w:rsidR="00A55B53" w:rsidRPr="00123177" w:rsidRDefault="00A55B53" w:rsidP="00535342">
            <w:pPr>
              <w:pStyle w:val="TableText"/>
              <w:snapToGrid w:val="0"/>
            </w:pPr>
            <w:r w:rsidRPr="00123177">
              <w:rPr>
                <w:szCs w:val="20"/>
              </w:rPr>
              <w:t>Constraints is not applicable.</w:t>
            </w:r>
          </w:p>
        </w:tc>
      </w:tr>
      <w:tr w:rsidR="00A55B53" w:rsidRPr="00123177" w14:paraId="4215FA2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38F6B8"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5DC330" w14:textId="77777777" w:rsidR="00A55B53" w:rsidRPr="00123177" w:rsidRDefault="00A55B53" w:rsidP="00535342">
            <w:pPr>
              <w:pStyle w:val="TableText"/>
              <w:snapToGrid w:val="0"/>
            </w:pPr>
            <w:r w:rsidRPr="00123177">
              <w:rPr>
                <w:szCs w:val="20"/>
              </w:rPr>
              <w:t>No effects on other system</w:t>
            </w:r>
          </w:p>
        </w:tc>
      </w:tr>
      <w:tr w:rsidR="00A55B53" w:rsidRPr="00123177" w14:paraId="2879FF6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2B8635" w14:textId="77777777" w:rsidR="00A55B53" w:rsidRPr="00123177" w:rsidRDefault="00A55B53" w:rsidP="00535342">
            <w:pPr>
              <w:pStyle w:val="TableText"/>
              <w:snapToGrid w:val="0"/>
            </w:pPr>
            <w:r w:rsidRPr="00123177">
              <w:lastRenderedPageBreak/>
              <w:t>Testability with respect to test environment</w:t>
            </w:r>
          </w:p>
          <w:p w14:paraId="00C894BF" w14:textId="77777777" w:rsidR="00A55B53" w:rsidRPr="00123177" w:rsidRDefault="00A55B53" w:rsidP="00535342">
            <w:pPr>
              <w:pStyle w:val="TableText"/>
            </w:pPr>
            <w:r w:rsidRPr="00123177">
              <w:t>(Yes/No)</w:t>
            </w:r>
          </w:p>
          <w:p w14:paraId="29FF0FAC"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8FA60" w14:textId="77777777" w:rsidR="00A55B53" w:rsidRPr="00123177" w:rsidRDefault="00A55B53" w:rsidP="00535342">
            <w:pPr>
              <w:pStyle w:val="TableText"/>
              <w:snapToGrid w:val="0"/>
            </w:pPr>
            <w:r w:rsidRPr="00123177">
              <w:t>YES</w:t>
            </w:r>
          </w:p>
        </w:tc>
      </w:tr>
      <w:tr w:rsidR="00A55B53" w:rsidRPr="00123177" w14:paraId="0C725B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477EA2" w14:textId="77777777" w:rsidR="00A55B53" w:rsidRPr="00123177" w:rsidRDefault="00A55B53" w:rsidP="00535342">
            <w:pPr>
              <w:pStyle w:val="TableText"/>
              <w:snapToGrid w:val="0"/>
            </w:pPr>
            <w:r w:rsidRPr="00123177">
              <w:t>Feasible within project constraints</w:t>
            </w:r>
          </w:p>
          <w:p w14:paraId="30D20EDA" w14:textId="77777777" w:rsidR="00A55B53" w:rsidRPr="00123177" w:rsidRDefault="00A55B53" w:rsidP="00535342">
            <w:pPr>
              <w:pStyle w:val="TableText"/>
              <w:snapToGrid w:val="0"/>
            </w:pPr>
            <w:r w:rsidRPr="00123177">
              <w:t>(Yes/No)</w:t>
            </w:r>
          </w:p>
          <w:p w14:paraId="0590A0BC"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2F01E" w14:textId="77777777" w:rsidR="00A55B53" w:rsidRPr="00123177" w:rsidRDefault="00A55B53" w:rsidP="00535342">
            <w:pPr>
              <w:pStyle w:val="TableText"/>
              <w:snapToGrid w:val="0"/>
            </w:pPr>
            <w:r w:rsidRPr="00123177">
              <w:t>YES</w:t>
            </w:r>
          </w:p>
        </w:tc>
      </w:tr>
      <w:tr w:rsidR="00A55B53" w:rsidRPr="00123177" w14:paraId="76BF87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321A30" w14:textId="77777777" w:rsidR="00A55B53" w:rsidRPr="00123177" w:rsidRDefault="00A55B53" w:rsidP="00535342">
            <w:pPr>
              <w:pStyle w:val="TableText"/>
              <w:snapToGrid w:val="0"/>
            </w:pPr>
            <w:r w:rsidRPr="00123177">
              <w:t>Critical</w:t>
            </w:r>
          </w:p>
          <w:p w14:paraId="0F237018"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8FF53A" w14:textId="77777777" w:rsidR="00A55B53" w:rsidRPr="00123177" w:rsidRDefault="00A55B53" w:rsidP="00535342">
            <w:pPr>
              <w:pStyle w:val="TableText"/>
              <w:snapToGrid w:val="0"/>
            </w:pPr>
            <w:r w:rsidRPr="00123177">
              <w:t>YES</w:t>
            </w:r>
          </w:p>
        </w:tc>
      </w:tr>
      <w:tr w:rsidR="00A55B53" w:rsidRPr="00123177" w14:paraId="582B143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CC024D"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8115B9"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7B2D900" w14:textId="77777777" w:rsidR="00A55B53" w:rsidRPr="00123177" w:rsidRDefault="00A55B53" w:rsidP="00A55B53">
      <w:pPr>
        <w:rPr>
          <w:rFonts w:eastAsia="Arial"/>
          <w:szCs w:val="20"/>
        </w:rPr>
      </w:pPr>
    </w:p>
    <w:p w14:paraId="733B7AC3" w14:textId="77777777" w:rsidR="00A55B53" w:rsidRPr="00123177" w:rsidRDefault="00A55B53" w:rsidP="00A55B53">
      <w:pPr>
        <w:rPr>
          <w:rFonts w:eastAsia="Arial"/>
          <w:szCs w:val="20"/>
        </w:rPr>
      </w:pPr>
    </w:p>
    <w:p w14:paraId="4BE179A9" w14:textId="77777777" w:rsidR="00A55B53" w:rsidRPr="00123177" w:rsidRDefault="00A55B53" w:rsidP="00A55B53">
      <w:pPr>
        <w:rPr>
          <w:rFonts w:eastAsia="Arial"/>
          <w:szCs w:val="20"/>
        </w:rPr>
      </w:pPr>
    </w:p>
    <w:p w14:paraId="240514C0" w14:textId="77777777" w:rsidR="00A55B53" w:rsidRPr="00123177" w:rsidRDefault="00A55B53" w:rsidP="00A55B53">
      <w:pPr>
        <w:pStyle w:val="Heading5"/>
      </w:pPr>
      <w:r w:rsidRPr="00123177">
        <w:rPr>
          <w:rFonts w:eastAsia="Arial"/>
          <w:sz w:val="20"/>
          <w:szCs w:val="20"/>
        </w:rPr>
        <w:t>First CDD release Requirement.</w:t>
      </w:r>
    </w:p>
    <w:p w14:paraId="71F9C0BF"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75B6D72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56445AB"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2D16259" w14:textId="77777777" w:rsidR="00A55B53" w:rsidRPr="00123177" w:rsidRDefault="00A55B53" w:rsidP="00535342">
            <w:pPr>
              <w:pStyle w:val="TableColumnTitle"/>
              <w:snapToGrid w:val="0"/>
            </w:pPr>
            <w:r w:rsidRPr="00123177">
              <w:t>Description</w:t>
            </w:r>
          </w:p>
        </w:tc>
      </w:tr>
      <w:tr w:rsidR="00A55B53" w:rsidRPr="00123177" w14:paraId="5D8AA16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2681549"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055494" w14:textId="77777777" w:rsidR="00A55B53" w:rsidRPr="00123177" w:rsidRDefault="00A55B53" w:rsidP="00535342">
            <w:pPr>
              <w:snapToGrid w:val="0"/>
            </w:pPr>
            <w:r w:rsidRPr="00123177">
              <w:t>SWRS_DIAG_98</w:t>
            </w:r>
          </w:p>
        </w:tc>
      </w:tr>
      <w:tr w:rsidR="00A55B53" w:rsidRPr="00123177" w14:paraId="282A9EF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A5F1C6D"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D24EED" w14:textId="77777777" w:rsidR="00A55B53" w:rsidRPr="00123177" w:rsidRDefault="00A55B53" w:rsidP="00535342">
            <w:pPr>
              <w:rPr>
                <w:rFonts w:eastAsia="Arial"/>
                <w:color w:val="000000" w:themeColor="text1"/>
                <w:szCs w:val="20"/>
              </w:rPr>
            </w:pPr>
            <w:r w:rsidRPr="00123177">
              <w:rPr>
                <w:rFonts w:ascii="Calibri" w:hAnsi="Calibri" w:cs="Calibri"/>
                <w:sz w:val="22"/>
                <w:szCs w:val="22"/>
              </w:rPr>
              <w:t>SDS-HVDCDC-314</w:t>
            </w:r>
          </w:p>
        </w:tc>
      </w:tr>
      <w:tr w:rsidR="00A55B53" w:rsidRPr="00123177" w14:paraId="6EEE868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620F413"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4032ED" w14:textId="77777777" w:rsidR="00A55B53" w:rsidRPr="00123177" w:rsidRDefault="00A55B53" w:rsidP="00535342">
            <w:pPr>
              <w:pStyle w:val="TableText"/>
              <w:snapToGrid w:val="0"/>
            </w:pPr>
            <w:r w:rsidRPr="00123177">
              <w:t>B-Sample/PF2.0</w:t>
            </w:r>
          </w:p>
        </w:tc>
      </w:tr>
      <w:tr w:rsidR="00A55B53" w:rsidRPr="00123177" w14:paraId="67324F4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FAB3651"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4F9C76" w14:textId="77777777" w:rsidR="00A55B53" w:rsidRPr="00123177" w:rsidRDefault="00A55B53" w:rsidP="00535342">
            <w:pPr>
              <w:pStyle w:val="NormalWeb"/>
              <w:rPr>
                <w:rFonts w:ascii="Calibri" w:hAnsi="Calibri" w:cs="Calibri"/>
                <w:sz w:val="22"/>
                <w:szCs w:val="22"/>
              </w:rPr>
            </w:pPr>
            <w:r w:rsidRPr="00123177">
              <w:rPr>
                <w:rFonts w:ascii="Calibri" w:hAnsi="Calibri" w:cs="Calibri"/>
                <w:color w:val="000000" w:themeColor="text1"/>
                <w:sz w:val="22"/>
                <w:szCs w:val="22"/>
              </w:rPr>
              <w:t>First CDD release shall include one Base Variant (which includes all services) under "Common Diagnostics". Variant "HVDCDC_VARIANT_0000" shall be added under "Variants".</w:t>
            </w:r>
          </w:p>
        </w:tc>
      </w:tr>
      <w:tr w:rsidR="00A55B53" w:rsidRPr="00123177" w14:paraId="6FE4B6E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1947AB"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F26EA"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67293A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4971DE"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A2231A"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65B2AD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B8A744"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5B1CC"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556E61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BC077B"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77B52D" w14:textId="77777777" w:rsidR="00A55B53" w:rsidRPr="00123177" w:rsidRDefault="00A55B53" w:rsidP="00535342">
            <w:pPr>
              <w:rPr>
                <w:szCs w:val="20"/>
              </w:rPr>
            </w:pPr>
            <w:r w:rsidRPr="00123177">
              <w:rPr>
                <w:szCs w:val="20"/>
              </w:rPr>
              <w:t>1. Send a physical request to read data by an identifier($22 F1 0F)</w:t>
            </w:r>
            <w:r w:rsidRPr="00123177">
              <w:rPr>
                <w:szCs w:val="20"/>
              </w:rPr>
              <w:br/>
              <w:t>2. Send a functional request to read data by an identifier($22 F1 0F)</w:t>
            </w:r>
          </w:p>
        </w:tc>
      </w:tr>
      <w:tr w:rsidR="00A55B53" w:rsidRPr="00123177" w14:paraId="76ED571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A8095F"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C2B18" w14:textId="77777777" w:rsidR="00A55B53" w:rsidRPr="00123177" w:rsidRDefault="00A55B53" w:rsidP="00535342">
            <w:pPr>
              <w:rPr>
                <w:szCs w:val="20"/>
              </w:rPr>
            </w:pPr>
            <w:r w:rsidRPr="00123177">
              <w:rPr>
                <w:sz w:val="16"/>
                <w:szCs w:val="16"/>
              </w:rPr>
              <w:br/>
            </w:r>
            <w:r w:rsidRPr="00123177">
              <w:rPr>
                <w:szCs w:val="20"/>
              </w:rPr>
              <w:t xml:space="preserve">HV DC-DC bootloader gives a positive response to the request to read the ECU variant type($62 F1 0F) with ECU variant type data as "HVDCDC_VARIANT_XXXX in range of 0000 -FFFF" </w:t>
            </w:r>
            <w:r w:rsidRPr="00123177">
              <w:rPr>
                <w:szCs w:val="20"/>
              </w:rPr>
              <w:br/>
            </w:r>
            <w:r w:rsidRPr="00123177">
              <w:rPr>
                <w:szCs w:val="20"/>
              </w:rPr>
              <w:br/>
              <w:t>HV DC-DC bootloader gives a positive response to the request to read the ECU variant type($62 F1 0F) with ECU variant type data as "HVDCDC_VARIANT_XXXX in range of 0000 -FFFF"</w:t>
            </w:r>
          </w:p>
          <w:p w14:paraId="718E30A6" w14:textId="77777777" w:rsidR="00A55B53" w:rsidRPr="00123177" w:rsidRDefault="00A55B53" w:rsidP="00535342">
            <w:pPr>
              <w:pStyle w:val="TableText"/>
              <w:snapToGrid w:val="0"/>
            </w:pPr>
          </w:p>
        </w:tc>
      </w:tr>
      <w:tr w:rsidR="00A55B53" w:rsidRPr="00123177" w14:paraId="136039B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335199"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CE0344" w14:textId="77777777" w:rsidR="00A55B53" w:rsidRPr="00123177" w:rsidRDefault="00A55B53" w:rsidP="00535342">
            <w:pPr>
              <w:pStyle w:val="TableText"/>
              <w:snapToGrid w:val="0"/>
              <w:rPr>
                <w:rStyle w:val="normaltextrun"/>
              </w:rPr>
            </w:pPr>
            <w:r w:rsidRPr="00123177">
              <w:rPr>
                <w:rStyle w:val="normaltextrun"/>
              </w:rPr>
              <w:t>The HVDCDC detects the ECU variant type value in range of 0000- FFFF.</w:t>
            </w:r>
          </w:p>
        </w:tc>
      </w:tr>
      <w:tr w:rsidR="00A55B53" w:rsidRPr="00123177" w14:paraId="00A980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94198B"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4DC6F" w14:textId="77777777" w:rsidR="00A55B53" w:rsidRPr="00123177" w:rsidRDefault="00A55B53" w:rsidP="00535342">
            <w:pPr>
              <w:pStyle w:val="TableText"/>
              <w:snapToGrid w:val="0"/>
            </w:pPr>
            <w:r w:rsidRPr="00123177">
              <w:t>No such mandatory fields is applicable.</w:t>
            </w:r>
          </w:p>
        </w:tc>
      </w:tr>
      <w:tr w:rsidR="00A55B53" w:rsidRPr="00123177" w14:paraId="5D98553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BCBA84"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C03FD" w14:textId="77777777" w:rsidR="00A55B53" w:rsidRPr="00123177" w:rsidRDefault="00A55B53" w:rsidP="00535342">
            <w:pPr>
              <w:pStyle w:val="TableText"/>
              <w:snapToGrid w:val="0"/>
            </w:pPr>
            <w:r w:rsidRPr="00123177">
              <w:t>HVDCDC shall have valid software.</w:t>
            </w:r>
          </w:p>
          <w:p w14:paraId="3F41E26D" w14:textId="77777777" w:rsidR="00A55B53" w:rsidRPr="00123177" w:rsidRDefault="00A55B53" w:rsidP="00535342">
            <w:pPr>
              <w:pStyle w:val="TableText"/>
              <w:snapToGrid w:val="0"/>
            </w:pPr>
            <w:r w:rsidRPr="00123177">
              <w:t>HVDCDC is in default, extended, or programming session.</w:t>
            </w:r>
          </w:p>
        </w:tc>
      </w:tr>
      <w:tr w:rsidR="00A55B53" w:rsidRPr="00123177" w14:paraId="70A35A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096B0E"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5CD6A5"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E470C6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D86811"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1D3A02" w14:textId="77777777" w:rsidR="00A55B53" w:rsidRPr="00123177" w:rsidRDefault="00A55B53" w:rsidP="00535342">
            <w:pPr>
              <w:pStyle w:val="TableText"/>
              <w:snapToGrid w:val="0"/>
            </w:pPr>
            <w:r w:rsidRPr="00123177">
              <w:rPr>
                <w:szCs w:val="20"/>
              </w:rPr>
              <w:t>Valid range value is not required.</w:t>
            </w:r>
          </w:p>
        </w:tc>
      </w:tr>
      <w:tr w:rsidR="00A55B53" w:rsidRPr="00123177" w14:paraId="76B3F6D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B4D085"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B06232"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5F7FAB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12B9A0"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82FA0"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703D5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5B4155"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E652CF" w14:textId="77777777" w:rsidR="00A55B53" w:rsidRPr="00123177" w:rsidRDefault="00A55B53" w:rsidP="00535342">
            <w:pPr>
              <w:pStyle w:val="TableText"/>
            </w:pPr>
            <w:r w:rsidRPr="00123177">
              <w:rPr>
                <w:szCs w:val="20"/>
              </w:rPr>
              <w:t>Data rate is not applicable.</w:t>
            </w:r>
          </w:p>
        </w:tc>
      </w:tr>
      <w:tr w:rsidR="00A55B53" w:rsidRPr="00123177" w14:paraId="33171B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2FA90B"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74E237"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1997C9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97BCBA"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2FECB0"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443004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19D165" w14:textId="77777777" w:rsidR="00A55B53" w:rsidRPr="00123177" w:rsidRDefault="00A55B53" w:rsidP="00535342">
            <w:pPr>
              <w:pStyle w:val="TableText"/>
              <w:snapToGrid w:val="0"/>
            </w:pPr>
            <w:r w:rsidRPr="00123177">
              <w:t xml:space="preserve">Validation Rules/ </w:t>
            </w:r>
          </w:p>
          <w:p w14:paraId="4C82FBBD"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0058C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05B93D4" w14:textId="77777777" w:rsidR="00A55B53" w:rsidRPr="00123177" w:rsidRDefault="00A55B53" w:rsidP="00535342">
            <w:pPr>
              <w:pStyle w:val="TableText"/>
              <w:snapToGrid w:val="0"/>
              <w:rPr>
                <w:i/>
                <w:iCs/>
              </w:rPr>
            </w:pPr>
            <w:r w:rsidRPr="00123177">
              <w:rPr>
                <w:szCs w:val="20"/>
              </w:rPr>
              <w:t>HV DC-DC bootloader gives a positive response to the request to read the ECU variant type($62 F1 0F) with ECU variant type data as "HVDCDC_VARIANT_XXXX in range of 0000 -FFFF"</w:t>
            </w:r>
          </w:p>
        </w:tc>
      </w:tr>
      <w:tr w:rsidR="00A55B53" w:rsidRPr="00123177" w14:paraId="1B8141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6FBDCD"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D138EA" w14:textId="77777777" w:rsidR="00A55B53" w:rsidRPr="00123177" w:rsidRDefault="00A55B53" w:rsidP="00535342">
            <w:pPr>
              <w:pStyle w:val="TableText"/>
              <w:snapToGrid w:val="0"/>
            </w:pPr>
            <w:r w:rsidRPr="00123177">
              <w:rPr>
                <w:szCs w:val="20"/>
              </w:rPr>
              <w:t>Constraints is not applicable.</w:t>
            </w:r>
          </w:p>
        </w:tc>
      </w:tr>
      <w:tr w:rsidR="00A55B53" w:rsidRPr="00123177" w14:paraId="75E7FF3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C8F22F"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FFDDAC" w14:textId="77777777" w:rsidR="00A55B53" w:rsidRPr="00123177" w:rsidRDefault="00A55B53" w:rsidP="00535342">
            <w:pPr>
              <w:pStyle w:val="TableText"/>
              <w:snapToGrid w:val="0"/>
            </w:pPr>
            <w:r w:rsidRPr="00123177">
              <w:rPr>
                <w:szCs w:val="20"/>
              </w:rPr>
              <w:t>No effects on other system</w:t>
            </w:r>
          </w:p>
        </w:tc>
      </w:tr>
      <w:tr w:rsidR="00A55B53" w:rsidRPr="00123177" w14:paraId="190EDBE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36410F" w14:textId="77777777" w:rsidR="00A55B53" w:rsidRPr="00123177" w:rsidRDefault="00A55B53" w:rsidP="00535342">
            <w:pPr>
              <w:pStyle w:val="TableText"/>
              <w:snapToGrid w:val="0"/>
            </w:pPr>
            <w:r w:rsidRPr="00123177">
              <w:lastRenderedPageBreak/>
              <w:t>Testability with respect to test environment</w:t>
            </w:r>
          </w:p>
          <w:p w14:paraId="1C6ACE45" w14:textId="77777777" w:rsidR="00A55B53" w:rsidRPr="00123177" w:rsidRDefault="00A55B53" w:rsidP="00535342">
            <w:pPr>
              <w:pStyle w:val="TableText"/>
            </w:pPr>
            <w:r w:rsidRPr="00123177">
              <w:t>(Yes/No)</w:t>
            </w:r>
          </w:p>
          <w:p w14:paraId="4877DD2C"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6CABFD" w14:textId="77777777" w:rsidR="00A55B53" w:rsidRPr="00123177" w:rsidRDefault="00A55B53" w:rsidP="00535342">
            <w:pPr>
              <w:pStyle w:val="TableText"/>
              <w:snapToGrid w:val="0"/>
            </w:pPr>
            <w:r w:rsidRPr="00123177">
              <w:t>YES</w:t>
            </w:r>
          </w:p>
        </w:tc>
      </w:tr>
      <w:tr w:rsidR="00A55B53" w:rsidRPr="00123177" w14:paraId="20CF18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181D30" w14:textId="77777777" w:rsidR="00A55B53" w:rsidRPr="00123177" w:rsidRDefault="00A55B53" w:rsidP="00535342">
            <w:pPr>
              <w:pStyle w:val="TableText"/>
              <w:snapToGrid w:val="0"/>
            </w:pPr>
            <w:r w:rsidRPr="00123177">
              <w:t>Feasible within project constraints</w:t>
            </w:r>
          </w:p>
          <w:p w14:paraId="3A24B193" w14:textId="77777777" w:rsidR="00A55B53" w:rsidRPr="00123177" w:rsidRDefault="00A55B53" w:rsidP="00535342">
            <w:pPr>
              <w:pStyle w:val="TableText"/>
              <w:snapToGrid w:val="0"/>
            </w:pPr>
            <w:r w:rsidRPr="00123177">
              <w:t>(Yes/No)</w:t>
            </w:r>
          </w:p>
          <w:p w14:paraId="2CBD26E6"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A1EDE" w14:textId="77777777" w:rsidR="00A55B53" w:rsidRPr="00123177" w:rsidRDefault="00A55B53" w:rsidP="00535342">
            <w:pPr>
              <w:pStyle w:val="TableText"/>
              <w:snapToGrid w:val="0"/>
            </w:pPr>
            <w:r w:rsidRPr="00123177">
              <w:t>YES</w:t>
            </w:r>
          </w:p>
        </w:tc>
      </w:tr>
      <w:tr w:rsidR="00A55B53" w:rsidRPr="00123177" w14:paraId="136FAD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E2DF04" w14:textId="77777777" w:rsidR="00A55B53" w:rsidRPr="00123177" w:rsidRDefault="00A55B53" w:rsidP="00535342">
            <w:pPr>
              <w:pStyle w:val="TableText"/>
              <w:snapToGrid w:val="0"/>
            </w:pPr>
            <w:r w:rsidRPr="00123177">
              <w:t>Critical</w:t>
            </w:r>
          </w:p>
          <w:p w14:paraId="71926F05"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BA1977" w14:textId="77777777" w:rsidR="00A55B53" w:rsidRPr="00123177" w:rsidRDefault="00A55B53" w:rsidP="00535342">
            <w:pPr>
              <w:pStyle w:val="TableText"/>
              <w:snapToGrid w:val="0"/>
            </w:pPr>
            <w:r w:rsidRPr="00123177">
              <w:t>YES</w:t>
            </w:r>
          </w:p>
        </w:tc>
      </w:tr>
      <w:tr w:rsidR="00A55B53" w:rsidRPr="00123177" w14:paraId="175982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5D9F45"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B3DE07"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FF88DF4" w14:textId="77777777" w:rsidR="00A55B53" w:rsidRPr="00123177" w:rsidRDefault="00A55B53" w:rsidP="00A55B53">
      <w:pPr>
        <w:rPr>
          <w:rFonts w:eastAsia="Arial"/>
          <w:szCs w:val="20"/>
        </w:rPr>
      </w:pPr>
    </w:p>
    <w:p w14:paraId="5D6AC3EC" w14:textId="77777777" w:rsidR="00A55B53" w:rsidRPr="00123177" w:rsidRDefault="00A55B53" w:rsidP="00A55B53">
      <w:pPr>
        <w:rPr>
          <w:rFonts w:eastAsia="Arial"/>
          <w:szCs w:val="20"/>
        </w:rPr>
      </w:pPr>
    </w:p>
    <w:p w14:paraId="63EB1F5B" w14:textId="77777777" w:rsidR="00A55B53" w:rsidRPr="00123177" w:rsidRDefault="00A55B53" w:rsidP="00A55B53">
      <w:pPr>
        <w:rPr>
          <w:rFonts w:eastAsia="Arial"/>
          <w:szCs w:val="20"/>
        </w:rPr>
      </w:pPr>
    </w:p>
    <w:p w14:paraId="4E1ED21B" w14:textId="77777777" w:rsidR="00A55B53" w:rsidRPr="00123177" w:rsidRDefault="00A55B53" w:rsidP="00A55B53">
      <w:pPr>
        <w:pStyle w:val="Heading5"/>
      </w:pPr>
      <w:r w:rsidRPr="00123177">
        <w:rPr>
          <w:rFonts w:eastAsia="Arial"/>
          <w:sz w:val="20"/>
          <w:szCs w:val="20"/>
        </w:rPr>
        <w:t>Following CDD release Requirement.</w:t>
      </w:r>
    </w:p>
    <w:p w14:paraId="0F6F2CCE"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110F2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71689E4"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6B4CC5D" w14:textId="77777777" w:rsidR="00A55B53" w:rsidRPr="00123177" w:rsidRDefault="00A55B53" w:rsidP="00535342">
            <w:pPr>
              <w:pStyle w:val="TableColumnTitle"/>
              <w:snapToGrid w:val="0"/>
            </w:pPr>
            <w:r w:rsidRPr="00123177">
              <w:t>Description</w:t>
            </w:r>
          </w:p>
        </w:tc>
      </w:tr>
      <w:tr w:rsidR="00A55B53" w:rsidRPr="00123177" w14:paraId="251BDD5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2260759"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F4CAFC" w14:textId="77777777" w:rsidR="00A55B53" w:rsidRPr="00123177" w:rsidRDefault="00A55B53" w:rsidP="00535342">
            <w:pPr>
              <w:snapToGrid w:val="0"/>
            </w:pPr>
            <w:r w:rsidRPr="00123177">
              <w:t>SWRS_DIAG_99</w:t>
            </w:r>
          </w:p>
        </w:tc>
      </w:tr>
      <w:tr w:rsidR="00A55B53" w:rsidRPr="00123177" w14:paraId="3881547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908455A"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95E3F" w14:textId="77777777" w:rsidR="00A55B53" w:rsidRPr="00123177" w:rsidRDefault="00A55B53" w:rsidP="00535342">
            <w:pPr>
              <w:rPr>
                <w:rFonts w:eastAsia="Arial"/>
                <w:color w:val="000000" w:themeColor="text1"/>
                <w:szCs w:val="20"/>
              </w:rPr>
            </w:pPr>
            <w:r w:rsidRPr="00123177">
              <w:rPr>
                <w:rFonts w:ascii="Calibri" w:hAnsi="Calibri" w:cs="Calibri"/>
                <w:sz w:val="22"/>
                <w:szCs w:val="22"/>
              </w:rPr>
              <w:t>SDS-HVDCDC-315</w:t>
            </w:r>
          </w:p>
        </w:tc>
      </w:tr>
      <w:tr w:rsidR="00A55B53" w:rsidRPr="00123177" w14:paraId="56B1A2C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492B1FF"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C37023" w14:textId="77777777" w:rsidR="00A55B53" w:rsidRPr="00123177" w:rsidRDefault="00A55B53" w:rsidP="00535342">
            <w:pPr>
              <w:pStyle w:val="TableText"/>
              <w:snapToGrid w:val="0"/>
            </w:pPr>
            <w:r w:rsidRPr="00123177">
              <w:t>B-Sample/PF2.0</w:t>
            </w:r>
          </w:p>
        </w:tc>
      </w:tr>
      <w:tr w:rsidR="00A55B53" w:rsidRPr="00123177" w14:paraId="6321304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7BF026F"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D6178" w14:textId="77777777" w:rsidR="00A55B53" w:rsidRPr="00123177" w:rsidRDefault="00A55B53" w:rsidP="00535342">
            <w:pPr>
              <w:pStyle w:val="NormalWeb"/>
              <w:rPr>
                <w:rFonts w:ascii="Calibri" w:hAnsi="Calibri" w:cs="Calibri"/>
                <w:sz w:val="22"/>
                <w:szCs w:val="22"/>
              </w:rPr>
            </w:pPr>
            <w:r w:rsidRPr="00123177">
              <w:rPr>
                <w:rFonts w:ascii="Calibri" w:hAnsi="Calibri" w:cs="Calibri"/>
                <w:color w:val="000000" w:themeColor="text1"/>
                <w:sz w:val="22"/>
                <w:szCs w:val="22"/>
              </w:rPr>
              <w:t>Following CDD releases shall include new variants under "Variants" adding "HVDCDC_VARIANT_xxxx"(if new services or modification to existing services are made). Variant name value shall be incremented by 1 within the range of [313].</w:t>
            </w:r>
          </w:p>
        </w:tc>
      </w:tr>
      <w:tr w:rsidR="00A55B53" w:rsidRPr="00123177" w14:paraId="10A16A5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450A9A"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B47961"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1A26F5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7A2976"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545C5"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2DB64A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96D943"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19CC10"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AEA003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602470"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62BC99" w14:textId="77777777" w:rsidR="00A55B53" w:rsidRPr="00123177" w:rsidRDefault="00A55B53" w:rsidP="00535342">
            <w:pPr>
              <w:rPr>
                <w:szCs w:val="20"/>
              </w:rPr>
            </w:pPr>
            <w:r w:rsidRPr="00123177">
              <w:rPr>
                <w:szCs w:val="20"/>
              </w:rPr>
              <w:t>1. Send a physical request to read data by an identifier($22 F1 0F)</w:t>
            </w:r>
            <w:r w:rsidRPr="00123177">
              <w:rPr>
                <w:szCs w:val="20"/>
              </w:rPr>
              <w:br/>
              <w:t>2. Send a functional request to read data by an identifier($22 F1 0F)</w:t>
            </w:r>
          </w:p>
        </w:tc>
      </w:tr>
      <w:tr w:rsidR="00A55B53" w:rsidRPr="00123177" w14:paraId="79EA1F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180903"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1EA4AA" w14:textId="77777777" w:rsidR="00A55B53" w:rsidRPr="00123177" w:rsidRDefault="00A55B53" w:rsidP="00535342">
            <w:pPr>
              <w:rPr>
                <w:szCs w:val="20"/>
              </w:rPr>
            </w:pPr>
            <w:r w:rsidRPr="00123177">
              <w:rPr>
                <w:sz w:val="16"/>
                <w:szCs w:val="16"/>
              </w:rPr>
              <w:br/>
            </w:r>
            <w:r w:rsidRPr="00123177">
              <w:rPr>
                <w:szCs w:val="20"/>
              </w:rPr>
              <w:t xml:space="preserve">HV DC-DC bootloader gives a positive response to the request to read the ECU variant type($62 F1 0F) with ECU variant type data as "HVDCDC_VARIANT_XXXX in range of 0000 -FFFF" </w:t>
            </w:r>
            <w:r w:rsidRPr="00123177">
              <w:rPr>
                <w:szCs w:val="20"/>
              </w:rPr>
              <w:br/>
            </w:r>
            <w:r w:rsidRPr="00123177">
              <w:rPr>
                <w:szCs w:val="20"/>
              </w:rPr>
              <w:br/>
              <w:t>HV DC-DC bootloader gives a positive response to the request to read the ECU variant type($62 F1 0F) with ECU variant type data as "HVDCDC_VARIANT_XXXX in range of 0000 -FFFF"</w:t>
            </w:r>
          </w:p>
          <w:p w14:paraId="519FC8E0" w14:textId="77777777" w:rsidR="00A55B53" w:rsidRPr="00123177" w:rsidRDefault="00A55B53" w:rsidP="00535342">
            <w:pPr>
              <w:pStyle w:val="TableText"/>
              <w:snapToGrid w:val="0"/>
            </w:pPr>
          </w:p>
        </w:tc>
      </w:tr>
      <w:tr w:rsidR="00A55B53" w:rsidRPr="00123177" w14:paraId="1418E4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BEC1D5"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1ED688" w14:textId="77777777" w:rsidR="00A55B53" w:rsidRPr="00123177" w:rsidRDefault="00A55B53" w:rsidP="00535342">
            <w:pPr>
              <w:pStyle w:val="TableText"/>
              <w:snapToGrid w:val="0"/>
              <w:rPr>
                <w:rStyle w:val="normaltextrun"/>
              </w:rPr>
            </w:pPr>
            <w:r w:rsidRPr="00123177">
              <w:rPr>
                <w:rStyle w:val="normaltextrun"/>
              </w:rPr>
              <w:t>The HVDCDC detects the ECU variant type value in range of 0000- FFFF.</w:t>
            </w:r>
          </w:p>
        </w:tc>
      </w:tr>
      <w:tr w:rsidR="00A55B53" w:rsidRPr="00123177" w14:paraId="018C48D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F6FBE7"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A8710" w14:textId="77777777" w:rsidR="00A55B53" w:rsidRPr="00123177" w:rsidRDefault="00A55B53" w:rsidP="00535342">
            <w:pPr>
              <w:pStyle w:val="TableText"/>
              <w:snapToGrid w:val="0"/>
            </w:pPr>
            <w:r w:rsidRPr="00123177">
              <w:t>No such mandatory fields is applicable.</w:t>
            </w:r>
          </w:p>
        </w:tc>
      </w:tr>
      <w:tr w:rsidR="00A55B53" w:rsidRPr="00123177" w14:paraId="08EFCD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D3BD71"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17879F" w14:textId="77777777" w:rsidR="00A55B53" w:rsidRPr="00123177" w:rsidRDefault="00A55B53" w:rsidP="00535342">
            <w:pPr>
              <w:pStyle w:val="TableText"/>
              <w:snapToGrid w:val="0"/>
            </w:pPr>
            <w:r w:rsidRPr="00123177">
              <w:t>HVDCDC shall have valid software.</w:t>
            </w:r>
          </w:p>
          <w:p w14:paraId="04BAAF9D" w14:textId="77777777" w:rsidR="00A55B53" w:rsidRPr="00123177" w:rsidRDefault="00A55B53" w:rsidP="00535342">
            <w:pPr>
              <w:pStyle w:val="TableText"/>
              <w:snapToGrid w:val="0"/>
            </w:pPr>
            <w:r w:rsidRPr="00123177">
              <w:t>HVDCDC is in default, extended, or programming session.</w:t>
            </w:r>
          </w:p>
        </w:tc>
      </w:tr>
      <w:tr w:rsidR="00A55B53" w:rsidRPr="00123177" w14:paraId="51E606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9D8CE8"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338E47"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23DFC9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8696CE"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541CC0" w14:textId="77777777" w:rsidR="00A55B53" w:rsidRPr="00123177" w:rsidRDefault="00A55B53" w:rsidP="00535342">
            <w:pPr>
              <w:pStyle w:val="TableText"/>
              <w:snapToGrid w:val="0"/>
            </w:pPr>
            <w:r w:rsidRPr="00123177">
              <w:rPr>
                <w:szCs w:val="20"/>
              </w:rPr>
              <w:t>Valid range value is not required.</w:t>
            </w:r>
          </w:p>
        </w:tc>
      </w:tr>
      <w:tr w:rsidR="00A55B53" w:rsidRPr="00123177" w14:paraId="43E6C0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392100"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B3DB09"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92651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752090"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6EF127"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AF0B9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2060CF"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2EBC0A" w14:textId="77777777" w:rsidR="00A55B53" w:rsidRPr="00123177" w:rsidRDefault="00A55B53" w:rsidP="00535342">
            <w:pPr>
              <w:pStyle w:val="TableText"/>
            </w:pPr>
            <w:r w:rsidRPr="00123177">
              <w:rPr>
                <w:szCs w:val="20"/>
              </w:rPr>
              <w:t>Data rate is not applicable.</w:t>
            </w:r>
          </w:p>
        </w:tc>
      </w:tr>
      <w:tr w:rsidR="00A55B53" w:rsidRPr="00123177" w14:paraId="1D79A5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086219"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A83EAF"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646EA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BFB501"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8FCA0A"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1F88C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9771CC" w14:textId="77777777" w:rsidR="00A55B53" w:rsidRPr="00123177" w:rsidRDefault="00A55B53" w:rsidP="00535342">
            <w:pPr>
              <w:pStyle w:val="TableText"/>
              <w:snapToGrid w:val="0"/>
            </w:pPr>
            <w:r w:rsidRPr="00123177">
              <w:t xml:space="preserve">Validation Rules/ </w:t>
            </w:r>
          </w:p>
          <w:p w14:paraId="41F5998B"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103BD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7D498D9" w14:textId="77777777" w:rsidR="00A55B53" w:rsidRPr="00123177" w:rsidRDefault="00A55B53" w:rsidP="00535342">
            <w:pPr>
              <w:pStyle w:val="TableText"/>
              <w:snapToGrid w:val="0"/>
              <w:rPr>
                <w:i/>
                <w:iCs/>
              </w:rPr>
            </w:pPr>
            <w:r w:rsidRPr="00123177">
              <w:rPr>
                <w:szCs w:val="20"/>
              </w:rPr>
              <w:t>HV DC-DC bootloader gives a positive response to the request to read the ECU variant type($62 F1 0F) with ECU variant type data as "HVDCDC_VARIANT_XXXX in range of 0000 -FFFF"</w:t>
            </w:r>
          </w:p>
        </w:tc>
      </w:tr>
      <w:tr w:rsidR="00A55B53" w:rsidRPr="00123177" w14:paraId="3E5F50F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2C6800"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9EC103" w14:textId="77777777" w:rsidR="00A55B53" w:rsidRPr="00123177" w:rsidRDefault="00A55B53" w:rsidP="00535342">
            <w:pPr>
              <w:pStyle w:val="TableText"/>
              <w:snapToGrid w:val="0"/>
            </w:pPr>
            <w:r w:rsidRPr="00123177">
              <w:rPr>
                <w:szCs w:val="20"/>
              </w:rPr>
              <w:t>Constraints is not applicable.</w:t>
            </w:r>
          </w:p>
        </w:tc>
      </w:tr>
      <w:tr w:rsidR="00A55B53" w:rsidRPr="00123177" w14:paraId="45B1E9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B26C32"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DB126" w14:textId="77777777" w:rsidR="00A55B53" w:rsidRPr="00123177" w:rsidRDefault="00A55B53" w:rsidP="00535342">
            <w:pPr>
              <w:pStyle w:val="TableText"/>
              <w:snapToGrid w:val="0"/>
            </w:pPr>
            <w:r w:rsidRPr="00123177">
              <w:rPr>
                <w:szCs w:val="20"/>
              </w:rPr>
              <w:t>No effects on other system</w:t>
            </w:r>
          </w:p>
        </w:tc>
      </w:tr>
      <w:tr w:rsidR="00A55B53" w:rsidRPr="00123177" w14:paraId="24F7FF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606633" w14:textId="77777777" w:rsidR="00A55B53" w:rsidRPr="00123177" w:rsidRDefault="00A55B53" w:rsidP="00535342">
            <w:pPr>
              <w:pStyle w:val="TableText"/>
              <w:snapToGrid w:val="0"/>
            </w:pPr>
            <w:r w:rsidRPr="00123177">
              <w:lastRenderedPageBreak/>
              <w:t>Testability with respect to test environment</w:t>
            </w:r>
          </w:p>
          <w:p w14:paraId="6E3DA65D" w14:textId="77777777" w:rsidR="00A55B53" w:rsidRPr="00123177" w:rsidRDefault="00A55B53" w:rsidP="00535342">
            <w:pPr>
              <w:pStyle w:val="TableText"/>
            </w:pPr>
            <w:r w:rsidRPr="00123177">
              <w:t>(Yes/No)</w:t>
            </w:r>
          </w:p>
          <w:p w14:paraId="4E2436F2"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5CB0D0" w14:textId="77777777" w:rsidR="00A55B53" w:rsidRPr="00123177" w:rsidRDefault="00A55B53" w:rsidP="00535342">
            <w:pPr>
              <w:pStyle w:val="TableText"/>
              <w:snapToGrid w:val="0"/>
            </w:pPr>
            <w:r w:rsidRPr="00123177">
              <w:t>YES</w:t>
            </w:r>
          </w:p>
        </w:tc>
      </w:tr>
      <w:tr w:rsidR="00A55B53" w:rsidRPr="00123177" w14:paraId="60DD978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18105F" w14:textId="77777777" w:rsidR="00A55B53" w:rsidRPr="00123177" w:rsidRDefault="00A55B53" w:rsidP="00535342">
            <w:pPr>
              <w:pStyle w:val="TableText"/>
              <w:snapToGrid w:val="0"/>
            </w:pPr>
            <w:r w:rsidRPr="00123177">
              <w:t>Feasible within project constraints</w:t>
            </w:r>
          </w:p>
          <w:p w14:paraId="0B38F0C5" w14:textId="77777777" w:rsidR="00A55B53" w:rsidRPr="00123177" w:rsidRDefault="00A55B53" w:rsidP="00535342">
            <w:pPr>
              <w:pStyle w:val="TableText"/>
              <w:snapToGrid w:val="0"/>
            </w:pPr>
            <w:r w:rsidRPr="00123177">
              <w:t>(Yes/No)</w:t>
            </w:r>
          </w:p>
          <w:p w14:paraId="22796A65"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F35A58" w14:textId="77777777" w:rsidR="00A55B53" w:rsidRPr="00123177" w:rsidRDefault="00A55B53" w:rsidP="00535342">
            <w:pPr>
              <w:pStyle w:val="TableText"/>
              <w:snapToGrid w:val="0"/>
            </w:pPr>
            <w:r w:rsidRPr="00123177">
              <w:t>YES</w:t>
            </w:r>
          </w:p>
        </w:tc>
      </w:tr>
      <w:tr w:rsidR="00A55B53" w:rsidRPr="00123177" w14:paraId="2D33BD1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0B8477" w14:textId="77777777" w:rsidR="00A55B53" w:rsidRPr="00123177" w:rsidRDefault="00A55B53" w:rsidP="00535342">
            <w:pPr>
              <w:pStyle w:val="TableText"/>
              <w:snapToGrid w:val="0"/>
            </w:pPr>
            <w:r w:rsidRPr="00123177">
              <w:t>Critical</w:t>
            </w:r>
          </w:p>
          <w:p w14:paraId="44E5A252"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0FC81" w14:textId="77777777" w:rsidR="00A55B53" w:rsidRPr="00123177" w:rsidRDefault="00A55B53" w:rsidP="00535342">
            <w:pPr>
              <w:pStyle w:val="TableText"/>
              <w:snapToGrid w:val="0"/>
            </w:pPr>
            <w:r w:rsidRPr="00123177">
              <w:t>YES</w:t>
            </w:r>
          </w:p>
        </w:tc>
      </w:tr>
      <w:tr w:rsidR="00A55B53" w:rsidRPr="00123177" w14:paraId="5DF2879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EA58ED"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6244B5"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3C491376" w14:textId="77777777" w:rsidR="00A55B53" w:rsidRPr="00123177" w:rsidRDefault="00A55B53" w:rsidP="00A55B53">
      <w:pPr>
        <w:rPr>
          <w:rFonts w:eastAsia="Arial"/>
          <w:szCs w:val="20"/>
        </w:rPr>
      </w:pPr>
    </w:p>
    <w:p w14:paraId="5A7C5AA6" w14:textId="77777777" w:rsidR="00A55B53" w:rsidRPr="00123177" w:rsidRDefault="00A55B53" w:rsidP="00A55B53">
      <w:pPr>
        <w:rPr>
          <w:rFonts w:eastAsia="Arial"/>
          <w:szCs w:val="20"/>
        </w:rPr>
      </w:pPr>
    </w:p>
    <w:p w14:paraId="6FAE88C4" w14:textId="77777777" w:rsidR="00A55B53" w:rsidRPr="00123177" w:rsidRDefault="00A55B53" w:rsidP="00A55B53">
      <w:pPr>
        <w:pStyle w:val="Heading5"/>
      </w:pPr>
      <w:r w:rsidRPr="00123177">
        <w:rPr>
          <w:rFonts w:eastAsia="Arial"/>
          <w:sz w:val="20"/>
          <w:szCs w:val="20"/>
        </w:rPr>
        <w:t>Service F10F Requirement.</w:t>
      </w:r>
    </w:p>
    <w:p w14:paraId="15C1A7B7"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E5EDA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14BC928"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370EDC8" w14:textId="77777777" w:rsidR="00A55B53" w:rsidRPr="00123177" w:rsidRDefault="00A55B53" w:rsidP="00535342">
            <w:pPr>
              <w:pStyle w:val="TableColumnTitle"/>
              <w:snapToGrid w:val="0"/>
            </w:pPr>
            <w:r w:rsidRPr="00123177">
              <w:t>Description</w:t>
            </w:r>
          </w:p>
        </w:tc>
      </w:tr>
      <w:tr w:rsidR="00A55B53" w:rsidRPr="00123177" w14:paraId="5782801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7FF1585"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E962DD" w14:textId="77777777" w:rsidR="00A55B53" w:rsidRPr="00123177" w:rsidRDefault="00A55B53" w:rsidP="00535342">
            <w:pPr>
              <w:snapToGrid w:val="0"/>
            </w:pPr>
            <w:r w:rsidRPr="00123177">
              <w:t>SWRS_DIAG_100</w:t>
            </w:r>
          </w:p>
        </w:tc>
      </w:tr>
      <w:tr w:rsidR="00A55B53" w:rsidRPr="00123177" w14:paraId="636B955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477E677"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D13859" w14:textId="77777777" w:rsidR="00A55B53" w:rsidRPr="00123177" w:rsidRDefault="00A55B53" w:rsidP="00535342">
            <w:pPr>
              <w:rPr>
                <w:rFonts w:eastAsia="Arial"/>
                <w:color w:val="000000" w:themeColor="text1"/>
                <w:szCs w:val="20"/>
              </w:rPr>
            </w:pPr>
            <w:r w:rsidRPr="00123177">
              <w:rPr>
                <w:rFonts w:ascii="Calibri" w:hAnsi="Calibri" w:cs="Calibri"/>
                <w:sz w:val="22"/>
                <w:szCs w:val="22"/>
              </w:rPr>
              <w:t>SDS-HVDCDC-316</w:t>
            </w:r>
          </w:p>
        </w:tc>
      </w:tr>
      <w:tr w:rsidR="00A55B53" w:rsidRPr="00123177" w14:paraId="5A64682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14DBAE5"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07C02E" w14:textId="77777777" w:rsidR="00A55B53" w:rsidRPr="00123177" w:rsidRDefault="00A55B53" w:rsidP="00535342">
            <w:pPr>
              <w:pStyle w:val="TableText"/>
              <w:snapToGrid w:val="0"/>
            </w:pPr>
            <w:r w:rsidRPr="00123177">
              <w:t>B-Sample/PF2.0</w:t>
            </w:r>
          </w:p>
        </w:tc>
      </w:tr>
      <w:tr w:rsidR="00A55B53" w:rsidRPr="00123177" w14:paraId="2D172FB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8FC3F90"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1F5545" w14:textId="77777777" w:rsidR="00A55B53" w:rsidRPr="00123177" w:rsidRDefault="00A55B53" w:rsidP="00535342">
            <w:pPr>
              <w:pStyle w:val="NormalWeb"/>
              <w:rPr>
                <w:rFonts w:ascii="Calibri" w:hAnsi="Calibri" w:cs="Calibri"/>
                <w:sz w:val="22"/>
                <w:szCs w:val="22"/>
              </w:rPr>
            </w:pPr>
            <w:r w:rsidRPr="00123177">
              <w:rPr>
                <w:rFonts w:ascii="Calibri" w:hAnsi="Calibri" w:cs="Calibri"/>
                <w:color w:val="000000"/>
                <w:sz w:val="22"/>
                <w:szCs w:val="22"/>
              </w:rPr>
              <w:t>Service F10F shall return the ECU Variant value intended for the correspondent SW release.</w:t>
            </w:r>
          </w:p>
        </w:tc>
      </w:tr>
      <w:tr w:rsidR="00A55B53" w:rsidRPr="00123177" w14:paraId="007A85E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8ECF7B"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BA8484"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CB761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6FF9D5" w14:textId="77777777" w:rsidR="00A55B53" w:rsidRPr="00123177" w:rsidRDefault="00A55B53" w:rsidP="00535342">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D05772" w14:textId="77777777" w:rsidR="00A55B53" w:rsidRPr="00123177" w:rsidRDefault="00A55B53" w:rsidP="00535342">
            <w:pPr>
              <w:snapToGrid w:val="0"/>
              <w:rPr>
                <w:rFonts w:eastAsia="Arial"/>
              </w:rPr>
            </w:pPr>
            <w:r w:rsidRPr="00123177">
              <w:rPr>
                <w:rFonts w:eastAsia="Arial"/>
                <w:color w:val="000000" w:themeColor="text1"/>
                <w:szCs w:val="20"/>
              </w:rPr>
              <w:t>Medium</w:t>
            </w:r>
          </w:p>
        </w:tc>
      </w:tr>
      <w:tr w:rsidR="00A55B53" w:rsidRPr="00123177" w14:paraId="79FD07C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187829"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C66AD2"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E284A3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1F65A1"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ACEB1" w14:textId="77777777" w:rsidR="00A55B53" w:rsidRPr="00123177" w:rsidRDefault="00A55B53" w:rsidP="00535342">
            <w:pPr>
              <w:rPr>
                <w:szCs w:val="20"/>
              </w:rPr>
            </w:pPr>
            <w:r w:rsidRPr="00123177">
              <w:rPr>
                <w:szCs w:val="20"/>
              </w:rPr>
              <w:t>1. Send a physical request to read data by an identifier($22 F1 0F)</w:t>
            </w:r>
            <w:r w:rsidRPr="00123177">
              <w:rPr>
                <w:szCs w:val="20"/>
              </w:rPr>
              <w:br/>
              <w:t>2. Send a functional request to read data by an identifier($22 F1 0F)</w:t>
            </w:r>
          </w:p>
        </w:tc>
      </w:tr>
      <w:tr w:rsidR="00A55B53" w:rsidRPr="00123177" w14:paraId="271EC5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B4322A" w14:textId="77777777" w:rsidR="00A55B53" w:rsidRPr="00123177" w:rsidRDefault="00A55B53" w:rsidP="00535342">
            <w:pPr>
              <w:pStyle w:val="TableText"/>
              <w:snapToGrid w:val="0"/>
              <w:rPr>
                <w:b/>
                <w:bCs/>
              </w:rPr>
            </w:pPr>
            <w:r w:rsidRPr="00123177">
              <w:lastRenderedPageBreak/>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55DB5" w14:textId="77777777" w:rsidR="00A55B53" w:rsidRPr="00123177" w:rsidRDefault="00A55B53" w:rsidP="00535342">
            <w:pPr>
              <w:rPr>
                <w:szCs w:val="20"/>
              </w:rPr>
            </w:pPr>
            <w:r w:rsidRPr="00123177">
              <w:rPr>
                <w:sz w:val="16"/>
                <w:szCs w:val="16"/>
              </w:rPr>
              <w:br/>
            </w:r>
            <w:r w:rsidRPr="00123177">
              <w:rPr>
                <w:szCs w:val="20"/>
              </w:rPr>
              <w:t xml:space="preserve">HV DC-DC bootloader gives a positive response to the request to read the ECU variant type($62 F1 0F) with ECU variant type data as "HVDCDC_VARIANT_XXXX in range of 0000 -FFFF" </w:t>
            </w:r>
            <w:r w:rsidRPr="00123177">
              <w:rPr>
                <w:szCs w:val="20"/>
              </w:rPr>
              <w:br/>
            </w:r>
            <w:r w:rsidRPr="00123177">
              <w:rPr>
                <w:szCs w:val="20"/>
              </w:rPr>
              <w:br/>
              <w:t>HV DC-DC bootloader gives a positive response to the request to read the ECU variant type($62 F1 0F) with ECU variant type data as "HVDCDC_VARIANT_XXXX in range of 0000 -FFFF"</w:t>
            </w:r>
          </w:p>
          <w:p w14:paraId="5918CA89" w14:textId="77777777" w:rsidR="00A55B53" w:rsidRPr="00123177" w:rsidRDefault="00A55B53" w:rsidP="00535342">
            <w:pPr>
              <w:pStyle w:val="TableText"/>
              <w:snapToGrid w:val="0"/>
            </w:pPr>
          </w:p>
        </w:tc>
      </w:tr>
      <w:tr w:rsidR="00A55B53" w:rsidRPr="00123177" w14:paraId="716F81E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7F66A0"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90FE10" w14:textId="77777777" w:rsidR="00A55B53" w:rsidRPr="00123177" w:rsidRDefault="00A55B53" w:rsidP="00535342">
            <w:pPr>
              <w:pStyle w:val="TableText"/>
              <w:snapToGrid w:val="0"/>
              <w:rPr>
                <w:rStyle w:val="normaltextrun"/>
              </w:rPr>
            </w:pPr>
            <w:r w:rsidRPr="00123177">
              <w:rPr>
                <w:rStyle w:val="normaltextrun"/>
              </w:rPr>
              <w:t>The HVDCDC detects the ECU variant type value in range of 0000- FFFF.</w:t>
            </w:r>
          </w:p>
        </w:tc>
      </w:tr>
      <w:tr w:rsidR="00A55B53" w:rsidRPr="00123177" w14:paraId="0582A5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D76FC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E91977" w14:textId="77777777" w:rsidR="00A55B53" w:rsidRPr="00123177" w:rsidRDefault="00A55B53" w:rsidP="00535342">
            <w:pPr>
              <w:pStyle w:val="TableText"/>
              <w:snapToGrid w:val="0"/>
            </w:pPr>
            <w:r w:rsidRPr="00123177">
              <w:t>No such mandatory fields is applicable.</w:t>
            </w:r>
          </w:p>
        </w:tc>
      </w:tr>
      <w:tr w:rsidR="00A55B53" w:rsidRPr="00123177" w14:paraId="7BC4F5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1C8C98"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A4349" w14:textId="77777777" w:rsidR="00A55B53" w:rsidRPr="00123177" w:rsidRDefault="00A55B53" w:rsidP="00535342">
            <w:pPr>
              <w:pStyle w:val="TableText"/>
              <w:snapToGrid w:val="0"/>
            </w:pPr>
            <w:r w:rsidRPr="00123177">
              <w:t>HVDCDC shall have valid software.</w:t>
            </w:r>
          </w:p>
          <w:p w14:paraId="56043DD5" w14:textId="77777777" w:rsidR="00A55B53" w:rsidRPr="00123177" w:rsidRDefault="00A55B53" w:rsidP="00535342">
            <w:pPr>
              <w:pStyle w:val="TableText"/>
              <w:snapToGrid w:val="0"/>
            </w:pPr>
            <w:r w:rsidRPr="00123177">
              <w:t>HVDCDC is in default, extended, or programming session.</w:t>
            </w:r>
          </w:p>
        </w:tc>
      </w:tr>
      <w:tr w:rsidR="00A55B53" w:rsidRPr="00123177" w14:paraId="4C9E45D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04BFBB"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3C3A88"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5A07F1E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E9A85C"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ECC32A" w14:textId="77777777" w:rsidR="00A55B53" w:rsidRPr="00123177" w:rsidRDefault="00A55B53" w:rsidP="00535342">
            <w:pPr>
              <w:pStyle w:val="TableText"/>
              <w:snapToGrid w:val="0"/>
            </w:pPr>
            <w:r w:rsidRPr="00123177">
              <w:rPr>
                <w:szCs w:val="20"/>
              </w:rPr>
              <w:t>Valid range value is not required.</w:t>
            </w:r>
          </w:p>
        </w:tc>
      </w:tr>
      <w:tr w:rsidR="00A55B53" w:rsidRPr="00123177" w14:paraId="0959149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D82E57"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76B05F"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8B231E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77A3CC"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D392C4"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8D944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308C48"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8296A0" w14:textId="77777777" w:rsidR="00A55B53" w:rsidRPr="00123177" w:rsidRDefault="00A55B53" w:rsidP="00535342">
            <w:pPr>
              <w:pStyle w:val="TableText"/>
            </w:pPr>
            <w:r w:rsidRPr="00123177">
              <w:rPr>
                <w:szCs w:val="20"/>
              </w:rPr>
              <w:t>Data rate is not applicable.</w:t>
            </w:r>
          </w:p>
        </w:tc>
      </w:tr>
      <w:tr w:rsidR="00A55B53" w:rsidRPr="00123177" w14:paraId="517C785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1C3A11"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EC90D1"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9225D1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20A5D3"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8666CC"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834AF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5A82BD" w14:textId="77777777" w:rsidR="00A55B53" w:rsidRPr="00123177" w:rsidRDefault="00A55B53" w:rsidP="00535342">
            <w:pPr>
              <w:pStyle w:val="TableText"/>
              <w:snapToGrid w:val="0"/>
            </w:pPr>
            <w:r w:rsidRPr="00123177">
              <w:t xml:space="preserve">Validation Rules/ </w:t>
            </w:r>
          </w:p>
          <w:p w14:paraId="195673C4"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A3D74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C86BE06" w14:textId="77777777" w:rsidR="00A55B53" w:rsidRPr="00123177" w:rsidRDefault="00A55B53" w:rsidP="00535342">
            <w:pPr>
              <w:pStyle w:val="TableText"/>
              <w:snapToGrid w:val="0"/>
              <w:rPr>
                <w:i/>
                <w:iCs/>
              </w:rPr>
            </w:pPr>
            <w:r w:rsidRPr="00123177">
              <w:rPr>
                <w:szCs w:val="20"/>
              </w:rPr>
              <w:t>HV DC-DC bootloader gives a positive response to the request to read the ECU variant type($62 F1 0F) with ECU variant type data as "HVDCDC_VARIANT_XXXX in range of 0000 -FFFF"</w:t>
            </w:r>
          </w:p>
        </w:tc>
      </w:tr>
      <w:tr w:rsidR="00A55B53" w:rsidRPr="00123177" w14:paraId="3263E6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506583"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31BF1" w14:textId="77777777" w:rsidR="00A55B53" w:rsidRPr="00123177" w:rsidRDefault="00A55B53" w:rsidP="00535342">
            <w:pPr>
              <w:pStyle w:val="TableText"/>
              <w:snapToGrid w:val="0"/>
            </w:pPr>
            <w:r w:rsidRPr="00123177">
              <w:rPr>
                <w:szCs w:val="20"/>
              </w:rPr>
              <w:t>Constraints is not applicable.</w:t>
            </w:r>
          </w:p>
        </w:tc>
      </w:tr>
      <w:tr w:rsidR="00A55B53" w:rsidRPr="00123177" w14:paraId="492F95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7EA572"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9DDCE2" w14:textId="77777777" w:rsidR="00A55B53" w:rsidRPr="00123177" w:rsidRDefault="00A55B53" w:rsidP="00535342">
            <w:pPr>
              <w:pStyle w:val="TableText"/>
              <w:snapToGrid w:val="0"/>
            </w:pPr>
            <w:r w:rsidRPr="00123177">
              <w:rPr>
                <w:szCs w:val="20"/>
              </w:rPr>
              <w:t>No effects on other system</w:t>
            </w:r>
          </w:p>
        </w:tc>
      </w:tr>
      <w:tr w:rsidR="00A55B53" w:rsidRPr="00123177" w14:paraId="3A91F7A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177FFD4" w14:textId="77777777" w:rsidR="00A55B53" w:rsidRPr="00123177" w:rsidRDefault="00A55B53" w:rsidP="00535342">
            <w:pPr>
              <w:pStyle w:val="TableText"/>
              <w:snapToGrid w:val="0"/>
            </w:pPr>
            <w:r w:rsidRPr="00123177">
              <w:lastRenderedPageBreak/>
              <w:t>Testability with respect to test environment</w:t>
            </w:r>
          </w:p>
          <w:p w14:paraId="339E4BBF" w14:textId="77777777" w:rsidR="00A55B53" w:rsidRPr="00123177" w:rsidRDefault="00A55B53" w:rsidP="00535342">
            <w:pPr>
              <w:pStyle w:val="TableText"/>
            </w:pPr>
            <w:r w:rsidRPr="00123177">
              <w:t>(Yes/No)</w:t>
            </w:r>
          </w:p>
          <w:p w14:paraId="5ACCAF2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688A63" w14:textId="77777777" w:rsidR="00A55B53" w:rsidRPr="00123177" w:rsidRDefault="00A55B53" w:rsidP="00535342">
            <w:pPr>
              <w:pStyle w:val="TableText"/>
              <w:snapToGrid w:val="0"/>
            </w:pPr>
            <w:r w:rsidRPr="00123177">
              <w:t>YES</w:t>
            </w:r>
          </w:p>
        </w:tc>
      </w:tr>
      <w:tr w:rsidR="00A55B53" w:rsidRPr="00123177" w14:paraId="662C74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D63C34" w14:textId="77777777" w:rsidR="00A55B53" w:rsidRPr="00123177" w:rsidRDefault="00A55B53" w:rsidP="00535342">
            <w:pPr>
              <w:pStyle w:val="TableText"/>
              <w:snapToGrid w:val="0"/>
            </w:pPr>
            <w:r w:rsidRPr="00123177">
              <w:t>Feasible within project constraints</w:t>
            </w:r>
          </w:p>
          <w:p w14:paraId="11D04067" w14:textId="77777777" w:rsidR="00A55B53" w:rsidRPr="00123177" w:rsidRDefault="00A55B53" w:rsidP="00535342">
            <w:pPr>
              <w:pStyle w:val="TableText"/>
              <w:snapToGrid w:val="0"/>
            </w:pPr>
            <w:r w:rsidRPr="00123177">
              <w:t>(Yes/No)</w:t>
            </w:r>
          </w:p>
          <w:p w14:paraId="7D437B04"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D35339" w14:textId="77777777" w:rsidR="00A55B53" w:rsidRPr="00123177" w:rsidRDefault="00A55B53" w:rsidP="00535342">
            <w:pPr>
              <w:pStyle w:val="TableText"/>
              <w:snapToGrid w:val="0"/>
            </w:pPr>
            <w:r w:rsidRPr="00123177">
              <w:t>YES</w:t>
            </w:r>
          </w:p>
        </w:tc>
      </w:tr>
      <w:tr w:rsidR="00A55B53" w:rsidRPr="00123177" w14:paraId="54D472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7CF35D" w14:textId="77777777" w:rsidR="00A55B53" w:rsidRPr="00123177" w:rsidRDefault="00A55B53" w:rsidP="00535342">
            <w:pPr>
              <w:pStyle w:val="TableText"/>
              <w:snapToGrid w:val="0"/>
            </w:pPr>
            <w:r w:rsidRPr="00123177">
              <w:t>Critical</w:t>
            </w:r>
          </w:p>
          <w:p w14:paraId="1E911379"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A4D6E2" w14:textId="77777777" w:rsidR="00A55B53" w:rsidRPr="00123177" w:rsidRDefault="00A55B53" w:rsidP="00535342">
            <w:pPr>
              <w:pStyle w:val="TableText"/>
              <w:snapToGrid w:val="0"/>
            </w:pPr>
            <w:r w:rsidRPr="00123177">
              <w:t>YES</w:t>
            </w:r>
          </w:p>
        </w:tc>
      </w:tr>
      <w:tr w:rsidR="00A55B53" w:rsidRPr="00123177" w14:paraId="5DCBC7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33766D"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533958"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6DB70D9C" w14:textId="77777777" w:rsidR="00A55B53" w:rsidRDefault="00A55B53" w:rsidP="00A55B53">
      <w:pPr>
        <w:rPr>
          <w:rFonts w:eastAsia="Arial"/>
          <w:szCs w:val="20"/>
        </w:rPr>
      </w:pPr>
    </w:p>
    <w:p w14:paraId="4B985FD8" w14:textId="2277CF77" w:rsidR="0086081A" w:rsidRDefault="00396B1E" w:rsidP="00396B1E">
      <w:pPr>
        <w:pStyle w:val="Heading5"/>
        <w:rPr>
          <w:rFonts w:eastAsia="Arial"/>
        </w:rPr>
      </w:pPr>
      <w:r>
        <w:rPr>
          <w:rFonts w:eastAsia="Arial"/>
        </w:rPr>
        <w:t xml:space="preserve"> Requirement </w:t>
      </w:r>
      <w:r w:rsidR="00274CA4">
        <w:rPr>
          <w:rFonts w:eastAsia="Arial"/>
        </w:rPr>
        <w:t>for reporting overtemperature warning for the power module</w:t>
      </w:r>
    </w:p>
    <w:tbl>
      <w:tblPr>
        <w:tblW w:w="9300" w:type="dxa"/>
        <w:tblInd w:w="103" w:type="dxa"/>
        <w:tblLook w:val="06A0" w:firstRow="1" w:lastRow="0" w:firstColumn="1" w:lastColumn="0" w:noHBand="1" w:noVBand="1"/>
      </w:tblPr>
      <w:tblGrid>
        <w:gridCol w:w="1456"/>
        <w:gridCol w:w="7844"/>
      </w:tblGrid>
      <w:tr w:rsidR="00281048" w:rsidRPr="00123177" w14:paraId="4953135E"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2CE8343" w14:textId="77777777" w:rsidR="00281048" w:rsidRPr="00123177" w:rsidRDefault="00281048" w:rsidP="00811B2F">
            <w:r w:rsidRPr="00123177">
              <w:rPr>
                <w:rFonts w:eastAsia="Arial"/>
                <w:b/>
                <w:bCs/>
                <w:color w:val="000000" w:themeColor="text1"/>
                <w:szCs w:val="20"/>
              </w:rPr>
              <w:t>Term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78E4E00" w14:textId="77777777" w:rsidR="00281048" w:rsidRPr="00123177" w:rsidRDefault="00281048" w:rsidP="00811B2F">
            <w:r w:rsidRPr="00123177">
              <w:rPr>
                <w:rFonts w:eastAsia="Arial"/>
                <w:b/>
                <w:bCs/>
                <w:color w:val="000000" w:themeColor="text1"/>
                <w:szCs w:val="20"/>
              </w:rPr>
              <w:t>Description</w:t>
            </w:r>
          </w:p>
        </w:tc>
      </w:tr>
      <w:tr w:rsidR="00281048" w:rsidRPr="00123177" w14:paraId="5F1B15BF" w14:textId="77777777" w:rsidTr="00811B2F">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131ACDED" w14:textId="77777777" w:rsidR="00281048" w:rsidRPr="00123177" w:rsidRDefault="00281048" w:rsidP="00811B2F">
            <w:r w:rsidRPr="00123177">
              <w:rPr>
                <w:rFonts w:eastAsia="Arial"/>
                <w:color w:val="000000" w:themeColor="text1"/>
                <w:szCs w:val="20"/>
              </w:rPr>
              <w:t>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5AA93C" w14:textId="688FFC79" w:rsidR="00281048" w:rsidRPr="00123177" w:rsidRDefault="00281048" w:rsidP="00811B2F">
            <w:r w:rsidRPr="00123177">
              <w:rPr>
                <w:rFonts w:eastAsia="Arial"/>
                <w:color w:val="000000" w:themeColor="text1"/>
              </w:rPr>
              <w:t>SWRS_Diag_</w:t>
            </w:r>
            <w:r>
              <w:rPr>
                <w:rFonts w:eastAsia="Arial"/>
                <w:color w:val="000000" w:themeColor="text1"/>
              </w:rPr>
              <w:t>101</w:t>
            </w:r>
          </w:p>
        </w:tc>
      </w:tr>
      <w:tr w:rsidR="00281048" w:rsidRPr="00123177" w14:paraId="67B7298C" w14:textId="77777777" w:rsidTr="00811B2F">
        <w:trPr>
          <w:trHeight w:val="135"/>
        </w:trPr>
        <w:tc>
          <w:tcPr>
            <w:tcW w:w="1363" w:type="dxa"/>
            <w:tcBorders>
              <w:top w:val="single" w:sz="8" w:space="0" w:color="000000" w:themeColor="text1"/>
              <w:left w:val="single" w:sz="8" w:space="0" w:color="000000" w:themeColor="text1"/>
              <w:bottom w:val="single" w:sz="8" w:space="0" w:color="000000" w:themeColor="text1"/>
              <w:right w:val="nil"/>
            </w:tcBorders>
          </w:tcPr>
          <w:p w14:paraId="2D1E2E02" w14:textId="77777777" w:rsidR="00281048" w:rsidRPr="00123177" w:rsidRDefault="00281048" w:rsidP="00811B2F">
            <w:pPr>
              <w:rPr>
                <w:rFonts w:eastAsia="Arial"/>
                <w:color w:val="000000" w:themeColor="text1"/>
              </w:rPr>
            </w:pPr>
            <w:r w:rsidRPr="00123177">
              <w:rPr>
                <w:rFonts w:eastAsia="Arial"/>
                <w:color w:val="000000" w:themeColor="text1"/>
              </w:rPr>
              <w:t>Customer Req ID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D7D299" w14:textId="5301C790" w:rsidR="00281048" w:rsidRPr="00123177" w:rsidRDefault="00281048" w:rsidP="00811B2F">
            <w:pPr>
              <w:rPr>
                <w:rFonts w:eastAsia="Arial"/>
                <w:color w:val="000000" w:themeColor="text1"/>
              </w:rPr>
            </w:pPr>
            <w:r w:rsidRPr="00123177">
              <w:rPr>
                <w:szCs w:val="20"/>
              </w:rPr>
              <w:t>SDS-HVDCDC-</w:t>
            </w:r>
            <w:r w:rsidR="00305BA3">
              <w:rPr>
                <w:szCs w:val="20"/>
              </w:rPr>
              <w:t>435</w:t>
            </w:r>
          </w:p>
        </w:tc>
      </w:tr>
      <w:tr w:rsidR="00281048" w:rsidRPr="00123177" w14:paraId="62A43DE4" w14:textId="77777777" w:rsidTr="00811B2F">
        <w:trPr>
          <w:trHeight w:val="373"/>
        </w:trPr>
        <w:tc>
          <w:tcPr>
            <w:tcW w:w="1363" w:type="dxa"/>
            <w:tcBorders>
              <w:top w:val="single" w:sz="8" w:space="0" w:color="000000" w:themeColor="text1"/>
              <w:left w:val="single" w:sz="8" w:space="0" w:color="000000" w:themeColor="text1"/>
              <w:bottom w:val="single" w:sz="8" w:space="0" w:color="000000" w:themeColor="text1"/>
              <w:right w:val="nil"/>
            </w:tcBorders>
          </w:tcPr>
          <w:p w14:paraId="78C1C456" w14:textId="77777777" w:rsidR="00281048" w:rsidRPr="00123177" w:rsidRDefault="00281048" w:rsidP="00811B2F">
            <w:pPr>
              <w:rPr>
                <w:rFonts w:eastAsia="Arial"/>
                <w:color w:val="000000" w:themeColor="text1"/>
              </w:rPr>
            </w:pPr>
            <w:r w:rsidRPr="00123177">
              <w:t>Milestone</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960756" w14:textId="77777777" w:rsidR="00281048" w:rsidRPr="00123177" w:rsidRDefault="00281048" w:rsidP="00811B2F">
            <w:pPr>
              <w:rPr>
                <w:rFonts w:eastAsia="Arial"/>
                <w:color w:val="000000" w:themeColor="text1"/>
              </w:rPr>
            </w:pPr>
            <w:r w:rsidRPr="00123177">
              <w:t>Pre C-Sample/PF3.0 Phase-2</w:t>
            </w:r>
          </w:p>
        </w:tc>
      </w:tr>
      <w:tr w:rsidR="00281048" w:rsidRPr="00123177" w14:paraId="4077706F" w14:textId="77777777" w:rsidTr="00811B2F">
        <w:trPr>
          <w:trHeight w:val="360"/>
        </w:trPr>
        <w:tc>
          <w:tcPr>
            <w:tcW w:w="1363" w:type="dxa"/>
            <w:tcBorders>
              <w:top w:val="single" w:sz="8" w:space="0" w:color="000000" w:themeColor="text1"/>
              <w:left w:val="single" w:sz="8" w:space="0" w:color="000000" w:themeColor="text1"/>
              <w:bottom w:val="single" w:sz="8" w:space="0" w:color="000000" w:themeColor="text1"/>
              <w:right w:val="nil"/>
            </w:tcBorders>
          </w:tcPr>
          <w:p w14:paraId="51E730E3" w14:textId="77777777" w:rsidR="00281048" w:rsidRPr="00123177" w:rsidRDefault="00281048" w:rsidP="00811B2F">
            <w:r w:rsidRPr="00123177">
              <w:rPr>
                <w:rFonts w:eastAsia="Arial"/>
                <w:color w:val="000000" w:themeColor="text1"/>
                <w:szCs w:val="20"/>
              </w:rPr>
              <w:t>Purpose</w:t>
            </w:r>
            <w:r w:rsidRPr="00123177">
              <w:rPr>
                <w:rFonts w:eastAsia="Arial"/>
                <w:color w:val="000000" w:themeColor="text1"/>
                <w:szCs w:val="20"/>
                <w:vertAlign w:val="superscript"/>
              </w:rPr>
              <w:t>1</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4B653C" w14:textId="57521193" w:rsidR="00281048" w:rsidRPr="00123177" w:rsidRDefault="00066F85" w:rsidP="00811B2F">
            <w:pPr>
              <w:spacing w:line="259" w:lineRule="auto"/>
              <w:rPr>
                <w:rFonts w:eastAsia="Arial"/>
                <w:szCs w:val="20"/>
              </w:rPr>
            </w:pPr>
            <w:r>
              <w:rPr>
                <w:rFonts w:eastAsia="Arial"/>
                <w:szCs w:val="20"/>
              </w:rPr>
              <w:t xml:space="preserve">Raise the level 0 fault, </w:t>
            </w:r>
            <w:r w:rsidR="00633A46">
              <w:rPr>
                <w:rFonts w:eastAsia="Arial"/>
                <w:szCs w:val="20"/>
              </w:rPr>
              <w:t xml:space="preserve">If </w:t>
            </w:r>
            <w:r>
              <w:rPr>
                <w:rFonts w:eastAsia="Arial"/>
                <w:szCs w:val="20"/>
              </w:rPr>
              <w:t xml:space="preserve"> power module</w:t>
            </w:r>
            <w:r w:rsidR="00633A46">
              <w:rPr>
                <w:rFonts w:eastAsia="Arial"/>
                <w:szCs w:val="20"/>
              </w:rPr>
              <w:t xml:space="preserve"> reports the over temperature warning</w:t>
            </w:r>
            <w:r>
              <w:rPr>
                <w:rFonts w:eastAsia="Arial"/>
                <w:szCs w:val="20"/>
              </w:rPr>
              <w:t>.</w:t>
            </w:r>
          </w:p>
        </w:tc>
      </w:tr>
      <w:tr w:rsidR="00281048" w:rsidRPr="00123177" w14:paraId="14520D4B"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12130A9" w14:textId="77777777" w:rsidR="00281048" w:rsidRPr="00123177" w:rsidRDefault="00281048" w:rsidP="00811B2F">
            <w:r w:rsidRPr="00123177">
              <w:rPr>
                <w:rFonts w:eastAsia="Arial"/>
                <w:color w:val="000000" w:themeColor="text1"/>
                <w:szCs w:val="20"/>
              </w:rPr>
              <w:t xml:space="preserve">Derived Requirement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54912C" w14:textId="77777777" w:rsidR="00281048" w:rsidRPr="00123177" w:rsidRDefault="00281048" w:rsidP="00811B2F">
            <w:r w:rsidRPr="00123177">
              <w:rPr>
                <w:rFonts w:eastAsia="Arial"/>
              </w:rPr>
              <w:t>No Such derived requirement is applicable.</w:t>
            </w:r>
          </w:p>
        </w:tc>
      </w:tr>
      <w:tr w:rsidR="00281048" w:rsidRPr="00123177" w14:paraId="2C045E47"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AD4B497" w14:textId="77777777" w:rsidR="00281048" w:rsidRPr="00123177" w:rsidRDefault="00281048" w:rsidP="00811B2F">
            <w:pPr>
              <w:rPr>
                <w:rFonts w:eastAsia="Arial"/>
                <w:color w:val="000000" w:themeColor="text1"/>
                <w:szCs w:val="20"/>
              </w:rPr>
            </w:pPr>
            <w:r w:rsidRPr="00123177">
              <w:rPr>
                <w:rFonts w:eastAsia="Arial"/>
                <w:color w:val="000000" w:themeColor="text1"/>
                <w:szCs w:val="20"/>
              </w:rPr>
              <w:t>Requirement Priority</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20BD21" w14:textId="60E5569E" w:rsidR="00281048" w:rsidRPr="00123177" w:rsidRDefault="009C3E4F" w:rsidP="00811B2F">
            <w:pPr>
              <w:rPr>
                <w:rFonts w:eastAsia="Arial"/>
                <w:color w:val="000000" w:themeColor="text1"/>
                <w:szCs w:val="20"/>
              </w:rPr>
            </w:pPr>
            <w:r>
              <w:rPr>
                <w:rFonts w:eastAsia="Arial"/>
                <w:color w:val="000000" w:themeColor="text1"/>
                <w:szCs w:val="20"/>
              </w:rPr>
              <w:t>Low</w:t>
            </w:r>
          </w:p>
        </w:tc>
      </w:tr>
      <w:tr w:rsidR="00281048" w:rsidRPr="00123177" w14:paraId="078AD6B6"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EA1819D" w14:textId="77777777" w:rsidR="00281048" w:rsidRPr="00123177" w:rsidRDefault="00281048" w:rsidP="00811B2F">
            <w:r w:rsidRPr="00123177">
              <w:rPr>
                <w:rFonts w:eastAsia="Arial"/>
                <w:color w:val="000000" w:themeColor="text1"/>
                <w:szCs w:val="20"/>
              </w:rPr>
              <w:t>Access Restrictions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F64A3D" w14:textId="77777777" w:rsidR="00281048" w:rsidRPr="00123177" w:rsidRDefault="00281048" w:rsidP="00811B2F">
            <w:r w:rsidRPr="00123177">
              <w:rPr>
                <w:rFonts w:eastAsia="Arial"/>
                <w:color w:val="000000" w:themeColor="text1"/>
                <w:szCs w:val="20"/>
              </w:rPr>
              <w:t>No Specific access restrictions is applicable.</w:t>
            </w:r>
          </w:p>
        </w:tc>
      </w:tr>
      <w:tr w:rsidR="00281048" w:rsidRPr="00123177" w14:paraId="72EFBCE3"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45BC1B5" w14:textId="77777777" w:rsidR="00281048" w:rsidRPr="00123177" w:rsidRDefault="00281048" w:rsidP="00811B2F">
            <w:r w:rsidRPr="00123177">
              <w:rPr>
                <w:rFonts w:eastAsia="Arial"/>
                <w:color w:val="000000" w:themeColor="text1"/>
                <w:szCs w:val="20"/>
              </w:rPr>
              <w:t>Input(s)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ECC289" w14:textId="01A98E22" w:rsidR="00066F85" w:rsidRPr="00E519AB" w:rsidRDefault="00633A46" w:rsidP="00811B2F">
            <w:pPr>
              <w:spacing w:line="259" w:lineRule="auto"/>
            </w:pPr>
            <w:r>
              <w:rPr>
                <w:rFonts w:eastAsia="Arial"/>
                <w:color w:val="000000" w:themeColor="text1"/>
                <w:szCs w:val="20"/>
              </w:rPr>
              <w:t>Command</w:t>
            </w:r>
            <w:r>
              <w:t xml:space="preserve"> r</w:t>
            </w:r>
            <w:r w:rsidR="00066F85">
              <w:t xml:space="preserve">esponse for the </w:t>
            </w:r>
            <w:r w:rsidR="00066F85">
              <w:rPr>
                <w:rFonts w:eastAsia="Arial"/>
                <w:color w:val="000000" w:themeColor="text1"/>
                <w:szCs w:val="20"/>
              </w:rPr>
              <w:t xml:space="preserve">STATUS_TEMPERATURE (0x7D) from </w:t>
            </w:r>
            <w:r>
              <w:t>Power Module</w:t>
            </w:r>
          </w:p>
        </w:tc>
      </w:tr>
      <w:tr w:rsidR="00281048" w:rsidRPr="00123177" w14:paraId="34A1C246"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22E365E" w14:textId="77777777" w:rsidR="00281048" w:rsidRPr="00123177" w:rsidRDefault="00281048" w:rsidP="00811B2F">
            <w:r w:rsidRPr="00123177">
              <w:rPr>
                <w:rFonts w:eastAsia="Arial"/>
                <w:color w:val="000000" w:themeColor="text1"/>
                <w:szCs w:val="20"/>
              </w:rPr>
              <w:t>Output(s)</w:t>
            </w:r>
            <w:r w:rsidRPr="00123177">
              <w:rPr>
                <w:rFonts w:eastAsia="Arial"/>
                <w:b/>
                <w:bCs/>
                <w:color w:val="000000" w:themeColor="text1"/>
                <w:szCs w:val="20"/>
              </w:rPr>
              <w:t xml:space="preserve">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3D097D" w14:textId="2B33CDA3" w:rsidR="00066F85" w:rsidRPr="00123177" w:rsidRDefault="00633A46" w:rsidP="00066F85">
            <w:pPr>
              <w:spacing w:line="259" w:lineRule="auto"/>
              <w:rPr>
                <w:rFonts w:eastAsia="Arial"/>
                <w:color w:val="000000" w:themeColor="text1"/>
                <w:szCs w:val="20"/>
              </w:rPr>
            </w:pPr>
            <w:r>
              <w:rPr>
                <w:rFonts w:eastAsia="Arial"/>
                <w:color w:val="000000" w:themeColor="text1"/>
                <w:szCs w:val="20"/>
              </w:rPr>
              <w:t>1.Raise a level 0 fault if the debounce time (HVDCDC_CAL) is overlapped.</w:t>
            </w:r>
            <w:r>
              <w:rPr>
                <w:rFonts w:eastAsia="Arial"/>
                <w:color w:val="000000" w:themeColor="text1"/>
                <w:szCs w:val="20"/>
              </w:rPr>
              <w:br/>
              <w:t>2.Fault ID &lt;TBD&gt; to be raised.</w:t>
            </w:r>
            <w:r>
              <w:rPr>
                <w:rFonts w:eastAsia="Arial"/>
                <w:color w:val="000000" w:themeColor="text1"/>
                <w:szCs w:val="20"/>
              </w:rPr>
              <w:br/>
              <w:t>3.Set the DTC</w:t>
            </w:r>
          </w:p>
        </w:tc>
      </w:tr>
      <w:tr w:rsidR="00281048" w:rsidRPr="00123177" w14:paraId="13343DF8"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3CA6C44F" w14:textId="77777777" w:rsidR="00281048" w:rsidRPr="00123177" w:rsidRDefault="00281048" w:rsidP="00811B2F">
            <w:r w:rsidRPr="00123177">
              <w:rPr>
                <w:rFonts w:eastAsia="Arial"/>
                <w:color w:val="000000" w:themeColor="text1"/>
                <w:szCs w:val="20"/>
              </w:rPr>
              <w:lastRenderedPageBreak/>
              <w:t>Process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437C9F" w14:textId="2F47D071" w:rsidR="00281048" w:rsidRDefault="0067136A" w:rsidP="00811B2F">
            <w:pPr>
              <w:spacing w:line="259" w:lineRule="auto"/>
              <w:rPr>
                <w:rFonts w:eastAsia="Arial"/>
                <w:color w:val="000000" w:themeColor="text1"/>
                <w:szCs w:val="20"/>
              </w:rPr>
            </w:pPr>
            <w:r>
              <w:rPr>
                <w:rFonts w:eastAsia="Arial"/>
                <w:color w:val="000000" w:themeColor="text1"/>
                <w:szCs w:val="20"/>
              </w:rPr>
              <w:t>1</w:t>
            </w:r>
            <w:r w:rsidR="00633A46">
              <w:rPr>
                <w:rFonts w:eastAsia="Arial"/>
                <w:color w:val="000000" w:themeColor="text1"/>
                <w:szCs w:val="20"/>
              </w:rPr>
              <w:t>.</w:t>
            </w:r>
            <w:r>
              <w:rPr>
                <w:rFonts w:eastAsia="Arial"/>
                <w:color w:val="000000" w:themeColor="text1"/>
                <w:szCs w:val="20"/>
              </w:rPr>
              <w:t xml:space="preserve">The standard </w:t>
            </w:r>
            <w:r w:rsidR="000B520A">
              <w:rPr>
                <w:rFonts w:eastAsia="Arial"/>
                <w:color w:val="000000" w:themeColor="text1"/>
                <w:szCs w:val="20"/>
              </w:rPr>
              <w:t xml:space="preserve">PMBus </w:t>
            </w:r>
            <w:r>
              <w:rPr>
                <w:rFonts w:eastAsia="Arial"/>
                <w:color w:val="000000" w:themeColor="text1"/>
                <w:szCs w:val="20"/>
              </w:rPr>
              <w:t xml:space="preserve">command STATUS_TEMPERATURE </w:t>
            </w:r>
            <w:r w:rsidR="006F3A9C">
              <w:rPr>
                <w:rFonts w:eastAsia="Arial"/>
                <w:color w:val="000000" w:themeColor="text1"/>
                <w:szCs w:val="20"/>
              </w:rPr>
              <w:t>(0x7D)</w:t>
            </w:r>
            <w:r w:rsidR="0025112A">
              <w:rPr>
                <w:rFonts w:eastAsia="Arial"/>
                <w:color w:val="000000" w:themeColor="text1"/>
                <w:szCs w:val="20"/>
              </w:rPr>
              <w:t xml:space="preserve"> </w:t>
            </w:r>
            <w:r w:rsidR="000B520A">
              <w:rPr>
                <w:rFonts w:eastAsia="Arial"/>
                <w:color w:val="000000" w:themeColor="text1"/>
                <w:szCs w:val="20"/>
              </w:rPr>
              <w:t xml:space="preserve">shall be read and checked </w:t>
            </w:r>
            <w:r w:rsidR="00827B83">
              <w:rPr>
                <w:rFonts w:eastAsia="Arial"/>
                <w:color w:val="000000" w:themeColor="text1"/>
                <w:szCs w:val="20"/>
              </w:rPr>
              <w:t>across</w:t>
            </w:r>
            <w:r w:rsidR="000B520A">
              <w:rPr>
                <w:rFonts w:eastAsia="Arial"/>
                <w:color w:val="000000" w:themeColor="text1"/>
                <w:szCs w:val="20"/>
              </w:rPr>
              <w:t xml:space="preserve"> the value</w:t>
            </w:r>
            <w:r w:rsidR="00255C71">
              <w:rPr>
                <w:rFonts w:eastAsia="Arial"/>
                <w:color w:val="000000" w:themeColor="text1"/>
                <w:szCs w:val="20"/>
              </w:rPr>
              <w:t xml:space="preserve"> 0x40</w:t>
            </w:r>
          </w:p>
          <w:p w14:paraId="68BE89F8" w14:textId="583C842E" w:rsidR="00CD06AE" w:rsidRDefault="00CD06AE" w:rsidP="00811B2F">
            <w:pPr>
              <w:spacing w:line="259" w:lineRule="auto"/>
              <w:rPr>
                <w:rFonts w:eastAsia="Arial"/>
                <w:color w:val="000000" w:themeColor="text1"/>
                <w:szCs w:val="20"/>
              </w:rPr>
            </w:pPr>
            <w:r>
              <w:rPr>
                <w:rFonts w:eastAsia="Arial"/>
                <w:color w:val="000000" w:themeColor="text1"/>
                <w:szCs w:val="20"/>
              </w:rPr>
              <w:t>2.Increment the debounce counter</w:t>
            </w:r>
          </w:p>
          <w:p w14:paraId="64C5CC1C" w14:textId="56F61F3F" w:rsidR="00066F85" w:rsidRPr="00123177" w:rsidRDefault="00CD06AE" w:rsidP="00811B2F">
            <w:pPr>
              <w:spacing w:line="259" w:lineRule="auto"/>
              <w:rPr>
                <w:rFonts w:eastAsia="Arial"/>
                <w:color w:val="000000" w:themeColor="text1"/>
                <w:szCs w:val="20"/>
              </w:rPr>
            </w:pPr>
            <w:r>
              <w:rPr>
                <w:rFonts w:eastAsia="Arial"/>
                <w:color w:val="000000" w:themeColor="text1"/>
                <w:szCs w:val="20"/>
              </w:rPr>
              <w:t>3</w:t>
            </w:r>
            <w:r w:rsidR="00066F85">
              <w:rPr>
                <w:rFonts w:eastAsia="Arial"/>
                <w:color w:val="000000" w:themeColor="text1"/>
                <w:szCs w:val="20"/>
              </w:rPr>
              <w:t>.</w:t>
            </w:r>
            <w:r w:rsidR="00051B9A">
              <w:t>Check if the debounce counter maximum physical value is exceeded</w:t>
            </w:r>
            <w:r w:rsidR="00051B9A">
              <w:br/>
            </w:r>
            <w:r>
              <w:t>4</w:t>
            </w:r>
            <w:r w:rsidR="00051B9A">
              <w:t>.The fault should be raised after a configurable debounce time is elapsed.</w:t>
            </w:r>
          </w:p>
        </w:tc>
      </w:tr>
      <w:tr w:rsidR="00281048" w:rsidRPr="00123177" w14:paraId="5A452711"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563A06DE" w14:textId="77777777" w:rsidR="00281048" w:rsidRPr="00123177" w:rsidRDefault="00281048" w:rsidP="00811B2F">
            <w:r w:rsidRPr="00123177">
              <w:rPr>
                <w:rFonts w:eastAsia="Arial"/>
                <w:color w:val="000000" w:themeColor="text1"/>
                <w:szCs w:val="20"/>
              </w:rPr>
              <w:t>Mandatory Fields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266032" w14:textId="77777777" w:rsidR="00281048" w:rsidRPr="00123177" w:rsidRDefault="00281048" w:rsidP="00811B2F">
            <w:pPr>
              <w:spacing w:line="259" w:lineRule="auto"/>
              <w:rPr>
                <w:rFonts w:eastAsia="Arial"/>
                <w:color w:val="000000" w:themeColor="text1"/>
                <w:szCs w:val="20"/>
              </w:rPr>
            </w:pPr>
            <w:r w:rsidRPr="00123177">
              <w:t>No such mandatory fields is applicable</w:t>
            </w:r>
          </w:p>
        </w:tc>
      </w:tr>
      <w:tr w:rsidR="00281048" w:rsidRPr="00123177" w14:paraId="6B014D1E"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9F8AD44" w14:textId="77777777" w:rsidR="00281048" w:rsidRPr="00123177" w:rsidRDefault="00281048" w:rsidP="00811B2F">
            <w:r w:rsidRPr="00123177">
              <w:rPr>
                <w:rFonts w:eastAsia="Arial"/>
                <w:color w:val="000000" w:themeColor="text1"/>
                <w:szCs w:val="20"/>
              </w:rPr>
              <w:t>Pre-Loaded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1BC75F" w14:textId="13D01EC3" w:rsidR="001B0998" w:rsidRPr="00123177" w:rsidRDefault="001B0998" w:rsidP="001B0998">
            <w:pPr>
              <w:spacing w:line="259" w:lineRule="auto"/>
              <w:rPr>
                <w:rFonts w:eastAsia="Arial"/>
                <w:color w:val="000000" w:themeColor="text1"/>
                <w:szCs w:val="20"/>
              </w:rPr>
            </w:pPr>
            <w:r>
              <w:rPr>
                <w:rFonts w:eastAsia="Arial"/>
                <w:color w:val="000000" w:themeColor="text1"/>
                <w:szCs w:val="20"/>
              </w:rPr>
              <w:t>No preloaded values</w:t>
            </w:r>
          </w:p>
          <w:p w14:paraId="78BC4DCB" w14:textId="245E1DBE" w:rsidR="00281048" w:rsidRPr="00123177" w:rsidRDefault="00281048" w:rsidP="00811B2F">
            <w:pPr>
              <w:spacing w:line="259" w:lineRule="auto"/>
              <w:rPr>
                <w:rFonts w:eastAsia="Arial"/>
                <w:color w:val="000000" w:themeColor="text1"/>
                <w:szCs w:val="20"/>
              </w:rPr>
            </w:pPr>
          </w:p>
        </w:tc>
      </w:tr>
      <w:tr w:rsidR="00281048" w:rsidRPr="00123177" w14:paraId="71D8B5A0"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BF87927" w14:textId="77777777" w:rsidR="00281048" w:rsidRPr="00123177" w:rsidRDefault="00281048" w:rsidP="00811B2F">
            <w:r w:rsidRPr="00123177">
              <w:rPr>
                <w:rFonts w:eastAsia="Arial"/>
                <w:color w:val="000000" w:themeColor="text1"/>
                <w:szCs w:val="20"/>
              </w:rPr>
              <w:t>Default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4C8D61" w14:textId="77777777" w:rsidR="00281048" w:rsidRPr="00123177" w:rsidRDefault="00281048" w:rsidP="00811B2F">
            <w:pPr>
              <w:spacing w:line="259" w:lineRule="auto"/>
              <w:rPr>
                <w:rFonts w:eastAsia="Arial"/>
                <w:color w:val="000000" w:themeColor="text1"/>
                <w:szCs w:val="20"/>
              </w:rPr>
            </w:pPr>
            <w:r w:rsidRPr="00123177">
              <w:rPr>
                <w:szCs w:val="20"/>
              </w:rPr>
              <w:t>Default values shall be applicable with respect to Pre-Loaded Values</w:t>
            </w:r>
          </w:p>
        </w:tc>
      </w:tr>
      <w:tr w:rsidR="00281048" w:rsidRPr="00123177" w14:paraId="427D9D01"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1BCB0D7" w14:textId="77777777" w:rsidR="00281048" w:rsidRPr="00123177" w:rsidRDefault="00281048" w:rsidP="00811B2F">
            <w:r w:rsidRPr="00123177">
              <w:rPr>
                <w:rFonts w:eastAsia="Arial"/>
                <w:color w:val="000000" w:themeColor="text1"/>
                <w:szCs w:val="20"/>
              </w:rPr>
              <w:t>Valid range of Values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D8E95E" w14:textId="77777777" w:rsidR="00281048" w:rsidRPr="00123177" w:rsidRDefault="00281048" w:rsidP="00811B2F">
            <w:pPr>
              <w:spacing w:line="259" w:lineRule="auto"/>
              <w:rPr>
                <w:rFonts w:eastAsia="Arial"/>
                <w:color w:val="000000" w:themeColor="text1"/>
                <w:szCs w:val="20"/>
              </w:rPr>
            </w:pPr>
            <w:r w:rsidRPr="00123177">
              <w:rPr>
                <w:szCs w:val="20"/>
              </w:rPr>
              <w:t xml:space="preserve">Valid range value is not required. </w:t>
            </w:r>
          </w:p>
        </w:tc>
      </w:tr>
      <w:tr w:rsidR="00281048" w:rsidRPr="00123177" w14:paraId="4873523D"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7FD11BE" w14:textId="77777777" w:rsidR="00281048" w:rsidRPr="00123177" w:rsidRDefault="00281048" w:rsidP="00811B2F">
            <w:r w:rsidRPr="00123177">
              <w:rPr>
                <w:rFonts w:eastAsia="Arial"/>
                <w:color w:val="000000" w:themeColor="text1"/>
                <w:szCs w:val="20"/>
              </w:rPr>
              <w:t xml:space="preserve">Data Latency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9E92D1" w14:textId="77777777" w:rsidR="00281048" w:rsidRPr="00123177" w:rsidRDefault="00281048" w:rsidP="00811B2F">
            <w:pPr>
              <w:spacing w:line="259" w:lineRule="auto"/>
              <w:rPr>
                <w:rFonts w:eastAsia="Arial"/>
                <w:color w:val="000000" w:themeColor="text1"/>
                <w:szCs w:val="20"/>
              </w:rPr>
            </w:pPr>
            <w:r w:rsidRPr="00123177">
              <w:rPr>
                <w:szCs w:val="20"/>
              </w:rPr>
              <w:t>Data latency period is not applicable</w:t>
            </w:r>
          </w:p>
        </w:tc>
      </w:tr>
      <w:tr w:rsidR="00281048" w:rsidRPr="00123177" w14:paraId="1687DF5F"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B26C0CF" w14:textId="77777777" w:rsidR="00281048" w:rsidRPr="00123177" w:rsidRDefault="00281048" w:rsidP="00811B2F">
            <w:r w:rsidRPr="00123177">
              <w:rPr>
                <w:rFonts w:eastAsia="Arial"/>
                <w:color w:val="000000" w:themeColor="text1"/>
                <w:szCs w:val="20"/>
              </w:rPr>
              <w:t xml:space="preserve">Data Retention Period  </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BF8616" w14:textId="77777777" w:rsidR="00281048" w:rsidRPr="00123177" w:rsidRDefault="00281048" w:rsidP="00811B2F">
            <w:pPr>
              <w:spacing w:line="259" w:lineRule="auto"/>
              <w:rPr>
                <w:rFonts w:eastAsia="Arial"/>
                <w:color w:val="000000" w:themeColor="text1"/>
                <w:szCs w:val="20"/>
              </w:rPr>
            </w:pPr>
            <w:r w:rsidRPr="00123177">
              <w:rPr>
                <w:szCs w:val="20"/>
              </w:rPr>
              <w:t>Data Retention period is not applicable.</w:t>
            </w:r>
          </w:p>
        </w:tc>
      </w:tr>
      <w:tr w:rsidR="00281048" w:rsidRPr="00123177" w14:paraId="74CA060F"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75911022" w14:textId="77777777" w:rsidR="00281048" w:rsidRPr="00123177" w:rsidRDefault="00281048" w:rsidP="00811B2F">
            <w:r w:rsidRPr="00123177">
              <w:rPr>
                <w:rFonts w:eastAsia="Arial"/>
                <w:color w:val="000000" w:themeColor="text1"/>
                <w:szCs w:val="20"/>
              </w:rPr>
              <w:t>Data Rate/ &lt;Daily&gt; Number of transaction</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24D346" w14:textId="77777777" w:rsidR="00281048" w:rsidRPr="00123177" w:rsidRDefault="00281048" w:rsidP="00811B2F">
            <w:pPr>
              <w:spacing w:line="259" w:lineRule="auto"/>
              <w:rPr>
                <w:rFonts w:eastAsia="Arial"/>
                <w:color w:val="000000" w:themeColor="text1"/>
                <w:szCs w:val="20"/>
              </w:rPr>
            </w:pPr>
            <w:r w:rsidRPr="00123177">
              <w:rPr>
                <w:szCs w:val="20"/>
              </w:rPr>
              <w:t>Data rate is not applicable.</w:t>
            </w:r>
          </w:p>
        </w:tc>
      </w:tr>
      <w:tr w:rsidR="00281048" w:rsidRPr="00123177" w14:paraId="12AA6FC8"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557614B" w14:textId="77777777" w:rsidR="00281048" w:rsidRPr="00123177" w:rsidRDefault="00281048" w:rsidP="00811B2F">
            <w:r w:rsidRPr="00123177">
              <w:rPr>
                <w:rFonts w:eastAsia="Arial"/>
                <w:color w:val="000000" w:themeColor="text1"/>
                <w:szCs w:val="20"/>
              </w:rPr>
              <w:t>External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3C26D5" w14:textId="77777777" w:rsidR="00281048" w:rsidRPr="00123177" w:rsidRDefault="00281048" w:rsidP="00811B2F">
            <w:pPr>
              <w:spacing w:line="259" w:lineRule="auto"/>
              <w:rPr>
                <w:rFonts w:eastAsia="Arial"/>
                <w:color w:val="000000" w:themeColor="text1"/>
                <w:szCs w:val="20"/>
              </w:rPr>
            </w:pPr>
            <w:r w:rsidRPr="00123177">
              <w:rPr>
                <w:szCs w:val="20"/>
              </w:rPr>
              <w:t>External event is not required.</w:t>
            </w:r>
          </w:p>
        </w:tc>
      </w:tr>
      <w:tr w:rsidR="00281048" w:rsidRPr="00123177" w14:paraId="55ADABC9"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F8EFA30" w14:textId="77777777" w:rsidR="00281048" w:rsidRPr="00123177" w:rsidRDefault="00281048" w:rsidP="00811B2F">
            <w:r w:rsidRPr="00123177">
              <w:rPr>
                <w:rFonts w:eastAsia="Arial"/>
                <w:color w:val="000000" w:themeColor="text1"/>
                <w:szCs w:val="20"/>
              </w:rPr>
              <w:t>Temporal Events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20D590" w14:textId="77777777" w:rsidR="00281048" w:rsidRPr="00123177" w:rsidRDefault="00281048" w:rsidP="00811B2F">
            <w:pPr>
              <w:spacing w:line="259" w:lineRule="auto"/>
              <w:rPr>
                <w:rFonts w:eastAsia="Arial"/>
                <w:color w:val="000000" w:themeColor="text1"/>
                <w:szCs w:val="20"/>
              </w:rPr>
            </w:pPr>
            <w:r w:rsidRPr="00123177">
              <w:rPr>
                <w:szCs w:val="20"/>
              </w:rPr>
              <w:t>Temporal event is not applicable.</w:t>
            </w:r>
          </w:p>
        </w:tc>
      </w:tr>
      <w:tr w:rsidR="00281048" w:rsidRPr="00123177" w14:paraId="42ED6107"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02A419E3" w14:textId="77777777" w:rsidR="00281048" w:rsidRPr="00123177" w:rsidRDefault="00281048" w:rsidP="00811B2F">
            <w:r w:rsidRPr="00123177">
              <w:rPr>
                <w:rFonts w:eastAsia="Arial"/>
                <w:color w:val="000000" w:themeColor="text1"/>
                <w:szCs w:val="20"/>
              </w:rPr>
              <w:t xml:space="preserve">Validation Rules/ </w:t>
            </w:r>
          </w:p>
          <w:p w14:paraId="6C81C119" w14:textId="77777777" w:rsidR="00281048" w:rsidRPr="00123177" w:rsidRDefault="00281048" w:rsidP="00811B2F">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88DF5A" w14:textId="13F1FABA" w:rsidR="00281048" w:rsidRPr="00123177" w:rsidRDefault="001E1FB4" w:rsidP="00811B2F">
            <w:pPr>
              <w:spacing w:line="259" w:lineRule="auto"/>
              <w:rPr>
                <w:rFonts w:eastAsia="Arial"/>
                <w:color w:val="000000" w:themeColor="text1"/>
                <w:szCs w:val="20"/>
              </w:rPr>
            </w:pPr>
            <w:r>
              <w:rPr>
                <w:rFonts w:eastAsia="Arial"/>
                <w:color w:val="000000" w:themeColor="text1"/>
                <w:szCs w:val="20"/>
              </w:rPr>
              <w:t>1.</w:t>
            </w:r>
            <w:r w:rsidR="00CE7A18">
              <w:rPr>
                <w:rFonts w:eastAsia="Arial"/>
                <w:color w:val="000000" w:themeColor="text1"/>
                <w:szCs w:val="20"/>
              </w:rPr>
              <w:t xml:space="preserve">Verify that the application raises </w:t>
            </w:r>
            <w:r w:rsidR="00F63F6E">
              <w:rPr>
                <w:rFonts w:eastAsia="Arial"/>
                <w:color w:val="000000" w:themeColor="text1"/>
                <w:szCs w:val="20"/>
              </w:rPr>
              <w:t>a</w:t>
            </w:r>
            <w:r w:rsidR="00CE7A18">
              <w:rPr>
                <w:rFonts w:eastAsia="Arial"/>
                <w:color w:val="000000" w:themeColor="text1"/>
                <w:szCs w:val="20"/>
              </w:rPr>
              <w:t xml:space="preserve"> Level 0 fault, in case of over temperature warning</w:t>
            </w:r>
            <w:r w:rsidR="004E47F9">
              <w:rPr>
                <w:rFonts w:eastAsia="Arial"/>
                <w:color w:val="000000" w:themeColor="text1"/>
                <w:szCs w:val="20"/>
              </w:rPr>
              <w:t>.</w:t>
            </w:r>
            <w:r>
              <w:rPr>
                <w:rFonts w:eastAsia="Arial"/>
                <w:color w:val="000000" w:themeColor="text1"/>
                <w:szCs w:val="20"/>
              </w:rPr>
              <w:br/>
              <w:t>2.Verify the fault</w:t>
            </w:r>
            <w:r>
              <w:rPr>
                <w:rFonts w:eastAsia="Arial"/>
                <w:color w:val="000000" w:themeColor="text1"/>
                <w:szCs w:val="20"/>
              </w:rPr>
              <w:br/>
              <w:t xml:space="preserve">3.Verify the DTC </w:t>
            </w:r>
          </w:p>
        </w:tc>
      </w:tr>
      <w:tr w:rsidR="00281048" w:rsidRPr="00123177" w14:paraId="147D578E"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7B02183" w14:textId="77777777" w:rsidR="00281048" w:rsidRPr="00123177" w:rsidRDefault="00281048" w:rsidP="00811B2F">
            <w:r w:rsidRPr="00123177">
              <w:rPr>
                <w:rFonts w:eastAsia="Arial"/>
                <w:color w:val="000000" w:themeColor="text1"/>
                <w:szCs w:val="20"/>
              </w:rPr>
              <w:t>Constraints</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025B82" w14:textId="77777777" w:rsidR="00281048" w:rsidRPr="00123177" w:rsidRDefault="00281048" w:rsidP="00811B2F">
            <w:pPr>
              <w:spacing w:line="259" w:lineRule="auto"/>
              <w:rPr>
                <w:rFonts w:eastAsia="Arial"/>
                <w:color w:val="000000" w:themeColor="text1"/>
                <w:szCs w:val="20"/>
              </w:rPr>
            </w:pPr>
            <w:r w:rsidRPr="00123177">
              <w:rPr>
                <w:szCs w:val="20"/>
              </w:rPr>
              <w:t>Constraints is not applicable.</w:t>
            </w:r>
          </w:p>
        </w:tc>
      </w:tr>
      <w:tr w:rsidR="00281048" w:rsidRPr="00123177" w14:paraId="52082612"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2794A772" w14:textId="77777777" w:rsidR="00281048" w:rsidRPr="00123177" w:rsidRDefault="00281048" w:rsidP="00811B2F">
            <w:r w:rsidRPr="00123177">
              <w:rPr>
                <w:rFonts w:eastAsia="Arial"/>
                <w:color w:val="000000" w:themeColor="text1"/>
                <w:szCs w:val="20"/>
              </w:rPr>
              <w:t>Effects on other systems/sub system</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E8977C" w14:textId="77777777" w:rsidR="00281048" w:rsidRPr="00123177" w:rsidRDefault="00281048" w:rsidP="00811B2F">
            <w:pPr>
              <w:spacing w:line="259" w:lineRule="auto"/>
              <w:rPr>
                <w:rFonts w:eastAsia="Arial"/>
                <w:color w:val="000000" w:themeColor="text1"/>
                <w:szCs w:val="20"/>
              </w:rPr>
            </w:pPr>
            <w:r w:rsidRPr="00123177">
              <w:rPr>
                <w:szCs w:val="20"/>
              </w:rPr>
              <w:t>No effects on other system</w:t>
            </w:r>
          </w:p>
        </w:tc>
      </w:tr>
      <w:tr w:rsidR="00281048" w:rsidRPr="00123177" w14:paraId="60DAE595"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1DA958F5" w14:textId="77777777" w:rsidR="00281048" w:rsidRPr="00123177" w:rsidRDefault="00281048" w:rsidP="00811B2F">
            <w:r w:rsidRPr="00123177">
              <w:rPr>
                <w:rFonts w:eastAsia="Arial"/>
                <w:color w:val="000000" w:themeColor="text1"/>
                <w:szCs w:val="20"/>
              </w:rPr>
              <w:t>Testability with respect to test environment</w:t>
            </w:r>
          </w:p>
          <w:p w14:paraId="04C66F5F" w14:textId="77777777" w:rsidR="00281048" w:rsidRPr="00123177" w:rsidRDefault="00281048" w:rsidP="00811B2F">
            <w:r w:rsidRPr="00123177">
              <w:rPr>
                <w:rFonts w:eastAsia="Arial"/>
                <w:color w:val="000000" w:themeColor="text1"/>
                <w:szCs w:val="20"/>
              </w:rPr>
              <w:t>(Yes/No)</w:t>
            </w:r>
          </w:p>
          <w:p w14:paraId="4BAB441C" w14:textId="77777777" w:rsidR="00281048" w:rsidRPr="00123177" w:rsidRDefault="00281048" w:rsidP="00811B2F">
            <w:r w:rsidRPr="00123177">
              <w:rPr>
                <w:rFonts w:eastAsia="Arial"/>
                <w:i/>
                <w:iCs/>
                <w:color w:val="000000" w:themeColor="text1"/>
                <w:szCs w:val="20"/>
              </w:rPr>
              <w:t xml:space="preserve">Note: Mention in which phase of testing, this requirement </w:t>
            </w:r>
            <w:r w:rsidRPr="00123177">
              <w:rPr>
                <w:rFonts w:eastAsia="Arial"/>
                <w:i/>
                <w:iCs/>
                <w:color w:val="000000" w:themeColor="text1"/>
                <w:szCs w:val="20"/>
              </w:rPr>
              <w:lastRenderedPageBreak/>
              <w:t>will be tested</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60D3A5" w14:textId="77777777" w:rsidR="00281048" w:rsidRPr="00123177" w:rsidRDefault="00281048" w:rsidP="00811B2F">
            <w:pPr>
              <w:spacing w:line="259" w:lineRule="auto"/>
              <w:rPr>
                <w:rFonts w:eastAsia="Arial"/>
                <w:color w:val="000000" w:themeColor="text1"/>
                <w:szCs w:val="20"/>
              </w:rPr>
            </w:pPr>
            <w:r w:rsidRPr="00123177">
              <w:rPr>
                <w:rFonts w:eastAsia="Arial"/>
                <w:color w:val="000000" w:themeColor="text1"/>
                <w:szCs w:val="20"/>
              </w:rPr>
              <w:lastRenderedPageBreak/>
              <w:t>YES</w:t>
            </w:r>
          </w:p>
          <w:p w14:paraId="11A422E2" w14:textId="77777777" w:rsidR="00281048" w:rsidRPr="00123177" w:rsidRDefault="00281048" w:rsidP="00811B2F">
            <w:pPr>
              <w:spacing w:line="259" w:lineRule="auto"/>
              <w:rPr>
                <w:rFonts w:eastAsia="Arial"/>
                <w:color w:val="000000" w:themeColor="text1"/>
                <w:szCs w:val="20"/>
              </w:rPr>
            </w:pPr>
          </w:p>
        </w:tc>
      </w:tr>
      <w:tr w:rsidR="00281048" w:rsidRPr="00123177" w14:paraId="5E043D57"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8A668C9" w14:textId="77777777" w:rsidR="00281048" w:rsidRPr="00123177" w:rsidRDefault="00281048" w:rsidP="00811B2F">
            <w:r w:rsidRPr="00123177">
              <w:rPr>
                <w:rFonts w:eastAsia="Arial"/>
                <w:color w:val="000000" w:themeColor="text1"/>
                <w:szCs w:val="20"/>
              </w:rPr>
              <w:t>Feasible within project constraints</w:t>
            </w:r>
          </w:p>
          <w:p w14:paraId="330EB0D3" w14:textId="77777777" w:rsidR="00281048" w:rsidRPr="00123177" w:rsidRDefault="00281048" w:rsidP="00811B2F">
            <w:r w:rsidRPr="00123177">
              <w:rPr>
                <w:rFonts w:eastAsia="Arial"/>
                <w:color w:val="000000" w:themeColor="text1"/>
                <w:szCs w:val="20"/>
              </w:rPr>
              <w:t>(Yes/No)</w:t>
            </w:r>
          </w:p>
          <w:p w14:paraId="55A26545" w14:textId="77777777" w:rsidR="00281048" w:rsidRPr="00123177" w:rsidRDefault="00281048" w:rsidP="00811B2F">
            <w:r w:rsidRPr="00123177">
              <w:rPr>
                <w:rFonts w:eastAsia="Arial"/>
                <w:i/>
                <w:iCs/>
                <w:color w:val="000000" w:themeColor="text1"/>
                <w:szCs w:val="20"/>
              </w:rPr>
              <w:t>Note: Add the impact of requirement on operating environment defined in section 4.2</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13E101" w14:textId="77777777" w:rsidR="00281048" w:rsidRPr="00123177" w:rsidRDefault="00281048" w:rsidP="00811B2F">
            <w:pPr>
              <w:pStyle w:val="TableText"/>
              <w:snapToGrid w:val="0"/>
            </w:pPr>
            <w:r w:rsidRPr="00123177">
              <w:t>YES</w:t>
            </w:r>
          </w:p>
          <w:p w14:paraId="5FABD481" w14:textId="77777777" w:rsidR="00281048" w:rsidRPr="00123177" w:rsidRDefault="00281048" w:rsidP="00811B2F"/>
        </w:tc>
      </w:tr>
      <w:tr w:rsidR="00281048" w:rsidRPr="00123177" w14:paraId="4FDF960C"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63B222B2" w14:textId="77777777" w:rsidR="00281048" w:rsidRPr="00123177" w:rsidRDefault="00281048" w:rsidP="00811B2F">
            <w:r w:rsidRPr="00123177">
              <w:rPr>
                <w:rFonts w:eastAsia="Arial"/>
                <w:color w:val="000000" w:themeColor="text1"/>
                <w:szCs w:val="20"/>
              </w:rPr>
              <w:t>Critical</w:t>
            </w:r>
          </w:p>
          <w:p w14:paraId="43E9FCAD" w14:textId="77777777" w:rsidR="00281048" w:rsidRPr="00123177" w:rsidRDefault="00281048" w:rsidP="00811B2F">
            <w:r w:rsidRPr="00123177">
              <w:rPr>
                <w:rFonts w:eastAsia="Arial"/>
                <w:color w:val="000000" w:themeColor="text1"/>
                <w:szCs w:val="20"/>
              </w:rPr>
              <w:t>(Yes/No)</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8F55EA" w14:textId="77777777" w:rsidR="00281048" w:rsidRPr="00123177" w:rsidRDefault="00281048" w:rsidP="00811B2F">
            <w:r w:rsidRPr="00123177">
              <w:t>YES</w:t>
            </w:r>
          </w:p>
        </w:tc>
      </w:tr>
      <w:tr w:rsidR="00281048" w:rsidRPr="00123177" w14:paraId="3012458D" w14:textId="77777777" w:rsidTr="00811B2F">
        <w:trPr>
          <w:trHeight w:val="300"/>
        </w:trPr>
        <w:tc>
          <w:tcPr>
            <w:tcW w:w="1363" w:type="dxa"/>
            <w:tcBorders>
              <w:top w:val="single" w:sz="8" w:space="0" w:color="000000" w:themeColor="text1"/>
              <w:left w:val="single" w:sz="8" w:space="0" w:color="000000" w:themeColor="text1"/>
              <w:bottom w:val="single" w:sz="8" w:space="0" w:color="000000" w:themeColor="text1"/>
              <w:right w:val="nil"/>
            </w:tcBorders>
          </w:tcPr>
          <w:p w14:paraId="4F8C325D" w14:textId="77777777" w:rsidR="00281048" w:rsidRPr="00123177" w:rsidRDefault="00281048" w:rsidP="00811B2F">
            <w:pPr>
              <w:rPr>
                <w:rFonts w:eastAsia="Arial"/>
                <w:color w:val="000000" w:themeColor="text1"/>
                <w:szCs w:val="20"/>
              </w:rPr>
            </w:pPr>
            <w:r w:rsidRPr="00123177">
              <w:t>Acceptance Criteria</w:t>
            </w:r>
          </w:p>
        </w:tc>
        <w:tc>
          <w:tcPr>
            <w:tcW w:w="79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74E8C2" w14:textId="77777777" w:rsidR="00281048" w:rsidRPr="00123177" w:rsidRDefault="00281048" w:rsidP="00811B2F">
            <w:r w:rsidRPr="00123177">
              <w:t>Acceptance Criteria for this requirement should be as per SECTION-6 ACCEPTANCE CRITERIA</w:t>
            </w:r>
          </w:p>
        </w:tc>
      </w:tr>
    </w:tbl>
    <w:p w14:paraId="5C967334" w14:textId="77777777" w:rsidR="00281048" w:rsidRPr="00281048" w:rsidRDefault="00281048" w:rsidP="00281048">
      <w:pPr>
        <w:rPr>
          <w:rFonts w:eastAsia="Arial"/>
        </w:rPr>
      </w:pPr>
    </w:p>
    <w:p w14:paraId="7322D71D" w14:textId="77777777" w:rsidR="00274CA4" w:rsidRPr="00274CA4" w:rsidRDefault="00274CA4" w:rsidP="00274CA4"/>
    <w:p w14:paraId="5952767C" w14:textId="77777777" w:rsidR="0086081A" w:rsidRPr="00123177" w:rsidRDefault="0086081A" w:rsidP="00A55B53">
      <w:pPr>
        <w:rPr>
          <w:rFonts w:eastAsia="Arial"/>
          <w:szCs w:val="20"/>
        </w:rPr>
      </w:pPr>
    </w:p>
    <w:p w14:paraId="2291FF80" w14:textId="77777777" w:rsidR="00A55B53" w:rsidRPr="00123177" w:rsidRDefault="00A55B53" w:rsidP="00A55B53">
      <w:pPr>
        <w:pStyle w:val="Heading3"/>
      </w:pPr>
      <w:bookmarkStart w:id="191" w:name="_Toc164692390"/>
      <w:r w:rsidRPr="00123177">
        <w:t>Safety Requirements</w:t>
      </w:r>
      <w:bookmarkEnd w:id="191"/>
    </w:p>
    <w:p w14:paraId="5603A5A5" w14:textId="77777777" w:rsidR="00A55B53" w:rsidRPr="00123177" w:rsidRDefault="00A55B53" w:rsidP="00A55B53">
      <w:pPr>
        <w:pStyle w:val="BodyText"/>
      </w:pPr>
    </w:p>
    <w:p w14:paraId="64F6841B" w14:textId="77777777" w:rsidR="00A55B53" w:rsidRPr="00123177" w:rsidRDefault="00A55B53" w:rsidP="00A55B53">
      <w:pPr>
        <w:pStyle w:val="BodyText"/>
      </w:pPr>
      <w:r w:rsidRPr="00123177">
        <w:t>Please refer to section 4.8 for details.</w:t>
      </w:r>
    </w:p>
    <w:p w14:paraId="6036DF7E" w14:textId="77777777" w:rsidR="00A55B53" w:rsidRPr="00123177" w:rsidRDefault="00A55B53" w:rsidP="00A55B53">
      <w:pPr>
        <w:pStyle w:val="Heading3"/>
      </w:pPr>
      <w:bookmarkStart w:id="192" w:name="_Toc164692391"/>
      <w:r w:rsidRPr="00123177">
        <w:t>Business Rules</w:t>
      </w:r>
      <w:bookmarkEnd w:id="192"/>
    </w:p>
    <w:p w14:paraId="3428BCE4" w14:textId="77777777" w:rsidR="00A55B53" w:rsidRPr="00123177" w:rsidRDefault="00A55B53" w:rsidP="00A55B53">
      <w:pPr>
        <w:pStyle w:val="BodyText"/>
      </w:pPr>
    </w:p>
    <w:p w14:paraId="19E341AF" w14:textId="77777777" w:rsidR="00A55B53" w:rsidRPr="00123177" w:rsidRDefault="00A55B53" w:rsidP="00A55B53">
      <w:pPr>
        <w:pStyle w:val="BodyText"/>
      </w:pPr>
      <w:r w:rsidRPr="00123177">
        <w:t>As defined in SoW document.</w:t>
      </w:r>
    </w:p>
    <w:p w14:paraId="3E5B9BA9" w14:textId="77777777" w:rsidR="00A55B53" w:rsidRPr="00123177" w:rsidRDefault="00A55B53" w:rsidP="00A55B53">
      <w:pPr>
        <w:pStyle w:val="BodyText"/>
      </w:pPr>
    </w:p>
    <w:p w14:paraId="5B6F6800" w14:textId="77777777" w:rsidR="00A55B53" w:rsidRPr="00123177" w:rsidRDefault="00A55B53" w:rsidP="00A55B53">
      <w:pPr>
        <w:pStyle w:val="BodyText"/>
      </w:pPr>
    </w:p>
    <w:p w14:paraId="5BF5BE63" w14:textId="77777777" w:rsidR="00A55B53" w:rsidRPr="00123177" w:rsidRDefault="00A55B53" w:rsidP="00A55B53">
      <w:pPr>
        <w:pStyle w:val="Heading3"/>
      </w:pPr>
      <w:bookmarkStart w:id="193" w:name="_Toc164692392"/>
      <w:r w:rsidRPr="00123177">
        <w:t>Screens / Wireframes</w:t>
      </w:r>
      <w:bookmarkEnd w:id="193"/>
    </w:p>
    <w:p w14:paraId="7D95B580" w14:textId="77777777" w:rsidR="00A55B53" w:rsidRPr="00123177" w:rsidRDefault="00A55B53" w:rsidP="00A55B53">
      <w:pPr>
        <w:pStyle w:val="BodyText"/>
      </w:pPr>
      <w:r w:rsidRPr="00123177">
        <w:t>Not applicable</w:t>
      </w:r>
    </w:p>
    <w:p w14:paraId="7360F206" w14:textId="77777777" w:rsidR="00A55B53" w:rsidRPr="00123177" w:rsidRDefault="00A55B53" w:rsidP="00A55B53">
      <w:pPr>
        <w:pStyle w:val="BodyText"/>
      </w:pPr>
    </w:p>
    <w:p w14:paraId="6931BA33" w14:textId="77777777" w:rsidR="00A55B53" w:rsidRPr="00123177" w:rsidRDefault="00A55B53" w:rsidP="00A55B53">
      <w:pPr>
        <w:pStyle w:val="Heading2"/>
        <w:rPr>
          <w:rFonts w:eastAsia="Arial"/>
        </w:rPr>
      </w:pPr>
      <w:bookmarkStart w:id="194" w:name="_Toc164692393"/>
      <w:r w:rsidRPr="00123177">
        <w:rPr>
          <w:rFonts w:eastAsia="Arial"/>
        </w:rPr>
        <w:t>General Diagnostics</w:t>
      </w:r>
      <w:bookmarkEnd w:id="194"/>
    </w:p>
    <w:p w14:paraId="33C137A1" w14:textId="77777777" w:rsidR="00A55B53" w:rsidRPr="00123177" w:rsidRDefault="00A55B53" w:rsidP="00A55B53">
      <w:pPr>
        <w:pStyle w:val="BodyText"/>
        <w:rPr>
          <w:rFonts w:eastAsia="Arial"/>
        </w:rPr>
      </w:pPr>
    </w:p>
    <w:p w14:paraId="167FF40E" w14:textId="77777777" w:rsidR="00A55B53" w:rsidRPr="00123177" w:rsidRDefault="00A55B53" w:rsidP="00A55B53">
      <w:pPr>
        <w:pStyle w:val="Heading3"/>
      </w:pPr>
      <w:bookmarkStart w:id="195" w:name="_Toc164692394"/>
      <w:r w:rsidRPr="00123177">
        <w:t>Requirements</w:t>
      </w:r>
      <w:bookmarkEnd w:id="195"/>
    </w:p>
    <w:p w14:paraId="45C28B63" w14:textId="77777777" w:rsidR="00A55B53" w:rsidRPr="00123177" w:rsidRDefault="00A55B53" w:rsidP="00A55B53">
      <w:pPr>
        <w:pStyle w:val="Heading4"/>
        <w:rPr>
          <w:rFonts w:eastAsia="Arial"/>
        </w:rPr>
      </w:pPr>
      <w:r w:rsidRPr="00123177">
        <w:rPr>
          <w:rFonts w:eastAsia="Arial"/>
        </w:rPr>
        <w:t>Requirement to comply with the MAL Generic Diagnostics.</w:t>
      </w:r>
    </w:p>
    <w:p w14:paraId="536A27AF" w14:textId="77777777" w:rsidR="00A55B53" w:rsidRPr="00123177" w:rsidRDefault="00A55B53" w:rsidP="00A55B53"/>
    <w:tbl>
      <w:tblPr>
        <w:tblW w:w="9518" w:type="dxa"/>
        <w:tblInd w:w="108" w:type="dxa"/>
        <w:tblLayout w:type="fixed"/>
        <w:tblLook w:val="0000" w:firstRow="0" w:lastRow="0" w:firstColumn="0" w:lastColumn="0" w:noHBand="0" w:noVBand="0"/>
      </w:tblPr>
      <w:tblGrid>
        <w:gridCol w:w="1920"/>
        <w:gridCol w:w="7598"/>
      </w:tblGrid>
      <w:tr w:rsidR="000939D4" w:rsidRPr="000939D4" w14:paraId="6E49525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A8152CC" w14:textId="77777777" w:rsidR="00A55B53" w:rsidRPr="000939D4" w:rsidRDefault="00A55B53" w:rsidP="00535342">
            <w:pPr>
              <w:pStyle w:val="TableText"/>
              <w:snapToGrid w:val="0"/>
              <w:rPr>
                <w:rFonts w:eastAsia="Arial"/>
                <w:szCs w:val="20"/>
              </w:rPr>
            </w:pPr>
            <w:r w:rsidRPr="000939D4">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E521701" w14:textId="77777777" w:rsidR="00A55B53" w:rsidRPr="000939D4" w:rsidRDefault="00A55B53" w:rsidP="00535342">
            <w:pPr>
              <w:pStyle w:val="TableText"/>
              <w:snapToGrid w:val="0"/>
              <w:rPr>
                <w:rFonts w:eastAsia="Arial"/>
                <w:szCs w:val="20"/>
              </w:rPr>
            </w:pPr>
            <w:r w:rsidRPr="000939D4">
              <w:rPr>
                <w:rFonts w:eastAsia="Arial"/>
                <w:szCs w:val="20"/>
              </w:rPr>
              <w:t>Description</w:t>
            </w:r>
          </w:p>
        </w:tc>
      </w:tr>
      <w:tr w:rsidR="000939D4" w:rsidRPr="000939D4" w14:paraId="638BABB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DE97AD4" w14:textId="77777777" w:rsidR="00A55B53" w:rsidRPr="000939D4" w:rsidRDefault="00A55B53" w:rsidP="00535342">
            <w:pPr>
              <w:pStyle w:val="TableText"/>
              <w:snapToGrid w:val="0"/>
              <w:rPr>
                <w:rFonts w:eastAsia="Arial"/>
                <w:szCs w:val="20"/>
              </w:rPr>
            </w:pPr>
            <w:r w:rsidRPr="000939D4">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9BD9A" w14:textId="77777777" w:rsidR="00A55B53" w:rsidRPr="000939D4" w:rsidRDefault="00A55B53" w:rsidP="00535342">
            <w:pPr>
              <w:snapToGrid w:val="0"/>
              <w:rPr>
                <w:rFonts w:eastAsia="Arial"/>
                <w:szCs w:val="20"/>
              </w:rPr>
            </w:pPr>
            <w:r w:rsidRPr="000939D4">
              <w:rPr>
                <w:rFonts w:eastAsia="Arial"/>
                <w:szCs w:val="20"/>
              </w:rPr>
              <w:t>SWRS_Gen_Diag_01</w:t>
            </w:r>
          </w:p>
        </w:tc>
      </w:tr>
      <w:tr w:rsidR="000939D4" w:rsidRPr="000939D4" w14:paraId="218A9E1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0466A9D" w14:textId="77777777" w:rsidR="00A55B53" w:rsidRPr="000939D4" w:rsidRDefault="00A55B53" w:rsidP="00535342">
            <w:pPr>
              <w:pStyle w:val="TableText"/>
              <w:snapToGrid w:val="0"/>
              <w:rPr>
                <w:rFonts w:eastAsia="Arial"/>
                <w:szCs w:val="20"/>
              </w:rPr>
            </w:pPr>
            <w:r w:rsidRPr="000939D4">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74BD30" w14:textId="5A77B923" w:rsidR="00A55B53" w:rsidRPr="000939D4" w:rsidRDefault="00A55B53" w:rsidP="00535342">
            <w:pPr>
              <w:snapToGrid w:val="0"/>
              <w:rPr>
                <w:rFonts w:eastAsia="Arial"/>
                <w:szCs w:val="20"/>
              </w:rPr>
            </w:pPr>
            <w:r w:rsidRPr="000939D4">
              <w:rPr>
                <w:rFonts w:eastAsia="Arial"/>
                <w:szCs w:val="20"/>
              </w:rPr>
              <w:t xml:space="preserve">SDS-HVDCDC-277 </w:t>
            </w:r>
          </w:p>
        </w:tc>
      </w:tr>
      <w:tr w:rsidR="000939D4" w:rsidRPr="000939D4" w14:paraId="29D1E7F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DE00E21" w14:textId="77777777" w:rsidR="00A55B53" w:rsidRPr="000939D4" w:rsidRDefault="00A55B53" w:rsidP="00535342">
            <w:pPr>
              <w:pStyle w:val="TableText"/>
              <w:snapToGrid w:val="0"/>
              <w:rPr>
                <w:rFonts w:eastAsia="Arial"/>
                <w:szCs w:val="20"/>
              </w:rPr>
            </w:pPr>
            <w:r w:rsidRPr="000939D4">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8AFB26" w14:textId="3E0669F4" w:rsidR="00A55B53" w:rsidRPr="000939D4" w:rsidRDefault="00A55B53" w:rsidP="00535342">
            <w:pPr>
              <w:pStyle w:val="TableText"/>
              <w:snapToGrid w:val="0"/>
              <w:rPr>
                <w:rFonts w:eastAsia="Arial"/>
                <w:szCs w:val="20"/>
              </w:rPr>
            </w:pPr>
            <w:r w:rsidRPr="000939D4">
              <w:rPr>
                <w:rFonts w:eastAsia="Arial"/>
                <w:szCs w:val="20"/>
              </w:rPr>
              <w:t>Pre C-Sample/PF3.5</w:t>
            </w:r>
          </w:p>
        </w:tc>
      </w:tr>
      <w:tr w:rsidR="000939D4" w:rsidRPr="000939D4" w14:paraId="6FE8CC6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4BD2F5E" w14:textId="77777777" w:rsidR="00A55B53" w:rsidRPr="000939D4" w:rsidRDefault="00A55B53" w:rsidP="00535342">
            <w:pPr>
              <w:pStyle w:val="TableText"/>
              <w:snapToGrid w:val="0"/>
              <w:rPr>
                <w:rFonts w:eastAsia="Arial"/>
                <w:szCs w:val="20"/>
              </w:rPr>
            </w:pPr>
            <w:r w:rsidRPr="000939D4">
              <w:rPr>
                <w:rFonts w:eastAsia="Arial"/>
                <w:szCs w:val="20"/>
              </w:rPr>
              <w:lastRenderedPageBreak/>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CF2947" w14:textId="77777777" w:rsidR="00A55B53" w:rsidRPr="000939D4" w:rsidRDefault="00A55B53" w:rsidP="00535342">
            <w:pPr>
              <w:outlineLvl w:val="1"/>
              <w:rPr>
                <w:rFonts w:eastAsia="Arial"/>
                <w:szCs w:val="20"/>
              </w:rPr>
            </w:pPr>
            <w:r w:rsidRPr="000939D4">
              <w:rPr>
                <w:rFonts w:eastAsia="Arial"/>
                <w:szCs w:val="20"/>
              </w:rPr>
              <w:t xml:space="preserve">The HVDCDC shall comply to the MAL Generic Diagnotics requirements. </w:t>
            </w:r>
            <w:r w:rsidRPr="000939D4">
              <w:rPr>
                <w:rFonts w:eastAsia="Arial"/>
                <w:szCs w:val="20"/>
              </w:rPr>
              <w:br/>
              <w:t>Refer to MSL.01.04.0028 Generic Diagnostic Specification.docx</w:t>
            </w:r>
          </w:p>
          <w:p w14:paraId="5E6F53A5" w14:textId="77777777" w:rsidR="00A55B53" w:rsidRPr="000939D4" w:rsidRDefault="00A55B53" w:rsidP="00535342">
            <w:pPr>
              <w:snapToGrid w:val="0"/>
              <w:rPr>
                <w:rFonts w:eastAsia="Arial"/>
                <w:szCs w:val="20"/>
              </w:rPr>
            </w:pPr>
          </w:p>
        </w:tc>
      </w:tr>
      <w:tr w:rsidR="000939D4" w:rsidRPr="000939D4" w14:paraId="318DA1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F5DDF0" w14:textId="77777777" w:rsidR="00A55B53" w:rsidRPr="000939D4" w:rsidRDefault="00A55B53" w:rsidP="00535342">
            <w:pPr>
              <w:pStyle w:val="TableText"/>
              <w:snapToGrid w:val="0"/>
              <w:rPr>
                <w:rFonts w:eastAsia="Arial"/>
                <w:szCs w:val="20"/>
              </w:rPr>
            </w:pPr>
            <w:r w:rsidRPr="000939D4">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50104A" w14:textId="77777777" w:rsidR="00A55B53" w:rsidRPr="000939D4" w:rsidRDefault="00A55B53" w:rsidP="00535342">
            <w:pPr>
              <w:snapToGrid w:val="0"/>
              <w:rPr>
                <w:rFonts w:eastAsia="Arial"/>
                <w:szCs w:val="20"/>
              </w:rPr>
            </w:pPr>
            <w:r w:rsidRPr="000939D4">
              <w:rPr>
                <w:rFonts w:eastAsia="Arial"/>
                <w:szCs w:val="20"/>
              </w:rPr>
              <w:t>No Such derived requirement is applicable.</w:t>
            </w:r>
          </w:p>
        </w:tc>
      </w:tr>
      <w:tr w:rsidR="000939D4" w:rsidRPr="000939D4" w14:paraId="215779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676197" w14:textId="77777777" w:rsidR="00A55B53" w:rsidRPr="000939D4" w:rsidRDefault="00A55B53" w:rsidP="00535342">
            <w:pPr>
              <w:pStyle w:val="TableText"/>
              <w:snapToGrid w:val="0"/>
              <w:rPr>
                <w:rFonts w:eastAsia="Arial"/>
                <w:szCs w:val="20"/>
              </w:rPr>
            </w:pPr>
            <w:r w:rsidRPr="000939D4">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179262" w14:textId="77777777" w:rsidR="00A55B53" w:rsidRPr="000939D4" w:rsidRDefault="00A55B53" w:rsidP="00535342">
            <w:pPr>
              <w:pStyle w:val="TableText"/>
              <w:snapToGrid w:val="0"/>
              <w:rPr>
                <w:rFonts w:eastAsia="Arial"/>
                <w:szCs w:val="20"/>
              </w:rPr>
            </w:pPr>
            <w:r w:rsidRPr="000939D4">
              <w:rPr>
                <w:rFonts w:eastAsia="Arial"/>
                <w:szCs w:val="20"/>
              </w:rPr>
              <w:t>High</w:t>
            </w:r>
          </w:p>
        </w:tc>
      </w:tr>
      <w:tr w:rsidR="000939D4" w:rsidRPr="000939D4" w14:paraId="4EF6EF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E63415" w14:textId="77777777" w:rsidR="00A55B53" w:rsidRPr="000939D4" w:rsidRDefault="00A55B53" w:rsidP="00535342">
            <w:pPr>
              <w:pStyle w:val="TableText"/>
              <w:snapToGrid w:val="0"/>
              <w:rPr>
                <w:rFonts w:eastAsia="Arial"/>
                <w:szCs w:val="20"/>
              </w:rPr>
            </w:pPr>
            <w:r w:rsidRPr="000939D4">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8DD1A" w14:textId="77777777" w:rsidR="00A55B53" w:rsidRPr="000939D4" w:rsidRDefault="00A55B53" w:rsidP="00535342">
            <w:pPr>
              <w:pStyle w:val="TableText"/>
              <w:snapToGrid w:val="0"/>
              <w:rPr>
                <w:rFonts w:eastAsia="Arial"/>
                <w:szCs w:val="20"/>
              </w:rPr>
            </w:pPr>
            <w:r w:rsidRPr="000939D4">
              <w:rPr>
                <w:rFonts w:eastAsia="Arial"/>
                <w:szCs w:val="20"/>
              </w:rPr>
              <w:t>No Specific access restrictions is applicable.</w:t>
            </w:r>
          </w:p>
        </w:tc>
      </w:tr>
      <w:tr w:rsidR="000939D4" w:rsidRPr="000939D4" w14:paraId="5213C96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459562" w14:textId="77777777" w:rsidR="000939D4" w:rsidRPr="000939D4" w:rsidRDefault="000939D4" w:rsidP="000939D4">
            <w:pPr>
              <w:pStyle w:val="TableText"/>
              <w:snapToGrid w:val="0"/>
              <w:rPr>
                <w:rFonts w:eastAsia="Arial"/>
                <w:szCs w:val="20"/>
              </w:rPr>
            </w:pPr>
            <w:r w:rsidRPr="000939D4">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80CBB5" w14:textId="37D0CC2E" w:rsidR="000939D4" w:rsidRPr="000939D4" w:rsidRDefault="000939D4" w:rsidP="000939D4">
            <w:pPr>
              <w:outlineLvl w:val="1"/>
              <w:rPr>
                <w:rFonts w:eastAsia="Arial"/>
                <w:szCs w:val="20"/>
              </w:rPr>
            </w:pPr>
            <w:r w:rsidRPr="000939D4">
              <w:t xml:space="preserve">Input as expected to a specific requirement mention in </w:t>
            </w:r>
            <w:r w:rsidRPr="000939D4">
              <w:rPr>
                <w:rFonts w:eastAsia="Arial"/>
                <w:szCs w:val="20"/>
              </w:rPr>
              <w:t>MSL.01.04.0028 Generic Diagnostic Specification.docx</w:t>
            </w:r>
          </w:p>
        </w:tc>
      </w:tr>
      <w:tr w:rsidR="000939D4" w:rsidRPr="000939D4" w14:paraId="6F1B2D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2153FF" w14:textId="77777777" w:rsidR="000939D4" w:rsidRPr="000939D4" w:rsidRDefault="000939D4" w:rsidP="000939D4">
            <w:pPr>
              <w:pStyle w:val="TableText"/>
              <w:snapToGrid w:val="0"/>
              <w:rPr>
                <w:rFonts w:eastAsia="Arial"/>
                <w:szCs w:val="20"/>
              </w:rPr>
            </w:pPr>
            <w:r w:rsidRPr="000939D4">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03B9A" w14:textId="7C9548AF" w:rsidR="000939D4" w:rsidRPr="000939D4" w:rsidRDefault="000939D4" w:rsidP="000939D4">
            <w:pPr>
              <w:outlineLvl w:val="1"/>
              <w:rPr>
                <w:rFonts w:eastAsia="Arial"/>
                <w:szCs w:val="20"/>
              </w:rPr>
            </w:pPr>
            <w:r w:rsidRPr="000939D4">
              <w:t xml:space="preserve">Output as expected to a specific requirement mention in </w:t>
            </w:r>
            <w:r w:rsidRPr="000939D4">
              <w:rPr>
                <w:rFonts w:eastAsia="Arial"/>
                <w:szCs w:val="20"/>
              </w:rPr>
              <w:t>MSL.01.04.0028 Generic Diagnostic Specification.docx</w:t>
            </w:r>
          </w:p>
        </w:tc>
      </w:tr>
      <w:tr w:rsidR="000939D4" w:rsidRPr="000939D4" w14:paraId="3741F4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BBEDA7" w14:textId="77777777" w:rsidR="000939D4" w:rsidRPr="000939D4" w:rsidRDefault="000939D4" w:rsidP="000939D4">
            <w:pPr>
              <w:pStyle w:val="TableText"/>
              <w:snapToGrid w:val="0"/>
              <w:rPr>
                <w:rFonts w:eastAsia="Arial"/>
                <w:szCs w:val="20"/>
              </w:rPr>
            </w:pPr>
            <w:r w:rsidRPr="000939D4">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98DC23" w14:textId="4418822F" w:rsidR="000939D4" w:rsidRPr="000939D4" w:rsidRDefault="000939D4" w:rsidP="000939D4">
            <w:pPr>
              <w:pStyle w:val="TableText"/>
              <w:snapToGrid w:val="0"/>
              <w:rPr>
                <w:rFonts w:eastAsia="Arial"/>
                <w:szCs w:val="20"/>
              </w:rPr>
            </w:pPr>
            <w:r w:rsidRPr="000939D4">
              <w:t xml:space="preserve">Process shall be as per specific Software requirement </w:t>
            </w:r>
          </w:p>
        </w:tc>
      </w:tr>
      <w:tr w:rsidR="000939D4" w:rsidRPr="000939D4" w14:paraId="10A6D0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515444" w14:textId="77777777" w:rsidR="000939D4" w:rsidRPr="000939D4" w:rsidRDefault="000939D4" w:rsidP="000939D4">
            <w:pPr>
              <w:pStyle w:val="TableText"/>
              <w:snapToGrid w:val="0"/>
              <w:rPr>
                <w:rFonts w:eastAsia="Arial"/>
                <w:szCs w:val="20"/>
              </w:rPr>
            </w:pPr>
            <w:r w:rsidRPr="000939D4">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AA7DE" w14:textId="720C8D97" w:rsidR="000939D4" w:rsidRPr="000939D4" w:rsidRDefault="000939D4" w:rsidP="000939D4">
            <w:pPr>
              <w:pStyle w:val="TableText"/>
              <w:snapToGrid w:val="0"/>
              <w:rPr>
                <w:rFonts w:eastAsia="Arial"/>
                <w:szCs w:val="20"/>
              </w:rPr>
            </w:pPr>
            <w:r w:rsidRPr="000939D4">
              <w:t>No such mandatory fields is applicable.</w:t>
            </w:r>
          </w:p>
        </w:tc>
      </w:tr>
      <w:tr w:rsidR="000939D4" w:rsidRPr="000939D4" w14:paraId="1AE546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9AC5EC" w14:textId="77777777" w:rsidR="000939D4" w:rsidRPr="000939D4" w:rsidRDefault="000939D4" w:rsidP="000939D4">
            <w:pPr>
              <w:pStyle w:val="TableText"/>
              <w:snapToGrid w:val="0"/>
              <w:rPr>
                <w:rFonts w:eastAsia="Arial"/>
                <w:szCs w:val="20"/>
              </w:rPr>
            </w:pPr>
            <w:r w:rsidRPr="000939D4">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7EABD" w14:textId="4441BE8A" w:rsidR="000939D4" w:rsidRPr="000939D4" w:rsidRDefault="000939D4" w:rsidP="000939D4">
            <w:pPr>
              <w:pStyle w:val="TableText"/>
              <w:snapToGrid w:val="0"/>
              <w:rPr>
                <w:rFonts w:eastAsia="Arial"/>
                <w:szCs w:val="20"/>
              </w:rPr>
            </w:pPr>
            <w:r w:rsidRPr="000939D4">
              <w:t>As per specific Software requirement.</w:t>
            </w:r>
          </w:p>
        </w:tc>
      </w:tr>
      <w:tr w:rsidR="000939D4" w:rsidRPr="000939D4" w14:paraId="4B61D3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BF2D6F" w14:textId="77777777" w:rsidR="00A55B53" w:rsidRPr="000939D4" w:rsidRDefault="00A55B53" w:rsidP="00535342">
            <w:pPr>
              <w:pStyle w:val="TableText"/>
              <w:snapToGrid w:val="0"/>
              <w:rPr>
                <w:rFonts w:eastAsia="Arial"/>
                <w:szCs w:val="20"/>
              </w:rPr>
            </w:pPr>
            <w:r w:rsidRPr="000939D4">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3EDAF0" w14:textId="77777777" w:rsidR="00A55B53" w:rsidRPr="000939D4" w:rsidRDefault="00A55B53" w:rsidP="00535342">
            <w:pPr>
              <w:pStyle w:val="TableText"/>
              <w:snapToGrid w:val="0"/>
              <w:rPr>
                <w:rFonts w:eastAsia="Arial"/>
                <w:szCs w:val="20"/>
              </w:rPr>
            </w:pPr>
            <w:r w:rsidRPr="000939D4">
              <w:rPr>
                <w:rFonts w:eastAsia="Arial"/>
                <w:szCs w:val="20"/>
              </w:rPr>
              <w:t>Default values shall be applicable with respect to Pre-Loaded Values</w:t>
            </w:r>
          </w:p>
        </w:tc>
      </w:tr>
      <w:tr w:rsidR="000939D4" w:rsidRPr="000939D4" w14:paraId="1D05036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0DC66F" w14:textId="77777777" w:rsidR="00A55B53" w:rsidRPr="000939D4" w:rsidRDefault="00A55B53" w:rsidP="00535342">
            <w:pPr>
              <w:pStyle w:val="TableText"/>
              <w:snapToGrid w:val="0"/>
              <w:rPr>
                <w:rFonts w:eastAsia="Arial"/>
                <w:szCs w:val="20"/>
              </w:rPr>
            </w:pPr>
            <w:r w:rsidRPr="000939D4">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825509" w14:textId="77777777" w:rsidR="00A55B53" w:rsidRPr="000939D4" w:rsidRDefault="00A55B53" w:rsidP="00535342">
            <w:pPr>
              <w:pStyle w:val="TableText"/>
              <w:snapToGrid w:val="0"/>
              <w:rPr>
                <w:rFonts w:eastAsia="Arial"/>
                <w:szCs w:val="20"/>
              </w:rPr>
            </w:pPr>
            <w:r w:rsidRPr="000939D4">
              <w:rPr>
                <w:rFonts w:eastAsia="Arial"/>
                <w:szCs w:val="20"/>
              </w:rPr>
              <w:t>Valid range value is not required.</w:t>
            </w:r>
          </w:p>
        </w:tc>
      </w:tr>
      <w:tr w:rsidR="000939D4" w:rsidRPr="000939D4" w14:paraId="21079F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605BAF" w14:textId="77777777" w:rsidR="00A55B53" w:rsidRPr="000939D4" w:rsidRDefault="00A55B53" w:rsidP="00535342">
            <w:pPr>
              <w:pStyle w:val="TableText"/>
              <w:snapToGrid w:val="0"/>
              <w:rPr>
                <w:rFonts w:eastAsia="Arial"/>
                <w:szCs w:val="20"/>
              </w:rPr>
            </w:pPr>
            <w:r w:rsidRPr="000939D4">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A3D89" w14:textId="77777777" w:rsidR="00A55B53" w:rsidRPr="000939D4" w:rsidRDefault="00A55B53" w:rsidP="00535342">
            <w:pPr>
              <w:pStyle w:val="TableText"/>
              <w:snapToGrid w:val="0"/>
              <w:rPr>
                <w:rFonts w:eastAsia="Arial"/>
                <w:szCs w:val="20"/>
              </w:rPr>
            </w:pPr>
            <w:r w:rsidRPr="000939D4">
              <w:rPr>
                <w:rFonts w:eastAsia="Arial"/>
                <w:szCs w:val="20"/>
              </w:rPr>
              <w:t>Data latency period is not applicable</w:t>
            </w:r>
          </w:p>
        </w:tc>
      </w:tr>
      <w:tr w:rsidR="000939D4" w:rsidRPr="000939D4" w14:paraId="7FC398C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799085" w14:textId="77777777" w:rsidR="00A55B53" w:rsidRPr="000939D4" w:rsidRDefault="00A55B53" w:rsidP="00535342">
            <w:pPr>
              <w:pStyle w:val="TableText"/>
              <w:snapToGrid w:val="0"/>
              <w:rPr>
                <w:rFonts w:eastAsia="Arial"/>
                <w:szCs w:val="20"/>
              </w:rPr>
            </w:pPr>
            <w:r w:rsidRPr="000939D4">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A2113" w14:textId="77777777" w:rsidR="00A55B53" w:rsidRPr="000939D4" w:rsidRDefault="00A55B53" w:rsidP="00535342">
            <w:pPr>
              <w:pStyle w:val="TableText"/>
              <w:snapToGrid w:val="0"/>
              <w:rPr>
                <w:rFonts w:eastAsia="Arial"/>
                <w:szCs w:val="20"/>
              </w:rPr>
            </w:pPr>
            <w:r w:rsidRPr="000939D4">
              <w:rPr>
                <w:rFonts w:eastAsia="Arial"/>
                <w:szCs w:val="20"/>
              </w:rPr>
              <w:t>Data Retention period is not applicable.</w:t>
            </w:r>
          </w:p>
        </w:tc>
      </w:tr>
      <w:tr w:rsidR="000939D4" w:rsidRPr="000939D4" w14:paraId="06AE3C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CA4546" w14:textId="77777777" w:rsidR="00A55B53" w:rsidRPr="000939D4" w:rsidRDefault="00A55B53" w:rsidP="00535342">
            <w:pPr>
              <w:pStyle w:val="TableText"/>
              <w:snapToGrid w:val="0"/>
              <w:rPr>
                <w:rFonts w:eastAsia="Arial"/>
                <w:szCs w:val="20"/>
              </w:rPr>
            </w:pPr>
            <w:r w:rsidRPr="000939D4">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D03C83" w14:textId="77777777" w:rsidR="00A55B53" w:rsidRPr="000939D4" w:rsidRDefault="00A55B53" w:rsidP="00535342">
            <w:pPr>
              <w:pStyle w:val="TableText"/>
              <w:rPr>
                <w:rFonts w:eastAsia="Arial"/>
                <w:szCs w:val="20"/>
              </w:rPr>
            </w:pPr>
            <w:r w:rsidRPr="000939D4">
              <w:rPr>
                <w:rFonts w:eastAsia="Arial"/>
                <w:szCs w:val="20"/>
              </w:rPr>
              <w:t>Data rate is not applicable.</w:t>
            </w:r>
          </w:p>
        </w:tc>
      </w:tr>
      <w:tr w:rsidR="000939D4" w:rsidRPr="000939D4" w14:paraId="3BA1E2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4ACBE6" w14:textId="77777777" w:rsidR="00A55B53" w:rsidRPr="000939D4" w:rsidRDefault="00A55B53" w:rsidP="00535342">
            <w:pPr>
              <w:pStyle w:val="TableText"/>
              <w:snapToGrid w:val="0"/>
              <w:rPr>
                <w:rFonts w:eastAsia="Arial"/>
                <w:szCs w:val="20"/>
              </w:rPr>
            </w:pPr>
            <w:r w:rsidRPr="000939D4">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7D3689" w14:textId="77777777" w:rsidR="00A55B53" w:rsidRPr="000939D4" w:rsidRDefault="00A55B53" w:rsidP="00535342">
            <w:pPr>
              <w:pStyle w:val="TableText"/>
              <w:spacing w:line="259" w:lineRule="auto"/>
              <w:rPr>
                <w:rFonts w:eastAsia="Arial"/>
                <w:szCs w:val="20"/>
              </w:rPr>
            </w:pPr>
            <w:r w:rsidRPr="000939D4">
              <w:rPr>
                <w:rFonts w:eastAsia="Arial"/>
                <w:szCs w:val="20"/>
              </w:rPr>
              <w:t>External event is not required.</w:t>
            </w:r>
          </w:p>
        </w:tc>
      </w:tr>
      <w:tr w:rsidR="000939D4" w:rsidRPr="000939D4" w14:paraId="0FAB57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7C8786" w14:textId="77777777" w:rsidR="00A55B53" w:rsidRPr="000939D4" w:rsidRDefault="00A55B53" w:rsidP="00535342">
            <w:pPr>
              <w:pStyle w:val="TableText"/>
              <w:snapToGrid w:val="0"/>
              <w:rPr>
                <w:rFonts w:eastAsia="Arial"/>
                <w:szCs w:val="20"/>
              </w:rPr>
            </w:pPr>
            <w:r w:rsidRPr="000939D4">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67F83E" w14:textId="77777777" w:rsidR="00A55B53" w:rsidRPr="000939D4" w:rsidRDefault="00A55B53" w:rsidP="00535342">
            <w:pPr>
              <w:pStyle w:val="TableText"/>
              <w:spacing w:line="259" w:lineRule="auto"/>
              <w:rPr>
                <w:rFonts w:eastAsia="Arial"/>
                <w:szCs w:val="20"/>
              </w:rPr>
            </w:pPr>
            <w:r w:rsidRPr="000939D4">
              <w:rPr>
                <w:rFonts w:eastAsia="Arial"/>
                <w:szCs w:val="20"/>
              </w:rPr>
              <w:t>Temporal event is not applicable.</w:t>
            </w:r>
          </w:p>
        </w:tc>
      </w:tr>
      <w:tr w:rsidR="000939D4" w:rsidRPr="000939D4" w14:paraId="07772F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3C9F29" w14:textId="77777777" w:rsidR="00A55B53" w:rsidRPr="000939D4" w:rsidRDefault="00A55B53" w:rsidP="00535342">
            <w:pPr>
              <w:pStyle w:val="TableText"/>
              <w:snapToGrid w:val="0"/>
              <w:rPr>
                <w:rFonts w:eastAsia="Arial"/>
                <w:szCs w:val="20"/>
              </w:rPr>
            </w:pPr>
            <w:r w:rsidRPr="000939D4">
              <w:rPr>
                <w:rFonts w:eastAsia="Arial"/>
                <w:szCs w:val="20"/>
              </w:rPr>
              <w:t xml:space="preserve">Validation Rules/ </w:t>
            </w:r>
          </w:p>
          <w:p w14:paraId="1FB2AFC1" w14:textId="77777777" w:rsidR="00A55B53" w:rsidRPr="000939D4" w:rsidRDefault="00A55B53" w:rsidP="00535342">
            <w:pPr>
              <w:pStyle w:val="TableText"/>
              <w:snapToGrid w:val="0"/>
              <w:rPr>
                <w:rFonts w:eastAsia="Arial"/>
                <w:szCs w:val="20"/>
              </w:rPr>
            </w:pPr>
            <w:r w:rsidRPr="000939D4">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0D3A02" w14:textId="2624139A" w:rsidR="00A55B53" w:rsidRPr="000939D4" w:rsidRDefault="000939D4" w:rsidP="00535342">
            <w:pPr>
              <w:pStyle w:val="TableText"/>
              <w:snapToGrid w:val="0"/>
              <w:rPr>
                <w:rFonts w:eastAsia="Arial"/>
                <w:szCs w:val="20"/>
              </w:rPr>
            </w:pPr>
            <w:r w:rsidRPr="000939D4">
              <w:rPr>
                <w:rFonts w:eastAsia="Arial"/>
                <w:szCs w:val="20"/>
              </w:rPr>
              <w:t>Verify the input and out section on CANalyzer Tool</w:t>
            </w:r>
          </w:p>
        </w:tc>
      </w:tr>
      <w:tr w:rsidR="000939D4" w:rsidRPr="000939D4" w14:paraId="0608A68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6EB39D" w14:textId="77777777" w:rsidR="00A55B53" w:rsidRPr="000939D4" w:rsidRDefault="00A55B53" w:rsidP="00535342">
            <w:pPr>
              <w:pStyle w:val="TableText"/>
              <w:snapToGrid w:val="0"/>
              <w:rPr>
                <w:rFonts w:eastAsia="Arial"/>
                <w:szCs w:val="20"/>
              </w:rPr>
            </w:pPr>
            <w:r w:rsidRPr="000939D4">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ED349F" w14:textId="77777777" w:rsidR="00A55B53" w:rsidRPr="000939D4" w:rsidRDefault="00A55B53" w:rsidP="00535342">
            <w:pPr>
              <w:pStyle w:val="TableText"/>
              <w:snapToGrid w:val="0"/>
              <w:rPr>
                <w:rFonts w:eastAsia="Arial"/>
                <w:szCs w:val="20"/>
              </w:rPr>
            </w:pPr>
            <w:r w:rsidRPr="000939D4">
              <w:rPr>
                <w:rFonts w:eastAsia="Arial"/>
                <w:szCs w:val="20"/>
              </w:rPr>
              <w:t>Constraints is not applicable.</w:t>
            </w:r>
          </w:p>
        </w:tc>
      </w:tr>
      <w:tr w:rsidR="000939D4" w:rsidRPr="000939D4" w14:paraId="24E932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E8A59E" w14:textId="77777777" w:rsidR="00A55B53" w:rsidRPr="000939D4" w:rsidRDefault="00A55B53" w:rsidP="00535342">
            <w:pPr>
              <w:pStyle w:val="TableText"/>
              <w:snapToGrid w:val="0"/>
              <w:rPr>
                <w:rFonts w:eastAsia="Arial"/>
                <w:szCs w:val="20"/>
              </w:rPr>
            </w:pPr>
            <w:r w:rsidRPr="000939D4">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265073" w14:textId="77777777" w:rsidR="00A55B53" w:rsidRPr="000939D4" w:rsidRDefault="00A55B53" w:rsidP="00535342">
            <w:pPr>
              <w:pStyle w:val="TableText"/>
              <w:snapToGrid w:val="0"/>
              <w:rPr>
                <w:rFonts w:eastAsia="Arial"/>
                <w:szCs w:val="20"/>
              </w:rPr>
            </w:pPr>
            <w:r w:rsidRPr="000939D4">
              <w:rPr>
                <w:rFonts w:eastAsia="Arial"/>
                <w:szCs w:val="20"/>
              </w:rPr>
              <w:t>No effects on other system</w:t>
            </w:r>
          </w:p>
        </w:tc>
      </w:tr>
      <w:tr w:rsidR="000939D4" w:rsidRPr="000939D4" w14:paraId="14ECC43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4359D4" w14:textId="77777777" w:rsidR="00A55B53" w:rsidRPr="000939D4" w:rsidRDefault="00A55B53" w:rsidP="00535342">
            <w:pPr>
              <w:pStyle w:val="TableText"/>
              <w:snapToGrid w:val="0"/>
              <w:rPr>
                <w:rFonts w:eastAsia="Arial"/>
                <w:szCs w:val="20"/>
              </w:rPr>
            </w:pPr>
            <w:r w:rsidRPr="000939D4">
              <w:rPr>
                <w:rFonts w:eastAsia="Arial"/>
                <w:szCs w:val="20"/>
              </w:rPr>
              <w:lastRenderedPageBreak/>
              <w:t>Testability with respect to test environment</w:t>
            </w:r>
          </w:p>
          <w:p w14:paraId="2FD9E120" w14:textId="77777777" w:rsidR="00A55B53" w:rsidRPr="000939D4" w:rsidRDefault="00A55B53" w:rsidP="00535342">
            <w:pPr>
              <w:pStyle w:val="TableText"/>
              <w:rPr>
                <w:rFonts w:eastAsia="Arial"/>
                <w:szCs w:val="20"/>
              </w:rPr>
            </w:pPr>
            <w:r w:rsidRPr="000939D4">
              <w:rPr>
                <w:rFonts w:eastAsia="Arial"/>
                <w:szCs w:val="20"/>
              </w:rPr>
              <w:t>(Yes/No)</w:t>
            </w:r>
          </w:p>
          <w:p w14:paraId="549E4A90" w14:textId="77777777" w:rsidR="00A55B53" w:rsidRPr="000939D4" w:rsidRDefault="00A55B53" w:rsidP="00535342">
            <w:pPr>
              <w:pStyle w:val="TableText"/>
              <w:rPr>
                <w:rFonts w:eastAsia="Arial"/>
                <w:szCs w:val="20"/>
              </w:rPr>
            </w:pPr>
            <w:r w:rsidRPr="000939D4">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9F4A28" w14:textId="77777777" w:rsidR="00A55B53" w:rsidRPr="000939D4" w:rsidRDefault="00A55B53" w:rsidP="00535342">
            <w:pPr>
              <w:pStyle w:val="TableText"/>
              <w:snapToGrid w:val="0"/>
              <w:rPr>
                <w:rFonts w:eastAsia="Arial"/>
                <w:szCs w:val="20"/>
              </w:rPr>
            </w:pPr>
            <w:r w:rsidRPr="000939D4">
              <w:rPr>
                <w:rFonts w:eastAsia="Arial"/>
                <w:szCs w:val="20"/>
              </w:rPr>
              <w:t>YES</w:t>
            </w:r>
          </w:p>
        </w:tc>
      </w:tr>
      <w:tr w:rsidR="000939D4" w:rsidRPr="000939D4" w14:paraId="6D487FD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2F2F3E" w14:textId="77777777" w:rsidR="00A55B53" w:rsidRPr="000939D4" w:rsidRDefault="00A55B53" w:rsidP="00535342">
            <w:pPr>
              <w:pStyle w:val="TableText"/>
              <w:snapToGrid w:val="0"/>
              <w:rPr>
                <w:rFonts w:eastAsia="Arial"/>
                <w:szCs w:val="20"/>
              </w:rPr>
            </w:pPr>
            <w:r w:rsidRPr="000939D4">
              <w:rPr>
                <w:rFonts w:eastAsia="Arial"/>
                <w:szCs w:val="20"/>
              </w:rPr>
              <w:t>Feasible within project constraints</w:t>
            </w:r>
          </w:p>
          <w:p w14:paraId="5F343424" w14:textId="77777777" w:rsidR="00A55B53" w:rsidRPr="000939D4" w:rsidRDefault="00A55B53" w:rsidP="00535342">
            <w:pPr>
              <w:pStyle w:val="TableText"/>
              <w:snapToGrid w:val="0"/>
              <w:rPr>
                <w:rFonts w:eastAsia="Arial"/>
                <w:szCs w:val="20"/>
              </w:rPr>
            </w:pPr>
            <w:r w:rsidRPr="000939D4">
              <w:rPr>
                <w:rFonts w:eastAsia="Arial"/>
                <w:szCs w:val="20"/>
              </w:rPr>
              <w:t>(Yes/No)</w:t>
            </w:r>
          </w:p>
          <w:p w14:paraId="70C12204" w14:textId="77777777" w:rsidR="00A55B53" w:rsidRPr="000939D4" w:rsidRDefault="00A55B53" w:rsidP="00535342">
            <w:pPr>
              <w:pStyle w:val="TableText"/>
              <w:snapToGrid w:val="0"/>
              <w:rPr>
                <w:rFonts w:eastAsia="Arial"/>
                <w:szCs w:val="20"/>
              </w:rPr>
            </w:pPr>
            <w:r w:rsidRPr="000939D4">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42E498" w14:textId="77777777" w:rsidR="00A55B53" w:rsidRPr="000939D4" w:rsidRDefault="00A55B53" w:rsidP="00535342">
            <w:pPr>
              <w:pStyle w:val="TableText"/>
              <w:snapToGrid w:val="0"/>
              <w:rPr>
                <w:rFonts w:eastAsia="Arial"/>
                <w:szCs w:val="20"/>
              </w:rPr>
            </w:pPr>
            <w:r w:rsidRPr="000939D4">
              <w:rPr>
                <w:rFonts w:eastAsia="Arial"/>
                <w:szCs w:val="20"/>
              </w:rPr>
              <w:t>YES</w:t>
            </w:r>
          </w:p>
        </w:tc>
      </w:tr>
      <w:tr w:rsidR="000939D4" w:rsidRPr="000939D4" w14:paraId="27FAE1D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5D7F80" w14:textId="77777777" w:rsidR="00A55B53" w:rsidRPr="000939D4" w:rsidRDefault="00A55B53" w:rsidP="00535342">
            <w:pPr>
              <w:pStyle w:val="TableText"/>
              <w:snapToGrid w:val="0"/>
              <w:rPr>
                <w:rFonts w:eastAsia="Arial"/>
                <w:szCs w:val="20"/>
              </w:rPr>
            </w:pPr>
            <w:r w:rsidRPr="000939D4">
              <w:rPr>
                <w:rFonts w:eastAsia="Arial"/>
                <w:szCs w:val="20"/>
              </w:rPr>
              <w:t>Critical</w:t>
            </w:r>
          </w:p>
          <w:p w14:paraId="4AF1190E" w14:textId="77777777" w:rsidR="00A55B53" w:rsidRPr="000939D4" w:rsidRDefault="00A55B53" w:rsidP="00535342">
            <w:pPr>
              <w:pStyle w:val="TableText"/>
              <w:snapToGrid w:val="0"/>
              <w:rPr>
                <w:rFonts w:eastAsia="Arial"/>
                <w:szCs w:val="20"/>
              </w:rPr>
            </w:pPr>
            <w:r w:rsidRPr="000939D4">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5B19D6" w14:textId="77777777" w:rsidR="00A55B53" w:rsidRPr="000939D4" w:rsidRDefault="00A55B53" w:rsidP="00535342">
            <w:pPr>
              <w:pStyle w:val="TableText"/>
              <w:snapToGrid w:val="0"/>
              <w:rPr>
                <w:rFonts w:eastAsia="Arial"/>
                <w:szCs w:val="20"/>
              </w:rPr>
            </w:pPr>
            <w:r w:rsidRPr="000939D4">
              <w:rPr>
                <w:rFonts w:eastAsia="Arial"/>
                <w:szCs w:val="20"/>
              </w:rPr>
              <w:t>YES</w:t>
            </w:r>
          </w:p>
        </w:tc>
      </w:tr>
      <w:tr w:rsidR="000939D4" w:rsidRPr="000939D4" w14:paraId="651F336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B79AD3" w14:textId="77777777" w:rsidR="00A55B53" w:rsidRPr="000939D4" w:rsidRDefault="00A55B53" w:rsidP="00535342">
            <w:pPr>
              <w:pStyle w:val="TableText"/>
              <w:snapToGrid w:val="0"/>
              <w:rPr>
                <w:rFonts w:eastAsia="Arial"/>
                <w:szCs w:val="20"/>
              </w:rPr>
            </w:pPr>
            <w:r w:rsidRPr="000939D4">
              <w:rPr>
                <w:rFonts w:eastAsia="Arial"/>
                <w:szCs w:val="20"/>
              </w:rPr>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BB6BB1" w14:textId="77777777" w:rsidR="00A55B53" w:rsidRPr="000939D4" w:rsidRDefault="00A55B53" w:rsidP="00535342">
            <w:pPr>
              <w:pStyle w:val="TableText"/>
              <w:snapToGrid w:val="0"/>
              <w:rPr>
                <w:rFonts w:eastAsia="Arial"/>
                <w:szCs w:val="20"/>
              </w:rPr>
            </w:pPr>
            <w:r w:rsidRPr="000939D4">
              <w:rPr>
                <w:rFonts w:eastAsia="Arial"/>
                <w:szCs w:val="20"/>
              </w:rPr>
              <w:t>Acceptance Criteria for this requirement should be as per SECTION-6 ACCEPTANCE CRITERIA</w:t>
            </w:r>
          </w:p>
        </w:tc>
      </w:tr>
    </w:tbl>
    <w:p w14:paraId="7902CE0D" w14:textId="77777777" w:rsidR="00A55B53" w:rsidRPr="00123177" w:rsidRDefault="00A55B53" w:rsidP="00A55B53">
      <w:pPr>
        <w:rPr>
          <w:rFonts w:eastAsia="Arial"/>
          <w:szCs w:val="20"/>
        </w:rPr>
      </w:pPr>
    </w:p>
    <w:p w14:paraId="7E795684" w14:textId="77777777" w:rsidR="007256A3" w:rsidRPr="00123177" w:rsidRDefault="007256A3" w:rsidP="007256A3">
      <w:pPr>
        <w:pStyle w:val="Heading4"/>
        <w:rPr>
          <w:rFonts w:eastAsia="Arial"/>
        </w:rPr>
      </w:pPr>
      <w:r w:rsidRPr="00123177">
        <w:rPr>
          <w:rFonts w:eastAsia="Arial"/>
        </w:rPr>
        <w:t>Requirement to comply with the MAL Generic Diagnostics.</w:t>
      </w:r>
    </w:p>
    <w:p w14:paraId="0FF913DF" w14:textId="77777777" w:rsidR="007256A3" w:rsidRPr="00123177" w:rsidRDefault="007256A3" w:rsidP="007256A3"/>
    <w:tbl>
      <w:tblPr>
        <w:tblW w:w="9518" w:type="dxa"/>
        <w:tblInd w:w="108" w:type="dxa"/>
        <w:tblLayout w:type="fixed"/>
        <w:tblLook w:val="0000" w:firstRow="0" w:lastRow="0" w:firstColumn="0" w:lastColumn="0" w:noHBand="0" w:noVBand="0"/>
      </w:tblPr>
      <w:tblGrid>
        <w:gridCol w:w="1920"/>
        <w:gridCol w:w="7598"/>
      </w:tblGrid>
      <w:tr w:rsidR="007256A3" w:rsidRPr="00123177" w14:paraId="5DEBC344"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17C06AF" w14:textId="77777777" w:rsidR="007256A3" w:rsidRPr="000939D4" w:rsidRDefault="007256A3" w:rsidP="0063659A">
            <w:pPr>
              <w:pStyle w:val="TableText"/>
              <w:snapToGrid w:val="0"/>
              <w:rPr>
                <w:rFonts w:eastAsia="Arial"/>
                <w:szCs w:val="20"/>
              </w:rPr>
            </w:pPr>
            <w:r w:rsidRPr="000939D4">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E195C03" w14:textId="77777777" w:rsidR="007256A3" w:rsidRPr="000939D4" w:rsidRDefault="007256A3" w:rsidP="0063659A">
            <w:pPr>
              <w:pStyle w:val="TableText"/>
              <w:snapToGrid w:val="0"/>
              <w:rPr>
                <w:rFonts w:eastAsia="Arial"/>
                <w:szCs w:val="20"/>
              </w:rPr>
            </w:pPr>
            <w:r w:rsidRPr="000939D4">
              <w:rPr>
                <w:rFonts w:eastAsia="Arial"/>
                <w:szCs w:val="20"/>
              </w:rPr>
              <w:t>Description</w:t>
            </w:r>
          </w:p>
        </w:tc>
      </w:tr>
      <w:tr w:rsidR="007256A3" w:rsidRPr="00123177" w14:paraId="1DD56E20"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8AF025D" w14:textId="77777777" w:rsidR="007256A3" w:rsidRPr="000939D4" w:rsidRDefault="007256A3" w:rsidP="0063659A">
            <w:pPr>
              <w:pStyle w:val="TableText"/>
              <w:snapToGrid w:val="0"/>
              <w:rPr>
                <w:rFonts w:eastAsia="Arial"/>
                <w:szCs w:val="20"/>
              </w:rPr>
            </w:pPr>
            <w:r w:rsidRPr="000939D4">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FA6A86" w14:textId="6593B2AF" w:rsidR="007256A3" w:rsidRPr="000939D4" w:rsidRDefault="007256A3" w:rsidP="0063659A">
            <w:pPr>
              <w:snapToGrid w:val="0"/>
              <w:rPr>
                <w:rFonts w:eastAsia="Arial"/>
                <w:szCs w:val="20"/>
              </w:rPr>
            </w:pPr>
            <w:r w:rsidRPr="000939D4">
              <w:rPr>
                <w:rFonts w:eastAsia="Arial"/>
                <w:szCs w:val="20"/>
              </w:rPr>
              <w:t>SWRS_Gen_Diag_17</w:t>
            </w:r>
          </w:p>
        </w:tc>
      </w:tr>
      <w:tr w:rsidR="007256A3" w:rsidRPr="00123177" w14:paraId="3B554FB6"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FEE7421" w14:textId="77777777" w:rsidR="007256A3" w:rsidRPr="000939D4" w:rsidRDefault="007256A3" w:rsidP="0063659A">
            <w:pPr>
              <w:pStyle w:val="TableText"/>
              <w:snapToGrid w:val="0"/>
              <w:rPr>
                <w:rFonts w:eastAsia="Arial"/>
                <w:szCs w:val="20"/>
              </w:rPr>
            </w:pPr>
            <w:r w:rsidRPr="000939D4">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E9D9CD" w14:textId="4755CFB3" w:rsidR="007256A3" w:rsidRPr="000939D4" w:rsidRDefault="007256A3" w:rsidP="0063659A">
            <w:pPr>
              <w:snapToGrid w:val="0"/>
              <w:rPr>
                <w:rFonts w:eastAsia="Arial"/>
                <w:szCs w:val="20"/>
              </w:rPr>
            </w:pPr>
            <w:r w:rsidRPr="000939D4">
              <w:rPr>
                <w:rFonts w:eastAsia="Arial"/>
                <w:szCs w:val="20"/>
              </w:rPr>
              <w:t>SDS-HVDCDC-250</w:t>
            </w:r>
          </w:p>
        </w:tc>
      </w:tr>
      <w:tr w:rsidR="007256A3" w:rsidRPr="00123177" w14:paraId="0F98104B"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2DFC279" w14:textId="77777777" w:rsidR="007256A3" w:rsidRPr="000939D4" w:rsidRDefault="007256A3" w:rsidP="0063659A">
            <w:pPr>
              <w:pStyle w:val="TableText"/>
              <w:snapToGrid w:val="0"/>
              <w:rPr>
                <w:rFonts w:eastAsia="Arial"/>
                <w:szCs w:val="20"/>
              </w:rPr>
            </w:pPr>
            <w:r w:rsidRPr="000939D4">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346F20" w14:textId="6EE86C38" w:rsidR="007256A3" w:rsidRPr="000939D4" w:rsidRDefault="007256A3" w:rsidP="0063659A">
            <w:pPr>
              <w:pStyle w:val="TableText"/>
              <w:snapToGrid w:val="0"/>
              <w:rPr>
                <w:rFonts w:eastAsia="Arial"/>
                <w:szCs w:val="20"/>
              </w:rPr>
            </w:pPr>
            <w:r w:rsidRPr="000939D4">
              <w:rPr>
                <w:rFonts w:eastAsia="Arial"/>
                <w:szCs w:val="20"/>
              </w:rPr>
              <w:t>Pre C-Sample/PF3.0</w:t>
            </w:r>
          </w:p>
        </w:tc>
      </w:tr>
      <w:tr w:rsidR="007256A3" w:rsidRPr="00123177" w14:paraId="31D5E078"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7B5D5DA" w14:textId="77777777" w:rsidR="007256A3" w:rsidRPr="000939D4" w:rsidRDefault="007256A3" w:rsidP="0063659A">
            <w:pPr>
              <w:pStyle w:val="TableText"/>
              <w:snapToGrid w:val="0"/>
              <w:rPr>
                <w:rFonts w:eastAsia="Arial"/>
                <w:szCs w:val="20"/>
              </w:rPr>
            </w:pPr>
            <w:r w:rsidRPr="000939D4">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F83566" w14:textId="77777777" w:rsidR="007256A3" w:rsidRPr="000939D4" w:rsidRDefault="007256A3" w:rsidP="007256A3">
            <w:pPr>
              <w:outlineLvl w:val="1"/>
              <w:rPr>
                <w:rFonts w:eastAsia="Arial"/>
                <w:szCs w:val="20"/>
              </w:rPr>
            </w:pPr>
            <w:r w:rsidRPr="000939D4">
              <w:rPr>
                <w:rFonts w:eastAsia="Arial"/>
                <w:szCs w:val="20"/>
              </w:rPr>
              <w:t xml:space="preserve">The HVDCDC shall comply to the MAL Generic Diagnotics (UDS and software flashing) requirements. </w:t>
            </w:r>
          </w:p>
          <w:p w14:paraId="4369184B" w14:textId="642531B1" w:rsidR="007256A3" w:rsidRPr="000939D4" w:rsidRDefault="007256A3" w:rsidP="007256A3">
            <w:pPr>
              <w:snapToGrid w:val="0"/>
              <w:rPr>
                <w:rFonts w:eastAsia="Arial"/>
                <w:szCs w:val="20"/>
              </w:rPr>
            </w:pPr>
            <w:r w:rsidRPr="000939D4">
              <w:rPr>
                <w:rFonts w:eastAsia="Arial"/>
                <w:szCs w:val="20"/>
              </w:rPr>
              <w:t>Refer to MSL.01.04.0028 Generic Diagnostic Specification.docx</w:t>
            </w:r>
          </w:p>
        </w:tc>
      </w:tr>
      <w:tr w:rsidR="007256A3" w:rsidRPr="00123177" w14:paraId="0D6E2626"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51132A8" w14:textId="77777777" w:rsidR="007256A3" w:rsidRPr="000939D4" w:rsidRDefault="007256A3" w:rsidP="0063659A">
            <w:pPr>
              <w:pStyle w:val="TableText"/>
              <w:snapToGrid w:val="0"/>
              <w:rPr>
                <w:rFonts w:eastAsia="Arial"/>
                <w:szCs w:val="20"/>
              </w:rPr>
            </w:pPr>
            <w:r w:rsidRPr="000939D4">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159C8" w14:textId="77777777" w:rsidR="007256A3" w:rsidRPr="000939D4" w:rsidRDefault="007256A3" w:rsidP="0063659A">
            <w:pPr>
              <w:snapToGrid w:val="0"/>
              <w:rPr>
                <w:rFonts w:eastAsia="Arial"/>
                <w:szCs w:val="20"/>
              </w:rPr>
            </w:pPr>
            <w:r w:rsidRPr="000939D4">
              <w:rPr>
                <w:rFonts w:eastAsia="Arial"/>
                <w:szCs w:val="20"/>
              </w:rPr>
              <w:t>No Such derived requirement is applicable.</w:t>
            </w:r>
          </w:p>
        </w:tc>
      </w:tr>
      <w:tr w:rsidR="007256A3" w:rsidRPr="00123177" w14:paraId="6E7E956E"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5BA4723" w14:textId="77777777" w:rsidR="007256A3" w:rsidRPr="000939D4" w:rsidRDefault="007256A3" w:rsidP="0063659A">
            <w:pPr>
              <w:pStyle w:val="TableText"/>
              <w:snapToGrid w:val="0"/>
              <w:rPr>
                <w:rFonts w:eastAsia="Arial"/>
                <w:szCs w:val="20"/>
              </w:rPr>
            </w:pPr>
            <w:r w:rsidRPr="000939D4">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47E08E" w14:textId="77777777" w:rsidR="007256A3" w:rsidRPr="000939D4" w:rsidRDefault="007256A3" w:rsidP="0063659A">
            <w:pPr>
              <w:pStyle w:val="TableText"/>
              <w:snapToGrid w:val="0"/>
              <w:rPr>
                <w:rFonts w:eastAsia="Arial"/>
                <w:szCs w:val="20"/>
              </w:rPr>
            </w:pPr>
            <w:r w:rsidRPr="000939D4">
              <w:rPr>
                <w:rFonts w:eastAsia="Arial"/>
                <w:szCs w:val="20"/>
              </w:rPr>
              <w:t>High</w:t>
            </w:r>
          </w:p>
        </w:tc>
      </w:tr>
      <w:tr w:rsidR="007256A3" w:rsidRPr="00123177" w14:paraId="0D3470BE"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93781BE" w14:textId="77777777" w:rsidR="007256A3" w:rsidRPr="000939D4" w:rsidRDefault="007256A3" w:rsidP="0063659A">
            <w:pPr>
              <w:pStyle w:val="TableText"/>
              <w:snapToGrid w:val="0"/>
              <w:rPr>
                <w:rFonts w:eastAsia="Arial"/>
                <w:szCs w:val="20"/>
              </w:rPr>
            </w:pPr>
            <w:r w:rsidRPr="000939D4">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791557" w14:textId="77777777" w:rsidR="007256A3" w:rsidRPr="000939D4" w:rsidRDefault="007256A3" w:rsidP="0063659A">
            <w:pPr>
              <w:pStyle w:val="TableText"/>
              <w:snapToGrid w:val="0"/>
              <w:rPr>
                <w:rFonts w:eastAsia="Arial"/>
                <w:szCs w:val="20"/>
              </w:rPr>
            </w:pPr>
            <w:r w:rsidRPr="000939D4">
              <w:rPr>
                <w:rFonts w:eastAsia="Arial"/>
                <w:szCs w:val="20"/>
              </w:rPr>
              <w:t>No Specific access restrictions is applicable.</w:t>
            </w:r>
          </w:p>
        </w:tc>
      </w:tr>
      <w:tr w:rsidR="007256A3" w:rsidRPr="00123177" w14:paraId="3E3C7C80"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FD5DD1A" w14:textId="77777777" w:rsidR="007256A3" w:rsidRPr="000939D4" w:rsidRDefault="007256A3" w:rsidP="0063659A">
            <w:pPr>
              <w:pStyle w:val="TableText"/>
              <w:snapToGrid w:val="0"/>
              <w:rPr>
                <w:rFonts w:eastAsia="Arial"/>
                <w:szCs w:val="20"/>
              </w:rPr>
            </w:pPr>
            <w:r w:rsidRPr="000939D4">
              <w:rPr>
                <w:rFonts w:eastAsia="Arial"/>
                <w:szCs w:val="20"/>
              </w:rPr>
              <w:lastRenderedPageBreak/>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8FEB23" w14:textId="2A93075A" w:rsidR="007256A3" w:rsidRPr="000939D4" w:rsidRDefault="00582CE6" w:rsidP="0063659A">
            <w:pPr>
              <w:pStyle w:val="TableText"/>
              <w:snapToGrid w:val="0"/>
              <w:rPr>
                <w:rFonts w:eastAsia="Arial"/>
                <w:szCs w:val="20"/>
              </w:rPr>
            </w:pPr>
            <w:r w:rsidRPr="00582CE6">
              <w:rPr>
                <w:rFonts w:eastAsia="Arial"/>
                <w:szCs w:val="20"/>
              </w:rPr>
              <w:t xml:space="preserve">Input as expected to a specific </w:t>
            </w:r>
            <w:r w:rsidR="000939D4" w:rsidRPr="000939D4">
              <w:rPr>
                <w:rFonts w:eastAsia="Arial"/>
                <w:szCs w:val="20"/>
              </w:rPr>
              <w:t xml:space="preserve">UDS and software flashing </w:t>
            </w:r>
            <w:r w:rsidRPr="00582CE6">
              <w:rPr>
                <w:rFonts w:eastAsia="Arial"/>
                <w:szCs w:val="20"/>
              </w:rPr>
              <w:t xml:space="preserve">requirement mention in </w:t>
            </w:r>
            <w:r w:rsidRPr="000939D4">
              <w:rPr>
                <w:rFonts w:eastAsia="Arial"/>
                <w:szCs w:val="20"/>
              </w:rPr>
              <w:t>MSL.01.04.0028 Generic Diagnostic Specification.docx</w:t>
            </w:r>
          </w:p>
        </w:tc>
      </w:tr>
      <w:tr w:rsidR="007256A3" w:rsidRPr="00123177" w14:paraId="56792EC1"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1810BB9" w14:textId="77777777" w:rsidR="007256A3" w:rsidRPr="000939D4" w:rsidRDefault="007256A3" w:rsidP="0063659A">
            <w:pPr>
              <w:pStyle w:val="TableText"/>
              <w:snapToGrid w:val="0"/>
              <w:rPr>
                <w:rFonts w:eastAsia="Arial"/>
                <w:szCs w:val="20"/>
              </w:rPr>
            </w:pPr>
            <w:r w:rsidRPr="000939D4">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AB8E26" w14:textId="0A0D3041" w:rsidR="007256A3" w:rsidRPr="000939D4" w:rsidRDefault="000939D4" w:rsidP="0063659A">
            <w:pPr>
              <w:pStyle w:val="TableText"/>
              <w:snapToGrid w:val="0"/>
              <w:rPr>
                <w:rFonts w:eastAsia="Arial"/>
                <w:szCs w:val="20"/>
              </w:rPr>
            </w:pPr>
            <w:r w:rsidRPr="000939D4">
              <w:rPr>
                <w:rFonts w:eastAsia="Arial"/>
                <w:szCs w:val="20"/>
              </w:rPr>
              <w:t>Output as expected to a specific UDS and software flashing requirement mention in MSL.01.04.0028 Generic Diagnostic Specification.docx</w:t>
            </w:r>
          </w:p>
        </w:tc>
      </w:tr>
      <w:tr w:rsidR="007256A3" w:rsidRPr="00123177" w14:paraId="60FD9F4F"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20391FC" w14:textId="77777777" w:rsidR="007256A3" w:rsidRPr="000939D4" w:rsidRDefault="007256A3" w:rsidP="0063659A">
            <w:pPr>
              <w:pStyle w:val="TableText"/>
              <w:snapToGrid w:val="0"/>
              <w:rPr>
                <w:rFonts w:eastAsia="Arial"/>
                <w:szCs w:val="20"/>
              </w:rPr>
            </w:pPr>
            <w:r w:rsidRPr="000939D4">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042B4A" w14:textId="59AF809A" w:rsidR="007256A3" w:rsidRPr="000939D4" w:rsidRDefault="000939D4" w:rsidP="0063659A">
            <w:pPr>
              <w:pStyle w:val="TableText"/>
              <w:snapToGrid w:val="0"/>
              <w:rPr>
                <w:rFonts w:eastAsia="Arial"/>
                <w:szCs w:val="20"/>
              </w:rPr>
            </w:pPr>
            <w:r w:rsidRPr="000939D4">
              <w:rPr>
                <w:rFonts w:eastAsia="Arial"/>
                <w:szCs w:val="20"/>
              </w:rPr>
              <w:t>Process shall be as per specific UDS and software flashing requirement</w:t>
            </w:r>
          </w:p>
        </w:tc>
      </w:tr>
      <w:tr w:rsidR="007256A3" w:rsidRPr="00123177" w14:paraId="6156B8D2"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CD579FB" w14:textId="77777777" w:rsidR="007256A3" w:rsidRPr="000939D4" w:rsidRDefault="007256A3" w:rsidP="0063659A">
            <w:pPr>
              <w:pStyle w:val="TableText"/>
              <w:snapToGrid w:val="0"/>
              <w:rPr>
                <w:rFonts w:eastAsia="Arial"/>
                <w:szCs w:val="20"/>
              </w:rPr>
            </w:pPr>
            <w:r w:rsidRPr="000939D4">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57BAF" w14:textId="77777777" w:rsidR="007256A3" w:rsidRPr="000939D4" w:rsidRDefault="007256A3" w:rsidP="0063659A">
            <w:pPr>
              <w:pStyle w:val="TableText"/>
              <w:snapToGrid w:val="0"/>
              <w:rPr>
                <w:rFonts w:eastAsia="Arial"/>
                <w:szCs w:val="20"/>
              </w:rPr>
            </w:pPr>
            <w:r w:rsidRPr="000939D4">
              <w:rPr>
                <w:rFonts w:eastAsia="Arial"/>
                <w:szCs w:val="20"/>
              </w:rPr>
              <w:t>No such mandatory fields is applicable.</w:t>
            </w:r>
          </w:p>
        </w:tc>
      </w:tr>
      <w:tr w:rsidR="007256A3" w:rsidRPr="00123177" w14:paraId="13F7BDB8"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6FD3EBB" w14:textId="77777777" w:rsidR="007256A3" w:rsidRPr="000939D4" w:rsidRDefault="007256A3" w:rsidP="0063659A">
            <w:pPr>
              <w:pStyle w:val="TableText"/>
              <w:snapToGrid w:val="0"/>
              <w:rPr>
                <w:rFonts w:eastAsia="Arial"/>
                <w:szCs w:val="20"/>
              </w:rPr>
            </w:pPr>
            <w:r w:rsidRPr="000939D4">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5C8218" w14:textId="1C4E0405" w:rsidR="007256A3" w:rsidRPr="000939D4" w:rsidRDefault="000939D4" w:rsidP="0063659A">
            <w:pPr>
              <w:pStyle w:val="TableText"/>
              <w:snapToGrid w:val="0"/>
              <w:rPr>
                <w:rFonts w:eastAsia="Arial"/>
                <w:szCs w:val="20"/>
              </w:rPr>
            </w:pPr>
            <w:r w:rsidRPr="000939D4">
              <w:rPr>
                <w:rFonts w:eastAsia="Arial"/>
                <w:szCs w:val="20"/>
              </w:rPr>
              <w:t>As per specific UDS and software flashing requirement.</w:t>
            </w:r>
          </w:p>
        </w:tc>
      </w:tr>
      <w:tr w:rsidR="007256A3" w:rsidRPr="00123177" w14:paraId="19F410D4"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235FE02" w14:textId="77777777" w:rsidR="007256A3" w:rsidRPr="000939D4" w:rsidRDefault="007256A3" w:rsidP="0063659A">
            <w:pPr>
              <w:pStyle w:val="TableText"/>
              <w:snapToGrid w:val="0"/>
              <w:rPr>
                <w:rFonts w:eastAsia="Arial"/>
                <w:szCs w:val="20"/>
              </w:rPr>
            </w:pPr>
            <w:r w:rsidRPr="000939D4">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E551E" w14:textId="77777777" w:rsidR="007256A3" w:rsidRPr="000939D4" w:rsidRDefault="007256A3" w:rsidP="0063659A">
            <w:pPr>
              <w:pStyle w:val="TableText"/>
              <w:snapToGrid w:val="0"/>
              <w:rPr>
                <w:rFonts w:eastAsia="Arial"/>
                <w:szCs w:val="20"/>
              </w:rPr>
            </w:pPr>
            <w:r w:rsidRPr="000939D4">
              <w:rPr>
                <w:rFonts w:eastAsia="Arial"/>
                <w:szCs w:val="20"/>
              </w:rPr>
              <w:t>Default values shall be applicable with respect to Pre-Loaded Values</w:t>
            </w:r>
          </w:p>
        </w:tc>
      </w:tr>
      <w:tr w:rsidR="007256A3" w:rsidRPr="00123177" w14:paraId="0F11F596"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3365FF2" w14:textId="77777777" w:rsidR="007256A3" w:rsidRPr="000939D4" w:rsidRDefault="007256A3" w:rsidP="0063659A">
            <w:pPr>
              <w:pStyle w:val="TableText"/>
              <w:snapToGrid w:val="0"/>
              <w:rPr>
                <w:rFonts w:eastAsia="Arial"/>
                <w:szCs w:val="20"/>
              </w:rPr>
            </w:pPr>
            <w:r w:rsidRPr="000939D4">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0B92F8" w14:textId="77777777" w:rsidR="007256A3" w:rsidRPr="000939D4" w:rsidRDefault="007256A3" w:rsidP="0063659A">
            <w:pPr>
              <w:pStyle w:val="TableText"/>
              <w:snapToGrid w:val="0"/>
              <w:rPr>
                <w:rFonts w:eastAsia="Arial"/>
                <w:szCs w:val="20"/>
              </w:rPr>
            </w:pPr>
            <w:r w:rsidRPr="000939D4">
              <w:rPr>
                <w:rFonts w:eastAsia="Arial"/>
                <w:szCs w:val="20"/>
              </w:rPr>
              <w:t>Valid range value is not required.</w:t>
            </w:r>
          </w:p>
        </w:tc>
      </w:tr>
      <w:tr w:rsidR="007256A3" w:rsidRPr="00123177" w14:paraId="3C85675F"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F072587" w14:textId="77777777" w:rsidR="007256A3" w:rsidRPr="000939D4" w:rsidRDefault="007256A3" w:rsidP="0063659A">
            <w:pPr>
              <w:pStyle w:val="TableText"/>
              <w:snapToGrid w:val="0"/>
              <w:rPr>
                <w:rFonts w:eastAsia="Arial"/>
                <w:szCs w:val="20"/>
              </w:rPr>
            </w:pPr>
            <w:r w:rsidRPr="000939D4">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378210" w14:textId="77777777" w:rsidR="007256A3" w:rsidRPr="000939D4" w:rsidRDefault="007256A3" w:rsidP="0063659A">
            <w:pPr>
              <w:pStyle w:val="TableText"/>
              <w:snapToGrid w:val="0"/>
              <w:rPr>
                <w:rFonts w:eastAsia="Arial"/>
                <w:szCs w:val="20"/>
              </w:rPr>
            </w:pPr>
            <w:r w:rsidRPr="000939D4">
              <w:rPr>
                <w:rFonts w:eastAsia="Arial"/>
                <w:szCs w:val="20"/>
              </w:rPr>
              <w:t>Data latency period is not applicable</w:t>
            </w:r>
          </w:p>
        </w:tc>
      </w:tr>
      <w:tr w:rsidR="007256A3" w:rsidRPr="00123177" w14:paraId="3FBBA263"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4DB6CE5" w14:textId="77777777" w:rsidR="007256A3" w:rsidRPr="000939D4" w:rsidRDefault="007256A3" w:rsidP="0063659A">
            <w:pPr>
              <w:pStyle w:val="TableText"/>
              <w:snapToGrid w:val="0"/>
              <w:rPr>
                <w:rFonts w:eastAsia="Arial"/>
                <w:szCs w:val="20"/>
              </w:rPr>
            </w:pPr>
            <w:r w:rsidRPr="000939D4">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D6EAC" w14:textId="77777777" w:rsidR="007256A3" w:rsidRPr="000939D4" w:rsidRDefault="007256A3" w:rsidP="0063659A">
            <w:pPr>
              <w:pStyle w:val="TableText"/>
              <w:snapToGrid w:val="0"/>
              <w:rPr>
                <w:rFonts w:eastAsia="Arial"/>
                <w:szCs w:val="20"/>
              </w:rPr>
            </w:pPr>
            <w:r w:rsidRPr="000939D4">
              <w:rPr>
                <w:rFonts w:eastAsia="Arial"/>
                <w:szCs w:val="20"/>
              </w:rPr>
              <w:t>Data Retention period is not applicable.</w:t>
            </w:r>
          </w:p>
        </w:tc>
      </w:tr>
      <w:tr w:rsidR="007256A3" w:rsidRPr="00123177" w14:paraId="7FAF73DD"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C518B01" w14:textId="77777777" w:rsidR="007256A3" w:rsidRPr="000939D4" w:rsidRDefault="007256A3" w:rsidP="0063659A">
            <w:pPr>
              <w:pStyle w:val="TableText"/>
              <w:snapToGrid w:val="0"/>
              <w:rPr>
                <w:rFonts w:eastAsia="Arial"/>
                <w:szCs w:val="20"/>
              </w:rPr>
            </w:pPr>
            <w:r w:rsidRPr="000939D4">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4E736F" w14:textId="77777777" w:rsidR="007256A3" w:rsidRPr="000939D4" w:rsidRDefault="007256A3" w:rsidP="0063659A">
            <w:pPr>
              <w:pStyle w:val="TableText"/>
              <w:rPr>
                <w:rFonts w:eastAsia="Arial"/>
                <w:szCs w:val="20"/>
              </w:rPr>
            </w:pPr>
            <w:r w:rsidRPr="000939D4">
              <w:rPr>
                <w:rFonts w:eastAsia="Arial"/>
                <w:szCs w:val="20"/>
              </w:rPr>
              <w:t>Data rate is not applicable.</w:t>
            </w:r>
          </w:p>
        </w:tc>
      </w:tr>
      <w:tr w:rsidR="007256A3" w:rsidRPr="00123177" w14:paraId="62BD48FA"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8FCDFF2" w14:textId="77777777" w:rsidR="007256A3" w:rsidRPr="000939D4" w:rsidRDefault="007256A3" w:rsidP="0063659A">
            <w:pPr>
              <w:pStyle w:val="TableText"/>
              <w:snapToGrid w:val="0"/>
              <w:rPr>
                <w:rFonts w:eastAsia="Arial"/>
                <w:szCs w:val="20"/>
              </w:rPr>
            </w:pPr>
            <w:r w:rsidRPr="000939D4">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2807BA" w14:textId="77777777" w:rsidR="007256A3" w:rsidRPr="000939D4" w:rsidRDefault="007256A3" w:rsidP="0063659A">
            <w:pPr>
              <w:pStyle w:val="TableText"/>
              <w:spacing w:line="259" w:lineRule="auto"/>
              <w:rPr>
                <w:rFonts w:eastAsia="Arial"/>
                <w:szCs w:val="20"/>
              </w:rPr>
            </w:pPr>
            <w:r w:rsidRPr="000939D4">
              <w:rPr>
                <w:rFonts w:eastAsia="Arial"/>
                <w:szCs w:val="20"/>
              </w:rPr>
              <w:t>External event is not required.</w:t>
            </w:r>
          </w:p>
        </w:tc>
      </w:tr>
      <w:tr w:rsidR="007256A3" w:rsidRPr="00123177" w14:paraId="390BB605"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2A599EE" w14:textId="77777777" w:rsidR="007256A3" w:rsidRPr="000939D4" w:rsidRDefault="007256A3" w:rsidP="0063659A">
            <w:pPr>
              <w:pStyle w:val="TableText"/>
              <w:snapToGrid w:val="0"/>
              <w:rPr>
                <w:rFonts w:eastAsia="Arial"/>
                <w:szCs w:val="20"/>
              </w:rPr>
            </w:pPr>
            <w:r w:rsidRPr="000939D4">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0F03A5" w14:textId="77777777" w:rsidR="007256A3" w:rsidRPr="000939D4" w:rsidRDefault="007256A3" w:rsidP="0063659A">
            <w:pPr>
              <w:pStyle w:val="TableText"/>
              <w:spacing w:line="259" w:lineRule="auto"/>
              <w:rPr>
                <w:rFonts w:eastAsia="Arial"/>
                <w:szCs w:val="20"/>
              </w:rPr>
            </w:pPr>
            <w:r w:rsidRPr="000939D4">
              <w:rPr>
                <w:rFonts w:eastAsia="Arial"/>
                <w:szCs w:val="20"/>
              </w:rPr>
              <w:t>Temporal event is not applicable.</w:t>
            </w:r>
          </w:p>
        </w:tc>
      </w:tr>
      <w:tr w:rsidR="007256A3" w:rsidRPr="00123177" w14:paraId="471BB588"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152B902" w14:textId="77777777" w:rsidR="007256A3" w:rsidRPr="000939D4" w:rsidRDefault="007256A3" w:rsidP="0063659A">
            <w:pPr>
              <w:pStyle w:val="TableText"/>
              <w:snapToGrid w:val="0"/>
              <w:rPr>
                <w:rFonts w:eastAsia="Arial"/>
                <w:szCs w:val="20"/>
              </w:rPr>
            </w:pPr>
            <w:r w:rsidRPr="000939D4">
              <w:rPr>
                <w:rFonts w:eastAsia="Arial"/>
                <w:szCs w:val="20"/>
              </w:rPr>
              <w:t xml:space="preserve">Validation Rules/ </w:t>
            </w:r>
          </w:p>
          <w:p w14:paraId="2D903760" w14:textId="77777777" w:rsidR="007256A3" w:rsidRPr="000939D4" w:rsidRDefault="007256A3" w:rsidP="0063659A">
            <w:pPr>
              <w:pStyle w:val="TableText"/>
              <w:snapToGrid w:val="0"/>
              <w:rPr>
                <w:rFonts w:eastAsia="Arial"/>
                <w:szCs w:val="20"/>
              </w:rPr>
            </w:pPr>
            <w:r w:rsidRPr="000939D4">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A939D1" w14:textId="15AB3660" w:rsidR="007256A3" w:rsidRPr="000939D4" w:rsidRDefault="000939D4" w:rsidP="0063659A">
            <w:pPr>
              <w:pStyle w:val="TableText"/>
              <w:snapToGrid w:val="0"/>
              <w:rPr>
                <w:rFonts w:eastAsia="Arial"/>
                <w:szCs w:val="20"/>
              </w:rPr>
            </w:pPr>
            <w:r w:rsidRPr="000939D4">
              <w:rPr>
                <w:rFonts w:eastAsia="Arial"/>
                <w:szCs w:val="20"/>
              </w:rPr>
              <w:t>Verify the input and out section on CANalyzer Tool</w:t>
            </w:r>
          </w:p>
        </w:tc>
      </w:tr>
      <w:tr w:rsidR="007256A3" w:rsidRPr="00123177" w14:paraId="03DCFA70"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D0FFB80" w14:textId="77777777" w:rsidR="007256A3" w:rsidRPr="000939D4" w:rsidRDefault="007256A3" w:rsidP="0063659A">
            <w:pPr>
              <w:pStyle w:val="TableText"/>
              <w:snapToGrid w:val="0"/>
              <w:rPr>
                <w:rFonts w:eastAsia="Arial"/>
                <w:szCs w:val="20"/>
              </w:rPr>
            </w:pPr>
            <w:r w:rsidRPr="000939D4">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300FDA" w14:textId="77777777" w:rsidR="007256A3" w:rsidRPr="000939D4" w:rsidRDefault="007256A3" w:rsidP="0063659A">
            <w:pPr>
              <w:pStyle w:val="TableText"/>
              <w:snapToGrid w:val="0"/>
              <w:rPr>
                <w:rFonts w:eastAsia="Arial"/>
                <w:szCs w:val="20"/>
              </w:rPr>
            </w:pPr>
            <w:r w:rsidRPr="000939D4">
              <w:rPr>
                <w:rFonts w:eastAsia="Arial"/>
                <w:szCs w:val="20"/>
              </w:rPr>
              <w:t>Constraints is not applicable.</w:t>
            </w:r>
          </w:p>
        </w:tc>
      </w:tr>
      <w:tr w:rsidR="007256A3" w:rsidRPr="00123177" w14:paraId="503A2244"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F803ECD" w14:textId="77777777" w:rsidR="007256A3" w:rsidRPr="000939D4" w:rsidRDefault="007256A3" w:rsidP="0063659A">
            <w:pPr>
              <w:pStyle w:val="TableText"/>
              <w:snapToGrid w:val="0"/>
              <w:rPr>
                <w:rFonts w:eastAsia="Arial"/>
                <w:szCs w:val="20"/>
              </w:rPr>
            </w:pPr>
            <w:r w:rsidRPr="000939D4">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F62D72" w14:textId="77777777" w:rsidR="007256A3" w:rsidRPr="000939D4" w:rsidRDefault="007256A3" w:rsidP="0063659A">
            <w:pPr>
              <w:pStyle w:val="TableText"/>
              <w:snapToGrid w:val="0"/>
              <w:rPr>
                <w:rFonts w:eastAsia="Arial"/>
                <w:szCs w:val="20"/>
              </w:rPr>
            </w:pPr>
            <w:r w:rsidRPr="000939D4">
              <w:rPr>
                <w:rFonts w:eastAsia="Arial"/>
                <w:szCs w:val="20"/>
              </w:rPr>
              <w:t>No effects on other system</w:t>
            </w:r>
          </w:p>
        </w:tc>
      </w:tr>
      <w:tr w:rsidR="007256A3" w:rsidRPr="00123177" w14:paraId="2B08139E"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14158DA" w14:textId="77777777" w:rsidR="007256A3" w:rsidRPr="000939D4" w:rsidRDefault="007256A3" w:rsidP="0063659A">
            <w:pPr>
              <w:pStyle w:val="TableText"/>
              <w:snapToGrid w:val="0"/>
              <w:rPr>
                <w:rFonts w:eastAsia="Arial"/>
                <w:szCs w:val="20"/>
              </w:rPr>
            </w:pPr>
            <w:r w:rsidRPr="000939D4">
              <w:rPr>
                <w:rFonts w:eastAsia="Arial"/>
                <w:szCs w:val="20"/>
              </w:rPr>
              <w:t>Testability with respect to test environment</w:t>
            </w:r>
          </w:p>
          <w:p w14:paraId="22FA8E58" w14:textId="77777777" w:rsidR="007256A3" w:rsidRPr="000939D4" w:rsidRDefault="007256A3" w:rsidP="0063659A">
            <w:pPr>
              <w:pStyle w:val="TableText"/>
              <w:rPr>
                <w:rFonts w:eastAsia="Arial"/>
                <w:szCs w:val="20"/>
              </w:rPr>
            </w:pPr>
            <w:r w:rsidRPr="000939D4">
              <w:rPr>
                <w:rFonts w:eastAsia="Arial"/>
                <w:szCs w:val="20"/>
              </w:rPr>
              <w:t>(Yes/No)</w:t>
            </w:r>
          </w:p>
          <w:p w14:paraId="01339612" w14:textId="77777777" w:rsidR="007256A3" w:rsidRPr="000939D4" w:rsidRDefault="007256A3" w:rsidP="0063659A">
            <w:pPr>
              <w:pStyle w:val="TableText"/>
              <w:rPr>
                <w:rFonts w:eastAsia="Arial"/>
                <w:szCs w:val="20"/>
              </w:rPr>
            </w:pPr>
            <w:r w:rsidRPr="000939D4">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10EAAF" w14:textId="77777777" w:rsidR="007256A3" w:rsidRPr="000939D4" w:rsidRDefault="007256A3" w:rsidP="0063659A">
            <w:pPr>
              <w:pStyle w:val="TableText"/>
              <w:snapToGrid w:val="0"/>
              <w:rPr>
                <w:rFonts w:eastAsia="Arial"/>
                <w:szCs w:val="20"/>
              </w:rPr>
            </w:pPr>
            <w:r w:rsidRPr="000939D4">
              <w:rPr>
                <w:rFonts w:eastAsia="Arial"/>
                <w:szCs w:val="20"/>
              </w:rPr>
              <w:t>YES</w:t>
            </w:r>
          </w:p>
        </w:tc>
      </w:tr>
      <w:tr w:rsidR="007256A3" w:rsidRPr="00123177" w14:paraId="70E21C82"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FE563C8" w14:textId="77777777" w:rsidR="007256A3" w:rsidRPr="000939D4" w:rsidRDefault="007256A3" w:rsidP="0063659A">
            <w:pPr>
              <w:pStyle w:val="TableText"/>
              <w:snapToGrid w:val="0"/>
              <w:rPr>
                <w:rFonts w:eastAsia="Arial"/>
                <w:szCs w:val="20"/>
              </w:rPr>
            </w:pPr>
            <w:r w:rsidRPr="000939D4">
              <w:rPr>
                <w:rFonts w:eastAsia="Arial"/>
                <w:szCs w:val="20"/>
              </w:rPr>
              <w:lastRenderedPageBreak/>
              <w:t>Feasible within project constraints</w:t>
            </w:r>
          </w:p>
          <w:p w14:paraId="4E31EDDF" w14:textId="77777777" w:rsidR="007256A3" w:rsidRPr="000939D4" w:rsidRDefault="007256A3" w:rsidP="0063659A">
            <w:pPr>
              <w:pStyle w:val="TableText"/>
              <w:snapToGrid w:val="0"/>
              <w:rPr>
                <w:rFonts w:eastAsia="Arial"/>
                <w:szCs w:val="20"/>
              </w:rPr>
            </w:pPr>
            <w:r w:rsidRPr="000939D4">
              <w:rPr>
                <w:rFonts w:eastAsia="Arial"/>
                <w:szCs w:val="20"/>
              </w:rPr>
              <w:t>(Yes/No)</w:t>
            </w:r>
          </w:p>
          <w:p w14:paraId="6C7F7021" w14:textId="77777777" w:rsidR="007256A3" w:rsidRPr="000939D4" w:rsidRDefault="007256A3" w:rsidP="0063659A">
            <w:pPr>
              <w:pStyle w:val="TableText"/>
              <w:snapToGrid w:val="0"/>
              <w:rPr>
                <w:rFonts w:eastAsia="Arial"/>
                <w:szCs w:val="20"/>
              </w:rPr>
            </w:pPr>
            <w:r w:rsidRPr="000939D4">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DA64F" w14:textId="77777777" w:rsidR="007256A3" w:rsidRPr="000939D4" w:rsidRDefault="007256A3" w:rsidP="0063659A">
            <w:pPr>
              <w:pStyle w:val="TableText"/>
              <w:snapToGrid w:val="0"/>
              <w:rPr>
                <w:rFonts w:eastAsia="Arial"/>
                <w:szCs w:val="20"/>
              </w:rPr>
            </w:pPr>
            <w:r w:rsidRPr="000939D4">
              <w:rPr>
                <w:rFonts w:eastAsia="Arial"/>
                <w:szCs w:val="20"/>
              </w:rPr>
              <w:t>YES</w:t>
            </w:r>
          </w:p>
        </w:tc>
      </w:tr>
      <w:tr w:rsidR="007256A3" w:rsidRPr="00123177" w14:paraId="0961E10F"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D6C9227" w14:textId="77777777" w:rsidR="007256A3" w:rsidRPr="000939D4" w:rsidRDefault="007256A3" w:rsidP="0063659A">
            <w:pPr>
              <w:pStyle w:val="TableText"/>
              <w:snapToGrid w:val="0"/>
              <w:rPr>
                <w:rFonts w:eastAsia="Arial"/>
                <w:szCs w:val="20"/>
              </w:rPr>
            </w:pPr>
            <w:r w:rsidRPr="000939D4">
              <w:rPr>
                <w:rFonts w:eastAsia="Arial"/>
                <w:szCs w:val="20"/>
              </w:rPr>
              <w:t>Critical</w:t>
            </w:r>
          </w:p>
          <w:p w14:paraId="392F9D70" w14:textId="77777777" w:rsidR="007256A3" w:rsidRPr="000939D4" w:rsidRDefault="007256A3" w:rsidP="0063659A">
            <w:pPr>
              <w:pStyle w:val="TableText"/>
              <w:snapToGrid w:val="0"/>
              <w:rPr>
                <w:rFonts w:eastAsia="Arial"/>
                <w:szCs w:val="20"/>
              </w:rPr>
            </w:pPr>
            <w:r w:rsidRPr="000939D4">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B79F29" w14:textId="77777777" w:rsidR="007256A3" w:rsidRPr="000939D4" w:rsidRDefault="007256A3" w:rsidP="0063659A">
            <w:pPr>
              <w:pStyle w:val="TableText"/>
              <w:snapToGrid w:val="0"/>
              <w:rPr>
                <w:rFonts w:eastAsia="Arial"/>
                <w:szCs w:val="20"/>
              </w:rPr>
            </w:pPr>
            <w:r w:rsidRPr="000939D4">
              <w:rPr>
                <w:rFonts w:eastAsia="Arial"/>
                <w:szCs w:val="20"/>
              </w:rPr>
              <w:t>YES</w:t>
            </w:r>
          </w:p>
        </w:tc>
      </w:tr>
      <w:tr w:rsidR="007256A3" w:rsidRPr="00123177" w14:paraId="334642EC"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B03A4FD" w14:textId="77777777" w:rsidR="007256A3" w:rsidRPr="000939D4" w:rsidRDefault="007256A3" w:rsidP="0063659A">
            <w:pPr>
              <w:pStyle w:val="TableText"/>
              <w:snapToGrid w:val="0"/>
              <w:rPr>
                <w:rFonts w:eastAsia="Arial"/>
                <w:szCs w:val="20"/>
              </w:rPr>
            </w:pPr>
            <w:r w:rsidRPr="000939D4">
              <w:rPr>
                <w:rFonts w:eastAsia="Arial"/>
                <w:szCs w:val="20"/>
              </w:rPr>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DD3BA7" w14:textId="77777777" w:rsidR="007256A3" w:rsidRPr="000939D4" w:rsidRDefault="007256A3" w:rsidP="0063659A">
            <w:pPr>
              <w:pStyle w:val="TableText"/>
              <w:snapToGrid w:val="0"/>
              <w:rPr>
                <w:rFonts w:eastAsia="Arial"/>
                <w:szCs w:val="20"/>
              </w:rPr>
            </w:pPr>
            <w:r w:rsidRPr="000939D4">
              <w:rPr>
                <w:rFonts w:eastAsia="Arial"/>
                <w:szCs w:val="20"/>
              </w:rPr>
              <w:t>Acceptance Criteria for this requirement should be as per SECTION-6 ACCEPTANCE CRITERIA</w:t>
            </w:r>
          </w:p>
        </w:tc>
      </w:tr>
    </w:tbl>
    <w:p w14:paraId="7BA7C34D" w14:textId="77777777" w:rsidR="00A55B53" w:rsidRDefault="00A55B53" w:rsidP="00A55B53">
      <w:pPr>
        <w:rPr>
          <w:rFonts w:eastAsia="Arial"/>
          <w:szCs w:val="20"/>
        </w:rPr>
      </w:pPr>
    </w:p>
    <w:p w14:paraId="4E6B2FD7" w14:textId="77777777" w:rsidR="007256A3" w:rsidRPr="00123177" w:rsidRDefault="007256A3" w:rsidP="00A55B53">
      <w:pPr>
        <w:rPr>
          <w:rFonts w:eastAsia="Arial"/>
          <w:szCs w:val="20"/>
        </w:rPr>
      </w:pPr>
    </w:p>
    <w:p w14:paraId="6DFC6777" w14:textId="77777777" w:rsidR="00A55B53" w:rsidRPr="00123177" w:rsidRDefault="00A55B53" w:rsidP="00A55B53">
      <w:pPr>
        <w:pStyle w:val="Heading4"/>
        <w:rPr>
          <w:rFonts w:eastAsia="Arial"/>
        </w:rPr>
      </w:pPr>
      <w:r w:rsidRPr="00123177">
        <w:rPr>
          <w:rFonts w:eastAsia="Arial"/>
        </w:rPr>
        <w:t>Requirement for the generic diagnostic feature: Software reflash flow (PF2.0).</w:t>
      </w:r>
    </w:p>
    <w:p w14:paraId="071A423C"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08F2248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56BB0F8" w14:textId="77777777" w:rsidR="00A55B53" w:rsidRPr="00123177" w:rsidRDefault="00A55B53"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F70E445" w14:textId="77777777" w:rsidR="00A55B53" w:rsidRPr="00123177" w:rsidRDefault="00A55B53" w:rsidP="00535342">
            <w:pPr>
              <w:pStyle w:val="TableText"/>
              <w:snapToGrid w:val="0"/>
              <w:rPr>
                <w:rFonts w:eastAsia="Arial"/>
                <w:szCs w:val="20"/>
              </w:rPr>
            </w:pPr>
            <w:r w:rsidRPr="00123177">
              <w:rPr>
                <w:rFonts w:eastAsia="Arial"/>
                <w:szCs w:val="20"/>
              </w:rPr>
              <w:t>Description</w:t>
            </w:r>
          </w:p>
        </w:tc>
      </w:tr>
      <w:tr w:rsidR="00A55B53" w:rsidRPr="00123177" w14:paraId="71C0C9B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C701361" w14:textId="77777777" w:rsidR="00A55B53" w:rsidRPr="00123177" w:rsidRDefault="00A55B53"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A43CE5" w14:textId="77777777" w:rsidR="00A55B53" w:rsidRPr="00123177" w:rsidRDefault="00A55B53" w:rsidP="00535342">
            <w:pPr>
              <w:snapToGrid w:val="0"/>
              <w:rPr>
                <w:rFonts w:eastAsia="Arial"/>
                <w:szCs w:val="20"/>
              </w:rPr>
            </w:pPr>
            <w:r w:rsidRPr="00123177">
              <w:rPr>
                <w:rFonts w:eastAsia="Arial"/>
                <w:szCs w:val="20"/>
              </w:rPr>
              <w:t>SWRS_Gen_Diag_02</w:t>
            </w:r>
          </w:p>
        </w:tc>
      </w:tr>
      <w:tr w:rsidR="00A55B53" w:rsidRPr="00123177" w14:paraId="03A13C6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C06ADD3" w14:textId="77777777" w:rsidR="00A55B53" w:rsidRPr="00123177" w:rsidRDefault="00A55B53" w:rsidP="00535342">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7414E" w14:textId="77777777" w:rsidR="00A55B53" w:rsidRPr="00123177" w:rsidRDefault="00A55B53" w:rsidP="00535342">
            <w:pPr>
              <w:snapToGrid w:val="0"/>
              <w:rPr>
                <w:rFonts w:eastAsia="Arial"/>
                <w:szCs w:val="20"/>
              </w:rPr>
            </w:pPr>
            <w:r w:rsidRPr="00123177">
              <w:rPr>
                <w:rFonts w:eastAsia="Arial"/>
                <w:szCs w:val="20"/>
              </w:rPr>
              <w:t>SDS-HVDCDC-349</w:t>
            </w:r>
          </w:p>
        </w:tc>
      </w:tr>
      <w:tr w:rsidR="00A55B53" w:rsidRPr="00123177" w14:paraId="36EEA4A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B963692" w14:textId="77777777" w:rsidR="00A55B53" w:rsidRPr="00123177" w:rsidRDefault="00A55B53"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B85702" w14:textId="77777777" w:rsidR="00A55B53" w:rsidRPr="00123177" w:rsidRDefault="00A55B53" w:rsidP="00535342">
            <w:pPr>
              <w:pStyle w:val="TableText"/>
              <w:snapToGrid w:val="0"/>
              <w:rPr>
                <w:rFonts w:eastAsia="Arial"/>
                <w:szCs w:val="20"/>
              </w:rPr>
            </w:pPr>
            <w:r w:rsidRPr="00123177">
              <w:rPr>
                <w:rFonts w:eastAsia="Arial"/>
                <w:szCs w:val="20"/>
              </w:rPr>
              <w:t>B-Sample/PF2.0(Need to confirm with MAL as it is Design Constraints)</w:t>
            </w:r>
          </w:p>
        </w:tc>
      </w:tr>
      <w:tr w:rsidR="00A55B53" w:rsidRPr="00123177" w14:paraId="342F2C4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C2F1B44" w14:textId="77777777" w:rsidR="00A55B53" w:rsidRPr="00123177" w:rsidRDefault="00A55B53" w:rsidP="00535342">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35EAED" w14:textId="77777777" w:rsidR="00A55B53" w:rsidRPr="00123177" w:rsidRDefault="00A55B53" w:rsidP="00535342">
            <w:pPr>
              <w:outlineLvl w:val="1"/>
              <w:rPr>
                <w:rFonts w:eastAsia="Arial"/>
                <w:szCs w:val="20"/>
              </w:rPr>
            </w:pPr>
            <w:r w:rsidRPr="00123177">
              <w:rPr>
                <w:rFonts w:eastAsia="Arial"/>
                <w:szCs w:val="20"/>
              </w:rPr>
              <w:t>The PF2.0 HVHVDCDC shall cover the following generic diagnostic features:</w:t>
            </w:r>
          </w:p>
          <w:p w14:paraId="4D825D3D" w14:textId="77777777" w:rsidR="00A55B53" w:rsidRPr="00123177" w:rsidRDefault="00A55B53" w:rsidP="00535342">
            <w:pPr>
              <w:outlineLvl w:val="1"/>
              <w:rPr>
                <w:rFonts w:eastAsia="Arial"/>
                <w:szCs w:val="20"/>
              </w:rPr>
            </w:pPr>
            <w:r w:rsidRPr="00123177">
              <w:rPr>
                <w:rFonts w:eastAsia="Arial"/>
                <w:szCs w:val="20"/>
              </w:rPr>
              <w:t>- Software reflash flow</w:t>
            </w:r>
          </w:p>
          <w:p w14:paraId="1D3FD084" w14:textId="77777777" w:rsidR="00A55B53" w:rsidRPr="00123177" w:rsidRDefault="00A55B53" w:rsidP="00535342">
            <w:pPr>
              <w:outlineLvl w:val="1"/>
              <w:rPr>
                <w:rFonts w:eastAsia="Arial"/>
                <w:szCs w:val="20"/>
              </w:rPr>
            </w:pPr>
          </w:p>
        </w:tc>
      </w:tr>
      <w:tr w:rsidR="00A55B53" w:rsidRPr="00123177" w14:paraId="54419D8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C153FE" w14:textId="77777777" w:rsidR="00A55B53" w:rsidRPr="00123177" w:rsidRDefault="00A55B53" w:rsidP="00535342">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BFE85A" w14:textId="77777777" w:rsidR="00A55B53" w:rsidRPr="00123177" w:rsidRDefault="00A55B53" w:rsidP="00535342">
            <w:pPr>
              <w:snapToGrid w:val="0"/>
              <w:rPr>
                <w:rFonts w:eastAsia="Arial"/>
                <w:szCs w:val="20"/>
              </w:rPr>
            </w:pPr>
            <w:r w:rsidRPr="00123177">
              <w:rPr>
                <w:rFonts w:eastAsia="Arial"/>
                <w:szCs w:val="20"/>
              </w:rPr>
              <w:t>No Such derived requirement is applicable.</w:t>
            </w:r>
          </w:p>
        </w:tc>
      </w:tr>
      <w:tr w:rsidR="00A55B53" w:rsidRPr="00123177" w14:paraId="2B5B49A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46611F" w14:textId="77777777" w:rsidR="00A55B53" w:rsidRPr="00123177" w:rsidRDefault="00A55B53" w:rsidP="00535342">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08CADC" w14:textId="77777777" w:rsidR="00A55B53" w:rsidRPr="00123177" w:rsidRDefault="00A55B53" w:rsidP="00535342">
            <w:pPr>
              <w:pStyle w:val="TableText"/>
              <w:snapToGrid w:val="0"/>
              <w:rPr>
                <w:rFonts w:eastAsia="Arial"/>
                <w:szCs w:val="20"/>
              </w:rPr>
            </w:pPr>
            <w:r w:rsidRPr="00123177">
              <w:rPr>
                <w:rFonts w:eastAsia="Arial"/>
                <w:szCs w:val="20"/>
              </w:rPr>
              <w:t>Medium</w:t>
            </w:r>
          </w:p>
        </w:tc>
      </w:tr>
      <w:tr w:rsidR="00A55B53" w:rsidRPr="00123177" w14:paraId="002A11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24EBBF" w14:textId="77777777" w:rsidR="00A55B53" w:rsidRPr="00123177" w:rsidRDefault="00A55B53" w:rsidP="00535342">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74F00D" w14:textId="77777777" w:rsidR="00A55B53" w:rsidRPr="00123177" w:rsidRDefault="00A55B53" w:rsidP="00535342">
            <w:pPr>
              <w:pStyle w:val="TableText"/>
              <w:snapToGrid w:val="0"/>
              <w:rPr>
                <w:rFonts w:eastAsia="Arial"/>
                <w:szCs w:val="20"/>
              </w:rPr>
            </w:pPr>
            <w:r w:rsidRPr="00123177">
              <w:rPr>
                <w:rFonts w:eastAsia="Arial"/>
                <w:szCs w:val="20"/>
              </w:rPr>
              <w:t>No Specific access restrictions is applicable.</w:t>
            </w:r>
          </w:p>
        </w:tc>
      </w:tr>
      <w:tr w:rsidR="00A55B53" w:rsidRPr="00123177" w14:paraId="49EDBE1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F2ADA4" w14:textId="77777777" w:rsidR="00A55B53" w:rsidRPr="00123177" w:rsidRDefault="00A55B53" w:rsidP="00535342">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FC6537" w14:textId="77777777" w:rsidR="00A55B53" w:rsidRPr="00123177" w:rsidRDefault="00A55B53" w:rsidP="00535342">
            <w:pPr>
              <w:pStyle w:val="TableText"/>
              <w:snapToGrid w:val="0"/>
              <w:rPr>
                <w:rFonts w:eastAsia="Arial"/>
                <w:szCs w:val="20"/>
              </w:rPr>
            </w:pPr>
            <w:r w:rsidRPr="00123177">
              <w:rPr>
                <w:rFonts w:eastAsia="Arial"/>
                <w:szCs w:val="20"/>
              </w:rPr>
              <w:t>1. New feature updated binary/hex file should be used</w:t>
            </w:r>
          </w:p>
          <w:p w14:paraId="2DC3C1C7" w14:textId="77777777" w:rsidR="00A55B53" w:rsidRPr="00123177" w:rsidRDefault="00A55B53" w:rsidP="00535342">
            <w:pPr>
              <w:pStyle w:val="TableText"/>
              <w:snapToGrid w:val="0"/>
              <w:rPr>
                <w:rFonts w:eastAsia="Arial"/>
                <w:szCs w:val="20"/>
              </w:rPr>
            </w:pPr>
            <w:r w:rsidRPr="00123177">
              <w:rPr>
                <w:rFonts w:eastAsia="Arial"/>
                <w:szCs w:val="20"/>
              </w:rPr>
              <w:t xml:space="preserve">2. Re-Program shall be selected from PCOTAPP. </w:t>
            </w:r>
          </w:p>
        </w:tc>
      </w:tr>
      <w:tr w:rsidR="00A55B53" w:rsidRPr="00123177" w14:paraId="3E46863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A36209" w14:textId="77777777" w:rsidR="00A55B53" w:rsidRPr="00123177" w:rsidRDefault="00A55B53" w:rsidP="00535342">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F4C4A4" w14:textId="77777777" w:rsidR="00A55B53" w:rsidRPr="00123177" w:rsidRDefault="00A55B53" w:rsidP="00535342">
            <w:pPr>
              <w:pStyle w:val="TableText"/>
              <w:snapToGrid w:val="0"/>
              <w:rPr>
                <w:rFonts w:eastAsia="Arial"/>
                <w:szCs w:val="20"/>
              </w:rPr>
            </w:pPr>
            <w:r w:rsidRPr="00123177">
              <w:rPr>
                <w:rFonts w:eastAsia="Arial"/>
                <w:szCs w:val="20"/>
              </w:rPr>
              <w:t>1. The New feature binary shall be reflash successfully on HVDCDC HW.</w:t>
            </w:r>
          </w:p>
          <w:p w14:paraId="0728AB76" w14:textId="77777777" w:rsidR="00A55B53" w:rsidRPr="00123177" w:rsidRDefault="00A55B53" w:rsidP="00535342">
            <w:pPr>
              <w:pStyle w:val="TableText"/>
              <w:snapToGrid w:val="0"/>
              <w:rPr>
                <w:rFonts w:eastAsia="Arial"/>
                <w:szCs w:val="20"/>
              </w:rPr>
            </w:pPr>
            <w:r w:rsidRPr="00123177">
              <w:rPr>
                <w:rFonts w:eastAsia="Arial"/>
                <w:szCs w:val="20"/>
              </w:rPr>
              <w:t xml:space="preserve">2. PCOTAPP shall show firmware upgrade successful popup.    </w:t>
            </w:r>
          </w:p>
        </w:tc>
      </w:tr>
      <w:tr w:rsidR="00A55B53" w:rsidRPr="00123177" w14:paraId="3482DF8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97B63C" w14:textId="77777777" w:rsidR="00A55B53" w:rsidRPr="00123177" w:rsidRDefault="00A55B53" w:rsidP="00535342">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6F5DD" w14:textId="77777777" w:rsidR="00A55B53" w:rsidRPr="00123177" w:rsidRDefault="00A55B53" w:rsidP="00535342">
            <w:pPr>
              <w:pStyle w:val="TableText"/>
              <w:snapToGrid w:val="0"/>
              <w:rPr>
                <w:rFonts w:eastAsia="Arial"/>
                <w:szCs w:val="20"/>
              </w:rPr>
            </w:pPr>
            <w:r w:rsidRPr="00123177">
              <w:rPr>
                <w:rFonts w:eastAsia="Arial"/>
                <w:szCs w:val="20"/>
              </w:rPr>
              <w:t>Verify that Software reflash shall successfully implemented on HVDCDC</w:t>
            </w:r>
          </w:p>
        </w:tc>
      </w:tr>
      <w:tr w:rsidR="00A55B53" w:rsidRPr="00123177" w14:paraId="1E8330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C4FE88" w14:textId="77777777" w:rsidR="00A55B53" w:rsidRPr="00123177" w:rsidRDefault="00A55B53" w:rsidP="00535342">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655BE4" w14:textId="77777777" w:rsidR="00A55B53" w:rsidRPr="00123177" w:rsidRDefault="00A55B53" w:rsidP="00535342">
            <w:pPr>
              <w:pStyle w:val="TableText"/>
              <w:snapToGrid w:val="0"/>
              <w:rPr>
                <w:rFonts w:eastAsia="Arial"/>
                <w:szCs w:val="20"/>
              </w:rPr>
            </w:pPr>
            <w:r w:rsidRPr="00123177">
              <w:rPr>
                <w:rFonts w:eastAsia="Arial"/>
                <w:szCs w:val="20"/>
              </w:rPr>
              <w:t>No such mandatory fields is applicable.</w:t>
            </w:r>
          </w:p>
        </w:tc>
      </w:tr>
      <w:tr w:rsidR="00A55B53" w:rsidRPr="00123177" w14:paraId="6782FFA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D657E2" w14:textId="77777777" w:rsidR="00A55B53" w:rsidRPr="00123177" w:rsidRDefault="00A55B53" w:rsidP="00535342">
            <w:pPr>
              <w:pStyle w:val="TableText"/>
              <w:snapToGrid w:val="0"/>
              <w:rPr>
                <w:rFonts w:eastAsia="Arial"/>
                <w:szCs w:val="20"/>
              </w:rPr>
            </w:pPr>
            <w:r w:rsidRPr="00123177">
              <w:rPr>
                <w:rFonts w:eastAsia="Arial"/>
                <w:szCs w:val="20"/>
              </w:rPr>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F63CB0" w14:textId="77777777" w:rsidR="00A55B53" w:rsidRPr="00123177" w:rsidRDefault="00A55B53" w:rsidP="00535342">
            <w:pPr>
              <w:pStyle w:val="TableText"/>
              <w:snapToGrid w:val="0"/>
              <w:rPr>
                <w:rFonts w:eastAsia="Arial"/>
                <w:szCs w:val="20"/>
              </w:rPr>
            </w:pPr>
            <w:r w:rsidRPr="00123177">
              <w:rPr>
                <w:rFonts w:eastAsia="Arial"/>
                <w:szCs w:val="20"/>
              </w:rPr>
              <w:t>1. ECU shall be in application mode. It shall not be in bootloader mode.</w:t>
            </w:r>
          </w:p>
        </w:tc>
      </w:tr>
      <w:tr w:rsidR="00A55B53" w:rsidRPr="00123177" w14:paraId="40D31F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95BF92" w14:textId="77777777" w:rsidR="00A55B53" w:rsidRPr="00123177" w:rsidRDefault="00A55B53" w:rsidP="00535342">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E31616" w14:textId="77777777" w:rsidR="00A55B53" w:rsidRPr="00123177" w:rsidRDefault="00A55B53" w:rsidP="00535342">
            <w:pPr>
              <w:pStyle w:val="TableText"/>
              <w:snapToGrid w:val="0"/>
              <w:rPr>
                <w:rFonts w:eastAsia="Arial"/>
                <w:szCs w:val="20"/>
              </w:rPr>
            </w:pPr>
            <w:r w:rsidRPr="00123177">
              <w:rPr>
                <w:rFonts w:eastAsia="Arial"/>
                <w:szCs w:val="20"/>
              </w:rPr>
              <w:t>Default values shall be applicable with respect to Pre-Loaded Values</w:t>
            </w:r>
          </w:p>
        </w:tc>
      </w:tr>
      <w:tr w:rsidR="00A55B53" w:rsidRPr="00123177" w14:paraId="640DBC0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7A1AE7" w14:textId="77777777" w:rsidR="00A55B53" w:rsidRPr="00123177" w:rsidRDefault="00A55B53" w:rsidP="00535342">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6703E9" w14:textId="77777777" w:rsidR="00A55B53" w:rsidRPr="00123177" w:rsidRDefault="00A55B53" w:rsidP="00535342">
            <w:pPr>
              <w:pStyle w:val="TableText"/>
              <w:snapToGrid w:val="0"/>
              <w:rPr>
                <w:rFonts w:eastAsia="Arial"/>
                <w:szCs w:val="20"/>
              </w:rPr>
            </w:pPr>
            <w:r w:rsidRPr="00123177">
              <w:rPr>
                <w:rFonts w:eastAsia="Arial"/>
                <w:szCs w:val="20"/>
              </w:rPr>
              <w:t>Valid range value is not required.</w:t>
            </w:r>
          </w:p>
        </w:tc>
      </w:tr>
      <w:tr w:rsidR="00A55B53" w:rsidRPr="00123177" w14:paraId="6BEBCFE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F2AC08" w14:textId="77777777" w:rsidR="00A55B53" w:rsidRPr="00123177" w:rsidRDefault="00A55B53" w:rsidP="00535342">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BEB327" w14:textId="77777777" w:rsidR="00A55B53" w:rsidRPr="00123177" w:rsidRDefault="00A55B53" w:rsidP="00535342">
            <w:pPr>
              <w:pStyle w:val="TableText"/>
              <w:snapToGrid w:val="0"/>
              <w:rPr>
                <w:rFonts w:eastAsia="Arial"/>
                <w:szCs w:val="20"/>
              </w:rPr>
            </w:pPr>
            <w:r w:rsidRPr="00123177">
              <w:rPr>
                <w:rFonts w:eastAsia="Arial"/>
                <w:szCs w:val="20"/>
              </w:rPr>
              <w:t>Data latency period is not applicable</w:t>
            </w:r>
          </w:p>
        </w:tc>
      </w:tr>
      <w:tr w:rsidR="00A55B53" w:rsidRPr="00123177" w14:paraId="202F46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94EBD3" w14:textId="77777777" w:rsidR="00A55B53" w:rsidRPr="00123177" w:rsidRDefault="00A55B53" w:rsidP="00535342">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27DBFC" w14:textId="77777777" w:rsidR="00A55B53" w:rsidRPr="00123177" w:rsidRDefault="00A55B53" w:rsidP="00535342">
            <w:pPr>
              <w:pStyle w:val="TableText"/>
              <w:snapToGrid w:val="0"/>
              <w:rPr>
                <w:rFonts w:eastAsia="Arial"/>
                <w:szCs w:val="20"/>
              </w:rPr>
            </w:pPr>
            <w:r w:rsidRPr="00123177">
              <w:rPr>
                <w:rFonts w:eastAsia="Arial"/>
                <w:szCs w:val="20"/>
              </w:rPr>
              <w:t>Data Retention period is not applicable.</w:t>
            </w:r>
          </w:p>
        </w:tc>
      </w:tr>
      <w:tr w:rsidR="00A55B53" w:rsidRPr="00123177" w14:paraId="6D8E3C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B79664" w14:textId="77777777" w:rsidR="00A55B53" w:rsidRPr="00123177" w:rsidRDefault="00A55B53" w:rsidP="00535342">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116CF8" w14:textId="77777777" w:rsidR="00A55B53" w:rsidRPr="00123177" w:rsidRDefault="00A55B53" w:rsidP="00535342">
            <w:pPr>
              <w:pStyle w:val="TableText"/>
              <w:rPr>
                <w:rFonts w:eastAsia="Arial"/>
                <w:szCs w:val="20"/>
              </w:rPr>
            </w:pPr>
            <w:r w:rsidRPr="00123177">
              <w:rPr>
                <w:rFonts w:eastAsia="Arial"/>
                <w:szCs w:val="20"/>
              </w:rPr>
              <w:t>Data rate is not applicable.</w:t>
            </w:r>
          </w:p>
        </w:tc>
      </w:tr>
      <w:tr w:rsidR="00A55B53" w:rsidRPr="00123177" w14:paraId="6A2DC9F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B34B73" w14:textId="77777777" w:rsidR="00A55B53" w:rsidRPr="00123177" w:rsidRDefault="00A55B53" w:rsidP="00535342">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622B8E" w14:textId="77777777" w:rsidR="00A55B53" w:rsidRPr="00123177" w:rsidRDefault="00A55B53" w:rsidP="00535342">
            <w:pPr>
              <w:pStyle w:val="TableText"/>
              <w:spacing w:line="259" w:lineRule="auto"/>
              <w:rPr>
                <w:rFonts w:eastAsia="Arial"/>
                <w:szCs w:val="20"/>
              </w:rPr>
            </w:pPr>
            <w:r w:rsidRPr="00123177">
              <w:rPr>
                <w:rFonts w:eastAsia="Arial"/>
                <w:szCs w:val="20"/>
              </w:rPr>
              <w:t>External event is not required.</w:t>
            </w:r>
          </w:p>
        </w:tc>
      </w:tr>
      <w:tr w:rsidR="00A55B53" w:rsidRPr="00123177" w14:paraId="5CA6C3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A8F6FE" w14:textId="77777777" w:rsidR="00A55B53" w:rsidRPr="00123177" w:rsidRDefault="00A55B53" w:rsidP="00535342">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18634F" w14:textId="77777777" w:rsidR="00A55B53" w:rsidRPr="00123177" w:rsidRDefault="00A55B53" w:rsidP="00535342">
            <w:pPr>
              <w:pStyle w:val="TableText"/>
              <w:spacing w:line="259" w:lineRule="auto"/>
              <w:rPr>
                <w:rFonts w:eastAsia="Arial"/>
                <w:szCs w:val="20"/>
              </w:rPr>
            </w:pPr>
            <w:r w:rsidRPr="00123177">
              <w:rPr>
                <w:rFonts w:eastAsia="Arial"/>
                <w:szCs w:val="20"/>
              </w:rPr>
              <w:t>Temporal event is not applicable.</w:t>
            </w:r>
          </w:p>
        </w:tc>
      </w:tr>
      <w:tr w:rsidR="00A55B53" w:rsidRPr="00123177" w14:paraId="19C491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A37AB3" w14:textId="77777777" w:rsidR="00A55B53" w:rsidRPr="00123177" w:rsidRDefault="00A55B53" w:rsidP="00535342">
            <w:pPr>
              <w:pStyle w:val="TableText"/>
              <w:snapToGrid w:val="0"/>
              <w:rPr>
                <w:rFonts w:eastAsia="Arial"/>
                <w:szCs w:val="20"/>
              </w:rPr>
            </w:pPr>
            <w:r w:rsidRPr="00123177">
              <w:rPr>
                <w:rFonts w:eastAsia="Arial"/>
                <w:szCs w:val="20"/>
              </w:rPr>
              <w:t xml:space="preserve">Validation Rules/ </w:t>
            </w:r>
          </w:p>
          <w:p w14:paraId="0EA6D98E" w14:textId="77777777" w:rsidR="00A55B53" w:rsidRPr="00123177" w:rsidRDefault="00A55B53" w:rsidP="00535342">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F4DCBA" w14:textId="77777777" w:rsidR="00A55B53" w:rsidRPr="00123177" w:rsidRDefault="00A55B53" w:rsidP="00535342">
            <w:pPr>
              <w:pStyle w:val="TableText"/>
              <w:snapToGrid w:val="0"/>
              <w:rPr>
                <w:rFonts w:eastAsia="Arial"/>
                <w:szCs w:val="20"/>
              </w:rPr>
            </w:pPr>
            <w:r w:rsidRPr="00123177">
              <w:rPr>
                <w:rFonts w:eastAsia="Arial"/>
                <w:szCs w:val="20"/>
              </w:rPr>
              <w:t>Verify that Software reflash shall successfully implemented on HVDCDC</w:t>
            </w:r>
          </w:p>
        </w:tc>
      </w:tr>
      <w:tr w:rsidR="00A55B53" w:rsidRPr="00123177" w14:paraId="5316C9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13A0F6" w14:textId="77777777" w:rsidR="00A55B53" w:rsidRPr="00123177" w:rsidRDefault="00A55B53" w:rsidP="00535342">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12BE2D" w14:textId="77777777" w:rsidR="00A55B53" w:rsidRPr="00123177" w:rsidRDefault="00A55B53" w:rsidP="00535342">
            <w:pPr>
              <w:pStyle w:val="TableText"/>
              <w:snapToGrid w:val="0"/>
              <w:rPr>
                <w:rFonts w:eastAsia="Arial"/>
                <w:szCs w:val="20"/>
              </w:rPr>
            </w:pPr>
            <w:r w:rsidRPr="00123177">
              <w:rPr>
                <w:rFonts w:eastAsia="Arial"/>
                <w:szCs w:val="20"/>
              </w:rPr>
              <w:t>Constraints is not applicable.</w:t>
            </w:r>
          </w:p>
        </w:tc>
      </w:tr>
      <w:tr w:rsidR="00A55B53" w:rsidRPr="00123177" w14:paraId="249356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2E7F02" w14:textId="77777777" w:rsidR="00A55B53" w:rsidRPr="00123177" w:rsidRDefault="00A55B53" w:rsidP="00535342">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CB33EA" w14:textId="77777777" w:rsidR="00A55B53" w:rsidRPr="00123177" w:rsidRDefault="00A55B53" w:rsidP="00535342">
            <w:pPr>
              <w:pStyle w:val="TableText"/>
              <w:snapToGrid w:val="0"/>
              <w:rPr>
                <w:rFonts w:eastAsia="Arial"/>
                <w:szCs w:val="20"/>
              </w:rPr>
            </w:pPr>
            <w:r w:rsidRPr="00123177">
              <w:rPr>
                <w:rFonts w:eastAsia="Arial"/>
                <w:szCs w:val="20"/>
              </w:rPr>
              <w:t>No effects on other system</w:t>
            </w:r>
          </w:p>
        </w:tc>
      </w:tr>
      <w:tr w:rsidR="00A55B53" w:rsidRPr="00123177" w14:paraId="1B5B1A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72D252" w14:textId="77777777" w:rsidR="00A55B53" w:rsidRPr="00123177" w:rsidRDefault="00A55B53" w:rsidP="00535342">
            <w:pPr>
              <w:pStyle w:val="TableText"/>
              <w:snapToGrid w:val="0"/>
              <w:rPr>
                <w:rFonts w:eastAsia="Arial"/>
                <w:szCs w:val="20"/>
              </w:rPr>
            </w:pPr>
            <w:r w:rsidRPr="00123177">
              <w:rPr>
                <w:rFonts w:eastAsia="Arial"/>
                <w:szCs w:val="20"/>
              </w:rPr>
              <w:t>Testability with respect to test environment</w:t>
            </w:r>
          </w:p>
          <w:p w14:paraId="26FB68D6" w14:textId="77777777" w:rsidR="00A55B53" w:rsidRPr="00123177" w:rsidRDefault="00A55B53" w:rsidP="00535342">
            <w:pPr>
              <w:pStyle w:val="TableText"/>
              <w:rPr>
                <w:rFonts w:eastAsia="Arial"/>
                <w:szCs w:val="20"/>
              </w:rPr>
            </w:pPr>
            <w:r w:rsidRPr="00123177">
              <w:rPr>
                <w:rFonts w:eastAsia="Arial"/>
                <w:szCs w:val="20"/>
              </w:rPr>
              <w:t>(Yes/No)</w:t>
            </w:r>
          </w:p>
          <w:p w14:paraId="15F19371" w14:textId="77777777" w:rsidR="00A55B53" w:rsidRPr="00123177" w:rsidRDefault="00A55B53" w:rsidP="00535342">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B20447"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1B6A1B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1EBE87" w14:textId="77777777" w:rsidR="00A55B53" w:rsidRPr="00123177" w:rsidRDefault="00A55B53" w:rsidP="00535342">
            <w:pPr>
              <w:pStyle w:val="TableText"/>
              <w:snapToGrid w:val="0"/>
              <w:rPr>
                <w:rFonts w:eastAsia="Arial"/>
                <w:szCs w:val="20"/>
              </w:rPr>
            </w:pPr>
            <w:r w:rsidRPr="00123177">
              <w:rPr>
                <w:rFonts w:eastAsia="Arial"/>
                <w:szCs w:val="20"/>
              </w:rPr>
              <w:t>Feasible within project constraints</w:t>
            </w:r>
          </w:p>
          <w:p w14:paraId="637FF50B" w14:textId="77777777" w:rsidR="00A55B53" w:rsidRPr="00123177" w:rsidRDefault="00A55B53" w:rsidP="00535342">
            <w:pPr>
              <w:pStyle w:val="TableText"/>
              <w:snapToGrid w:val="0"/>
              <w:rPr>
                <w:rFonts w:eastAsia="Arial"/>
                <w:szCs w:val="20"/>
              </w:rPr>
            </w:pPr>
            <w:r w:rsidRPr="00123177">
              <w:rPr>
                <w:rFonts w:eastAsia="Arial"/>
                <w:szCs w:val="20"/>
              </w:rPr>
              <w:t>(Yes/No)</w:t>
            </w:r>
          </w:p>
          <w:p w14:paraId="3EE88315" w14:textId="77777777" w:rsidR="00A55B53" w:rsidRPr="00123177" w:rsidRDefault="00A55B53" w:rsidP="00535342">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99F88"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201E51F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B255F0" w14:textId="77777777" w:rsidR="00A55B53" w:rsidRPr="00123177" w:rsidRDefault="00A55B53" w:rsidP="00535342">
            <w:pPr>
              <w:pStyle w:val="TableText"/>
              <w:snapToGrid w:val="0"/>
              <w:rPr>
                <w:rFonts w:eastAsia="Arial"/>
                <w:szCs w:val="20"/>
              </w:rPr>
            </w:pPr>
            <w:r w:rsidRPr="00123177">
              <w:rPr>
                <w:rFonts w:eastAsia="Arial"/>
                <w:szCs w:val="20"/>
              </w:rPr>
              <w:lastRenderedPageBreak/>
              <w:t>Critical</w:t>
            </w:r>
          </w:p>
          <w:p w14:paraId="6497B459" w14:textId="77777777" w:rsidR="00A55B53" w:rsidRPr="00123177" w:rsidRDefault="00A55B53" w:rsidP="00535342">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EEA435"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70AD039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3BE406" w14:textId="77777777" w:rsidR="00A55B53" w:rsidRPr="00123177" w:rsidRDefault="00A55B53" w:rsidP="00535342">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A78BDB" w14:textId="77777777" w:rsidR="00A55B53" w:rsidRPr="00123177" w:rsidRDefault="00A55B53" w:rsidP="00535342">
            <w:pPr>
              <w:pStyle w:val="TableText"/>
              <w:snapToGrid w:val="0"/>
              <w:rPr>
                <w:rFonts w:eastAsia="Arial"/>
                <w:szCs w:val="20"/>
              </w:rPr>
            </w:pPr>
            <w:r w:rsidRPr="00123177">
              <w:t>Acceptance Criteria for this requirement should be as per SECTION-6 ACCEPTANCE CRITERIA</w:t>
            </w:r>
          </w:p>
        </w:tc>
      </w:tr>
    </w:tbl>
    <w:p w14:paraId="386F5FB8" w14:textId="77777777" w:rsidR="00A55B53" w:rsidRPr="00123177" w:rsidRDefault="00A55B53" w:rsidP="00A55B53">
      <w:pPr>
        <w:rPr>
          <w:rFonts w:eastAsia="Arial"/>
          <w:szCs w:val="20"/>
        </w:rPr>
      </w:pPr>
    </w:p>
    <w:p w14:paraId="23B7F8AD" w14:textId="77777777" w:rsidR="00A55B53" w:rsidRPr="00123177" w:rsidRDefault="00A55B53" w:rsidP="00A55B53">
      <w:pPr>
        <w:pStyle w:val="Heading4"/>
        <w:rPr>
          <w:rFonts w:eastAsia="Arial"/>
        </w:rPr>
      </w:pPr>
      <w:r w:rsidRPr="00123177">
        <w:rPr>
          <w:rFonts w:eastAsia="Arial"/>
        </w:rPr>
        <w:t>Requirement for the generic diagnostic feature: ECU (CDD) Variant Type (PF2.0).</w:t>
      </w:r>
    </w:p>
    <w:p w14:paraId="63CBCEBA"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BB359D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CC69329" w14:textId="77777777" w:rsidR="00A55B53" w:rsidRPr="00123177" w:rsidRDefault="00A55B53"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9083A5B" w14:textId="77777777" w:rsidR="00A55B53" w:rsidRPr="00123177" w:rsidRDefault="00A55B53" w:rsidP="00535342">
            <w:pPr>
              <w:pStyle w:val="TableText"/>
              <w:snapToGrid w:val="0"/>
              <w:rPr>
                <w:rFonts w:eastAsia="Arial"/>
                <w:szCs w:val="20"/>
              </w:rPr>
            </w:pPr>
            <w:r w:rsidRPr="00123177">
              <w:rPr>
                <w:rFonts w:eastAsia="Arial"/>
                <w:szCs w:val="20"/>
              </w:rPr>
              <w:t>Description</w:t>
            </w:r>
          </w:p>
        </w:tc>
      </w:tr>
      <w:tr w:rsidR="00A55B53" w:rsidRPr="00123177" w14:paraId="18D6E68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A8ABACA" w14:textId="77777777" w:rsidR="00A55B53" w:rsidRPr="00123177" w:rsidRDefault="00A55B53"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2CB2DF" w14:textId="77777777" w:rsidR="00A55B53" w:rsidRPr="00123177" w:rsidRDefault="00A55B53" w:rsidP="00535342">
            <w:pPr>
              <w:snapToGrid w:val="0"/>
              <w:rPr>
                <w:rFonts w:eastAsia="Arial"/>
                <w:szCs w:val="20"/>
              </w:rPr>
            </w:pPr>
            <w:r w:rsidRPr="00123177">
              <w:rPr>
                <w:rFonts w:eastAsia="Arial"/>
                <w:szCs w:val="20"/>
              </w:rPr>
              <w:t>SWRS_Gen_Diag_03</w:t>
            </w:r>
          </w:p>
        </w:tc>
      </w:tr>
      <w:tr w:rsidR="00A55B53" w:rsidRPr="00123177" w14:paraId="64916F5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756E13A" w14:textId="77777777" w:rsidR="00A55B53" w:rsidRPr="00123177" w:rsidRDefault="00A55B53" w:rsidP="00535342">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0B1E2D" w14:textId="77777777" w:rsidR="00A55B53" w:rsidRPr="00123177" w:rsidRDefault="00A55B53" w:rsidP="00535342">
            <w:pPr>
              <w:snapToGrid w:val="0"/>
              <w:rPr>
                <w:rFonts w:eastAsia="Arial"/>
                <w:szCs w:val="20"/>
              </w:rPr>
            </w:pPr>
            <w:r w:rsidRPr="00123177">
              <w:rPr>
                <w:rFonts w:eastAsia="Arial"/>
                <w:szCs w:val="20"/>
              </w:rPr>
              <w:t>SDS-HVDCDC-349</w:t>
            </w:r>
          </w:p>
        </w:tc>
      </w:tr>
      <w:tr w:rsidR="00A55B53" w:rsidRPr="00123177" w14:paraId="2C242A6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A69A2B7" w14:textId="77777777" w:rsidR="00A55B53" w:rsidRPr="00123177" w:rsidRDefault="00A55B53"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42A37" w14:textId="77777777" w:rsidR="00A55B53" w:rsidRPr="00123177" w:rsidRDefault="00A55B53" w:rsidP="00535342">
            <w:pPr>
              <w:pStyle w:val="TableText"/>
              <w:snapToGrid w:val="0"/>
              <w:rPr>
                <w:rFonts w:eastAsia="Arial"/>
                <w:szCs w:val="20"/>
              </w:rPr>
            </w:pPr>
            <w:r w:rsidRPr="00123177">
              <w:rPr>
                <w:rFonts w:eastAsia="Arial"/>
                <w:szCs w:val="20"/>
              </w:rPr>
              <w:t>B-Sample/PF2.0(Need to confirm with MAL as it is Design Constraints)</w:t>
            </w:r>
          </w:p>
        </w:tc>
      </w:tr>
      <w:tr w:rsidR="00A55B53" w:rsidRPr="00123177" w14:paraId="048D042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27B10D4" w14:textId="77777777" w:rsidR="00A55B53" w:rsidRPr="00123177" w:rsidRDefault="00A55B53" w:rsidP="00535342">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415378" w14:textId="77777777" w:rsidR="00A55B53" w:rsidRPr="00123177" w:rsidRDefault="00A55B53" w:rsidP="00535342">
            <w:pPr>
              <w:outlineLvl w:val="1"/>
              <w:rPr>
                <w:rFonts w:eastAsia="Arial"/>
                <w:szCs w:val="20"/>
              </w:rPr>
            </w:pPr>
            <w:r w:rsidRPr="00123177">
              <w:rPr>
                <w:rFonts w:eastAsia="Arial"/>
                <w:szCs w:val="20"/>
              </w:rPr>
              <w:t>The PF2.0 HVHVDCDC shall cover the following generic diagnostic features:</w:t>
            </w:r>
          </w:p>
          <w:p w14:paraId="532BF880" w14:textId="77777777" w:rsidR="00A55B53" w:rsidRPr="00123177" w:rsidRDefault="00A55B53" w:rsidP="00535342">
            <w:pPr>
              <w:snapToGrid w:val="0"/>
              <w:rPr>
                <w:rFonts w:eastAsia="Arial"/>
                <w:szCs w:val="20"/>
              </w:rPr>
            </w:pPr>
            <w:r w:rsidRPr="00123177">
              <w:rPr>
                <w:rFonts w:eastAsia="Arial"/>
                <w:szCs w:val="20"/>
              </w:rPr>
              <w:t>- ECU (CDD) Variant Type</w:t>
            </w:r>
          </w:p>
          <w:p w14:paraId="58E92DC0" w14:textId="77777777" w:rsidR="00A55B53" w:rsidRPr="00123177" w:rsidRDefault="00A55B53" w:rsidP="00535342">
            <w:pPr>
              <w:snapToGrid w:val="0"/>
              <w:rPr>
                <w:rFonts w:eastAsia="Arial"/>
                <w:szCs w:val="20"/>
              </w:rPr>
            </w:pPr>
          </w:p>
        </w:tc>
      </w:tr>
      <w:tr w:rsidR="00A55B53" w:rsidRPr="00123177" w14:paraId="03814D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E4369D" w14:textId="77777777" w:rsidR="00A55B53" w:rsidRPr="00123177" w:rsidRDefault="00A55B53" w:rsidP="00535342">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0FE998" w14:textId="77777777" w:rsidR="00A55B53" w:rsidRPr="00123177" w:rsidRDefault="00A55B53" w:rsidP="00535342">
            <w:pPr>
              <w:snapToGrid w:val="0"/>
              <w:rPr>
                <w:rFonts w:eastAsia="Arial"/>
                <w:szCs w:val="20"/>
              </w:rPr>
            </w:pPr>
            <w:r w:rsidRPr="00123177">
              <w:rPr>
                <w:rFonts w:eastAsia="Arial"/>
                <w:szCs w:val="20"/>
              </w:rPr>
              <w:t>No Such derived requirement is applicable.</w:t>
            </w:r>
          </w:p>
        </w:tc>
      </w:tr>
      <w:tr w:rsidR="00A55B53" w:rsidRPr="00123177" w14:paraId="2C8096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9191CE" w14:textId="77777777" w:rsidR="00A55B53" w:rsidRPr="00123177" w:rsidRDefault="00A55B53" w:rsidP="00535342">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933C63" w14:textId="77777777" w:rsidR="00A55B53" w:rsidRPr="00123177" w:rsidRDefault="00A55B53" w:rsidP="00535342">
            <w:pPr>
              <w:pStyle w:val="TableText"/>
              <w:snapToGrid w:val="0"/>
              <w:rPr>
                <w:rFonts w:eastAsia="Arial"/>
                <w:szCs w:val="20"/>
              </w:rPr>
            </w:pPr>
            <w:r w:rsidRPr="00123177">
              <w:rPr>
                <w:rFonts w:eastAsia="Arial"/>
                <w:szCs w:val="20"/>
              </w:rPr>
              <w:t>Medium</w:t>
            </w:r>
          </w:p>
        </w:tc>
      </w:tr>
      <w:tr w:rsidR="00A55B53" w:rsidRPr="00123177" w14:paraId="59C9C9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253106" w14:textId="77777777" w:rsidR="00A55B53" w:rsidRPr="00123177" w:rsidRDefault="00A55B53" w:rsidP="00535342">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D6A021" w14:textId="77777777" w:rsidR="00A55B53" w:rsidRPr="00123177" w:rsidRDefault="00A55B53" w:rsidP="00535342">
            <w:pPr>
              <w:pStyle w:val="TableText"/>
              <w:snapToGrid w:val="0"/>
              <w:rPr>
                <w:rFonts w:eastAsia="Arial"/>
                <w:szCs w:val="20"/>
              </w:rPr>
            </w:pPr>
            <w:r w:rsidRPr="00123177">
              <w:rPr>
                <w:rFonts w:eastAsia="Arial"/>
                <w:szCs w:val="20"/>
              </w:rPr>
              <w:t>No Specific access restrictions is applicable.</w:t>
            </w:r>
          </w:p>
        </w:tc>
      </w:tr>
      <w:tr w:rsidR="00A55B53" w:rsidRPr="00123177" w14:paraId="4090F9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4470EC" w14:textId="77777777" w:rsidR="00A55B53" w:rsidRPr="00123177" w:rsidRDefault="00A55B53" w:rsidP="00535342">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ACC867" w14:textId="77777777" w:rsidR="00A55B53" w:rsidRPr="00123177" w:rsidRDefault="00A55B53" w:rsidP="00535342">
            <w:pPr>
              <w:pStyle w:val="TableText"/>
              <w:snapToGrid w:val="0"/>
              <w:rPr>
                <w:rFonts w:eastAsia="Arial"/>
                <w:szCs w:val="20"/>
              </w:rPr>
            </w:pPr>
            <w:r w:rsidRPr="00123177">
              <w:rPr>
                <w:rFonts w:eastAsia="Arial"/>
                <w:szCs w:val="20"/>
              </w:rPr>
              <w:t xml:space="preserve">1. Modified CDD file which will lead to change in software and change in ECU variant type </w:t>
            </w:r>
          </w:p>
        </w:tc>
      </w:tr>
      <w:tr w:rsidR="00A55B53" w:rsidRPr="00123177" w14:paraId="422B89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CED3C7" w14:textId="77777777" w:rsidR="00A55B53" w:rsidRPr="00123177" w:rsidRDefault="00A55B53" w:rsidP="00535342">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9F451E" w14:textId="77777777" w:rsidR="00A55B53" w:rsidRPr="00123177" w:rsidRDefault="00A55B53" w:rsidP="00535342">
            <w:pPr>
              <w:pStyle w:val="TableText"/>
              <w:snapToGrid w:val="0"/>
              <w:rPr>
                <w:rFonts w:eastAsia="Arial"/>
                <w:szCs w:val="20"/>
              </w:rPr>
            </w:pPr>
            <w:r w:rsidRPr="00123177">
              <w:rPr>
                <w:rFonts w:eastAsia="Arial"/>
                <w:szCs w:val="20"/>
              </w:rPr>
              <w:t xml:space="preserve">The ECU variant type and software shall be changed with change in CDD file </w:t>
            </w:r>
          </w:p>
        </w:tc>
      </w:tr>
      <w:tr w:rsidR="00A55B53" w:rsidRPr="00123177" w14:paraId="779C897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3B9305" w14:textId="77777777" w:rsidR="00A55B53" w:rsidRPr="00123177" w:rsidRDefault="00A55B53" w:rsidP="00535342">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83D559" w14:textId="77777777" w:rsidR="00A55B53" w:rsidRPr="00123177" w:rsidRDefault="00A55B53" w:rsidP="00535342">
            <w:pPr>
              <w:pStyle w:val="TableText"/>
              <w:snapToGrid w:val="0"/>
              <w:rPr>
                <w:rFonts w:eastAsia="Arial"/>
                <w:szCs w:val="20"/>
              </w:rPr>
            </w:pPr>
            <w:r w:rsidRPr="00123177">
              <w:rPr>
                <w:rFonts w:eastAsia="Arial"/>
                <w:szCs w:val="20"/>
              </w:rPr>
              <w:t>Verify that the ECU variant type is changed and the change in software shall be observed</w:t>
            </w:r>
          </w:p>
        </w:tc>
      </w:tr>
      <w:tr w:rsidR="00A55B53" w:rsidRPr="00123177" w14:paraId="61390C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5203FA" w14:textId="77777777" w:rsidR="00A55B53" w:rsidRPr="00123177" w:rsidRDefault="00A55B53" w:rsidP="00535342">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F69C2" w14:textId="77777777" w:rsidR="00A55B53" w:rsidRPr="00123177" w:rsidRDefault="00A55B53" w:rsidP="00535342">
            <w:pPr>
              <w:pStyle w:val="TableText"/>
              <w:snapToGrid w:val="0"/>
              <w:rPr>
                <w:rFonts w:eastAsia="Arial"/>
                <w:szCs w:val="20"/>
              </w:rPr>
            </w:pPr>
            <w:r w:rsidRPr="00123177">
              <w:rPr>
                <w:rFonts w:eastAsia="Arial"/>
                <w:szCs w:val="20"/>
              </w:rPr>
              <w:t>No such mandatory fields is applicable.</w:t>
            </w:r>
          </w:p>
        </w:tc>
      </w:tr>
      <w:tr w:rsidR="00A55B53" w:rsidRPr="00123177" w14:paraId="0D347D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9F4A80" w14:textId="77777777" w:rsidR="00A55B53" w:rsidRPr="00123177" w:rsidRDefault="00A55B53" w:rsidP="00535342">
            <w:pPr>
              <w:pStyle w:val="TableText"/>
              <w:snapToGrid w:val="0"/>
              <w:rPr>
                <w:rFonts w:eastAsia="Arial"/>
                <w:szCs w:val="20"/>
              </w:rPr>
            </w:pPr>
            <w:r w:rsidRPr="00123177">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A0F94" w14:textId="77777777" w:rsidR="00A55B53" w:rsidRPr="00123177" w:rsidRDefault="00A55B53" w:rsidP="00535342">
            <w:pPr>
              <w:pStyle w:val="TableText"/>
              <w:snapToGrid w:val="0"/>
              <w:rPr>
                <w:rFonts w:eastAsia="Arial"/>
                <w:szCs w:val="20"/>
              </w:rPr>
            </w:pPr>
            <w:r w:rsidRPr="00123177">
              <w:rPr>
                <w:rFonts w:eastAsia="Arial"/>
                <w:szCs w:val="20"/>
              </w:rPr>
              <w:t>No such Pre-Loaded Values are applicable.</w:t>
            </w:r>
          </w:p>
        </w:tc>
      </w:tr>
      <w:tr w:rsidR="00A55B53" w:rsidRPr="00123177" w14:paraId="5347BF1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AC59D8" w14:textId="77777777" w:rsidR="00A55B53" w:rsidRPr="00123177" w:rsidRDefault="00A55B53" w:rsidP="00535342">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F7C13" w14:textId="77777777" w:rsidR="00A55B53" w:rsidRPr="00123177" w:rsidRDefault="00A55B53" w:rsidP="00535342">
            <w:pPr>
              <w:pStyle w:val="TableText"/>
              <w:snapToGrid w:val="0"/>
              <w:rPr>
                <w:rFonts w:eastAsia="Arial"/>
                <w:szCs w:val="20"/>
              </w:rPr>
            </w:pPr>
            <w:r w:rsidRPr="00123177">
              <w:rPr>
                <w:rFonts w:eastAsia="Arial"/>
                <w:szCs w:val="20"/>
              </w:rPr>
              <w:t>Default values shall be applicable with respect to Pre-Loaded Values</w:t>
            </w:r>
          </w:p>
        </w:tc>
      </w:tr>
      <w:tr w:rsidR="00A55B53" w:rsidRPr="00123177" w14:paraId="32AFF6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7BB00D" w14:textId="77777777" w:rsidR="00A55B53" w:rsidRPr="00123177" w:rsidRDefault="00A55B53" w:rsidP="00535342">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1DA781" w14:textId="77777777" w:rsidR="00A55B53" w:rsidRPr="00123177" w:rsidRDefault="00A55B53" w:rsidP="00535342">
            <w:pPr>
              <w:pStyle w:val="TableText"/>
              <w:snapToGrid w:val="0"/>
              <w:rPr>
                <w:rFonts w:eastAsia="Arial"/>
                <w:szCs w:val="20"/>
              </w:rPr>
            </w:pPr>
            <w:r w:rsidRPr="00123177">
              <w:rPr>
                <w:rFonts w:eastAsia="Arial"/>
                <w:szCs w:val="20"/>
              </w:rPr>
              <w:t>Valid range value is not required.</w:t>
            </w:r>
          </w:p>
        </w:tc>
      </w:tr>
      <w:tr w:rsidR="00A55B53" w:rsidRPr="00123177" w14:paraId="3F5DC60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89C5AA" w14:textId="77777777" w:rsidR="00A55B53" w:rsidRPr="00123177" w:rsidRDefault="00A55B53" w:rsidP="00535342">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0D9BB" w14:textId="77777777" w:rsidR="00A55B53" w:rsidRPr="00123177" w:rsidRDefault="00A55B53" w:rsidP="00535342">
            <w:pPr>
              <w:pStyle w:val="TableText"/>
              <w:snapToGrid w:val="0"/>
              <w:rPr>
                <w:rFonts w:eastAsia="Arial"/>
                <w:szCs w:val="20"/>
              </w:rPr>
            </w:pPr>
            <w:r w:rsidRPr="00123177">
              <w:rPr>
                <w:rFonts w:eastAsia="Arial"/>
                <w:szCs w:val="20"/>
              </w:rPr>
              <w:t>Data latency period is not applicable</w:t>
            </w:r>
          </w:p>
        </w:tc>
      </w:tr>
      <w:tr w:rsidR="00A55B53" w:rsidRPr="00123177" w14:paraId="7444EB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8203EF" w14:textId="77777777" w:rsidR="00A55B53" w:rsidRPr="00123177" w:rsidRDefault="00A55B53" w:rsidP="00535342">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DAD10" w14:textId="77777777" w:rsidR="00A55B53" w:rsidRPr="00123177" w:rsidRDefault="00A55B53" w:rsidP="00535342">
            <w:pPr>
              <w:pStyle w:val="TableText"/>
              <w:snapToGrid w:val="0"/>
              <w:rPr>
                <w:rFonts w:eastAsia="Arial"/>
                <w:szCs w:val="20"/>
              </w:rPr>
            </w:pPr>
            <w:r w:rsidRPr="00123177">
              <w:rPr>
                <w:rFonts w:eastAsia="Arial"/>
                <w:szCs w:val="20"/>
              </w:rPr>
              <w:t>Data Retention period is not applicable.</w:t>
            </w:r>
          </w:p>
        </w:tc>
      </w:tr>
      <w:tr w:rsidR="00A55B53" w:rsidRPr="00123177" w14:paraId="0EC935C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1E5D6C" w14:textId="77777777" w:rsidR="00A55B53" w:rsidRPr="00123177" w:rsidRDefault="00A55B53" w:rsidP="00535342">
            <w:pPr>
              <w:pStyle w:val="TableText"/>
              <w:snapToGrid w:val="0"/>
              <w:rPr>
                <w:rFonts w:eastAsia="Arial"/>
                <w:szCs w:val="20"/>
              </w:rPr>
            </w:pPr>
            <w:r w:rsidRPr="00123177">
              <w:rPr>
                <w:rFonts w:eastAsia="Arial"/>
                <w:szCs w:val="20"/>
              </w:rPr>
              <w:lastRenderedPageBreak/>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F2AC50" w14:textId="77777777" w:rsidR="00A55B53" w:rsidRPr="00123177" w:rsidRDefault="00A55B53" w:rsidP="00535342">
            <w:pPr>
              <w:pStyle w:val="TableText"/>
              <w:rPr>
                <w:rFonts w:eastAsia="Arial"/>
                <w:szCs w:val="20"/>
              </w:rPr>
            </w:pPr>
            <w:r w:rsidRPr="00123177">
              <w:rPr>
                <w:rFonts w:eastAsia="Arial"/>
                <w:szCs w:val="20"/>
              </w:rPr>
              <w:t>Data rate is not applicable.</w:t>
            </w:r>
          </w:p>
        </w:tc>
      </w:tr>
      <w:tr w:rsidR="00A55B53" w:rsidRPr="00123177" w14:paraId="0E4F733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200BE5" w14:textId="77777777" w:rsidR="00A55B53" w:rsidRPr="00123177" w:rsidRDefault="00A55B53" w:rsidP="00535342">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7547C6" w14:textId="77777777" w:rsidR="00A55B53" w:rsidRPr="00123177" w:rsidRDefault="00A55B53" w:rsidP="00535342">
            <w:pPr>
              <w:pStyle w:val="TableText"/>
              <w:spacing w:line="259" w:lineRule="auto"/>
              <w:rPr>
                <w:rFonts w:eastAsia="Arial"/>
                <w:szCs w:val="20"/>
              </w:rPr>
            </w:pPr>
            <w:r w:rsidRPr="00123177">
              <w:rPr>
                <w:rFonts w:eastAsia="Arial"/>
                <w:szCs w:val="20"/>
              </w:rPr>
              <w:t>External event is not required.</w:t>
            </w:r>
          </w:p>
        </w:tc>
      </w:tr>
      <w:tr w:rsidR="00A55B53" w:rsidRPr="00123177" w14:paraId="5052D4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04ABC0" w14:textId="77777777" w:rsidR="00A55B53" w:rsidRPr="00123177" w:rsidRDefault="00A55B53" w:rsidP="00535342">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3DAE41" w14:textId="77777777" w:rsidR="00A55B53" w:rsidRPr="00123177" w:rsidRDefault="00A55B53" w:rsidP="00535342">
            <w:pPr>
              <w:pStyle w:val="TableText"/>
              <w:spacing w:line="259" w:lineRule="auto"/>
              <w:rPr>
                <w:rFonts w:eastAsia="Arial"/>
                <w:szCs w:val="20"/>
              </w:rPr>
            </w:pPr>
            <w:r w:rsidRPr="00123177">
              <w:rPr>
                <w:rFonts w:eastAsia="Arial"/>
                <w:szCs w:val="20"/>
              </w:rPr>
              <w:t>Temporal event is not applicable.</w:t>
            </w:r>
          </w:p>
        </w:tc>
      </w:tr>
      <w:tr w:rsidR="00A55B53" w:rsidRPr="00123177" w14:paraId="500951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B78045" w14:textId="77777777" w:rsidR="00A55B53" w:rsidRPr="00123177" w:rsidRDefault="00A55B53" w:rsidP="00535342">
            <w:pPr>
              <w:pStyle w:val="TableText"/>
              <w:snapToGrid w:val="0"/>
              <w:rPr>
                <w:rFonts w:eastAsia="Arial"/>
                <w:szCs w:val="20"/>
              </w:rPr>
            </w:pPr>
            <w:r w:rsidRPr="00123177">
              <w:rPr>
                <w:rFonts w:eastAsia="Arial"/>
                <w:szCs w:val="20"/>
              </w:rPr>
              <w:t xml:space="preserve">Validation Rules/ </w:t>
            </w:r>
          </w:p>
          <w:p w14:paraId="5EC0A058" w14:textId="77777777" w:rsidR="00A55B53" w:rsidRPr="00123177" w:rsidRDefault="00A55B53" w:rsidP="00535342">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D44289" w14:textId="77777777" w:rsidR="00A55B53" w:rsidRPr="00123177" w:rsidRDefault="00A55B53" w:rsidP="00535342">
            <w:pPr>
              <w:pStyle w:val="TableText"/>
              <w:snapToGrid w:val="0"/>
              <w:rPr>
                <w:rFonts w:eastAsia="Arial"/>
                <w:szCs w:val="20"/>
              </w:rPr>
            </w:pPr>
            <w:r w:rsidRPr="00123177">
              <w:rPr>
                <w:rFonts w:eastAsia="Arial"/>
                <w:szCs w:val="20"/>
              </w:rPr>
              <w:t>Verify that the ECU variant type is changed and the change in software shall be observed</w:t>
            </w:r>
          </w:p>
        </w:tc>
      </w:tr>
      <w:tr w:rsidR="00A55B53" w:rsidRPr="00123177" w14:paraId="3D1259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7CB353" w14:textId="77777777" w:rsidR="00A55B53" w:rsidRPr="00123177" w:rsidRDefault="00A55B53" w:rsidP="00535342">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F8278F" w14:textId="77777777" w:rsidR="00A55B53" w:rsidRPr="00123177" w:rsidRDefault="00A55B53" w:rsidP="00535342">
            <w:pPr>
              <w:pStyle w:val="TableText"/>
              <w:snapToGrid w:val="0"/>
              <w:rPr>
                <w:rFonts w:eastAsia="Arial"/>
                <w:szCs w:val="20"/>
              </w:rPr>
            </w:pPr>
            <w:r w:rsidRPr="00123177">
              <w:rPr>
                <w:rFonts w:eastAsia="Arial"/>
                <w:szCs w:val="20"/>
              </w:rPr>
              <w:t>Constraints is not applicable.</w:t>
            </w:r>
          </w:p>
        </w:tc>
      </w:tr>
      <w:tr w:rsidR="00A55B53" w:rsidRPr="00123177" w14:paraId="2AF3650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FEECC5" w14:textId="77777777" w:rsidR="00A55B53" w:rsidRPr="00123177" w:rsidRDefault="00A55B53" w:rsidP="00535342">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E006E" w14:textId="77777777" w:rsidR="00A55B53" w:rsidRPr="00123177" w:rsidRDefault="00A55B53" w:rsidP="00535342">
            <w:pPr>
              <w:pStyle w:val="TableText"/>
              <w:snapToGrid w:val="0"/>
              <w:rPr>
                <w:rFonts w:eastAsia="Arial"/>
                <w:szCs w:val="20"/>
              </w:rPr>
            </w:pPr>
            <w:r w:rsidRPr="00123177">
              <w:rPr>
                <w:rFonts w:eastAsia="Arial"/>
                <w:szCs w:val="20"/>
              </w:rPr>
              <w:t>No effects on other system</w:t>
            </w:r>
          </w:p>
        </w:tc>
      </w:tr>
      <w:tr w:rsidR="00A55B53" w:rsidRPr="00123177" w14:paraId="1B11FDC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76F0E4" w14:textId="77777777" w:rsidR="00A55B53" w:rsidRPr="00123177" w:rsidRDefault="00A55B53" w:rsidP="00535342">
            <w:pPr>
              <w:pStyle w:val="TableText"/>
              <w:snapToGrid w:val="0"/>
              <w:rPr>
                <w:rFonts w:eastAsia="Arial"/>
                <w:szCs w:val="20"/>
              </w:rPr>
            </w:pPr>
            <w:r w:rsidRPr="00123177">
              <w:rPr>
                <w:rFonts w:eastAsia="Arial"/>
                <w:szCs w:val="20"/>
              </w:rPr>
              <w:t>Testability with respect to test environment</w:t>
            </w:r>
          </w:p>
          <w:p w14:paraId="2C043BA3" w14:textId="77777777" w:rsidR="00A55B53" w:rsidRPr="00123177" w:rsidRDefault="00A55B53" w:rsidP="00535342">
            <w:pPr>
              <w:pStyle w:val="TableText"/>
              <w:rPr>
                <w:rFonts w:eastAsia="Arial"/>
                <w:szCs w:val="20"/>
              </w:rPr>
            </w:pPr>
            <w:r w:rsidRPr="00123177">
              <w:rPr>
                <w:rFonts w:eastAsia="Arial"/>
                <w:szCs w:val="20"/>
              </w:rPr>
              <w:t>(Yes/No)</w:t>
            </w:r>
          </w:p>
          <w:p w14:paraId="3970A9C4" w14:textId="77777777" w:rsidR="00A55B53" w:rsidRPr="00123177" w:rsidRDefault="00A55B53" w:rsidP="00535342">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2D9DF8"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0752A72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42589F" w14:textId="77777777" w:rsidR="00A55B53" w:rsidRPr="00123177" w:rsidRDefault="00A55B53" w:rsidP="00535342">
            <w:pPr>
              <w:pStyle w:val="TableText"/>
              <w:snapToGrid w:val="0"/>
              <w:rPr>
                <w:rFonts w:eastAsia="Arial"/>
                <w:szCs w:val="20"/>
              </w:rPr>
            </w:pPr>
            <w:r w:rsidRPr="00123177">
              <w:rPr>
                <w:rFonts w:eastAsia="Arial"/>
                <w:szCs w:val="20"/>
              </w:rPr>
              <w:t>Feasible within project constraints</w:t>
            </w:r>
          </w:p>
          <w:p w14:paraId="384E999D" w14:textId="77777777" w:rsidR="00A55B53" w:rsidRPr="00123177" w:rsidRDefault="00A55B53" w:rsidP="00535342">
            <w:pPr>
              <w:pStyle w:val="TableText"/>
              <w:snapToGrid w:val="0"/>
              <w:rPr>
                <w:rFonts w:eastAsia="Arial"/>
                <w:szCs w:val="20"/>
              </w:rPr>
            </w:pPr>
            <w:r w:rsidRPr="00123177">
              <w:rPr>
                <w:rFonts w:eastAsia="Arial"/>
                <w:szCs w:val="20"/>
              </w:rPr>
              <w:t>(Yes/No)</w:t>
            </w:r>
          </w:p>
          <w:p w14:paraId="3A67EB4F" w14:textId="77777777" w:rsidR="00A55B53" w:rsidRPr="00123177" w:rsidRDefault="00A55B53" w:rsidP="00535342">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BB1648"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4AB2355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E3DC64" w14:textId="77777777" w:rsidR="00A55B53" w:rsidRPr="00123177" w:rsidRDefault="00A55B53" w:rsidP="00535342">
            <w:pPr>
              <w:pStyle w:val="TableText"/>
              <w:snapToGrid w:val="0"/>
              <w:rPr>
                <w:rFonts w:eastAsia="Arial"/>
                <w:szCs w:val="20"/>
              </w:rPr>
            </w:pPr>
            <w:r w:rsidRPr="00123177">
              <w:rPr>
                <w:rFonts w:eastAsia="Arial"/>
                <w:szCs w:val="20"/>
              </w:rPr>
              <w:t>Critical</w:t>
            </w:r>
          </w:p>
          <w:p w14:paraId="288A8B8C" w14:textId="77777777" w:rsidR="00A55B53" w:rsidRPr="00123177" w:rsidRDefault="00A55B53" w:rsidP="00535342">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183B92"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056EC4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B53AA0" w14:textId="77777777" w:rsidR="00A55B53" w:rsidRPr="00123177" w:rsidRDefault="00A55B53" w:rsidP="00535342">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6D4CF" w14:textId="77777777" w:rsidR="00A55B53" w:rsidRPr="00123177" w:rsidRDefault="00A55B53" w:rsidP="00535342">
            <w:pPr>
              <w:pStyle w:val="TableText"/>
              <w:snapToGrid w:val="0"/>
              <w:rPr>
                <w:rFonts w:eastAsia="Arial"/>
                <w:szCs w:val="20"/>
              </w:rPr>
            </w:pPr>
            <w:r w:rsidRPr="00123177">
              <w:t>Acceptance Criteria for this requirement should be as per SECTION-6 ACCEPTANCE CRITERIA</w:t>
            </w:r>
          </w:p>
        </w:tc>
      </w:tr>
    </w:tbl>
    <w:p w14:paraId="0562BDD9" w14:textId="77777777" w:rsidR="00A55B53" w:rsidRPr="00123177" w:rsidRDefault="00A55B53" w:rsidP="00A55B53">
      <w:pPr>
        <w:rPr>
          <w:rFonts w:eastAsia="Arial"/>
          <w:szCs w:val="20"/>
        </w:rPr>
      </w:pPr>
    </w:p>
    <w:p w14:paraId="3819F2FE" w14:textId="77777777" w:rsidR="00A55B53" w:rsidRPr="00123177" w:rsidRDefault="00A55B53" w:rsidP="00A55B53">
      <w:pPr>
        <w:pStyle w:val="Heading4"/>
        <w:rPr>
          <w:rFonts w:eastAsia="Arial"/>
        </w:rPr>
      </w:pPr>
      <w:r w:rsidRPr="00123177">
        <w:rPr>
          <w:rFonts w:eastAsia="Arial"/>
        </w:rPr>
        <w:t>Requirement for the generic diagnostic feature: Software reflash flow (PF3.0).</w:t>
      </w:r>
    </w:p>
    <w:p w14:paraId="568BC6D9"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2CC2944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B586519" w14:textId="77777777" w:rsidR="00A55B53" w:rsidRPr="00123177" w:rsidRDefault="00A55B53"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92B4A00" w14:textId="77777777" w:rsidR="00A55B53" w:rsidRPr="00123177" w:rsidRDefault="00A55B53" w:rsidP="00535342">
            <w:pPr>
              <w:pStyle w:val="TableText"/>
              <w:snapToGrid w:val="0"/>
              <w:rPr>
                <w:rFonts w:eastAsia="Arial"/>
                <w:szCs w:val="20"/>
              </w:rPr>
            </w:pPr>
            <w:r w:rsidRPr="00123177">
              <w:rPr>
                <w:rFonts w:eastAsia="Arial"/>
                <w:szCs w:val="20"/>
              </w:rPr>
              <w:t>Description</w:t>
            </w:r>
          </w:p>
        </w:tc>
      </w:tr>
      <w:tr w:rsidR="00A55B53" w:rsidRPr="00123177" w14:paraId="718A73B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FBF3D10" w14:textId="77777777" w:rsidR="00A55B53" w:rsidRPr="00123177" w:rsidRDefault="00A55B53"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965D6A" w14:textId="77777777" w:rsidR="00A55B53" w:rsidRPr="00123177" w:rsidRDefault="00A55B53" w:rsidP="00535342">
            <w:pPr>
              <w:snapToGrid w:val="0"/>
              <w:rPr>
                <w:rFonts w:eastAsia="Arial"/>
                <w:szCs w:val="20"/>
              </w:rPr>
            </w:pPr>
            <w:r w:rsidRPr="00123177">
              <w:rPr>
                <w:rFonts w:eastAsia="Arial"/>
                <w:szCs w:val="20"/>
              </w:rPr>
              <w:t>SWRS_Gen_Diag_04</w:t>
            </w:r>
          </w:p>
        </w:tc>
      </w:tr>
      <w:tr w:rsidR="00A55B53" w:rsidRPr="00123177" w14:paraId="535F9E8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786F765" w14:textId="77777777" w:rsidR="00A55B53" w:rsidRPr="00123177" w:rsidRDefault="00A55B53" w:rsidP="00535342">
            <w:pPr>
              <w:pStyle w:val="TableText"/>
              <w:snapToGrid w:val="0"/>
              <w:rPr>
                <w:rFonts w:eastAsia="Arial"/>
                <w:szCs w:val="20"/>
              </w:rPr>
            </w:pPr>
            <w:r w:rsidRPr="00123177">
              <w:rPr>
                <w:rFonts w:eastAsia="Arial"/>
                <w:szCs w:val="20"/>
              </w:rPr>
              <w:lastRenderedPageBreak/>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CDC086" w14:textId="77777777" w:rsidR="00A55B53" w:rsidRPr="00123177" w:rsidRDefault="00A55B53" w:rsidP="00535342">
            <w:pPr>
              <w:snapToGrid w:val="0"/>
              <w:rPr>
                <w:rFonts w:eastAsia="Arial"/>
                <w:szCs w:val="20"/>
              </w:rPr>
            </w:pPr>
            <w:r w:rsidRPr="00123177">
              <w:rPr>
                <w:rFonts w:eastAsia="Arial"/>
                <w:szCs w:val="20"/>
              </w:rPr>
              <w:t>SDS-HVDCDC-350</w:t>
            </w:r>
          </w:p>
        </w:tc>
      </w:tr>
      <w:tr w:rsidR="00A55B53" w:rsidRPr="00123177" w14:paraId="0C83D10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652B18A" w14:textId="77777777" w:rsidR="00A55B53" w:rsidRPr="00123177" w:rsidRDefault="00A55B53"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1A996" w14:textId="4ED7EBD4" w:rsidR="00A55B53" w:rsidRPr="00123177" w:rsidRDefault="00A55B53" w:rsidP="00535342">
            <w:pPr>
              <w:pStyle w:val="TableText"/>
              <w:snapToGrid w:val="0"/>
              <w:rPr>
                <w:rFonts w:eastAsia="Arial"/>
                <w:szCs w:val="20"/>
              </w:rPr>
            </w:pPr>
            <w:r w:rsidRPr="00123177">
              <w:rPr>
                <w:rFonts w:eastAsia="Arial"/>
                <w:szCs w:val="20"/>
              </w:rPr>
              <w:t>Pre C-Sample/PF3.0 Phase-2</w:t>
            </w:r>
          </w:p>
        </w:tc>
      </w:tr>
      <w:tr w:rsidR="00A55B53" w:rsidRPr="00123177" w14:paraId="210D426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7F61AC2" w14:textId="77777777" w:rsidR="00A55B53" w:rsidRPr="00123177" w:rsidRDefault="00A55B53" w:rsidP="00535342">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6D66EE" w14:textId="77777777" w:rsidR="00A55B53" w:rsidRPr="00123177" w:rsidRDefault="00A55B53" w:rsidP="00535342">
            <w:pPr>
              <w:outlineLvl w:val="1"/>
              <w:rPr>
                <w:rFonts w:eastAsia="Arial"/>
                <w:szCs w:val="20"/>
              </w:rPr>
            </w:pPr>
            <w:r w:rsidRPr="00123177">
              <w:rPr>
                <w:rFonts w:eastAsia="Arial"/>
                <w:szCs w:val="20"/>
              </w:rPr>
              <w:t>The PF3.0 HVHVDCDC shall cover the following generic diagnostic features:</w:t>
            </w:r>
          </w:p>
          <w:p w14:paraId="3B12AC3A" w14:textId="77777777" w:rsidR="00A55B53" w:rsidRPr="00123177" w:rsidRDefault="00A55B53" w:rsidP="00535342">
            <w:pPr>
              <w:outlineLvl w:val="1"/>
              <w:rPr>
                <w:rFonts w:eastAsia="Arial"/>
                <w:szCs w:val="20"/>
              </w:rPr>
            </w:pPr>
            <w:r w:rsidRPr="00123177">
              <w:rPr>
                <w:rFonts w:eastAsia="Arial"/>
                <w:szCs w:val="20"/>
              </w:rPr>
              <w:t>- Software reflash flow</w:t>
            </w:r>
          </w:p>
          <w:p w14:paraId="5665F8F9" w14:textId="77777777" w:rsidR="00A55B53" w:rsidRPr="00123177" w:rsidRDefault="00A55B53" w:rsidP="00535342">
            <w:pPr>
              <w:outlineLvl w:val="1"/>
              <w:rPr>
                <w:rFonts w:eastAsia="Arial"/>
                <w:szCs w:val="20"/>
              </w:rPr>
            </w:pPr>
          </w:p>
        </w:tc>
      </w:tr>
      <w:tr w:rsidR="00A55B53" w:rsidRPr="00123177" w14:paraId="0F2B37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B80F28" w14:textId="77777777" w:rsidR="00A55B53" w:rsidRPr="00123177" w:rsidRDefault="00A55B53" w:rsidP="00535342">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2A206F" w14:textId="77777777" w:rsidR="00A55B53" w:rsidRPr="00123177" w:rsidRDefault="00A55B53" w:rsidP="00535342">
            <w:pPr>
              <w:snapToGrid w:val="0"/>
              <w:rPr>
                <w:rFonts w:eastAsia="Arial"/>
                <w:szCs w:val="20"/>
              </w:rPr>
            </w:pPr>
            <w:r w:rsidRPr="00123177">
              <w:rPr>
                <w:rFonts w:eastAsia="Arial"/>
                <w:szCs w:val="20"/>
              </w:rPr>
              <w:t>No Such derived requirement is applicable.</w:t>
            </w:r>
          </w:p>
        </w:tc>
      </w:tr>
      <w:tr w:rsidR="00A55B53" w:rsidRPr="00123177" w14:paraId="47D80EC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F4DA31" w14:textId="77777777" w:rsidR="00A55B53" w:rsidRPr="00123177" w:rsidRDefault="00A55B53" w:rsidP="00535342">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634824" w14:textId="77777777" w:rsidR="00A55B53" w:rsidRPr="00123177" w:rsidRDefault="00A55B53" w:rsidP="00535342">
            <w:pPr>
              <w:rPr>
                <w:rFonts w:eastAsia="Arial"/>
                <w:szCs w:val="20"/>
              </w:rPr>
            </w:pPr>
            <w:r w:rsidRPr="00123177">
              <w:rPr>
                <w:rFonts w:eastAsia="Arial"/>
                <w:szCs w:val="20"/>
              </w:rPr>
              <w:t>High</w:t>
            </w:r>
          </w:p>
          <w:p w14:paraId="16D36BB7" w14:textId="77777777" w:rsidR="00A55B53" w:rsidRPr="00123177" w:rsidRDefault="00A55B53" w:rsidP="00535342">
            <w:pPr>
              <w:pStyle w:val="TableText"/>
              <w:snapToGrid w:val="0"/>
              <w:rPr>
                <w:rFonts w:eastAsia="Arial"/>
                <w:szCs w:val="20"/>
              </w:rPr>
            </w:pPr>
          </w:p>
        </w:tc>
      </w:tr>
      <w:tr w:rsidR="00A55B53" w:rsidRPr="00123177" w14:paraId="5469B92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BB5363" w14:textId="77777777" w:rsidR="00A55B53" w:rsidRPr="00123177" w:rsidRDefault="00A55B53" w:rsidP="00535342">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7AE32B" w14:textId="77777777" w:rsidR="00A55B53" w:rsidRPr="00123177" w:rsidRDefault="00A55B53" w:rsidP="00535342">
            <w:pPr>
              <w:pStyle w:val="TableText"/>
              <w:snapToGrid w:val="0"/>
              <w:rPr>
                <w:rFonts w:eastAsia="Arial"/>
                <w:szCs w:val="20"/>
              </w:rPr>
            </w:pPr>
            <w:r w:rsidRPr="00123177">
              <w:rPr>
                <w:rFonts w:eastAsia="Arial"/>
                <w:szCs w:val="20"/>
              </w:rPr>
              <w:t>No Specific access restrictions is applicable.</w:t>
            </w:r>
          </w:p>
        </w:tc>
      </w:tr>
      <w:tr w:rsidR="00A55B53" w:rsidRPr="00123177" w14:paraId="7BC419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F18A93" w14:textId="77777777" w:rsidR="00A55B53" w:rsidRPr="00123177" w:rsidRDefault="00A55B53" w:rsidP="00535342">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5E0F15" w14:textId="77777777" w:rsidR="00A55B53" w:rsidRPr="00123177" w:rsidRDefault="00A55B53" w:rsidP="00535342">
            <w:pPr>
              <w:pStyle w:val="TableText"/>
              <w:snapToGrid w:val="0"/>
              <w:rPr>
                <w:rFonts w:eastAsia="Arial"/>
                <w:szCs w:val="20"/>
              </w:rPr>
            </w:pPr>
            <w:r w:rsidRPr="00123177">
              <w:rPr>
                <w:rFonts w:eastAsia="Arial"/>
                <w:szCs w:val="20"/>
              </w:rPr>
              <w:t>1. New feature updated binary/hex file should be used</w:t>
            </w:r>
          </w:p>
          <w:p w14:paraId="52755ED6" w14:textId="77777777" w:rsidR="00A55B53" w:rsidRPr="00123177" w:rsidRDefault="00A55B53" w:rsidP="00535342">
            <w:pPr>
              <w:pStyle w:val="TableText"/>
              <w:snapToGrid w:val="0"/>
              <w:rPr>
                <w:rFonts w:eastAsia="Arial"/>
                <w:szCs w:val="20"/>
              </w:rPr>
            </w:pPr>
            <w:r w:rsidRPr="00123177">
              <w:rPr>
                <w:rFonts w:eastAsia="Arial"/>
                <w:szCs w:val="20"/>
              </w:rPr>
              <w:t xml:space="preserve">2. Re-Program shall be selected from PCOTAPP. </w:t>
            </w:r>
          </w:p>
        </w:tc>
      </w:tr>
      <w:tr w:rsidR="00A55B53" w:rsidRPr="00123177" w14:paraId="0F54FE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05A5BE" w14:textId="77777777" w:rsidR="00A55B53" w:rsidRPr="00123177" w:rsidRDefault="00A55B53" w:rsidP="00535342">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B422E5" w14:textId="77777777" w:rsidR="00A55B53" w:rsidRPr="00123177" w:rsidRDefault="00A55B53" w:rsidP="00535342">
            <w:pPr>
              <w:pStyle w:val="TableText"/>
              <w:snapToGrid w:val="0"/>
              <w:rPr>
                <w:rFonts w:eastAsia="Arial"/>
                <w:szCs w:val="20"/>
              </w:rPr>
            </w:pPr>
            <w:r w:rsidRPr="00123177">
              <w:rPr>
                <w:rFonts w:eastAsia="Arial"/>
                <w:szCs w:val="20"/>
              </w:rPr>
              <w:t>1. The New feature binary shall be reflash successfully on HVDCDC HW.</w:t>
            </w:r>
          </w:p>
          <w:p w14:paraId="35AB7FDD" w14:textId="77777777" w:rsidR="00A55B53" w:rsidRPr="00123177" w:rsidRDefault="00A55B53" w:rsidP="00535342">
            <w:pPr>
              <w:pStyle w:val="TableText"/>
              <w:snapToGrid w:val="0"/>
              <w:rPr>
                <w:rFonts w:eastAsia="Arial"/>
                <w:szCs w:val="20"/>
              </w:rPr>
            </w:pPr>
            <w:r w:rsidRPr="00123177">
              <w:rPr>
                <w:rFonts w:eastAsia="Arial"/>
                <w:szCs w:val="20"/>
              </w:rPr>
              <w:t xml:space="preserve">2. PCOTAPP shall show firmware upgrade successful popup.    </w:t>
            </w:r>
          </w:p>
        </w:tc>
      </w:tr>
      <w:tr w:rsidR="00A55B53" w:rsidRPr="00123177" w14:paraId="0F8815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B45DB3" w14:textId="77777777" w:rsidR="00A55B53" w:rsidRPr="00123177" w:rsidRDefault="00A55B53" w:rsidP="00535342">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7B76C5" w14:textId="77777777" w:rsidR="00A55B53" w:rsidRPr="00123177" w:rsidRDefault="00A55B53" w:rsidP="00535342">
            <w:pPr>
              <w:pStyle w:val="TableText"/>
              <w:snapToGrid w:val="0"/>
              <w:rPr>
                <w:rFonts w:eastAsia="Arial"/>
                <w:szCs w:val="20"/>
              </w:rPr>
            </w:pPr>
            <w:r w:rsidRPr="00123177">
              <w:rPr>
                <w:rFonts w:eastAsia="Arial"/>
                <w:szCs w:val="20"/>
              </w:rPr>
              <w:t>Verify that Software reflash shall successfully implemented on HVDCDC</w:t>
            </w:r>
          </w:p>
        </w:tc>
      </w:tr>
      <w:tr w:rsidR="00A55B53" w:rsidRPr="00123177" w14:paraId="3FD5F3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B7F4DD" w14:textId="77777777" w:rsidR="00A55B53" w:rsidRPr="00123177" w:rsidRDefault="00A55B53" w:rsidP="00535342">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9BB5F" w14:textId="77777777" w:rsidR="00A55B53" w:rsidRPr="00123177" w:rsidRDefault="00A55B53" w:rsidP="00535342">
            <w:pPr>
              <w:pStyle w:val="TableText"/>
              <w:snapToGrid w:val="0"/>
              <w:rPr>
                <w:rFonts w:eastAsia="Arial"/>
                <w:szCs w:val="20"/>
              </w:rPr>
            </w:pPr>
            <w:r w:rsidRPr="00123177">
              <w:rPr>
                <w:rFonts w:eastAsia="Arial"/>
                <w:szCs w:val="20"/>
              </w:rPr>
              <w:t>No such mandatory fields is applicable.</w:t>
            </w:r>
          </w:p>
        </w:tc>
      </w:tr>
      <w:tr w:rsidR="00A55B53" w:rsidRPr="00123177" w14:paraId="532C75B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E63E69" w14:textId="77777777" w:rsidR="00A55B53" w:rsidRPr="00123177" w:rsidRDefault="00A55B53" w:rsidP="00535342">
            <w:pPr>
              <w:pStyle w:val="TableText"/>
              <w:snapToGrid w:val="0"/>
              <w:rPr>
                <w:rFonts w:eastAsia="Arial"/>
                <w:szCs w:val="20"/>
              </w:rPr>
            </w:pPr>
            <w:r w:rsidRPr="00123177">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F4ECC7" w14:textId="77777777" w:rsidR="00A55B53" w:rsidRPr="00123177" w:rsidRDefault="00A55B53" w:rsidP="00535342">
            <w:pPr>
              <w:pStyle w:val="TableText"/>
              <w:snapToGrid w:val="0"/>
              <w:rPr>
                <w:rFonts w:eastAsia="Arial"/>
                <w:szCs w:val="20"/>
              </w:rPr>
            </w:pPr>
            <w:r w:rsidRPr="00123177">
              <w:rPr>
                <w:rFonts w:eastAsia="Arial"/>
                <w:szCs w:val="20"/>
              </w:rPr>
              <w:t>1. ECU shall be in application mode. It shall not be in bootloader mode.</w:t>
            </w:r>
          </w:p>
        </w:tc>
      </w:tr>
      <w:tr w:rsidR="00A55B53" w:rsidRPr="00123177" w14:paraId="6860891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ABFA9D" w14:textId="77777777" w:rsidR="00A55B53" w:rsidRPr="00123177" w:rsidRDefault="00A55B53" w:rsidP="00535342">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BA47C8" w14:textId="77777777" w:rsidR="00A55B53" w:rsidRPr="00123177" w:rsidRDefault="00A55B53" w:rsidP="00535342">
            <w:pPr>
              <w:pStyle w:val="TableText"/>
              <w:snapToGrid w:val="0"/>
              <w:rPr>
                <w:rFonts w:eastAsia="Arial"/>
                <w:szCs w:val="20"/>
              </w:rPr>
            </w:pPr>
            <w:r w:rsidRPr="00123177">
              <w:rPr>
                <w:rFonts w:eastAsia="Arial"/>
                <w:szCs w:val="20"/>
              </w:rPr>
              <w:t>Default values shall be applicable with respect to Pre-Loaded Values</w:t>
            </w:r>
          </w:p>
        </w:tc>
      </w:tr>
      <w:tr w:rsidR="00A55B53" w:rsidRPr="00123177" w14:paraId="1DB34FE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7905FC" w14:textId="77777777" w:rsidR="00A55B53" w:rsidRPr="00123177" w:rsidRDefault="00A55B53" w:rsidP="00535342">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E77653" w14:textId="77777777" w:rsidR="00A55B53" w:rsidRPr="00123177" w:rsidRDefault="00A55B53" w:rsidP="00535342">
            <w:pPr>
              <w:pStyle w:val="TableText"/>
              <w:snapToGrid w:val="0"/>
              <w:rPr>
                <w:rFonts w:eastAsia="Arial"/>
                <w:szCs w:val="20"/>
              </w:rPr>
            </w:pPr>
            <w:r w:rsidRPr="00123177">
              <w:rPr>
                <w:rFonts w:eastAsia="Arial"/>
                <w:szCs w:val="20"/>
              </w:rPr>
              <w:t>Valid range value is not required.</w:t>
            </w:r>
          </w:p>
        </w:tc>
      </w:tr>
      <w:tr w:rsidR="00A55B53" w:rsidRPr="00123177" w14:paraId="1E286FA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0E2805" w14:textId="77777777" w:rsidR="00A55B53" w:rsidRPr="00123177" w:rsidRDefault="00A55B53" w:rsidP="00535342">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1F107" w14:textId="77777777" w:rsidR="00A55B53" w:rsidRPr="00123177" w:rsidRDefault="00A55B53" w:rsidP="00535342">
            <w:pPr>
              <w:pStyle w:val="TableText"/>
              <w:snapToGrid w:val="0"/>
              <w:rPr>
                <w:rFonts w:eastAsia="Arial"/>
                <w:szCs w:val="20"/>
              </w:rPr>
            </w:pPr>
            <w:r w:rsidRPr="00123177">
              <w:rPr>
                <w:rFonts w:eastAsia="Arial"/>
                <w:szCs w:val="20"/>
              </w:rPr>
              <w:t>Data latency period is not applicable</w:t>
            </w:r>
          </w:p>
        </w:tc>
      </w:tr>
      <w:tr w:rsidR="00A55B53" w:rsidRPr="00123177" w14:paraId="526B5EC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4FA5BF" w14:textId="77777777" w:rsidR="00A55B53" w:rsidRPr="00123177" w:rsidRDefault="00A55B53" w:rsidP="00535342">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964895" w14:textId="77777777" w:rsidR="00A55B53" w:rsidRPr="00123177" w:rsidRDefault="00A55B53" w:rsidP="00535342">
            <w:pPr>
              <w:pStyle w:val="TableText"/>
              <w:snapToGrid w:val="0"/>
              <w:rPr>
                <w:rFonts w:eastAsia="Arial"/>
                <w:szCs w:val="20"/>
              </w:rPr>
            </w:pPr>
            <w:r w:rsidRPr="00123177">
              <w:rPr>
                <w:rFonts w:eastAsia="Arial"/>
                <w:szCs w:val="20"/>
              </w:rPr>
              <w:t>Data Retention period is not applicable.</w:t>
            </w:r>
          </w:p>
        </w:tc>
      </w:tr>
      <w:tr w:rsidR="00A55B53" w:rsidRPr="00123177" w14:paraId="4E04A1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210D80" w14:textId="77777777" w:rsidR="00A55B53" w:rsidRPr="00123177" w:rsidRDefault="00A55B53" w:rsidP="00535342">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0FF3B2" w14:textId="77777777" w:rsidR="00A55B53" w:rsidRPr="00123177" w:rsidRDefault="00A55B53" w:rsidP="00535342">
            <w:pPr>
              <w:pStyle w:val="TableText"/>
              <w:rPr>
                <w:rFonts w:eastAsia="Arial"/>
                <w:szCs w:val="20"/>
              </w:rPr>
            </w:pPr>
            <w:r w:rsidRPr="00123177">
              <w:rPr>
                <w:rFonts w:eastAsia="Arial"/>
                <w:szCs w:val="20"/>
              </w:rPr>
              <w:t>Data rate is not applicable.</w:t>
            </w:r>
          </w:p>
        </w:tc>
      </w:tr>
      <w:tr w:rsidR="00A55B53" w:rsidRPr="00123177" w14:paraId="76DCCFE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B26B95" w14:textId="77777777" w:rsidR="00A55B53" w:rsidRPr="00123177" w:rsidRDefault="00A55B53" w:rsidP="00535342">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D5EC73" w14:textId="77777777" w:rsidR="00A55B53" w:rsidRPr="00123177" w:rsidRDefault="00A55B53" w:rsidP="00535342">
            <w:pPr>
              <w:pStyle w:val="TableText"/>
              <w:spacing w:line="259" w:lineRule="auto"/>
              <w:rPr>
                <w:rFonts w:eastAsia="Arial"/>
                <w:szCs w:val="20"/>
              </w:rPr>
            </w:pPr>
            <w:r w:rsidRPr="00123177">
              <w:rPr>
                <w:rFonts w:eastAsia="Arial"/>
                <w:szCs w:val="20"/>
              </w:rPr>
              <w:t>External event is not required.</w:t>
            </w:r>
          </w:p>
        </w:tc>
      </w:tr>
      <w:tr w:rsidR="00A55B53" w:rsidRPr="00123177" w14:paraId="0DA26EE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204F0C" w14:textId="77777777" w:rsidR="00A55B53" w:rsidRPr="00123177" w:rsidRDefault="00A55B53" w:rsidP="00535342">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854485" w14:textId="77777777" w:rsidR="00A55B53" w:rsidRPr="00123177" w:rsidRDefault="00A55B53" w:rsidP="00535342">
            <w:pPr>
              <w:pStyle w:val="TableText"/>
              <w:spacing w:line="259" w:lineRule="auto"/>
              <w:rPr>
                <w:rFonts w:eastAsia="Arial"/>
                <w:szCs w:val="20"/>
              </w:rPr>
            </w:pPr>
            <w:r w:rsidRPr="00123177">
              <w:rPr>
                <w:rFonts w:eastAsia="Arial"/>
                <w:szCs w:val="20"/>
              </w:rPr>
              <w:t>Temporal event is not applicable.</w:t>
            </w:r>
          </w:p>
        </w:tc>
      </w:tr>
      <w:tr w:rsidR="00A55B53" w:rsidRPr="00123177" w14:paraId="65BADB0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851318" w14:textId="77777777" w:rsidR="00A55B53" w:rsidRPr="00123177" w:rsidRDefault="00A55B53" w:rsidP="00535342">
            <w:pPr>
              <w:pStyle w:val="TableText"/>
              <w:snapToGrid w:val="0"/>
              <w:rPr>
                <w:rFonts w:eastAsia="Arial"/>
                <w:szCs w:val="20"/>
              </w:rPr>
            </w:pPr>
            <w:r w:rsidRPr="00123177">
              <w:rPr>
                <w:rFonts w:eastAsia="Arial"/>
                <w:szCs w:val="20"/>
              </w:rPr>
              <w:t xml:space="preserve">Validation Rules/ </w:t>
            </w:r>
          </w:p>
          <w:p w14:paraId="2B3A59A2" w14:textId="77777777" w:rsidR="00A55B53" w:rsidRPr="00123177" w:rsidRDefault="00A55B53" w:rsidP="00535342">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8D747D" w14:textId="77777777" w:rsidR="00A55B53" w:rsidRPr="00123177" w:rsidRDefault="00A55B53" w:rsidP="00535342">
            <w:pPr>
              <w:pStyle w:val="TableText"/>
              <w:snapToGrid w:val="0"/>
              <w:rPr>
                <w:rFonts w:eastAsia="Arial"/>
                <w:szCs w:val="20"/>
              </w:rPr>
            </w:pPr>
            <w:r w:rsidRPr="00123177">
              <w:rPr>
                <w:rFonts w:eastAsia="Arial"/>
                <w:szCs w:val="20"/>
              </w:rPr>
              <w:t>Verify that Software reflash shall successfully implemented on HVDCDC</w:t>
            </w:r>
          </w:p>
        </w:tc>
      </w:tr>
      <w:tr w:rsidR="00A55B53" w:rsidRPr="00123177" w14:paraId="0F4AF9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7203BF" w14:textId="77777777" w:rsidR="00A55B53" w:rsidRPr="00123177" w:rsidRDefault="00A55B53" w:rsidP="00535342">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68C8E" w14:textId="77777777" w:rsidR="00A55B53" w:rsidRPr="00123177" w:rsidRDefault="00A55B53" w:rsidP="00535342">
            <w:pPr>
              <w:pStyle w:val="TableText"/>
              <w:snapToGrid w:val="0"/>
              <w:rPr>
                <w:rFonts w:eastAsia="Arial"/>
                <w:szCs w:val="20"/>
              </w:rPr>
            </w:pPr>
            <w:r w:rsidRPr="00123177">
              <w:rPr>
                <w:rFonts w:eastAsia="Arial"/>
                <w:szCs w:val="20"/>
              </w:rPr>
              <w:t>Constraints is not applicable.</w:t>
            </w:r>
          </w:p>
        </w:tc>
      </w:tr>
      <w:tr w:rsidR="00A55B53" w:rsidRPr="00123177" w14:paraId="762E2AF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4257C5" w14:textId="77777777" w:rsidR="00A55B53" w:rsidRPr="00123177" w:rsidRDefault="00A55B53" w:rsidP="00535342">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2E02CB" w14:textId="77777777" w:rsidR="00A55B53" w:rsidRPr="00123177" w:rsidRDefault="00A55B53" w:rsidP="00535342">
            <w:pPr>
              <w:pStyle w:val="TableText"/>
              <w:snapToGrid w:val="0"/>
              <w:rPr>
                <w:rFonts w:eastAsia="Arial"/>
                <w:szCs w:val="20"/>
              </w:rPr>
            </w:pPr>
            <w:r w:rsidRPr="00123177">
              <w:rPr>
                <w:rFonts w:eastAsia="Arial"/>
                <w:szCs w:val="20"/>
              </w:rPr>
              <w:t>No effects on other system</w:t>
            </w:r>
          </w:p>
        </w:tc>
      </w:tr>
      <w:tr w:rsidR="00A55B53" w:rsidRPr="00123177" w14:paraId="2B6F0CA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33446F" w14:textId="77777777" w:rsidR="00A55B53" w:rsidRPr="00123177" w:rsidRDefault="00A55B53" w:rsidP="00535342">
            <w:pPr>
              <w:pStyle w:val="TableText"/>
              <w:snapToGrid w:val="0"/>
              <w:rPr>
                <w:rFonts w:eastAsia="Arial"/>
                <w:szCs w:val="20"/>
              </w:rPr>
            </w:pPr>
            <w:r w:rsidRPr="00123177">
              <w:rPr>
                <w:rFonts w:eastAsia="Arial"/>
                <w:szCs w:val="20"/>
              </w:rPr>
              <w:lastRenderedPageBreak/>
              <w:t>Testability with respect to test environment</w:t>
            </w:r>
          </w:p>
          <w:p w14:paraId="1DD53629" w14:textId="77777777" w:rsidR="00A55B53" w:rsidRPr="00123177" w:rsidRDefault="00A55B53" w:rsidP="00535342">
            <w:pPr>
              <w:pStyle w:val="TableText"/>
              <w:rPr>
                <w:rFonts w:eastAsia="Arial"/>
                <w:szCs w:val="20"/>
              </w:rPr>
            </w:pPr>
            <w:r w:rsidRPr="00123177">
              <w:rPr>
                <w:rFonts w:eastAsia="Arial"/>
                <w:szCs w:val="20"/>
              </w:rPr>
              <w:t>(Yes/No)</w:t>
            </w:r>
          </w:p>
          <w:p w14:paraId="178B8296" w14:textId="77777777" w:rsidR="00A55B53" w:rsidRPr="00123177" w:rsidRDefault="00A55B53" w:rsidP="00535342">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1D771A"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03634E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44D481" w14:textId="77777777" w:rsidR="00A55B53" w:rsidRPr="00123177" w:rsidRDefault="00A55B53" w:rsidP="00535342">
            <w:pPr>
              <w:pStyle w:val="TableText"/>
              <w:snapToGrid w:val="0"/>
              <w:rPr>
                <w:rFonts w:eastAsia="Arial"/>
                <w:szCs w:val="20"/>
              </w:rPr>
            </w:pPr>
            <w:r w:rsidRPr="00123177">
              <w:rPr>
                <w:rFonts w:eastAsia="Arial"/>
                <w:szCs w:val="20"/>
              </w:rPr>
              <w:t>Feasible within project constraints</w:t>
            </w:r>
          </w:p>
          <w:p w14:paraId="11994C68" w14:textId="77777777" w:rsidR="00A55B53" w:rsidRPr="00123177" w:rsidRDefault="00A55B53" w:rsidP="00535342">
            <w:pPr>
              <w:pStyle w:val="TableText"/>
              <w:snapToGrid w:val="0"/>
              <w:rPr>
                <w:rFonts w:eastAsia="Arial"/>
                <w:szCs w:val="20"/>
              </w:rPr>
            </w:pPr>
            <w:r w:rsidRPr="00123177">
              <w:rPr>
                <w:rFonts w:eastAsia="Arial"/>
                <w:szCs w:val="20"/>
              </w:rPr>
              <w:t>(Yes/No)</w:t>
            </w:r>
          </w:p>
          <w:p w14:paraId="4114E8B4" w14:textId="77777777" w:rsidR="00A55B53" w:rsidRPr="00123177" w:rsidRDefault="00A55B53" w:rsidP="00535342">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3020B3"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522792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CDAF38" w14:textId="77777777" w:rsidR="00A55B53" w:rsidRPr="00123177" w:rsidRDefault="00A55B53" w:rsidP="00535342">
            <w:pPr>
              <w:pStyle w:val="TableText"/>
              <w:snapToGrid w:val="0"/>
              <w:rPr>
                <w:rFonts w:eastAsia="Arial"/>
                <w:szCs w:val="20"/>
              </w:rPr>
            </w:pPr>
            <w:r w:rsidRPr="00123177">
              <w:rPr>
                <w:rFonts w:eastAsia="Arial"/>
                <w:szCs w:val="20"/>
              </w:rPr>
              <w:t>Critical</w:t>
            </w:r>
          </w:p>
          <w:p w14:paraId="54C7BA8E" w14:textId="77777777" w:rsidR="00A55B53" w:rsidRPr="00123177" w:rsidRDefault="00A55B53" w:rsidP="00535342">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4CB0CE"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4C4633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376C48" w14:textId="77777777" w:rsidR="00A55B53" w:rsidRPr="00123177" w:rsidRDefault="00A55B53" w:rsidP="00535342">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41EDA3" w14:textId="77777777" w:rsidR="00A55B53" w:rsidRPr="00123177" w:rsidRDefault="00A55B53" w:rsidP="00535342">
            <w:pPr>
              <w:pStyle w:val="TableText"/>
              <w:snapToGrid w:val="0"/>
              <w:rPr>
                <w:rFonts w:eastAsia="Arial"/>
                <w:szCs w:val="20"/>
              </w:rPr>
            </w:pPr>
            <w:r w:rsidRPr="00123177">
              <w:t>Acceptance Criteria for this requirement should be as per SECTION-6 ACCEPTANCE CRITERIA</w:t>
            </w:r>
          </w:p>
        </w:tc>
      </w:tr>
    </w:tbl>
    <w:p w14:paraId="3C3CF731" w14:textId="77777777" w:rsidR="00A55B53" w:rsidRPr="00123177" w:rsidRDefault="00A55B53" w:rsidP="00A55B53">
      <w:pPr>
        <w:rPr>
          <w:rFonts w:eastAsia="Arial"/>
          <w:szCs w:val="20"/>
        </w:rPr>
      </w:pPr>
    </w:p>
    <w:p w14:paraId="09E3D87D" w14:textId="77777777" w:rsidR="00A55B53" w:rsidRPr="00123177" w:rsidRDefault="00A55B53" w:rsidP="00A55B53">
      <w:pPr>
        <w:pStyle w:val="Heading4"/>
        <w:rPr>
          <w:rFonts w:eastAsia="Arial"/>
        </w:rPr>
      </w:pPr>
      <w:r w:rsidRPr="00123177">
        <w:rPr>
          <w:rFonts w:eastAsia="Arial"/>
        </w:rPr>
        <w:t xml:space="preserve">Requirement for the generic diagnostic feature: </w:t>
      </w:r>
      <w:r w:rsidRPr="00123177">
        <w:rPr>
          <w:rFonts w:eastAsia="Arial"/>
          <w:szCs w:val="20"/>
        </w:rPr>
        <w:t>Monaco compatible development bootloader</w:t>
      </w:r>
      <w:r w:rsidRPr="00123177">
        <w:rPr>
          <w:rFonts w:eastAsia="Arial"/>
        </w:rPr>
        <w:t xml:space="preserve"> (PF3.0).</w:t>
      </w:r>
    </w:p>
    <w:tbl>
      <w:tblPr>
        <w:tblW w:w="9518" w:type="dxa"/>
        <w:tblInd w:w="108" w:type="dxa"/>
        <w:tblLayout w:type="fixed"/>
        <w:tblLook w:val="0000" w:firstRow="0" w:lastRow="0" w:firstColumn="0" w:lastColumn="0" w:noHBand="0" w:noVBand="0"/>
      </w:tblPr>
      <w:tblGrid>
        <w:gridCol w:w="1920"/>
        <w:gridCol w:w="7598"/>
      </w:tblGrid>
      <w:tr w:rsidR="00A55B53" w:rsidRPr="00123177" w14:paraId="5C7CB4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4F4E40B" w14:textId="77777777" w:rsidR="00A55B53" w:rsidRPr="00123177" w:rsidRDefault="00A55B53"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1DD290D" w14:textId="77777777" w:rsidR="00A55B53" w:rsidRPr="00123177" w:rsidRDefault="00A55B53" w:rsidP="00535342">
            <w:pPr>
              <w:pStyle w:val="TableText"/>
              <w:snapToGrid w:val="0"/>
              <w:rPr>
                <w:rFonts w:eastAsia="Arial"/>
                <w:szCs w:val="20"/>
              </w:rPr>
            </w:pPr>
            <w:r w:rsidRPr="00123177">
              <w:rPr>
                <w:rFonts w:eastAsia="Arial"/>
                <w:szCs w:val="20"/>
              </w:rPr>
              <w:t>Description</w:t>
            </w:r>
          </w:p>
        </w:tc>
      </w:tr>
      <w:tr w:rsidR="00A55B53" w:rsidRPr="00123177" w14:paraId="1FC07AB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71C2E54" w14:textId="77777777" w:rsidR="00A55B53" w:rsidRPr="00123177" w:rsidRDefault="00A55B53"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A2B00" w14:textId="77777777" w:rsidR="00A55B53" w:rsidRPr="00123177" w:rsidRDefault="00A55B53" w:rsidP="00535342">
            <w:pPr>
              <w:snapToGrid w:val="0"/>
              <w:rPr>
                <w:rFonts w:eastAsia="Arial"/>
                <w:szCs w:val="20"/>
              </w:rPr>
            </w:pPr>
            <w:r w:rsidRPr="00123177">
              <w:rPr>
                <w:rFonts w:eastAsia="Arial"/>
                <w:szCs w:val="20"/>
              </w:rPr>
              <w:t>SWRS_Gen_Diag_05</w:t>
            </w:r>
          </w:p>
        </w:tc>
      </w:tr>
      <w:tr w:rsidR="00A55B53" w:rsidRPr="00123177" w14:paraId="530064D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6307E8C" w14:textId="77777777" w:rsidR="00A55B53" w:rsidRPr="00123177" w:rsidRDefault="00A55B53" w:rsidP="00535342">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37FF2" w14:textId="77777777" w:rsidR="00A55B53" w:rsidRPr="00123177" w:rsidRDefault="00A55B53" w:rsidP="00535342">
            <w:pPr>
              <w:snapToGrid w:val="0"/>
              <w:rPr>
                <w:rFonts w:eastAsia="Arial"/>
                <w:szCs w:val="20"/>
              </w:rPr>
            </w:pPr>
            <w:r w:rsidRPr="00123177">
              <w:rPr>
                <w:rFonts w:eastAsia="Arial"/>
                <w:szCs w:val="20"/>
              </w:rPr>
              <w:t>SDS-HVDCDC-350</w:t>
            </w:r>
          </w:p>
        </w:tc>
      </w:tr>
      <w:tr w:rsidR="00A55B53" w:rsidRPr="00123177" w14:paraId="36CDB2F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12A7F86" w14:textId="77777777" w:rsidR="00A55B53" w:rsidRPr="00123177" w:rsidRDefault="00A55B53"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B2094" w14:textId="094CA83A" w:rsidR="00A55B53" w:rsidRPr="00123177" w:rsidRDefault="00A55B53" w:rsidP="00535342">
            <w:pPr>
              <w:pStyle w:val="TableText"/>
              <w:snapToGrid w:val="0"/>
              <w:rPr>
                <w:rFonts w:eastAsia="Arial"/>
                <w:szCs w:val="20"/>
              </w:rPr>
            </w:pPr>
            <w:r w:rsidRPr="00123177">
              <w:rPr>
                <w:rFonts w:eastAsia="Arial"/>
                <w:szCs w:val="20"/>
              </w:rPr>
              <w:t>Pre C-Sample/PF3.0 Phase 2</w:t>
            </w:r>
          </w:p>
        </w:tc>
      </w:tr>
      <w:tr w:rsidR="00A55B53" w:rsidRPr="00123177" w14:paraId="63E7AD5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C58A354" w14:textId="77777777" w:rsidR="00A55B53" w:rsidRPr="00123177" w:rsidRDefault="00A55B53" w:rsidP="00535342">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7E73F4" w14:textId="77777777" w:rsidR="00A55B53" w:rsidRPr="00123177" w:rsidRDefault="00A55B53" w:rsidP="00535342">
            <w:pPr>
              <w:outlineLvl w:val="1"/>
              <w:rPr>
                <w:rFonts w:eastAsia="Arial"/>
                <w:szCs w:val="20"/>
              </w:rPr>
            </w:pPr>
            <w:r w:rsidRPr="00123177">
              <w:rPr>
                <w:rFonts w:eastAsia="Arial"/>
                <w:szCs w:val="20"/>
              </w:rPr>
              <w:t>The PF3.0 HVHVDCDC shall cover the following generic diagnostic features:</w:t>
            </w:r>
          </w:p>
          <w:p w14:paraId="71333872" w14:textId="77777777" w:rsidR="00A55B53" w:rsidRPr="00123177" w:rsidRDefault="00A55B53" w:rsidP="00535342">
            <w:pPr>
              <w:outlineLvl w:val="1"/>
              <w:rPr>
                <w:rFonts w:eastAsia="Arial"/>
                <w:szCs w:val="20"/>
              </w:rPr>
            </w:pPr>
            <w:r w:rsidRPr="00123177">
              <w:rPr>
                <w:rFonts w:eastAsia="Arial"/>
                <w:szCs w:val="20"/>
              </w:rPr>
              <w:t>- Monaco compatible development bootloader</w:t>
            </w:r>
          </w:p>
          <w:p w14:paraId="55096154" w14:textId="77777777" w:rsidR="00A55B53" w:rsidRPr="00123177" w:rsidRDefault="00A55B53" w:rsidP="00535342">
            <w:pPr>
              <w:snapToGrid w:val="0"/>
              <w:rPr>
                <w:rFonts w:eastAsia="Arial"/>
                <w:szCs w:val="20"/>
              </w:rPr>
            </w:pPr>
          </w:p>
        </w:tc>
      </w:tr>
      <w:tr w:rsidR="00A55B53" w:rsidRPr="00123177" w14:paraId="6F23B66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F24DBB" w14:textId="77777777" w:rsidR="00A55B53" w:rsidRPr="00123177" w:rsidRDefault="00A55B53" w:rsidP="00535342">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9CD852" w14:textId="77777777" w:rsidR="00A55B53" w:rsidRPr="00123177" w:rsidRDefault="00A55B53" w:rsidP="00535342">
            <w:pPr>
              <w:snapToGrid w:val="0"/>
              <w:rPr>
                <w:rFonts w:eastAsia="Arial"/>
                <w:szCs w:val="20"/>
              </w:rPr>
            </w:pPr>
            <w:r w:rsidRPr="00123177">
              <w:rPr>
                <w:rFonts w:eastAsia="Arial"/>
                <w:szCs w:val="20"/>
              </w:rPr>
              <w:t>No Such derived requirement is applicable.</w:t>
            </w:r>
          </w:p>
        </w:tc>
      </w:tr>
      <w:tr w:rsidR="00A55B53" w:rsidRPr="00123177" w14:paraId="3E96C6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1872FE" w14:textId="77777777" w:rsidR="00A55B53" w:rsidRPr="00123177" w:rsidRDefault="00A55B53" w:rsidP="00535342">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004653" w14:textId="77777777" w:rsidR="00A55B53" w:rsidRPr="00123177" w:rsidRDefault="00A55B53" w:rsidP="00535342">
            <w:pPr>
              <w:pStyle w:val="TableText"/>
              <w:snapToGrid w:val="0"/>
              <w:rPr>
                <w:rFonts w:eastAsia="Arial"/>
                <w:szCs w:val="20"/>
              </w:rPr>
            </w:pPr>
            <w:r w:rsidRPr="00123177">
              <w:rPr>
                <w:rFonts w:eastAsia="Arial"/>
                <w:szCs w:val="20"/>
              </w:rPr>
              <w:t>High</w:t>
            </w:r>
          </w:p>
        </w:tc>
      </w:tr>
      <w:tr w:rsidR="00A55B53" w:rsidRPr="00123177" w14:paraId="2282AD4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36E4E9" w14:textId="77777777" w:rsidR="00A55B53" w:rsidRPr="00123177" w:rsidRDefault="00A55B53" w:rsidP="00535342">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F8A29A" w14:textId="77777777" w:rsidR="00A55B53" w:rsidRPr="00123177" w:rsidRDefault="00A55B53" w:rsidP="00535342">
            <w:pPr>
              <w:pStyle w:val="TableText"/>
              <w:snapToGrid w:val="0"/>
              <w:rPr>
                <w:rFonts w:eastAsia="Arial"/>
                <w:szCs w:val="20"/>
              </w:rPr>
            </w:pPr>
            <w:r w:rsidRPr="00123177">
              <w:rPr>
                <w:rFonts w:eastAsia="Arial"/>
                <w:szCs w:val="20"/>
              </w:rPr>
              <w:t>No Specific access restrictions is applicable.</w:t>
            </w:r>
          </w:p>
        </w:tc>
      </w:tr>
      <w:tr w:rsidR="00A55B53" w:rsidRPr="00123177" w14:paraId="76B1785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3DA97A" w14:textId="77777777" w:rsidR="00A55B53" w:rsidRPr="00123177" w:rsidRDefault="00A55B53" w:rsidP="00535342">
            <w:pPr>
              <w:pStyle w:val="TableText"/>
              <w:snapToGrid w:val="0"/>
              <w:rPr>
                <w:rFonts w:eastAsia="Arial"/>
                <w:szCs w:val="20"/>
              </w:rPr>
            </w:pPr>
            <w:r w:rsidRPr="00123177">
              <w:rPr>
                <w:rFonts w:eastAsia="Arial"/>
                <w:szCs w:val="20"/>
              </w:rPr>
              <w:lastRenderedPageBreak/>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9B6164" w14:textId="77777777" w:rsidR="00A55B53" w:rsidRPr="00123177" w:rsidRDefault="00A55B53" w:rsidP="00535342">
            <w:pPr>
              <w:pStyle w:val="TableText"/>
              <w:snapToGrid w:val="0"/>
              <w:rPr>
                <w:rFonts w:eastAsia="Arial"/>
                <w:szCs w:val="20"/>
              </w:rPr>
            </w:pPr>
            <w:r w:rsidRPr="00123177">
              <w:rPr>
                <w:rFonts w:eastAsia="Arial"/>
                <w:szCs w:val="20"/>
              </w:rPr>
              <w:t>1. MAL specific reflash request ID ($FD 01) shall be supported by Monaco tool</w:t>
            </w:r>
          </w:p>
          <w:p w14:paraId="35F442BF" w14:textId="77777777" w:rsidR="00A55B53" w:rsidRPr="00123177" w:rsidRDefault="00A55B53" w:rsidP="00535342">
            <w:pPr>
              <w:pStyle w:val="TableText"/>
              <w:snapToGrid w:val="0"/>
              <w:rPr>
                <w:rFonts w:eastAsia="Arial"/>
                <w:szCs w:val="20"/>
              </w:rPr>
            </w:pPr>
            <w:r w:rsidRPr="00123177">
              <w:rPr>
                <w:rFonts w:eastAsia="Arial"/>
                <w:szCs w:val="20"/>
              </w:rPr>
              <w:t xml:space="preserve">2. The bootloader shall be implemented for Monaco tool compatibility </w:t>
            </w:r>
          </w:p>
        </w:tc>
      </w:tr>
      <w:tr w:rsidR="00A55B53" w:rsidRPr="00123177" w14:paraId="5AC2D94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61C0F4" w14:textId="77777777" w:rsidR="00A55B53" w:rsidRPr="00123177" w:rsidRDefault="00A55B53" w:rsidP="00535342">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3F820" w14:textId="77777777" w:rsidR="00A55B53" w:rsidRPr="00123177" w:rsidRDefault="00A55B53" w:rsidP="00535342">
            <w:pPr>
              <w:pStyle w:val="TableText"/>
              <w:snapToGrid w:val="0"/>
              <w:rPr>
                <w:rFonts w:eastAsia="Arial"/>
                <w:szCs w:val="20"/>
              </w:rPr>
            </w:pPr>
            <w:r w:rsidRPr="00123177">
              <w:rPr>
                <w:rFonts w:eastAsia="Arial"/>
                <w:szCs w:val="20"/>
              </w:rPr>
              <w:t xml:space="preserve">Monaco tool shall successfully reflash the new SW binary on HVDCDC HW </w:t>
            </w:r>
          </w:p>
        </w:tc>
      </w:tr>
      <w:tr w:rsidR="00A55B53" w:rsidRPr="00123177" w14:paraId="2139F5F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15C014" w14:textId="77777777" w:rsidR="00A55B53" w:rsidRPr="00123177" w:rsidRDefault="00A55B53" w:rsidP="00535342">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765F7C" w14:textId="77777777" w:rsidR="00A55B53" w:rsidRPr="00123177" w:rsidRDefault="00A55B53" w:rsidP="00535342">
            <w:pPr>
              <w:pStyle w:val="TableText"/>
              <w:snapToGrid w:val="0"/>
              <w:rPr>
                <w:rFonts w:eastAsia="Arial"/>
                <w:szCs w:val="20"/>
              </w:rPr>
            </w:pPr>
            <w:r w:rsidRPr="00123177">
              <w:rPr>
                <w:rFonts w:eastAsia="Arial"/>
                <w:szCs w:val="20"/>
              </w:rPr>
              <w:t>Verify that Monaco tool shall successfully reflash the new SW binary on HVDCDC HW</w:t>
            </w:r>
          </w:p>
        </w:tc>
      </w:tr>
      <w:tr w:rsidR="00A55B53" w:rsidRPr="00123177" w14:paraId="5B8980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9CA9CA" w14:textId="77777777" w:rsidR="00A55B53" w:rsidRPr="00123177" w:rsidRDefault="00A55B53" w:rsidP="00535342">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2A8DA9" w14:textId="77777777" w:rsidR="00A55B53" w:rsidRPr="00123177" w:rsidRDefault="00A55B53" w:rsidP="00535342">
            <w:pPr>
              <w:pStyle w:val="TableText"/>
              <w:snapToGrid w:val="0"/>
              <w:rPr>
                <w:rFonts w:eastAsia="Arial"/>
                <w:szCs w:val="20"/>
              </w:rPr>
            </w:pPr>
            <w:r w:rsidRPr="00123177">
              <w:rPr>
                <w:rFonts w:eastAsia="Arial"/>
                <w:szCs w:val="20"/>
              </w:rPr>
              <w:t>No such mandatory fields is applicable.</w:t>
            </w:r>
          </w:p>
        </w:tc>
      </w:tr>
      <w:tr w:rsidR="00A55B53" w:rsidRPr="00123177" w14:paraId="7D0730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0390DA" w14:textId="77777777" w:rsidR="00A55B53" w:rsidRPr="00123177" w:rsidRDefault="00A55B53" w:rsidP="00535342">
            <w:pPr>
              <w:pStyle w:val="TableText"/>
              <w:snapToGrid w:val="0"/>
              <w:rPr>
                <w:rFonts w:eastAsia="Arial"/>
                <w:szCs w:val="20"/>
              </w:rPr>
            </w:pPr>
            <w:r w:rsidRPr="00123177">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8D243" w14:textId="77777777" w:rsidR="00A55B53" w:rsidRPr="00123177" w:rsidRDefault="00A55B53" w:rsidP="00535342">
            <w:pPr>
              <w:pStyle w:val="TableText"/>
              <w:snapToGrid w:val="0"/>
              <w:rPr>
                <w:rFonts w:eastAsia="Arial"/>
                <w:szCs w:val="20"/>
              </w:rPr>
            </w:pPr>
            <w:r w:rsidRPr="00123177">
              <w:rPr>
                <w:rFonts w:eastAsia="Arial"/>
                <w:szCs w:val="20"/>
              </w:rPr>
              <w:t>No such Pre-Loaded Values is applicable.</w:t>
            </w:r>
          </w:p>
        </w:tc>
      </w:tr>
      <w:tr w:rsidR="00A55B53" w:rsidRPr="00123177" w14:paraId="0B71B96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E527FD" w14:textId="77777777" w:rsidR="00A55B53" w:rsidRPr="00123177" w:rsidRDefault="00A55B53" w:rsidP="00535342">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3BD546" w14:textId="77777777" w:rsidR="00A55B53" w:rsidRPr="00123177" w:rsidRDefault="00A55B53" w:rsidP="00535342">
            <w:pPr>
              <w:pStyle w:val="TableText"/>
              <w:snapToGrid w:val="0"/>
              <w:rPr>
                <w:rFonts w:eastAsia="Arial"/>
                <w:szCs w:val="20"/>
              </w:rPr>
            </w:pPr>
            <w:r w:rsidRPr="00123177">
              <w:rPr>
                <w:rFonts w:eastAsia="Arial"/>
                <w:szCs w:val="20"/>
              </w:rPr>
              <w:t>Default values shall be applicable with respect to Pre-Loaded Values</w:t>
            </w:r>
          </w:p>
        </w:tc>
      </w:tr>
      <w:tr w:rsidR="00A55B53" w:rsidRPr="00123177" w14:paraId="35B36F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E21ECD" w14:textId="77777777" w:rsidR="00A55B53" w:rsidRPr="00123177" w:rsidRDefault="00A55B53" w:rsidP="00535342">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C4606A" w14:textId="77777777" w:rsidR="00A55B53" w:rsidRPr="00123177" w:rsidRDefault="00A55B53" w:rsidP="00535342">
            <w:pPr>
              <w:pStyle w:val="TableText"/>
              <w:snapToGrid w:val="0"/>
              <w:rPr>
                <w:rFonts w:eastAsia="Arial"/>
                <w:szCs w:val="20"/>
              </w:rPr>
            </w:pPr>
            <w:r w:rsidRPr="00123177">
              <w:rPr>
                <w:rFonts w:eastAsia="Arial"/>
                <w:szCs w:val="20"/>
              </w:rPr>
              <w:t>Valid range value is not required.</w:t>
            </w:r>
          </w:p>
        </w:tc>
      </w:tr>
      <w:tr w:rsidR="00A55B53" w:rsidRPr="00123177" w14:paraId="1DB6594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DC2091" w14:textId="77777777" w:rsidR="00A55B53" w:rsidRPr="00123177" w:rsidRDefault="00A55B53" w:rsidP="00535342">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DA247A" w14:textId="77777777" w:rsidR="00A55B53" w:rsidRPr="00123177" w:rsidRDefault="00A55B53" w:rsidP="00535342">
            <w:pPr>
              <w:pStyle w:val="TableText"/>
              <w:snapToGrid w:val="0"/>
              <w:rPr>
                <w:rFonts w:eastAsia="Arial"/>
                <w:szCs w:val="20"/>
              </w:rPr>
            </w:pPr>
            <w:r w:rsidRPr="00123177">
              <w:rPr>
                <w:rFonts w:eastAsia="Arial"/>
                <w:szCs w:val="20"/>
              </w:rPr>
              <w:t>Data latency period is not applicable</w:t>
            </w:r>
          </w:p>
        </w:tc>
      </w:tr>
      <w:tr w:rsidR="00A55B53" w:rsidRPr="00123177" w14:paraId="5FA641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8CB7E9" w14:textId="77777777" w:rsidR="00A55B53" w:rsidRPr="00123177" w:rsidRDefault="00A55B53" w:rsidP="00535342">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856C9" w14:textId="77777777" w:rsidR="00A55B53" w:rsidRPr="00123177" w:rsidRDefault="00A55B53" w:rsidP="00535342">
            <w:pPr>
              <w:pStyle w:val="TableText"/>
              <w:snapToGrid w:val="0"/>
              <w:rPr>
                <w:rFonts w:eastAsia="Arial"/>
                <w:szCs w:val="20"/>
              </w:rPr>
            </w:pPr>
            <w:r w:rsidRPr="00123177">
              <w:rPr>
                <w:rFonts w:eastAsia="Arial"/>
                <w:szCs w:val="20"/>
              </w:rPr>
              <w:t>Data Retention period is not applicable.</w:t>
            </w:r>
          </w:p>
        </w:tc>
      </w:tr>
      <w:tr w:rsidR="00A55B53" w:rsidRPr="00123177" w14:paraId="5FCFB4F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31550D" w14:textId="77777777" w:rsidR="00A55B53" w:rsidRPr="00123177" w:rsidRDefault="00A55B53" w:rsidP="00535342">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987BBB" w14:textId="77777777" w:rsidR="00A55B53" w:rsidRPr="00123177" w:rsidRDefault="00A55B53" w:rsidP="00535342">
            <w:pPr>
              <w:pStyle w:val="TableText"/>
              <w:rPr>
                <w:rFonts w:eastAsia="Arial"/>
                <w:szCs w:val="20"/>
              </w:rPr>
            </w:pPr>
            <w:r w:rsidRPr="00123177">
              <w:rPr>
                <w:rFonts w:eastAsia="Arial"/>
                <w:szCs w:val="20"/>
              </w:rPr>
              <w:t>Data rate is not applicable.</w:t>
            </w:r>
          </w:p>
        </w:tc>
      </w:tr>
      <w:tr w:rsidR="00A55B53" w:rsidRPr="00123177" w14:paraId="63FF7C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5F11A5" w14:textId="77777777" w:rsidR="00A55B53" w:rsidRPr="00123177" w:rsidRDefault="00A55B53" w:rsidP="00535342">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34C892" w14:textId="77777777" w:rsidR="00A55B53" w:rsidRPr="00123177" w:rsidRDefault="00A55B53" w:rsidP="00535342">
            <w:pPr>
              <w:pStyle w:val="TableText"/>
              <w:spacing w:line="259" w:lineRule="auto"/>
              <w:rPr>
                <w:rFonts w:eastAsia="Arial"/>
                <w:szCs w:val="20"/>
              </w:rPr>
            </w:pPr>
            <w:r w:rsidRPr="00123177">
              <w:rPr>
                <w:rFonts w:eastAsia="Arial"/>
                <w:szCs w:val="20"/>
              </w:rPr>
              <w:t>External event is not required.</w:t>
            </w:r>
          </w:p>
        </w:tc>
      </w:tr>
      <w:tr w:rsidR="00A55B53" w:rsidRPr="00123177" w14:paraId="534DA85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669688" w14:textId="77777777" w:rsidR="00A55B53" w:rsidRPr="00123177" w:rsidRDefault="00A55B53" w:rsidP="00535342">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A9D499" w14:textId="77777777" w:rsidR="00A55B53" w:rsidRPr="00123177" w:rsidRDefault="00A55B53" w:rsidP="00535342">
            <w:pPr>
              <w:pStyle w:val="TableText"/>
              <w:spacing w:line="259" w:lineRule="auto"/>
              <w:rPr>
                <w:rFonts w:eastAsia="Arial"/>
                <w:szCs w:val="20"/>
              </w:rPr>
            </w:pPr>
            <w:r w:rsidRPr="00123177">
              <w:rPr>
                <w:rFonts w:eastAsia="Arial"/>
                <w:szCs w:val="20"/>
              </w:rPr>
              <w:t>Temporal event is not applicable.</w:t>
            </w:r>
          </w:p>
        </w:tc>
      </w:tr>
      <w:tr w:rsidR="00A55B53" w:rsidRPr="00123177" w14:paraId="15261D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407C6E" w14:textId="77777777" w:rsidR="00A55B53" w:rsidRPr="00123177" w:rsidRDefault="00A55B53" w:rsidP="00535342">
            <w:pPr>
              <w:pStyle w:val="TableText"/>
              <w:snapToGrid w:val="0"/>
              <w:rPr>
                <w:rFonts w:eastAsia="Arial"/>
                <w:szCs w:val="20"/>
              </w:rPr>
            </w:pPr>
            <w:r w:rsidRPr="00123177">
              <w:rPr>
                <w:rFonts w:eastAsia="Arial"/>
                <w:szCs w:val="20"/>
              </w:rPr>
              <w:t xml:space="preserve">Validation Rules/ </w:t>
            </w:r>
          </w:p>
          <w:p w14:paraId="75F26BD6" w14:textId="77777777" w:rsidR="00A55B53" w:rsidRPr="00123177" w:rsidRDefault="00A55B53" w:rsidP="00535342">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1FF5D0" w14:textId="77777777" w:rsidR="00A55B53" w:rsidRPr="00123177" w:rsidRDefault="00A55B53" w:rsidP="00535342">
            <w:pPr>
              <w:pStyle w:val="TableText"/>
              <w:snapToGrid w:val="0"/>
              <w:rPr>
                <w:rFonts w:eastAsia="Arial"/>
                <w:szCs w:val="20"/>
              </w:rPr>
            </w:pPr>
            <w:r w:rsidRPr="00123177">
              <w:rPr>
                <w:rFonts w:eastAsia="Arial"/>
                <w:szCs w:val="20"/>
              </w:rPr>
              <w:t>Verify that Monaco tool shall successfully reflash the new SW binary on HVDCDC HW</w:t>
            </w:r>
          </w:p>
        </w:tc>
      </w:tr>
      <w:tr w:rsidR="00A55B53" w:rsidRPr="00123177" w14:paraId="68B67B4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3A47D9" w14:textId="77777777" w:rsidR="00A55B53" w:rsidRPr="00123177" w:rsidRDefault="00A55B53" w:rsidP="00535342">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33D61" w14:textId="77777777" w:rsidR="00A55B53" w:rsidRPr="00123177" w:rsidRDefault="00A55B53" w:rsidP="00535342">
            <w:pPr>
              <w:pStyle w:val="TableText"/>
              <w:snapToGrid w:val="0"/>
              <w:rPr>
                <w:rFonts w:eastAsia="Arial"/>
                <w:szCs w:val="20"/>
              </w:rPr>
            </w:pPr>
            <w:r w:rsidRPr="00123177">
              <w:rPr>
                <w:rFonts w:eastAsia="Arial"/>
                <w:szCs w:val="20"/>
              </w:rPr>
              <w:t>Constraints is not applicable.</w:t>
            </w:r>
          </w:p>
        </w:tc>
      </w:tr>
      <w:tr w:rsidR="00A55B53" w:rsidRPr="00123177" w14:paraId="00E36A9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A4C9E8" w14:textId="77777777" w:rsidR="00A55B53" w:rsidRPr="00123177" w:rsidRDefault="00A55B53" w:rsidP="00535342">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E2A512" w14:textId="77777777" w:rsidR="00A55B53" w:rsidRPr="00123177" w:rsidRDefault="00A55B53" w:rsidP="00535342">
            <w:pPr>
              <w:pStyle w:val="TableText"/>
              <w:snapToGrid w:val="0"/>
              <w:rPr>
                <w:rFonts w:eastAsia="Arial"/>
                <w:szCs w:val="20"/>
              </w:rPr>
            </w:pPr>
            <w:r w:rsidRPr="00123177">
              <w:rPr>
                <w:rFonts w:eastAsia="Arial"/>
                <w:szCs w:val="20"/>
              </w:rPr>
              <w:t>No effects on other system</w:t>
            </w:r>
          </w:p>
        </w:tc>
      </w:tr>
      <w:tr w:rsidR="00A55B53" w:rsidRPr="00123177" w14:paraId="3BEE987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7C445F" w14:textId="77777777" w:rsidR="00A55B53" w:rsidRPr="00123177" w:rsidRDefault="00A55B53" w:rsidP="00535342">
            <w:pPr>
              <w:pStyle w:val="TableText"/>
              <w:snapToGrid w:val="0"/>
              <w:rPr>
                <w:rFonts w:eastAsia="Arial"/>
                <w:szCs w:val="20"/>
              </w:rPr>
            </w:pPr>
            <w:r w:rsidRPr="00123177">
              <w:rPr>
                <w:rFonts w:eastAsia="Arial"/>
                <w:szCs w:val="20"/>
              </w:rPr>
              <w:t>Testability with respect to test environment</w:t>
            </w:r>
          </w:p>
          <w:p w14:paraId="4D57C87A" w14:textId="77777777" w:rsidR="00A55B53" w:rsidRPr="00123177" w:rsidRDefault="00A55B53" w:rsidP="00535342">
            <w:pPr>
              <w:pStyle w:val="TableText"/>
              <w:rPr>
                <w:rFonts w:eastAsia="Arial"/>
                <w:szCs w:val="20"/>
              </w:rPr>
            </w:pPr>
            <w:r w:rsidRPr="00123177">
              <w:rPr>
                <w:rFonts w:eastAsia="Arial"/>
                <w:szCs w:val="20"/>
              </w:rPr>
              <w:t>(Yes/No)</w:t>
            </w:r>
          </w:p>
          <w:p w14:paraId="3BB2DF1A" w14:textId="77777777" w:rsidR="00A55B53" w:rsidRPr="00123177" w:rsidRDefault="00A55B53" w:rsidP="00535342">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25C475"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02A515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5AFC05" w14:textId="77777777" w:rsidR="00A55B53" w:rsidRPr="00123177" w:rsidRDefault="00A55B53" w:rsidP="00535342">
            <w:pPr>
              <w:pStyle w:val="TableText"/>
              <w:snapToGrid w:val="0"/>
              <w:rPr>
                <w:rFonts w:eastAsia="Arial"/>
                <w:szCs w:val="20"/>
              </w:rPr>
            </w:pPr>
            <w:r w:rsidRPr="00123177">
              <w:rPr>
                <w:rFonts w:eastAsia="Arial"/>
                <w:szCs w:val="20"/>
              </w:rPr>
              <w:lastRenderedPageBreak/>
              <w:t>Feasible within project constraints</w:t>
            </w:r>
          </w:p>
          <w:p w14:paraId="7C8324E7" w14:textId="77777777" w:rsidR="00A55B53" w:rsidRPr="00123177" w:rsidRDefault="00A55B53" w:rsidP="00535342">
            <w:pPr>
              <w:pStyle w:val="TableText"/>
              <w:snapToGrid w:val="0"/>
              <w:rPr>
                <w:rFonts w:eastAsia="Arial"/>
                <w:szCs w:val="20"/>
              </w:rPr>
            </w:pPr>
            <w:r w:rsidRPr="00123177">
              <w:rPr>
                <w:rFonts w:eastAsia="Arial"/>
                <w:szCs w:val="20"/>
              </w:rPr>
              <w:t>(Yes/No)</w:t>
            </w:r>
          </w:p>
          <w:p w14:paraId="4E2BB0FF" w14:textId="77777777" w:rsidR="00A55B53" w:rsidRPr="00123177" w:rsidRDefault="00A55B53" w:rsidP="00535342">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202DF"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60BF73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443B51" w14:textId="77777777" w:rsidR="00A55B53" w:rsidRPr="00123177" w:rsidRDefault="00A55B53" w:rsidP="00535342">
            <w:pPr>
              <w:pStyle w:val="TableText"/>
              <w:snapToGrid w:val="0"/>
              <w:rPr>
                <w:rFonts w:eastAsia="Arial"/>
                <w:szCs w:val="20"/>
              </w:rPr>
            </w:pPr>
            <w:r w:rsidRPr="00123177">
              <w:rPr>
                <w:rFonts w:eastAsia="Arial"/>
                <w:szCs w:val="20"/>
              </w:rPr>
              <w:t>Critical</w:t>
            </w:r>
          </w:p>
          <w:p w14:paraId="5EA45437" w14:textId="77777777" w:rsidR="00A55B53" w:rsidRPr="00123177" w:rsidRDefault="00A55B53" w:rsidP="00535342">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F9EE4"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3FF681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C4E446" w14:textId="77777777" w:rsidR="00A55B53" w:rsidRPr="00123177" w:rsidRDefault="00A55B53" w:rsidP="00535342">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62F04" w14:textId="77777777" w:rsidR="00A55B53" w:rsidRPr="00123177" w:rsidRDefault="00A55B53" w:rsidP="00535342">
            <w:pPr>
              <w:pStyle w:val="TableText"/>
              <w:snapToGrid w:val="0"/>
              <w:rPr>
                <w:rFonts w:eastAsia="Arial"/>
                <w:szCs w:val="20"/>
              </w:rPr>
            </w:pPr>
            <w:r w:rsidRPr="00123177">
              <w:t>Acceptance Criteria for this requirement should be as per SECTION-6 ACCEPTANCE CRITERIA</w:t>
            </w:r>
          </w:p>
        </w:tc>
      </w:tr>
    </w:tbl>
    <w:p w14:paraId="6ECA2595" w14:textId="77777777" w:rsidR="00A55B53" w:rsidRPr="00123177" w:rsidRDefault="00A55B53" w:rsidP="00A55B53">
      <w:pPr>
        <w:rPr>
          <w:rFonts w:eastAsia="Arial"/>
          <w:szCs w:val="20"/>
        </w:rPr>
      </w:pPr>
    </w:p>
    <w:p w14:paraId="5C10A616" w14:textId="77777777" w:rsidR="00A55B53" w:rsidRPr="00123177" w:rsidRDefault="00A55B53" w:rsidP="00A55B53">
      <w:pPr>
        <w:pStyle w:val="Heading4"/>
        <w:rPr>
          <w:rFonts w:eastAsia="Arial"/>
        </w:rPr>
      </w:pPr>
      <w:r w:rsidRPr="00123177">
        <w:rPr>
          <w:rFonts w:eastAsia="Arial"/>
        </w:rPr>
        <w:t>Requirement for the generic diagnostic feature: Development Key (PF3.0).</w:t>
      </w:r>
    </w:p>
    <w:tbl>
      <w:tblPr>
        <w:tblW w:w="9518" w:type="dxa"/>
        <w:tblInd w:w="108" w:type="dxa"/>
        <w:tblLayout w:type="fixed"/>
        <w:tblLook w:val="0000" w:firstRow="0" w:lastRow="0" w:firstColumn="0" w:lastColumn="0" w:noHBand="0" w:noVBand="0"/>
      </w:tblPr>
      <w:tblGrid>
        <w:gridCol w:w="1920"/>
        <w:gridCol w:w="7598"/>
      </w:tblGrid>
      <w:tr w:rsidR="00A55B53" w:rsidRPr="00123177" w14:paraId="5AF8AD7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5C075A2" w14:textId="77777777" w:rsidR="00A55B53" w:rsidRPr="00123177" w:rsidRDefault="00A55B53"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36D80F2" w14:textId="77777777" w:rsidR="00A55B53" w:rsidRPr="00123177" w:rsidRDefault="00A55B53" w:rsidP="00535342">
            <w:pPr>
              <w:pStyle w:val="TableText"/>
              <w:snapToGrid w:val="0"/>
              <w:rPr>
                <w:rFonts w:eastAsia="Arial"/>
                <w:szCs w:val="20"/>
              </w:rPr>
            </w:pPr>
            <w:r w:rsidRPr="00123177">
              <w:rPr>
                <w:rFonts w:eastAsia="Arial"/>
                <w:szCs w:val="20"/>
              </w:rPr>
              <w:t>Description</w:t>
            </w:r>
          </w:p>
        </w:tc>
      </w:tr>
      <w:tr w:rsidR="00A55B53" w:rsidRPr="00123177" w14:paraId="1EF3E2F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1246BA1" w14:textId="77777777" w:rsidR="00A55B53" w:rsidRPr="00123177" w:rsidRDefault="00A55B53"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1C373" w14:textId="77777777" w:rsidR="00A55B53" w:rsidRPr="00123177" w:rsidRDefault="00A55B53" w:rsidP="00535342">
            <w:pPr>
              <w:snapToGrid w:val="0"/>
              <w:rPr>
                <w:rFonts w:eastAsia="Arial"/>
                <w:szCs w:val="20"/>
              </w:rPr>
            </w:pPr>
            <w:r w:rsidRPr="00123177">
              <w:rPr>
                <w:rFonts w:eastAsia="Arial"/>
                <w:szCs w:val="20"/>
              </w:rPr>
              <w:t>SWRS_Gen_Diag_06</w:t>
            </w:r>
          </w:p>
        </w:tc>
      </w:tr>
      <w:tr w:rsidR="00A55B53" w:rsidRPr="00123177" w14:paraId="4691E08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D566BC2" w14:textId="77777777" w:rsidR="00A55B53" w:rsidRPr="00123177" w:rsidRDefault="00A55B53" w:rsidP="00535342">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09F08" w14:textId="77777777" w:rsidR="00A55B53" w:rsidRPr="00123177" w:rsidRDefault="00A55B53" w:rsidP="00535342">
            <w:pPr>
              <w:snapToGrid w:val="0"/>
              <w:rPr>
                <w:rFonts w:eastAsia="Arial"/>
                <w:szCs w:val="20"/>
              </w:rPr>
            </w:pPr>
            <w:r w:rsidRPr="00123177">
              <w:rPr>
                <w:rFonts w:eastAsia="Arial"/>
                <w:szCs w:val="20"/>
              </w:rPr>
              <w:t>SDS-HVDCDC-350</w:t>
            </w:r>
          </w:p>
        </w:tc>
      </w:tr>
      <w:tr w:rsidR="00A55B53" w:rsidRPr="00123177" w14:paraId="3286AFC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55F8716" w14:textId="77777777" w:rsidR="00A55B53" w:rsidRPr="00123177" w:rsidRDefault="00A55B53"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CE545A" w14:textId="7E908509" w:rsidR="00A55B53" w:rsidRPr="00123177" w:rsidRDefault="00A55B53" w:rsidP="00535342">
            <w:pPr>
              <w:pStyle w:val="TableText"/>
              <w:snapToGrid w:val="0"/>
              <w:rPr>
                <w:rFonts w:eastAsia="Arial"/>
                <w:szCs w:val="20"/>
              </w:rPr>
            </w:pPr>
            <w:r w:rsidRPr="00123177">
              <w:rPr>
                <w:rFonts w:eastAsia="Arial"/>
                <w:szCs w:val="20"/>
              </w:rPr>
              <w:t>Pre C-Sample/PF3.0 Phase 2</w:t>
            </w:r>
          </w:p>
        </w:tc>
      </w:tr>
      <w:tr w:rsidR="00A55B53" w:rsidRPr="00123177" w14:paraId="5F447A0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4113549" w14:textId="77777777" w:rsidR="00A55B53" w:rsidRPr="00123177" w:rsidRDefault="00A55B53" w:rsidP="00535342">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3617DF" w14:textId="77777777" w:rsidR="00A55B53" w:rsidRPr="00123177" w:rsidRDefault="00A55B53" w:rsidP="00535342">
            <w:pPr>
              <w:outlineLvl w:val="1"/>
              <w:rPr>
                <w:rFonts w:eastAsia="Arial"/>
                <w:szCs w:val="20"/>
              </w:rPr>
            </w:pPr>
            <w:r w:rsidRPr="00123177">
              <w:rPr>
                <w:rFonts w:eastAsia="Arial"/>
                <w:szCs w:val="20"/>
              </w:rPr>
              <w:t>The PF3.0 HVHVDCDC shall cover the following generic diagnostic features:</w:t>
            </w:r>
          </w:p>
          <w:p w14:paraId="5D3EA4A5" w14:textId="77777777" w:rsidR="00A55B53" w:rsidRPr="00123177" w:rsidRDefault="00A55B53" w:rsidP="00535342">
            <w:pPr>
              <w:snapToGrid w:val="0"/>
              <w:rPr>
                <w:rFonts w:eastAsia="Arial"/>
                <w:szCs w:val="20"/>
              </w:rPr>
            </w:pPr>
            <w:r w:rsidRPr="00123177">
              <w:rPr>
                <w:rFonts w:eastAsia="Arial"/>
                <w:szCs w:val="20"/>
              </w:rPr>
              <w:t>- Development Key</w:t>
            </w:r>
          </w:p>
          <w:p w14:paraId="473F3797" w14:textId="77777777" w:rsidR="00A55B53" w:rsidRPr="00123177" w:rsidRDefault="00A55B53" w:rsidP="00535342">
            <w:pPr>
              <w:snapToGrid w:val="0"/>
              <w:rPr>
                <w:rFonts w:eastAsia="Arial"/>
                <w:szCs w:val="20"/>
              </w:rPr>
            </w:pPr>
          </w:p>
        </w:tc>
      </w:tr>
      <w:tr w:rsidR="00A55B53" w:rsidRPr="00123177" w14:paraId="4776C3D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0AB7D5" w14:textId="77777777" w:rsidR="00A55B53" w:rsidRPr="00123177" w:rsidRDefault="00A55B53" w:rsidP="00535342">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3B5D4A" w14:textId="77777777" w:rsidR="00A55B53" w:rsidRPr="00123177" w:rsidRDefault="00A55B53" w:rsidP="00535342">
            <w:pPr>
              <w:snapToGrid w:val="0"/>
              <w:rPr>
                <w:rFonts w:eastAsia="Arial"/>
                <w:szCs w:val="20"/>
              </w:rPr>
            </w:pPr>
            <w:r w:rsidRPr="00123177">
              <w:rPr>
                <w:rFonts w:eastAsia="Arial"/>
                <w:szCs w:val="20"/>
              </w:rPr>
              <w:t>No Such derived requirement is applicable.</w:t>
            </w:r>
          </w:p>
        </w:tc>
      </w:tr>
      <w:tr w:rsidR="00A55B53" w:rsidRPr="00123177" w14:paraId="55DD83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43CE92" w14:textId="77777777" w:rsidR="00A55B53" w:rsidRPr="00123177" w:rsidRDefault="00A55B53" w:rsidP="00535342">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588B1B" w14:textId="77777777" w:rsidR="00A55B53" w:rsidRPr="00123177" w:rsidRDefault="00A55B53" w:rsidP="00535342">
            <w:pPr>
              <w:pStyle w:val="TableText"/>
              <w:snapToGrid w:val="0"/>
              <w:rPr>
                <w:rFonts w:eastAsia="Arial"/>
                <w:szCs w:val="20"/>
              </w:rPr>
            </w:pPr>
            <w:r w:rsidRPr="00123177">
              <w:rPr>
                <w:rFonts w:eastAsia="Arial"/>
                <w:szCs w:val="20"/>
              </w:rPr>
              <w:t>High</w:t>
            </w:r>
          </w:p>
        </w:tc>
      </w:tr>
      <w:tr w:rsidR="00A55B53" w:rsidRPr="00123177" w14:paraId="6D72BFD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059107" w14:textId="77777777" w:rsidR="00A55B53" w:rsidRPr="00123177" w:rsidRDefault="00A55B53" w:rsidP="00535342">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999841" w14:textId="77777777" w:rsidR="00A55B53" w:rsidRPr="00123177" w:rsidRDefault="00A55B53" w:rsidP="00535342">
            <w:pPr>
              <w:pStyle w:val="TableText"/>
              <w:snapToGrid w:val="0"/>
              <w:rPr>
                <w:rFonts w:eastAsia="Arial"/>
                <w:szCs w:val="20"/>
              </w:rPr>
            </w:pPr>
            <w:r w:rsidRPr="00123177">
              <w:rPr>
                <w:rFonts w:eastAsia="Arial"/>
                <w:szCs w:val="20"/>
              </w:rPr>
              <w:t>No Specific access restrictions is applicable.</w:t>
            </w:r>
          </w:p>
        </w:tc>
      </w:tr>
      <w:tr w:rsidR="00A55B53" w:rsidRPr="00123177" w14:paraId="2EE52F9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3781B6" w14:textId="77777777" w:rsidR="00A55B53" w:rsidRPr="00123177" w:rsidRDefault="00A55B53" w:rsidP="00535342">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809D7" w14:textId="77777777" w:rsidR="00A55B53" w:rsidRPr="00123177" w:rsidRDefault="00A55B53" w:rsidP="00535342">
            <w:pPr>
              <w:pStyle w:val="TableText"/>
              <w:snapToGrid w:val="0"/>
              <w:rPr>
                <w:rFonts w:eastAsia="Arial"/>
                <w:szCs w:val="20"/>
              </w:rPr>
            </w:pPr>
            <w:r w:rsidRPr="00123177">
              <w:rPr>
                <w:rFonts w:eastAsia="Arial"/>
                <w:szCs w:val="20"/>
              </w:rPr>
              <w:t>1. The Development Keys shall be generated by supplier</w:t>
            </w:r>
          </w:p>
          <w:p w14:paraId="6A1E7E6E" w14:textId="77777777" w:rsidR="00A55B53" w:rsidRPr="00123177" w:rsidRDefault="00A55B53" w:rsidP="00535342">
            <w:pPr>
              <w:pStyle w:val="TableText"/>
              <w:snapToGrid w:val="0"/>
              <w:rPr>
                <w:rFonts w:eastAsia="Arial"/>
                <w:szCs w:val="20"/>
              </w:rPr>
            </w:pPr>
            <w:r w:rsidRPr="00123177">
              <w:rPr>
                <w:rFonts w:eastAsia="Arial"/>
                <w:szCs w:val="20"/>
              </w:rPr>
              <w:t xml:space="preserve">2. The development keys shall be used for signature verification before flashing the code into HW </w:t>
            </w:r>
          </w:p>
        </w:tc>
      </w:tr>
      <w:tr w:rsidR="00A55B53" w:rsidRPr="00123177" w14:paraId="058D957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5F3701" w14:textId="77777777" w:rsidR="00A55B53" w:rsidRPr="00123177" w:rsidRDefault="00A55B53" w:rsidP="00535342">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CDECF7" w14:textId="77777777" w:rsidR="00A55B53" w:rsidRPr="00123177" w:rsidRDefault="00A55B53" w:rsidP="00535342">
            <w:pPr>
              <w:pStyle w:val="TableText"/>
              <w:snapToGrid w:val="0"/>
              <w:rPr>
                <w:rFonts w:eastAsia="Arial"/>
                <w:szCs w:val="20"/>
              </w:rPr>
            </w:pPr>
            <w:r w:rsidRPr="00123177">
              <w:rPr>
                <w:rFonts w:eastAsia="Arial"/>
                <w:szCs w:val="20"/>
              </w:rPr>
              <w:t>1. The Signature verification shall be successfully done on supplier generated development keys</w:t>
            </w:r>
          </w:p>
          <w:p w14:paraId="2B08A423" w14:textId="77777777" w:rsidR="00A55B53" w:rsidRPr="00123177" w:rsidRDefault="00A55B53" w:rsidP="00535342">
            <w:pPr>
              <w:pStyle w:val="TableText"/>
              <w:snapToGrid w:val="0"/>
              <w:rPr>
                <w:rFonts w:eastAsia="Arial"/>
                <w:szCs w:val="20"/>
              </w:rPr>
            </w:pPr>
          </w:p>
        </w:tc>
      </w:tr>
      <w:tr w:rsidR="00A55B53" w:rsidRPr="00123177" w14:paraId="09FA0BE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AC3D18" w14:textId="77777777" w:rsidR="00A55B53" w:rsidRPr="00123177" w:rsidRDefault="00A55B53" w:rsidP="00535342">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B0780B" w14:textId="77777777" w:rsidR="00A55B53" w:rsidRPr="00123177" w:rsidRDefault="00A55B53" w:rsidP="00535342">
            <w:pPr>
              <w:pStyle w:val="TableText"/>
              <w:snapToGrid w:val="0"/>
              <w:rPr>
                <w:rFonts w:eastAsia="Arial"/>
                <w:szCs w:val="20"/>
              </w:rPr>
            </w:pPr>
            <w:r w:rsidRPr="00123177">
              <w:rPr>
                <w:rFonts w:eastAsia="Arial"/>
                <w:szCs w:val="20"/>
              </w:rPr>
              <w:t>Verify that Signature verification shall be successfully done on supplier generated development keys</w:t>
            </w:r>
          </w:p>
        </w:tc>
      </w:tr>
      <w:tr w:rsidR="00A55B53" w:rsidRPr="00123177" w14:paraId="0BAB12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A832FA" w14:textId="77777777" w:rsidR="00A55B53" w:rsidRPr="00123177" w:rsidRDefault="00A55B53" w:rsidP="00535342">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B87D48" w14:textId="77777777" w:rsidR="00A55B53" w:rsidRPr="00123177" w:rsidRDefault="00A55B53" w:rsidP="00535342">
            <w:pPr>
              <w:pStyle w:val="TableText"/>
              <w:snapToGrid w:val="0"/>
              <w:rPr>
                <w:rFonts w:eastAsia="Arial"/>
                <w:szCs w:val="20"/>
              </w:rPr>
            </w:pPr>
            <w:r w:rsidRPr="00123177">
              <w:rPr>
                <w:rFonts w:eastAsia="Arial"/>
                <w:szCs w:val="20"/>
              </w:rPr>
              <w:t>No such mandatory fields is applicable.</w:t>
            </w:r>
          </w:p>
        </w:tc>
      </w:tr>
      <w:tr w:rsidR="00A55B53" w:rsidRPr="00123177" w14:paraId="50E7E39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F31ABD" w14:textId="77777777" w:rsidR="00A55B53" w:rsidRPr="00123177" w:rsidRDefault="00A55B53" w:rsidP="00535342">
            <w:pPr>
              <w:pStyle w:val="TableText"/>
              <w:snapToGrid w:val="0"/>
              <w:rPr>
                <w:rFonts w:eastAsia="Arial"/>
                <w:szCs w:val="20"/>
              </w:rPr>
            </w:pPr>
            <w:r w:rsidRPr="00123177">
              <w:rPr>
                <w:rFonts w:eastAsia="Arial"/>
                <w:szCs w:val="20"/>
              </w:rPr>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559FFF" w14:textId="77777777" w:rsidR="00A55B53" w:rsidRPr="00123177" w:rsidRDefault="00A55B53" w:rsidP="00535342">
            <w:pPr>
              <w:pStyle w:val="TableText"/>
              <w:snapToGrid w:val="0"/>
              <w:rPr>
                <w:rFonts w:eastAsia="Arial"/>
                <w:szCs w:val="20"/>
              </w:rPr>
            </w:pPr>
            <w:r w:rsidRPr="00123177">
              <w:rPr>
                <w:rFonts w:eastAsia="Arial"/>
                <w:szCs w:val="20"/>
              </w:rPr>
              <w:t>No such Pre-Loaded Values is applicable.</w:t>
            </w:r>
          </w:p>
        </w:tc>
      </w:tr>
      <w:tr w:rsidR="00A55B53" w:rsidRPr="00123177" w14:paraId="529108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12C52F" w14:textId="77777777" w:rsidR="00A55B53" w:rsidRPr="00123177" w:rsidRDefault="00A55B53" w:rsidP="00535342">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239828" w14:textId="77777777" w:rsidR="00A55B53" w:rsidRPr="00123177" w:rsidRDefault="00A55B53" w:rsidP="00535342">
            <w:pPr>
              <w:pStyle w:val="TableText"/>
              <w:snapToGrid w:val="0"/>
              <w:rPr>
                <w:rFonts w:eastAsia="Arial"/>
                <w:szCs w:val="20"/>
              </w:rPr>
            </w:pPr>
            <w:r w:rsidRPr="00123177">
              <w:rPr>
                <w:rFonts w:eastAsia="Arial"/>
                <w:szCs w:val="20"/>
              </w:rPr>
              <w:t>Default values shall be applicable with respect to Pre-Loaded Values</w:t>
            </w:r>
          </w:p>
        </w:tc>
      </w:tr>
      <w:tr w:rsidR="00A55B53" w:rsidRPr="00123177" w14:paraId="631930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02EBA3" w14:textId="77777777" w:rsidR="00A55B53" w:rsidRPr="00123177" w:rsidRDefault="00A55B53" w:rsidP="00535342">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1685D7" w14:textId="77777777" w:rsidR="00A55B53" w:rsidRPr="00123177" w:rsidRDefault="00A55B53" w:rsidP="00535342">
            <w:pPr>
              <w:pStyle w:val="TableText"/>
              <w:snapToGrid w:val="0"/>
              <w:rPr>
                <w:rFonts w:eastAsia="Arial"/>
                <w:szCs w:val="20"/>
              </w:rPr>
            </w:pPr>
            <w:r w:rsidRPr="00123177">
              <w:rPr>
                <w:rFonts w:eastAsia="Arial"/>
                <w:szCs w:val="20"/>
              </w:rPr>
              <w:t>Valid range value is not required.</w:t>
            </w:r>
          </w:p>
        </w:tc>
      </w:tr>
      <w:tr w:rsidR="00A55B53" w:rsidRPr="00123177" w14:paraId="4E37C17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6166E1" w14:textId="77777777" w:rsidR="00A55B53" w:rsidRPr="00123177" w:rsidRDefault="00A55B53" w:rsidP="00535342">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B4B2B0" w14:textId="77777777" w:rsidR="00A55B53" w:rsidRPr="00123177" w:rsidRDefault="00A55B53" w:rsidP="00535342">
            <w:pPr>
              <w:pStyle w:val="TableText"/>
              <w:snapToGrid w:val="0"/>
              <w:rPr>
                <w:rFonts w:eastAsia="Arial"/>
                <w:szCs w:val="20"/>
              </w:rPr>
            </w:pPr>
            <w:r w:rsidRPr="00123177">
              <w:rPr>
                <w:rFonts w:eastAsia="Arial"/>
                <w:szCs w:val="20"/>
              </w:rPr>
              <w:t>Data latency period is not applicable</w:t>
            </w:r>
          </w:p>
        </w:tc>
      </w:tr>
      <w:tr w:rsidR="00A55B53" w:rsidRPr="00123177" w14:paraId="31B5A9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059632" w14:textId="77777777" w:rsidR="00A55B53" w:rsidRPr="00123177" w:rsidRDefault="00A55B53" w:rsidP="00535342">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FDD33" w14:textId="77777777" w:rsidR="00A55B53" w:rsidRPr="00123177" w:rsidRDefault="00A55B53" w:rsidP="00535342">
            <w:pPr>
              <w:pStyle w:val="TableText"/>
              <w:snapToGrid w:val="0"/>
              <w:rPr>
                <w:rFonts w:eastAsia="Arial"/>
                <w:szCs w:val="20"/>
              </w:rPr>
            </w:pPr>
            <w:r w:rsidRPr="00123177">
              <w:rPr>
                <w:rFonts w:eastAsia="Arial"/>
                <w:szCs w:val="20"/>
              </w:rPr>
              <w:t>Data Retention period is not applicable.</w:t>
            </w:r>
          </w:p>
        </w:tc>
      </w:tr>
      <w:tr w:rsidR="00A55B53" w:rsidRPr="00123177" w14:paraId="6F9D2FE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39062A" w14:textId="77777777" w:rsidR="00A55B53" w:rsidRPr="00123177" w:rsidRDefault="00A55B53" w:rsidP="00535342">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AE4516" w14:textId="77777777" w:rsidR="00A55B53" w:rsidRPr="00123177" w:rsidRDefault="00A55B53" w:rsidP="00535342">
            <w:pPr>
              <w:pStyle w:val="TableText"/>
              <w:rPr>
                <w:rFonts w:eastAsia="Arial"/>
                <w:szCs w:val="20"/>
              </w:rPr>
            </w:pPr>
            <w:r w:rsidRPr="00123177">
              <w:rPr>
                <w:rFonts w:eastAsia="Arial"/>
                <w:szCs w:val="20"/>
              </w:rPr>
              <w:t>Data rate is not applicable.</w:t>
            </w:r>
          </w:p>
        </w:tc>
      </w:tr>
      <w:tr w:rsidR="00A55B53" w:rsidRPr="00123177" w14:paraId="553DA2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44E6F2" w14:textId="77777777" w:rsidR="00A55B53" w:rsidRPr="00123177" w:rsidRDefault="00A55B53" w:rsidP="00535342">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5CCD51" w14:textId="77777777" w:rsidR="00A55B53" w:rsidRPr="00123177" w:rsidRDefault="00A55B53" w:rsidP="00535342">
            <w:pPr>
              <w:pStyle w:val="TableText"/>
              <w:spacing w:line="259" w:lineRule="auto"/>
              <w:rPr>
                <w:rFonts w:eastAsia="Arial"/>
                <w:szCs w:val="20"/>
              </w:rPr>
            </w:pPr>
            <w:r w:rsidRPr="00123177">
              <w:rPr>
                <w:rFonts w:eastAsia="Arial"/>
                <w:szCs w:val="20"/>
              </w:rPr>
              <w:t>External event is not required.</w:t>
            </w:r>
          </w:p>
        </w:tc>
      </w:tr>
      <w:tr w:rsidR="00A55B53" w:rsidRPr="00123177" w14:paraId="4AC2CD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A0135F" w14:textId="77777777" w:rsidR="00A55B53" w:rsidRPr="00123177" w:rsidRDefault="00A55B53" w:rsidP="00535342">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1402F8" w14:textId="77777777" w:rsidR="00A55B53" w:rsidRPr="00123177" w:rsidRDefault="00A55B53" w:rsidP="00535342">
            <w:pPr>
              <w:pStyle w:val="TableText"/>
              <w:spacing w:line="259" w:lineRule="auto"/>
              <w:rPr>
                <w:rFonts w:eastAsia="Arial"/>
                <w:szCs w:val="20"/>
              </w:rPr>
            </w:pPr>
            <w:r w:rsidRPr="00123177">
              <w:rPr>
                <w:rFonts w:eastAsia="Arial"/>
                <w:szCs w:val="20"/>
              </w:rPr>
              <w:t>Temporal event is not applicable.</w:t>
            </w:r>
          </w:p>
        </w:tc>
      </w:tr>
      <w:tr w:rsidR="00A55B53" w:rsidRPr="00123177" w14:paraId="1459838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58F06A" w14:textId="77777777" w:rsidR="00A55B53" w:rsidRPr="00123177" w:rsidRDefault="00A55B53" w:rsidP="00535342">
            <w:pPr>
              <w:pStyle w:val="TableText"/>
              <w:snapToGrid w:val="0"/>
              <w:rPr>
                <w:rFonts w:eastAsia="Arial"/>
                <w:szCs w:val="20"/>
              </w:rPr>
            </w:pPr>
            <w:r w:rsidRPr="00123177">
              <w:rPr>
                <w:rFonts w:eastAsia="Arial"/>
                <w:szCs w:val="20"/>
              </w:rPr>
              <w:t xml:space="preserve">Validation Rules/ </w:t>
            </w:r>
          </w:p>
          <w:p w14:paraId="250BDD70" w14:textId="77777777" w:rsidR="00A55B53" w:rsidRPr="00123177" w:rsidRDefault="00A55B53" w:rsidP="00535342">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3ADDBD" w14:textId="77777777" w:rsidR="00A55B53" w:rsidRPr="00123177" w:rsidRDefault="00A55B53" w:rsidP="00535342">
            <w:pPr>
              <w:pStyle w:val="TableText"/>
              <w:snapToGrid w:val="0"/>
              <w:rPr>
                <w:rFonts w:eastAsia="Arial"/>
                <w:szCs w:val="20"/>
              </w:rPr>
            </w:pPr>
            <w:r w:rsidRPr="00123177">
              <w:rPr>
                <w:rFonts w:eastAsia="Arial"/>
                <w:szCs w:val="20"/>
              </w:rPr>
              <w:t>Verify that Signature verification shall be successfully done on supplier generated development keys</w:t>
            </w:r>
          </w:p>
        </w:tc>
      </w:tr>
      <w:tr w:rsidR="00A55B53" w:rsidRPr="00123177" w14:paraId="60F71D0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1708FD" w14:textId="77777777" w:rsidR="00A55B53" w:rsidRPr="00123177" w:rsidRDefault="00A55B53" w:rsidP="00535342">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0A7EE" w14:textId="77777777" w:rsidR="00A55B53" w:rsidRPr="00123177" w:rsidRDefault="00A55B53" w:rsidP="00535342">
            <w:pPr>
              <w:pStyle w:val="TableText"/>
              <w:snapToGrid w:val="0"/>
              <w:rPr>
                <w:rFonts w:eastAsia="Arial"/>
                <w:szCs w:val="20"/>
              </w:rPr>
            </w:pPr>
            <w:r w:rsidRPr="00123177">
              <w:rPr>
                <w:rFonts w:eastAsia="Arial"/>
                <w:szCs w:val="20"/>
              </w:rPr>
              <w:t>Constraints is not applicable.</w:t>
            </w:r>
          </w:p>
        </w:tc>
      </w:tr>
      <w:tr w:rsidR="00A55B53" w:rsidRPr="00123177" w14:paraId="4BAFDE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210E34" w14:textId="77777777" w:rsidR="00A55B53" w:rsidRPr="00123177" w:rsidRDefault="00A55B53" w:rsidP="00535342">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2A9C03" w14:textId="77777777" w:rsidR="00A55B53" w:rsidRPr="00123177" w:rsidRDefault="00A55B53" w:rsidP="00535342">
            <w:pPr>
              <w:pStyle w:val="TableText"/>
              <w:snapToGrid w:val="0"/>
              <w:rPr>
                <w:rFonts w:eastAsia="Arial"/>
                <w:szCs w:val="20"/>
              </w:rPr>
            </w:pPr>
            <w:r w:rsidRPr="00123177">
              <w:rPr>
                <w:rFonts w:eastAsia="Arial"/>
                <w:szCs w:val="20"/>
              </w:rPr>
              <w:t>No effects on other system</w:t>
            </w:r>
          </w:p>
        </w:tc>
      </w:tr>
      <w:tr w:rsidR="00A55B53" w:rsidRPr="00123177" w14:paraId="7884BB7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FCB888" w14:textId="77777777" w:rsidR="00A55B53" w:rsidRPr="00123177" w:rsidRDefault="00A55B53" w:rsidP="00535342">
            <w:pPr>
              <w:pStyle w:val="TableText"/>
              <w:snapToGrid w:val="0"/>
              <w:rPr>
                <w:rFonts w:eastAsia="Arial"/>
                <w:szCs w:val="20"/>
              </w:rPr>
            </w:pPr>
            <w:r w:rsidRPr="00123177">
              <w:rPr>
                <w:rFonts w:eastAsia="Arial"/>
                <w:szCs w:val="20"/>
              </w:rPr>
              <w:t>Testability with respect to test environment</w:t>
            </w:r>
          </w:p>
          <w:p w14:paraId="5E3FFE6A" w14:textId="77777777" w:rsidR="00A55B53" w:rsidRPr="00123177" w:rsidRDefault="00A55B53" w:rsidP="00535342">
            <w:pPr>
              <w:pStyle w:val="TableText"/>
              <w:rPr>
                <w:rFonts w:eastAsia="Arial"/>
                <w:szCs w:val="20"/>
              </w:rPr>
            </w:pPr>
            <w:r w:rsidRPr="00123177">
              <w:rPr>
                <w:rFonts w:eastAsia="Arial"/>
                <w:szCs w:val="20"/>
              </w:rPr>
              <w:t>(Yes/No)</w:t>
            </w:r>
          </w:p>
          <w:p w14:paraId="58100D83" w14:textId="77777777" w:rsidR="00A55B53" w:rsidRPr="00123177" w:rsidRDefault="00A55B53" w:rsidP="00535342">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E32EBB"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32277A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187DB4" w14:textId="77777777" w:rsidR="00A55B53" w:rsidRPr="00123177" w:rsidRDefault="00A55B53" w:rsidP="00535342">
            <w:pPr>
              <w:pStyle w:val="TableText"/>
              <w:snapToGrid w:val="0"/>
              <w:rPr>
                <w:rFonts w:eastAsia="Arial"/>
                <w:szCs w:val="20"/>
              </w:rPr>
            </w:pPr>
            <w:r w:rsidRPr="00123177">
              <w:rPr>
                <w:rFonts w:eastAsia="Arial"/>
                <w:szCs w:val="20"/>
              </w:rPr>
              <w:t>Feasible within project constraints</w:t>
            </w:r>
          </w:p>
          <w:p w14:paraId="219B2228" w14:textId="77777777" w:rsidR="00A55B53" w:rsidRPr="00123177" w:rsidRDefault="00A55B53" w:rsidP="00535342">
            <w:pPr>
              <w:pStyle w:val="TableText"/>
              <w:snapToGrid w:val="0"/>
              <w:rPr>
                <w:rFonts w:eastAsia="Arial"/>
                <w:szCs w:val="20"/>
              </w:rPr>
            </w:pPr>
            <w:r w:rsidRPr="00123177">
              <w:rPr>
                <w:rFonts w:eastAsia="Arial"/>
                <w:szCs w:val="20"/>
              </w:rPr>
              <w:t>(Yes/No)</w:t>
            </w:r>
          </w:p>
          <w:p w14:paraId="577A221C" w14:textId="77777777" w:rsidR="00A55B53" w:rsidRPr="00123177" w:rsidRDefault="00A55B53" w:rsidP="00535342">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B7440"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0A7342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877375" w14:textId="77777777" w:rsidR="00A55B53" w:rsidRPr="00123177" w:rsidRDefault="00A55B53" w:rsidP="00535342">
            <w:pPr>
              <w:pStyle w:val="TableText"/>
              <w:snapToGrid w:val="0"/>
              <w:rPr>
                <w:rFonts w:eastAsia="Arial"/>
                <w:szCs w:val="20"/>
              </w:rPr>
            </w:pPr>
            <w:r w:rsidRPr="00123177">
              <w:rPr>
                <w:rFonts w:eastAsia="Arial"/>
                <w:szCs w:val="20"/>
              </w:rPr>
              <w:lastRenderedPageBreak/>
              <w:t>Critical</w:t>
            </w:r>
          </w:p>
          <w:p w14:paraId="7A65182E" w14:textId="77777777" w:rsidR="00A55B53" w:rsidRPr="00123177" w:rsidRDefault="00A55B53" w:rsidP="00535342">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5DA442"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290252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BAEBC3" w14:textId="77777777" w:rsidR="00A55B53" w:rsidRPr="00123177" w:rsidRDefault="00A55B53" w:rsidP="00535342">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339EE" w14:textId="77777777" w:rsidR="00A55B53" w:rsidRPr="00123177" w:rsidRDefault="00A55B53" w:rsidP="00535342">
            <w:pPr>
              <w:pStyle w:val="TableText"/>
              <w:snapToGrid w:val="0"/>
              <w:rPr>
                <w:rFonts w:eastAsia="Arial"/>
                <w:szCs w:val="20"/>
              </w:rPr>
            </w:pPr>
            <w:r w:rsidRPr="00123177">
              <w:t>Acceptance Criteria for this requirement should be as per SECTION-6 ACCEPTANCE CRITERIA</w:t>
            </w:r>
          </w:p>
        </w:tc>
      </w:tr>
    </w:tbl>
    <w:p w14:paraId="0C51E6BA" w14:textId="77777777" w:rsidR="005B7AEA" w:rsidRDefault="005B7AEA" w:rsidP="00A55B53">
      <w:pPr>
        <w:rPr>
          <w:rFonts w:eastAsia="Arial"/>
          <w:szCs w:val="20"/>
        </w:rPr>
      </w:pPr>
    </w:p>
    <w:p w14:paraId="68E7E1A8" w14:textId="6ECAF6D7" w:rsidR="005B7AEA" w:rsidRPr="00123177" w:rsidRDefault="005B7AEA" w:rsidP="005B7AEA">
      <w:pPr>
        <w:pStyle w:val="Heading4"/>
        <w:rPr>
          <w:rFonts w:eastAsia="Arial"/>
        </w:rPr>
      </w:pPr>
      <w:r w:rsidRPr="00123177">
        <w:rPr>
          <w:rFonts w:eastAsia="Arial"/>
        </w:rPr>
        <w:t xml:space="preserve">Requirement for the generic diagnostic feature: </w:t>
      </w:r>
      <w:r w:rsidRPr="005B7AEA">
        <w:rPr>
          <w:rFonts w:eastAsia="Arial"/>
          <w:szCs w:val="20"/>
        </w:rPr>
        <w:t>Snapshot and Extended Data</w:t>
      </w:r>
      <w:r w:rsidRPr="00123177">
        <w:rPr>
          <w:rFonts w:eastAsia="Arial"/>
        </w:rPr>
        <w:t xml:space="preserve"> (PF3.</w:t>
      </w:r>
      <w:r>
        <w:rPr>
          <w:rFonts w:eastAsia="Arial"/>
        </w:rPr>
        <w:t>5</w:t>
      </w:r>
      <w:r w:rsidRPr="00123177">
        <w:rPr>
          <w:rFonts w:eastAsia="Arial"/>
        </w:rPr>
        <w:t>).</w:t>
      </w:r>
    </w:p>
    <w:tbl>
      <w:tblPr>
        <w:tblW w:w="9518" w:type="dxa"/>
        <w:tblInd w:w="108" w:type="dxa"/>
        <w:tblLayout w:type="fixed"/>
        <w:tblLook w:val="0000" w:firstRow="0" w:lastRow="0" w:firstColumn="0" w:lastColumn="0" w:noHBand="0" w:noVBand="0"/>
      </w:tblPr>
      <w:tblGrid>
        <w:gridCol w:w="1920"/>
        <w:gridCol w:w="7598"/>
      </w:tblGrid>
      <w:tr w:rsidR="005B7AEA" w:rsidRPr="00123177" w14:paraId="6BAA1A7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2C8D974" w14:textId="77777777" w:rsidR="005B7AEA" w:rsidRPr="00123177" w:rsidRDefault="005B7AEA"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E4AEE71" w14:textId="77777777" w:rsidR="005B7AEA" w:rsidRPr="00123177" w:rsidRDefault="005B7AEA" w:rsidP="00535342">
            <w:pPr>
              <w:pStyle w:val="TableText"/>
              <w:snapToGrid w:val="0"/>
              <w:rPr>
                <w:rFonts w:eastAsia="Arial"/>
                <w:szCs w:val="20"/>
              </w:rPr>
            </w:pPr>
            <w:r w:rsidRPr="00123177">
              <w:rPr>
                <w:rFonts w:eastAsia="Arial"/>
                <w:szCs w:val="20"/>
              </w:rPr>
              <w:t>Description</w:t>
            </w:r>
          </w:p>
        </w:tc>
      </w:tr>
      <w:tr w:rsidR="005B7AEA" w:rsidRPr="00123177" w14:paraId="34AE539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7C68159" w14:textId="77777777" w:rsidR="005B7AEA" w:rsidRPr="00123177" w:rsidRDefault="005B7AEA"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5D3B08" w14:textId="66D6ECCA" w:rsidR="005B7AEA" w:rsidRPr="00123177" w:rsidRDefault="005B7AEA" w:rsidP="00535342">
            <w:pPr>
              <w:snapToGrid w:val="0"/>
              <w:rPr>
                <w:rFonts w:eastAsia="Arial"/>
                <w:szCs w:val="20"/>
              </w:rPr>
            </w:pPr>
            <w:r w:rsidRPr="00123177">
              <w:rPr>
                <w:rFonts w:eastAsia="Arial"/>
                <w:szCs w:val="20"/>
              </w:rPr>
              <w:t>SWRS_Gen_Diag_</w:t>
            </w:r>
            <w:r>
              <w:rPr>
                <w:rFonts w:eastAsia="Arial"/>
                <w:szCs w:val="20"/>
              </w:rPr>
              <w:t>10</w:t>
            </w:r>
          </w:p>
        </w:tc>
      </w:tr>
      <w:tr w:rsidR="005B7AEA" w:rsidRPr="00123177" w14:paraId="38E7F1A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EC96561" w14:textId="77777777" w:rsidR="005B7AEA" w:rsidRPr="00123177" w:rsidRDefault="005B7AEA" w:rsidP="00535342">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430372" w14:textId="3768BD55" w:rsidR="005B7AEA" w:rsidRPr="00123177" w:rsidRDefault="005B7AEA" w:rsidP="00535342">
            <w:pPr>
              <w:snapToGrid w:val="0"/>
              <w:rPr>
                <w:rFonts w:eastAsia="Arial"/>
                <w:szCs w:val="20"/>
              </w:rPr>
            </w:pPr>
            <w:r w:rsidRPr="00123177">
              <w:rPr>
                <w:rFonts w:eastAsia="Arial"/>
                <w:szCs w:val="20"/>
              </w:rPr>
              <w:t>SDS-HVDCDC-</w:t>
            </w:r>
            <w:r>
              <w:rPr>
                <w:rFonts w:eastAsia="Arial"/>
                <w:szCs w:val="20"/>
              </w:rPr>
              <w:t>423</w:t>
            </w:r>
            <w:r w:rsidR="00C54B36">
              <w:rPr>
                <w:rFonts w:eastAsia="Arial"/>
                <w:szCs w:val="20"/>
              </w:rPr>
              <w:t xml:space="preserve"> (Will be cover in 3.5)</w:t>
            </w:r>
          </w:p>
        </w:tc>
      </w:tr>
      <w:tr w:rsidR="005B7AEA" w:rsidRPr="00123177" w14:paraId="6030FB1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52E40DA" w14:textId="77777777" w:rsidR="005B7AEA" w:rsidRPr="00123177" w:rsidRDefault="005B7AEA"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7AB2FA" w14:textId="0328C9F2" w:rsidR="005B7AEA" w:rsidRPr="00123177" w:rsidRDefault="005B7AEA" w:rsidP="00535342">
            <w:pPr>
              <w:pStyle w:val="TableText"/>
              <w:snapToGrid w:val="0"/>
              <w:rPr>
                <w:rFonts w:eastAsia="Arial"/>
                <w:szCs w:val="20"/>
              </w:rPr>
            </w:pPr>
            <w:r w:rsidRPr="00123177">
              <w:rPr>
                <w:rFonts w:eastAsia="Arial"/>
                <w:szCs w:val="20"/>
              </w:rPr>
              <w:t>Pre C-Sample/PF3.</w:t>
            </w:r>
            <w:r>
              <w:rPr>
                <w:rFonts w:eastAsia="Arial"/>
                <w:szCs w:val="20"/>
              </w:rPr>
              <w:t>5</w:t>
            </w:r>
          </w:p>
        </w:tc>
      </w:tr>
      <w:tr w:rsidR="005B7AEA" w:rsidRPr="00123177" w14:paraId="5D1170A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21E364A" w14:textId="77777777" w:rsidR="005B7AEA" w:rsidRPr="00123177" w:rsidRDefault="005B7AEA" w:rsidP="00535342">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159BE8" w14:textId="5DEB3207" w:rsidR="005B7AEA" w:rsidRPr="00123177" w:rsidRDefault="005B7AEA" w:rsidP="00535342">
            <w:pPr>
              <w:outlineLvl w:val="1"/>
              <w:rPr>
                <w:rFonts w:eastAsia="Arial"/>
                <w:szCs w:val="20"/>
              </w:rPr>
            </w:pPr>
            <w:r w:rsidRPr="00123177">
              <w:rPr>
                <w:rFonts w:eastAsia="Arial"/>
                <w:szCs w:val="20"/>
              </w:rPr>
              <w:t>The PF3.</w:t>
            </w:r>
            <w:r>
              <w:rPr>
                <w:rFonts w:eastAsia="Arial"/>
                <w:szCs w:val="20"/>
              </w:rPr>
              <w:t>5</w:t>
            </w:r>
            <w:r w:rsidRPr="00123177">
              <w:rPr>
                <w:rFonts w:eastAsia="Arial"/>
                <w:szCs w:val="20"/>
              </w:rPr>
              <w:t xml:space="preserve"> HVHVDCDC shall cover the following generic diagnostic features:</w:t>
            </w:r>
          </w:p>
          <w:p w14:paraId="140B0A1F" w14:textId="4153594B" w:rsidR="005B7AEA" w:rsidRPr="00123177" w:rsidRDefault="005B7AEA" w:rsidP="00535342">
            <w:pPr>
              <w:snapToGrid w:val="0"/>
              <w:rPr>
                <w:rFonts w:eastAsia="Arial"/>
                <w:szCs w:val="20"/>
              </w:rPr>
            </w:pPr>
            <w:r w:rsidRPr="00123177">
              <w:rPr>
                <w:rFonts w:eastAsia="Arial"/>
                <w:szCs w:val="20"/>
              </w:rPr>
              <w:t xml:space="preserve">- </w:t>
            </w:r>
            <w:r w:rsidRPr="005B7AEA">
              <w:rPr>
                <w:rFonts w:eastAsia="Arial"/>
                <w:szCs w:val="20"/>
              </w:rPr>
              <w:t>Snapshot and Extended Data</w:t>
            </w:r>
          </w:p>
          <w:p w14:paraId="068FFE0A" w14:textId="77777777" w:rsidR="005B7AEA" w:rsidRPr="00123177" w:rsidRDefault="005B7AEA" w:rsidP="00535342">
            <w:pPr>
              <w:snapToGrid w:val="0"/>
              <w:rPr>
                <w:rFonts w:eastAsia="Arial"/>
                <w:szCs w:val="20"/>
              </w:rPr>
            </w:pPr>
          </w:p>
        </w:tc>
      </w:tr>
      <w:tr w:rsidR="005B7AEA" w:rsidRPr="00123177" w14:paraId="7B87123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1B2776" w14:textId="77777777" w:rsidR="005B7AEA" w:rsidRPr="00123177" w:rsidRDefault="005B7AEA" w:rsidP="00535342">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C59238" w14:textId="77777777" w:rsidR="005B7AEA" w:rsidRPr="00123177" w:rsidRDefault="005B7AEA" w:rsidP="00535342">
            <w:pPr>
              <w:snapToGrid w:val="0"/>
              <w:rPr>
                <w:rFonts w:eastAsia="Arial"/>
                <w:szCs w:val="20"/>
              </w:rPr>
            </w:pPr>
            <w:r w:rsidRPr="00123177">
              <w:rPr>
                <w:rFonts w:eastAsia="Arial"/>
                <w:szCs w:val="20"/>
              </w:rPr>
              <w:t>No Such derived requirement is applicable.</w:t>
            </w:r>
          </w:p>
        </w:tc>
      </w:tr>
      <w:tr w:rsidR="005B7AEA" w:rsidRPr="00123177" w14:paraId="7B8BB8A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D36D5E" w14:textId="77777777" w:rsidR="005B7AEA" w:rsidRPr="00123177" w:rsidRDefault="005B7AEA" w:rsidP="00535342">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1757AF" w14:textId="77777777" w:rsidR="005B7AEA" w:rsidRPr="00123177" w:rsidRDefault="005B7AEA" w:rsidP="00535342">
            <w:pPr>
              <w:pStyle w:val="TableText"/>
              <w:snapToGrid w:val="0"/>
              <w:rPr>
                <w:rFonts w:eastAsia="Arial"/>
                <w:szCs w:val="20"/>
              </w:rPr>
            </w:pPr>
            <w:r w:rsidRPr="00123177">
              <w:rPr>
                <w:rFonts w:eastAsia="Arial"/>
                <w:szCs w:val="20"/>
              </w:rPr>
              <w:t>High</w:t>
            </w:r>
          </w:p>
        </w:tc>
      </w:tr>
      <w:tr w:rsidR="005B7AEA" w:rsidRPr="00123177" w14:paraId="5D623F5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38B876" w14:textId="77777777" w:rsidR="005B7AEA" w:rsidRPr="00123177" w:rsidRDefault="005B7AEA" w:rsidP="00535342">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096B33" w14:textId="77777777" w:rsidR="005B7AEA" w:rsidRPr="00123177" w:rsidRDefault="005B7AEA" w:rsidP="00535342">
            <w:pPr>
              <w:pStyle w:val="TableText"/>
              <w:snapToGrid w:val="0"/>
              <w:rPr>
                <w:rFonts w:eastAsia="Arial"/>
                <w:szCs w:val="20"/>
              </w:rPr>
            </w:pPr>
            <w:r w:rsidRPr="00123177">
              <w:rPr>
                <w:rFonts w:eastAsia="Arial"/>
                <w:szCs w:val="20"/>
              </w:rPr>
              <w:t>No Specific access restrictions is applicable.</w:t>
            </w:r>
          </w:p>
        </w:tc>
      </w:tr>
      <w:tr w:rsidR="005B7AEA" w:rsidRPr="00123177" w14:paraId="3A01FF7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2404AF" w14:textId="77777777" w:rsidR="005B7AEA" w:rsidRPr="00123177" w:rsidRDefault="005B7AEA" w:rsidP="00535342">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FADD21" w14:textId="188C281B" w:rsidR="005B7AEA" w:rsidRPr="00123177" w:rsidRDefault="005B7AEA" w:rsidP="00535342">
            <w:pPr>
              <w:pStyle w:val="TableText"/>
              <w:snapToGrid w:val="0"/>
              <w:rPr>
                <w:rFonts w:eastAsia="Arial"/>
                <w:szCs w:val="20"/>
              </w:rPr>
            </w:pPr>
          </w:p>
        </w:tc>
      </w:tr>
      <w:tr w:rsidR="005B7AEA" w:rsidRPr="00123177" w14:paraId="55D8D79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B29F8B" w14:textId="77777777" w:rsidR="005B7AEA" w:rsidRPr="00123177" w:rsidRDefault="005B7AEA" w:rsidP="00535342">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43F9F5" w14:textId="77777777" w:rsidR="005B7AEA" w:rsidRPr="00123177" w:rsidRDefault="005B7AEA" w:rsidP="00535342">
            <w:pPr>
              <w:pStyle w:val="TableText"/>
              <w:snapToGrid w:val="0"/>
              <w:rPr>
                <w:rFonts w:eastAsia="Arial"/>
                <w:szCs w:val="20"/>
              </w:rPr>
            </w:pPr>
          </w:p>
        </w:tc>
      </w:tr>
      <w:tr w:rsidR="005B7AEA" w:rsidRPr="00123177" w14:paraId="0E15CB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D470EE" w14:textId="77777777" w:rsidR="005B7AEA" w:rsidRPr="00123177" w:rsidRDefault="005B7AEA" w:rsidP="00535342">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FD64EE" w14:textId="53EB63AE" w:rsidR="005B7AEA" w:rsidRPr="00123177" w:rsidRDefault="005B7AEA" w:rsidP="00535342">
            <w:pPr>
              <w:pStyle w:val="TableText"/>
              <w:snapToGrid w:val="0"/>
              <w:rPr>
                <w:rFonts w:eastAsia="Arial"/>
                <w:szCs w:val="20"/>
              </w:rPr>
            </w:pPr>
          </w:p>
        </w:tc>
      </w:tr>
      <w:tr w:rsidR="005B7AEA" w:rsidRPr="00123177" w14:paraId="66F8FB1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34E95E" w14:textId="77777777" w:rsidR="005B7AEA" w:rsidRPr="00123177" w:rsidRDefault="005B7AEA" w:rsidP="00535342">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E9BCB4" w14:textId="77777777" w:rsidR="005B7AEA" w:rsidRPr="00123177" w:rsidRDefault="005B7AEA" w:rsidP="00535342">
            <w:pPr>
              <w:pStyle w:val="TableText"/>
              <w:snapToGrid w:val="0"/>
              <w:rPr>
                <w:rFonts w:eastAsia="Arial"/>
                <w:szCs w:val="20"/>
              </w:rPr>
            </w:pPr>
            <w:r w:rsidRPr="00123177">
              <w:rPr>
                <w:rFonts w:eastAsia="Arial"/>
                <w:szCs w:val="20"/>
              </w:rPr>
              <w:t>No such mandatory fields is applicable.</w:t>
            </w:r>
          </w:p>
        </w:tc>
      </w:tr>
      <w:tr w:rsidR="005B7AEA" w:rsidRPr="00123177" w14:paraId="4562EE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C66A70" w14:textId="77777777" w:rsidR="005B7AEA" w:rsidRPr="00123177" w:rsidRDefault="005B7AEA" w:rsidP="00535342">
            <w:pPr>
              <w:pStyle w:val="TableText"/>
              <w:snapToGrid w:val="0"/>
              <w:rPr>
                <w:rFonts w:eastAsia="Arial"/>
                <w:szCs w:val="20"/>
              </w:rPr>
            </w:pPr>
            <w:r w:rsidRPr="00123177">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EE41E5" w14:textId="77777777" w:rsidR="005B7AEA" w:rsidRPr="00123177" w:rsidRDefault="005B7AEA" w:rsidP="00535342">
            <w:pPr>
              <w:pStyle w:val="TableText"/>
              <w:snapToGrid w:val="0"/>
              <w:rPr>
                <w:rFonts w:eastAsia="Arial"/>
                <w:szCs w:val="20"/>
              </w:rPr>
            </w:pPr>
            <w:r w:rsidRPr="00123177">
              <w:rPr>
                <w:rFonts w:eastAsia="Arial"/>
                <w:szCs w:val="20"/>
              </w:rPr>
              <w:t>No such Pre-Loaded Values is applicable.</w:t>
            </w:r>
          </w:p>
        </w:tc>
      </w:tr>
      <w:tr w:rsidR="005B7AEA" w:rsidRPr="00123177" w14:paraId="15AEF4C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54EAF4" w14:textId="77777777" w:rsidR="005B7AEA" w:rsidRPr="00123177" w:rsidRDefault="005B7AEA" w:rsidP="00535342">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C6837B" w14:textId="77777777" w:rsidR="005B7AEA" w:rsidRPr="00123177" w:rsidRDefault="005B7AEA" w:rsidP="00535342">
            <w:pPr>
              <w:pStyle w:val="TableText"/>
              <w:snapToGrid w:val="0"/>
              <w:rPr>
                <w:rFonts w:eastAsia="Arial"/>
                <w:szCs w:val="20"/>
              </w:rPr>
            </w:pPr>
            <w:r w:rsidRPr="00123177">
              <w:rPr>
                <w:rFonts w:eastAsia="Arial"/>
                <w:szCs w:val="20"/>
              </w:rPr>
              <w:t>Default values shall be applicable with respect to Pre-Loaded Values</w:t>
            </w:r>
          </w:p>
        </w:tc>
      </w:tr>
      <w:tr w:rsidR="005B7AEA" w:rsidRPr="00123177" w14:paraId="7B99ACD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F244B2" w14:textId="77777777" w:rsidR="005B7AEA" w:rsidRPr="00123177" w:rsidRDefault="005B7AEA" w:rsidP="00535342">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253E8" w14:textId="77777777" w:rsidR="005B7AEA" w:rsidRPr="00123177" w:rsidRDefault="005B7AEA" w:rsidP="00535342">
            <w:pPr>
              <w:pStyle w:val="TableText"/>
              <w:snapToGrid w:val="0"/>
              <w:rPr>
                <w:rFonts w:eastAsia="Arial"/>
                <w:szCs w:val="20"/>
              </w:rPr>
            </w:pPr>
            <w:r w:rsidRPr="00123177">
              <w:rPr>
                <w:rFonts w:eastAsia="Arial"/>
                <w:szCs w:val="20"/>
              </w:rPr>
              <w:t>Valid range value is not required.</w:t>
            </w:r>
          </w:p>
        </w:tc>
      </w:tr>
      <w:tr w:rsidR="005B7AEA" w:rsidRPr="00123177" w14:paraId="222B8B4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88B1D6" w14:textId="77777777" w:rsidR="005B7AEA" w:rsidRPr="00123177" w:rsidRDefault="005B7AEA" w:rsidP="00535342">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1B30CB" w14:textId="77777777" w:rsidR="005B7AEA" w:rsidRPr="00123177" w:rsidRDefault="005B7AEA" w:rsidP="00535342">
            <w:pPr>
              <w:pStyle w:val="TableText"/>
              <w:snapToGrid w:val="0"/>
              <w:rPr>
                <w:rFonts w:eastAsia="Arial"/>
                <w:szCs w:val="20"/>
              </w:rPr>
            </w:pPr>
            <w:r w:rsidRPr="00123177">
              <w:rPr>
                <w:rFonts w:eastAsia="Arial"/>
                <w:szCs w:val="20"/>
              </w:rPr>
              <w:t>Data latency period is not applicable</w:t>
            </w:r>
          </w:p>
        </w:tc>
      </w:tr>
      <w:tr w:rsidR="005B7AEA" w:rsidRPr="00123177" w14:paraId="1219F4F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89F63B" w14:textId="77777777" w:rsidR="005B7AEA" w:rsidRPr="00123177" w:rsidRDefault="005B7AEA" w:rsidP="00535342">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B8296B" w14:textId="77777777" w:rsidR="005B7AEA" w:rsidRPr="00123177" w:rsidRDefault="005B7AEA" w:rsidP="00535342">
            <w:pPr>
              <w:pStyle w:val="TableText"/>
              <w:snapToGrid w:val="0"/>
              <w:rPr>
                <w:rFonts w:eastAsia="Arial"/>
                <w:szCs w:val="20"/>
              </w:rPr>
            </w:pPr>
            <w:r w:rsidRPr="00123177">
              <w:rPr>
                <w:rFonts w:eastAsia="Arial"/>
                <w:szCs w:val="20"/>
              </w:rPr>
              <w:t>Data Retention period is not applicable.</w:t>
            </w:r>
          </w:p>
        </w:tc>
      </w:tr>
      <w:tr w:rsidR="005B7AEA" w:rsidRPr="00123177" w14:paraId="2E09F6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D794C1" w14:textId="77777777" w:rsidR="005B7AEA" w:rsidRPr="00123177" w:rsidRDefault="005B7AEA" w:rsidP="00535342">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26E9A" w14:textId="77777777" w:rsidR="005B7AEA" w:rsidRPr="00123177" w:rsidRDefault="005B7AEA" w:rsidP="00535342">
            <w:pPr>
              <w:pStyle w:val="TableText"/>
              <w:rPr>
                <w:rFonts w:eastAsia="Arial"/>
                <w:szCs w:val="20"/>
              </w:rPr>
            </w:pPr>
            <w:r w:rsidRPr="00123177">
              <w:rPr>
                <w:rFonts w:eastAsia="Arial"/>
                <w:szCs w:val="20"/>
              </w:rPr>
              <w:t>Data rate is not applicable.</w:t>
            </w:r>
          </w:p>
        </w:tc>
      </w:tr>
      <w:tr w:rsidR="005B7AEA" w:rsidRPr="00123177" w14:paraId="5985093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43075C" w14:textId="77777777" w:rsidR="005B7AEA" w:rsidRPr="00123177" w:rsidRDefault="005B7AEA" w:rsidP="00535342">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7E335B" w14:textId="77777777" w:rsidR="005B7AEA" w:rsidRPr="00123177" w:rsidRDefault="005B7AEA" w:rsidP="00535342">
            <w:pPr>
              <w:pStyle w:val="TableText"/>
              <w:spacing w:line="259" w:lineRule="auto"/>
              <w:rPr>
                <w:rFonts w:eastAsia="Arial"/>
                <w:szCs w:val="20"/>
              </w:rPr>
            </w:pPr>
            <w:r w:rsidRPr="00123177">
              <w:rPr>
                <w:rFonts w:eastAsia="Arial"/>
                <w:szCs w:val="20"/>
              </w:rPr>
              <w:t>External event is not required.</w:t>
            </w:r>
          </w:p>
        </w:tc>
      </w:tr>
      <w:tr w:rsidR="005B7AEA" w:rsidRPr="00123177" w14:paraId="698E3D7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BF770B" w14:textId="77777777" w:rsidR="005B7AEA" w:rsidRPr="00123177" w:rsidRDefault="005B7AEA" w:rsidP="00535342">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46C8B2" w14:textId="77777777" w:rsidR="005B7AEA" w:rsidRPr="00123177" w:rsidRDefault="005B7AEA" w:rsidP="00535342">
            <w:pPr>
              <w:pStyle w:val="TableText"/>
              <w:spacing w:line="259" w:lineRule="auto"/>
              <w:rPr>
                <w:rFonts w:eastAsia="Arial"/>
                <w:szCs w:val="20"/>
              </w:rPr>
            </w:pPr>
            <w:r w:rsidRPr="00123177">
              <w:rPr>
                <w:rFonts w:eastAsia="Arial"/>
                <w:szCs w:val="20"/>
              </w:rPr>
              <w:t>Temporal event is not applicable.</w:t>
            </w:r>
          </w:p>
        </w:tc>
      </w:tr>
      <w:tr w:rsidR="005B7AEA" w:rsidRPr="00123177" w14:paraId="58666E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D9C2AC" w14:textId="77777777" w:rsidR="005B7AEA" w:rsidRPr="00123177" w:rsidRDefault="005B7AEA" w:rsidP="00535342">
            <w:pPr>
              <w:pStyle w:val="TableText"/>
              <w:snapToGrid w:val="0"/>
              <w:rPr>
                <w:rFonts w:eastAsia="Arial"/>
                <w:szCs w:val="20"/>
              </w:rPr>
            </w:pPr>
            <w:r w:rsidRPr="00123177">
              <w:rPr>
                <w:rFonts w:eastAsia="Arial"/>
                <w:szCs w:val="20"/>
              </w:rPr>
              <w:lastRenderedPageBreak/>
              <w:t xml:space="preserve">Validation Rules/ </w:t>
            </w:r>
          </w:p>
          <w:p w14:paraId="0D0E074C" w14:textId="77777777" w:rsidR="005B7AEA" w:rsidRPr="00123177" w:rsidRDefault="005B7AEA" w:rsidP="00535342">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A94AC" w14:textId="085BFC2E" w:rsidR="005B7AEA" w:rsidRPr="00123177" w:rsidRDefault="005B7AEA" w:rsidP="00535342">
            <w:pPr>
              <w:pStyle w:val="TableText"/>
              <w:snapToGrid w:val="0"/>
              <w:rPr>
                <w:rFonts w:eastAsia="Arial"/>
                <w:szCs w:val="20"/>
              </w:rPr>
            </w:pPr>
          </w:p>
        </w:tc>
      </w:tr>
      <w:tr w:rsidR="005B7AEA" w:rsidRPr="00123177" w14:paraId="5EF94F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B603CB" w14:textId="77777777" w:rsidR="005B7AEA" w:rsidRPr="00123177" w:rsidRDefault="005B7AEA" w:rsidP="00535342">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BC619C" w14:textId="77777777" w:rsidR="005B7AEA" w:rsidRPr="00123177" w:rsidRDefault="005B7AEA" w:rsidP="00535342">
            <w:pPr>
              <w:pStyle w:val="TableText"/>
              <w:snapToGrid w:val="0"/>
              <w:rPr>
                <w:rFonts w:eastAsia="Arial"/>
                <w:szCs w:val="20"/>
              </w:rPr>
            </w:pPr>
            <w:r w:rsidRPr="00123177">
              <w:rPr>
                <w:rFonts w:eastAsia="Arial"/>
                <w:szCs w:val="20"/>
              </w:rPr>
              <w:t>Constraints is not applicable.</w:t>
            </w:r>
          </w:p>
        </w:tc>
      </w:tr>
      <w:tr w:rsidR="005B7AEA" w:rsidRPr="00123177" w14:paraId="60CD3D4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717311" w14:textId="77777777" w:rsidR="005B7AEA" w:rsidRPr="00123177" w:rsidRDefault="005B7AEA" w:rsidP="00535342">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580BE6" w14:textId="77777777" w:rsidR="005B7AEA" w:rsidRPr="00123177" w:rsidRDefault="005B7AEA" w:rsidP="00535342">
            <w:pPr>
              <w:pStyle w:val="TableText"/>
              <w:snapToGrid w:val="0"/>
              <w:rPr>
                <w:rFonts w:eastAsia="Arial"/>
                <w:szCs w:val="20"/>
              </w:rPr>
            </w:pPr>
            <w:r w:rsidRPr="00123177">
              <w:rPr>
                <w:rFonts w:eastAsia="Arial"/>
                <w:szCs w:val="20"/>
              </w:rPr>
              <w:t>No effects on other system</w:t>
            </w:r>
          </w:p>
        </w:tc>
      </w:tr>
      <w:tr w:rsidR="005B7AEA" w:rsidRPr="00123177" w14:paraId="6E42E95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B50558" w14:textId="77777777" w:rsidR="005B7AEA" w:rsidRPr="00123177" w:rsidRDefault="005B7AEA" w:rsidP="00535342">
            <w:pPr>
              <w:pStyle w:val="TableText"/>
              <w:snapToGrid w:val="0"/>
              <w:rPr>
                <w:rFonts w:eastAsia="Arial"/>
                <w:szCs w:val="20"/>
              </w:rPr>
            </w:pPr>
            <w:r w:rsidRPr="00123177">
              <w:rPr>
                <w:rFonts w:eastAsia="Arial"/>
                <w:szCs w:val="20"/>
              </w:rPr>
              <w:t>Testability with respect to test environment</w:t>
            </w:r>
          </w:p>
          <w:p w14:paraId="079AC30F" w14:textId="77777777" w:rsidR="005B7AEA" w:rsidRPr="00123177" w:rsidRDefault="005B7AEA" w:rsidP="00535342">
            <w:pPr>
              <w:pStyle w:val="TableText"/>
              <w:rPr>
                <w:rFonts w:eastAsia="Arial"/>
                <w:szCs w:val="20"/>
              </w:rPr>
            </w:pPr>
            <w:r w:rsidRPr="00123177">
              <w:rPr>
                <w:rFonts w:eastAsia="Arial"/>
                <w:szCs w:val="20"/>
              </w:rPr>
              <w:t>(Yes/No)</w:t>
            </w:r>
          </w:p>
          <w:p w14:paraId="5739D1DE" w14:textId="77777777" w:rsidR="005B7AEA" w:rsidRPr="00123177" w:rsidRDefault="005B7AEA" w:rsidP="00535342">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350D0F" w14:textId="77777777" w:rsidR="005B7AEA" w:rsidRPr="00123177" w:rsidRDefault="005B7AEA" w:rsidP="00535342">
            <w:pPr>
              <w:pStyle w:val="TableText"/>
              <w:snapToGrid w:val="0"/>
              <w:rPr>
                <w:rFonts w:eastAsia="Arial"/>
                <w:szCs w:val="20"/>
              </w:rPr>
            </w:pPr>
            <w:r w:rsidRPr="00123177">
              <w:rPr>
                <w:rFonts w:eastAsia="Arial"/>
                <w:szCs w:val="20"/>
              </w:rPr>
              <w:t>YES</w:t>
            </w:r>
          </w:p>
        </w:tc>
      </w:tr>
      <w:tr w:rsidR="005B7AEA" w:rsidRPr="00123177" w14:paraId="5D941B2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FF8ABA" w14:textId="77777777" w:rsidR="005B7AEA" w:rsidRPr="00123177" w:rsidRDefault="005B7AEA" w:rsidP="00535342">
            <w:pPr>
              <w:pStyle w:val="TableText"/>
              <w:snapToGrid w:val="0"/>
              <w:rPr>
                <w:rFonts w:eastAsia="Arial"/>
                <w:szCs w:val="20"/>
              </w:rPr>
            </w:pPr>
            <w:r w:rsidRPr="00123177">
              <w:rPr>
                <w:rFonts w:eastAsia="Arial"/>
                <w:szCs w:val="20"/>
              </w:rPr>
              <w:t>Feasible within project constraints</w:t>
            </w:r>
          </w:p>
          <w:p w14:paraId="4179B173" w14:textId="77777777" w:rsidR="005B7AEA" w:rsidRPr="00123177" w:rsidRDefault="005B7AEA" w:rsidP="00535342">
            <w:pPr>
              <w:pStyle w:val="TableText"/>
              <w:snapToGrid w:val="0"/>
              <w:rPr>
                <w:rFonts w:eastAsia="Arial"/>
                <w:szCs w:val="20"/>
              </w:rPr>
            </w:pPr>
            <w:r w:rsidRPr="00123177">
              <w:rPr>
                <w:rFonts w:eastAsia="Arial"/>
                <w:szCs w:val="20"/>
              </w:rPr>
              <w:t>(Yes/No)</w:t>
            </w:r>
          </w:p>
          <w:p w14:paraId="7499653C" w14:textId="77777777" w:rsidR="005B7AEA" w:rsidRPr="00123177" w:rsidRDefault="005B7AEA" w:rsidP="00535342">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CDB48B" w14:textId="77777777" w:rsidR="005B7AEA" w:rsidRPr="00123177" w:rsidRDefault="005B7AEA" w:rsidP="00535342">
            <w:pPr>
              <w:pStyle w:val="TableText"/>
              <w:snapToGrid w:val="0"/>
              <w:rPr>
                <w:rFonts w:eastAsia="Arial"/>
                <w:szCs w:val="20"/>
              </w:rPr>
            </w:pPr>
            <w:r w:rsidRPr="00123177">
              <w:rPr>
                <w:rFonts w:eastAsia="Arial"/>
                <w:szCs w:val="20"/>
              </w:rPr>
              <w:t>YES</w:t>
            </w:r>
          </w:p>
        </w:tc>
      </w:tr>
      <w:tr w:rsidR="005B7AEA" w:rsidRPr="00123177" w14:paraId="2D7B26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E36FA8" w14:textId="77777777" w:rsidR="005B7AEA" w:rsidRPr="00123177" w:rsidRDefault="005B7AEA" w:rsidP="00535342">
            <w:pPr>
              <w:pStyle w:val="TableText"/>
              <w:snapToGrid w:val="0"/>
              <w:rPr>
                <w:rFonts w:eastAsia="Arial"/>
                <w:szCs w:val="20"/>
              </w:rPr>
            </w:pPr>
            <w:r w:rsidRPr="00123177">
              <w:rPr>
                <w:rFonts w:eastAsia="Arial"/>
                <w:szCs w:val="20"/>
              </w:rPr>
              <w:t>Critical</w:t>
            </w:r>
          </w:p>
          <w:p w14:paraId="513F3F7F" w14:textId="77777777" w:rsidR="005B7AEA" w:rsidRPr="00123177" w:rsidRDefault="005B7AEA" w:rsidP="00535342">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73BF36" w14:textId="77777777" w:rsidR="005B7AEA" w:rsidRPr="00123177" w:rsidRDefault="005B7AEA" w:rsidP="00535342">
            <w:pPr>
              <w:pStyle w:val="TableText"/>
              <w:snapToGrid w:val="0"/>
              <w:rPr>
                <w:rFonts w:eastAsia="Arial"/>
                <w:szCs w:val="20"/>
              </w:rPr>
            </w:pPr>
            <w:r w:rsidRPr="00123177">
              <w:rPr>
                <w:rFonts w:eastAsia="Arial"/>
                <w:szCs w:val="20"/>
              </w:rPr>
              <w:t>YES</w:t>
            </w:r>
          </w:p>
        </w:tc>
      </w:tr>
      <w:tr w:rsidR="005B7AEA" w:rsidRPr="00123177" w14:paraId="466A65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7EED95" w14:textId="77777777" w:rsidR="005B7AEA" w:rsidRPr="00123177" w:rsidRDefault="005B7AEA" w:rsidP="00535342">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6D5BDF" w14:textId="77777777" w:rsidR="005B7AEA" w:rsidRPr="00123177" w:rsidRDefault="005B7AEA" w:rsidP="00535342">
            <w:pPr>
              <w:pStyle w:val="TableText"/>
              <w:snapToGrid w:val="0"/>
              <w:rPr>
                <w:rFonts w:eastAsia="Arial"/>
                <w:szCs w:val="20"/>
              </w:rPr>
            </w:pPr>
            <w:r w:rsidRPr="00123177">
              <w:t>Acceptance Criteria for this requirement should be as per SECTION-6 ACCEPTANCE CRITERIA</w:t>
            </w:r>
          </w:p>
        </w:tc>
      </w:tr>
    </w:tbl>
    <w:p w14:paraId="3EECD62C" w14:textId="77777777" w:rsidR="005B7AEA" w:rsidRDefault="005B7AEA" w:rsidP="00A55B53">
      <w:pPr>
        <w:rPr>
          <w:rFonts w:eastAsia="Arial"/>
          <w:szCs w:val="20"/>
        </w:rPr>
      </w:pPr>
    </w:p>
    <w:p w14:paraId="39AEE5FE" w14:textId="55C23D10" w:rsidR="005B7AEA" w:rsidRPr="00123177" w:rsidRDefault="005B7AEA" w:rsidP="005B7AEA">
      <w:pPr>
        <w:pStyle w:val="Heading4"/>
        <w:rPr>
          <w:rFonts w:eastAsia="Arial"/>
        </w:rPr>
      </w:pPr>
      <w:r w:rsidRPr="00123177">
        <w:rPr>
          <w:rFonts w:eastAsia="Arial"/>
        </w:rPr>
        <w:t xml:space="preserve">Requirement for the generic diagnostic feature: </w:t>
      </w:r>
      <w:r w:rsidRPr="005B7AEA">
        <w:rPr>
          <w:rFonts w:eastAsia="Arial"/>
          <w:szCs w:val="20"/>
        </w:rPr>
        <w:t>DTC Details (Set, reset, enable conditions and special instructions if any)</w:t>
      </w:r>
      <w:r w:rsidRPr="00123177">
        <w:rPr>
          <w:rFonts w:eastAsia="Arial"/>
        </w:rPr>
        <w:t xml:space="preserve"> (PF3.</w:t>
      </w:r>
      <w:r>
        <w:rPr>
          <w:rFonts w:eastAsia="Arial"/>
        </w:rPr>
        <w:t>5</w:t>
      </w:r>
      <w:r w:rsidRPr="00123177">
        <w:rPr>
          <w:rFonts w:eastAsia="Arial"/>
        </w:rPr>
        <w:t>).</w:t>
      </w:r>
    </w:p>
    <w:tbl>
      <w:tblPr>
        <w:tblW w:w="9518" w:type="dxa"/>
        <w:tblInd w:w="108" w:type="dxa"/>
        <w:tblLayout w:type="fixed"/>
        <w:tblLook w:val="0000" w:firstRow="0" w:lastRow="0" w:firstColumn="0" w:lastColumn="0" w:noHBand="0" w:noVBand="0"/>
      </w:tblPr>
      <w:tblGrid>
        <w:gridCol w:w="1920"/>
        <w:gridCol w:w="7598"/>
      </w:tblGrid>
      <w:tr w:rsidR="005B7AEA" w:rsidRPr="00123177" w14:paraId="265FC0D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5BA10B4" w14:textId="77777777" w:rsidR="005B7AEA" w:rsidRPr="00123177" w:rsidRDefault="005B7AEA"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E1F6B2F" w14:textId="77777777" w:rsidR="005B7AEA" w:rsidRPr="00123177" w:rsidRDefault="005B7AEA" w:rsidP="00535342">
            <w:pPr>
              <w:pStyle w:val="TableText"/>
              <w:snapToGrid w:val="0"/>
              <w:rPr>
                <w:rFonts w:eastAsia="Arial"/>
                <w:szCs w:val="20"/>
              </w:rPr>
            </w:pPr>
            <w:r w:rsidRPr="00123177">
              <w:rPr>
                <w:rFonts w:eastAsia="Arial"/>
                <w:szCs w:val="20"/>
              </w:rPr>
              <w:t>Description</w:t>
            </w:r>
          </w:p>
        </w:tc>
      </w:tr>
      <w:tr w:rsidR="005B7AEA" w:rsidRPr="00123177" w14:paraId="51C006D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275DEFB" w14:textId="77777777" w:rsidR="005B7AEA" w:rsidRPr="00123177" w:rsidRDefault="005B7AEA"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F82C15" w14:textId="79BF78A1" w:rsidR="005B7AEA" w:rsidRPr="00123177" w:rsidRDefault="005B7AEA" w:rsidP="00535342">
            <w:pPr>
              <w:snapToGrid w:val="0"/>
              <w:rPr>
                <w:rFonts w:eastAsia="Arial"/>
                <w:szCs w:val="20"/>
              </w:rPr>
            </w:pPr>
            <w:r w:rsidRPr="00123177">
              <w:rPr>
                <w:rFonts w:eastAsia="Arial"/>
                <w:szCs w:val="20"/>
              </w:rPr>
              <w:t>SWRS_Gen_Diag_</w:t>
            </w:r>
            <w:r>
              <w:rPr>
                <w:rFonts w:eastAsia="Arial"/>
                <w:szCs w:val="20"/>
              </w:rPr>
              <w:t>11</w:t>
            </w:r>
          </w:p>
        </w:tc>
      </w:tr>
      <w:tr w:rsidR="005B7AEA" w:rsidRPr="00123177" w14:paraId="449A83C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ED3E89C" w14:textId="77777777" w:rsidR="005B7AEA" w:rsidRPr="00123177" w:rsidRDefault="005B7AEA" w:rsidP="00535342">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8F7579" w14:textId="77777777" w:rsidR="005B7AEA" w:rsidRPr="00123177" w:rsidRDefault="005B7AEA" w:rsidP="00535342">
            <w:pPr>
              <w:snapToGrid w:val="0"/>
              <w:rPr>
                <w:rFonts w:eastAsia="Arial"/>
                <w:szCs w:val="20"/>
              </w:rPr>
            </w:pPr>
            <w:r w:rsidRPr="00123177">
              <w:rPr>
                <w:rFonts w:eastAsia="Arial"/>
                <w:szCs w:val="20"/>
              </w:rPr>
              <w:t>SDS-HVDCDC-</w:t>
            </w:r>
            <w:r>
              <w:rPr>
                <w:rFonts w:eastAsia="Arial"/>
                <w:szCs w:val="20"/>
              </w:rPr>
              <w:t>423</w:t>
            </w:r>
          </w:p>
        </w:tc>
      </w:tr>
      <w:tr w:rsidR="005B7AEA" w:rsidRPr="00123177" w14:paraId="7D8E2E9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6BDC3C0" w14:textId="77777777" w:rsidR="005B7AEA" w:rsidRPr="00123177" w:rsidRDefault="005B7AEA"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0B9CE0" w14:textId="77777777" w:rsidR="005B7AEA" w:rsidRPr="00123177" w:rsidRDefault="005B7AEA" w:rsidP="00535342">
            <w:pPr>
              <w:pStyle w:val="TableText"/>
              <w:snapToGrid w:val="0"/>
              <w:rPr>
                <w:rFonts w:eastAsia="Arial"/>
                <w:szCs w:val="20"/>
              </w:rPr>
            </w:pPr>
            <w:r w:rsidRPr="00123177">
              <w:rPr>
                <w:rFonts w:eastAsia="Arial"/>
                <w:szCs w:val="20"/>
              </w:rPr>
              <w:t>Pre C-Sample/PF3.</w:t>
            </w:r>
            <w:r>
              <w:rPr>
                <w:rFonts w:eastAsia="Arial"/>
                <w:szCs w:val="20"/>
              </w:rPr>
              <w:t>5</w:t>
            </w:r>
          </w:p>
        </w:tc>
      </w:tr>
      <w:tr w:rsidR="005B7AEA" w:rsidRPr="00123177" w14:paraId="7490022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29E424D" w14:textId="77777777" w:rsidR="005B7AEA" w:rsidRPr="00123177" w:rsidRDefault="005B7AEA" w:rsidP="00535342">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627019" w14:textId="77777777" w:rsidR="005B7AEA" w:rsidRPr="00123177" w:rsidRDefault="005B7AEA" w:rsidP="00535342">
            <w:pPr>
              <w:outlineLvl w:val="1"/>
              <w:rPr>
                <w:rFonts w:eastAsia="Arial"/>
                <w:szCs w:val="20"/>
              </w:rPr>
            </w:pPr>
            <w:r w:rsidRPr="00123177">
              <w:rPr>
                <w:rFonts w:eastAsia="Arial"/>
                <w:szCs w:val="20"/>
              </w:rPr>
              <w:t>The PF3.</w:t>
            </w:r>
            <w:r>
              <w:rPr>
                <w:rFonts w:eastAsia="Arial"/>
                <w:szCs w:val="20"/>
              </w:rPr>
              <w:t>5</w:t>
            </w:r>
            <w:r w:rsidRPr="00123177">
              <w:rPr>
                <w:rFonts w:eastAsia="Arial"/>
                <w:szCs w:val="20"/>
              </w:rPr>
              <w:t xml:space="preserve"> HVHVDCDC shall cover the following generic diagnostic features:</w:t>
            </w:r>
          </w:p>
          <w:p w14:paraId="077326AF" w14:textId="407BFC19" w:rsidR="005B7AEA" w:rsidRPr="00123177" w:rsidRDefault="005B7AEA" w:rsidP="00535342">
            <w:pPr>
              <w:snapToGrid w:val="0"/>
              <w:rPr>
                <w:rFonts w:eastAsia="Arial"/>
                <w:szCs w:val="20"/>
              </w:rPr>
            </w:pPr>
            <w:r w:rsidRPr="00123177">
              <w:rPr>
                <w:rFonts w:eastAsia="Arial"/>
                <w:szCs w:val="20"/>
              </w:rPr>
              <w:t xml:space="preserve">- </w:t>
            </w:r>
            <w:r w:rsidRPr="005B7AEA">
              <w:rPr>
                <w:rFonts w:eastAsia="Arial"/>
                <w:szCs w:val="20"/>
              </w:rPr>
              <w:t>DTC Details (Set, reset, enable conditions and special instructions if any)</w:t>
            </w:r>
          </w:p>
          <w:p w14:paraId="679FB282" w14:textId="77777777" w:rsidR="005B7AEA" w:rsidRPr="00123177" w:rsidRDefault="005B7AEA" w:rsidP="00535342">
            <w:pPr>
              <w:snapToGrid w:val="0"/>
              <w:rPr>
                <w:rFonts w:eastAsia="Arial"/>
                <w:szCs w:val="20"/>
              </w:rPr>
            </w:pPr>
          </w:p>
        </w:tc>
      </w:tr>
      <w:tr w:rsidR="005B7AEA" w:rsidRPr="00123177" w14:paraId="2A81371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AEDB8B" w14:textId="77777777" w:rsidR="005B7AEA" w:rsidRPr="00123177" w:rsidRDefault="005B7AEA" w:rsidP="00535342">
            <w:pPr>
              <w:pStyle w:val="TableText"/>
              <w:snapToGrid w:val="0"/>
              <w:rPr>
                <w:rFonts w:eastAsia="Arial"/>
                <w:szCs w:val="20"/>
              </w:rPr>
            </w:pPr>
            <w:r w:rsidRPr="00123177">
              <w:rPr>
                <w:rFonts w:eastAsia="Arial"/>
                <w:szCs w:val="20"/>
              </w:rPr>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2953D0" w14:textId="77777777" w:rsidR="005B7AEA" w:rsidRPr="00123177" w:rsidRDefault="005B7AEA" w:rsidP="00535342">
            <w:pPr>
              <w:snapToGrid w:val="0"/>
              <w:rPr>
                <w:rFonts w:eastAsia="Arial"/>
                <w:szCs w:val="20"/>
              </w:rPr>
            </w:pPr>
            <w:r w:rsidRPr="00123177">
              <w:rPr>
                <w:rFonts w:eastAsia="Arial"/>
                <w:szCs w:val="20"/>
              </w:rPr>
              <w:t>No Such derived requirement is applicable.</w:t>
            </w:r>
          </w:p>
        </w:tc>
      </w:tr>
      <w:tr w:rsidR="005B7AEA" w:rsidRPr="00123177" w14:paraId="367632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2C4ABF" w14:textId="77777777" w:rsidR="005B7AEA" w:rsidRPr="00123177" w:rsidRDefault="005B7AEA" w:rsidP="00535342">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3C5ADA" w14:textId="77777777" w:rsidR="005B7AEA" w:rsidRPr="00123177" w:rsidRDefault="005B7AEA" w:rsidP="00535342">
            <w:pPr>
              <w:pStyle w:val="TableText"/>
              <w:snapToGrid w:val="0"/>
              <w:rPr>
                <w:rFonts w:eastAsia="Arial"/>
                <w:szCs w:val="20"/>
              </w:rPr>
            </w:pPr>
            <w:r w:rsidRPr="00123177">
              <w:rPr>
                <w:rFonts w:eastAsia="Arial"/>
                <w:szCs w:val="20"/>
              </w:rPr>
              <w:t>High</w:t>
            </w:r>
          </w:p>
        </w:tc>
      </w:tr>
      <w:tr w:rsidR="005B7AEA" w:rsidRPr="00123177" w14:paraId="3D6AEA4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77EDF5" w14:textId="77777777" w:rsidR="005B7AEA" w:rsidRPr="00123177" w:rsidRDefault="005B7AEA" w:rsidP="00535342">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0C2B8" w14:textId="77777777" w:rsidR="005B7AEA" w:rsidRPr="00123177" w:rsidRDefault="005B7AEA" w:rsidP="00535342">
            <w:pPr>
              <w:pStyle w:val="TableText"/>
              <w:snapToGrid w:val="0"/>
              <w:rPr>
                <w:rFonts w:eastAsia="Arial"/>
                <w:szCs w:val="20"/>
              </w:rPr>
            </w:pPr>
            <w:r w:rsidRPr="00123177">
              <w:rPr>
                <w:rFonts w:eastAsia="Arial"/>
                <w:szCs w:val="20"/>
              </w:rPr>
              <w:t>No Specific access restrictions is applicable.</w:t>
            </w:r>
          </w:p>
        </w:tc>
      </w:tr>
      <w:tr w:rsidR="005B7AEA" w:rsidRPr="00123177" w14:paraId="1AF36E4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AA930A" w14:textId="77777777" w:rsidR="005B7AEA" w:rsidRPr="00123177" w:rsidRDefault="005B7AEA" w:rsidP="00535342">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87EC1" w14:textId="4BE62EC0" w:rsidR="005B7AEA" w:rsidRPr="00123177" w:rsidRDefault="005B7AEA" w:rsidP="00535342">
            <w:pPr>
              <w:pStyle w:val="TableText"/>
              <w:snapToGrid w:val="0"/>
              <w:rPr>
                <w:rFonts w:eastAsia="Arial"/>
                <w:szCs w:val="20"/>
              </w:rPr>
            </w:pPr>
          </w:p>
        </w:tc>
      </w:tr>
      <w:tr w:rsidR="005B7AEA" w:rsidRPr="00123177" w14:paraId="749C933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DA9488" w14:textId="77777777" w:rsidR="005B7AEA" w:rsidRPr="00123177" w:rsidRDefault="005B7AEA" w:rsidP="00535342">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C7FF5E" w14:textId="77777777" w:rsidR="005B7AEA" w:rsidRPr="00123177" w:rsidRDefault="005B7AEA" w:rsidP="00535342">
            <w:pPr>
              <w:pStyle w:val="TableText"/>
              <w:snapToGrid w:val="0"/>
              <w:rPr>
                <w:rFonts w:eastAsia="Arial"/>
                <w:szCs w:val="20"/>
              </w:rPr>
            </w:pPr>
          </w:p>
        </w:tc>
      </w:tr>
      <w:tr w:rsidR="005B7AEA" w:rsidRPr="00123177" w14:paraId="7C80930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C86532" w14:textId="77777777" w:rsidR="005B7AEA" w:rsidRPr="00123177" w:rsidRDefault="005B7AEA" w:rsidP="00535342">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DEFC43" w14:textId="589C64E0" w:rsidR="005B7AEA" w:rsidRPr="00123177" w:rsidRDefault="005B7AEA" w:rsidP="00535342">
            <w:pPr>
              <w:pStyle w:val="TableText"/>
              <w:snapToGrid w:val="0"/>
              <w:rPr>
                <w:rFonts w:eastAsia="Arial"/>
                <w:szCs w:val="20"/>
              </w:rPr>
            </w:pPr>
          </w:p>
        </w:tc>
      </w:tr>
      <w:tr w:rsidR="005B7AEA" w:rsidRPr="00123177" w14:paraId="37DDEA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950A3E" w14:textId="77777777" w:rsidR="005B7AEA" w:rsidRPr="00123177" w:rsidRDefault="005B7AEA" w:rsidP="00535342">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6EE39" w14:textId="77777777" w:rsidR="005B7AEA" w:rsidRPr="00123177" w:rsidRDefault="005B7AEA" w:rsidP="00535342">
            <w:pPr>
              <w:pStyle w:val="TableText"/>
              <w:snapToGrid w:val="0"/>
              <w:rPr>
                <w:rFonts w:eastAsia="Arial"/>
                <w:szCs w:val="20"/>
              </w:rPr>
            </w:pPr>
            <w:r w:rsidRPr="00123177">
              <w:rPr>
                <w:rFonts w:eastAsia="Arial"/>
                <w:szCs w:val="20"/>
              </w:rPr>
              <w:t>No such mandatory fields is applicable.</w:t>
            </w:r>
          </w:p>
        </w:tc>
      </w:tr>
      <w:tr w:rsidR="005B7AEA" w:rsidRPr="00123177" w14:paraId="3A078C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82E299" w14:textId="77777777" w:rsidR="005B7AEA" w:rsidRPr="00123177" w:rsidRDefault="005B7AEA" w:rsidP="00535342">
            <w:pPr>
              <w:pStyle w:val="TableText"/>
              <w:snapToGrid w:val="0"/>
              <w:rPr>
                <w:rFonts w:eastAsia="Arial"/>
                <w:szCs w:val="20"/>
              </w:rPr>
            </w:pPr>
            <w:r w:rsidRPr="00123177">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3BD92E" w14:textId="77777777" w:rsidR="005B7AEA" w:rsidRPr="00123177" w:rsidRDefault="005B7AEA" w:rsidP="00535342">
            <w:pPr>
              <w:pStyle w:val="TableText"/>
              <w:snapToGrid w:val="0"/>
              <w:rPr>
                <w:rFonts w:eastAsia="Arial"/>
                <w:szCs w:val="20"/>
              </w:rPr>
            </w:pPr>
            <w:r w:rsidRPr="00123177">
              <w:rPr>
                <w:rFonts w:eastAsia="Arial"/>
                <w:szCs w:val="20"/>
              </w:rPr>
              <w:t>No such Pre-Loaded Values is applicable.</w:t>
            </w:r>
          </w:p>
        </w:tc>
      </w:tr>
      <w:tr w:rsidR="005B7AEA" w:rsidRPr="00123177" w14:paraId="564D414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97C6B2" w14:textId="77777777" w:rsidR="005B7AEA" w:rsidRPr="00123177" w:rsidRDefault="005B7AEA" w:rsidP="00535342">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AE8C68" w14:textId="77777777" w:rsidR="005B7AEA" w:rsidRPr="00123177" w:rsidRDefault="005B7AEA" w:rsidP="00535342">
            <w:pPr>
              <w:pStyle w:val="TableText"/>
              <w:snapToGrid w:val="0"/>
              <w:rPr>
                <w:rFonts w:eastAsia="Arial"/>
                <w:szCs w:val="20"/>
              </w:rPr>
            </w:pPr>
            <w:r w:rsidRPr="00123177">
              <w:rPr>
                <w:rFonts w:eastAsia="Arial"/>
                <w:szCs w:val="20"/>
              </w:rPr>
              <w:t>Default values shall be applicable with respect to Pre-Loaded Values</w:t>
            </w:r>
          </w:p>
        </w:tc>
      </w:tr>
      <w:tr w:rsidR="005B7AEA" w:rsidRPr="00123177" w14:paraId="69ADB1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CE3647" w14:textId="77777777" w:rsidR="005B7AEA" w:rsidRPr="00123177" w:rsidRDefault="005B7AEA" w:rsidP="00535342">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053ACD" w14:textId="77777777" w:rsidR="005B7AEA" w:rsidRPr="00123177" w:rsidRDefault="005B7AEA" w:rsidP="00535342">
            <w:pPr>
              <w:pStyle w:val="TableText"/>
              <w:snapToGrid w:val="0"/>
              <w:rPr>
                <w:rFonts w:eastAsia="Arial"/>
                <w:szCs w:val="20"/>
              </w:rPr>
            </w:pPr>
            <w:r w:rsidRPr="00123177">
              <w:rPr>
                <w:rFonts w:eastAsia="Arial"/>
                <w:szCs w:val="20"/>
              </w:rPr>
              <w:t>Valid range value is not required.</w:t>
            </w:r>
          </w:p>
        </w:tc>
      </w:tr>
      <w:tr w:rsidR="005B7AEA" w:rsidRPr="00123177" w14:paraId="0E8855A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8ACB75" w14:textId="77777777" w:rsidR="005B7AEA" w:rsidRPr="00123177" w:rsidRDefault="005B7AEA" w:rsidP="00535342">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AC1402" w14:textId="77777777" w:rsidR="005B7AEA" w:rsidRPr="00123177" w:rsidRDefault="005B7AEA" w:rsidP="00535342">
            <w:pPr>
              <w:pStyle w:val="TableText"/>
              <w:snapToGrid w:val="0"/>
              <w:rPr>
                <w:rFonts w:eastAsia="Arial"/>
                <w:szCs w:val="20"/>
              </w:rPr>
            </w:pPr>
            <w:r w:rsidRPr="00123177">
              <w:rPr>
                <w:rFonts w:eastAsia="Arial"/>
                <w:szCs w:val="20"/>
              </w:rPr>
              <w:t>Data latency period is not applicable</w:t>
            </w:r>
          </w:p>
        </w:tc>
      </w:tr>
      <w:tr w:rsidR="005B7AEA" w:rsidRPr="00123177" w14:paraId="3B702F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4B126F" w14:textId="77777777" w:rsidR="005B7AEA" w:rsidRPr="00123177" w:rsidRDefault="005B7AEA" w:rsidP="00535342">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0EDE3B" w14:textId="77777777" w:rsidR="005B7AEA" w:rsidRPr="00123177" w:rsidRDefault="005B7AEA" w:rsidP="00535342">
            <w:pPr>
              <w:pStyle w:val="TableText"/>
              <w:snapToGrid w:val="0"/>
              <w:rPr>
                <w:rFonts w:eastAsia="Arial"/>
                <w:szCs w:val="20"/>
              </w:rPr>
            </w:pPr>
            <w:r w:rsidRPr="00123177">
              <w:rPr>
                <w:rFonts w:eastAsia="Arial"/>
                <w:szCs w:val="20"/>
              </w:rPr>
              <w:t>Data Retention period is not applicable.</w:t>
            </w:r>
          </w:p>
        </w:tc>
      </w:tr>
      <w:tr w:rsidR="005B7AEA" w:rsidRPr="00123177" w14:paraId="3372D55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E8EE20" w14:textId="77777777" w:rsidR="005B7AEA" w:rsidRPr="00123177" w:rsidRDefault="005B7AEA" w:rsidP="00535342">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042E58" w14:textId="77777777" w:rsidR="005B7AEA" w:rsidRPr="00123177" w:rsidRDefault="005B7AEA" w:rsidP="00535342">
            <w:pPr>
              <w:pStyle w:val="TableText"/>
              <w:rPr>
                <w:rFonts w:eastAsia="Arial"/>
                <w:szCs w:val="20"/>
              </w:rPr>
            </w:pPr>
            <w:r w:rsidRPr="00123177">
              <w:rPr>
                <w:rFonts w:eastAsia="Arial"/>
                <w:szCs w:val="20"/>
              </w:rPr>
              <w:t>Data rate is not applicable.</w:t>
            </w:r>
          </w:p>
        </w:tc>
      </w:tr>
      <w:tr w:rsidR="005B7AEA" w:rsidRPr="00123177" w14:paraId="7B6F9CD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6E34C1" w14:textId="77777777" w:rsidR="005B7AEA" w:rsidRPr="00123177" w:rsidRDefault="005B7AEA" w:rsidP="00535342">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EAB006" w14:textId="77777777" w:rsidR="005B7AEA" w:rsidRPr="00123177" w:rsidRDefault="005B7AEA" w:rsidP="00535342">
            <w:pPr>
              <w:pStyle w:val="TableText"/>
              <w:spacing w:line="259" w:lineRule="auto"/>
              <w:rPr>
                <w:rFonts w:eastAsia="Arial"/>
                <w:szCs w:val="20"/>
              </w:rPr>
            </w:pPr>
            <w:r w:rsidRPr="00123177">
              <w:rPr>
                <w:rFonts w:eastAsia="Arial"/>
                <w:szCs w:val="20"/>
              </w:rPr>
              <w:t>External event is not required.</w:t>
            </w:r>
          </w:p>
        </w:tc>
      </w:tr>
      <w:tr w:rsidR="005B7AEA" w:rsidRPr="00123177" w14:paraId="04B41F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E0A29A" w14:textId="77777777" w:rsidR="005B7AEA" w:rsidRPr="00123177" w:rsidRDefault="005B7AEA" w:rsidP="00535342">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CA8DF0" w14:textId="77777777" w:rsidR="005B7AEA" w:rsidRPr="00123177" w:rsidRDefault="005B7AEA" w:rsidP="00535342">
            <w:pPr>
              <w:pStyle w:val="TableText"/>
              <w:spacing w:line="259" w:lineRule="auto"/>
              <w:rPr>
                <w:rFonts w:eastAsia="Arial"/>
                <w:szCs w:val="20"/>
              </w:rPr>
            </w:pPr>
            <w:r w:rsidRPr="00123177">
              <w:rPr>
                <w:rFonts w:eastAsia="Arial"/>
                <w:szCs w:val="20"/>
              </w:rPr>
              <w:t>Temporal event is not applicable.</w:t>
            </w:r>
          </w:p>
        </w:tc>
      </w:tr>
      <w:tr w:rsidR="005B7AEA" w:rsidRPr="00123177" w14:paraId="420AC25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2A7B1A" w14:textId="77777777" w:rsidR="005B7AEA" w:rsidRPr="00123177" w:rsidRDefault="005B7AEA" w:rsidP="00535342">
            <w:pPr>
              <w:pStyle w:val="TableText"/>
              <w:snapToGrid w:val="0"/>
              <w:rPr>
                <w:rFonts w:eastAsia="Arial"/>
                <w:szCs w:val="20"/>
              </w:rPr>
            </w:pPr>
            <w:r w:rsidRPr="00123177">
              <w:rPr>
                <w:rFonts w:eastAsia="Arial"/>
                <w:szCs w:val="20"/>
              </w:rPr>
              <w:t xml:space="preserve">Validation Rules/ </w:t>
            </w:r>
          </w:p>
          <w:p w14:paraId="31C14DFE" w14:textId="77777777" w:rsidR="005B7AEA" w:rsidRPr="00123177" w:rsidRDefault="005B7AEA" w:rsidP="00535342">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D9CFEE" w14:textId="02D6B926" w:rsidR="005B7AEA" w:rsidRPr="00123177" w:rsidRDefault="005B7AEA" w:rsidP="00535342">
            <w:pPr>
              <w:pStyle w:val="TableText"/>
              <w:snapToGrid w:val="0"/>
              <w:rPr>
                <w:rFonts w:eastAsia="Arial"/>
                <w:szCs w:val="20"/>
              </w:rPr>
            </w:pPr>
          </w:p>
        </w:tc>
      </w:tr>
      <w:tr w:rsidR="005B7AEA" w:rsidRPr="00123177" w14:paraId="14E005E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CD63A3" w14:textId="77777777" w:rsidR="005B7AEA" w:rsidRPr="00123177" w:rsidRDefault="005B7AEA" w:rsidP="00535342">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741F42" w14:textId="77777777" w:rsidR="005B7AEA" w:rsidRPr="00123177" w:rsidRDefault="005B7AEA" w:rsidP="00535342">
            <w:pPr>
              <w:pStyle w:val="TableText"/>
              <w:snapToGrid w:val="0"/>
              <w:rPr>
                <w:rFonts w:eastAsia="Arial"/>
                <w:szCs w:val="20"/>
              </w:rPr>
            </w:pPr>
            <w:r w:rsidRPr="00123177">
              <w:rPr>
                <w:rFonts w:eastAsia="Arial"/>
                <w:szCs w:val="20"/>
              </w:rPr>
              <w:t>Constraints is not applicable.</w:t>
            </w:r>
          </w:p>
        </w:tc>
      </w:tr>
      <w:tr w:rsidR="005B7AEA" w:rsidRPr="00123177" w14:paraId="17B8D58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4F9ACD" w14:textId="77777777" w:rsidR="005B7AEA" w:rsidRPr="00123177" w:rsidRDefault="005B7AEA" w:rsidP="00535342">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F29E8A" w14:textId="77777777" w:rsidR="005B7AEA" w:rsidRPr="00123177" w:rsidRDefault="005B7AEA" w:rsidP="00535342">
            <w:pPr>
              <w:pStyle w:val="TableText"/>
              <w:snapToGrid w:val="0"/>
              <w:rPr>
                <w:rFonts w:eastAsia="Arial"/>
                <w:szCs w:val="20"/>
              </w:rPr>
            </w:pPr>
            <w:r w:rsidRPr="00123177">
              <w:rPr>
                <w:rFonts w:eastAsia="Arial"/>
                <w:szCs w:val="20"/>
              </w:rPr>
              <w:t>No effects on other system</w:t>
            </w:r>
          </w:p>
        </w:tc>
      </w:tr>
      <w:tr w:rsidR="005B7AEA" w:rsidRPr="00123177" w14:paraId="685DACC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E5254A" w14:textId="77777777" w:rsidR="005B7AEA" w:rsidRPr="00123177" w:rsidRDefault="005B7AEA" w:rsidP="00535342">
            <w:pPr>
              <w:pStyle w:val="TableText"/>
              <w:snapToGrid w:val="0"/>
              <w:rPr>
                <w:rFonts w:eastAsia="Arial"/>
                <w:szCs w:val="20"/>
              </w:rPr>
            </w:pPr>
            <w:r w:rsidRPr="00123177">
              <w:rPr>
                <w:rFonts w:eastAsia="Arial"/>
                <w:szCs w:val="20"/>
              </w:rPr>
              <w:lastRenderedPageBreak/>
              <w:t>Testability with respect to test environment</w:t>
            </w:r>
          </w:p>
          <w:p w14:paraId="79D46205" w14:textId="77777777" w:rsidR="005B7AEA" w:rsidRPr="00123177" w:rsidRDefault="005B7AEA" w:rsidP="00535342">
            <w:pPr>
              <w:pStyle w:val="TableText"/>
              <w:rPr>
                <w:rFonts w:eastAsia="Arial"/>
                <w:szCs w:val="20"/>
              </w:rPr>
            </w:pPr>
            <w:r w:rsidRPr="00123177">
              <w:rPr>
                <w:rFonts w:eastAsia="Arial"/>
                <w:szCs w:val="20"/>
              </w:rPr>
              <w:t>(Yes/No)</w:t>
            </w:r>
          </w:p>
          <w:p w14:paraId="63C1475C" w14:textId="77777777" w:rsidR="005B7AEA" w:rsidRPr="00123177" w:rsidRDefault="005B7AEA" w:rsidP="00535342">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B83D8" w14:textId="77777777" w:rsidR="005B7AEA" w:rsidRPr="00123177" w:rsidRDefault="005B7AEA" w:rsidP="00535342">
            <w:pPr>
              <w:pStyle w:val="TableText"/>
              <w:snapToGrid w:val="0"/>
              <w:rPr>
                <w:rFonts w:eastAsia="Arial"/>
                <w:szCs w:val="20"/>
              </w:rPr>
            </w:pPr>
            <w:r w:rsidRPr="00123177">
              <w:rPr>
                <w:rFonts w:eastAsia="Arial"/>
                <w:szCs w:val="20"/>
              </w:rPr>
              <w:t>YES</w:t>
            </w:r>
          </w:p>
        </w:tc>
      </w:tr>
      <w:tr w:rsidR="005B7AEA" w:rsidRPr="00123177" w14:paraId="76FE69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B9B6FD" w14:textId="77777777" w:rsidR="005B7AEA" w:rsidRPr="00123177" w:rsidRDefault="005B7AEA" w:rsidP="00535342">
            <w:pPr>
              <w:pStyle w:val="TableText"/>
              <w:snapToGrid w:val="0"/>
              <w:rPr>
                <w:rFonts w:eastAsia="Arial"/>
                <w:szCs w:val="20"/>
              </w:rPr>
            </w:pPr>
            <w:r w:rsidRPr="00123177">
              <w:rPr>
                <w:rFonts w:eastAsia="Arial"/>
                <w:szCs w:val="20"/>
              </w:rPr>
              <w:t>Feasible within project constraints</w:t>
            </w:r>
          </w:p>
          <w:p w14:paraId="2BADF54F" w14:textId="77777777" w:rsidR="005B7AEA" w:rsidRPr="00123177" w:rsidRDefault="005B7AEA" w:rsidP="00535342">
            <w:pPr>
              <w:pStyle w:val="TableText"/>
              <w:snapToGrid w:val="0"/>
              <w:rPr>
                <w:rFonts w:eastAsia="Arial"/>
                <w:szCs w:val="20"/>
              </w:rPr>
            </w:pPr>
            <w:r w:rsidRPr="00123177">
              <w:rPr>
                <w:rFonts w:eastAsia="Arial"/>
                <w:szCs w:val="20"/>
              </w:rPr>
              <w:t>(Yes/No)</w:t>
            </w:r>
          </w:p>
          <w:p w14:paraId="4BA892AB" w14:textId="77777777" w:rsidR="005B7AEA" w:rsidRPr="00123177" w:rsidRDefault="005B7AEA" w:rsidP="00535342">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0F8217" w14:textId="77777777" w:rsidR="005B7AEA" w:rsidRPr="00123177" w:rsidRDefault="005B7AEA" w:rsidP="00535342">
            <w:pPr>
              <w:pStyle w:val="TableText"/>
              <w:snapToGrid w:val="0"/>
              <w:rPr>
                <w:rFonts w:eastAsia="Arial"/>
                <w:szCs w:val="20"/>
              </w:rPr>
            </w:pPr>
            <w:r w:rsidRPr="00123177">
              <w:rPr>
                <w:rFonts w:eastAsia="Arial"/>
                <w:szCs w:val="20"/>
              </w:rPr>
              <w:t>YES</w:t>
            </w:r>
          </w:p>
        </w:tc>
      </w:tr>
      <w:tr w:rsidR="005B7AEA" w:rsidRPr="00123177" w14:paraId="3ED93F3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196FC2" w14:textId="77777777" w:rsidR="005B7AEA" w:rsidRPr="00123177" w:rsidRDefault="005B7AEA" w:rsidP="00535342">
            <w:pPr>
              <w:pStyle w:val="TableText"/>
              <w:snapToGrid w:val="0"/>
              <w:rPr>
                <w:rFonts w:eastAsia="Arial"/>
                <w:szCs w:val="20"/>
              </w:rPr>
            </w:pPr>
            <w:r w:rsidRPr="00123177">
              <w:rPr>
                <w:rFonts w:eastAsia="Arial"/>
                <w:szCs w:val="20"/>
              </w:rPr>
              <w:t>Critical</w:t>
            </w:r>
          </w:p>
          <w:p w14:paraId="7FE12A55" w14:textId="77777777" w:rsidR="005B7AEA" w:rsidRPr="00123177" w:rsidRDefault="005B7AEA" w:rsidP="00535342">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21FC4E" w14:textId="77777777" w:rsidR="005B7AEA" w:rsidRPr="00123177" w:rsidRDefault="005B7AEA" w:rsidP="00535342">
            <w:pPr>
              <w:pStyle w:val="TableText"/>
              <w:snapToGrid w:val="0"/>
              <w:rPr>
                <w:rFonts w:eastAsia="Arial"/>
                <w:szCs w:val="20"/>
              </w:rPr>
            </w:pPr>
            <w:r w:rsidRPr="00123177">
              <w:rPr>
                <w:rFonts w:eastAsia="Arial"/>
                <w:szCs w:val="20"/>
              </w:rPr>
              <w:t>YES</w:t>
            </w:r>
          </w:p>
        </w:tc>
      </w:tr>
      <w:tr w:rsidR="005B7AEA" w:rsidRPr="00123177" w14:paraId="0A76EB7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5BC73A" w14:textId="77777777" w:rsidR="005B7AEA" w:rsidRPr="00123177" w:rsidRDefault="005B7AEA" w:rsidP="00535342">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F6BB28" w14:textId="77777777" w:rsidR="005B7AEA" w:rsidRPr="00123177" w:rsidRDefault="005B7AEA" w:rsidP="00535342">
            <w:pPr>
              <w:pStyle w:val="TableText"/>
              <w:snapToGrid w:val="0"/>
              <w:rPr>
                <w:rFonts w:eastAsia="Arial"/>
                <w:szCs w:val="20"/>
              </w:rPr>
            </w:pPr>
            <w:r w:rsidRPr="00123177">
              <w:t>Acceptance Criteria for this requirement should be as per SECTION-6 ACCEPTANCE CRITERIA</w:t>
            </w:r>
          </w:p>
        </w:tc>
      </w:tr>
    </w:tbl>
    <w:p w14:paraId="42198AA0" w14:textId="77777777" w:rsidR="005B7AEA" w:rsidRDefault="005B7AEA" w:rsidP="00A55B53">
      <w:pPr>
        <w:rPr>
          <w:rFonts w:eastAsia="Arial"/>
          <w:szCs w:val="20"/>
        </w:rPr>
      </w:pPr>
    </w:p>
    <w:p w14:paraId="77B4FE5F" w14:textId="099E8C6F" w:rsidR="005B7AEA" w:rsidRPr="00123177" w:rsidRDefault="005B7AEA" w:rsidP="005B7AEA">
      <w:pPr>
        <w:pStyle w:val="Heading4"/>
        <w:rPr>
          <w:rFonts w:eastAsia="Arial"/>
        </w:rPr>
      </w:pPr>
      <w:r w:rsidRPr="00123177">
        <w:rPr>
          <w:rFonts w:eastAsia="Arial"/>
        </w:rPr>
        <w:t xml:space="preserve">Requirement for the generic diagnostic feature: </w:t>
      </w:r>
      <w:r w:rsidRPr="005B7AEA">
        <w:rPr>
          <w:rFonts w:eastAsia="Arial"/>
        </w:rPr>
        <w:t xml:space="preserve">DTC Status Mask confirmation </w:t>
      </w:r>
      <w:r w:rsidRPr="00123177">
        <w:rPr>
          <w:rFonts w:eastAsia="Arial"/>
        </w:rPr>
        <w:t>(PF3.</w:t>
      </w:r>
      <w:r>
        <w:rPr>
          <w:rFonts w:eastAsia="Arial"/>
        </w:rPr>
        <w:t>5</w:t>
      </w:r>
      <w:r w:rsidRPr="00123177">
        <w:rPr>
          <w:rFonts w:eastAsia="Arial"/>
        </w:rPr>
        <w:t>).</w:t>
      </w:r>
    </w:p>
    <w:tbl>
      <w:tblPr>
        <w:tblW w:w="9518" w:type="dxa"/>
        <w:tblInd w:w="108" w:type="dxa"/>
        <w:tblLayout w:type="fixed"/>
        <w:tblLook w:val="0000" w:firstRow="0" w:lastRow="0" w:firstColumn="0" w:lastColumn="0" w:noHBand="0" w:noVBand="0"/>
      </w:tblPr>
      <w:tblGrid>
        <w:gridCol w:w="1920"/>
        <w:gridCol w:w="7598"/>
      </w:tblGrid>
      <w:tr w:rsidR="005B7AEA" w:rsidRPr="00123177" w14:paraId="191E07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58F7AB2" w14:textId="77777777" w:rsidR="005B7AEA" w:rsidRPr="00123177" w:rsidRDefault="005B7AEA"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C62E5FE" w14:textId="77777777" w:rsidR="005B7AEA" w:rsidRPr="00123177" w:rsidRDefault="005B7AEA" w:rsidP="00535342">
            <w:pPr>
              <w:pStyle w:val="TableText"/>
              <w:snapToGrid w:val="0"/>
              <w:rPr>
                <w:rFonts w:eastAsia="Arial"/>
                <w:szCs w:val="20"/>
              </w:rPr>
            </w:pPr>
            <w:r w:rsidRPr="00123177">
              <w:rPr>
                <w:rFonts w:eastAsia="Arial"/>
                <w:szCs w:val="20"/>
              </w:rPr>
              <w:t>Description</w:t>
            </w:r>
          </w:p>
        </w:tc>
      </w:tr>
      <w:tr w:rsidR="005B7AEA" w:rsidRPr="00123177" w14:paraId="2726B5A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00C1B5A" w14:textId="77777777" w:rsidR="005B7AEA" w:rsidRPr="00123177" w:rsidRDefault="005B7AEA"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820C82" w14:textId="6CC91C76" w:rsidR="005B7AEA" w:rsidRPr="00123177" w:rsidRDefault="005B7AEA" w:rsidP="00535342">
            <w:pPr>
              <w:snapToGrid w:val="0"/>
              <w:rPr>
                <w:rFonts w:eastAsia="Arial"/>
                <w:szCs w:val="20"/>
              </w:rPr>
            </w:pPr>
            <w:r w:rsidRPr="00123177">
              <w:rPr>
                <w:rFonts w:eastAsia="Arial"/>
                <w:szCs w:val="20"/>
              </w:rPr>
              <w:t>SWRS_Gen_Diag_</w:t>
            </w:r>
            <w:r>
              <w:rPr>
                <w:rFonts w:eastAsia="Arial"/>
                <w:szCs w:val="20"/>
              </w:rPr>
              <w:t>12</w:t>
            </w:r>
          </w:p>
        </w:tc>
      </w:tr>
      <w:tr w:rsidR="005B7AEA" w:rsidRPr="00123177" w14:paraId="5A76154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31302F6" w14:textId="77777777" w:rsidR="005B7AEA" w:rsidRPr="00123177" w:rsidRDefault="005B7AEA" w:rsidP="00535342">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655B8D" w14:textId="77777777" w:rsidR="005B7AEA" w:rsidRPr="00123177" w:rsidRDefault="005B7AEA" w:rsidP="00535342">
            <w:pPr>
              <w:snapToGrid w:val="0"/>
              <w:rPr>
                <w:rFonts w:eastAsia="Arial"/>
                <w:szCs w:val="20"/>
              </w:rPr>
            </w:pPr>
            <w:r w:rsidRPr="00123177">
              <w:rPr>
                <w:rFonts w:eastAsia="Arial"/>
                <w:szCs w:val="20"/>
              </w:rPr>
              <w:t>SDS-HVDCDC-</w:t>
            </w:r>
            <w:r>
              <w:rPr>
                <w:rFonts w:eastAsia="Arial"/>
                <w:szCs w:val="20"/>
              </w:rPr>
              <w:t>423</w:t>
            </w:r>
          </w:p>
        </w:tc>
      </w:tr>
      <w:tr w:rsidR="005B7AEA" w:rsidRPr="00123177" w14:paraId="4C3EEC6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F1C0615" w14:textId="77777777" w:rsidR="005B7AEA" w:rsidRPr="00123177" w:rsidRDefault="005B7AEA"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224F08" w14:textId="77777777" w:rsidR="005B7AEA" w:rsidRPr="00123177" w:rsidRDefault="005B7AEA" w:rsidP="00535342">
            <w:pPr>
              <w:pStyle w:val="TableText"/>
              <w:snapToGrid w:val="0"/>
              <w:rPr>
                <w:rFonts w:eastAsia="Arial"/>
                <w:szCs w:val="20"/>
              </w:rPr>
            </w:pPr>
            <w:r w:rsidRPr="00123177">
              <w:rPr>
                <w:rFonts w:eastAsia="Arial"/>
                <w:szCs w:val="20"/>
              </w:rPr>
              <w:t>Pre C-Sample/PF3.</w:t>
            </w:r>
            <w:r>
              <w:rPr>
                <w:rFonts w:eastAsia="Arial"/>
                <w:szCs w:val="20"/>
              </w:rPr>
              <w:t>5</w:t>
            </w:r>
          </w:p>
        </w:tc>
      </w:tr>
      <w:tr w:rsidR="005B7AEA" w:rsidRPr="00123177" w14:paraId="6FCA586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500070F" w14:textId="77777777" w:rsidR="005B7AEA" w:rsidRPr="00123177" w:rsidRDefault="005B7AEA" w:rsidP="00535342">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1B838C" w14:textId="77777777" w:rsidR="005B7AEA" w:rsidRPr="00123177" w:rsidRDefault="005B7AEA" w:rsidP="00535342">
            <w:pPr>
              <w:outlineLvl w:val="1"/>
              <w:rPr>
                <w:rFonts w:eastAsia="Arial"/>
                <w:szCs w:val="20"/>
              </w:rPr>
            </w:pPr>
            <w:r w:rsidRPr="00123177">
              <w:rPr>
                <w:rFonts w:eastAsia="Arial"/>
                <w:szCs w:val="20"/>
              </w:rPr>
              <w:t>The PF3.</w:t>
            </w:r>
            <w:r>
              <w:rPr>
                <w:rFonts w:eastAsia="Arial"/>
                <w:szCs w:val="20"/>
              </w:rPr>
              <w:t>5</w:t>
            </w:r>
            <w:r w:rsidRPr="00123177">
              <w:rPr>
                <w:rFonts w:eastAsia="Arial"/>
                <w:szCs w:val="20"/>
              </w:rPr>
              <w:t xml:space="preserve"> HVHVDCDC shall cover the following generic diagnostic features:</w:t>
            </w:r>
          </w:p>
          <w:p w14:paraId="73925511" w14:textId="4DC5BB07" w:rsidR="005B7AEA" w:rsidRPr="00123177" w:rsidRDefault="005B7AEA" w:rsidP="00535342">
            <w:pPr>
              <w:snapToGrid w:val="0"/>
              <w:rPr>
                <w:rFonts w:eastAsia="Arial"/>
                <w:szCs w:val="20"/>
              </w:rPr>
            </w:pPr>
            <w:r w:rsidRPr="00123177">
              <w:rPr>
                <w:rFonts w:eastAsia="Arial"/>
                <w:szCs w:val="20"/>
              </w:rPr>
              <w:t xml:space="preserve">- </w:t>
            </w:r>
            <w:r w:rsidRPr="005B7AEA">
              <w:rPr>
                <w:rFonts w:eastAsia="Arial"/>
                <w:szCs w:val="20"/>
              </w:rPr>
              <w:t>DTC Status Mask confirmation</w:t>
            </w:r>
          </w:p>
          <w:p w14:paraId="4FD66AC1" w14:textId="77777777" w:rsidR="005B7AEA" w:rsidRPr="00123177" w:rsidRDefault="005B7AEA" w:rsidP="00535342">
            <w:pPr>
              <w:snapToGrid w:val="0"/>
              <w:rPr>
                <w:rFonts w:eastAsia="Arial"/>
                <w:szCs w:val="20"/>
              </w:rPr>
            </w:pPr>
          </w:p>
        </w:tc>
      </w:tr>
      <w:tr w:rsidR="005B7AEA" w:rsidRPr="00123177" w14:paraId="210DEF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AF90DC" w14:textId="77777777" w:rsidR="005B7AEA" w:rsidRPr="00123177" w:rsidRDefault="005B7AEA" w:rsidP="00535342">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552F8D" w14:textId="77777777" w:rsidR="005B7AEA" w:rsidRPr="00123177" w:rsidRDefault="005B7AEA" w:rsidP="00535342">
            <w:pPr>
              <w:snapToGrid w:val="0"/>
              <w:rPr>
                <w:rFonts w:eastAsia="Arial"/>
                <w:szCs w:val="20"/>
              </w:rPr>
            </w:pPr>
            <w:r w:rsidRPr="00123177">
              <w:rPr>
                <w:rFonts w:eastAsia="Arial"/>
                <w:szCs w:val="20"/>
              </w:rPr>
              <w:t>No Such derived requirement is applicable.</w:t>
            </w:r>
          </w:p>
        </w:tc>
      </w:tr>
      <w:tr w:rsidR="005B7AEA" w:rsidRPr="00123177" w14:paraId="15E51F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B221DD" w14:textId="77777777" w:rsidR="005B7AEA" w:rsidRPr="00123177" w:rsidRDefault="005B7AEA" w:rsidP="00535342">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C9E1B9" w14:textId="77777777" w:rsidR="005B7AEA" w:rsidRPr="00123177" w:rsidRDefault="005B7AEA" w:rsidP="00535342">
            <w:pPr>
              <w:pStyle w:val="TableText"/>
              <w:snapToGrid w:val="0"/>
              <w:rPr>
                <w:rFonts w:eastAsia="Arial"/>
                <w:szCs w:val="20"/>
              </w:rPr>
            </w:pPr>
            <w:r w:rsidRPr="00123177">
              <w:rPr>
                <w:rFonts w:eastAsia="Arial"/>
                <w:szCs w:val="20"/>
              </w:rPr>
              <w:t>High</w:t>
            </w:r>
          </w:p>
        </w:tc>
      </w:tr>
      <w:tr w:rsidR="005B7AEA" w:rsidRPr="00123177" w14:paraId="2B8DE1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018153" w14:textId="77777777" w:rsidR="005B7AEA" w:rsidRPr="00123177" w:rsidRDefault="005B7AEA" w:rsidP="00535342">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CAF7B6" w14:textId="77777777" w:rsidR="005B7AEA" w:rsidRPr="00123177" w:rsidRDefault="005B7AEA" w:rsidP="00535342">
            <w:pPr>
              <w:pStyle w:val="TableText"/>
              <w:snapToGrid w:val="0"/>
              <w:rPr>
                <w:rFonts w:eastAsia="Arial"/>
                <w:szCs w:val="20"/>
              </w:rPr>
            </w:pPr>
            <w:r w:rsidRPr="00123177">
              <w:rPr>
                <w:rFonts w:eastAsia="Arial"/>
                <w:szCs w:val="20"/>
              </w:rPr>
              <w:t>No Specific access restrictions is applicable.</w:t>
            </w:r>
          </w:p>
        </w:tc>
      </w:tr>
      <w:tr w:rsidR="005B7AEA" w:rsidRPr="00123177" w14:paraId="5AA98C0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12AF4B" w14:textId="77777777" w:rsidR="005B7AEA" w:rsidRPr="00123177" w:rsidRDefault="005B7AEA" w:rsidP="00535342">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C7C4E" w14:textId="02899D22" w:rsidR="005B7AEA" w:rsidRPr="00123177" w:rsidRDefault="005B7AEA" w:rsidP="00535342">
            <w:pPr>
              <w:pStyle w:val="TableText"/>
              <w:snapToGrid w:val="0"/>
              <w:rPr>
                <w:rFonts w:eastAsia="Arial"/>
                <w:szCs w:val="20"/>
              </w:rPr>
            </w:pPr>
          </w:p>
        </w:tc>
      </w:tr>
      <w:tr w:rsidR="005B7AEA" w:rsidRPr="00123177" w14:paraId="758271B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6EFF7B" w14:textId="77777777" w:rsidR="005B7AEA" w:rsidRPr="00123177" w:rsidRDefault="005B7AEA" w:rsidP="00535342">
            <w:pPr>
              <w:pStyle w:val="TableText"/>
              <w:snapToGrid w:val="0"/>
              <w:rPr>
                <w:rFonts w:eastAsia="Arial"/>
                <w:szCs w:val="20"/>
              </w:rPr>
            </w:pPr>
            <w:r w:rsidRPr="00123177">
              <w:rPr>
                <w:rFonts w:eastAsia="Arial"/>
                <w:szCs w:val="20"/>
              </w:rPr>
              <w:lastRenderedPageBreak/>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A9071B" w14:textId="77777777" w:rsidR="005B7AEA" w:rsidRPr="00123177" w:rsidRDefault="005B7AEA" w:rsidP="00535342">
            <w:pPr>
              <w:pStyle w:val="TableText"/>
              <w:snapToGrid w:val="0"/>
              <w:rPr>
                <w:rFonts w:eastAsia="Arial"/>
                <w:szCs w:val="20"/>
              </w:rPr>
            </w:pPr>
          </w:p>
        </w:tc>
      </w:tr>
      <w:tr w:rsidR="005B7AEA" w:rsidRPr="00123177" w14:paraId="58B981A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50A02B" w14:textId="77777777" w:rsidR="005B7AEA" w:rsidRPr="00123177" w:rsidRDefault="005B7AEA" w:rsidP="00535342">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1D57AE" w14:textId="745DC8EA" w:rsidR="005B7AEA" w:rsidRPr="00123177" w:rsidRDefault="005B7AEA" w:rsidP="00535342">
            <w:pPr>
              <w:pStyle w:val="TableText"/>
              <w:snapToGrid w:val="0"/>
              <w:rPr>
                <w:rFonts w:eastAsia="Arial"/>
                <w:szCs w:val="20"/>
              </w:rPr>
            </w:pPr>
          </w:p>
        </w:tc>
      </w:tr>
      <w:tr w:rsidR="005B7AEA" w:rsidRPr="00123177" w14:paraId="2A776A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B0D763" w14:textId="77777777" w:rsidR="005B7AEA" w:rsidRPr="00123177" w:rsidRDefault="005B7AEA" w:rsidP="00535342">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43CF60" w14:textId="77777777" w:rsidR="005B7AEA" w:rsidRPr="00123177" w:rsidRDefault="005B7AEA" w:rsidP="00535342">
            <w:pPr>
              <w:pStyle w:val="TableText"/>
              <w:snapToGrid w:val="0"/>
              <w:rPr>
                <w:rFonts w:eastAsia="Arial"/>
                <w:szCs w:val="20"/>
              </w:rPr>
            </w:pPr>
            <w:r w:rsidRPr="00123177">
              <w:rPr>
                <w:rFonts w:eastAsia="Arial"/>
                <w:szCs w:val="20"/>
              </w:rPr>
              <w:t>No such mandatory fields is applicable.</w:t>
            </w:r>
          </w:p>
        </w:tc>
      </w:tr>
      <w:tr w:rsidR="005B7AEA" w:rsidRPr="00123177" w14:paraId="415914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4219F2" w14:textId="77777777" w:rsidR="005B7AEA" w:rsidRPr="00123177" w:rsidRDefault="005B7AEA" w:rsidP="00535342">
            <w:pPr>
              <w:pStyle w:val="TableText"/>
              <w:snapToGrid w:val="0"/>
              <w:rPr>
                <w:rFonts w:eastAsia="Arial"/>
                <w:szCs w:val="20"/>
              </w:rPr>
            </w:pPr>
            <w:r w:rsidRPr="00123177">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A3DFD" w14:textId="77777777" w:rsidR="005B7AEA" w:rsidRPr="00123177" w:rsidRDefault="005B7AEA" w:rsidP="00535342">
            <w:pPr>
              <w:pStyle w:val="TableText"/>
              <w:snapToGrid w:val="0"/>
              <w:rPr>
                <w:rFonts w:eastAsia="Arial"/>
                <w:szCs w:val="20"/>
              </w:rPr>
            </w:pPr>
            <w:r w:rsidRPr="00123177">
              <w:rPr>
                <w:rFonts w:eastAsia="Arial"/>
                <w:szCs w:val="20"/>
              </w:rPr>
              <w:t>No such Pre-Loaded Values is applicable.</w:t>
            </w:r>
          </w:p>
        </w:tc>
      </w:tr>
      <w:tr w:rsidR="005B7AEA" w:rsidRPr="00123177" w14:paraId="08D1969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6FEF03" w14:textId="77777777" w:rsidR="005B7AEA" w:rsidRPr="00123177" w:rsidRDefault="005B7AEA" w:rsidP="00535342">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30FFCA" w14:textId="77777777" w:rsidR="005B7AEA" w:rsidRPr="00123177" w:rsidRDefault="005B7AEA" w:rsidP="00535342">
            <w:pPr>
              <w:pStyle w:val="TableText"/>
              <w:snapToGrid w:val="0"/>
              <w:rPr>
                <w:rFonts w:eastAsia="Arial"/>
                <w:szCs w:val="20"/>
              </w:rPr>
            </w:pPr>
            <w:r w:rsidRPr="00123177">
              <w:rPr>
                <w:rFonts w:eastAsia="Arial"/>
                <w:szCs w:val="20"/>
              </w:rPr>
              <w:t>Default values shall be applicable with respect to Pre-Loaded Values</w:t>
            </w:r>
          </w:p>
        </w:tc>
      </w:tr>
      <w:tr w:rsidR="005B7AEA" w:rsidRPr="00123177" w14:paraId="237F38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8BE1A5" w14:textId="77777777" w:rsidR="005B7AEA" w:rsidRPr="00123177" w:rsidRDefault="005B7AEA" w:rsidP="00535342">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5C6442" w14:textId="77777777" w:rsidR="005B7AEA" w:rsidRPr="00123177" w:rsidRDefault="005B7AEA" w:rsidP="00535342">
            <w:pPr>
              <w:pStyle w:val="TableText"/>
              <w:snapToGrid w:val="0"/>
              <w:rPr>
                <w:rFonts w:eastAsia="Arial"/>
                <w:szCs w:val="20"/>
              </w:rPr>
            </w:pPr>
            <w:r w:rsidRPr="00123177">
              <w:rPr>
                <w:rFonts w:eastAsia="Arial"/>
                <w:szCs w:val="20"/>
              </w:rPr>
              <w:t>Valid range value is not required.</w:t>
            </w:r>
          </w:p>
        </w:tc>
      </w:tr>
      <w:tr w:rsidR="005B7AEA" w:rsidRPr="00123177" w14:paraId="6A20300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B20D6C" w14:textId="77777777" w:rsidR="005B7AEA" w:rsidRPr="00123177" w:rsidRDefault="005B7AEA" w:rsidP="00535342">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B9CDFC" w14:textId="77777777" w:rsidR="005B7AEA" w:rsidRPr="00123177" w:rsidRDefault="005B7AEA" w:rsidP="00535342">
            <w:pPr>
              <w:pStyle w:val="TableText"/>
              <w:snapToGrid w:val="0"/>
              <w:rPr>
                <w:rFonts w:eastAsia="Arial"/>
                <w:szCs w:val="20"/>
              </w:rPr>
            </w:pPr>
            <w:r w:rsidRPr="00123177">
              <w:rPr>
                <w:rFonts w:eastAsia="Arial"/>
                <w:szCs w:val="20"/>
              </w:rPr>
              <w:t>Data latency period is not applicable</w:t>
            </w:r>
          </w:p>
        </w:tc>
      </w:tr>
      <w:tr w:rsidR="005B7AEA" w:rsidRPr="00123177" w14:paraId="79D728F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DEB968" w14:textId="77777777" w:rsidR="005B7AEA" w:rsidRPr="00123177" w:rsidRDefault="005B7AEA" w:rsidP="00535342">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BAE36" w14:textId="77777777" w:rsidR="005B7AEA" w:rsidRPr="00123177" w:rsidRDefault="005B7AEA" w:rsidP="00535342">
            <w:pPr>
              <w:pStyle w:val="TableText"/>
              <w:snapToGrid w:val="0"/>
              <w:rPr>
                <w:rFonts w:eastAsia="Arial"/>
                <w:szCs w:val="20"/>
              </w:rPr>
            </w:pPr>
            <w:r w:rsidRPr="00123177">
              <w:rPr>
                <w:rFonts w:eastAsia="Arial"/>
                <w:szCs w:val="20"/>
              </w:rPr>
              <w:t>Data Retention period is not applicable.</w:t>
            </w:r>
          </w:p>
        </w:tc>
      </w:tr>
      <w:tr w:rsidR="005B7AEA" w:rsidRPr="00123177" w14:paraId="119F6C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4B0297" w14:textId="77777777" w:rsidR="005B7AEA" w:rsidRPr="00123177" w:rsidRDefault="005B7AEA" w:rsidP="00535342">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F2EB4" w14:textId="77777777" w:rsidR="005B7AEA" w:rsidRPr="00123177" w:rsidRDefault="005B7AEA" w:rsidP="00535342">
            <w:pPr>
              <w:pStyle w:val="TableText"/>
              <w:rPr>
                <w:rFonts w:eastAsia="Arial"/>
                <w:szCs w:val="20"/>
              </w:rPr>
            </w:pPr>
            <w:r w:rsidRPr="00123177">
              <w:rPr>
                <w:rFonts w:eastAsia="Arial"/>
                <w:szCs w:val="20"/>
              </w:rPr>
              <w:t>Data rate is not applicable.</w:t>
            </w:r>
          </w:p>
        </w:tc>
      </w:tr>
      <w:tr w:rsidR="005B7AEA" w:rsidRPr="00123177" w14:paraId="488EA48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193F61" w14:textId="77777777" w:rsidR="005B7AEA" w:rsidRPr="00123177" w:rsidRDefault="005B7AEA" w:rsidP="00535342">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142DB" w14:textId="77777777" w:rsidR="005B7AEA" w:rsidRPr="00123177" w:rsidRDefault="005B7AEA" w:rsidP="00535342">
            <w:pPr>
              <w:pStyle w:val="TableText"/>
              <w:spacing w:line="259" w:lineRule="auto"/>
              <w:rPr>
                <w:rFonts w:eastAsia="Arial"/>
                <w:szCs w:val="20"/>
              </w:rPr>
            </w:pPr>
            <w:r w:rsidRPr="00123177">
              <w:rPr>
                <w:rFonts w:eastAsia="Arial"/>
                <w:szCs w:val="20"/>
              </w:rPr>
              <w:t>External event is not required.</w:t>
            </w:r>
          </w:p>
        </w:tc>
      </w:tr>
      <w:tr w:rsidR="005B7AEA" w:rsidRPr="00123177" w14:paraId="25AC64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498D48" w14:textId="77777777" w:rsidR="005B7AEA" w:rsidRPr="00123177" w:rsidRDefault="005B7AEA" w:rsidP="00535342">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BDC145" w14:textId="77777777" w:rsidR="005B7AEA" w:rsidRPr="00123177" w:rsidRDefault="005B7AEA" w:rsidP="00535342">
            <w:pPr>
              <w:pStyle w:val="TableText"/>
              <w:spacing w:line="259" w:lineRule="auto"/>
              <w:rPr>
                <w:rFonts w:eastAsia="Arial"/>
                <w:szCs w:val="20"/>
              </w:rPr>
            </w:pPr>
            <w:r w:rsidRPr="00123177">
              <w:rPr>
                <w:rFonts w:eastAsia="Arial"/>
                <w:szCs w:val="20"/>
              </w:rPr>
              <w:t>Temporal event is not applicable.</w:t>
            </w:r>
          </w:p>
        </w:tc>
      </w:tr>
      <w:tr w:rsidR="005B7AEA" w:rsidRPr="00123177" w14:paraId="56F21DB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8B488B" w14:textId="77777777" w:rsidR="005B7AEA" w:rsidRPr="00123177" w:rsidRDefault="005B7AEA" w:rsidP="00535342">
            <w:pPr>
              <w:pStyle w:val="TableText"/>
              <w:snapToGrid w:val="0"/>
              <w:rPr>
                <w:rFonts w:eastAsia="Arial"/>
                <w:szCs w:val="20"/>
              </w:rPr>
            </w:pPr>
            <w:r w:rsidRPr="00123177">
              <w:rPr>
                <w:rFonts w:eastAsia="Arial"/>
                <w:szCs w:val="20"/>
              </w:rPr>
              <w:t xml:space="preserve">Validation Rules/ </w:t>
            </w:r>
          </w:p>
          <w:p w14:paraId="376AD98F" w14:textId="77777777" w:rsidR="005B7AEA" w:rsidRPr="00123177" w:rsidRDefault="005B7AEA" w:rsidP="00535342">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90D5B" w14:textId="4CF1A640" w:rsidR="005B7AEA" w:rsidRPr="00123177" w:rsidRDefault="005B7AEA" w:rsidP="00535342">
            <w:pPr>
              <w:pStyle w:val="TableText"/>
              <w:snapToGrid w:val="0"/>
              <w:rPr>
                <w:rFonts w:eastAsia="Arial"/>
                <w:szCs w:val="20"/>
              </w:rPr>
            </w:pPr>
          </w:p>
        </w:tc>
      </w:tr>
      <w:tr w:rsidR="005B7AEA" w:rsidRPr="00123177" w14:paraId="4E4CC7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6A1400" w14:textId="77777777" w:rsidR="005B7AEA" w:rsidRPr="00123177" w:rsidRDefault="005B7AEA" w:rsidP="00535342">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8E11C6" w14:textId="77777777" w:rsidR="005B7AEA" w:rsidRPr="00123177" w:rsidRDefault="005B7AEA" w:rsidP="00535342">
            <w:pPr>
              <w:pStyle w:val="TableText"/>
              <w:snapToGrid w:val="0"/>
              <w:rPr>
                <w:rFonts w:eastAsia="Arial"/>
                <w:szCs w:val="20"/>
              </w:rPr>
            </w:pPr>
            <w:r w:rsidRPr="00123177">
              <w:rPr>
                <w:rFonts w:eastAsia="Arial"/>
                <w:szCs w:val="20"/>
              </w:rPr>
              <w:t>Constraints is not applicable.</w:t>
            </w:r>
          </w:p>
        </w:tc>
      </w:tr>
      <w:tr w:rsidR="005B7AEA" w:rsidRPr="00123177" w14:paraId="60DB23B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921D5C" w14:textId="77777777" w:rsidR="005B7AEA" w:rsidRPr="00123177" w:rsidRDefault="005B7AEA" w:rsidP="00535342">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7D3806" w14:textId="77777777" w:rsidR="005B7AEA" w:rsidRPr="00123177" w:rsidRDefault="005B7AEA" w:rsidP="00535342">
            <w:pPr>
              <w:pStyle w:val="TableText"/>
              <w:snapToGrid w:val="0"/>
              <w:rPr>
                <w:rFonts w:eastAsia="Arial"/>
                <w:szCs w:val="20"/>
              </w:rPr>
            </w:pPr>
            <w:r w:rsidRPr="00123177">
              <w:rPr>
                <w:rFonts w:eastAsia="Arial"/>
                <w:szCs w:val="20"/>
              </w:rPr>
              <w:t>No effects on other system</w:t>
            </w:r>
          </w:p>
        </w:tc>
      </w:tr>
      <w:tr w:rsidR="005B7AEA" w:rsidRPr="00123177" w14:paraId="248BA31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F5B550" w14:textId="77777777" w:rsidR="005B7AEA" w:rsidRPr="00123177" w:rsidRDefault="005B7AEA" w:rsidP="00535342">
            <w:pPr>
              <w:pStyle w:val="TableText"/>
              <w:snapToGrid w:val="0"/>
              <w:rPr>
                <w:rFonts w:eastAsia="Arial"/>
                <w:szCs w:val="20"/>
              </w:rPr>
            </w:pPr>
            <w:r w:rsidRPr="00123177">
              <w:rPr>
                <w:rFonts w:eastAsia="Arial"/>
                <w:szCs w:val="20"/>
              </w:rPr>
              <w:t>Testability with respect to test environment</w:t>
            </w:r>
          </w:p>
          <w:p w14:paraId="5A39A0BE" w14:textId="77777777" w:rsidR="005B7AEA" w:rsidRPr="00123177" w:rsidRDefault="005B7AEA" w:rsidP="00535342">
            <w:pPr>
              <w:pStyle w:val="TableText"/>
              <w:rPr>
                <w:rFonts w:eastAsia="Arial"/>
                <w:szCs w:val="20"/>
              </w:rPr>
            </w:pPr>
            <w:r w:rsidRPr="00123177">
              <w:rPr>
                <w:rFonts w:eastAsia="Arial"/>
                <w:szCs w:val="20"/>
              </w:rPr>
              <w:t>(Yes/No)</w:t>
            </w:r>
          </w:p>
          <w:p w14:paraId="6FD87B54" w14:textId="77777777" w:rsidR="005B7AEA" w:rsidRPr="00123177" w:rsidRDefault="005B7AEA" w:rsidP="00535342">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002B57" w14:textId="77777777" w:rsidR="005B7AEA" w:rsidRPr="00123177" w:rsidRDefault="005B7AEA" w:rsidP="00535342">
            <w:pPr>
              <w:pStyle w:val="TableText"/>
              <w:snapToGrid w:val="0"/>
              <w:rPr>
                <w:rFonts w:eastAsia="Arial"/>
                <w:szCs w:val="20"/>
              </w:rPr>
            </w:pPr>
            <w:r w:rsidRPr="00123177">
              <w:rPr>
                <w:rFonts w:eastAsia="Arial"/>
                <w:szCs w:val="20"/>
              </w:rPr>
              <w:t>YES</w:t>
            </w:r>
          </w:p>
        </w:tc>
      </w:tr>
      <w:tr w:rsidR="005B7AEA" w:rsidRPr="00123177" w14:paraId="0FF563C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FD68B4" w14:textId="77777777" w:rsidR="005B7AEA" w:rsidRPr="00123177" w:rsidRDefault="005B7AEA" w:rsidP="00535342">
            <w:pPr>
              <w:pStyle w:val="TableText"/>
              <w:snapToGrid w:val="0"/>
              <w:rPr>
                <w:rFonts w:eastAsia="Arial"/>
                <w:szCs w:val="20"/>
              </w:rPr>
            </w:pPr>
            <w:r w:rsidRPr="00123177">
              <w:rPr>
                <w:rFonts w:eastAsia="Arial"/>
                <w:szCs w:val="20"/>
              </w:rPr>
              <w:lastRenderedPageBreak/>
              <w:t>Feasible within project constraints</w:t>
            </w:r>
          </w:p>
          <w:p w14:paraId="63A67AB5" w14:textId="77777777" w:rsidR="005B7AEA" w:rsidRPr="00123177" w:rsidRDefault="005B7AEA" w:rsidP="00535342">
            <w:pPr>
              <w:pStyle w:val="TableText"/>
              <w:snapToGrid w:val="0"/>
              <w:rPr>
                <w:rFonts w:eastAsia="Arial"/>
                <w:szCs w:val="20"/>
              </w:rPr>
            </w:pPr>
            <w:r w:rsidRPr="00123177">
              <w:rPr>
                <w:rFonts w:eastAsia="Arial"/>
                <w:szCs w:val="20"/>
              </w:rPr>
              <w:t>(Yes/No)</w:t>
            </w:r>
          </w:p>
          <w:p w14:paraId="04BE703D" w14:textId="77777777" w:rsidR="005B7AEA" w:rsidRPr="00123177" w:rsidRDefault="005B7AEA" w:rsidP="00535342">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E478A7" w14:textId="77777777" w:rsidR="005B7AEA" w:rsidRPr="00123177" w:rsidRDefault="005B7AEA" w:rsidP="00535342">
            <w:pPr>
              <w:pStyle w:val="TableText"/>
              <w:snapToGrid w:val="0"/>
              <w:rPr>
                <w:rFonts w:eastAsia="Arial"/>
                <w:szCs w:val="20"/>
              </w:rPr>
            </w:pPr>
            <w:r w:rsidRPr="00123177">
              <w:rPr>
                <w:rFonts w:eastAsia="Arial"/>
                <w:szCs w:val="20"/>
              </w:rPr>
              <w:t>YES</w:t>
            </w:r>
          </w:p>
        </w:tc>
      </w:tr>
      <w:tr w:rsidR="005B7AEA" w:rsidRPr="00123177" w14:paraId="406EF59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00A8B9" w14:textId="77777777" w:rsidR="005B7AEA" w:rsidRPr="00123177" w:rsidRDefault="005B7AEA" w:rsidP="00535342">
            <w:pPr>
              <w:pStyle w:val="TableText"/>
              <w:snapToGrid w:val="0"/>
              <w:rPr>
                <w:rFonts w:eastAsia="Arial"/>
                <w:szCs w:val="20"/>
              </w:rPr>
            </w:pPr>
            <w:r w:rsidRPr="00123177">
              <w:rPr>
                <w:rFonts w:eastAsia="Arial"/>
                <w:szCs w:val="20"/>
              </w:rPr>
              <w:t>Critical</w:t>
            </w:r>
          </w:p>
          <w:p w14:paraId="3855913B" w14:textId="77777777" w:rsidR="005B7AEA" w:rsidRPr="00123177" w:rsidRDefault="005B7AEA" w:rsidP="00535342">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B15DF9" w14:textId="77777777" w:rsidR="005B7AEA" w:rsidRPr="00123177" w:rsidRDefault="005B7AEA" w:rsidP="00535342">
            <w:pPr>
              <w:pStyle w:val="TableText"/>
              <w:snapToGrid w:val="0"/>
              <w:rPr>
                <w:rFonts w:eastAsia="Arial"/>
                <w:szCs w:val="20"/>
              </w:rPr>
            </w:pPr>
            <w:r w:rsidRPr="00123177">
              <w:rPr>
                <w:rFonts w:eastAsia="Arial"/>
                <w:szCs w:val="20"/>
              </w:rPr>
              <w:t>YES</w:t>
            </w:r>
          </w:p>
        </w:tc>
      </w:tr>
      <w:tr w:rsidR="005B7AEA" w:rsidRPr="00123177" w14:paraId="444D125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D19845" w14:textId="77777777" w:rsidR="005B7AEA" w:rsidRPr="00123177" w:rsidRDefault="005B7AEA" w:rsidP="00535342">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B8228" w14:textId="77777777" w:rsidR="005B7AEA" w:rsidRPr="00123177" w:rsidRDefault="005B7AEA" w:rsidP="00535342">
            <w:pPr>
              <w:pStyle w:val="TableText"/>
              <w:snapToGrid w:val="0"/>
              <w:rPr>
                <w:rFonts w:eastAsia="Arial"/>
                <w:szCs w:val="20"/>
              </w:rPr>
            </w:pPr>
            <w:r w:rsidRPr="00123177">
              <w:t>Acceptance Criteria for this requirement should be as per SECTION-6 ACCEPTANCE CRITERIA</w:t>
            </w:r>
          </w:p>
        </w:tc>
      </w:tr>
    </w:tbl>
    <w:p w14:paraId="22321DFC" w14:textId="77777777" w:rsidR="005B7AEA" w:rsidRPr="00123177" w:rsidRDefault="005B7AEA" w:rsidP="00A55B53">
      <w:pPr>
        <w:rPr>
          <w:rFonts w:eastAsia="Arial"/>
          <w:szCs w:val="20"/>
        </w:rPr>
      </w:pPr>
    </w:p>
    <w:p w14:paraId="06D1C571" w14:textId="77777777" w:rsidR="00A55B53" w:rsidRPr="00123177" w:rsidRDefault="00A55B53" w:rsidP="00A55B53">
      <w:pPr>
        <w:pStyle w:val="Heading4"/>
        <w:rPr>
          <w:rFonts w:eastAsia="Arial"/>
        </w:rPr>
      </w:pPr>
      <w:r w:rsidRPr="00123177">
        <w:rPr>
          <w:rFonts w:eastAsia="Arial"/>
        </w:rPr>
        <w:t>Requirement to implement a watchdog monitor.</w:t>
      </w:r>
    </w:p>
    <w:p w14:paraId="389031A7" w14:textId="77777777" w:rsidR="00A55B53" w:rsidRPr="00123177" w:rsidRDefault="00A55B53" w:rsidP="00A55B53">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310E02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ECDB6F4" w14:textId="77777777" w:rsidR="00A55B53" w:rsidRPr="00123177" w:rsidRDefault="00A55B53"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4F0559B" w14:textId="77777777" w:rsidR="00A55B53" w:rsidRPr="00123177" w:rsidRDefault="00A55B53" w:rsidP="00535342">
            <w:pPr>
              <w:pStyle w:val="TableText"/>
              <w:snapToGrid w:val="0"/>
              <w:rPr>
                <w:rFonts w:eastAsia="Arial"/>
                <w:szCs w:val="20"/>
              </w:rPr>
            </w:pPr>
            <w:r w:rsidRPr="00123177">
              <w:rPr>
                <w:rFonts w:eastAsia="Arial"/>
                <w:szCs w:val="20"/>
              </w:rPr>
              <w:t>Description</w:t>
            </w:r>
          </w:p>
        </w:tc>
      </w:tr>
      <w:tr w:rsidR="00A55B53" w:rsidRPr="00123177" w14:paraId="2FE1FC9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974A8B1" w14:textId="77777777" w:rsidR="00A55B53" w:rsidRPr="00123177" w:rsidRDefault="00A55B53"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784453" w14:textId="77777777" w:rsidR="00A55B53" w:rsidRPr="00123177" w:rsidRDefault="00A55B53" w:rsidP="00535342">
            <w:pPr>
              <w:snapToGrid w:val="0"/>
              <w:rPr>
                <w:rFonts w:eastAsia="Arial"/>
                <w:szCs w:val="20"/>
              </w:rPr>
            </w:pPr>
            <w:r w:rsidRPr="00123177">
              <w:rPr>
                <w:rFonts w:eastAsia="Arial"/>
                <w:szCs w:val="20"/>
              </w:rPr>
              <w:t>SWRS_Gen_Diag_07</w:t>
            </w:r>
          </w:p>
        </w:tc>
      </w:tr>
      <w:tr w:rsidR="00A55B53" w:rsidRPr="00123177" w14:paraId="55B5ADB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BA32D68" w14:textId="77777777" w:rsidR="00A55B53" w:rsidRPr="00123177" w:rsidRDefault="00A55B53" w:rsidP="00535342">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11A362" w14:textId="77777777" w:rsidR="00A55B53" w:rsidRPr="00123177" w:rsidRDefault="00A55B53" w:rsidP="00535342">
            <w:pPr>
              <w:snapToGrid w:val="0"/>
              <w:rPr>
                <w:rFonts w:eastAsia="Arial"/>
                <w:szCs w:val="20"/>
              </w:rPr>
            </w:pPr>
            <w:r w:rsidRPr="00123177">
              <w:rPr>
                <w:rFonts w:eastAsia="Arial"/>
                <w:szCs w:val="20"/>
              </w:rPr>
              <w:t>SDS-HVDCDC-290</w:t>
            </w:r>
          </w:p>
        </w:tc>
      </w:tr>
      <w:tr w:rsidR="00A55B53" w:rsidRPr="00123177" w14:paraId="31AEF31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5D5E10E" w14:textId="77777777" w:rsidR="00A55B53" w:rsidRPr="00123177" w:rsidRDefault="00A55B53"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27A9EE" w14:textId="77777777" w:rsidR="00A55B53" w:rsidRPr="00123177" w:rsidRDefault="00A55B53" w:rsidP="00535342">
            <w:pPr>
              <w:pStyle w:val="TableText"/>
              <w:snapToGrid w:val="0"/>
              <w:rPr>
                <w:rFonts w:eastAsia="Arial"/>
                <w:szCs w:val="20"/>
              </w:rPr>
            </w:pPr>
            <w:r w:rsidRPr="00123177">
              <w:rPr>
                <w:rFonts w:eastAsia="Arial"/>
                <w:szCs w:val="20"/>
              </w:rPr>
              <w:t>B-Sample/PF2.0</w:t>
            </w:r>
          </w:p>
        </w:tc>
      </w:tr>
      <w:tr w:rsidR="00A55B53" w:rsidRPr="00123177" w14:paraId="0B5FFCA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FB18FB5" w14:textId="77777777" w:rsidR="00A55B53" w:rsidRPr="00123177" w:rsidRDefault="00A55B53" w:rsidP="00535342">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E2C301" w14:textId="77777777" w:rsidR="00A55B53" w:rsidRPr="00123177" w:rsidRDefault="00A55B53" w:rsidP="00535342">
            <w:pPr>
              <w:snapToGrid w:val="0"/>
              <w:rPr>
                <w:rFonts w:eastAsia="Arial"/>
                <w:szCs w:val="20"/>
              </w:rPr>
            </w:pPr>
            <w:r w:rsidRPr="00123177">
              <w:rPr>
                <w:rFonts w:eastAsia="Arial"/>
                <w:szCs w:val="20"/>
              </w:rPr>
              <w:t>The HVDCDC Shall implement a Watchdog monitor</w:t>
            </w:r>
          </w:p>
        </w:tc>
      </w:tr>
      <w:tr w:rsidR="00A55B53" w:rsidRPr="00123177" w14:paraId="1E5C1F0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6CF6F9" w14:textId="77777777" w:rsidR="00A55B53" w:rsidRPr="00123177" w:rsidRDefault="00A55B53" w:rsidP="00535342">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4B99E7" w14:textId="77777777" w:rsidR="00A55B53" w:rsidRPr="00123177" w:rsidRDefault="00A55B53" w:rsidP="00535342">
            <w:pPr>
              <w:snapToGrid w:val="0"/>
              <w:rPr>
                <w:rFonts w:eastAsia="Arial"/>
                <w:szCs w:val="20"/>
              </w:rPr>
            </w:pPr>
            <w:r w:rsidRPr="00123177">
              <w:rPr>
                <w:rFonts w:eastAsia="Arial"/>
                <w:szCs w:val="20"/>
              </w:rPr>
              <w:t>No Such derived requirement is applicable.</w:t>
            </w:r>
          </w:p>
        </w:tc>
      </w:tr>
      <w:tr w:rsidR="00A55B53" w:rsidRPr="00123177" w14:paraId="06D9E6C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1FA0AB" w14:textId="77777777" w:rsidR="00A55B53" w:rsidRPr="00123177" w:rsidRDefault="00A55B53" w:rsidP="00535342">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639864" w14:textId="77777777" w:rsidR="00A55B53" w:rsidRPr="00123177" w:rsidRDefault="00A55B53" w:rsidP="00535342">
            <w:pPr>
              <w:pStyle w:val="TableText"/>
              <w:snapToGrid w:val="0"/>
              <w:rPr>
                <w:rFonts w:eastAsia="Arial"/>
                <w:szCs w:val="20"/>
              </w:rPr>
            </w:pPr>
            <w:r w:rsidRPr="00123177">
              <w:rPr>
                <w:rFonts w:eastAsia="Arial"/>
                <w:szCs w:val="20"/>
              </w:rPr>
              <w:t>Medium</w:t>
            </w:r>
          </w:p>
        </w:tc>
      </w:tr>
      <w:tr w:rsidR="00A55B53" w:rsidRPr="00123177" w14:paraId="3E254F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765D51" w14:textId="77777777" w:rsidR="00A55B53" w:rsidRPr="00123177" w:rsidRDefault="00A55B53" w:rsidP="00535342">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6D927" w14:textId="77777777" w:rsidR="00A55B53" w:rsidRPr="00123177" w:rsidRDefault="00A55B53" w:rsidP="00535342">
            <w:pPr>
              <w:pStyle w:val="TableText"/>
              <w:snapToGrid w:val="0"/>
              <w:rPr>
                <w:rFonts w:eastAsia="Arial"/>
                <w:szCs w:val="20"/>
              </w:rPr>
            </w:pPr>
            <w:r w:rsidRPr="00123177">
              <w:rPr>
                <w:rFonts w:eastAsia="Arial"/>
                <w:szCs w:val="20"/>
              </w:rPr>
              <w:t>No Specific access restrictions is applicable.</w:t>
            </w:r>
          </w:p>
        </w:tc>
      </w:tr>
      <w:tr w:rsidR="00A55B53" w:rsidRPr="00123177" w14:paraId="149B0E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758895" w14:textId="77777777" w:rsidR="00A55B53" w:rsidRPr="00123177" w:rsidRDefault="00A55B53" w:rsidP="00535342">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0597EB" w14:textId="77777777" w:rsidR="00A55B53" w:rsidRPr="00123177" w:rsidRDefault="00A55B53" w:rsidP="00535342">
            <w:pPr>
              <w:snapToGrid w:val="0"/>
              <w:rPr>
                <w:rFonts w:eastAsia="Arial"/>
                <w:szCs w:val="20"/>
              </w:rPr>
            </w:pPr>
            <w:r w:rsidRPr="00123177">
              <w:rPr>
                <w:rFonts w:eastAsia="Arial"/>
                <w:szCs w:val="20"/>
              </w:rPr>
              <w:t>1. The HVDCDC shall configure an internal watchdog.</w:t>
            </w:r>
          </w:p>
          <w:p w14:paraId="41A1D967" w14:textId="77777777" w:rsidR="00A55B53" w:rsidRPr="00123177" w:rsidRDefault="00A55B53" w:rsidP="00535342">
            <w:pPr>
              <w:snapToGrid w:val="0"/>
              <w:rPr>
                <w:rFonts w:eastAsia="Arial"/>
                <w:szCs w:val="20"/>
              </w:rPr>
            </w:pPr>
            <w:r w:rsidRPr="00123177">
              <w:rPr>
                <w:rFonts w:eastAsia="Arial"/>
                <w:szCs w:val="20"/>
              </w:rPr>
              <w:t>2.The watchdog shall be programmed to trigger a reset or take some corrective action.</w:t>
            </w:r>
          </w:p>
          <w:p w14:paraId="791E25BF" w14:textId="77777777" w:rsidR="00A55B53" w:rsidRPr="00123177" w:rsidRDefault="00A55B53" w:rsidP="00535342">
            <w:pPr>
              <w:snapToGrid w:val="0"/>
              <w:rPr>
                <w:rFonts w:eastAsia="Arial"/>
                <w:szCs w:val="20"/>
              </w:rPr>
            </w:pPr>
            <w:r w:rsidRPr="00123177">
              <w:rPr>
                <w:rFonts w:eastAsia="Arial"/>
                <w:szCs w:val="20"/>
              </w:rPr>
              <w:t>3. Provide the fault conditions so that watchdog can trigger HVDCDC reset</w:t>
            </w:r>
          </w:p>
        </w:tc>
      </w:tr>
      <w:tr w:rsidR="00A55B53" w:rsidRPr="00123177" w14:paraId="3DDD33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9065EA" w14:textId="77777777" w:rsidR="00A55B53" w:rsidRPr="00123177" w:rsidRDefault="00A55B53" w:rsidP="00535342">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A276E9" w14:textId="77777777" w:rsidR="00A55B53" w:rsidRPr="00123177" w:rsidRDefault="00A55B53" w:rsidP="00535342">
            <w:pPr>
              <w:pStyle w:val="TableText"/>
              <w:snapToGrid w:val="0"/>
              <w:rPr>
                <w:rFonts w:eastAsia="Arial"/>
                <w:szCs w:val="20"/>
              </w:rPr>
            </w:pPr>
            <w:r w:rsidRPr="00123177">
              <w:rPr>
                <w:rFonts w:eastAsia="Arial"/>
                <w:szCs w:val="20"/>
              </w:rPr>
              <w:t>1.The Internal watchdog timer shall monitor the proper functioning of the HVDCDC</w:t>
            </w:r>
          </w:p>
          <w:p w14:paraId="2CB88543" w14:textId="77777777" w:rsidR="00A55B53" w:rsidRPr="00123177" w:rsidRDefault="00A55B53" w:rsidP="00535342">
            <w:pPr>
              <w:pStyle w:val="TableText"/>
              <w:snapToGrid w:val="0"/>
              <w:rPr>
                <w:rFonts w:eastAsia="Arial"/>
                <w:szCs w:val="20"/>
              </w:rPr>
            </w:pPr>
            <w:r w:rsidRPr="00123177">
              <w:rPr>
                <w:rFonts w:eastAsia="Arial"/>
                <w:szCs w:val="20"/>
              </w:rPr>
              <w:t>2. If the HVDCDC fails to respond within a specified timeframe the watchdog shall trigger a reset</w:t>
            </w:r>
          </w:p>
        </w:tc>
      </w:tr>
      <w:tr w:rsidR="00A55B53" w:rsidRPr="00123177" w14:paraId="00E8C0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005ADF" w14:textId="77777777" w:rsidR="00A55B53" w:rsidRPr="00123177" w:rsidRDefault="00A55B53" w:rsidP="00535342">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AB18F2" w14:textId="77777777" w:rsidR="00A55B53" w:rsidRPr="00123177" w:rsidRDefault="00A55B53" w:rsidP="00535342">
            <w:pPr>
              <w:pStyle w:val="TableText"/>
              <w:snapToGrid w:val="0"/>
              <w:rPr>
                <w:rFonts w:eastAsia="Arial"/>
                <w:szCs w:val="20"/>
              </w:rPr>
            </w:pPr>
            <w:r w:rsidRPr="00123177">
              <w:rPr>
                <w:rFonts w:eastAsia="Arial"/>
                <w:szCs w:val="20"/>
              </w:rPr>
              <w:t>Verify that the internal watchdog is functioning properly by following input and output methods</w:t>
            </w:r>
          </w:p>
        </w:tc>
      </w:tr>
      <w:tr w:rsidR="00A55B53" w:rsidRPr="00123177" w14:paraId="3F5861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1B8449" w14:textId="77777777" w:rsidR="00A55B53" w:rsidRPr="00123177" w:rsidRDefault="00A55B53" w:rsidP="00535342">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EEA1E" w14:textId="77777777" w:rsidR="00A55B53" w:rsidRPr="00123177" w:rsidRDefault="00A55B53" w:rsidP="00535342">
            <w:pPr>
              <w:pStyle w:val="TableText"/>
              <w:snapToGrid w:val="0"/>
              <w:rPr>
                <w:rFonts w:eastAsia="Arial"/>
                <w:szCs w:val="20"/>
              </w:rPr>
            </w:pPr>
            <w:r w:rsidRPr="00123177">
              <w:rPr>
                <w:rFonts w:eastAsia="Arial"/>
                <w:szCs w:val="20"/>
              </w:rPr>
              <w:t>No such mandatory fields is applicable.</w:t>
            </w:r>
          </w:p>
        </w:tc>
      </w:tr>
      <w:tr w:rsidR="00A55B53" w:rsidRPr="00123177" w14:paraId="5B349A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950B36" w14:textId="77777777" w:rsidR="00A55B53" w:rsidRPr="00123177" w:rsidRDefault="00A55B53" w:rsidP="00535342">
            <w:pPr>
              <w:pStyle w:val="TableText"/>
              <w:snapToGrid w:val="0"/>
              <w:rPr>
                <w:rFonts w:eastAsia="Arial"/>
                <w:szCs w:val="20"/>
              </w:rPr>
            </w:pPr>
            <w:r w:rsidRPr="00123177">
              <w:rPr>
                <w:rFonts w:eastAsia="Arial"/>
                <w:szCs w:val="20"/>
              </w:rPr>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DBE6DE" w14:textId="77777777" w:rsidR="00A55B53" w:rsidRPr="00123177" w:rsidRDefault="00A55B53" w:rsidP="00535342">
            <w:pPr>
              <w:pStyle w:val="TableText"/>
              <w:snapToGrid w:val="0"/>
              <w:rPr>
                <w:rFonts w:eastAsia="Arial"/>
                <w:szCs w:val="20"/>
              </w:rPr>
            </w:pPr>
            <w:r w:rsidRPr="00123177">
              <w:rPr>
                <w:rFonts w:eastAsia="Arial"/>
                <w:szCs w:val="20"/>
              </w:rPr>
              <w:t>NHVDCDCStatus = 0, NHVDCDCStatusDebug = 0, NHVDCDCFault = 0.</w:t>
            </w:r>
          </w:p>
        </w:tc>
      </w:tr>
      <w:tr w:rsidR="00A55B53" w:rsidRPr="00123177" w14:paraId="3E5701F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20C7BC" w14:textId="77777777" w:rsidR="00A55B53" w:rsidRPr="00123177" w:rsidRDefault="00A55B53" w:rsidP="00535342">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9B3BEE" w14:textId="77777777" w:rsidR="00A55B53" w:rsidRPr="00123177" w:rsidRDefault="00A55B53" w:rsidP="00535342">
            <w:pPr>
              <w:pStyle w:val="TableText"/>
              <w:snapToGrid w:val="0"/>
              <w:rPr>
                <w:rFonts w:eastAsia="Arial"/>
                <w:szCs w:val="20"/>
              </w:rPr>
            </w:pPr>
            <w:r w:rsidRPr="00123177">
              <w:rPr>
                <w:rFonts w:eastAsia="Arial"/>
                <w:szCs w:val="20"/>
              </w:rPr>
              <w:t>Default values shall be applicable with respect to Pre-Loaded Values</w:t>
            </w:r>
          </w:p>
        </w:tc>
      </w:tr>
      <w:tr w:rsidR="00A55B53" w:rsidRPr="00123177" w14:paraId="26D88B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F4094C" w14:textId="77777777" w:rsidR="00A55B53" w:rsidRPr="00123177" w:rsidRDefault="00A55B53" w:rsidP="00535342">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157FE6" w14:textId="77777777" w:rsidR="00A55B53" w:rsidRPr="00123177" w:rsidRDefault="00A55B53" w:rsidP="00535342">
            <w:pPr>
              <w:pStyle w:val="TableText"/>
              <w:snapToGrid w:val="0"/>
              <w:rPr>
                <w:rFonts w:eastAsia="Arial"/>
                <w:szCs w:val="20"/>
              </w:rPr>
            </w:pPr>
            <w:r w:rsidRPr="00123177">
              <w:rPr>
                <w:rFonts w:eastAsia="Arial"/>
                <w:szCs w:val="20"/>
              </w:rPr>
              <w:t>Valid range value is not required.</w:t>
            </w:r>
          </w:p>
        </w:tc>
      </w:tr>
      <w:tr w:rsidR="00A55B53" w:rsidRPr="00123177" w14:paraId="66E3790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79CFE2" w14:textId="77777777" w:rsidR="00A55B53" w:rsidRPr="00123177" w:rsidRDefault="00A55B53" w:rsidP="00535342">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8F8F4" w14:textId="77777777" w:rsidR="00A55B53" w:rsidRPr="00123177" w:rsidRDefault="00A55B53" w:rsidP="00535342">
            <w:pPr>
              <w:pStyle w:val="TableText"/>
              <w:snapToGrid w:val="0"/>
              <w:rPr>
                <w:rFonts w:eastAsia="Arial"/>
                <w:szCs w:val="20"/>
              </w:rPr>
            </w:pPr>
            <w:r w:rsidRPr="00123177">
              <w:rPr>
                <w:rFonts w:eastAsia="Arial"/>
                <w:szCs w:val="20"/>
              </w:rPr>
              <w:t>Data latency period is not applicable</w:t>
            </w:r>
          </w:p>
        </w:tc>
      </w:tr>
      <w:tr w:rsidR="00A55B53" w:rsidRPr="00123177" w14:paraId="466066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A74AA7" w14:textId="77777777" w:rsidR="00A55B53" w:rsidRPr="00123177" w:rsidRDefault="00A55B53" w:rsidP="00535342">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E7B03A" w14:textId="77777777" w:rsidR="00A55B53" w:rsidRPr="00123177" w:rsidRDefault="00A55B53" w:rsidP="00535342">
            <w:pPr>
              <w:pStyle w:val="TableText"/>
              <w:snapToGrid w:val="0"/>
              <w:rPr>
                <w:rFonts w:eastAsia="Arial"/>
                <w:szCs w:val="20"/>
              </w:rPr>
            </w:pPr>
            <w:r w:rsidRPr="00123177">
              <w:rPr>
                <w:rFonts w:eastAsia="Arial"/>
                <w:szCs w:val="20"/>
              </w:rPr>
              <w:t>Data Retention period is not applicable.</w:t>
            </w:r>
          </w:p>
        </w:tc>
      </w:tr>
      <w:tr w:rsidR="00A55B53" w:rsidRPr="00123177" w14:paraId="4BBF22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47519E" w14:textId="77777777" w:rsidR="00A55B53" w:rsidRPr="00123177" w:rsidRDefault="00A55B53" w:rsidP="00535342">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1326A9" w14:textId="77777777" w:rsidR="00A55B53" w:rsidRPr="00123177" w:rsidRDefault="00A55B53" w:rsidP="00535342">
            <w:pPr>
              <w:pStyle w:val="TableText"/>
              <w:rPr>
                <w:rFonts w:eastAsia="Arial"/>
                <w:szCs w:val="20"/>
              </w:rPr>
            </w:pPr>
            <w:r w:rsidRPr="00123177">
              <w:rPr>
                <w:rFonts w:eastAsia="Arial"/>
                <w:szCs w:val="20"/>
              </w:rPr>
              <w:t>Data rate is not applicable.</w:t>
            </w:r>
          </w:p>
        </w:tc>
      </w:tr>
      <w:tr w:rsidR="00A55B53" w:rsidRPr="00123177" w14:paraId="234ED8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A6BA42" w14:textId="77777777" w:rsidR="00A55B53" w:rsidRPr="00123177" w:rsidRDefault="00A55B53" w:rsidP="00535342">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44611F" w14:textId="77777777" w:rsidR="00A55B53" w:rsidRPr="00123177" w:rsidRDefault="00A55B53" w:rsidP="00535342">
            <w:pPr>
              <w:pStyle w:val="TableText"/>
              <w:spacing w:line="259" w:lineRule="auto"/>
              <w:rPr>
                <w:rFonts w:eastAsia="Arial"/>
                <w:szCs w:val="20"/>
              </w:rPr>
            </w:pPr>
            <w:r w:rsidRPr="00123177">
              <w:rPr>
                <w:rFonts w:eastAsia="Arial"/>
                <w:szCs w:val="20"/>
              </w:rPr>
              <w:t>External event is not required.</w:t>
            </w:r>
          </w:p>
        </w:tc>
      </w:tr>
      <w:tr w:rsidR="00A55B53" w:rsidRPr="00123177" w14:paraId="3D9185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E2D175" w14:textId="77777777" w:rsidR="00A55B53" w:rsidRPr="00123177" w:rsidRDefault="00A55B53" w:rsidP="00535342">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8A454D" w14:textId="77777777" w:rsidR="00A55B53" w:rsidRPr="00123177" w:rsidRDefault="00A55B53" w:rsidP="00535342">
            <w:pPr>
              <w:pStyle w:val="TableText"/>
              <w:spacing w:line="259" w:lineRule="auto"/>
              <w:rPr>
                <w:rFonts w:eastAsia="Arial"/>
                <w:szCs w:val="20"/>
              </w:rPr>
            </w:pPr>
            <w:r w:rsidRPr="00123177">
              <w:rPr>
                <w:rFonts w:eastAsia="Arial"/>
                <w:szCs w:val="20"/>
              </w:rPr>
              <w:t>Temporal event is not applicable.</w:t>
            </w:r>
          </w:p>
        </w:tc>
      </w:tr>
      <w:tr w:rsidR="00A55B53" w:rsidRPr="00123177" w14:paraId="59F504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CD639F" w14:textId="77777777" w:rsidR="00A55B53" w:rsidRPr="00123177" w:rsidRDefault="00A55B53" w:rsidP="00535342">
            <w:pPr>
              <w:pStyle w:val="TableText"/>
              <w:snapToGrid w:val="0"/>
              <w:rPr>
                <w:rFonts w:eastAsia="Arial"/>
                <w:szCs w:val="20"/>
              </w:rPr>
            </w:pPr>
            <w:r w:rsidRPr="00123177">
              <w:rPr>
                <w:rFonts w:eastAsia="Arial"/>
                <w:szCs w:val="20"/>
              </w:rPr>
              <w:t xml:space="preserve">Validation Rules/ </w:t>
            </w:r>
          </w:p>
          <w:p w14:paraId="6C738D25" w14:textId="77777777" w:rsidR="00A55B53" w:rsidRPr="00123177" w:rsidRDefault="00A55B53" w:rsidP="00535342">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FAC219" w14:textId="77777777" w:rsidR="00A55B53" w:rsidRPr="00123177" w:rsidRDefault="00A55B53" w:rsidP="00535342">
            <w:pPr>
              <w:pStyle w:val="TableText"/>
              <w:snapToGrid w:val="0"/>
              <w:rPr>
                <w:rFonts w:eastAsia="Arial"/>
                <w:szCs w:val="20"/>
              </w:rPr>
            </w:pPr>
            <w:r w:rsidRPr="00123177">
              <w:rPr>
                <w:rFonts w:eastAsia="Arial"/>
                <w:szCs w:val="20"/>
              </w:rPr>
              <w:t>Verify that the internal watchdog is functioning properly by following input and output methods</w:t>
            </w:r>
          </w:p>
        </w:tc>
      </w:tr>
      <w:tr w:rsidR="00A55B53" w:rsidRPr="00123177" w14:paraId="2A3CF2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AA9304" w14:textId="77777777" w:rsidR="00A55B53" w:rsidRPr="00123177" w:rsidRDefault="00A55B53" w:rsidP="00535342">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6BDD2" w14:textId="77777777" w:rsidR="00A55B53" w:rsidRPr="00123177" w:rsidRDefault="00A55B53" w:rsidP="00535342">
            <w:pPr>
              <w:pStyle w:val="TableText"/>
              <w:snapToGrid w:val="0"/>
              <w:rPr>
                <w:rFonts w:eastAsia="Arial"/>
                <w:szCs w:val="20"/>
              </w:rPr>
            </w:pPr>
            <w:r w:rsidRPr="00123177">
              <w:rPr>
                <w:rFonts w:eastAsia="Arial"/>
                <w:szCs w:val="20"/>
              </w:rPr>
              <w:t>Constraints is not applicable.</w:t>
            </w:r>
          </w:p>
        </w:tc>
      </w:tr>
      <w:tr w:rsidR="00A55B53" w:rsidRPr="00123177" w14:paraId="46B102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1F224E" w14:textId="77777777" w:rsidR="00A55B53" w:rsidRPr="00123177" w:rsidRDefault="00A55B53" w:rsidP="00535342">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740A03" w14:textId="77777777" w:rsidR="00A55B53" w:rsidRPr="00123177" w:rsidRDefault="00A55B53" w:rsidP="00535342">
            <w:pPr>
              <w:pStyle w:val="TableText"/>
              <w:snapToGrid w:val="0"/>
              <w:rPr>
                <w:rFonts w:eastAsia="Arial"/>
                <w:szCs w:val="20"/>
              </w:rPr>
            </w:pPr>
            <w:r w:rsidRPr="00123177">
              <w:rPr>
                <w:rFonts w:eastAsia="Arial"/>
                <w:szCs w:val="20"/>
              </w:rPr>
              <w:t>No effects on other system</w:t>
            </w:r>
          </w:p>
        </w:tc>
      </w:tr>
      <w:tr w:rsidR="00A55B53" w:rsidRPr="00123177" w14:paraId="3BD8EE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C1CFFE" w14:textId="77777777" w:rsidR="00A55B53" w:rsidRPr="00123177" w:rsidRDefault="00A55B53" w:rsidP="00535342">
            <w:pPr>
              <w:pStyle w:val="TableText"/>
              <w:snapToGrid w:val="0"/>
              <w:rPr>
                <w:rFonts w:eastAsia="Arial"/>
                <w:szCs w:val="20"/>
              </w:rPr>
            </w:pPr>
            <w:r w:rsidRPr="00123177">
              <w:rPr>
                <w:rFonts w:eastAsia="Arial"/>
                <w:szCs w:val="20"/>
              </w:rPr>
              <w:t>Testability with respect to test environment</w:t>
            </w:r>
          </w:p>
          <w:p w14:paraId="19550EE1" w14:textId="77777777" w:rsidR="00A55B53" w:rsidRPr="00123177" w:rsidRDefault="00A55B53" w:rsidP="00535342">
            <w:pPr>
              <w:pStyle w:val="TableText"/>
              <w:rPr>
                <w:rFonts w:eastAsia="Arial"/>
                <w:szCs w:val="20"/>
              </w:rPr>
            </w:pPr>
            <w:r w:rsidRPr="00123177">
              <w:rPr>
                <w:rFonts w:eastAsia="Arial"/>
                <w:szCs w:val="20"/>
              </w:rPr>
              <w:t>(Yes/No)</w:t>
            </w:r>
          </w:p>
          <w:p w14:paraId="6F288BC7" w14:textId="77777777" w:rsidR="00A55B53" w:rsidRPr="00123177" w:rsidRDefault="00A55B53" w:rsidP="00535342">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873A6C"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7B47300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4AC624" w14:textId="77777777" w:rsidR="00A55B53" w:rsidRPr="00123177" w:rsidRDefault="00A55B53" w:rsidP="00535342">
            <w:pPr>
              <w:pStyle w:val="TableText"/>
              <w:snapToGrid w:val="0"/>
              <w:rPr>
                <w:rFonts w:eastAsia="Arial"/>
                <w:szCs w:val="20"/>
              </w:rPr>
            </w:pPr>
            <w:r w:rsidRPr="00123177">
              <w:rPr>
                <w:rFonts w:eastAsia="Arial"/>
                <w:szCs w:val="20"/>
              </w:rPr>
              <w:t>Feasible within project constraints</w:t>
            </w:r>
          </w:p>
          <w:p w14:paraId="2BA001FC" w14:textId="77777777" w:rsidR="00A55B53" w:rsidRPr="00123177" w:rsidRDefault="00A55B53" w:rsidP="00535342">
            <w:pPr>
              <w:pStyle w:val="TableText"/>
              <w:snapToGrid w:val="0"/>
              <w:rPr>
                <w:rFonts w:eastAsia="Arial"/>
                <w:szCs w:val="20"/>
              </w:rPr>
            </w:pPr>
            <w:r w:rsidRPr="00123177">
              <w:rPr>
                <w:rFonts w:eastAsia="Arial"/>
                <w:szCs w:val="20"/>
              </w:rPr>
              <w:t>(Yes/No)</w:t>
            </w:r>
          </w:p>
          <w:p w14:paraId="3478EF26" w14:textId="77777777" w:rsidR="00A55B53" w:rsidRPr="00123177" w:rsidRDefault="00A55B53" w:rsidP="00535342">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7B4D0A"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4EEA086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09791E" w14:textId="77777777" w:rsidR="00A55B53" w:rsidRPr="00123177" w:rsidRDefault="00A55B53" w:rsidP="00535342">
            <w:pPr>
              <w:pStyle w:val="TableText"/>
              <w:snapToGrid w:val="0"/>
              <w:rPr>
                <w:rFonts w:eastAsia="Arial"/>
                <w:szCs w:val="20"/>
              </w:rPr>
            </w:pPr>
            <w:r w:rsidRPr="00123177">
              <w:rPr>
                <w:rFonts w:eastAsia="Arial"/>
                <w:szCs w:val="20"/>
              </w:rPr>
              <w:lastRenderedPageBreak/>
              <w:t>Critical</w:t>
            </w:r>
          </w:p>
          <w:p w14:paraId="07785D54" w14:textId="77777777" w:rsidR="00A55B53" w:rsidRPr="00123177" w:rsidRDefault="00A55B53" w:rsidP="00535342">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A10282"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4DFFEC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50FC5D" w14:textId="77777777" w:rsidR="00A55B53" w:rsidRPr="00123177" w:rsidRDefault="00A55B53" w:rsidP="00535342">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EE1DF4" w14:textId="77777777" w:rsidR="00A55B53" w:rsidRPr="00123177" w:rsidRDefault="00A55B53" w:rsidP="00535342">
            <w:pPr>
              <w:pStyle w:val="TableText"/>
              <w:snapToGrid w:val="0"/>
              <w:rPr>
                <w:rFonts w:eastAsia="Arial"/>
                <w:szCs w:val="20"/>
              </w:rPr>
            </w:pPr>
            <w:r w:rsidRPr="00123177">
              <w:t>Acceptance Criteria for this requirement should be as per SECTION-6 ACCEPTANCE CRITERIA</w:t>
            </w:r>
          </w:p>
        </w:tc>
      </w:tr>
    </w:tbl>
    <w:p w14:paraId="6E2FA9BD" w14:textId="77777777" w:rsidR="00A55B53" w:rsidRDefault="00A55B53" w:rsidP="00A55B53">
      <w:pPr>
        <w:rPr>
          <w:rFonts w:eastAsia="Arial"/>
          <w:szCs w:val="20"/>
        </w:rPr>
      </w:pPr>
    </w:p>
    <w:p w14:paraId="3F7739F8" w14:textId="5416548B" w:rsidR="00B249FD" w:rsidRPr="00123177" w:rsidRDefault="00B249FD" w:rsidP="00B249FD">
      <w:pPr>
        <w:pStyle w:val="Heading4"/>
        <w:rPr>
          <w:rFonts w:eastAsia="Arial"/>
        </w:rPr>
      </w:pPr>
      <w:r w:rsidRPr="00123177">
        <w:rPr>
          <w:rFonts w:eastAsia="Arial"/>
        </w:rPr>
        <w:t xml:space="preserve">Requirement to </w:t>
      </w:r>
      <w:r w:rsidRPr="00B249FD">
        <w:rPr>
          <w:rFonts w:eastAsia="Arial"/>
          <w:szCs w:val="20"/>
        </w:rPr>
        <w:t>report the identification data of the PM by request of a UDS routine.</w:t>
      </w:r>
    </w:p>
    <w:p w14:paraId="5BF7C2F9" w14:textId="77777777" w:rsidR="00B249FD" w:rsidRPr="00123177" w:rsidRDefault="00B249FD" w:rsidP="00B249FD">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B249FD" w:rsidRPr="00123177" w14:paraId="056D8B7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AFFA92B" w14:textId="77777777" w:rsidR="00B249FD" w:rsidRPr="00123177" w:rsidRDefault="00B249FD"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D09A0E0" w14:textId="77777777" w:rsidR="00B249FD" w:rsidRPr="00123177" w:rsidRDefault="00B249FD" w:rsidP="00535342">
            <w:pPr>
              <w:pStyle w:val="TableText"/>
              <w:snapToGrid w:val="0"/>
              <w:rPr>
                <w:rFonts w:eastAsia="Arial"/>
                <w:szCs w:val="20"/>
              </w:rPr>
            </w:pPr>
            <w:r w:rsidRPr="00123177">
              <w:rPr>
                <w:rFonts w:eastAsia="Arial"/>
                <w:szCs w:val="20"/>
              </w:rPr>
              <w:t>Description</w:t>
            </w:r>
          </w:p>
        </w:tc>
      </w:tr>
      <w:tr w:rsidR="00B249FD" w:rsidRPr="00123177" w14:paraId="624DDC4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68B2E43" w14:textId="77777777" w:rsidR="00B249FD" w:rsidRPr="00123177" w:rsidRDefault="00B249FD"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AB3BB" w14:textId="745F53D1" w:rsidR="00B249FD" w:rsidRPr="00123177" w:rsidRDefault="00B249FD" w:rsidP="00535342">
            <w:pPr>
              <w:snapToGrid w:val="0"/>
              <w:rPr>
                <w:rFonts w:eastAsia="Arial"/>
                <w:szCs w:val="20"/>
              </w:rPr>
            </w:pPr>
            <w:r w:rsidRPr="00123177">
              <w:rPr>
                <w:rFonts w:eastAsia="Arial"/>
                <w:szCs w:val="20"/>
              </w:rPr>
              <w:t>SWRS_Gen_Diag_</w:t>
            </w:r>
            <w:r>
              <w:rPr>
                <w:rFonts w:eastAsia="Arial"/>
                <w:szCs w:val="20"/>
              </w:rPr>
              <w:t>13</w:t>
            </w:r>
          </w:p>
        </w:tc>
      </w:tr>
      <w:tr w:rsidR="00B249FD" w:rsidRPr="00123177" w14:paraId="4D73911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0089DB5" w14:textId="77777777" w:rsidR="00B249FD" w:rsidRPr="00123177" w:rsidRDefault="00B249FD" w:rsidP="00535342">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9703A4" w14:textId="07945388" w:rsidR="00B249FD" w:rsidRPr="00123177" w:rsidRDefault="00B249FD" w:rsidP="00535342">
            <w:pPr>
              <w:snapToGrid w:val="0"/>
              <w:rPr>
                <w:rFonts w:eastAsia="Arial"/>
                <w:szCs w:val="20"/>
              </w:rPr>
            </w:pPr>
            <w:r w:rsidRPr="00123177">
              <w:rPr>
                <w:rFonts w:eastAsia="Arial"/>
                <w:szCs w:val="20"/>
              </w:rPr>
              <w:t>SDS-HVDCDC-</w:t>
            </w:r>
            <w:r>
              <w:rPr>
                <w:rFonts w:eastAsia="Arial"/>
                <w:szCs w:val="20"/>
              </w:rPr>
              <w:t>424</w:t>
            </w:r>
            <w:r w:rsidR="00C54B36">
              <w:rPr>
                <w:rFonts w:eastAsia="Arial"/>
                <w:szCs w:val="20"/>
              </w:rPr>
              <w:t xml:space="preserve"> (Need to discuss Appl team)</w:t>
            </w:r>
          </w:p>
        </w:tc>
      </w:tr>
      <w:tr w:rsidR="00B249FD" w:rsidRPr="00123177" w14:paraId="6E745BF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59198AF" w14:textId="77777777" w:rsidR="00B249FD" w:rsidRPr="00123177" w:rsidRDefault="00B249FD"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B6B69" w14:textId="38592EF2" w:rsidR="00B249FD" w:rsidRPr="00123177" w:rsidRDefault="00B249FD" w:rsidP="00535342">
            <w:pPr>
              <w:pStyle w:val="TableText"/>
              <w:snapToGrid w:val="0"/>
              <w:rPr>
                <w:rFonts w:eastAsia="Arial"/>
                <w:szCs w:val="20"/>
              </w:rPr>
            </w:pPr>
            <w:r>
              <w:rPr>
                <w:rFonts w:eastAsia="Arial"/>
                <w:szCs w:val="20"/>
              </w:rPr>
              <w:t>Pre C</w:t>
            </w:r>
            <w:r w:rsidRPr="00123177">
              <w:rPr>
                <w:rFonts w:eastAsia="Arial"/>
                <w:szCs w:val="20"/>
              </w:rPr>
              <w:t>-Sample/PF</w:t>
            </w:r>
            <w:r>
              <w:rPr>
                <w:rFonts w:eastAsia="Arial"/>
                <w:szCs w:val="20"/>
              </w:rPr>
              <w:t>3</w:t>
            </w:r>
            <w:r w:rsidRPr="00123177">
              <w:rPr>
                <w:rFonts w:eastAsia="Arial"/>
                <w:szCs w:val="20"/>
              </w:rPr>
              <w:t>.0</w:t>
            </w:r>
          </w:p>
        </w:tc>
      </w:tr>
      <w:tr w:rsidR="00B249FD" w:rsidRPr="00123177" w14:paraId="67FBC0C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0F8A46B" w14:textId="77777777" w:rsidR="00B249FD" w:rsidRPr="00123177" w:rsidRDefault="00B249FD" w:rsidP="00535342">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C84B40" w14:textId="7B89A9C2" w:rsidR="00B249FD" w:rsidRPr="00123177" w:rsidRDefault="00B249FD" w:rsidP="00535342">
            <w:pPr>
              <w:snapToGrid w:val="0"/>
              <w:rPr>
                <w:rFonts w:eastAsia="Arial"/>
                <w:szCs w:val="20"/>
              </w:rPr>
            </w:pPr>
            <w:r w:rsidRPr="00B249FD">
              <w:rPr>
                <w:rFonts w:eastAsia="Arial"/>
                <w:szCs w:val="20"/>
              </w:rPr>
              <w:t>The HVDCDC shall report the identification data of the PM by request of a UDS routine.</w:t>
            </w:r>
          </w:p>
        </w:tc>
      </w:tr>
      <w:tr w:rsidR="00B249FD" w:rsidRPr="00123177" w14:paraId="7E2DCA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2042A7" w14:textId="77777777" w:rsidR="00B249FD" w:rsidRPr="00123177" w:rsidRDefault="00B249FD" w:rsidP="00535342">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A9D3C4" w14:textId="77777777" w:rsidR="00B249FD" w:rsidRPr="00123177" w:rsidRDefault="00B249FD" w:rsidP="00535342">
            <w:pPr>
              <w:snapToGrid w:val="0"/>
              <w:rPr>
                <w:rFonts w:eastAsia="Arial"/>
                <w:szCs w:val="20"/>
              </w:rPr>
            </w:pPr>
            <w:r w:rsidRPr="00123177">
              <w:rPr>
                <w:rFonts w:eastAsia="Arial"/>
                <w:szCs w:val="20"/>
              </w:rPr>
              <w:t>No Such derived requirement is applicable.</w:t>
            </w:r>
          </w:p>
        </w:tc>
      </w:tr>
      <w:tr w:rsidR="00B249FD" w:rsidRPr="00123177" w14:paraId="1EA1297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BFDCC9" w14:textId="77777777" w:rsidR="00B249FD" w:rsidRPr="00123177" w:rsidRDefault="00B249FD" w:rsidP="00535342">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85DDF8" w14:textId="77777777" w:rsidR="00B249FD" w:rsidRPr="00123177" w:rsidRDefault="00B249FD" w:rsidP="00535342">
            <w:pPr>
              <w:pStyle w:val="TableText"/>
              <w:snapToGrid w:val="0"/>
              <w:rPr>
                <w:rFonts w:eastAsia="Arial"/>
                <w:szCs w:val="20"/>
              </w:rPr>
            </w:pPr>
            <w:r w:rsidRPr="00123177">
              <w:rPr>
                <w:rFonts w:eastAsia="Arial"/>
                <w:szCs w:val="20"/>
              </w:rPr>
              <w:t>Medium</w:t>
            </w:r>
          </w:p>
        </w:tc>
      </w:tr>
      <w:tr w:rsidR="00B249FD" w:rsidRPr="00123177" w14:paraId="786B445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C19BAB" w14:textId="77777777" w:rsidR="00B249FD" w:rsidRPr="00123177" w:rsidRDefault="00B249FD" w:rsidP="00535342">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7DC13E" w14:textId="77777777" w:rsidR="00B249FD" w:rsidRPr="00123177" w:rsidRDefault="00B249FD" w:rsidP="00535342">
            <w:pPr>
              <w:pStyle w:val="TableText"/>
              <w:snapToGrid w:val="0"/>
              <w:rPr>
                <w:rFonts w:eastAsia="Arial"/>
                <w:szCs w:val="20"/>
              </w:rPr>
            </w:pPr>
            <w:r w:rsidRPr="00123177">
              <w:rPr>
                <w:rFonts w:eastAsia="Arial"/>
                <w:szCs w:val="20"/>
              </w:rPr>
              <w:t>No Specific access restrictions is applicable.</w:t>
            </w:r>
          </w:p>
        </w:tc>
      </w:tr>
      <w:tr w:rsidR="00B249FD" w:rsidRPr="00123177" w14:paraId="7D70D8C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2A5949" w14:textId="77777777" w:rsidR="00B249FD" w:rsidRPr="00123177" w:rsidRDefault="00B249FD" w:rsidP="00535342">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FF912B" w14:textId="2F3C065D" w:rsidR="00B249FD" w:rsidRPr="00123177" w:rsidRDefault="00B249FD" w:rsidP="00535342">
            <w:pPr>
              <w:snapToGrid w:val="0"/>
              <w:rPr>
                <w:rFonts w:eastAsia="Arial"/>
                <w:szCs w:val="20"/>
              </w:rPr>
            </w:pPr>
          </w:p>
        </w:tc>
      </w:tr>
      <w:tr w:rsidR="00B249FD" w:rsidRPr="00123177" w14:paraId="51CC0D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38AF3E" w14:textId="77777777" w:rsidR="00B249FD" w:rsidRPr="00123177" w:rsidRDefault="00B249FD" w:rsidP="00535342">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AA014" w14:textId="2CCCDB27" w:rsidR="00B249FD" w:rsidRPr="00123177" w:rsidRDefault="00B249FD" w:rsidP="00535342">
            <w:pPr>
              <w:pStyle w:val="TableText"/>
              <w:snapToGrid w:val="0"/>
              <w:rPr>
                <w:rFonts w:eastAsia="Arial"/>
                <w:szCs w:val="20"/>
              </w:rPr>
            </w:pPr>
          </w:p>
        </w:tc>
      </w:tr>
      <w:tr w:rsidR="00B249FD" w:rsidRPr="00123177" w14:paraId="6A0158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36CEEB" w14:textId="77777777" w:rsidR="00B249FD" w:rsidRPr="00123177" w:rsidRDefault="00B249FD" w:rsidP="00535342">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ACD201" w14:textId="4A0037F1" w:rsidR="00B249FD" w:rsidRPr="00123177" w:rsidRDefault="00B249FD" w:rsidP="00535342">
            <w:pPr>
              <w:pStyle w:val="TableText"/>
              <w:snapToGrid w:val="0"/>
              <w:rPr>
                <w:rFonts w:eastAsia="Arial"/>
                <w:szCs w:val="20"/>
              </w:rPr>
            </w:pPr>
          </w:p>
        </w:tc>
      </w:tr>
      <w:tr w:rsidR="00B249FD" w:rsidRPr="00123177" w14:paraId="77BC203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BBE54A" w14:textId="77777777" w:rsidR="00B249FD" w:rsidRPr="00123177" w:rsidRDefault="00B249FD" w:rsidP="00535342">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582624" w14:textId="77777777" w:rsidR="00B249FD" w:rsidRPr="00123177" w:rsidRDefault="00B249FD" w:rsidP="00535342">
            <w:pPr>
              <w:pStyle w:val="TableText"/>
              <w:snapToGrid w:val="0"/>
              <w:rPr>
                <w:rFonts w:eastAsia="Arial"/>
                <w:szCs w:val="20"/>
              </w:rPr>
            </w:pPr>
            <w:r w:rsidRPr="00123177">
              <w:rPr>
                <w:rFonts w:eastAsia="Arial"/>
                <w:szCs w:val="20"/>
              </w:rPr>
              <w:t>No such mandatory fields is applicable.</w:t>
            </w:r>
          </w:p>
        </w:tc>
      </w:tr>
      <w:tr w:rsidR="00B249FD" w:rsidRPr="00123177" w14:paraId="138AE8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2E03AE" w14:textId="77777777" w:rsidR="00B249FD" w:rsidRPr="00123177" w:rsidRDefault="00B249FD" w:rsidP="00535342">
            <w:pPr>
              <w:pStyle w:val="TableText"/>
              <w:snapToGrid w:val="0"/>
              <w:rPr>
                <w:rFonts w:eastAsia="Arial"/>
                <w:szCs w:val="20"/>
              </w:rPr>
            </w:pPr>
            <w:r w:rsidRPr="00123177">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4FE82E" w14:textId="056EEB0D" w:rsidR="00B249FD" w:rsidRPr="00123177" w:rsidRDefault="00B249FD" w:rsidP="00535342">
            <w:pPr>
              <w:pStyle w:val="TableText"/>
              <w:snapToGrid w:val="0"/>
              <w:rPr>
                <w:rFonts w:eastAsia="Arial"/>
                <w:szCs w:val="20"/>
              </w:rPr>
            </w:pPr>
          </w:p>
        </w:tc>
      </w:tr>
      <w:tr w:rsidR="00B249FD" w:rsidRPr="00123177" w14:paraId="2CAFE30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0674C1" w14:textId="77777777" w:rsidR="00B249FD" w:rsidRPr="00123177" w:rsidRDefault="00B249FD" w:rsidP="00535342">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B9EC6D" w14:textId="77777777" w:rsidR="00B249FD" w:rsidRPr="00123177" w:rsidRDefault="00B249FD" w:rsidP="00535342">
            <w:pPr>
              <w:pStyle w:val="TableText"/>
              <w:snapToGrid w:val="0"/>
              <w:rPr>
                <w:rFonts w:eastAsia="Arial"/>
                <w:szCs w:val="20"/>
              </w:rPr>
            </w:pPr>
            <w:r w:rsidRPr="00123177">
              <w:rPr>
                <w:rFonts w:eastAsia="Arial"/>
                <w:szCs w:val="20"/>
              </w:rPr>
              <w:t>Default values shall be applicable with respect to Pre-Loaded Values</w:t>
            </w:r>
          </w:p>
        </w:tc>
      </w:tr>
      <w:tr w:rsidR="00B249FD" w:rsidRPr="00123177" w14:paraId="01793E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A607D7" w14:textId="77777777" w:rsidR="00B249FD" w:rsidRPr="00123177" w:rsidRDefault="00B249FD" w:rsidP="00535342">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87C40E" w14:textId="77777777" w:rsidR="00B249FD" w:rsidRPr="00123177" w:rsidRDefault="00B249FD" w:rsidP="00535342">
            <w:pPr>
              <w:pStyle w:val="TableText"/>
              <w:snapToGrid w:val="0"/>
              <w:rPr>
                <w:rFonts w:eastAsia="Arial"/>
                <w:szCs w:val="20"/>
              </w:rPr>
            </w:pPr>
            <w:r w:rsidRPr="00123177">
              <w:rPr>
                <w:rFonts w:eastAsia="Arial"/>
                <w:szCs w:val="20"/>
              </w:rPr>
              <w:t>Valid range value is not required.</w:t>
            </w:r>
          </w:p>
        </w:tc>
      </w:tr>
      <w:tr w:rsidR="00B249FD" w:rsidRPr="00123177" w14:paraId="33B4509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523BAE" w14:textId="77777777" w:rsidR="00B249FD" w:rsidRPr="00123177" w:rsidRDefault="00B249FD" w:rsidP="00535342">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C85011" w14:textId="77777777" w:rsidR="00B249FD" w:rsidRPr="00123177" w:rsidRDefault="00B249FD" w:rsidP="00535342">
            <w:pPr>
              <w:pStyle w:val="TableText"/>
              <w:snapToGrid w:val="0"/>
              <w:rPr>
                <w:rFonts w:eastAsia="Arial"/>
                <w:szCs w:val="20"/>
              </w:rPr>
            </w:pPr>
            <w:r w:rsidRPr="00123177">
              <w:rPr>
                <w:rFonts w:eastAsia="Arial"/>
                <w:szCs w:val="20"/>
              </w:rPr>
              <w:t>Data latency period is not applicable</w:t>
            </w:r>
          </w:p>
        </w:tc>
      </w:tr>
      <w:tr w:rsidR="00B249FD" w:rsidRPr="00123177" w14:paraId="1ACC2C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8479BA" w14:textId="77777777" w:rsidR="00B249FD" w:rsidRPr="00123177" w:rsidRDefault="00B249FD" w:rsidP="00535342">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3E8DA1" w14:textId="77777777" w:rsidR="00B249FD" w:rsidRPr="00123177" w:rsidRDefault="00B249FD" w:rsidP="00535342">
            <w:pPr>
              <w:pStyle w:val="TableText"/>
              <w:snapToGrid w:val="0"/>
              <w:rPr>
                <w:rFonts w:eastAsia="Arial"/>
                <w:szCs w:val="20"/>
              </w:rPr>
            </w:pPr>
            <w:r w:rsidRPr="00123177">
              <w:rPr>
                <w:rFonts w:eastAsia="Arial"/>
                <w:szCs w:val="20"/>
              </w:rPr>
              <w:t>Data Retention period is not applicable.</w:t>
            </w:r>
          </w:p>
        </w:tc>
      </w:tr>
      <w:tr w:rsidR="00B249FD" w:rsidRPr="00123177" w14:paraId="316CE1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D00B27" w14:textId="77777777" w:rsidR="00B249FD" w:rsidRPr="00123177" w:rsidRDefault="00B249FD" w:rsidP="00535342">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489AF1" w14:textId="77777777" w:rsidR="00B249FD" w:rsidRPr="00123177" w:rsidRDefault="00B249FD" w:rsidP="00535342">
            <w:pPr>
              <w:pStyle w:val="TableText"/>
              <w:rPr>
                <w:rFonts w:eastAsia="Arial"/>
                <w:szCs w:val="20"/>
              </w:rPr>
            </w:pPr>
            <w:r w:rsidRPr="00123177">
              <w:rPr>
                <w:rFonts w:eastAsia="Arial"/>
                <w:szCs w:val="20"/>
              </w:rPr>
              <w:t>Data rate is not applicable.</w:t>
            </w:r>
          </w:p>
        </w:tc>
      </w:tr>
      <w:tr w:rsidR="00B249FD" w:rsidRPr="00123177" w14:paraId="1DF9A83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13309B" w14:textId="77777777" w:rsidR="00B249FD" w:rsidRPr="00123177" w:rsidRDefault="00B249FD" w:rsidP="00535342">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3C8CFE" w14:textId="77777777" w:rsidR="00B249FD" w:rsidRPr="00123177" w:rsidRDefault="00B249FD" w:rsidP="00535342">
            <w:pPr>
              <w:pStyle w:val="TableText"/>
              <w:spacing w:line="259" w:lineRule="auto"/>
              <w:rPr>
                <w:rFonts w:eastAsia="Arial"/>
                <w:szCs w:val="20"/>
              </w:rPr>
            </w:pPr>
            <w:r w:rsidRPr="00123177">
              <w:rPr>
                <w:rFonts w:eastAsia="Arial"/>
                <w:szCs w:val="20"/>
              </w:rPr>
              <w:t>External event is not required.</w:t>
            </w:r>
          </w:p>
        </w:tc>
      </w:tr>
      <w:tr w:rsidR="00B249FD" w:rsidRPr="00123177" w14:paraId="10CAC1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B72BD0" w14:textId="77777777" w:rsidR="00B249FD" w:rsidRPr="00123177" w:rsidRDefault="00B249FD" w:rsidP="00535342">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187845" w14:textId="77777777" w:rsidR="00B249FD" w:rsidRPr="00123177" w:rsidRDefault="00B249FD" w:rsidP="00535342">
            <w:pPr>
              <w:pStyle w:val="TableText"/>
              <w:spacing w:line="259" w:lineRule="auto"/>
              <w:rPr>
                <w:rFonts w:eastAsia="Arial"/>
                <w:szCs w:val="20"/>
              </w:rPr>
            </w:pPr>
            <w:r w:rsidRPr="00123177">
              <w:rPr>
                <w:rFonts w:eastAsia="Arial"/>
                <w:szCs w:val="20"/>
              </w:rPr>
              <w:t>Temporal event is not applicable.</w:t>
            </w:r>
          </w:p>
        </w:tc>
      </w:tr>
      <w:tr w:rsidR="00B249FD" w:rsidRPr="00123177" w14:paraId="19A1DC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650B25" w14:textId="77777777" w:rsidR="00B249FD" w:rsidRPr="00123177" w:rsidRDefault="00B249FD" w:rsidP="00535342">
            <w:pPr>
              <w:pStyle w:val="TableText"/>
              <w:snapToGrid w:val="0"/>
              <w:rPr>
                <w:rFonts w:eastAsia="Arial"/>
                <w:szCs w:val="20"/>
              </w:rPr>
            </w:pPr>
            <w:r w:rsidRPr="00123177">
              <w:rPr>
                <w:rFonts w:eastAsia="Arial"/>
                <w:szCs w:val="20"/>
              </w:rPr>
              <w:lastRenderedPageBreak/>
              <w:t xml:space="preserve">Validation Rules/ </w:t>
            </w:r>
          </w:p>
          <w:p w14:paraId="3869622F" w14:textId="77777777" w:rsidR="00B249FD" w:rsidRPr="00123177" w:rsidRDefault="00B249FD" w:rsidP="00535342">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E87373" w14:textId="0B3C04AD" w:rsidR="00B249FD" w:rsidRPr="00123177" w:rsidRDefault="00B249FD" w:rsidP="00535342">
            <w:pPr>
              <w:pStyle w:val="TableText"/>
              <w:snapToGrid w:val="0"/>
              <w:rPr>
                <w:rFonts w:eastAsia="Arial"/>
                <w:szCs w:val="20"/>
              </w:rPr>
            </w:pPr>
          </w:p>
        </w:tc>
      </w:tr>
      <w:tr w:rsidR="00B249FD" w:rsidRPr="00123177" w14:paraId="02535A5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93AB54" w14:textId="77777777" w:rsidR="00B249FD" w:rsidRPr="00123177" w:rsidRDefault="00B249FD" w:rsidP="00535342">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209726" w14:textId="77777777" w:rsidR="00B249FD" w:rsidRPr="00123177" w:rsidRDefault="00B249FD" w:rsidP="00535342">
            <w:pPr>
              <w:pStyle w:val="TableText"/>
              <w:snapToGrid w:val="0"/>
              <w:rPr>
                <w:rFonts w:eastAsia="Arial"/>
                <w:szCs w:val="20"/>
              </w:rPr>
            </w:pPr>
            <w:r w:rsidRPr="00123177">
              <w:rPr>
                <w:rFonts w:eastAsia="Arial"/>
                <w:szCs w:val="20"/>
              </w:rPr>
              <w:t>Constraints is not applicable.</w:t>
            </w:r>
          </w:p>
        </w:tc>
      </w:tr>
      <w:tr w:rsidR="00B249FD" w:rsidRPr="00123177" w14:paraId="431ADA9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BE2ED2" w14:textId="77777777" w:rsidR="00B249FD" w:rsidRPr="00123177" w:rsidRDefault="00B249FD" w:rsidP="00535342">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71F5B" w14:textId="77777777" w:rsidR="00B249FD" w:rsidRPr="00123177" w:rsidRDefault="00B249FD" w:rsidP="00535342">
            <w:pPr>
              <w:pStyle w:val="TableText"/>
              <w:snapToGrid w:val="0"/>
              <w:rPr>
                <w:rFonts w:eastAsia="Arial"/>
                <w:szCs w:val="20"/>
              </w:rPr>
            </w:pPr>
            <w:r w:rsidRPr="00123177">
              <w:rPr>
                <w:rFonts w:eastAsia="Arial"/>
                <w:szCs w:val="20"/>
              </w:rPr>
              <w:t>No effects on other system</w:t>
            </w:r>
          </w:p>
        </w:tc>
      </w:tr>
      <w:tr w:rsidR="00B249FD" w:rsidRPr="00123177" w14:paraId="12DBF9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3FFE2F" w14:textId="77777777" w:rsidR="00B249FD" w:rsidRPr="00123177" w:rsidRDefault="00B249FD" w:rsidP="00535342">
            <w:pPr>
              <w:pStyle w:val="TableText"/>
              <w:snapToGrid w:val="0"/>
              <w:rPr>
                <w:rFonts w:eastAsia="Arial"/>
                <w:szCs w:val="20"/>
              </w:rPr>
            </w:pPr>
            <w:r w:rsidRPr="00123177">
              <w:rPr>
                <w:rFonts w:eastAsia="Arial"/>
                <w:szCs w:val="20"/>
              </w:rPr>
              <w:t>Testability with respect to test environment</w:t>
            </w:r>
          </w:p>
          <w:p w14:paraId="4A074789" w14:textId="77777777" w:rsidR="00B249FD" w:rsidRPr="00123177" w:rsidRDefault="00B249FD" w:rsidP="00535342">
            <w:pPr>
              <w:pStyle w:val="TableText"/>
              <w:rPr>
                <w:rFonts w:eastAsia="Arial"/>
                <w:szCs w:val="20"/>
              </w:rPr>
            </w:pPr>
            <w:r w:rsidRPr="00123177">
              <w:rPr>
                <w:rFonts w:eastAsia="Arial"/>
                <w:szCs w:val="20"/>
              </w:rPr>
              <w:t>(Yes/No)</w:t>
            </w:r>
          </w:p>
          <w:p w14:paraId="1450335B" w14:textId="77777777" w:rsidR="00B249FD" w:rsidRPr="00123177" w:rsidRDefault="00B249FD" w:rsidP="00535342">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EE2B4" w14:textId="77777777" w:rsidR="00B249FD" w:rsidRPr="00123177" w:rsidRDefault="00B249FD" w:rsidP="00535342">
            <w:pPr>
              <w:pStyle w:val="TableText"/>
              <w:snapToGrid w:val="0"/>
              <w:rPr>
                <w:rFonts w:eastAsia="Arial"/>
                <w:szCs w:val="20"/>
              </w:rPr>
            </w:pPr>
            <w:r w:rsidRPr="00123177">
              <w:rPr>
                <w:rFonts w:eastAsia="Arial"/>
                <w:szCs w:val="20"/>
              </w:rPr>
              <w:t>YES</w:t>
            </w:r>
          </w:p>
        </w:tc>
      </w:tr>
      <w:tr w:rsidR="00B249FD" w:rsidRPr="00123177" w14:paraId="6FCAC55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002CE6" w14:textId="77777777" w:rsidR="00B249FD" w:rsidRPr="00123177" w:rsidRDefault="00B249FD" w:rsidP="00535342">
            <w:pPr>
              <w:pStyle w:val="TableText"/>
              <w:snapToGrid w:val="0"/>
              <w:rPr>
                <w:rFonts w:eastAsia="Arial"/>
                <w:szCs w:val="20"/>
              </w:rPr>
            </w:pPr>
            <w:r w:rsidRPr="00123177">
              <w:rPr>
                <w:rFonts w:eastAsia="Arial"/>
                <w:szCs w:val="20"/>
              </w:rPr>
              <w:t>Feasible within project constraints</w:t>
            </w:r>
          </w:p>
          <w:p w14:paraId="4DC73544" w14:textId="77777777" w:rsidR="00B249FD" w:rsidRPr="00123177" w:rsidRDefault="00B249FD" w:rsidP="00535342">
            <w:pPr>
              <w:pStyle w:val="TableText"/>
              <w:snapToGrid w:val="0"/>
              <w:rPr>
                <w:rFonts w:eastAsia="Arial"/>
                <w:szCs w:val="20"/>
              </w:rPr>
            </w:pPr>
            <w:r w:rsidRPr="00123177">
              <w:rPr>
                <w:rFonts w:eastAsia="Arial"/>
                <w:szCs w:val="20"/>
              </w:rPr>
              <w:t>(Yes/No)</w:t>
            </w:r>
          </w:p>
          <w:p w14:paraId="6E535701" w14:textId="77777777" w:rsidR="00B249FD" w:rsidRPr="00123177" w:rsidRDefault="00B249FD" w:rsidP="00535342">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3DB162" w14:textId="77777777" w:rsidR="00B249FD" w:rsidRPr="00123177" w:rsidRDefault="00B249FD" w:rsidP="00535342">
            <w:pPr>
              <w:pStyle w:val="TableText"/>
              <w:snapToGrid w:val="0"/>
              <w:rPr>
                <w:rFonts w:eastAsia="Arial"/>
                <w:szCs w:val="20"/>
              </w:rPr>
            </w:pPr>
            <w:r w:rsidRPr="00123177">
              <w:rPr>
                <w:rFonts w:eastAsia="Arial"/>
                <w:szCs w:val="20"/>
              </w:rPr>
              <w:t>YES</w:t>
            </w:r>
          </w:p>
        </w:tc>
      </w:tr>
      <w:tr w:rsidR="00B249FD" w:rsidRPr="00123177" w14:paraId="1521DB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021C35" w14:textId="77777777" w:rsidR="00B249FD" w:rsidRPr="00123177" w:rsidRDefault="00B249FD" w:rsidP="00535342">
            <w:pPr>
              <w:pStyle w:val="TableText"/>
              <w:snapToGrid w:val="0"/>
              <w:rPr>
                <w:rFonts w:eastAsia="Arial"/>
                <w:szCs w:val="20"/>
              </w:rPr>
            </w:pPr>
            <w:r w:rsidRPr="00123177">
              <w:rPr>
                <w:rFonts w:eastAsia="Arial"/>
                <w:szCs w:val="20"/>
              </w:rPr>
              <w:t>Critical</w:t>
            </w:r>
          </w:p>
          <w:p w14:paraId="590109AD" w14:textId="77777777" w:rsidR="00B249FD" w:rsidRPr="00123177" w:rsidRDefault="00B249FD" w:rsidP="00535342">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DD0552" w14:textId="77777777" w:rsidR="00B249FD" w:rsidRPr="00123177" w:rsidRDefault="00B249FD" w:rsidP="00535342">
            <w:pPr>
              <w:pStyle w:val="TableText"/>
              <w:snapToGrid w:val="0"/>
              <w:rPr>
                <w:rFonts w:eastAsia="Arial"/>
                <w:szCs w:val="20"/>
              </w:rPr>
            </w:pPr>
            <w:r w:rsidRPr="00123177">
              <w:rPr>
                <w:rFonts w:eastAsia="Arial"/>
                <w:szCs w:val="20"/>
              </w:rPr>
              <w:t>YES</w:t>
            </w:r>
          </w:p>
        </w:tc>
      </w:tr>
      <w:tr w:rsidR="00B249FD" w:rsidRPr="00123177" w14:paraId="261727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F2815B" w14:textId="77777777" w:rsidR="00B249FD" w:rsidRPr="00123177" w:rsidRDefault="00B249FD" w:rsidP="00535342">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954CD" w14:textId="77777777" w:rsidR="00B249FD" w:rsidRPr="00123177" w:rsidRDefault="00B249FD" w:rsidP="00535342">
            <w:pPr>
              <w:pStyle w:val="TableText"/>
              <w:snapToGrid w:val="0"/>
              <w:rPr>
                <w:rFonts w:eastAsia="Arial"/>
                <w:szCs w:val="20"/>
              </w:rPr>
            </w:pPr>
            <w:r w:rsidRPr="00123177">
              <w:t>Acceptance Criteria for this requirement should be as per SECTION-6 ACCEPTANCE CRITERIA</w:t>
            </w:r>
          </w:p>
        </w:tc>
      </w:tr>
    </w:tbl>
    <w:p w14:paraId="3A64060B" w14:textId="77777777" w:rsidR="00B249FD" w:rsidRDefault="00B249FD" w:rsidP="00A55B53">
      <w:pPr>
        <w:rPr>
          <w:rFonts w:eastAsia="Arial"/>
          <w:szCs w:val="20"/>
        </w:rPr>
      </w:pPr>
    </w:p>
    <w:p w14:paraId="3F9B2F6D" w14:textId="77777777" w:rsidR="00B249FD" w:rsidRPr="00123177" w:rsidRDefault="00B249FD" w:rsidP="00A55B53">
      <w:pPr>
        <w:rPr>
          <w:rFonts w:eastAsia="Arial"/>
          <w:szCs w:val="20"/>
        </w:rPr>
      </w:pPr>
    </w:p>
    <w:p w14:paraId="358F995E" w14:textId="77777777" w:rsidR="00A55B53" w:rsidRPr="00123177" w:rsidRDefault="00A55B53" w:rsidP="00A55B53">
      <w:pPr>
        <w:pStyle w:val="Heading4"/>
        <w:rPr>
          <w:rFonts w:eastAsia="Arial"/>
        </w:rPr>
      </w:pPr>
      <w:r w:rsidRPr="00123177">
        <w:rPr>
          <w:rFonts w:eastAsia="Arial"/>
        </w:rPr>
        <w:t>Requirement to verify that the ETC is erased.</w:t>
      </w:r>
    </w:p>
    <w:tbl>
      <w:tblPr>
        <w:tblW w:w="9518" w:type="dxa"/>
        <w:tblInd w:w="108" w:type="dxa"/>
        <w:tblLayout w:type="fixed"/>
        <w:tblLook w:val="0000" w:firstRow="0" w:lastRow="0" w:firstColumn="0" w:lastColumn="0" w:noHBand="0" w:noVBand="0"/>
      </w:tblPr>
      <w:tblGrid>
        <w:gridCol w:w="1920"/>
        <w:gridCol w:w="7598"/>
      </w:tblGrid>
      <w:tr w:rsidR="00A55B53" w:rsidRPr="00123177" w14:paraId="5273F8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0FB7F97" w14:textId="77777777" w:rsidR="00A55B53" w:rsidRPr="00123177" w:rsidRDefault="00A55B53"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B5AB8E5" w14:textId="77777777" w:rsidR="00A55B53" w:rsidRPr="00123177" w:rsidRDefault="00A55B53" w:rsidP="00535342">
            <w:pPr>
              <w:pStyle w:val="TableText"/>
              <w:snapToGrid w:val="0"/>
              <w:rPr>
                <w:rFonts w:eastAsia="Arial"/>
                <w:szCs w:val="20"/>
              </w:rPr>
            </w:pPr>
            <w:r w:rsidRPr="00123177">
              <w:rPr>
                <w:rFonts w:eastAsia="Arial"/>
                <w:szCs w:val="20"/>
              </w:rPr>
              <w:t>Description</w:t>
            </w:r>
          </w:p>
        </w:tc>
      </w:tr>
      <w:tr w:rsidR="00A55B53" w:rsidRPr="00123177" w14:paraId="20130DF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60CEDF1" w14:textId="77777777" w:rsidR="00A55B53" w:rsidRPr="00123177" w:rsidRDefault="00A55B53"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1119AE" w14:textId="77777777" w:rsidR="00A55B53" w:rsidRPr="00123177" w:rsidRDefault="00A55B53" w:rsidP="00535342">
            <w:pPr>
              <w:snapToGrid w:val="0"/>
              <w:rPr>
                <w:rFonts w:eastAsia="Arial"/>
                <w:szCs w:val="20"/>
              </w:rPr>
            </w:pPr>
            <w:r w:rsidRPr="00123177">
              <w:rPr>
                <w:rFonts w:eastAsia="Arial"/>
                <w:szCs w:val="20"/>
              </w:rPr>
              <w:t>SWRS_Gen_Diag_08</w:t>
            </w:r>
          </w:p>
        </w:tc>
      </w:tr>
      <w:tr w:rsidR="00A55B53" w:rsidRPr="00123177" w14:paraId="05D011E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60B89FC" w14:textId="77777777" w:rsidR="00A55B53" w:rsidRPr="00123177" w:rsidRDefault="00A55B53" w:rsidP="00535342">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B94670" w14:textId="77777777" w:rsidR="00A55B53" w:rsidRPr="00123177" w:rsidRDefault="00A55B53" w:rsidP="00535342">
            <w:pPr>
              <w:snapToGrid w:val="0"/>
              <w:rPr>
                <w:rFonts w:eastAsia="Arial"/>
                <w:szCs w:val="20"/>
              </w:rPr>
            </w:pPr>
            <w:r w:rsidRPr="00123177">
              <w:rPr>
                <w:rFonts w:eastAsia="Arial"/>
                <w:szCs w:val="20"/>
              </w:rPr>
              <w:t>SDS-HVDCDC-351</w:t>
            </w:r>
          </w:p>
        </w:tc>
      </w:tr>
      <w:tr w:rsidR="00A55B53" w:rsidRPr="00123177" w14:paraId="2EC9A9E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A4A9A64" w14:textId="77777777" w:rsidR="00A55B53" w:rsidRPr="00123177" w:rsidRDefault="00A55B53"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11A3E7" w14:textId="77777777" w:rsidR="00A55B53" w:rsidRPr="00123177" w:rsidRDefault="00A55B53" w:rsidP="00535342">
            <w:pPr>
              <w:pStyle w:val="TableText"/>
              <w:snapToGrid w:val="0"/>
              <w:rPr>
                <w:rFonts w:eastAsia="Arial"/>
                <w:szCs w:val="20"/>
              </w:rPr>
            </w:pPr>
            <w:r w:rsidRPr="00123177">
              <w:rPr>
                <w:rFonts w:eastAsia="Arial"/>
                <w:szCs w:val="20"/>
              </w:rPr>
              <w:t>Pre C-Sample/PF3.0 Phase 2</w:t>
            </w:r>
          </w:p>
        </w:tc>
      </w:tr>
      <w:tr w:rsidR="00A55B53" w:rsidRPr="00123177" w14:paraId="1C2AD83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987428F" w14:textId="77777777" w:rsidR="00A55B53" w:rsidRPr="00123177" w:rsidRDefault="00A55B53" w:rsidP="00535342">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11A4E" w14:textId="77777777" w:rsidR="00A55B53" w:rsidRPr="00123177" w:rsidRDefault="00A55B53" w:rsidP="00535342">
            <w:pPr>
              <w:snapToGrid w:val="0"/>
              <w:rPr>
                <w:rFonts w:eastAsia="Arial"/>
                <w:szCs w:val="20"/>
              </w:rPr>
            </w:pPr>
            <w:r w:rsidRPr="00123177">
              <w:rPr>
                <w:rFonts w:eastAsia="Arial"/>
                <w:szCs w:val="20"/>
              </w:rPr>
              <w:t>The HVDCDC shall verify that the ETC [Section 6] is erased as the flashing pre-condition.</w:t>
            </w:r>
          </w:p>
        </w:tc>
      </w:tr>
      <w:tr w:rsidR="00A55B53" w:rsidRPr="00123177" w14:paraId="3E07EF2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B55A19" w14:textId="77777777" w:rsidR="00A55B53" w:rsidRPr="00123177" w:rsidRDefault="00A55B53" w:rsidP="00535342">
            <w:pPr>
              <w:pStyle w:val="TableText"/>
              <w:snapToGrid w:val="0"/>
              <w:rPr>
                <w:rFonts w:eastAsia="Arial"/>
                <w:szCs w:val="20"/>
              </w:rPr>
            </w:pPr>
            <w:r w:rsidRPr="00123177">
              <w:rPr>
                <w:rFonts w:eastAsia="Arial"/>
                <w:szCs w:val="20"/>
              </w:rPr>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E39AF" w14:textId="77777777" w:rsidR="00A55B53" w:rsidRPr="00123177" w:rsidRDefault="00A55B53" w:rsidP="00535342">
            <w:pPr>
              <w:snapToGrid w:val="0"/>
              <w:rPr>
                <w:rFonts w:eastAsia="Arial"/>
                <w:szCs w:val="20"/>
              </w:rPr>
            </w:pPr>
            <w:r w:rsidRPr="00123177">
              <w:rPr>
                <w:rFonts w:eastAsia="Arial"/>
                <w:szCs w:val="20"/>
              </w:rPr>
              <w:t>No Such derived requirement is applicable.</w:t>
            </w:r>
          </w:p>
        </w:tc>
      </w:tr>
      <w:tr w:rsidR="00A55B53" w:rsidRPr="00123177" w14:paraId="7162EE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6E7951" w14:textId="77777777" w:rsidR="00A55B53" w:rsidRPr="00123177" w:rsidRDefault="00A55B53" w:rsidP="00535342">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10393" w14:textId="77777777" w:rsidR="00A55B53" w:rsidRPr="00123177" w:rsidRDefault="00A55B53" w:rsidP="00535342">
            <w:pPr>
              <w:pStyle w:val="TableText"/>
              <w:snapToGrid w:val="0"/>
              <w:rPr>
                <w:rFonts w:eastAsia="Arial"/>
                <w:szCs w:val="20"/>
              </w:rPr>
            </w:pPr>
            <w:r w:rsidRPr="00123177">
              <w:rPr>
                <w:rFonts w:eastAsia="Arial"/>
                <w:szCs w:val="20"/>
              </w:rPr>
              <w:t>High</w:t>
            </w:r>
          </w:p>
        </w:tc>
      </w:tr>
      <w:tr w:rsidR="00A55B53" w:rsidRPr="00123177" w14:paraId="3565CA8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648501" w14:textId="77777777" w:rsidR="00A55B53" w:rsidRPr="00123177" w:rsidRDefault="00A55B53" w:rsidP="00535342">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4F75C4" w14:textId="77777777" w:rsidR="00A55B53" w:rsidRPr="00123177" w:rsidRDefault="00A55B53" w:rsidP="00535342">
            <w:pPr>
              <w:pStyle w:val="TableText"/>
              <w:snapToGrid w:val="0"/>
              <w:rPr>
                <w:rFonts w:eastAsia="Arial"/>
                <w:szCs w:val="20"/>
              </w:rPr>
            </w:pPr>
            <w:r w:rsidRPr="00123177">
              <w:rPr>
                <w:rFonts w:eastAsia="Arial"/>
                <w:szCs w:val="20"/>
              </w:rPr>
              <w:t>No Specific access restrictions is applicable.</w:t>
            </w:r>
          </w:p>
        </w:tc>
      </w:tr>
      <w:tr w:rsidR="00A55B53" w:rsidRPr="00123177" w14:paraId="2754B3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176D38" w14:textId="77777777" w:rsidR="00A55B53" w:rsidRPr="00123177" w:rsidRDefault="00A55B53" w:rsidP="00535342">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5BE75" w14:textId="77777777" w:rsidR="00A55B53" w:rsidRPr="00123177" w:rsidRDefault="00A55B53" w:rsidP="00535342">
            <w:pPr>
              <w:pStyle w:val="TableText"/>
              <w:snapToGrid w:val="0"/>
              <w:rPr>
                <w:rFonts w:eastAsia="Arial"/>
                <w:szCs w:val="20"/>
              </w:rPr>
            </w:pPr>
            <w:r w:rsidRPr="00123177">
              <w:rPr>
                <w:rFonts w:eastAsia="Arial"/>
                <w:szCs w:val="20"/>
              </w:rPr>
              <w:t xml:space="preserve">The HVDCDC shall check for the availability of Embedded Test Code integrate with the basic software stacks. </w:t>
            </w:r>
          </w:p>
          <w:p w14:paraId="0B28626D" w14:textId="77777777" w:rsidR="00A55B53" w:rsidRPr="00123177" w:rsidRDefault="00A55B53" w:rsidP="00535342">
            <w:pPr>
              <w:pStyle w:val="TableText"/>
              <w:snapToGrid w:val="0"/>
              <w:rPr>
                <w:rFonts w:eastAsia="Arial"/>
                <w:szCs w:val="20"/>
              </w:rPr>
            </w:pPr>
            <w:r w:rsidRPr="00123177">
              <w:rPr>
                <w:rFonts w:eastAsia="Arial"/>
                <w:szCs w:val="20"/>
              </w:rPr>
              <w:t xml:space="preserve">The HVDCDC shall do all the necessary steps to erase the ETC  </w:t>
            </w:r>
          </w:p>
        </w:tc>
      </w:tr>
      <w:tr w:rsidR="00A55B53" w:rsidRPr="00123177" w14:paraId="69AA70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84C49A" w14:textId="77777777" w:rsidR="00A55B53" w:rsidRPr="00123177" w:rsidRDefault="00A55B53" w:rsidP="00535342">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7454D" w14:textId="77777777" w:rsidR="00A55B53" w:rsidRPr="00123177" w:rsidRDefault="00A55B53" w:rsidP="00535342">
            <w:pPr>
              <w:pStyle w:val="TableText"/>
              <w:snapToGrid w:val="0"/>
              <w:rPr>
                <w:rFonts w:eastAsia="Arial"/>
                <w:szCs w:val="20"/>
              </w:rPr>
            </w:pPr>
            <w:r w:rsidRPr="00123177">
              <w:rPr>
                <w:rFonts w:eastAsia="Arial"/>
                <w:szCs w:val="20"/>
              </w:rPr>
              <w:t xml:space="preserve">After the EOL test completed, HVDCDC shall erase ETC code when actual SW binary will be flashed first time (After EOL test completion). </w:t>
            </w:r>
          </w:p>
        </w:tc>
      </w:tr>
      <w:tr w:rsidR="00A55B53" w:rsidRPr="00123177" w14:paraId="59E9D7E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A968BC" w14:textId="77777777" w:rsidR="00A55B53" w:rsidRPr="00123177" w:rsidRDefault="00A55B53" w:rsidP="00535342">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23D687" w14:textId="77777777" w:rsidR="00A55B53" w:rsidRPr="00123177" w:rsidRDefault="00A55B53" w:rsidP="00535342">
            <w:pPr>
              <w:pStyle w:val="TableText"/>
              <w:snapToGrid w:val="0"/>
              <w:rPr>
                <w:rFonts w:eastAsia="Arial"/>
                <w:szCs w:val="20"/>
              </w:rPr>
            </w:pPr>
            <w:r w:rsidRPr="00123177">
              <w:rPr>
                <w:rFonts w:eastAsia="Arial"/>
                <w:szCs w:val="20"/>
              </w:rPr>
              <w:t>Verify that the EOL test is completed and HVDCDC shall erase ETC code when actual SW binary will be flashed first time.</w:t>
            </w:r>
          </w:p>
        </w:tc>
      </w:tr>
      <w:tr w:rsidR="00A55B53" w:rsidRPr="00123177" w14:paraId="09BDE79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0C911B" w14:textId="77777777" w:rsidR="00A55B53" w:rsidRPr="00123177" w:rsidRDefault="00A55B53" w:rsidP="00535342">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27B0FF" w14:textId="77777777" w:rsidR="00A55B53" w:rsidRPr="00123177" w:rsidRDefault="00A55B53" w:rsidP="00535342">
            <w:pPr>
              <w:pStyle w:val="TableText"/>
              <w:snapToGrid w:val="0"/>
              <w:rPr>
                <w:rFonts w:eastAsia="Arial"/>
                <w:szCs w:val="20"/>
              </w:rPr>
            </w:pPr>
            <w:r w:rsidRPr="00123177">
              <w:rPr>
                <w:rFonts w:eastAsia="Arial"/>
                <w:szCs w:val="20"/>
              </w:rPr>
              <w:t>No such mandatory fields is applicable.</w:t>
            </w:r>
          </w:p>
        </w:tc>
      </w:tr>
      <w:tr w:rsidR="00A55B53" w:rsidRPr="00123177" w14:paraId="2A4C79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6AC4ED" w14:textId="77777777" w:rsidR="00A55B53" w:rsidRPr="00123177" w:rsidRDefault="00A55B53" w:rsidP="00535342">
            <w:pPr>
              <w:pStyle w:val="TableText"/>
              <w:snapToGrid w:val="0"/>
              <w:rPr>
                <w:rFonts w:eastAsia="Arial"/>
                <w:szCs w:val="20"/>
              </w:rPr>
            </w:pPr>
            <w:r w:rsidRPr="00123177">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11AAF6" w14:textId="77777777" w:rsidR="00A55B53" w:rsidRPr="00123177" w:rsidRDefault="00A55B53" w:rsidP="00535342">
            <w:pPr>
              <w:pStyle w:val="TableText"/>
              <w:snapToGrid w:val="0"/>
              <w:rPr>
                <w:rFonts w:eastAsia="Arial"/>
                <w:szCs w:val="20"/>
              </w:rPr>
            </w:pPr>
            <w:r w:rsidRPr="00123177">
              <w:rPr>
                <w:rFonts w:eastAsia="Arial"/>
                <w:szCs w:val="20"/>
              </w:rPr>
              <w:t>1. EOL test should be completed</w:t>
            </w:r>
          </w:p>
          <w:p w14:paraId="4CD88AAA" w14:textId="77777777" w:rsidR="00A55B53" w:rsidRPr="00123177" w:rsidRDefault="00A55B53" w:rsidP="00535342">
            <w:pPr>
              <w:pStyle w:val="TableText"/>
              <w:snapToGrid w:val="0"/>
              <w:rPr>
                <w:rFonts w:eastAsia="Arial"/>
                <w:szCs w:val="20"/>
              </w:rPr>
            </w:pPr>
            <w:r w:rsidRPr="00123177">
              <w:rPr>
                <w:rFonts w:eastAsia="Arial"/>
                <w:szCs w:val="20"/>
              </w:rPr>
              <w:t xml:space="preserve">2. Embedded Test Code shall be integrated with the basic software stacks. </w:t>
            </w:r>
          </w:p>
        </w:tc>
      </w:tr>
      <w:tr w:rsidR="00A55B53" w:rsidRPr="00123177" w14:paraId="37579A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E93903" w14:textId="77777777" w:rsidR="00A55B53" w:rsidRPr="00123177" w:rsidRDefault="00A55B53" w:rsidP="00535342">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3D00E1" w14:textId="77777777" w:rsidR="00A55B53" w:rsidRPr="00123177" w:rsidRDefault="00A55B53" w:rsidP="00535342">
            <w:pPr>
              <w:pStyle w:val="TableText"/>
              <w:snapToGrid w:val="0"/>
              <w:rPr>
                <w:rFonts w:eastAsia="Arial"/>
                <w:szCs w:val="20"/>
              </w:rPr>
            </w:pPr>
            <w:r w:rsidRPr="00123177">
              <w:rPr>
                <w:rFonts w:eastAsia="Arial"/>
                <w:szCs w:val="20"/>
              </w:rPr>
              <w:t>Default values shall be applicable with respect to Pre-Loaded Values</w:t>
            </w:r>
          </w:p>
        </w:tc>
      </w:tr>
      <w:tr w:rsidR="00A55B53" w:rsidRPr="00123177" w14:paraId="5DDDDCD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DFFC46" w14:textId="77777777" w:rsidR="00A55B53" w:rsidRPr="00123177" w:rsidRDefault="00A55B53" w:rsidP="00535342">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DDD269" w14:textId="77777777" w:rsidR="00A55B53" w:rsidRPr="00123177" w:rsidRDefault="00A55B53" w:rsidP="00535342">
            <w:pPr>
              <w:pStyle w:val="TableText"/>
              <w:snapToGrid w:val="0"/>
              <w:rPr>
                <w:rFonts w:eastAsia="Arial"/>
                <w:szCs w:val="20"/>
              </w:rPr>
            </w:pPr>
            <w:r w:rsidRPr="00123177">
              <w:rPr>
                <w:rFonts w:eastAsia="Arial"/>
                <w:szCs w:val="20"/>
              </w:rPr>
              <w:t>Valid range value is not required.</w:t>
            </w:r>
          </w:p>
        </w:tc>
      </w:tr>
      <w:tr w:rsidR="00A55B53" w:rsidRPr="00123177" w14:paraId="64AE53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6DDDA7" w14:textId="77777777" w:rsidR="00A55B53" w:rsidRPr="00123177" w:rsidRDefault="00A55B53" w:rsidP="00535342">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DD1653" w14:textId="77777777" w:rsidR="00A55B53" w:rsidRPr="00123177" w:rsidRDefault="00A55B53" w:rsidP="00535342">
            <w:pPr>
              <w:pStyle w:val="TableText"/>
              <w:snapToGrid w:val="0"/>
              <w:rPr>
                <w:rFonts w:eastAsia="Arial"/>
                <w:szCs w:val="20"/>
              </w:rPr>
            </w:pPr>
            <w:r w:rsidRPr="00123177">
              <w:rPr>
                <w:rFonts w:eastAsia="Arial"/>
                <w:szCs w:val="20"/>
              </w:rPr>
              <w:t>Data latency period is not applicable</w:t>
            </w:r>
          </w:p>
        </w:tc>
      </w:tr>
      <w:tr w:rsidR="00A55B53" w:rsidRPr="00123177" w14:paraId="18FF215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B339F0" w14:textId="77777777" w:rsidR="00A55B53" w:rsidRPr="00123177" w:rsidRDefault="00A55B53" w:rsidP="00535342">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C2673C" w14:textId="77777777" w:rsidR="00A55B53" w:rsidRPr="00123177" w:rsidRDefault="00A55B53" w:rsidP="00535342">
            <w:pPr>
              <w:pStyle w:val="TableText"/>
              <w:snapToGrid w:val="0"/>
              <w:rPr>
                <w:rFonts w:eastAsia="Arial"/>
                <w:szCs w:val="20"/>
              </w:rPr>
            </w:pPr>
            <w:r w:rsidRPr="00123177">
              <w:rPr>
                <w:rFonts w:eastAsia="Arial"/>
                <w:szCs w:val="20"/>
              </w:rPr>
              <w:t>Data Retention period is not applicable.</w:t>
            </w:r>
          </w:p>
        </w:tc>
      </w:tr>
      <w:tr w:rsidR="00A55B53" w:rsidRPr="00123177" w14:paraId="1736C6C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AFF250" w14:textId="77777777" w:rsidR="00A55B53" w:rsidRPr="00123177" w:rsidRDefault="00A55B53" w:rsidP="00535342">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EF8E67" w14:textId="77777777" w:rsidR="00A55B53" w:rsidRPr="00123177" w:rsidRDefault="00A55B53" w:rsidP="00535342">
            <w:pPr>
              <w:pStyle w:val="TableText"/>
              <w:rPr>
                <w:rFonts w:eastAsia="Arial"/>
                <w:szCs w:val="20"/>
              </w:rPr>
            </w:pPr>
            <w:r w:rsidRPr="00123177">
              <w:rPr>
                <w:rFonts w:eastAsia="Arial"/>
                <w:szCs w:val="20"/>
              </w:rPr>
              <w:t>Data rate is not applicable.</w:t>
            </w:r>
          </w:p>
        </w:tc>
      </w:tr>
      <w:tr w:rsidR="00A55B53" w:rsidRPr="00123177" w14:paraId="0D96B59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73C2F1" w14:textId="77777777" w:rsidR="00A55B53" w:rsidRPr="00123177" w:rsidRDefault="00A55B53" w:rsidP="00535342">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0A4F73" w14:textId="77777777" w:rsidR="00A55B53" w:rsidRPr="00123177" w:rsidRDefault="00A55B53" w:rsidP="00535342">
            <w:pPr>
              <w:pStyle w:val="TableText"/>
              <w:spacing w:line="259" w:lineRule="auto"/>
              <w:rPr>
                <w:rFonts w:eastAsia="Arial"/>
                <w:szCs w:val="20"/>
              </w:rPr>
            </w:pPr>
            <w:r w:rsidRPr="00123177">
              <w:rPr>
                <w:rFonts w:eastAsia="Arial"/>
                <w:szCs w:val="20"/>
              </w:rPr>
              <w:t>External event is not required.</w:t>
            </w:r>
          </w:p>
        </w:tc>
      </w:tr>
      <w:tr w:rsidR="00A55B53" w:rsidRPr="00123177" w14:paraId="635D032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C107EB" w14:textId="77777777" w:rsidR="00A55B53" w:rsidRPr="00123177" w:rsidRDefault="00A55B53" w:rsidP="00535342">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59A6B4" w14:textId="77777777" w:rsidR="00A55B53" w:rsidRPr="00123177" w:rsidRDefault="00A55B53" w:rsidP="00535342">
            <w:pPr>
              <w:pStyle w:val="TableText"/>
              <w:spacing w:line="259" w:lineRule="auto"/>
              <w:rPr>
                <w:rFonts w:eastAsia="Arial"/>
                <w:szCs w:val="20"/>
              </w:rPr>
            </w:pPr>
            <w:r w:rsidRPr="00123177">
              <w:rPr>
                <w:rFonts w:eastAsia="Arial"/>
                <w:szCs w:val="20"/>
              </w:rPr>
              <w:t>Temporal event is not applicable.</w:t>
            </w:r>
          </w:p>
        </w:tc>
      </w:tr>
      <w:tr w:rsidR="00A55B53" w:rsidRPr="00123177" w14:paraId="22A9E8E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4FF9F8" w14:textId="77777777" w:rsidR="00A55B53" w:rsidRPr="00123177" w:rsidRDefault="00A55B53" w:rsidP="00535342">
            <w:pPr>
              <w:pStyle w:val="TableText"/>
              <w:snapToGrid w:val="0"/>
              <w:rPr>
                <w:rFonts w:eastAsia="Arial"/>
                <w:szCs w:val="20"/>
              </w:rPr>
            </w:pPr>
            <w:r w:rsidRPr="00123177">
              <w:rPr>
                <w:rFonts w:eastAsia="Arial"/>
                <w:szCs w:val="20"/>
              </w:rPr>
              <w:t xml:space="preserve">Validation Rules/ </w:t>
            </w:r>
          </w:p>
          <w:p w14:paraId="5135550B" w14:textId="77777777" w:rsidR="00A55B53" w:rsidRPr="00123177" w:rsidRDefault="00A55B53" w:rsidP="00535342">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0C5873" w14:textId="77777777" w:rsidR="00A55B53" w:rsidRPr="00123177" w:rsidRDefault="00A55B53" w:rsidP="00535342">
            <w:pPr>
              <w:pStyle w:val="TableText"/>
              <w:snapToGrid w:val="0"/>
              <w:rPr>
                <w:rFonts w:eastAsia="Arial"/>
                <w:szCs w:val="20"/>
              </w:rPr>
            </w:pPr>
            <w:r w:rsidRPr="00123177">
              <w:rPr>
                <w:rFonts w:eastAsia="Arial"/>
                <w:szCs w:val="20"/>
              </w:rPr>
              <w:t>Verify that the EOL test is completed and HVDCDC shall erase ETC code when actual SW binary will be flashed first time.</w:t>
            </w:r>
          </w:p>
        </w:tc>
      </w:tr>
      <w:tr w:rsidR="00A55B53" w:rsidRPr="00123177" w14:paraId="2F4B6C6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58B770" w14:textId="77777777" w:rsidR="00A55B53" w:rsidRPr="00123177" w:rsidRDefault="00A55B53" w:rsidP="00535342">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23581" w14:textId="77777777" w:rsidR="00A55B53" w:rsidRPr="00123177" w:rsidRDefault="00A55B53" w:rsidP="00535342">
            <w:pPr>
              <w:pStyle w:val="TableText"/>
              <w:snapToGrid w:val="0"/>
              <w:rPr>
                <w:rFonts w:eastAsia="Arial"/>
                <w:szCs w:val="20"/>
              </w:rPr>
            </w:pPr>
            <w:r w:rsidRPr="00123177">
              <w:rPr>
                <w:rFonts w:eastAsia="Arial"/>
                <w:szCs w:val="20"/>
              </w:rPr>
              <w:t>Constraints is not applicable.</w:t>
            </w:r>
          </w:p>
        </w:tc>
      </w:tr>
      <w:tr w:rsidR="00A55B53" w:rsidRPr="00123177" w14:paraId="222941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8AA3C0" w14:textId="77777777" w:rsidR="00A55B53" w:rsidRPr="00123177" w:rsidRDefault="00A55B53" w:rsidP="00535342">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B8F204" w14:textId="77777777" w:rsidR="00A55B53" w:rsidRPr="00123177" w:rsidRDefault="00A55B53" w:rsidP="00535342">
            <w:pPr>
              <w:pStyle w:val="TableText"/>
              <w:snapToGrid w:val="0"/>
              <w:rPr>
                <w:rFonts w:eastAsia="Arial"/>
                <w:szCs w:val="20"/>
              </w:rPr>
            </w:pPr>
            <w:r w:rsidRPr="00123177">
              <w:rPr>
                <w:rFonts w:eastAsia="Arial"/>
                <w:szCs w:val="20"/>
              </w:rPr>
              <w:t>No effects on other system</w:t>
            </w:r>
          </w:p>
        </w:tc>
      </w:tr>
      <w:tr w:rsidR="00A55B53" w:rsidRPr="00123177" w14:paraId="0CBEA86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B9C84A" w14:textId="77777777" w:rsidR="00A55B53" w:rsidRPr="00123177" w:rsidRDefault="00A55B53" w:rsidP="00535342">
            <w:pPr>
              <w:pStyle w:val="TableText"/>
              <w:snapToGrid w:val="0"/>
              <w:rPr>
                <w:rFonts w:eastAsia="Arial"/>
                <w:szCs w:val="20"/>
              </w:rPr>
            </w:pPr>
            <w:r w:rsidRPr="00123177">
              <w:rPr>
                <w:rFonts w:eastAsia="Arial"/>
                <w:szCs w:val="20"/>
              </w:rPr>
              <w:lastRenderedPageBreak/>
              <w:t>Testability with respect to test environment</w:t>
            </w:r>
          </w:p>
          <w:p w14:paraId="294578A7" w14:textId="77777777" w:rsidR="00A55B53" w:rsidRPr="00123177" w:rsidRDefault="00A55B53" w:rsidP="00535342">
            <w:pPr>
              <w:pStyle w:val="TableText"/>
              <w:rPr>
                <w:rFonts w:eastAsia="Arial"/>
                <w:szCs w:val="20"/>
              </w:rPr>
            </w:pPr>
            <w:r w:rsidRPr="00123177">
              <w:rPr>
                <w:rFonts w:eastAsia="Arial"/>
                <w:szCs w:val="20"/>
              </w:rPr>
              <w:t>(Yes/No)</w:t>
            </w:r>
          </w:p>
          <w:p w14:paraId="69327A3A" w14:textId="77777777" w:rsidR="00A55B53" w:rsidRPr="00123177" w:rsidRDefault="00A55B53" w:rsidP="00535342">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8801EC"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5FACB7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505ACE" w14:textId="77777777" w:rsidR="00A55B53" w:rsidRPr="00123177" w:rsidRDefault="00A55B53" w:rsidP="00535342">
            <w:pPr>
              <w:pStyle w:val="TableText"/>
              <w:snapToGrid w:val="0"/>
              <w:rPr>
                <w:rFonts w:eastAsia="Arial"/>
                <w:szCs w:val="20"/>
              </w:rPr>
            </w:pPr>
            <w:r w:rsidRPr="00123177">
              <w:rPr>
                <w:rFonts w:eastAsia="Arial"/>
                <w:szCs w:val="20"/>
              </w:rPr>
              <w:t>Feasible within project constraints</w:t>
            </w:r>
          </w:p>
          <w:p w14:paraId="6AB85851" w14:textId="77777777" w:rsidR="00A55B53" w:rsidRPr="00123177" w:rsidRDefault="00A55B53" w:rsidP="00535342">
            <w:pPr>
              <w:pStyle w:val="TableText"/>
              <w:snapToGrid w:val="0"/>
              <w:rPr>
                <w:rFonts w:eastAsia="Arial"/>
                <w:szCs w:val="20"/>
              </w:rPr>
            </w:pPr>
            <w:r w:rsidRPr="00123177">
              <w:rPr>
                <w:rFonts w:eastAsia="Arial"/>
                <w:szCs w:val="20"/>
              </w:rPr>
              <w:t>(Yes/No)</w:t>
            </w:r>
          </w:p>
          <w:p w14:paraId="3D210034" w14:textId="77777777" w:rsidR="00A55B53" w:rsidRPr="00123177" w:rsidRDefault="00A55B53" w:rsidP="00535342">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11B07F"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397BE03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00E389" w14:textId="77777777" w:rsidR="00A55B53" w:rsidRPr="00123177" w:rsidRDefault="00A55B53" w:rsidP="00535342">
            <w:pPr>
              <w:pStyle w:val="TableText"/>
              <w:snapToGrid w:val="0"/>
              <w:rPr>
                <w:rFonts w:eastAsia="Arial"/>
                <w:szCs w:val="20"/>
              </w:rPr>
            </w:pPr>
            <w:r w:rsidRPr="00123177">
              <w:rPr>
                <w:rFonts w:eastAsia="Arial"/>
                <w:szCs w:val="20"/>
              </w:rPr>
              <w:t>Critical</w:t>
            </w:r>
          </w:p>
          <w:p w14:paraId="3D25BB16" w14:textId="77777777" w:rsidR="00A55B53" w:rsidRPr="00123177" w:rsidRDefault="00A55B53" w:rsidP="00535342">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871D4C" w14:textId="77777777" w:rsidR="00A55B53" w:rsidRPr="00123177" w:rsidRDefault="00A55B53" w:rsidP="00535342">
            <w:pPr>
              <w:pStyle w:val="TableText"/>
              <w:snapToGrid w:val="0"/>
              <w:rPr>
                <w:rFonts w:eastAsia="Arial"/>
                <w:szCs w:val="20"/>
              </w:rPr>
            </w:pPr>
            <w:r w:rsidRPr="00123177">
              <w:rPr>
                <w:rFonts w:eastAsia="Arial"/>
                <w:szCs w:val="20"/>
              </w:rPr>
              <w:t>YES</w:t>
            </w:r>
          </w:p>
        </w:tc>
      </w:tr>
      <w:tr w:rsidR="00A55B53" w:rsidRPr="00123177" w14:paraId="7A3D23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55CF09" w14:textId="77777777" w:rsidR="00A55B53" w:rsidRPr="00123177" w:rsidRDefault="00A55B53" w:rsidP="00535342">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F46E6D" w14:textId="77777777" w:rsidR="00A55B53" w:rsidRPr="00123177" w:rsidRDefault="00A55B53" w:rsidP="00535342">
            <w:pPr>
              <w:pStyle w:val="TableText"/>
              <w:snapToGrid w:val="0"/>
              <w:rPr>
                <w:rFonts w:eastAsia="Arial"/>
                <w:szCs w:val="20"/>
              </w:rPr>
            </w:pPr>
            <w:r w:rsidRPr="00123177">
              <w:t>Acceptance Criteria for this requirement should be as per SECTION-6 ACCEPTANCE CRITERIA</w:t>
            </w:r>
          </w:p>
        </w:tc>
      </w:tr>
    </w:tbl>
    <w:p w14:paraId="16874EBA" w14:textId="77777777" w:rsidR="00A55B53" w:rsidRPr="00123177" w:rsidRDefault="00A55B53" w:rsidP="00A55B53">
      <w:pPr>
        <w:rPr>
          <w:rFonts w:eastAsia="Arial"/>
          <w:szCs w:val="20"/>
        </w:rPr>
      </w:pPr>
    </w:p>
    <w:p w14:paraId="5FE3E0A7" w14:textId="77777777" w:rsidR="00A55B53" w:rsidRDefault="00A55B53" w:rsidP="00A55B53">
      <w:pPr>
        <w:rPr>
          <w:rFonts w:eastAsia="Arial"/>
          <w:szCs w:val="20"/>
        </w:rPr>
      </w:pPr>
    </w:p>
    <w:p w14:paraId="685018C5" w14:textId="5EB4D8B5" w:rsidR="007809A4" w:rsidRPr="00123177" w:rsidRDefault="007809A4" w:rsidP="007809A4">
      <w:pPr>
        <w:pStyle w:val="Heading4"/>
        <w:rPr>
          <w:rFonts w:eastAsia="Arial"/>
        </w:rPr>
      </w:pPr>
      <w:r w:rsidRPr="00123177">
        <w:rPr>
          <w:rFonts w:eastAsia="Arial"/>
        </w:rPr>
        <w:t xml:space="preserve">Requirement to </w:t>
      </w:r>
      <w:r w:rsidR="00B808B8" w:rsidRPr="007809A4">
        <w:rPr>
          <w:rFonts w:eastAsia="Arial"/>
          <w:szCs w:val="20"/>
        </w:rPr>
        <w:t>perform Power On Safe Test for checking the safety of the system</w:t>
      </w:r>
      <w:r w:rsidRPr="00123177">
        <w:rPr>
          <w:rFonts w:eastAsia="Arial"/>
        </w:rPr>
        <w:t>.</w:t>
      </w:r>
    </w:p>
    <w:tbl>
      <w:tblPr>
        <w:tblW w:w="9518" w:type="dxa"/>
        <w:tblInd w:w="108" w:type="dxa"/>
        <w:tblLayout w:type="fixed"/>
        <w:tblLook w:val="0000" w:firstRow="0" w:lastRow="0" w:firstColumn="0" w:lastColumn="0" w:noHBand="0" w:noVBand="0"/>
      </w:tblPr>
      <w:tblGrid>
        <w:gridCol w:w="1920"/>
        <w:gridCol w:w="7598"/>
      </w:tblGrid>
      <w:tr w:rsidR="007809A4" w:rsidRPr="00123177" w14:paraId="6B25845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24BA62B" w14:textId="77777777" w:rsidR="007809A4" w:rsidRPr="00123177" w:rsidRDefault="007809A4"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B327E56" w14:textId="77777777" w:rsidR="007809A4" w:rsidRPr="00123177" w:rsidRDefault="007809A4" w:rsidP="00535342">
            <w:pPr>
              <w:pStyle w:val="TableText"/>
              <w:snapToGrid w:val="0"/>
              <w:rPr>
                <w:rFonts w:eastAsia="Arial"/>
                <w:szCs w:val="20"/>
              </w:rPr>
            </w:pPr>
            <w:r w:rsidRPr="00123177">
              <w:rPr>
                <w:rFonts w:eastAsia="Arial"/>
                <w:szCs w:val="20"/>
              </w:rPr>
              <w:t>Description</w:t>
            </w:r>
          </w:p>
        </w:tc>
      </w:tr>
      <w:tr w:rsidR="007809A4" w:rsidRPr="00123177" w14:paraId="7AB4665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9536C1B" w14:textId="77777777" w:rsidR="007809A4" w:rsidRPr="00123177" w:rsidRDefault="007809A4"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670194" w14:textId="0A6D69C5" w:rsidR="007809A4" w:rsidRPr="00123177" w:rsidRDefault="007809A4" w:rsidP="00535342">
            <w:pPr>
              <w:snapToGrid w:val="0"/>
              <w:rPr>
                <w:rFonts w:eastAsia="Arial"/>
                <w:szCs w:val="20"/>
              </w:rPr>
            </w:pPr>
            <w:r w:rsidRPr="00123177">
              <w:rPr>
                <w:rFonts w:eastAsia="Arial"/>
                <w:szCs w:val="20"/>
              </w:rPr>
              <w:t>SWRS_Gen_Diag_0</w:t>
            </w:r>
            <w:r w:rsidR="00CD4BCF">
              <w:rPr>
                <w:rFonts w:eastAsia="Arial"/>
                <w:szCs w:val="20"/>
              </w:rPr>
              <w:t>9</w:t>
            </w:r>
          </w:p>
        </w:tc>
      </w:tr>
      <w:tr w:rsidR="007809A4" w:rsidRPr="00123177" w14:paraId="25EB5F3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5C67D01" w14:textId="77777777" w:rsidR="007809A4" w:rsidRPr="00123177" w:rsidRDefault="007809A4" w:rsidP="00535342">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B67D22" w14:textId="46E960AE" w:rsidR="007809A4" w:rsidRPr="00123177" w:rsidRDefault="007809A4" w:rsidP="00535342">
            <w:pPr>
              <w:snapToGrid w:val="0"/>
              <w:rPr>
                <w:rFonts w:eastAsia="Arial"/>
                <w:szCs w:val="20"/>
              </w:rPr>
            </w:pPr>
            <w:r w:rsidRPr="00123177">
              <w:rPr>
                <w:rFonts w:eastAsia="Arial"/>
                <w:szCs w:val="20"/>
              </w:rPr>
              <w:t>SDS-HVDCDC-</w:t>
            </w:r>
            <w:r>
              <w:rPr>
                <w:rFonts w:eastAsia="Arial"/>
                <w:szCs w:val="20"/>
              </w:rPr>
              <w:t>400</w:t>
            </w:r>
          </w:p>
        </w:tc>
      </w:tr>
      <w:tr w:rsidR="007809A4" w:rsidRPr="00123177" w14:paraId="1A80368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1B1717D" w14:textId="77777777" w:rsidR="007809A4" w:rsidRPr="00123177" w:rsidRDefault="007809A4"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5BA972" w14:textId="77777777" w:rsidR="007809A4" w:rsidRPr="00123177" w:rsidRDefault="007809A4" w:rsidP="00535342">
            <w:pPr>
              <w:pStyle w:val="TableText"/>
              <w:snapToGrid w:val="0"/>
              <w:rPr>
                <w:rFonts w:eastAsia="Arial"/>
                <w:szCs w:val="20"/>
              </w:rPr>
            </w:pPr>
            <w:r w:rsidRPr="00123177">
              <w:rPr>
                <w:rFonts w:eastAsia="Arial"/>
                <w:szCs w:val="20"/>
              </w:rPr>
              <w:t>Pre C-Sample/PF3.0 Phase 2</w:t>
            </w:r>
          </w:p>
        </w:tc>
      </w:tr>
      <w:tr w:rsidR="007809A4" w:rsidRPr="00123177" w14:paraId="7CBC485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3B7E6A1" w14:textId="77777777" w:rsidR="007809A4" w:rsidRPr="00123177" w:rsidRDefault="007809A4" w:rsidP="00535342">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77A52" w14:textId="2E803271" w:rsidR="007809A4" w:rsidRPr="00123177" w:rsidRDefault="007C0AAE" w:rsidP="00535342">
            <w:pPr>
              <w:snapToGrid w:val="0"/>
              <w:rPr>
                <w:rFonts w:eastAsia="Arial"/>
                <w:szCs w:val="20"/>
              </w:rPr>
            </w:pPr>
            <w:r>
              <w:rPr>
                <w:rFonts w:eastAsia="Arial"/>
                <w:szCs w:val="20"/>
              </w:rPr>
              <w:t>After IGN ON is detected, t</w:t>
            </w:r>
            <w:r w:rsidR="007809A4" w:rsidRPr="00123177">
              <w:rPr>
                <w:rFonts w:eastAsia="Arial"/>
                <w:szCs w:val="20"/>
              </w:rPr>
              <w:t xml:space="preserve">he </w:t>
            </w:r>
            <w:r w:rsidR="007809A4" w:rsidRPr="007809A4">
              <w:rPr>
                <w:rFonts w:eastAsia="Arial"/>
                <w:szCs w:val="20"/>
              </w:rPr>
              <w:t xml:space="preserve">HVDCDC shall perform Power On Safe Test for checking the safety of the system before </w:t>
            </w:r>
            <w:r w:rsidR="00387CF0">
              <w:rPr>
                <w:rFonts w:eastAsia="Arial"/>
                <w:szCs w:val="20"/>
              </w:rPr>
              <w:t xml:space="preserve">start of </w:t>
            </w:r>
            <w:r w:rsidR="007809A4" w:rsidRPr="007809A4">
              <w:rPr>
                <w:rFonts w:eastAsia="Arial"/>
                <w:szCs w:val="20"/>
              </w:rPr>
              <w:t>operation</w:t>
            </w:r>
          </w:p>
        </w:tc>
      </w:tr>
      <w:tr w:rsidR="007809A4" w:rsidRPr="00123177" w14:paraId="3B21C15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314146" w14:textId="77777777" w:rsidR="007809A4" w:rsidRPr="00123177" w:rsidRDefault="007809A4" w:rsidP="00535342">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A1FADD" w14:textId="77777777" w:rsidR="007809A4" w:rsidRPr="00123177" w:rsidRDefault="007809A4" w:rsidP="00535342">
            <w:pPr>
              <w:snapToGrid w:val="0"/>
              <w:rPr>
                <w:rFonts w:eastAsia="Arial"/>
                <w:szCs w:val="20"/>
              </w:rPr>
            </w:pPr>
            <w:r w:rsidRPr="00123177">
              <w:rPr>
                <w:rFonts w:eastAsia="Arial"/>
                <w:szCs w:val="20"/>
              </w:rPr>
              <w:t>No Such derived requirement is applicable.</w:t>
            </w:r>
          </w:p>
        </w:tc>
      </w:tr>
      <w:tr w:rsidR="007809A4" w:rsidRPr="00123177" w14:paraId="7A3E868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03AE6E" w14:textId="77777777" w:rsidR="007809A4" w:rsidRPr="00123177" w:rsidRDefault="007809A4" w:rsidP="00535342">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77ACB" w14:textId="77777777" w:rsidR="007809A4" w:rsidRPr="00123177" w:rsidRDefault="007809A4" w:rsidP="00535342">
            <w:pPr>
              <w:pStyle w:val="TableText"/>
              <w:snapToGrid w:val="0"/>
              <w:rPr>
                <w:rFonts w:eastAsia="Arial"/>
                <w:szCs w:val="20"/>
              </w:rPr>
            </w:pPr>
            <w:r w:rsidRPr="00123177">
              <w:rPr>
                <w:rFonts w:eastAsia="Arial"/>
                <w:szCs w:val="20"/>
              </w:rPr>
              <w:t>High</w:t>
            </w:r>
          </w:p>
        </w:tc>
      </w:tr>
      <w:tr w:rsidR="007809A4" w:rsidRPr="00123177" w14:paraId="2883B30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BAC4A6" w14:textId="77777777" w:rsidR="007809A4" w:rsidRPr="00123177" w:rsidRDefault="007809A4" w:rsidP="00535342">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1700BA" w14:textId="77777777" w:rsidR="007809A4" w:rsidRPr="00123177" w:rsidRDefault="007809A4" w:rsidP="00535342">
            <w:pPr>
              <w:pStyle w:val="TableText"/>
              <w:snapToGrid w:val="0"/>
              <w:rPr>
                <w:rFonts w:eastAsia="Arial"/>
                <w:szCs w:val="20"/>
              </w:rPr>
            </w:pPr>
            <w:r w:rsidRPr="00123177">
              <w:rPr>
                <w:rFonts w:eastAsia="Arial"/>
                <w:szCs w:val="20"/>
              </w:rPr>
              <w:t>No Specific access restrictions is applicable.</w:t>
            </w:r>
          </w:p>
        </w:tc>
      </w:tr>
      <w:tr w:rsidR="007809A4" w:rsidRPr="00123177" w14:paraId="39B06A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786DCF" w14:textId="77777777" w:rsidR="007809A4" w:rsidRPr="00123177" w:rsidRDefault="007809A4" w:rsidP="00535342">
            <w:pPr>
              <w:pStyle w:val="TableText"/>
              <w:snapToGrid w:val="0"/>
              <w:rPr>
                <w:rFonts w:eastAsia="Arial"/>
                <w:szCs w:val="20"/>
              </w:rPr>
            </w:pPr>
            <w:r w:rsidRPr="00123177">
              <w:rPr>
                <w:rFonts w:eastAsia="Arial"/>
                <w:szCs w:val="20"/>
              </w:rPr>
              <w:lastRenderedPageBreak/>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9731E7" w14:textId="77777777" w:rsidR="00091C28" w:rsidRDefault="00091C28" w:rsidP="00091C28">
            <w:pPr>
              <w:pStyle w:val="TableText"/>
              <w:numPr>
                <w:ilvl w:val="0"/>
                <w:numId w:val="4"/>
              </w:numPr>
              <w:snapToGrid w:val="0"/>
              <w:rPr>
                <w:rFonts w:eastAsia="Arial"/>
                <w:szCs w:val="20"/>
              </w:rPr>
            </w:pPr>
            <w:r>
              <w:rPr>
                <w:rFonts w:eastAsia="Arial"/>
                <w:szCs w:val="20"/>
              </w:rPr>
              <w:t>Provide the NM message over CAN.</w:t>
            </w:r>
          </w:p>
          <w:p w14:paraId="3AB0CB4F" w14:textId="632B6A01" w:rsidR="00091C28" w:rsidRDefault="00091C28" w:rsidP="00091C28">
            <w:pPr>
              <w:pStyle w:val="TableText"/>
              <w:snapToGrid w:val="0"/>
              <w:ind w:left="720"/>
              <w:rPr>
                <w:rFonts w:eastAsia="Arial"/>
                <w:szCs w:val="20"/>
              </w:rPr>
            </w:pPr>
            <w:r>
              <w:rPr>
                <w:rFonts w:eastAsia="Arial"/>
                <w:szCs w:val="20"/>
              </w:rPr>
              <w:t xml:space="preserve">OR </w:t>
            </w:r>
          </w:p>
          <w:p w14:paraId="2A197C9C" w14:textId="69248FE2" w:rsidR="007809A4" w:rsidRPr="00123177" w:rsidRDefault="00F46D09" w:rsidP="00091C28">
            <w:pPr>
              <w:pStyle w:val="TableText"/>
              <w:numPr>
                <w:ilvl w:val="0"/>
                <w:numId w:val="4"/>
              </w:numPr>
              <w:snapToGrid w:val="0"/>
              <w:rPr>
                <w:rFonts w:eastAsia="Arial"/>
                <w:szCs w:val="20"/>
              </w:rPr>
            </w:pPr>
            <w:r>
              <w:rPr>
                <w:rFonts w:eastAsia="Arial"/>
                <w:szCs w:val="20"/>
              </w:rPr>
              <w:t>The IGN ON shall be provided to HVDCDC.</w:t>
            </w:r>
          </w:p>
          <w:p w14:paraId="2ECE416B" w14:textId="41E4F78D" w:rsidR="007809A4" w:rsidRPr="00123177" w:rsidRDefault="007809A4" w:rsidP="00535342">
            <w:pPr>
              <w:pStyle w:val="TableText"/>
              <w:snapToGrid w:val="0"/>
              <w:rPr>
                <w:rFonts w:eastAsia="Arial"/>
                <w:szCs w:val="20"/>
              </w:rPr>
            </w:pPr>
          </w:p>
        </w:tc>
      </w:tr>
      <w:tr w:rsidR="007809A4" w:rsidRPr="00123177" w14:paraId="6C415F8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E1802A" w14:textId="77777777" w:rsidR="007809A4" w:rsidRPr="00123177" w:rsidRDefault="007809A4" w:rsidP="00535342">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46DE59" w14:textId="77777777" w:rsidR="007809A4" w:rsidRDefault="00F46D09" w:rsidP="00535342">
            <w:pPr>
              <w:pStyle w:val="TableText"/>
              <w:snapToGrid w:val="0"/>
              <w:rPr>
                <w:rFonts w:eastAsia="Arial"/>
                <w:szCs w:val="20"/>
              </w:rPr>
            </w:pPr>
            <w:r>
              <w:rPr>
                <w:rFonts w:eastAsia="Arial"/>
                <w:szCs w:val="20"/>
              </w:rPr>
              <w:t xml:space="preserve">1. The HVDCDC shall </w:t>
            </w:r>
            <w:r w:rsidRPr="007809A4">
              <w:rPr>
                <w:rFonts w:eastAsia="Arial"/>
                <w:szCs w:val="20"/>
              </w:rPr>
              <w:t>perform Power On Safe Test</w:t>
            </w:r>
            <w:r>
              <w:rPr>
                <w:rFonts w:eastAsia="Arial"/>
                <w:szCs w:val="20"/>
              </w:rPr>
              <w:t xml:space="preserve"> which includes below test,</w:t>
            </w:r>
          </w:p>
          <w:p w14:paraId="0BAAFD9D" w14:textId="63292F75" w:rsidR="00F46D09" w:rsidRDefault="00F46D09" w:rsidP="00535342">
            <w:pPr>
              <w:pStyle w:val="TableText"/>
              <w:snapToGrid w:val="0"/>
              <w:rPr>
                <w:rFonts w:eastAsia="Arial"/>
                <w:szCs w:val="20"/>
              </w:rPr>
            </w:pPr>
            <w:r>
              <w:rPr>
                <w:rFonts w:eastAsia="Arial"/>
                <w:szCs w:val="20"/>
              </w:rPr>
              <w:t xml:space="preserve">     - </w:t>
            </w:r>
            <w:r w:rsidR="00091C28" w:rsidRPr="00091C28">
              <w:rPr>
                <w:rFonts w:eastAsia="Arial"/>
                <w:szCs w:val="20"/>
              </w:rPr>
              <w:t xml:space="preserve">Verifying that the </w:t>
            </w:r>
            <w:r w:rsidR="00091C28">
              <w:rPr>
                <w:rFonts w:eastAsia="Arial"/>
                <w:szCs w:val="20"/>
              </w:rPr>
              <w:t>HVDCDC</w:t>
            </w:r>
            <w:r w:rsidR="00091C28" w:rsidRPr="00091C28">
              <w:rPr>
                <w:rFonts w:eastAsia="Arial"/>
                <w:szCs w:val="20"/>
              </w:rPr>
              <w:t xml:space="preserve"> </w:t>
            </w:r>
            <w:r w:rsidR="00E45F68">
              <w:rPr>
                <w:rFonts w:eastAsia="Arial"/>
                <w:szCs w:val="20"/>
              </w:rPr>
              <w:t>shall</w:t>
            </w:r>
            <w:r w:rsidR="00091C28" w:rsidRPr="00091C28">
              <w:rPr>
                <w:rFonts w:eastAsia="Arial"/>
                <w:szCs w:val="20"/>
              </w:rPr>
              <w:t xml:space="preserve"> receiv</w:t>
            </w:r>
            <w:r w:rsidR="00E45F68">
              <w:rPr>
                <w:rFonts w:eastAsia="Arial"/>
                <w:szCs w:val="20"/>
              </w:rPr>
              <w:t>e</w:t>
            </w:r>
            <w:r w:rsidR="00091C28" w:rsidRPr="00091C28">
              <w:rPr>
                <w:rFonts w:eastAsia="Arial"/>
                <w:szCs w:val="20"/>
              </w:rPr>
              <w:t xml:space="preserve"> proper voltage</w:t>
            </w:r>
            <w:r w:rsidR="00091C28">
              <w:rPr>
                <w:rFonts w:eastAsia="Arial"/>
                <w:szCs w:val="20"/>
              </w:rPr>
              <w:t xml:space="preserve"> at each terminal of power board as well as controller board</w:t>
            </w:r>
          </w:p>
          <w:p w14:paraId="07F61CF7" w14:textId="13CAEC2C" w:rsidR="00091C28" w:rsidRDefault="00091C28" w:rsidP="00535342">
            <w:pPr>
              <w:pStyle w:val="TableText"/>
              <w:snapToGrid w:val="0"/>
              <w:rPr>
                <w:rFonts w:eastAsia="Arial"/>
                <w:szCs w:val="20"/>
              </w:rPr>
            </w:pPr>
            <w:r>
              <w:rPr>
                <w:rFonts w:eastAsia="Arial"/>
                <w:szCs w:val="20"/>
              </w:rPr>
              <w:t xml:space="preserve">     - Verify the individual </w:t>
            </w:r>
            <w:r w:rsidRPr="00091C28">
              <w:rPr>
                <w:rFonts w:eastAsia="Arial"/>
                <w:szCs w:val="20"/>
              </w:rPr>
              <w:t xml:space="preserve">Communication </w:t>
            </w:r>
            <w:r>
              <w:rPr>
                <w:rFonts w:eastAsia="Arial"/>
                <w:szCs w:val="20"/>
              </w:rPr>
              <w:t xml:space="preserve">modules like SPI, I2C, UART, CAN etc </w:t>
            </w:r>
            <w:r w:rsidR="00E45F68">
              <w:rPr>
                <w:rFonts w:eastAsia="Arial"/>
                <w:szCs w:val="20"/>
              </w:rPr>
              <w:t>shall</w:t>
            </w:r>
            <w:r>
              <w:rPr>
                <w:rFonts w:eastAsia="Arial"/>
                <w:szCs w:val="20"/>
              </w:rPr>
              <w:t xml:space="preserve"> operational</w:t>
            </w:r>
          </w:p>
          <w:p w14:paraId="0C29E989" w14:textId="351AF162" w:rsidR="00091C28" w:rsidRDefault="00091C28" w:rsidP="00535342">
            <w:pPr>
              <w:pStyle w:val="TableText"/>
              <w:snapToGrid w:val="0"/>
              <w:rPr>
                <w:rFonts w:eastAsia="Arial"/>
                <w:szCs w:val="20"/>
              </w:rPr>
            </w:pPr>
            <w:r>
              <w:rPr>
                <w:rFonts w:eastAsia="Arial"/>
                <w:szCs w:val="20"/>
              </w:rPr>
              <w:t xml:space="preserve">     - Verify that the Temperature Sensors and current circuitry s</w:t>
            </w:r>
            <w:r w:rsidR="00E45F68">
              <w:rPr>
                <w:rFonts w:eastAsia="Arial"/>
                <w:szCs w:val="20"/>
              </w:rPr>
              <w:t>hall</w:t>
            </w:r>
            <w:r>
              <w:rPr>
                <w:rFonts w:eastAsia="Arial"/>
                <w:szCs w:val="20"/>
              </w:rPr>
              <w:t xml:space="preserve"> function properly</w:t>
            </w:r>
          </w:p>
          <w:p w14:paraId="48FEA65F" w14:textId="2021D54F" w:rsidR="00091C28" w:rsidRPr="00123177" w:rsidRDefault="00091C28" w:rsidP="00535342">
            <w:pPr>
              <w:pStyle w:val="TableText"/>
              <w:snapToGrid w:val="0"/>
              <w:rPr>
                <w:rFonts w:eastAsia="Arial"/>
                <w:szCs w:val="20"/>
              </w:rPr>
            </w:pPr>
            <w:r>
              <w:rPr>
                <w:rFonts w:eastAsia="Arial"/>
                <w:szCs w:val="20"/>
              </w:rPr>
              <w:t xml:space="preserve">     - </w:t>
            </w:r>
            <w:r w:rsidRPr="00091C28">
              <w:rPr>
                <w:rFonts w:eastAsia="Arial"/>
                <w:szCs w:val="20"/>
              </w:rPr>
              <w:t>Verifying the integrity of stored data in non-volatile memory used by the ECU for storing calibration parameters and diagnostic trouble codes.</w:t>
            </w:r>
            <w:r>
              <w:rPr>
                <w:rFonts w:eastAsia="Arial"/>
                <w:szCs w:val="20"/>
              </w:rPr>
              <w:t xml:space="preserve"> </w:t>
            </w:r>
          </w:p>
        </w:tc>
      </w:tr>
      <w:tr w:rsidR="007809A4" w:rsidRPr="00123177" w14:paraId="24FA342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FBAAA5" w14:textId="77777777" w:rsidR="007809A4" w:rsidRPr="00123177" w:rsidRDefault="007809A4" w:rsidP="00535342">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38D63F" w14:textId="6914B084" w:rsidR="00091C28" w:rsidRDefault="00091C28" w:rsidP="00091C28">
            <w:pPr>
              <w:pStyle w:val="TableText"/>
              <w:numPr>
                <w:ilvl w:val="0"/>
                <w:numId w:val="4"/>
              </w:numPr>
              <w:snapToGrid w:val="0"/>
              <w:rPr>
                <w:rFonts w:eastAsia="Arial"/>
                <w:szCs w:val="20"/>
              </w:rPr>
            </w:pPr>
            <w:r>
              <w:rPr>
                <w:rFonts w:eastAsia="Arial"/>
                <w:szCs w:val="20"/>
              </w:rPr>
              <w:t>NM message’s shall be received over CAN</w:t>
            </w:r>
            <w:r w:rsidR="00E45F68">
              <w:rPr>
                <w:rFonts w:eastAsia="Arial"/>
                <w:szCs w:val="20"/>
              </w:rPr>
              <w:t>.</w:t>
            </w:r>
          </w:p>
          <w:p w14:paraId="0EF04BA2" w14:textId="59C49696" w:rsidR="00E36201" w:rsidRDefault="00E36201" w:rsidP="00091C28">
            <w:pPr>
              <w:pStyle w:val="TableText"/>
              <w:numPr>
                <w:ilvl w:val="0"/>
                <w:numId w:val="4"/>
              </w:numPr>
              <w:snapToGrid w:val="0"/>
              <w:rPr>
                <w:rFonts w:eastAsia="Arial"/>
                <w:szCs w:val="20"/>
              </w:rPr>
            </w:pPr>
            <w:r>
              <w:rPr>
                <w:rFonts w:eastAsia="Arial"/>
                <w:szCs w:val="20"/>
              </w:rPr>
              <w:t>The HVDCDC shall wakeup from Sleep state</w:t>
            </w:r>
            <w:r w:rsidR="00E45F68">
              <w:rPr>
                <w:rFonts w:eastAsia="Arial"/>
                <w:szCs w:val="20"/>
              </w:rPr>
              <w:t>.</w:t>
            </w:r>
          </w:p>
          <w:p w14:paraId="07D0D63B" w14:textId="31FE0CAA" w:rsidR="00E36201" w:rsidRDefault="00E36201" w:rsidP="00091C28">
            <w:pPr>
              <w:pStyle w:val="TableText"/>
              <w:numPr>
                <w:ilvl w:val="0"/>
                <w:numId w:val="4"/>
              </w:numPr>
              <w:snapToGrid w:val="0"/>
              <w:rPr>
                <w:rFonts w:eastAsia="Arial"/>
                <w:szCs w:val="20"/>
              </w:rPr>
            </w:pPr>
            <w:r>
              <w:rPr>
                <w:rFonts w:eastAsia="Arial"/>
                <w:szCs w:val="20"/>
              </w:rPr>
              <w:t>The HVDCDC shall start performing power on self test</w:t>
            </w:r>
            <w:r w:rsidR="00E45F68">
              <w:rPr>
                <w:rFonts w:eastAsia="Arial"/>
                <w:szCs w:val="20"/>
              </w:rPr>
              <w:t>.</w:t>
            </w:r>
          </w:p>
          <w:p w14:paraId="469A7E22" w14:textId="16AE263F" w:rsidR="00E45F68" w:rsidRDefault="00E45F68" w:rsidP="00E45F68">
            <w:pPr>
              <w:pStyle w:val="TableText"/>
              <w:numPr>
                <w:ilvl w:val="0"/>
                <w:numId w:val="4"/>
              </w:numPr>
              <w:snapToGrid w:val="0"/>
              <w:rPr>
                <w:rFonts w:eastAsia="Arial"/>
                <w:szCs w:val="20"/>
              </w:rPr>
            </w:pPr>
            <w:r w:rsidRPr="00091C28">
              <w:rPr>
                <w:rFonts w:eastAsia="Arial"/>
                <w:szCs w:val="20"/>
              </w:rPr>
              <w:t xml:space="preserve">Verifying that the </w:t>
            </w:r>
            <w:r>
              <w:rPr>
                <w:rFonts w:eastAsia="Arial"/>
                <w:szCs w:val="20"/>
              </w:rPr>
              <w:t>HVDCDC</w:t>
            </w:r>
            <w:r w:rsidRPr="00091C28">
              <w:rPr>
                <w:rFonts w:eastAsia="Arial"/>
                <w:szCs w:val="20"/>
              </w:rPr>
              <w:t xml:space="preserve"> </w:t>
            </w:r>
            <w:r>
              <w:rPr>
                <w:rFonts w:eastAsia="Arial"/>
                <w:szCs w:val="20"/>
              </w:rPr>
              <w:t>shall</w:t>
            </w:r>
            <w:r w:rsidRPr="00091C28">
              <w:rPr>
                <w:rFonts w:eastAsia="Arial"/>
                <w:szCs w:val="20"/>
              </w:rPr>
              <w:t xml:space="preserve"> receiv</w:t>
            </w:r>
            <w:r>
              <w:rPr>
                <w:rFonts w:eastAsia="Arial"/>
                <w:szCs w:val="20"/>
              </w:rPr>
              <w:t>e</w:t>
            </w:r>
            <w:r w:rsidRPr="00091C28">
              <w:rPr>
                <w:rFonts w:eastAsia="Arial"/>
                <w:szCs w:val="20"/>
              </w:rPr>
              <w:t xml:space="preserve"> proper voltage</w:t>
            </w:r>
            <w:r>
              <w:rPr>
                <w:rFonts w:eastAsia="Arial"/>
                <w:szCs w:val="20"/>
              </w:rPr>
              <w:t xml:space="preserve"> at each terminal of power board as well as controller board.</w:t>
            </w:r>
          </w:p>
          <w:p w14:paraId="2FE5B1AC" w14:textId="4B36F6FD" w:rsidR="00E45F68" w:rsidRDefault="00E45F68" w:rsidP="00E45F68">
            <w:pPr>
              <w:pStyle w:val="TableText"/>
              <w:numPr>
                <w:ilvl w:val="0"/>
                <w:numId w:val="4"/>
              </w:numPr>
              <w:snapToGrid w:val="0"/>
              <w:rPr>
                <w:rFonts w:eastAsia="Arial"/>
                <w:szCs w:val="20"/>
              </w:rPr>
            </w:pPr>
            <w:r>
              <w:rPr>
                <w:rFonts w:eastAsia="Arial"/>
                <w:szCs w:val="20"/>
              </w:rPr>
              <w:t xml:space="preserve">Verify the individual </w:t>
            </w:r>
            <w:r w:rsidRPr="00091C28">
              <w:rPr>
                <w:rFonts w:eastAsia="Arial"/>
                <w:szCs w:val="20"/>
              </w:rPr>
              <w:t xml:space="preserve">Communication </w:t>
            </w:r>
            <w:r>
              <w:rPr>
                <w:rFonts w:eastAsia="Arial"/>
                <w:szCs w:val="20"/>
              </w:rPr>
              <w:t>modules like SPI, I2C, UART, CAN etc shall operational.</w:t>
            </w:r>
          </w:p>
          <w:p w14:paraId="19DDECBA" w14:textId="66486223" w:rsidR="00E45F68" w:rsidRDefault="00E45F68" w:rsidP="00E45F68">
            <w:pPr>
              <w:pStyle w:val="TableText"/>
              <w:numPr>
                <w:ilvl w:val="0"/>
                <w:numId w:val="4"/>
              </w:numPr>
              <w:snapToGrid w:val="0"/>
              <w:rPr>
                <w:rFonts w:eastAsia="Arial"/>
                <w:szCs w:val="20"/>
              </w:rPr>
            </w:pPr>
            <w:r>
              <w:rPr>
                <w:rFonts w:eastAsia="Arial"/>
                <w:szCs w:val="20"/>
              </w:rPr>
              <w:t>Verify that the Temperature Sensors and current circuitry shall function properly.</w:t>
            </w:r>
          </w:p>
          <w:p w14:paraId="2BCE50B0" w14:textId="189100F9" w:rsidR="007809A4" w:rsidRPr="00E45F68" w:rsidRDefault="00E45F68" w:rsidP="00E45F68">
            <w:pPr>
              <w:pStyle w:val="TableText"/>
              <w:numPr>
                <w:ilvl w:val="0"/>
                <w:numId w:val="4"/>
              </w:numPr>
              <w:snapToGrid w:val="0"/>
              <w:rPr>
                <w:rFonts w:eastAsia="Arial"/>
                <w:szCs w:val="20"/>
              </w:rPr>
            </w:pPr>
            <w:r w:rsidRPr="00091C28">
              <w:rPr>
                <w:rFonts w:eastAsia="Arial"/>
                <w:szCs w:val="20"/>
              </w:rPr>
              <w:t>Verifying the integrity of stored data in non-volatile memory used by the ECU for storing calibration parameters and diagnostic trouble codes.</w:t>
            </w:r>
          </w:p>
        </w:tc>
      </w:tr>
      <w:tr w:rsidR="007809A4" w:rsidRPr="00123177" w14:paraId="029299E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AE6E57" w14:textId="77777777" w:rsidR="007809A4" w:rsidRPr="00123177" w:rsidRDefault="007809A4" w:rsidP="00535342">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CBDAB9" w14:textId="77777777" w:rsidR="007809A4" w:rsidRPr="00123177" w:rsidRDefault="007809A4" w:rsidP="00535342">
            <w:pPr>
              <w:pStyle w:val="TableText"/>
              <w:snapToGrid w:val="0"/>
              <w:rPr>
                <w:rFonts w:eastAsia="Arial"/>
                <w:szCs w:val="20"/>
              </w:rPr>
            </w:pPr>
            <w:r w:rsidRPr="00123177">
              <w:rPr>
                <w:rFonts w:eastAsia="Arial"/>
                <w:szCs w:val="20"/>
              </w:rPr>
              <w:t>No such mandatory fields is applicable.</w:t>
            </w:r>
          </w:p>
        </w:tc>
      </w:tr>
      <w:tr w:rsidR="007809A4" w:rsidRPr="00123177" w14:paraId="287CE5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267986" w14:textId="77777777" w:rsidR="007809A4" w:rsidRPr="00123177" w:rsidRDefault="007809A4" w:rsidP="00535342">
            <w:pPr>
              <w:pStyle w:val="TableText"/>
              <w:snapToGrid w:val="0"/>
              <w:rPr>
                <w:rFonts w:eastAsia="Arial"/>
                <w:szCs w:val="20"/>
              </w:rPr>
            </w:pPr>
            <w:r w:rsidRPr="00123177">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FA73D3" w14:textId="77777777" w:rsidR="00E45F68" w:rsidRPr="00123177" w:rsidRDefault="00E45F68" w:rsidP="00E45F68">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1. Configure a CAN drivers and CAN routine to handle CAN message received over vehicle CAN/main CAN.</w:t>
            </w:r>
          </w:p>
          <w:p w14:paraId="093A17DC" w14:textId="77777777" w:rsidR="00E45F68" w:rsidRPr="00123177" w:rsidRDefault="00E45F68" w:rsidP="00E45F68">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2. The HVDCDC should be in Sleep state</w:t>
            </w:r>
          </w:p>
          <w:p w14:paraId="1A2C170C" w14:textId="0AF19CA5" w:rsidR="007809A4" w:rsidRPr="00E45F68" w:rsidRDefault="00E45F68" w:rsidP="00E45F68">
            <w:pPr>
              <w:pStyle w:val="NormalWeb"/>
              <w:spacing w:before="0" w:beforeAutospacing="0" w:after="0" w:afterAutospacing="0"/>
              <w:rPr>
                <w:rFonts w:ascii="Arial" w:hAnsi="Arial" w:cs="Arial"/>
                <w:color w:val="000000"/>
                <w:sz w:val="20"/>
                <w:szCs w:val="20"/>
              </w:rPr>
            </w:pPr>
            <w:r w:rsidRPr="00123177">
              <w:rPr>
                <w:rFonts w:ascii="Arial" w:hAnsi="Arial" w:cs="Arial"/>
                <w:color w:val="000000"/>
                <w:sz w:val="20"/>
                <w:szCs w:val="20"/>
              </w:rPr>
              <w:t>3. The HVDCDC shall not receive CAN NM message “NMZC1Message_Hybrid_ASR_PDU”</w:t>
            </w:r>
          </w:p>
        </w:tc>
      </w:tr>
      <w:tr w:rsidR="007809A4" w:rsidRPr="00123177" w14:paraId="5C663DF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73A370" w14:textId="77777777" w:rsidR="007809A4" w:rsidRPr="00123177" w:rsidRDefault="007809A4" w:rsidP="00535342">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51DBB4" w14:textId="77777777" w:rsidR="007809A4" w:rsidRPr="00123177" w:rsidRDefault="007809A4" w:rsidP="00535342">
            <w:pPr>
              <w:pStyle w:val="TableText"/>
              <w:snapToGrid w:val="0"/>
              <w:rPr>
                <w:rFonts w:eastAsia="Arial"/>
                <w:szCs w:val="20"/>
              </w:rPr>
            </w:pPr>
            <w:r w:rsidRPr="00123177">
              <w:rPr>
                <w:rFonts w:eastAsia="Arial"/>
                <w:szCs w:val="20"/>
              </w:rPr>
              <w:t>Default values shall be applicable with respect to Pre-Loaded Values</w:t>
            </w:r>
          </w:p>
        </w:tc>
      </w:tr>
      <w:tr w:rsidR="007809A4" w:rsidRPr="00123177" w14:paraId="1F449C9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6401B3" w14:textId="77777777" w:rsidR="007809A4" w:rsidRPr="00123177" w:rsidRDefault="007809A4" w:rsidP="00535342">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2091D" w14:textId="77777777" w:rsidR="007809A4" w:rsidRPr="00123177" w:rsidRDefault="007809A4" w:rsidP="00535342">
            <w:pPr>
              <w:pStyle w:val="TableText"/>
              <w:snapToGrid w:val="0"/>
              <w:rPr>
                <w:rFonts w:eastAsia="Arial"/>
                <w:szCs w:val="20"/>
              </w:rPr>
            </w:pPr>
            <w:r w:rsidRPr="00123177">
              <w:rPr>
                <w:rFonts w:eastAsia="Arial"/>
                <w:szCs w:val="20"/>
              </w:rPr>
              <w:t>Valid range value is not required.</w:t>
            </w:r>
          </w:p>
        </w:tc>
      </w:tr>
      <w:tr w:rsidR="007809A4" w:rsidRPr="00123177" w14:paraId="3B0E45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390F46" w14:textId="77777777" w:rsidR="007809A4" w:rsidRPr="00123177" w:rsidRDefault="007809A4" w:rsidP="00535342">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0BBAE8" w14:textId="77777777" w:rsidR="007809A4" w:rsidRPr="00123177" w:rsidRDefault="007809A4" w:rsidP="00535342">
            <w:pPr>
              <w:pStyle w:val="TableText"/>
              <w:snapToGrid w:val="0"/>
              <w:rPr>
                <w:rFonts w:eastAsia="Arial"/>
                <w:szCs w:val="20"/>
              </w:rPr>
            </w:pPr>
            <w:r w:rsidRPr="00123177">
              <w:rPr>
                <w:rFonts w:eastAsia="Arial"/>
                <w:szCs w:val="20"/>
              </w:rPr>
              <w:t>Data latency period is not applicable</w:t>
            </w:r>
          </w:p>
        </w:tc>
      </w:tr>
      <w:tr w:rsidR="007809A4" w:rsidRPr="00123177" w14:paraId="40F0274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83828A" w14:textId="77777777" w:rsidR="007809A4" w:rsidRPr="00123177" w:rsidRDefault="007809A4" w:rsidP="00535342">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33BD41" w14:textId="77777777" w:rsidR="007809A4" w:rsidRPr="00123177" w:rsidRDefault="007809A4" w:rsidP="00535342">
            <w:pPr>
              <w:pStyle w:val="TableText"/>
              <w:snapToGrid w:val="0"/>
              <w:rPr>
                <w:rFonts w:eastAsia="Arial"/>
                <w:szCs w:val="20"/>
              </w:rPr>
            </w:pPr>
            <w:r w:rsidRPr="00123177">
              <w:rPr>
                <w:rFonts w:eastAsia="Arial"/>
                <w:szCs w:val="20"/>
              </w:rPr>
              <w:t>Data Retention period is not applicable.</w:t>
            </w:r>
          </w:p>
        </w:tc>
      </w:tr>
      <w:tr w:rsidR="007809A4" w:rsidRPr="00123177" w14:paraId="08ABD9B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1F9F44" w14:textId="77777777" w:rsidR="007809A4" w:rsidRPr="00123177" w:rsidRDefault="007809A4" w:rsidP="00535342">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2DD0B0" w14:textId="77777777" w:rsidR="007809A4" w:rsidRPr="00123177" w:rsidRDefault="007809A4" w:rsidP="00535342">
            <w:pPr>
              <w:pStyle w:val="TableText"/>
              <w:rPr>
                <w:rFonts w:eastAsia="Arial"/>
                <w:szCs w:val="20"/>
              </w:rPr>
            </w:pPr>
            <w:r w:rsidRPr="00123177">
              <w:rPr>
                <w:rFonts w:eastAsia="Arial"/>
                <w:szCs w:val="20"/>
              </w:rPr>
              <w:t>Data rate is not applicable.</w:t>
            </w:r>
          </w:p>
        </w:tc>
      </w:tr>
      <w:tr w:rsidR="007809A4" w:rsidRPr="00123177" w14:paraId="18AF5FA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CCED6B" w14:textId="77777777" w:rsidR="007809A4" w:rsidRPr="00123177" w:rsidRDefault="007809A4" w:rsidP="00535342">
            <w:pPr>
              <w:pStyle w:val="TableText"/>
              <w:snapToGrid w:val="0"/>
              <w:rPr>
                <w:rFonts w:eastAsia="Arial"/>
                <w:szCs w:val="20"/>
              </w:rPr>
            </w:pPr>
            <w:r w:rsidRPr="00123177">
              <w:rPr>
                <w:rFonts w:eastAsia="Arial"/>
                <w:szCs w:val="20"/>
              </w:rPr>
              <w:lastRenderedPageBreak/>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BCFFD5" w14:textId="77777777" w:rsidR="007809A4" w:rsidRPr="00123177" w:rsidRDefault="007809A4" w:rsidP="00535342">
            <w:pPr>
              <w:pStyle w:val="TableText"/>
              <w:spacing w:line="259" w:lineRule="auto"/>
              <w:rPr>
                <w:rFonts w:eastAsia="Arial"/>
                <w:szCs w:val="20"/>
              </w:rPr>
            </w:pPr>
            <w:r w:rsidRPr="00123177">
              <w:rPr>
                <w:rFonts w:eastAsia="Arial"/>
                <w:szCs w:val="20"/>
              </w:rPr>
              <w:t>External event is not required.</w:t>
            </w:r>
          </w:p>
        </w:tc>
      </w:tr>
      <w:tr w:rsidR="007809A4" w:rsidRPr="00123177" w14:paraId="69324D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F64CC3" w14:textId="77777777" w:rsidR="007809A4" w:rsidRPr="00123177" w:rsidRDefault="007809A4" w:rsidP="00535342">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EB914E" w14:textId="77777777" w:rsidR="007809A4" w:rsidRPr="00123177" w:rsidRDefault="007809A4" w:rsidP="00535342">
            <w:pPr>
              <w:pStyle w:val="TableText"/>
              <w:spacing w:line="259" w:lineRule="auto"/>
              <w:rPr>
                <w:rFonts w:eastAsia="Arial"/>
                <w:szCs w:val="20"/>
              </w:rPr>
            </w:pPr>
            <w:r w:rsidRPr="00123177">
              <w:rPr>
                <w:rFonts w:eastAsia="Arial"/>
                <w:szCs w:val="20"/>
              </w:rPr>
              <w:t>Temporal event is not applicable.</w:t>
            </w:r>
          </w:p>
        </w:tc>
      </w:tr>
      <w:tr w:rsidR="007809A4" w:rsidRPr="00123177" w14:paraId="2F1AA12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D70480" w14:textId="77777777" w:rsidR="007809A4" w:rsidRPr="00123177" w:rsidRDefault="007809A4" w:rsidP="00535342">
            <w:pPr>
              <w:pStyle w:val="TableText"/>
              <w:snapToGrid w:val="0"/>
              <w:rPr>
                <w:rFonts w:eastAsia="Arial"/>
                <w:szCs w:val="20"/>
              </w:rPr>
            </w:pPr>
            <w:r w:rsidRPr="00123177">
              <w:rPr>
                <w:rFonts w:eastAsia="Arial"/>
                <w:szCs w:val="20"/>
              </w:rPr>
              <w:t xml:space="preserve">Validation Rules/ </w:t>
            </w:r>
          </w:p>
          <w:p w14:paraId="58D48541" w14:textId="77777777" w:rsidR="007809A4" w:rsidRPr="00123177" w:rsidRDefault="007809A4" w:rsidP="00535342">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8F7E3" w14:textId="59A7B08B" w:rsidR="007809A4" w:rsidRPr="00123177" w:rsidRDefault="007809A4" w:rsidP="00535342">
            <w:pPr>
              <w:pStyle w:val="TableText"/>
              <w:snapToGrid w:val="0"/>
              <w:rPr>
                <w:rFonts w:eastAsia="Arial"/>
                <w:szCs w:val="20"/>
              </w:rPr>
            </w:pPr>
            <w:r w:rsidRPr="00123177">
              <w:rPr>
                <w:rFonts w:eastAsia="Arial"/>
                <w:szCs w:val="20"/>
              </w:rPr>
              <w:t xml:space="preserve">Verify that </w:t>
            </w:r>
            <w:r w:rsidR="00E45F68">
              <w:rPr>
                <w:rFonts w:eastAsia="Arial"/>
                <w:szCs w:val="20"/>
              </w:rPr>
              <w:t xml:space="preserve">the </w:t>
            </w:r>
            <w:r w:rsidR="00E45F68" w:rsidRPr="007809A4">
              <w:rPr>
                <w:rFonts w:eastAsia="Arial"/>
                <w:szCs w:val="20"/>
              </w:rPr>
              <w:t xml:space="preserve">HVDCDC shall perform Power On Safe Test for checking the safety of the system before </w:t>
            </w:r>
            <w:r w:rsidR="00E45F68">
              <w:rPr>
                <w:rFonts w:eastAsia="Arial"/>
                <w:szCs w:val="20"/>
              </w:rPr>
              <w:t xml:space="preserve">start of </w:t>
            </w:r>
            <w:r w:rsidR="00E45F68" w:rsidRPr="007809A4">
              <w:rPr>
                <w:rFonts w:eastAsia="Arial"/>
                <w:szCs w:val="20"/>
              </w:rPr>
              <w:t>operation</w:t>
            </w:r>
            <w:r w:rsidRPr="00123177">
              <w:rPr>
                <w:rFonts w:eastAsia="Arial"/>
                <w:szCs w:val="20"/>
              </w:rPr>
              <w:t>.</w:t>
            </w:r>
          </w:p>
        </w:tc>
      </w:tr>
      <w:tr w:rsidR="007809A4" w:rsidRPr="00123177" w14:paraId="670E0F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A5E96E" w14:textId="77777777" w:rsidR="007809A4" w:rsidRPr="00123177" w:rsidRDefault="007809A4" w:rsidP="00535342">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F8EFA3" w14:textId="77777777" w:rsidR="007809A4" w:rsidRPr="00123177" w:rsidRDefault="007809A4" w:rsidP="00535342">
            <w:pPr>
              <w:pStyle w:val="TableText"/>
              <w:snapToGrid w:val="0"/>
              <w:rPr>
                <w:rFonts w:eastAsia="Arial"/>
                <w:szCs w:val="20"/>
              </w:rPr>
            </w:pPr>
            <w:r w:rsidRPr="00123177">
              <w:rPr>
                <w:rFonts w:eastAsia="Arial"/>
                <w:szCs w:val="20"/>
              </w:rPr>
              <w:t>Constraints is not applicable.</w:t>
            </w:r>
          </w:p>
        </w:tc>
      </w:tr>
      <w:tr w:rsidR="007809A4" w:rsidRPr="00123177" w14:paraId="2B0431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722F20" w14:textId="77777777" w:rsidR="007809A4" w:rsidRPr="00123177" w:rsidRDefault="007809A4" w:rsidP="00535342">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869B65" w14:textId="77777777" w:rsidR="007809A4" w:rsidRPr="00123177" w:rsidRDefault="007809A4" w:rsidP="00535342">
            <w:pPr>
              <w:pStyle w:val="TableText"/>
              <w:snapToGrid w:val="0"/>
              <w:rPr>
                <w:rFonts w:eastAsia="Arial"/>
                <w:szCs w:val="20"/>
              </w:rPr>
            </w:pPr>
            <w:r w:rsidRPr="00123177">
              <w:rPr>
                <w:rFonts w:eastAsia="Arial"/>
                <w:szCs w:val="20"/>
              </w:rPr>
              <w:t>No effects on other system</w:t>
            </w:r>
          </w:p>
        </w:tc>
      </w:tr>
      <w:tr w:rsidR="007809A4" w:rsidRPr="00123177" w14:paraId="613B7FF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DBBFBB" w14:textId="77777777" w:rsidR="007809A4" w:rsidRPr="00123177" w:rsidRDefault="007809A4" w:rsidP="00535342">
            <w:pPr>
              <w:pStyle w:val="TableText"/>
              <w:snapToGrid w:val="0"/>
              <w:rPr>
                <w:rFonts w:eastAsia="Arial"/>
                <w:szCs w:val="20"/>
              </w:rPr>
            </w:pPr>
            <w:r w:rsidRPr="00123177">
              <w:rPr>
                <w:rFonts w:eastAsia="Arial"/>
                <w:szCs w:val="20"/>
              </w:rPr>
              <w:t>Testability with respect to test environment</w:t>
            </w:r>
          </w:p>
          <w:p w14:paraId="3B573F40" w14:textId="77777777" w:rsidR="007809A4" w:rsidRPr="00123177" w:rsidRDefault="007809A4" w:rsidP="00535342">
            <w:pPr>
              <w:pStyle w:val="TableText"/>
              <w:rPr>
                <w:rFonts w:eastAsia="Arial"/>
                <w:szCs w:val="20"/>
              </w:rPr>
            </w:pPr>
            <w:r w:rsidRPr="00123177">
              <w:rPr>
                <w:rFonts w:eastAsia="Arial"/>
                <w:szCs w:val="20"/>
              </w:rPr>
              <w:t>(Yes/No)</w:t>
            </w:r>
          </w:p>
          <w:p w14:paraId="1D225DAF" w14:textId="77777777" w:rsidR="007809A4" w:rsidRPr="00123177" w:rsidRDefault="007809A4" w:rsidP="00535342">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70B779" w14:textId="77777777" w:rsidR="007809A4" w:rsidRPr="00123177" w:rsidRDefault="007809A4" w:rsidP="00535342">
            <w:pPr>
              <w:pStyle w:val="TableText"/>
              <w:snapToGrid w:val="0"/>
              <w:rPr>
                <w:rFonts w:eastAsia="Arial"/>
                <w:szCs w:val="20"/>
              </w:rPr>
            </w:pPr>
            <w:r w:rsidRPr="00123177">
              <w:rPr>
                <w:rFonts w:eastAsia="Arial"/>
                <w:szCs w:val="20"/>
              </w:rPr>
              <w:t>YES</w:t>
            </w:r>
          </w:p>
        </w:tc>
      </w:tr>
      <w:tr w:rsidR="007809A4" w:rsidRPr="00123177" w14:paraId="180AA2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A7F201" w14:textId="77777777" w:rsidR="007809A4" w:rsidRPr="00123177" w:rsidRDefault="007809A4" w:rsidP="00535342">
            <w:pPr>
              <w:pStyle w:val="TableText"/>
              <w:snapToGrid w:val="0"/>
              <w:rPr>
                <w:rFonts w:eastAsia="Arial"/>
                <w:szCs w:val="20"/>
              </w:rPr>
            </w:pPr>
            <w:r w:rsidRPr="00123177">
              <w:rPr>
                <w:rFonts w:eastAsia="Arial"/>
                <w:szCs w:val="20"/>
              </w:rPr>
              <w:t>Feasible within project constraints</w:t>
            </w:r>
          </w:p>
          <w:p w14:paraId="3FFBE5B5" w14:textId="77777777" w:rsidR="007809A4" w:rsidRPr="00123177" w:rsidRDefault="007809A4" w:rsidP="00535342">
            <w:pPr>
              <w:pStyle w:val="TableText"/>
              <w:snapToGrid w:val="0"/>
              <w:rPr>
                <w:rFonts w:eastAsia="Arial"/>
                <w:szCs w:val="20"/>
              </w:rPr>
            </w:pPr>
            <w:r w:rsidRPr="00123177">
              <w:rPr>
                <w:rFonts w:eastAsia="Arial"/>
                <w:szCs w:val="20"/>
              </w:rPr>
              <w:t>(Yes/No)</w:t>
            </w:r>
          </w:p>
          <w:p w14:paraId="3DA82653" w14:textId="77777777" w:rsidR="007809A4" w:rsidRPr="00123177" w:rsidRDefault="007809A4" w:rsidP="00535342">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D30242" w14:textId="77777777" w:rsidR="007809A4" w:rsidRPr="00123177" w:rsidRDefault="007809A4" w:rsidP="00535342">
            <w:pPr>
              <w:pStyle w:val="TableText"/>
              <w:snapToGrid w:val="0"/>
              <w:rPr>
                <w:rFonts w:eastAsia="Arial"/>
                <w:szCs w:val="20"/>
              </w:rPr>
            </w:pPr>
            <w:r w:rsidRPr="00123177">
              <w:rPr>
                <w:rFonts w:eastAsia="Arial"/>
                <w:szCs w:val="20"/>
              </w:rPr>
              <w:t>YES</w:t>
            </w:r>
          </w:p>
        </w:tc>
      </w:tr>
      <w:tr w:rsidR="007809A4" w:rsidRPr="00123177" w14:paraId="2D39A8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06F502" w14:textId="77777777" w:rsidR="007809A4" w:rsidRPr="00123177" w:rsidRDefault="007809A4" w:rsidP="00535342">
            <w:pPr>
              <w:pStyle w:val="TableText"/>
              <w:snapToGrid w:val="0"/>
              <w:rPr>
                <w:rFonts w:eastAsia="Arial"/>
                <w:szCs w:val="20"/>
              </w:rPr>
            </w:pPr>
            <w:r w:rsidRPr="00123177">
              <w:rPr>
                <w:rFonts w:eastAsia="Arial"/>
                <w:szCs w:val="20"/>
              </w:rPr>
              <w:t>Critical</w:t>
            </w:r>
          </w:p>
          <w:p w14:paraId="04F248C3" w14:textId="77777777" w:rsidR="007809A4" w:rsidRPr="00123177" w:rsidRDefault="007809A4" w:rsidP="00535342">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DE1E34" w14:textId="77777777" w:rsidR="007809A4" w:rsidRPr="00123177" w:rsidRDefault="007809A4" w:rsidP="00535342">
            <w:pPr>
              <w:pStyle w:val="TableText"/>
              <w:snapToGrid w:val="0"/>
              <w:rPr>
                <w:rFonts w:eastAsia="Arial"/>
                <w:szCs w:val="20"/>
              </w:rPr>
            </w:pPr>
            <w:r w:rsidRPr="00123177">
              <w:rPr>
                <w:rFonts w:eastAsia="Arial"/>
                <w:szCs w:val="20"/>
              </w:rPr>
              <w:t>YES</w:t>
            </w:r>
          </w:p>
        </w:tc>
      </w:tr>
      <w:tr w:rsidR="007809A4" w:rsidRPr="00123177" w14:paraId="525E88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EFE70B" w14:textId="77777777" w:rsidR="007809A4" w:rsidRPr="00123177" w:rsidRDefault="007809A4" w:rsidP="00535342">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7F43F2" w14:textId="77777777" w:rsidR="007809A4" w:rsidRPr="00123177" w:rsidRDefault="007809A4" w:rsidP="00535342">
            <w:pPr>
              <w:pStyle w:val="TableText"/>
              <w:snapToGrid w:val="0"/>
              <w:rPr>
                <w:rFonts w:eastAsia="Arial"/>
                <w:szCs w:val="20"/>
              </w:rPr>
            </w:pPr>
            <w:r w:rsidRPr="00123177">
              <w:t>Acceptance Criteria for this requirement should be as per SECTION-6 ACCEPTANCE CRITERIA</w:t>
            </w:r>
          </w:p>
        </w:tc>
      </w:tr>
    </w:tbl>
    <w:p w14:paraId="28C352E6" w14:textId="77777777" w:rsidR="007809A4" w:rsidRPr="00123177" w:rsidRDefault="007809A4" w:rsidP="00A55B53">
      <w:pPr>
        <w:rPr>
          <w:rFonts w:eastAsia="Arial"/>
          <w:szCs w:val="20"/>
        </w:rPr>
      </w:pPr>
    </w:p>
    <w:p w14:paraId="2A6B39C6" w14:textId="7C42E2EE" w:rsidR="009429E7" w:rsidRPr="00123177" w:rsidRDefault="009429E7" w:rsidP="009429E7">
      <w:pPr>
        <w:pStyle w:val="Heading4"/>
        <w:rPr>
          <w:rFonts w:eastAsia="Arial"/>
        </w:rPr>
      </w:pPr>
      <w:r w:rsidRPr="009429E7">
        <w:rPr>
          <w:rFonts w:eastAsia="Arial"/>
          <w:szCs w:val="20"/>
        </w:rPr>
        <w:t>VIN shall be received and stored by the HVDCDC in accordance with the existing MSL.01.04.0028 Generic Diagnostics Specification</w:t>
      </w:r>
      <w:r w:rsidRPr="00B249FD">
        <w:rPr>
          <w:rFonts w:eastAsia="Arial"/>
          <w:szCs w:val="20"/>
        </w:rPr>
        <w:t>.</w:t>
      </w:r>
    </w:p>
    <w:p w14:paraId="6E94203E" w14:textId="77777777" w:rsidR="009429E7" w:rsidRPr="00123177" w:rsidRDefault="009429E7" w:rsidP="009429E7">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9429E7" w:rsidRPr="00123177" w14:paraId="69D461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3A5D705" w14:textId="77777777" w:rsidR="009429E7" w:rsidRPr="00123177" w:rsidRDefault="009429E7"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C36B541" w14:textId="77777777" w:rsidR="009429E7" w:rsidRPr="00123177" w:rsidRDefault="009429E7" w:rsidP="00535342">
            <w:pPr>
              <w:pStyle w:val="TableText"/>
              <w:snapToGrid w:val="0"/>
              <w:rPr>
                <w:rFonts w:eastAsia="Arial"/>
                <w:szCs w:val="20"/>
              </w:rPr>
            </w:pPr>
            <w:r w:rsidRPr="00123177">
              <w:rPr>
                <w:rFonts w:eastAsia="Arial"/>
                <w:szCs w:val="20"/>
              </w:rPr>
              <w:t>Description</w:t>
            </w:r>
          </w:p>
        </w:tc>
      </w:tr>
      <w:tr w:rsidR="009429E7" w:rsidRPr="00123177" w14:paraId="39B41EC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3B3BBE9" w14:textId="77777777" w:rsidR="009429E7" w:rsidRPr="00123177" w:rsidRDefault="009429E7"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3C8480" w14:textId="77777777" w:rsidR="009429E7" w:rsidRPr="00123177" w:rsidRDefault="009429E7" w:rsidP="00535342">
            <w:pPr>
              <w:snapToGrid w:val="0"/>
              <w:rPr>
                <w:rFonts w:eastAsia="Arial"/>
                <w:szCs w:val="20"/>
              </w:rPr>
            </w:pPr>
            <w:r w:rsidRPr="00123177">
              <w:rPr>
                <w:rFonts w:eastAsia="Arial"/>
                <w:szCs w:val="20"/>
              </w:rPr>
              <w:t>SWRS_Gen_Diag_</w:t>
            </w:r>
            <w:r>
              <w:rPr>
                <w:rFonts w:eastAsia="Arial"/>
                <w:szCs w:val="20"/>
              </w:rPr>
              <w:t>13</w:t>
            </w:r>
          </w:p>
        </w:tc>
      </w:tr>
      <w:tr w:rsidR="009429E7" w:rsidRPr="00123177" w14:paraId="7EF0A87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E0EABDD" w14:textId="77777777" w:rsidR="009429E7" w:rsidRPr="00123177" w:rsidRDefault="009429E7" w:rsidP="00535342">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E40DC3" w14:textId="4DB85FEB" w:rsidR="009429E7" w:rsidRPr="00123177" w:rsidRDefault="009429E7" w:rsidP="00535342">
            <w:pPr>
              <w:snapToGrid w:val="0"/>
              <w:rPr>
                <w:rFonts w:eastAsia="Arial"/>
                <w:szCs w:val="20"/>
              </w:rPr>
            </w:pPr>
            <w:r w:rsidRPr="00123177">
              <w:rPr>
                <w:rFonts w:eastAsia="Arial"/>
                <w:szCs w:val="20"/>
              </w:rPr>
              <w:t>SDS-HVDCDC-</w:t>
            </w:r>
            <w:r>
              <w:rPr>
                <w:rFonts w:eastAsia="Arial"/>
                <w:szCs w:val="20"/>
              </w:rPr>
              <w:t>427</w:t>
            </w:r>
            <w:r w:rsidR="00750B89">
              <w:rPr>
                <w:rFonts w:eastAsia="Arial"/>
                <w:szCs w:val="20"/>
              </w:rPr>
              <w:t xml:space="preserve"> (Need to check with SW team)</w:t>
            </w:r>
          </w:p>
        </w:tc>
      </w:tr>
      <w:tr w:rsidR="009429E7" w:rsidRPr="00123177" w14:paraId="6A4FE6C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17BA0AA" w14:textId="77777777" w:rsidR="009429E7" w:rsidRPr="00123177" w:rsidRDefault="009429E7"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CF85E1" w14:textId="34D272B1" w:rsidR="009429E7" w:rsidRPr="00123177" w:rsidRDefault="009429E7" w:rsidP="00535342">
            <w:pPr>
              <w:pStyle w:val="TableText"/>
              <w:snapToGrid w:val="0"/>
              <w:rPr>
                <w:rFonts w:eastAsia="Arial"/>
                <w:szCs w:val="20"/>
              </w:rPr>
            </w:pPr>
            <w:r>
              <w:rPr>
                <w:rFonts w:eastAsia="Arial"/>
                <w:szCs w:val="20"/>
              </w:rPr>
              <w:t>Pre C</w:t>
            </w:r>
            <w:r w:rsidRPr="00123177">
              <w:rPr>
                <w:rFonts w:eastAsia="Arial"/>
                <w:szCs w:val="20"/>
              </w:rPr>
              <w:t>-Sample/PF</w:t>
            </w:r>
            <w:r>
              <w:rPr>
                <w:rFonts w:eastAsia="Arial"/>
                <w:szCs w:val="20"/>
              </w:rPr>
              <w:t>3</w:t>
            </w:r>
            <w:r w:rsidRPr="00123177">
              <w:rPr>
                <w:rFonts w:eastAsia="Arial"/>
                <w:szCs w:val="20"/>
              </w:rPr>
              <w:t>.0</w:t>
            </w:r>
            <w:r>
              <w:rPr>
                <w:rFonts w:eastAsia="Arial"/>
                <w:szCs w:val="20"/>
              </w:rPr>
              <w:t xml:space="preserve"> Phase-2</w:t>
            </w:r>
          </w:p>
        </w:tc>
      </w:tr>
      <w:tr w:rsidR="009429E7" w:rsidRPr="00123177" w14:paraId="3B6DD3D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6551233" w14:textId="77777777" w:rsidR="009429E7" w:rsidRPr="00123177" w:rsidRDefault="009429E7" w:rsidP="00535342">
            <w:pPr>
              <w:pStyle w:val="TableText"/>
              <w:snapToGrid w:val="0"/>
              <w:rPr>
                <w:rFonts w:eastAsia="Arial"/>
                <w:szCs w:val="20"/>
              </w:rPr>
            </w:pPr>
            <w:r w:rsidRPr="00123177">
              <w:rPr>
                <w:rFonts w:eastAsia="Arial"/>
                <w:szCs w:val="20"/>
              </w:rPr>
              <w:lastRenderedPageBreak/>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A7E0F4" w14:textId="462F2CAF" w:rsidR="009429E7" w:rsidRPr="00123177" w:rsidRDefault="009429E7" w:rsidP="00535342">
            <w:pPr>
              <w:snapToGrid w:val="0"/>
              <w:rPr>
                <w:rFonts w:eastAsia="Arial"/>
                <w:szCs w:val="20"/>
              </w:rPr>
            </w:pPr>
            <w:r w:rsidRPr="009429E7">
              <w:rPr>
                <w:rFonts w:eastAsia="Arial"/>
                <w:szCs w:val="20"/>
              </w:rPr>
              <w:t>The VIN shall be received and stored by the HVDCDC in accordance with the existing MSL.01.04.0028 Generic Diagnostics Specification.</w:t>
            </w:r>
          </w:p>
        </w:tc>
      </w:tr>
      <w:tr w:rsidR="009429E7" w:rsidRPr="00123177" w14:paraId="0926718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64F230" w14:textId="77777777" w:rsidR="009429E7" w:rsidRPr="00123177" w:rsidRDefault="009429E7" w:rsidP="00535342">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AC0AC8" w14:textId="77777777" w:rsidR="009429E7" w:rsidRPr="00123177" w:rsidRDefault="009429E7" w:rsidP="00535342">
            <w:pPr>
              <w:snapToGrid w:val="0"/>
              <w:rPr>
                <w:rFonts w:eastAsia="Arial"/>
                <w:szCs w:val="20"/>
              </w:rPr>
            </w:pPr>
            <w:r w:rsidRPr="00123177">
              <w:rPr>
                <w:rFonts w:eastAsia="Arial"/>
                <w:szCs w:val="20"/>
              </w:rPr>
              <w:t>No Such derived requirement is applicable.</w:t>
            </w:r>
          </w:p>
        </w:tc>
      </w:tr>
      <w:tr w:rsidR="009429E7" w:rsidRPr="00123177" w14:paraId="03B131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DD02FC" w14:textId="77777777" w:rsidR="009429E7" w:rsidRPr="00123177" w:rsidRDefault="009429E7" w:rsidP="00535342">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83BF7" w14:textId="77777777" w:rsidR="009429E7" w:rsidRPr="00123177" w:rsidRDefault="009429E7" w:rsidP="00535342">
            <w:pPr>
              <w:pStyle w:val="TableText"/>
              <w:snapToGrid w:val="0"/>
              <w:rPr>
                <w:rFonts w:eastAsia="Arial"/>
                <w:szCs w:val="20"/>
              </w:rPr>
            </w:pPr>
            <w:r w:rsidRPr="00123177">
              <w:rPr>
                <w:rFonts w:eastAsia="Arial"/>
                <w:szCs w:val="20"/>
              </w:rPr>
              <w:t>Medium</w:t>
            </w:r>
          </w:p>
        </w:tc>
      </w:tr>
      <w:tr w:rsidR="009429E7" w:rsidRPr="00123177" w14:paraId="4DF892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D6DC9F" w14:textId="77777777" w:rsidR="009429E7" w:rsidRPr="00123177" w:rsidRDefault="009429E7" w:rsidP="00535342">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A9E53" w14:textId="77777777" w:rsidR="009429E7" w:rsidRPr="00123177" w:rsidRDefault="009429E7" w:rsidP="00535342">
            <w:pPr>
              <w:pStyle w:val="TableText"/>
              <w:snapToGrid w:val="0"/>
              <w:rPr>
                <w:rFonts w:eastAsia="Arial"/>
                <w:szCs w:val="20"/>
              </w:rPr>
            </w:pPr>
            <w:r w:rsidRPr="00123177">
              <w:rPr>
                <w:rFonts w:eastAsia="Arial"/>
                <w:szCs w:val="20"/>
              </w:rPr>
              <w:t>No Specific access restrictions is applicable.</w:t>
            </w:r>
          </w:p>
        </w:tc>
      </w:tr>
      <w:tr w:rsidR="009429E7" w:rsidRPr="00123177" w14:paraId="086DABA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17E7E6" w14:textId="77777777" w:rsidR="009429E7" w:rsidRPr="00123177" w:rsidRDefault="009429E7" w:rsidP="00535342">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84862" w14:textId="77777777" w:rsidR="009429E7" w:rsidRPr="00123177" w:rsidRDefault="009429E7" w:rsidP="00535342">
            <w:pPr>
              <w:snapToGrid w:val="0"/>
              <w:rPr>
                <w:rFonts w:eastAsia="Arial"/>
                <w:szCs w:val="20"/>
              </w:rPr>
            </w:pPr>
          </w:p>
        </w:tc>
      </w:tr>
      <w:tr w:rsidR="009429E7" w:rsidRPr="00123177" w14:paraId="4120DB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5FB7AE" w14:textId="77777777" w:rsidR="009429E7" w:rsidRPr="00123177" w:rsidRDefault="009429E7" w:rsidP="00535342">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167204" w14:textId="77777777" w:rsidR="009429E7" w:rsidRPr="00123177" w:rsidRDefault="009429E7" w:rsidP="00535342">
            <w:pPr>
              <w:pStyle w:val="TableText"/>
              <w:snapToGrid w:val="0"/>
              <w:rPr>
                <w:rFonts w:eastAsia="Arial"/>
                <w:szCs w:val="20"/>
              </w:rPr>
            </w:pPr>
          </w:p>
        </w:tc>
      </w:tr>
      <w:tr w:rsidR="009429E7" w:rsidRPr="00123177" w14:paraId="552C60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85DB8B" w14:textId="77777777" w:rsidR="009429E7" w:rsidRPr="00123177" w:rsidRDefault="009429E7" w:rsidP="00535342">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4416D3" w14:textId="77777777" w:rsidR="009429E7" w:rsidRPr="00123177" w:rsidRDefault="009429E7" w:rsidP="00535342">
            <w:pPr>
              <w:pStyle w:val="TableText"/>
              <w:snapToGrid w:val="0"/>
              <w:rPr>
                <w:rFonts w:eastAsia="Arial"/>
                <w:szCs w:val="20"/>
              </w:rPr>
            </w:pPr>
          </w:p>
        </w:tc>
      </w:tr>
      <w:tr w:rsidR="009429E7" w:rsidRPr="00123177" w14:paraId="018790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7A9799" w14:textId="77777777" w:rsidR="009429E7" w:rsidRPr="00123177" w:rsidRDefault="009429E7" w:rsidP="00535342">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16960F" w14:textId="77777777" w:rsidR="009429E7" w:rsidRPr="00123177" w:rsidRDefault="009429E7" w:rsidP="00535342">
            <w:pPr>
              <w:pStyle w:val="TableText"/>
              <w:snapToGrid w:val="0"/>
              <w:rPr>
                <w:rFonts w:eastAsia="Arial"/>
                <w:szCs w:val="20"/>
              </w:rPr>
            </w:pPr>
            <w:r w:rsidRPr="00123177">
              <w:rPr>
                <w:rFonts w:eastAsia="Arial"/>
                <w:szCs w:val="20"/>
              </w:rPr>
              <w:t>No such mandatory fields is applicable.</w:t>
            </w:r>
          </w:p>
        </w:tc>
      </w:tr>
      <w:tr w:rsidR="009429E7" w:rsidRPr="00123177" w14:paraId="3FFD987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B58FB6" w14:textId="77777777" w:rsidR="009429E7" w:rsidRPr="00123177" w:rsidRDefault="009429E7" w:rsidP="00535342">
            <w:pPr>
              <w:pStyle w:val="TableText"/>
              <w:snapToGrid w:val="0"/>
              <w:rPr>
                <w:rFonts w:eastAsia="Arial"/>
                <w:szCs w:val="20"/>
              </w:rPr>
            </w:pPr>
            <w:r w:rsidRPr="00123177">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571640" w14:textId="77777777" w:rsidR="009429E7" w:rsidRPr="00123177" w:rsidRDefault="009429E7" w:rsidP="00535342">
            <w:pPr>
              <w:pStyle w:val="TableText"/>
              <w:snapToGrid w:val="0"/>
              <w:rPr>
                <w:rFonts w:eastAsia="Arial"/>
                <w:szCs w:val="20"/>
              </w:rPr>
            </w:pPr>
          </w:p>
        </w:tc>
      </w:tr>
      <w:tr w:rsidR="009429E7" w:rsidRPr="00123177" w14:paraId="43B2B90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CE4FB6" w14:textId="77777777" w:rsidR="009429E7" w:rsidRPr="00123177" w:rsidRDefault="009429E7" w:rsidP="00535342">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D4F473" w14:textId="77777777" w:rsidR="009429E7" w:rsidRPr="00123177" w:rsidRDefault="009429E7" w:rsidP="00535342">
            <w:pPr>
              <w:pStyle w:val="TableText"/>
              <w:snapToGrid w:val="0"/>
              <w:rPr>
                <w:rFonts w:eastAsia="Arial"/>
                <w:szCs w:val="20"/>
              </w:rPr>
            </w:pPr>
            <w:r w:rsidRPr="00123177">
              <w:rPr>
                <w:rFonts w:eastAsia="Arial"/>
                <w:szCs w:val="20"/>
              </w:rPr>
              <w:t>Default values shall be applicable with respect to Pre-Loaded Values</w:t>
            </w:r>
          </w:p>
        </w:tc>
      </w:tr>
      <w:tr w:rsidR="009429E7" w:rsidRPr="00123177" w14:paraId="1485CA1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70B51B" w14:textId="77777777" w:rsidR="009429E7" w:rsidRPr="00123177" w:rsidRDefault="009429E7" w:rsidP="00535342">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0A0CE" w14:textId="77777777" w:rsidR="009429E7" w:rsidRPr="00123177" w:rsidRDefault="009429E7" w:rsidP="00535342">
            <w:pPr>
              <w:pStyle w:val="TableText"/>
              <w:snapToGrid w:val="0"/>
              <w:rPr>
                <w:rFonts w:eastAsia="Arial"/>
                <w:szCs w:val="20"/>
              </w:rPr>
            </w:pPr>
            <w:r w:rsidRPr="00123177">
              <w:rPr>
                <w:rFonts w:eastAsia="Arial"/>
                <w:szCs w:val="20"/>
              </w:rPr>
              <w:t>Valid range value is not required.</w:t>
            </w:r>
          </w:p>
        </w:tc>
      </w:tr>
      <w:tr w:rsidR="009429E7" w:rsidRPr="00123177" w14:paraId="7D87879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A5AFBC" w14:textId="77777777" w:rsidR="009429E7" w:rsidRPr="00123177" w:rsidRDefault="009429E7" w:rsidP="00535342">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53BD07" w14:textId="77777777" w:rsidR="009429E7" w:rsidRPr="00123177" w:rsidRDefault="009429E7" w:rsidP="00535342">
            <w:pPr>
              <w:pStyle w:val="TableText"/>
              <w:snapToGrid w:val="0"/>
              <w:rPr>
                <w:rFonts w:eastAsia="Arial"/>
                <w:szCs w:val="20"/>
              </w:rPr>
            </w:pPr>
            <w:r w:rsidRPr="00123177">
              <w:rPr>
                <w:rFonts w:eastAsia="Arial"/>
                <w:szCs w:val="20"/>
              </w:rPr>
              <w:t>Data latency period is not applicable</w:t>
            </w:r>
          </w:p>
        </w:tc>
      </w:tr>
      <w:tr w:rsidR="009429E7" w:rsidRPr="00123177" w14:paraId="20A2C32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6981B9" w14:textId="77777777" w:rsidR="009429E7" w:rsidRPr="00123177" w:rsidRDefault="009429E7" w:rsidP="00535342">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A27658" w14:textId="77777777" w:rsidR="009429E7" w:rsidRPr="00123177" w:rsidRDefault="009429E7" w:rsidP="00535342">
            <w:pPr>
              <w:pStyle w:val="TableText"/>
              <w:snapToGrid w:val="0"/>
              <w:rPr>
                <w:rFonts w:eastAsia="Arial"/>
                <w:szCs w:val="20"/>
              </w:rPr>
            </w:pPr>
            <w:r w:rsidRPr="00123177">
              <w:rPr>
                <w:rFonts w:eastAsia="Arial"/>
                <w:szCs w:val="20"/>
              </w:rPr>
              <w:t>Data Retention period is not applicable.</w:t>
            </w:r>
          </w:p>
        </w:tc>
      </w:tr>
      <w:tr w:rsidR="009429E7" w:rsidRPr="00123177" w14:paraId="354D477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26211D" w14:textId="77777777" w:rsidR="009429E7" w:rsidRPr="00123177" w:rsidRDefault="009429E7" w:rsidP="00535342">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D11CDF" w14:textId="77777777" w:rsidR="009429E7" w:rsidRPr="00123177" w:rsidRDefault="009429E7" w:rsidP="00535342">
            <w:pPr>
              <w:pStyle w:val="TableText"/>
              <w:rPr>
                <w:rFonts w:eastAsia="Arial"/>
                <w:szCs w:val="20"/>
              </w:rPr>
            </w:pPr>
            <w:r w:rsidRPr="00123177">
              <w:rPr>
                <w:rFonts w:eastAsia="Arial"/>
                <w:szCs w:val="20"/>
              </w:rPr>
              <w:t>Data rate is not applicable.</w:t>
            </w:r>
          </w:p>
        </w:tc>
      </w:tr>
      <w:tr w:rsidR="009429E7" w:rsidRPr="00123177" w14:paraId="7FFBD0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BC7441" w14:textId="77777777" w:rsidR="009429E7" w:rsidRPr="00123177" w:rsidRDefault="009429E7" w:rsidP="00535342">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4C665" w14:textId="77777777" w:rsidR="009429E7" w:rsidRPr="00123177" w:rsidRDefault="009429E7" w:rsidP="00535342">
            <w:pPr>
              <w:pStyle w:val="TableText"/>
              <w:spacing w:line="259" w:lineRule="auto"/>
              <w:rPr>
                <w:rFonts w:eastAsia="Arial"/>
                <w:szCs w:val="20"/>
              </w:rPr>
            </w:pPr>
            <w:r w:rsidRPr="00123177">
              <w:rPr>
                <w:rFonts w:eastAsia="Arial"/>
                <w:szCs w:val="20"/>
              </w:rPr>
              <w:t>External event is not required.</w:t>
            </w:r>
          </w:p>
        </w:tc>
      </w:tr>
      <w:tr w:rsidR="009429E7" w:rsidRPr="00123177" w14:paraId="43E428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67A2DB" w14:textId="77777777" w:rsidR="009429E7" w:rsidRPr="00123177" w:rsidRDefault="009429E7" w:rsidP="00535342">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FAC5C" w14:textId="77777777" w:rsidR="009429E7" w:rsidRPr="00123177" w:rsidRDefault="009429E7" w:rsidP="00535342">
            <w:pPr>
              <w:pStyle w:val="TableText"/>
              <w:spacing w:line="259" w:lineRule="auto"/>
              <w:rPr>
                <w:rFonts w:eastAsia="Arial"/>
                <w:szCs w:val="20"/>
              </w:rPr>
            </w:pPr>
            <w:r w:rsidRPr="00123177">
              <w:rPr>
                <w:rFonts w:eastAsia="Arial"/>
                <w:szCs w:val="20"/>
              </w:rPr>
              <w:t>Temporal event is not applicable.</w:t>
            </w:r>
          </w:p>
        </w:tc>
      </w:tr>
      <w:tr w:rsidR="009429E7" w:rsidRPr="00123177" w14:paraId="613A6B5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F48F0D" w14:textId="77777777" w:rsidR="009429E7" w:rsidRPr="00123177" w:rsidRDefault="009429E7" w:rsidP="00535342">
            <w:pPr>
              <w:pStyle w:val="TableText"/>
              <w:snapToGrid w:val="0"/>
              <w:rPr>
                <w:rFonts w:eastAsia="Arial"/>
                <w:szCs w:val="20"/>
              </w:rPr>
            </w:pPr>
            <w:r w:rsidRPr="00123177">
              <w:rPr>
                <w:rFonts w:eastAsia="Arial"/>
                <w:szCs w:val="20"/>
              </w:rPr>
              <w:t xml:space="preserve">Validation Rules/ </w:t>
            </w:r>
          </w:p>
          <w:p w14:paraId="1B20B9CB" w14:textId="77777777" w:rsidR="009429E7" w:rsidRPr="00123177" w:rsidRDefault="009429E7" w:rsidP="00535342">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8472F1" w14:textId="77777777" w:rsidR="009429E7" w:rsidRPr="00123177" w:rsidRDefault="009429E7" w:rsidP="00535342">
            <w:pPr>
              <w:pStyle w:val="TableText"/>
              <w:snapToGrid w:val="0"/>
              <w:rPr>
                <w:rFonts w:eastAsia="Arial"/>
                <w:szCs w:val="20"/>
              </w:rPr>
            </w:pPr>
          </w:p>
        </w:tc>
      </w:tr>
      <w:tr w:rsidR="009429E7" w:rsidRPr="00123177" w14:paraId="0478ED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3559CD" w14:textId="77777777" w:rsidR="009429E7" w:rsidRPr="00123177" w:rsidRDefault="009429E7" w:rsidP="00535342">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C2DBD9" w14:textId="77777777" w:rsidR="009429E7" w:rsidRPr="00123177" w:rsidRDefault="009429E7" w:rsidP="00535342">
            <w:pPr>
              <w:pStyle w:val="TableText"/>
              <w:snapToGrid w:val="0"/>
              <w:rPr>
                <w:rFonts w:eastAsia="Arial"/>
                <w:szCs w:val="20"/>
              </w:rPr>
            </w:pPr>
            <w:r w:rsidRPr="00123177">
              <w:rPr>
                <w:rFonts w:eastAsia="Arial"/>
                <w:szCs w:val="20"/>
              </w:rPr>
              <w:t>Constraints is not applicable.</w:t>
            </w:r>
          </w:p>
        </w:tc>
      </w:tr>
      <w:tr w:rsidR="009429E7" w:rsidRPr="00123177" w14:paraId="54639F8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3CF16B" w14:textId="77777777" w:rsidR="009429E7" w:rsidRPr="00123177" w:rsidRDefault="009429E7" w:rsidP="00535342">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065123" w14:textId="77777777" w:rsidR="009429E7" w:rsidRPr="00123177" w:rsidRDefault="009429E7" w:rsidP="00535342">
            <w:pPr>
              <w:pStyle w:val="TableText"/>
              <w:snapToGrid w:val="0"/>
              <w:rPr>
                <w:rFonts w:eastAsia="Arial"/>
                <w:szCs w:val="20"/>
              </w:rPr>
            </w:pPr>
            <w:r w:rsidRPr="00123177">
              <w:rPr>
                <w:rFonts w:eastAsia="Arial"/>
                <w:szCs w:val="20"/>
              </w:rPr>
              <w:t>No effects on other system</w:t>
            </w:r>
          </w:p>
        </w:tc>
      </w:tr>
      <w:tr w:rsidR="009429E7" w:rsidRPr="00123177" w14:paraId="17F8209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ECDD89" w14:textId="77777777" w:rsidR="009429E7" w:rsidRPr="00123177" w:rsidRDefault="009429E7" w:rsidP="00535342">
            <w:pPr>
              <w:pStyle w:val="TableText"/>
              <w:snapToGrid w:val="0"/>
              <w:rPr>
                <w:rFonts w:eastAsia="Arial"/>
                <w:szCs w:val="20"/>
              </w:rPr>
            </w:pPr>
            <w:r w:rsidRPr="00123177">
              <w:rPr>
                <w:rFonts w:eastAsia="Arial"/>
                <w:szCs w:val="20"/>
              </w:rPr>
              <w:lastRenderedPageBreak/>
              <w:t>Testability with respect to test environment</w:t>
            </w:r>
          </w:p>
          <w:p w14:paraId="75FB872A" w14:textId="77777777" w:rsidR="009429E7" w:rsidRPr="00123177" w:rsidRDefault="009429E7" w:rsidP="00535342">
            <w:pPr>
              <w:pStyle w:val="TableText"/>
              <w:rPr>
                <w:rFonts w:eastAsia="Arial"/>
                <w:szCs w:val="20"/>
              </w:rPr>
            </w:pPr>
            <w:r w:rsidRPr="00123177">
              <w:rPr>
                <w:rFonts w:eastAsia="Arial"/>
                <w:szCs w:val="20"/>
              </w:rPr>
              <w:t>(Yes/No)</w:t>
            </w:r>
          </w:p>
          <w:p w14:paraId="4D7D5184" w14:textId="77777777" w:rsidR="009429E7" w:rsidRPr="00123177" w:rsidRDefault="009429E7" w:rsidP="00535342">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AD0726" w14:textId="77777777" w:rsidR="009429E7" w:rsidRPr="00123177" w:rsidRDefault="009429E7" w:rsidP="00535342">
            <w:pPr>
              <w:pStyle w:val="TableText"/>
              <w:snapToGrid w:val="0"/>
              <w:rPr>
                <w:rFonts w:eastAsia="Arial"/>
                <w:szCs w:val="20"/>
              </w:rPr>
            </w:pPr>
            <w:r w:rsidRPr="00123177">
              <w:rPr>
                <w:rFonts w:eastAsia="Arial"/>
                <w:szCs w:val="20"/>
              </w:rPr>
              <w:t>YES</w:t>
            </w:r>
          </w:p>
        </w:tc>
      </w:tr>
      <w:tr w:rsidR="009429E7" w:rsidRPr="00123177" w14:paraId="24F0DA5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07D86A" w14:textId="77777777" w:rsidR="009429E7" w:rsidRPr="00123177" w:rsidRDefault="009429E7" w:rsidP="00535342">
            <w:pPr>
              <w:pStyle w:val="TableText"/>
              <w:snapToGrid w:val="0"/>
              <w:rPr>
                <w:rFonts w:eastAsia="Arial"/>
                <w:szCs w:val="20"/>
              </w:rPr>
            </w:pPr>
            <w:r w:rsidRPr="00123177">
              <w:rPr>
                <w:rFonts w:eastAsia="Arial"/>
                <w:szCs w:val="20"/>
              </w:rPr>
              <w:t>Feasible within project constraints</w:t>
            </w:r>
          </w:p>
          <w:p w14:paraId="390628E2" w14:textId="77777777" w:rsidR="009429E7" w:rsidRPr="00123177" w:rsidRDefault="009429E7" w:rsidP="00535342">
            <w:pPr>
              <w:pStyle w:val="TableText"/>
              <w:snapToGrid w:val="0"/>
              <w:rPr>
                <w:rFonts w:eastAsia="Arial"/>
                <w:szCs w:val="20"/>
              </w:rPr>
            </w:pPr>
            <w:r w:rsidRPr="00123177">
              <w:rPr>
                <w:rFonts w:eastAsia="Arial"/>
                <w:szCs w:val="20"/>
              </w:rPr>
              <w:t>(Yes/No)</w:t>
            </w:r>
          </w:p>
          <w:p w14:paraId="3C5B3FCB" w14:textId="77777777" w:rsidR="009429E7" w:rsidRPr="00123177" w:rsidRDefault="009429E7" w:rsidP="00535342">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AB127C" w14:textId="77777777" w:rsidR="009429E7" w:rsidRPr="00123177" w:rsidRDefault="009429E7" w:rsidP="00535342">
            <w:pPr>
              <w:pStyle w:val="TableText"/>
              <w:snapToGrid w:val="0"/>
              <w:rPr>
                <w:rFonts w:eastAsia="Arial"/>
                <w:szCs w:val="20"/>
              </w:rPr>
            </w:pPr>
            <w:r w:rsidRPr="00123177">
              <w:rPr>
                <w:rFonts w:eastAsia="Arial"/>
                <w:szCs w:val="20"/>
              </w:rPr>
              <w:t>YES</w:t>
            </w:r>
          </w:p>
        </w:tc>
      </w:tr>
      <w:tr w:rsidR="009429E7" w:rsidRPr="00123177" w14:paraId="02BB96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F422E7" w14:textId="77777777" w:rsidR="009429E7" w:rsidRPr="00123177" w:rsidRDefault="009429E7" w:rsidP="00535342">
            <w:pPr>
              <w:pStyle w:val="TableText"/>
              <w:snapToGrid w:val="0"/>
              <w:rPr>
                <w:rFonts w:eastAsia="Arial"/>
                <w:szCs w:val="20"/>
              </w:rPr>
            </w:pPr>
            <w:r w:rsidRPr="00123177">
              <w:rPr>
                <w:rFonts w:eastAsia="Arial"/>
                <w:szCs w:val="20"/>
              </w:rPr>
              <w:t>Critical</w:t>
            </w:r>
          </w:p>
          <w:p w14:paraId="1EEBCAB7" w14:textId="77777777" w:rsidR="009429E7" w:rsidRPr="00123177" w:rsidRDefault="009429E7" w:rsidP="00535342">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C9D4E" w14:textId="77777777" w:rsidR="009429E7" w:rsidRPr="00123177" w:rsidRDefault="009429E7" w:rsidP="00535342">
            <w:pPr>
              <w:pStyle w:val="TableText"/>
              <w:snapToGrid w:val="0"/>
              <w:rPr>
                <w:rFonts w:eastAsia="Arial"/>
                <w:szCs w:val="20"/>
              </w:rPr>
            </w:pPr>
            <w:r w:rsidRPr="00123177">
              <w:rPr>
                <w:rFonts w:eastAsia="Arial"/>
                <w:szCs w:val="20"/>
              </w:rPr>
              <w:t>YES</w:t>
            </w:r>
          </w:p>
        </w:tc>
      </w:tr>
      <w:tr w:rsidR="009429E7" w:rsidRPr="00123177" w14:paraId="6A0723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887154" w14:textId="77777777" w:rsidR="009429E7" w:rsidRPr="00123177" w:rsidRDefault="009429E7" w:rsidP="00535342">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708766" w14:textId="77777777" w:rsidR="009429E7" w:rsidRPr="00123177" w:rsidRDefault="009429E7" w:rsidP="00535342">
            <w:pPr>
              <w:pStyle w:val="TableText"/>
              <w:snapToGrid w:val="0"/>
              <w:rPr>
                <w:rFonts w:eastAsia="Arial"/>
                <w:szCs w:val="20"/>
              </w:rPr>
            </w:pPr>
            <w:r w:rsidRPr="00123177">
              <w:t>Acceptance Criteria for this requirement should be as per SECTION-6 ACCEPTANCE CRITERIA</w:t>
            </w:r>
          </w:p>
        </w:tc>
      </w:tr>
    </w:tbl>
    <w:p w14:paraId="442E5184" w14:textId="77777777" w:rsidR="00A55B53" w:rsidRDefault="00A55B53" w:rsidP="00A55B53">
      <w:pPr>
        <w:rPr>
          <w:rFonts w:eastAsia="Arial"/>
          <w:szCs w:val="20"/>
        </w:rPr>
      </w:pPr>
    </w:p>
    <w:p w14:paraId="3AB26687" w14:textId="3FF550FE" w:rsidR="009429E7" w:rsidRPr="00123177" w:rsidRDefault="009429E7" w:rsidP="009429E7">
      <w:pPr>
        <w:pStyle w:val="Heading4"/>
        <w:rPr>
          <w:rFonts w:eastAsia="Arial"/>
        </w:rPr>
      </w:pPr>
      <w:r>
        <w:rPr>
          <w:rFonts w:eastAsia="Arial"/>
          <w:szCs w:val="20"/>
        </w:rPr>
        <w:t xml:space="preserve">Requirement to </w:t>
      </w:r>
      <w:r w:rsidRPr="009429E7">
        <w:rPr>
          <w:rFonts w:eastAsia="Arial"/>
          <w:szCs w:val="20"/>
        </w:rPr>
        <w:t>implement the specific requirements for the DCDC stated in [SDS18-DIA01-01_DCDC]</w:t>
      </w:r>
      <w:r w:rsidRPr="00B249FD">
        <w:rPr>
          <w:rFonts w:eastAsia="Arial"/>
          <w:szCs w:val="20"/>
        </w:rPr>
        <w:t>.</w:t>
      </w:r>
    </w:p>
    <w:p w14:paraId="69140C40" w14:textId="77777777" w:rsidR="009429E7" w:rsidRPr="00123177" w:rsidRDefault="009429E7" w:rsidP="009429E7">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9429E7" w:rsidRPr="00123177" w14:paraId="1311DC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126F0D4" w14:textId="77777777" w:rsidR="009429E7" w:rsidRPr="00123177" w:rsidRDefault="009429E7"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DF1DF58" w14:textId="77777777" w:rsidR="009429E7" w:rsidRPr="00123177" w:rsidRDefault="009429E7" w:rsidP="00535342">
            <w:pPr>
              <w:pStyle w:val="TableText"/>
              <w:snapToGrid w:val="0"/>
              <w:rPr>
                <w:rFonts w:eastAsia="Arial"/>
                <w:szCs w:val="20"/>
              </w:rPr>
            </w:pPr>
            <w:r w:rsidRPr="00123177">
              <w:rPr>
                <w:rFonts w:eastAsia="Arial"/>
                <w:szCs w:val="20"/>
              </w:rPr>
              <w:t>Description</w:t>
            </w:r>
          </w:p>
        </w:tc>
      </w:tr>
      <w:tr w:rsidR="009429E7" w:rsidRPr="00123177" w14:paraId="501161A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F4FA5C5" w14:textId="77777777" w:rsidR="009429E7" w:rsidRPr="00123177" w:rsidRDefault="009429E7"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74A7D" w14:textId="77777777" w:rsidR="009429E7" w:rsidRPr="00123177" w:rsidRDefault="009429E7" w:rsidP="00535342">
            <w:pPr>
              <w:snapToGrid w:val="0"/>
              <w:rPr>
                <w:rFonts w:eastAsia="Arial"/>
                <w:szCs w:val="20"/>
              </w:rPr>
            </w:pPr>
            <w:r w:rsidRPr="00123177">
              <w:rPr>
                <w:rFonts w:eastAsia="Arial"/>
                <w:szCs w:val="20"/>
              </w:rPr>
              <w:t>SWRS_Gen_Diag_</w:t>
            </w:r>
            <w:r>
              <w:rPr>
                <w:rFonts w:eastAsia="Arial"/>
                <w:szCs w:val="20"/>
              </w:rPr>
              <w:t>13</w:t>
            </w:r>
          </w:p>
        </w:tc>
      </w:tr>
      <w:tr w:rsidR="009429E7" w:rsidRPr="00123177" w14:paraId="1F94557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5DCC92B" w14:textId="77777777" w:rsidR="009429E7" w:rsidRPr="00123177" w:rsidRDefault="009429E7" w:rsidP="00535342">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1E4D9D" w14:textId="5151F4F8" w:rsidR="009429E7" w:rsidRPr="00123177" w:rsidRDefault="009429E7" w:rsidP="00535342">
            <w:pPr>
              <w:snapToGrid w:val="0"/>
              <w:rPr>
                <w:rFonts w:eastAsia="Arial"/>
                <w:szCs w:val="20"/>
              </w:rPr>
            </w:pPr>
            <w:r w:rsidRPr="00123177">
              <w:rPr>
                <w:rFonts w:eastAsia="Arial"/>
                <w:szCs w:val="20"/>
              </w:rPr>
              <w:t>SDS-HVDCDC-</w:t>
            </w:r>
            <w:r>
              <w:rPr>
                <w:rFonts w:eastAsia="Arial"/>
                <w:szCs w:val="20"/>
              </w:rPr>
              <w:t>42</w:t>
            </w:r>
            <w:r w:rsidR="00A76F40">
              <w:rPr>
                <w:rFonts w:eastAsia="Arial"/>
                <w:szCs w:val="20"/>
              </w:rPr>
              <w:t>8</w:t>
            </w:r>
          </w:p>
        </w:tc>
      </w:tr>
      <w:tr w:rsidR="009429E7" w:rsidRPr="00123177" w14:paraId="2B53810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89F1FAE" w14:textId="77777777" w:rsidR="009429E7" w:rsidRPr="00123177" w:rsidRDefault="009429E7"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8F1634" w14:textId="277740C0" w:rsidR="009429E7" w:rsidRPr="00123177" w:rsidRDefault="009429E7" w:rsidP="00535342">
            <w:pPr>
              <w:pStyle w:val="TableText"/>
              <w:snapToGrid w:val="0"/>
              <w:rPr>
                <w:rFonts w:eastAsia="Arial"/>
                <w:szCs w:val="20"/>
              </w:rPr>
            </w:pPr>
            <w:r>
              <w:rPr>
                <w:rFonts w:eastAsia="Arial"/>
                <w:szCs w:val="20"/>
              </w:rPr>
              <w:t>Pre C</w:t>
            </w:r>
            <w:r w:rsidRPr="00123177">
              <w:rPr>
                <w:rFonts w:eastAsia="Arial"/>
                <w:szCs w:val="20"/>
              </w:rPr>
              <w:t>-Sample/PF</w:t>
            </w:r>
            <w:r>
              <w:rPr>
                <w:rFonts w:eastAsia="Arial"/>
                <w:szCs w:val="20"/>
              </w:rPr>
              <w:t>3</w:t>
            </w:r>
            <w:r w:rsidRPr="00123177">
              <w:rPr>
                <w:rFonts w:eastAsia="Arial"/>
                <w:szCs w:val="20"/>
              </w:rPr>
              <w:t>.0</w:t>
            </w:r>
            <w:r>
              <w:rPr>
                <w:rFonts w:eastAsia="Arial"/>
                <w:szCs w:val="20"/>
              </w:rPr>
              <w:t xml:space="preserve"> Phase-2</w:t>
            </w:r>
          </w:p>
        </w:tc>
      </w:tr>
      <w:tr w:rsidR="009429E7" w:rsidRPr="00123177" w14:paraId="1DED860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D892BCD" w14:textId="77777777" w:rsidR="009429E7" w:rsidRPr="00123177" w:rsidRDefault="009429E7" w:rsidP="00535342">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623DE6" w14:textId="65530F6D" w:rsidR="009429E7" w:rsidRPr="00123177" w:rsidRDefault="009429E7" w:rsidP="00535342">
            <w:pPr>
              <w:snapToGrid w:val="0"/>
              <w:rPr>
                <w:rFonts w:eastAsia="Arial"/>
                <w:szCs w:val="20"/>
              </w:rPr>
            </w:pPr>
            <w:r w:rsidRPr="009429E7">
              <w:rPr>
                <w:rFonts w:eastAsia="Arial"/>
                <w:szCs w:val="20"/>
              </w:rPr>
              <w:t>The HVDCDC shall implement the specific requirements for the DCDC stated in [SDS18-DIA01-01_DCDC]</w:t>
            </w:r>
          </w:p>
        </w:tc>
      </w:tr>
      <w:tr w:rsidR="009429E7" w:rsidRPr="00123177" w14:paraId="0FE317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3AD251" w14:textId="77777777" w:rsidR="009429E7" w:rsidRPr="00123177" w:rsidRDefault="009429E7" w:rsidP="00535342">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A3543A" w14:textId="77777777" w:rsidR="009429E7" w:rsidRPr="00123177" w:rsidRDefault="009429E7" w:rsidP="00535342">
            <w:pPr>
              <w:snapToGrid w:val="0"/>
              <w:rPr>
                <w:rFonts w:eastAsia="Arial"/>
                <w:szCs w:val="20"/>
              </w:rPr>
            </w:pPr>
            <w:r w:rsidRPr="00123177">
              <w:rPr>
                <w:rFonts w:eastAsia="Arial"/>
                <w:szCs w:val="20"/>
              </w:rPr>
              <w:t>No Such derived requirement is applicable.</w:t>
            </w:r>
          </w:p>
        </w:tc>
      </w:tr>
      <w:tr w:rsidR="009429E7" w:rsidRPr="00123177" w14:paraId="237F640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F6445A" w14:textId="77777777" w:rsidR="009429E7" w:rsidRPr="00123177" w:rsidRDefault="009429E7" w:rsidP="00535342">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A8F302" w14:textId="77777777" w:rsidR="009429E7" w:rsidRPr="00123177" w:rsidRDefault="009429E7" w:rsidP="00535342">
            <w:pPr>
              <w:pStyle w:val="TableText"/>
              <w:snapToGrid w:val="0"/>
              <w:rPr>
                <w:rFonts w:eastAsia="Arial"/>
                <w:szCs w:val="20"/>
              </w:rPr>
            </w:pPr>
            <w:r w:rsidRPr="00123177">
              <w:rPr>
                <w:rFonts w:eastAsia="Arial"/>
                <w:szCs w:val="20"/>
              </w:rPr>
              <w:t>Medium</w:t>
            </w:r>
          </w:p>
        </w:tc>
      </w:tr>
      <w:tr w:rsidR="009429E7" w:rsidRPr="00123177" w14:paraId="0CEADD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2E15C5" w14:textId="77777777" w:rsidR="009429E7" w:rsidRPr="00123177" w:rsidRDefault="009429E7" w:rsidP="00535342">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06189C" w14:textId="77777777" w:rsidR="009429E7" w:rsidRPr="00123177" w:rsidRDefault="009429E7" w:rsidP="00535342">
            <w:pPr>
              <w:pStyle w:val="TableText"/>
              <w:snapToGrid w:val="0"/>
              <w:rPr>
                <w:rFonts w:eastAsia="Arial"/>
                <w:szCs w:val="20"/>
              </w:rPr>
            </w:pPr>
            <w:r w:rsidRPr="00123177">
              <w:rPr>
                <w:rFonts w:eastAsia="Arial"/>
                <w:szCs w:val="20"/>
              </w:rPr>
              <w:t>No Specific access restrictions is applicable.</w:t>
            </w:r>
          </w:p>
        </w:tc>
      </w:tr>
      <w:tr w:rsidR="0050158C" w:rsidRPr="00123177" w14:paraId="155437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474137" w14:textId="77777777" w:rsidR="0050158C" w:rsidRPr="00123177" w:rsidRDefault="0050158C" w:rsidP="0050158C">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9DAF20" w14:textId="78BFABFB" w:rsidR="0050158C" w:rsidRPr="00123177" w:rsidRDefault="0050158C" w:rsidP="0050158C">
            <w:pPr>
              <w:snapToGrid w:val="0"/>
              <w:rPr>
                <w:rFonts w:eastAsia="Arial"/>
                <w:szCs w:val="20"/>
              </w:rPr>
            </w:pPr>
            <w:r>
              <w:t>Input as expected to a specific requirement mention in SDS18-DIA01-01_DCDC document</w:t>
            </w:r>
          </w:p>
        </w:tc>
      </w:tr>
      <w:tr w:rsidR="0050158C" w:rsidRPr="00123177" w14:paraId="0D557C1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ED2011" w14:textId="77777777" w:rsidR="0050158C" w:rsidRPr="00123177" w:rsidRDefault="0050158C" w:rsidP="0050158C">
            <w:pPr>
              <w:pStyle w:val="TableText"/>
              <w:snapToGrid w:val="0"/>
              <w:rPr>
                <w:rFonts w:eastAsia="Arial"/>
                <w:szCs w:val="20"/>
              </w:rPr>
            </w:pPr>
            <w:r w:rsidRPr="00123177">
              <w:rPr>
                <w:rFonts w:eastAsia="Arial"/>
                <w:szCs w:val="20"/>
              </w:rPr>
              <w:lastRenderedPageBreak/>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F4044A" w14:textId="62EDE621" w:rsidR="0050158C" w:rsidRPr="00123177" w:rsidRDefault="0050158C" w:rsidP="0050158C">
            <w:pPr>
              <w:pStyle w:val="TableText"/>
              <w:snapToGrid w:val="0"/>
              <w:rPr>
                <w:rFonts w:eastAsia="Arial"/>
                <w:szCs w:val="20"/>
              </w:rPr>
            </w:pPr>
            <w:r>
              <w:t>Output as expected to a specific requirement mention in SDS18-DIA01-01_DCDC document</w:t>
            </w:r>
          </w:p>
        </w:tc>
      </w:tr>
      <w:tr w:rsidR="0050158C" w:rsidRPr="00123177" w14:paraId="05057A7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86B688" w14:textId="77777777" w:rsidR="0050158C" w:rsidRPr="00123177" w:rsidRDefault="0050158C" w:rsidP="0050158C">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154505" w14:textId="0BC42469" w:rsidR="0050158C" w:rsidRPr="00123177" w:rsidRDefault="0050158C" w:rsidP="0050158C">
            <w:pPr>
              <w:pStyle w:val="TableText"/>
              <w:snapToGrid w:val="0"/>
              <w:rPr>
                <w:rFonts w:eastAsia="Arial"/>
                <w:szCs w:val="20"/>
              </w:rPr>
            </w:pPr>
            <w:r>
              <w:t xml:space="preserve">Process shall be as per specific Software requirement </w:t>
            </w:r>
          </w:p>
        </w:tc>
      </w:tr>
      <w:tr w:rsidR="0050158C" w:rsidRPr="00123177" w14:paraId="1FD97AC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3873DD" w14:textId="77777777" w:rsidR="0050158C" w:rsidRPr="00123177" w:rsidRDefault="0050158C" w:rsidP="0050158C">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C1B215" w14:textId="162DC96D" w:rsidR="0050158C" w:rsidRPr="00123177" w:rsidRDefault="0050158C" w:rsidP="0050158C">
            <w:pPr>
              <w:pStyle w:val="TableText"/>
              <w:snapToGrid w:val="0"/>
              <w:rPr>
                <w:rFonts w:eastAsia="Arial"/>
                <w:szCs w:val="20"/>
              </w:rPr>
            </w:pPr>
            <w:r>
              <w:t>No such mandatory fields is applicable.</w:t>
            </w:r>
          </w:p>
        </w:tc>
      </w:tr>
      <w:tr w:rsidR="0050158C" w:rsidRPr="00123177" w14:paraId="49041C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4862D5" w14:textId="77777777" w:rsidR="0050158C" w:rsidRPr="00123177" w:rsidRDefault="0050158C" w:rsidP="0050158C">
            <w:pPr>
              <w:pStyle w:val="TableText"/>
              <w:snapToGrid w:val="0"/>
              <w:rPr>
                <w:rFonts w:eastAsia="Arial"/>
                <w:szCs w:val="20"/>
              </w:rPr>
            </w:pPr>
            <w:r w:rsidRPr="00123177">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048235" w14:textId="759515B7" w:rsidR="0050158C" w:rsidRPr="00123177" w:rsidRDefault="0050158C" w:rsidP="0050158C">
            <w:pPr>
              <w:pStyle w:val="TableText"/>
              <w:snapToGrid w:val="0"/>
              <w:rPr>
                <w:rFonts w:eastAsia="Arial"/>
                <w:szCs w:val="20"/>
              </w:rPr>
            </w:pPr>
            <w:r>
              <w:t>As per specific Software requirement.</w:t>
            </w:r>
          </w:p>
        </w:tc>
      </w:tr>
      <w:tr w:rsidR="0050158C" w:rsidRPr="00123177" w14:paraId="3A7D7F0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D09299" w14:textId="77777777" w:rsidR="0050158C" w:rsidRPr="00123177" w:rsidRDefault="0050158C" w:rsidP="0050158C">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94DA0B" w14:textId="027BD1A5" w:rsidR="0050158C" w:rsidRPr="00123177" w:rsidRDefault="0050158C" w:rsidP="0050158C">
            <w:pPr>
              <w:pStyle w:val="TableText"/>
              <w:snapToGrid w:val="0"/>
              <w:rPr>
                <w:rFonts w:eastAsia="Arial"/>
                <w:szCs w:val="20"/>
              </w:rPr>
            </w:pPr>
            <w:r>
              <w:t>Default values shall be applicable with respect to Pre-Loaded Values</w:t>
            </w:r>
          </w:p>
        </w:tc>
      </w:tr>
      <w:tr w:rsidR="0050158C" w:rsidRPr="00123177" w14:paraId="0CD67B6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7F4818" w14:textId="77777777" w:rsidR="0050158C" w:rsidRPr="00123177" w:rsidRDefault="0050158C" w:rsidP="0050158C">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FDBA07" w14:textId="4FA720B8" w:rsidR="0050158C" w:rsidRPr="00123177" w:rsidRDefault="0050158C" w:rsidP="0050158C">
            <w:pPr>
              <w:pStyle w:val="TableText"/>
              <w:snapToGrid w:val="0"/>
              <w:rPr>
                <w:rFonts w:eastAsia="Arial"/>
                <w:szCs w:val="20"/>
              </w:rPr>
            </w:pPr>
            <w:r>
              <w:t>Valid range value is not required.</w:t>
            </w:r>
          </w:p>
        </w:tc>
      </w:tr>
      <w:tr w:rsidR="0050158C" w:rsidRPr="00123177" w14:paraId="791CAD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48141A" w14:textId="77777777" w:rsidR="0050158C" w:rsidRPr="00123177" w:rsidRDefault="0050158C" w:rsidP="0050158C">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37F772" w14:textId="47B3305B" w:rsidR="0050158C" w:rsidRPr="00123177" w:rsidRDefault="0050158C" w:rsidP="0050158C">
            <w:pPr>
              <w:pStyle w:val="TableText"/>
              <w:snapToGrid w:val="0"/>
              <w:rPr>
                <w:rFonts w:eastAsia="Arial"/>
                <w:szCs w:val="20"/>
              </w:rPr>
            </w:pPr>
            <w:r>
              <w:t>Data latency period is not applicable</w:t>
            </w:r>
          </w:p>
        </w:tc>
      </w:tr>
      <w:tr w:rsidR="0050158C" w:rsidRPr="00123177" w14:paraId="0CBF4FD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3DAB77" w14:textId="77777777" w:rsidR="0050158C" w:rsidRPr="00123177" w:rsidRDefault="0050158C" w:rsidP="0050158C">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E7D410" w14:textId="4831A6E8" w:rsidR="0050158C" w:rsidRPr="00123177" w:rsidRDefault="0050158C" w:rsidP="0050158C">
            <w:pPr>
              <w:pStyle w:val="TableText"/>
              <w:snapToGrid w:val="0"/>
              <w:rPr>
                <w:rFonts w:eastAsia="Arial"/>
                <w:szCs w:val="20"/>
              </w:rPr>
            </w:pPr>
            <w:r>
              <w:t>Data Retention period is not applicable.</w:t>
            </w:r>
          </w:p>
        </w:tc>
      </w:tr>
      <w:tr w:rsidR="0050158C" w:rsidRPr="00123177" w14:paraId="330016E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67BA43" w14:textId="77777777" w:rsidR="0050158C" w:rsidRPr="00123177" w:rsidRDefault="0050158C" w:rsidP="0050158C">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61622D" w14:textId="3F917975" w:rsidR="0050158C" w:rsidRPr="00123177" w:rsidRDefault="0050158C" w:rsidP="0050158C">
            <w:pPr>
              <w:pStyle w:val="TableText"/>
              <w:rPr>
                <w:rFonts w:eastAsia="Arial"/>
                <w:szCs w:val="20"/>
              </w:rPr>
            </w:pPr>
            <w:r>
              <w:t>Data rate is not applicable.</w:t>
            </w:r>
          </w:p>
        </w:tc>
      </w:tr>
      <w:tr w:rsidR="0050158C" w:rsidRPr="00123177" w14:paraId="6B9993E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7BDC30" w14:textId="77777777" w:rsidR="0050158C" w:rsidRPr="00123177" w:rsidRDefault="0050158C" w:rsidP="0050158C">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BAE2C0" w14:textId="0D3CC827" w:rsidR="0050158C" w:rsidRPr="00123177" w:rsidRDefault="0050158C" w:rsidP="0050158C">
            <w:pPr>
              <w:pStyle w:val="TableText"/>
              <w:spacing w:line="259" w:lineRule="auto"/>
              <w:rPr>
                <w:rFonts w:eastAsia="Arial"/>
                <w:szCs w:val="20"/>
              </w:rPr>
            </w:pPr>
            <w:r>
              <w:t>External event is not required.</w:t>
            </w:r>
          </w:p>
        </w:tc>
      </w:tr>
      <w:tr w:rsidR="0050158C" w:rsidRPr="00123177" w14:paraId="19B21D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CBC893" w14:textId="77777777" w:rsidR="0050158C" w:rsidRPr="00123177" w:rsidRDefault="0050158C" w:rsidP="0050158C">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DAB082" w14:textId="310CCE46" w:rsidR="0050158C" w:rsidRPr="00123177" w:rsidRDefault="0050158C" w:rsidP="0050158C">
            <w:pPr>
              <w:pStyle w:val="TableText"/>
              <w:spacing w:line="259" w:lineRule="auto"/>
              <w:rPr>
                <w:rFonts w:eastAsia="Arial"/>
                <w:szCs w:val="20"/>
              </w:rPr>
            </w:pPr>
            <w:r>
              <w:t>Temporal event is not applicable.</w:t>
            </w:r>
          </w:p>
        </w:tc>
      </w:tr>
      <w:tr w:rsidR="0050158C" w:rsidRPr="00123177" w14:paraId="6B8C55B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22B321" w14:textId="77777777" w:rsidR="0050158C" w:rsidRPr="00123177" w:rsidRDefault="0050158C" w:rsidP="0050158C">
            <w:pPr>
              <w:pStyle w:val="TableText"/>
              <w:snapToGrid w:val="0"/>
              <w:rPr>
                <w:rFonts w:eastAsia="Arial"/>
                <w:szCs w:val="20"/>
              </w:rPr>
            </w:pPr>
            <w:r w:rsidRPr="00123177">
              <w:rPr>
                <w:rFonts w:eastAsia="Arial"/>
                <w:szCs w:val="20"/>
              </w:rPr>
              <w:t xml:space="preserve">Validation Rules/ </w:t>
            </w:r>
          </w:p>
          <w:p w14:paraId="0B3EEDF4" w14:textId="77777777" w:rsidR="0050158C" w:rsidRPr="00123177" w:rsidRDefault="0050158C" w:rsidP="0050158C">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3B71E0" w14:textId="535225C6" w:rsidR="0050158C" w:rsidRPr="00123177" w:rsidRDefault="0050158C" w:rsidP="0050158C">
            <w:pPr>
              <w:pStyle w:val="TableText"/>
              <w:snapToGrid w:val="0"/>
              <w:rPr>
                <w:rFonts w:eastAsia="Arial"/>
                <w:szCs w:val="20"/>
              </w:rPr>
            </w:pPr>
            <w:r>
              <w:t>Verify the input and out section on CANalyzer Tool</w:t>
            </w:r>
          </w:p>
        </w:tc>
      </w:tr>
      <w:tr w:rsidR="009429E7" w:rsidRPr="00123177" w14:paraId="6A112F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C26325" w14:textId="77777777" w:rsidR="009429E7" w:rsidRPr="00123177" w:rsidRDefault="009429E7" w:rsidP="00535342">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624581" w14:textId="77777777" w:rsidR="009429E7" w:rsidRPr="00123177" w:rsidRDefault="009429E7" w:rsidP="00535342">
            <w:pPr>
              <w:pStyle w:val="TableText"/>
              <w:snapToGrid w:val="0"/>
              <w:rPr>
                <w:rFonts w:eastAsia="Arial"/>
                <w:szCs w:val="20"/>
              </w:rPr>
            </w:pPr>
            <w:r w:rsidRPr="00123177">
              <w:rPr>
                <w:rFonts w:eastAsia="Arial"/>
                <w:szCs w:val="20"/>
              </w:rPr>
              <w:t>Constraints is not applicable.</w:t>
            </w:r>
          </w:p>
        </w:tc>
      </w:tr>
      <w:tr w:rsidR="009429E7" w:rsidRPr="00123177" w14:paraId="3933D9B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4A81A6" w14:textId="77777777" w:rsidR="009429E7" w:rsidRPr="00123177" w:rsidRDefault="009429E7" w:rsidP="00535342">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5C83AA" w14:textId="77777777" w:rsidR="009429E7" w:rsidRPr="00123177" w:rsidRDefault="009429E7" w:rsidP="00535342">
            <w:pPr>
              <w:pStyle w:val="TableText"/>
              <w:snapToGrid w:val="0"/>
              <w:rPr>
                <w:rFonts w:eastAsia="Arial"/>
                <w:szCs w:val="20"/>
              </w:rPr>
            </w:pPr>
            <w:r w:rsidRPr="00123177">
              <w:rPr>
                <w:rFonts w:eastAsia="Arial"/>
                <w:szCs w:val="20"/>
              </w:rPr>
              <w:t>No effects on other system</w:t>
            </w:r>
          </w:p>
        </w:tc>
      </w:tr>
      <w:tr w:rsidR="009429E7" w:rsidRPr="00123177" w14:paraId="1DD1B2B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34FE5B" w14:textId="77777777" w:rsidR="009429E7" w:rsidRPr="00123177" w:rsidRDefault="009429E7" w:rsidP="00535342">
            <w:pPr>
              <w:pStyle w:val="TableText"/>
              <w:snapToGrid w:val="0"/>
              <w:rPr>
                <w:rFonts w:eastAsia="Arial"/>
                <w:szCs w:val="20"/>
              </w:rPr>
            </w:pPr>
            <w:r w:rsidRPr="00123177">
              <w:rPr>
                <w:rFonts w:eastAsia="Arial"/>
                <w:szCs w:val="20"/>
              </w:rPr>
              <w:t>Testability with respect to test environment</w:t>
            </w:r>
          </w:p>
          <w:p w14:paraId="2D0EA29B" w14:textId="77777777" w:rsidR="009429E7" w:rsidRPr="00123177" w:rsidRDefault="009429E7" w:rsidP="00535342">
            <w:pPr>
              <w:pStyle w:val="TableText"/>
              <w:rPr>
                <w:rFonts w:eastAsia="Arial"/>
                <w:szCs w:val="20"/>
              </w:rPr>
            </w:pPr>
            <w:r w:rsidRPr="00123177">
              <w:rPr>
                <w:rFonts w:eastAsia="Arial"/>
                <w:szCs w:val="20"/>
              </w:rPr>
              <w:t>(Yes/No)</w:t>
            </w:r>
          </w:p>
          <w:p w14:paraId="2580DAF8" w14:textId="77777777" w:rsidR="009429E7" w:rsidRPr="00123177" w:rsidRDefault="009429E7" w:rsidP="00535342">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5D1A95" w14:textId="77777777" w:rsidR="009429E7" w:rsidRPr="00123177" w:rsidRDefault="009429E7" w:rsidP="00535342">
            <w:pPr>
              <w:pStyle w:val="TableText"/>
              <w:snapToGrid w:val="0"/>
              <w:rPr>
                <w:rFonts w:eastAsia="Arial"/>
                <w:szCs w:val="20"/>
              </w:rPr>
            </w:pPr>
            <w:r w:rsidRPr="00123177">
              <w:rPr>
                <w:rFonts w:eastAsia="Arial"/>
                <w:szCs w:val="20"/>
              </w:rPr>
              <w:t>YES</w:t>
            </w:r>
          </w:p>
        </w:tc>
      </w:tr>
      <w:tr w:rsidR="009429E7" w:rsidRPr="00123177" w14:paraId="505484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C15E70" w14:textId="77777777" w:rsidR="009429E7" w:rsidRPr="00123177" w:rsidRDefault="009429E7" w:rsidP="00535342">
            <w:pPr>
              <w:pStyle w:val="TableText"/>
              <w:snapToGrid w:val="0"/>
              <w:rPr>
                <w:rFonts w:eastAsia="Arial"/>
                <w:szCs w:val="20"/>
              </w:rPr>
            </w:pPr>
            <w:r w:rsidRPr="00123177">
              <w:rPr>
                <w:rFonts w:eastAsia="Arial"/>
                <w:szCs w:val="20"/>
              </w:rPr>
              <w:lastRenderedPageBreak/>
              <w:t>Feasible within project constraints</w:t>
            </w:r>
          </w:p>
          <w:p w14:paraId="6550A742" w14:textId="77777777" w:rsidR="009429E7" w:rsidRPr="00123177" w:rsidRDefault="009429E7" w:rsidP="00535342">
            <w:pPr>
              <w:pStyle w:val="TableText"/>
              <w:snapToGrid w:val="0"/>
              <w:rPr>
                <w:rFonts w:eastAsia="Arial"/>
                <w:szCs w:val="20"/>
              </w:rPr>
            </w:pPr>
            <w:r w:rsidRPr="00123177">
              <w:rPr>
                <w:rFonts w:eastAsia="Arial"/>
                <w:szCs w:val="20"/>
              </w:rPr>
              <w:t>(Yes/No)</w:t>
            </w:r>
          </w:p>
          <w:p w14:paraId="622D6E22" w14:textId="77777777" w:rsidR="009429E7" w:rsidRPr="00123177" w:rsidRDefault="009429E7" w:rsidP="00535342">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E7026B" w14:textId="77777777" w:rsidR="009429E7" w:rsidRPr="00123177" w:rsidRDefault="009429E7" w:rsidP="00535342">
            <w:pPr>
              <w:pStyle w:val="TableText"/>
              <w:snapToGrid w:val="0"/>
              <w:rPr>
                <w:rFonts w:eastAsia="Arial"/>
                <w:szCs w:val="20"/>
              </w:rPr>
            </w:pPr>
            <w:r w:rsidRPr="00123177">
              <w:rPr>
                <w:rFonts w:eastAsia="Arial"/>
                <w:szCs w:val="20"/>
              </w:rPr>
              <w:t>YES</w:t>
            </w:r>
          </w:p>
        </w:tc>
      </w:tr>
      <w:tr w:rsidR="009429E7" w:rsidRPr="00123177" w14:paraId="4AC25FB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60CE14" w14:textId="77777777" w:rsidR="009429E7" w:rsidRPr="00123177" w:rsidRDefault="009429E7" w:rsidP="00535342">
            <w:pPr>
              <w:pStyle w:val="TableText"/>
              <w:snapToGrid w:val="0"/>
              <w:rPr>
                <w:rFonts w:eastAsia="Arial"/>
                <w:szCs w:val="20"/>
              </w:rPr>
            </w:pPr>
            <w:r w:rsidRPr="00123177">
              <w:rPr>
                <w:rFonts w:eastAsia="Arial"/>
                <w:szCs w:val="20"/>
              </w:rPr>
              <w:t>Critical</w:t>
            </w:r>
          </w:p>
          <w:p w14:paraId="7DCEB386" w14:textId="77777777" w:rsidR="009429E7" w:rsidRPr="00123177" w:rsidRDefault="009429E7" w:rsidP="00535342">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CA08D9" w14:textId="77777777" w:rsidR="009429E7" w:rsidRPr="00123177" w:rsidRDefault="009429E7" w:rsidP="00535342">
            <w:pPr>
              <w:pStyle w:val="TableText"/>
              <w:snapToGrid w:val="0"/>
              <w:rPr>
                <w:rFonts w:eastAsia="Arial"/>
                <w:szCs w:val="20"/>
              </w:rPr>
            </w:pPr>
            <w:r w:rsidRPr="00123177">
              <w:rPr>
                <w:rFonts w:eastAsia="Arial"/>
                <w:szCs w:val="20"/>
              </w:rPr>
              <w:t>YES</w:t>
            </w:r>
          </w:p>
        </w:tc>
      </w:tr>
      <w:tr w:rsidR="009429E7" w:rsidRPr="00123177" w14:paraId="1ECA0A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DE1B0A" w14:textId="77777777" w:rsidR="009429E7" w:rsidRPr="00123177" w:rsidRDefault="009429E7" w:rsidP="00535342">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C00D45" w14:textId="77777777" w:rsidR="009429E7" w:rsidRPr="00123177" w:rsidRDefault="009429E7" w:rsidP="00535342">
            <w:pPr>
              <w:pStyle w:val="TableText"/>
              <w:snapToGrid w:val="0"/>
              <w:rPr>
                <w:rFonts w:eastAsia="Arial"/>
                <w:szCs w:val="20"/>
              </w:rPr>
            </w:pPr>
            <w:r w:rsidRPr="00123177">
              <w:t>Acceptance Criteria for this requirement should be as per SECTION-6 ACCEPTANCE CRITERIA</w:t>
            </w:r>
          </w:p>
        </w:tc>
      </w:tr>
    </w:tbl>
    <w:p w14:paraId="36DEF437" w14:textId="77777777" w:rsidR="007809A4" w:rsidRDefault="007809A4" w:rsidP="00A55B53">
      <w:pPr>
        <w:rPr>
          <w:rFonts w:eastAsia="Arial"/>
          <w:szCs w:val="20"/>
        </w:rPr>
      </w:pPr>
    </w:p>
    <w:p w14:paraId="0BE0FA8A" w14:textId="77777777" w:rsidR="00040840" w:rsidRDefault="00040840" w:rsidP="00A55B53">
      <w:pPr>
        <w:rPr>
          <w:rFonts w:eastAsia="Arial"/>
          <w:szCs w:val="20"/>
        </w:rPr>
      </w:pPr>
    </w:p>
    <w:p w14:paraId="5BFFBE68" w14:textId="77777777" w:rsidR="008D5D29" w:rsidRPr="00123177" w:rsidRDefault="008D5D29" w:rsidP="008D5D29">
      <w:pPr>
        <w:pStyle w:val="Heading4"/>
        <w:rPr>
          <w:rFonts w:eastAsia="Arial"/>
        </w:rPr>
      </w:pPr>
      <w:r>
        <w:rPr>
          <w:rFonts w:eastAsia="Arial"/>
          <w:szCs w:val="20"/>
        </w:rPr>
        <w:t xml:space="preserve">Requirement to </w:t>
      </w:r>
      <w:r w:rsidRPr="009429E7">
        <w:rPr>
          <w:rFonts w:eastAsia="Arial"/>
          <w:szCs w:val="20"/>
        </w:rPr>
        <w:t>implement the specific requirements for the DCDC stated in [SDS18-DIA01-01_DCDC]</w:t>
      </w:r>
      <w:r w:rsidRPr="00B249FD">
        <w:rPr>
          <w:rFonts w:eastAsia="Arial"/>
          <w:szCs w:val="20"/>
        </w:rPr>
        <w:t>.</w:t>
      </w:r>
    </w:p>
    <w:p w14:paraId="7D388EB8" w14:textId="77777777" w:rsidR="008D5D29" w:rsidRPr="00123177" w:rsidRDefault="008D5D29" w:rsidP="008D5D29">
      <w:pPr>
        <w:rPr>
          <w:rFonts w:eastAsia="Arial"/>
          <w:szCs w:val="20"/>
        </w:rPr>
      </w:pPr>
    </w:p>
    <w:tbl>
      <w:tblPr>
        <w:tblW w:w="9518" w:type="dxa"/>
        <w:tblInd w:w="108" w:type="dxa"/>
        <w:tblLayout w:type="fixed"/>
        <w:tblLook w:val="0000" w:firstRow="0" w:lastRow="0" w:firstColumn="0" w:lastColumn="0" w:noHBand="0" w:noVBand="0"/>
      </w:tblPr>
      <w:tblGrid>
        <w:gridCol w:w="1920"/>
        <w:gridCol w:w="7598"/>
      </w:tblGrid>
      <w:tr w:rsidR="008D5D29" w:rsidRPr="00123177" w14:paraId="1B18939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DC81B1B" w14:textId="77777777" w:rsidR="008D5D29" w:rsidRPr="00123177" w:rsidRDefault="008D5D29" w:rsidP="00535342">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0C4DB2A" w14:textId="77777777" w:rsidR="008D5D29" w:rsidRPr="00123177" w:rsidRDefault="008D5D29" w:rsidP="00535342">
            <w:pPr>
              <w:pStyle w:val="TableText"/>
              <w:snapToGrid w:val="0"/>
              <w:rPr>
                <w:rFonts w:eastAsia="Arial"/>
                <w:szCs w:val="20"/>
              </w:rPr>
            </w:pPr>
            <w:r w:rsidRPr="00123177">
              <w:rPr>
                <w:rFonts w:eastAsia="Arial"/>
                <w:szCs w:val="20"/>
              </w:rPr>
              <w:t>Description</w:t>
            </w:r>
          </w:p>
        </w:tc>
      </w:tr>
      <w:tr w:rsidR="008D5D29" w:rsidRPr="00123177" w14:paraId="31508C3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8E26CE3" w14:textId="77777777" w:rsidR="008D5D29" w:rsidRPr="00123177" w:rsidRDefault="008D5D29" w:rsidP="00535342">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77F075" w14:textId="217CFD5F" w:rsidR="008D5D29" w:rsidRPr="00123177" w:rsidRDefault="008D5D29" w:rsidP="00535342">
            <w:pPr>
              <w:snapToGrid w:val="0"/>
              <w:rPr>
                <w:rFonts w:eastAsia="Arial"/>
                <w:szCs w:val="20"/>
              </w:rPr>
            </w:pPr>
            <w:r w:rsidRPr="00123177">
              <w:rPr>
                <w:rFonts w:eastAsia="Arial"/>
                <w:szCs w:val="20"/>
              </w:rPr>
              <w:t>SWRS_Gen_Diag_</w:t>
            </w:r>
            <w:r>
              <w:rPr>
                <w:rFonts w:eastAsia="Arial"/>
                <w:szCs w:val="20"/>
              </w:rPr>
              <w:t>1</w:t>
            </w:r>
            <w:r w:rsidR="00B9121B">
              <w:rPr>
                <w:rFonts w:eastAsia="Arial"/>
                <w:szCs w:val="20"/>
              </w:rPr>
              <w:t>4</w:t>
            </w:r>
          </w:p>
        </w:tc>
      </w:tr>
      <w:tr w:rsidR="008D5D29" w:rsidRPr="00123177" w14:paraId="79AE19E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A20C624" w14:textId="77777777" w:rsidR="008D5D29" w:rsidRPr="00123177" w:rsidRDefault="008D5D29" w:rsidP="00535342">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5E45F1" w14:textId="472C8579" w:rsidR="008D5D29" w:rsidRPr="00123177" w:rsidRDefault="00741999" w:rsidP="00535342">
            <w:pPr>
              <w:snapToGrid w:val="0"/>
              <w:rPr>
                <w:rFonts w:eastAsia="Arial"/>
                <w:szCs w:val="20"/>
              </w:rPr>
            </w:pPr>
            <w:r w:rsidRPr="00741999">
              <w:rPr>
                <w:rFonts w:eastAsia="Arial"/>
                <w:szCs w:val="20"/>
              </w:rPr>
              <w:t>SDS18-DIA01-01-249</w:t>
            </w:r>
          </w:p>
        </w:tc>
      </w:tr>
      <w:tr w:rsidR="008D5D29" w:rsidRPr="00123177" w14:paraId="4B4ED50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72557BD" w14:textId="77777777" w:rsidR="008D5D29" w:rsidRPr="00123177" w:rsidRDefault="008D5D29" w:rsidP="00535342">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A3C1CE" w14:textId="77777777" w:rsidR="008D5D29" w:rsidRPr="00123177" w:rsidRDefault="008D5D29" w:rsidP="00535342">
            <w:pPr>
              <w:pStyle w:val="TableText"/>
              <w:snapToGrid w:val="0"/>
              <w:rPr>
                <w:rFonts w:eastAsia="Arial"/>
                <w:szCs w:val="20"/>
              </w:rPr>
            </w:pPr>
            <w:r>
              <w:rPr>
                <w:rFonts w:eastAsia="Arial"/>
                <w:szCs w:val="20"/>
              </w:rPr>
              <w:t>Pre C</w:t>
            </w:r>
            <w:r w:rsidRPr="00123177">
              <w:rPr>
                <w:rFonts w:eastAsia="Arial"/>
                <w:szCs w:val="20"/>
              </w:rPr>
              <w:t>-Sample/PF</w:t>
            </w:r>
            <w:r>
              <w:rPr>
                <w:rFonts w:eastAsia="Arial"/>
                <w:szCs w:val="20"/>
              </w:rPr>
              <w:t>3</w:t>
            </w:r>
            <w:r w:rsidRPr="00123177">
              <w:rPr>
                <w:rFonts w:eastAsia="Arial"/>
                <w:szCs w:val="20"/>
              </w:rPr>
              <w:t>.0</w:t>
            </w:r>
            <w:r>
              <w:rPr>
                <w:rFonts w:eastAsia="Arial"/>
                <w:szCs w:val="20"/>
              </w:rPr>
              <w:t xml:space="preserve"> Phase-2</w:t>
            </w:r>
          </w:p>
        </w:tc>
      </w:tr>
      <w:tr w:rsidR="008D5D29" w:rsidRPr="00123177" w14:paraId="018EBE2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A4E40AF" w14:textId="77777777" w:rsidR="008D5D29" w:rsidRPr="00123177" w:rsidRDefault="008D5D29" w:rsidP="00535342">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1451B1" w14:textId="755E2D6F" w:rsidR="008D5D29" w:rsidRPr="00123177" w:rsidRDefault="000C3DF2" w:rsidP="00535342">
            <w:pPr>
              <w:snapToGrid w:val="0"/>
              <w:rPr>
                <w:rFonts w:eastAsia="Arial"/>
                <w:szCs w:val="20"/>
              </w:rPr>
            </w:pPr>
            <w:r>
              <w:rPr>
                <w:rFonts w:eastAsia="Arial"/>
                <w:szCs w:val="20"/>
              </w:rPr>
              <w:t xml:space="preserve">Read </w:t>
            </w:r>
            <w:r w:rsidRPr="00741999">
              <w:rPr>
                <w:rFonts w:eastAsia="Arial"/>
                <w:szCs w:val="20"/>
              </w:rPr>
              <w:t>Original VIN</w:t>
            </w:r>
            <w:r>
              <w:rPr>
                <w:rFonts w:eastAsia="Arial"/>
                <w:szCs w:val="20"/>
              </w:rPr>
              <w:t xml:space="preserve"> when the ECU is in virgin state ,</w:t>
            </w:r>
            <w:r w:rsidR="00BE6380">
              <w:rPr>
                <w:rFonts w:eastAsia="Arial"/>
                <w:szCs w:val="20"/>
              </w:rPr>
              <w:t xml:space="preserve"> </w:t>
            </w:r>
            <w:r>
              <w:rPr>
                <w:rFonts w:eastAsia="Arial"/>
                <w:szCs w:val="20"/>
              </w:rPr>
              <w:t>once UDS request (</w:t>
            </w:r>
            <w:r w:rsidRPr="00026DD9">
              <w:rPr>
                <w:rFonts w:eastAsia="Arial"/>
                <w:szCs w:val="20"/>
              </w:rPr>
              <w:t>0x22F102</w:t>
            </w:r>
            <w:r>
              <w:rPr>
                <w:rFonts w:eastAsia="Arial"/>
                <w:szCs w:val="20"/>
              </w:rPr>
              <w:t>) is received.</w:t>
            </w:r>
          </w:p>
        </w:tc>
      </w:tr>
      <w:tr w:rsidR="004D48A3" w:rsidRPr="00123177" w14:paraId="1F48C03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21C99D" w14:textId="77777777" w:rsidR="004D48A3" w:rsidRPr="00123177" w:rsidRDefault="004D48A3" w:rsidP="004D48A3">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407803" w14:textId="5CE6E8F5" w:rsidR="004D48A3" w:rsidRPr="00123177" w:rsidRDefault="000C3DF2" w:rsidP="004D48A3">
            <w:pPr>
              <w:snapToGrid w:val="0"/>
              <w:rPr>
                <w:rFonts w:eastAsia="Arial"/>
                <w:szCs w:val="20"/>
              </w:rPr>
            </w:pPr>
            <w:r w:rsidRPr="00123177">
              <w:rPr>
                <w:rFonts w:eastAsia="Arial"/>
                <w:szCs w:val="20"/>
              </w:rPr>
              <w:t>No Such derived requirement is applicable.</w:t>
            </w:r>
          </w:p>
        </w:tc>
      </w:tr>
      <w:tr w:rsidR="004D48A3" w:rsidRPr="00123177" w14:paraId="6D8C20E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02CF81" w14:textId="77777777" w:rsidR="004D48A3" w:rsidRPr="00123177" w:rsidRDefault="004D48A3" w:rsidP="004D48A3">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DF5352" w14:textId="77777777" w:rsidR="004D48A3" w:rsidRPr="00123177" w:rsidRDefault="004D48A3" w:rsidP="004D48A3">
            <w:pPr>
              <w:pStyle w:val="TableText"/>
              <w:snapToGrid w:val="0"/>
              <w:rPr>
                <w:rFonts w:eastAsia="Arial"/>
                <w:szCs w:val="20"/>
              </w:rPr>
            </w:pPr>
            <w:r w:rsidRPr="00123177">
              <w:rPr>
                <w:rFonts w:eastAsia="Arial"/>
                <w:szCs w:val="20"/>
              </w:rPr>
              <w:t>Medium</w:t>
            </w:r>
          </w:p>
        </w:tc>
      </w:tr>
      <w:tr w:rsidR="004D48A3" w:rsidRPr="00123177" w14:paraId="75E3D7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D6BC32" w14:textId="77777777" w:rsidR="004D48A3" w:rsidRPr="00123177" w:rsidRDefault="004D48A3" w:rsidP="004D48A3">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FE9D42" w14:textId="77777777" w:rsidR="004D48A3" w:rsidRPr="00123177" w:rsidRDefault="004D48A3" w:rsidP="004D48A3">
            <w:pPr>
              <w:pStyle w:val="TableText"/>
              <w:snapToGrid w:val="0"/>
              <w:rPr>
                <w:rFonts w:eastAsia="Arial"/>
                <w:szCs w:val="20"/>
              </w:rPr>
            </w:pPr>
            <w:r w:rsidRPr="00123177">
              <w:rPr>
                <w:rFonts w:eastAsia="Arial"/>
                <w:szCs w:val="20"/>
              </w:rPr>
              <w:t>No Specific access restrictions is applicable.</w:t>
            </w:r>
          </w:p>
        </w:tc>
      </w:tr>
      <w:tr w:rsidR="004D48A3" w:rsidRPr="00123177" w14:paraId="274BC32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D5D480" w14:textId="77777777" w:rsidR="004D48A3" w:rsidRPr="00123177" w:rsidRDefault="004D48A3" w:rsidP="004D48A3">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460572" w14:textId="0D3086BB" w:rsidR="004D48A3" w:rsidRPr="00123177" w:rsidRDefault="004D48A3" w:rsidP="004D48A3">
            <w:pPr>
              <w:snapToGrid w:val="0"/>
              <w:rPr>
                <w:rFonts w:eastAsia="Arial"/>
                <w:szCs w:val="20"/>
              </w:rPr>
            </w:pPr>
            <w:r>
              <w:rPr>
                <w:rFonts w:eastAsia="Arial"/>
                <w:szCs w:val="20"/>
              </w:rPr>
              <w:t xml:space="preserve">UDS Request </w:t>
            </w:r>
            <w:r w:rsidR="00BE6380">
              <w:rPr>
                <w:rFonts w:eastAsia="Arial"/>
                <w:szCs w:val="20"/>
              </w:rPr>
              <w:t>(</w:t>
            </w:r>
            <w:r w:rsidR="00BE6380" w:rsidRPr="00026DD9">
              <w:rPr>
                <w:rFonts w:eastAsia="Arial"/>
                <w:szCs w:val="20"/>
              </w:rPr>
              <w:t>0x22F102</w:t>
            </w:r>
            <w:r w:rsidR="00BE6380">
              <w:rPr>
                <w:rFonts w:eastAsia="Arial"/>
                <w:szCs w:val="20"/>
              </w:rPr>
              <w:t xml:space="preserve">) </w:t>
            </w:r>
            <w:r>
              <w:rPr>
                <w:rFonts w:eastAsia="Arial"/>
                <w:szCs w:val="20"/>
              </w:rPr>
              <w:t xml:space="preserve">for reading </w:t>
            </w:r>
            <w:r w:rsidR="00BE6380">
              <w:rPr>
                <w:rFonts w:eastAsia="Arial"/>
                <w:szCs w:val="20"/>
              </w:rPr>
              <w:t>VIN Number</w:t>
            </w:r>
            <w:r>
              <w:rPr>
                <w:rFonts w:eastAsia="Arial"/>
                <w:szCs w:val="20"/>
              </w:rPr>
              <w:t>.</w:t>
            </w:r>
          </w:p>
        </w:tc>
      </w:tr>
      <w:tr w:rsidR="004D48A3" w:rsidRPr="00123177" w14:paraId="4B0DFC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8B6A3E" w14:textId="77777777" w:rsidR="004D48A3" w:rsidRPr="00123177" w:rsidRDefault="004D48A3" w:rsidP="004D48A3">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779EA6" w14:textId="225942E4" w:rsidR="004D48A3" w:rsidRPr="00123177" w:rsidRDefault="004D48A3" w:rsidP="004D48A3">
            <w:pPr>
              <w:pStyle w:val="TableText"/>
              <w:snapToGrid w:val="0"/>
              <w:rPr>
                <w:rFonts w:eastAsia="Arial"/>
                <w:szCs w:val="20"/>
              </w:rPr>
            </w:pPr>
            <w:r>
              <w:rPr>
                <w:rFonts w:eastAsia="Arial"/>
                <w:szCs w:val="20"/>
              </w:rPr>
              <w:t xml:space="preserve">Upon reading the response of UDS service </w:t>
            </w:r>
            <w:r w:rsidRPr="00026DD9">
              <w:rPr>
                <w:rFonts w:eastAsia="Arial"/>
                <w:szCs w:val="20"/>
              </w:rPr>
              <w:t>0x22F102</w:t>
            </w:r>
            <w:r>
              <w:rPr>
                <w:rFonts w:eastAsia="Arial"/>
                <w:szCs w:val="20"/>
              </w:rPr>
              <w:t>, the response shall be 0x0</w:t>
            </w:r>
            <w:r w:rsidR="00BE6380">
              <w:rPr>
                <w:rFonts w:eastAsia="Arial"/>
                <w:szCs w:val="20"/>
              </w:rPr>
              <w:t>000000000000</w:t>
            </w:r>
          </w:p>
        </w:tc>
      </w:tr>
      <w:tr w:rsidR="004D48A3" w:rsidRPr="00123177" w14:paraId="7C5BE4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A73A27" w14:textId="77777777" w:rsidR="004D48A3" w:rsidRPr="00123177" w:rsidRDefault="004D48A3" w:rsidP="004D48A3">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6EDE89" w14:textId="65A7566E" w:rsidR="004D48A3" w:rsidRPr="00123177" w:rsidRDefault="004D48A3" w:rsidP="004D48A3">
            <w:pPr>
              <w:pStyle w:val="TableText"/>
              <w:snapToGrid w:val="0"/>
              <w:rPr>
                <w:rFonts w:eastAsia="Arial"/>
                <w:szCs w:val="20"/>
              </w:rPr>
            </w:pPr>
            <w:r>
              <w:rPr>
                <w:rFonts w:eastAsia="Arial"/>
                <w:szCs w:val="20"/>
              </w:rPr>
              <w:t>1.The HVDCDC shall be in virgin state (state after the controller is reprogrammed)</w:t>
            </w:r>
            <w:r>
              <w:rPr>
                <w:rFonts w:eastAsia="Arial"/>
                <w:szCs w:val="20"/>
              </w:rPr>
              <w:br/>
            </w:r>
            <w:r w:rsidR="00BE6380">
              <w:rPr>
                <w:rFonts w:eastAsia="Arial"/>
                <w:szCs w:val="20"/>
              </w:rPr>
              <w:t>2. Send</w:t>
            </w:r>
            <w:r>
              <w:rPr>
                <w:rFonts w:eastAsia="Arial"/>
                <w:szCs w:val="20"/>
              </w:rPr>
              <w:t xml:space="preserve"> the UDS service request</w:t>
            </w:r>
            <w:r w:rsidR="00BE6380">
              <w:rPr>
                <w:rFonts w:eastAsia="Arial"/>
                <w:szCs w:val="20"/>
              </w:rPr>
              <w:t>(</w:t>
            </w:r>
            <w:r w:rsidR="00BE6380" w:rsidRPr="00026DD9">
              <w:rPr>
                <w:rFonts w:eastAsia="Arial"/>
                <w:szCs w:val="20"/>
              </w:rPr>
              <w:t>0x22F102</w:t>
            </w:r>
            <w:r w:rsidR="00BE6380">
              <w:rPr>
                <w:rFonts w:eastAsia="Arial"/>
                <w:szCs w:val="20"/>
              </w:rPr>
              <w:t>)</w:t>
            </w:r>
            <w:r>
              <w:rPr>
                <w:rFonts w:eastAsia="Arial"/>
                <w:szCs w:val="20"/>
              </w:rPr>
              <w:t xml:space="preserve"> for reading the </w:t>
            </w:r>
            <w:r w:rsidR="00DF776B">
              <w:rPr>
                <w:rFonts w:eastAsia="Arial"/>
                <w:szCs w:val="20"/>
              </w:rPr>
              <w:t xml:space="preserve">original </w:t>
            </w:r>
            <w:r>
              <w:rPr>
                <w:rFonts w:eastAsia="Arial"/>
                <w:szCs w:val="20"/>
              </w:rPr>
              <w:t>VIN.</w:t>
            </w:r>
            <w:r>
              <w:rPr>
                <w:rFonts w:eastAsia="Arial"/>
                <w:szCs w:val="20"/>
              </w:rPr>
              <w:br/>
              <w:t>3.</w:t>
            </w:r>
            <w:r w:rsidR="00BE6380">
              <w:rPr>
                <w:rFonts w:eastAsia="Arial"/>
                <w:szCs w:val="20"/>
              </w:rPr>
              <w:t xml:space="preserve"> </w:t>
            </w:r>
            <w:r>
              <w:rPr>
                <w:rFonts w:eastAsia="Arial"/>
                <w:szCs w:val="20"/>
              </w:rPr>
              <w:t xml:space="preserve">Read </w:t>
            </w:r>
            <w:r w:rsidR="00DF776B">
              <w:rPr>
                <w:rFonts w:eastAsia="Arial"/>
                <w:szCs w:val="20"/>
              </w:rPr>
              <w:t xml:space="preserve">original </w:t>
            </w:r>
            <w:r>
              <w:rPr>
                <w:rFonts w:eastAsia="Arial"/>
                <w:szCs w:val="20"/>
              </w:rPr>
              <w:t>VIN from NVM</w:t>
            </w:r>
          </w:p>
        </w:tc>
      </w:tr>
      <w:tr w:rsidR="004D48A3" w:rsidRPr="00123177" w14:paraId="3E95433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61399B" w14:textId="77777777" w:rsidR="004D48A3" w:rsidRPr="00123177" w:rsidRDefault="004D48A3" w:rsidP="004D48A3">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EBF14F" w14:textId="77777777" w:rsidR="004D48A3" w:rsidRPr="00123177" w:rsidRDefault="004D48A3" w:rsidP="004D48A3">
            <w:pPr>
              <w:pStyle w:val="TableText"/>
              <w:snapToGrid w:val="0"/>
              <w:rPr>
                <w:rFonts w:eastAsia="Arial"/>
                <w:szCs w:val="20"/>
              </w:rPr>
            </w:pPr>
            <w:r>
              <w:t>No such mandatory fields is applicable.</w:t>
            </w:r>
          </w:p>
        </w:tc>
      </w:tr>
      <w:tr w:rsidR="004D48A3" w:rsidRPr="00123177" w14:paraId="52910E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411EF9" w14:textId="77777777" w:rsidR="004D48A3" w:rsidRPr="00123177" w:rsidRDefault="004D48A3" w:rsidP="004D48A3">
            <w:pPr>
              <w:pStyle w:val="TableText"/>
              <w:snapToGrid w:val="0"/>
              <w:rPr>
                <w:rFonts w:eastAsia="Arial"/>
                <w:szCs w:val="20"/>
              </w:rPr>
            </w:pPr>
            <w:r w:rsidRPr="00123177">
              <w:rPr>
                <w:rFonts w:eastAsia="Arial"/>
                <w:szCs w:val="20"/>
              </w:rPr>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E2FEC" w14:textId="05B74D1E" w:rsidR="004D48A3" w:rsidRPr="00123177" w:rsidRDefault="00BA5CCC" w:rsidP="004D48A3">
            <w:pPr>
              <w:pStyle w:val="TableText"/>
              <w:snapToGrid w:val="0"/>
              <w:rPr>
                <w:rFonts w:eastAsia="Arial"/>
                <w:szCs w:val="20"/>
              </w:rPr>
            </w:pPr>
            <w:r>
              <w:rPr>
                <w:rFonts w:eastAsia="Arial"/>
                <w:szCs w:val="20"/>
              </w:rPr>
              <w:t>No preloaded values</w:t>
            </w:r>
          </w:p>
        </w:tc>
      </w:tr>
      <w:tr w:rsidR="004D48A3" w:rsidRPr="00123177" w14:paraId="0AB56DD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F0E248" w14:textId="77777777" w:rsidR="004D48A3" w:rsidRPr="00123177" w:rsidRDefault="004D48A3" w:rsidP="004D48A3">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259AEE" w14:textId="77777777" w:rsidR="004D48A3" w:rsidRPr="00123177" w:rsidRDefault="004D48A3" w:rsidP="004D48A3">
            <w:pPr>
              <w:pStyle w:val="TableText"/>
              <w:snapToGrid w:val="0"/>
              <w:rPr>
                <w:rFonts w:eastAsia="Arial"/>
                <w:szCs w:val="20"/>
              </w:rPr>
            </w:pPr>
            <w:r>
              <w:t>Default values shall be applicable with respect to Pre-Loaded Values</w:t>
            </w:r>
          </w:p>
        </w:tc>
      </w:tr>
      <w:tr w:rsidR="004D48A3" w:rsidRPr="00123177" w14:paraId="78EC4C3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436842" w14:textId="77777777" w:rsidR="004D48A3" w:rsidRPr="00123177" w:rsidRDefault="004D48A3" w:rsidP="004D48A3">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038AAF" w14:textId="77777777" w:rsidR="004D48A3" w:rsidRPr="00123177" w:rsidRDefault="004D48A3" w:rsidP="004D48A3">
            <w:pPr>
              <w:pStyle w:val="TableText"/>
              <w:snapToGrid w:val="0"/>
              <w:rPr>
                <w:rFonts w:eastAsia="Arial"/>
                <w:szCs w:val="20"/>
              </w:rPr>
            </w:pPr>
            <w:r>
              <w:t>Valid range value is not required.</w:t>
            </w:r>
          </w:p>
        </w:tc>
      </w:tr>
      <w:tr w:rsidR="004D48A3" w:rsidRPr="00123177" w14:paraId="258814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33CDDE" w14:textId="77777777" w:rsidR="004D48A3" w:rsidRPr="00123177" w:rsidRDefault="004D48A3" w:rsidP="004D48A3">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6D7E04" w14:textId="77777777" w:rsidR="004D48A3" w:rsidRPr="00123177" w:rsidRDefault="004D48A3" w:rsidP="004D48A3">
            <w:pPr>
              <w:pStyle w:val="TableText"/>
              <w:snapToGrid w:val="0"/>
              <w:rPr>
                <w:rFonts w:eastAsia="Arial"/>
                <w:szCs w:val="20"/>
              </w:rPr>
            </w:pPr>
            <w:r>
              <w:t>Data latency period is not applicable</w:t>
            </w:r>
          </w:p>
        </w:tc>
      </w:tr>
      <w:tr w:rsidR="004D48A3" w:rsidRPr="00123177" w14:paraId="54423D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762431" w14:textId="77777777" w:rsidR="004D48A3" w:rsidRPr="00123177" w:rsidRDefault="004D48A3" w:rsidP="004D48A3">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75419" w14:textId="77777777" w:rsidR="004D48A3" w:rsidRPr="00123177" w:rsidRDefault="004D48A3" w:rsidP="004D48A3">
            <w:pPr>
              <w:pStyle w:val="TableText"/>
              <w:snapToGrid w:val="0"/>
              <w:rPr>
                <w:rFonts w:eastAsia="Arial"/>
                <w:szCs w:val="20"/>
              </w:rPr>
            </w:pPr>
            <w:r>
              <w:t>Data Retention period is not applicable.</w:t>
            </w:r>
          </w:p>
        </w:tc>
      </w:tr>
      <w:tr w:rsidR="004D48A3" w:rsidRPr="00123177" w14:paraId="07A1EDB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36239E" w14:textId="77777777" w:rsidR="004D48A3" w:rsidRPr="00123177" w:rsidRDefault="004D48A3" w:rsidP="004D48A3">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010ED0" w14:textId="77777777" w:rsidR="004D48A3" w:rsidRPr="00123177" w:rsidRDefault="004D48A3" w:rsidP="004D48A3">
            <w:pPr>
              <w:pStyle w:val="TableText"/>
              <w:rPr>
                <w:rFonts w:eastAsia="Arial"/>
                <w:szCs w:val="20"/>
              </w:rPr>
            </w:pPr>
            <w:r>
              <w:t>Data rate is not applicable.</w:t>
            </w:r>
          </w:p>
        </w:tc>
      </w:tr>
      <w:tr w:rsidR="004D48A3" w:rsidRPr="00123177" w14:paraId="2FCE20E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289EFA" w14:textId="77777777" w:rsidR="004D48A3" w:rsidRPr="00123177" w:rsidRDefault="004D48A3" w:rsidP="004D48A3">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7CA71" w14:textId="77777777" w:rsidR="004D48A3" w:rsidRPr="00123177" w:rsidRDefault="004D48A3" w:rsidP="004D48A3">
            <w:pPr>
              <w:pStyle w:val="TableText"/>
              <w:spacing w:line="259" w:lineRule="auto"/>
              <w:rPr>
                <w:rFonts w:eastAsia="Arial"/>
                <w:szCs w:val="20"/>
              </w:rPr>
            </w:pPr>
            <w:r>
              <w:t>External event is not required.</w:t>
            </w:r>
          </w:p>
        </w:tc>
      </w:tr>
      <w:tr w:rsidR="004D48A3" w:rsidRPr="00123177" w14:paraId="29FC87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D1EFB4" w14:textId="77777777" w:rsidR="004D48A3" w:rsidRPr="00123177" w:rsidRDefault="004D48A3" w:rsidP="004D48A3">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E58A6F" w14:textId="77777777" w:rsidR="004D48A3" w:rsidRPr="00123177" w:rsidRDefault="004D48A3" w:rsidP="004D48A3">
            <w:pPr>
              <w:pStyle w:val="TableText"/>
              <w:spacing w:line="259" w:lineRule="auto"/>
              <w:rPr>
                <w:rFonts w:eastAsia="Arial"/>
                <w:szCs w:val="20"/>
              </w:rPr>
            </w:pPr>
            <w:r>
              <w:t>Temporal event is not applicable.</w:t>
            </w:r>
          </w:p>
        </w:tc>
      </w:tr>
      <w:tr w:rsidR="004D48A3" w:rsidRPr="00123177" w14:paraId="5BF137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D72AC3" w14:textId="77777777" w:rsidR="004D48A3" w:rsidRPr="00123177" w:rsidRDefault="004D48A3" w:rsidP="004D48A3">
            <w:pPr>
              <w:pStyle w:val="TableText"/>
              <w:snapToGrid w:val="0"/>
              <w:rPr>
                <w:rFonts w:eastAsia="Arial"/>
                <w:szCs w:val="20"/>
              </w:rPr>
            </w:pPr>
            <w:r w:rsidRPr="00123177">
              <w:rPr>
                <w:rFonts w:eastAsia="Arial"/>
                <w:szCs w:val="20"/>
              </w:rPr>
              <w:t xml:space="preserve">Validation Rules/ </w:t>
            </w:r>
          </w:p>
          <w:p w14:paraId="74905786" w14:textId="77777777" w:rsidR="004D48A3" w:rsidRPr="00123177" w:rsidRDefault="004D48A3" w:rsidP="004D48A3">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7AA3F7" w14:textId="379E88E4" w:rsidR="004D48A3" w:rsidRPr="00123177" w:rsidRDefault="004D48A3" w:rsidP="004D48A3">
            <w:pPr>
              <w:pStyle w:val="TableText"/>
              <w:snapToGrid w:val="0"/>
              <w:rPr>
                <w:rFonts w:eastAsia="Arial"/>
                <w:szCs w:val="20"/>
              </w:rPr>
            </w:pPr>
            <w:r>
              <w:t xml:space="preserve">Verify </w:t>
            </w:r>
            <w:r w:rsidR="00C368CD">
              <w:t xml:space="preserve">that </w:t>
            </w:r>
            <w:r w:rsidR="00C368CD">
              <w:rPr>
                <w:rFonts w:eastAsia="Arial"/>
                <w:szCs w:val="20"/>
              </w:rPr>
              <w:t xml:space="preserve">upon reading the response of UDS service </w:t>
            </w:r>
            <w:r w:rsidR="00C368CD" w:rsidRPr="00026DD9">
              <w:rPr>
                <w:rFonts w:eastAsia="Arial"/>
                <w:szCs w:val="20"/>
              </w:rPr>
              <w:t>0x22F102</w:t>
            </w:r>
            <w:r w:rsidR="00C368CD">
              <w:rPr>
                <w:rFonts w:eastAsia="Arial"/>
                <w:szCs w:val="20"/>
              </w:rPr>
              <w:t>, the response shall be 0x0</w:t>
            </w:r>
            <w:r w:rsidR="00BE6380">
              <w:rPr>
                <w:rFonts w:eastAsia="Arial"/>
                <w:szCs w:val="20"/>
              </w:rPr>
              <w:t>000000000000</w:t>
            </w:r>
          </w:p>
        </w:tc>
      </w:tr>
      <w:tr w:rsidR="004D48A3" w:rsidRPr="00123177" w14:paraId="409C10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E4BAB4" w14:textId="77777777" w:rsidR="004D48A3" w:rsidRPr="00123177" w:rsidRDefault="004D48A3" w:rsidP="004D48A3">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DB6AC7" w14:textId="77777777" w:rsidR="004D48A3" w:rsidRPr="00123177" w:rsidRDefault="004D48A3" w:rsidP="004D48A3">
            <w:pPr>
              <w:pStyle w:val="TableText"/>
              <w:snapToGrid w:val="0"/>
              <w:rPr>
                <w:rFonts w:eastAsia="Arial"/>
                <w:szCs w:val="20"/>
              </w:rPr>
            </w:pPr>
            <w:r w:rsidRPr="00123177">
              <w:rPr>
                <w:rFonts w:eastAsia="Arial"/>
                <w:szCs w:val="20"/>
              </w:rPr>
              <w:t>Constraints is not applicable.</w:t>
            </w:r>
          </w:p>
        </w:tc>
      </w:tr>
      <w:tr w:rsidR="004D48A3" w:rsidRPr="00123177" w14:paraId="248AF22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33331C" w14:textId="77777777" w:rsidR="004D48A3" w:rsidRPr="00123177" w:rsidRDefault="004D48A3" w:rsidP="004D48A3">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3C7CC2" w14:textId="77777777" w:rsidR="004D48A3" w:rsidRPr="00123177" w:rsidRDefault="004D48A3" w:rsidP="004D48A3">
            <w:pPr>
              <w:pStyle w:val="TableText"/>
              <w:snapToGrid w:val="0"/>
              <w:rPr>
                <w:rFonts w:eastAsia="Arial"/>
                <w:szCs w:val="20"/>
              </w:rPr>
            </w:pPr>
            <w:r w:rsidRPr="00123177">
              <w:rPr>
                <w:rFonts w:eastAsia="Arial"/>
                <w:szCs w:val="20"/>
              </w:rPr>
              <w:t>No effects on other system</w:t>
            </w:r>
          </w:p>
        </w:tc>
      </w:tr>
      <w:tr w:rsidR="004D48A3" w:rsidRPr="00123177" w14:paraId="696521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7957B5" w14:textId="77777777" w:rsidR="004D48A3" w:rsidRPr="00123177" w:rsidRDefault="004D48A3" w:rsidP="004D48A3">
            <w:pPr>
              <w:pStyle w:val="TableText"/>
              <w:snapToGrid w:val="0"/>
              <w:rPr>
                <w:rFonts w:eastAsia="Arial"/>
                <w:szCs w:val="20"/>
              </w:rPr>
            </w:pPr>
            <w:r w:rsidRPr="00123177">
              <w:rPr>
                <w:rFonts w:eastAsia="Arial"/>
                <w:szCs w:val="20"/>
              </w:rPr>
              <w:t>Testability with respect to test environment</w:t>
            </w:r>
          </w:p>
          <w:p w14:paraId="27266670" w14:textId="77777777" w:rsidR="004D48A3" w:rsidRPr="00123177" w:rsidRDefault="004D48A3" w:rsidP="004D48A3">
            <w:pPr>
              <w:pStyle w:val="TableText"/>
              <w:rPr>
                <w:rFonts w:eastAsia="Arial"/>
                <w:szCs w:val="20"/>
              </w:rPr>
            </w:pPr>
            <w:r w:rsidRPr="00123177">
              <w:rPr>
                <w:rFonts w:eastAsia="Arial"/>
                <w:szCs w:val="20"/>
              </w:rPr>
              <w:t>(Yes/No)</w:t>
            </w:r>
          </w:p>
          <w:p w14:paraId="0734AC8F" w14:textId="77777777" w:rsidR="004D48A3" w:rsidRPr="00123177" w:rsidRDefault="004D48A3" w:rsidP="004D48A3">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CCAF13" w14:textId="77777777" w:rsidR="004D48A3" w:rsidRPr="00123177" w:rsidRDefault="004D48A3" w:rsidP="004D48A3">
            <w:pPr>
              <w:pStyle w:val="TableText"/>
              <w:snapToGrid w:val="0"/>
              <w:rPr>
                <w:rFonts w:eastAsia="Arial"/>
                <w:szCs w:val="20"/>
              </w:rPr>
            </w:pPr>
            <w:r w:rsidRPr="00123177">
              <w:rPr>
                <w:rFonts w:eastAsia="Arial"/>
                <w:szCs w:val="20"/>
              </w:rPr>
              <w:t>YES</w:t>
            </w:r>
          </w:p>
        </w:tc>
      </w:tr>
      <w:tr w:rsidR="004D48A3" w:rsidRPr="00123177" w14:paraId="1A94E4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CF09B4" w14:textId="77777777" w:rsidR="004D48A3" w:rsidRPr="00123177" w:rsidRDefault="004D48A3" w:rsidP="004D48A3">
            <w:pPr>
              <w:pStyle w:val="TableText"/>
              <w:snapToGrid w:val="0"/>
              <w:rPr>
                <w:rFonts w:eastAsia="Arial"/>
                <w:szCs w:val="20"/>
              </w:rPr>
            </w:pPr>
            <w:r w:rsidRPr="00123177">
              <w:rPr>
                <w:rFonts w:eastAsia="Arial"/>
                <w:szCs w:val="20"/>
              </w:rPr>
              <w:t>Feasible within project constraints</w:t>
            </w:r>
          </w:p>
          <w:p w14:paraId="0CB43E85" w14:textId="77777777" w:rsidR="004D48A3" w:rsidRPr="00123177" w:rsidRDefault="004D48A3" w:rsidP="004D48A3">
            <w:pPr>
              <w:pStyle w:val="TableText"/>
              <w:snapToGrid w:val="0"/>
              <w:rPr>
                <w:rFonts w:eastAsia="Arial"/>
                <w:szCs w:val="20"/>
              </w:rPr>
            </w:pPr>
            <w:r w:rsidRPr="00123177">
              <w:rPr>
                <w:rFonts w:eastAsia="Arial"/>
                <w:szCs w:val="20"/>
              </w:rPr>
              <w:t>(Yes/No)</w:t>
            </w:r>
          </w:p>
          <w:p w14:paraId="79CF3F04" w14:textId="77777777" w:rsidR="004D48A3" w:rsidRPr="00123177" w:rsidRDefault="004D48A3" w:rsidP="004D48A3">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B18054" w14:textId="77777777" w:rsidR="004D48A3" w:rsidRPr="00123177" w:rsidRDefault="004D48A3" w:rsidP="004D48A3">
            <w:pPr>
              <w:pStyle w:val="TableText"/>
              <w:snapToGrid w:val="0"/>
              <w:rPr>
                <w:rFonts w:eastAsia="Arial"/>
                <w:szCs w:val="20"/>
              </w:rPr>
            </w:pPr>
            <w:r w:rsidRPr="00123177">
              <w:rPr>
                <w:rFonts w:eastAsia="Arial"/>
                <w:szCs w:val="20"/>
              </w:rPr>
              <w:t>YES</w:t>
            </w:r>
          </w:p>
        </w:tc>
      </w:tr>
      <w:tr w:rsidR="004D48A3" w:rsidRPr="00123177" w14:paraId="5CFA8A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09B96C" w14:textId="77777777" w:rsidR="004D48A3" w:rsidRPr="00123177" w:rsidRDefault="004D48A3" w:rsidP="004D48A3">
            <w:pPr>
              <w:pStyle w:val="TableText"/>
              <w:snapToGrid w:val="0"/>
              <w:rPr>
                <w:rFonts w:eastAsia="Arial"/>
                <w:szCs w:val="20"/>
              </w:rPr>
            </w:pPr>
            <w:r w:rsidRPr="00123177">
              <w:rPr>
                <w:rFonts w:eastAsia="Arial"/>
                <w:szCs w:val="20"/>
              </w:rPr>
              <w:lastRenderedPageBreak/>
              <w:t>Critical</w:t>
            </w:r>
          </w:p>
          <w:p w14:paraId="591B44D1" w14:textId="77777777" w:rsidR="004D48A3" w:rsidRPr="00123177" w:rsidRDefault="004D48A3" w:rsidP="004D48A3">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2BE4F0" w14:textId="77777777" w:rsidR="004D48A3" w:rsidRPr="00123177" w:rsidRDefault="004D48A3" w:rsidP="004D48A3">
            <w:pPr>
              <w:pStyle w:val="TableText"/>
              <w:snapToGrid w:val="0"/>
              <w:rPr>
                <w:rFonts w:eastAsia="Arial"/>
                <w:szCs w:val="20"/>
              </w:rPr>
            </w:pPr>
            <w:r w:rsidRPr="00123177">
              <w:rPr>
                <w:rFonts w:eastAsia="Arial"/>
                <w:szCs w:val="20"/>
              </w:rPr>
              <w:t>YES</w:t>
            </w:r>
          </w:p>
        </w:tc>
      </w:tr>
      <w:tr w:rsidR="004D48A3" w:rsidRPr="00123177" w14:paraId="5507E62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B17C39" w14:textId="77777777" w:rsidR="004D48A3" w:rsidRPr="00123177" w:rsidRDefault="004D48A3" w:rsidP="004D48A3">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7586B" w14:textId="77777777" w:rsidR="004D48A3" w:rsidRPr="00123177" w:rsidRDefault="004D48A3" w:rsidP="004D48A3">
            <w:pPr>
              <w:pStyle w:val="TableText"/>
              <w:snapToGrid w:val="0"/>
              <w:rPr>
                <w:rFonts w:eastAsia="Arial"/>
                <w:szCs w:val="20"/>
              </w:rPr>
            </w:pPr>
            <w:r w:rsidRPr="00123177">
              <w:t>Acceptance Criteria for this requirement should be as per SECTION-6 ACCEPTANCE CRITERIA</w:t>
            </w:r>
          </w:p>
        </w:tc>
      </w:tr>
    </w:tbl>
    <w:p w14:paraId="2B161601" w14:textId="77777777" w:rsidR="008D5D29" w:rsidRDefault="008D5D29" w:rsidP="008D5D29">
      <w:pPr>
        <w:rPr>
          <w:rFonts w:eastAsia="Arial"/>
          <w:szCs w:val="20"/>
        </w:rPr>
      </w:pPr>
    </w:p>
    <w:p w14:paraId="14B3940B" w14:textId="77777777" w:rsidR="008E4D40" w:rsidRDefault="008E4D40" w:rsidP="008E4D40">
      <w:pPr>
        <w:pStyle w:val="Heading4"/>
        <w:rPr>
          <w:rFonts w:eastAsia="Arial"/>
          <w:szCs w:val="20"/>
        </w:rPr>
      </w:pPr>
      <w:r>
        <w:rPr>
          <w:rFonts w:eastAsia="Arial"/>
          <w:szCs w:val="20"/>
        </w:rPr>
        <w:t xml:space="preserve">Requirement to </w:t>
      </w:r>
      <w:r w:rsidRPr="009429E7">
        <w:rPr>
          <w:rFonts w:eastAsia="Arial"/>
          <w:szCs w:val="20"/>
        </w:rPr>
        <w:t>implement the specific requirements for the DCDC stated in [SDS18-DIA01-01_DCDC]</w:t>
      </w:r>
      <w:r w:rsidRPr="00B249FD">
        <w:rPr>
          <w:rFonts w:eastAsia="Arial"/>
          <w:szCs w:val="20"/>
        </w:rPr>
        <w:t>.</w:t>
      </w:r>
    </w:p>
    <w:tbl>
      <w:tblPr>
        <w:tblW w:w="9518" w:type="dxa"/>
        <w:tblInd w:w="108" w:type="dxa"/>
        <w:tblLayout w:type="fixed"/>
        <w:tblLook w:val="0000" w:firstRow="0" w:lastRow="0" w:firstColumn="0" w:lastColumn="0" w:noHBand="0" w:noVBand="0"/>
      </w:tblPr>
      <w:tblGrid>
        <w:gridCol w:w="1920"/>
        <w:gridCol w:w="7598"/>
      </w:tblGrid>
      <w:tr w:rsidR="008E4D40" w:rsidRPr="00123177" w14:paraId="0266F696"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0170F3F" w14:textId="77777777" w:rsidR="008E4D40" w:rsidRPr="00123177" w:rsidRDefault="008E4D40" w:rsidP="00811B2F">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FB0883B" w14:textId="77777777" w:rsidR="008E4D40" w:rsidRPr="00123177" w:rsidRDefault="008E4D40" w:rsidP="00811B2F">
            <w:pPr>
              <w:pStyle w:val="TableText"/>
              <w:snapToGrid w:val="0"/>
              <w:rPr>
                <w:rFonts w:eastAsia="Arial"/>
                <w:szCs w:val="20"/>
              </w:rPr>
            </w:pPr>
            <w:r w:rsidRPr="00123177">
              <w:rPr>
                <w:rFonts w:eastAsia="Arial"/>
                <w:szCs w:val="20"/>
              </w:rPr>
              <w:t>Description</w:t>
            </w:r>
          </w:p>
        </w:tc>
      </w:tr>
      <w:tr w:rsidR="008E4D40" w:rsidRPr="00123177" w14:paraId="153D55A6" w14:textId="77777777" w:rsidTr="00811B2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30E8DA3" w14:textId="77777777" w:rsidR="008E4D40" w:rsidRPr="00123177" w:rsidRDefault="008E4D40" w:rsidP="00811B2F">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5C6FE5" w14:textId="387530F0" w:rsidR="008E4D40" w:rsidRPr="00123177" w:rsidRDefault="008E4D40" w:rsidP="00811B2F">
            <w:pPr>
              <w:snapToGrid w:val="0"/>
              <w:rPr>
                <w:rFonts w:eastAsia="Arial"/>
                <w:szCs w:val="20"/>
              </w:rPr>
            </w:pPr>
            <w:r w:rsidRPr="00123177">
              <w:rPr>
                <w:rFonts w:eastAsia="Arial"/>
                <w:szCs w:val="20"/>
              </w:rPr>
              <w:t>SWRS_Gen_Diag_</w:t>
            </w:r>
            <w:r>
              <w:rPr>
                <w:rFonts w:eastAsia="Arial"/>
                <w:szCs w:val="20"/>
              </w:rPr>
              <w:t>1</w:t>
            </w:r>
            <w:r w:rsidR="00E34955">
              <w:rPr>
                <w:rFonts w:eastAsia="Arial"/>
                <w:szCs w:val="20"/>
              </w:rPr>
              <w:t>5</w:t>
            </w:r>
          </w:p>
        </w:tc>
      </w:tr>
      <w:tr w:rsidR="008E4D40" w:rsidRPr="00123177" w14:paraId="19C2149E" w14:textId="77777777" w:rsidTr="00811B2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D0B7048" w14:textId="77777777" w:rsidR="008E4D40" w:rsidRPr="00123177" w:rsidRDefault="008E4D40" w:rsidP="00811B2F">
            <w:pPr>
              <w:pStyle w:val="TableText"/>
              <w:snapToGrid w:val="0"/>
              <w:rPr>
                <w:rFonts w:eastAsia="Arial"/>
                <w:szCs w:val="20"/>
              </w:rPr>
            </w:pPr>
            <w:r w:rsidRPr="00123177">
              <w:rPr>
                <w:rFonts w:eastAsia="Arial"/>
                <w:szCs w:val="2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DF7616" w14:textId="77777777" w:rsidR="008E4D40" w:rsidRPr="00123177" w:rsidRDefault="008E4D40" w:rsidP="00811B2F">
            <w:pPr>
              <w:snapToGrid w:val="0"/>
              <w:rPr>
                <w:rFonts w:eastAsia="Arial"/>
                <w:szCs w:val="20"/>
              </w:rPr>
            </w:pPr>
            <w:r w:rsidRPr="00741999">
              <w:rPr>
                <w:rFonts w:eastAsia="Arial"/>
                <w:szCs w:val="20"/>
              </w:rPr>
              <w:t>SDS18-DIA01-01-249</w:t>
            </w:r>
          </w:p>
        </w:tc>
      </w:tr>
      <w:tr w:rsidR="008E4D40" w:rsidRPr="00123177" w14:paraId="5F914E12" w14:textId="77777777" w:rsidTr="00811B2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59DB728" w14:textId="77777777" w:rsidR="008E4D40" w:rsidRPr="00123177" w:rsidRDefault="008E4D40" w:rsidP="00811B2F">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88577E" w14:textId="77777777" w:rsidR="008E4D40" w:rsidRPr="00123177" w:rsidRDefault="008E4D40" w:rsidP="00811B2F">
            <w:pPr>
              <w:pStyle w:val="TableText"/>
              <w:snapToGrid w:val="0"/>
              <w:rPr>
                <w:rFonts w:eastAsia="Arial"/>
                <w:szCs w:val="20"/>
              </w:rPr>
            </w:pPr>
            <w:r>
              <w:rPr>
                <w:rFonts w:eastAsia="Arial"/>
                <w:szCs w:val="20"/>
              </w:rPr>
              <w:t>Pre C</w:t>
            </w:r>
            <w:r w:rsidRPr="00123177">
              <w:rPr>
                <w:rFonts w:eastAsia="Arial"/>
                <w:szCs w:val="20"/>
              </w:rPr>
              <w:t>-Sample/PF</w:t>
            </w:r>
            <w:r>
              <w:rPr>
                <w:rFonts w:eastAsia="Arial"/>
                <w:szCs w:val="20"/>
              </w:rPr>
              <w:t>3</w:t>
            </w:r>
            <w:r w:rsidRPr="00123177">
              <w:rPr>
                <w:rFonts w:eastAsia="Arial"/>
                <w:szCs w:val="20"/>
              </w:rPr>
              <w:t>.0</w:t>
            </w:r>
            <w:r>
              <w:rPr>
                <w:rFonts w:eastAsia="Arial"/>
                <w:szCs w:val="20"/>
              </w:rPr>
              <w:t xml:space="preserve"> Phase-2</w:t>
            </w:r>
          </w:p>
        </w:tc>
      </w:tr>
      <w:tr w:rsidR="008E4D40" w:rsidRPr="00123177" w14:paraId="0719DD8E" w14:textId="77777777" w:rsidTr="00811B2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46CE573" w14:textId="77777777" w:rsidR="008E4D40" w:rsidRPr="00123177" w:rsidRDefault="008E4D40" w:rsidP="00811B2F">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AB4F9C" w14:textId="699A5A85" w:rsidR="008E4D40" w:rsidRPr="00123177" w:rsidRDefault="000C3DF2" w:rsidP="00811B2F">
            <w:pPr>
              <w:snapToGrid w:val="0"/>
              <w:rPr>
                <w:rFonts w:eastAsia="Arial"/>
                <w:szCs w:val="20"/>
              </w:rPr>
            </w:pPr>
            <w:r>
              <w:rPr>
                <w:rFonts w:eastAsia="Arial"/>
                <w:szCs w:val="20"/>
              </w:rPr>
              <w:t xml:space="preserve">Write 13 Byte </w:t>
            </w:r>
            <w:r w:rsidR="00DE728A">
              <w:rPr>
                <w:rFonts w:eastAsia="Arial"/>
                <w:szCs w:val="20"/>
              </w:rPr>
              <w:t xml:space="preserve">current </w:t>
            </w:r>
            <w:r w:rsidRPr="00741999">
              <w:rPr>
                <w:rFonts w:eastAsia="Arial"/>
                <w:szCs w:val="20"/>
              </w:rPr>
              <w:t>VIN</w:t>
            </w:r>
            <w:r>
              <w:rPr>
                <w:rFonts w:eastAsia="Arial"/>
                <w:szCs w:val="20"/>
              </w:rPr>
              <w:t xml:space="preserve"> into NVM upon UDS request (</w:t>
            </w:r>
            <w:r w:rsidRPr="00001E0F">
              <w:rPr>
                <w:rFonts w:eastAsia="Arial"/>
                <w:szCs w:val="20"/>
              </w:rPr>
              <w:t>0x22F190</w:t>
            </w:r>
            <w:r>
              <w:rPr>
                <w:rFonts w:eastAsia="Arial"/>
                <w:szCs w:val="20"/>
              </w:rPr>
              <w:t>)  received.</w:t>
            </w:r>
          </w:p>
        </w:tc>
      </w:tr>
      <w:tr w:rsidR="008E4D40" w:rsidRPr="00123177" w14:paraId="63B77BF8"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065547D0" w14:textId="77777777" w:rsidR="008E4D40" w:rsidRPr="00123177" w:rsidRDefault="008E4D40" w:rsidP="00811B2F">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B0A505" w14:textId="04805837" w:rsidR="008E4D40" w:rsidRPr="00123177" w:rsidRDefault="000C3DF2" w:rsidP="00811B2F">
            <w:pPr>
              <w:snapToGrid w:val="0"/>
              <w:rPr>
                <w:rFonts w:eastAsia="Arial"/>
                <w:szCs w:val="20"/>
              </w:rPr>
            </w:pPr>
            <w:r w:rsidRPr="00123177">
              <w:rPr>
                <w:rFonts w:eastAsia="Arial"/>
                <w:szCs w:val="20"/>
              </w:rPr>
              <w:t>No Such derived requirement is applicable.</w:t>
            </w:r>
          </w:p>
        </w:tc>
      </w:tr>
      <w:tr w:rsidR="008E4D40" w:rsidRPr="00123177" w14:paraId="4F20C923"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111BBA0E" w14:textId="77777777" w:rsidR="008E4D40" w:rsidRPr="00123177" w:rsidRDefault="008E4D40" w:rsidP="00811B2F">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BD6035" w14:textId="77777777" w:rsidR="008E4D40" w:rsidRPr="00123177" w:rsidRDefault="008E4D40" w:rsidP="00811B2F">
            <w:pPr>
              <w:pStyle w:val="TableText"/>
              <w:snapToGrid w:val="0"/>
              <w:rPr>
                <w:rFonts w:eastAsia="Arial"/>
                <w:szCs w:val="20"/>
              </w:rPr>
            </w:pPr>
            <w:r w:rsidRPr="00123177">
              <w:rPr>
                <w:rFonts w:eastAsia="Arial"/>
                <w:szCs w:val="20"/>
              </w:rPr>
              <w:t>Medium</w:t>
            </w:r>
          </w:p>
        </w:tc>
      </w:tr>
      <w:tr w:rsidR="008E4D40" w:rsidRPr="00123177" w14:paraId="36CCF461"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37D13588" w14:textId="77777777" w:rsidR="008E4D40" w:rsidRPr="00123177" w:rsidRDefault="008E4D40" w:rsidP="00811B2F">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F78DF" w14:textId="77777777" w:rsidR="008E4D40" w:rsidRPr="00123177" w:rsidRDefault="008E4D40" w:rsidP="00811B2F">
            <w:pPr>
              <w:pStyle w:val="TableText"/>
              <w:snapToGrid w:val="0"/>
              <w:rPr>
                <w:rFonts w:eastAsia="Arial"/>
                <w:szCs w:val="20"/>
              </w:rPr>
            </w:pPr>
            <w:r w:rsidRPr="00123177">
              <w:rPr>
                <w:rFonts w:eastAsia="Arial"/>
                <w:szCs w:val="20"/>
              </w:rPr>
              <w:t>No Specific access restrictions is applicable.</w:t>
            </w:r>
          </w:p>
        </w:tc>
      </w:tr>
      <w:tr w:rsidR="008E4D40" w:rsidRPr="00123177" w14:paraId="2E46A56B"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6FC80055" w14:textId="77777777" w:rsidR="008E4D40" w:rsidRPr="00123177" w:rsidRDefault="008E4D40" w:rsidP="00811B2F">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2141B0" w14:textId="2732C34F" w:rsidR="008E4D40" w:rsidRDefault="00CF21E7" w:rsidP="00811B2F">
            <w:pPr>
              <w:snapToGrid w:val="0"/>
              <w:rPr>
                <w:rFonts w:eastAsia="Arial"/>
                <w:szCs w:val="20"/>
              </w:rPr>
            </w:pPr>
            <w:r>
              <w:rPr>
                <w:rFonts w:eastAsia="Arial"/>
                <w:szCs w:val="20"/>
              </w:rPr>
              <w:t>1.Provide 13 Byte VIN (current VIN) with the UDS service.</w:t>
            </w:r>
          </w:p>
          <w:p w14:paraId="51BA37EF" w14:textId="5B73F72C" w:rsidR="00BE6380" w:rsidRDefault="00625551" w:rsidP="00811B2F">
            <w:pPr>
              <w:snapToGrid w:val="0"/>
              <w:rPr>
                <w:rFonts w:eastAsia="Arial"/>
                <w:szCs w:val="20"/>
              </w:rPr>
            </w:pPr>
            <w:r>
              <w:rPr>
                <w:rFonts w:eastAsia="Arial"/>
                <w:szCs w:val="20"/>
              </w:rPr>
              <w:t>2</w:t>
            </w:r>
            <w:r w:rsidR="00BE6380">
              <w:rPr>
                <w:rFonts w:eastAsia="Arial"/>
                <w:szCs w:val="20"/>
              </w:rPr>
              <w:t>. System is in Extended Session for reading the Security level 1</w:t>
            </w:r>
          </w:p>
          <w:p w14:paraId="66C1A793" w14:textId="0870645F" w:rsidR="00625551" w:rsidRPr="00123177" w:rsidRDefault="00625551" w:rsidP="00811B2F">
            <w:pPr>
              <w:snapToGrid w:val="0"/>
              <w:rPr>
                <w:rFonts w:eastAsia="Arial"/>
                <w:szCs w:val="20"/>
              </w:rPr>
            </w:pPr>
            <w:r>
              <w:rPr>
                <w:rFonts w:eastAsia="Arial"/>
                <w:szCs w:val="20"/>
              </w:rPr>
              <w:t>3</w:t>
            </w:r>
            <w:r w:rsidR="00BE6380">
              <w:rPr>
                <w:rFonts w:eastAsia="Arial"/>
                <w:szCs w:val="20"/>
              </w:rPr>
              <w:t>. System is in programming Session for reading the Security level 2</w:t>
            </w:r>
            <w:r>
              <w:rPr>
                <w:rFonts w:eastAsia="Arial"/>
                <w:szCs w:val="20"/>
              </w:rPr>
              <w:br/>
              <w:t>4.UDS Request (</w:t>
            </w:r>
            <w:r w:rsidRPr="001B5B54">
              <w:rPr>
                <w:rFonts w:eastAsia="Arial"/>
                <w:szCs w:val="20"/>
              </w:rPr>
              <w:t>0x22F190</w:t>
            </w:r>
            <w:r>
              <w:rPr>
                <w:rFonts w:eastAsia="Arial"/>
                <w:szCs w:val="20"/>
              </w:rPr>
              <w:t>) service for writing current VIN.</w:t>
            </w:r>
          </w:p>
        </w:tc>
      </w:tr>
      <w:tr w:rsidR="008E4D40" w:rsidRPr="00123177" w14:paraId="2E61ACF1"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6744CCBD" w14:textId="77777777" w:rsidR="008E4D40" w:rsidRPr="00123177" w:rsidRDefault="008E4D40" w:rsidP="00811B2F">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6F6AD1" w14:textId="618F9414" w:rsidR="008E4D40" w:rsidRPr="00123177" w:rsidRDefault="00D16F52" w:rsidP="00811B2F">
            <w:pPr>
              <w:pStyle w:val="TableText"/>
              <w:snapToGrid w:val="0"/>
              <w:rPr>
                <w:rFonts w:eastAsia="Arial"/>
                <w:szCs w:val="20"/>
              </w:rPr>
            </w:pPr>
            <w:r>
              <w:rPr>
                <w:rFonts w:eastAsia="Arial"/>
                <w:szCs w:val="20"/>
              </w:rPr>
              <w:t>Upon writing the UDS (</w:t>
            </w:r>
            <w:r w:rsidRPr="001B5B54">
              <w:rPr>
                <w:rFonts w:eastAsia="Arial"/>
                <w:szCs w:val="20"/>
              </w:rPr>
              <w:t>0x22F190</w:t>
            </w:r>
            <w:r>
              <w:rPr>
                <w:rFonts w:eastAsia="Arial"/>
                <w:szCs w:val="20"/>
              </w:rPr>
              <w:t>) service, we shall receive a positive response</w:t>
            </w:r>
          </w:p>
        </w:tc>
      </w:tr>
      <w:tr w:rsidR="008E4D40" w:rsidRPr="00123177" w14:paraId="521B4E59"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74346B4B" w14:textId="77777777" w:rsidR="008E4D40" w:rsidRPr="00123177" w:rsidRDefault="008E4D40" w:rsidP="00811B2F">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0522F8" w14:textId="0B74A867" w:rsidR="008E4D40" w:rsidRPr="00123177" w:rsidRDefault="00A5034C" w:rsidP="00811B2F">
            <w:pPr>
              <w:pStyle w:val="TableText"/>
              <w:snapToGrid w:val="0"/>
              <w:rPr>
                <w:rFonts w:eastAsia="Arial"/>
                <w:szCs w:val="20"/>
              </w:rPr>
            </w:pPr>
            <w:r>
              <w:rPr>
                <w:rFonts w:eastAsia="Arial"/>
                <w:szCs w:val="20"/>
              </w:rPr>
              <w:t>1</w:t>
            </w:r>
            <w:r w:rsidR="008E4D40">
              <w:rPr>
                <w:rFonts w:eastAsia="Arial"/>
                <w:szCs w:val="20"/>
              </w:rPr>
              <w:t>.</w:t>
            </w:r>
            <w:r w:rsidR="00DE728A">
              <w:rPr>
                <w:rFonts w:eastAsia="Arial"/>
                <w:szCs w:val="20"/>
              </w:rPr>
              <w:t xml:space="preserve"> </w:t>
            </w:r>
            <w:r w:rsidR="008E4D40">
              <w:rPr>
                <w:rFonts w:eastAsia="Arial"/>
                <w:szCs w:val="20"/>
              </w:rPr>
              <w:t xml:space="preserve">Send the UDS service request </w:t>
            </w:r>
            <w:r w:rsidR="00BE6380">
              <w:rPr>
                <w:rFonts w:eastAsia="Arial"/>
                <w:szCs w:val="20"/>
              </w:rPr>
              <w:t>(</w:t>
            </w:r>
            <w:r w:rsidR="00BE6380" w:rsidRPr="001B5B54">
              <w:rPr>
                <w:rFonts w:eastAsia="Arial"/>
                <w:szCs w:val="20"/>
              </w:rPr>
              <w:t>0x22F190</w:t>
            </w:r>
            <w:r w:rsidR="00BE6380">
              <w:rPr>
                <w:rFonts w:eastAsia="Arial"/>
                <w:szCs w:val="20"/>
              </w:rPr>
              <w:t xml:space="preserve">) </w:t>
            </w:r>
            <w:r w:rsidR="008E4D40">
              <w:rPr>
                <w:rFonts w:eastAsia="Arial"/>
                <w:szCs w:val="20"/>
              </w:rPr>
              <w:t xml:space="preserve">for </w:t>
            </w:r>
            <w:r>
              <w:rPr>
                <w:rFonts w:eastAsia="Arial"/>
                <w:szCs w:val="20"/>
              </w:rPr>
              <w:t>writing</w:t>
            </w:r>
            <w:r w:rsidR="008E4D40">
              <w:rPr>
                <w:rFonts w:eastAsia="Arial"/>
                <w:szCs w:val="20"/>
              </w:rPr>
              <w:t xml:space="preserve"> the </w:t>
            </w:r>
            <w:r w:rsidR="00CF21E7">
              <w:rPr>
                <w:rFonts w:eastAsia="Arial"/>
                <w:szCs w:val="20"/>
              </w:rPr>
              <w:t xml:space="preserve">current </w:t>
            </w:r>
            <w:r w:rsidR="008E4D40">
              <w:rPr>
                <w:rFonts w:eastAsia="Arial"/>
                <w:szCs w:val="20"/>
              </w:rPr>
              <w:t>VIN</w:t>
            </w:r>
            <w:r w:rsidR="00BE6380">
              <w:rPr>
                <w:rFonts w:eastAsia="Arial"/>
                <w:szCs w:val="20"/>
              </w:rPr>
              <w:t xml:space="preserve"> with security level 1 access and security level 2 access.</w:t>
            </w:r>
            <w:r w:rsidR="008E4D40">
              <w:rPr>
                <w:rFonts w:eastAsia="Arial"/>
                <w:szCs w:val="20"/>
              </w:rPr>
              <w:br/>
            </w:r>
            <w:r w:rsidR="00DE728A">
              <w:rPr>
                <w:rFonts w:eastAsia="Arial"/>
                <w:szCs w:val="20"/>
              </w:rPr>
              <w:t>2. Store</w:t>
            </w:r>
            <w:r w:rsidR="0069370B">
              <w:rPr>
                <w:rFonts w:eastAsia="Arial"/>
                <w:szCs w:val="20"/>
              </w:rPr>
              <w:t xml:space="preserve"> the </w:t>
            </w:r>
            <w:r w:rsidR="00CF21E7">
              <w:rPr>
                <w:rFonts w:eastAsia="Arial"/>
                <w:szCs w:val="20"/>
              </w:rPr>
              <w:t xml:space="preserve">current </w:t>
            </w:r>
            <w:r w:rsidR="00710F20">
              <w:rPr>
                <w:rFonts w:eastAsia="Arial"/>
                <w:szCs w:val="20"/>
              </w:rPr>
              <w:t>VIN in NVM</w:t>
            </w:r>
          </w:p>
        </w:tc>
      </w:tr>
      <w:tr w:rsidR="008E4D40" w:rsidRPr="00123177" w14:paraId="44149F2B"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7C998664" w14:textId="77777777" w:rsidR="008E4D40" w:rsidRPr="00123177" w:rsidRDefault="008E4D40" w:rsidP="00811B2F">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C5B745" w14:textId="77777777" w:rsidR="008E4D40" w:rsidRPr="00123177" w:rsidRDefault="008E4D40" w:rsidP="00811B2F">
            <w:pPr>
              <w:pStyle w:val="TableText"/>
              <w:snapToGrid w:val="0"/>
              <w:rPr>
                <w:rFonts w:eastAsia="Arial"/>
                <w:szCs w:val="20"/>
              </w:rPr>
            </w:pPr>
            <w:r>
              <w:t>No such mandatory fields is applicable.</w:t>
            </w:r>
          </w:p>
        </w:tc>
      </w:tr>
      <w:tr w:rsidR="008E4D40" w:rsidRPr="00123177" w14:paraId="306C94AA"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662B0AF0" w14:textId="77777777" w:rsidR="008E4D40" w:rsidRPr="00123177" w:rsidRDefault="008E4D40" w:rsidP="00811B2F">
            <w:pPr>
              <w:pStyle w:val="TableText"/>
              <w:snapToGrid w:val="0"/>
              <w:rPr>
                <w:rFonts w:eastAsia="Arial"/>
                <w:szCs w:val="20"/>
              </w:rPr>
            </w:pPr>
            <w:r w:rsidRPr="00123177">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F7C9F" w14:textId="500C64DE" w:rsidR="008E4D40" w:rsidRPr="00123177" w:rsidRDefault="000F25FC" w:rsidP="00811B2F">
            <w:pPr>
              <w:pStyle w:val="TableText"/>
              <w:snapToGrid w:val="0"/>
              <w:rPr>
                <w:rFonts w:eastAsia="Arial"/>
                <w:szCs w:val="20"/>
              </w:rPr>
            </w:pPr>
            <w:r>
              <w:rPr>
                <w:rFonts w:eastAsia="Arial"/>
                <w:szCs w:val="20"/>
              </w:rPr>
              <w:t>No preloaded values</w:t>
            </w:r>
          </w:p>
        </w:tc>
      </w:tr>
      <w:tr w:rsidR="008E4D40" w:rsidRPr="00123177" w14:paraId="1144B7A6"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508FFA60" w14:textId="77777777" w:rsidR="008E4D40" w:rsidRPr="00123177" w:rsidRDefault="008E4D40" w:rsidP="00811B2F">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50CB1" w14:textId="77777777" w:rsidR="008E4D40" w:rsidRPr="00123177" w:rsidRDefault="008E4D40" w:rsidP="00811B2F">
            <w:pPr>
              <w:pStyle w:val="TableText"/>
              <w:snapToGrid w:val="0"/>
              <w:rPr>
                <w:rFonts w:eastAsia="Arial"/>
                <w:szCs w:val="20"/>
              </w:rPr>
            </w:pPr>
            <w:r>
              <w:t>Default values shall be applicable with respect to Pre-Loaded Values</w:t>
            </w:r>
          </w:p>
        </w:tc>
      </w:tr>
      <w:tr w:rsidR="008E4D40" w:rsidRPr="00123177" w14:paraId="5B4A3C23"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14460A83" w14:textId="77777777" w:rsidR="008E4D40" w:rsidRPr="00123177" w:rsidRDefault="008E4D40" w:rsidP="00811B2F">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0E07B3" w14:textId="77777777" w:rsidR="008E4D40" w:rsidRPr="00123177" w:rsidRDefault="008E4D40" w:rsidP="00811B2F">
            <w:pPr>
              <w:pStyle w:val="TableText"/>
              <w:snapToGrid w:val="0"/>
              <w:rPr>
                <w:rFonts w:eastAsia="Arial"/>
                <w:szCs w:val="20"/>
              </w:rPr>
            </w:pPr>
            <w:r>
              <w:t>Valid range value is not required.</w:t>
            </w:r>
          </w:p>
        </w:tc>
      </w:tr>
      <w:tr w:rsidR="008E4D40" w:rsidRPr="00123177" w14:paraId="4A3D9E7E"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49F1E9F3" w14:textId="77777777" w:rsidR="008E4D40" w:rsidRPr="00123177" w:rsidRDefault="008E4D40" w:rsidP="00811B2F">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A8E3F2" w14:textId="77777777" w:rsidR="008E4D40" w:rsidRPr="00123177" w:rsidRDefault="008E4D40" w:rsidP="00811B2F">
            <w:pPr>
              <w:pStyle w:val="TableText"/>
              <w:snapToGrid w:val="0"/>
              <w:rPr>
                <w:rFonts w:eastAsia="Arial"/>
                <w:szCs w:val="20"/>
              </w:rPr>
            </w:pPr>
            <w:r>
              <w:t>Data latency period is not applicable</w:t>
            </w:r>
          </w:p>
        </w:tc>
      </w:tr>
      <w:tr w:rsidR="008E4D40" w:rsidRPr="00123177" w14:paraId="396BA5BB"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38F630F9" w14:textId="77777777" w:rsidR="008E4D40" w:rsidRPr="00123177" w:rsidRDefault="008E4D40" w:rsidP="00811B2F">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C19B32" w14:textId="77777777" w:rsidR="008E4D40" w:rsidRPr="00123177" w:rsidRDefault="008E4D40" w:rsidP="00811B2F">
            <w:pPr>
              <w:pStyle w:val="TableText"/>
              <w:snapToGrid w:val="0"/>
              <w:rPr>
                <w:rFonts w:eastAsia="Arial"/>
                <w:szCs w:val="20"/>
              </w:rPr>
            </w:pPr>
            <w:r>
              <w:t>Data Retention period is not applicable.</w:t>
            </w:r>
          </w:p>
        </w:tc>
      </w:tr>
      <w:tr w:rsidR="008E4D40" w:rsidRPr="00123177" w14:paraId="0981F32D"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71C1C53B" w14:textId="77777777" w:rsidR="008E4D40" w:rsidRPr="00123177" w:rsidRDefault="008E4D40" w:rsidP="00811B2F">
            <w:pPr>
              <w:pStyle w:val="TableText"/>
              <w:snapToGrid w:val="0"/>
              <w:rPr>
                <w:rFonts w:eastAsia="Arial"/>
                <w:szCs w:val="20"/>
              </w:rPr>
            </w:pPr>
            <w:r w:rsidRPr="00123177">
              <w:rPr>
                <w:rFonts w:eastAsia="Arial"/>
                <w:szCs w:val="20"/>
              </w:rPr>
              <w:lastRenderedPageBreak/>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B86185" w14:textId="77777777" w:rsidR="008E4D40" w:rsidRPr="00123177" w:rsidRDefault="008E4D40" w:rsidP="00811B2F">
            <w:pPr>
              <w:pStyle w:val="TableText"/>
              <w:rPr>
                <w:rFonts w:eastAsia="Arial"/>
                <w:szCs w:val="20"/>
              </w:rPr>
            </w:pPr>
            <w:r>
              <w:t>Data rate is not applicable.</w:t>
            </w:r>
          </w:p>
        </w:tc>
      </w:tr>
      <w:tr w:rsidR="008E4D40" w:rsidRPr="00123177" w14:paraId="222B64B8"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595AC03D" w14:textId="77777777" w:rsidR="008E4D40" w:rsidRPr="00123177" w:rsidRDefault="008E4D40" w:rsidP="00811B2F">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8DDB86" w14:textId="77777777" w:rsidR="008E4D40" w:rsidRPr="00123177" w:rsidRDefault="008E4D40" w:rsidP="00811B2F">
            <w:pPr>
              <w:pStyle w:val="TableText"/>
              <w:spacing w:line="259" w:lineRule="auto"/>
              <w:rPr>
                <w:rFonts w:eastAsia="Arial"/>
                <w:szCs w:val="20"/>
              </w:rPr>
            </w:pPr>
            <w:r>
              <w:t>External event is not required.</w:t>
            </w:r>
          </w:p>
        </w:tc>
      </w:tr>
      <w:tr w:rsidR="008E4D40" w:rsidRPr="00123177" w14:paraId="6809E43B"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75C3B3CB" w14:textId="77777777" w:rsidR="008E4D40" w:rsidRPr="00123177" w:rsidRDefault="008E4D40" w:rsidP="00811B2F">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D5617D" w14:textId="77777777" w:rsidR="008E4D40" w:rsidRPr="00123177" w:rsidRDefault="008E4D40" w:rsidP="00811B2F">
            <w:pPr>
              <w:pStyle w:val="TableText"/>
              <w:spacing w:line="259" w:lineRule="auto"/>
              <w:rPr>
                <w:rFonts w:eastAsia="Arial"/>
                <w:szCs w:val="20"/>
              </w:rPr>
            </w:pPr>
            <w:r>
              <w:t>Temporal event is not applicable.</w:t>
            </w:r>
          </w:p>
        </w:tc>
      </w:tr>
      <w:tr w:rsidR="008E4D40" w:rsidRPr="00123177" w14:paraId="2606EDB6"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5E8593F5" w14:textId="77777777" w:rsidR="008E4D40" w:rsidRPr="00123177" w:rsidRDefault="008E4D40" w:rsidP="00811B2F">
            <w:pPr>
              <w:pStyle w:val="TableText"/>
              <w:snapToGrid w:val="0"/>
              <w:rPr>
                <w:rFonts w:eastAsia="Arial"/>
                <w:szCs w:val="20"/>
              </w:rPr>
            </w:pPr>
            <w:r w:rsidRPr="00123177">
              <w:rPr>
                <w:rFonts w:eastAsia="Arial"/>
                <w:szCs w:val="20"/>
              </w:rPr>
              <w:t xml:space="preserve">Validation Rules/ </w:t>
            </w:r>
          </w:p>
          <w:p w14:paraId="458A06C1" w14:textId="77777777" w:rsidR="008E4D40" w:rsidRPr="00123177" w:rsidRDefault="008E4D40" w:rsidP="00811B2F">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31F167" w14:textId="04B8CA8D" w:rsidR="008E4D40" w:rsidRPr="00123177" w:rsidRDefault="008E4D40" w:rsidP="00811B2F">
            <w:pPr>
              <w:pStyle w:val="TableText"/>
              <w:snapToGrid w:val="0"/>
              <w:rPr>
                <w:rFonts w:eastAsia="Arial"/>
                <w:szCs w:val="20"/>
              </w:rPr>
            </w:pPr>
            <w:r>
              <w:t>Verify th</w:t>
            </w:r>
            <w:r w:rsidR="000F25FC">
              <w:t xml:space="preserve">at the </w:t>
            </w:r>
            <w:r w:rsidR="00CF21E7">
              <w:t xml:space="preserve">current </w:t>
            </w:r>
            <w:r w:rsidR="00C061EE">
              <w:t xml:space="preserve">VIN is correctly </w:t>
            </w:r>
            <w:r w:rsidR="000D1B52">
              <w:t>written</w:t>
            </w:r>
            <w:r w:rsidR="00C061EE">
              <w:t xml:space="preserve"> in the NVM, a positive response shall be recorded after writing the UDS service.</w:t>
            </w:r>
          </w:p>
        </w:tc>
      </w:tr>
      <w:tr w:rsidR="008E4D40" w:rsidRPr="00123177" w14:paraId="24670A82"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72DA2B2B" w14:textId="77777777" w:rsidR="008E4D40" w:rsidRPr="00123177" w:rsidRDefault="008E4D40" w:rsidP="00811B2F">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B6F879" w14:textId="77777777" w:rsidR="008E4D40" w:rsidRPr="00123177" w:rsidRDefault="008E4D40" w:rsidP="00811B2F">
            <w:pPr>
              <w:pStyle w:val="TableText"/>
              <w:snapToGrid w:val="0"/>
              <w:rPr>
                <w:rFonts w:eastAsia="Arial"/>
                <w:szCs w:val="20"/>
              </w:rPr>
            </w:pPr>
            <w:r w:rsidRPr="00123177">
              <w:rPr>
                <w:rFonts w:eastAsia="Arial"/>
                <w:szCs w:val="20"/>
              </w:rPr>
              <w:t>Constraints is not applicable.</w:t>
            </w:r>
          </w:p>
        </w:tc>
      </w:tr>
      <w:tr w:rsidR="008E4D40" w:rsidRPr="00123177" w14:paraId="5BD52571"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200ADAD2" w14:textId="77777777" w:rsidR="008E4D40" w:rsidRPr="00123177" w:rsidRDefault="008E4D40" w:rsidP="00811B2F">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79699A" w14:textId="77777777" w:rsidR="008E4D40" w:rsidRPr="00123177" w:rsidRDefault="008E4D40" w:rsidP="00811B2F">
            <w:pPr>
              <w:pStyle w:val="TableText"/>
              <w:snapToGrid w:val="0"/>
              <w:rPr>
                <w:rFonts w:eastAsia="Arial"/>
                <w:szCs w:val="20"/>
              </w:rPr>
            </w:pPr>
            <w:r w:rsidRPr="00123177">
              <w:rPr>
                <w:rFonts w:eastAsia="Arial"/>
                <w:szCs w:val="20"/>
              </w:rPr>
              <w:t>No effects on other system</w:t>
            </w:r>
          </w:p>
        </w:tc>
      </w:tr>
      <w:tr w:rsidR="008E4D40" w:rsidRPr="00123177" w14:paraId="1481E8AA"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1B0A3A7E" w14:textId="77777777" w:rsidR="008E4D40" w:rsidRPr="00123177" w:rsidRDefault="008E4D40" w:rsidP="00811B2F">
            <w:pPr>
              <w:pStyle w:val="TableText"/>
              <w:snapToGrid w:val="0"/>
              <w:rPr>
                <w:rFonts w:eastAsia="Arial"/>
                <w:szCs w:val="20"/>
              </w:rPr>
            </w:pPr>
            <w:r w:rsidRPr="00123177">
              <w:rPr>
                <w:rFonts w:eastAsia="Arial"/>
                <w:szCs w:val="20"/>
              </w:rPr>
              <w:t>Testability with respect to test environment</w:t>
            </w:r>
          </w:p>
          <w:p w14:paraId="7272B076" w14:textId="77777777" w:rsidR="008E4D40" w:rsidRPr="00123177" w:rsidRDefault="008E4D40" w:rsidP="00811B2F">
            <w:pPr>
              <w:pStyle w:val="TableText"/>
              <w:rPr>
                <w:rFonts w:eastAsia="Arial"/>
                <w:szCs w:val="20"/>
              </w:rPr>
            </w:pPr>
            <w:r w:rsidRPr="00123177">
              <w:rPr>
                <w:rFonts w:eastAsia="Arial"/>
                <w:szCs w:val="20"/>
              </w:rPr>
              <w:t>(Yes/No)</w:t>
            </w:r>
          </w:p>
          <w:p w14:paraId="34E8A404" w14:textId="77777777" w:rsidR="008E4D40" w:rsidRPr="00123177" w:rsidRDefault="008E4D40" w:rsidP="00811B2F">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E8FEC0" w14:textId="77777777" w:rsidR="008E4D40" w:rsidRPr="00123177" w:rsidRDefault="008E4D40" w:rsidP="00811B2F">
            <w:pPr>
              <w:pStyle w:val="TableText"/>
              <w:snapToGrid w:val="0"/>
              <w:rPr>
                <w:rFonts w:eastAsia="Arial"/>
                <w:szCs w:val="20"/>
              </w:rPr>
            </w:pPr>
            <w:r w:rsidRPr="00123177">
              <w:rPr>
                <w:rFonts w:eastAsia="Arial"/>
                <w:szCs w:val="20"/>
              </w:rPr>
              <w:t>YES</w:t>
            </w:r>
          </w:p>
        </w:tc>
      </w:tr>
      <w:tr w:rsidR="008E4D40" w:rsidRPr="00123177" w14:paraId="3A3B1CF6"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56C77E39" w14:textId="77777777" w:rsidR="008E4D40" w:rsidRPr="00123177" w:rsidRDefault="008E4D40" w:rsidP="00811B2F">
            <w:pPr>
              <w:pStyle w:val="TableText"/>
              <w:snapToGrid w:val="0"/>
              <w:rPr>
                <w:rFonts w:eastAsia="Arial"/>
                <w:szCs w:val="20"/>
              </w:rPr>
            </w:pPr>
            <w:r w:rsidRPr="00123177">
              <w:rPr>
                <w:rFonts w:eastAsia="Arial"/>
                <w:szCs w:val="20"/>
              </w:rPr>
              <w:t>Feasible within project constraints</w:t>
            </w:r>
          </w:p>
          <w:p w14:paraId="3E4240F3" w14:textId="77777777" w:rsidR="008E4D40" w:rsidRPr="00123177" w:rsidRDefault="008E4D40" w:rsidP="00811B2F">
            <w:pPr>
              <w:pStyle w:val="TableText"/>
              <w:snapToGrid w:val="0"/>
              <w:rPr>
                <w:rFonts w:eastAsia="Arial"/>
                <w:szCs w:val="20"/>
              </w:rPr>
            </w:pPr>
            <w:r w:rsidRPr="00123177">
              <w:rPr>
                <w:rFonts w:eastAsia="Arial"/>
                <w:szCs w:val="20"/>
              </w:rPr>
              <w:t>(Yes/No)</w:t>
            </w:r>
          </w:p>
          <w:p w14:paraId="0EC287DE" w14:textId="77777777" w:rsidR="008E4D40" w:rsidRPr="00123177" w:rsidRDefault="008E4D40" w:rsidP="00811B2F">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E2FE1A" w14:textId="77777777" w:rsidR="008E4D40" w:rsidRPr="00123177" w:rsidRDefault="008E4D40" w:rsidP="00811B2F">
            <w:pPr>
              <w:pStyle w:val="TableText"/>
              <w:snapToGrid w:val="0"/>
              <w:rPr>
                <w:rFonts w:eastAsia="Arial"/>
                <w:szCs w:val="20"/>
              </w:rPr>
            </w:pPr>
            <w:r w:rsidRPr="00123177">
              <w:rPr>
                <w:rFonts w:eastAsia="Arial"/>
                <w:szCs w:val="20"/>
              </w:rPr>
              <w:t>YES</w:t>
            </w:r>
          </w:p>
        </w:tc>
      </w:tr>
      <w:tr w:rsidR="008E4D40" w:rsidRPr="00123177" w14:paraId="3DCDD6E6"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08D2EA54" w14:textId="77777777" w:rsidR="008E4D40" w:rsidRPr="00123177" w:rsidRDefault="008E4D40" w:rsidP="00811B2F">
            <w:pPr>
              <w:pStyle w:val="TableText"/>
              <w:snapToGrid w:val="0"/>
              <w:rPr>
                <w:rFonts w:eastAsia="Arial"/>
                <w:szCs w:val="20"/>
              </w:rPr>
            </w:pPr>
            <w:r w:rsidRPr="00123177">
              <w:rPr>
                <w:rFonts w:eastAsia="Arial"/>
                <w:szCs w:val="20"/>
              </w:rPr>
              <w:t>Critical</w:t>
            </w:r>
          </w:p>
          <w:p w14:paraId="1E744DA4" w14:textId="77777777" w:rsidR="008E4D40" w:rsidRPr="00123177" w:rsidRDefault="008E4D40" w:rsidP="00811B2F">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D35E19" w14:textId="77777777" w:rsidR="008E4D40" w:rsidRPr="00123177" w:rsidRDefault="008E4D40" w:rsidP="00811B2F">
            <w:pPr>
              <w:pStyle w:val="TableText"/>
              <w:snapToGrid w:val="0"/>
              <w:rPr>
                <w:rFonts w:eastAsia="Arial"/>
                <w:szCs w:val="20"/>
              </w:rPr>
            </w:pPr>
            <w:r w:rsidRPr="00123177">
              <w:rPr>
                <w:rFonts w:eastAsia="Arial"/>
                <w:szCs w:val="20"/>
              </w:rPr>
              <w:t>YES</w:t>
            </w:r>
          </w:p>
        </w:tc>
      </w:tr>
      <w:tr w:rsidR="008E4D40" w:rsidRPr="00123177" w14:paraId="428900FC"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1CBA0C19" w14:textId="77777777" w:rsidR="008E4D40" w:rsidRPr="00123177" w:rsidRDefault="008E4D40" w:rsidP="00811B2F">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6EED0E" w14:textId="77777777" w:rsidR="008E4D40" w:rsidRPr="00123177" w:rsidRDefault="008E4D40" w:rsidP="00811B2F">
            <w:pPr>
              <w:pStyle w:val="TableText"/>
              <w:snapToGrid w:val="0"/>
              <w:rPr>
                <w:rFonts w:eastAsia="Arial"/>
                <w:szCs w:val="20"/>
              </w:rPr>
            </w:pPr>
            <w:r w:rsidRPr="00123177">
              <w:t>Acceptance Criteria for this requirement should be as per SECTION-6 ACCEPTANCE CRITERIA</w:t>
            </w:r>
          </w:p>
        </w:tc>
      </w:tr>
    </w:tbl>
    <w:p w14:paraId="11297FC3" w14:textId="77777777" w:rsidR="008E4D40" w:rsidRDefault="008E4D40" w:rsidP="008E4D40">
      <w:pPr>
        <w:rPr>
          <w:rFonts w:eastAsia="Arial"/>
        </w:rPr>
      </w:pPr>
    </w:p>
    <w:p w14:paraId="1238BE56" w14:textId="77777777" w:rsidR="00E34955" w:rsidRDefault="00E34955" w:rsidP="00E34955">
      <w:pPr>
        <w:pStyle w:val="Heading4"/>
        <w:rPr>
          <w:rFonts w:eastAsia="Arial"/>
          <w:szCs w:val="20"/>
        </w:rPr>
      </w:pPr>
      <w:r>
        <w:rPr>
          <w:rFonts w:eastAsia="Arial"/>
          <w:szCs w:val="20"/>
        </w:rPr>
        <w:t xml:space="preserve">Requirement to </w:t>
      </w:r>
      <w:r w:rsidRPr="009429E7">
        <w:rPr>
          <w:rFonts w:eastAsia="Arial"/>
          <w:szCs w:val="20"/>
        </w:rPr>
        <w:t>implement the specific requirements for the DCDC stated in [SDS18-DIA01-01_DCDC]</w:t>
      </w:r>
      <w:r w:rsidRPr="00B249FD">
        <w:rPr>
          <w:rFonts w:eastAsia="Arial"/>
          <w:szCs w:val="20"/>
        </w:rPr>
        <w:t>.</w:t>
      </w:r>
    </w:p>
    <w:tbl>
      <w:tblPr>
        <w:tblW w:w="9518" w:type="dxa"/>
        <w:tblInd w:w="108" w:type="dxa"/>
        <w:tblLayout w:type="fixed"/>
        <w:tblLook w:val="0000" w:firstRow="0" w:lastRow="0" w:firstColumn="0" w:lastColumn="0" w:noHBand="0" w:noVBand="0"/>
      </w:tblPr>
      <w:tblGrid>
        <w:gridCol w:w="1920"/>
        <w:gridCol w:w="7598"/>
      </w:tblGrid>
      <w:tr w:rsidR="00E34955" w:rsidRPr="00123177" w14:paraId="5D2BFFAB"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7C55438" w14:textId="77777777" w:rsidR="00E34955" w:rsidRPr="00123177" w:rsidRDefault="00E34955" w:rsidP="00811B2F">
            <w:pPr>
              <w:pStyle w:val="TableText"/>
              <w:snapToGrid w:val="0"/>
              <w:rPr>
                <w:rFonts w:eastAsia="Arial"/>
                <w:szCs w:val="20"/>
              </w:rPr>
            </w:pPr>
            <w:r w:rsidRPr="00123177">
              <w:rPr>
                <w:rFonts w:eastAsia="Arial"/>
                <w:szCs w:val="2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83CBD03" w14:textId="77777777" w:rsidR="00E34955" w:rsidRPr="00123177" w:rsidRDefault="00E34955" w:rsidP="00811B2F">
            <w:pPr>
              <w:pStyle w:val="TableText"/>
              <w:snapToGrid w:val="0"/>
              <w:rPr>
                <w:rFonts w:eastAsia="Arial"/>
                <w:szCs w:val="20"/>
              </w:rPr>
            </w:pPr>
            <w:r w:rsidRPr="00123177">
              <w:rPr>
                <w:rFonts w:eastAsia="Arial"/>
                <w:szCs w:val="20"/>
              </w:rPr>
              <w:t>Description</w:t>
            </w:r>
          </w:p>
        </w:tc>
      </w:tr>
      <w:tr w:rsidR="00E34955" w:rsidRPr="00123177" w14:paraId="0815B3B0" w14:textId="77777777" w:rsidTr="00811B2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BFC2C51" w14:textId="77777777" w:rsidR="00E34955" w:rsidRPr="00123177" w:rsidRDefault="00E34955" w:rsidP="00811B2F">
            <w:pPr>
              <w:pStyle w:val="TableText"/>
              <w:snapToGrid w:val="0"/>
              <w:rPr>
                <w:rFonts w:eastAsia="Arial"/>
                <w:szCs w:val="20"/>
              </w:rPr>
            </w:pPr>
            <w:r w:rsidRPr="00123177">
              <w:rPr>
                <w:rFonts w:eastAsia="Arial"/>
                <w:szCs w:val="2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D2088" w14:textId="1EC823DD" w:rsidR="00E34955" w:rsidRPr="00123177" w:rsidRDefault="00E34955" w:rsidP="00811B2F">
            <w:pPr>
              <w:snapToGrid w:val="0"/>
              <w:rPr>
                <w:rFonts w:eastAsia="Arial"/>
                <w:szCs w:val="20"/>
              </w:rPr>
            </w:pPr>
            <w:r w:rsidRPr="00123177">
              <w:rPr>
                <w:rFonts w:eastAsia="Arial"/>
                <w:szCs w:val="20"/>
              </w:rPr>
              <w:t>SWRS_Gen_Diag_</w:t>
            </w:r>
            <w:r>
              <w:rPr>
                <w:rFonts w:eastAsia="Arial"/>
                <w:szCs w:val="20"/>
              </w:rPr>
              <w:t>1</w:t>
            </w:r>
            <w:r w:rsidR="006C0377">
              <w:rPr>
                <w:rFonts w:eastAsia="Arial"/>
                <w:szCs w:val="20"/>
              </w:rPr>
              <w:t>6</w:t>
            </w:r>
          </w:p>
        </w:tc>
      </w:tr>
      <w:tr w:rsidR="00E34955" w:rsidRPr="00123177" w14:paraId="6D6B50C4" w14:textId="77777777" w:rsidTr="00811B2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39B15D8" w14:textId="77777777" w:rsidR="00E34955" w:rsidRPr="00123177" w:rsidRDefault="00E34955" w:rsidP="00811B2F">
            <w:pPr>
              <w:pStyle w:val="TableText"/>
              <w:snapToGrid w:val="0"/>
              <w:rPr>
                <w:rFonts w:eastAsia="Arial"/>
                <w:szCs w:val="20"/>
              </w:rPr>
            </w:pPr>
            <w:r w:rsidRPr="00123177">
              <w:rPr>
                <w:rFonts w:eastAsia="Arial"/>
                <w:szCs w:val="20"/>
              </w:rPr>
              <w:lastRenderedPageBreak/>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A1CE12" w14:textId="77777777" w:rsidR="00E34955" w:rsidRPr="00123177" w:rsidRDefault="00E34955" w:rsidP="00811B2F">
            <w:pPr>
              <w:snapToGrid w:val="0"/>
              <w:rPr>
                <w:rFonts w:eastAsia="Arial"/>
                <w:szCs w:val="20"/>
              </w:rPr>
            </w:pPr>
            <w:r w:rsidRPr="00741999">
              <w:rPr>
                <w:rFonts w:eastAsia="Arial"/>
                <w:szCs w:val="20"/>
              </w:rPr>
              <w:t>SDS18-DIA01-01-249</w:t>
            </w:r>
          </w:p>
        </w:tc>
      </w:tr>
      <w:tr w:rsidR="00E34955" w:rsidRPr="00123177" w14:paraId="790A2FB6" w14:textId="77777777" w:rsidTr="00811B2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906734D" w14:textId="77777777" w:rsidR="00E34955" w:rsidRPr="00123177" w:rsidRDefault="00E34955" w:rsidP="00811B2F">
            <w:pPr>
              <w:pStyle w:val="TableText"/>
              <w:snapToGrid w:val="0"/>
              <w:rPr>
                <w:rFonts w:eastAsia="Arial"/>
                <w:szCs w:val="20"/>
              </w:rPr>
            </w:pPr>
            <w:r w:rsidRPr="00123177">
              <w:rPr>
                <w:rFonts w:eastAsia="Arial"/>
                <w:szCs w:val="2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8233CE" w14:textId="77777777" w:rsidR="00E34955" w:rsidRPr="00123177" w:rsidRDefault="00E34955" w:rsidP="00811B2F">
            <w:pPr>
              <w:pStyle w:val="TableText"/>
              <w:snapToGrid w:val="0"/>
              <w:rPr>
                <w:rFonts w:eastAsia="Arial"/>
                <w:szCs w:val="20"/>
              </w:rPr>
            </w:pPr>
            <w:r>
              <w:rPr>
                <w:rFonts w:eastAsia="Arial"/>
                <w:szCs w:val="20"/>
              </w:rPr>
              <w:t>Pre C</w:t>
            </w:r>
            <w:r w:rsidRPr="00123177">
              <w:rPr>
                <w:rFonts w:eastAsia="Arial"/>
                <w:szCs w:val="20"/>
              </w:rPr>
              <w:t>-Sample/PF</w:t>
            </w:r>
            <w:r>
              <w:rPr>
                <w:rFonts w:eastAsia="Arial"/>
                <w:szCs w:val="20"/>
              </w:rPr>
              <w:t>3</w:t>
            </w:r>
            <w:r w:rsidRPr="00123177">
              <w:rPr>
                <w:rFonts w:eastAsia="Arial"/>
                <w:szCs w:val="20"/>
              </w:rPr>
              <w:t>.0</w:t>
            </w:r>
            <w:r>
              <w:rPr>
                <w:rFonts w:eastAsia="Arial"/>
                <w:szCs w:val="20"/>
              </w:rPr>
              <w:t xml:space="preserve"> Phase-2</w:t>
            </w:r>
          </w:p>
        </w:tc>
      </w:tr>
      <w:tr w:rsidR="00E34955" w:rsidRPr="00123177" w14:paraId="0E3AC6AA" w14:textId="77777777" w:rsidTr="00811B2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6D55D12" w14:textId="77777777" w:rsidR="00E34955" w:rsidRPr="00123177" w:rsidRDefault="00E34955" w:rsidP="00811B2F">
            <w:pPr>
              <w:pStyle w:val="TableText"/>
              <w:snapToGrid w:val="0"/>
              <w:rPr>
                <w:rFonts w:eastAsia="Arial"/>
                <w:szCs w:val="20"/>
              </w:rPr>
            </w:pPr>
            <w:r w:rsidRPr="00123177">
              <w:rPr>
                <w:rFonts w:eastAsia="Arial"/>
                <w:szCs w:val="20"/>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602A13" w14:textId="2255BF60" w:rsidR="00E34955" w:rsidRPr="00123177" w:rsidRDefault="000C3DF2" w:rsidP="00811B2F">
            <w:pPr>
              <w:snapToGrid w:val="0"/>
              <w:rPr>
                <w:rFonts w:eastAsia="Arial"/>
                <w:szCs w:val="20"/>
              </w:rPr>
            </w:pPr>
            <w:r>
              <w:rPr>
                <w:rFonts w:eastAsia="Arial"/>
                <w:szCs w:val="20"/>
              </w:rPr>
              <w:t xml:space="preserve">Read 13 Byte </w:t>
            </w:r>
            <w:r w:rsidR="00CF21E7">
              <w:rPr>
                <w:rFonts w:eastAsia="Arial"/>
                <w:szCs w:val="20"/>
              </w:rPr>
              <w:t xml:space="preserve">current </w:t>
            </w:r>
            <w:r w:rsidRPr="00741999">
              <w:rPr>
                <w:rFonts w:eastAsia="Arial"/>
                <w:szCs w:val="20"/>
              </w:rPr>
              <w:t>VIN</w:t>
            </w:r>
            <w:r>
              <w:rPr>
                <w:rFonts w:eastAsia="Arial"/>
                <w:szCs w:val="20"/>
              </w:rPr>
              <w:t xml:space="preserve"> from NVM upon UDS request (</w:t>
            </w:r>
            <w:r w:rsidRPr="000D1B52">
              <w:rPr>
                <w:rFonts w:eastAsia="Arial"/>
                <w:szCs w:val="20"/>
              </w:rPr>
              <w:t>0x22F102</w:t>
            </w:r>
            <w:r>
              <w:rPr>
                <w:rFonts w:eastAsia="Arial"/>
                <w:szCs w:val="20"/>
              </w:rPr>
              <w:t>) is received.</w:t>
            </w:r>
          </w:p>
        </w:tc>
      </w:tr>
      <w:tr w:rsidR="00E34955" w:rsidRPr="00123177" w14:paraId="60CDC6C2"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7FE41E3A" w14:textId="77777777" w:rsidR="00E34955" w:rsidRPr="00123177" w:rsidRDefault="00E34955" w:rsidP="00811B2F">
            <w:pPr>
              <w:pStyle w:val="TableText"/>
              <w:snapToGrid w:val="0"/>
              <w:rPr>
                <w:rFonts w:eastAsia="Arial"/>
                <w:szCs w:val="20"/>
              </w:rPr>
            </w:pPr>
            <w:r w:rsidRPr="00123177">
              <w:rPr>
                <w:rFonts w:eastAsia="Arial"/>
                <w:szCs w:val="2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68994B" w14:textId="5FA3C2BD" w:rsidR="00E34955" w:rsidRPr="00123177" w:rsidRDefault="000C3DF2" w:rsidP="00811B2F">
            <w:pPr>
              <w:snapToGrid w:val="0"/>
              <w:rPr>
                <w:rFonts w:eastAsia="Arial"/>
                <w:szCs w:val="20"/>
              </w:rPr>
            </w:pPr>
            <w:r w:rsidRPr="00123177">
              <w:rPr>
                <w:rFonts w:eastAsia="Arial"/>
                <w:szCs w:val="20"/>
              </w:rPr>
              <w:t>No Such derived requirement is applicable.</w:t>
            </w:r>
          </w:p>
        </w:tc>
      </w:tr>
      <w:tr w:rsidR="00E34955" w:rsidRPr="00123177" w14:paraId="4B2ABA1B"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514EEBB3" w14:textId="77777777" w:rsidR="00E34955" w:rsidRPr="00123177" w:rsidRDefault="00E34955" w:rsidP="00811B2F">
            <w:pPr>
              <w:pStyle w:val="TableText"/>
              <w:snapToGrid w:val="0"/>
              <w:rPr>
                <w:rFonts w:eastAsia="Arial"/>
                <w:szCs w:val="20"/>
              </w:rPr>
            </w:pPr>
            <w:r w:rsidRPr="00123177">
              <w:rPr>
                <w:rFonts w:eastAsia="Arial"/>
                <w:szCs w:val="20"/>
              </w:rPr>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B50918" w14:textId="77777777" w:rsidR="00E34955" w:rsidRPr="00123177" w:rsidRDefault="00E34955" w:rsidP="00811B2F">
            <w:pPr>
              <w:pStyle w:val="TableText"/>
              <w:snapToGrid w:val="0"/>
              <w:rPr>
                <w:rFonts w:eastAsia="Arial"/>
                <w:szCs w:val="20"/>
              </w:rPr>
            </w:pPr>
            <w:r w:rsidRPr="00123177">
              <w:rPr>
                <w:rFonts w:eastAsia="Arial"/>
                <w:szCs w:val="20"/>
              </w:rPr>
              <w:t>Medium</w:t>
            </w:r>
          </w:p>
        </w:tc>
      </w:tr>
      <w:tr w:rsidR="00E34955" w:rsidRPr="00123177" w14:paraId="1C6A304A"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41327639" w14:textId="77777777" w:rsidR="00E34955" w:rsidRPr="00123177" w:rsidRDefault="00E34955" w:rsidP="00811B2F">
            <w:pPr>
              <w:pStyle w:val="TableText"/>
              <w:snapToGrid w:val="0"/>
              <w:rPr>
                <w:rFonts w:eastAsia="Arial"/>
                <w:szCs w:val="20"/>
              </w:rPr>
            </w:pPr>
            <w:r w:rsidRPr="00123177">
              <w:rPr>
                <w:rFonts w:eastAsia="Arial"/>
                <w:szCs w:val="2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EE4F6F" w14:textId="77777777" w:rsidR="00E34955" w:rsidRPr="00123177" w:rsidRDefault="00E34955" w:rsidP="00811B2F">
            <w:pPr>
              <w:pStyle w:val="TableText"/>
              <w:snapToGrid w:val="0"/>
              <w:rPr>
                <w:rFonts w:eastAsia="Arial"/>
                <w:szCs w:val="20"/>
              </w:rPr>
            </w:pPr>
            <w:r w:rsidRPr="00123177">
              <w:rPr>
                <w:rFonts w:eastAsia="Arial"/>
                <w:szCs w:val="20"/>
              </w:rPr>
              <w:t>No Specific access restrictions is applicable.</w:t>
            </w:r>
          </w:p>
        </w:tc>
      </w:tr>
      <w:tr w:rsidR="00E34955" w:rsidRPr="00123177" w14:paraId="622FAA76"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30CB4DFE" w14:textId="77777777" w:rsidR="00E34955" w:rsidRPr="00123177" w:rsidRDefault="00E34955" w:rsidP="00811B2F">
            <w:pPr>
              <w:pStyle w:val="TableText"/>
              <w:snapToGrid w:val="0"/>
              <w:rPr>
                <w:rFonts w:eastAsia="Arial"/>
                <w:szCs w:val="20"/>
              </w:rPr>
            </w:pPr>
            <w:r w:rsidRPr="00123177">
              <w:rPr>
                <w:rFonts w:eastAsia="Arial"/>
                <w:szCs w:val="20"/>
              </w:rPr>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7BCB37" w14:textId="12A4E117" w:rsidR="00E34955" w:rsidRPr="00123177" w:rsidRDefault="00E34955" w:rsidP="00811B2F">
            <w:pPr>
              <w:snapToGrid w:val="0"/>
              <w:rPr>
                <w:rFonts w:eastAsia="Arial"/>
                <w:szCs w:val="20"/>
              </w:rPr>
            </w:pPr>
            <w:r>
              <w:rPr>
                <w:rFonts w:eastAsia="Arial"/>
                <w:szCs w:val="20"/>
              </w:rPr>
              <w:t xml:space="preserve">UDS Request for </w:t>
            </w:r>
            <w:r w:rsidR="00BA5CCC">
              <w:rPr>
                <w:rFonts w:eastAsia="Arial"/>
                <w:szCs w:val="20"/>
              </w:rPr>
              <w:t>reading</w:t>
            </w:r>
            <w:r>
              <w:rPr>
                <w:rFonts w:eastAsia="Arial"/>
                <w:szCs w:val="20"/>
              </w:rPr>
              <w:t xml:space="preserve"> (</w:t>
            </w:r>
            <w:r w:rsidR="00BA5CCC" w:rsidRPr="000D1B52">
              <w:rPr>
                <w:rFonts w:eastAsia="Arial"/>
                <w:szCs w:val="20"/>
              </w:rPr>
              <w:t>0x22F102</w:t>
            </w:r>
            <w:r>
              <w:rPr>
                <w:rFonts w:eastAsia="Arial"/>
                <w:szCs w:val="20"/>
              </w:rPr>
              <w:t>) service.</w:t>
            </w:r>
          </w:p>
        </w:tc>
      </w:tr>
      <w:tr w:rsidR="00E34955" w:rsidRPr="00123177" w14:paraId="6AFF7DF5"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59AB5486" w14:textId="77777777" w:rsidR="00E34955" w:rsidRPr="00123177" w:rsidRDefault="00E34955" w:rsidP="00811B2F">
            <w:pPr>
              <w:pStyle w:val="TableText"/>
              <w:snapToGrid w:val="0"/>
              <w:rPr>
                <w:rFonts w:eastAsia="Arial"/>
                <w:szCs w:val="20"/>
              </w:rPr>
            </w:pPr>
            <w:r w:rsidRPr="00123177">
              <w:rPr>
                <w:rFonts w:eastAsia="Arial"/>
                <w:szCs w:val="20"/>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D6797D" w14:textId="770A253E" w:rsidR="00E34955" w:rsidRPr="00123177" w:rsidRDefault="00E34955" w:rsidP="00811B2F">
            <w:pPr>
              <w:pStyle w:val="TableText"/>
              <w:snapToGrid w:val="0"/>
              <w:rPr>
                <w:rFonts w:eastAsia="Arial"/>
                <w:szCs w:val="20"/>
              </w:rPr>
            </w:pPr>
            <w:r>
              <w:rPr>
                <w:rFonts w:eastAsia="Arial"/>
                <w:szCs w:val="20"/>
              </w:rPr>
              <w:t xml:space="preserve">Upon </w:t>
            </w:r>
            <w:r w:rsidR="000D1B52">
              <w:rPr>
                <w:rFonts w:eastAsia="Arial"/>
                <w:szCs w:val="20"/>
              </w:rPr>
              <w:t>reading</w:t>
            </w:r>
            <w:r>
              <w:rPr>
                <w:rFonts w:eastAsia="Arial"/>
                <w:szCs w:val="20"/>
              </w:rPr>
              <w:t xml:space="preserve"> the UDS (</w:t>
            </w:r>
            <w:r w:rsidR="00636997" w:rsidRPr="000D1B52">
              <w:rPr>
                <w:rFonts w:eastAsia="Arial"/>
                <w:szCs w:val="20"/>
              </w:rPr>
              <w:t>0x22F102</w:t>
            </w:r>
            <w:r>
              <w:rPr>
                <w:rFonts w:eastAsia="Arial"/>
                <w:szCs w:val="20"/>
              </w:rPr>
              <w:t>) service ,</w:t>
            </w:r>
            <w:r w:rsidR="00636997">
              <w:rPr>
                <w:rFonts w:eastAsia="Arial"/>
                <w:szCs w:val="20"/>
              </w:rPr>
              <w:t xml:space="preserve">the stored </w:t>
            </w:r>
            <w:r w:rsidR="00CF21E7">
              <w:rPr>
                <w:rFonts w:eastAsia="Arial"/>
                <w:szCs w:val="20"/>
              </w:rPr>
              <w:t xml:space="preserve">current </w:t>
            </w:r>
            <w:r w:rsidR="00636997">
              <w:rPr>
                <w:rFonts w:eastAsia="Arial"/>
                <w:szCs w:val="20"/>
              </w:rPr>
              <w:t xml:space="preserve">VIN </w:t>
            </w:r>
            <w:r w:rsidR="00084EC6">
              <w:rPr>
                <w:rFonts w:eastAsia="Arial"/>
                <w:szCs w:val="20"/>
              </w:rPr>
              <w:t xml:space="preserve">shall be </w:t>
            </w:r>
            <w:r w:rsidR="005E0605">
              <w:rPr>
                <w:rFonts w:eastAsia="Arial"/>
                <w:szCs w:val="20"/>
              </w:rPr>
              <w:t>displayed (13 Byte data)</w:t>
            </w:r>
            <w:r w:rsidR="00084EC6">
              <w:rPr>
                <w:rFonts w:eastAsia="Arial"/>
                <w:szCs w:val="20"/>
              </w:rPr>
              <w:t>.</w:t>
            </w:r>
          </w:p>
        </w:tc>
      </w:tr>
      <w:tr w:rsidR="00E34955" w:rsidRPr="00123177" w14:paraId="670F4D56"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66902021" w14:textId="77777777" w:rsidR="00E34955" w:rsidRPr="00123177" w:rsidRDefault="00E34955" w:rsidP="00811B2F">
            <w:pPr>
              <w:pStyle w:val="TableText"/>
              <w:snapToGrid w:val="0"/>
              <w:rPr>
                <w:rFonts w:eastAsia="Arial"/>
                <w:szCs w:val="20"/>
              </w:rPr>
            </w:pPr>
            <w:r w:rsidRPr="00123177">
              <w:rPr>
                <w:rFonts w:eastAsia="Arial"/>
                <w:szCs w:val="2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2D8335" w14:textId="6DCA9D81" w:rsidR="00E34955" w:rsidRPr="00123177" w:rsidRDefault="00E34955" w:rsidP="00811B2F">
            <w:pPr>
              <w:pStyle w:val="TableText"/>
              <w:snapToGrid w:val="0"/>
              <w:rPr>
                <w:rFonts w:eastAsia="Arial"/>
                <w:szCs w:val="20"/>
              </w:rPr>
            </w:pPr>
            <w:r>
              <w:rPr>
                <w:rFonts w:eastAsia="Arial"/>
                <w:szCs w:val="20"/>
              </w:rPr>
              <w:t xml:space="preserve">Send the UDS </w:t>
            </w:r>
            <w:r w:rsidR="005E0605">
              <w:rPr>
                <w:rFonts w:eastAsia="Arial"/>
                <w:szCs w:val="20"/>
              </w:rPr>
              <w:t>(</w:t>
            </w:r>
            <w:r w:rsidR="005E0605" w:rsidRPr="000D1B52">
              <w:rPr>
                <w:rFonts w:eastAsia="Arial"/>
                <w:szCs w:val="20"/>
              </w:rPr>
              <w:t>0x22F102</w:t>
            </w:r>
            <w:r w:rsidR="005E0605">
              <w:rPr>
                <w:rFonts w:eastAsia="Arial"/>
                <w:szCs w:val="20"/>
              </w:rPr>
              <w:t xml:space="preserve">) service </w:t>
            </w:r>
            <w:r>
              <w:rPr>
                <w:rFonts w:eastAsia="Arial"/>
                <w:szCs w:val="20"/>
              </w:rPr>
              <w:t xml:space="preserve">for </w:t>
            </w:r>
            <w:r w:rsidR="0006296E">
              <w:rPr>
                <w:rFonts w:eastAsia="Arial"/>
                <w:szCs w:val="20"/>
              </w:rPr>
              <w:t>reading</w:t>
            </w:r>
            <w:r>
              <w:rPr>
                <w:rFonts w:eastAsia="Arial"/>
                <w:szCs w:val="20"/>
              </w:rPr>
              <w:t xml:space="preserve"> the </w:t>
            </w:r>
            <w:r w:rsidR="00CF21E7">
              <w:rPr>
                <w:rFonts w:eastAsia="Arial"/>
                <w:szCs w:val="20"/>
              </w:rPr>
              <w:t xml:space="preserve">current </w:t>
            </w:r>
            <w:r>
              <w:rPr>
                <w:rFonts w:eastAsia="Arial"/>
                <w:szCs w:val="20"/>
              </w:rPr>
              <w:t>VIN.</w:t>
            </w:r>
          </w:p>
        </w:tc>
      </w:tr>
      <w:tr w:rsidR="00E34955" w:rsidRPr="00123177" w14:paraId="46521DE7"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5116C837" w14:textId="77777777" w:rsidR="00E34955" w:rsidRPr="00123177" w:rsidRDefault="00E34955" w:rsidP="00811B2F">
            <w:pPr>
              <w:pStyle w:val="TableText"/>
              <w:snapToGrid w:val="0"/>
              <w:rPr>
                <w:rFonts w:eastAsia="Arial"/>
                <w:szCs w:val="20"/>
              </w:rPr>
            </w:pPr>
            <w:r w:rsidRPr="00123177">
              <w:rPr>
                <w:rFonts w:eastAsia="Arial"/>
                <w:szCs w:val="2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0BB600" w14:textId="77777777" w:rsidR="00E34955" w:rsidRPr="00123177" w:rsidRDefault="00E34955" w:rsidP="00811B2F">
            <w:pPr>
              <w:pStyle w:val="TableText"/>
              <w:snapToGrid w:val="0"/>
              <w:rPr>
                <w:rFonts w:eastAsia="Arial"/>
                <w:szCs w:val="20"/>
              </w:rPr>
            </w:pPr>
            <w:r>
              <w:t>No such mandatory fields is applicable.</w:t>
            </w:r>
          </w:p>
        </w:tc>
      </w:tr>
      <w:tr w:rsidR="00E34955" w:rsidRPr="00123177" w14:paraId="13519BB3"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57520327" w14:textId="77777777" w:rsidR="00E34955" w:rsidRPr="00123177" w:rsidRDefault="00E34955" w:rsidP="00811B2F">
            <w:pPr>
              <w:pStyle w:val="TableText"/>
              <w:snapToGrid w:val="0"/>
              <w:rPr>
                <w:rFonts w:eastAsia="Arial"/>
                <w:szCs w:val="20"/>
              </w:rPr>
            </w:pPr>
            <w:r w:rsidRPr="00123177">
              <w:rPr>
                <w:rFonts w:eastAsia="Arial"/>
                <w:szCs w:val="2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FE004" w14:textId="2AF3BDF2" w:rsidR="00E34955" w:rsidRPr="00123177" w:rsidRDefault="00BA5CCC" w:rsidP="00811B2F">
            <w:pPr>
              <w:pStyle w:val="TableText"/>
              <w:snapToGrid w:val="0"/>
              <w:rPr>
                <w:rFonts w:eastAsia="Arial"/>
                <w:szCs w:val="20"/>
              </w:rPr>
            </w:pPr>
            <w:r>
              <w:rPr>
                <w:rFonts w:eastAsia="Arial"/>
                <w:szCs w:val="20"/>
              </w:rPr>
              <w:t>No preloaded values</w:t>
            </w:r>
          </w:p>
        </w:tc>
      </w:tr>
      <w:tr w:rsidR="00E34955" w:rsidRPr="00123177" w14:paraId="41A0ACD5"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3CCED5E1" w14:textId="77777777" w:rsidR="00E34955" w:rsidRPr="00123177" w:rsidRDefault="00E34955" w:rsidP="00811B2F">
            <w:pPr>
              <w:pStyle w:val="TableText"/>
              <w:snapToGrid w:val="0"/>
              <w:rPr>
                <w:rFonts w:eastAsia="Arial"/>
                <w:szCs w:val="20"/>
              </w:rPr>
            </w:pPr>
            <w:r w:rsidRPr="00123177">
              <w:rPr>
                <w:rFonts w:eastAsia="Arial"/>
                <w:szCs w:val="2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FF541" w14:textId="77777777" w:rsidR="00E34955" w:rsidRPr="00123177" w:rsidRDefault="00E34955" w:rsidP="00811B2F">
            <w:pPr>
              <w:pStyle w:val="TableText"/>
              <w:snapToGrid w:val="0"/>
              <w:rPr>
                <w:rFonts w:eastAsia="Arial"/>
                <w:szCs w:val="20"/>
              </w:rPr>
            </w:pPr>
            <w:r>
              <w:t>Default values shall be applicable with respect to Pre-Loaded Values</w:t>
            </w:r>
          </w:p>
        </w:tc>
      </w:tr>
      <w:tr w:rsidR="00E34955" w:rsidRPr="00123177" w14:paraId="2E1C0D05"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4C1348A3" w14:textId="77777777" w:rsidR="00E34955" w:rsidRPr="00123177" w:rsidRDefault="00E34955" w:rsidP="00811B2F">
            <w:pPr>
              <w:pStyle w:val="TableText"/>
              <w:snapToGrid w:val="0"/>
              <w:rPr>
                <w:rFonts w:eastAsia="Arial"/>
                <w:szCs w:val="20"/>
              </w:rPr>
            </w:pPr>
            <w:r w:rsidRPr="00123177">
              <w:rPr>
                <w:rFonts w:eastAsia="Arial"/>
                <w:szCs w:val="2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D66637" w14:textId="77777777" w:rsidR="00E34955" w:rsidRPr="00123177" w:rsidRDefault="00E34955" w:rsidP="00811B2F">
            <w:pPr>
              <w:pStyle w:val="TableText"/>
              <w:snapToGrid w:val="0"/>
              <w:rPr>
                <w:rFonts w:eastAsia="Arial"/>
                <w:szCs w:val="20"/>
              </w:rPr>
            </w:pPr>
            <w:r>
              <w:t>Valid range value is not required.</w:t>
            </w:r>
          </w:p>
        </w:tc>
      </w:tr>
      <w:tr w:rsidR="00E34955" w:rsidRPr="00123177" w14:paraId="7AB05595"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052C45C6" w14:textId="77777777" w:rsidR="00E34955" w:rsidRPr="00123177" w:rsidRDefault="00E34955" w:rsidP="00811B2F">
            <w:pPr>
              <w:pStyle w:val="TableText"/>
              <w:snapToGrid w:val="0"/>
              <w:rPr>
                <w:rFonts w:eastAsia="Arial"/>
                <w:szCs w:val="20"/>
              </w:rPr>
            </w:pPr>
            <w:r w:rsidRPr="00123177">
              <w:rPr>
                <w:rFonts w:eastAsia="Arial"/>
                <w:szCs w:val="2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7D5EF3" w14:textId="77777777" w:rsidR="00E34955" w:rsidRPr="00123177" w:rsidRDefault="00E34955" w:rsidP="00811B2F">
            <w:pPr>
              <w:pStyle w:val="TableText"/>
              <w:snapToGrid w:val="0"/>
              <w:rPr>
                <w:rFonts w:eastAsia="Arial"/>
                <w:szCs w:val="20"/>
              </w:rPr>
            </w:pPr>
            <w:r>
              <w:t>Data latency period is not applicable</w:t>
            </w:r>
          </w:p>
        </w:tc>
      </w:tr>
      <w:tr w:rsidR="00E34955" w:rsidRPr="00123177" w14:paraId="6592E6A0"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59D03601" w14:textId="77777777" w:rsidR="00E34955" w:rsidRPr="00123177" w:rsidRDefault="00E34955" w:rsidP="00811B2F">
            <w:pPr>
              <w:pStyle w:val="TableText"/>
              <w:snapToGrid w:val="0"/>
              <w:rPr>
                <w:rFonts w:eastAsia="Arial"/>
                <w:szCs w:val="20"/>
              </w:rPr>
            </w:pPr>
            <w:r w:rsidRPr="00123177">
              <w:rPr>
                <w:rFonts w:eastAsia="Arial"/>
                <w:szCs w:val="2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4AE64" w14:textId="77777777" w:rsidR="00E34955" w:rsidRPr="00123177" w:rsidRDefault="00E34955" w:rsidP="00811B2F">
            <w:pPr>
              <w:pStyle w:val="TableText"/>
              <w:snapToGrid w:val="0"/>
              <w:rPr>
                <w:rFonts w:eastAsia="Arial"/>
                <w:szCs w:val="20"/>
              </w:rPr>
            </w:pPr>
            <w:r>
              <w:t>Data Retention period is not applicable.</w:t>
            </w:r>
          </w:p>
        </w:tc>
      </w:tr>
      <w:tr w:rsidR="00E34955" w:rsidRPr="00123177" w14:paraId="4AA61ADB"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4FA68016" w14:textId="77777777" w:rsidR="00E34955" w:rsidRPr="00123177" w:rsidRDefault="00E34955" w:rsidP="00811B2F">
            <w:pPr>
              <w:pStyle w:val="TableText"/>
              <w:snapToGrid w:val="0"/>
              <w:rPr>
                <w:rFonts w:eastAsia="Arial"/>
                <w:szCs w:val="20"/>
              </w:rPr>
            </w:pPr>
            <w:r w:rsidRPr="00123177">
              <w:rPr>
                <w:rFonts w:eastAsia="Arial"/>
                <w:szCs w:val="2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8C9E6A" w14:textId="77777777" w:rsidR="00E34955" w:rsidRPr="00123177" w:rsidRDefault="00E34955" w:rsidP="00811B2F">
            <w:pPr>
              <w:pStyle w:val="TableText"/>
              <w:rPr>
                <w:rFonts w:eastAsia="Arial"/>
                <w:szCs w:val="20"/>
              </w:rPr>
            </w:pPr>
            <w:r>
              <w:t>Data rate is not applicable.</w:t>
            </w:r>
          </w:p>
        </w:tc>
      </w:tr>
      <w:tr w:rsidR="00E34955" w:rsidRPr="00123177" w14:paraId="47CD1B10"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61610EEF" w14:textId="77777777" w:rsidR="00E34955" w:rsidRPr="00123177" w:rsidRDefault="00E34955" w:rsidP="00811B2F">
            <w:pPr>
              <w:pStyle w:val="TableText"/>
              <w:snapToGrid w:val="0"/>
              <w:rPr>
                <w:rFonts w:eastAsia="Arial"/>
                <w:szCs w:val="20"/>
              </w:rPr>
            </w:pPr>
            <w:r w:rsidRPr="00123177">
              <w:rPr>
                <w:rFonts w:eastAsia="Arial"/>
                <w:szCs w:val="2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86DCAF" w14:textId="77777777" w:rsidR="00E34955" w:rsidRPr="00123177" w:rsidRDefault="00E34955" w:rsidP="00811B2F">
            <w:pPr>
              <w:pStyle w:val="TableText"/>
              <w:spacing w:line="259" w:lineRule="auto"/>
              <w:rPr>
                <w:rFonts w:eastAsia="Arial"/>
                <w:szCs w:val="20"/>
              </w:rPr>
            </w:pPr>
            <w:r>
              <w:t>External event is not required.</w:t>
            </w:r>
          </w:p>
        </w:tc>
      </w:tr>
      <w:tr w:rsidR="00E34955" w:rsidRPr="00123177" w14:paraId="2216A37E"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22940776" w14:textId="77777777" w:rsidR="00E34955" w:rsidRPr="00123177" w:rsidRDefault="00E34955" w:rsidP="00811B2F">
            <w:pPr>
              <w:pStyle w:val="TableText"/>
              <w:snapToGrid w:val="0"/>
              <w:rPr>
                <w:rFonts w:eastAsia="Arial"/>
                <w:szCs w:val="20"/>
              </w:rPr>
            </w:pPr>
            <w:r w:rsidRPr="00123177">
              <w:rPr>
                <w:rFonts w:eastAsia="Arial"/>
                <w:szCs w:val="2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EEFAC2" w14:textId="77777777" w:rsidR="00E34955" w:rsidRPr="00123177" w:rsidRDefault="00E34955" w:rsidP="00811B2F">
            <w:pPr>
              <w:pStyle w:val="TableText"/>
              <w:spacing w:line="259" w:lineRule="auto"/>
              <w:rPr>
                <w:rFonts w:eastAsia="Arial"/>
                <w:szCs w:val="20"/>
              </w:rPr>
            </w:pPr>
            <w:r>
              <w:t>Temporal event is not applicable.</w:t>
            </w:r>
          </w:p>
        </w:tc>
      </w:tr>
      <w:tr w:rsidR="00E34955" w:rsidRPr="00123177" w14:paraId="612B17B9"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598AE965" w14:textId="77777777" w:rsidR="00E34955" w:rsidRPr="00123177" w:rsidRDefault="00E34955" w:rsidP="00811B2F">
            <w:pPr>
              <w:pStyle w:val="TableText"/>
              <w:snapToGrid w:val="0"/>
              <w:rPr>
                <w:rFonts w:eastAsia="Arial"/>
                <w:szCs w:val="20"/>
              </w:rPr>
            </w:pPr>
            <w:r w:rsidRPr="00123177">
              <w:rPr>
                <w:rFonts w:eastAsia="Arial"/>
                <w:szCs w:val="20"/>
              </w:rPr>
              <w:t xml:space="preserve">Validation Rules/ </w:t>
            </w:r>
          </w:p>
          <w:p w14:paraId="4128B29D" w14:textId="77777777" w:rsidR="00E34955" w:rsidRPr="00123177" w:rsidRDefault="00E34955" w:rsidP="00811B2F">
            <w:pPr>
              <w:pStyle w:val="TableText"/>
              <w:snapToGrid w:val="0"/>
              <w:rPr>
                <w:rFonts w:eastAsia="Arial"/>
                <w:szCs w:val="20"/>
              </w:rPr>
            </w:pPr>
            <w:r w:rsidRPr="00123177">
              <w:rPr>
                <w:rFonts w:eastAsia="Arial"/>
                <w:szCs w:val="20"/>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591297" w14:textId="77777777" w:rsidR="00E34955" w:rsidRPr="00123177" w:rsidRDefault="00E34955" w:rsidP="00811B2F">
            <w:pPr>
              <w:pStyle w:val="TableText"/>
              <w:snapToGrid w:val="0"/>
              <w:rPr>
                <w:rFonts w:eastAsia="Arial"/>
                <w:szCs w:val="20"/>
              </w:rPr>
            </w:pPr>
            <w:r>
              <w:t>Verify the input and out section on CANalyzer Tool</w:t>
            </w:r>
          </w:p>
        </w:tc>
      </w:tr>
      <w:tr w:rsidR="00E34955" w:rsidRPr="00123177" w14:paraId="541CF694"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4D3A117D" w14:textId="77777777" w:rsidR="00E34955" w:rsidRPr="00123177" w:rsidRDefault="00E34955" w:rsidP="00811B2F">
            <w:pPr>
              <w:pStyle w:val="TableText"/>
              <w:snapToGrid w:val="0"/>
              <w:rPr>
                <w:rFonts w:eastAsia="Arial"/>
                <w:szCs w:val="20"/>
              </w:rPr>
            </w:pPr>
            <w:r w:rsidRPr="00123177">
              <w:rPr>
                <w:rFonts w:eastAsia="Arial"/>
                <w:szCs w:val="2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BDB6DC" w14:textId="77777777" w:rsidR="00E34955" w:rsidRPr="00123177" w:rsidRDefault="00E34955" w:rsidP="00811B2F">
            <w:pPr>
              <w:pStyle w:val="TableText"/>
              <w:snapToGrid w:val="0"/>
              <w:rPr>
                <w:rFonts w:eastAsia="Arial"/>
                <w:szCs w:val="20"/>
              </w:rPr>
            </w:pPr>
            <w:r w:rsidRPr="00123177">
              <w:rPr>
                <w:rFonts w:eastAsia="Arial"/>
                <w:szCs w:val="20"/>
              </w:rPr>
              <w:t>Constraints is not applicable.</w:t>
            </w:r>
          </w:p>
        </w:tc>
      </w:tr>
      <w:tr w:rsidR="00E34955" w:rsidRPr="00123177" w14:paraId="03E7C4DD"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762C71BD" w14:textId="77777777" w:rsidR="00E34955" w:rsidRPr="00123177" w:rsidRDefault="00E34955" w:rsidP="00811B2F">
            <w:pPr>
              <w:pStyle w:val="TableText"/>
              <w:snapToGrid w:val="0"/>
              <w:rPr>
                <w:rFonts w:eastAsia="Arial"/>
                <w:szCs w:val="20"/>
              </w:rPr>
            </w:pPr>
            <w:r w:rsidRPr="00123177">
              <w:rPr>
                <w:rFonts w:eastAsia="Arial"/>
                <w:szCs w:val="2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146808" w14:textId="77777777" w:rsidR="00E34955" w:rsidRPr="00123177" w:rsidRDefault="00E34955" w:rsidP="00811B2F">
            <w:pPr>
              <w:pStyle w:val="TableText"/>
              <w:snapToGrid w:val="0"/>
              <w:rPr>
                <w:rFonts w:eastAsia="Arial"/>
                <w:szCs w:val="20"/>
              </w:rPr>
            </w:pPr>
            <w:r w:rsidRPr="00123177">
              <w:rPr>
                <w:rFonts w:eastAsia="Arial"/>
                <w:szCs w:val="20"/>
              </w:rPr>
              <w:t>No effects on other system</w:t>
            </w:r>
          </w:p>
        </w:tc>
      </w:tr>
      <w:tr w:rsidR="00E34955" w:rsidRPr="00123177" w14:paraId="4DA12F8E"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6D781079" w14:textId="77777777" w:rsidR="00E34955" w:rsidRPr="00123177" w:rsidRDefault="00E34955" w:rsidP="00811B2F">
            <w:pPr>
              <w:pStyle w:val="TableText"/>
              <w:snapToGrid w:val="0"/>
              <w:rPr>
                <w:rFonts w:eastAsia="Arial"/>
                <w:szCs w:val="20"/>
              </w:rPr>
            </w:pPr>
            <w:r w:rsidRPr="00123177">
              <w:rPr>
                <w:rFonts w:eastAsia="Arial"/>
                <w:szCs w:val="20"/>
              </w:rPr>
              <w:lastRenderedPageBreak/>
              <w:t>Testability with respect to test environment</w:t>
            </w:r>
          </w:p>
          <w:p w14:paraId="321CE905" w14:textId="77777777" w:rsidR="00E34955" w:rsidRPr="00123177" w:rsidRDefault="00E34955" w:rsidP="00811B2F">
            <w:pPr>
              <w:pStyle w:val="TableText"/>
              <w:rPr>
                <w:rFonts w:eastAsia="Arial"/>
                <w:szCs w:val="20"/>
              </w:rPr>
            </w:pPr>
            <w:r w:rsidRPr="00123177">
              <w:rPr>
                <w:rFonts w:eastAsia="Arial"/>
                <w:szCs w:val="20"/>
              </w:rPr>
              <w:t>(Yes/No)</w:t>
            </w:r>
          </w:p>
          <w:p w14:paraId="1A24306C" w14:textId="77777777" w:rsidR="00E34955" w:rsidRPr="00123177" w:rsidRDefault="00E34955" w:rsidP="00811B2F">
            <w:pPr>
              <w:pStyle w:val="TableText"/>
              <w:rPr>
                <w:rFonts w:eastAsia="Arial"/>
                <w:szCs w:val="20"/>
              </w:rPr>
            </w:pPr>
            <w:r w:rsidRPr="00123177">
              <w:rPr>
                <w:rFonts w:eastAsia="Arial"/>
                <w:szCs w:val="2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625D46" w14:textId="77777777" w:rsidR="00E34955" w:rsidRPr="00123177" w:rsidRDefault="00E34955" w:rsidP="00811B2F">
            <w:pPr>
              <w:pStyle w:val="TableText"/>
              <w:snapToGrid w:val="0"/>
              <w:rPr>
                <w:rFonts w:eastAsia="Arial"/>
                <w:szCs w:val="20"/>
              </w:rPr>
            </w:pPr>
            <w:r w:rsidRPr="00123177">
              <w:rPr>
                <w:rFonts w:eastAsia="Arial"/>
                <w:szCs w:val="20"/>
              </w:rPr>
              <w:t>YES</w:t>
            </w:r>
          </w:p>
        </w:tc>
      </w:tr>
      <w:tr w:rsidR="00E34955" w:rsidRPr="00123177" w14:paraId="3B3DA92B"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3BAA2E6E" w14:textId="77777777" w:rsidR="00E34955" w:rsidRPr="00123177" w:rsidRDefault="00E34955" w:rsidP="00811B2F">
            <w:pPr>
              <w:pStyle w:val="TableText"/>
              <w:snapToGrid w:val="0"/>
              <w:rPr>
                <w:rFonts w:eastAsia="Arial"/>
                <w:szCs w:val="20"/>
              </w:rPr>
            </w:pPr>
            <w:r w:rsidRPr="00123177">
              <w:rPr>
                <w:rFonts w:eastAsia="Arial"/>
                <w:szCs w:val="20"/>
              </w:rPr>
              <w:t>Feasible within project constraints</w:t>
            </w:r>
          </w:p>
          <w:p w14:paraId="0AC4159E" w14:textId="77777777" w:rsidR="00E34955" w:rsidRPr="00123177" w:rsidRDefault="00E34955" w:rsidP="00811B2F">
            <w:pPr>
              <w:pStyle w:val="TableText"/>
              <w:snapToGrid w:val="0"/>
              <w:rPr>
                <w:rFonts w:eastAsia="Arial"/>
                <w:szCs w:val="20"/>
              </w:rPr>
            </w:pPr>
            <w:r w:rsidRPr="00123177">
              <w:rPr>
                <w:rFonts w:eastAsia="Arial"/>
                <w:szCs w:val="20"/>
              </w:rPr>
              <w:t>(Yes/No)</w:t>
            </w:r>
          </w:p>
          <w:p w14:paraId="1F7E1835" w14:textId="77777777" w:rsidR="00E34955" w:rsidRPr="00123177" w:rsidRDefault="00E34955" w:rsidP="00811B2F">
            <w:pPr>
              <w:pStyle w:val="TableText"/>
              <w:snapToGrid w:val="0"/>
              <w:rPr>
                <w:rFonts w:eastAsia="Arial"/>
                <w:szCs w:val="20"/>
              </w:rPr>
            </w:pPr>
            <w:r w:rsidRPr="00123177">
              <w:rPr>
                <w:rFonts w:eastAsia="Arial"/>
                <w:szCs w:val="2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735982" w14:textId="77777777" w:rsidR="00E34955" w:rsidRPr="00123177" w:rsidRDefault="00E34955" w:rsidP="00811B2F">
            <w:pPr>
              <w:pStyle w:val="TableText"/>
              <w:snapToGrid w:val="0"/>
              <w:rPr>
                <w:rFonts w:eastAsia="Arial"/>
                <w:szCs w:val="20"/>
              </w:rPr>
            </w:pPr>
            <w:r w:rsidRPr="00123177">
              <w:rPr>
                <w:rFonts w:eastAsia="Arial"/>
                <w:szCs w:val="20"/>
              </w:rPr>
              <w:t>YES</w:t>
            </w:r>
          </w:p>
        </w:tc>
      </w:tr>
      <w:tr w:rsidR="00E34955" w:rsidRPr="00123177" w14:paraId="602EE526"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478FA166" w14:textId="77777777" w:rsidR="00E34955" w:rsidRPr="00123177" w:rsidRDefault="00E34955" w:rsidP="00811B2F">
            <w:pPr>
              <w:pStyle w:val="TableText"/>
              <w:snapToGrid w:val="0"/>
              <w:rPr>
                <w:rFonts w:eastAsia="Arial"/>
                <w:szCs w:val="20"/>
              </w:rPr>
            </w:pPr>
            <w:r w:rsidRPr="00123177">
              <w:rPr>
                <w:rFonts w:eastAsia="Arial"/>
                <w:szCs w:val="20"/>
              </w:rPr>
              <w:t>Critical</w:t>
            </w:r>
          </w:p>
          <w:p w14:paraId="6C2FAA88" w14:textId="77777777" w:rsidR="00E34955" w:rsidRPr="00123177" w:rsidRDefault="00E34955" w:rsidP="00811B2F">
            <w:pPr>
              <w:pStyle w:val="TableText"/>
              <w:snapToGrid w:val="0"/>
              <w:rPr>
                <w:rFonts w:eastAsia="Arial"/>
                <w:szCs w:val="20"/>
              </w:rPr>
            </w:pPr>
            <w:r w:rsidRPr="00123177">
              <w:rPr>
                <w:rFonts w:eastAsia="Arial"/>
                <w:szCs w:val="2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AE137F" w14:textId="77777777" w:rsidR="00E34955" w:rsidRPr="00123177" w:rsidRDefault="00E34955" w:rsidP="00811B2F">
            <w:pPr>
              <w:pStyle w:val="TableText"/>
              <w:snapToGrid w:val="0"/>
              <w:rPr>
                <w:rFonts w:eastAsia="Arial"/>
                <w:szCs w:val="20"/>
              </w:rPr>
            </w:pPr>
            <w:r w:rsidRPr="00123177">
              <w:rPr>
                <w:rFonts w:eastAsia="Arial"/>
                <w:szCs w:val="20"/>
              </w:rPr>
              <w:t>YES</w:t>
            </w:r>
          </w:p>
        </w:tc>
      </w:tr>
      <w:tr w:rsidR="00E34955" w:rsidRPr="00123177" w14:paraId="6884AE9D"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0219BFF2" w14:textId="77777777" w:rsidR="00E34955" w:rsidRPr="00123177" w:rsidRDefault="00E34955" w:rsidP="00811B2F">
            <w:pPr>
              <w:pStyle w:val="TableText"/>
              <w:snapToGrid w:val="0"/>
              <w:rPr>
                <w:rFonts w:eastAsia="Arial"/>
                <w:szCs w:val="20"/>
              </w:rPr>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E551ED" w14:textId="77777777" w:rsidR="00E34955" w:rsidRPr="00123177" w:rsidRDefault="00E34955" w:rsidP="00811B2F">
            <w:pPr>
              <w:pStyle w:val="TableText"/>
              <w:snapToGrid w:val="0"/>
              <w:rPr>
                <w:rFonts w:eastAsia="Arial"/>
                <w:szCs w:val="20"/>
              </w:rPr>
            </w:pPr>
            <w:r w:rsidRPr="00123177">
              <w:t>Acceptance Criteria for this requirement should be as per SECTION-6 ACCEPTANCE CRITERIA</w:t>
            </w:r>
          </w:p>
        </w:tc>
      </w:tr>
    </w:tbl>
    <w:p w14:paraId="5F01812C" w14:textId="77777777" w:rsidR="00E34955" w:rsidRPr="00E34955" w:rsidRDefault="00E34955" w:rsidP="00E34955">
      <w:pPr>
        <w:rPr>
          <w:rFonts w:eastAsia="Arial"/>
        </w:rPr>
      </w:pPr>
    </w:p>
    <w:p w14:paraId="42856321" w14:textId="77777777" w:rsidR="00E34955" w:rsidRPr="008E4D40" w:rsidRDefault="00E34955" w:rsidP="008E4D40">
      <w:pPr>
        <w:rPr>
          <w:rFonts w:eastAsia="Arial"/>
        </w:rPr>
      </w:pPr>
    </w:p>
    <w:p w14:paraId="6BC2368C" w14:textId="77777777" w:rsidR="008E4D40" w:rsidRDefault="008E4D40" w:rsidP="008D5D29">
      <w:pPr>
        <w:rPr>
          <w:rFonts w:eastAsia="Arial"/>
          <w:szCs w:val="20"/>
        </w:rPr>
      </w:pPr>
    </w:p>
    <w:p w14:paraId="5EE62210" w14:textId="77777777" w:rsidR="00040840" w:rsidRPr="00123177" w:rsidRDefault="00040840" w:rsidP="00A55B53">
      <w:pPr>
        <w:rPr>
          <w:rFonts w:eastAsia="Arial"/>
          <w:szCs w:val="20"/>
        </w:rPr>
      </w:pPr>
    </w:p>
    <w:p w14:paraId="3FFA0F8B" w14:textId="77777777" w:rsidR="00A55B53" w:rsidRPr="00123177" w:rsidRDefault="00A55B53" w:rsidP="00A55B53">
      <w:pPr>
        <w:pStyle w:val="Heading3"/>
      </w:pPr>
      <w:bookmarkStart w:id="196" w:name="_Toc164692395"/>
      <w:r w:rsidRPr="00123177">
        <w:t>Safety Requirements</w:t>
      </w:r>
      <w:bookmarkEnd w:id="196"/>
    </w:p>
    <w:p w14:paraId="7733121F" w14:textId="77777777" w:rsidR="00A55B53" w:rsidRPr="00123177" w:rsidRDefault="00A55B53" w:rsidP="00A55B53">
      <w:pPr>
        <w:pStyle w:val="BodyText"/>
      </w:pPr>
    </w:p>
    <w:p w14:paraId="7D4B2C2A" w14:textId="77777777" w:rsidR="00A55B53" w:rsidRPr="00123177" w:rsidRDefault="00A55B53" w:rsidP="00A55B53">
      <w:pPr>
        <w:pStyle w:val="BodyText"/>
      </w:pPr>
      <w:r w:rsidRPr="00123177">
        <w:t>Please refer to section 4.8 for details.</w:t>
      </w:r>
    </w:p>
    <w:p w14:paraId="47EA3FAB" w14:textId="77777777" w:rsidR="00A55B53" w:rsidRPr="00123177" w:rsidRDefault="00A55B53" w:rsidP="00A55B53">
      <w:pPr>
        <w:pStyle w:val="BodyText"/>
      </w:pPr>
    </w:p>
    <w:p w14:paraId="00995911" w14:textId="77777777" w:rsidR="00A55B53" w:rsidRPr="00123177" w:rsidRDefault="00A55B53" w:rsidP="00A55B53">
      <w:pPr>
        <w:pStyle w:val="Heading3"/>
      </w:pPr>
      <w:bookmarkStart w:id="197" w:name="_Toc164692396"/>
      <w:r w:rsidRPr="00123177">
        <w:t>Business Rules</w:t>
      </w:r>
      <w:bookmarkEnd w:id="197"/>
    </w:p>
    <w:p w14:paraId="15FAA1C4" w14:textId="77777777" w:rsidR="00A55B53" w:rsidRPr="00123177" w:rsidRDefault="00A55B53" w:rsidP="00A55B53">
      <w:pPr>
        <w:pStyle w:val="BodyText"/>
      </w:pPr>
      <w:r w:rsidRPr="00123177">
        <w:t>As defined in SoW document.</w:t>
      </w:r>
    </w:p>
    <w:p w14:paraId="4B1CA5B5" w14:textId="77777777" w:rsidR="00A55B53" w:rsidRPr="00123177" w:rsidRDefault="00A55B53" w:rsidP="00A55B53">
      <w:pPr>
        <w:pStyle w:val="BodyText"/>
      </w:pPr>
    </w:p>
    <w:p w14:paraId="250DFD5D" w14:textId="77777777" w:rsidR="00A55B53" w:rsidRPr="00123177" w:rsidRDefault="00A55B53" w:rsidP="00A55B53">
      <w:pPr>
        <w:pStyle w:val="BodyText"/>
      </w:pPr>
    </w:p>
    <w:p w14:paraId="24BDAA76" w14:textId="77777777" w:rsidR="00A55B53" w:rsidRPr="00123177" w:rsidRDefault="00A55B53" w:rsidP="00A55B53">
      <w:pPr>
        <w:pStyle w:val="Heading3"/>
      </w:pPr>
      <w:bookmarkStart w:id="198" w:name="_Toc164692397"/>
      <w:r w:rsidRPr="00123177">
        <w:t>Screens / Wireframes</w:t>
      </w:r>
      <w:bookmarkEnd w:id="198"/>
    </w:p>
    <w:p w14:paraId="1B4123E5" w14:textId="77777777" w:rsidR="00A55B53" w:rsidRPr="00123177" w:rsidRDefault="00A55B53" w:rsidP="00A55B53">
      <w:pPr>
        <w:pStyle w:val="BodyText"/>
      </w:pPr>
      <w:r w:rsidRPr="00123177">
        <w:t>Not applicable</w:t>
      </w:r>
    </w:p>
    <w:p w14:paraId="2D0AD66B" w14:textId="77777777" w:rsidR="00A55B53" w:rsidRPr="00123177" w:rsidRDefault="00A55B53" w:rsidP="00A55B53">
      <w:pPr>
        <w:pStyle w:val="BodyText"/>
      </w:pPr>
    </w:p>
    <w:p w14:paraId="13D092A0" w14:textId="77777777" w:rsidR="00A55B53" w:rsidRPr="00123177" w:rsidRDefault="00A55B53" w:rsidP="00A55B53">
      <w:pPr>
        <w:pStyle w:val="Heading2"/>
      </w:pPr>
      <w:bookmarkStart w:id="199" w:name="_Toc164692398"/>
      <w:r w:rsidRPr="00123177">
        <w:rPr>
          <w:rFonts w:eastAsia="Arial"/>
        </w:rPr>
        <w:t xml:space="preserve">Power Management Controller interface </w:t>
      </w:r>
      <w:commentRangeStart w:id="200"/>
      <w:r w:rsidRPr="00123177">
        <w:rPr>
          <w:rFonts w:eastAsia="Arial"/>
        </w:rPr>
        <w:t>driver</w:t>
      </w:r>
      <w:bookmarkEnd w:id="199"/>
      <w:commentRangeEnd w:id="200"/>
      <w:r w:rsidRPr="00123177">
        <w:rPr>
          <w:rStyle w:val="CommentReference"/>
          <w:rFonts w:eastAsia="Arial"/>
          <w:sz w:val="26"/>
          <w:szCs w:val="36"/>
        </w:rPr>
        <w:commentReference w:id="200"/>
      </w:r>
      <w:r w:rsidRPr="00123177">
        <w:rPr>
          <w:rFonts w:eastAsia="Arial"/>
        </w:rPr>
        <w:t xml:space="preserve">  </w:t>
      </w:r>
    </w:p>
    <w:p w14:paraId="4395D01A" w14:textId="77777777" w:rsidR="00A55B53" w:rsidRPr="00123177" w:rsidRDefault="00A55B53">
      <w:pPr>
        <w:pStyle w:val="BodyText"/>
        <w:numPr>
          <w:ilvl w:val="0"/>
          <w:numId w:val="37"/>
        </w:numPr>
      </w:pPr>
      <w:r w:rsidRPr="00123177">
        <w:rPr>
          <w:bCs/>
          <w:szCs w:val="28"/>
        </w:rPr>
        <w:t>Infenion TL35584 PMIC IC is used to manage the Power Supply and Power Safety of the Controller.</w:t>
      </w:r>
    </w:p>
    <w:p w14:paraId="655D5653" w14:textId="77777777" w:rsidR="00A55B53" w:rsidRPr="00123177" w:rsidRDefault="00A55B53">
      <w:pPr>
        <w:pStyle w:val="BodyText"/>
        <w:numPr>
          <w:ilvl w:val="0"/>
          <w:numId w:val="37"/>
        </w:numPr>
      </w:pPr>
      <w:r w:rsidRPr="00123177">
        <w:rPr>
          <w:bCs/>
          <w:szCs w:val="28"/>
        </w:rPr>
        <w:lastRenderedPageBreak/>
        <w:t>Interface – SPI</w:t>
      </w:r>
    </w:p>
    <w:p w14:paraId="48C5A909" w14:textId="77777777" w:rsidR="00A55B53" w:rsidRPr="00123177" w:rsidRDefault="00A55B53">
      <w:pPr>
        <w:pStyle w:val="BodyText"/>
        <w:numPr>
          <w:ilvl w:val="0"/>
          <w:numId w:val="37"/>
        </w:numPr>
      </w:pPr>
      <w:r w:rsidRPr="00123177">
        <w:rPr>
          <w:bCs/>
          <w:szCs w:val="28"/>
        </w:rPr>
        <w:t>Different operating states of the PMIC such as PowerDown, Init, Normal, Wakup, Sleep, Standby, SafeState.</w:t>
      </w:r>
    </w:p>
    <w:p w14:paraId="61F293E9" w14:textId="77777777" w:rsidR="00A55B53" w:rsidRPr="00123177" w:rsidRDefault="00A55B53" w:rsidP="00A55B53">
      <w:pPr>
        <w:pStyle w:val="BodyText"/>
      </w:pPr>
    </w:p>
    <w:tbl>
      <w:tblPr>
        <w:tblW w:w="9735" w:type="dxa"/>
        <w:tblInd w:w="103" w:type="dxa"/>
        <w:tblLayout w:type="fixed"/>
        <w:tblLook w:val="06A0" w:firstRow="1" w:lastRow="0" w:firstColumn="1" w:lastColumn="0" w:noHBand="1" w:noVBand="1"/>
      </w:tblPr>
      <w:tblGrid>
        <w:gridCol w:w="2022"/>
        <w:gridCol w:w="7713"/>
      </w:tblGrid>
      <w:tr w:rsidR="00A55B53" w:rsidRPr="00123177" w14:paraId="3D2288C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2214316" w14:textId="77777777" w:rsidR="00A55B53" w:rsidRPr="00123177" w:rsidRDefault="00A55B53" w:rsidP="00535342">
            <w:pPr>
              <w:rPr>
                <w:strike/>
                <w:color w:val="C00000"/>
              </w:rPr>
            </w:pPr>
            <w:r w:rsidRPr="00123177">
              <w:rPr>
                <w:rFonts w:eastAsia="Arial"/>
                <w:b/>
                <w:bCs/>
                <w:strike/>
                <w:color w:val="C00000"/>
                <w:szCs w:val="20"/>
              </w:rPr>
              <w:t>Term</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1177CFB" w14:textId="77777777" w:rsidR="00A55B53" w:rsidRPr="00123177" w:rsidRDefault="00A55B53" w:rsidP="00535342">
            <w:pPr>
              <w:rPr>
                <w:strike/>
                <w:color w:val="C00000"/>
              </w:rPr>
            </w:pPr>
            <w:r w:rsidRPr="00123177">
              <w:rPr>
                <w:rFonts w:eastAsia="Arial"/>
                <w:b/>
                <w:bCs/>
                <w:strike/>
                <w:color w:val="C00000"/>
                <w:szCs w:val="20"/>
              </w:rPr>
              <w:t>Description</w:t>
            </w:r>
          </w:p>
        </w:tc>
      </w:tr>
      <w:tr w:rsidR="00A55B53" w:rsidRPr="00123177" w14:paraId="5E5F37C0"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70E6A4E4" w14:textId="77777777" w:rsidR="00A55B53" w:rsidRPr="00123177" w:rsidRDefault="00A55B53" w:rsidP="00535342">
            <w:pPr>
              <w:rPr>
                <w:strike/>
                <w:color w:val="C00000"/>
              </w:rPr>
            </w:pPr>
            <w:r w:rsidRPr="00123177">
              <w:rPr>
                <w:rFonts w:eastAsia="Arial"/>
                <w:strike/>
                <w:color w:val="C00000"/>
                <w:szCs w:val="20"/>
              </w:rPr>
              <w:t>REQ ID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50B42A" w14:textId="77777777" w:rsidR="00A55B53" w:rsidRPr="00123177" w:rsidRDefault="00A55B53" w:rsidP="00535342">
            <w:pPr>
              <w:rPr>
                <w:strike/>
                <w:color w:val="C00000"/>
              </w:rPr>
            </w:pPr>
            <w:r w:rsidRPr="00123177">
              <w:rPr>
                <w:rFonts w:eastAsia="Arial"/>
                <w:strike/>
                <w:color w:val="C00000"/>
              </w:rPr>
              <w:t>SWRS_PMCID_02</w:t>
            </w:r>
          </w:p>
          <w:p w14:paraId="421C9A7B" w14:textId="77777777" w:rsidR="00A55B53" w:rsidRPr="00123177" w:rsidRDefault="00A55B53" w:rsidP="00535342">
            <w:pPr>
              <w:rPr>
                <w:rFonts w:eastAsia="Arial"/>
                <w:strike/>
                <w:color w:val="C00000"/>
              </w:rPr>
            </w:pPr>
          </w:p>
        </w:tc>
      </w:tr>
      <w:tr w:rsidR="00A55B53" w:rsidRPr="00123177" w14:paraId="00CBDF86"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05EA9D24" w14:textId="77777777" w:rsidR="00A55B53" w:rsidRPr="00123177" w:rsidRDefault="00A55B53" w:rsidP="00535342">
            <w:pPr>
              <w:pStyle w:val="TableText"/>
              <w:rPr>
                <w:strike/>
                <w:color w:val="C00000"/>
              </w:rPr>
            </w:pPr>
            <w:r w:rsidRPr="00123177">
              <w:rPr>
                <w:strike/>
                <w:color w:val="C00000"/>
              </w:rPr>
              <w:t>Customer Req ID</w:t>
            </w:r>
          </w:p>
          <w:p w14:paraId="149B2022" w14:textId="77777777" w:rsidR="00A55B53" w:rsidRPr="00123177" w:rsidRDefault="00A55B53" w:rsidP="00535342">
            <w:pPr>
              <w:rPr>
                <w:rFonts w:eastAsia="Arial"/>
                <w:strike/>
                <w:color w:val="C00000"/>
              </w:rPr>
            </w:pP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2C78B8" w14:textId="77777777" w:rsidR="00A55B53" w:rsidRPr="00123177" w:rsidRDefault="00A55B53" w:rsidP="00535342">
            <w:pPr>
              <w:pStyle w:val="TableText"/>
              <w:spacing w:line="259" w:lineRule="auto"/>
              <w:rPr>
                <w:strike/>
                <w:color w:val="C00000"/>
              </w:rPr>
            </w:pPr>
            <w:r w:rsidRPr="00123177">
              <w:rPr>
                <w:rFonts w:ascii="Calibri" w:eastAsia="Calibri" w:hAnsi="Calibri" w:cs="Calibri"/>
                <w:strike/>
                <w:color w:val="C00000"/>
                <w:sz w:val="22"/>
                <w:szCs w:val="22"/>
              </w:rPr>
              <w:t>SDS-HVDCDC-171 (This requirement is obsolute)</w:t>
            </w:r>
          </w:p>
          <w:p w14:paraId="2B1FDF72" w14:textId="77777777" w:rsidR="00A55B53" w:rsidRPr="00123177" w:rsidRDefault="00A55B53" w:rsidP="00535342">
            <w:pPr>
              <w:rPr>
                <w:rFonts w:eastAsia="Arial"/>
                <w:strike/>
                <w:color w:val="C00000"/>
              </w:rPr>
            </w:pPr>
          </w:p>
        </w:tc>
      </w:tr>
      <w:tr w:rsidR="00A55B53" w:rsidRPr="00123177" w14:paraId="5E9426A0"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284AD99E" w14:textId="77777777" w:rsidR="00A55B53" w:rsidRPr="00123177" w:rsidRDefault="00A55B53" w:rsidP="00535342">
            <w:pPr>
              <w:pStyle w:val="TableText"/>
              <w:rPr>
                <w:strike/>
                <w:color w:val="C00000"/>
              </w:rPr>
            </w:pPr>
            <w:r w:rsidRPr="00123177">
              <w:rPr>
                <w:strike/>
                <w:color w:val="C00000"/>
              </w:rPr>
              <w:t>Milestone</w:t>
            </w:r>
          </w:p>
          <w:p w14:paraId="5A8B563E" w14:textId="77777777" w:rsidR="00A55B53" w:rsidRPr="00123177" w:rsidRDefault="00A55B53" w:rsidP="00535342">
            <w:pPr>
              <w:pStyle w:val="TableText"/>
              <w:rPr>
                <w:strike/>
                <w:color w:val="C00000"/>
              </w:rPr>
            </w:pP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7877AE" w14:textId="77777777" w:rsidR="00A55B53" w:rsidRPr="00123177" w:rsidRDefault="00A55B53" w:rsidP="00535342">
            <w:pPr>
              <w:rPr>
                <w:rFonts w:eastAsia="Arial"/>
                <w:strike/>
                <w:color w:val="C00000"/>
              </w:rPr>
            </w:pPr>
            <w:r w:rsidRPr="00123177">
              <w:rPr>
                <w:strike/>
                <w:color w:val="C00000"/>
              </w:rPr>
              <w:t>B-Sample/PF2.0</w:t>
            </w:r>
          </w:p>
        </w:tc>
      </w:tr>
      <w:tr w:rsidR="00A55B53" w:rsidRPr="00123177" w14:paraId="4E693827"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749AAED9" w14:textId="77777777" w:rsidR="00A55B53" w:rsidRPr="00123177" w:rsidRDefault="00A55B53" w:rsidP="00535342">
            <w:pPr>
              <w:rPr>
                <w:strike/>
                <w:color w:val="C00000"/>
              </w:rPr>
            </w:pPr>
            <w:r w:rsidRPr="00123177">
              <w:rPr>
                <w:rFonts w:eastAsia="Arial"/>
                <w:strike/>
                <w:color w:val="C00000"/>
                <w:szCs w:val="20"/>
              </w:rPr>
              <w:t>Purpose</w:t>
            </w:r>
            <w:r w:rsidRPr="00123177">
              <w:rPr>
                <w:rFonts w:eastAsia="Arial"/>
                <w:strike/>
                <w:color w:val="C00000"/>
                <w:szCs w:val="20"/>
                <w:vertAlign w:val="superscript"/>
              </w:rPr>
              <w:t>1</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32BC28" w14:textId="77777777" w:rsidR="00A55B53" w:rsidRPr="00123177" w:rsidRDefault="00A55B53" w:rsidP="00535342">
            <w:pPr>
              <w:rPr>
                <w:strike/>
                <w:color w:val="C00000"/>
              </w:rPr>
            </w:pPr>
            <w:r w:rsidRPr="00123177">
              <w:rPr>
                <w:rFonts w:eastAsia="Arial"/>
                <w:strike/>
                <w:color w:val="C00000"/>
                <w:szCs w:val="20"/>
              </w:rPr>
              <w:t xml:space="preserve">The HVDCDC shall model the power module internal critical temperatures with ±TBD% tolerance across the operating range and temperature. </w:t>
            </w:r>
          </w:p>
        </w:tc>
      </w:tr>
      <w:tr w:rsidR="00A55B53" w:rsidRPr="00123177" w14:paraId="45EB48E0"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59C001E" w14:textId="77777777" w:rsidR="00A55B53" w:rsidRPr="00123177" w:rsidRDefault="00A55B53" w:rsidP="00535342">
            <w:pPr>
              <w:rPr>
                <w:strike/>
                <w:color w:val="C00000"/>
              </w:rPr>
            </w:pPr>
            <w:r w:rsidRPr="00123177">
              <w:rPr>
                <w:rFonts w:eastAsia="Arial"/>
                <w:strike/>
                <w:color w:val="C00000"/>
                <w:szCs w:val="20"/>
              </w:rPr>
              <w:t xml:space="preserve">Derived Requirement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BD5178" w14:textId="77777777" w:rsidR="00A55B53" w:rsidRPr="00123177" w:rsidRDefault="00A55B53" w:rsidP="00535342">
            <w:pPr>
              <w:rPr>
                <w:strike/>
                <w:color w:val="C00000"/>
              </w:rPr>
            </w:pPr>
            <w:r w:rsidRPr="00123177">
              <w:rPr>
                <w:rFonts w:eastAsia="Arial"/>
                <w:strike/>
                <w:color w:val="C00000"/>
                <w:szCs w:val="20"/>
              </w:rPr>
              <w:t>No Such derived requirement is applicable.</w:t>
            </w:r>
          </w:p>
        </w:tc>
      </w:tr>
      <w:tr w:rsidR="00A55B53" w:rsidRPr="00123177" w14:paraId="10CC3149"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E57A2DF" w14:textId="77777777" w:rsidR="00A55B53" w:rsidRPr="00123177" w:rsidRDefault="00A55B53" w:rsidP="00535342">
            <w:pPr>
              <w:rPr>
                <w:strike/>
                <w:color w:val="C00000"/>
              </w:rPr>
            </w:pPr>
            <w:r w:rsidRPr="00123177">
              <w:rPr>
                <w:rFonts w:eastAsia="Arial"/>
                <w:strike/>
                <w:color w:val="C00000"/>
                <w:szCs w:val="20"/>
              </w:rPr>
              <w:t>Access Restrictions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103BA0" w14:textId="77777777" w:rsidR="00A55B53" w:rsidRPr="00123177" w:rsidRDefault="00A55B53" w:rsidP="00535342">
            <w:pPr>
              <w:rPr>
                <w:strike/>
                <w:color w:val="C00000"/>
              </w:rPr>
            </w:pPr>
            <w:r w:rsidRPr="00123177">
              <w:rPr>
                <w:rFonts w:eastAsia="Arial"/>
                <w:strike/>
                <w:color w:val="C00000"/>
                <w:szCs w:val="20"/>
              </w:rPr>
              <w:t>No Specific access restrictions is applicable.</w:t>
            </w:r>
          </w:p>
        </w:tc>
      </w:tr>
      <w:tr w:rsidR="00A55B53" w:rsidRPr="00123177" w14:paraId="79B69291"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48B6DED" w14:textId="77777777" w:rsidR="00A55B53" w:rsidRPr="00123177" w:rsidRDefault="00A55B53" w:rsidP="00535342">
            <w:pPr>
              <w:rPr>
                <w:strike/>
                <w:color w:val="C00000"/>
              </w:rPr>
            </w:pPr>
            <w:r w:rsidRPr="00123177">
              <w:rPr>
                <w:rFonts w:eastAsia="Arial"/>
                <w:strike/>
                <w:color w:val="C00000"/>
                <w:szCs w:val="20"/>
              </w:rPr>
              <w:t>Input(s)</w:t>
            </w:r>
            <w:r w:rsidRPr="00123177">
              <w:rPr>
                <w:rFonts w:eastAsia="Arial"/>
                <w:b/>
                <w:bCs/>
                <w:strike/>
                <w:color w:val="C00000"/>
                <w:szCs w:val="20"/>
              </w:rPr>
              <w:t xml:space="preserve">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04DD9C" w14:textId="77777777" w:rsidR="00A55B53" w:rsidRPr="00123177" w:rsidRDefault="00A55B53" w:rsidP="00535342">
            <w:pPr>
              <w:rPr>
                <w:rFonts w:eastAsia="Arial"/>
                <w:strike/>
                <w:color w:val="C00000"/>
                <w:lang w:val="en-GB"/>
              </w:rPr>
            </w:pPr>
            <w:r w:rsidRPr="00123177">
              <w:rPr>
                <w:rFonts w:eastAsia="Arial"/>
                <w:strike/>
                <w:color w:val="C00000"/>
              </w:rPr>
              <w:t>NA</w:t>
            </w:r>
          </w:p>
        </w:tc>
      </w:tr>
      <w:tr w:rsidR="00A55B53" w:rsidRPr="00123177" w14:paraId="6D62FDDC"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C21D044" w14:textId="77777777" w:rsidR="00A55B53" w:rsidRPr="00123177" w:rsidRDefault="00A55B53" w:rsidP="00535342">
            <w:pPr>
              <w:rPr>
                <w:strike/>
                <w:color w:val="C00000"/>
              </w:rPr>
            </w:pPr>
            <w:r w:rsidRPr="00123177">
              <w:rPr>
                <w:rFonts w:eastAsia="Arial"/>
                <w:strike/>
                <w:color w:val="C00000"/>
                <w:szCs w:val="20"/>
              </w:rPr>
              <w:t>Output(s)</w:t>
            </w:r>
            <w:r w:rsidRPr="00123177">
              <w:rPr>
                <w:rFonts w:eastAsia="Arial"/>
                <w:b/>
                <w:bCs/>
                <w:strike/>
                <w:color w:val="C00000"/>
                <w:szCs w:val="20"/>
              </w:rPr>
              <w:t xml:space="preserve">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3FA9D3" w14:textId="77777777" w:rsidR="00A55B53" w:rsidRPr="00123177" w:rsidRDefault="00A55B53" w:rsidP="00535342">
            <w:pPr>
              <w:rPr>
                <w:rFonts w:eastAsia="Arial"/>
                <w:strike/>
                <w:color w:val="C00000"/>
                <w:lang w:val="en-GB"/>
              </w:rPr>
            </w:pPr>
            <w:r w:rsidRPr="00123177">
              <w:rPr>
                <w:rFonts w:eastAsia="Arial"/>
                <w:strike/>
                <w:color w:val="C00000"/>
              </w:rPr>
              <w:t>NA</w:t>
            </w:r>
          </w:p>
        </w:tc>
      </w:tr>
      <w:tr w:rsidR="00A55B53" w:rsidRPr="00123177" w14:paraId="3DCD1666"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9B1C495" w14:textId="77777777" w:rsidR="00A55B53" w:rsidRPr="00123177" w:rsidRDefault="00A55B53" w:rsidP="00535342">
            <w:pPr>
              <w:rPr>
                <w:strike/>
                <w:color w:val="C00000"/>
              </w:rPr>
            </w:pPr>
            <w:r w:rsidRPr="00123177">
              <w:rPr>
                <w:rFonts w:eastAsia="Arial"/>
                <w:strike/>
                <w:color w:val="C00000"/>
                <w:szCs w:val="20"/>
              </w:rPr>
              <w:t>Process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CF2BB9" w14:textId="77777777" w:rsidR="00A55B53" w:rsidRPr="00123177" w:rsidRDefault="00A55B53" w:rsidP="00535342">
            <w:pPr>
              <w:rPr>
                <w:strike/>
                <w:color w:val="C00000"/>
              </w:rPr>
            </w:pPr>
            <w:r w:rsidRPr="00123177">
              <w:rPr>
                <w:rFonts w:eastAsia="Arial"/>
                <w:strike/>
                <w:color w:val="C00000"/>
                <w:szCs w:val="20"/>
              </w:rPr>
              <w:t>The modelled power module internal critical temperatures can correlate to the measured temperatures.</w:t>
            </w:r>
          </w:p>
        </w:tc>
      </w:tr>
      <w:tr w:rsidR="00A55B53" w:rsidRPr="00123177" w14:paraId="692CFB03"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FE117C0" w14:textId="77777777" w:rsidR="00A55B53" w:rsidRPr="00123177" w:rsidRDefault="00A55B53" w:rsidP="00535342">
            <w:pPr>
              <w:rPr>
                <w:strike/>
                <w:color w:val="C00000"/>
              </w:rPr>
            </w:pPr>
            <w:r w:rsidRPr="00123177">
              <w:rPr>
                <w:rFonts w:eastAsia="Arial"/>
                <w:strike/>
                <w:color w:val="C00000"/>
                <w:szCs w:val="20"/>
              </w:rPr>
              <w:t>Mandatory Fields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5912A3" w14:textId="77777777" w:rsidR="00A55B53" w:rsidRPr="00123177" w:rsidRDefault="00A55B53" w:rsidP="00535342">
            <w:pPr>
              <w:rPr>
                <w:strike/>
                <w:color w:val="C00000"/>
              </w:rPr>
            </w:pPr>
            <w:r w:rsidRPr="00123177">
              <w:rPr>
                <w:strike/>
                <w:color w:val="C00000"/>
              </w:rPr>
              <w:t>No such mandatory fields is applicable.</w:t>
            </w:r>
          </w:p>
        </w:tc>
      </w:tr>
      <w:tr w:rsidR="00A55B53" w:rsidRPr="00123177" w14:paraId="03201C78"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DA68F68" w14:textId="77777777" w:rsidR="00A55B53" w:rsidRPr="00123177" w:rsidRDefault="00A55B53" w:rsidP="00535342">
            <w:pPr>
              <w:rPr>
                <w:strike/>
                <w:color w:val="C00000"/>
              </w:rPr>
            </w:pPr>
            <w:r w:rsidRPr="00123177">
              <w:rPr>
                <w:rFonts w:eastAsia="Arial"/>
                <w:strike/>
                <w:color w:val="C00000"/>
                <w:szCs w:val="20"/>
              </w:rPr>
              <w:t>Pre-Loaded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D88981" w14:textId="77777777" w:rsidR="00A55B53" w:rsidRPr="00123177" w:rsidRDefault="00A55B53" w:rsidP="00535342">
            <w:pPr>
              <w:rPr>
                <w:strike/>
                <w:color w:val="C00000"/>
              </w:rPr>
            </w:pPr>
            <w:r w:rsidRPr="00123177">
              <w:rPr>
                <w:strike/>
                <w:color w:val="C00000"/>
              </w:rPr>
              <w:t>NA</w:t>
            </w:r>
          </w:p>
        </w:tc>
      </w:tr>
      <w:tr w:rsidR="00A55B53" w:rsidRPr="00123177" w14:paraId="19FE8D50"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1F0CBCA" w14:textId="77777777" w:rsidR="00A55B53" w:rsidRPr="00123177" w:rsidRDefault="00A55B53" w:rsidP="00535342">
            <w:pPr>
              <w:rPr>
                <w:strike/>
                <w:color w:val="C00000"/>
              </w:rPr>
            </w:pPr>
            <w:r w:rsidRPr="00123177">
              <w:rPr>
                <w:rFonts w:eastAsia="Arial"/>
                <w:strike/>
                <w:color w:val="C00000"/>
                <w:szCs w:val="20"/>
              </w:rPr>
              <w:t>Default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C6AD99" w14:textId="77777777" w:rsidR="00A55B53" w:rsidRPr="00123177" w:rsidRDefault="00A55B53" w:rsidP="00535342">
            <w:pPr>
              <w:rPr>
                <w:strike/>
                <w:color w:val="C00000"/>
              </w:rPr>
            </w:pPr>
            <w:r w:rsidRPr="00123177">
              <w:rPr>
                <w:strike/>
                <w:color w:val="C00000"/>
                <w:szCs w:val="20"/>
              </w:rPr>
              <w:t>Default values shall be applicable with respect to Pre-Loaded Values</w:t>
            </w:r>
          </w:p>
        </w:tc>
      </w:tr>
      <w:tr w:rsidR="00A55B53" w:rsidRPr="00123177" w14:paraId="642A7B97"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57FF3E5" w14:textId="77777777" w:rsidR="00A55B53" w:rsidRPr="00123177" w:rsidRDefault="00A55B53" w:rsidP="00535342">
            <w:pPr>
              <w:rPr>
                <w:strike/>
                <w:color w:val="C00000"/>
              </w:rPr>
            </w:pPr>
            <w:r w:rsidRPr="00123177">
              <w:rPr>
                <w:rFonts w:eastAsia="Arial"/>
                <w:strike/>
                <w:color w:val="C00000"/>
                <w:szCs w:val="20"/>
              </w:rPr>
              <w:t>Valid range of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BC8AED" w14:textId="77777777" w:rsidR="00A55B53" w:rsidRPr="00123177" w:rsidRDefault="00A55B53" w:rsidP="00535342">
            <w:pPr>
              <w:rPr>
                <w:strike/>
                <w:color w:val="C00000"/>
              </w:rPr>
            </w:pPr>
            <w:r w:rsidRPr="00123177">
              <w:rPr>
                <w:strike/>
                <w:color w:val="C00000"/>
              </w:rPr>
              <w:t>NA</w:t>
            </w:r>
          </w:p>
        </w:tc>
      </w:tr>
      <w:tr w:rsidR="00A55B53" w:rsidRPr="00123177" w14:paraId="727B0F86"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CD4335C" w14:textId="77777777" w:rsidR="00A55B53" w:rsidRPr="00123177" w:rsidRDefault="00A55B53" w:rsidP="00535342">
            <w:pPr>
              <w:rPr>
                <w:strike/>
                <w:color w:val="C00000"/>
              </w:rPr>
            </w:pPr>
            <w:r w:rsidRPr="00123177">
              <w:rPr>
                <w:rFonts w:eastAsia="Arial"/>
                <w:strike/>
                <w:color w:val="C00000"/>
                <w:szCs w:val="20"/>
              </w:rPr>
              <w:t xml:space="preserve">Data Latency Period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C332A8" w14:textId="77777777" w:rsidR="00A55B53" w:rsidRPr="00123177" w:rsidRDefault="00A55B53" w:rsidP="00535342">
            <w:pPr>
              <w:rPr>
                <w:strike/>
                <w:color w:val="C00000"/>
              </w:rPr>
            </w:pPr>
            <w:r w:rsidRPr="00123177">
              <w:rPr>
                <w:strike/>
                <w:color w:val="C00000"/>
                <w:szCs w:val="20"/>
              </w:rPr>
              <w:t>Data latency period is not applicable</w:t>
            </w:r>
          </w:p>
        </w:tc>
      </w:tr>
      <w:tr w:rsidR="00A55B53" w:rsidRPr="00123177" w14:paraId="50EBDDA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60F863B" w14:textId="77777777" w:rsidR="00A55B53" w:rsidRPr="00123177" w:rsidRDefault="00A55B53" w:rsidP="00535342">
            <w:pPr>
              <w:rPr>
                <w:strike/>
                <w:color w:val="C00000"/>
              </w:rPr>
            </w:pPr>
            <w:r w:rsidRPr="00123177">
              <w:rPr>
                <w:rFonts w:eastAsia="Arial"/>
                <w:strike/>
                <w:color w:val="C00000"/>
                <w:szCs w:val="20"/>
              </w:rPr>
              <w:t xml:space="preserve">Data Retention Period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9D7DB1" w14:textId="77777777" w:rsidR="00A55B53" w:rsidRPr="00123177" w:rsidRDefault="00A55B53" w:rsidP="00535342">
            <w:pPr>
              <w:rPr>
                <w:strike/>
                <w:color w:val="C00000"/>
              </w:rPr>
            </w:pPr>
            <w:r w:rsidRPr="00123177">
              <w:rPr>
                <w:strike/>
                <w:color w:val="C00000"/>
                <w:szCs w:val="20"/>
              </w:rPr>
              <w:t>Data Retention period is not applicable.</w:t>
            </w:r>
          </w:p>
        </w:tc>
      </w:tr>
      <w:tr w:rsidR="00A55B53" w:rsidRPr="00123177" w14:paraId="204620DD"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3A3D852" w14:textId="77777777" w:rsidR="00A55B53" w:rsidRPr="00123177" w:rsidRDefault="00A55B53" w:rsidP="00535342">
            <w:pPr>
              <w:rPr>
                <w:strike/>
                <w:color w:val="C00000"/>
              </w:rPr>
            </w:pPr>
            <w:r w:rsidRPr="00123177">
              <w:rPr>
                <w:rFonts w:eastAsia="Arial"/>
                <w:strike/>
                <w:color w:val="C00000"/>
                <w:szCs w:val="20"/>
              </w:rPr>
              <w:t>Data Rate/ &lt;Daily&gt; Number of transaction</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AE642E" w14:textId="77777777" w:rsidR="00A55B53" w:rsidRPr="00123177" w:rsidRDefault="00A55B53" w:rsidP="00535342">
            <w:pPr>
              <w:rPr>
                <w:strike/>
                <w:color w:val="C00000"/>
              </w:rPr>
            </w:pPr>
            <w:r w:rsidRPr="00123177">
              <w:rPr>
                <w:strike/>
                <w:color w:val="C00000"/>
                <w:szCs w:val="20"/>
              </w:rPr>
              <w:t>Data rate is not applicable.</w:t>
            </w:r>
          </w:p>
        </w:tc>
      </w:tr>
      <w:tr w:rsidR="00A55B53" w:rsidRPr="00123177" w14:paraId="12309716"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D678432" w14:textId="77777777" w:rsidR="00A55B53" w:rsidRPr="00123177" w:rsidRDefault="00A55B53" w:rsidP="00535342">
            <w:pPr>
              <w:rPr>
                <w:strike/>
                <w:color w:val="C00000"/>
              </w:rPr>
            </w:pPr>
            <w:r w:rsidRPr="00123177">
              <w:rPr>
                <w:rFonts w:eastAsia="Arial"/>
                <w:strike/>
                <w:color w:val="C00000"/>
                <w:szCs w:val="20"/>
              </w:rPr>
              <w:t>External Events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4737B3" w14:textId="77777777" w:rsidR="00A55B53" w:rsidRPr="00123177" w:rsidRDefault="00A55B53" w:rsidP="00535342">
            <w:pPr>
              <w:rPr>
                <w:strike/>
                <w:color w:val="C00000"/>
              </w:rPr>
            </w:pPr>
            <w:r w:rsidRPr="00123177">
              <w:rPr>
                <w:strike/>
                <w:color w:val="C00000"/>
                <w:szCs w:val="20"/>
              </w:rPr>
              <w:t>External event is not required.</w:t>
            </w:r>
          </w:p>
        </w:tc>
      </w:tr>
      <w:tr w:rsidR="00A55B53" w:rsidRPr="00123177" w14:paraId="1579C598"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D20DE49" w14:textId="77777777" w:rsidR="00A55B53" w:rsidRPr="00123177" w:rsidRDefault="00A55B53" w:rsidP="00535342">
            <w:pPr>
              <w:rPr>
                <w:strike/>
                <w:color w:val="C00000"/>
              </w:rPr>
            </w:pPr>
            <w:r w:rsidRPr="00123177">
              <w:rPr>
                <w:rFonts w:eastAsia="Arial"/>
                <w:strike/>
                <w:color w:val="C00000"/>
                <w:szCs w:val="20"/>
              </w:rPr>
              <w:t>Temporal Events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FC98AC" w14:textId="77777777" w:rsidR="00A55B53" w:rsidRPr="00123177" w:rsidRDefault="00A55B53" w:rsidP="00535342">
            <w:pPr>
              <w:rPr>
                <w:strike/>
                <w:color w:val="C00000"/>
              </w:rPr>
            </w:pPr>
            <w:r w:rsidRPr="00123177">
              <w:rPr>
                <w:strike/>
                <w:color w:val="C00000"/>
                <w:szCs w:val="20"/>
              </w:rPr>
              <w:t>Temporal event is not applicable.</w:t>
            </w:r>
          </w:p>
        </w:tc>
      </w:tr>
      <w:tr w:rsidR="00A55B53" w:rsidRPr="00123177" w14:paraId="0FDC2100"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B9E1A27" w14:textId="77777777" w:rsidR="00A55B53" w:rsidRPr="00123177" w:rsidRDefault="00A55B53" w:rsidP="00535342">
            <w:pPr>
              <w:rPr>
                <w:strike/>
                <w:color w:val="C00000"/>
              </w:rPr>
            </w:pPr>
            <w:r w:rsidRPr="00123177">
              <w:rPr>
                <w:rFonts w:eastAsia="Arial"/>
                <w:strike/>
                <w:color w:val="C00000"/>
                <w:szCs w:val="20"/>
              </w:rPr>
              <w:t xml:space="preserve">Validation Rules/ </w:t>
            </w:r>
          </w:p>
          <w:p w14:paraId="7B5E445F" w14:textId="77777777" w:rsidR="00A55B53" w:rsidRPr="00123177" w:rsidRDefault="00A55B53" w:rsidP="00535342">
            <w:pPr>
              <w:rPr>
                <w:strike/>
                <w:color w:val="C00000"/>
              </w:rPr>
            </w:pPr>
            <w:r w:rsidRPr="00123177">
              <w:rPr>
                <w:rFonts w:eastAsia="Arial"/>
                <w:strike/>
                <w:color w:val="C00000"/>
                <w:szCs w:val="20"/>
              </w:rPr>
              <w:t>Verification criteria</w:t>
            </w:r>
            <w:r w:rsidRPr="00123177">
              <w:rPr>
                <w:rFonts w:eastAsia="Arial"/>
                <w:strike/>
                <w:color w:val="C00000"/>
                <w:szCs w:val="20"/>
                <w:vertAlign w:val="superscript"/>
              </w:rPr>
              <w:t>2</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71FA9A" w14:textId="77777777" w:rsidR="00A55B53" w:rsidRPr="00123177" w:rsidRDefault="00A55B53" w:rsidP="00535342">
            <w:pPr>
              <w:pStyle w:val="TableText"/>
              <w:snapToGrid w:val="0"/>
              <w:rPr>
                <w:rFonts w:eastAsia="Arial"/>
                <w:strike/>
                <w:color w:val="C00000"/>
              </w:rPr>
            </w:pPr>
            <w:r w:rsidRPr="00123177">
              <w:rPr>
                <w:rFonts w:eastAsia="Arial"/>
                <w:strike/>
                <w:color w:val="C00000"/>
              </w:rPr>
              <w:t>Verify the CAN messages and CAN signal mentioned in input and out section on CANalyzer Tool.</w:t>
            </w:r>
          </w:p>
          <w:p w14:paraId="31A7DD28" w14:textId="77777777" w:rsidR="00A55B53" w:rsidRPr="00123177" w:rsidRDefault="00A55B53" w:rsidP="00535342">
            <w:pPr>
              <w:rPr>
                <w:strike/>
                <w:color w:val="C00000"/>
              </w:rPr>
            </w:pPr>
          </w:p>
        </w:tc>
      </w:tr>
      <w:tr w:rsidR="00A55B53" w:rsidRPr="00123177" w14:paraId="045B8972"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AEAABD5" w14:textId="77777777" w:rsidR="00A55B53" w:rsidRPr="00123177" w:rsidRDefault="00A55B53" w:rsidP="00535342">
            <w:pPr>
              <w:rPr>
                <w:strike/>
                <w:color w:val="C00000"/>
              </w:rPr>
            </w:pPr>
            <w:r w:rsidRPr="00123177">
              <w:rPr>
                <w:rFonts w:eastAsia="Arial"/>
                <w:strike/>
                <w:color w:val="C00000"/>
                <w:szCs w:val="20"/>
              </w:rPr>
              <w:t>Constraints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CED202" w14:textId="77777777" w:rsidR="00A55B53" w:rsidRPr="00123177" w:rsidRDefault="00A55B53" w:rsidP="00535342">
            <w:pPr>
              <w:rPr>
                <w:strike/>
                <w:color w:val="C00000"/>
              </w:rPr>
            </w:pPr>
            <w:r w:rsidRPr="00123177">
              <w:rPr>
                <w:strike/>
                <w:color w:val="C00000"/>
                <w:szCs w:val="20"/>
              </w:rPr>
              <w:t>Constraints is not applicable.</w:t>
            </w:r>
          </w:p>
        </w:tc>
      </w:tr>
      <w:tr w:rsidR="00A55B53" w:rsidRPr="00123177" w14:paraId="3662B9C0"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6B49169" w14:textId="77777777" w:rsidR="00A55B53" w:rsidRPr="00123177" w:rsidRDefault="00A55B53" w:rsidP="00535342">
            <w:pPr>
              <w:rPr>
                <w:strike/>
                <w:color w:val="C00000"/>
              </w:rPr>
            </w:pPr>
            <w:r w:rsidRPr="00123177">
              <w:rPr>
                <w:rFonts w:eastAsia="Arial"/>
                <w:strike/>
                <w:color w:val="C00000"/>
                <w:szCs w:val="20"/>
              </w:rPr>
              <w:t>Effects on other systems/sub system</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3B4F6D" w14:textId="77777777" w:rsidR="00A55B53" w:rsidRPr="00123177" w:rsidRDefault="00A55B53" w:rsidP="00535342">
            <w:pPr>
              <w:rPr>
                <w:strike/>
                <w:color w:val="C00000"/>
              </w:rPr>
            </w:pPr>
            <w:r w:rsidRPr="00123177">
              <w:rPr>
                <w:strike/>
                <w:color w:val="C00000"/>
                <w:szCs w:val="20"/>
              </w:rPr>
              <w:t>No effects on other system</w:t>
            </w:r>
          </w:p>
        </w:tc>
      </w:tr>
      <w:tr w:rsidR="00A55B53" w:rsidRPr="00123177" w14:paraId="26A29151"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47CDA96" w14:textId="77777777" w:rsidR="00A55B53" w:rsidRPr="00123177" w:rsidRDefault="00A55B53" w:rsidP="00535342">
            <w:pPr>
              <w:rPr>
                <w:strike/>
                <w:color w:val="C00000"/>
              </w:rPr>
            </w:pPr>
            <w:r w:rsidRPr="00123177">
              <w:rPr>
                <w:rFonts w:eastAsia="Arial"/>
                <w:strike/>
                <w:color w:val="C00000"/>
                <w:szCs w:val="20"/>
              </w:rPr>
              <w:lastRenderedPageBreak/>
              <w:t>Testability with respect to test environment</w:t>
            </w:r>
          </w:p>
          <w:p w14:paraId="44DA6C2E" w14:textId="77777777" w:rsidR="00A55B53" w:rsidRPr="00123177" w:rsidRDefault="00A55B53" w:rsidP="00535342">
            <w:pPr>
              <w:rPr>
                <w:strike/>
                <w:color w:val="C00000"/>
              </w:rPr>
            </w:pPr>
            <w:r w:rsidRPr="00123177">
              <w:rPr>
                <w:rFonts w:eastAsia="Arial"/>
                <w:strike/>
                <w:color w:val="C00000"/>
                <w:szCs w:val="20"/>
              </w:rPr>
              <w:t>(Yes/No)</w:t>
            </w:r>
          </w:p>
          <w:p w14:paraId="0A7509B0" w14:textId="77777777" w:rsidR="00A55B53" w:rsidRPr="00123177" w:rsidRDefault="00A55B53" w:rsidP="00535342">
            <w:pPr>
              <w:rPr>
                <w:strike/>
                <w:color w:val="C00000"/>
              </w:rPr>
            </w:pPr>
            <w:r w:rsidRPr="00123177">
              <w:rPr>
                <w:rFonts w:eastAsia="Arial"/>
                <w:i/>
                <w:iCs/>
                <w:strike/>
                <w:color w:val="C00000"/>
                <w:szCs w:val="20"/>
              </w:rPr>
              <w:t>Note: Mention in which phase of testing, this requirement will be tested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016AC5" w14:textId="77777777" w:rsidR="00A55B53" w:rsidRPr="00123177" w:rsidRDefault="00A55B53" w:rsidP="00535342">
            <w:pPr>
              <w:pStyle w:val="TableText"/>
              <w:snapToGrid w:val="0"/>
              <w:rPr>
                <w:strike/>
                <w:color w:val="C00000"/>
              </w:rPr>
            </w:pPr>
            <w:r w:rsidRPr="00123177">
              <w:rPr>
                <w:strike/>
                <w:color w:val="C00000"/>
              </w:rPr>
              <w:t>YES</w:t>
            </w:r>
          </w:p>
          <w:p w14:paraId="1C69EC7F" w14:textId="77777777" w:rsidR="00A55B53" w:rsidRPr="00123177" w:rsidRDefault="00A55B53" w:rsidP="00535342">
            <w:pPr>
              <w:rPr>
                <w:strike/>
                <w:color w:val="C00000"/>
              </w:rPr>
            </w:pPr>
          </w:p>
        </w:tc>
      </w:tr>
      <w:tr w:rsidR="00A55B53" w:rsidRPr="00123177" w14:paraId="1C3EBB8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5AD8759" w14:textId="77777777" w:rsidR="00A55B53" w:rsidRPr="00123177" w:rsidRDefault="00A55B53" w:rsidP="00535342">
            <w:pPr>
              <w:rPr>
                <w:strike/>
                <w:color w:val="C00000"/>
              </w:rPr>
            </w:pPr>
            <w:r w:rsidRPr="00123177">
              <w:rPr>
                <w:rFonts w:eastAsia="Arial"/>
                <w:strike/>
                <w:color w:val="C00000"/>
                <w:szCs w:val="20"/>
              </w:rPr>
              <w:t>Feasible within project constraints</w:t>
            </w:r>
          </w:p>
          <w:p w14:paraId="2D2E40A4" w14:textId="77777777" w:rsidR="00A55B53" w:rsidRPr="00123177" w:rsidRDefault="00A55B53" w:rsidP="00535342">
            <w:pPr>
              <w:rPr>
                <w:strike/>
                <w:color w:val="C00000"/>
              </w:rPr>
            </w:pPr>
            <w:r w:rsidRPr="00123177">
              <w:rPr>
                <w:rFonts w:eastAsia="Arial"/>
                <w:strike/>
                <w:color w:val="C00000"/>
                <w:szCs w:val="20"/>
              </w:rPr>
              <w:t>(Yes/No)</w:t>
            </w:r>
          </w:p>
          <w:p w14:paraId="6272AF37" w14:textId="77777777" w:rsidR="00A55B53" w:rsidRPr="00123177" w:rsidRDefault="00A55B53" w:rsidP="00535342">
            <w:pPr>
              <w:rPr>
                <w:strike/>
                <w:color w:val="C00000"/>
              </w:rPr>
            </w:pPr>
            <w:r w:rsidRPr="00123177">
              <w:rPr>
                <w:rFonts w:eastAsia="Arial"/>
                <w:i/>
                <w:iCs/>
                <w:strike/>
                <w:color w:val="C00000"/>
                <w:szCs w:val="20"/>
              </w:rPr>
              <w:t>Note: Add the impact of requirement on operating environment defined in section 4.2</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B8B070" w14:textId="77777777" w:rsidR="00A55B53" w:rsidRPr="00123177" w:rsidRDefault="00A55B53" w:rsidP="00535342">
            <w:pPr>
              <w:pStyle w:val="TableText"/>
              <w:snapToGrid w:val="0"/>
              <w:rPr>
                <w:strike/>
                <w:color w:val="C00000"/>
              </w:rPr>
            </w:pPr>
            <w:r w:rsidRPr="00123177">
              <w:rPr>
                <w:strike/>
                <w:color w:val="C00000"/>
              </w:rPr>
              <w:t>YES</w:t>
            </w:r>
          </w:p>
          <w:p w14:paraId="1C55A244" w14:textId="77777777" w:rsidR="00A55B53" w:rsidRPr="00123177" w:rsidRDefault="00A55B53" w:rsidP="00535342">
            <w:pPr>
              <w:rPr>
                <w:strike/>
                <w:color w:val="C00000"/>
              </w:rPr>
            </w:pPr>
          </w:p>
        </w:tc>
      </w:tr>
      <w:tr w:rsidR="00A55B53" w:rsidRPr="00123177" w14:paraId="32D4A257"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DAE20E9" w14:textId="77777777" w:rsidR="00A55B53" w:rsidRPr="00123177" w:rsidRDefault="00A55B53" w:rsidP="00535342">
            <w:pPr>
              <w:rPr>
                <w:strike/>
                <w:color w:val="C00000"/>
              </w:rPr>
            </w:pPr>
            <w:r w:rsidRPr="00123177">
              <w:rPr>
                <w:rFonts w:eastAsia="Arial"/>
                <w:strike/>
                <w:color w:val="C00000"/>
                <w:szCs w:val="20"/>
              </w:rPr>
              <w:t>Critical</w:t>
            </w:r>
          </w:p>
          <w:p w14:paraId="0C315AD2" w14:textId="77777777" w:rsidR="00A55B53" w:rsidRPr="00123177" w:rsidRDefault="00A55B53" w:rsidP="00535342">
            <w:pPr>
              <w:rPr>
                <w:strike/>
                <w:color w:val="C00000"/>
              </w:rPr>
            </w:pPr>
            <w:r w:rsidRPr="00123177">
              <w:rPr>
                <w:rFonts w:eastAsia="Arial"/>
                <w:strike/>
                <w:color w:val="C00000"/>
                <w:szCs w:val="20"/>
              </w:rPr>
              <w:t>(Yes/No)</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75EB66" w14:textId="77777777" w:rsidR="00A55B53" w:rsidRPr="00123177" w:rsidRDefault="00A55B53" w:rsidP="00535342">
            <w:pPr>
              <w:rPr>
                <w:strike/>
                <w:color w:val="C00000"/>
              </w:rPr>
            </w:pPr>
            <w:r w:rsidRPr="00123177">
              <w:rPr>
                <w:strike/>
                <w:color w:val="C00000"/>
              </w:rPr>
              <w:t>YES</w:t>
            </w:r>
          </w:p>
        </w:tc>
      </w:tr>
      <w:tr w:rsidR="00A55B53" w:rsidRPr="00123177" w14:paraId="39A154D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264A7DE" w14:textId="77777777" w:rsidR="00A55B53" w:rsidRPr="00123177" w:rsidRDefault="00A55B53" w:rsidP="00535342">
            <w:pPr>
              <w:rPr>
                <w:rFonts w:eastAsia="Arial"/>
                <w:strike/>
                <w:color w:val="C00000"/>
                <w:szCs w:val="20"/>
              </w:rPr>
            </w:pPr>
            <w:r w:rsidRPr="00123177">
              <w:rPr>
                <w:rFonts w:eastAsia="Arial"/>
                <w:strike/>
                <w:color w:val="C00000"/>
                <w:szCs w:val="20"/>
              </w:rPr>
              <w:t>Acceptance Criteria</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88B556" w14:textId="77777777" w:rsidR="00A55B53" w:rsidRPr="00123177" w:rsidRDefault="00A55B53" w:rsidP="00535342">
            <w:pPr>
              <w:rPr>
                <w:rFonts w:eastAsia="Arial"/>
                <w:strike/>
                <w:color w:val="C00000"/>
                <w:szCs w:val="20"/>
              </w:rPr>
            </w:pPr>
            <w:r w:rsidRPr="00123177">
              <w:rPr>
                <w:rFonts w:eastAsia="Arial"/>
                <w:strike/>
                <w:color w:val="C00000"/>
                <w:szCs w:val="20"/>
              </w:rPr>
              <w:t>Acceptance Criteria for this requirement should be as per SECTION-6 ACCEPTANCE CRITERIA</w:t>
            </w:r>
          </w:p>
        </w:tc>
      </w:tr>
    </w:tbl>
    <w:p w14:paraId="7D41C46D" w14:textId="77777777" w:rsidR="00A55B53" w:rsidRPr="00123177" w:rsidRDefault="00A55B53" w:rsidP="00A55B53">
      <w:pPr>
        <w:pStyle w:val="BodyText"/>
      </w:pPr>
    </w:p>
    <w:p w14:paraId="5F198C7F" w14:textId="77777777" w:rsidR="00A55B53" w:rsidRPr="00123177" w:rsidRDefault="00A55B53" w:rsidP="00A55B53">
      <w:pPr>
        <w:pStyle w:val="Heading3"/>
      </w:pPr>
      <w:bookmarkStart w:id="201" w:name="_Toc164692399"/>
      <w:r w:rsidRPr="00123177">
        <w:t>Requirements</w:t>
      </w:r>
      <w:bookmarkEnd w:id="201"/>
    </w:p>
    <w:p w14:paraId="722FCA90" w14:textId="77777777" w:rsidR="00A55B53" w:rsidRPr="00123177" w:rsidRDefault="00A55B53" w:rsidP="00A55B53">
      <w:pPr>
        <w:pStyle w:val="Heading4"/>
      </w:pPr>
      <w:r w:rsidRPr="00123177">
        <w:t xml:space="preserve">Requirement to enable the converter power module (PF2.0). </w:t>
      </w:r>
    </w:p>
    <w:p w14:paraId="2E7ADBC4" w14:textId="77777777" w:rsidR="00A55B53" w:rsidRPr="00123177" w:rsidRDefault="00A55B53" w:rsidP="00A55B53">
      <w:pPr>
        <w:pStyle w:val="BodyText"/>
      </w:pPr>
    </w:p>
    <w:tbl>
      <w:tblPr>
        <w:tblW w:w="9735" w:type="dxa"/>
        <w:tblInd w:w="103" w:type="dxa"/>
        <w:tblLayout w:type="fixed"/>
        <w:tblLook w:val="06A0" w:firstRow="1" w:lastRow="0" w:firstColumn="1" w:lastColumn="0" w:noHBand="1" w:noVBand="1"/>
      </w:tblPr>
      <w:tblGrid>
        <w:gridCol w:w="2022"/>
        <w:gridCol w:w="7713"/>
      </w:tblGrid>
      <w:tr w:rsidR="00A55B53" w:rsidRPr="00123177" w14:paraId="71182792"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3A4DC5F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Term</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4AFA34A" w14:textId="77777777" w:rsidR="00A55B53" w:rsidRPr="00123177" w:rsidRDefault="00A55B53" w:rsidP="00535342">
            <w:r w:rsidRPr="00123177">
              <w:t>Description</w:t>
            </w:r>
          </w:p>
        </w:tc>
      </w:tr>
      <w:tr w:rsidR="00A55B53" w:rsidRPr="00123177" w14:paraId="4B667CF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6B2F623"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REQ ID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997E58" w14:textId="77777777" w:rsidR="00A55B53" w:rsidRPr="00123177" w:rsidRDefault="00A55B53" w:rsidP="00535342">
            <w:r w:rsidRPr="00123177">
              <w:t>SWRS_PMCID_03</w:t>
            </w:r>
          </w:p>
          <w:p w14:paraId="4D90E9CF" w14:textId="77777777" w:rsidR="00A55B53" w:rsidRPr="00123177" w:rsidRDefault="00A55B53" w:rsidP="00535342"/>
        </w:tc>
      </w:tr>
      <w:tr w:rsidR="00A55B53" w:rsidRPr="00123177" w14:paraId="75570C53"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5D6117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Customer Req ID</w:t>
            </w:r>
          </w:p>
          <w:p w14:paraId="7068B900" w14:textId="77777777" w:rsidR="00A55B53" w:rsidRPr="00123177" w:rsidRDefault="00A55B53" w:rsidP="00535342">
            <w:pPr>
              <w:rPr>
                <w:rFonts w:eastAsia="Arial"/>
                <w:color w:val="000000" w:themeColor="text1"/>
                <w:szCs w:val="20"/>
              </w:rPr>
            </w:pP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8E2CBB" w14:textId="77777777" w:rsidR="00A55B53" w:rsidRPr="00123177" w:rsidRDefault="00A55B53" w:rsidP="00535342">
            <w:r w:rsidRPr="00123177">
              <w:rPr>
                <w:rFonts w:ascii="Calibri" w:eastAsia="Calibri" w:hAnsi="Calibri" w:cs="Calibri"/>
                <w:color w:val="000000" w:themeColor="text1"/>
                <w:sz w:val="22"/>
                <w:szCs w:val="22"/>
              </w:rPr>
              <w:t>SDS-HVDCDC-129</w:t>
            </w:r>
          </w:p>
        </w:tc>
      </w:tr>
      <w:tr w:rsidR="00A55B53" w:rsidRPr="00123177" w14:paraId="3B855641"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780B8E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Milestone</w:t>
            </w:r>
          </w:p>
          <w:p w14:paraId="1041326F" w14:textId="77777777" w:rsidR="00A55B53" w:rsidRPr="00123177" w:rsidRDefault="00A55B53" w:rsidP="00535342">
            <w:pPr>
              <w:rPr>
                <w:rFonts w:eastAsia="Arial"/>
                <w:color w:val="000000" w:themeColor="text1"/>
                <w:szCs w:val="20"/>
              </w:rPr>
            </w:pP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38839F" w14:textId="77777777" w:rsidR="00A55B53" w:rsidRPr="00123177" w:rsidRDefault="00A55B53" w:rsidP="00535342">
            <w:r w:rsidRPr="00123177">
              <w:t>PF2.1</w:t>
            </w:r>
          </w:p>
          <w:p w14:paraId="031E468E" w14:textId="77777777" w:rsidR="00A55B53" w:rsidRPr="00123177" w:rsidRDefault="00A55B53" w:rsidP="00535342"/>
        </w:tc>
      </w:tr>
      <w:tr w:rsidR="00A55B53" w:rsidRPr="00123177" w14:paraId="4E425793"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54ADCF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Purpose1</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0B1EE3"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The converter power module shall be enable if the conditions are met to enable it. </w:t>
            </w:r>
          </w:p>
          <w:p w14:paraId="59AC9E50" w14:textId="77777777" w:rsidR="00A55B53" w:rsidRPr="00123177" w:rsidRDefault="00A55B53" w:rsidP="00535342">
            <w:pPr>
              <w:ind w:left="360"/>
            </w:pPr>
          </w:p>
        </w:tc>
      </w:tr>
      <w:tr w:rsidR="00A55B53" w:rsidRPr="00123177" w14:paraId="39916C4C"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2268D8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Derived Requirement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112A51" w14:textId="77777777" w:rsidR="00A55B53" w:rsidRPr="00123177" w:rsidRDefault="00A55B53" w:rsidP="00535342">
            <w:r w:rsidRPr="00123177">
              <w:rPr>
                <w:rFonts w:eastAsia="Arial"/>
                <w:color w:val="000000" w:themeColor="text1"/>
                <w:szCs w:val="20"/>
              </w:rPr>
              <w:t>No Such derived requirement is applicable.</w:t>
            </w:r>
          </w:p>
        </w:tc>
      </w:tr>
      <w:tr w:rsidR="00A55B53" w:rsidRPr="00123177" w14:paraId="02A4E1CC"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1AF477A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Access Restrictions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9F058E"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4D28F5E7"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A76EDF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Input(s)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9489BC" w14:textId="77777777" w:rsidR="00A55B53" w:rsidRPr="00123177" w:rsidRDefault="00A55B53" w:rsidP="00535342">
            <w:pPr>
              <w:tabs>
                <w:tab w:val="left" w:pos="5370"/>
              </w:tabs>
              <w:rPr>
                <w:rFonts w:eastAsia="Arial"/>
                <w:color w:val="000000" w:themeColor="text1"/>
                <w:szCs w:val="20"/>
              </w:rPr>
            </w:pPr>
            <w:r w:rsidRPr="00123177">
              <w:rPr>
                <w:rFonts w:eastAsia="Arial"/>
                <w:color w:val="000000" w:themeColor="text1"/>
                <w:szCs w:val="20"/>
              </w:rPr>
              <w:t>EDSU command NHVDCDCCommand == 0x1 "Enable"</w:t>
            </w:r>
            <w:r w:rsidRPr="00123177">
              <w:rPr>
                <w:rFonts w:eastAsia="Arial"/>
                <w:color w:val="000000" w:themeColor="text1"/>
                <w:szCs w:val="20"/>
              </w:rPr>
              <w:tab/>
            </w:r>
          </w:p>
          <w:p w14:paraId="5074A9B5" w14:textId="77777777" w:rsidR="00A55B53" w:rsidRPr="00123177" w:rsidRDefault="00A55B53" w:rsidP="00535342">
            <w:pPr>
              <w:tabs>
                <w:tab w:val="left" w:pos="5370"/>
              </w:tabs>
            </w:pPr>
            <w:r w:rsidRPr="00123177">
              <w:rPr>
                <w:rFonts w:eastAsia="Arial"/>
                <w:color w:val="000000" w:themeColor="text1"/>
                <w:szCs w:val="20"/>
              </w:rPr>
              <w:t>The HVDCDC converter shall set the HVDCDC_CAL time</w:t>
            </w:r>
          </w:p>
          <w:p w14:paraId="269F6D18" w14:textId="77777777" w:rsidR="00A55B53" w:rsidRPr="00123177" w:rsidRDefault="00A55B53" w:rsidP="00535342"/>
        </w:tc>
      </w:tr>
      <w:tr w:rsidR="00A55B53" w:rsidRPr="00123177" w14:paraId="40490C1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76E83F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Output(s)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CAA8C0" w14:textId="77777777" w:rsidR="00A55B53" w:rsidRPr="00123177" w:rsidRDefault="00A55B53" w:rsidP="00535342">
            <w:r w:rsidRPr="00123177">
              <w:rPr>
                <w:rFonts w:eastAsia="Arial"/>
                <w:color w:val="000000" w:themeColor="text1"/>
                <w:szCs w:val="20"/>
              </w:rPr>
              <w:t>Enabling HVDCDC power module.</w:t>
            </w:r>
          </w:p>
          <w:p w14:paraId="6AB8A2CB" w14:textId="77777777" w:rsidR="00A55B53" w:rsidRPr="00123177" w:rsidRDefault="00A55B53" w:rsidP="00535342">
            <w:r w:rsidRPr="00123177">
              <w:rPr>
                <w:rFonts w:eastAsia="Arial"/>
                <w:color w:val="000000" w:themeColor="text1"/>
                <w:szCs w:val="20"/>
              </w:rPr>
              <w:t>NHVDCDCStatus = 0x2 Enable power module.</w:t>
            </w:r>
          </w:p>
          <w:p w14:paraId="484A25CE" w14:textId="77777777" w:rsidR="00A55B53" w:rsidRPr="00123177" w:rsidRDefault="00A55B53" w:rsidP="00535342">
            <w:r w:rsidRPr="00123177">
              <w:rPr>
                <w:rFonts w:eastAsia="Arial"/>
                <w:color w:val="000000" w:themeColor="text1"/>
              </w:rPr>
              <w:t>The HVDCDC shall set NHVDCDCStatusDebug = 0x2</w:t>
            </w:r>
          </w:p>
          <w:p w14:paraId="5F99246E" w14:textId="77777777" w:rsidR="00A55B53" w:rsidRPr="00123177" w:rsidRDefault="00A55B53" w:rsidP="00535342">
            <w:pPr>
              <w:rPr>
                <w:rFonts w:eastAsia="Arial"/>
                <w:color w:val="000000" w:themeColor="text1"/>
              </w:rPr>
            </w:pPr>
          </w:p>
          <w:p w14:paraId="11176C93" w14:textId="77777777" w:rsidR="00A55B53" w:rsidRPr="00123177" w:rsidRDefault="00A55B53" w:rsidP="00535342">
            <w:pPr>
              <w:rPr>
                <w:rFonts w:eastAsia="Arial"/>
                <w:color w:val="000000" w:themeColor="text1"/>
              </w:rPr>
            </w:pPr>
            <w:r w:rsidRPr="00123177">
              <w:rPr>
                <w:rFonts w:eastAsia="Arial"/>
                <w:color w:val="000000" w:themeColor="text1"/>
              </w:rPr>
              <w:t>Enable the converter power module</w:t>
            </w:r>
          </w:p>
          <w:p w14:paraId="4AAD0A5C" w14:textId="77777777" w:rsidR="00A55B53" w:rsidRPr="00123177" w:rsidRDefault="00A55B53" w:rsidP="00535342">
            <w:r w:rsidRPr="00123177">
              <w:rPr>
                <w:rFonts w:eastAsia="Arial"/>
                <w:color w:val="000000" w:themeColor="text1"/>
              </w:rPr>
              <w:t>NHVDCDCStatus = 0x2 Enable power module</w:t>
            </w:r>
          </w:p>
          <w:p w14:paraId="6B7345C8" w14:textId="77777777" w:rsidR="00A55B53" w:rsidRPr="00123177" w:rsidRDefault="00A55B53" w:rsidP="00535342">
            <w:r w:rsidRPr="00123177">
              <w:rPr>
                <w:rFonts w:eastAsia="Arial"/>
                <w:color w:val="000000" w:themeColor="text1"/>
              </w:rPr>
              <w:t>NHVDCDCStatusDebug = 0x2 Enable power module</w:t>
            </w:r>
          </w:p>
        </w:tc>
      </w:tr>
      <w:tr w:rsidR="00A55B53" w:rsidRPr="00123177" w14:paraId="1AE3E44E"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D624AC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Process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DBFF33" w14:textId="77777777" w:rsidR="00A55B53" w:rsidRPr="00123177" w:rsidRDefault="00A55B53" w:rsidP="00535342">
            <w:r w:rsidRPr="00123177">
              <w:rPr>
                <w:rFonts w:eastAsia="Arial"/>
                <w:color w:val="000000" w:themeColor="text1"/>
                <w:szCs w:val="20"/>
              </w:rPr>
              <w:t>The HVDCDC shall enable the converter power module if the following conditions are checked and fulfilled:</w:t>
            </w:r>
          </w:p>
          <w:p w14:paraId="68DA1CDE" w14:textId="77777777" w:rsidR="00A55B53" w:rsidRPr="00123177" w:rsidRDefault="00A55B53" w:rsidP="00535342">
            <w:r w:rsidRPr="00123177">
              <w:rPr>
                <w:rFonts w:eastAsia="Arial"/>
                <w:color w:val="000000" w:themeColor="text1"/>
                <w:szCs w:val="20"/>
              </w:rPr>
              <w:t>- The 800V side DC link voltage is greater than 480V (HVDCDC_CAL);</w:t>
            </w:r>
          </w:p>
          <w:p w14:paraId="12926C95" w14:textId="77777777" w:rsidR="00A55B53" w:rsidRPr="00123177" w:rsidRDefault="00A55B53" w:rsidP="00535342">
            <w:r w:rsidRPr="00123177">
              <w:rPr>
                <w:rFonts w:eastAsia="Arial"/>
                <w:color w:val="000000" w:themeColor="text1"/>
                <w:szCs w:val="20"/>
              </w:rPr>
              <w:t>- The EDSU command NHVDCDCCommand == 0x1 "Enable" is received;</w:t>
            </w:r>
          </w:p>
          <w:p w14:paraId="165C543E" w14:textId="77777777" w:rsidR="00A55B53" w:rsidRPr="00123177" w:rsidRDefault="00A55B53" w:rsidP="00535342">
            <w:r w:rsidRPr="00123177">
              <w:rPr>
                <w:rFonts w:eastAsia="Arial"/>
                <w:color w:val="000000" w:themeColor="text1"/>
                <w:szCs w:val="20"/>
              </w:rPr>
              <w:t>- The converter power module is initialised and the communication is established;</w:t>
            </w:r>
          </w:p>
          <w:p w14:paraId="6F188644" w14:textId="77777777" w:rsidR="00A55B53" w:rsidRPr="00123177" w:rsidRDefault="00A55B53" w:rsidP="00535342">
            <w:r w:rsidRPr="00123177">
              <w:rPr>
                <w:rFonts w:eastAsia="Arial"/>
                <w:color w:val="000000" w:themeColor="text1"/>
                <w:szCs w:val="20"/>
              </w:rPr>
              <w:t>- No level 2 fault present.</w:t>
            </w:r>
          </w:p>
        </w:tc>
      </w:tr>
      <w:tr w:rsidR="00A55B53" w:rsidRPr="00123177" w14:paraId="57BACE9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3BA32B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Mandatory Fields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388108" w14:textId="77777777" w:rsidR="00A55B53" w:rsidRPr="00123177" w:rsidRDefault="00A55B53" w:rsidP="00535342">
            <w:r w:rsidRPr="00123177">
              <w:t>No such mandatory fields is applicable.</w:t>
            </w:r>
          </w:p>
        </w:tc>
      </w:tr>
      <w:tr w:rsidR="00A55B53" w:rsidRPr="00123177" w14:paraId="05F49AE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49584E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Pre-Loaded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175A6B" w14:textId="77777777" w:rsidR="00A55B53" w:rsidRPr="00123177" w:rsidRDefault="00A55B53" w:rsidP="00535342">
            <w:r w:rsidRPr="00123177">
              <w:t>NHVDCDCStatus = 0, NHVDCDCStatusDebug = 0, NHVDCDCFault = 0.</w:t>
            </w:r>
          </w:p>
        </w:tc>
      </w:tr>
      <w:tr w:rsidR="00A55B53" w:rsidRPr="00123177" w14:paraId="33E253FC"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13E8710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Default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4602B2" w14:textId="77777777" w:rsidR="00A55B53" w:rsidRPr="00123177" w:rsidRDefault="00A55B53" w:rsidP="00535342">
            <w:r w:rsidRPr="00123177">
              <w:t>Default values shall be applicable with respect to Pre-Loaded Values</w:t>
            </w:r>
          </w:p>
        </w:tc>
      </w:tr>
      <w:tr w:rsidR="00A55B53" w:rsidRPr="00123177" w14:paraId="2BD1BAD7"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CBCC4E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Valid range of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DAFABB" w14:textId="77777777" w:rsidR="00A55B53" w:rsidRPr="00123177" w:rsidRDefault="00A55B53" w:rsidP="00535342">
            <w:r w:rsidRPr="00123177">
              <w:t>As per input/Process point (Check with Aayush)</w:t>
            </w:r>
          </w:p>
        </w:tc>
      </w:tr>
      <w:tr w:rsidR="00A55B53" w:rsidRPr="00123177" w14:paraId="616C4D00"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7F99AF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Data Latency Period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BA5C1B" w14:textId="77777777" w:rsidR="00A55B53" w:rsidRPr="00123177" w:rsidRDefault="00A55B53" w:rsidP="00535342">
            <w:r w:rsidRPr="00123177">
              <w:rPr>
                <w:szCs w:val="20"/>
              </w:rPr>
              <w:t>Data latency period is not applicable</w:t>
            </w:r>
          </w:p>
        </w:tc>
      </w:tr>
      <w:tr w:rsidR="00A55B53" w:rsidRPr="00123177" w14:paraId="246B1746"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12D2E6F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Data Retention Period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F490FD" w14:textId="77777777" w:rsidR="00A55B53" w:rsidRPr="00123177" w:rsidRDefault="00A55B53" w:rsidP="00535342">
            <w:r w:rsidRPr="00123177">
              <w:rPr>
                <w:szCs w:val="20"/>
              </w:rPr>
              <w:t>Data Retention period is not applicable.</w:t>
            </w:r>
          </w:p>
        </w:tc>
      </w:tr>
      <w:tr w:rsidR="00A55B53" w:rsidRPr="00123177" w14:paraId="15F557E2"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B68985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Data Rate/ &lt;Daily&gt; Number of transaction</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A93F7C" w14:textId="77777777" w:rsidR="00A55B53" w:rsidRPr="00123177" w:rsidRDefault="00A55B53" w:rsidP="00535342">
            <w:r w:rsidRPr="00123177">
              <w:rPr>
                <w:szCs w:val="20"/>
              </w:rPr>
              <w:t>Data rate is not applicable.</w:t>
            </w:r>
          </w:p>
        </w:tc>
      </w:tr>
      <w:tr w:rsidR="00A55B53" w:rsidRPr="00123177" w14:paraId="15E33D42"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03938C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External Events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44865C" w14:textId="77777777" w:rsidR="00A55B53" w:rsidRPr="00123177" w:rsidRDefault="00A55B53" w:rsidP="00535342">
            <w:r w:rsidRPr="00123177">
              <w:t>800V side DC Link Voltage &gt; 480V (HVDCDC_CAL)</w:t>
            </w:r>
            <w:r w:rsidRPr="00123177">
              <w:br/>
              <w:t xml:space="preserve"> AND</w:t>
            </w:r>
            <w:r w:rsidRPr="00123177">
              <w:br/>
              <w:t xml:space="preserve"> NHVDCDCCommand == 0x1 "Enable"</w:t>
            </w:r>
            <w:r w:rsidRPr="00123177">
              <w:br/>
              <w:t xml:space="preserve"> AND </w:t>
            </w:r>
            <w:r w:rsidRPr="00123177">
              <w:br/>
              <w:t>the power module is initialised and the communication is established</w:t>
            </w:r>
            <w:r w:rsidRPr="00123177">
              <w:br/>
              <w:t xml:space="preserve"> AND</w:t>
            </w:r>
            <w:r w:rsidRPr="00123177">
              <w:br/>
              <w:t xml:space="preserve"> NHVDCDCFault != 0x3 "Level 2"</w:t>
            </w:r>
          </w:p>
        </w:tc>
      </w:tr>
      <w:tr w:rsidR="00A55B53" w:rsidRPr="00123177" w14:paraId="3D8AEEC7"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9B1D9E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Temporal Events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0247D7" w14:textId="77777777" w:rsidR="00A55B53" w:rsidRPr="00123177" w:rsidRDefault="00A55B53" w:rsidP="00535342">
            <w:r w:rsidRPr="00123177">
              <w:rPr>
                <w:szCs w:val="20"/>
              </w:rPr>
              <w:t>Temporal event is not applicable.</w:t>
            </w:r>
          </w:p>
        </w:tc>
      </w:tr>
      <w:tr w:rsidR="00A55B53" w:rsidRPr="00123177" w14:paraId="10EBE0A4"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15F722C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Validation Rules/ </w:t>
            </w:r>
          </w:p>
          <w:p w14:paraId="44FF22D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Verification criteria2</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E92C97"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E604817" w14:textId="77777777" w:rsidR="00A55B53" w:rsidRPr="00123177" w:rsidRDefault="00A55B53" w:rsidP="00535342">
            <w:r w:rsidRPr="00123177">
              <w:t>NHVDCDCStatus = 0x02, NHVDCDCSTatusDebug = 0x02.</w:t>
            </w:r>
          </w:p>
          <w:p w14:paraId="3EBA6CC7" w14:textId="77777777" w:rsidR="00A55B53" w:rsidRPr="00123177" w:rsidRDefault="00A55B53" w:rsidP="00535342"/>
        </w:tc>
      </w:tr>
      <w:tr w:rsidR="00A55B53" w:rsidRPr="00123177" w14:paraId="1A59FFFD"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415BEF5"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Constraints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4B8C82" w14:textId="77777777" w:rsidR="00A55B53" w:rsidRPr="00123177" w:rsidRDefault="00A55B53" w:rsidP="00535342">
            <w:r w:rsidRPr="00123177">
              <w:rPr>
                <w:szCs w:val="20"/>
              </w:rPr>
              <w:t>Constraints is not applicable.</w:t>
            </w:r>
          </w:p>
        </w:tc>
      </w:tr>
      <w:tr w:rsidR="00A55B53" w:rsidRPr="00123177" w14:paraId="1D07441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9BE5F8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Effects on other systems/sub system</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64B1D6" w14:textId="77777777" w:rsidR="00A55B53" w:rsidRPr="00123177" w:rsidRDefault="00A55B53" w:rsidP="00535342">
            <w:r w:rsidRPr="00123177">
              <w:rPr>
                <w:szCs w:val="20"/>
              </w:rPr>
              <w:t>No effects on other system</w:t>
            </w:r>
          </w:p>
        </w:tc>
      </w:tr>
      <w:tr w:rsidR="00A55B53" w:rsidRPr="00123177" w14:paraId="67F20A5D"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ACD29E3"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Testability with respect to test environment</w:t>
            </w:r>
          </w:p>
          <w:p w14:paraId="6BCCAE0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(Yes/No)</w:t>
            </w:r>
          </w:p>
          <w:p w14:paraId="263CFDB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Note: Mention in which phase of testing, this </w:t>
            </w:r>
            <w:r w:rsidRPr="00123177">
              <w:rPr>
                <w:rFonts w:eastAsia="Arial"/>
                <w:color w:val="000000" w:themeColor="text1"/>
                <w:szCs w:val="20"/>
              </w:rPr>
              <w:lastRenderedPageBreak/>
              <w:t>requirement will be tested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DF0252" w14:textId="77777777" w:rsidR="00A55B53" w:rsidRPr="00123177" w:rsidRDefault="00A55B53" w:rsidP="00535342">
            <w:r w:rsidRPr="00123177">
              <w:lastRenderedPageBreak/>
              <w:t>YES</w:t>
            </w:r>
          </w:p>
          <w:p w14:paraId="6268C247" w14:textId="77777777" w:rsidR="00A55B53" w:rsidRPr="00123177" w:rsidRDefault="00A55B53" w:rsidP="00535342"/>
        </w:tc>
      </w:tr>
      <w:tr w:rsidR="00A55B53" w:rsidRPr="00123177" w14:paraId="5D157DAE"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B84733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Feasible within project constraints</w:t>
            </w:r>
          </w:p>
          <w:p w14:paraId="3343FDB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(Yes/No)</w:t>
            </w:r>
          </w:p>
          <w:p w14:paraId="5269F47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Note: Add the impact of requirement on operating environment defined in section 4.2</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D3FA34" w14:textId="77777777" w:rsidR="00A55B53" w:rsidRPr="00123177" w:rsidRDefault="00A55B53" w:rsidP="00535342">
            <w:r w:rsidRPr="00123177">
              <w:t>YES</w:t>
            </w:r>
          </w:p>
          <w:p w14:paraId="70328497" w14:textId="77777777" w:rsidR="00A55B53" w:rsidRPr="00123177" w:rsidRDefault="00A55B53" w:rsidP="00535342"/>
        </w:tc>
      </w:tr>
      <w:tr w:rsidR="00A55B53" w:rsidRPr="00123177" w14:paraId="4E91DE18"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1C835A8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Critical</w:t>
            </w:r>
          </w:p>
          <w:p w14:paraId="76357AA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(Yes/No)</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AE8784" w14:textId="77777777" w:rsidR="00A55B53" w:rsidRPr="00123177" w:rsidRDefault="00A55B53" w:rsidP="00535342">
            <w:r w:rsidRPr="00123177">
              <w:t>YES</w:t>
            </w:r>
          </w:p>
        </w:tc>
      </w:tr>
      <w:tr w:rsidR="00A55B53" w:rsidRPr="00123177" w14:paraId="05C1C2E1"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D022465" w14:textId="77777777" w:rsidR="00A55B53" w:rsidRPr="00123177" w:rsidRDefault="00A55B53" w:rsidP="00535342">
            <w:pPr>
              <w:rPr>
                <w:rFonts w:eastAsia="Arial"/>
                <w:color w:val="000000" w:themeColor="text1"/>
                <w:szCs w:val="20"/>
              </w:rPr>
            </w:pPr>
            <w:r w:rsidRPr="00123177">
              <w:t>Acceptance Criteria</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3B2330" w14:textId="77777777" w:rsidR="00A55B53" w:rsidRPr="00123177" w:rsidRDefault="00A55B53" w:rsidP="00535342">
            <w:r w:rsidRPr="00123177">
              <w:t>Acceptance Criteria for this requirement should be as per SECTION-6 ACCEPTANCE CRITERIA</w:t>
            </w:r>
          </w:p>
        </w:tc>
      </w:tr>
    </w:tbl>
    <w:p w14:paraId="755DEE6D" w14:textId="77777777" w:rsidR="00A55B53" w:rsidRPr="00123177" w:rsidRDefault="00A55B53" w:rsidP="00A55B53">
      <w:pPr>
        <w:pStyle w:val="BodyText"/>
        <w:ind w:left="1440"/>
      </w:pPr>
    </w:p>
    <w:p w14:paraId="2F90D0BF" w14:textId="77777777" w:rsidR="00A55B53" w:rsidRPr="00123177" w:rsidRDefault="00A55B53" w:rsidP="00A55B53">
      <w:pPr>
        <w:pStyle w:val="BodyText"/>
        <w:ind w:left="1440"/>
      </w:pPr>
    </w:p>
    <w:p w14:paraId="61A500AF" w14:textId="77777777" w:rsidR="00A55B53" w:rsidRPr="00123177" w:rsidRDefault="00A55B53" w:rsidP="00A55B53">
      <w:pPr>
        <w:pStyle w:val="Heading4"/>
      </w:pPr>
      <w:r w:rsidRPr="00123177">
        <w:t xml:space="preserve">Requirement to enable the converter power module (PF1.0). </w:t>
      </w:r>
    </w:p>
    <w:p w14:paraId="1218167D" w14:textId="77777777" w:rsidR="00A55B53" w:rsidRPr="00123177" w:rsidRDefault="00A55B53" w:rsidP="00A55B53">
      <w:pPr>
        <w:pStyle w:val="BodyText"/>
        <w:ind w:left="1440"/>
      </w:pPr>
    </w:p>
    <w:tbl>
      <w:tblPr>
        <w:tblW w:w="9735" w:type="dxa"/>
        <w:tblInd w:w="103" w:type="dxa"/>
        <w:tblLayout w:type="fixed"/>
        <w:tblLook w:val="06A0" w:firstRow="1" w:lastRow="0" w:firstColumn="1" w:lastColumn="0" w:noHBand="1" w:noVBand="1"/>
      </w:tblPr>
      <w:tblGrid>
        <w:gridCol w:w="2022"/>
        <w:gridCol w:w="7713"/>
      </w:tblGrid>
      <w:tr w:rsidR="00A55B53" w:rsidRPr="00123177" w14:paraId="7F6744F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12375E1" w14:textId="77777777" w:rsidR="00A55B53" w:rsidRPr="00123177" w:rsidRDefault="00A55B53" w:rsidP="00535342">
            <w:r w:rsidRPr="00123177">
              <w:rPr>
                <w:rFonts w:eastAsia="Arial"/>
                <w:b/>
                <w:bCs/>
                <w:color w:val="000000" w:themeColor="text1"/>
                <w:szCs w:val="20"/>
              </w:rPr>
              <w:t>Term</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86E029F" w14:textId="77777777" w:rsidR="00A55B53" w:rsidRPr="00123177" w:rsidRDefault="00A55B53" w:rsidP="00535342">
            <w:r w:rsidRPr="00123177">
              <w:rPr>
                <w:rFonts w:eastAsia="Arial"/>
                <w:b/>
                <w:bCs/>
                <w:color w:val="000000" w:themeColor="text1"/>
                <w:szCs w:val="20"/>
              </w:rPr>
              <w:t>Description</w:t>
            </w:r>
          </w:p>
        </w:tc>
      </w:tr>
      <w:tr w:rsidR="00A55B53" w:rsidRPr="00123177" w14:paraId="786A2CF2"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37CE4C5E" w14:textId="77777777" w:rsidR="00A55B53" w:rsidRPr="00123177" w:rsidRDefault="00A55B53" w:rsidP="00535342">
            <w:r w:rsidRPr="00123177">
              <w:rPr>
                <w:rFonts w:eastAsia="Arial"/>
                <w:color w:val="000000" w:themeColor="text1"/>
                <w:szCs w:val="20"/>
              </w:rPr>
              <w:t>REQ ID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547D4E" w14:textId="77777777" w:rsidR="00A55B53" w:rsidRPr="00123177" w:rsidRDefault="00A55B53" w:rsidP="00535342">
            <w:r w:rsidRPr="00123177">
              <w:rPr>
                <w:rFonts w:eastAsia="Arial"/>
                <w:color w:val="000000" w:themeColor="text1"/>
              </w:rPr>
              <w:t>SWRS_PMCID_04</w:t>
            </w:r>
          </w:p>
          <w:p w14:paraId="4457D3EE" w14:textId="77777777" w:rsidR="00A55B53" w:rsidRPr="00123177" w:rsidRDefault="00A55B53" w:rsidP="00535342">
            <w:pPr>
              <w:rPr>
                <w:rFonts w:eastAsia="Arial"/>
                <w:color w:val="000000" w:themeColor="text1"/>
              </w:rPr>
            </w:pPr>
          </w:p>
        </w:tc>
      </w:tr>
      <w:tr w:rsidR="00A55B53" w:rsidRPr="00123177" w14:paraId="799C4C9B"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1C4B4630" w14:textId="77777777" w:rsidR="00A55B53" w:rsidRPr="00123177" w:rsidRDefault="00A55B53" w:rsidP="00535342">
            <w:pPr>
              <w:pStyle w:val="TableText"/>
            </w:pPr>
            <w:r w:rsidRPr="00123177">
              <w:t>Customer Req ID</w:t>
            </w:r>
          </w:p>
          <w:p w14:paraId="0ED06619" w14:textId="77777777" w:rsidR="00A55B53" w:rsidRPr="00123177" w:rsidRDefault="00A55B53" w:rsidP="00535342">
            <w:pPr>
              <w:rPr>
                <w:rFonts w:eastAsia="Arial"/>
                <w:color w:val="000000" w:themeColor="text1"/>
              </w:rPr>
            </w:pP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E98B92" w14:textId="77777777" w:rsidR="00A55B53" w:rsidRPr="00123177" w:rsidRDefault="00A55B53" w:rsidP="00535342">
            <w:pPr>
              <w:rPr>
                <w:rFonts w:eastAsia="Arial"/>
                <w:color w:val="000000" w:themeColor="text1"/>
              </w:rPr>
            </w:pPr>
            <w:r w:rsidRPr="00123177">
              <w:rPr>
                <w:rFonts w:ascii="Calibri" w:eastAsia="Calibri" w:hAnsi="Calibri" w:cs="Calibri"/>
                <w:color w:val="000000" w:themeColor="text1"/>
                <w:sz w:val="22"/>
                <w:szCs w:val="22"/>
              </w:rPr>
              <w:t>SDS-HVDCDC-130</w:t>
            </w:r>
          </w:p>
        </w:tc>
      </w:tr>
      <w:tr w:rsidR="00A55B53" w:rsidRPr="00123177" w14:paraId="51808E3F"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7C33DE26" w14:textId="77777777" w:rsidR="00A55B53" w:rsidRPr="00123177" w:rsidRDefault="00A55B53" w:rsidP="00535342">
            <w:pPr>
              <w:pStyle w:val="TableText"/>
            </w:pPr>
            <w:r w:rsidRPr="00123177">
              <w:t>Milestone</w:t>
            </w:r>
          </w:p>
          <w:p w14:paraId="6CDE6425" w14:textId="77777777" w:rsidR="00A55B53" w:rsidRPr="00123177" w:rsidRDefault="00A55B53" w:rsidP="00535342">
            <w:pPr>
              <w:pStyle w:val="TableText"/>
            </w:pP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B4C186" w14:textId="77777777" w:rsidR="00A55B53" w:rsidRPr="00123177" w:rsidRDefault="00A55B53" w:rsidP="00535342">
            <w:pPr>
              <w:pStyle w:val="TableText"/>
              <w:spacing w:line="259" w:lineRule="auto"/>
            </w:pPr>
            <w:r w:rsidRPr="00123177">
              <w:t>A-Sample/PF1.0</w:t>
            </w:r>
          </w:p>
          <w:p w14:paraId="737102AD" w14:textId="77777777" w:rsidR="00A55B53" w:rsidRPr="00123177" w:rsidRDefault="00A55B53" w:rsidP="00535342">
            <w:pPr>
              <w:rPr>
                <w:rFonts w:eastAsia="Arial"/>
                <w:color w:val="000000" w:themeColor="text1"/>
              </w:rPr>
            </w:pPr>
          </w:p>
        </w:tc>
      </w:tr>
      <w:tr w:rsidR="00A55B53" w:rsidRPr="00123177" w14:paraId="07C1A603"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4BDDFA33"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D46546" w14:textId="77777777" w:rsidR="00A55B53" w:rsidRPr="00123177" w:rsidRDefault="00A55B53" w:rsidP="00535342">
            <w:pPr>
              <w:rPr>
                <w:rFonts w:eastAsia="Arial"/>
                <w:color w:val="000000" w:themeColor="text1"/>
              </w:rPr>
            </w:pPr>
            <w:r w:rsidRPr="00123177">
              <w:rPr>
                <w:rFonts w:eastAsia="Arial"/>
                <w:color w:val="000000" w:themeColor="text1"/>
              </w:rPr>
              <w:t>*The HVDCDC shall enable the converter power module</w:t>
            </w:r>
          </w:p>
          <w:p w14:paraId="783DF3BC" w14:textId="77777777" w:rsidR="00A55B53" w:rsidRPr="00123177" w:rsidRDefault="00A55B53" w:rsidP="00535342">
            <w:pPr>
              <w:rPr>
                <w:rFonts w:eastAsia="Arial"/>
                <w:color w:val="000000" w:themeColor="text1"/>
              </w:rPr>
            </w:pPr>
            <w:r w:rsidRPr="00123177">
              <w:rPr>
                <w:rFonts w:eastAsia="Arial"/>
                <w:color w:val="000000" w:themeColor="text1"/>
              </w:rPr>
              <w:t>*The power module reports the 400V side output greater than a calibration threshold;</w:t>
            </w:r>
          </w:p>
          <w:p w14:paraId="7BBC742C" w14:textId="77777777" w:rsidR="00A55B53" w:rsidRPr="00123177" w:rsidRDefault="00A55B53" w:rsidP="00535342">
            <w:pPr>
              <w:rPr>
                <w:rFonts w:eastAsia="Arial"/>
                <w:color w:val="000000" w:themeColor="text1"/>
                <w:szCs w:val="20"/>
              </w:rPr>
            </w:pPr>
          </w:p>
        </w:tc>
      </w:tr>
      <w:tr w:rsidR="00A55B53" w:rsidRPr="00123177" w14:paraId="51951669"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B0A7577" w14:textId="77777777" w:rsidR="00A55B53" w:rsidRPr="00123177" w:rsidRDefault="00A55B53" w:rsidP="00535342">
            <w:r w:rsidRPr="00123177">
              <w:rPr>
                <w:rFonts w:eastAsia="Arial"/>
                <w:color w:val="000000" w:themeColor="text1"/>
                <w:szCs w:val="20"/>
              </w:rPr>
              <w:t xml:space="preserve">Derived Requirement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492ECC" w14:textId="77777777" w:rsidR="00A55B53" w:rsidRPr="00123177" w:rsidRDefault="00A55B53" w:rsidP="00535342">
            <w:r w:rsidRPr="00123177">
              <w:rPr>
                <w:rFonts w:eastAsia="Arial"/>
                <w:color w:val="000000" w:themeColor="text1"/>
                <w:szCs w:val="20"/>
              </w:rPr>
              <w:t>No Such derived requirement is applicable.</w:t>
            </w:r>
          </w:p>
        </w:tc>
      </w:tr>
      <w:tr w:rsidR="00A55B53" w:rsidRPr="00123177" w14:paraId="53FD7E1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F898CDD" w14:textId="77777777" w:rsidR="00A55B53" w:rsidRPr="00123177" w:rsidRDefault="00A55B53" w:rsidP="00535342">
            <w:r w:rsidRPr="00123177">
              <w:rPr>
                <w:rFonts w:eastAsia="Arial"/>
                <w:color w:val="000000" w:themeColor="text1"/>
                <w:szCs w:val="20"/>
              </w:rPr>
              <w:t>Access Restrictions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EDE881"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0BBC3131"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EDC3C42"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009761" w14:textId="77777777" w:rsidR="00A55B53" w:rsidRPr="00123177" w:rsidRDefault="00A55B53" w:rsidP="00535342">
            <w:pPr>
              <w:rPr>
                <w:rFonts w:eastAsia="Arial"/>
                <w:lang w:val="en-GB"/>
              </w:rPr>
            </w:pPr>
            <w:r w:rsidRPr="00123177">
              <w:rPr>
                <w:rFonts w:eastAsia="Arial"/>
                <w:color w:val="000000" w:themeColor="text1"/>
                <w:szCs w:val="20"/>
              </w:rPr>
              <w:t xml:space="preserve"> NHVDCDCStatus = 0x2, NHVDCDCStatusDebug = 0x2</w:t>
            </w:r>
          </w:p>
        </w:tc>
      </w:tr>
      <w:tr w:rsidR="00A55B53" w:rsidRPr="00123177" w14:paraId="42183DA2"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DB7ED2E"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12E963" w14:textId="77777777" w:rsidR="00A55B53" w:rsidRPr="00123177" w:rsidRDefault="00A55B53" w:rsidP="00535342">
            <w:pPr>
              <w:rPr>
                <w:rFonts w:eastAsia="Arial"/>
                <w:color w:val="000000" w:themeColor="text1"/>
              </w:rPr>
            </w:pPr>
            <w:r w:rsidRPr="00123177">
              <w:rPr>
                <w:rFonts w:eastAsia="Arial"/>
                <w:color w:val="000000" w:themeColor="text1"/>
              </w:rPr>
              <w:t>enable the converter power module</w:t>
            </w:r>
          </w:p>
          <w:p w14:paraId="04902F1E" w14:textId="77777777" w:rsidR="00A55B53" w:rsidRPr="00123177" w:rsidRDefault="00A55B53" w:rsidP="00535342">
            <w:pPr>
              <w:rPr>
                <w:rFonts w:eastAsia="Arial"/>
                <w:color w:val="000000" w:themeColor="text1"/>
              </w:rPr>
            </w:pPr>
          </w:p>
          <w:p w14:paraId="2A6C558F" w14:textId="77777777" w:rsidR="00A55B53" w:rsidRPr="00123177" w:rsidRDefault="00A55B53" w:rsidP="00535342">
            <w:pPr>
              <w:rPr>
                <w:rFonts w:eastAsia="Arial"/>
                <w:color w:val="000000" w:themeColor="text1"/>
              </w:rPr>
            </w:pPr>
            <w:r w:rsidRPr="00123177">
              <w:rPr>
                <w:rFonts w:eastAsia="Arial"/>
                <w:color w:val="000000" w:themeColor="text1"/>
              </w:rPr>
              <w:t>Enable the converter power module</w:t>
            </w:r>
            <w:r w:rsidRPr="00123177">
              <w:br/>
            </w:r>
            <w:r w:rsidRPr="00123177">
              <w:rPr>
                <w:rFonts w:eastAsia="Arial"/>
                <w:color w:val="000000" w:themeColor="text1"/>
              </w:rPr>
              <w:t xml:space="preserve"> NHVDCDCStatus = 0x2 Enable power module</w:t>
            </w:r>
            <w:r w:rsidRPr="00123177">
              <w:br/>
            </w:r>
            <w:r w:rsidRPr="00123177">
              <w:rPr>
                <w:rFonts w:eastAsia="Arial"/>
                <w:color w:val="000000" w:themeColor="text1"/>
              </w:rPr>
              <w:t xml:space="preserve"> NHVDCDCStatusDebug = 0x2 Enable power module</w:t>
            </w:r>
          </w:p>
          <w:p w14:paraId="191B299D" w14:textId="77777777" w:rsidR="00A55B53" w:rsidRPr="00123177" w:rsidRDefault="00A55B53" w:rsidP="00535342">
            <w:pPr>
              <w:rPr>
                <w:rFonts w:eastAsia="Arial"/>
                <w:lang w:val="en-GB"/>
              </w:rPr>
            </w:pPr>
          </w:p>
        </w:tc>
      </w:tr>
      <w:tr w:rsidR="00A55B53" w:rsidRPr="00123177" w14:paraId="47DB5509"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7014246" w14:textId="77777777" w:rsidR="00A55B53" w:rsidRPr="00123177" w:rsidRDefault="00A55B53" w:rsidP="00535342">
            <w:r w:rsidRPr="00123177">
              <w:rPr>
                <w:rFonts w:eastAsia="Arial"/>
                <w:color w:val="000000" w:themeColor="text1"/>
                <w:szCs w:val="20"/>
              </w:rPr>
              <w:t>Process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5849C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HVDCDC shall enable the converter power module if the following conditions are checked and fulfilled:</w:t>
            </w:r>
          </w:p>
          <w:p w14:paraId="441322AC" w14:textId="77777777" w:rsidR="00A55B53" w:rsidRPr="00123177" w:rsidRDefault="00A55B53" w:rsidP="00535342">
            <w:r w:rsidRPr="00123177">
              <w:rPr>
                <w:rFonts w:eastAsia="Arial"/>
                <w:color w:val="000000" w:themeColor="text1"/>
                <w:szCs w:val="20"/>
              </w:rPr>
              <w:t>- The 800V side DC link voltage is greater than 480V (HVDCDC_CAL);</w:t>
            </w:r>
          </w:p>
          <w:p w14:paraId="2D25EFFC" w14:textId="77777777" w:rsidR="00A55B53" w:rsidRPr="00123177" w:rsidRDefault="00A55B53" w:rsidP="00535342">
            <w:r w:rsidRPr="00123177">
              <w:rPr>
                <w:rFonts w:eastAsia="Arial"/>
                <w:color w:val="000000" w:themeColor="text1"/>
                <w:szCs w:val="20"/>
              </w:rPr>
              <w:t>- The EDSU command NHVDCDCCommand == 0x1 "Enable" is received;</w:t>
            </w:r>
          </w:p>
          <w:p w14:paraId="237465AC" w14:textId="77777777" w:rsidR="00A55B53" w:rsidRPr="00123177" w:rsidRDefault="00A55B53" w:rsidP="00535342">
            <w:r w:rsidRPr="00123177">
              <w:rPr>
                <w:rFonts w:eastAsia="Arial"/>
                <w:color w:val="000000" w:themeColor="text1"/>
                <w:szCs w:val="20"/>
              </w:rPr>
              <w:lastRenderedPageBreak/>
              <w:t>- The converter power module is initialised and the communication is established;</w:t>
            </w:r>
          </w:p>
          <w:p w14:paraId="436D4A21" w14:textId="77777777" w:rsidR="00A55B53" w:rsidRPr="00123177" w:rsidRDefault="00A55B53" w:rsidP="00535342">
            <w:r w:rsidRPr="00123177">
              <w:rPr>
                <w:rFonts w:eastAsia="Arial"/>
                <w:color w:val="000000" w:themeColor="text1"/>
                <w:szCs w:val="20"/>
              </w:rPr>
              <w:t>- No level 2 fault present;</w:t>
            </w:r>
          </w:p>
          <w:p w14:paraId="52C1BB3D" w14:textId="77777777" w:rsidR="00A55B53" w:rsidRPr="00123177" w:rsidRDefault="00A55B53" w:rsidP="00535342">
            <w:r w:rsidRPr="00123177">
              <w:rPr>
                <w:rFonts w:eastAsia="Arial"/>
                <w:color w:val="000000" w:themeColor="text1"/>
                <w:szCs w:val="20"/>
              </w:rPr>
              <w:t xml:space="preserve"> </w:t>
            </w:r>
          </w:p>
          <w:p w14:paraId="6D38F889" w14:textId="77777777" w:rsidR="00A55B53" w:rsidRPr="00123177" w:rsidRDefault="00A55B53" w:rsidP="00535342">
            <w:r w:rsidRPr="00123177">
              <w:rPr>
                <w:rFonts w:eastAsia="Arial"/>
                <w:color w:val="000000" w:themeColor="text1"/>
                <w:szCs w:val="20"/>
              </w:rPr>
              <w:t>The HVDCDC shall transit to "Enable power module" state and set NHVDCDCStatus = 0x2 Enable power module.</w:t>
            </w:r>
          </w:p>
          <w:p w14:paraId="3DA396C2" w14:textId="77777777" w:rsidR="00A55B53" w:rsidRPr="00123177" w:rsidRDefault="00A55B53" w:rsidP="00535342">
            <w:r w:rsidRPr="00123177">
              <w:rPr>
                <w:rFonts w:eastAsia="Arial"/>
                <w:color w:val="000000" w:themeColor="text1"/>
                <w:szCs w:val="20"/>
              </w:rPr>
              <w:t>The HVDCDC shall set NHVDCDCStatusDebug = 0x2 Enable power module.</w:t>
            </w:r>
          </w:p>
        </w:tc>
      </w:tr>
      <w:tr w:rsidR="00A55B53" w:rsidRPr="00123177" w14:paraId="6C9F9D98"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45A1BD4" w14:textId="77777777" w:rsidR="00A55B53" w:rsidRPr="00123177" w:rsidRDefault="00A55B53" w:rsidP="00535342">
            <w:r w:rsidRPr="00123177">
              <w:rPr>
                <w:rFonts w:eastAsia="Arial"/>
                <w:color w:val="000000" w:themeColor="text1"/>
                <w:szCs w:val="20"/>
              </w:rPr>
              <w:t>Mandatory Fields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EA5A86" w14:textId="77777777" w:rsidR="00A55B53" w:rsidRPr="00123177" w:rsidRDefault="00A55B53" w:rsidP="00535342">
            <w:r w:rsidRPr="00123177">
              <w:t>No such mandatory fields is applicable.</w:t>
            </w:r>
          </w:p>
        </w:tc>
      </w:tr>
      <w:tr w:rsidR="00A55B53" w:rsidRPr="00123177" w14:paraId="33B4EE29"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26DC508" w14:textId="77777777" w:rsidR="00A55B53" w:rsidRPr="00123177" w:rsidRDefault="00A55B53" w:rsidP="00535342">
            <w:r w:rsidRPr="00123177">
              <w:rPr>
                <w:rFonts w:eastAsia="Arial"/>
                <w:color w:val="000000" w:themeColor="text1"/>
                <w:szCs w:val="20"/>
              </w:rPr>
              <w:t>Pre-Loaded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2CA4A4" w14:textId="77777777" w:rsidR="00A55B53" w:rsidRPr="00123177" w:rsidRDefault="00A55B53" w:rsidP="00535342">
            <w:r w:rsidRPr="00123177">
              <w:t>NHVDCDCStatus = 2, NHVDCDCStatusDebug = 2.</w:t>
            </w:r>
          </w:p>
        </w:tc>
      </w:tr>
      <w:tr w:rsidR="00A55B53" w:rsidRPr="00123177" w14:paraId="21665695"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F2178C8" w14:textId="77777777" w:rsidR="00A55B53" w:rsidRPr="00123177" w:rsidRDefault="00A55B53" w:rsidP="00535342">
            <w:r w:rsidRPr="00123177">
              <w:rPr>
                <w:rFonts w:eastAsia="Arial"/>
                <w:color w:val="000000" w:themeColor="text1"/>
                <w:szCs w:val="20"/>
              </w:rPr>
              <w:t>Default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235AFD" w14:textId="77777777" w:rsidR="00A55B53" w:rsidRPr="00123177" w:rsidRDefault="00A55B53" w:rsidP="00535342">
            <w:r w:rsidRPr="00123177">
              <w:rPr>
                <w:szCs w:val="20"/>
              </w:rPr>
              <w:t>Default values shall be applicable with respect to Pre-Loaded Values</w:t>
            </w:r>
          </w:p>
        </w:tc>
      </w:tr>
      <w:tr w:rsidR="00A55B53" w:rsidRPr="00123177" w14:paraId="3DDBAC4C"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E144E39" w14:textId="77777777" w:rsidR="00A55B53" w:rsidRPr="00123177" w:rsidRDefault="00A55B53" w:rsidP="00535342">
            <w:r w:rsidRPr="00123177">
              <w:rPr>
                <w:rFonts w:eastAsia="Arial"/>
                <w:color w:val="000000" w:themeColor="text1"/>
                <w:szCs w:val="20"/>
              </w:rPr>
              <w:t>Valid range of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09C51D" w14:textId="77777777" w:rsidR="00A55B53" w:rsidRPr="00123177" w:rsidRDefault="00A55B53" w:rsidP="00535342">
            <w:r w:rsidRPr="00123177">
              <w:t>Valid range of Values is not applicable</w:t>
            </w:r>
          </w:p>
        </w:tc>
      </w:tr>
      <w:tr w:rsidR="00A55B53" w:rsidRPr="00123177" w14:paraId="4C6A8E06"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F6DB361" w14:textId="77777777" w:rsidR="00A55B53" w:rsidRPr="00123177" w:rsidRDefault="00A55B53" w:rsidP="00535342">
            <w:r w:rsidRPr="00123177">
              <w:rPr>
                <w:rFonts w:eastAsia="Arial"/>
                <w:color w:val="000000" w:themeColor="text1"/>
                <w:szCs w:val="20"/>
              </w:rPr>
              <w:t xml:space="preserve">Data Latency Period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876CED" w14:textId="77777777" w:rsidR="00A55B53" w:rsidRPr="00123177" w:rsidRDefault="00A55B53" w:rsidP="00535342">
            <w:r w:rsidRPr="00123177">
              <w:rPr>
                <w:szCs w:val="20"/>
              </w:rPr>
              <w:t>Data latency period is not applicable</w:t>
            </w:r>
          </w:p>
        </w:tc>
      </w:tr>
      <w:tr w:rsidR="00A55B53" w:rsidRPr="00123177" w14:paraId="30EFED0D"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ED7526C" w14:textId="77777777" w:rsidR="00A55B53" w:rsidRPr="00123177" w:rsidRDefault="00A55B53" w:rsidP="00535342">
            <w:r w:rsidRPr="00123177">
              <w:rPr>
                <w:rFonts w:eastAsia="Arial"/>
                <w:color w:val="000000" w:themeColor="text1"/>
                <w:szCs w:val="20"/>
              </w:rPr>
              <w:t xml:space="preserve">Data Retention Period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81D5B3" w14:textId="77777777" w:rsidR="00A55B53" w:rsidRPr="00123177" w:rsidRDefault="00A55B53" w:rsidP="00535342">
            <w:r w:rsidRPr="00123177">
              <w:rPr>
                <w:szCs w:val="20"/>
              </w:rPr>
              <w:t>Data Retention period is not applicable.</w:t>
            </w:r>
          </w:p>
        </w:tc>
      </w:tr>
      <w:tr w:rsidR="00A55B53" w:rsidRPr="00123177" w14:paraId="071BB834"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F65C7F6" w14:textId="77777777" w:rsidR="00A55B53" w:rsidRPr="00123177" w:rsidRDefault="00A55B53" w:rsidP="00535342">
            <w:r w:rsidRPr="00123177">
              <w:rPr>
                <w:rFonts w:eastAsia="Arial"/>
                <w:color w:val="000000" w:themeColor="text1"/>
                <w:szCs w:val="20"/>
              </w:rPr>
              <w:t>Data Rate/ &lt;Daily&gt; Number of transaction</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B52A11" w14:textId="77777777" w:rsidR="00A55B53" w:rsidRPr="00123177" w:rsidRDefault="00A55B53" w:rsidP="00535342">
            <w:r w:rsidRPr="00123177">
              <w:rPr>
                <w:szCs w:val="20"/>
              </w:rPr>
              <w:t>Data rate is not applicable.</w:t>
            </w:r>
            <w:r w:rsidRPr="00123177">
              <w:t xml:space="preserve">  </w:t>
            </w:r>
          </w:p>
        </w:tc>
      </w:tr>
      <w:tr w:rsidR="00A55B53" w:rsidRPr="00123177" w14:paraId="0C041DD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D765744" w14:textId="77777777" w:rsidR="00A55B53" w:rsidRPr="00123177" w:rsidRDefault="00A55B53" w:rsidP="00535342">
            <w:r w:rsidRPr="00123177">
              <w:rPr>
                <w:rFonts w:eastAsia="Arial"/>
                <w:color w:val="000000" w:themeColor="text1"/>
                <w:szCs w:val="20"/>
              </w:rPr>
              <w:t>External Events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FEA445" w14:textId="77777777" w:rsidR="00A55B53" w:rsidRPr="00123177" w:rsidRDefault="00A55B53" w:rsidP="00535342">
            <w:r w:rsidRPr="00123177">
              <w:t>800V side DC Link Voltage &gt; 480V (HVDCDC_CAL)</w:t>
            </w:r>
            <w:r w:rsidRPr="00123177">
              <w:br/>
              <w:t xml:space="preserve"> AND</w:t>
            </w:r>
            <w:r w:rsidRPr="00123177">
              <w:br/>
              <w:t xml:space="preserve"> NHVDCDCCommand == 0x1 "Enable"</w:t>
            </w:r>
            <w:r w:rsidRPr="00123177">
              <w:br/>
              <w:t xml:space="preserve"> AND </w:t>
            </w:r>
            <w:r w:rsidRPr="00123177">
              <w:br/>
              <w:t>the power module is initialised and the communication is established</w:t>
            </w:r>
            <w:r w:rsidRPr="00123177">
              <w:br/>
              <w:t xml:space="preserve"> AND</w:t>
            </w:r>
            <w:r w:rsidRPr="00123177">
              <w:br/>
              <w:t xml:space="preserve"> NHVDCDCFault != 0x3 "Level 2"</w:t>
            </w:r>
          </w:p>
          <w:p w14:paraId="76F0B95D" w14:textId="77777777" w:rsidR="00A55B53" w:rsidRPr="00123177" w:rsidRDefault="00A55B53" w:rsidP="00535342"/>
        </w:tc>
      </w:tr>
      <w:tr w:rsidR="00A55B53" w:rsidRPr="00123177" w14:paraId="6E5CD947"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14FABBDF" w14:textId="77777777" w:rsidR="00A55B53" w:rsidRPr="00123177" w:rsidRDefault="00A55B53" w:rsidP="00535342">
            <w:r w:rsidRPr="00123177">
              <w:rPr>
                <w:rFonts w:eastAsia="Arial"/>
                <w:color w:val="000000" w:themeColor="text1"/>
                <w:szCs w:val="20"/>
              </w:rPr>
              <w:t>Temporal Events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0614E7" w14:textId="77777777" w:rsidR="00A55B53" w:rsidRPr="00123177" w:rsidRDefault="00A55B53" w:rsidP="00535342">
            <w:r w:rsidRPr="00123177">
              <w:rPr>
                <w:szCs w:val="20"/>
              </w:rPr>
              <w:t>Temporal event is not applicable.</w:t>
            </w:r>
          </w:p>
        </w:tc>
      </w:tr>
      <w:tr w:rsidR="00A55B53" w:rsidRPr="00123177" w14:paraId="2F7C2587"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B086044" w14:textId="77777777" w:rsidR="00A55B53" w:rsidRPr="00123177" w:rsidRDefault="00A55B53" w:rsidP="00535342">
            <w:r w:rsidRPr="00123177">
              <w:rPr>
                <w:rFonts w:eastAsia="Arial"/>
                <w:color w:val="000000" w:themeColor="text1"/>
                <w:szCs w:val="20"/>
              </w:rPr>
              <w:t xml:space="preserve">Validation Rules/ </w:t>
            </w:r>
          </w:p>
          <w:p w14:paraId="0B620B11"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4F301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37F5B76E" w14:textId="77777777" w:rsidR="00A55B53" w:rsidRPr="00123177" w:rsidRDefault="00A55B53" w:rsidP="00535342">
            <w:pPr>
              <w:rPr>
                <w:rFonts w:eastAsia="Arial"/>
                <w:color w:val="000000" w:themeColor="text1"/>
              </w:rPr>
            </w:pPr>
          </w:p>
          <w:p w14:paraId="688ACA34" w14:textId="77777777" w:rsidR="00A55B53" w:rsidRPr="00123177" w:rsidRDefault="00A55B53" w:rsidP="00535342">
            <w:r w:rsidRPr="00123177">
              <w:rPr>
                <w:rFonts w:eastAsia="Arial"/>
                <w:color w:val="000000" w:themeColor="text1"/>
              </w:rPr>
              <w:t>NHVDCDCStatus = 0x2 Enable power module</w:t>
            </w:r>
            <w:r w:rsidRPr="00123177">
              <w:br/>
            </w:r>
            <w:r w:rsidRPr="00123177">
              <w:rPr>
                <w:rFonts w:eastAsia="Arial"/>
                <w:color w:val="000000" w:themeColor="text1"/>
              </w:rPr>
              <w:t>NHVDCDCStatusDebug = 0x2 Enable power module</w:t>
            </w:r>
            <w:r w:rsidRPr="00123177">
              <w:t xml:space="preserve"> </w:t>
            </w:r>
          </w:p>
        </w:tc>
      </w:tr>
      <w:tr w:rsidR="00A55B53" w:rsidRPr="00123177" w14:paraId="44813897"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8B87074" w14:textId="77777777" w:rsidR="00A55B53" w:rsidRPr="00123177" w:rsidRDefault="00A55B53" w:rsidP="00535342">
            <w:r w:rsidRPr="00123177">
              <w:rPr>
                <w:rFonts w:eastAsia="Arial"/>
                <w:color w:val="000000" w:themeColor="text1"/>
                <w:szCs w:val="20"/>
              </w:rPr>
              <w:t>Constraints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BEE5C2" w14:textId="77777777" w:rsidR="00A55B53" w:rsidRPr="00123177" w:rsidRDefault="00A55B53" w:rsidP="00535342">
            <w:r w:rsidRPr="00123177">
              <w:rPr>
                <w:szCs w:val="20"/>
              </w:rPr>
              <w:t>Constraints is not applicable.</w:t>
            </w:r>
          </w:p>
        </w:tc>
      </w:tr>
      <w:tr w:rsidR="00A55B53" w:rsidRPr="00123177" w14:paraId="31DF1FFE"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C64CF06" w14:textId="77777777" w:rsidR="00A55B53" w:rsidRPr="00123177" w:rsidRDefault="00A55B53" w:rsidP="00535342">
            <w:r w:rsidRPr="00123177">
              <w:rPr>
                <w:rFonts w:eastAsia="Arial"/>
                <w:color w:val="000000" w:themeColor="text1"/>
                <w:szCs w:val="20"/>
              </w:rPr>
              <w:t>Effects on other systems/sub system</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66EEAD" w14:textId="77777777" w:rsidR="00A55B53" w:rsidRPr="00123177" w:rsidRDefault="00A55B53" w:rsidP="00535342">
            <w:r w:rsidRPr="00123177">
              <w:rPr>
                <w:szCs w:val="20"/>
              </w:rPr>
              <w:t>No effects on other system</w:t>
            </w:r>
          </w:p>
        </w:tc>
      </w:tr>
      <w:tr w:rsidR="00A55B53" w:rsidRPr="00123177" w14:paraId="0F537A47"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7DB0F24" w14:textId="77777777" w:rsidR="00A55B53" w:rsidRPr="00123177" w:rsidRDefault="00A55B53" w:rsidP="00535342">
            <w:r w:rsidRPr="00123177">
              <w:rPr>
                <w:rFonts w:eastAsia="Arial"/>
                <w:color w:val="000000" w:themeColor="text1"/>
                <w:szCs w:val="20"/>
              </w:rPr>
              <w:t>Testability with respect to test environment</w:t>
            </w:r>
          </w:p>
          <w:p w14:paraId="09E0B6F1" w14:textId="77777777" w:rsidR="00A55B53" w:rsidRPr="00123177" w:rsidRDefault="00A55B53" w:rsidP="00535342">
            <w:r w:rsidRPr="00123177">
              <w:rPr>
                <w:rFonts w:eastAsia="Arial"/>
                <w:color w:val="000000" w:themeColor="text1"/>
                <w:szCs w:val="20"/>
              </w:rPr>
              <w:t>(Yes/No)</w:t>
            </w:r>
          </w:p>
          <w:p w14:paraId="0CD6ED62" w14:textId="77777777" w:rsidR="00A55B53" w:rsidRPr="00123177" w:rsidRDefault="00A55B53" w:rsidP="00535342">
            <w:r w:rsidRPr="00123177">
              <w:rPr>
                <w:rFonts w:eastAsia="Arial"/>
                <w:i/>
                <w:iCs/>
                <w:color w:val="000000" w:themeColor="text1"/>
                <w:szCs w:val="20"/>
              </w:rPr>
              <w:t xml:space="preserve">Note: Mention in which phase of testing, this </w:t>
            </w:r>
            <w:r w:rsidRPr="00123177">
              <w:rPr>
                <w:rFonts w:eastAsia="Arial"/>
                <w:i/>
                <w:iCs/>
                <w:color w:val="000000" w:themeColor="text1"/>
                <w:szCs w:val="20"/>
              </w:rPr>
              <w:lastRenderedPageBreak/>
              <w:t>requirement will be tested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5D7410" w14:textId="77777777" w:rsidR="00A55B53" w:rsidRPr="00123177" w:rsidRDefault="00A55B53" w:rsidP="00535342">
            <w:pPr>
              <w:pStyle w:val="TableText"/>
              <w:snapToGrid w:val="0"/>
            </w:pPr>
            <w:r w:rsidRPr="00123177">
              <w:lastRenderedPageBreak/>
              <w:t>YES</w:t>
            </w:r>
          </w:p>
          <w:p w14:paraId="183A4AC7" w14:textId="77777777" w:rsidR="00A55B53" w:rsidRPr="00123177" w:rsidRDefault="00A55B53" w:rsidP="00535342"/>
        </w:tc>
      </w:tr>
      <w:tr w:rsidR="00A55B53" w:rsidRPr="00123177" w14:paraId="15A6A0A3"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1086C24C" w14:textId="77777777" w:rsidR="00A55B53" w:rsidRPr="00123177" w:rsidRDefault="00A55B53" w:rsidP="00535342">
            <w:r w:rsidRPr="00123177">
              <w:rPr>
                <w:rFonts w:eastAsia="Arial"/>
                <w:color w:val="000000" w:themeColor="text1"/>
                <w:szCs w:val="20"/>
              </w:rPr>
              <w:t>Feasible within project constraints</w:t>
            </w:r>
          </w:p>
          <w:p w14:paraId="1CD8A28C" w14:textId="77777777" w:rsidR="00A55B53" w:rsidRPr="00123177" w:rsidRDefault="00A55B53" w:rsidP="00535342">
            <w:r w:rsidRPr="00123177">
              <w:rPr>
                <w:rFonts w:eastAsia="Arial"/>
                <w:color w:val="000000" w:themeColor="text1"/>
                <w:szCs w:val="20"/>
              </w:rPr>
              <w:t>(Yes/No)</w:t>
            </w:r>
          </w:p>
          <w:p w14:paraId="3DE08C88"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7C15AB" w14:textId="77777777" w:rsidR="00A55B53" w:rsidRPr="00123177" w:rsidRDefault="00A55B53" w:rsidP="00535342">
            <w:pPr>
              <w:pStyle w:val="TableText"/>
              <w:snapToGrid w:val="0"/>
            </w:pPr>
            <w:r w:rsidRPr="00123177">
              <w:t>YES</w:t>
            </w:r>
          </w:p>
          <w:p w14:paraId="35584046" w14:textId="77777777" w:rsidR="00A55B53" w:rsidRPr="00123177" w:rsidRDefault="00A55B53" w:rsidP="00535342"/>
        </w:tc>
      </w:tr>
      <w:tr w:rsidR="00A55B53" w:rsidRPr="00123177" w14:paraId="13DBBA28"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46D5393" w14:textId="77777777" w:rsidR="00A55B53" w:rsidRPr="00123177" w:rsidRDefault="00A55B53" w:rsidP="00535342">
            <w:r w:rsidRPr="00123177">
              <w:rPr>
                <w:rFonts w:eastAsia="Arial"/>
                <w:color w:val="000000" w:themeColor="text1"/>
                <w:szCs w:val="20"/>
              </w:rPr>
              <w:t>Critical</w:t>
            </w:r>
          </w:p>
          <w:p w14:paraId="612BF761" w14:textId="77777777" w:rsidR="00A55B53" w:rsidRPr="00123177" w:rsidRDefault="00A55B53" w:rsidP="00535342">
            <w:r w:rsidRPr="00123177">
              <w:rPr>
                <w:rFonts w:eastAsia="Arial"/>
                <w:color w:val="000000" w:themeColor="text1"/>
                <w:szCs w:val="20"/>
              </w:rPr>
              <w:t>(Yes/No)</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BE414B" w14:textId="77777777" w:rsidR="00A55B53" w:rsidRPr="00123177" w:rsidRDefault="00A55B53" w:rsidP="00535342">
            <w:r w:rsidRPr="00123177">
              <w:t>YES</w:t>
            </w:r>
          </w:p>
        </w:tc>
      </w:tr>
      <w:tr w:rsidR="00A55B53" w:rsidRPr="00123177" w14:paraId="5F70509A"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F815730" w14:textId="77777777" w:rsidR="00A55B53" w:rsidRPr="00123177" w:rsidRDefault="00A55B53" w:rsidP="00535342">
            <w:pPr>
              <w:rPr>
                <w:rFonts w:eastAsia="Arial"/>
                <w:color w:val="000000" w:themeColor="text1"/>
                <w:szCs w:val="20"/>
              </w:rPr>
            </w:pPr>
            <w:r w:rsidRPr="00123177">
              <w:t>Acceptance Criteria</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FAB14A" w14:textId="77777777" w:rsidR="00A55B53" w:rsidRPr="00123177" w:rsidRDefault="00A55B53" w:rsidP="00535342">
            <w:r w:rsidRPr="00123177">
              <w:t>Acceptance Criteria for this requirement should be as per SECTION-6 ACCEPTANCE CRITERIA</w:t>
            </w:r>
          </w:p>
        </w:tc>
      </w:tr>
    </w:tbl>
    <w:p w14:paraId="72D11349" w14:textId="77777777" w:rsidR="00A55B53" w:rsidRPr="00123177" w:rsidRDefault="00A55B53" w:rsidP="00A55B53">
      <w:pPr>
        <w:pStyle w:val="BodyText"/>
        <w:ind w:left="1440"/>
      </w:pPr>
    </w:p>
    <w:tbl>
      <w:tblPr>
        <w:tblW w:w="9735" w:type="dxa"/>
        <w:tblInd w:w="103" w:type="dxa"/>
        <w:tblLayout w:type="fixed"/>
        <w:tblLook w:val="06A0" w:firstRow="1" w:lastRow="0" w:firstColumn="1" w:lastColumn="0" w:noHBand="1" w:noVBand="1"/>
      </w:tblPr>
      <w:tblGrid>
        <w:gridCol w:w="2022"/>
        <w:gridCol w:w="7713"/>
      </w:tblGrid>
      <w:tr w:rsidR="00A55B53" w:rsidRPr="00123177" w14:paraId="25C30298"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59DDD493" w14:textId="77777777" w:rsidR="00A55B53" w:rsidRPr="00123177" w:rsidRDefault="00A55B53" w:rsidP="00535342">
            <w:pPr>
              <w:rPr>
                <w:strike/>
              </w:rPr>
            </w:pPr>
            <w:r w:rsidRPr="00123177">
              <w:rPr>
                <w:rFonts w:eastAsia="Arial"/>
                <w:b/>
                <w:bCs/>
                <w:strike/>
                <w:szCs w:val="20"/>
              </w:rPr>
              <w:t>Term</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E30EB63" w14:textId="77777777" w:rsidR="00A55B53" w:rsidRPr="00123177" w:rsidRDefault="00A55B53" w:rsidP="00535342">
            <w:pPr>
              <w:rPr>
                <w:strike/>
              </w:rPr>
            </w:pPr>
            <w:r w:rsidRPr="00123177">
              <w:rPr>
                <w:rFonts w:eastAsia="Arial"/>
                <w:b/>
                <w:bCs/>
                <w:strike/>
                <w:szCs w:val="20"/>
              </w:rPr>
              <w:t>Description</w:t>
            </w:r>
          </w:p>
        </w:tc>
      </w:tr>
      <w:tr w:rsidR="00A55B53" w:rsidRPr="00123177" w14:paraId="38C06493"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45473B97" w14:textId="77777777" w:rsidR="00A55B53" w:rsidRPr="00123177" w:rsidRDefault="00A55B53" w:rsidP="00535342">
            <w:pPr>
              <w:rPr>
                <w:strike/>
              </w:rPr>
            </w:pPr>
            <w:r w:rsidRPr="00123177">
              <w:rPr>
                <w:rFonts w:eastAsia="Arial"/>
                <w:strike/>
                <w:szCs w:val="20"/>
              </w:rPr>
              <w:t>REQ ID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C5D670" w14:textId="77777777" w:rsidR="00A55B53" w:rsidRPr="00123177" w:rsidRDefault="00A55B53" w:rsidP="00535342">
            <w:pPr>
              <w:rPr>
                <w:rFonts w:eastAsia="Arial"/>
                <w:strike/>
              </w:rPr>
            </w:pPr>
            <w:r w:rsidRPr="00123177">
              <w:rPr>
                <w:rFonts w:eastAsia="Arial"/>
                <w:strike/>
                <w:szCs w:val="20"/>
              </w:rPr>
              <w:t>SWRS_PMCID_05</w:t>
            </w:r>
          </w:p>
        </w:tc>
      </w:tr>
      <w:tr w:rsidR="00A55B53" w:rsidRPr="00123177" w14:paraId="3E86DBD7"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47DF25BB" w14:textId="77777777" w:rsidR="00A55B53" w:rsidRPr="00123177" w:rsidRDefault="00A55B53" w:rsidP="00535342">
            <w:pPr>
              <w:pStyle w:val="TableText"/>
              <w:rPr>
                <w:strike/>
              </w:rPr>
            </w:pPr>
            <w:r w:rsidRPr="00123177">
              <w:rPr>
                <w:strike/>
              </w:rPr>
              <w:t>Customer Req ID</w:t>
            </w:r>
          </w:p>
          <w:p w14:paraId="56B757F7" w14:textId="77777777" w:rsidR="00A55B53" w:rsidRPr="00123177" w:rsidRDefault="00A55B53" w:rsidP="00535342">
            <w:pPr>
              <w:rPr>
                <w:rFonts w:eastAsia="Arial"/>
                <w:strike/>
              </w:rPr>
            </w:pP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B6812F" w14:textId="77777777" w:rsidR="00A55B53" w:rsidRPr="00123177" w:rsidRDefault="00A55B53" w:rsidP="00535342">
            <w:pPr>
              <w:rPr>
                <w:rFonts w:eastAsia="Arial"/>
                <w:strike/>
              </w:rPr>
            </w:pPr>
            <w:r w:rsidRPr="00123177">
              <w:rPr>
                <w:rFonts w:ascii="Calibri" w:eastAsia="Calibri" w:hAnsi="Calibri" w:cs="Calibri"/>
                <w:strike/>
                <w:sz w:val="22"/>
                <w:szCs w:val="22"/>
              </w:rPr>
              <w:t>SDS-HVDCDC-140 (Obsolete)</w:t>
            </w:r>
          </w:p>
        </w:tc>
      </w:tr>
      <w:tr w:rsidR="00A55B53" w:rsidRPr="00123177" w14:paraId="7C00DA68"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56AC92EF" w14:textId="77777777" w:rsidR="00A55B53" w:rsidRPr="00123177" w:rsidRDefault="00A55B53" w:rsidP="00535342">
            <w:pPr>
              <w:pStyle w:val="TableText"/>
              <w:rPr>
                <w:strike/>
              </w:rPr>
            </w:pPr>
            <w:r w:rsidRPr="00123177">
              <w:rPr>
                <w:strike/>
              </w:rPr>
              <w:t>Milestone</w:t>
            </w:r>
          </w:p>
          <w:p w14:paraId="358DADC5" w14:textId="77777777" w:rsidR="00A55B53" w:rsidRPr="00123177" w:rsidRDefault="00A55B53" w:rsidP="00535342">
            <w:pPr>
              <w:pStyle w:val="TableText"/>
              <w:rPr>
                <w:strike/>
              </w:rPr>
            </w:pP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503B55" w14:textId="77777777" w:rsidR="00A55B53" w:rsidRPr="00123177" w:rsidRDefault="00A55B53" w:rsidP="00535342">
            <w:pPr>
              <w:rPr>
                <w:rFonts w:eastAsia="Arial"/>
                <w:strike/>
              </w:rPr>
            </w:pPr>
            <w:r w:rsidRPr="00123177">
              <w:rPr>
                <w:strike/>
              </w:rPr>
              <w:t>A-Sample/PF1.0</w:t>
            </w:r>
          </w:p>
        </w:tc>
      </w:tr>
      <w:tr w:rsidR="00A55B53" w:rsidRPr="00123177" w14:paraId="2250BEA4"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47C7C044" w14:textId="77777777" w:rsidR="00A55B53" w:rsidRPr="00123177" w:rsidRDefault="00A55B53" w:rsidP="00535342">
            <w:pPr>
              <w:rPr>
                <w:strike/>
              </w:rPr>
            </w:pPr>
            <w:r w:rsidRPr="00123177">
              <w:rPr>
                <w:rFonts w:eastAsia="Arial"/>
                <w:strike/>
                <w:szCs w:val="20"/>
              </w:rPr>
              <w:t>Purpose</w:t>
            </w:r>
            <w:r w:rsidRPr="00123177">
              <w:rPr>
                <w:rFonts w:eastAsia="Arial"/>
                <w:strike/>
                <w:szCs w:val="20"/>
                <w:vertAlign w:val="superscript"/>
              </w:rPr>
              <w:t>1</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27CD8A" w14:textId="77777777" w:rsidR="00A55B53" w:rsidRPr="00123177" w:rsidRDefault="00A55B53" w:rsidP="00535342">
            <w:pPr>
              <w:rPr>
                <w:strike/>
              </w:rPr>
            </w:pPr>
            <w:r w:rsidRPr="00123177">
              <w:rPr>
                <w:rFonts w:eastAsia="Arial"/>
                <w:strike/>
              </w:rPr>
              <w:t>The HVDCDC shall disable the converter power module.</w:t>
            </w:r>
          </w:p>
          <w:p w14:paraId="730502FE" w14:textId="77777777" w:rsidR="00A55B53" w:rsidRPr="00123177" w:rsidRDefault="00A55B53" w:rsidP="00535342">
            <w:pPr>
              <w:rPr>
                <w:rFonts w:eastAsia="Arial"/>
                <w:strike/>
                <w:szCs w:val="20"/>
              </w:rPr>
            </w:pPr>
            <w:r w:rsidRPr="00123177">
              <w:rPr>
                <w:rFonts w:eastAsia="Arial"/>
                <w:i/>
                <w:iCs/>
                <w:strike/>
                <w:szCs w:val="20"/>
              </w:rPr>
              <w:t xml:space="preserve"> </w:t>
            </w:r>
          </w:p>
        </w:tc>
      </w:tr>
      <w:tr w:rsidR="00A55B53" w:rsidRPr="00123177" w14:paraId="1FAB69D7"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EAE5081" w14:textId="77777777" w:rsidR="00A55B53" w:rsidRPr="00123177" w:rsidRDefault="00A55B53" w:rsidP="00535342">
            <w:pPr>
              <w:rPr>
                <w:strike/>
              </w:rPr>
            </w:pPr>
            <w:r w:rsidRPr="00123177">
              <w:rPr>
                <w:rFonts w:eastAsia="Arial"/>
                <w:strike/>
                <w:szCs w:val="20"/>
              </w:rPr>
              <w:t xml:space="preserve">Derived Requirement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531DCF" w14:textId="77777777" w:rsidR="00A55B53" w:rsidRPr="00123177" w:rsidRDefault="00A55B53" w:rsidP="00535342">
            <w:pPr>
              <w:rPr>
                <w:strike/>
              </w:rPr>
            </w:pPr>
            <w:r w:rsidRPr="00123177">
              <w:rPr>
                <w:rFonts w:eastAsia="Arial"/>
                <w:strike/>
                <w:szCs w:val="20"/>
              </w:rPr>
              <w:t>No Such derived requirement is applicable.</w:t>
            </w:r>
          </w:p>
        </w:tc>
      </w:tr>
      <w:tr w:rsidR="00A55B53" w:rsidRPr="00123177" w14:paraId="653398A9"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E081634" w14:textId="77777777" w:rsidR="00A55B53" w:rsidRPr="00123177" w:rsidRDefault="00A55B53" w:rsidP="00535342">
            <w:pPr>
              <w:rPr>
                <w:strike/>
              </w:rPr>
            </w:pPr>
            <w:r w:rsidRPr="00123177">
              <w:rPr>
                <w:rFonts w:eastAsia="Arial"/>
                <w:strike/>
                <w:szCs w:val="20"/>
              </w:rPr>
              <w:t>Access Restrictions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488C19" w14:textId="77777777" w:rsidR="00A55B53" w:rsidRPr="00123177" w:rsidRDefault="00A55B53" w:rsidP="00535342">
            <w:pPr>
              <w:rPr>
                <w:strike/>
              </w:rPr>
            </w:pPr>
            <w:r w:rsidRPr="00123177">
              <w:rPr>
                <w:rFonts w:eastAsia="Arial"/>
                <w:strike/>
                <w:szCs w:val="20"/>
              </w:rPr>
              <w:t>No Specific access restrictions is applicable.</w:t>
            </w:r>
          </w:p>
        </w:tc>
      </w:tr>
      <w:tr w:rsidR="00A55B53" w:rsidRPr="00123177" w14:paraId="173C54E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77475B9" w14:textId="77777777" w:rsidR="00A55B53" w:rsidRPr="00123177" w:rsidRDefault="00A55B53" w:rsidP="00535342">
            <w:pPr>
              <w:rPr>
                <w:strike/>
              </w:rPr>
            </w:pPr>
            <w:r w:rsidRPr="00123177">
              <w:rPr>
                <w:rFonts w:eastAsia="Arial"/>
                <w:strike/>
                <w:szCs w:val="20"/>
              </w:rPr>
              <w:t>Input(s)</w:t>
            </w:r>
            <w:r w:rsidRPr="00123177">
              <w:rPr>
                <w:rFonts w:eastAsia="Arial"/>
                <w:b/>
                <w:bCs/>
                <w:strike/>
                <w:szCs w:val="20"/>
              </w:rPr>
              <w:t xml:space="preserve">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D4E405" w14:textId="77777777" w:rsidR="00A55B53" w:rsidRPr="00123177" w:rsidRDefault="00A55B53" w:rsidP="00535342">
            <w:pPr>
              <w:rPr>
                <w:rFonts w:eastAsia="Arial"/>
                <w:strike/>
                <w:lang w:val="en-GB"/>
              </w:rPr>
            </w:pPr>
            <w:r w:rsidRPr="00123177">
              <w:rPr>
                <w:rFonts w:eastAsia="Arial"/>
                <w:strike/>
                <w:szCs w:val="20"/>
              </w:rPr>
              <w:t xml:space="preserve"> NHVDCDCStatus = 0x4, NHVDCDCStatusDebug = 0x7</w:t>
            </w:r>
          </w:p>
        </w:tc>
      </w:tr>
      <w:tr w:rsidR="00A55B53" w:rsidRPr="00123177" w14:paraId="1EEBD690"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0930263" w14:textId="77777777" w:rsidR="00A55B53" w:rsidRPr="00123177" w:rsidRDefault="00A55B53" w:rsidP="00535342">
            <w:pPr>
              <w:rPr>
                <w:strike/>
              </w:rPr>
            </w:pPr>
            <w:r w:rsidRPr="00123177">
              <w:rPr>
                <w:rFonts w:eastAsia="Arial"/>
                <w:strike/>
                <w:szCs w:val="20"/>
              </w:rPr>
              <w:t>Output(s)</w:t>
            </w:r>
            <w:r w:rsidRPr="00123177">
              <w:rPr>
                <w:rFonts w:eastAsia="Arial"/>
                <w:b/>
                <w:bCs/>
                <w:strike/>
                <w:szCs w:val="20"/>
              </w:rPr>
              <w:t xml:space="preserve">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CF2DDD" w14:textId="77777777" w:rsidR="00A55B53" w:rsidRPr="00123177" w:rsidRDefault="00A55B53" w:rsidP="00535342">
            <w:pPr>
              <w:rPr>
                <w:strike/>
              </w:rPr>
            </w:pPr>
            <w:r w:rsidRPr="00123177">
              <w:rPr>
                <w:rFonts w:eastAsia="Arial"/>
                <w:strike/>
                <w:szCs w:val="20"/>
              </w:rPr>
              <w:t xml:space="preserve"> Disable_power_module.</w:t>
            </w:r>
          </w:p>
          <w:p w14:paraId="011F3CF9" w14:textId="77777777" w:rsidR="00A55B53" w:rsidRPr="00123177" w:rsidRDefault="00A55B53" w:rsidP="00535342">
            <w:pPr>
              <w:rPr>
                <w:rFonts w:eastAsia="Arial"/>
                <w:strike/>
              </w:rPr>
            </w:pPr>
            <w:r w:rsidRPr="00123177">
              <w:rPr>
                <w:rFonts w:eastAsia="Arial"/>
                <w:strike/>
              </w:rPr>
              <w:t xml:space="preserve"> Disable the converter power module</w:t>
            </w:r>
            <w:r w:rsidRPr="00123177">
              <w:rPr>
                <w:strike/>
              </w:rPr>
              <w:br/>
            </w:r>
            <w:r w:rsidRPr="00123177">
              <w:rPr>
                <w:rFonts w:eastAsia="Arial"/>
                <w:strike/>
              </w:rPr>
              <w:t xml:space="preserve"> NHVDCDCStatus = 0x4 Disable_power_module</w:t>
            </w:r>
            <w:r w:rsidRPr="00123177">
              <w:rPr>
                <w:strike/>
              </w:rPr>
              <w:br/>
            </w:r>
            <w:r w:rsidRPr="00123177">
              <w:rPr>
                <w:rFonts w:eastAsia="Arial"/>
                <w:strike/>
              </w:rPr>
              <w:t xml:space="preserve"> NHVDCDCStatusDebug = 0x7 Disable_power_module</w:t>
            </w:r>
          </w:p>
          <w:p w14:paraId="2672D897" w14:textId="77777777" w:rsidR="00A55B53" w:rsidRPr="00123177" w:rsidRDefault="00A55B53" w:rsidP="00535342">
            <w:pPr>
              <w:rPr>
                <w:rFonts w:eastAsia="Arial"/>
                <w:strike/>
                <w:lang w:val="en-GB"/>
              </w:rPr>
            </w:pPr>
          </w:p>
        </w:tc>
      </w:tr>
      <w:tr w:rsidR="00A55B53" w:rsidRPr="00123177" w14:paraId="68B9B4F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8931466" w14:textId="77777777" w:rsidR="00A55B53" w:rsidRPr="00123177" w:rsidRDefault="00A55B53" w:rsidP="00535342">
            <w:pPr>
              <w:rPr>
                <w:strike/>
              </w:rPr>
            </w:pPr>
            <w:r w:rsidRPr="00123177">
              <w:rPr>
                <w:rFonts w:eastAsia="Arial"/>
                <w:strike/>
                <w:szCs w:val="20"/>
              </w:rPr>
              <w:t>Process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826ED7" w14:textId="77777777" w:rsidR="00A55B53" w:rsidRPr="00123177" w:rsidRDefault="00A55B53" w:rsidP="00535342">
            <w:pPr>
              <w:rPr>
                <w:strike/>
              </w:rPr>
            </w:pPr>
            <w:r w:rsidRPr="00123177">
              <w:rPr>
                <w:rFonts w:eastAsia="Arial"/>
                <w:strike/>
                <w:szCs w:val="20"/>
              </w:rPr>
              <w:t>Upon the EDSU's request to shut down the DCDC while the HVDCDC is in "Normal" state, if the HVDCDC detects that the 800V side DC Link is being discharged (detection of main ESS contactors open), the HVDCDC shall disable the converter power module.</w:t>
            </w:r>
          </w:p>
          <w:p w14:paraId="2FE2E328" w14:textId="77777777" w:rsidR="00A55B53" w:rsidRPr="00123177" w:rsidRDefault="00A55B53" w:rsidP="00535342">
            <w:pPr>
              <w:rPr>
                <w:strike/>
              </w:rPr>
            </w:pPr>
            <w:r w:rsidRPr="00123177">
              <w:rPr>
                <w:rFonts w:eastAsia="Arial"/>
                <w:strike/>
                <w:szCs w:val="20"/>
              </w:rPr>
              <w:t xml:space="preserve"> </w:t>
            </w:r>
          </w:p>
          <w:p w14:paraId="2E314016" w14:textId="77777777" w:rsidR="00A55B53" w:rsidRPr="00123177" w:rsidRDefault="00A55B53" w:rsidP="00535342">
            <w:pPr>
              <w:rPr>
                <w:strike/>
              </w:rPr>
            </w:pPr>
            <w:r w:rsidRPr="00123177">
              <w:rPr>
                <w:rFonts w:eastAsia="Arial"/>
                <w:strike/>
                <w:szCs w:val="20"/>
              </w:rPr>
              <w:t xml:space="preserve">The HVDCDC shall transit to "Disable" state. </w:t>
            </w:r>
          </w:p>
          <w:p w14:paraId="32745B91" w14:textId="77777777" w:rsidR="00A55B53" w:rsidRPr="00123177" w:rsidRDefault="00A55B53" w:rsidP="00535342">
            <w:pPr>
              <w:rPr>
                <w:strike/>
              </w:rPr>
            </w:pPr>
            <w:r w:rsidRPr="00123177">
              <w:rPr>
                <w:rFonts w:eastAsia="Arial"/>
                <w:strike/>
                <w:szCs w:val="20"/>
              </w:rPr>
              <w:t>The HVDCDC shall set NHVDCDCStatus = 0x4 Disable_power_module.</w:t>
            </w:r>
          </w:p>
          <w:p w14:paraId="34E99FC5" w14:textId="77777777" w:rsidR="00A55B53" w:rsidRPr="00123177" w:rsidRDefault="00A55B53" w:rsidP="00535342">
            <w:pPr>
              <w:rPr>
                <w:strike/>
              </w:rPr>
            </w:pPr>
            <w:r w:rsidRPr="00123177">
              <w:rPr>
                <w:rFonts w:eastAsia="Arial"/>
                <w:strike/>
              </w:rPr>
              <w:t>The HVDCDC shall set NHVDCDCStatusDebug = 0x7 Disable_power_module.</w:t>
            </w:r>
          </w:p>
          <w:p w14:paraId="01A31718" w14:textId="77777777" w:rsidR="00A55B53" w:rsidRPr="00123177" w:rsidRDefault="00A55B53">
            <w:pPr>
              <w:pStyle w:val="ListParagraph"/>
              <w:numPr>
                <w:ilvl w:val="0"/>
                <w:numId w:val="36"/>
              </w:numPr>
              <w:rPr>
                <w:strike/>
              </w:rPr>
            </w:pPr>
          </w:p>
        </w:tc>
      </w:tr>
      <w:tr w:rsidR="00A55B53" w:rsidRPr="00123177" w14:paraId="73340119"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760E30B" w14:textId="77777777" w:rsidR="00A55B53" w:rsidRPr="00123177" w:rsidRDefault="00A55B53" w:rsidP="00535342">
            <w:pPr>
              <w:rPr>
                <w:strike/>
              </w:rPr>
            </w:pPr>
            <w:r w:rsidRPr="00123177">
              <w:rPr>
                <w:rFonts w:eastAsia="Arial"/>
                <w:strike/>
                <w:szCs w:val="20"/>
              </w:rPr>
              <w:t>Mandatory Fields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F2E47B" w14:textId="77777777" w:rsidR="00A55B53" w:rsidRPr="00123177" w:rsidRDefault="00A55B53" w:rsidP="00535342">
            <w:pPr>
              <w:rPr>
                <w:strike/>
              </w:rPr>
            </w:pPr>
            <w:r w:rsidRPr="00123177">
              <w:rPr>
                <w:strike/>
              </w:rPr>
              <w:t>No such mandatory fields is applicable.</w:t>
            </w:r>
          </w:p>
        </w:tc>
      </w:tr>
      <w:tr w:rsidR="00A55B53" w:rsidRPr="00123177" w14:paraId="5FD1D001"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D1B01B0" w14:textId="77777777" w:rsidR="00A55B53" w:rsidRPr="00123177" w:rsidRDefault="00A55B53" w:rsidP="00535342">
            <w:pPr>
              <w:rPr>
                <w:strike/>
              </w:rPr>
            </w:pPr>
            <w:r w:rsidRPr="00123177">
              <w:rPr>
                <w:rFonts w:eastAsia="Arial"/>
                <w:strike/>
                <w:szCs w:val="20"/>
              </w:rPr>
              <w:lastRenderedPageBreak/>
              <w:t>Pre-Loaded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1C7C1B" w14:textId="77777777" w:rsidR="00A55B53" w:rsidRPr="00123177" w:rsidRDefault="00A55B53" w:rsidP="00535342">
            <w:pPr>
              <w:rPr>
                <w:strike/>
              </w:rPr>
            </w:pPr>
            <w:r w:rsidRPr="00123177">
              <w:rPr>
                <w:strike/>
              </w:rPr>
              <w:t xml:space="preserve">NHVDCDCStatus = 0x01, NHVDCDCStatusDebug = 0x06. </w:t>
            </w:r>
          </w:p>
        </w:tc>
      </w:tr>
      <w:tr w:rsidR="00A55B53" w:rsidRPr="00123177" w14:paraId="6731DFF8"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F25990C" w14:textId="77777777" w:rsidR="00A55B53" w:rsidRPr="00123177" w:rsidRDefault="00A55B53" w:rsidP="00535342">
            <w:pPr>
              <w:rPr>
                <w:strike/>
              </w:rPr>
            </w:pPr>
            <w:r w:rsidRPr="00123177">
              <w:rPr>
                <w:rFonts w:eastAsia="Arial"/>
                <w:strike/>
                <w:szCs w:val="20"/>
              </w:rPr>
              <w:t>Default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6D2BB1" w14:textId="77777777" w:rsidR="00A55B53" w:rsidRPr="00123177" w:rsidRDefault="00A55B53" w:rsidP="00535342">
            <w:pPr>
              <w:rPr>
                <w:strike/>
              </w:rPr>
            </w:pPr>
            <w:r w:rsidRPr="00123177">
              <w:rPr>
                <w:strike/>
                <w:szCs w:val="20"/>
              </w:rPr>
              <w:t>Default values shall be applicable with respect to Pre-Loaded Values</w:t>
            </w:r>
          </w:p>
        </w:tc>
      </w:tr>
      <w:tr w:rsidR="00A55B53" w:rsidRPr="00123177" w14:paraId="08250308"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F6A0F8C" w14:textId="77777777" w:rsidR="00A55B53" w:rsidRPr="00123177" w:rsidRDefault="00A55B53" w:rsidP="00535342">
            <w:pPr>
              <w:rPr>
                <w:strike/>
              </w:rPr>
            </w:pPr>
            <w:r w:rsidRPr="00123177">
              <w:rPr>
                <w:rFonts w:eastAsia="Arial"/>
                <w:strike/>
                <w:szCs w:val="20"/>
              </w:rPr>
              <w:t>Valid range of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E361A0" w14:textId="77777777" w:rsidR="00A55B53" w:rsidRPr="00123177" w:rsidRDefault="00A55B53" w:rsidP="00535342">
            <w:pPr>
              <w:rPr>
                <w:strike/>
              </w:rPr>
            </w:pPr>
            <w:r w:rsidRPr="00123177">
              <w:rPr>
                <w:strike/>
              </w:rPr>
              <w:t>NA</w:t>
            </w:r>
          </w:p>
        </w:tc>
      </w:tr>
      <w:tr w:rsidR="00A55B53" w:rsidRPr="00123177" w14:paraId="1E4A42B6"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EF1FD76" w14:textId="77777777" w:rsidR="00A55B53" w:rsidRPr="00123177" w:rsidRDefault="00A55B53" w:rsidP="00535342">
            <w:pPr>
              <w:rPr>
                <w:strike/>
              </w:rPr>
            </w:pPr>
            <w:r w:rsidRPr="00123177">
              <w:rPr>
                <w:rFonts w:eastAsia="Arial"/>
                <w:strike/>
                <w:szCs w:val="20"/>
              </w:rPr>
              <w:t xml:space="preserve">Data Latency Period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954A24" w14:textId="77777777" w:rsidR="00A55B53" w:rsidRPr="00123177" w:rsidRDefault="00A55B53" w:rsidP="00535342">
            <w:pPr>
              <w:rPr>
                <w:strike/>
              </w:rPr>
            </w:pPr>
            <w:r w:rsidRPr="00123177">
              <w:rPr>
                <w:strike/>
                <w:szCs w:val="20"/>
              </w:rPr>
              <w:t>Data latency period is not applicable</w:t>
            </w:r>
          </w:p>
        </w:tc>
      </w:tr>
      <w:tr w:rsidR="00A55B53" w:rsidRPr="00123177" w14:paraId="2906976C"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1EE0EDE" w14:textId="77777777" w:rsidR="00A55B53" w:rsidRPr="00123177" w:rsidRDefault="00A55B53" w:rsidP="00535342">
            <w:pPr>
              <w:rPr>
                <w:strike/>
              </w:rPr>
            </w:pPr>
            <w:r w:rsidRPr="00123177">
              <w:rPr>
                <w:rFonts w:eastAsia="Arial"/>
                <w:strike/>
                <w:szCs w:val="20"/>
              </w:rPr>
              <w:t xml:space="preserve">Data Retention Period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BD30D1" w14:textId="77777777" w:rsidR="00A55B53" w:rsidRPr="00123177" w:rsidRDefault="00A55B53" w:rsidP="00535342">
            <w:pPr>
              <w:rPr>
                <w:strike/>
              </w:rPr>
            </w:pPr>
            <w:r w:rsidRPr="00123177">
              <w:rPr>
                <w:strike/>
                <w:szCs w:val="20"/>
              </w:rPr>
              <w:t>Data Retention period is not applicable.</w:t>
            </w:r>
          </w:p>
        </w:tc>
      </w:tr>
      <w:tr w:rsidR="00A55B53" w:rsidRPr="00123177" w14:paraId="20413AB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CEBC75F" w14:textId="77777777" w:rsidR="00A55B53" w:rsidRPr="00123177" w:rsidRDefault="00A55B53" w:rsidP="00535342">
            <w:pPr>
              <w:rPr>
                <w:strike/>
              </w:rPr>
            </w:pPr>
            <w:r w:rsidRPr="00123177">
              <w:rPr>
                <w:rFonts w:eastAsia="Arial"/>
                <w:strike/>
                <w:szCs w:val="20"/>
              </w:rPr>
              <w:t>Data Rate/ &lt;Daily&gt; Number of transaction</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4C901A" w14:textId="77777777" w:rsidR="00A55B53" w:rsidRPr="00123177" w:rsidRDefault="00A55B53" w:rsidP="00535342">
            <w:pPr>
              <w:rPr>
                <w:strike/>
              </w:rPr>
            </w:pPr>
            <w:r w:rsidRPr="00123177">
              <w:rPr>
                <w:strike/>
                <w:szCs w:val="20"/>
              </w:rPr>
              <w:t>Data rate is not applicable.</w:t>
            </w:r>
          </w:p>
        </w:tc>
      </w:tr>
      <w:tr w:rsidR="00A55B53" w:rsidRPr="00123177" w14:paraId="0FEC75FC"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1776A43" w14:textId="77777777" w:rsidR="00A55B53" w:rsidRPr="00123177" w:rsidRDefault="00A55B53" w:rsidP="00535342">
            <w:pPr>
              <w:rPr>
                <w:strike/>
              </w:rPr>
            </w:pPr>
            <w:r w:rsidRPr="00123177">
              <w:rPr>
                <w:rFonts w:eastAsia="Arial"/>
                <w:strike/>
                <w:szCs w:val="20"/>
              </w:rPr>
              <w:t>External Events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343AA5" w14:textId="77777777" w:rsidR="00A55B53" w:rsidRPr="00123177" w:rsidRDefault="00A55B53" w:rsidP="00535342">
            <w:pPr>
              <w:rPr>
                <w:strike/>
              </w:rPr>
            </w:pPr>
            <w:r w:rsidRPr="00123177">
              <w:rPr>
                <w:strike/>
              </w:rPr>
              <w:t>NHVDCDCCommand == 0x0 "Standby"</w:t>
            </w:r>
            <w:r w:rsidRPr="00123177">
              <w:rPr>
                <w:strike/>
              </w:rPr>
              <w:br/>
              <w:t xml:space="preserve"> AND </w:t>
            </w:r>
            <w:r w:rsidRPr="00123177">
              <w:rPr>
                <w:strike/>
              </w:rPr>
              <w:br/>
              <w:t>NHVDCDCStatus == 0x1 "Normal"</w:t>
            </w:r>
            <w:r w:rsidRPr="00123177">
              <w:rPr>
                <w:strike/>
              </w:rPr>
              <w:br/>
              <w:t xml:space="preserve"> AND</w:t>
            </w:r>
            <w:r w:rsidRPr="00123177">
              <w:rPr>
                <w:strike/>
              </w:rPr>
              <w:br/>
              <w:t xml:space="preserve"> No Level 2 fault present</w:t>
            </w:r>
            <w:r w:rsidRPr="00123177">
              <w:rPr>
                <w:strike/>
              </w:rPr>
              <w:br/>
              <w:t xml:space="preserve"> AND</w:t>
            </w:r>
            <w:r w:rsidRPr="00123177">
              <w:rPr>
                <w:strike/>
              </w:rPr>
              <w:br/>
              <w:t xml:space="preserve"> [d/dt(VHVDCDC800V) &lt; dVHI_AD_threshold_C V/s] is TRUE within tShutdown_AD_Check_C ms</w:t>
            </w:r>
          </w:p>
          <w:p w14:paraId="37BAAF86" w14:textId="77777777" w:rsidR="00A55B53" w:rsidRPr="00123177" w:rsidRDefault="00A55B53" w:rsidP="00535342">
            <w:pPr>
              <w:rPr>
                <w:strike/>
              </w:rPr>
            </w:pPr>
          </w:p>
        </w:tc>
      </w:tr>
      <w:tr w:rsidR="00A55B53" w:rsidRPr="00123177" w14:paraId="6BB26C0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D76F0E7" w14:textId="77777777" w:rsidR="00A55B53" w:rsidRPr="00123177" w:rsidRDefault="00A55B53" w:rsidP="00535342">
            <w:pPr>
              <w:rPr>
                <w:strike/>
              </w:rPr>
            </w:pPr>
            <w:r w:rsidRPr="00123177">
              <w:rPr>
                <w:rFonts w:eastAsia="Arial"/>
                <w:strike/>
                <w:szCs w:val="20"/>
              </w:rPr>
              <w:t>Temporal Events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04BC23" w14:textId="77777777" w:rsidR="00A55B53" w:rsidRPr="00123177" w:rsidRDefault="00A55B53" w:rsidP="00535342">
            <w:pPr>
              <w:rPr>
                <w:strike/>
              </w:rPr>
            </w:pPr>
            <w:r w:rsidRPr="00123177">
              <w:rPr>
                <w:strike/>
                <w:szCs w:val="20"/>
              </w:rPr>
              <w:t>Temporal event is not applicable.</w:t>
            </w:r>
          </w:p>
        </w:tc>
      </w:tr>
      <w:tr w:rsidR="00A55B53" w:rsidRPr="00123177" w14:paraId="2B24B153"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6E7E053" w14:textId="77777777" w:rsidR="00A55B53" w:rsidRPr="00123177" w:rsidRDefault="00A55B53" w:rsidP="00535342">
            <w:pPr>
              <w:rPr>
                <w:strike/>
              </w:rPr>
            </w:pPr>
            <w:r w:rsidRPr="00123177">
              <w:rPr>
                <w:rFonts w:eastAsia="Arial"/>
                <w:strike/>
                <w:szCs w:val="20"/>
              </w:rPr>
              <w:t xml:space="preserve">Validation Rules/ </w:t>
            </w:r>
          </w:p>
          <w:p w14:paraId="7895B394" w14:textId="77777777" w:rsidR="00A55B53" w:rsidRPr="00123177" w:rsidRDefault="00A55B53" w:rsidP="00535342">
            <w:pPr>
              <w:rPr>
                <w:strike/>
              </w:rPr>
            </w:pPr>
            <w:r w:rsidRPr="00123177">
              <w:rPr>
                <w:rFonts w:eastAsia="Arial"/>
                <w:strike/>
                <w:szCs w:val="20"/>
              </w:rPr>
              <w:t>Verification criteria</w:t>
            </w:r>
            <w:r w:rsidRPr="00123177">
              <w:rPr>
                <w:rFonts w:eastAsia="Arial"/>
                <w:strike/>
                <w:szCs w:val="20"/>
                <w:vertAlign w:val="superscript"/>
              </w:rPr>
              <w:t>2</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173665" w14:textId="77777777" w:rsidR="00A55B53" w:rsidRPr="00123177" w:rsidRDefault="00A55B53" w:rsidP="00535342">
            <w:pPr>
              <w:pStyle w:val="TableText"/>
              <w:snapToGrid w:val="0"/>
              <w:rPr>
                <w:rFonts w:eastAsia="Arial"/>
                <w:strike/>
              </w:rPr>
            </w:pPr>
            <w:r w:rsidRPr="00123177">
              <w:rPr>
                <w:rFonts w:eastAsia="Arial"/>
                <w:strike/>
              </w:rPr>
              <w:t>Verify the CAN messages and CAN signal mentioned in input and out section on CANalyzer Tool.</w:t>
            </w:r>
          </w:p>
          <w:p w14:paraId="6F8E7D75" w14:textId="77777777" w:rsidR="00A55B53" w:rsidRPr="00123177" w:rsidRDefault="00A55B53" w:rsidP="00535342">
            <w:pPr>
              <w:pStyle w:val="TableText"/>
              <w:snapToGrid w:val="0"/>
              <w:rPr>
                <w:rFonts w:eastAsia="Arial"/>
                <w:strike/>
              </w:rPr>
            </w:pPr>
          </w:p>
          <w:p w14:paraId="486FD742" w14:textId="77777777" w:rsidR="00A55B53" w:rsidRPr="00123177" w:rsidRDefault="00A55B53" w:rsidP="00535342">
            <w:pPr>
              <w:pStyle w:val="TableText"/>
              <w:snapToGrid w:val="0"/>
              <w:rPr>
                <w:strike/>
              </w:rPr>
            </w:pPr>
            <w:r w:rsidRPr="00123177">
              <w:rPr>
                <w:rFonts w:eastAsia="Arial"/>
                <w:strike/>
              </w:rPr>
              <w:t>NHVDCDCStatus = 0x4 Disable_power_module</w:t>
            </w:r>
            <w:r w:rsidRPr="00123177">
              <w:rPr>
                <w:strike/>
              </w:rPr>
              <w:br/>
            </w:r>
            <w:r w:rsidRPr="00123177">
              <w:rPr>
                <w:rFonts w:eastAsia="Arial"/>
                <w:strike/>
              </w:rPr>
              <w:t>NHVDCDCStatusDebug = 0x7 Disable_power_module</w:t>
            </w:r>
          </w:p>
          <w:p w14:paraId="05A1CC3B" w14:textId="77777777" w:rsidR="00A55B53" w:rsidRPr="00123177" w:rsidRDefault="00A55B53" w:rsidP="00535342">
            <w:pPr>
              <w:rPr>
                <w:strike/>
              </w:rPr>
            </w:pPr>
          </w:p>
        </w:tc>
      </w:tr>
      <w:tr w:rsidR="00A55B53" w:rsidRPr="00123177" w14:paraId="18C51257"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9B39857" w14:textId="77777777" w:rsidR="00A55B53" w:rsidRPr="00123177" w:rsidRDefault="00A55B53" w:rsidP="00535342">
            <w:pPr>
              <w:rPr>
                <w:strike/>
              </w:rPr>
            </w:pPr>
            <w:r w:rsidRPr="00123177">
              <w:rPr>
                <w:rFonts w:eastAsia="Arial"/>
                <w:strike/>
                <w:szCs w:val="20"/>
              </w:rPr>
              <w:t>Constraints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E81D9E" w14:textId="77777777" w:rsidR="00A55B53" w:rsidRPr="00123177" w:rsidRDefault="00A55B53" w:rsidP="00535342">
            <w:pPr>
              <w:rPr>
                <w:strike/>
              </w:rPr>
            </w:pPr>
            <w:r w:rsidRPr="00123177">
              <w:rPr>
                <w:strike/>
                <w:szCs w:val="20"/>
              </w:rPr>
              <w:t>Constraints is not applicable.</w:t>
            </w:r>
          </w:p>
        </w:tc>
      </w:tr>
      <w:tr w:rsidR="00A55B53" w:rsidRPr="00123177" w14:paraId="6155FA78"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B5D4236" w14:textId="77777777" w:rsidR="00A55B53" w:rsidRPr="00123177" w:rsidRDefault="00A55B53" w:rsidP="00535342">
            <w:pPr>
              <w:rPr>
                <w:strike/>
              </w:rPr>
            </w:pPr>
            <w:r w:rsidRPr="00123177">
              <w:rPr>
                <w:rFonts w:eastAsia="Arial"/>
                <w:strike/>
                <w:szCs w:val="20"/>
              </w:rPr>
              <w:t>Effects on other systems/sub system</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C1EAB5" w14:textId="77777777" w:rsidR="00A55B53" w:rsidRPr="00123177" w:rsidRDefault="00A55B53" w:rsidP="00535342">
            <w:pPr>
              <w:rPr>
                <w:strike/>
              </w:rPr>
            </w:pPr>
            <w:r w:rsidRPr="00123177">
              <w:rPr>
                <w:strike/>
                <w:szCs w:val="20"/>
              </w:rPr>
              <w:t>No effects on other system</w:t>
            </w:r>
          </w:p>
        </w:tc>
      </w:tr>
      <w:tr w:rsidR="00A55B53" w:rsidRPr="00123177" w14:paraId="17AB41AA"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A76A9D5" w14:textId="77777777" w:rsidR="00A55B53" w:rsidRPr="00123177" w:rsidRDefault="00A55B53" w:rsidP="00535342">
            <w:pPr>
              <w:rPr>
                <w:strike/>
              </w:rPr>
            </w:pPr>
            <w:r w:rsidRPr="00123177">
              <w:rPr>
                <w:rFonts w:eastAsia="Arial"/>
                <w:strike/>
                <w:szCs w:val="20"/>
              </w:rPr>
              <w:t>Testability with respect to test environment</w:t>
            </w:r>
          </w:p>
          <w:p w14:paraId="755E1ADB" w14:textId="77777777" w:rsidR="00A55B53" w:rsidRPr="00123177" w:rsidRDefault="00A55B53" w:rsidP="00535342">
            <w:pPr>
              <w:rPr>
                <w:strike/>
              </w:rPr>
            </w:pPr>
            <w:r w:rsidRPr="00123177">
              <w:rPr>
                <w:rFonts w:eastAsia="Arial"/>
                <w:strike/>
                <w:szCs w:val="20"/>
              </w:rPr>
              <w:t>(Yes/No)</w:t>
            </w:r>
          </w:p>
          <w:p w14:paraId="36393287" w14:textId="77777777" w:rsidR="00A55B53" w:rsidRPr="00123177" w:rsidRDefault="00A55B53" w:rsidP="00535342">
            <w:pPr>
              <w:rPr>
                <w:strike/>
              </w:rPr>
            </w:pPr>
            <w:r w:rsidRPr="00123177">
              <w:rPr>
                <w:rFonts w:eastAsia="Arial"/>
                <w:i/>
                <w:iCs/>
                <w:strike/>
                <w:szCs w:val="20"/>
              </w:rPr>
              <w:t>Note: Mention in which phase of testing, this requirement will be tested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543F55" w14:textId="77777777" w:rsidR="00A55B53" w:rsidRPr="00123177" w:rsidRDefault="00A55B53" w:rsidP="00535342">
            <w:pPr>
              <w:pStyle w:val="TableText"/>
              <w:snapToGrid w:val="0"/>
              <w:rPr>
                <w:strike/>
              </w:rPr>
            </w:pPr>
            <w:r w:rsidRPr="00123177">
              <w:rPr>
                <w:strike/>
              </w:rPr>
              <w:t>YES</w:t>
            </w:r>
          </w:p>
          <w:p w14:paraId="7A0E74FF" w14:textId="77777777" w:rsidR="00A55B53" w:rsidRPr="00123177" w:rsidRDefault="00A55B53" w:rsidP="00535342">
            <w:pPr>
              <w:rPr>
                <w:strike/>
              </w:rPr>
            </w:pPr>
          </w:p>
        </w:tc>
      </w:tr>
      <w:tr w:rsidR="00A55B53" w:rsidRPr="00123177" w14:paraId="783AA63F"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002E74F" w14:textId="77777777" w:rsidR="00A55B53" w:rsidRPr="00123177" w:rsidRDefault="00A55B53" w:rsidP="00535342">
            <w:pPr>
              <w:rPr>
                <w:strike/>
              </w:rPr>
            </w:pPr>
            <w:r w:rsidRPr="00123177">
              <w:rPr>
                <w:rFonts w:eastAsia="Arial"/>
                <w:strike/>
                <w:szCs w:val="20"/>
              </w:rPr>
              <w:t>Feasible within project constraints</w:t>
            </w:r>
          </w:p>
          <w:p w14:paraId="2A707F4B" w14:textId="77777777" w:rsidR="00A55B53" w:rsidRPr="00123177" w:rsidRDefault="00A55B53" w:rsidP="00535342">
            <w:pPr>
              <w:rPr>
                <w:strike/>
              </w:rPr>
            </w:pPr>
            <w:r w:rsidRPr="00123177">
              <w:rPr>
                <w:rFonts w:eastAsia="Arial"/>
                <w:strike/>
                <w:szCs w:val="20"/>
              </w:rPr>
              <w:t>(Yes/No)</w:t>
            </w:r>
          </w:p>
          <w:p w14:paraId="38D01F90" w14:textId="77777777" w:rsidR="00A55B53" w:rsidRPr="00123177" w:rsidRDefault="00A55B53" w:rsidP="00535342">
            <w:pPr>
              <w:rPr>
                <w:strike/>
              </w:rPr>
            </w:pPr>
            <w:r w:rsidRPr="00123177">
              <w:rPr>
                <w:rFonts w:eastAsia="Arial"/>
                <w:i/>
                <w:iCs/>
                <w:strike/>
                <w:szCs w:val="20"/>
              </w:rPr>
              <w:t xml:space="preserve">Note: Add the impact of requirement on </w:t>
            </w:r>
            <w:r w:rsidRPr="00123177">
              <w:rPr>
                <w:rFonts w:eastAsia="Arial"/>
                <w:i/>
                <w:iCs/>
                <w:strike/>
                <w:szCs w:val="20"/>
              </w:rPr>
              <w:lastRenderedPageBreak/>
              <w:t>operating environment defined in section 4.2</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579D73" w14:textId="77777777" w:rsidR="00A55B53" w:rsidRPr="00123177" w:rsidRDefault="00A55B53" w:rsidP="00535342">
            <w:pPr>
              <w:pStyle w:val="TableText"/>
              <w:snapToGrid w:val="0"/>
              <w:rPr>
                <w:strike/>
              </w:rPr>
            </w:pPr>
            <w:r w:rsidRPr="00123177">
              <w:rPr>
                <w:strike/>
              </w:rPr>
              <w:lastRenderedPageBreak/>
              <w:t>YES</w:t>
            </w:r>
          </w:p>
          <w:p w14:paraId="733FF8DA" w14:textId="77777777" w:rsidR="00A55B53" w:rsidRPr="00123177" w:rsidRDefault="00A55B53" w:rsidP="00535342">
            <w:pPr>
              <w:rPr>
                <w:strike/>
              </w:rPr>
            </w:pPr>
          </w:p>
        </w:tc>
      </w:tr>
      <w:tr w:rsidR="00A55B53" w:rsidRPr="00123177" w14:paraId="7F268698"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D08C42E" w14:textId="77777777" w:rsidR="00A55B53" w:rsidRPr="00123177" w:rsidRDefault="00A55B53" w:rsidP="00535342">
            <w:pPr>
              <w:rPr>
                <w:strike/>
              </w:rPr>
            </w:pPr>
            <w:r w:rsidRPr="00123177">
              <w:rPr>
                <w:rFonts w:eastAsia="Arial"/>
                <w:strike/>
                <w:szCs w:val="20"/>
              </w:rPr>
              <w:t>Critical</w:t>
            </w:r>
          </w:p>
          <w:p w14:paraId="545B1E4F" w14:textId="77777777" w:rsidR="00A55B53" w:rsidRPr="00123177" w:rsidRDefault="00A55B53" w:rsidP="00535342">
            <w:pPr>
              <w:rPr>
                <w:strike/>
              </w:rPr>
            </w:pPr>
            <w:r w:rsidRPr="00123177">
              <w:rPr>
                <w:rFonts w:eastAsia="Arial"/>
                <w:strike/>
                <w:szCs w:val="20"/>
              </w:rPr>
              <w:t>(Yes/No)</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A69171" w14:textId="77777777" w:rsidR="00A55B53" w:rsidRPr="00123177" w:rsidRDefault="00A55B53" w:rsidP="00535342">
            <w:pPr>
              <w:rPr>
                <w:strike/>
              </w:rPr>
            </w:pPr>
            <w:r w:rsidRPr="00123177">
              <w:rPr>
                <w:strike/>
              </w:rPr>
              <w:t>YES</w:t>
            </w:r>
          </w:p>
        </w:tc>
      </w:tr>
      <w:tr w:rsidR="00A55B53" w:rsidRPr="00123177" w14:paraId="18706625"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40680AA" w14:textId="77777777" w:rsidR="00A55B53" w:rsidRPr="00123177" w:rsidRDefault="00A55B53" w:rsidP="00535342">
            <w:pPr>
              <w:rPr>
                <w:rFonts w:eastAsia="Arial"/>
                <w:strike/>
                <w:szCs w:val="20"/>
              </w:rPr>
            </w:pPr>
            <w:r w:rsidRPr="00123177">
              <w:rPr>
                <w:rFonts w:eastAsia="Arial"/>
                <w:strike/>
                <w:szCs w:val="20"/>
              </w:rPr>
              <w:t>Acceptance Criteria</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82AE96" w14:textId="77777777" w:rsidR="00A55B53" w:rsidRPr="00123177" w:rsidRDefault="00A55B53" w:rsidP="00535342">
            <w:pPr>
              <w:rPr>
                <w:rFonts w:eastAsia="Arial"/>
                <w:strike/>
                <w:szCs w:val="20"/>
              </w:rPr>
            </w:pPr>
            <w:r w:rsidRPr="00123177">
              <w:rPr>
                <w:rFonts w:eastAsia="Arial"/>
                <w:strike/>
                <w:szCs w:val="20"/>
              </w:rPr>
              <w:t>Acceptance Criteria for this requirement should be as per SECTION-6 ACCEPTANCE CRITERIA</w:t>
            </w:r>
          </w:p>
        </w:tc>
      </w:tr>
    </w:tbl>
    <w:p w14:paraId="2B0B4F04" w14:textId="77777777" w:rsidR="00A55B53" w:rsidRPr="00123177" w:rsidRDefault="00A55B53" w:rsidP="00A55B53">
      <w:pPr>
        <w:pStyle w:val="BodyText"/>
        <w:ind w:left="1440"/>
      </w:pPr>
    </w:p>
    <w:p w14:paraId="6BE3216B" w14:textId="77777777" w:rsidR="00A55B53" w:rsidRPr="00123177" w:rsidRDefault="00A55B53" w:rsidP="00A55B53">
      <w:pPr>
        <w:pStyle w:val="BodyText"/>
        <w:ind w:left="1440"/>
      </w:pPr>
    </w:p>
    <w:p w14:paraId="03860554" w14:textId="77777777" w:rsidR="00A55B53" w:rsidRPr="00123177" w:rsidRDefault="00A55B53" w:rsidP="00A55B53">
      <w:pPr>
        <w:pStyle w:val="Heading4"/>
      </w:pPr>
      <w:r w:rsidRPr="00123177">
        <w:t>Requirement to shut down the DCDC while the HVDCDC is in "Normal" state.</w:t>
      </w:r>
    </w:p>
    <w:tbl>
      <w:tblPr>
        <w:tblW w:w="9735" w:type="dxa"/>
        <w:tblInd w:w="103" w:type="dxa"/>
        <w:tblLayout w:type="fixed"/>
        <w:tblLook w:val="06A0" w:firstRow="1" w:lastRow="0" w:firstColumn="1" w:lastColumn="0" w:noHBand="1" w:noVBand="1"/>
      </w:tblPr>
      <w:tblGrid>
        <w:gridCol w:w="2022"/>
        <w:gridCol w:w="7713"/>
      </w:tblGrid>
      <w:tr w:rsidR="00A55B53" w:rsidRPr="00123177" w14:paraId="4F7E79D5"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478719F1" w14:textId="77777777" w:rsidR="00A55B53" w:rsidRPr="00123177" w:rsidRDefault="00A55B53" w:rsidP="00535342">
            <w:r w:rsidRPr="00123177">
              <w:rPr>
                <w:rFonts w:eastAsia="Arial"/>
                <w:b/>
                <w:bCs/>
                <w:color w:val="000000" w:themeColor="text1"/>
                <w:szCs w:val="20"/>
              </w:rPr>
              <w:t>Term</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4FB15C2" w14:textId="77777777" w:rsidR="00A55B53" w:rsidRPr="00123177" w:rsidRDefault="00A55B53" w:rsidP="00535342">
            <w:r w:rsidRPr="00123177">
              <w:rPr>
                <w:rFonts w:eastAsia="Arial"/>
                <w:b/>
                <w:bCs/>
                <w:color w:val="000000" w:themeColor="text1"/>
                <w:szCs w:val="20"/>
              </w:rPr>
              <w:t>Description</w:t>
            </w:r>
          </w:p>
        </w:tc>
      </w:tr>
      <w:tr w:rsidR="00A55B53" w:rsidRPr="00123177" w14:paraId="2E4ED177"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4214CFB9" w14:textId="77777777" w:rsidR="00A55B53" w:rsidRPr="00123177" w:rsidRDefault="00A55B53" w:rsidP="00535342">
            <w:r w:rsidRPr="00123177">
              <w:rPr>
                <w:rFonts w:eastAsia="Arial"/>
                <w:color w:val="000000" w:themeColor="text1"/>
                <w:szCs w:val="20"/>
              </w:rPr>
              <w:t>REQ ID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71C2E6" w14:textId="77777777" w:rsidR="00A55B53" w:rsidRPr="00123177" w:rsidRDefault="00A55B53" w:rsidP="00535342">
            <w:pPr>
              <w:rPr>
                <w:rFonts w:eastAsia="Arial"/>
                <w:color w:val="000000" w:themeColor="text1"/>
              </w:rPr>
            </w:pPr>
            <w:r w:rsidRPr="00123177">
              <w:rPr>
                <w:rFonts w:eastAsia="Arial"/>
                <w:color w:val="000000" w:themeColor="text1"/>
                <w:szCs w:val="20"/>
              </w:rPr>
              <w:t>SWRS_PMCID_06</w:t>
            </w:r>
          </w:p>
        </w:tc>
      </w:tr>
      <w:tr w:rsidR="00A55B53" w:rsidRPr="00123177" w14:paraId="5282241E"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20C688E4" w14:textId="77777777" w:rsidR="00A55B53" w:rsidRPr="00123177" w:rsidRDefault="00A55B53" w:rsidP="00535342">
            <w:pPr>
              <w:pStyle w:val="TableText"/>
            </w:pPr>
            <w:r w:rsidRPr="00123177">
              <w:t>Customer Req ID</w:t>
            </w:r>
          </w:p>
          <w:p w14:paraId="7B7E5151" w14:textId="77777777" w:rsidR="00A55B53" w:rsidRPr="00123177" w:rsidRDefault="00A55B53" w:rsidP="00535342">
            <w:pPr>
              <w:rPr>
                <w:rFonts w:eastAsia="Arial"/>
                <w:color w:val="000000" w:themeColor="text1"/>
              </w:rPr>
            </w:pP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027CFF" w14:textId="77777777" w:rsidR="00A55B53" w:rsidRPr="00123177" w:rsidRDefault="00A55B53" w:rsidP="00535342">
            <w:pPr>
              <w:rPr>
                <w:rFonts w:eastAsia="Arial"/>
                <w:color w:val="000000" w:themeColor="text1"/>
              </w:rPr>
            </w:pPr>
            <w:r w:rsidRPr="00123177">
              <w:rPr>
                <w:rFonts w:ascii="Calibri" w:eastAsia="Calibri" w:hAnsi="Calibri" w:cs="Calibri"/>
                <w:color w:val="000000" w:themeColor="text1"/>
                <w:sz w:val="22"/>
                <w:szCs w:val="22"/>
              </w:rPr>
              <w:t>SDS-HVDCDC-141</w:t>
            </w:r>
          </w:p>
        </w:tc>
      </w:tr>
      <w:tr w:rsidR="00A55B53" w:rsidRPr="00123177" w14:paraId="365873F0"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65B078CD" w14:textId="77777777" w:rsidR="00A55B53" w:rsidRPr="00123177" w:rsidRDefault="00A55B53" w:rsidP="00535342">
            <w:pPr>
              <w:pStyle w:val="TableText"/>
            </w:pPr>
            <w:r w:rsidRPr="00123177">
              <w:t>Milestone</w:t>
            </w:r>
          </w:p>
          <w:p w14:paraId="3E172B83" w14:textId="77777777" w:rsidR="00A55B53" w:rsidRPr="00123177" w:rsidRDefault="00A55B53" w:rsidP="00535342">
            <w:pPr>
              <w:pStyle w:val="TableText"/>
            </w:pP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ED0EAB" w14:textId="77777777" w:rsidR="00A55B53" w:rsidRPr="00123177" w:rsidRDefault="00A55B53" w:rsidP="00535342">
            <w:pPr>
              <w:rPr>
                <w:rFonts w:eastAsia="Arial"/>
                <w:color w:val="000000" w:themeColor="text1"/>
              </w:rPr>
            </w:pPr>
            <w:r w:rsidRPr="00123177">
              <w:t>A-Sample/PF1.0</w:t>
            </w:r>
          </w:p>
        </w:tc>
      </w:tr>
      <w:tr w:rsidR="00A55B53" w:rsidRPr="00123177" w14:paraId="7B560C79"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7A649267"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517FE9" w14:textId="77777777" w:rsidR="00A55B53" w:rsidRPr="00123177" w:rsidRDefault="00A55B53" w:rsidP="00535342">
            <w:pPr>
              <w:outlineLvl w:val="2"/>
              <w:rPr>
                <w:szCs w:val="20"/>
              </w:rPr>
            </w:pPr>
            <w:r w:rsidRPr="00123177">
              <w:rPr>
                <w:szCs w:val="20"/>
              </w:rPr>
              <w:t>Upon the EDSU's request to shutdown the DCDC while the HVDCDC is in "Normal" state, the HVDCDC shall disable the converter power module.</w:t>
            </w:r>
            <w:r w:rsidRPr="00123177">
              <w:rPr>
                <w:szCs w:val="20"/>
              </w:rPr>
              <w:br/>
            </w:r>
            <w:r w:rsidRPr="00123177">
              <w:rPr>
                <w:szCs w:val="20"/>
              </w:rPr>
              <w:br/>
              <w:t>The HVDCDC shall transit to "Disable" state. The HVDCDC shall set NHVDCDCStatus=0x4"Disable_power_module".</w:t>
            </w:r>
            <w:r w:rsidRPr="00123177">
              <w:rPr>
                <w:szCs w:val="20"/>
              </w:rPr>
              <w:br/>
              <w:t>The HVDCDC shall set NHVDCDCStatusDebug = 0x7 "Shutdown_DisablePM".</w:t>
            </w:r>
          </w:p>
          <w:p w14:paraId="74A50FA4" w14:textId="77777777" w:rsidR="00A55B53" w:rsidRPr="00123177" w:rsidRDefault="00A55B53" w:rsidP="00535342">
            <w:pPr>
              <w:rPr>
                <w:rFonts w:eastAsia="Arial"/>
                <w:color w:val="000000" w:themeColor="text1"/>
                <w:szCs w:val="20"/>
              </w:rPr>
            </w:pPr>
          </w:p>
        </w:tc>
      </w:tr>
      <w:tr w:rsidR="00A55B53" w:rsidRPr="00123177" w14:paraId="53F0B6AD"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F296E93" w14:textId="77777777" w:rsidR="00A55B53" w:rsidRPr="00123177" w:rsidRDefault="00A55B53" w:rsidP="00535342">
            <w:r w:rsidRPr="00123177">
              <w:rPr>
                <w:rFonts w:eastAsia="Arial"/>
                <w:color w:val="000000" w:themeColor="text1"/>
                <w:szCs w:val="20"/>
              </w:rPr>
              <w:t xml:space="preserve">Derived Requirement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83D78A" w14:textId="77777777" w:rsidR="00A55B53" w:rsidRPr="00123177" w:rsidRDefault="00A55B53" w:rsidP="00535342">
            <w:r w:rsidRPr="00123177">
              <w:rPr>
                <w:rFonts w:eastAsia="Arial"/>
                <w:color w:val="000000" w:themeColor="text1"/>
              </w:rPr>
              <w:t>No Such derived requirement is applicable.</w:t>
            </w:r>
          </w:p>
        </w:tc>
      </w:tr>
      <w:tr w:rsidR="00A55B53" w:rsidRPr="00123177" w14:paraId="5BD457CA"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49CFA1E" w14:textId="77777777" w:rsidR="00A55B53" w:rsidRPr="00123177" w:rsidRDefault="00A55B53" w:rsidP="00535342">
            <w:r w:rsidRPr="00123177">
              <w:rPr>
                <w:rFonts w:eastAsia="Arial"/>
                <w:color w:val="000000" w:themeColor="text1"/>
                <w:szCs w:val="20"/>
              </w:rPr>
              <w:t>Access Restrictions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3420A0"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6C6BAB42"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C38CD07"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1E6DEB" w14:textId="77777777" w:rsidR="00A55B53" w:rsidRPr="00123177" w:rsidRDefault="00A55B53" w:rsidP="00535342">
            <w:pPr>
              <w:rPr>
                <w:rFonts w:eastAsia="Arial"/>
                <w:lang w:val="en-GB"/>
              </w:rPr>
            </w:pPr>
            <w:r w:rsidRPr="00123177">
              <w:rPr>
                <w:rFonts w:eastAsia="Arial"/>
                <w:color w:val="000000" w:themeColor="text1"/>
              </w:rPr>
              <w:t>NHVDCDCStatus = 0x4, NHVDCDCStatusDebug = 0x7</w:t>
            </w:r>
          </w:p>
        </w:tc>
      </w:tr>
      <w:tr w:rsidR="00A55B53" w:rsidRPr="00123177" w14:paraId="5AC81A20"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995E97A"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2AD9BF" w14:textId="77777777" w:rsidR="00A55B53" w:rsidRPr="00123177" w:rsidRDefault="00A55B53" w:rsidP="00535342">
            <w:r w:rsidRPr="00123177">
              <w:rPr>
                <w:rFonts w:eastAsia="Arial"/>
                <w:color w:val="000000" w:themeColor="text1"/>
              </w:rPr>
              <w:t>Disable_power_module.</w:t>
            </w:r>
          </w:p>
          <w:p w14:paraId="11F02192" w14:textId="77777777" w:rsidR="00A55B53" w:rsidRPr="00123177" w:rsidRDefault="00A55B53" w:rsidP="00535342">
            <w:pPr>
              <w:rPr>
                <w:rFonts w:eastAsia="Arial"/>
                <w:color w:val="000000" w:themeColor="text1"/>
              </w:rPr>
            </w:pPr>
          </w:p>
          <w:p w14:paraId="4444A5D2" w14:textId="77777777" w:rsidR="00A55B53" w:rsidRPr="00123177" w:rsidRDefault="00A55B53" w:rsidP="00535342">
            <w:pPr>
              <w:rPr>
                <w:rFonts w:eastAsia="Arial"/>
                <w:color w:val="000000" w:themeColor="text1"/>
              </w:rPr>
            </w:pPr>
            <w:r w:rsidRPr="00123177">
              <w:rPr>
                <w:rFonts w:eastAsia="Arial"/>
                <w:color w:val="000000" w:themeColor="text1"/>
              </w:rPr>
              <w:t>Disable the converter power module</w:t>
            </w:r>
            <w:r w:rsidRPr="00123177">
              <w:br/>
            </w:r>
            <w:r w:rsidRPr="00123177">
              <w:rPr>
                <w:rFonts w:eastAsia="Arial"/>
                <w:color w:val="000000" w:themeColor="text1"/>
              </w:rPr>
              <w:t>NHVDCDCStatus = 0x4 Disable_power_module</w:t>
            </w:r>
            <w:r w:rsidRPr="00123177">
              <w:br/>
            </w:r>
            <w:r w:rsidRPr="00123177">
              <w:rPr>
                <w:rFonts w:eastAsia="Arial"/>
                <w:color w:val="000000" w:themeColor="text1"/>
              </w:rPr>
              <w:t>NHVDCDCStatusDebug = 0x7 Disable_power_module</w:t>
            </w:r>
          </w:p>
          <w:p w14:paraId="189A4395" w14:textId="77777777" w:rsidR="00A55B53" w:rsidRPr="00123177" w:rsidRDefault="00A55B53" w:rsidP="00535342">
            <w:pPr>
              <w:rPr>
                <w:rFonts w:eastAsia="Arial"/>
                <w:color w:val="000000" w:themeColor="text1"/>
              </w:rPr>
            </w:pPr>
          </w:p>
          <w:p w14:paraId="711F59E2" w14:textId="77777777" w:rsidR="00A55B53" w:rsidRPr="00123177" w:rsidRDefault="00A55B53" w:rsidP="00535342">
            <w:pPr>
              <w:rPr>
                <w:rFonts w:eastAsia="Arial"/>
                <w:lang w:val="en-GB"/>
              </w:rPr>
            </w:pPr>
          </w:p>
        </w:tc>
      </w:tr>
      <w:tr w:rsidR="00A55B53" w:rsidRPr="00123177" w14:paraId="7B5C37A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99F3489" w14:textId="77777777" w:rsidR="00A55B53" w:rsidRPr="00123177" w:rsidRDefault="00A55B53" w:rsidP="00535342">
            <w:r w:rsidRPr="00123177">
              <w:rPr>
                <w:rFonts w:eastAsia="Arial"/>
                <w:color w:val="000000" w:themeColor="text1"/>
                <w:szCs w:val="20"/>
              </w:rPr>
              <w:t>Process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AF4FB8" w14:textId="77777777" w:rsidR="00A55B53" w:rsidRPr="00123177" w:rsidRDefault="00A55B53" w:rsidP="00535342">
            <w:r w:rsidRPr="00123177">
              <w:rPr>
                <w:rFonts w:eastAsia="Arial"/>
                <w:color w:val="000000" w:themeColor="text1"/>
              </w:rPr>
              <w:t>Upon the EDSU's request to shutdown the DCDC while the HVDCDC is in "Normal" state, the HVDCDC shall disable the converter power module.</w:t>
            </w:r>
            <w:r w:rsidRPr="00123177">
              <w:br/>
            </w:r>
            <w:r w:rsidRPr="00123177">
              <w:rPr>
                <w:rFonts w:eastAsia="Arial"/>
                <w:color w:val="000000" w:themeColor="text1"/>
              </w:rPr>
              <w:t xml:space="preserve"> </w:t>
            </w:r>
            <w:r w:rsidRPr="00123177">
              <w:br/>
            </w:r>
            <w:r w:rsidRPr="00123177">
              <w:rPr>
                <w:rFonts w:eastAsia="Arial"/>
                <w:color w:val="000000" w:themeColor="text1"/>
              </w:rPr>
              <w:t>The HVDCDC shall transit to "Disable" state. The HVDCDC shall set NHVDCDCStatus = 0x4 Disable_power_module.</w:t>
            </w:r>
            <w:r w:rsidRPr="00123177">
              <w:br/>
            </w:r>
            <w:r w:rsidRPr="00123177">
              <w:rPr>
                <w:rFonts w:eastAsia="Arial"/>
                <w:color w:val="000000" w:themeColor="text1"/>
              </w:rPr>
              <w:t>The HVDCDC shall set NHVDCDCStatusDebug = 0x7 Shutdown_DisablePM.</w:t>
            </w:r>
          </w:p>
          <w:p w14:paraId="0F9251E3" w14:textId="77777777" w:rsidR="00A55B53" w:rsidRPr="00123177" w:rsidRDefault="00A55B53" w:rsidP="00535342"/>
        </w:tc>
      </w:tr>
      <w:tr w:rsidR="00A55B53" w:rsidRPr="00123177" w14:paraId="32FF8F00"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1BD0A2E5" w14:textId="77777777" w:rsidR="00A55B53" w:rsidRPr="00123177" w:rsidRDefault="00A55B53" w:rsidP="00535342">
            <w:r w:rsidRPr="00123177">
              <w:rPr>
                <w:rFonts w:eastAsia="Arial"/>
                <w:color w:val="000000" w:themeColor="text1"/>
                <w:szCs w:val="20"/>
              </w:rPr>
              <w:t>Mandatory Fields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05E3C4" w14:textId="77777777" w:rsidR="00A55B53" w:rsidRPr="00123177" w:rsidRDefault="00A55B53" w:rsidP="00535342">
            <w:r w:rsidRPr="00123177">
              <w:t>No such mandatory fields is applicable.</w:t>
            </w:r>
          </w:p>
        </w:tc>
      </w:tr>
      <w:tr w:rsidR="00A55B53" w:rsidRPr="00123177" w14:paraId="054F1A66"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111DC0B4" w14:textId="77777777" w:rsidR="00A55B53" w:rsidRPr="00123177" w:rsidRDefault="00A55B53" w:rsidP="00535342">
            <w:r w:rsidRPr="00123177">
              <w:rPr>
                <w:rFonts w:eastAsia="Arial"/>
                <w:color w:val="000000" w:themeColor="text1"/>
                <w:szCs w:val="20"/>
              </w:rPr>
              <w:lastRenderedPageBreak/>
              <w:t>Pre-Loaded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767ABB" w14:textId="77777777" w:rsidR="00A55B53" w:rsidRPr="00123177" w:rsidRDefault="00A55B53" w:rsidP="00535342">
            <w:r w:rsidRPr="00123177">
              <w:t>NHVDCDCStatus = 0x01, NHVDCDCStatusDebug = 0x06.</w:t>
            </w:r>
          </w:p>
        </w:tc>
      </w:tr>
      <w:tr w:rsidR="00A55B53" w:rsidRPr="00123177" w14:paraId="18CC2535"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6B472F3" w14:textId="77777777" w:rsidR="00A55B53" w:rsidRPr="00123177" w:rsidRDefault="00A55B53" w:rsidP="00535342">
            <w:r w:rsidRPr="00123177">
              <w:rPr>
                <w:rFonts w:eastAsia="Arial"/>
                <w:color w:val="000000" w:themeColor="text1"/>
                <w:szCs w:val="20"/>
              </w:rPr>
              <w:t>Default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AAC173" w14:textId="77777777" w:rsidR="00A55B53" w:rsidRPr="00123177" w:rsidRDefault="00A55B53" w:rsidP="00535342">
            <w:r w:rsidRPr="00123177">
              <w:rPr>
                <w:szCs w:val="20"/>
              </w:rPr>
              <w:t>Default values shall be applicable with respect to Pre-Loaded Values</w:t>
            </w:r>
          </w:p>
        </w:tc>
      </w:tr>
      <w:tr w:rsidR="00A55B53" w:rsidRPr="00123177" w14:paraId="2B939464"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ABC2038" w14:textId="77777777" w:rsidR="00A55B53" w:rsidRPr="00123177" w:rsidRDefault="00A55B53" w:rsidP="00535342">
            <w:r w:rsidRPr="00123177">
              <w:rPr>
                <w:rFonts w:eastAsia="Arial"/>
                <w:color w:val="000000" w:themeColor="text1"/>
                <w:szCs w:val="20"/>
              </w:rPr>
              <w:t>Valid range of Values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2CE680" w14:textId="77777777" w:rsidR="00A55B53" w:rsidRPr="00123177" w:rsidRDefault="00A55B53" w:rsidP="00535342">
            <w:r w:rsidRPr="00123177">
              <w:rPr>
                <w:rFonts w:eastAsia="Arial"/>
                <w:color w:val="000000" w:themeColor="text1"/>
                <w:szCs w:val="20"/>
              </w:rPr>
              <w:t>Valid range of Values</w:t>
            </w:r>
            <w:r w:rsidRPr="00123177">
              <w:rPr>
                <w:szCs w:val="20"/>
              </w:rPr>
              <w:t xml:space="preserve"> is not applicable</w:t>
            </w:r>
          </w:p>
        </w:tc>
      </w:tr>
      <w:tr w:rsidR="00A55B53" w:rsidRPr="00123177" w14:paraId="2577FE08"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7B09CA3" w14:textId="77777777" w:rsidR="00A55B53" w:rsidRPr="00123177" w:rsidRDefault="00A55B53" w:rsidP="00535342">
            <w:r w:rsidRPr="00123177">
              <w:rPr>
                <w:rFonts w:eastAsia="Arial"/>
                <w:color w:val="000000" w:themeColor="text1"/>
                <w:szCs w:val="20"/>
              </w:rPr>
              <w:t xml:space="preserve">Data Latency Period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761107" w14:textId="77777777" w:rsidR="00A55B53" w:rsidRPr="00123177" w:rsidRDefault="00A55B53" w:rsidP="00535342">
            <w:r w:rsidRPr="00123177">
              <w:rPr>
                <w:szCs w:val="20"/>
              </w:rPr>
              <w:t>Data latency period is not applicable</w:t>
            </w:r>
          </w:p>
        </w:tc>
      </w:tr>
      <w:tr w:rsidR="00A55B53" w:rsidRPr="00123177" w14:paraId="467AE2BA"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7592D23" w14:textId="77777777" w:rsidR="00A55B53" w:rsidRPr="00123177" w:rsidRDefault="00A55B53" w:rsidP="00535342">
            <w:r w:rsidRPr="00123177">
              <w:rPr>
                <w:rFonts w:eastAsia="Arial"/>
                <w:color w:val="000000" w:themeColor="text1"/>
                <w:szCs w:val="20"/>
              </w:rPr>
              <w:t xml:space="preserve">Data Retention Period  </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253BFC" w14:textId="77777777" w:rsidR="00A55B53" w:rsidRPr="00123177" w:rsidRDefault="00A55B53" w:rsidP="00535342">
            <w:r w:rsidRPr="00123177">
              <w:rPr>
                <w:szCs w:val="20"/>
              </w:rPr>
              <w:t>Data Retention period is not applicable.</w:t>
            </w:r>
          </w:p>
        </w:tc>
      </w:tr>
      <w:tr w:rsidR="00A55B53" w:rsidRPr="00123177" w14:paraId="0B8F1919"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358CB8B" w14:textId="77777777" w:rsidR="00A55B53" w:rsidRPr="00123177" w:rsidRDefault="00A55B53" w:rsidP="00535342">
            <w:r w:rsidRPr="00123177">
              <w:rPr>
                <w:rFonts w:eastAsia="Arial"/>
                <w:color w:val="000000" w:themeColor="text1"/>
                <w:szCs w:val="20"/>
              </w:rPr>
              <w:t>Data Rate/ &lt;Daily&gt; Number of transaction</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857966" w14:textId="77777777" w:rsidR="00A55B53" w:rsidRPr="00123177" w:rsidRDefault="00A55B53" w:rsidP="00535342">
            <w:r w:rsidRPr="00123177">
              <w:rPr>
                <w:szCs w:val="20"/>
              </w:rPr>
              <w:t>Data rate is not applicable.</w:t>
            </w:r>
          </w:p>
        </w:tc>
      </w:tr>
      <w:tr w:rsidR="00A55B53" w:rsidRPr="00123177" w14:paraId="73F1698E"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BC27BCC" w14:textId="77777777" w:rsidR="00A55B53" w:rsidRPr="00123177" w:rsidRDefault="00A55B53" w:rsidP="00535342">
            <w:r w:rsidRPr="00123177">
              <w:rPr>
                <w:rFonts w:eastAsia="Arial"/>
                <w:color w:val="000000" w:themeColor="text1"/>
                <w:szCs w:val="20"/>
              </w:rPr>
              <w:t>External Events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13FEED" w14:textId="77777777" w:rsidR="00A55B53" w:rsidRPr="00123177" w:rsidRDefault="00A55B53" w:rsidP="00535342">
            <w:r w:rsidRPr="00123177">
              <w:t>NHVDCDCCommand == 0x0 "Standby"</w:t>
            </w:r>
            <w:r w:rsidRPr="00123177">
              <w:br/>
              <w:t xml:space="preserve"> AND </w:t>
            </w:r>
            <w:r w:rsidRPr="00123177">
              <w:br/>
              <w:t>NHVDCDCStatus == 0x1 "Normal"</w:t>
            </w:r>
            <w:r w:rsidRPr="00123177">
              <w:br/>
              <w:t xml:space="preserve"> AND</w:t>
            </w:r>
            <w:r w:rsidRPr="00123177">
              <w:br/>
              <w:t xml:space="preserve"> No Level 2 fault present</w:t>
            </w:r>
          </w:p>
          <w:p w14:paraId="7D279E50" w14:textId="77777777" w:rsidR="00A55B53" w:rsidRPr="00123177" w:rsidRDefault="00A55B53" w:rsidP="00535342"/>
        </w:tc>
      </w:tr>
      <w:tr w:rsidR="00A55B53" w:rsidRPr="00123177" w14:paraId="33D0E6B9"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F6B6E97" w14:textId="77777777" w:rsidR="00A55B53" w:rsidRPr="00123177" w:rsidRDefault="00A55B53" w:rsidP="00535342">
            <w:r w:rsidRPr="00123177">
              <w:rPr>
                <w:rFonts w:eastAsia="Arial"/>
                <w:color w:val="000000" w:themeColor="text1"/>
                <w:szCs w:val="20"/>
              </w:rPr>
              <w:t>Temporal Events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7E5007" w14:textId="77777777" w:rsidR="00A55B53" w:rsidRPr="00123177" w:rsidRDefault="00A55B53" w:rsidP="00535342">
            <w:r w:rsidRPr="00123177">
              <w:rPr>
                <w:szCs w:val="20"/>
              </w:rPr>
              <w:t>Temporal event is not applicable.</w:t>
            </w:r>
          </w:p>
        </w:tc>
      </w:tr>
      <w:tr w:rsidR="00A55B53" w:rsidRPr="00123177" w14:paraId="508A62A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0301A4D" w14:textId="77777777" w:rsidR="00A55B53" w:rsidRPr="00123177" w:rsidRDefault="00A55B53" w:rsidP="00535342">
            <w:r w:rsidRPr="00123177">
              <w:rPr>
                <w:rFonts w:eastAsia="Arial"/>
                <w:color w:val="000000" w:themeColor="text1"/>
                <w:szCs w:val="20"/>
              </w:rPr>
              <w:t xml:space="preserve">Validation Rules/ </w:t>
            </w:r>
          </w:p>
          <w:p w14:paraId="006DE6AD"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37212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44FF0E96" w14:textId="77777777" w:rsidR="00A55B53" w:rsidRPr="00123177" w:rsidRDefault="00A55B53" w:rsidP="00535342">
            <w:pPr>
              <w:pStyle w:val="TableText"/>
              <w:snapToGrid w:val="0"/>
              <w:rPr>
                <w:rFonts w:eastAsia="Arial"/>
                <w:color w:val="000000" w:themeColor="text1"/>
              </w:rPr>
            </w:pPr>
          </w:p>
          <w:p w14:paraId="07DF71CA" w14:textId="77777777" w:rsidR="00A55B53" w:rsidRPr="00123177" w:rsidRDefault="00A55B53" w:rsidP="00535342">
            <w:pPr>
              <w:pStyle w:val="TableText"/>
              <w:snapToGrid w:val="0"/>
            </w:pPr>
            <w:r w:rsidRPr="00123177">
              <w:rPr>
                <w:rFonts w:eastAsia="Arial"/>
                <w:color w:val="000000" w:themeColor="text1"/>
              </w:rPr>
              <w:t>NHVDCDCStatus = 0x4 Disable_power_module.</w:t>
            </w:r>
            <w:r w:rsidRPr="00123177">
              <w:br/>
            </w:r>
            <w:r w:rsidRPr="00123177">
              <w:rPr>
                <w:rFonts w:eastAsia="Arial"/>
                <w:color w:val="000000" w:themeColor="text1"/>
              </w:rPr>
              <w:t>The HVDCDC shall set NHVDCDCStatusDebug = 0x7</w:t>
            </w:r>
          </w:p>
          <w:p w14:paraId="221D13B9" w14:textId="77777777" w:rsidR="00A55B53" w:rsidRPr="00123177" w:rsidRDefault="00A55B53" w:rsidP="00535342"/>
        </w:tc>
      </w:tr>
      <w:tr w:rsidR="00A55B53" w:rsidRPr="00123177" w14:paraId="3B1D3E92"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7F81861" w14:textId="77777777" w:rsidR="00A55B53" w:rsidRPr="00123177" w:rsidRDefault="00A55B53" w:rsidP="00535342">
            <w:r w:rsidRPr="00123177">
              <w:rPr>
                <w:rFonts w:eastAsia="Arial"/>
                <w:color w:val="000000" w:themeColor="text1"/>
                <w:szCs w:val="20"/>
              </w:rPr>
              <w:t>Constraints</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CC2E69" w14:textId="77777777" w:rsidR="00A55B53" w:rsidRPr="00123177" w:rsidRDefault="00A55B53" w:rsidP="00535342">
            <w:r w:rsidRPr="00123177">
              <w:rPr>
                <w:szCs w:val="20"/>
              </w:rPr>
              <w:t>Constraints is not applicable.</w:t>
            </w:r>
          </w:p>
        </w:tc>
      </w:tr>
      <w:tr w:rsidR="00A55B53" w:rsidRPr="00123177" w14:paraId="03748361"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BF64B5E" w14:textId="77777777" w:rsidR="00A55B53" w:rsidRPr="00123177" w:rsidRDefault="00A55B53" w:rsidP="00535342">
            <w:r w:rsidRPr="00123177">
              <w:rPr>
                <w:rFonts w:eastAsia="Arial"/>
                <w:color w:val="000000" w:themeColor="text1"/>
                <w:szCs w:val="20"/>
              </w:rPr>
              <w:t>Effects on other systems/sub system</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B6374D" w14:textId="77777777" w:rsidR="00A55B53" w:rsidRPr="00123177" w:rsidRDefault="00A55B53" w:rsidP="00535342">
            <w:r w:rsidRPr="00123177">
              <w:rPr>
                <w:szCs w:val="20"/>
              </w:rPr>
              <w:t>No effects on other system</w:t>
            </w:r>
          </w:p>
        </w:tc>
      </w:tr>
      <w:tr w:rsidR="00A55B53" w:rsidRPr="00123177" w14:paraId="30D7A170"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7E0E420" w14:textId="77777777" w:rsidR="00A55B53" w:rsidRPr="00123177" w:rsidRDefault="00A55B53" w:rsidP="00535342">
            <w:r w:rsidRPr="00123177">
              <w:rPr>
                <w:rFonts w:eastAsia="Arial"/>
                <w:color w:val="000000" w:themeColor="text1"/>
                <w:szCs w:val="20"/>
              </w:rPr>
              <w:t>Testability with respect to test environment</w:t>
            </w:r>
          </w:p>
          <w:p w14:paraId="799C68D4" w14:textId="77777777" w:rsidR="00A55B53" w:rsidRPr="00123177" w:rsidRDefault="00A55B53" w:rsidP="00535342">
            <w:r w:rsidRPr="00123177">
              <w:rPr>
                <w:rFonts w:eastAsia="Arial"/>
                <w:color w:val="000000" w:themeColor="text1"/>
                <w:szCs w:val="20"/>
              </w:rPr>
              <w:t>(Yes/No)</w:t>
            </w:r>
          </w:p>
          <w:p w14:paraId="006E789E"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15F295" w14:textId="77777777" w:rsidR="00A55B53" w:rsidRPr="00123177" w:rsidRDefault="00A55B53" w:rsidP="00535342">
            <w:pPr>
              <w:pStyle w:val="TableText"/>
              <w:snapToGrid w:val="0"/>
            </w:pPr>
            <w:r w:rsidRPr="00123177">
              <w:t>YES</w:t>
            </w:r>
          </w:p>
          <w:p w14:paraId="4A0805E9" w14:textId="77777777" w:rsidR="00A55B53" w:rsidRPr="00123177" w:rsidRDefault="00A55B53" w:rsidP="00535342"/>
        </w:tc>
      </w:tr>
      <w:tr w:rsidR="00A55B53" w:rsidRPr="00123177" w14:paraId="691A07A8"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B590321" w14:textId="77777777" w:rsidR="00A55B53" w:rsidRPr="00123177" w:rsidRDefault="00A55B53" w:rsidP="00535342">
            <w:r w:rsidRPr="00123177">
              <w:rPr>
                <w:rFonts w:eastAsia="Arial"/>
                <w:color w:val="000000" w:themeColor="text1"/>
                <w:szCs w:val="20"/>
              </w:rPr>
              <w:t>Feasible within project constraints</w:t>
            </w:r>
          </w:p>
          <w:p w14:paraId="00D9E0BC" w14:textId="77777777" w:rsidR="00A55B53" w:rsidRPr="00123177" w:rsidRDefault="00A55B53" w:rsidP="00535342">
            <w:r w:rsidRPr="00123177">
              <w:rPr>
                <w:rFonts w:eastAsia="Arial"/>
                <w:color w:val="000000" w:themeColor="text1"/>
                <w:szCs w:val="20"/>
              </w:rPr>
              <w:t>(Yes/No)</w:t>
            </w:r>
          </w:p>
          <w:p w14:paraId="418F344F" w14:textId="77777777" w:rsidR="00A55B53" w:rsidRPr="00123177" w:rsidRDefault="00A55B53" w:rsidP="00535342">
            <w:r w:rsidRPr="00123177">
              <w:rPr>
                <w:rFonts w:eastAsia="Arial"/>
                <w:i/>
                <w:iCs/>
                <w:color w:val="000000" w:themeColor="text1"/>
                <w:szCs w:val="20"/>
              </w:rPr>
              <w:t xml:space="preserve">Note: Add the impact of requirement on operating environment </w:t>
            </w:r>
            <w:r w:rsidRPr="00123177">
              <w:rPr>
                <w:rFonts w:eastAsia="Arial"/>
                <w:i/>
                <w:iCs/>
                <w:color w:val="000000" w:themeColor="text1"/>
                <w:szCs w:val="20"/>
              </w:rPr>
              <w:lastRenderedPageBreak/>
              <w:t>defined in section 4.2</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D69464" w14:textId="77777777" w:rsidR="00A55B53" w:rsidRPr="00123177" w:rsidRDefault="00A55B53" w:rsidP="00535342">
            <w:pPr>
              <w:pStyle w:val="TableText"/>
              <w:snapToGrid w:val="0"/>
            </w:pPr>
            <w:r w:rsidRPr="00123177">
              <w:lastRenderedPageBreak/>
              <w:t>YES</w:t>
            </w:r>
          </w:p>
          <w:p w14:paraId="1C078F88" w14:textId="77777777" w:rsidR="00A55B53" w:rsidRPr="00123177" w:rsidRDefault="00A55B53" w:rsidP="00535342"/>
        </w:tc>
      </w:tr>
      <w:tr w:rsidR="00A55B53" w:rsidRPr="00123177" w14:paraId="711E2619"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6A49B2A" w14:textId="77777777" w:rsidR="00A55B53" w:rsidRPr="00123177" w:rsidRDefault="00A55B53" w:rsidP="00535342">
            <w:r w:rsidRPr="00123177">
              <w:rPr>
                <w:rFonts w:eastAsia="Arial"/>
                <w:color w:val="000000" w:themeColor="text1"/>
                <w:szCs w:val="20"/>
              </w:rPr>
              <w:t>Critical</w:t>
            </w:r>
          </w:p>
          <w:p w14:paraId="13E159A6" w14:textId="77777777" w:rsidR="00A55B53" w:rsidRPr="00123177" w:rsidRDefault="00A55B53" w:rsidP="00535342">
            <w:r w:rsidRPr="00123177">
              <w:rPr>
                <w:rFonts w:eastAsia="Arial"/>
                <w:color w:val="000000" w:themeColor="text1"/>
                <w:szCs w:val="20"/>
              </w:rPr>
              <w:t>(Yes/No)</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390268" w14:textId="77777777" w:rsidR="00A55B53" w:rsidRPr="00123177" w:rsidRDefault="00A55B53" w:rsidP="00535342">
            <w:r w:rsidRPr="00123177">
              <w:t>YES</w:t>
            </w:r>
          </w:p>
        </w:tc>
      </w:tr>
      <w:tr w:rsidR="00A55B53" w:rsidRPr="00123177" w14:paraId="43556A0C"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CA87083" w14:textId="77777777" w:rsidR="00A55B53" w:rsidRPr="00123177" w:rsidRDefault="00A55B53" w:rsidP="00535342">
            <w:pPr>
              <w:rPr>
                <w:rFonts w:eastAsia="Arial"/>
                <w:color w:val="000000" w:themeColor="text1"/>
                <w:szCs w:val="20"/>
              </w:rPr>
            </w:pPr>
            <w:r w:rsidRPr="00123177">
              <w:t>Acceptance Criteria</w:t>
            </w:r>
          </w:p>
        </w:tc>
        <w:tc>
          <w:tcPr>
            <w:tcW w:w="771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F12CED" w14:textId="77777777" w:rsidR="00A55B53" w:rsidRPr="00123177" w:rsidRDefault="00A55B53" w:rsidP="00535342">
            <w:r w:rsidRPr="00123177">
              <w:t>Acceptance Criteria for this requirement should be as per SECTION-6 ACCEPTANCE CRITERIA</w:t>
            </w:r>
          </w:p>
        </w:tc>
      </w:tr>
    </w:tbl>
    <w:p w14:paraId="3ED2220E" w14:textId="77777777" w:rsidR="00A55B53" w:rsidRPr="00123177" w:rsidRDefault="00A55B53" w:rsidP="00A55B53">
      <w:pPr>
        <w:pStyle w:val="BodyText"/>
        <w:ind w:left="1440"/>
      </w:pPr>
    </w:p>
    <w:p w14:paraId="1E7148CE" w14:textId="77777777" w:rsidR="00A55B53" w:rsidRPr="00123177" w:rsidRDefault="00A55B53" w:rsidP="00A55B53">
      <w:pPr>
        <w:pStyle w:val="Heading4"/>
      </w:pPr>
      <w:r w:rsidRPr="00123177">
        <w:t>Requirement for a command to actively discharge the 400V DC link upon the power module.</w:t>
      </w:r>
    </w:p>
    <w:tbl>
      <w:tblPr>
        <w:tblW w:w="9247" w:type="dxa"/>
        <w:tblInd w:w="103" w:type="dxa"/>
        <w:tblLayout w:type="fixed"/>
        <w:tblLook w:val="06A0" w:firstRow="1" w:lastRow="0" w:firstColumn="1" w:lastColumn="0" w:noHBand="1" w:noVBand="1"/>
      </w:tblPr>
      <w:tblGrid>
        <w:gridCol w:w="2022"/>
        <w:gridCol w:w="7225"/>
      </w:tblGrid>
      <w:tr w:rsidR="00A55B53" w:rsidRPr="00123177" w14:paraId="406EA93A"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B02D8E1" w14:textId="77777777" w:rsidR="00A55B53" w:rsidRPr="00123177" w:rsidRDefault="00A55B53" w:rsidP="00535342">
            <w:r w:rsidRPr="00123177">
              <w:rPr>
                <w:rFonts w:eastAsia="Arial"/>
                <w:b/>
                <w:bCs/>
                <w:color w:val="000000" w:themeColor="text1"/>
                <w:szCs w:val="20"/>
              </w:rPr>
              <w:t>Term</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7472BF8" w14:textId="77777777" w:rsidR="00A55B53" w:rsidRPr="00123177" w:rsidRDefault="00A55B53" w:rsidP="00535342">
            <w:r w:rsidRPr="00123177">
              <w:rPr>
                <w:rFonts w:eastAsia="Arial"/>
                <w:b/>
                <w:bCs/>
                <w:color w:val="000000" w:themeColor="text1"/>
                <w:szCs w:val="20"/>
              </w:rPr>
              <w:t>Description</w:t>
            </w:r>
          </w:p>
        </w:tc>
      </w:tr>
      <w:tr w:rsidR="00A55B53" w:rsidRPr="00123177" w14:paraId="1BA87361"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705EF1A1" w14:textId="77777777" w:rsidR="00A55B53" w:rsidRPr="00123177" w:rsidRDefault="00A55B53" w:rsidP="00535342">
            <w:r w:rsidRPr="00123177">
              <w:rPr>
                <w:rFonts w:eastAsia="Arial"/>
                <w:color w:val="000000" w:themeColor="text1"/>
                <w:szCs w:val="20"/>
              </w:rPr>
              <w:t>REQ ID</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68AC59" w14:textId="77777777" w:rsidR="00A55B53" w:rsidRPr="00123177" w:rsidRDefault="00A55B53" w:rsidP="00535342">
            <w:pPr>
              <w:rPr>
                <w:rFonts w:eastAsia="Arial"/>
                <w:color w:val="000000" w:themeColor="text1"/>
              </w:rPr>
            </w:pPr>
            <w:r w:rsidRPr="00123177">
              <w:rPr>
                <w:rFonts w:eastAsia="Arial"/>
                <w:color w:val="000000" w:themeColor="text1"/>
                <w:szCs w:val="20"/>
              </w:rPr>
              <w:t>SWRS_PMCID_07</w:t>
            </w:r>
          </w:p>
        </w:tc>
      </w:tr>
      <w:tr w:rsidR="00A55B53" w:rsidRPr="00123177" w14:paraId="2D90E0EC"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285F07B0" w14:textId="77777777" w:rsidR="00A55B53" w:rsidRPr="00123177" w:rsidRDefault="00A55B53" w:rsidP="00535342">
            <w:pPr>
              <w:pStyle w:val="TableText"/>
            </w:pPr>
            <w:r w:rsidRPr="00123177">
              <w:t>Customer Req ID</w:t>
            </w:r>
          </w:p>
          <w:p w14:paraId="60B6AE4C" w14:textId="77777777" w:rsidR="00A55B53" w:rsidRPr="00123177" w:rsidRDefault="00A55B53" w:rsidP="00535342">
            <w:pPr>
              <w:rPr>
                <w:rFonts w:eastAsia="Arial"/>
                <w:color w:val="000000" w:themeColor="text1"/>
              </w:rPr>
            </w:pP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497EC3" w14:textId="77777777" w:rsidR="00A55B53" w:rsidRPr="00123177" w:rsidRDefault="00A55B53" w:rsidP="00535342">
            <w:pPr>
              <w:rPr>
                <w:rFonts w:eastAsia="Arial"/>
                <w:color w:val="000000" w:themeColor="text1"/>
              </w:rPr>
            </w:pPr>
            <w:r w:rsidRPr="00123177">
              <w:rPr>
                <w:rFonts w:ascii="Calibri" w:eastAsia="Calibri" w:hAnsi="Calibri" w:cs="Calibri"/>
                <w:color w:val="000000" w:themeColor="text1"/>
                <w:sz w:val="22"/>
                <w:szCs w:val="22"/>
              </w:rPr>
              <w:t>SDS-HVDCDC-142</w:t>
            </w:r>
          </w:p>
        </w:tc>
      </w:tr>
      <w:tr w:rsidR="00A55B53" w:rsidRPr="00123177" w14:paraId="309FC17E"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2A118EA9" w14:textId="77777777" w:rsidR="00A55B53" w:rsidRPr="00123177" w:rsidRDefault="00A55B53" w:rsidP="00535342">
            <w:pPr>
              <w:pStyle w:val="TableText"/>
            </w:pPr>
            <w:r w:rsidRPr="00123177">
              <w:t>Milestone</w:t>
            </w:r>
          </w:p>
          <w:p w14:paraId="7E9AA376" w14:textId="77777777" w:rsidR="00A55B53" w:rsidRPr="00123177" w:rsidRDefault="00A55B53" w:rsidP="00535342">
            <w:pPr>
              <w:pStyle w:val="TableText"/>
            </w:pP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7DDD4E" w14:textId="77777777" w:rsidR="00A55B53" w:rsidRPr="00123177" w:rsidRDefault="00A55B53" w:rsidP="00535342">
            <w:pPr>
              <w:rPr>
                <w:rFonts w:eastAsia="Arial"/>
                <w:color w:val="000000" w:themeColor="text1"/>
              </w:rPr>
            </w:pPr>
            <w:r w:rsidRPr="00123177">
              <w:t>A-Sample/PF1.0</w:t>
            </w:r>
          </w:p>
        </w:tc>
      </w:tr>
      <w:tr w:rsidR="00A55B53" w:rsidRPr="00123177" w14:paraId="48E4D09D" w14:textId="77777777" w:rsidTr="00535342">
        <w:trPr>
          <w:trHeight w:val="135"/>
        </w:trPr>
        <w:tc>
          <w:tcPr>
            <w:tcW w:w="2022" w:type="dxa"/>
            <w:tcBorders>
              <w:top w:val="single" w:sz="8" w:space="0" w:color="000000" w:themeColor="text1"/>
              <w:left w:val="single" w:sz="8" w:space="0" w:color="000000" w:themeColor="text1"/>
              <w:bottom w:val="single" w:sz="8" w:space="0" w:color="000000" w:themeColor="text1"/>
              <w:right w:val="nil"/>
            </w:tcBorders>
          </w:tcPr>
          <w:p w14:paraId="7BCED589"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E2F60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HVDCDC shall command to actively discharge the 400V DC link upon the power module status confirms as disabled from [141].</w:t>
            </w:r>
          </w:p>
          <w:p w14:paraId="460493B3" w14:textId="77777777" w:rsidR="00A55B53" w:rsidRPr="00123177" w:rsidRDefault="00A55B53" w:rsidP="00535342"/>
          <w:p w14:paraId="38A32639" w14:textId="77777777" w:rsidR="00A55B53" w:rsidRPr="00123177" w:rsidRDefault="00A55B53" w:rsidP="00535342">
            <w:r w:rsidRPr="00123177">
              <w:t>The HVDCDC shall transit to "Active Discharge 400V" state. The HVDCDC shall set NHVDCDCStatus = 0x5 "Discharge 400V".</w:t>
            </w:r>
          </w:p>
          <w:p w14:paraId="65FE3DA2" w14:textId="77777777" w:rsidR="00A55B53" w:rsidRPr="00123177" w:rsidRDefault="00A55B53" w:rsidP="00535342">
            <w:r w:rsidRPr="00123177">
              <w:t>The HVDCDC shall set NHVDCDCStatusDebug = 0x8 "Shutdown_EnableAD400V".</w:t>
            </w:r>
          </w:p>
          <w:p w14:paraId="658F6364" w14:textId="77777777" w:rsidR="00A55B53" w:rsidRPr="00123177" w:rsidRDefault="00A55B53" w:rsidP="00535342">
            <w:pPr>
              <w:rPr>
                <w:rFonts w:eastAsia="Arial"/>
                <w:color w:val="000000" w:themeColor="text1"/>
                <w:szCs w:val="20"/>
              </w:rPr>
            </w:pPr>
            <w:r w:rsidRPr="00123177">
              <w:rPr>
                <w:rFonts w:eastAsia="Arial"/>
                <w:i/>
                <w:iCs/>
                <w:color w:val="000000" w:themeColor="text1"/>
                <w:szCs w:val="20"/>
              </w:rPr>
              <w:t xml:space="preserve"> </w:t>
            </w:r>
          </w:p>
        </w:tc>
      </w:tr>
      <w:tr w:rsidR="00A55B53" w:rsidRPr="00123177" w14:paraId="39163EC5"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D23F659" w14:textId="77777777" w:rsidR="00A55B53" w:rsidRPr="00123177" w:rsidRDefault="00A55B53" w:rsidP="00535342">
            <w:r w:rsidRPr="00123177">
              <w:rPr>
                <w:rFonts w:eastAsia="Arial"/>
                <w:color w:val="000000" w:themeColor="text1"/>
                <w:szCs w:val="20"/>
              </w:rPr>
              <w:t xml:space="preserve">Derived Requirement </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AE699B" w14:textId="77777777" w:rsidR="00A55B53" w:rsidRPr="00123177" w:rsidRDefault="00A55B53" w:rsidP="00535342">
            <w:r w:rsidRPr="00123177">
              <w:rPr>
                <w:rFonts w:eastAsia="Arial"/>
                <w:color w:val="000000" w:themeColor="text1"/>
                <w:szCs w:val="20"/>
              </w:rPr>
              <w:t>No Such derived requirement is applicable.</w:t>
            </w:r>
          </w:p>
        </w:tc>
      </w:tr>
      <w:tr w:rsidR="00A55B53" w:rsidRPr="00123177" w14:paraId="29EF888D"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572CEC7" w14:textId="77777777" w:rsidR="00A55B53" w:rsidRPr="00123177" w:rsidRDefault="00A55B53" w:rsidP="00535342">
            <w:r w:rsidRPr="00123177">
              <w:rPr>
                <w:rFonts w:eastAsia="Arial"/>
                <w:color w:val="000000" w:themeColor="text1"/>
                <w:szCs w:val="20"/>
              </w:rPr>
              <w:t>Access Restrictions</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737F83"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553FC88A"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5565965"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B05F2B" w14:textId="77777777" w:rsidR="00A55B53" w:rsidRPr="00123177" w:rsidRDefault="00A55B53" w:rsidP="00535342">
            <w:pPr>
              <w:rPr>
                <w:rFonts w:eastAsia="Arial"/>
                <w:lang w:val="en-GB"/>
              </w:rPr>
            </w:pPr>
            <w:r w:rsidRPr="00123177">
              <w:rPr>
                <w:rFonts w:eastAsia="Arial"/>
                <w:color w:val="000000" w:themeColor="text1"/>
                <w:szCs w:val="20"/>
              </w:rPr>
              <w:t>NHVDCDCStatus = 0x5 Discharge 400V.</w:t>
            </w:r>
          </w:p>
        </w:tc>
      </w:tr>
      <w:tr w:rsidR="00A55B53" w:rsidRPr="00123177" w14:paraId="17B21AA4"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0AFD40C2"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AA1829" w14:textId="77777777" w:rsidR="00A55B53" w:rsidRPr="00123177" w:rsidRDefault="00A55B53" w:rsidP="00535342">
            <w:r w:rsidRPr="00123177">
              <w:rPr>
                <w:rFonts w:eastAsia="Arial"/>
                <w:color w:val="000000" w:themeColor="text1"/>
              </w:rPr>
              <w:t>power module status confirms as disabled from</w:t>
            </w:r>
          </w:p>
          <w:p w14:paraId="086DB3E4" w14:textId="77777777" w:rsidR="00A55B53" w:rsidRPr="00123177" w:rsidRDefault="00A55B53" w:rsidP="00535342">
            <w:pPr>
              <w:rPr>
                <w:rFonts w:eastAsia="Arial"/>
                <w:color w:val="000000" w:themeColor="text1"/>
              </w:rPr>
            </w:pPr>
            <w:r w:rsidRPr="00123177">
              <w:rPr>
                <w:rFonts w:eastAsia="Arial"/>
                <w:color w:val="000000" w:themeColor="text1"/>
              </w:rPr>
              <w:t>Command to actively discharge 400V side DC Link;</w:t>
            </w:r>
            <w:r w:rsidRPr="00123177">
              <w:br/>
            </w:r>
            <w:r w:rsidRPr="00123177">
              <w:rPr>
                <w:rFonts w:eastAsia="Arial"/>
                <w:color w:val="000000" w:themeColor="text1"/>
              </w:rPr>
              <w:t>NHVDCDCStatus = 0x5 "Discharge 400V"</w:t>
            </w:r>
            <w:r w:rsidRPr="00123177">
              <w:br/>
            </w:r>
            <w:r w:rsidRPr="00123177">
              <w:rPr>
                <w:rFonts w:eastAsia="Arial"/>
                <w:color w:val="000000" w:themeColor="text1"/>
              </w:rPr>
              <w:t>NHVDCDCStatusDebug = 0x8 "Shutdown_AD400V"</w:t>
            </w:r>
          </w:p>
          <w:p w14:paraId="739AE0E1" w14:textId="77777777" w:rsidR="00A55B53" w:rsidRPr="00123177" w:rsidRDefault="00A55B53" w:rsidP="00535342">
            <w:pPr>
              <w:rPr>
                <w:rFonts w:eastAsia="Arial"/>
                <w:lang w:val="en-GB"/>
              </w:rPr>
            </w:pPr>
          </w:p>
        </w:tc>
      </w:tr>
      <w:tr w:rsidR="00A55B53" w:rsidRPr="00123177" w14:paraId="453C9FB6"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6B4C5A5" w14:textId="77777777" w:rsidR="00A55B53" w:rsidRPr="00123177" w:rsidRDefault="00A55B53" w:rsidP="00535342">
            <w:r w:rsidRPr="00123177">
              <w:rPr>
                <w:rFonts w:eastAsia="Arial"/>
                <w:color w:val="000000" w:themeColor="text1"/>
                <w:szCs w:val="20"/>
              </w:rPr>
              <w:t>Process</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0F0A0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HVDCDC shall command to actively discharge the 400V DC link upon the power module status confirms as disabled from [141].</w:t>
            </w:r>
          </w:p>
          <w:p w14:paraId="5C00AC7F" w14:textId="77777777" w:rsidR="00A55B53" w:rsidRPr="00123177" w:rsidRDefault="00A55B53" w:rsidP="00535342">
            <w:r w:rsidRPr="00123177">
              <w:rPr>
                <w:rFonts w:eastAsia="Arial"/>
                <w:color w:val="000000" w:themeColor="text1"/>
                <w:szCs w:val="20"/>
              </w:rPr>
              <w:t xml:space="preserve"> </w:t>
            </w:r>
          </w:p>
          <w:p w14:paraId="20E66AF1" w14:textId="77777777" w:rsidR="00A55B53" w:rsidRPr="00123177" w:rsidRDefault="00A55B53" w:rsidP="00535342">
            <w:r w:rsidRPr="00123177">
              <w:rPr>
                <w:rFonts w:eastAsia="Arial"/>
                <w:color w:val="000000" w:themeColor="text1"/>
                <w:szCs w:val="20"/>
              </w:rPr>
              <w:t>The HVDCDC shall transit to "Active Discharge 400V" state. The HVDCDC shall set NHVDCDCStatus = 0x5 Discharge 400V.</w:t>
            </w:r>
          </w:p>
          <w:p w14:paraId="42A168C2" w14:textId="77777777" w:rsidR="00A55B53" w:rsidRPr="00123177" w:rsidRDefault="00A55B53" w:rsidP="00535342">
            <w:r w:rsidRPr="00123177">
              <w:rPr>
                <w:rFonts w:eastAsia="Arial"/>
                <w:color w:val="000000" w:themeColor="text1"/>
                <w:szCs w:val="20"/>
              </w:rPr>
              <w:t>The HVDCDC shall set NHVDCDCStatusDebug = 0x8 Shutdown_EnableAD400V.</w:t>
            </w:r>
          </w:p>
        </w:tc>
      </w:tr>
      <w:tr w:rsidR="00A55B53" w:rsidRPr="00123177" w14:paraId="7D04E16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1C7DCAA" w14:textId="77777777" w:rsidR="00A55B53" w:rsidRPr="00123177" w:rsidRDefault="00A55B53" w:rsidP="00535342">
            <w:r w:rsidRPr="00123177">
              <w:rPr>
                <w:rFonts w:eastAsia="Arial"/>
                <w:color w:val="000000" w:themeColor="text1"/>
                <w:szCs w:val="20"/>
              </w:rPr>
              <w:t>Mandatory Fields</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692D8A" w14:textId="77777777" w:rsidR="00A55B53" w:rsidRPr="00123177" w:rsidRDefault="00A55B53" w:rsidP="00535342">
            <w:r w:rsidRPr="00123177">
              <w:t>No such mandatory fields is applicable.</w:t>
            </w:r>
          </w:p>
        </w:tc>
      </w:tr>
      <w:tr w:rsidR="00A55B53" w:rsidRPr="00123177" w14:paraId="440D09AE"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F48C15A" w14:textId="77777777" w:rsidR="00A55B53" w:rsidRPr="00123177" w:rsidRDefault="00A55B53" w:rsidP="00535342">
            <w:r w:rsidRPr="00123177">
              <w:rPr>
                <w:rFonts w:eastAsia="Arial"/>
                <w:color w:val="000000" w:themeColor="text1"/>
                <w:szCs w:val="20"/>
              </w:rPr>
              <w:t>Pre-Loaded Values</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2E80B8" w14:textId="77777777" w:rsidR="00A55B53" w:rsidRPr="00123177" w:rsidRDefault="00A55B53" w:rsidP="00535342">
            <w:r w:rsidRPr="00123177">
              <w:t>NHVDCDCStatus = 0x05, NHVDCDCStatusDebug = 0x0A.</w:t>
            </w:r>
          </w:p>
        </w:tc>
      </w:tr>
      <w:tr w:rsidR="00A55B53" w:rsidRPr="00123177" w14:paraId="07F0D17E"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3393532" w14:textId="77777777" w:rsidR="00A55B53" w:rsidRPr="00123177" w:rsidRDefault="00A55B53" w:rsidP="00535342">
            <w:r w:rsidRPr="00123177">
              <w:rPr>
                <w:rFonts w:eastAsia="Arial"/>
                <w:color w:val="000000" w:themeColor="text1"/>
                <w:szCs w:val="20"/>
              </w:rPr>
              <w:t>Default Values</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BAA8F7" w14:textId="77777777" w:rsidR="00A55B53" w:rsidRPr="00123177" w:rsidRDefault="00A55B53" w:rsidP="00535342">
            <w:r w:rsidRPr="00123177">
              <w:rPr>
                <w:szCs w:val="20"/>
              </w:rPr>
              <w:t>Default values shall be applicable with respect to Pre-Loaded Values</w:t>
            </w:r>
          </w:p>
        </w:tc>
      </w:tr>
      <w:tr w:rsidR="00A55B53" w:rsidRPr="00123177" w14:paraId="4CADD11C"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3CA1865F" w14:textId="77777777" w:rsidR="00A55B53" w:rsidRPr="00123177" w:rsidRDefault="00A55B53" w:rsidP="00535342">
            <w:r w:rsidRPr="00123177">
              <w:rPr>
                <w:rFonts w:eastAsia="Arial"/>
                <w:color w:val="000000" w:themeColor="text1"/>
                <w:szCs w:val="20"/>
              </w:rPr>
              <w:t>Valid range of Values</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ACBBD0" w14:textId="77777777" w:rsidR="00A55B53" w:rsidRPr="00123177" w:rsidRDefault="00A55B53" w:rsidP="00535342">
            <w:r w:rsidRPr="00123177">
              <w:rPr>
                <w:rFonts w:eastAsia="Arial"/>
                <w:color w:val="000000" w:themeColor="text1"/>
                <w:szCs w:val="20"/>
              </w:rPr>
              <w:t>Valid range of Values</w:t>
            </w:r>
            <w:r w:rsidRPr="00123177">
              <w:rPr>
                <w:szCs w:val="20"/>
              </w:rPr>
              <w:t xml:space="preserve"> is not applicable</w:t>
            </w:r>
          </w:p>
        </w:tc>
      </w:tr>
      <w:tr w:rsidR="00A55B53" w:rsidRPr="00123177" w14:paraId="7000EA1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33C0201" w14:textId="77777777" w:rsidR="00A55B53" w:rsidRPr="00123177" w:rsidRDefault="00A55B53" w:rsidP="00535342">
            <w:r w:rsidRPr="00123177">
              <w:rPr>
                <w:rFonts w:eastAsia="Arial"/>
                <w:color w:val="000000" w:themeColor="text1"/>
                <w:szCs w:val="20"/>
              </w:rPr>
              <w:lastRenderedPageBreak/>
              <w:t xml:space="preserve">Data Latency Period </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25AA3D" w14:textId="77777777" w:rsidR="00A55B53" w:rsidRPr="00123177" w:rsidRDefault="00A55B53" w:rsidP="00535342">
            <w:r w:rsidRPr="00123177">
              <w:rPr>
                <w:szCs w:val="20"/>
              </w:rPr>
              <w:t>Data latency period is not applicable</w:t>
            </w:r>
          </w:p>
        </w:tc>
      </w:tr>
      <w:tr w:rsidR="00A55B53" w:rsidRPr="00123177" w14:paraId="08025765"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E220910" w14:textId="77777777" w:rsidR="00A55B53" w:rsidRPr="00123177" w:rsidRDefault="00A55B53" w:rsidP="00535342">
            <w:r w:rsidRPr="00123177">
              <w:rPr>
                <w:rFonts w:eastAsia="Arial"/>
                <w:color w:val="000000" w:themeColor="text1"/>
                <w:szCs w:val="20"/>
              </w:rPr>
              <w:t xml:space="preserve">Data Retention Period  </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C2A360" w14:textId="77777777" w:rsidR="00A55B53" w:rsidRPr="00123177" w:rsidRDefault="00A55B53" w:rsidP="00535342">
            <w:r w:rsidRPr="00123177">
              <w:rPr>
                <w:szCs w:val="20"/>
              </w:rPr>
              <w:t>Data Retention period is not applicable.</w:t>
            </w:r>
          </w:p>
        </w:tc>
      </w:tr>
      <w:tr w:rsidR="00A55B53" w:rsidRPr="00123177" w14:paraId="7DC70986"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CDF7609" w14:textId="77777777" w:rsidR="00A55B53" w:rsidRPr="00123177" w:rsidRDefault="00A55B53" w:rsidP="00535342">
            <w:r w:rsidRPr="00123177">
              <w:rPr>
                <w:rFonts w:eastAsia="Arial"/>
                <w:color w:val="000000" w:themeColor="text1"/>
                <w:szCs w:val="20"/>
              </w:rPr>
              <w:t>Data Rate/ &lt;Daily&gt; Number of transaction</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C027E4" w14:textId="77777777" w:rsidR="00A55B53" w:rsidRPr="00123177" w:rsidRDefault="00A55B53" w:rsidP="00535342">
            <w:r w:rsidRPr="00123177">
              <w:rPr>
                <w:szCs w:val="20"/>
              </w:rPr>
              <w:t>Data rate is not applicable.</w:t>
            </w:r>
          </w:p>
        </w:tc>
      </w:tr>
      <w:tr w:rsidR="00A55B53" w:rsidRPr="00123177" w14:paraId="077A3961"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7C5669E" w14:textId="77777777" w:rsidR="00A55B53" w:rsidRPr="00123177" w:rsidRDefault="00A55B53" w:rsidP="00535342">
            <w:r w:rsidRPr="00123177">
              <w:rPr>
                <w:rFonts w:eastAsia="Arial"/>
                <w:color w:val="000000" w:themeColor="text1"/>
                <w:szCs w:val="20"/>
              </w:rPr>
              <w:t>External Events</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FEAEDD" w14:textId="77777777" w:rsidR="00A55B53" w:rsidRPr="00123177" w:rsidRDefault="00A55B53" w:rsidP="00535342">
            <w:r w:rsidRPr="00123177">
              <w:t>NHVDCDCStatus = 0x4 "Disable_power_module" [141]</w:t>
            </w:r>
            <w:r w:rsidRPr="00123177">
              <w:br/>
              <w:t xml:space="preserve"> AND </w:t>
            </w:r>
            <w:r w:rsidRPr="00123177">
              <w:br/>
              <w:t>the power module status confirms as disabled [141]</w:t>
            </w:r>
            <w:r w:rsidRPr="00123177">
              <w:br/>
              <w:t xml:space="preserve"> AND</w:t>
            </w:r>
            <w:r w:rsidRPr="00123177">
              <w:br/>
              <w:t xml:space="preserve"> No Level 2 fault present</w:t>
            </w:r>
          </w:p>
          <w:p w14:paraId="27872A9B" w14:textId="77777777" w:rsidR="00A55B53" w:rsidRPr="00123177" w:rsidRDefault="00A55B53" w:rsidP="00535342"/>
        </w:tc>
      </w:tr>
      <w:tr w:rsidR="00A55B53" w:rsidRPr="00123177" w14:paraId="65B84C8E"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6F7F322" w14:textId="77777777" w:rsidR="00A55B53" w:rsidRPr="00123177" w:rsidRDefault="00A55B53" w:rsidP="00535342">
            <w:r w:rsidRPr="00123177">
              <w:rPr>
                <w:rFonts w:eastAsia="Arial"/>
                <w:color w:val="000000" w:themeColor="text1"/>
                <w:szCs w:val="20"/>
              </w:rPr>
              <w:t>Temporal Events</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3768B3" w14:textId="77777777" w:rsidR="00A55B53" w:rsidRPr="00123177" w:rsidRDefault="00A55B53" w:rsidP="00535342">
            <w:r w:rsidRPr="00123177">
              <w:rPr>
                <w:szCs w:val="20"/>
              </w:rPr>
              <w:t>Temporal event is not applicable.</w:t>
            </w:r>
          </w:p>
        </w:tc>
      </w:tr>
      <w:tr w:rsidR="00A55B53" w:rsidRPr="00123177" w14:paraId="5C30DCFC"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A5DBFE5" w14:textId="77777777" w:rsidR="00A55B53" w:rsidRPr="00123177" w:rsidRDefault="00A55B53" w:rsidP="00535342">
            <w:r w:rsidRPr="00123177">
              <w:rPr>
                <w:rFonts w:eastAsia="Arial"/>
                <w:color w:val="000000" w:themeColor="text1"/>
                <w:szCs w:val="20"/>
              </w:rPr>
              <w:t xml:space="preserve">Validation Rules/ </w:t>
            </w:r>
          </w:p>
          <w:p w14:paraId="2997AC01"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AE66D9"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4FAC6D6B" w14:textId="77777777" w:rsidR="00A55B53" w:rsidRPr="00123177" w:rsidRDefault="00A55B53" w:rsidP="00535342">
            <w:pPr>
              <w:pStyle w:val="TableText"/>
              <w:snapToGrid w:val="0"/>
              <w:rPr>
                <w:rFonts w:eastAsia="Arial"/>
                <w:color w:val="000000" w:themeColor="text1"/>
              </w:rPr>
            </w:pPr>
          </w:p>
          <w:p w14:paraId="24EE92DD" w14:textId="77777777" w:rsidR="00A55B53" w:rsidRPr="00123177" w:rsidRDefault="00A55B53" w:rsidP="00535342">
            <w:pPr>
              <w:pStyle w:val="TableText"/>
              <w:snapToGrid w:val="0"/>
            </w:pPr>
            <w:r w:rsidRPr="00123177">
              <w:rPr>
                <w:rFonts w:eastAsia="Arial"/>
                <w:color w:val="000000" w:themeColor="text1"/>
              </w:rPr>
              <w:t>NHVDCDCStatus = 0x5 "Discharge 400V"</w:t>
            </w:r>
            <w:r w:rsidRPr="00123177">
              <w:br/>
            </w:r>
            <w:r w:rsidRPr="00123177">
              <w:rPr>
                <w:rFonts w:eastAsia="Arial"/>
                <w:color w:val="000000" w:themeColor="text1"/>
              </w:rPr>
              <w:t>NHVDCDCStatusDebug = 0x8 "Shutdown_AD400V"</w:t>
            </w:r>
          </w:p>
          <w:p w14:paraId="6F84FED3" w14:textId="77777777" w:rsidR="00A55B53" w:rsidRPr="00123177" w:rsidRDefault="00A55B53" w:rsidP="00535342"/>
        </w:tc>
      </w:tr>
      <w:tr w:rsidR="00A55B53" w:rsidRPr="00123177" w14:paraId="3CADBA5E"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99AA4F5" w14:textId="77777777" w:rsidR="00A55B53" w:rsidRPr="00123177" w:rsidRDefault="00A55B53" w:rsidP="00535342">
            <w:r w:rsidRPr="00123177">
              <w:rPr>
                <w:rFonts w:eastAsia="Arial"/>
                <w:color w:val="000000" w:themeColor="text1"/>
                <w:szCs w:val="20"/>
              </w:rPr>
              <w:t>Constraints</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B73D0C" w14:textId="77777777" w:rsidR="00A55B53" w:rsidRPr="00123177" w:rsidRDefault="00A55B53" w:rsidP="00535342">
            <w:r w:rsidRPr="00123177">
              <w:rPr>
                <w:szCs w:val="20"/>
              </w:rPr>
              <w:t>Constraints is not applicable.</w:t>
            </w:r>
          </w:p>
        </w:tc>
      </w:tr>
      <w:tr w:rsidR="00A55B53" w:rsidRPr="00123177" w14:paraId="659C074D"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6FD38D26" w14:textId="77777777" w:rsidR="00A55B53" w:rsidRPr="00123177" w:rsidRDefault="00A55B53" w:rsidP="00535342">
            <w:r w:rsidRPr="00123177">
              <w:rPr>
                <w:rFonts w:eastAsia="Arial"/>
                <w:color w:val="000000" w:themeColor="text1"/>
                <w:szCs w:val="20"/>
              </w:rPr>
              <w:t>Effects on other systems/sub system</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DAE551" w14:textId="77777777" w:rsidR="00A55B53" w:rsidRPr="00123177" w:rsidRDefault="00A55B53" w:rsidP="00535342">
            <w:r w:rsidRPr="00123177">
              <w:rPr>
                <w:szCs w:val="20"/>
              </w:rPr>
              <w:t>No effects on other system</w:t>
            </w:r>
          </w:p>
        </w:tc>
      </w:tr>
      <w:tr w:rsidR="00A55B53" w:rsidRPr="00123177" w14:paraId="34DB5C71"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2DD0FBA0" w14:textId="77777777" w:rsidR="00A55B53" w:rsidRPr="00123177" w:rsidRDefault="00A55B53" w:rsidP="00535342">
            <w:r w:rsidRPr="00123177">
              <w:rPr>
                <w:rFonts w:eastAsia="Arial"/>
                <w:color w:val="000000" w:themeColor="text1"/>
                <w:szCs w:val="20"/>
              </w:rPr>
              <w:t>Testability with respect to test environment</w:t>
            </w:r>
          </w:p>
          <w:p w14:paraId="4551FD1F" w14:textId="77777777" w:rsidR="00A55B53" w:rsidRPr="00123177" w:rsidRDefault="00A55B53" w:rsidP="00535342">
            <w:r w:rsidRPr="00123177">
              <w:rPr>
                <w:rFonts w:eastAsia="Arial"/>
                <w:color w:val="000000" w:themeColor="text1"/>
                <w:szCs w:val="20"/>
              </w:rPr>
              <w:t>(Yes/No)</w:t>
            </w:r>
          </w:p>
          <w:p w14:paraId="7568597D"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3DF856" w14:textId="77777777" w:rsidR="00A55B53" w:rsidRPr="00123177" w:rsidRDefault="00A55B53" w:rsidP="00535342">
            <w:pPr>
              <w:pStyle w:val="TableText"/>
              <w:snapToGrid w:val="0"/>
            </w:pPr>
            <w:r w:rsidRPr="00123177">
              <w:t>YES</w:t>
            </w:r>
          </w:p>
          <w:p w14:paraId="476CD2AF" w14:textId="77777777" w:rsidR="00A55B53" w:rsidRPr="00123177" w:rsidRDefault="00A55B53" w:rsidP="00535342"/>
        </w:tc>
      </w:tr>
      <w:tr w:rsidR="00A55B53" w:rsidRPr="00123177" w14:paraId="3F6FEF7B"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5E761EDC" w14:textId="77777777" w:rsidR="00A55B53" w:rsidRPr="00123177" w:rsidRDefault="00A55B53" w:rsidP="00535342">
            <w:r w:rsidRPr="00123177">
              <w:rPr>
                <w:rFonts w:eastAsia="Arial"/>
                <w:color w:val="000000" w:themeColor="text1"/>
                <w:szCs w:val="20"/>
              </w:rPr>
              <w:t>Feasible within project constraints</w:t>
            </w:r>
          </w:p>
          <w:p w14:paraId="748AC685" w14:textId="77777777" w:rsidR="00A55B53" w:rsidRPr="00123177" w:rsidRDefault="00A55B53" w:rsidP="00535342">
            <w:r w:rsidRPr="00123177">
              <w:rPr>
                <w:rFonts w:eastAsia="Arial"/>
                <w:color w:val="000000" w:themeColor="text1"/>
                <w:szCs w:val="20"/>
              </w:rPr>
              <w:t>(Yes/No)</w:t>
            </w:r>
          </w:p>
          <w:p w14:paraId="0AEECC0A"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164885" w14:textId="77777777" w:rsidR="00A55B53" w:rsidRPr="00123177" w:rsidRDefault="00A55B53" w:rsidP="00535342">
            <w:pPr>
              <w:pStyle w:val="TableText"/>
              <w:snapToGrid w:val="0"/>
            </w:pPr>
            <w:r w:rsidRPr="00123177">
              <w:t>YES</w:t>
            </w:r>
          </w:p>
          <w:p w14:paraId="1FE8C23A" w14:textId="77777777" w:rsidR="00A55B53" w:rsidRPr="00123177" w:rsidRDefault="00A55B53" w:rsidP="00535342"/>
        </w:tc>
      </w:tr>
      <w:tr w:rsidR="00A55B53" w:rsidRPr="00123177" w14:paraId="7EB17462"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4443154E" w14:textId="77777777" w:rsidR="00A55B53" w:rsidRPr="00123177" w:rsidRDefault="00A55B53" w:rsidP="00535342">
            <w:r w:rsidRPr="00123177">
              <w:rPr>
                <w:rFonts w:eastAsia="Arial"/>
                <w:color w:val="000000" w:themeColor="text1"/>
                <w:szCs w:val="20"/>
              </w:rPr>
              <w:t>Critical</w:t>
            </w:r>
          </w:p>
          <w:p w14:paraId="5C952016" w14:textId="77777777" w:rsidR="00A55B53" w:rsidRPr="00123177" w:rsidRDefault="00A55B53" w:rsidP="00535342">
            <w:r w:rsidRPr="00123177">
              <w:rPr>
                <w:rFonts w:eastAsia="Arial"/>
                <w:color w:val="000000" w:themeColor="text1"/>
                <w:szCs w:val="20"/>
              </w:rPr>
              <w:t>(Yes/No)</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FCC228" w14:textId="77777777" w:rsidR="00A55B53" w:rsidRPr="00123177" w:rsidRDefault="00A55B53" w:rsidP="00535342">
            <w:r w:rsidRPr="00123177">
              <w:t>YES</w:t>
            </w:r>
          </w:p>
        </w:tc>
      </w:tr>
      <w:tr w:rsidR="00A55B53" w:rsidRPr="00123177" w14:paraId="09A14B97" w14:textId="77777777" w:rsidTr="00535342">
        <w:trPr>
          <w:trHeight w:val="300"/>
        </w:trPr>
        <w:tc>
          <w:tcPr>
            <w:tcW w:w="2022" w:type="dxa"/>
            <w:tcBorders>
              <w:top w:val="single" w:sz="8" w:space="0" w:color="000000" w:themeColor="text1"/>
              <w:left w:val="single" w:sz="8" w:space="0" w:color="000000" w:themeColor="text1"/>
              <w:bottom w:val="single" w:sz="8" w:space="0" w:color="000000" w:themeColor="text1"/>
              <w:right w:val="nil"/>
            </w:tcBorders>
          </w:tcPr>
          <w:p w14:paraId="78CADD77" w14:textId="77777777" w:rsidR="00A55B53" w:rsidRPr="00123177" w:rsidRDefault="00A55B53" w:rsidP="00535342">
            <w:pPr>
              <w:rPr>
                <w:rFonts w:eastAsia="Arial"/>
                <w:color w:val="000000" w:themeColor="text1"/>
                <w:szCs w:val="20"/>
              </w:rPr>
            </w:pPr>
            <w:r w:rsidRPr="00123177">
              <w:t>Acceptance Criteria</w:t>
            </w:r>
          </w:p>
        </w:tc>
        <w:tc>
          <w:tcPr>
            <w:tcW w:w="7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9F26D4" w14:textId="77777777" w:rsidR="00A55B53" w:rsidRPr="00123177" w:rsidRDefault="00A55B53" w:rsidP="00535342">
            <w:r w:rsidRPr="00123177">
              <w:t>Acceptance Criteria for this requirement should be as per SECTION-6 ACCEPTANCE CRITERIA</w:t>
            </w:r>
          </w:p>
        </w:tc>
      </w:tr>
    </w:tbl>
    <w:p w14:paraId="0BDD98A8" w14:textId="77777777" w:rsidR="00A55B53" w:rsidRPr="00123177" w:rsidRDefault="00A55B53" w:rsidP="00A55B53">
      <w:pPr>
        <w:pStyle w:val="BodyText"/>
        <w:ind w:left="1440"/>
      </w:pPr>
    </w:p>
    <w:p w14:paraId="4F360C5E" w14:textId="77777777" w:rsidR="00A55B53" w:rsidRPr="00123177" w:rsidRDefault="00A55B53" w:rsidP="00A55B53">
      <w:pPr>
        <w:pStyle w:val="Heading4"/>
      </w:pPr>
      <w:r w:rsidRPr="00123177">
        <w:t>Requirement for a command to disable the power module.</w:t>
      </w:r>
    </w:p>
    <w:tbl>
      <w:tblPr>
        <w:tblW w:w="9276" w:type="dxa"/>
        <w:tblInd w:w="103" w:type="dxa"/>
        <w:tblLook w:val="06A0" w:firstRow="1" w:lastRow="0" w:firstColumn="1" w:lastColumn="0" w:noHBand="1" w:noVBand="1"/>
      </w:tblPr>
      <w:tblGrid>
        <w:gridCol w:w="1783"/>
        <w:gridCol w:w="7493"/>
      </w:tblGrid>
      <w:tr w:rsidR="00A55B53" w:rsidRPr="00123177" w14:paraId="5A3C854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678559D9" w14:textId="77777777" w:rsidR="00A55B53" w:rsidRPr="00123177" w:rsidRDefault="00A55B53" w:rsidP="00535342">
            <w:r w:rsidRPr="00123177">
              <w:rPr>
                <w:rFonts w:eastAsia="Arial"/>
                <w:b/>
                <w:bCs/>
                <w:color w:val="000000" w:themeColor="text1"/>
                <w:szCs w:val="20"/>
              </w:rPr>
              <w:t>Term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1D4C2A9" w14:textId="77777777" w:rsidR="00A55B53" w:rsidRPr="00123177" w:rsidRDefault="00A55B53" w:rsidP="00535342">
            <w:r w:rsidRPr="00123177">
              <w:rPr>
                <w:rFonts w:eastAsia="Arial"/>
                <w:b/>
                <w:bCs/>
                <w:color w:val="000000" w:themeColor="text1"/>
                <w:szCs w:val="20"/>
              </w:rPr>
              <w:t>Description</w:t>
            </w:r>
          </w:p>
        </w:tc>
      </w:tr>
      <w:tr w:rsidR="00A55B53" w:rsidRPr="00123177" w14:paraId="4FDFEC37"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ED2550E" w14:textId="77777777" w:rsidR="00A55B53" w:rsidRPr="00123177" w:rsidRDefault="00A55B53" w:rsidP="00535342">
            <w:r w:rsidRPr="00123177">
              <w:rPr>
                <w:rFonts w:eastAsia="Arial"/>
                <w:color w:val="000000" w:themeColor="text1"/>
                <w:szCs w:val="20"/>
              </w:rPr>
              <w:t>REQ ID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15DD84" w14:textId="77777777" w:rsidR="00A55B53" w:rsidRPr="00123177" w:rsidRDefault="00A55B53" w:rsidP="00535342">
            <w:r w:rsidRPr="00123177">
              <w:rPr>
                <w:rFonts w:eastAsia="Arial"/>
                <w:color w:val="000000" w:themeColor="text1"/>
                <w:szCs w:val="20"/>
              </w:rPr>
              <w:t>SWRS_PMCID_10</w:t>
            </w:r>
          </w:p>
        </w:tc>
      </w:tr>
      <w:tr w:rsidR="00A55B53" w:rsidRPr="00123177" w14:paraId="326AA771"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C75DCF6" w14:textId="77777777" w:rsidR="00A55B53" w:rsidRPr="00123177" w:rsidRDefault="00A55B53" w:rsidP="00535342">
            <w:pPr>
              <w:pStyle w:val="TableText"/>
            </w:pPr>
            <w:r w:rsidRPr="00123177">
              <w:t>Customer Req ID</w:t>
            </w:r>
          </w:p>
          <w:p w14:paraId="30AAA12F" w14:textId="77777777" w:rsidR="00A55B53" w:rsidRPr="00123177" w:rsidRDefault="00A55B53" w:rsidP="00535342">
            <w:pPr>
              <w:rPr>
                <w:rFonts w:eastAsia="Arial"/>
                <w:color w:val="000000" w:themeColor="text1"/>
              </w:rPr>
            </w:pP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F65D6C" w14:textId="77777777" w:rsidR="00A55B53" w:rsidRPr="00123177" w:rsidRDefault="00A55B53" w:rsidP="00535342">
            <w:r w:rsidRPr="00123177">
              <w:rPr>
                <w:rFonts w:ascii="Calibri" w:eastAsia="Calibri" w:hAnsi="Calibri" w:cs="Calibri"/>
                <w:color w:val="000000" w:themeColor="text1"/>
                <w:sz w:val="22"/>
                <w:szCs w:val="22"/>
              </w:rPr>
              <w:t>SDS-HVDCDC-153</w:t>
            </w:r>
          </w:p>
        </w:tc>
      </w:tr>
      <w:tr w:rsidR="00A55B53" w:rsidRPr="00123177" w14:paraId="7B6CEA98"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40A65E29" w14:textId="77777777" w:rsidR="00A55B53" w:rsidRPr="00123177" w:rsidRDefault="00A55B53" w:rsidP="00535342">
            <w:pPr>
              <w:pStyle w:val="TableText"/>
              <w:snapToGrid w:val="0"/>
            </w:pPr>
            <w:r w:rsidRPr="00123177">
              <w:t>Milestone</w:t>
            </w:r>
          </w:p>
        </w:tc>
        <w:tc>
          <w:tcPr>
            <w:tcW w:w="7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772901" w14:textId="77777777" w:rsidR="00A55B53" w:rsidRPr="00123177" w:rsidRDefault="00A55B53" w:rsidP="00535342">
            <w:pPr>
              <w:pStyle w:val="TableText"/>
              <w:snapToGrid w:val="0"/>
            </w:pPr>
            <w:r w:rsidRPr="00123177">
              <w:t>A-Sample/PF1.0</w:t>
            </w:r>
          </w:p>
        </w:tc>
      </w:tr>
      <w:tr w:rsidR="00A55B53" w:rsidRPr="00123177" w14:paraId="7A31C7D0"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1C70C441"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25AEFB" w14:textId="77777777" w:rsidR="00A55B53" w:rsidRPr="00123177" w:rsidRDefault="00A55B53" w:rsidP="00535342">
            <w:r w:rsidRPr="00123177">
              <w:rPr>
                <w:rFonts w:eastAsia="Arial"/>
                <w:color w:val="000000" w:themeColor="text1"/>
              </w:rPr>
              <w:t>The HVDCDC shall command to disable the power module after the status of the 400V active discharge switch confirms to be open from or a calibratable period of time has passed since .</w:t>
            </w:r>
          </w:p>
          <w:p w14:paraId="19B6A3F5" w14:textId="77777777" w:rsidR="00A55B53" w:rsidRPr="00123177" w:rsidRDefault="00A55B53" w:rsidP="00535342"/>
          <w:p w14:paraId="0EBCC081" w14:textId="77777777" w:rsidR="00A55B53" w:rsidRPr="00123177" w:rsidRDefault="00A55B53" w:rsidP="00535342">
            <w:r w:rsidRPr="00123177">
              <w:t>The HVDCDC shall set NHVDCDCStatusDebug = 0xE "Faulty_DisablePM".</w:t>
            </w:r>
          </w:p>
        </w:tc>
      </w:tr>
      <w:tr w:rsidR="00A55B53" w:rsidRPr="00123177" w14:paraId="3A4BCBC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2CB642E" w14:textId="77777777" w:rsidR="00A55B53" w:rsidRPr="00123177" w:rsidRDefault="00A55B53" w:rsidP="00535342">
            <w:r w:rsidRPr="00123177">
              <w:rPr>
                <w:rFonts w:eastAsia="Arial"/>
                <w:color w:val="000000" w:themeColor="text1"/>
                <w:szCs w:val="20"/>
              </w:rPr>
              <w:t xml:space="preserve">Derived Requirement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CF2F06" w14:textId="77777777" w:rsidR="00A55B53" w:rsidRPr="00123177" w:rsidRDefault="00A55B53" w:rsidP="00535342">
            <w:r w:rsidRPr="00123177">
              <w:rPr>
                <w:rFonts w:eastAsia="Arial"/>
                <w:color w:val="000000" w:themeColor="text1"/>
                <w:szCs w:val="20"/>
              </w:rPr>
              <w:t>No Such derived requirement is applicable.</w:t>
            </w:r>
          </w:p>
        </w:tc>
      </w:tr>
      <w:tr w:rsidR="00A55B53" w:rsidRPr="00123177" w14:paraId="1FB8DF0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8D46509" w14:textId="77777777" w:rsidR="00A55B53" w:rsidRPr="00123177" w:rsidRDefault="00A55B53" w:rsidP="00535342">
            <w:r w:rsidRPr="00123177">
              <w:rPr>
                <w:rFonts w:eastAsia="Arial"/>
                <w:color w:val="000000" w:themeColor="text1"/>
                <w:szCs w:val="20"/>
              </w:rPr>
              <w:t>Access Restrictions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34CD67"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736AE4C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250FDFE"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2CA2B5" w14:textId="77777777" w:rsidR="00A55B53" w:rsidRPr="00123177" w:rsidRDefault="00A55B53" w:rsidP="00535342">
            <w:r w:rsidRPr="00123177">
              <w:rPr>
                <w:rFonts w:eastAsia="Arial"/>
                <w:color w:val="000000" w:themeColor="text1"/>
                <w:szCs w:val="20"/>
              </w:rPr>
              <w:t>NHVDCDCStatusDebug = 0xE "Faulty_DisablePM"</w:t>
            </w:r>
          </w:p>
        </w:tc>
      </w:tr>
      <w:tr w:rsidR="00A55B53" w:rsidRPr="00123177" w14:paraId="6B55ECD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6D68246"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50A041" w14:textId="77777777" w:rsidR="00A55B53" w:rsidRPr="00123177" w:rsidRDefault="00A55B53" w:rsidP="00535342">
            <w:r w:rsidRPr="00123177">
              <w:rPr>
                <w:rFonts w:eastAsia="Arial"/>
                <w:color w:val="000000" w:themeColor="text1"/>
              </w:rPr>
              <w:t xml:space="preserve"> Disable_power_module.</w:t>
            </w:r>
          </w:p>
          <w:p w14:paraId="0620BBE0" w14:textId="77777777" w:rsidR="00A55B53" w:rsidRPr="00123177" w:rsidRDefault="00A55B53" w:rsidP="00535342">
            <w:pPr>
              <w:rPr>
                <w:rFonts w:eastAsia="Arial"/>
                <w:color w:val="000000" w:themeColor="text1"/>
              </w:rPr>
            </w:pPr>
          </w:p>
          <w:p w14:paraId="30D4472F" w14:textId="77777777" w:rsidR="00A55B53" w:rsidRPr="00123177" w:rsidRDefault="00A55B53" w:rsidP="00535342">
            <w:pPr>
              <w:rPr>
                <w:rFonts w:eastAsia="Arial"/>
                <w:color w:val="000000" w:themeColor="text1"/>
              </w:rPr>
            </w:pPr>
            <w:r w:rsidRPr="00123177">
              <w:rPr>
                <w:rFonts w:eastAsia="Arial"/>
                <w:color w:val="000000" w:themeColor="text1"/>
              </w:rPr>
              <w:t>Disable the converter power module;</w:t>
            </w:r>
            <w:r w:rsidRPr="00123177">
              <w:br/>
            </w:r>
            <w:r w:rsidRPr="00123177">
              <w:rPr>
                <w:rFonts w:eastAsia="Arial"/>
                <w:color w:val="000000" w:themeColor="text1"/>
              </w:rPr>
              <w:t xml:space="preserve"> NHVDCDCStatusDebug = 0xE "Faulty_DisablePM"</w:t>
            </w:r>
          </w:p>
          <w:p w14:paraId="5ABBA280" w14:textId="77777777" w:rsidR="00A55B53" w:rsidRPr="00123177" w:rsidRDefault="00A55B53" w:rsidP="00535342">
            <w:pPr>
              <w:rPr>
                <w:rFonts w:eastAsia="Arial"/>
                <w:color w:val="000000" w:themeColor="text1"/>
              </w:rPr>
            </w:pPr>
          </w:p>
        </w:tc>
      </w:tr>
      <w:tr w:rsidR="00A55B53" w:rsidRPr="00123177" w14:paraId="5ABD9AE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A6B632C" w14:textId="77777777" w:rsidR="00A55B53" w:rsidRPr="00123177" w:rsidRDefault="00A55B53" w:rsidP="00535342">
            <w:r w:rsidRPr="00123177">
              <w:rPr>
                <w:rFonts w:eastAsia="Arial"/>
                <w:color w:val="000000" w:themeColor="text1"/>
                <w:szCs w:val="20"/>
              </w:rPr>
              <w:t>Process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C86706" w14:textId="77777777" w:rsidR="00A55B53" w:rsidRPr="00123177" w:rsidRDefault="00A55B53" w:rsidP="00535342">
            <w:pPr>
              <w:rPr>
                <w:rFonts w:eastAsia="Arial"/>
                <w:color w:val="000000" w:themeColor="text1"/>
              </w:rPr>
            </w:pPr>
            <w:r w:rsidRPr="00123177">
              <w:rPr>
                <w:rFonts w:eastAsia="Arial"/>
                <w:color w:val="000000" w:themeColor="text1"/>
              </w:rPr>
              <w:t>The HVDCDC shall command to disable the power module after the status of the 400V active discharge switch confirms to be open from [152] or a calibratable period of time has passed since [152].</w:t>
            </w:r>
          </w:p>
          <w:p w14:paraId="77253B6D" w14:textId="77777777" w:rsidR="00A55B53" w:rsidRPr="00123177" w:rsidRDefault="00A55B53" w:rsidP="00535342">
            <w:r w:rsidRPr="00123177">
              <w:rPr>
                <w:rFonts w:eastAsia="Arial"/>
                <w:color w:val="000000" w:themeColor="text1"/>
              </w:rPr>
              <w:t xml:space="preserve"> </w:t>
            </w:r>
          </w:p>
          <w:p w14:paraId="6A65B42A" w14:textId="77777777" w:rsidR="00A55B53" w:rsidRPr="00123177" w:rsidRDefault="00A55B53" w:rsidP="00535342">
            <w:r w:rsidRPr="00123177">
              <w:rPr>
                <w:rFonts w:eastAsia="Arial"/>
                <w:color w:val="000000" w:themeColor="text1"/>
              </w:rPr>
              <w:t>The HVDCDC shall set NHVDCDCStatusDebug = 0xE "Faulty_DisablePM".</w:t>
            </w:r>
          </w:p>
        </w:tc>
      </w:tr>
      <w:tr w:rsidR="00A55B53" w:rsidRPr="00123177" w14:paraId="6B8A015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6ED76FA" w14:textId="77777777" w:rsidR="00A55B53" w:rsidRPr="00123177" w:rsidRDefault="00A55B53" w:rsidP="00535342">
            <w:r w:rsidRPr="00123177">
              <w:rPr>
                <w:rFonts w:eastAsia="Arial"/>
                <w:color w:val="000000" w:themeColor="text1"/>
                <w:szCs w:val="20"/>
              </w:rPr>
              <w:t>Mandatory Fields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FA187B" w14:textId="77777777" w:rsidR="00A55B53" w:rsidRPr="00123177" w:rsidRDefault="00A55B53" w:rsidP="00535342">
            <w:r w:rsidRPr="00123177">
              <w:t>No such mandatory fields is applicable.</w:t>
            </w:r>
          </w:p>
        </w:tc>
      </w:tr>
      <w:tr w:rsidR="00A55B53" w:rsidRPr="00123177" w14:paraId="1B04405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86284EE" w14:textId="77777777" w:rsidR="00A55B53" w:rsidRPr="00123177" w:rsidRDefault="00A55B53" w:rsidP="00535342">
            <w:r w:rsidRPr="00123177">
              <w:rPr>
                <w:rFonts w:eastAsia="Arial"/>
                <w:color w:val="000000" w:themeColor="text1"/>
                <w:szCs w:val="20"/>
              </w:rPr>
              <w:t>Pre-Loaded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9270F4" w14:textId="77777777" w:rsidR="00A55B53" w:rsidRPr="00123177" w:rsidRDefault="00A55B53" w:rsidP="00535342">
            <w:r w:rsidRPr="00123177">
              <w:t>NHVDCDCStatus = 0x06, NHVDCDCStatusDebug = 0x0D.</w:t>
            </w:r>
          </w:p>
        </w:tc>
      </w:tr>
      <w:tr w:rsidR="00A55B53" w:rsidRPr="00123177" w14:paraId="2ADD0E6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D24510D" w14:textId="77777777" w:rsidR="00A55B53" w:rsidRPr="00123177" w:rsidRDefault="00A55B53" w:rsidP="00535342">
            <w:r w:rsidRPr="00123177">
              <w:rPr>
                <w:rFonts w:eastAsia="Arial"/>
                <w:color w:val="000000" w:themeColor="text1"/>
                <w:szCs w:val="20"/>
              </w:rPr>
              <w:t>Default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46093C" w14:textId="77777777" w:rsidR="00A55B53" w:rsidRPr="00123177" w:rsidRDefault="00A55B53" w:rsidP="00535342">
            <w:r w:rsidRPr="00123177">
              <w:rPr>
                <w:szCs w:val="20"/>
              </w:rPr>
              <w:t>Default values shall be applicable with respect to Pre-Loaded Values</w:t>
            </w:r>
          </w:p>
        </w:tc>
      </w:tr>
      <w:tr w:rsidR="00A55B53" w:rsidRPr="00123177" w14:paraId="36939C5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D7E4375" w14:textId="77777777" w:rsidR="00A55B53" w:rsidRPr="00123177" w:rsidRDefault="00A55B53" w:rsidP="00535342">
            <w:r w:rsidRPr="00123177">
              <w:rPr>
                <w:rFonts w:eastAsia="Arial"/>
                <w:color w:val="000000" w:themeColor="text1"/>
                <w:szCs w:val="20"/>
              </w:rPr>
              <w:t>Valid range of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EEC8A0" w14:textId="77777777" w:rsidR="00A55B53" w:rsidRPr="00123177" w:rsidRDefault="00A55B53" w:rsidP="00535342">
            <w:r w:rsidRPr="00123177">
              <w:rPr>
                <w:rFonts w:eastAsia="Arial"/>
                <w:color w:val="000000" w:themeColor="text1"/>
                <w:szCs w:val="20"/>
              </w:rPr>
              <w:t>Valid range of Values</w:t>
            </w:r>
            <w:r w:rsidRPr="00123177">
              <w:rPr>
                <w:szCs w:val="20"/>
              </w:rPr>
              <w:t xml:space="preserve"> is not applicable</w:t>
            </w:r>
          </w:p>
        </w:tc>
      </w:tr>
      <w:tr w:rsidR="00A55B53" w:rsidRPr="00123177" w14:paraId="5F8A60E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7E14C9B" w14:textId="77777777" w:rsidR="00A55B53" w:rsidRPr="00123177" w:rsidRDefault="00A55B53" w:rsidP="00535342">
            <w:r w:rsidRPr="00123177">
              <w:rPr>
                <w:rFonts w:eastAsia="Arial"/>
                <w:color w:val="000000" w:themeColor="text1"/>
                <w:szCs w:val="20"/>
              </w:rPr>
              <w:t xml:space="preserve">Data Latency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44CD71" w14:textId="77777777" w:rsidR="00A55B53" w:rsidRPr="00123177" w:rsidRDefault="00A55B53" w:rsidP="00535342">
            <w:r w:rsidRPr="00123177">
              <w:rPr>
                <w:szCs w:val="20"/>
              </w:rPr>
              <w:t>Data latency period is not applicable</w:t>
            </w:r>
          </w:p>
        </w:tc>
      </w:tr>
      <w:tr w:rsidR="00A55B53" w:rsidRPr="00123177" w14:paraId="79F6C2E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AB4A408" w14:textId="77777777" w:rsidR="00A55B53" w:rsidRPr="00123177" w:rsidRDefault="00A55B53" w:rsidP="00535342">
            <w:r w:rsidRPr="00123177">
              <w:rPr>
                <w:rFonts w:eastAsia="Arial"/>
                <w:color w:val="000000" w:themeColor="text1"/>
                <w:szCs w:val="20"/>
              </w:rPr>
              <w:t xml:space="preserve">Data Retention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05BB7E" w14:textId="77777777" w:rsidR="00A55B53" w:rsidRPr="00123177" w:rsidRDefault="00A55B53" w:rsidP="00535342">
            <w:r w:rsidRPr="00123177">
              <w:rPr>
                <w:szCs w:val="20"/>
              </w:rPr>
              <w:t>Data Retention period is not applicable.</w:t>
            </w:r>
          </w:p>
        </w:tc>
      </w:tr>
      <w:tr w:rsidR="00A55B53" w:rsidRPr="00123177" w14:paraId="154B7A1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A9F70CF" w14:textId="77777777" w:rsidR="00A55B53" w:rsidRPr="00123177" w:rsidRDefault="00A55B53" w:rsidP="00535342">
            <w:r w:rsidRPr="00123177">
              <w:rPr>
                <w:rFonts w:eastAsia="Arial"/>
                <w:color w:val="000000" w:themeColor="text1"/>
                <w:szCs w:val="20"/>
              </w:rPr>
              <w:t>Data Rate/ &lt;Daily&gt; Number of transaction</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B76FDF" w14:textId="77777777" w:rsidR="00A55B53" w:rsidRPr="00123177" w:rsidRDefault="00A55B53" w:rsidP="00535342">
            <w:r w:rsidRPr="00123177">
              <w:rPr>
                <w:szCs w:val="20"/>
              </w:rPr>
              <w:t>Data rate is not applicable.</w:t>
            </w:r>
          </w:p>
        </w:tc>
      </w:tr>
      <w:tr w:rsidR="00A55B53" w:rsidRPr="00123177" w14:paraId="7DF6002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B982B37" w14:textId="77777777" w:rsidR="00A55B53" w:rsidRPr="00123177" w:rsidRDefault="00A55B53" w:rsidP="00535342">
            <w:r w:rsidRPr="00123177">
              <w:rPr>
                <w:rFonts w:eastAsia="Arial"/>
                <w:color w:val="000000" w:themeColor="text1"/>
                <w:szCs w:val="20"/>
              </w:rPr>
              <w:lastRenderedPageBreak/>
              <w:t>External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BE8271" w14:textId="77777777" w:rsidR="00A55B53" w:rsidRPr="00123177" w:rsidRDefault="00A55B53" w:rsidP="00535342">
            <w:r w:rsidRPr="00123177">
              <w:t>the status of the 400V active discharge switch confirms to be open [152]</w:t>
            </w:r>
            <w:r w:rsidRPr="00123177">
              <w:br/>
              <w:t xml:space="preserve"> OR</w:t>
            </w:r>
            <w:r w:rsidRPr="00123177">
              <w:br/>
              <w:t xml:space="preserve"> HVDCDC_CAL sec has passed since [152]</w:t>
            </w:r>
          </w:p>
          <w:p w14:paraId="129F225D" w14:textId="77777777" w:rsidR="00A55B53" w:rsidRPr="00123177" w:rsidRDefault="00A55B53" w:rsidP="00535342"/>
        </w:tc>
      </w:tr>
      <w:tr w:rsidR="00A55B53" w:rsidRPr="00123177" w14:paraId="5CB39DB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171DFF7" w14:textId="77777777" w:rsidR="00A55B53" w:rsidRPr="00123177" w:rsidRDefault="00A55B53" w:rsidP="00535342">
            <w:r w:rsidRPr="00123177">
              <w:rPr>
                <w:rFonts w:eastAsia="Arial"/>
                <w:color w:val="000000" w:themeColor="text1"/>
                <w:szCs w:val="20"/>
              </w:rPr>
              <w:t>Temporal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A9FF4A" w14:textId="77777777" w:rsidR="00A55B53" w:rsidRPr="00123177" w:rsidRDefault="00A55B53" w:rsidP="00535342">
            <w:r w:rsidRPr="00123177">
              <w:rPr>
                <w:szCs w:val="20"/>
              </w:rPr>
              <w:t>Temporal event is not applicable.</w:t>
            </w:r>
          </w:p>
        </w:tc>
      </w:tr>
      <w:tr w:rsidR="00A55B53" w:rsidRPr="00123177" w14:paraId="44E03A4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1B540AD" w14:textId="77777777" w:rsidR="00A55B53" w:rsidRPr="00123177" w:rsidRDefault="00A55B53" w:rsidP="00535342">
            <w:r w:rsidRPr="00123177">
              <w:rPr>
                <w:rFonts w:eastAsia="Arial"/>
                <w:color w:val="000000" w:themeColor="text1"/>
                <w:szCs w:val="20"/>
              </w:rPr>
              <w:t xml:space="preserve">Validation Rules/ </w:t>
            </w:r>
          </w:p>
          <w:p w14:paraId="517F2196"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38515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C94FB8D" w14:textId="77777777" w:rsidR="00A55B53" w:rsidRPr="00123177" w:rsidRDefault="00A55B53" w:rsidP="00535342">
            <w:pPr>
              <w:rPr>
                <w:rFonts w:eastAsia="Arial"/>
                <w:color w:val="000000" w:themeColor="text1"/>
              </w:rPr>
            </w:pPr>
          </w:p>
          <w:p w14:paraId="6A83299C" w14:textId="77777777" w:rsidR="00A55B53" w:rsidRPr="00123177" w:rsidRDefault="00A55B53" w:rsidP="00535342">
            <w:r w:rsidRPr="00123177">
              <w:rPr>
                <w:rFonts w:eastAsia="Arial"/>
                <w:color w:val="000000" w:themeColor="text1"/>
              </w:rPr>
              <w:t>NHVDCDCStatusDebug = 0xE "Faulty_DisablePM"</w:t>
            </w:r>
          </w:p>
        </w:tc>
      </w:tr>
      <w:tr w:rsidR="00A55B53" w:rsidRPr="00123177" w14:paraId="7D91098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927E817" w14:textId="77777777" w:rsidR="00A55B53" w:rsidRPr="00123177" w:rsidRDefault="00A55B53" w:rsidP="00535342">
            <w:r w:rsidRPr="00123177">
              <w:rPr>
                <w:rFonts w:eastAsia="Arial"/>
                <w:color w:val="000000" w:themeColor="text1"/>
                <w:szCs w:val="20"/>
              </w:rPr>
              <w:t>Constraints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FFACB2" w14:textId="77777777" w:rsidR="00A55B53" w:rsidRPr="00123177" w:rsidRDefault="00A55B53" w:rsidP="00535342">
            <w:r w:rsidRPr="00123177">
              <w:rPr>
                <w:szCs w:val="20"/>
              </w:rPr>
              <w:t>Constraints is not applicable.</w:t>
            </w:r>
          </w:p>
        </w:tc>
      </w:tr>
      <w:tr w:rsidR="00A55B53" w:rsidRPr="00123177" w14:paraId="664F832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0281461" w14:textId="77777777" w:rsidR="00A55B53" w:rsidRPr="00123177" w:rsidRDefault="00A55B53" w:rsidP="00535342">
            <w:r w:rsidRPr="00123177">
              <w:rPr>
                <w:rFonts w:eastAsia="Arial"/>
                <w:color w:val="000000" w:themeColor="text1"/>
                <w:szCs w:val="20"/>
              </w:rPr>
              <w:t>Effects on other systems/sub system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A2A2E1" w14:textId="77777777" w:rsidR="00A55B53" w:rsidRPr="00123177" w:rsidRDefault="00A55B53" w:rsidP="00535342">
            <w:r w:rsidRPr="00123177">
              <w:rPr>
                <w:szCs w:val="20"/>
              </w:rPr>
              <w:t>No effects on other system</w:t>
            </w:r>
          </w:p>
        </w:tc>
      </w:tr>
      <w:tr w:rsidR="00A55B53" w:rsidRPr="00123177" w14:paraId="77693A5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36855B4" w14:textId="77777777" w:rsidR="00A55B53" w:rsidRPr="00123177" w:rsidRDefault="00A55B53" w:rsidP="00535342">
            <w:r w:rsidRPr="00123177">
              <w:rPr>
                <w:rFonts w:eastAsia="Arial"/>
                <w:color w:val="000000" w:themeColor="text1"/>
                <w:szCs w:val="20"/>
              </w:rPr>
              <w:t>Testability with respect to test environment</w:t>
            </w:r>
          </w:p>
          <w:p w14:paraId="24AC93A3" w14:textId="77777777" w:rsidR="00A55B53" w:rsidRPr="00123177" w:rsidRDefault="00A55B53" w:rsidP="00535342">
            <w:r w:rsidRPr="00123177">
              <w:rPr>
                <w:rFonts w:eastAsia="Arial"/>
                <w:color w:val="000000" w:themeColor="text1"/>
                <w:szCs w:val="20"/>
              </w:rPr>
              <w:t>(Yes/No)</w:t>
            </w:r>
          </w:p>
          <w:p w14:paraId="0BA8A55E"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DCAFC2" w14:textId="77777777" w:rsidR="00A55B53" w:rsidRPr="00123177" w:rsidRDefault="00A55B53" w:rsidP="00535342">
            <w:pPr>
              <w:pStyle w:val="TableText"/>
              <w:snapToGrid w:val="0"/>
            </w:pPr>
            <w:r w:rsidRPr="00123177">
              <w:t>YES</w:t>
            </w:r>
          </w:p>
          <w:p w14:paraId="304F908D" w14:textId="77777777" w:rsidR="00A55B53" w:rsidRPr="00123177" w:rsidRDefault="00A55B53" w:rsidP="00535342"/>
        </w:tc>
      </w:tr>
      <w:tr w:rsidR="00A55B53" w:rsidRPr="00123177" w14:paraId="70F5D1B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AF07354" w14:textId="77777777" w:rsidR="00A55B53" w:rsidRPr="00123177" w:rsidRDefault="00A55B53" w:rsidP="00535342">
            <w:r w:rsidRPr="00123177">
              <w:rPr>
                <w:rFonts w:eastAsia="Arial"/>
                <w:color w:val="000000" w:themeColor="text1"/>
                <w:szCs w:val="20"/>
              </w:rPr>
              <w:t>Feasible within project constraints</w:t>
            </w:r>
          </w:p>
          <w:p w14:paraId="15850EE5" w14:textId="77777777" w:rsidR="00A55B53" w:rsidRPr="00123177" w:rsidRDefault="00A55B53" w:rsidP="00535342">
            <w:r w:rsidRPr="00123177">
              <w:rPr>
                <w:rFonts w:eastAsia="Arial"/>
                <w:color w:val="000000" w:themeColor="text1"/>
                <w:szCs w:val="20"/>
              </w:rPr>
              <w:t>(Yes/No)</w:t>
            </w:r>
          </w:p>
          <w:p w14:paraId="2C993591"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A8D55E" w14:textId="77777777" w:rsidR="00A55B53" w:rsidRPr="00123177" w:rsidRDefault="00A55B53" w:rsidP="00535342">
            <w:pPr>
              <w:pStyle w:val="TableText"/>
              <w:snapToGrid w:val="0"/>
            </w:pPr>
            <w:r w:rsidRPr="00123177">
              <w:t>YES</w:t>
            </w:r>
          </w:p>
          <w:p w14:paraId="440E3AE2" w14:textId="77777777" w:rsidR="00A55B53" w:rsidRPr="00123177" w:rsidRDefault="00A55B53" w:rsidP="00535342"/>
        </w:tc>
      </w:tr>
      <w:tr w:rsidR="00A55B53" w:rsidRPr="00123177" w14:paraId="19C2759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17BE6C6" w14:textId="77777777" w:rsidR="00A55B53" w:rsidRPr="00123177" w:rsidRDefault="00A55B53" w:rsidP="00535342">
            <w:r w:rsidRPr="00123177">
              <w:rPr>
                <w:rFonts w:eastAsia="Arial"/>
                <w:color w:val="000000" w:themeColor="text1"/>
                <w:szCs w:val="20"/>
              </w:rPr>
              <w:t>Critical</w:t>
            </w:r>
          </w:p>
          <w:p w14:paraId="29510CE1" w14:textId="77777777" w:rsidR="00A55B53" w:rsidRPr="00123177" w:rsidRDefault="00A55B53" w:rsidP="00535342">
            <w:r w:rsidRPr="00123177">
              <w:rPr>
                <w:rFonts w:eastAsia="Arial"/>
                <w:color w:val="000000" w:themeColor="text1"/>
                <w:szCs w:val="20"/>
              </w:rPr>
              <w:t>(Yes/No)</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67CA23" w14:textId="77777777" w:rsidR="00A55B53" w:rsidRPr="00123177" w:rsidRDefault="00A55B53" w:rsidP="00535342">
            <w:r w:rsidRPr="00123177">
              <w:t>YES</w:t>
            </w:r>
          </w:p>
        </w:tc>
      </w:tr>
      <w:tr w:rsidR="00A55B53" w:rsidRPr="00123177" w14:paraId="1815E2F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426B3CB" w14:textId="77777777" w:rsidR="00A55B53" w:rsidRPr="00123177" w:rsidRDefault="00A55B53" w:rsidP="00535342">
            <w:pPr>
              <w:rPr>
                <w:rFonts w:eastAsia="Arial"/>
                <w:color w:val="000000" w:themeColor="text1"/>
                <w:szCs w:val="20"/>
              </w:rPr>
            </w:pPr>
            <w:r w:rsidRPr="00123177">
              <w:t>Acceptance Criteria</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CC4F94" w14:textId="77777777" w:rsidR="00A55B53" w:rsidRPr="00123177" w:rsidRDefault="00A55B53" w:rsidP="00535342">
            <w:r w:rsidRPr="00123177">
              <w:t>Acceptance Criteria for this requirement should be as per SECTION-6 ACCEPTANCE CRITERIA</w:t>
            </w:r>
          </w:p>
        </w:tc>
      </w:tr>
    </w:tbl>
    <w:p w14:paraId="1AB1F86D" w14:textId="77777777" w:rsidR="00A55B53" w:rsidRPr="00123177" w:rsidRDefault="00A55B53" w:rsidP="00A55B53">
      <w:pPr>
        <w:pStyle w:val="BodyText"/>
        <w:rPr>
          <w:b/>
          <w:bCs/>
        </w:rPr>
      </w:pPr>
    </w:p>
    <w:p w14:paraId="38943262" w14:textId="77777777" w:rsidR="00A55B53" w:rsidRPr="00123177" w:rsidRDefault="00A55B53" w:rsidP="00A55B53">
      <w:pPr>
        <w:pStyle w:val="Heading4"/>
      </w:pPr>
      <w:r w:rsidRPr="00123177">
        <w:t>Requirement for a command for the power module to clear its internal fault.</w:t>
      </w:r>
    </w:p>
    <w:tbl>
      <w:tblPr>
        <w:tblW w:w="9276" w:type="dxa"/>
        <w:tblInd w:w="103" w:type="dxa"/>
        <w:tblLook w:val="06A0" w:firstRow="1" w:lastRow="0" w:firstColumn="1" w:lastColumn="0" w:noHBand="1" w:noVBand="1"/>
      </w:tblPr>
      <w:tblGrid>
        <w:gridCol w:w="1783"/>
        <w:gridCol w:w="7493"/>
      </w:tblGrid>
      <w:tr w:rsidR="00A55B53" w:rsidRPr="00123177" w14:paraId="4B6E17C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285DA9B4" w14:textId="77777777" w:rsidR="00A55B53" w:rsidRPr="00123177" w:rsidRDefault="00A55B53" w:rsidP="00535342">
            <w:r w:rsidRPr="00123177">
              <w:rPr>
                <w:rFonts w:eastAsia="Arial"/>
                <w:b/>
                <w:bCs/>
                <w:color w:val="000000" w:themeColor="text1"/>
                <w:szCs w:val="20"/>
              </w:rPr>
              <w:t>Term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C441889" w14:textId="77777777" w:rsidR="00A55B53" w:rsidRPr="00123177" w:rsidRDefault="00A55B53" w:rsidP="00535342">
            <w:r w:rsidRPr="00123177">
              <w:rPr>
                <w:rFonts w:eastAsia="Arial"/>
                <w:b/>
                <w:bCs/>
                <w:color w:val="000000" w:themeColor="text1"/>
                <w:szCs w:val="20"/>
              </w:rPr>
              <w:t>Description</w:t>
            </w:r>
          </w:p>
        </w:tc>
      </w:tr>
      <w:tr w:rsidR="00A55B53" w:rsidRPr="00123177" w14:paraId="6FC216C7"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9944A72" w14:textId="77777777" w:rsidR="00A55B53" w:rsidRPr="00123177" w:rsidRDefault="00A55B53" w:rsidP="00535342">
            <w:r w:rsidRPr="00123177">
              <w:rPr>
                <w:rFonts w:eastAsia="Arial"/>
                <w:color w:val="000000" w:themeColor="text1"/>
                <w:szCs w:val="20"/>
              </w:rPr>
              <w:t>REQ ID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F8E6F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SWRS_PMCID_12</w:t>
            </w:r>
          </w:p>
        </w:tc>
      </w:tr>
      <w:tr w:rsidR="00A55B53" w:rsidRPr="00123177" w14:paraId="127F24A6"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03F0CA35" w14:textId="77777777" w:rsidR="00A55B53" w:rsidRPr="00123177" w:rsidRDefault="00A55B53" w:rsidP="00535342">
            <w:pPr>
              <w:pStyle w:val="TableText"/>
            </w:pPr>
            <w:r w:rsidRPr="00123177">
              <w:t>Customer Req ID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89F4BF" w14:textId="77777777" w:rsidR="00A55B53" w:rsidRPr="00123177" w:rsidRDefault="00A55B53" w:rsidP="00535342">
            <w:r w:rsidRPr="00123177">
              <w:rPr>
                <w:rFonts w:ascii="Calibri" w:eastAsia="Calibri" w:hAnsi="Calibri" w:cs="Calibri"/>
                <w:color w:val="000000" w:themeColor="text1"/>
                <w:sz w:val="22"/>
                <w:szCs w:val="22"/>
              </w:rPr>
              <w:t>SDS-HVDCDC-162</w:t>
            </w:r>
          </w:p>
        </w:tc>
      </w:tr>
      <w:tr w:rsidR="00A55B53" w:rsidRPr="00123177" w14:paraId="16CF21CF"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32AD9EF1" w14:textId="77777777" w:rsidR="00A55B53" w:rsidRPr="00123177" w:rsidRDefault="00A55B53" w:rsidP="00535342">
            <w:pPr>
              <w:pStyle w:val="TableText"/>
              <w:snapToGrid w:val="0"/>
            </w:pPr>
            <w:r w:rsidRPr="00123177">
              <w:t>Milestone</w:t>
            </w:r>
          </w:p>
        </w:tc>
        <w:tc>
          <w:tcPr>
            <w:tcW w:w="7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B74497" w14:textId="77777777" w:rsidR="00A55B53" w:rsidRPr="00123177" w:rsidRDefault="00A55B53" w:rsidP="00535342">
            <w:pPr>
              <w:pStyle w:val="TableText"/>
              <w:snapToGrid w:val="0"/>
            </w:pPr>
            <w:r w:rsidRPr="00123177">
              <w:t>A-Sample/PF1.0</w:t>
            </w:r>
          </w:p>
        </w:tc>
      </w:tr>
      <w:tr w:rsidR="00A55B53" w:rsidRPr="00123177" w14:paraId="6BBBF3E2"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2350CA95" w14:textId="77777777" w:rsidR="00A55B53" w:rsidRPr="00123177" w:rsidRDefault="00A55B53" w:rsidP="00535342">
            <w:r w:rsidRPr="00123177">
              <w:rPr>
                <w:rFonts w:eastAsia="Arial"/>
                <w:color w:val="000000" w:themeColor="text1"/>
                <w:szCs w:val="20"/>
              </w:rPr>
              <w:lastRenderedPageBreak/>
              <w:t>Purpose</w:t>
            </w:r>
            <w:r w:rsidRPr="00123177">
              <w:rPr>
                <w:rFonts w:eastAsia="Arial"/>
                <w:color w:val="000000" w:themeColor="text1"/>
                <w:szCs w:val="20"/>
                <w:vertAlign w:val="superscript"/>
              </w:rPr>
              <w:t>1</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787B6F" w14:textId="77777777" w:rsidR="00A55B53" w:rsidRPr="00123177" w:rsidRDefault="00A55B53" w:rsidP="00535342">
            <w:pPr>
              <w:rPr>
                <w:rFonts w:eastAsia="Arial"/>
                <w:color w:val="000000" w:themeColor="text1"/>
              </w:rPr>
            </w:pPr>
            <w:r w:rsidRPr="00123177">
              <w:rPr>
                <w:rFonts w:eastAsia="Arial"/>
                <w:color w:val="000000" w:themeColor="text1"/>
              </w:rPr>
              <w:t xml:space="preserve"> If the power module is in faulty status , the HVDCDC shall command the power module to clear its internal fault.</w:t>
            </w:r>
          </w:p>
          <w:p w14:paraId="42245233" w14:textId="77777777" w:rsidR="00A55B53" w:rsidRPr="00123177" w:rsidRDefault="00A55B53" w:rsidP="00535342">
            <w:r w:rsidRPr="00123177">
              <w:t>The HVDCDC shall set NHVDCDCStatusDebug = 0xF "FaultyUnlatch_ClearPM".</w:t>
            </w:r>
          </w:p>
          <w:p w14:paraId="0672588E" w14:textId="77777777" w:rsidR="00A55B53" w:rsidRPr="00123177" w:rsidRDefault="00A55B53" w:rsidP="00535342">
            <w:r w:rsidRPr="00123177">
              <w:rPr>
                <w:rFonts w:eastAsia="Arial"/>
                <w:i/>
                <w:iCs/>
                <w:color w:val="000000" w:themeColor="text1"/>
                <w:szCs w:val="20"/>
              </w:rPr>
              <w:t xml:space="preserve"> </w:t>
            </w:r>
          </w:p>
        </w:tc>
      </w:tr>
      <w:tr w:rsidR="00A55B53" w:rsidRPr="00123177" w14:paraId="0137CD0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4881D10" w14:textId="77777777" w:rsidR="00A55B53" w:rsidRPr="00123177" w:rsidRDefault="00A55B53" w:rsidP="00535342">
            <w:r w:rsidRPr="00123177">
              <w:rPr>
                <w:rFonts w:eastAsia="Arial"/>
                <w:color w:val="000000" w:themeColor="text1"/>
                <w:szCs w:val="20"/>
              </w:rPr>
              <w:t xml:space="preserve">Derived Requirement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CFC150" w14:textId="77777777" w:rsidR="00A55B53" w:rsidRPr="00123177" w:rsidRDefault="00A55B53" w:rsidP="00535342">
            <w:r w:rsidRPr="00123177">
              <w:rPr>
                <w:rFonts w:eastAsia="Arial"/>
                <w:color w:val="000000" w:themeColor="text1"/>
                <w:szCs w:val="20"/>
              </w:rPr>
              <w:t>No Such derived requirement is applicable.</w:t>
            </w:r>
          </w:p>
        </w:tc>
      </w:tr>
      <w:tr w:rsidR="00A55B53" w:rsidRPr="00123177" w14:paraId="3E7FE95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4C0D9B6" w14:textId="77777777" w:rsidR="00A55B53" w:rsidRPr="00123177" w:rsidRDefault="00A55B53" w:rsidP="00535342">
            <w:r w:rsidRPr="00123177">
              <w:rPr>
                <w:rFonts w:eastAsia="Arial"/>
                <w:color w:val="000000" w:themeColor="text1"/>
                <w:szCs w:val="20"/>
              </w:rPr>
              <w:t>Access Restrictions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6CEAFF"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7D02E8A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C278AFE"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0C0AB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HVDCDC</w:t>
            </w:r>
          </w:p>
        </w:tc>
      </w:tr>
      <w:tr w:rsidR="00A55B53" w:rsidRPr="00123177" w14:paraId="388E483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3A49CB8"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1D2C78" w14:textId="77777777" w:rsidR="00A55B53" w:rsidRPr="00123177" w:rsidRDefault="00A55B53" w:rsidP="00535342">
            <w:pPr>
              <w:rPr>
                <w:rFonts w:eastAsia="Arial"/>
                <w:color w:val="000000" w:themeColor="text1"/>
              </w:rPr>
            </w:pPr>
            <w:r w:rsidRPr="00123177">
              <w:rPr>
                <w:rFonts w:eastAsia="Arial"/>
                <w:color w:val="000000" w:themeColor="text1"/>
              </w:rPr>
              <w:t>NHVDCDCStatusDebug = 0xF "FaultyUnlatch_ClearPM".</w:t>
            </w:r>
          </w:p>
          <w:p w14:paraId="333FA12E" w14:textId="77777777" w:rsidR="00A55B53" w:rsidRPr="00123177" w:rsidRDefault="00A55B53" w:rsidP="00535342">
            <w:pPr>
              <w:rPr>
                <w:rFonts w:eastAsia="Arial"/>
                <w:color w:val="000000" w:themeColor="text1"/>
              </w:rPr>
            </w:pPr>
          </w:p>
          <w:p w14:paraId="2B173449" w14:textId="77777777" w:rsidR="00A55B53" w:rsidRPr="00123177" w:rsidRDefault="00A55B53" w:rsidP="00535342">
            <w:pPr>
              <w:rPr>
                <w:rFonts w:eastAsia="Arial"/>
                <w:color w:val="000000" w:themeColor="text1"/>
              </w:rPr>
            </w:pPr>
            <w:r w:rsidRPr="00123177">
              <w:rPr>
                <w:rFonts w:eastAsia="Arial"/>
                <w:color w:val="000000" w:themeColor="text1"/>
              </w:rPr>
              <w:t>Command the converter power module to clear fault</w:t>
            </w:r>
            <w:r w:rsidRPr="00123177">
              <w:br/>
            </w:r>
            <w:r w:rsidRPr="00123177">
              <w:rPr>
                <w:rFonts w:eastAsia="Arial"/>
                <w:color w:val="000000" w:themeColor="text1"/>
              </w:rPr>
              <w:t xml:space="preserve"> NHVDCDCStatusDebug = 0x0F "FaultyUnlatch_ClearPM"</w:t>
            </w:r>
          </w:p>
          <w:p w14:paraId="343D8E71" w14:textId="77777777" w:rsidR="00A55B53" w:rsidRPr="00123177" w:rsidRDefault="00A55B53" w:rsidP="00535342">
            <w:pPr>
              <w:rPr>
                <w:rFonts w:eastAsia="Arial"/>
                <w:color w:val="000000" w:themeColor="text1"/>
              </w:rPr>
            </w:pPr>
          </w:p>
        </w:tc>
      </w:tr>
      <w:tr w:rsidR="00A55B53" w:rsidRPr="00123177" w14:paraId="6ADE9A0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57429B0" w14:textId="77777777" w:rsidR="00A55B53" w:rsidRPr="00123177" w:rsidRDefault="00A55B53" w:rsidP="00535342">
            <w:r w:rsidRPr="00123177">
              <w:rPr>
                <w:rFonts w:eastAsia="Arial"/>
                <w:color w:val="000000" w:themeColor="text1"/>
                <w:szCs w:val="20"/>
              </w:rPr>
              <w:t>Process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700D06" w14:textId="77777777" w:rsidR="00A55B53" w:rsidRPr="00123177" w:rsidRDefault="00A55B53" w:rsidP="00535342">
            <w:pPr>
              <w:rPr>
                <w:rFonts w:eastAsia="Arial"/>
                <w:color w:val="000000" w:themeColor="text1"/>
              </w:rPr>
            </w:pPr>
            <w:r w:rsidRPr="00123177">
              <w:rPr>
                <w:rFonts w:eastAsia="Arial"/>
                <w:color w:val="000000" w:themeColor="text1"/>
              </w:rPr>
              <w:t>If the power module is in faulty status [161], the HVDCDC shall command the power module to clear its internal fault.</w:t>
            </w:r>
            <w:r w:rsidRPr="00123177">
              <w:br/>
            </w:r>
            <w:r w:rsidRPr="00123177">
              <w:rPr>
                <w:rFonts w:eastAsia="Arial"/>
                <w:color w:val="000000" w:themeColor="text1"/>
              </w:rPr>
              <w:t xml:space="preserve"> </w:t>
            </w:r>
            <w:r w:rsidRPr="00123177">
              <w:br/>
            </w:r>
            <w:r w:rsidRPr="00123177">
              <w:rPr>
                <w:rFonts w:eastAsia="Arial"/>
                <w:color w:val="000000" w:themeColor="text1"/>
              </w:rPr>
              <w:t>The HVDCDC shall set NHVDCDCStatusDebug = 0xF "FaultyUnlatch_ClearPM".</w:t>
            </w:r>
          </w:p>
          <w:p w14:paraId="29B0489E" w14:textId="77777777" w:rsidR="00A55B53" w:rsidRPr="00123177" w:rsidRDefault="00A55B53" w:rsidP="00535342">
            <w:pPr>
              <w:rPr>
                <w:rFonts w:eastAsia="Arial"/>
                <w:color w:val="000000" w:themeColor="text1"/>
              </w:rPr>
            </w:pPr>
          </w:p>
        </w:tc>
      </w:tr>
      <w:tr w:rsidR="00A55B53" w:rsidRPr="00123177" w14:paraId="0B5B865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8C80D6E" w14:textId="77777777" w:rsidR="00A55B53" w:rsidRPr="00123177" w:rsidRDefault="00A55B53" w:rsidP="00535342">
            <w:r w:rsidRPr="00123177">
              <w:rPr>
                <w:rFonts w:eastAsia="Arial"/>
                <w:color w:val="000000" w:themeColor="text1"/>
                <w:szCs w:val="20"/>
              </w:rPr>
              <w:t>Mandatory Fields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B81DC9" w14:textId="77777777" w:rsidR="00A55B53" w:rsidRPr="00123177" w:rsidRDefault="00A55B53" w:rsidP="00535342">
            <w:r w:rsidRPr="00123177">
              <w:t>No such mandatory fields is applicable.</w:t>
            </w:r>
          </w:p>
        </w:tc>
      </w:tr>
      <w:tr w:rsidR="00A55B53" w:rsidRPr="00123177" w14:paraId="2AA1711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13E1ED5" w14:textId="77777777" w:rsidR="00A55B53" w:rsidRPr="00123177" w:rsidRDefault="00A55B53" w:rsidP="00535342">
            <w:r w:rsidRPr="00123177">
              <w:rPr>
                <w:rFonts w:eastAsia="Arial"/>
                <w:color w:val="000000" w:themeColor="text1"/>
                <w:szCs w:val="20"/>
              </w:rPr>
              <w:t>Pre-Loaded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31C00C" w14:textId="77777777" w:rsidR="00A55B53" w:rsidRPr="00123177" w:rsidRDefault="00A55B53" w:rsidP="00535342">
            <w:r w:rsidRPr="00123177">
              <w:t>NHDCDCStatus = 0x06.</w:t>
            </w:r>
          </w:p>
        </w:tc>
      </w:tr>
      <w:tr w:rsidR="00A55B53" w:rsidRPr="00123177" w14:paraId="416E7FF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E7B5173" w14:textId="77777777" w:rsidR="00A55B53" w:rsidRPr="00123177" w:rsidRDefault="00A55B53" w:rsidP="00535342">
            <w:r w:rsidRPr="00123177">
              <w:rPr>
                <w:rFonts w:eastAsia="Arial"/>
                <w:color w:val="000000" w:themeColor="text1"/>
                <w:szCs w:val="20"/>
              </w:rPr>
              <w:t>Default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F06C11" w14:textId="77777777" w:rsidR="00A55B53" w:rsidRPr="00123177" w:rsidRDefault="00A55B53" w:rsidP="00535342">
            <w:r w:rsidRPr="00123177">
              <w:rPr>
                <w:szCs w:val="20"/>
              </w:rPr>
              <w:t>Default values shall be applicable with respect to Pre-Loaded Values</w:t>
            </w:r>
          </w:p>
        </w:tc>
      </w:tr>
      <w:tr w:rsidR="00A55B53" w:rsidRPr="00123177" w14:paraId="6BDF499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7313FD7" w14:textId="77777777" w:rsidR="00A55B53" w:rsidRPr="00123177" w:rsidRDefault="00A55B53" w:rsidP="00535342">
            <w:r w:rsidRPr="00123177">
              <w:rPr>
                <w:rFonts w:eastAsia="Arial"/>
                <w:color w:val="000000" w:themeColor="text1"/>
                <w:szCs w:val="20"/>
              </w:rPr>
              <w:t>Valid range of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6AEBA7" w14:textId="77777777" w:rsidR="00A55B53" w:rsidRPr="00123177" w:rsidRDefault="00A55B53" w:rsidP="00535342">
            <w:r w:rsidRPr="00123177">
              <w:rPr>
                <w:rFonts w:eastAsia="Arial"/>
                <w:color w:val="000000" w:themeColor="text1"/>
                <w:szCs w:val="20"/>
              </w:rPr>
              <w:t>Valid range of Values</w:t>
            </w:r>
            <w:r w:rsidRPr="00123177">
              <w:rPr>
                <w:szCs w:val="20"/>
              </w:rPr>
              <w:t xml:space="preserve"> is not applicable</w:t>
            </w:r>
          </w:p>
        </w:tc>
      </w:tr>
      <w:tr w:rsidR="00A55B53" w:rsidRPr="00123177" w14:paraId="088E347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0183E70" w14:textId="77777777" w:rsidR="00A55B53" w:rsidRPr="00123177" w:rsidRDefault="00A55B53" w:rsidP="00535342">
            <w:r w:rsidRPr="00123177">
              <w:rPr>
                <w:rFonts w:eastAsia="Arial"/>
                <w:color w:val="000000" w:themeColor="text1"/>
                <w:szCs w:val="20"/>
              </w:rPr>
              <w:t xml:space="preserve">Data Latency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203B42" w14:textId="77777777" w:rsidR="00A55B53" w:rsidRPr="00123177" w:rsidRDefault="00A55B53" w:rsidP="00535342">
            <w:r w:rsidRPr="00123177">
              <w:rPr>
                <w:szCs w:val="20"/>
              </w:rPr>
              <w:t>Data latency period is not applicable</w:t>
            </w:r>
          </w:p>
        </w:tc>
      </w:tr>
      <w:tr w:rsidR="00A55B53" w:rsidRPr="00123177" w14:paraId="0EE8C24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27F527B" w14:textId="77777777" w:rsidR="00A55B53" w:rsidRPr="00123177" w:rsidRDefault="00A55B53" w:rsidP="00535342">
            <w:r w:rsidRPr="00123177">
              <w:rPr>
                <w:rFonts w:eastAsia="Arial"/>
                <w:color w:val="000000" w:themeColor="text1"/>
                <w:szCs w:val="20"/>
              </w:rPr>
              <w:t xml:space="preserve">Data Retention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8C1AB0" w14:textId="77777777" w:rsidR="00A55B53" w:rsidRPr="00123177" w:rsidRDefault="00A55B53" w:rsidP="00535342">
            <w:r w:rsidRPr="00123177">
              <w:rPr>
                <w:szCs w:val="20"/>
              </w:rPr>
              <w:t>Data Retention period is not applicable.</w:t>
            </w:r>
          </w:p>
        </w:tc>
      </w:tr>
      <w:tr w:rsidR="00A55B53" w:rsidRPr="00123177" w14:paraId="1BA5753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2711C3F" w14:textId="77777777" w:rsidR="00A55B53" w:rsidRPr="00123177" w:rsidRDefault="00A55B53" w:rsidP="00535342">
            <w:r w:rsidRPr="00123177">
              <w:rPr>
                <w:rFonts w:eastAsia="Arial"/>
                <w:color w:val="000000" w:themeColor="text1"/>
                <w:szCs w:val="20"/>
              </w:rPr>
              <w:t>Data Rate/ &lt;Daily&gt; Number of transaction</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554E31" w14:textId="77777777" w:rsidR="00A55B53" w:rsidRPr="00123177" w:rsidRDefault="00A55B53" w:rsidP="00535342">
            <w:r w:rsidRPr="00123177">
              <w:rPr>
                <w:szCs w:val="20"/>
              </w:rPr>
              <w:t>Data rate is not applicable.</w:t>
            </w:r>
          </w:p>
        </w:tc>
      </w:tr>
      <w:tr w:rsidR="00A55B53" w:rsidRPr="00123177" w14:paraId="13FC12D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58E5011" w14:textId="77777777" w:rsidR="00A55B53" w:rsidRPr="00123177" w:rsidRDefault="00A55B53" w:rsidP="00535342">
            <w:r w:rsidRPr="00123177">
              <w:rPr>
                <w:rFonts w:eastAsia="Arial"/>
                <w:color w:val="000000" w:themeColor="text1"/>
                <w:szCs w:val="20"/>
              </w:rPr>
              <w:t>External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A25F8A" w14:textId="77777777" w:rsidR="00A55B53" w:rsidRPr="00123177" w:rsidRDefault="00A55B53" w:rsidP="00535342">
            <w:r w:rsidRPr="00123177">
              <w:t>NFaultUnlatchRequestHVDCDC == 0x1</w:t>
            </w:r>
            <w:r w:rsidRPr="00123177">
              <w:br/>
              <w:t xml:space="preserve"> AND</w:t>
            </w:r>
            <w:r w:rsidRPr="00123177">
              <w:br/>
              <w:t xml:space="preserve"> Fault unlatching pre-conditions [160] are met</w:t>
            </w:r>
            <w:r w:rsidRPr="00123177">
              <w:br/>
              <w:t xml:space="preserve"> AND</w:t>
            </w:r>
            <w:r w:rsidRPr="00123177">
              <w:br/>
              <w:t xml:space="preserve"> the power module is in faulty status [161]</w:t>
            </w:r>
          </w:p>
          <w:p w14:paraId="0337EFED" w14:textId="77777777" w:rsidR="00A55B53" w:rsidRPr="00123177" w:rsidRDefault="00A55B53" w:rsidP="00535342"/>
        </w:tc>
      </w:tr>
      <w:tr w:rsidR="00A55B53" w:rsidRPr="00123177" w14:paraId="2BC2371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86AACDA" w14:textId="77777777" w:rsidR="00A55B53" w:rsidRPr="00123177" w:rsidRDefault="00A55B53" w:rsidP="00535342">
            <w:r w:rsidRPr="00123177">
              <w:rPr>
                <w:rFonts w:eastAsia="Arial"/>
                <w:color w:val="000000" w:themeColor="text1"/>
                <w:szCs w:val="20"/>
              </w:rPr>
              <w:t>Temporal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75F845" w14:textId="77777777" w:rsidR="00A55B53" w:rsidRPr="00123177" w:rsidRDefault="00A55B53" w:rsidP="00535342">
            <w:r w:rsidRPr="00123177">
              <w:rPr>
                <w:szCs w:val="20"/>
              </w:rPr>
              <w:t>Temporal event is not applicable.</w:t>
            </w:r>
          </w:p>
        </w:tc>
      </w:tr>
      <w:tr w:rsidR="00A55B53" w:rsidRPr="00123177" w14:paraId="2046022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4C79CBB" w14:textId="77777777" w:rsidR="00A55B53" w:rsidRPr="00123177" w:rsidRDefault="00A55B53" w:rsidP="00535342">
            <w:r w:rsidRPr="00123177">
              <w:rPr>
                <w:rFonts w:eastAsia="Arial"/>
                <w:color w:val="000000" w:themeColor="text1"/>
                <w:szCs w:val="20"/>
              </w:rPr>
              <w:t xml:space="preserve">Validation Rules/ </w:t>
            </w:r>
          </w:p>
          <w:p w14:paraId="08D4A10E" w14:textId="77777777" w:rsidR="00A55B53" w:rsidRPr="00123177" w:rsidRDefault="00A55B53" w:rsidP="00535342">
            <w:r w:rsidRPr="00123177">
              <w:rPr>
                <w:rFonts w:eastAsia="Arial"/>
                <w:color w:val="000000" w:themeColor="text1"/>
                <w:szCs w:val="20"/>
              </w:rPr>
              <w:lastRenderedPageBreak/>
              <w:t>Verification criteria</w:t>
            </w:r>
            <w:r w:rsidRPr="00123177">
              <w:rPr>
                <w:rFonts w:eastAsia="Arial"/>
                <w:color w:val="000000" w:themeColor="text1"/>
                <w:szCs w:val="20"/>
                <w:vertAlign w:val="superscript"/>
              </w:rPr>
              <w:t>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3357D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lastRenderedPageBreak/>
              <w:t>Verify the CAN messages and CAN signal mentioned in input and out section on CANalyzer Tool.</w:t>
            </w:r>
          </w:p>
          <w:p w14:paraId="2CBEF249" w14:textId="77777777" w:rsidR="00A55B53" w:rsidRPr="00123177" w:rsidRDefault="00A55B53" w:rsidP="00535342">
            <w:pPr>
              <w:rPr>
                <w:rFonts w:eastAsia="Arial"/>
                <w:color w:val="000000" w:themeColor="text1"/>
              </w:rPr>
            </w:pPr>
          </w:p>
          <w:p w14:paraId="3461A00E" w14:textId="77777777" w:rsidR="00A55B53" w:rsidRPr="00123177" w:rsidRDefault="00A55B53" w:rsidP="00535342">
            <w:pPr>
              <w:rPr>
                <w:rFonts w:eastAsia="Arial"/>
                <w:color w:val="000000" w:themeColor="text1"/>
              </w:rPr>
            </w:pPr>
            <w:r w:rsidRPr="00123177">
              <w:rPr>
                <w:rFonts w:eastAsia="Arial"/>
                <w:color w:val="000000" w:themeColor="text1"/>
              </w:rPr>
              <w:lastRenderedPageBreak/>
              <w:t>NHVDCDCStatusDebug = 0x0F "FaultyUnlatch_ClearPM"</w:t>
            </w:r>
          </w:p>
        </w:tc>
      </w:tr>
      <w:tr w:rsidR="00A55B53" w:rsidRPr="00123177" w14:paraId="08E594D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8CCFCBD" w14:textId="77777777" w:rsidR="00A55B53" w:rsidRPr="00123177" w:rsidRDefault="00A55B53" w:rsidP="00535342">
            <w:r w:rsidRPr="00123177">
              <w:rPr>
                <w:rFonts w:eastAsia="Arial"/>
                <w:color w:val="000000" w:themeColor="text1"/>
                <w:szCs w:val="20"/>
              </w:rPr>
              <w:t>Constraints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08BA73" w14:textId="77777777" w:rsidR="00A55B53" w:rsidRPr="00123177" w:rsidRDefault="00A55B53" w:rsidP="00535342">
            <w:r w:rsidRPr="00123177">
              <w:rPr>
                <w:szCs w:val="20"/>
              </w:rPr>
              <w:t>Constraints is not applicable.</w:t>
            </w:r>
          </w:p>
        </w:tc>
      </w:tr>
      <w:tr w:rsidR="00A55B53" w:rsidRPr="00123177" w14:paraId="41044EC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A8AAA87" w14:textId="77777777" w:rsidR="00A55B53" w:rsidRPr="00123177" w:rsidRDefault="00A55B53" w:rsidP="00535342">
            <w:r w:rsidRPr="00123177">
              <w:rPr>
                <w:rFonts w:eastAsia="Arial"/>
                <w:color w:val="000000" w:themeColor="text1"/>
                <w:szCs w:val="20"/>
              </w:rPr>
              <w:t>Effects on other systems/sub system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BCFB5F" w14:textId="77777777" w:rsidR="00A55B53" w:rsidRPr="00123177" w:rsidRDefault="00A55B53" w:rsidP="00535342">
            <w:r w:rsidRPr="00123177">
              <w:rPr>
                <w:szCs w:val="20"/>
              </w:rPr>
              <w:t>No effects on other system</w:t>
            </w:r>
          </w:p>
        </w:tc>
      </w:tr>
      <w:tr w:rsidR="00A55B53" w:rsidRPr="00123177" w14:paraId="5192617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D4F8F12" w14:textId="77777777" w:rsidR="00A55B53" w:rsidRPr="00123177" w:rsidRDefault="00A55B53" w:rsidP="00535342">
            <w:r w:rsidRPr="00123177">
              <w:rPr>
                <w:rFonts w:eastAsia="Arial"/>
                <w:color w:val="000000" w:themeColor="text1"/>
                <w:szCs w:val="20"/>
              </w:rPr>
              <w:t>Testability with respect to test environment</w:t>
            </w:r>
          </w:p>
          <w:p w14:paraId="503090C3" w14:textId="77777777" w:rsidR="00A55B53" w:rsidRPr="00123177" w:rsidRDefault="00A55B53" w:rsidP="00535342">
            <w:r w:rsidRPr="00123177">
              <w:rPr>
                <w:rFonts w:eastAsia="Arial"/>
                <w:color w:val="000000" w:themeColor="text1"/>
                <w:szCs w:val="20"/>
              </w:rPr>
              <w:t>(Yes/No)</w:t>
            </w:r>
          </w:p>
          <w:p w14:paraId="722E5FE7"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2223AA" w14:textId="77777777" w:rsidR="00A55B53" w:rsidRPr="00123177" w:rsidRDefault="00A55B53" w:rsidP="00535342">
            <w:pPr>
              <w:pStyle w:val="TableText"/>
              <w:snapToGrid w:val="0"/>
            </w:pPr>
            <w:r w:rsidRPr="00123177">
              <w:t>YES</w:t>
            </w:r>
          </w:p>
          <w:p w14:paraId="50BF2F9C" w14:textId="77777777" w:rsidR="00A55B53" w:rsidRPr="00123177" w:rsidRDefault="00A55B53" w:rsidP="00535342"/>
        </w:tc>
      </w:tr>
      <w:tr w:rsidR="00A55B53" w:rsidRPr="00123177" w14:paraId="1202035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7B109DC" w14:textId="77777777" w:rsidR="00A55B53" w:rsidRPr="00123177" w:rsidRDefault="00A55B53" w:rsidP="00535342">
            <w:r w:rsidRPr="00123177">
              <w:rPr>
                <w:rFonts w:eastAsia="Arial"/>
                <w:color w:val="000000" w:themeColor="text1"/>
                <w:szCs w:val="20"/>
              </w:rPr>
              <w:t>Feasible within project constraints</w:t>
            </w:r>
          </w:p>
          <w:p w14:paraId="5DD426A5" w14:textId="77777777" w:rsidR="00A55B53" w:rsidRPr="00123177" w:rsidRDefault="00A55B53" w:rsidP="00535342">
            <w:r w:rsidRPr="00123177">
              <w:rPr>
                <w:rFonts w:eastAsia="Arial"/>
                <w:color w:val="000000" w:themeColor="text1"/>
                <w:szCs w:val="20"/>
              </w:rPr>
              <w:t>(Yes/No)</w:t>
            </w:r>
          </w:p>
          <w:p w14:paraId="2EDB6D2C"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F7F3AC" w14:textId="77777777" w:rsidR="00A55B53" w:rsidRPr="00123177" w:rsidRDefault="00A55B53" w:rsidP="00535342">
            <w:pPr>
              <w:pStyle w:val="TableText"/>
              <w:snapToGrid w:val="0"/>
            </w:pPr>
            <w:r w:rsidRPr="00123177">
              <w:t>YES</w:t>
            </w:r>
          </w:p>
          <w:p w14:paraId="6D4BDA49" w14:textId="77777777" w:rsidR="00A55B53" w:rsidRPr="00123177" w:rsidRDefault="00A55B53" w:rsidP="00535342"/>
        </w:tc>
      </w:tr>
      <w:tr w:rsidR="00A55B53" w:rsidRPr="00123177" w14:paraId="627056D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2467B10" w14:textId="77777777" w:rsidR="00A55B53" w:rsidRPr="00123177" w:rsidRDefault="00A55B53" w:rsidP="00535342">
            <w:r w:rsidRPr="00123177">
              <w:rPr>
                <w:rFonts w:eastAsia="Arial"/>
                <w:color w:val="000000" w:themeColor="text1"/>
                <w:szCs w:val="20"/>
              </w:rPr>
              <w:t>Critical</w:t>
            </w:r>
          </w:p>
          <w:p w14:paraId="14EC14F1" w14:textId="77777777" w:rsidR="00A55B53" w:rsidRPr="00123177" w:rsidRDefault="00A55B53" w:rsidP="00535342">
            <w:r w:rsidRPr="00123177">
              <w:rPr>
                <w:rFonts w:eastAsia="Arial"/>
                <w:color w:val="000000" w:themeColor="text1"/>
                <w:szCs w:val="20"/>
              </w:rPr>
              <w:t>(Yes/No)</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EC2C68" w14:textId="77777777" w:rsidR="00A55B53" w:rsidRPr="00123177" w:rsidRDefault="00A55B53" w:rsidP="00535342">
            <w:r w:rsidRPr="00123177">
              <w:t>YES</w:t>
            </w:r>
          </w:p>
        </w:tc>
      </w:tr>
      <w:tr w:rsidR="00A55B53" w:rsidRPr="00123177" w14:paraId="2CEDC58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AC14843" w14:textId="77777777" w:rsidR="00A55B53" w:rsidRPr="00123177" w:rsidRDefault="00A55B53" w:rsidP="00535342">
            <w:pPr>
              <w:rPr>
                <w:rFonts w:eastAsia="Arial"/>
                <w:color w:val="000000" w:themeColor="text1"/>
                <w:szCs w:val="20"/>
              </w:rPr>
            </w:pPr>
            <w:r w:rsidRPr="00123177">
              <w:t>Acceptance Criteria</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FDDC00" w14:textId="77777777" w:rsidR="00A55B53" w:rsidRPr="00123177" w:rsidRDefault="00A55B53" w:rsidP="00535342">
            <w:r w:rsidRPr="00123177">
              <w:t>Acceptance Criteria for this requirement should be as per SECTION-6 ACCEPTANCE CRITERIA</w:t>
            </w:r>
          </w:p>
        </w:tc>
      </w:tr>
    </w:tbl>
    <w:p w14:paraId="38C01B4C" w14:textId="77777777" w:rsidR="00A55B53" w:rsidRPr="00123177" w:rsidRDefault="00A55B53" w:rsidP="00A55B53">
      <w:pPr>
        <w:pStyle w:val="BodyText"/>
        <w:rPr>
          <w:b/>
          <w:bCs/>
        </w:rPr>
      </w:pPr>
    </w:p>
    <w:p w14:paraId="3CE3F61F" w14:textId="77777777" w:rsidR="00A55B53" w:rsidRPr="00123177" w:rsidRDefault="00A55B53" w:rsidP="00A55B53">
      <w:pPr>
        <w:pStyle w:val="Heading4"/>
      </w:pPr>
      <w:r w:rsidRPr="00123177">
        <w:t>Requirement for a command to unlatch the HVDCDC level 2 faults.</w:t>
      </w:r>
    </w:p>
    <w:tbl>
      <w:tblPr>
        <w:tblW w:w="9276" w:type="dxa"/>
        <w:tblInd w:w="103" w:type="dxa"/>
        <w:tblLook w:val="06A0" w:firstRow="1" w:lastRow="0" w:firstColumn="1" w:lastColumn="0" w:noHBand="1" w:noVBand="1"/>
      </w:tblPr>
      <w:tblGrid>
        <w:gridCol w:w="1783"/>
        <w:gridCol w:w="7493"/>
      </w:tblGrid>
      <w:tr w:rsidR="00A55B53" w:rsidRPr="00123177" w14:paraId="004EF56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1065CFFE" w14:textId="77777777" w:rsidR="00A55B53" w:rsidRPr="00123177" w:rsidRDefault="00A55B53" w:rsidP="00535342">
            <w:r w:rsidRPr="00123177">
              <w:rPr>
                <w:rFonts w:eastAsia="Arial"/>
                <w:b/>
                <w:bCs/>
                <w:color w:val="000000" w:themeColor="text1"/>
                <w:szCs w:val="20"/>
              </w:rPr>
              <w:t>Term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CE8F6C0" w14:textId="77777777" w:rsidR="00A55B53" w:rsidRPr="00123177" w:rsidRDefault="00A55B53" w:rsidP="00535342">
            <w:r w:rsidRPr="00123177">
              <w:rPr>
                <w:rFonts w:eastAsia="Arial"/>
                <w:b/>
                <w:bCs/>
                <w:color w:val="000000" w:themeColor="text1"/>
                <w:szCs w:val="20"/>
              </w:rPr>
              <w:t>Description</w:t>
            </w:r>
          </w:p>
        </w:tc>
      </w:tr>
      <w:tr w:rsidR="00A55B53" w:rsidRPr="00123177" w14:paraId="3DCD0FD6"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702A099F" w14:textId="77777777" w:rsidR="00A55B53" w:rsidRPr="00123177" w:rsidRDefault="00A55B53" w:rsidP="00535342">
            <w:r w:rsidRPr="00123177">
              <w:rPr>
                <w:rFonts w:eastAsia="Arial"/>
                <w:color w:val="000000" w:themeColor="text1"/>
                <w:szCs w:val="20"/>
              </w:rPr>
              <w:t>REQ ID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C00D5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SWRS_PMCID_13</w:t>
            </w:r>
          </w:p>
        </w:tc>
      </w:tr>
      <w:tr w:rsidR="00A55B53" w:rsidRPr="00123177" w14:paraId="3E2459E4"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7EE54BEC" w14:textId="77777777" w:rsidR="00A55B53" w:rsidRPr="00123177" w:rsidRDefault="00A55B53" w:rsidP="00535342">
            <w:pPr>
              <w:pStyle w:val="TableText"/>
            </w:pPr>
            <w:r w:rsidRPr="00123177">
              <w:t>Customer Req ID</w:t>
            </w:r>
          </w:p>
          <w:p w14:paraId="3D9E8C01" w14:textId="77777777" w:rsidR="00A55B53" w:rsidRPr="00123177" w:rsidRDefault="00A55B53" w:rsidP="00535342">
            <w:pPr>
              <w:rPr>
                <w:rFonts w:eastAsia="Arial"/>
                <w:color w:val="000000" w:themeColor="text1"/>
              </w:rPr>
            </w:pP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6DD22A" w14:textId="77777777" w:rsidR="00A55B53" w:rsidRPr="00123177" w:rsidRDefault="00A55B53" w:rsidP="00535342">
            <w:r w:rsidRPr="00123177">
              <w:rPr>
                <w:rFonts w:ascii="Calibri" w:eastAsia="Calibri" w:hAnsi="Calibri" w:cs="Calibri"/>
                <w:color w:val="000000" w:themeColor="text1"/>
                <w:sz w:val="22"/>
                <w:szCs w:val="22"/>
              </w:rPr>
              <w:t>SDS-HVDCDC-163</w:t>
            </w:r>
          </w:p>
        </w:tc>
      </w:tr>
      <w:tr w:rsidR="00A55B53" w:rsidRPr="00123177" w14:paraId="1BED45B5"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1399685B" w14:textId="77777777" w:rsidR="00A55B53" w:rsidRPr="00123177" w:rsidRDefault="00A55B53" w:rsidP="00535342">
            <w:pPr>
              <w:pStyle w:val="TableText"/>
              <w:snapToGrid w:val="0"/>
            </w:pPr>
            <w:r w:rsidRPr="00123177">
              <w:t>Milestone</w:t>
            </w:r>
          </w:p>
        </w:tc>
        <w:tc>
          <w:tcPr>
            <w:tcW w:w="7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452D71" w14:textId="77777777" w:rsidR="00A55B53" w:rsidRPr="00123177" w:rsidRDefault="00A55B53" w:rsidP="00535342">
            <w:pPr>
              <w:pStyle w:val="TableText"/>
              <w:snapToGrid w:val="0"/>
            </w:pPr>
            <w:r w:rsidRPr="00123177">
              <w:t>B- Sample/PF2.0</w:t>
            </w:r>
          </w:p>
        </w:tc>
      </w:tr>
      <w:tr w:rsidR="00A55B53" w:rsidRPr="00123177" w14:paraId="64640E23"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7897FBC1"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A2147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If the power module is not in faulty status [161], or the power module fault clearing [162] is successful within a calibratable period time, then the HVDCDC shall command to unlatch the HVDCDC level 2 faults.</w:t>
            </w:r>
          </w:p>
          <w:p w14:paraId="59F92FDD" w14:textId="77777777" w:rsidR="00A55B53" w:rsidRPr="00123177" w:rsidRDefault="00A55B53" w:rsidP="00535342"/>
          <w:p w14:paraId="47AE287F" w14:textId="77777777" w:rsidR="00A55B53" w:rsidRPr="00123177" w:rsidRDefault="00A55B53" w:rsidP="00535342">
            <w:r w:rsidRPr="00123177">
              <w:t>The HVDCDC shall set NHVDCDCStatusDebug = 0x10 "FaultyUnlatch_ClearSys".</w:t>
            </w:r>
          </w:p>
          <w:p w14:paraId="7F546999" w14:textId="77777777" w:rsidR="00A55B53" w:rsidRPr="00123177" w:rsidRDefault="00A55B53" w:rsidP="00535342">
            <w:r w:rsidRPr="00123177">
              <w:rPr>
                <w:rFonts w:eastAsia="Arial"/>
                <w:i/>
                <w:iCs/>
                <w:color w:val="000000" w:themeColor="text1"/>
                <w:szCs w:val="20"/>
              </w:rPr>
              <w:t xml:space="preserve"> </w:t>
            </w:r>
          </w:p>
        </w:tc>
      </w:tr>
      <w:tr w:rsidR="00A55B53" w:rsidRPr="00123177" w14:paraId="04449ED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D7F42C8" w14:textId="77777777" w:rsidR="00A55B53" w:rsidRPr="00123177" w:rsidRDefault="00A55B53" w:rsidP="00535342">
            <w:r w:rsidRPr="00123177">
              <w:rPr>
                <w:rFonts w:eastAsia="Arial"/>
                <w:color w:val="000000" w:themeColor="text1"/>
                <w:szCs w:val="20"/>
              </w:rPr>
              <w:lastRenderedPageBreak/>
              <w:t xml:space="preserve">Derived Requirement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31EC57" w14:textId="77777777" w:rsidR="00A55B53" w:rsidRPr="00123177" w:rsidRDefault="00A55B53" w:rsidP="00535342">
            <w:r w:rsidRPr="00123177">
              <w:rPr>
                <w:rFonts w:eastAsia="Arial"/>
                <w:color w:val="000000" w:themeColor="text1"/>
                <w:szCs w:val="20"/>
              </w:rPr>
              <w:t>No Such derived requirement is applicable.</w:t>
            </w:r>
          </w:p>
        </w:tc>
      </w:tr>
      <w:tr w:rsidR="00A55B53" w:rsidRPr="00123177" w14:paraId="30A8E73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78EAB1F" w14:textId="77777777" w:rsidR="00A55B53" w:rsidRPr="00123177" w:rsidRDefault="00A55B53" w:rsidP="00535342">
            <w:r w:rsidRPr="00123177">
              <w:rPr>
                <w:rFonts w:eastAsia="Arial"/>
                <w:color w:val="000000" w:themeColor="text1"/>
                <w:szCs w:val="20"/>
              </w:rPr>
              <w:t>Access Restrictions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479842"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2DA7392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ABA9DD1"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45324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HVDCDC shall set NHVDCDCStatusDebug = 0x10</w:t>
            </w:r>
          </w:p>
        </w:tc>
      </w:tr>
      <w:tr w:rsidR="00A55B53" w:rsidRPr="00123177" w14:paraId="1498195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3480860"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760CBC" w14:textId="77777777" w:rsidR="00A55B53" w:rsidRPr="00123177" w:rsidRDefault="00A55B53" w:rsidP="00535342">
            <w:pPr>
              <w:rPr>
                <w:rFonts w:eastAsia="Arial"/>
                <w:color w:val="000000" w:themeColor="text1"/>
              </w:rPr>
            </w:pPr>
            <w:r w:rsidRPr="00123177">
              <w:rPr>
                <w:rFonts w:eastAsia="Arial"/>
                <w:color w:val="000000" w:themeColor="text1"/>
              </w:rPr>
              <w:t>unlatch the HVDCDC level 2 faults.</w:t>
            </w:r>
          </w:p>
          <w:p w14:paraId="34D37B8A" w14:textId="77777777" w:rsidR="00A55B53" w:rsidRPr="00123177" w:rsidRDefault="00A55B53" w:rsidP="00535342">
            <w:pPr>
              <w:rPr>
                <w:rFonts w:eastAsia="Arial"/>
                <w:color w:val="000000" w:themeColor="text1"/>
              </w:rPr>
            </w:pPr>
          </w:p>
          <w:p w14:paraId="303735A0" w14:textId="77777777" w:rsidR="00A55B53" w:rsidRPr="00123177" w:rsidRDefault="00A55B53" w:rsidP="00535342">
            <w:pPr>
              <w:rPr>
                <w:rFonts w:eastAsia="Arial"/>
                <w:color w:val="000000" w:themeColor="text1"/>
              </w:rPr>
            </w:pPr>
            <w:r w:rsidRPr="00123177">
              <w:rPr>
                <w:rFonts w:eastAsia="Arial"/>
                <w:color w:val="000000" w:themeColor="text1"/>
              </w:rPr>
              <w:t>Command to unlatch the main controller faults</w:t>
            </w:r>
            <w:r w:rsidRPr="00123177">
              <w:br/>
            </w:r>
            <w:r w:rsidRPr="00123177">
              <w:rPr>
                <w:rFonts w:eastAsia="Arial"/>
                <w:color w:val="000000" w:themeColor="text1"/>
              </w:rPr>
              <w:t xml:space="preserve"> NHVDCDCStatusDebug = 0x10 "FaultyUnlatch_ClearSys"</w:t>
            </w:r>
          </w:p>
          <w:p w14:paraId="51110275" w14:textId="77777777" w:rsidR="00A55B53" w:rsidRPr="00123177" w:rsidRDefault="00A55B53" w:rsidP="00535342">
            <w:pPr>
              <w:rPr>
                <w:rFonts w:eastAsia="Arial"/>
                <w:color w:val="000000" w:themeColor="text1"/>
              </w:rPr>
            </w:pPr>
          </w:p>
        </w:tc>
      </w:tr>
      <w:tr w:rsidR="00A55B53" w:rsidRPr="00123177" w14:paraId="6ED45E3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A1132D1" w14:textId="77777777" w:rsidR="00A55B53" w:rsidRPr="00123177" w:rsidRDefault="00A55B53" w:rsidP="00535342">
            <w:r w:rsidRPr="00123177">
              <w:rPr>
                <w:rFonts w:eastAsia="Arial"/>
                <w:color w:val="000000" w:themeColor="text1"/>
                <w:szCs w:val="20"/>
              </w:rPr>
              <w:t>Process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D73A5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HVDCDC shall command the power module to clear its internal fault.</w:t>
            </w:r>
          </w:p>
          <w:p w14:paraId="0BE6013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HVDCDC shall set NHVDCDCStatusDebug = 0x10</w:t>
            </w:r>
          </w:p>
          <w:p w14:paraId="11C933C9" w14:textId="77777777" w:rsidR="00A55B53" w:rsidRPr="00123177" w:rsidRDefault="00A55B53" w:rsidP="00535342">
            <w:pPr>
              <w:rPr>
                <w:rFonts w:eastAsia="Arial"/>
                <w:color w:val="000000" w:themeColor="text1"/>
                <w:szCs w:val="20"/>
              </w:rPr>
            </w:pPr>
          </w:p>
        </w:tc>
      </w:tr>
      <w:tr w:rsidR="00A55B53" w:rsidRPr="00123177" w14:paraId="6DB5CFB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42F46A9" w14:textId="77777777" w:rsidR="00A55B53" w:rsidRPr="00123177" w:rsidRDefault="00A55B53" w:rsidP="00535342">
            <w:r w:rsidRPr="00123177">
              <w:rPr>
                <w:rFonts w:eastAsia="Arial"/>
                <w:color w:val="000000" w:themeColor="text1"/>
                <w:szCs w:val="20"/>
              </w:rPr>
              <w:t>Mandatory Fields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B6A3C8" w14:textId="77777777" w:rsidR="00A55B53" w:rsidRPr="00123177" w:rsidRDefault="00A55B53" w:rsidP="00535342">
            <w:r w:rsidRPr="00123177">
              <w:t>No such mandatory fields is applicable.</w:t>
            </w:r>
          </w:p>
        </w:tc>
      </w:tr>
      <w:tr w:rsidR="00A55B53" w:rsidRPr="00123177" w14:paraId="0B00F6B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2EEE284" w14:textId="77777777" w:rsidR="00A55B53" w:rsidRPr="00123177" w:rsidRDefault="00A55B53" w:rsidP="00535342">
            <w:r w:rsidRPr="00123177">
              <w:rPr>
                <w:rFonts w:eastAsia="Arial"/>
                <w:color w:val="000000" w:themeColor="text1"/>
                <w:szCs w:val="20"/>
              </w:rPr>
              <w:t>Pre-Loaded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74DAF6" w14:textId="77777777" w:rsidR="00A55B53" w:rsidRPr="00123177" w:rsidRDefault="00A55B53" w:rsidP="00535342">
            <w:r w:rsidRPr="00123177">
              <w:t>NHVDCDCStatus = 0x06.</w:t>
            </w:r>
          </w:p>
        </w:tc>
      </w:tr>
      <w:tr w:rsidR="00A55B53" w:rsidRPr="00123177" w14:paraId="47BA962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F04D0A6" w14:textId="77777777" w:rsidR="00A55B53" w:rsidRPr="00123177" w:rsidRDefault="00A55B53" w:rsidP="00535342">
            <w:r w:rsidRPr="00123177">
              <w:rPr>
                <w:rFonts w:eastAsia="Arial"/>
                <w:color w:val="000000" w:themeColor="text1"/>
                <w:szCs w:val="20"/>
              </w:rPr>
              <w:t>Default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C53CCF" w14:textId="77777777" w:rsidR="00A55B53" w:rsidRPr="00123177" w:rsidRDefault="00A55B53" w:rsidP="00535342">
            <w:r w:rsidRPr="00123177">
              <w:rPr>
                <w:szCs w:val="20"/>
              </w:rPr>
              <w:t>Default values shall be applicable with respect to Pre-Loaded Values</w:t>
            </w:r>
          </w:p>
        </w:tc>
      </w:tr>
      <w:tr w:rsidR="00A55B53" w:rsidRPr="00123177" w14:paraId="6B84FA3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C1E7463" w14:textId="77777777" w:rsidR="00A55B53" w:rsidRPr="00123177" w:rsidRDefault="00A55B53" w:rsidP="00535342">
            <w:r w:rsidRPr="00123177">
              <w:rPr>
                <w:rFonts w:eastAsia="Arial"/>
                <w:color w:val="000000" w:themeColor="text1"/>
                <w:szCs w:val="20"/>
              </w:rPr>
              <w:t>Valid range of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63D23C" w14:textId="77777777" w:rsidR="00A55B53" w:rsidRPr="00123177" w:rsidRDefault="00A55B53" w:rsidP="00535342">
            <w:r w:rsidRPr="00123177">
              <w:rPr>
                <w:rFonts w:eastAsia="Arial"/>
                <w:color w:val="000000" w:themeColor="text1"/>
                <w:szCs w:val="20"/>
              </w:rPr>
              <w:t>Valid range of Values</w:t>
            </w:r>
            <w:r w:rsidRPr="00123177">
              <w:rPr>
                <w:szCs w:val="20"/>
              </w:rPr>
              <w:t xml:space="preserve"> is not applicable</w:t>
            </w:r>
          </w:p>
        </w:tc>
      </w:tr>
      <w:tr w:rsidR="00A55B53" w:rsidRPr="00123177" w14:paraId="089A712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7803FE9" w14:textId="77777777" w:rsidR="00A55B53" w:rsidRPr="00123177" w:rsidRDefault="00A55B53" w:rsidP="00535342">
            <w:r w:rsidRPr="00123177">
              <w:rPr>
                <w:rFonts w:eastAsia="Arial"/>
                <w:color w:val="000000" w:themeColor="text1"/>
                <w:szCs w:val="20"/>
              </w:rPr>
              <w:t xml:space="preserve">Data Latency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20BA5E" w14:textId="77777777" w:rsidR="00A55B53" w:rsidRPr="00123177" w:rsidRDefault="00A55B53" w:rsidP="00535342">
            <w:r w:rsidRPr="00123177">
              <w:rPr>
                <w:szCs w:val="20"/>
              </w:rPr>
              <w:t>Data latency period is not applicable</w:t>
            </w:r>
          </w:p>
        </w:tc>
      </w:tr>
      <w:tr w:rsidR="00A55B53" w:rsidRPr="00123177" w14:paraId="5033EFE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7F2D5AF" w14:textId="77777777" w:rsidR="00A55B53" w:rsidRPr="00123177" w:rsidRDefault="00A55B53" w:rsidP="00535342">
            <w:r w:rsidRPr="00123177">
              <w:rPr>
                <w:rFonts w:eastAsia="Arial"/>
                <w:color w:val="000000" w:themeColor="text1"/>
                <w:szCs w:val="20"/>
              </w:rPr>
              <w:t xml:space="preserve">Data Retention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FC541F" w14:textId="77777777" w:rsidR="00A55B53" w:rsidRPr="00123177" w:rsidRDefault="00A55B53" w:rsidP="00535342">
            <w:r w:rsidRPr="00123177">
              <w:rPr>
                <w:szCs w:val="20"/>
              </w:rPr>
              <w:t>Data Retention period is not applicable.</w:t>
            </w:r>
          </w:p>
        </w:tc>
      </w:tr>
      <w:tr w:rsidR="00A55B53" w:rsidRPr="00123177" w14:paraId="03BB674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387EF39" w14:textId="77777777" w:rsidR="00A55B53" w:rsidRPr="00123177" w:rsidRDefault="00A55B53" w:rsidP="00535342">
            <w:r w:rsidRPr="00123177">
              <w:rPr>
                <w:rFonts w:eastAsia="Arial"/>
                <w:color w:val="000000" w:themeColor="text1"/>
                <w:szCs w:val="20"/>
              </w:rPr>
              <w:t>Data Rate/ &lt;Daily&gt; Number of transaction</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F14A47" w14:textId="77777777" w:rsidR="00A55B53" w:rsidRPr="00123177" w:rsidRDefault="00A55B53" w:rsidP="00535342">
            <w:r w:rsidRPr="00123177">
              <w:rPr>
                <w:szCs w:val="20"/>
              </w:rPr>
              <w:t>Data rate is not applicable.</w:t>
            </w:r>
          </w:p>
        </w:tc>
      </w:tr>
      <w:tr w:rsidR="00A55B53" w:rsidRPr="00123177" w14:paraId="291D5F9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775CE55" w14:textId="77777777" w:rsidR="00A55B53" w:rsidRPr="00123177" w:rsidRDefault="00A55B53" w:rsidP="00535342">
            <w:r w:rsidRPr="00123177">
              <w:rPr>
                <w:rFonts w:eastAsia="Arial"/>
                <w:color w:val="000000" w:themeColor="text1"/>
                <w:szCs w:val="20"/>
              </w:rPr>
              <w:t>External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796DEC" w14:textId="77777777" w:rsidR="00A55B53" w:rsidRPr="00123177" w:rsidRDefault="00A55B53" w:rsidP="00535342">
            <w:r w:rsidRPr="00123177">
              <w:t>NFaultUnlatchRequestHVDCDC == 0x1</w:t>
            </w:r>
            <w:r w:rsidRPr="00123177">
              <w:br/>
              <w:t xml:space="preserve"> AND</w:t>
            </w:r>
            <w:r w:rsidRPr="00123177">
              <w:br/>
              <w:t xml:space="preserve"> Fault unlatching pre-conditions [160] are met</w:t>
            </w:r>
            <w:r w:rsidRPr="00123177">
              <w:br/>
              <w:t xml:space="preserve"> AND</w:t>
            </w:r>
            <w:r w:rsidRPr="00123177">
              <w:br/>
              <w:t xml:space="preserve"> (the power module is not in faulty status [161]</w:t>
            </w:r>
            <w:r w:rsidRPr="00123177">
              <w:br/>
              <w:t xml:space="preserve"> OR</w:t>
            </w:r>
            <w:r w:rsidRPr="00123177">
              <w:br/>
              <w:t xml:space="preserve"> the power module fault clearing is successful [162] )</w:t>
            </w:r>
          </w:p>
          <w:p w14:paraId="067A9E73" w14:textId="77777777" w:rsidR="00A55B53" w:rsidRPr="00123177" w:rsidRDefault="00A55B53" w:rsidP="00535342"/>
        </w:tc>
      </w:tr>
      <w:tr w:rsidR="00A55B53" w:rsidRPr="00123177" w14:paraId="2610E9D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6E91E70" w14:textId="77777777" w:rsidR="00A55B53" w:rsidRPr="00123177" w:rsidRDefault="00A55B53" w:rsidP="00535342">
            <w:r w:rsidRPr="00123177">
              <w:rPr>
                <w:rFonts w:eastAsia="Arial"/>
                <w:color w:val="000000" w:themeColor="text1"/>
                <w:szCs w:val="20"/>
              </w:rPr>
              <w:t>Temporal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418ED3" w14:textId="77777777" w:rsidR="00A55B53" w:rsidRPr="00123177" w:rsidRDefault="00A55B53" w:rsidP="00535342">
            <w:r w:rsidRPr="00123177">
              <w:rPr>
                <w:szCs w:val="20"/>
              </w:rPr>
              <w:t>Temporal event is not applicable.</w:t>
            </w:r>
          </w:p>
        </w:tc>
      </w:tr>
      <w:tr w:rsidR="00A55B53" w:rsidRPr="00123177" w14:paraId="026010C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1E828AF" w14:textId="77777777" w:rsidR="00A55B53" w:rsidRPr="00123177" w:rsidRDefault="00A55B53" w:rsidP="00535342">
            <w:r w:rsidRPr="00123177">
              <w:rPr>
                <w:rFonts w:eastAsia="Arial"/>
                <w:color w:val="000000" w:themeColor="text1"/>
                <w:szCs w:val="20"/>
              </w:rPr>
              <w:t xml:space="preserve">Validation Rules/ </w:t>
            </w:r>
          </w:p>
          <w:p w14:paraId="726DAF44"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E9C0E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469A7233" w14:textId="77777777" w:rsidR="00A55B53" w:rsidRPr="00123177" w:rsidRDefault="00A55B53" w:rsidP="00535342">
            <w:pPr>
              <w:rPr>
                <w:rFonts w:eastAsia="Arial"/>
                <w:color w:val="000000" w:themeColor="text1"/>
              </w:rPr>
            </w:pPr>
          </w:p>
          <w:p w14:paraId="2E1BFA5A" w14:textId="77777777" w:rsidR="00A55B53" w:rsidRPr="00123177" w:rsidRDefault="00A55B53" w:rsidP="00535342">
            <w:pPr>
              <w:rPr>
                <w:rFonts w:eastAsia="Arial"/>
                <w:color w:val="000000" w:themeColor="text1"/>
              </w:rPr>
            </w:pPr>
            <w:r w:rsidRPr="00123177">
              <w:rPr>
                <w:rFonts w:eastAsia="Arial"/>
                <w:color w:val="000000" w:themeColor="text1"/>
              </w:rPr>
              <w:t>NHVDCDCStatusDebug = 0x10 "FaultyUnlatch_ClearSys"</w:t>
            </w:r>
          </w:p>
        </w:tc>
      </w:tr>
      <w:tr w:rsidR="00A55B53" w:rsidRPr="00123177" w14:paraId="4124D50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A70AA70" w14:textId="77777777" w:rsidR="00A55B53" w:rsidRPr="00123177" w:rsidRDefault="00A55B53" w:rsidP="00535342">
            <w:r w:rsidRPr="00123177">
              <w:rPr>
                <w:rFonts w:eastAsia="Arial"/>
                <w:color w:val="000000" w:themeColor="text1"/>
                <w:szCs w:val="20"/>
              </w:rPr>
              <w:t>Constraints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47661B" w14:textId="77777777" w:rsidR="00A55B53" w:rsidRPr="00123177" w:rsidRDefault="00A55B53" w:rsidP="00535342">
            <w:r w:rsidRPr="00123177">
              <w:rPr>
                <w:szCs w:val="20"/>
              </w:rPr>
              <w:t>Constraints is not applicable.</w:t>
            </w:r>
          </w:p>
        </w:tc>
      </w:tr>
      <w:tr w:rsidR="00A55B53" w:rsidRPr="00123177" w14:paraId="4F258AE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D0C4DDF" w14:textId="77777777" w:rsidR="00A55B53" w:rsidRPr="00123177" w:rsidRDefault="00A55B53" w:rsidP="00535342">
            <w:r w:rsidRPr="00123177">
              <w:rPr>
                <w:rFonts w:eastAsia="Arial"/>
                <w:color w:val="000000" w:themeColor="text1"/>
                <w:szCs w:val="20"/>
              </w:rPr>
              <w:t>Effects on other systems/sub system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143AEE" w14:textId="77777777" w:rsidR="00A55B53" w:rsidRPr="00123177" w:rsidRDefault="00A55B53" w:rsidP="00535342">
            <w:r w:rsidRPr="00123177">
              <w:rPr>
                <w:szCs w:val="20"/>
              </w:rPr>
              <w:t>No effects on other system</w:t>
            </w:r>
          </w:p>
        </w:tc>
      </w:tr>
      <w:tr w:rsidR="00A55B53" w:rsidRPr="00123177" w14:paraId="51987E7D"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E4EED4D" w14:textId="77777777" w:rsidR="00A55B53" w:rsidRPr="00123177" w:rsidRDefault="00A55B53" w:rsidP="00535342">
            <w:r w:rsidRPr="00123177">
              <w:rPr>
                <w:rFonts w:eastAsia="Arial"/>
                <w:color w:val="000000" w:themeColor="text1"/>
                <w:szCs w:val="20"/>
              </w:rPr>
              <w:lastRenderedPageBreak/>
              <w:t>Testability with respect to test environment</w:t>
            </w:r>
          </w:p>
          <w:p w14:paraId="64F288F3" w14:textId="77777777" w:rsidR="00A55B53" w:rsidRPr="00123177" w:rsidRDefault="00A55B53" w:rsidP="00535342">
            <w:r w:rsidRPr="00123177">
              <w:rPr>
                <w:rFonts w:eastAsia="Arial"/>
                <w:color w:val="000000" w:themeColor="text1"/>
                <w:szCs w:val="20"/>
              </w:rPr>
              <w:t>(Yes/No)</w:t>
            </w:r>
          </w:p>
          <w:p w14:paraId="477CB45C"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1FFE59" w14:textId="77777777" w:rsidR="00A55B53" w:rsidRPr="00123177" w:rsidRDefault="00A55B53" w:rsidP="00535342">
            <w:pPr>
              <w:pStyle w:val="TableText"/>
              <w:snapToGrid w:val="0"/>
            </w:pPr>
            <w:r w:rsidRPr="00123177">
              <w:t>YES</w:t>
            </w:r>
          </w:p>
          <w:p w14:paraId="646D5666" w14:textId="77777777" w:rsidR="00A55B53" w:rsidRPr="00123177" w:rsidRDefault="00A55B53" w:rsidP="00535342"/>
        </w:tc>
      </w:tr>
      <w:tr w:rsidR="00A55B53" w:rsidRPr="00123177" w14:paraId="2E6C0B9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2396FC7" w14:textId="77777777" w:rsidR="00A55B53" w:rsidRPr="00123177" w:rsidRDefault="00A55B53" w:rsidP="00535342">
            <w:r w:rsidRPr="00123177">
              <w:rPr>
                <w:rFonts w:eastAsia="Arial"/>
                <w:color w:val="000000" w:themeColor="text1"/>
                <w:szCs w:val="20"/>
              </w:rPr>
              <w:t>Feasible within project constraints</w:t>
            </w:r>
          </w:p>
          <w:p w14:paraId="5082147C" w14:textId="77777777" w:rsidR="00A55B53" w:rsidRPr="00123177" w:rsidRDefault="00A55B53" w:rsidP="00535342">
            <w:r w:rsidRPr="00123177">
              <w:rPr>
                <w:rFonts w:eastAsia="Arial"/>
                <w:color w:val="000000" w:themeColor="text1"/>
                <w:szCs w:val="20"/>
              </w:rPr>
              <w:t>(Yes/No)</w:t>
            </w:r>
          </w:p>
          <w:p w14:paraId="2958C82B"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03DB68" w14:textId="77777777" w:rsidR="00A55B53" w:rsidRPr="00123177" w:rsidRDefault="00A55B53" w:rsidP="00535342">
            <w:pPr>
              <w:pStyle w:val="TableText"/>
              <w:snapToGrid w:val="0"/>
            </w:pPr>
            <w:r w:rsidRPr="00123177">
              <w:t>YES</w:t>
            </w:r>
          </w:p>
          <w:p w14:paraId="0505110E" w14:textId="77777777" w:rsidR="00A55B53" w:rsidRPr="00123177" w:rsidRDefault="00A55B53" w:rsidP="00535342"/>
        </w:tc>
      </w:tr>
      <w:tr w:rsidR="00A55B53" w:rsidRPr="00123177" w14:paraId="2F4ED43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2069BD2" w14:textId="77777777" w:rsidR="00A55B53" w:rsidRPr="00123177" w:rsidRDefault="00A55B53" w:rsidP="00535342">
            <w:r w:rsidRPr="00123177">
              <w:rPr>
                <w:rFonts w:eastAsia="Arial"/>
                <w:color w:val="000000" w:themeColor="text1"/>
                <w:szCs w:val="20"/>
              </w:rPr>
              <w:t>Critical</w:t>
            </w:r>
          </w:p>
          <w:p w14:paraId="52947E96" w14:textId="77777777" w:rsidR="00A55B53" w:rsidRPr="00123177" w:rsidRDefault="00A55B53" w:rsidP="00535342">
            <w:r w:rsidRPr="00123177">
              <w:rPr>
                <w:rFonts w:eastAsia="Arial"/>
                <w:color w:val="000000" w:themeColor="text1"/>
                <w:szCs w:val="20"/>
              </w:rPr>
              <w:t>(Yes/No)</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C91C49" w14:textId="77777777" w:rsidR="00A55B53" w:rsidRPr="00123177" w:rsidRDefault="00A55B53" w:rsidP="00535342">
            <w:r w:rsidRPr="00123177">
              <w:t>YES</w:t>
            </w:r>
          </w:p>
        </w:tc>
      </w:tr>
      <w:tr w:rsidR="00A55B53" w:rsidRPr="00123177" w14:paraId="71150F0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E2F3410" w14:textId="77777777" w:rsidR="00A55B53" w:rsidRPr="00123177" w:rsidRDefault="00A55B53" w:rsidP="00535342">
            <w:pPr>
              <w:rPr>
                <w:rFonts w:eastAsia="Arial"/>
                <w:color w:val="000000" w:themeColor="text1"/>
                <w:szCs w:val="20"/>
              </w:rPr>
            </w:pPr>
            <w:r w:rsidRPr="00123177">
              <w:t>Acceptance Criteria</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ED48F7" w14:textId="77777777" w:rsidR="00A55B53" w:rsidRPr="00123177" w:rsidRDefault="00A55B53" w:rsidP="00535342">
            <w:r w:rsidRPr="00123177">
              <w:t>Acceptance Criteria for this requirement should be as per SECTION-6 ACCEPTANCE CRITERIA</w:t>
            </w:r>
          </w:p>
        </w:tc>
      </w:tr>
    </w:tbl>
    <w:p w14:paraId="4FEDB37D" w14:textId="77777777" w:rsidR="00A55B53" w:rsidRPr="00123177" w:rsidRDefault="00A55B53" w:rsidP="00A55B53">
      <w:pPr>
        <w:pStyle w:val="BodyText"/>
        <w:rPr>
          <w:b/>
          <w:bCs/>
        </w:rPr>
      </w:pPr>
    </w:p>
    <w:p w14:paraId="6D0BB4AC" w14:textId="77777777" w:rsidR="00A55B53" w:rsidRPr="00123177" w:rsidRDefault="00A55B53" w:rsidP="00A55B53">
      <w:pPr>
        <w:pStyle w:val="Heading4"/>
      </w:pPr>
      <w:r w:rsidRPr="00123177">
        <w:t>Requirement to raise a Level 0 fault.</w:t>
      </w:r>
    </w:p>
    <w:tbl>
      <w:tblPr>
        <w:tblW w:w="9276" w:type="dxa"/>
        <w:tblInd w:w="103" w:type="dxa"/>
        <w:tblLook w:val="06A0" w:firstRow="1" w:lastRow="0" w:firstColumn="1" w:lastColumn="0" w:noHBand="1" w:noVBand="1"/>
      </w:tblPr>
      <w:tblGrid>
        <w:gridCol w:w="1783"/>
        <w:gridCol w:w="7493"/>
      </w:tblGrid>
      <w:tr w:rsidR="00A55B53" w:rsidRPr="00123177" w14:paraId="05676B0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51F2AC2" w14:textId="77777777" w:rsidR="00A55B53" w:rsidRPr="00123177" w:rsidRDefault="00A55B53" w:rsidP="00535342">
            <w:r w:rsidRPr="00123177">
              <w:rPr>
                <w:rFonts w:eastAsia="Arial"/>
                <w:b/>
                <w:bCs/>
                <w:color w:val="000000" w:themeColor="text1"/>
                <w:szCs w:val="20"/>
              </w:rPr>
              <w:t>Term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7B8537B" w14:textId="77777777" w:rsidR="00A55B53" w:rsidRPr="00123177" w:rsidRDefault="00A55B53" w:rsidP="00535342">
            <w:r w:rsidRPr="00123177">
              <w:rPr>
                <w:rFonts w:eastAsia="Arial"/>
                <w:b/>
                <w:bCs/>
                <w:color w:val="000000" w:themeColor="text1"/>
                <w:szCs w:val="20"/>
              </w:rPr>
              <w:t>Description</w:t>
            </w:r>
          </w:p>
        </w:tc>
      </w:tr>
      <w:tr w:rsidR="00A55B53" w:rsidRPr="00123177" w14:paraId="2DE24D21"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6B81C11C" w14:textId="77777777" w:rsidR="00A55B53" w:rsidRPr="00123177" w:rsidRDefault="00A55B53" w:rsidP="00535342">
            <w:r w:rsidRPr="00123177">
              <w:rPr>
                <w:rFonts w:eastAsia="Arial"/>
                <w:color w:val="000000" w:themeColor="text1"/>
                <w:szCs w:val="20"/>
              </w:rPr>
              <w:t>REQ ID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DA39A5" w14:textId="77777777" w:rsidR="00A55B53" w:rsidRPr="00123177" w:rsidRDefault="00A55B53" w:rsidP="00535342">
            <w:r w:rsidRPr="00123177">
              <w:rPr>
                <w:rFonts w:eastAsia="Arial"/>
                <w:color w:val="000000" w:themeColor="text1"/>
                <w:szCs w:val="20"/>
              </w:rPr>
              <w:t>SWRS_PMCID_15</w:t>
            </w:r>
          </w:p>
        </w:tc>
      </w:tr>
      <w:tr w:rsidR="00A55B53" w:rsidRPr="00123177" w14:paraId="62174D95"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DB5AAE7" w14:textId="77777777" w:rsidR="00A55B53" w:rsidRPr="00123177" w:rsidRDefault="00A55B53" w:rsidP="00535342">
            <w:pPr>
              <w:pStyle w:val="TableText"/>
            </w:pPr>
            <w:r w:rsidRPr="00123177">
              <w:t>Customer Req ID</w:t>
            </w:r>
          </w:p>
          <w:p w14:paraId="1D6A3770" w14:textId="77777777" w:rsidR="00A55B53" w:rsidRPr="00123177" w:rsidRDefault="00A55B53" w:rsidP="00535342">
            <w:pPr>
              <w:rPr>
                <w:rFonts w:eastAsia="Arial"/>
                <w:color w:val="000000" w:themeColor="text1"/>
              </w:rPr>
            </w:pP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DD7D29" w14:textId="77777777" w:rsidR="00A55B53" w:rsidRPr="00123177" w:rsidRDefault="00A55B53" w:rsidP="00535342">
            <w:r w:rsidRPr="00123177">
              <w:rPr>
                <w:rFonts w:ascii="Calibri" w:eastAsia="Calibri" w:hAnsi="Calibri" w:cs="Calibri"/>
                <w:color w:val="000000" w:themeColor="text1"/>
                <w:sz w:val="22"/>
                <w:szCs w:val="22"/>
              </w:rPr>
              <w:t>SDS-HVDCDC-189</w:t>
            </w:r>
          </w:p>
        </w:tc>
      </w:tr>
      <w:tr w:rsidR="00A55B53" w:rsidRPr="00123177" w14:paraId="5A97CB81"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3308361B" w14:textId="77777777" w:rsidR="00A55B53" w:rsidRPr="00123177" w:rsidRDefault="00A55B53" w:rsidP="00535342">
            <w:pPr>
              <w:pStyle w:val="TableText"/>
              <w:snapToGrid w:val="0"/>
            </w:pPr>
            <w:r w:rsidRPr="00123177">
              <w:t>Milestone</w:t>
            </w:r>
          </w:p>
        </w:tc>
        <w:tc>
          <w:tcPr>
            <w:tcW w:w="7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106FA4" w14:textId="77777777" w:rsidR="00A55B53" w:rsidRPr="00123177" w:rsidRDefault="00A55B53" w:rsidP="00535342">
            <w:pPr>
              <w:pStyle w:val="TableText"/>
              <w:snapToGrid w:val="0"/>
            </w:pPr>
            <w:r w:rsidRPr="00123177">
              <w:t>B-Sample/PF2.0</w:t>
            </w:r>
          </w:p>
        </w:tc>
      </w:tr>
      <w:tr w:rsidR="00A55B53" w:rsidRPr="00123177" w14:paraId="7C005A37"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0C670768"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93D7B4" w14:textId="77777777" w:rsidR="00A55B53" w:rsidRPr="00123177" w:rsidRDefault="00A55B53" w:rsidP="00535342">
            <w:r w:rsidRPr="00123177">
              <w:rPr>
                <w:rFonts w:eastAsia="Arial"/>
                <w:color w:val="000000" w:themeColor="text1"/>
                <w:szCs w:val="20"/>
              </w:rPr>
              <w:t>If the HVDCDC is in normal (buck/boost) operation with HV power applied and it detects the power module I2C communication is compromised for a calibratable time, the HVDCDC shall raise a Level 0 fault.</w:t>
            </w:r>
          </w:p>
          <w:p w14:paraId="2DC6F3B3" w14:textId="77777777" w:rsidR="00A55B53" w:rsidRPr="00123177" w:rsidRDefault="00A55B53" w:rsidP="00535342">
            <w:r w:rsidRPr="00123177">
              <w:rPr>
                <w:rFonts w:eastAsia="Arial"/>
                <w:color w:val="000000" w:themeColor="text1"/>
                <w:szCs w:val="20"/>
              </w:rPr>
              <w:t>.</w:t>
            </w:r>
          </w:p>
          <w:p w14:paraId="447FF5AA" w14:textId="77777777" w:rsidR="00A55B53" w:rsidRPr="00123177" w:rsidRDefault="00A55B53" w:rsidP="00535342">
            <w:r w:rsidRPr="00123177">
              <w:t>The HVDCDC shall latch the last valid values received on these messages/signals until the communication integrity is recovered.</w:t>
            </w:r>
          </w:p>
        </w:tc>
      </w:tr>
      <w:tr w:rsidR="00A55B53" w:rsidRPr="00123177" w14:paraId="61BFC9A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491D98E" w14:textId="77777777" w:rsidR="00A55B53" w:rsidRPr="00123177" w:rsidRDefault="00A55B53" w:rsidP="00535342">
            <w:r w:rsidRPr="00123177">
              <w:rPr>
                <w:rFonts w:eastAsia="Arial"/>
                <w:color w:val="000000" w:themeColor="text1"/>
                <w:szCs w:val="20"/>
              </w:rPr>
              <w:t xml:space="preserve">Derived Requirement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53F3E0" w14:textId="77777777" w:rsidR="00A55B53" w:rsidRPr="00123177" w:rsidRDefault="00A55B53" w:rsidP="00535342">
            <w:r w:rsidRPr="00123177">
              <w:rPr>
                <w:rFonts w:eastAsia="Arial"/>
                <w:color w:val="000000" w:themeColor="text1"/>
                <w:szCs w:val="20"/>
              </w:rPr>
              <w:t>No Such derived requirement is applicable.</w:t>
            </w:r>
          </w:p>
        </w:tc>
      </w:tr>
      <w:tr w:rsidR="00A55B53" w:rsidRPr="00123177" w14:paraId="01C9BE2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5A8712D" w14:textId="77777777" w:rsidR="00A55B53" w:rsidRPr="00123177" w:rsidRDefault="00A55B53" w:rsidP="00535342">
            <w:r w:rsidRPr="00123177">
              <w:rPr>
                <w:rFonts w:eastAsia="Arial"/>
                <w:color w:val="000000" w:themeColor="text1"/>
                <w:szCs w:val="20"/>
              </w:rPr>
              <w:t>Access Restrictions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0A8CD5"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4D9090D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390412C"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210383" w14:textId="77777777" w:rsidR="00A55B53" w:rsidRPr="00123177" w:rsidRDefault="00A55B53" w:rsidP="00535342">
            <w:pPr>
              <w:rPr>
                <w:rFonts w:eastAsia="Arial"/>
                <w:color w:val="000000" w:themeColor="text1"/>
              </w:rPr>
            </w:pPr>
            <w:r w:rsidRPr="00123177">
              <w:rPr>
                <w:rFonts w:eastAsia="Arial"/>
                <w:color w:val="000000" w:themeColor="text1"/>
              </w:rPr>
              <w:t>HVDCDC shall raise a Level 0 fault. After applying HV power.</w:t>
            </w:r>
          </w:p>
        </w:tc>
      </w:tr>
      <w:tr w:rsidR="00A55B53" w:rsidRPr="00123177" w14:paraId="67D471C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E11FA59"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BE0B89" w14:textId="77777777" w:rsidR="00A55B53" w:rsidRPr="00123177" w:rsidRDefault="00A55B53" w:rsidP="00535342">
            <w:pPr>
              <w:rPr>
                <w:rFonts w:eastAsia="Arial"/>
                <w:color w:val="000000" w:themeColor="text1"/>
              </w:rPr>
            </w:pPr>
            <w:r w:rsidRPr="00123177">
              <w:rPr>
                <w:rFonts w:eastAsia="Arial"/>
                <w:color w:val="000000" w:themeColor="text1"/>
              </w:rPr>
              <w:t>NHVDCDCFault = 0x1 "Level 0"</w:t>
            </w:r>
            <w:r w:rsidRPr="00123177">
              <w:br/>
            </w:r>
            <w:r w:rsidRPr="00123177">
              <w:rPr>
                <w:rFonts w:eastAsia="Arial"/>
                <w:color w:val="000000" w:themeColor="text1"/>
              </w:rPr>
              <w:t xml:space="preserve"> Set DTC</w:t>
            </w:r>
          </w:p>
          <w:p w14:paraId="5FCD737D" w14:textId="77777777" w:rsidR="00A55B53" w:rsidRPr="00123177" w:rsidRDefault="00A55B53" w:rsidP="00535342">
            <w:pPr>
              <w:rPr>
                <w:rFonts w:eastAsia="Arial"/>
                <w:color w:val="000000" w:themeColor="text1"/>
              </w:rPr>
            </w:pPr>
          </w:p>
        </w:tc>
      </w:tr>
      <w:tr w:rsidR="00A55B53" w:rsidRPr="00123177" w14:paraId="00B2F30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C1CCFCE" w14:textId="77777777" w:rsidR="00A55B53" w:rsidRPr="00123177" w:rsidRDefault="00A55B53" w:rsidP="00535342">
            <w:r w:rsidRPr="00123177">
              <w:rPr>
                <w:rFonts w:eastAsia="Arial"/>
                <w:color w:val="000000" w:themeColor="text1"/>
                <w:szCs w:val="20"/>
              </w:rPr>
              <w:t>Process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5CF1BE" w14:textId="77777777" w:rsidR="00A55B53" w:rsidRPr="00123177" w:rsidRDefault="00A55B53" w:rsidP="00535342">
            <w:pPr>
              <w:rPr>
                <w:rFonts w:eastAsia="Arial"/>
                <w:color w:val="000000" w:themeColor="text1"/>
              </w:rPr>
            </w:pPr>
            <w:r w:rsidRPr="00123177">
              <w:rPr>
                <w:rFonts w:eastAsia="Arial"/>
                <w:color w:val="000000" w:themeColor="text1"/>
              </w:rPr>
              <w:t>The HVDCDC shall latch the last valid values received on these messages/signals until the communication integrity is recovered.</w:t>
            </w:r>
          </w:p>
        </w:tc>
      </w:tr>
      <w:tr w:rsidR="00A55B53" w:rsidRPr="00123177" w14:paraId="4407827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C22D1D9" w14:textId="77777777" w:rsidR="00A55B53" w:rsidRPr="00123177" w:rsidRDefault="00A55B53" w:rsidP="00535342">
            <w:r w:rsidRPr="00123177">
              <w:rPr>
                <w:rFonts w:eastAsia="Arial"/>
                <w:color w:val="000000" w:themeColor="text1"/>
                <w:szCs w:val="20"/>
              </w:rPr>
              <w:t>Mandatory Fields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D95E68" w14:textId="77777777" w:rsidR="00A55B53" w:rsidRPr="00123177" w:rsidRDefault="00A55B53" w:rsidP="00535342">
            <w:r w:rsidRPr="00123177">
              <w:t>No such mandatory fields is applicable.</w:t>
            </w:r>
          </w:p>
        </w:tc>
      </w:tr>
      <w:tr w:rsidR="00A55B53" w:rsidRPr="00123177" w14:paraId="10F42BE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F23E78A" w14:textId="77777777" w:rsidR="00A55B53" w:rsidRPr="00123177" w:rsidRDefault="00A55B53" w:rsidP="00535342">
            <w:r w:rsidRPr="00123177">
              <w:rPr>
                <w:rFonts w:eastAsia="Arial"/>
                <w:color w:val="000000" w:themeColor="text1"/>
                <w:szCs w:val="20"/>
              </w:rPr>
              <w:t>Pre-Loaded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7685B4" w14:textId="77777777" w:rsidR="00A55B53" w:rsidRPr="00123177" w:rsidRDefault="00A55B53" w:rsidP="00535342">
            <w:r w:rsidRPr="00123177">
              <w:rPr>
                <w:rFonts w:eastAsia="Arial"/>
                <w:color w:val="000000" w:themeColor="text1"/>
              </w:rPr>
              <w:t>NHVDCDCFault = 0x01</w:t>
            </w:r>
          </w:p>
        </w:tc>
      </w:tr>
      <w:tr w:rsidR="00A55B53" w:rsidRPr="00123177" w14:paraId="5848FD7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243EFEB" w14:textId="77777777" w:rsidR="00A55B53" w:rsidRPr="00123177" w:rsidRDefault="00A55B53" w:rsidP="00535342">
            <w:r w:rsidRPr="00123177">
              <w:rPr>
                <w:rFonts w:eastAsia="Arial"/>
                <w:color w:val="000000" w:themeColor="text1"/>
                <w:szCs w:val="20"/>
              </w:rPr>
              <w:t>Default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57BF0D" w14:textId="77777777" w:rsidR="00A55B53" w:rsidRPr="00123177" w:rsidRDefault="00A55B53" w:rsidP="00535342">
            <w:r w:rsidRPr="00123177">
              <w:rPr>
                <w:szCs w:val="20"/>
              </w:rPr>
              <w:t>Default values shall be applicable with respect to Pre-Loaded Values</w:t>
            </w:r>
          </w:p>
        </w:tc>
      </w:tr>
      <w:tr w:rsidR="00A55B53" w:rsidRPr="00123177" w14:paraId="42AD2D03"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32F8680" w14:textId="77777777" w:rsidR="00A55B53" w:rsidRPr="00123177" w:rsidRDefault="00A55B53" w:rsidP="00535342">
            <w:r w:rsidRPr="00123177">
              <w:rPr>
                <w:rFonts w:eastAsia="Arial"/>
                <w:color w:val="000000" w:themeColor="text1"/>
                <w:szCs w:val="20"/>
              </w:rPr>
              <w:t>Valid range of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47985E" w14:textId="77777777" w:rsidR="00A55B53" w:rsidRPr="00123177" w:rsidRDefault="00A55B53" w:rsidP="00535342">
            <w:r w:rsidRPr="00123177">
              <w:rPr>
                <w:rFonts w:eastAsia="Arial"/>
                <w:color w:val="000000" w:themeColor="text1"/>
                <w:szCs w:val="20"/>
              </w:rPr>
              <w:t>Valid range of Values</w:t>
            </w:r>
            <w:r w:rsidRPr="00123177">
              <w:rPr>
                <w:szCs w:val="20"/>
              </w:rPr>
              <w:t xml:space="preserve"> is not applicable</w:t>
            </w:r>
          </w:p>
        </w:tc>
      </w:tr>
      <w:tr w:rsidR="00A55B53" w:rsidRPr="00123177" w14:paraId="57BDA58F"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8A494ED" w14:textId="77777777" w:rsidR="00A55B53" w:rsidRPr="00123177" w:rsidRDefault="00A55B53" w:rsidP="00535342">
            <w:r w:rsidRPr="00123177">
              <w:rPr>
                <w:rFonts w:eastAsia="Arial"/>
                <w:color w:val="000000" w:themeColor="text1"/>
                <w:szCs w:val="20"/>
              </w:rPr>
              <w:t xml:space="preserve">Data Latency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F1EA7E" w14:textId="77777777" w:rsidR="00A55B53" w:rsidRPr="00123177" w:rsidRDefault="00A55B53" w:rsidP="00535342">
            <w:r w:rsidRPr="00123177">
              <w:rPr>
                <w:szCs w:val="20"/>
              </w:rPr>
              <w:t>Data latency period is not applicable</w:t>
            </w:r>
          </w:p>
        </w:tc>
      </w:tr>
      <w:tr w:rsidR="00A55B53" w:rsidRPr="00123177" w14:paraId="4ABB069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1854B39" w14:textId="77777777" w:rsidR="00A55B53" w:rsidRPr="00123177" w:rsidRDefault="00A55B53" w:rsidP="00535342">
            <w:r w:rsidRPr="00123177">
              <w:rPr>
                <w:rFonts w:eastAsia="Arial"/>
                <w:color w:val="000000" w:themeColor="text1"/>
                <w:szCs w:val="20"/>
              </w:rPr>
              <w:t xml:space="preserve">Data Retention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A38F3E" w14:textId="77777777" w:rsidR="00A55B53" w:rsidRPr="00123177" w:rsidRDefault="00A55B53" w:rsidP="00535342">
            <w:r w:rsidRPr="00123177">
              <w:rPr>
                <w:szCs w:val="20"/>
              </w:rPr>
              <w:t>Data Retention period is not applicable.</w:t>
            </w:r>
          </w:p>
        </w:tc>
      </w:tr>
      <w:tr w:rsidR="00A55B53" w:rsidRPr="00123177" w14:paraId="30F62B0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3F8396E" w14:textId="77777777" w:rsidR="00A55B53" w:rsidRPr="00123177" w:rsidRDefault="00A55B53" w:rsidP="00535342">
            <w:r w:rsidRPr="00123177">
              <w:rPr>
                <w:rFonts w:eastAsia="Arial"/>
                <w:color w:val="000000" w:themeColor="text1"/>
                <w:szCs w:val="20"/>
              </w:rPr>
              <w:t>Data Rate/ &lt;Daily&gt; Number of transaction</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BFE662" w14:textId="77777777" w:rsidR="00A55B53" w:rsidRPr="00123177" w:rsidRDefault="00A55B53" w:rsidP="00535342">
            <w:r w:rsidRPr="00123177">
              <w:rPr>
                <w:szCs w:val="20"/>
              </w:rPr>
              <w:t>Data rate is not applicable.</w:t>
            </w:r>
          </w:p>
        </w:tc>
      </w:tr>
      <w:tr w:rsidR="00A55B53" w:rsidRPr="00123177" w14:paraId="1D4D3C0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EDC59F7" w14:textId="77777777" w:rsidR="00A55B53" w:rsidRPr="00123177" w:rsidRDefault="00A55B53" w:rsidP="00535342">
            <w:r w:rsidRPr="00123177">
              <w:rPr>
                <w:rFonts w:eastAsia="Arial"/>
                <w:color w:val="000000" w:themeColor="text1"/>
                <w:szCs w:val="20"/>
              </w:rPr>
              <w:t>External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745710" w14:textId="77777777" w:rsidR="00A55B53" w:rsidRPr="00123177" w:rsidRDefault="00A55B53" w:rsidP="00535342">
            <w:r w:rsidRPr="00123177">
              <w:t>NHVDCDCStatus == 0x1 "Normal"</w:t>
            </w:r>
            <w:r w:rsidRPr="00123177">
              <w:br/>
              <w:t xml:space="preserve"> AND</w:t>
            </w:r>
            <w:r w:rsidRPr="00123177">
              <w:br/>
              <w:t xml:space="preserve"> abs(IHVDCDC400V) &gt; HVDCDC_CAL</w:t>
            </w:r>
            <w:r w:rsidRPr="00123177">
              <w:br/>
              <w:t xml:space="preserve"> AND</w:t>
            </w:r>
            <w:r w:rsidRPr="00123177">
              <w:br/>
              <w:t xml:space="preserve"> the power module I2C communication integrity is compromised for time &gt; HVDCDC_CAL </w:t>
            </w:r>
          </w:p>
          <w:p w14:paraId="083CBDE2" w14:textId="77777777" w:rsidR="00A55B53" w:rsidRPr="00123177" w:rsidRDefault="00A55B53" w:rsidP="00535342"/>
        </w:tc>
      </w:tr>
      <w:tr w:rsidR="00A55B53" w:rsidRPr="00123177" w14:paraId="3518F45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703AEFB" w14:textId="77777777" w:rsidR="00A55B53" w:rsidRPr="00123177" w:rsidRDefault="00A55B53" w:rsidP="00535342">
            <w:r w:rsidRPr="00123177">
              <w:rPr>
                <w:rFonts w:eastAsia="Arial"/>
                <w:color w:val="000000" w:themeColor="text1"/>
                <w:szCs w:val="20"/>
              </w:rPr>
              <w:t>Temporal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5CAB00" w14:textId="77777777" w:rsidR="00A55B53" w:rsidRPr="00123177" w:rsidRDefault="00A55B53" w:rsidP="00535342">
            <w:r w:rsidRPr="00123177">
              <w:rPr>
                <w:szCs w:val="20"/>
              </w:rPr>
              <w:t>Temporal event is not applicable.</w:t>
            </w:r>
          </w:p>
        </w:tc>
      </w:tr>
      <w:tr w:rsidR="00A55B53" w:rsidRPr="00123177" w14:paraId="6847FBF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962A98A" w14:textId="77777777" w:rsidR="00A55B53" w:rsidRPr="00123177" w:rsidRDefault="00A55B53" w:rsidP="00535342">
            <w:r w:rsidRPr="00123177">
              <w:rPr>
                <w:rFonts w:eastAsia="Arial"/>
                <w:color w:val="000000" w:themeColor="text1"/>
                <w:szCs w:val="20"/>
              </w:rPr>
              <w:t xml:space="preserve">Validation Rules/ </w:t>
            </w:r>
          </w:p>
          <w:p w14:paraId="790ED73D"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6443A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26837D16" w14:textId="77777777" w:rsidR="00A55B53" w:rsidRPr="00123177" w:rsidRDefault="00A55B53" w:rsidP="00535342">
            <w:pPr>
              <w:pStyle w:val="TableText"/>
              <w:snapToGrid w:val="0"/>
              <w:rPr>
                <w:rFonts w:eastAsia="Arial"/>
                <w:color w:val="000000" w:themeColor="text1"/>
              </w:rPr>
            </w:pPr>
          </w:p>
          <w:p w14:paraId="1D6289AA" w14:textId="77777777" w:rsidR="00A55B53" w:rsidRPr="00123177" w:rsidRDefault="00A55B53" w:rsidP="00535342">
            <w:pPr>
              <w:pStyle w:val="TableText"/>
              <w:snapToGrid w:val="0"/>
            </w:pPr>
            <w:r w:rsidRPr="00123177">
              <w:rPr>
                <w:rFonts w:eastAsia="Arial"/>
                <w:color w:val="000000" w:themeColor="text1"/>
              </w:rPr>
              <w:t>NHVDCDCFault = 0x01</w:t>
            </w:r>
          </w:p>
        </w:tc>
      </w:tr>
      <w:tr w:rsidR="00A55B53" w:rsidRPr="00123177" w14:paraId="3908912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C9A68A8" w14:textId="77777777" w:rsidR="00A55B53" w:rsidRPr="00123177" w:rsidRDefault="00A55B53" w:rsidP="00535342">
            <w:r w:rsidRPr="00123177">
              <w:rPr>
                <w:rFonts w:eastAsia="Arial"/>
                <w:color w:val="000000" w:themeColor="text1"/>
                <w:szCs w:val="20"/>
              </w:rPr>
              <w:t>Constraints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ADCFC5" w14:textId="77777777" w:rsidR="00A55B53" w:rsidRPr="00123177" w:rsidRDefault="00A55B53" w:rsidP="00535342">
            <w:r w:rsidRPr="00123177">
              <w:rPr>
                <w:szCs w:val="20"/>
              </w:rPr>
              <w:t>Constraints is not applicable.</w:t>
            </w:r>
          </w:p>
        </w:tc>
      </w:tr>
      <w:tr w:rsidR="00A55B53" w:rsidRPr="00123177" w14:paraId="7960042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8B493A8" w14:textId="77777777" w:rsidR="00A55B53" w:rsidRPr="00123177" w:rsidRDefault="00A55B53" w:rsidP="00535342">
            <w:r w:rsidRPr="00123177">
              <w:rPr>
                <w:rFonts w:eastAsia="Arial"/>
                <w:color w:val="000000" w:themeColor="text1"/>
                <w:szCs w:val="20"/>
              </w:rPr>
              <w:t>Effects on other systems/sub system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914063" w14:textId="77777777" w:rsidR="00A55B53" w:rsidRPr="00123177" w:rsidRDefault="00A55B53" w:rsidP="00535342">
            <w:r w:rsidRPr="00123177">
              <w:rPr>
                <w:szCs w:val="20"/>
              </w:rPr>
              <w:t>No effects on other system</w:t>
            </w:r>
          </w:p>
        </w:tc>
      </w:tr>
      <w:tr w:rsidR="00A55B53" w:rsidRPr="00123177" w14:paraId="0DAEBC1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38D6054" w14:textId="77777777" w:rsidR="00A55B53" w:rsidRPr="00123177" w:rsidRDefault="00A55B53" w:rsidP="00535342">
            <w:r w:rsidRPr="00123177">
              <w:rPr>
                <w:rFonts w:eastAsia="Arial"/>
                <w:color w:val="000000" w:themeColor="text1"/>
                <w:szCs w:val="20"/>
              </w:rPr>
              <w:t>Testability with respect to test environment</w:t>
            </w:r>
          </w:p>
          <w:p w14:paraId="11B56E08" w14:textId="77777777" w:rsidR="00A55B53" w:rsidRPr="00123177" w:rsidRDefault="00A55B53" w:rsidP="00535342">
            <w:r w:rsidRPr="00123177">
              <w:rPr>
                <w:rFonts w:eastAsia="Arial"/>
                <w:color w:val="000000" w:themeColor="text1"/>
                <w:szCs w:val="20"/>
              </w:rPr>
              <w:t>(Yes/No)</w:t>
            </w:r>
          </w:p>
          <w:p w14:paraId="784AD197"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577FE5" w14:textId="77777777" w:rsidR="00A55B53" w:rsidRPr="00123177" w:rsidRDefault="00A55B53" w:rsidP="00535342">
            <w:pPr>
              <w:pStyle w:val="TableText"/>
              <w:snapToGrid w:val="0"/>
            </w:pPr>
            <w:r w:rsidRPr="00123177">
              <w:t>YES</w:t>
            </w:r>
          </w:p>
          <w:p w14:paraId="5CD25FB6" w14:textId="77777777" w:rsidR="00A55B53" w:rsidRPr="00123177" w:rsidRDefault="00A55B53" w:rsidP="00535342"/>
        </w:tc>
      </w:tr>
      <w:tr w:rsidR="00A55B53" w:rsidRPr="00123177" w14:paraId="5BB875E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0371575B" w14:textId="77777777" w:rsidR="00A55B53" w:rsidRPr="00123177" w:rsidRDefault="00A55B53" w:rsidP="00535342">
            <w:r w:rsidRPr="00123177">
              <w:rPr>
                <w:rFonts w:eastAsia="Arial"/>
                <w:color w:val="000000" w:themeColor="text1"/>
                <w:szCs w:val="20"/>
              </w:rPr>
              <w:t>Feasible within project constraints</w:t>
            </w:r>
          </w:p>
          <w:p w14:paraId="2E30F19C" w14:textId="77777777" w:rsidR="00A55B53" w:rsidRPr="00123177" w:rsidRDefault="00A55B53" w:rsidP="00535342">
            <w:r w:rsidRPr="00123177">
              <w:rPr>
                <w:rFonts w:eastAsia="Arial"/>
                <w:color w:val="000000" w:themeColor="text1"/>
                <w:szCs w:val="20"/>
              </w:rPr>
              <w:lastRenderedPageBreak/>
              <w:t>(Yes/No)</w:t>
            </w:r>
          </w:p>
          <w:p w14:paraId="26B1C650"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11C056" w14:textId="77777777" w:rsidR="00A55B53" w:rsidRPr="00123177" w:rsidRDefault="00A55B53" w:rsidP="00535342">
            <w:pPr>
              <w:pStyle w:val="TableText"/>
              <w:snapToGrid w:val="0"/>
            </w:pPr>
            <w:r w:rsidRPr="00123177">
              <w:lastRenderedPageBreak/>
              <w:t>YES</w:t>
            </w:r>
          </w:p>
          <w:p w14:paraId="7D0C4B7A" w14:textId="77777777" w:rsidR="00A55B53" w:rsidRPr="00123177" w:rsidRDefault="00A55B53" w:rsidP="00535342"/>
        </w:tc>
      </w:tr>
      <w:tr w:rsidR="00A55B53" w:rsidRPr="00123177" w14:paraId="6E9C296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E906FBE" w14:textId="77777777" w:rsidR="00A55B53" w:rsidRPr="00123177" w:rsidRDefault="00A55B53" w:rsidP="00535342">
            <w:r w:rsidRPr="00123177">
              <w:rPr>
                <w:rFonts w:eastAsia="Arial"/>
                <w:color w:val="000000" w:themeColor="text1"/>
                <w:szCs w:val="20"/>
              </w:rPr>
              <w:t>Critical</w:t>
            </w:r>
          </w:p>
          <w:p w14:paraId="161BAEC8" w14:textId="77777777" w:rsidR="00A55B53" w:rsidRPr="00123177" w:rsidRDefault="00A55B53" w:rsidP="00535342">
            <w:r w:rsidRPr="00123177">
              <w:rPr>
                <w:rFonts w:eastAsia="Arial"/>
                <w:color w:val="000000" w:themeColor="text1"/>
                <w:szCs w:val="20"/>
              </w:rPr>
              <w:t>(Yes/No)</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0CF191" w14:textId="77777777" w:rsidR="00A55B53" w:rsidRPr="00123177" w:rsidRDefault="00A55B53" w:rsidP="00535342">
            <w:r w:rsidRPr="00123177">
              <w:t>YES</w:t>
            </w:r>
          </w:p>
        </w:tc>
      </w:tr>
      <w:tr w:rsidR="00A55B53" w:rsidRPr="00123177" w14:paraId="2384C86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7EC690B" w14:textId="77777777" w:rsidR="00A55B53" w:rsidRPr="00123177" w:rsidRDefault="00A55B53" w:rsidP="00535342">
            <w:pPr>
              <w:rPr>
                <w:rFonts w:eastAsia="Arial"/>
                <w:color w:val="000000" w:themeColor="text1"/>
                <w:szCs w:val="20"/>
              </w:rPr>
            </w:pPr>
            <w:r w:rsidRPr="00123177">
              <w:t>Acceptance Criteria</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86C01C" w14:textId="77777777" w:rsidR="00A55B53" w:rsidRPr="00123177" w:rsidRDefault="00A55B53" w:rsidP="00535342">
            <w:r w:rsidRPr="00123177">
              <w:t>Acceptance Criteria for this requirement should be as per SECTION-6 ACCEPTANCE CRITERIA</w:t>
            </w:r>
          </w:p>
        </w:tc>
      </w:tr>
    </w:tbl>
    <w:p w14:paraId="380966F8" w14:textId="77777777" w:rsidR="00A55B53" w:rsidRPr="00123177" w:rsidRDefault="00A55B53" w:rsidP="00A55B53">
      <w:pPr>
        <w:pStyle w:val="BodyText"/>
        <w:rPr>
          <w:i/>
          <w:iCs/>
          <w:vertAlign w:val="superscript"/>
        </w:rPr>
      </w:pPr>
    </w:p>
    <w:p w14:paraId="5BC0177A" w14:textId="77777777" w:rsidR="00A55B53" w:rsidRPr="002E4AA8" w:rsidRDefault="00A55B53" w:rsidP="00A55B53">
      <w:pPr>
        <w:pStyle w:val="Heading4"/>
        <w:rPr>
          <w:highlight w:val="yellow"/>
        </w:rPr>
      </w:pPr>
      <w:r w:rsidRPr="002E4AA8">
        <w:rPr>
          <w:highlight w:val="yellow"/>
        </w:rPr>
        <w:t>Requirement to raise a level 2 fault and command to actively discharge the power module.</w:t>
      </w:r>
    </w:p>
    <w:tbl>
      <w:tblPr>
        <w:tblW w:w="9276" w:type="dxa"/>
        <w:tblInd w:w="103" w:type="dxa"/>
        <w:tblLook w:val="06A0" w:firstRow="1" w:lastRow="0" w:firstColumn="1" w:lastColumn="0" w:noHBand="1" w:noVBand="1"/>
      </w:tblPr>
      <w:tblGrid>
        <w:gridCol w:w="1783"/>
        <w:gridCol w:w="7493"/>
      </w:tblGrid>
      <w:tr w:rsidR="00A55B53" w:rsidRPr="00123177" w14:paraId="1EFC7C5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Pr>
          <w:p w14:paraId="735185EC" w14:textId="77777777" w:rsidR="00A55B53" w:rsidRPr="00123177" w:rsidRDefault="00A55B53" w:rsidP="00535342">
            <w:r w:rsidRPr="00123177">
              <w:rPr>
                <w:rFonts w:eastAsia="Arial"/>
                <w:b/>
                <w:bCs/>
                <w:color w:val="000000" w:themeColor="text1"/>
                <w:szCs w:val="20"/>
              </w:rPr>
              <w:t>Term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98BB070" w14:textId="77777777" w:rsidR="00A55B53" w:rsidRPr="00123177" w:rsidRDefault="00A55B53" w:rsidP="00535342">
            <w:r w:rsidRPr="00123177">
              <w:rPr>
                <w:rFonts w:eastAsia="Arial"/>
                <w:b/>
                <w:bCs/>
                <w:color w:val="000000" w:themeColor="text1"/>
                <w:szCs w:val="20"/>
              </w:rPr>
              <w:t>Description</w:t>
            </w:r>
          </w:p>
        </w:tc>
      </w:tr>
      <w:tr w:rsidR="00A55B53" w:rsidRPr="00123177" w14:paraId="0C9DD439"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573B3CFF" w14:textId="77777777" w:rsidR="00A55B53" w:rsidRPr="00123177" w:rsidRDefault="00A55B53" w:rsidP="00535342">
            <w:r w:rsidRPr="00123177">
              <w:rPr>
                <w:rFonts w:eastAsia="Arial"/>
                <w:color w:val="000000" w:themeColor="text1"/>
                <w:szCs w:val="20"/>
              </w:rPr>
              <w:t>REQ ID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9FD43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SWRS_PMCID_17</w:t>
            </w:r>
          </w:p>
        </w:tc>
      </w:tr>
      <w:tr w:rsidR="00A55B53" w:rsidRPr="00123177" w14:paraId="4DAFD9B6" w14:textId="77777777" w:rsidTr="00535342">
        <w:trPr>
          <w:trHeight w:val="135"/>
        </w:trPr>
        <w:tc>
          <w:tcPr>
            <w:tcW w:w="1783" w:type="dxa"/>
            <w:tcBorders>
              <w:top w:val="single" w:sz="8" w:space="0" w:color="000000" w:themeColor="text1"/>
              <w:left w:val="single" w:sz="8" w:space="0" w:color="000000" w:themeColor="text1"/>
              <w:bottom w:val="single" w:sz="8" w:space="0" w:color="000000" w:themeColor="text1"/>
              <w:right w:val="nil"/>
            </w:tcBorders>
          </w:tcPr>
          <w:p w14:paraId="1DE33AB1" w14:textId="77777777" w:rsidR="00A55B53" w:rsidRPr="00123177" w:rsidRDefault="00A55B53" w:rsidP="00535342">
            <w:pPr>
              <w:pStyle w:val="TableText"/>
            </w:pPr>
            <w:r w:rsidRPr="00123177">
              <w:t>Customer Req ID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4F63A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SDS-HVDCDC-203</w:t>
            </w:r>
          </w:p>
        </w:tc>
      </w:tr>
      <w:tr w:rsidR="00A55B53" w:rsidRPr="00123177" w14:paraId="105A9BF3" w14:textId="77777777" w:rsidTr="00535342">
        <w:tblPrEx>
          <w:tblLook w:val="0000" w:firstRow="0" w:lastRow="0" w:firstColumn="0" w:lastColumn="0" w:noHBand="0" w:noVBand="0"/>
        </w:tblPrEx>
        <w:trPr>
          <w:cantSplit/>
          <w:trHeight w:val="133"/>
        </w:trPr>
        <w:tc>
          <w:tcPr>
            <w:tcW w:w="1783" w:type="dxa"/>
            <w:tcBorders>
              <w:top w:val="single" w:sz="4" w:space="0" w:color="000000" w:themeColor="text1"/>
              <w:left w:val="single" w:sz="4" w:space="0" w:color="000000" w:themeColor="text1"/>
              <w:bottom w:val="single" w:sz="4" w:space="0" w:color="000000" w:themeColor="text1"/>
            </w:tcBorders>
          </w:tcPr>
          <w:p w14:paraId="6E3FEA3D" w14:textId="77777777" w:rsidR="00A55B53" w:rsidRPr="00123177" w:rsidRDefault="00A55B53" w:rsidP="00535342">
            <w:pPr>
              <w:pStyle w:val="TableText"/>
              <w:snapToGrid w:val="0"/>
            </w:pPr>
            <w:r w:rsidRPr="00123177">
              <w:t>Milestone</w:t>
            </w:r>
          </w:p>
        </w:tc>
        <w:tc>
          <w:tcPr>
            <w:tcW w:w="7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0A1F2C" w14:textId="77777777" w:rsidR="00A55B53" w:rsidRPr="00123177" w:rsidRDefault="00A55B53" w:rsidP="00535342">
            <w:pPr>
              <w:pStyle w:val="TableText"/>
              <w:snapToGrid w:val="0"/>
            </w:pPr>
            <w:r w:rsidRPr="00123177">
              <w:t>A-Sample/PF1.0</w:t>
            </w:r>
          </w:p>
        </w:tc>
      </w:tr>
      <w:tr w:rsidR="00A55B53" w:rsidRPr="00123177" w14:paraId="2C28987B" w14:textId="77777777" w:rsidTr="00535342">
        <w:trPr>
          <w:trHeight w:val="1031"/>
        </w:trPr>
        <w:tc>
          <w:tcPr>
            <w:tcW w:w="1783" w:type="dxa"/>
            <w:tcBorders>
              <w:top w:val="single" w:sz="8" w:space="0" w:color="000000" w:themeColor="text1"/>
              <w:left w:val="single" w:sz="8" w:space="0" w:color="000000" w:themeColor="text1"/>
              <w:bottom w:val="single" w:sz="8" w:space="0" w:color="000000" w:themeColor="text1"/>
              <w:right w:val="nil"/>
            </w:tcBorders>
          </w:tcPr>
          <w:p w14:paraId="7F1D7F42" w14:textId="77777777" w:rsidR="00A55B53" w:rsidRPr="00123177" w:rsidRDefault="00A55B53" w:rsidP="00535342">
            <w:r w:rsidRPr="00123177">
              <w:rPr>
                <w:rFonts w:eastAsia="Arial"/>
                <w:color w:val="000000" w:themeColor="text1"/>
                <w:szCs w:val="20"/>
              </w:rPr>
              <w:t>Purpose</w:t>
            </w:r>
            <w:r w:rsidRPr="00123177">
              <w:rPr>
                <w:rFonts w:eastAsia="Arial"/>
                <w:color w:val="000000" w:themeColor="text1"/>
                <w:szCs w:val="20"/>
                <w:vertAlign w:val="superscript"/>
              </w:rPr>
              <w:t>1</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A7F9D8" w14:textId="77777777" w:rsidR="00A55B53" w:rsidRPr="00123177" w:rsidRDefault="00A55B53" w:rsidP="00535342">
            <w:pPr>
              <w:rPr>
                <w:rFonts w:eastAsia="Arial"/>
                <w:color w:val="000000" w:themeColor="text1"/>
              </w:rPr>
            </w:pPr>
            <w:r w:rsidRPr="00123177">
              <w:rPr>
                <w:rFonts w:eastAsia="Arial"/>
                <w:color w:val="000000" w:themeColor="text1"/>
              </w:rPr>
              <w:t>The HVDCDC shall raise a level 2 fault and command to actively discharge the power module 400V side when it detects the 400V side DC link or output voltage is higher than half of the 800V side DC link voltage AND the power module is disabled AND the 800V side is under load.</w:t>
            </w:r>
          </w:p>
        </w:tc>
      </w:tr>
      <w:tr w:rsidR="00A55B53" w:rsidRPr="00123177" w14:paraId="719C3DC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C6E6553" w14:textId="77777777" w:rsidR="00A55B53" w:rsidRPr="00123177" w:rsidRDefault="00A55B53" w:rsidP="00535342">
            <w:r w:rsidRPr="00123177">
              <w:rPr>
                <w:rFonts w:eastAsia="Arial"/>
                <w:color w:val="000000" w:themeColor="text1"/>
                <w:szCs w:val="20"/>
              </w:rPr>
              <w:t xml:space="preserve">Derived Requirement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31F54D" w14:textId="77777777" w:rsidR="00A55B53" w:rsidRPr="00123177" w:rsidRDefault="00A55B53" w:rsidP="00535342">
            <w:r w:rsidRPr="00123177">
              <w:rPr>
                <w:rFonts w:eastAsia="Arial"/>
                <w:color w:val="000000" w:themeColor="text1"/>
                <w:szCs w:val="20"/>
              </w:rPr>
              <w:t>No Such derived requirement is applicable.</w:t>
            </w:r>
          </w:p>
        </w:tc>
      </w:tr>
      <w:tr w:rsidR="00A55B53" w:rsidRPr="00123177" w14:paraId="5E2159E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1FAB49E" w14:textId="77777777" w:rsidR="00A55B53" w:rsidRPr="00123177" w:rsidRDefault="00A55B53" w:rsidP="00535342">
            <w:r w:rsidRPr="00123177">
              <w:rPr>
                <w:rFonts w:eastAsia="Arial"/>
                <w:color w:val="000000" w:themeColor="text1"/>
                <w:szCs w:val="20"/>
              </w:rPr>
              <w:t>Access Restrictions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EFC339" w14:textId="77777777" w:rsidR="00A55B53" w:rsidRPr="00123177" w:rsidRDefault="00A55B53" w:rsidP="00535342">
            <w:r w:rsidRPr="00123177">
              <w:rPr>
                <w:rFonts w:eastAsia="Arial"/>
                <w:color w:val="000000" w:themeColor="text1"/>
                <w:szCs w:val="20"/>
              </w:rPr>
              <w:t>No Specific access restrictions is applicable.</w:t>
            </w:r>
          </w:p>
        </w:tc>
      </w:tr>
      <w:tr w:rsidR="00A55B53" w:rsidRPr="00123177" w14:paraId="7F77A77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0826728" w14:textId="77777777" w:rsidR="00A55B53" w:rsidRPr="00123177" w:rsidRDefault="00A55B53" w:rsidP="00535342">
            <w:r w:rsidRPr="00123177">
              <w:rPr>
                <w:rFonts w:eastAsia="Arial"/>
                <w:color w:val="000000" w:themeColor="text1"/>
                <w:szCs w:val="20"/>
              </w:rPr>
              <w:t>Input(s)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9960C8" w14:textId="77777777" w:rsidR="00A55B53" w:rsidRDefault="00F87E19" w:rsidP="00535342">
            <w:pPr>
              <w:rPr>
                <w:rFonts w:ascii="Arial" w:hAnsi="Arial" w:cs="Arial"/>
                <w:color w:val="000000"/>
                <w:sz w:val="20"/>
                <w:szCs w:val="20"/>
              </w:rPr>
            </w:pPr>
            <w:r>
              <w:rPr>
                <w:rFonts w:ascii="Arial" w:hAnsi="Arial" w:cs="Arial"/>
                <w:color w:val="000000"/>
                <w:sz w:val="20"/>
                <w:szCs w:val="20"/>
              </w:rPr>
              <w:t>1. Set the 800V side (high side) voltage of the power module to greater than 480V(e.g. 540V)</w:t>
            </w:r>
          </w:p>
          <w:p w14:paraId="75DE7B0B" w14:textId="77777777" w:rsidR="00BE318F" w:rsidRPr="00BE318F" w:rsidRDefault="00CC490E" w:rsidP="00BE318F">
            <w:pPr>
              <w:pStyle w:val="NormalWeb"/>
              <w:spacing w:before="0" w:beforeAutospacing="0" w:after="0" w:afterAutospacing="0"/>
              <w:rPr>
                <w:rFonts w:ascii="Arial" w:hAnsi="Arial" w:cs="Arial"/>
                <w:color w:val="000000"/>
                <w:sz w:val="20"/>
                <w:szCs w:val="20"/>
              </w:rPr>
            </w:pPr>
            <w:r w:rsidRPr="00CC490E">
              <w:rPr>
                <w:rFonts w:ascii="Arial" w:hAnsi="Arial" w:cs="Arial"/>
                <w:color w:val="000000"/>
                <w:sz w:val="20"/>
                <w:szCs w:val="20"/>
              </w:rPr>
              <w:t xml:space="preserve">2. </w:t>
            </w:r>
            <w:r w:rsidR="00BE318F" w:rsidRPr="00BE318F">
              <w:rPr>
                <w:rFonts w:ascii="Arial" w:hAnsi="Arial" w:cs="Arial"/>
                <w:color w:val="000000"/>
                <w:sz w:val="20"/>
                <w:szCs w:val="20"/>
              </w:rPr>
              <w:t>The power module status should be disabled</w:t>
            </w:r>
          </w:p>
          <w:p w14:paraId="73234B74" w14:textId="152FF766" w:rsidR="00BE318F" w:rsidRPr="00BE318F" w:rsidRDefault="00BE318F"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 xml:space="preserve">3. The HVDCDC application should be in Standby </w:t>
            </w:r>
            <w:commentRangeStart w:id="202"/>
            <w:commentRangeStart w:id="203"/>
            <w:r w:rsidRPr="00BE318F">
              <w:rPr>
                <w:rFonts w:ascii="Arial" w:hAnsi="Arial" w:cs="Arial"/>
                <w:color w:val="000000"/>
                <w:sz w:val="20"/>
                <w:szCs w:val="20"/>
              </w:rPr>
              <w:t>mode</w:t>
            </w:r>
            <w:commentRangeEnd w:id="202"/>
            <w:r w:rsidR="00CA1A5B" w:rsidRPr="00BE318F">
              <w:rPr>
                <w:rStyle w:val="CommentReference"/>
                <w:rFonts w:ascii="Arial" w:hAnsi="Arial" w:cs="Arial"/>
                <w:color w:val="000000"/>
                <w:sz w:val="20"/>
                <w:szCs w:val="20"/>
              </w:rPr>
              <w:commentReference w:id="202"/>
            </w:r>
            <w:commentRangeEnd w:id="203"/>
            <w:r w:rsidR="00BD25DF" w:rsidRPr="00BE318F">
              <w:rPr>
                <w:rStyle w:val="CommentReference"/>
                <w:rFonts w:ascii="Arial" w:hAnsi="Arial" w:cs="Arial"/>
                <w:color w:val="000000"/>
                <w:sz w:val="20"/>
                <w:szCs w:val="20"/>
              </w:rPr>
              <w:commentReference w:id="203"/>
            </w:r>
          </w:p>
          <w:p w14:paraId="65BC2F83" w14:textId="2C12A817" w:rsidR="00F87E19" w:rsidRPr="00CC490E" w:rsidRDefault="00F87E19" w:rsidP="00535342">
            <w:pPr>
              <w:rPr>
                <w:rFonts w:ascii="Arial" w:hAnsi="Arial" w:cs="Arial"/>
                <w:color w:val="000000"/>
                <w:sz w:val="20"/>
                <w:szCs w:val="20"/>
              </w:rPr>
            </w:pPr>
          </w:p>
        </w:tc>
      </w:tr>
      <w:tr w:rsidR="00A55B53" w:rsidRPr="00123177" w14:paraId="5AFED85B"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C5FF871" w14:textId="77777777" w:rsidR="00A55B53" w:rsidRPr="00123177" w:rsidRDefault="00A55B53" w:rsidP="00535342">
            <w:r w:rsidRPr="00123177">
              <w:rPr>
                <w:rFonts w:eastAsia="Arial"/>
                <w:color w:val="000000" w:themeColor="text1"/>
                <w:szCs w:val="20"/>
              </w:rPr>
              <w:t>Output(s)</w:t>
            </w:r>
            <w:r w:rsidRPr="00123177">
              <w:rPr>
                <w:rFonts w:eastAsia="Arial"/>
                <w:b/>
                <w:bCs/>
                <w:color w:val="000000" w:themeColor="text1"/>
                <w:szCs w:val="20"/>
              </w:rPr>
              <w:t xml:space="preserve">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6A075E" w14:textId="77777777" w:rsidR="00BE318F" w:rsidRPr="00BE318F" w:rsidRDefault="00BE318F"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Below CAN messages are observed,</w:t>
            </w:r>
          </w:p>
          <w:p w14:paraId="5BA957C5" w14:textId="347037CF" w:rsidR="00BE318F" w:rsidRPr="00BE318F" w:rsidRDefault="00EB350C" w:rsidP="00BE318F">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1. </w:t>
            </w:r>
            <w:r w:rsidR="00BE318F" w:rsidRPr="00BE318F">
              <w:rPr>
                <w:rFonts w:ascii="Arial" w:hAnsi="Arial" w:cs="Arial"/>
                <w:color w:val="000000"/>
                <w:sz w:val="20"/>
                <w:szCs w:val="20"/>
              </w:rPr>
              <w:t>NHVDCDCStatus @ HVDCDC_Status1 is set to 0x4 ("Disable_power_module")</w:t>
            </w:r>
          </w:p>
          <w:p w14:paraId="0A990A5F" w14:textId="161BDD42" w:rsidR="00BE318F" w:rsidRPr="00BE318F" w:rsidRDefault="00EB350C" w:rsidP="00BE318F">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2. </w:t>
            </w:r>
            <w:r w:rsidR="00BE318F" w:rsidRPr="00BE318F">
              <w:rPr>
                <w:rFonts w:ascii="Arial" w:hAnsi="Arial" w:cs="Arial"/>
                <w:color w:val="000000"/>
                <w:sz w:val="20"/>
                <w:szCs w:val="20"/>
              </w:rPr>
              <w:t>NHVDCDCStatusDebug @ HVDCDC_Debug is set to 0x7 ("Shutdown_DisablePM").</w:t>
            </w:r>
          </w:p>
          <w:p w14:paraId="45D6D5E6" w14:textId="3E60E72D" w:rsidR="00A55B53" w:rsidRPr="00BE318F" w:rsidRDefault="00EB350C" w:rsidP="00BE318F">
            <w:pPr>
              <w:rPr>
                <w:rFonts w:ascii="Arial" w:hAnsi="Arial" w:cs="Arial"/>
                <w:color w:val="000000"/>
                <w:sz w:val="20"/>
                <w:szCs w:val="20"/>
              </w:rPr>
            </w:pPr>
            <w:r>
              <w:rPr>
                <w:rFonts w:ascii="Arial" w:hAnsi="Arial" w:cs="Arial"/>
                <w:color w:val="000000"/>
                <w:sz w:val="20"/>
                <w:szCs w:val="20"/>
              </w:rPr>
              <w:t xml:space="preserve">3. </w:t>
            </w:r>
            <w:r w:rsidR="00BE318F" w:rsidRPr="00BE318F">
              <w:rPr>
                <w:rFonts w:ascii="Arial" w:hAnsi="Arial" w:cs="Arial"/>
                <w:color w:val="000000"/>
                <w:sz w:val="20"/>
                <w:szCs w:val="20"/>
              </w:rPr>
              <w:t>NHVDCDCFaultyShutdown == 0x2 "Emergency_FaultyShutdown"</w:t>
            </w:r>
          </w:p>
          <w:p w14:paraId="5DD8A355" w14:textId="57296E7A" w:rsidR="00A55B53" w:rsidRPr="00BE318F" w:rsidRDefault="00EB350C" w:rsidP="00796E3F">
            <w:pPr>
              <w:pStyle w:val="NormalWeb"/>
              <w:spacing w:before="0" w:beforeAutospacing="0" w:after="0" w:afterAutospacing="0"/>
              <w:rPr>
                <w:rFonts w:ascii="Arial" w:hAnsi="Arial" w:cs="Arial"/>
                <w:color w:val="000000"/>
                <w:sz w:val="20"/>
                <w:szCs w:val="20"/>
              </w:rPr>
            </w:pPr>
            <w:r w:rsidRPr="00796E3F">
              <w:rPr>
                <w:rFonts w:ascii="Arial" w:hAnsi="Arial" w:cs="Arial"/>
                <w:color w:val="000000"/>
                <w:sz w:val="20"/>
                <w:szCs w:val="20"/>
              </w:rPr>
              <w:t>4. The level 2 fault should be raised in All States except Sleep state and Power down Safe state</w:t>
            </w:r>
          </w:p>
        </w:tc>
      </w:tr>
      <w:tr w:rsidR="00A55B53" w:rsidRPr="00123177" w14:paraId="30DB7D10"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DBF0B26" w14:textId="77777777" w:rsidR="00A55B53" w:rsidRPr="00123177" w:rsidRDefault="00A55B53" w:rsidP="00535342">
            <w:r w:rsidRPr="00123177">
              <w:rPr>
                <w:rFonts w:eastAsia="Arial"/>
                <w:color w:val="000000" w:themeColor="text1"/>
                <w:szCs w:val="20"/>
              </w:rPr>
              <w:t>Process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F47976" w14:textId="4B42DE61" w:rsidR="00BE318F" w:rsidRPr="00BE318F" w:rsidRDefault="00A55B53"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 xml:space="preserve">Verify that The HVDCDC shall raise a level 2 fault and discharge the power module </w:t>
            </w:r>
            <w:r w:rsidR="00BE318F" w:rsidRPr="00BE318F">
              <w:rPr>
                <w:rFonts w:ascii="Arial" w:hAnsi="Arial" w:cs="Arial"/>
                <w:color w:val="000000"/>
                <w:sz w:val="20"/>
                <w:szCs w:val="20"/>
              </w:rPr>
              <w:t>when the below conditions are met,</w:t>
            </w:r>
          </w:p>
          <w:p w14:paraId="48E4570B" w14:textId="2E0D584D" w:rsidR="00BE318F" w:rsidRPr="00BE318F" w:rsidRDefault="00BE318F"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 xml:space="preserve">1. VICOR output voltage (VHVDCDC400V_VICOR) is more than half of the high side voltage (VHVDCDC800V_VICOR) plus 10V(HVDCDC_CAL) </w:t>
            </w:r>
          </w:p>
          <w:p w14:paraId="4F277168" w14:textId="182FF0B5" w:rsidR="00BE318F" w:rsidRPr="00BE318F" w:rsidRDefault="00BE318F"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2. The power module status is disabled.</w:t>
            </w:r>
          </w:p>
          <w:p w14:paraId="2EB0F83F" w14:textId="7B6D6AB0" w:rsidR="00BE318F" w:rsidRPr="00BE318F" w:rsidRDefault="00BE318F" w:rsidP="00BE318F">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3. </w:t>
            </w:r>
            <w:r w:rsidRPr="00BE318F">
              <w:rPr>
                <w:rFonts w:ascii="Arial" w:hAnsi="Arial" w:cs="Arial"/>
                <w:color w:val="000000"/>
                <w:sz w:val="20"/>
                <w:szCs w:val="20"/>
              </w:rPr>
              <w:t>NHVDCDCStatus @ HVDCDC_Status1 is set to 0x4 ("Disable_power_module")</w:t>
            </w:r>
          </w:p>
          <w:p w14:paraId="5630523C" w14:textId="7FF3D023" w:rsidR="00BE318F" w:rsidRPr="00BE318F" w:rsidRDefault="00BE318F" w:rsidP="00BE318F">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4. </w:t>
            </w:r>
            <w:r w:rsidRPr="00BE318F">
              <w:rPr>
                <w:rFonts w:ascii="Arial" w:hAnsi="Arial" w:cs="Arial"/>
                <w:color w:val="000000"/>
                <w:sz w:val="20"/>
                <w:szCs w:val="20"/>
              </w:rPr>
              <w:t>NHVDCDCStatusDebug @ HVDCDC_Debug is set to 0x7 ("Shutdown_DisablePM").</w:t>
            </w:r>
          </w:p>
          <w:p w14:paraId="16CFAE30" w14:textId="6AA902D9" w:rsidR="00BE318F" w:rsidRPr="00BE318F" w:rsidRDefault="00BE318F" w:rsidP="00BE318F">
            <w:pPr>
              <w:rPr>
                <w:rFonts w:ascii="Arial" w:hAnsi="Arial" w:cs="Arial"/>
                <w:color w:val="000000"/>
                <w:sz w:val="20"/>
                <w:szCs w:val="20"/>
              </w:rPr>
            </w:pPr>
            <w:r w:rsidRPr="00BE318F">
              <w:rPr>
                <w:rFonts w:ascii="Arial" w:hAnsi="Arial" w:cs="Arial"/>
                <w:color w:val="000000"/>
                <w:sz w:val="20"/>
                <w:szCs w:val="20"/>
              </w:rPr>
              <w:t xml:space="preserve"> </w:t>
            </w:r>
            <w:r>
              <w:rPr>
                <w:rFonts w:ascii="Arial" w:hAnsi="Arial" w:cs="Arial"/>
                <w:color w:val="000000"/>
                <w:sz w:val="20"/>
                <w:szCs w:val="20"/>
              </w:rPr>
              <w:t xml:space="preserve">5. </w:t>
            </w:r>
            <w:r w:rsidRPr="00BE318F">
              <w:rPr>
                <w:rFonts w:ascii="Arial" w:hAnsi="Arial" w:cs="Arial"/>
                <w:color w:val="000000"/>
                <w:sz w:val="20"/>
                <w:szCs w:val="20"/>
              </w:rPr>
              <w:t>NHVDCDCFaultyShutdown == 0x2 "Emergency_FaultyShutdown"</w:t>
            </w:r>
          </w:p>
          <w:p w14:paraId="251BA6D2" w14:textId="4F52ADC5" w:rsidR="00BE318F" w:rsidRPr="00BE318F" w:rsidRDefault="00BE318F" w:rsidP="00BE318F">
            <w:pPr>
              <w:pStyle w:val="NormalWeb"/>
              <w:spacing w:before="0" w:beforeAutospacing="0" w:after="0" w:afterAutospacing="0"/>
              <w:rPr>
                <w:rFonts w:ascii="Arial" w:hAnsi="Arial" w:cs="Arial"/>
                <w:color w:val="000000"/>
                <w:sz w:val="20"/>
                <w:szCs w:val="20"/>
              </w:rPr>
            </w:pPr>
          </w:p>
        </w:tc>
      </w:tr>
      <w:tr w:rsidR="00A55B53" w:rsidRPr="00123177" w14:paraId="5F41856C"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F59A02F" w14:textId="77777777" w:rsidR="00A55B53" w:rsidRPr="00123177" w:rsidRDefault="00A55B53" w:rsidP="00535342">
            <w:r w:rsidRPr="00123177">
              <w:rPr>
                <w:rFonts w:eastAsia="Arial"/>
                <w:color w:val="000000" w:themeColor="text1"/>
                <w:szCs w:val="20"/>
              </w:rPr>
              <w:t>Mandatory Fields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630EF4" w14:textId="77777777" w:rsidR="00A55B53" w:rsidRPr="00BE318F" w:rsidRDefault="00A55B53"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No such mandatory fields is applicable.</w:t>
            </w:r>
          </w:p>
        </w:tc>
      </w:tr>
      <w:tr w:rsidR="00A55B53" w:rsidRPr="00123177" w14:paraId="61E2837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FA877D1" w14:textId="77777777" w:rsidR="00A55B53" w:rsidRPr="00123177" w:rsidRDefault="00A55B53" w:rsidP="00535342">
            <w:r w:rsidRPr="00123177">
              <w:rPr>
                <w:rFonts w:eastAsia="Arial"/>
                <w:color w:val="000000" w:themeColor="text1"/>
                <w:szCs w:val="20"/>
              </w:rPr>
              <w:t>Pre-Loaded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CECE82" w14:textId="77777777" w:rsidR="00BE318F" w:rsidRPr="009B5153" w:rsidRDefault="00BE318F" w:rsidP="00BE318F">
            <w:pPr>
              <w:pStyle w:val="NormalWeb"/>
              <w:spacing w:before="0" w:beforeAutospacing="0" w:after="0" w:afterAutospacing="0"/>
              <w:rPr>
                <w:rFonts w:ascii="Arial" w:hAnsi="Arial" w:cs="Arial"/>
                <w:color w:val="000000"/>
                <w:sz w:val="20"/>
                <w:szCs w:val="20"/>
              </w:rPr>
            </w:pPr>
            <w:r w:rsidRPr="009B5153">
              <w:rPr>
                <w:rFonts w:ascii="Arial" w:hAnsi="Arial" w:cs="Arial"/>
                <w:color w:val="000000"/>
                <w:sz w:val="20"/>
                <w:szCs w:val="20"/>
              </w:rPr>
              <w:t>1. The HVDCDC application shall in Normal substate of HV_ON state</w:t>
            </w:r>
          </w:p>
          <w:p w14:paraId="1DD52D9E" w14:textId="77777777" w:rsidR="00BE318F" w:rsidRPr="009B5153" w:rsidRDefault="00BE318F" w:rsidP="00BE318F">
            <w:pPr>
              <w:pStyle w:val="NormalWeb"/>
              <w:spacing w:before="0" w:beforeAutospacing="0" w:after="0" w:afterAutospacing="0"/>
              <w:rPr>
                <w:rFonts w:ascii="Arial" w:hAnsi="Arial" w:cs="Arial"/>
                <w:color w:val="000000"/>
                <w:sz w:val="20"/>
                <w:szCs w:val="20"/>
              </w:rPr>
            </w:pPr>
            <w:r w:rsidRPr="009B5153">
              <w:rPr>
                <w:rFonts w:ascii="Arial" w:hAnsi="Arial" w:cs="Arial"/>
                <w:color w:val="000000"/>
                <w:sz w:val="20"/>
                <w:szCs w:val="20"/>
              </w:rPr>
              <w:t>2. NHVDCDCStatusDebug @ HVDCDC_Debug shall equal to 0x6 ("Normal"</w:t>
            </w:r>
          </w:p>
          <w:p w14:paraId="1643B874" w14:textId="77777777" w:rsidR="00BE318F" w:rsidRPr="009B5153" w:rsidRDefault="00BE318F" w:rsidP="00BE318F">
            <w:pPr>
              <w:pStyle w:val="NormalWeb"/>
              <w:spacing w:before="0" w:beforeAutospacing="0" w:after="0" w:afterAutospacing="0"/>
              <w:rPr>
                <w:rFonts w:ascii="Arial" w:hAnsi="Arial" w:cs="Arial"/>
                <w:color w:val="000000"/>
                <w:sz w:val="20"/>
                <w:szCs w:val="20"/>
              </w:rPr>
            </w:pPr>
            <w:r w:rsidRPr="009B5153">
              <w:rPr>
                <w:rFonts w:ascii="Arial" w:hAnsi="Arial" w:cs="Arial"/>
                <w:color w:val="000000"/>
                <w:sz w:val="20"/>
                <w:szCs w:val="20"/>
              </w:rPr>
              <w:t>3. No fault shall raise, value of CAN signal NHVDCDCFault @ HVDCDC_Status1 is equal to 0</w:t>
            </w:r>
          </w:p>
          <w:p w14:paraId="2D09893C" w14:textId="4F8F5C25" w:rsidR="00A55B53" w:rsidRPr="00BE318F" w:rsidRDefault="00A55B53" w:rsidP="00BE318F">
            <w:pPr>
              <w:pStyle w:val="NormalWeb"/>
              <w:spacing w:before="0" w:beforeAutospacing="0" w:after="0" w:afterAutospacing="0"/>
              <w:rPr>
                <w:rFonts w:ascii="Arial" w:hAnsi="Arial" w:cs="Arial"/>
                <w:color w:val="000000"/>
                <w:sz w:val="20"/>
                <w:szCs w:val="20"/>
              </w:rPr>
            </w:pPr>
          </w:p>
        </w:tc>
      </w:tr>
      <w:tr w:rsidR="00A55B53" w:rsidRPr="00123177" w14:paraId="34295EA8"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49DA1657" w14:textId="77777777" w:rsidR="00A55B53" w:rsidRPr="00123177" w:rsidRDefault="00A55B53" w:rsidP="00535342">
            <w:r w:rsidRPr="00123177">
              <w:rPr>
                <w:rFonts w:eastAsia="Arial"/>
                <w:color w:val="000000" w:themeColor="text1"/>
                <w:szCs w:val="20"/>
              </w:rPr>
              <w:t>Default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97E497" w14:textId="77777777" w:rsidR="00A55B53" w:rsidRPr="00BE318F" w:rsidRDefault="00A55B53"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Default values shall be applicable with respect to Pre-Loaded Values</w:t>
            </w:r>
          </w:p>
        </w:tc>
      </w:tr>
      <w:tr w:rsidR="00A55B53" w:rsidRPr="00123177" w14:paraId="13AB9045"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22118CA" w14:textId="77777777" w:rsidR="00A55B53" w:rsidRPr="00123177" w:rsidRDefault="00A55B53" w:rsidP="00535342">
            <w:r w:rsidRPr="00123177">
              <w:rPr>
                <w:rFonts w:eastAsia="Arial"/>
                <w:color w:val="000000" w:themeColor="text1"/>
                <w:szCs w:val="20"/>
              </w:rPr>
              <w:t>Valid range of Values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C0DB58" w14:textId="77777777" w:rsidR="00A55B53" w:rsidRPr="00BE318F" w:rsidRDefault="00A55B53"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Valid range of Values is not applicable</w:t>
            </w:r>
          </w:p>
        </w:tc>
      </w:tr>
      <w:tr w:rsidR="00A55B53" w:rsidRPr="00123177" w14:paraId="768A388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7CA5D9D" w14:textId="77777777" w:rsidR="00A55B53" w:rsidRPr="00123177" w:rsidRDefault="00A55B53" w:rsidP="00535342">
            <w:r w:rsidRPr="00123177">
              <w:rPr>
                <w:rFonts w:eastAsia="Arial"/>
                <w:color w:val="000000" w:themeColor="text1"/>
                <w:szCs w:val="20"/>
              </w:rPr>
              <w:t xml:space="preserve">Data Latency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7632DD" w14:textId="77777777" w:rsidR="00A55B53" w:rsidRPr="00BE318F" w:rsidRDefault="00A55B53"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Data latency period is not applicable</w:t>
            </w:r>
          </w:p>
        </w:tc>
      </w:tr>
      <w:tr w:rsidR="00A55B53" w:rsidRPr="00123177" w14:paraId="0C0D72B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FA770A1" w14:textId="77777777" w:rsidR="00A55B53" w:rsidRPr="00123177" w:rsidRDefault="00A55B53" w:rsidP="00535342">
            <w:r w:rsidRPr="00123177">
              <w:rPr>
                <w:rFonts w:eastAsia="Arial"/>
                <w:color w:val="000000" w:themeColor="text1"/>
                <w:szCs w:val="20"/>
              </w:rPr>
              <w:t xml:space="preserve">Data Retention Period  </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98A562" w14:textId="77777777" w:rsidR="00A55B53" w:rsidRPr="00BE318F" w:rsidRDefault="00A55B53"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Data Retention period is not applicable.</w:t>
            </w:r>
          </w:p>
        </w:tc>
      </w:tr>
      <w:tr w:rsidR="00A55B53" w:rsidRPr="00123177" w14:paraId="7D87A31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7AF7000A" w14:textId="77777777" w:rsidR="00A55B53" w:rsidRPr="00123177" w:rsidRDefault="00A55B53" w:rsidP="00535342">
            <w:r w:rsidRPr="00123177">
              <w:rPr>
                <w:rFonts w:eastAsia="Arial"/>
                <w:color w:val="000000" w:themeColor="text1"/>
                <w:szCs w:val="20"/>
              </w:rPr>
              <w:t>Data Rate/ &lt;Daily&gt; Number of transaction</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C981DB" w14:textId="77777777" w:rsidR="00A55B53" w:rsidRPr="00BE318F" w:rsidRDefault="00A55B53"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Data rate is not applicable.</w:t>
            </w:r>
          </w:p>
        </w:tc>
      </w:tr>
      <w:tr w:rsidR="00A55B53" w:rsidRPr="00123177" w14:paraId="1CD9ED6E"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5787D4C3" w14:textId="77777777" w:rsidR="00A55B53" w:rsidRPr="00123177" w:rsidRDefault="00A55B53" w:rsidP="00535342">
            <w:r w:rsidRPr="00123177">
              <w:rPr>
                <w:rFonts w:eastAsia="Arial"/>
                <w:color w:val="000000" w:themeColor="text1"/>
                <w:szCs w:val="20"/>
              </w:rPr>
              <w:t>External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2E83E8" w14:textId="77777777" w:rsidR="009B5153" w:rsidRDefault="009B5153" w:rsidP="009B5153">
            <w:pPr>
              <w:pStyle w:val="NormalWeb"/>
              <w:spacing w:before="0" w:beforeAutospacing="0" w:after="0" w:afterAutospacing="0"/>
              <w:rPr>
                <w:rFonts w:ascii="Arial" w:hAnsi="Arial" w:cs="Arial"/>
                <w:color w:val="000000"/>
                <w:sz w:val="20"/>
                <w:szCs w:val="20"/>
              </w:rPr>
            </w:pPr>
            <w:r w:rsidRPr="009B5153">
              <w:rPr>
                <w:rFonts w:ascii="Arial" w:hAnsi="Arial" w:cs="Arial"/>
                <w:color w:val="000000"/>
                <w:sz w:val="20"/>
                <w:szCs w:val="20"/>
              </w:rPr>
              <w:t xml:space="preserve">NHVDCDCCommand == 0x1 "Enable" </w:t>
            </w:r>
          </w:p>
          <w:p w14:paraId="7E7346B1" w14:textId="2E073FFC" w:rsidR="009B5153" w:rsidRPr="009B5153" w:rsidRDefault="009B5153" w:rsidP="009B5153">
            <w:pPr>
              <w:pStyle w:val="NormalWeb"/>
              <w:spacing w:before="0" w:beforeAutospacing="0" w:after="0" w:afterAutospacing="0"/>
              <w:rPr>
                <w:rFonts w:ascii="Arial" w:hAnsi="Arial" w:cs="Arial"/>
                <w:color w:val="000000"/>
                <w:sz w:val="20"/>
                <w:szCs w:val="20"/>
              </w:rPr>
            </w:pPr>
            <w:r w:rsidRPr="009B5153">
              <w:rPr>
                <w:rFonts w:ascii="Arial" w:hAnsi="Arial" w:cs="Arial"/>
                <w:color w:val="000000"/>
                <w:sz w:val="20"/>
                <w:szCs w:val="20"/>
              </w:rPr>
              <w:t>AND</w:t>
            </w:r>
          </w:p>
          <w:p w14:paraId="276C030A" w14:textId="7E87418E" w:rsidR="009B5153" w:rsidRPr="009B5153" w:rsidRDefault="009B5153" w:rsidP="009B5153">
            <w:pPr>
              <w:pStyle w:val="NormalWeb"/>
              <w:spacing w:before="0" w:beforeAutospacing="0" w:after="0" w:afterAutospacing="0"/>
              <w:rPr>
                <w:rFonts w:ascii="Arial" w:hAnsi="Arial" w:cs="Arial"/>
                <w:color w:val="000000"/>
                <w:sz w:val="20"/>
                <w:szCs w:val="20"/>
              </w:rPr>
            </w:pPr>
            <w:r w:rsidRPr="009B5153">
              <w:rPr>
                <w:rFonts w:ascii="Arial" w:hAnsi="Arial" w:cs="Arial"/>
                <w:color w:val="000000"/>
                <w:sz w:val="20"/>
                <w:szCs w:val="20"/>
              </w:rPr>
              <w:t>the HVDCDC commanded the enabling of the power module</w:t>
            </w:r>
          </w:p>
          <w:p w14:paraId="75BD7185" w14:textId="77777777" w:rsidR="009B5153" w:rsidRPr="009B5153" w:rsidRDefault="009B5153" w:rsidP="009B5153">
            <w:pPr>
              <w:pStyle w:val="NormalWeb"/>
              <w:spacing w:before="0" w:beforeAutospacing="0" w:after="0" w:afterAutospacing="0"/>
              <w:rPr>
                <w:rFonts w:ascii="Arial" w:hAnsi="Arial" w:cs="Arial"/>
                <w:color w:val="000000"/>
                <w:sz w:val="20"/>
                <w:szCs w:val="20"/>
              </w:rPr>
            </w:pPr>
            <w:r w:rsidRPr="009B5153">
              <w:rPr>
                <w:rFonts w:ascii="Arial" w:hAnsi="Arial" w:cs="Arial"/>
                <w:color w:val="000000"/>
                <w:sz w:val="20"/>
                <w:szCs w:val="20"/>
              </w:rPr>
              <w:t xml:space="preserve"> AND</w:t>
            </w:r>
          </w:p>
          <w:p w14:paraId="64DD6789" w14:textId="25EAE278" w:rsidR="00A55B53" w:rsidRPr="00BE318F" w:rsidRDefault="009B5153" w:rsidP="009B5153">
            <w:pPr>
              <w:pStyle w:val="NormalWeb"/>
              <w:spacing w:before="0" w:beforeAutospacing="0" w:after="0" w:afterAutospacing="0"/>
              <w:rPr>
                <w:rFonts w:ascii="Arial" w:hAnsi="Arial" w:cs="Arial"/>
                <w:color w:val="000000"/>
                <w:sz w:val="20"/>
                <w:szCs w:val="20"/>
              </w:rPr>
            </w:pPr>
            <w:r w:rsidRPr="009B5153">
              <w:rPr>
                <w:rFonts w:ascii="Arial" w:hAnsi="Arial" w:cs="Arial"/>
                <w:color w:val="000000"/>
                <w:sz w:val="20"/>
                <w:szCs w:val="20"/>
              </w:rPr>
              <w:t>the power module is not enabled successfully for time &gt; HVDCDC_CAL</w:t>
            </w:r>
          </w:p>
        </w:tc>
      </w:tr>
      <w:tr w:rsidR="00A55B53" w:rsidRPr="00123177" w14:paraId="276D5389"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F7655B2" w14:textId="77777777" w:rsidR="00A55B53" w:rsidRPr="00123177" w:rsidRDefault="00A55B53" w:rsidP="00535342">
            <w:r w:rsidRPr="00123177">
              <w:rPr>
                <w:rFonts w:eastAsia="Arial"/>
                <w:color w:val="000000" w:themeColor="text1"/>
                <w:szCs w:val="20"/>
              </w:rPr>
              <w:t>Temporal Events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C28B78" w14:textId="77777777" w:rsidR="00A55B53" w:rsidRPr="00BE318F" w:rsidRDefault="00A55B53"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Temporal event is not applicable.</w:t>
            </w:r>
          </w:p>
        </w:tc>
      </w:tr>
      <w:tr w:rsidR="00A55B53" w:rsidRPr="00123177" w14:paraId="6885B16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82A798D" w14:textId="77777777" w:rsidR="00A55B53" w:rsidRPr="00123177" w:rsidRDefault="00A55B53" w:rsidP="00535342">
            <w:r w:rsidRPr="00123177">
              <w:rPr>
                <w:rFonts w:eastAsia="Arial"/>
                <w:color w:val="000000" w:themeColor="text1"/>
                <w:szCs w:val="20"/>
              </w:rPr>
              <w:t xml:space="preserve">Validation Rules/ </w:t>
            </w:r>
          </w:p>
          <w:p w14:paraId="0085D458" w14:textId="77777777" w:rsidR="00A55B53" w:rsidRPr="00123177" w:rsidRDefault="00A55B53" w:rsidP="00535342">
            <w:r w:rsidRPr="00123177">
              <w:rPr>
                <w:rFonts w:eastAsia="Arial"/>
                <w:color w:val="000000" w:themeColor="text1"/>
                <w:szCs w:val="20"/>
              </w:rPr>
              <w:t>Verification criteria</w:t>
            </w:r>
            <w:r w:rsidRPr="00123177">
              <w:rPr>
                <w:rFonts w:eastAsia="Arial"/>
                <w:color w:val="000000" w:themeColor="text1"/>
                <w:szCs w:val="20"/>
                <w:vertAlign w:val="superscript"/>
              </w:rPr>
              <w:t>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2FD756" w14:textId="77777777" w:rsidR="00A55B53" w:rsidRPr="00BE318F" w:rsidRDefault="00A55B53"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Verify the CAN messages and CAN signal mentioned in input and out section on CANalyzer Tool.</w:t>
            </w:r>
          </w:p>
          <w:p w14:paraId="2B64CDE5" w14:textId="77777777" w:rsidR="00A55B53" w:rsidRPr="00BE318F" w:rsidRDefault="00A55B53" w:rsidP="00BE318F">
            <w:pPr>
              <w:pStyle w:val="NormalWeb"/>
              <w:spacing w:before="0" w:beforeAutospacing="0" w:after="0" w:afterAutospacing="0"/>
              <w:rPr>
                <w:rFonts w:ascii="Arial" w:hAnsi="Arial" w:cs="Arial"/>
                <w:color w:val="000000"/>
                <w:sz w:val="20"/>
                <w:szCs w:val="20"/>
              </w:rPr>
            </w:pPr>
          </w:p>
          <w:p w14:paraId="57E7B2D9" w14:textId="77777777" w:rsidR="009B5153" w:rsidRPr="00BE318F" w:rsidRDefault="009B5153" w:rsidP="009B5153">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NHVDCDCStatus @ HVDCDC_Status1 is set to 0x4 ("Disable_power_module")</w:t>
            </w:r>
          </w:p>
          <w:p w14:paraId="6EC51B1A" w14:textId="77777777" w:rsidR="009B5153" w:rsidRPr="00BE318F" w:rsidRDefault="009B5153" w:rsidP="009B5153">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NHVDCDCStatusDebug @ HVDCDC_Debug is set to 0x7 ("Shutdown_DisablePM").</w:t>
            </w:r>
          </w:p>
          <w:p w14:paraId="1AADA058" w14:textId="77777777" w:rsidR="009B5153" w:rsidRPr="00BE318F" w:rsidRDefault="009B5153" w:rsidP="009B5153">
            <w:pPr>
              <w:rPr>
                <w:rFonts w:ascii="Arial" w:hAnsi="Arial" w:cs="Arial"/>
                <w:color w:val="000000"/>
                <w:sz w:val="20"/>
                <w:szCs w:val="20"/>
              </w:rPr>
            </w:pPr>
            <w:r w:rsidRPr="00BE318F">
              <w:rPr>
                <w:rFonts w:ascii="Arial" w:hAnsi="Arial" w:cs="Arial"/>
                <w:color w:val="000000"/>
                <w:sz w:val="20"/>
                <w:szCs w:val="20"/>
              </w:rPr>
              <w:t xml:space="preserve"> NHVDCDCFaultyShutdown == 0x2 "Emergency_FaultyShutdown"</w:t>
            </w:r>
          </w:p>
          <w:p w14:paraId="553B8C64" w14:textId="4EB3844F" w:rsidR="00A55B53" w:rsidRPr="00BE318F" w:rsidRDefault="00A55B53" w:rsidP="00BE318F">
            <w:pPr>
              <w:pStyle w:val="NormalWeb"/>
              <w:spacing w:before="0" w:beforeAutospacing="0" w:after="0" w:afterAutospacing="0"/>
              <w:rPr>
                <w:rFonts w:ascii="Arial" w:hAnsi="Arial" w:cs="Arial"/>
                <w:color w:val="000000"/>
                <w:sz w:val="20"/>
                <w:szCs w:val="20"/>
              </w:rPr>
            </w:pPr>
          </w:p>
        </w:tc>
      </w:tr>
      <w:tr w:rsidR="00A55B53" w:rsidRPr="00123177" w14:paraId="05EE3956"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6BF2BEB0" w14:textId="77777777" w:rsidR="00A55B53" w:rsidRPr="00123177" w:rsidRDefault="00A55B53" w:rsidP="00535342">
            <w:r w:rsidRPr="00123177">
              <w:rPr>
                <w:rFonts w:eastAsia="Arial"/>
                <w:color w:val="000000" w:themeColor="text1"/>
                <w:szCs w:val="20"/>
              </w:rPr>
              <w:t>Constraints</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8A47B8" w14:textId="77777777" w:rsidR="00A55B53" w:rsidRPr="00BE318F" w:rsidRDefault="00A55B53"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Constraints is not applicable.</w:t>
            </w:r>
          </w:p>
        </w:tc>
      </w:tr>
      <w:tr w:rsidR="00A55B53" w:rsidRPr="00123177" w14:paraId="7120EE7A"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F1A4367" w14:textId="77777777" w:rsidR="00A55B53" w:rsidRPr="00123177" w:rsidRDefault="00A55B53" w:rsidP="00535342">
            <w:r w:rsidRPr="00123177">
              <w:rPr>
                <w:rFonts w:eastAsia="Arial"/>
                <w:color w:val="000000" w:themeColor="text1"/>
                <w:szCs w:val="20"/>
              </w:rPr>
              <w:t>Effects on other systems/sub system</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9891DF" w14:textId="77777777" w:rsidR="00A55B53" w:rsidRPr="00BE318F" w:rsidRDefault="00A55B53" w:rsidP="00BE318F">
            <w:pPr>
              <w:pStyle w:val="NormalWeb"/>
              <w:spacing w:before="0" w:beforeAutospacing="0" w:after="0" w:afterAutospacing="0"/>
              <w:rPr>
                <w:rFonts w:ascii="Arial" w:hAnsi="Arial" w:cs="Arial"/>
                <w:color w:val="000000"/>
                <w:sz w:val="20"/>
                <w:szCs w:val="20"/>
              </w:rPr>
            </w:pPr>
            <w:r w:rsidRPr="00BE318F">
              <w:rPr>
                <w:rFonts w:ascii="Arial" w:hAnsi="Arial" w:cs="Arial"/>
                <w:color w:val="000000"/>
                <w:sz w:val="20"/>
                <w:szCs w:val="20"/>
              </w:rPr>
              <w:t>No effects on other system</w:t>
            </w:r>
          </w:p>
        </w:tc>
      </w:tr>
      <w:tr w:rsidR="00A55B53" w:rsidRPr="00123177" w14:paraId="3EC8D6F4"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769AFB1" w14:textId="77777777" w:rsidR="00A55B53" w:rsidRPr="00123177" w:rsidRDefault="00A55B53" w:rsidP="00535342">
            <w:r w:rsidRPr="00123177">
              <w:rPr>
                <w:rFonts w:eastAsia="Arial"/>
                <w:color w:val="000000" w:themeColor="text1"/>
                <w:szCs w:val="20"/>
              </w:rPr>
              <w:t>Testability with respect to test environment</w:t>
            </w:r>
          </w:p>
          <w:p w14:paraId="4C85C608" w14:textId="77777777" w:rsidR="00A55B53" w:rsidRPr="00123177" w:rsidRDefault="00A55B53" w:rsidP="00535342">
            <w:r w:rsidRPr="00123177">
              <w:rPr>
                <w:rFonts w:eastAsia="Arial"/>
                <w:color w:val="000000" w:themeColor="text1"/>
                <w:szCs w:val="20"/>
              </w:rPr>
              <w:t>(Yes/No)</w:t>
            </w:r>
          </w:p>
          <w:p w14:paraId="430B0B9B" w14:textId="77777777" w:rsidR="00A55B53" w:rsidRPr="00123177" w:rsidRDefault="00A55B53" w:rsidP="00535342">
            <w:r w:rsidRPr="00123177">
              <w:rPr>
                <w:rFonts w:eastAsia="Arial"/>
                <w:i/>
                <w:iCs/>
                <w:color w:val="000000" w:themeColor="text1"/>
                <w:szCs w:val="20"/>
              </w:rPr>
              <w:t>Note: Mention in which phase of testing, this requirement will be tested</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C905F7" w14:textId="77777777" w:rsidR="00A55B53" w:rsidRPr="00123177" w:rsidRDefault="00A55B53" w:rsidP="00535342">
            <w:pPr>
              <w:pStyle w:val="TableText"/>
              <w:snapToGrid w:val="0"/>
            </w:pPr>
            <w:r w:rsidRPr="00123177">
              <w:t>YES</w:t>
            </w:r>
          </w:p>
          <w:p w14:paraId="4FF6813D" w14:textId="77777777" w:rsidR="00A55B53" w:rsidRPr="00123177" w:rsidRDefault="00A55B53" w:rsidP="00535342"/>
        </w:tc>
      </w:tr>
      <w:tr w:rsidR="00A55B53" w:rsidRPr="00123177" w14:paraId="4FFFE2E7"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39EB27A8" w14:textId="77777777" w:rsidR="00A55B53" w:rsidRPr="00123177" w:rsidRDefault="00A55B53" w:rsidP="00535342">
            <w:r w:rsidRPr="00123177">
              <w:rPr>
                <w:rFonts w:eastAsia="Arial"/>
                <w:color w:val="000000" w:themeColor="text1"/>
                <w:szCs w:val="20"/>
              </w:rPr>
              <w:t>Feasible within project constraints</w:t>
            </w:r>
          </w:p>
          <w:p w14:paraId="0D5D29C8" w14:textId="77777777" w:rsidR="00A55B53" w:rsidRPr="00123177" w:rsidRDefault="00A55B53" w:rsidP="00535342">
            <w:r w:rsidRPr="00123177">
              <w:rPr>
                <w:rFonts w:eastAsia="Arial"/>
                <w:color w:val="000000" w:themeColor="text1"/>
                <w:szCs w:val="20"/>
              </w:rPr>
              <w:lastRenderedPageBreak/>
              <w:t>(Yes/No)</w:t>
            </w:r>
          </w:p>
          <w:p w14:paraId="4A1897A7" w14:textId="77777777" w:rsidR="00A55B53" w:rsidRPr="00123177" w:rsidRDefault="00A55B53" w:rsidP="00535342">
            <w:r w:rsidRPr="00123177">
              <w:rPr>
                <w:rFonts w:eastAsia="Arial"/>
                <w:i/>
                <w:iCs/>
                <w:color w:val="000000" w:themeColor="text1"/>
                <w:szCs w:val="20"/>
              </w:rPr>
              <w:t>Note: Add the impact of requirement on operating environment defined in section 4.2</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7EABC6" w14:textId="77777777" w:rsidR="00A55B53" w:rsidRPr="00123177" w:rsidRDefault="00A55B53" w:rsidP="00535342">
            <w:pPr>
              <w:pStyle w:val="TableText"/>
              <w:snapToGrid w:val="0"/>
            </w:pPr>
            <w:r w:rsidRPr="00123177">
              <w:lastRenderedPageBreak/>
              <w:t>YES</w:t>
            </w:r>
          </w:p>
          <w:p w14:paraId="1290970F" w14:textId="77777777" w:rsidR="00A55B53" w:rsidRPr="00123177" w:rsidRDefault="00A55B53" w:rsidP="00535342"/>
        </w:tc>
      </w:tr>
      <w:tr w:rsidR="00A55B53" w:rsidRPr="00123177" w14:paraId="08115782"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26B0AA8F" w14:textId="77777777" w:rsidR="00A55B53" w:rsidRPr="00123177" w:rsidRDefault="00A55B53" w:rsidP="00535342">
            <w:r w:rsidRPr="00123177">
              <w:rPr>
                <w:rFonts w:eastAsia="Arial"/>
                <w:color w:val="000000" w:themeColor="text1"/>
                <w:szCs w:val="20"/>
              </w:rPr>
              <w:t>Critical</w:t>
            </w:r>
          </w:p>
          <w:p w14:paraId="628C0657" w14:textId="77777777" w:rsidR="00A55B53" w:rsidRPr="00123177" w:rsidRDefault="00A55B53" w:rsidP="00535342">
            <w:r w:rsidRPr="00123177">
              <w:rPr>
                <w:rFonts w:eastAsia="Arial"/>
                <w:color w:val="000000" w:themeColor="text1"/>
                <w:szCs w:val="20"/>
              </w:rPr>
              <w:t>(Yes/No)</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DC2201" w14:textId="77777777" w:rsidR="00A55B53" w:rsidRPr="00123177" w:rsidRDefault="00A55B53" w:rsidP="00535342">
            <w:r w:rsidRPr="00123177">
              <w:t>YES</w:t>
            </w:r>
          </w:p>
        </w:tc>
      </w:tr>
      <w:tr w:rsidR="00A55B53" w:rsidRPr="00123177" w14:paraId="5F1D5751" w14:textId="77777777" w:rsidTr="00535342">
        <w:trPr>
          <w:trHeight w:val="300"/>
        </w:trPr>
        <w:tc>
          <w:tcPr>
            <w:tcW w:w="1783" w:type="dxa"/>
            <w:tcBorders>
              <w:top w:val="single" w:sz="8" w:space="0" w:color="000000" w:themeColor="text1"/>
              <w:left w:val="single" w:sz="8" w:space="0" w:color="000000" w:themeColor="text1"/>
              <w:bottom w:val="single" w:sz="8" w:space="0" w:color="000000" w:themeColor="text1"/>
              <w:right w:val="nil"/>
            </w:tcBorders>
          </w:tcPr>
          <w:p w14:paraId="1C56D338" w14:textId="77777777" w:rsidR="00A55B53" w:rsidRPr="00123177" w:rsidRDefault="00A55B53" w:rsidP="00535342">
            <w:pPr>
              <w:rPr>
                <w:rFonts w:eastAsia="Arial"/>
                <w:color w:val="000000" w:themeColor="text1"/>
                <w:szCs w:val="20"/>
              </w:rPr>
            </w:pPr>
            <w:r w:rsidRPr="00123177">
              <w:t>Acceptance Criteria</w:t>
            </w:r>
          </w:p>
        </w:tc>
        <w:tc>
          <w:tcPr>
            <w:tcW w:w="74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F1DFA3" w14:textId="77777777" w:rsidR="00A55B53" w:rsidRPr="00123177" w:rsidRDefault="00A55B53" w:rsidP="00535342">
            <w:r w:rsidRPr="00123177">
              <w:t>Acceptance Criteria for this requirement should be as per SECTION-6 ACCEPTANCE CRITERIA</w:t>
            </w:r>
          </w:p>
        </w:tc>
      </w:tr>
    </w:tbl>
    <w:p w14:paraId="03AB95DF" w14:textId="77777777" w:rsidR="00A55B53" w:rsidRPr="00123177" w:rsidRDefault="00A55B53" w:rsidP="00A55B53">
      <w:pPr>
        <w:pStyle w:val="BodyText"/>
      </w:pPr>
    </w:p>
    <w:p w14:paraId="68A13E83" w14:textId="77777777" w:rsidR="00A55B53" w:rsidRPr="00123177" w:rsidRDefault="00A55B53" w:rsidP="00A55B53">
      <w:pPr>
        <w:pStyle w:val="Heading4"/>
      </w:pPr>
      <w:r w:rsidRPr="00123177">
        <w:t>Requirement to turn ON and turn OFF the Power board 5VV supply via PMIC control.</w:t>
      </w:r>
    </w:p>
    <w:p w14:paraId="0CE811C4" w14:textId="77777777" w:rsidR="00A55B53" w:rsidRPr="00123177" w:rsidRDefault="00A55B53" w:rsidP="00A55B53">
      <w:pPr>
        <w:pStyle w:val="BodyText"/>
      </w:pPr>
    </w:p>
    <w:tbl>
      <w:tblPr>
        <w:tblW w:w="9518" w:type="dxa"/>
        <w:tblInd w:w="108" w:type="dxa"/>
        <w:tblLayout w:type="fixed"/>
        <w:tblLook w:val="0000" w:firstRow="0" w:lastRow="0" w:firstColumn="0" w:lastColumn="0" w:noHBand="0" w:noVBand="0"/>
      </w:tblPr>
      <w:tblGrid>
        <w:gridCol w:w="1920"/>
        <w:gridCol w:w="7598"/>
      </w:tblGrid>
      <w:tr w:rsidR="00A55B53" w:rsidRPr="00123177" w14:paraId="7C797E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DFE4E71"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0140E67" w14:textId="77777777" w:rsidR="00A55B53" w:rsidRPr="00123177" w:rsidRDefault="00A55B53" w:rsidP="00535342">
            <w:pPr>
              <w:pStyle w:val="TableColumnTitle"/>
              <w:snapToGrid w:val="0"/>
            </w:pPr>
            <w:r w:rsidRPr="00123177">
              <w:t>Description</w:t>
            </w:r>
          </w:p>
        </w:tc>
      </w:tr>
      <w:tr w:rsidR="00A55B53" w:rsidRPr="00123177" w14:paraId="25790D8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C0821F1"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0B0985" w14:textId="77777777" w:rsidR="00A55B53" w:rsidRPr="00123177" w:rsidRDefault="00A55B53" w:rsidP="00535342">
            <w:pPr>
              <w:snapToGrid w:val="0"/>
            </w:pPr>
            <w:r w:rsidRPr="00123177">
              <w:rPr>
                <w:rFonts w:eastAsia="Arial"/>
                <w:color w:val="000000" w:themeColor="text1"/>
                <w:szCs w:val="20"/>
              </w:rPr>
              <w:t>SWRS_PMCID_18</w:t>
            </w:r>
          </w:p>
        </w:tc>
      </w:tr>
      <w:tr w:rsidR="00A55B53" w:rsidRPr="00123177" w14:paraId="6C474E6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008E88F"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CE7AB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SDS-HVDCDC-287</w:t>
            </w:r>
          </w:p>
        </w:tc>
      </w:tr>
      <w:tr w:rsidR="00A55B53" w:rsidRPr="00123177" w14:paraId="4C8591E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6975934"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5D191" w14:textId="77777777" w:rsidR="00A55B53" w:rsidRPr="00123177" w:rsidRDefault="00A55B53" w:rsidP="00535342">
            <w:pPr>
              <w:pStyle w:val="TableText"/>
              <w:snapToGrid w:val="0"/>
            </w:pPr>
            <w:r w:rsidRPr="00123177">
              <w:t>B-Sample/PF2.0</w:t>
            </w:r>
          </w:p>
        </w:tc>
      </w:tr>
      <w:tr w:rsidR="00A55B53" w:rsidRPr="00123177" w14:paraId="4099535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B3BFA74"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040751"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be able to turn ON and turn OFF the Power board 5VV supply via PMIC control.</w:t>
            </w:r>
          </w:p>
        </w:tc>
      </w:tr>
      <w:tr w:rsidR="00A55B53" w:rsidRPr="00123177" w14:paraId="7338D5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2005AE"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86B775"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45A589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6DF7B3"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C48816"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36612DC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A0DD29"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516A21" w14:textId="77777777" w:rsidR="00A55B53" w:rsidRPr="00123177" w:rsidRDefault="00A55B53" w:rsidP="00535342">
            <w:pPr>
              <w:rPr>
                <w:szCs w:val="20"/>
              </w:rPr>
            </w:pPr>
            <w:r w:rsidRPr="00123177">
              <w:rPr>
                <w:szCs w:val="20"/>
              </w:rPr>
              <w:br/>
              <w:t>1. Send CAN signal NHVDCDCCommand @ EDSU_HVDCDC_Cmd message as 0x02 ("Safe State") via CAN interface to HVDCDC application.</w:t>
            </w:r>
            <w:r w:rsidRPr="00123177">
              <w:rPr>
                <w:szCs w:val="20"/>
              </w:rPr>
              <w:br/>
              <w:t>2. Once the HV DCDC application is in the "Disable_3" substate of the "Faulty" state within 10 seconds, decrease VICOR output voltage(VHVDCDC400V_VICOR) to less than half of VICOR input voltage(high side) minus 15V.</w:t>
            </w:r>
            <w:r w:rsidRPr="00123177">
              <w:rPr>
                <w:szCs w:val="20"/>
              </w:rPr>
              <w:br/>
              <w:t>3. Check the fault response time by checking the HVDCDC applications transition time from the "Disable_400V_AD_3" substate of the "Discharge" state to the time when the level 2 fault is raised.</w:t>
            </w:r>
          </w:p>
        </w:tc>
      </w:tr>
      <w:tr w:rsidR="00A55B53" w:rsidRPr="00123177" w14:paraId="7D0749F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25470A" w14:textId="77777777" w:rsidR="00A55B53" w:rsidRPr="00123177" w:rsidRDefault="00A55B53" w:rsidP="00535342">
            <w:pPr>
              <w:pStyle w:val="TableText"/>
              <w:snapToGrid w:val="0"/>
              <w:rPr>
                <w:b/>
                <w:bCs/>
              </w:rPr>
            </w:pPr>
            <w:r w:rsidRPr="00123177">
              <w:lastRenderedPageBreak/>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232320" w14:textId="77777777" w:rsidR="00A55B53" w:rsidRPr="00123177" w:rsidRDefault="00A55B53" w:rsidP="00535342">
            <w:pPr>
              <w:rPr>
                <w:szCs w:val="20"/>
              </w:rPr>
            </w:pPr>
            <w:r w:rsidRPr="00123177">
              <w:rPr>
                <w:szCs w:val="20"/>
              </w:rPr>
              <w:t>At Step 4:</w:t>
            </w:r>
            <w:r w:rsidRPr="00123177">
              <w:rPr>
                <w:szCs w:val="20"/>
              </w:rPr>
              <w:br/>
              <w:t>NHVDCDCStatus @ HVDCDC_Status1 is equal to 0x6 (“Faulty")</w:t>
            </w:r>
            <w:r w:rsidRPr="00123177">
              <w:rPr>
                <w:szCs w:val="20"/>
              </w:rPr>
              <w:br/>
              <w:t>NHVDCDCStatusDebug @ HVDCDC_Debug is equal to 0xD ("Faulty_Disable400VAD")</w:t>
            </w:r>
            <w:r w:rsidRPr="00123177">
              <w:rPr>
                <w:szCs w:val="20"/>
              </w:rPr>
              <w:br/>
            </w:r>
            <w:r w:rsidRPr="00123177">
              <w:rPr>
                <w:szCs w:val="20"/>
              </w:rPr>
              <w:br/>
              <w:t>NHVDCDCFault @ HVDCDC_Status1 is equal to 0x3 (“level 2")</w:t>
            </w:r>
            <w:r w:rsidRPr="00123177">
              <w:rPr>
                <w:szCs w:val="20"/>
              </w:rPr>
              <w:br/>
              <w:t>NHVDCDCFaultID @ HVDCDC_Debug_PDU is equal to 0x23(35) after the fault response time of 200ms.</w:t>
            </w:r>
            <w:r w:rsidRPr="00123177">
              <w:rPr>
                <w:szCs w:val="20"/>
              </w:rPr>
              <w:br/>
            </w:r>
            <w:r w:rsidRPr="00123177">
              <w:rPr>
                <w:szCs w:val="20"/>
              </w:rPr>
              <w:br/>
              <w:t>NHVDCDCStatus @ HVDCDC_Status1 is set to 0x7 ("PowerDown_Safe_State_NHVDCDCStatus_NW")</w:t>
            </w:r>
            <w:r w:rsidRPr="00123177">
              <w:rPr>
                <w:szCs w:val="20"/>
              </w:rPr>
              <w:br/>
              <w:t>NHVDCDCStatusDebug @ HVDCDC_Debug is set to 0x11 ("PowerDown_Safe_State")</w:t>
            </w:r>
            <w:r w:rsidRPr="00123177">
              <w:rPr>
                <w:szCs w:val="20"/>
              </w:rPr>
              <w:br/>
            </w:r>
            <w:r w:rsidRPr="00123177">
              <w:rPr>
                <w:szCs w:val="20"/>
              </w:rPr>
              <w:br/>
              <w:t>The signals IHVDCDC400V @ HVDCDC_Status2, IHVDCDC800V @ HVDCDC_Status2, VHVDCDC400V @ HVDCDC_Status2 and VHVDCDC800V @ HVDCDC_Status2 shows last received value from the power board, values are not getting updated.</w:t>
            </w:r>
          </w:p>
        </w:tc>
      </w:tr>
      <w:tr w:rsidR="00A55B53" w:rsidRPr="00123177" w14:paraId="23057F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AD12D9"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B8D663" w14:textId="77777777" w:rsidR="00A55B53" w:rsidRPr="00123177" w:rsidRDefault="00A55B53" w:rsidP="00535342">
            <w:pPr>
              <w:pStyle w:val="TableText"/>
              <w:snapToGrid w:val="0"/>
              <w:rPr>
                <w:rStyle w:val="normaltextrun"/>
              </w:rPr>
            </w:pPr>
            <w:r w:rsidRPr="00123177">
              <w:rPr>
                <w:rStyle w:val="normaltextrun"/>
              </w:rPr>
              <w:t>ON power board connect TP412 to 3.3V</w:t>
            </w:r>
          </w:p>
        </w:tc>
      </w:tr>
      <w:tr w:rsidR="00A55B53" w:rsidRPr="00123177" w14:paraId="001A31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014A9A"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97B57C" w14:textId="77777777" w:rsidR="00A55B53" w:rsidRPr="00123177" w:rsidRDefault="00A55B53" w:rsidP="00535342">
            <w:pPr>
              <w:pStyle w:val="TableText"/>
              <w:snapToGrid w:val="0"/>
            </w:pPr>
            <w:r w:rsidRPr="00123177">
              <w:t>No such mandatory fields is applicable.</w:t>
            </w:r>
          </w:p>
        </w:tc>
      </w:tr>
      <w:tr w:rsidR="00A55B53" w:rsidRPr="00123177" w14:paraId="1CF794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D9E712"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825B5B" w14:textId="77777777" w:rsidR="00A55B53" w:rsidRPr="00123177" w:rsidRDefault="00A55B53" w:rsidP="00535342">
            <w:pPr>
              <w:pStyle w:val="TableText"/>
              <w:snapToGrid w:val="0"/>
            </w:pPr>
            <w:r w:rsidRPr="00123177">
              <w:t xml:space="preserve">NHVDCDCStatus = 0x01, NHVDCDCStatusDebug = 0x06, NHVDCDCFault = 0x00. </w:t>
            </w:r>
          </w:p>
        </w:tc>
      </w:tr>
      <w:tr w:rsidR="00A55B53" w:rsidRPr="00123177" w14:paraId="6AFD5D1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0EBD15"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78B67C"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E1B72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E8C4A6"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CCDBDD" w14:textId="77777777" w:rsidR="00A55B53" w:rsidRPr="00123177" w:rsidRDefault="00A55B53" w:rsidP="00535342">
            <w:pPr>
              <w:pStyle w:val="TableText"/>
              <w:snapToGrid w:val="0"/>
            </w:pPr>
            <w:r w:rsidRPr="00123177">
              <w:t>Valid range of Values</w:t>
            </w:r>
            <w:r w:rsidRPr="00123177">
              <w:rPr>
                <w:szCs w:val="20"/>
              </w:rPr>
              <w:t xml:space="preserve"> are not applicable</w:t>
            </w:r>
          </w:p>
        </w:tc>
      </w:tr>
      <w:tr w:rsidR="00A55B53" w:rsidRPr="00123177" w14:paraId="794657D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0AEB9A"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FD58DA"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CD20FF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A5D417"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C63452"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0006F0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BA8ECF"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055125" w14:textId="77777777" w:rsidR="00A55B53" w:rsidRPr="00123177" w:rsidRDefault="00A55B53" w:rsidP="00535342">
            <w:pPr>
              <w:pStyle w:val="TableText"/>
            </w:pPr>
            <w:r w:rsidRPr="00123177">
              <w:rPr>
                <w:szCs w:val="20"/>
              </w:rPr>
              <w:t>Data rate is not applicable.</w:t>
            </w:r>
          </w:p>
        </w:tc>
      </w:tr>
      <w:tr w:rsidR="00A55B53" w:rsidRPr="00123177" w14:paraId="419DF2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3BC91A"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EBBF9"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53C75C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60CDCA"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3A616"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937126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32AC67" w14:textId="77777777" w:rsidR="00A55B53" w:rsidRPr="00123177" w:rsidRDefault="00A55B53" w:rsidP="00535342">
            <w:pPr>
              <w:pStyle w:val="TableText"/>
              <w:snapToGrid w:val="0"/>
            </w:pPr>
            <w:r w:rsidRPr="00123177">
              <w:t xml:space="preserve">Validation Rules/ </w:t>
            </w:r>
          </w:p>
          <w:p w14:paraId="0D0CB23B"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1E277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0EDE1778" w14:textId="77777777" w:rsidR="00A55B53" w:rsidRPr="00123177" w:rsidRDefault="00A55B53" w:rsidP="00535342">
            <w:pPr>
              <w:pStyle w:val="TableText"/>
              <w:snapToGrid w:val="0"/>
              <w:rPr>
                <w:i/>
                <w:iCs/>
              </w:rPr>
            </w:pPr>
          </w:p>
        </w:tc>
      </w:tr>
      <w:tr w:rsidR="00A55B53" w:rsidRPr="00123177" w14:paraId="470E24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C937DB"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70A8F2" w14:textId="77777777" w:rsidR="00A55B53" w:rsidRPr="00123177" w:rsidRDefault="00A55B53" w:rsidP="00535342">
            <w:pPr>
              <w:pStyle w:val="TableText"/>
              <w:snapToGrid w:val="0"/>
            </w:pPr>
            <w:r w:rsidRPr="00123177">
              <w:rPr>
                <w:szCs w:val="20"/>
              </w:rPr>
              <w:t>Constraints is not applicable.</w:t>
            </w:r>
          </w:p>
        </w:tc>
      </w:tr>
      <w:tr w:rsidR="00A55B53" w:rsidRPr="00123177" w14:paraId="325BCC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94913F"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94D27C" w14:textId="77777777" w:rsidR="00A55B53" w:rsidRPr="00123177" w:rsidRDefault="00A55B53" w:rsidP="00535342">
            <w:pPr>
              <w:pStyle w:val="TableText"/>
              <w:snapToGrid w:val="0"/>
            </w:pPr>
            <w:r w:rsidRPr="00123177">
              <w:rPr>
                <w:szCs w:val="20"/>
              </w:rPr>
              <w:t>No effects on other system</w:t>
            </w:r>
          </w:p>
        </w:tc>
      </w:tr>
      <w:tr w:rsidR="00A55B53" w:rsidRPr="00123177" w14:paraId="3DFF4CA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C1CC42" w14:textId="77777777" w:rsidR="00A55B53" w:rsidRPr="00123177" w:rsidRDefault="00A55B53" w:rsidP="00535342">
            <w:pPr>
              <w:pStyle w:val="TableText"/>
              <w:snapToGrid w:val="0"/>
            </w:pPr>
            <w:r w:rsidRPr="00123177">
              <w:lastRenderedPageBreak/>
              <w:t>Testability with respect to test environment</w:t>
            </w:r>
          </w:p>
          <w:p w14:paraId="53C5AD75" w14:textId="77777777" w:rsidR="00A55B53" w:rsidRPr="00123177" w:rsidRDefault="00A55B53" w:rsidP="00535342">
            <w:pPr>
              <w:pStyle w:val="TableText"/>
            </w:pPr>
            <w:r w:rsidRPr="00123177">
              <w:t>(Yes/No)</w:t>
            </w:r>
          </w:p>
          <w:p w14:paraId="619C452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15FFB3" w14:textId="77777777" w:rsidR="00A55B53" w:rsidRPr="00123177" w:rsidRDefault="00A55B53" w:rsidP="00535342">
            <w:pPr>
              <w:pStyle w:val="TableText"/>
              <w:snapToGrid w:val="0"/>
            </w:pPr>
            <w:r w:rsidRPr="00123177">
              <w:t>YES</w:t>
            </w:r>
          </w:p>
        </w:tc>
      </w:tr>
      <w:tr w:rsidR="00A55B53" w:rsidRPr="00123177" w14:paraId="3F16B0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2C2EE3" w14:textId="77777777" w:rsidR="00A55B53" w:rsidRPr="00123177" w:rsidRDefault="00A55B53" w:rsidP="00535342">
            <w:pPr>
              <w:pStyle w:val="TableText"/>
              <w:snapToGrid w:val="0"/>
            </w:pPr>
            <w:r w:rsidRPr="00123177">
              <w:t>Feasible within project constraints</w:t>
            </w:r>
          </w:p>
          <w:p w14:paraId="680F5EE1" w14:textId="77777777" w:rsidR="00A55B53" w:rsidRPr="00123177" w:rsidRDefault="00A55B53" w:rsidP="00535342">
            <w:pPr>
              <w:pStyle w:val="TableText"/>
              <w:snapToGrid w:val="0"/>
            </w:pPr>
            <w:r w:rsidRPr="00123177">
              <w:t>(Yes/No)</w:t>
            </w:r>
          </w:p>
          <w:p w14:paraId="30B7C238"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A2A813" w14:textId="77777777" w:rsidR="00A55B53" w:rsidRPr="00123177" w:rsidRDefault="00A55B53" w:rsidP="00535342">
            <w:pPr>
              <w:pStyle w:val="TableText"/>
              <w:snapToGrid w:val="0"/>
            </w:pPr>
            <w:r w:rsidRPr="00123177">
              <w:t>YES</w:t>
            </w:r>
          </w:p>
        </w:tc>
      </w:tr>
      <w:tr w:rsidR="00A55B53" w:rsidRPr="00123177" w14:paraId="4852CB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7FEE48" w14:textId="77777777" w:rsidR="00A55B53" w:rsidRPr="00123177" w:rsidRDefault="00A55B53" w:rsidP="00535342">
            <w:pPr>
              <w:pStyle w:val="TableText"/>
              <w:snapToGrid w:val="0"/>
            </w:pPr>
            <w:r w:rsidRPr="00123177">
              <w:t>Critical</w:t>
            </w:r>
          </w:p>
          <w:p w14:paraId="1AE530ED"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92B5BC" w14:textId="77777777" w:rsidR="00A55B53" w:rsidRPr="00123177" w:rsidRDefault="00A55B53" w:rsidP="00535342">
            <w:pPr>
              <w:pStyle w:val="TableText"/>
              <w:snapToGrid w:val="0"/>
            </w:pPr>
            <w:r w:rsidRPr="00123177">
              <w:t>YES</w:t>
            </w:r>
          </w:p>
        </w:tc>
      </w:tr>
      <w:tr w:rsidR="00A55B53" w:rsidRPr="00123177" w14:paraId="771A43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5AD3A1"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758FCB"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459A7169" w14:textId="77777777" w:rsidR="00A55B53" w:rsidRPr="00123177" w:rsidRDefault="00A55B53" w:rsidP="00A55B53">
      <w:pPr>
        <w:pStyle w:val="BodyText"/>
      </w:pPr>
    </w:p>
    <w:p w14:paraId="50FDB2DE" w14:textId="77777777" w:rsidR="00A55B53" w:rsidRPr="00123177" w:rsidRDefault="00A55B53" w:rsidP="00A55B53">
      <w:pPr>
        <w:pStyle w:val="Heading3"/>
      </w:pPr>
      <w:bookmarkStart w:id="204" w:name="_Toc164692400"/>
      <w:r w:rsidRPr="00123177">
        <w:t>Safety Requirements</w:t>
      </w:r>
      <w:bookmarkEnd w:id="204"/>
    </w:p>
    <w:p w14:paraId="2FC3D3CE" w14:textId="77777777" w:rsidR="00A55B53" w:rsidRPr="00123177" w:rsidRDefault="00A55B53" w:rsidP="00A55B53">
      <w:pPr>
        <w:pStyle w:val="BodyText"/>
      </w:pPr>
      <w:r w:rsidRPr="00123177">
        <w:t>Please refer to section 4.8 for details.</w:t>
      </w:r>
    </w:p>
    <w:p w14:paraId="06A1418F" w14:textId="77777777" w:rsidR="00A55B53" w:rsidRPr="00123177" w:rsidRDefault="00A55B53" w:rsidP="00A55B53">
      <w:pPr>
        <w:pStyle w:val="BodyText"/>
      </w:pPr>
    </w:p>
    <w:p w14:paraId="735CB581" w14:textId="77777777" w:rsidR="00A55B53" w:rsidRPr="00123177" w:rsidRDefault="00A55B53" w:rsidP="00A55B53">
      <w:pPr>
        <w:pStyle w:val="BodyText"/>
      </w:pPr>
    </w:p>
    <w:p w14:paraId="46AC1CA9" w14:textId="77777777" w:rsidR="00A55B53" w:rsidRPr="00123177" w:rsidRDefault="00A55B53" w:rsidP="00A55B53">
      <w:pPr>
        <w:pStyle w:val="Heading3"/>
      </w:pPr>
      <w:bookmarkStart w:id="205" w:name="_Toc164692401"/>
      <w:r w:rsidRPr="00123177">
        <w:t>Business Rules</w:t>
      </w:r>
      <w:bookmarkEnd w:id="205"/>
    </w:p>
    <w:p w14:paraId="53D4508A" w14:textId="77777777" w:rsidR="00A55B53" w:rsidRPr="00123177" w:rsidRDefault="00A55B53" w:rsidP="00A55B53">
      <w:pPr>
        <w:pStyle w:val="BodyText"/>
      </w:pPr>
      <w:r w:rsidRPr="00123177">
        <w:t>As defined in SoW document.</w:t>
      </w:r>
    </w:p>
    <w:p w14:paraId="1322B379" w14:textId="77777777" w:rsidR="00A55B53" w:rsidRPr="00123177" w:rsidRDefault="00A55B53" w:rsidP="00A55B53">
      <w:pPr>
        <w:pStyle w:val="BodyText"/>
      </w:pPr>
    </w:p>
    <w:p w14:paraId="354BEDAB" w14:textId="77777777" w:rsidR="00A55B53" w:rsidRPr="00123177" w:rsidRDefault="00A55B53" w:rsidP="00A55B53">
      <w:pPr>
        <w:pStyle w:val="Heading3"/>
      </w:pPr>
      <w:bookmarkStart w:id="206" w:name="_Toc164692402"/>
      <w:r w:rsidRPr="00123177">
        <w:t>Screens / Wireframes</w:t>
      </w:r>
      <w:bookmarkEnd w:id="206"/>
    </w:p>
    <w:p w14:paraId="3CE98240" w14:textId="77777777" w:rsidR="00A55B53" w:rsidRPr="00123177" w:rsidRDefault="00A55B53" w:rsidP="00A55B53">
      <w:pPr>
        <w:pStyle w:val="BodyText"/>
      </w:pPr>
      <w:r w:rsidRPr="00123177">
        <w:t>Not applicable</w:t>
      </w:r>
    </w:p>
    <w:p w14:paraId="6536B5E0" w14:textId="77777777" w:rsidR="00A55B53" w:rsidRPr="00123177" w:rsidRDefault="00A55B53" w:rsidP="00A55B53">
      <w:pPr>
        <w:pStyle w:val="BodyText"/>
      </w:pPr>
    </w:p>
    <w:p w14:paraId="7EEC5067" w14:textId="77777777" w:rsidR="00A55B53" w:rsidRPr="00123177" w:rsidRDefault="00A55B53" w:rsidP="00A55B53">
      <w:pPr>
        <w:pStyle w:val="Heading2"/>
      </w:pPr>
      <w:bookmarkStart w:id="207" w:name="_Toc164692403"/>
      <w:r w:rsidRPr="00123177">
        <w:t>Specific OBD Requirements</w:t>
      </w:r>
      <w:bookmarkEnd w:id="207"/>
    </w:p>
    <w:p w14:paraId="4AD56D30" w14:textId="77777777" w:rsidR="00A55B53" w:rsidRPr="00123177" w:rsidRDefault="00A55B53" w:rsidP="00A55B53">
      <w:pPr>
        <w:pStyle w:val="Heading3"/>
      </w:pPr>
      <w:bookmarkStart w:id="208" w:name="_Toc164692404"/>
      <w:r w:rsidRPr="00123177">
        <w:t>Requirements</w:t>
      </w:r>
      <w:bookmarkEnd w:id="208"/>
    </w:p>
    <w:p w14:paraId="78CAA852" w14:textId="77777777" w:rsidR="00A55B53" w:rsidRPr="00123177" w:rsidRDefault="00A55B53" w:rsidP="00A55B53">
      <w:pPr>
        <w:pStyle w:val="Heading4"/>
      </w:pPr>
      <w:bookmarkStart w:id="209" w:name="_Toc162140778"/>
      <w:r w:rsidRPr="00123177">
        <w:t>Diagnostic Addresses</w:t>
      </w:r>
      <w:bookmarkEnd w:id="209"/>
    </w:p>
    <w:p w14:paraId="37F29D11" w14:textId="15CBE234" w:rsidR="00A447A2" w:rsidRPr="00123177" w:rsidRDefault="00A447A2" w:rsidP="00A447A2">
      <w:pPr>
        <w:pStyle w:val="Heading5"/>
      </w:pPr>
      <w:r w:rsidRPr="00123177">
        <w:t xml:space="preserve">Requirement to support DTC Range </w:t>
      </w:r>
      <w:r w:rsidR="00ED4950" w:rsidRPr="00123177">
        <w:t>according to</w:t>
      </w:r>
      <w:r w:rsidRPr="00123177">
        <w:t xml:space="preserve"> </w:t>
      </w:r>
      <w:r>
        <w:t>SAE</w:t>
      </w:r>
      <w:r w:rsidR="00ED4950">
        <w:t xml:space="preserve"> </w:t>
      </w:r>
      <w:r w:rsidR="00CA29B6">
        <w:rPr>
          <w:rStyle w:val="ui-provider"/>
        </w:rPr>
        <w:t>SJA2012A</w:t>
      </w:r>
      <w:r w:rsidR="00CA29B6">
        <w:t xml:space="preserve"> </w:t>
      </w:r>
      <w:r>
        <w:t>Document</w:t>
      </w:r>
      <w:r w:rsidRPr="00123177">
        <w:t>.</w:t>
      </w:r>
    </w:p>
    <w:tbl>
      <w:tblPr>
        <w:tblW w:w="9518" w:type="dxa"/>
        <w:tblInd w:w="108" w:type="dxa"/>
        <w:tblLayout w:type="fixed"/>
        <w:tblLook w:val="0000" w:firstRow="0" w:lastRow="0" w:firstColumn="0" w:lastColumn="0" w:noHBand="0" w:noVBand="0"/>
      </w:tblPr>
      <w:tblGrid>
        <w:gridCol w:w="1920"/>
        <w:gridCol w:w="7598"/>
      </w:tblGrid>
      <w:tr w:rsidR="00A447A2" w:rsidRPr="00123177" w14:paraId="7AB5243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1806353" w14:textId="77777777" w:rsidR="00A447A2" w:rsidRPr="00123177" w:rsidRDefault="00A447A2"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56F524C" w14:textId="77777777" w:rsidR="00A447A2" w:rsidRPr="00123177" w:rsidRDefault="00A447A2" w:rsidP="00535342">
            <w:pPr>
              <w:pStyle w:val="TableColumnTitle"/>
              <w:snapToGrid w:val="0"/>
            </w:pPr>
            <w:r w:rsidRPr="00123177">
              <w:t>Description</w:t>
            </w:r>
          </w:p>
        </w:tc>
      </w:tr>
      <w:tr w:rsidR="00A447A2" w:rsidRPr="00123177" w14:paraId="23CF467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23B66CB" w14:textId="77777777" w:rsidR="00A447A2" w:rsidRPr="00123177" w:rsidRDefault="00A447A2" w:rsidP="00535342">
            <w:pPr>
              <w:pStyle w:val="TableText"/>
              <w:snapToGrid w:val="0"/>
            </w:pPr>
            <w:r w:rsidRPr="00123177">
              <w:lastRenderedPageBreak/>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E32356" w14:textId="1A730005" w:rsidR="00A447A2" w:rsidRPr="00123177" w:rsidRDefault="00A447A2" w:rsidP="00535342">
            <w:pPr>
              <w:snapToGrid w:val="0"/>
            </w:pPr>
            <w:r w:rsidRPr="00153849">
              <w:rPr>
                <w:rFonts w:eastAsia="Arial"/>
                <w:color w:val="000000" w:themeColor="text1"/>
                <w:szCs w:val="20"/>
              </w:rPr>
              <w:t>SWRS_OBD_</w:t>
            </w:r>
            <w:r>
              <w:rPr>
                <w:rFonts w:eastAsia="Arial"/>
                <w:color w:val="000000" w:themeColor="text1"/>
                <w:szCs w:val="20"/>
              </w:rPr>
              <w:t>01</w:t>
            </w:r>
          </w:p>
        </w:tc>
      </w:tr>
      <w:tr w:rsidR="00A447A2" w:rsidRPr="00123177" w14:paraId="6CAF1C8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1CE8A0F" w14:textId="77777777" w:rsidR="00A447A2" w:rsidRPr="00123177" w:rsidRDefault="00A447A2"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934AF3" w14:textId="77777777" w:rsidR="00A447A2" w:rsidRPr="00123177" w:rsidRDefault="00A447A2" w:rsidP="00535342">
            <w:pPr>
              <w:rPr>
                <w:rFonts w:eastAsia="Arial"/>
                <w:color w:val="000000" w:themeColor="text1"/>
                <w:szCs w:val="20"/>
              </w:rPr>
            </w:pPr>
            <w:r w:rsidRPr="00B20D74">
              <w:rPr>
                <w:rFonts w:eastAsia="Arial"/>
                <w:color w:val="000000" w:themeColor="text1"/>
                <w:szCs w:val="20"/>
              </w:rPr>
              <w:t>SDS18-DIA01-02-3448</w:t>
            </w:r>
          </w:p>
        </w:tc>
      </w:tr>
      <w:tr w:rsidR="00A447A2" w:rsidRPr="00123177" w14:paraId="77F80FF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4E62F21" w14:textId="77777777" w:rsidR="00A447A2" w:rsidRPr="00123177" w:rsidRDefault="00A447A2"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AAAE92" w14:textId="77777777" w:rsidR="00A447A2" w:rsidRPr="00123177" w:rsidRDefault="00A447A2" w:rsidP="00535342">
            <w:pPr>
              <w:pStyle w:val="TableText"/>
              <w:snapToGrid w:val="0"/>
            </w:pPr>
            <w:r>
              <w:t>C SAMPLE/PF3.0</w:t>
            </w:r>
          </w:p>
        </w:tc>
      </w:tr>
      <w:tr w:rsidR="00A447A2" w:rsidRPr="00123177" w14:paraId="50609C0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289A3BE" w14:textId="77777777" w:rsidR="00A447A2" w:rsidRPr="00123177" w:rsidRDefault="00A447A2"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5B733B" w14:textId="5BC88CB9" w:rsidR="00A447A2" w:rsidRPr="00123177" w:rsidRDefault="00A447A2" w:rsidP="00535342">
            <w:pPr>
              <w:snapToGrid w:val="0"/>
              <w:rPr>
                <w:rFonts w:eastAsia="Arial"/>
              </w:rPr>
            </w:pPr>
            <w:r>
              <w:rPr>
                <w:rFonts w:eastAsia="Arial"/>
              </w:rPr>
              <w:t xml:space="preserve">The HVHVDCDC shall support </w:t>
            </w:r>
            <w:r>
              <w:rPr>
                <w:rFonts w:eastAsia="Arial"/>
                <w:color w:val="000000" w:themeColor="text1"/>
              </w:rPr>
              <w:t>DTC Range</w:t>
            </w:r>
            <w:r>
              <w:rPr>
                <w:rFonts w:eastAsia="Arial"/>
              </w:rPr>
              <w:t xml:space="preserve"> according to the DTC’s provided in SAE </w:t>
            </w:r>
            <w:r w:rsidR="00CA29B6">
              <w:rPr>
                <w:rStyle w:val="ui-provider"/>
              </w:rPr>
              <w:t>SJA2012A</w:t>
            </w:r>
            <w:r w:rsidR="00CA29B6">
              <w:rPr>
                <w:rFonts w:eastAsia="Arial"/>
              </w:rPr>
              <w:t xml:space="preserve"> </w:t>
            </w:r>
            <w:r>
              <w:rPr>
                <w:rFonts w:eastAsia="Arial"/>
              </w:rPr>
              <w:t>document.</w:t>
            </w:r>
          </w:p>
        </w:tc>
      </w:tr>
      <w:tr w:rsidR="00A447A2" w:rsidRPr="00123177" w14:paraId="01A11C0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4E207E" w14:textId="77777777" w:rsidR="00A447A2" w:rsidRPr="00123177" w:rsidRDefault="00A447A2"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414FD9" w14:textId="77777777" w:rsidR="00A447A2" w:rsidRPr="00123177" w:rsidRDefault="00A447A2" w:rsidP="00535342">
            <w:pPr>
              <w:snapToGrid w:val="0"/>
              <w:rPr>
                <w:rFonts w:eastAsia="Arial"/>
              </w:rPr>
            </w:pPr>
            <w:r w:rsidRPr="004D6010">
              <w:rPr>
                <w:rFonts w:eastAsia="Arial"/>
              </w:rPr>
              <w:t>No Such derived requirement is applicable.</w:t>
            </w:r>
          </w:p>
        </w:tc>
      </w:tr>
      <w:tr w:rsidR="00A447A2" w:rsidRPr="00123177" w14:paraId="1C083B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BC7350" w14:textId="77777777" w:rsidR="00A447A2" w:rsidRPr="00123177" w:rsidRDefault="00A447A2"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A07DD6" w14:textId="77777777" w:rsidR="00A447A2" w:rsidRPr="00123177" w:rsidRDefault="00A447A2" w:rsidP="00535342">
            <w:pPr>
              <w:pStyle w:val="TableText"/>
              <w:snapToGrid w:val="0"/>
            </w:pPr>
            <w:r>
              <w:rPr>
                <w:rFonts w:eastAsia="Arial"/>
                <w:color w:val="000000" w:themeColor="text1"/>
                <w:szCs w:val="20"/>
              </w:rPr>
              <w:t>No Specific access restrictions is applicable.</w:t>
            </w:r>
          </w:p>
        </w:tc>
      </w:tr>
      <w:tr w:rsidR="00A447A2" w:rsidRPr="00123177" w14:paraId="027F26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DD4532" w14:textId="77777777" w:rsidR="00A447A2" w:rsidRPr="00123177" w:rsidRDefault="00A447A2"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B4308B" w14:textId="77777777" w:rsidR="00A447A2" w:rsidRDefault="00A447A2" w:rsidP="00535342">
            <w:pPr>
              <w:pStyle w:val="TableText"/>
              <w:snapToGrid w:val="0"/>
              <w:rPr>
                <w:rFonts w:eastAsia="Arial"/>
                <w:color w:val="000000" w:themeColor="text1"/>
              </w:rPr>
            </w:pPr>
            <w:r>
              <w:rPr>
                <w:rFonts w:eastAsia="Arial"/>
                <w:color w:val="000000" w:themeColor="text1"/>
              </w:rPr>
              <w:t xml:space="preserve">-The DTC Range for HVDCDC shall be as per </w:t>
            </w:r>
            <w:r>
              <w:rPr>
                <w:rFonts w:eastAsia="Arial"/>
              </w:rPr>
              <w:t>SAE document</w:t>
            </w:r>
            <w:r>
              <w:rPr>
                <w:rFonts w:eastAsia="Arial"/>
                <w:color w:val="000000" w:themeColor="text1"/>
              </w:rPr>
              <w:t>.</w:t>
            </w:r>
          </w:p>
          <w:p w14:paraId="04B72E7D" w14:textId="77777777" w:rsidR="00A447A2" w:rsidRPr="00123177" w:rsidRDefault="00A447A2" w:rsidP="00535342">
            <w:pPr>
              <w:pStyle w:val="TableText"/>
              <w:snapToGrid w:val="0"/>
              <w:rPr>
                <w:rFonts w:eastAsia="Arial"/>
                <w:color w:val="000000" w:themeColor="text1"/>
              </w:rPr>
            </w:pPr>
          </w:p>
        </w:tc>
      </w:tr>
      <w:tr w:rsidR="00A447A2" w:rsidRPr="00123177" w14:paraId="1558AF3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E4E811" w14:textId="77777777" w:rsidR="00A447A2" w:rsidRPr="00123177" w:rsidRDefault="00A447A2"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A7B85C" w14:textId="33C7F65B" w:rsidR="00A447A2" w:rsidRDefault="00A447A2" w:rsidP="00535342">
            <w:pPr>
              <w:pStyle w:val="TableText"/>
              <w:snapToGrid w:val="0"/>
            </w:pPr>
            <w:r>
              <w:t xml:space="preserve">-The HVDCDC shall use the DTC range from </w:t>
            </w:r>
            <w:r w:rsidR="0097755D">
              <w:t>P1E01</w:t>
            </w:r>
            <w:r>
              <w:t xml:space="preserve"> to </w:t>
            </w:r>
            <w:r w:rsidR="0097755D">
              <w:t xml:space="preserve">P1E6F </w:t>
            </w:r>
            <w:r>
              <w:t>to be report to primary controller.</w:t>
            </w:r>
          </w:p>
          <w:p w14:paraId="77586647" w14:textId="77777777" w:rsidR="00A447A2" w:rsidRPr="00123177" w:rsidRDefault="00A447A2" w:rsidP="00535342">
            <w:pPr>
              <w:pStyle w:val="TableText"/>
              <w:snapToGrid w:val="0"/>
            </w:pPr>
          </w:p>
        </w:tc>
      </w:tr>
      <w:tr w:rsidR="00A447A2" w:rsidRPr="00123177" w14:paraId="0040541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47112D" w14:textId="77777777" w:rsidR="00A447A2" w:rsidRPr="00123177" w:rsidRDefault="00A447A2"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6A9B4D" w14:textId="77777777" w:rsidR="00A447A2" w:rsidRDefault="00A447A2">
            <w:pPr>
              <w:pStyle w:val="TableText"/>
              <w:numPr>
                <w:ilvl w:val="0"/>
                <w:numId w:val="67"/>
              </w:numPr>
              <w:tabs>
                <w:tab w:val="left" w:pos="2060"/>
              </w:tabs>
              <w:snapToGrid w:val="0"/>
              <w:rPr>
                <w:rStyle w:val="normaltextrun"/>
              </w:rPr>
            </w:pPr>
            <w:r>
              <w:rPr>
                <w:rStyle w:val="normaltextrun"/>
              </w:rPr>
              <w:t>HVDCDC shall list all the DTC to be sent to primary controller.</w:t>
            </w:r>
          </w:p>
          <w:p w14:paraId="67D4BC67" w14:textId="09EAA77F" w:rsidR="00A447A2" w:rsidRDefault="00A447A2">
            <w:pPr>
              <w:pStyle w:val="TableText"/>
              <w:numPr>
                <w:ilvl w:val="0"/>
                <w:numId w:val="67"/>
              </w:numPr>
              <w:tabs>
                <w:tab w:val="left" w:pos="2060"/>
              </w:tabs>
              <w:snapToGrid w:val="0"/>
              <w:rPr>
                <w:rStyle w:val="normaltextrun"/>
              </w:rPr>
            </w:pPr>
            <w:r>
              <w:rPr>
                <w:rStyle w:val="normaltextrun"/>
              </w:rPr>
              <w:t xml:space="preserve">HVDCDC shall assign IDs from range </w:t>
            </w:r>
            <w:r w:rsidR="0097755D">
              <w:t xml:space="preserve">P1E01 to P1E6F </w:t>
            </w:r>
            <w:r>
              <w:t>to all the DTC’s</w:t>
            </w:r>
            <w:r>
              <w:rPr>
                <w:rStyle w:val="normaltextrun"/>
              </w:rPr>
              <w:t>.</w:t>
            </w:r>
          </w:p>
          <w:p w14:paraId="674C96C1" w14:textId="77777777" w:rsidR="00A447A2" w:rsidRPr="00123177" w:rsidRDefault="00A447A2">
            <w:pPr>
              <w:pStyle w:val="TableText"/>
              <w:numPr>
                <w:ilvl w:val="0"/>
                <w:numId w:val="67"/>
              </w:numPr>
              <w:tabs>
                <w:tab w:val="left" w:pos="2060"/>
              </w:tabs>
              <w:snapToGrid w:val="0"/>
              <w:rPr>
                <w:rStyle w:val="normaltextrun"/>
              </w:rPr>
            </w:pPr>
            <w:r>
              <w:rPr>
                <w:rStyle w:val="normaltextrun"/>
              </w:rPr>
              <w:t xml:space="preserve">HVDCDC shall continuously report all the logged DTC ID’s to primary </w:t>
            </w:r>
            <w:commentRangeStart w:id="210"/>
            <w:r>
              <w:rPr>
                <w:rStyle w:val="normaltextrun"/>
              </w:rPr>
              <w:t>controller</w:t>
            </w:r>
            <w:commentRangeEnd w:id="210"/>
            <w:r>
              <w:rPr>
                <w:rStyle w:val="CommentReference"/>
                <w:sz w:val="24"/>
                <w:szCs w:val="24"/>
              </w:rPr>
              <w:commentReference w:id="210"/>
            </w:r>
            <w:r>
              <w:rPr>
                <w:rStyle w:val="normaltextrun"/>
              </w:rPr>
              <w:t>.</w:t>
            </w:r>
          </w:p>
        </w:tc>
      </w:tr>
      <w:tr w:rsidR="00A447A2" w:rsidRPr="00123177" w14:paraId="43B899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E5BD82" w14:textId="77777777" w:rsidR="00A447A2" w:rsidRPr="00123177" w:rsidRDefault="00A447A2"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A3F9F3" w14:textId="77777777" w:rsidR="00A447A2" w:rsidRPr="00123177" w:rsidRDefault="00A447A2" w:rsidP="00535342">
            <w:pPr>
              <w:pStyle w:val="TableText"/>
              <w:snapToGrid w:val="0"/>
            </w:pPr>
            <w:r w:rsidRPr="00831A9F">
              <w:t>N</w:t>
            </w:r>
            <w:r>
              <w:t>o such mandatory fields are applicable.</w:t>
            </w:r>
          </w:p>
        </w:tc>
      </w:tr>
      <w:tr w:rsidR="00A447A2" w:rsidRPr="00123177" w14:paraId="7EBD733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DFBC68" w14:textId="77777777" w:rsidR="00A447A2" w:rsidRPr="00123177" w:rsidRDefault="00A447A2"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4BA9C9" w14:textId="26F0D268" w:rsidR="00A447A2" w:rsidRPr="00123177" w:rsidRDefault="00A447A2" w:rsidP="00535342">
            <w:pPr>
              <w:pStyle w:val="TableText"/>
              <w:snapToGrid w:val="0"/>
            </w:pPr>
            <w:r>
              <w:t>No DTC shall be a</w:t>
            </w:r>
            <w:r w:rsidR="00E331AA">
              <w:t>n</w:t>
            </w:r>
            <w:r>
              <w:t xml:space="preserve"> initial preloaded value</w:t>
            </w:r>
          </w:p>
        </w:tc>
      </w:tr>
      <w:tr w:rsidR="00A447A2" w:rsidRPr="00123177" w14:paraId="19801A8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F9CDBC" w14:textId="77777777" w:rsidR="00A447A2" w:rsidRPr="00123177" w:rsidRDefault="00A447A2"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68D86" w14:textId="77777777" w:rsidR="00A447A2" w:rsidRPr="00123177" w:rsidRDefault="00A447A2" w:rsidP="00535342">
            <w:pPr>
              <w:pStyle w:val="TableText"/>
              <w:snapToGrid w:val="0"/>
            </w:pPr>
            <w:r>
              <w:rPr>
                <w:szCs w:val="20"/>
              </w:rPr>
              <w:t>Default value is not required</w:t>
            </w:r>
          </w:p>
        </w:tc>
      </w:tr>
      <w:tr w:rsidR="00A447A2" w:rsidRPr="00123177" w14:paraId="089AB6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87A15C" w14:textId="77777777" w:rsidR="00A447A2" w:rsidRPr="00123177" w:rsidRDefault="00A447A2"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463638" w14:textId="77777777" w:rsidR="00A447A2" w:rsidRPr="00123177" w:rsidRDefault="00A447A2" w:rsidP="00535342">
            <w:pPr>
              <w:pStyle w:val="TableText"/>
              <w:snapToGrid w:val="0"/>
            </w:pPr>
            <w:r>
              <w:rPr>
                <w:szCs w:val="20"/>
              </w:rPr>
              <w:t>Valid range value is not required.</w:t>
            </w:r>
          </w:p>
        </w:tc>
      </w:tr>
      <w:tr w:rsidR="00A447A2" w:rsidRPr="00123177" w14:paraId="2086198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498A72" w14:textId="77777777" w:rsidR="00A447A2" w:rsidRPr="00123177" w:rsidRDefault="00A447A2"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510052" w14:textId="77777777" w:rsidR="00A447A2" w:rsidRPr="00123177" w:rsidRDefault="00A447A2" w:rsidP="00535342">
            <w:pPr>
              <w:pStyle w:val="TableText"/>
              <w:snapToGrid w:val="0"/>
            </w:pPr>
            <w:r>
              <w:rPr>
                <w:szCs w:val="20"/>
              </w:rPr>
              <w:t>Data latency period is not applicable</w:t>
            </w:r>
          </w:p>
        </w:tc>
      </w:tr>
      <w:tr w:rsidR="00A447A2" w:rsidRPr="00123177" w14:paraId="71166A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8D9A9E" w14:textId="77777777" w:rsidR="00A447A2" w:rsidRPr="00123177" w:rsidRDefault="00A447A2"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18C0B" w14:textId="77777777" w:rsidR="00A447A2" w:rsidRPr="00123177" w:rsidRDefault="00A447A2" w:rsidP="00535342">
            <w:pPr>
              <w:pStyle w:val="TableText"/>
              <w:snapToGrid w:val="0"/>
            </w:pPr>
            <w:r>
              <w:rPr>
                <w:szCs w:val="20"/>
              </w:rPr>
              <w:t>Data Retention period is not applicable.</w:t>
            </w:r>
          </w:p>
        </w:tc>
      </w:tr>
      <w:tr w:rsidR="00A447A2" w:rsidRPr="00123177" w14:paraId="2ADC47E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FB9967" w14:textId="77777777" w:rsidR="00A447A2" w:rsidRPr="00123177" w:rsidRDefault="00A447A2" w:rsidP="00535342">
            <w:pPr>
              <w:pStyle w:val="TableText"/>
              <w:snapToGrid w:val="0"/>
            </w:pPr>
            <w:r w:rsidRPr="00123177">
              <w:t>Data Rate/ &lt;Daily&gt; Number of transactions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38C4A1" w14:textId="77777777" w:rsidR="00A447A2" w:rsidRPr="00123177" w:rsidRDefault="00A447A2" w:rsidP="00535342">
            <w:pPr>
              <w:pStyle w:val="TableText"/>
            </w:pPr>
            <w:r>
              <w:rPr>
                <w:szCs w:val="20"/>
              </w:rPr>
              <w:t>Data rate is not applicable.</w:t>
            </w:r>
            <w:r w:rsidRPr="00831A9F">
              <w:t xml:space="preserve"> </w:t>
            </w:r>
          </w:p>
        </w:tc>
      </w:tr>
      <w:tr w:rsidR="00A447A2" w:rsidRPr="00123177" w14:paraId="348E98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BE5216" w14:textId="77777777" w:rsidR="00A447A2" w:rsidRPr="00123177" w:rsidRDefault="00A447A2"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FFD8C" w14:textId="77777777" w:rsidR="00A447A2" w:rsidRPr="00123177" w:rsidRDefault="00A447A2" w:rsidP="00535342">
            <w:pPr>
              <w:pStyle w:val="TableText"/>
              <w:spacing w:line="259" w:lineRule="auto"/>
            </w:pPr>
            <w:r>
              <w:rPr>
                <w:szCs w:val="20"/>
              </w:rPr>
              <w:t>External event is not required.</w:t>
            </w:r>
          </w:p>
        </w:tc>
      </w:tr>
      <w:tr w:rsidR="00A447A2" w:rsidRPr="00123177" w14:paraId="353FC3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78CE1A" w14:textId="77777777" w:rsidR="00A447A2" w:rsidRPr="00123177" w:rsidRDefault="00A447A2"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7A7DD" w14:textId="77777777" w:rsidR="00A447A2" w:rsidRPr="00123177" w:rsidRDefault="00A447A2" w:rsidP="00535342">
            <w:pPr>
              <w:pStyle w:val="TableText"/>
              <w:spacing w:line="259" w:lineRule="auto"/>
            </w:pPr>
            <w:r>
              <w:rPr>
                <w:szCs w:val="20"/>
              </w:rPr>
              <w:t>Temporal event is not applicable.</w:t>
            </w:r>
          </w:p>
        </w:tc>
      </w:tr>
      <w:tr w:rsidR="00A447A2" w:rsidRPr="00123177" w14:paraId="34A4C1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2D3D39" w14:textId="77777777" w:rsidR="00A447A2" w:rsidRPr="00123177" w:rsidRDefault="00A447A2" w:rsidP="00535342">
            <w:pPr>
              <w:pStyle w:val="TableText"/>
              <w:snapToGrid w:val="0"/>
            </w:pPr>
            <w:r w:rsidRPr="00123177">
              <w:t xml:space="preserve">Validation Rules/ </w:t>
            </w:r>
          </w:p>
          <w:p w14:paraId="6492A00D" w14:textId="77777777" w:rsidR="00A447A2" w:rsidRPr="00123177" w:rsidRDefault="00A447A2"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130596" w14:textId="4BE3FBF9" w:rsidR="00A447A2" w:rsidRDefault="00A447A2" w:rsidP="00535342">
            <w:pPr>
              <w:pStyle w:val="TableText"/>
              <w:snapToGrid w:val="0"/>
            </w:pPr>
            <w:r>
              <w:t xml:space="preserve">Verify that the DTC reported by HVDCDC to the Primary controller shall be as per the range </w:t>
            </w:r>
            <w:r w:rsidR="0097755D">
              <w:t>P1E01 to P1E6F</w:t>
            </w:r>
          </w:p>
          <w:p w14:paraId="3CCA36CA" w14:textId="77777777" w:rsidR="00A447A2" w:rsidRPr="00123177" w:rsidRDefault="00A447A2" w:rsidP="00535342">
            <w:pPr>
              <w:pStyle w:val="TableText"/>
              <w:snapToGrid w:val="0"/>
              <w:rPr>
                <w:i/>
                <w:iCs/>
              </w:rPr>
            </w:pPr>
          </w:p>
        </w:tc>
      </w:tr>
      <w:tr w:rsidR="00A447A2" w:rsidRPr="00123177" w14:paraId="6BE6011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9CFE23" w14:textId="77777777" w:rsidR="00A447A2" w:rsidRPr="00123177" w:rsidRDefault="00A447A2"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E5D82" w14:textId="77777777" w:rsidR="00A447A2" w:rsidRPr="00123177" w:rsidRDefault="00A447A2" w:rsidP="00535342">
            <w:pPr>
              <w:pStyle w:val="TableText"/>
              <w:snapToGrid w:val="0"/>
            </w:pPr>
            <w:r w:rsidRPr="00123177">
              <w:rPr>
                <w:szCs w:val="20"/>
              </w:rPr>
              <w:t>Constraints are not applicable.</w:t>
            </w:r>
          </w:p>
        </w:tc>
      </w:tr>
      <w:tr w:rsidR="00A447A2" w:rsidRPr="00123177" w14:paraId="50D1BB6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C3D5E5" w14:textId="77777777" w:rsidR="00A447A2" w:rsidRPr="00123177" w:rsidRDefault="00A447A2" w:rsidP="00535342">
            <w:pPr>
              <w:pStyle w:val="TableText"/>
              <w:snapToGrid w:val="0"/>
            </w:pPr>
            <w:r w:rsidRPr="00123177">
              <w:lastRenderedPageBreak/>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F1A19D" w14:textId="77777777" w:rsidR="00A447A2" w:rsidRPr="00123177" w:rsidRDefault="00A447A2" w:rsidP="00535342">
            <w:pPr>
              <w:pStyle w:val="TableText"/>
              <w:snapToGrid w:val="0"/>
            </w:pPr>
            <w:r w:rsidRPr="00123177">
              <w:rPr>
                <w:szCs w:val="20"/>
              </w:rPr>
              <w:t>No effects on other system</w:t>
            </w:r>
          </w:p>
        </w:tc>
      </w:tr>
      <w:tr w:rsidR="00A447A2" w:rsidRPr="00123177" w14:paraId="15158D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0F678A" w14:textId="77777777" w:rsidR="00A447A2" w:rsidRPr="00123177" w:rsidRDefault="00A447A2" w:rsidP="00535342">
            <w:pPr>
              <w:pStyle w:val="TableText"/>
              <w:snapToGrid w:val="0"/>
            </w:pPr>
            <w:r w:rsidRPr="00123177">
              <w:t>Testability with respect to test environment</w:t>
            </w:r>
          </w:p>
          <w:p w14:paraId="7F03E781" w14:textId="77777777" w:rsidR="00A447A2" w:rsidRPr="00123177" w:rsidRDefault="00A447A2" w:rsidP="00535342">
            <w:pPr>
              <w:pStyle w:val="TableText"/>
            </w:pPr>
            <w:r w:rsidRPr="00123177">
              <w:t>(Yes/No)</w:t>
            </w:r>
          </w:p>
          <w:p w14:paraId="53D53FEA" w14:textId="77777777" w:rsidR="00A447A2" w:rsidRPr="00123177" w:rsidRDefault="00A447A2"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01DE2F" w14:textId="77777777" w:rsidR="00A447A2" w:rsidRPr="00123177" w:rsidRDefault="00A447A2" w:rsidP="00535342">
            <w:pPr>
              <w:pStyle w:val="TableText"/>
              <w:snapToGrid w:val="0"/>
            </w:pPr>
            <w:r w:rsidRPr="00123177">
              <w:t>YES</w:t>
            </w:r>
          </w:p>
          <w:p w14:paraId="5DB5734F" w14:textId="77777777" w:rsidR="00A447A2" w:rsidRPr="00123177" w:rsidRDefault="00A447A2" w:rsidP="00535342">
            <w:pPr>
              <w:pStyle w:val="TableText"/>
              <w:snapToGrid w:val="0"/>
            </w:pPr>
          </w:p>
        </w:tc>
      </w:tr>
      <w:tr w:rsidR="00A447A2" w:rsidRPr="00123177" w14:paraId="25B552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DF150A" w14:textId="77777777" w:rsidR="00A447A2" w:rsidRPr="00123177" w:rsidRDefault="00A447A2" w:rsidP="00535342">
            <w:pPr>
              <w:pStyle w:val="TableText"/>
              <w:snapToGrid w:val="0"/>
            </w:pPr>
            <w:r w:rsidRPr="00123177">
              <w:t>Feasible within project constraints</w:t>
            </w:r>
          </w:p>
          <w:p w14:paraId="6737124C" w14:textId="77777777" w:rsidR="00A447A2" w:rsidRPr="00123177" w:rsidRDefault="00A447A2" w:rsidP="00535342">
            <w:pPr>
              <w:pStyle w:val="TableText"/>
              <w:snapToGrid w:val="0"/>
            </w:pPr>
            <w:r w:rsidRPr="00123177">
              <w:t>(Yes/No)</w:t>
            </w:r>
          </w:p>
          <w:p w14:paraId="46C5DC94" w14:textId="77777777" w:rsidR="00A447A2" w:rsidRPr="00123177" w:rsidRDefault="00A447A2"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ABF3FB" w14:textId="77777777" w:rsidR="00A447A2" w:rsidRPr="00123177" w:rsidRDefault="00A447A2" w:rsidP="00535342">
            <w:pPr>
              <w:pStyle w:val="TableText"/>
              <w:snapToGrid w:val="0"/>
            </w:pPr>
            <w:r w:rsidRPr="00123177">
              <w:t>YES</w:t>
            </w:r>
          </w:p>
          <w:p w14:paraId="72BBB255" w14:textId="77777777" w:rsidR="00A447A2" w:rsidRPr="00123177" w:rsidRDefault="00A447A2" w:rsidP="00535342">
            <w:pPr>
              <w:pStyle w:val="TableText"/>
              <w:snapToGrid w:val="0"/>
              <w:rPr>
                <w:i/>
                <w:iCs/>
              </w:rPr>
            </w:pPr>
          </w:p>
        </w:tc>
      </w:tr>
      <w:tr w:rsidR="00A447A2" w:rsidRPr="00123177" w14:paraId="0B1323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18A6CB" w14:textId="77777777" w:rsidR="00A447A2" w:rsidRPr="00123177" w:rsidRDefault="00A447A2" w:rsidP="00535342">
            <w:pPr>
              <w:pStyle w:val="TableText"/>
              <w:snapToGrid w:val="0"/>
            </w:pPr>
            <w:r w:rsidRPr="00123177">
              <w:t>Critical</w:t>
            </w:r>
          </w:p>
          <w:p w14:paraId="24C381D4" w14:textId="77777777" w:rsidR="00A447A2" w:rsidRPr="00123177" w:rsidRDefault="00A447A2"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871D0" w14:textId="77777777" w:rsidR="00A447A2" w:rsidRPr="00123177" w:rsidRDefault="00A447A2" w:rsidP="00535342">
            <w:pPr>
              <w:pStyle w:val="TableText"/>
              <w:snapToGrid w:val="0"/>
            </w:pPr>
            <w:r w:rsidRPr="00123177">
              <w:t>YES</w:t>
            </w:r>
          </w:p>
        </w:tc>
      </w:tr>
      <w:tr w:rsidR="00A447A2" w:rsidRPr="00123177" w14:paraId="6615CE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480D79" w14:textId="77777777" w:rsidR="00A447A2" w:rsidRPr="00123177" w:rsidRDefault="00A447A2"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9C3B4" w14:textId="77777777" w:rsidR="00A447A2" w:rsidRPr="00123177" w:rsidRDefault="00A447A2" w:rsidP="00535342">
            <w:pPr>
              <w:pStyle w:val="TableText"/>
              <w:snapToGrid w:val="0"/>
            </w:pPr>
            <w:r w:rsidRPr="00123177">
              <w:t>Acceptance Criteria for this requirement should be as per SECTION-6 ACCEPTANCE CRITERIA</w:t>
            </w:r>
          </w:p>
        </w:tc>
      </w:tr>
    </w:tbl>
    <w:p w14:paraId="6D942D1A" w14:textId="77777777" w:rsidR="00A447A2" w:rsidRPr="00123177" w:rsidRDefault="00A447A2" w:rsidP="00A447A2">
      <w:pPr>
        <w:pStyle w:val="TableColumnTitle"/>
        <w:snapToGrid w:val="0"/>
      </w:pPr>
    </w:p>
    <w:p w14:paraId="10A24769" w14:textId="77777777" w:rsidR="00893EA8" w:rsidRPr="00123177" w:rsidRDefault="00893EA8" w:rsidP="00893EA8">
      <w:pPr>
        <w:pStyle w:val="Heading5"/>
      </w:pPr>
      <w:bookmarkStart w:id="211" w:name="_Toc162140779"/>
      <w:r w:rsidRPr="00123177">
        <w:t>Requirement to support DTC Range according to the MSL.01.04.0047 Diagnostic Network ID.</w:t>
      </w:r>
    </w:p>
    <w:p w14:paraId="3C9A414A" w14:textId="77777777" w:rsidR="00893EA8" w:rsidRPr="00123177" w:rsidRDefault="00893EA8" w:rsidP="00893EA8"/>
    <w:tbl>
      <w:tblPr>
        <w:tblW w:w="9518" w:type="dxa"/>
        <w:tblInd w:w="108" w:type="dxa"/>
        <w:tblLayout w:type="fixed"/>
        <w:tblLook w:val="0000" w:firstRow="0" w:lastRow="0" w:firstColumn="0" w:lastColumn="0" w:noHBand="0" w:noVBand="0"/>
      </w:tblPr>
      <w:tblGrid>
        <w:gridCol w:w="1920"/>
        <w:gridCol w:w="7598"/>
      </w:tblGrid>
      <w:tr w:rsidR="00893EA8" w:rsidRPr="00123177" w14:paraId="6D917AC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4C78BED" w14:textId="77777777" w:rsidR="00893EA8" w:rsidRPr="00123177" w:rsidRDefault="00893EA8"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64FC6FB" w14:textId="77777777" w:rsidR="00893EA8" w:rsidRPr="00123177" w:rsidRDefault="00893EA8" w:rsidP="00535342">
            <w:pPr>
              <w:pStyle w:val="TableColumnTitle"/>
              <w:snapToGrid w:val="0"/>
            </w:pPr>
            <w:r w:rsidRPr="00123177">
              <w:t>Description</w:t>
            </w:r>
          </w:p>
        </w:tc>
      </w:tr>
      <w:tr w:rsidR="00893EA8" w:rsidRPr="00123177" w14:paraId="479F094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11F036D" w14:textId="77777777" w:rsidR="00893EA8" w:rsidRPr="00123177" w:rsidRDefault="00893EA8"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D320D3" w14:textId="77777777" w:rsidR="00893EA8" w:rsidRPr="00123177" w:rsidRDefault="00893EA8" w:rsidP="00535342">
            <w:pPr>
              <w:snapToGrid w:val="0"/>
            </w:pPr>
            <w:r w:rsidRPr="00153849">
              <w:rPr>
                <w:rFonts w:eastAsia="Arial"/>
                <w:color w:val="000000" w:themeColor="text1"/>
                <w:szCs w:val="20"/>
              </w:rPr>
              <w:t>SWRS_OBD_</w:t>
            </w:r>
            <w:r>
              <w:rPr>
                <w:rFonts w:eastAsia="Arial"/>
                <w:color w:val="000000" w:themeColor="text1"/>
                <w:szCs w:val="20"/>
              </w:rPr>
              <w:t>36</w:t>
            </w:r>
          </w:p>
        </w:tc>
      </w:tr>
      <w:tr w:rsidR="00893EA8" w:rsidRPr="00123177" w14:paraId="20FB7B0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B33F133" w14:textId="77777777" w:rsidR="00893EA8" w:rsidRPr="00123177" w:rsidRDefault="00893EA8"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B9122F" w14:textId="77777777" w:rsidR="00893EA8" w:rsidRPr="00123177" w:rsidRDefault="00893EA8" w:rsidP="00535342">
            <w:pPr>
              <w:rPr>
                <w:rFonts w:eastAsia="Arial"/>
                <w:color w:val="000000" w:themeColor="text1"/>
                <w:szCs w:val="20"/>
              </w:rPr>
            </w:pPr>
            <w:r w:rsidRPr="00B20D74">
              <w:rPr>
                <w:rFonts w:eastAsia="Arial"/>
                <w:color w:val="000000" w:themeColor="text1"/>
                <w:szCs w:val="20"/>
              </w:rPr>
              <w:t>SDS18-DIA01-02-3448</w:t>
            </w:r>
          </w:p>
        </w:tc>
      </w:tr>
      <w:tr w:rsidR="00893EA8" w:rsidRPr="00123177" w14:paraId="62E5F70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AAC83BA" w14:textId="77777777" w:rsidR="00893EA8" w:rsidRPr="00123177" w:rsidRDefault="00893EA8"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666E3" w14:textId="77777777" w:rsidR="00893EA8" w:rsidRPr="00123177" w:rsidRDefault="00893EA8" w:rsidP="00535342">
            <w:pPr>
              <w:pStyle w:val="TableText"/>
              <w:snapToGrid w:val="0"/>
            </w:pPr>
            <w:r>
              <w:t>C SAMPLE/PF3.0</w:t>
            </w:r>
          </w:p>
        </w:tc>
      </w:tr>
      <w:tr w:rsidR="00893EA8" w:rsidRPr="00123177" w14:paraId="05BF69E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B424BAA" w14:textId="77777777" w:rsidR="00893EA8" w:rsidRPr="00123177" w:rsidRDefault="00893EA8"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5D9239" w14:textId="77777777" w:rsidR="00893EA8" w:rsidRPr="00123177" w:rsidRDefault="00893EA8" w:rsidP="00535342">
            <w:pPr>
              <w:snapToGrid w:val="0"/>
              <w:rPr>
                <w:rFonts w:eastAsia="Arial"/>
              </w:rPr>
            </w:pPr>
            <w:r>
              <w:rPr>
                <w:rFonts w:eastAsia="Arial"/>
              </w:rPr>
              <w:t xml:space="preserve">The HVHVDCDC shall support </w:t>
            </w:r>
            <w:r>
              <w:rPr>
                <w:rFonts w:eastAsia="Arial"/>
                <w:color w:val="000000" w:themeColor="text1"/>
              </w:rPr>
              <w:t>DTC Range</w:t>
            </w:r>
            <w:r>
              <w:rPr>
                <w:rFonts w:eastAsia="Arial"/>
              </w:rPr>
              <w:t xml:space="preserve"> according to the </w:t>
            </w:r>
            <w:r w:rsidRPr="00537E0A">
              <w:rPr>
                <w:rFonts w:eastAsia="Arial"/>
              </w:rPr>
              <w:t>MSL.01.04.004</w:t>
            </w:r>
            <w:r>
              <w:rPr>
                <w:rFonts w:eastAsia="Arial"/>
              </w:rPr>
              <w:t>7</w:t>
            </w:r>
            <w:r w:rsidRPr="00537E0A">
              <w:rPr>
                <w:rFonts w:eastAsia="Arial"/>
              </w:rPr>
              <w:t xml:space="preserve"> Diagnostic Network ID Design Guide</w:t>
            </w:r>
            <w:r>
              <w:rPr>
                <w:rFonts w:eastAsia="Arial"/>
              </w:rPr>
              <w:t>.</w:t>
            </w:r>
          </w:p>
        </w:tc>
      </w:tr>
      <w:tr w:rsidR="00893EA8" w:rsidRPr="00123177" w14:paraId="623057C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4E8A8D" w14:textId="77777777" w:rsidR="00893EA8" w:rsidRPr="00123177" w:rsidRDefault="00893EA8"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260F93" w14:textId="77777777" w:rsidR="00893EA8" w:rsidRPr="00123177" w:rsidRDefault="00893EA8" w:rsidP="00535342">
            <w:pPr>
              <w:snapToGrid w:val="0"/>
              <w:rPr>
                <w:rFonts w:eastAsia="Arial"/>
              </w:rPr>
            </w:pPr>
            <w:r w:rsidRPr="004D6010">
              <w:rPr>
                <w:rFonts w:eastAsia="Arial"/>
              </w:rPr>
              <w:t>No Such derived requirement is applicable.</w:t>
            </w:r>
          </w:p>
        </w:tc>
      </w:tr>
      <w:tr w:rsidR="00893EA8" w:rsidRPr="00123177" w14:paraId="750C0A5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A3BA1D" w14:textId="77777777" w:rsidR="00893EA8" w:rsidRPr="00123177" w:rsidRDefault="00893EA8"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27E86A" w14:textId="77777777" w:rsidR="00893EA8" w:rsidRPr="00123177" w:rsidRDefault="00893EA8" w:rsidP="00535342">
            <w:pPr>
              <w:pStyle w:val="TableText"/>
              <w:snapToGrid w:val="0"/>
            </w:pPr>
            <w:r>
              <w:rPr>
                <w:rFonts w:eastAsia="Arial"/>
                <w:color w:val="000000" w:themeColor="text1"/>
                <w:szCs w:val="20"/>
              </w:rPr>
              <w:t>No Specific access restrictions is applicable.</w:t>
            </w:r>
          </w:p>
        </w:tc>
      </w:tr>
      <w:tr w:rsidR="00893EA8" w:rsidRPr="00123177" w14:paraId="440D67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F591BB" w14:textId="77777777" w:rsidR="00893EA8" w:rsidRPr="00123177" w:rsidRDefault="00893EA8"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E4A2F4" w14:textId="77777777" w:rsidR="00893EA8" w:rsidRDefault="00893EA8" w:rsidP="00535342">
            <w:pPr>
              <w:pStyle w:val="TableText"/>
              <w:snapToGrid w:val="0"/>
              <w:rPr>
                <w:rFonts w:eastAsia="Arial"/>
                <w:color w:val="000000" w:themeColor="text1"/>
              </w:rPr>
            </w:pPr>
            <w:r>
              <w:rPr>
                <w:rFonts w:eastAsia="Arial"/>
                <w:color w:val="000000" w:themeColor="text1"/>
              </w:rPr>
              <w:t xml:space="preserve">- The </w:t>
            </w:r>
            <w:r>
              <w:rPr>
                <w:rFonts w:eastAsia="Arial"/>
              </w:rPr>
              <w:t>DTC is to be raised is not listed in SAE document</w:t>
            </w:r>
          </w:p>
          <w:p w14:paraId="3A4C3352" w14:textId="77777777" w:rsidR="00893EA8" w:rsidRDefault="00893EA8" w:rsidP="00535342">
            <w:pPr>
              <w:pStyle w:val="TableText"/>
              <w:snapToGrid w:val="0"/>
              <w:rPr>
                <w:rFonts w:eastAsia="Arial"/>
                <w:color w:val="000000" w:themeColor="text1"/>
              </w:rPr>
            </w:pPr>
            <w:r>
              <w:rPr>
                <w:rFonts w:eastAsia="Arial"/>
                <w:color w:val="000000" w:themeColor="text1"/>
              </w:rPr>
              <w:t xml:space="preserve">-The DTC Range for HVDCDC shall be as per </w:t>
            </w:r>
            <w:r w:rsidRPr="00537E0A">
              <w:rPr>
                <w:rFonts w:eastAsia="Arial"/>
              </w:rPr>
              <w:t>MSL.01.04.004</w:t>
            </w:r>
            <w:r>
              <w:rPr>
                <w:rFonts w:eastAsia="Arial"/>
              </w:rPr>
              <w:t>7 design guide</w:t>
            </w:r>
            <w:r>
              <w:rPr>
                <w:rFonts w:eastAsia="Arial"/>
                <w:color w:val="000000" w:themeColor="text1"/>
              </w:rPr>
              <w:t>.</w:t>
            </w:r>
          </w:p>
          <w:p w14:paraId="1859B1F9" w14:textId="77777777" w:rsidR="00893EA8" w:rsidRPr="00123177" w:rsidRDefault="00893EA8" w:rsidP="00535342">
            <w:pPr>
              <w:pStyle w:val="TableText"/>
              <w:snapToGrid w:val="0"/>
              <w:rPr>
                <w:rFonts w:eastAsia="Arial"/>
                <w:color w:val="000000" w:themeColor="text1"/>
              </w:rPr>
            </w:pPr>
          </w:p>
        </w:tc>
      </w:tr>
      <w:tr w:rsidR="00893EA8" w:rsidRPr="00123177" w14:paraId="5340C4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47EB91" w14:textId="77777777" w:rsidR="00893EA8" w:rsidRPr="00123177" w:rsidRDefault="00893EA8"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50C9D" w14:textId="77777777" w:rsidR="00893EA8" w:rsidRDefault="00893EA8" w:rsidP="00535342">
            <w:pPr>
              <w:pStyle w:val="TableText"/>
              <w:snapToGrid w:val="0"/>
            </w:pPr>
            <w:r>
              <w:t xml:space="preserve">-The HVDCDC shall use the DTC range from </w:t>
            </w:r>
            <w:commentRangeStart w:id="212"/>
            <w:r>
              <w:t xml:space="preserve">P1E00xx to P1EFFxx </w:t>
            </w:r>
            <w:commentRangeEnd w:id="212"/>
            <w:r>
              <w:rPr>
                <w:rStyle w:val="CommentReference"/>
                <w:sz w:val="24"/>
                <w:szCs w:val="24"/>
              </w:rPr>
              <w:commentReference w:id="212"/>
            </w:r>
            <w:r>
              <w:t>to be report to primary controller.</w:t>
            </w:r>
          </w:p>
          <w:p w14:paraId="5B61D54D" w14:textId="77777777" w:rsidR="00893EA8" w:rsidRPr="00123177" w:rsidRDefault="00893EA8" w:rsidP="00535342">
            <w:pPr>
              <w:pStyle w:val="TableText"/>
              <w:snapToGrid w:val="0"/>
            </w:pPr>
          </w:p>
        </w:tc>
      </w:tr>
      <w:tr w:rsidR="00893EA8" w:rsidRPr="00123177" w14:paraId="3B2E004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CE111A" w14:textId="77777777" w:rsidR="00893EA8" w:rsidRPr="00123177" w:rsidRDefault="00893EA8"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730E13" w14:textId="77777777" w:rsidR="00893EA8" w:rsidRDefault="00893EA8" w:rsidP="00535342">
            <w:pPr>
              <w:pStyle w:val="TableText"/>
              <w:numPr>
                <w:ilvl w:val="0"/>
                <w:numId w:val="50"/>
              </w:numPr>
              <w:tabs>
                <w:tab w:val="left" w:pos="2060"/>
              </w:tabs>
              <w:snapToGrid w:val="0"/>
              <w:rPr>
                <w:rStyle w:val="normaltextrun"/>
              </w:rPr>
            </w:pPr>
            <w:r>
              <w:rPr>
                <w:rStyle w:val="normaltextrun"/>
              </w:rPr>
              <w:t>HVDCDC shall list all the DTC’s which are not listed in SAE document and to be sent to primary controller.</w:t>
            </w:r>
          </w:p>
          <w:p w14:paraId="0AEFE405" w14:textId="77777777" w:rsidR="00893EA8" w:rsidRDefault="00893EA8" w:rsidP="00535342">
            <w:pPr>
              <w:pStyle w:val="TableText"/>
              <w:numPr>
                <w:ilvl w:val="0"/>
                <w:numId w:val="50"/>
              </w:numPr>
              <w:tabs>
                <w:tab w:val="left" w:pos="2060"/>
              </w:tabs>
              <w:snapToGrid w:val="0"/>
              <w:rPr>
                <w:rStyle w:val="normaltextrun"/>
              </w:rPr>
            </w:pPr>
            <w:r>
              <w:rPr>
                <w:rStyle w:val="normaltextrun"/>
              </w:rPr>
              <w:t xml:space="preserve">HVDCDC shall assign IDs from range </w:t>
            </w:r>
            <w:r>
              <w:t>P1E00xx to P1EFFxx to all the non-listed DTC’s</w:t>
            </w:r>
            <w:r>
              <w:rPr>
                <w:rStyle w:val="normaltextrun"/>
              </w:rPr>
              <w:t>.</w:t>
            </w:r>
          </w:p>
          <w:p w14:paraId="300B439F" w14:textId="77777777" w:rsidR="00893EA8" w:rsidRPr="00123177" w:rsidRDefault="00893EA8" w:rsidP="00535342">
            <w:pPr>
              <w:pStyle w:val="TableText"/>
              <w:numPr>
                <w:ilvl w:val="0"/>
                <w:numId w:val="50"/>
              </w:numPr>
              <w:tabs>
                <w:tab w:val="left" w:pos="2060"/>
              </w:tabs>
              <w:snapToGrid w:val="0"/>
              <w:rPr>
                <w:rStyle w:val="normaltextrun"/>
              </w:rPr>
            </w:pPr>
            <w:r>
              <w:rPr>
                <w:rStyle w:val="normaltextrun"/>
              </w:rPr>
              <w:t>HVDCDC shall continuously report all the logged DTC ID’s to primary controller.</w:t>
            </w:r>
          </w:p>
        </w:tc>
      </w:tr>
      <w:tr w:rsidR="00893EA8" w:rsidRPr="00123177" w14:paraId="354F76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CCA11E" w14:textId="77777777" w:rsidR="00893EA8" w:rsidRPr="00123177" w:rsidRDefault="00893EA8"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DDE21" w14:textId="77777777" w:rsidR="00893EA8" w:rsidRPr="00123177" w:rsidRDefault="00893EA8" w:rsidP="00535342">
            <w:pPr>
              <w:pStyle w:val="TableText"/>
              <w:snapToGrid w:val="0"/>
            </w:pPr>
            <w:r w:rsidRPr="00831A9F">
              <w:t>N</w:t>
            </w:r>
            <w:r>
              <w:t>o such mandatory fields are applicable.</w:t>
            </w:r>
          </w:p>
        </w:tc>
      </w:tr>
      <w:tr w:rsidR="00893EA8" w:rsidRPr="00123177" w14:paraId="13A962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921AE5" w14:textId="77777777" w:rsidR="00893EA8" w:rsidRPr="00123177" w:rsidRDefault="00893EA8"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1E90E5" w14:textId="77777777" w:rsidR="00893EA8" w:rsidRPr="00123177" w:rsidRDefault="00893EA8" w:rsidP="00535342">
            <w:pPr>
              <w:pStyle w:val="TableText"/>
              <w:snapToGrid w:val="0"/>
            </w:pPr>
            <w:r>
              <w:t>No DTC shall be a initial preloaded value</w:t>
            </w:r>
          </w:p>
        </w:tc>
      </w:tr>
      <w:tr w:rsidR="00893EA8" w:rsidRPr="00123177" w14:paraId="31B870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35BDDE" w14:textId="77777777" w:rsidR="00893EA8" w:rsidRPr="00123177" w:rsidRDefault="00893EA8"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C1CBE8" w14:textId="77777777" w:rsidR="00893EA8" w:rsidRPr="00123177" w:rsidRDefault="00893EA8" w:rsidP="00535342">
            <w:pPr>
              <w:pStyle w:val="TableText"/>
              <w:snapToGrid w:val="0"/>
            </w:pPr>
            <w:r>
              <w:rPr>
                <w:szCs w:val="20"/>
              </w:rPr>
              <w:t>Default value is not required</w:t>
            </w:r>
          </w:p>
        </w:tc>
      </w:tr>
      <w:tr w:rsidR="00893EA8" w:rsidRPr="00123177" w14:paraId="4D4383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BEDEA5" w14:textId="77777777" w:rsidR="00893EA8" w:rsidRPr="00123177" w:rsidRDefault="00893EA8"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024E0" w14:textId="77777777" w:rsidR="00893EA8" w:rsidRPr="00123177" w:rsidRDefault="00893EA8" w:rsidP="00535342">
            <w:pPr>
              <w:pStyle w:val="TableText"/>
              <w:snapToGrid w:val="0"/>
            </w:pPr>
            <w:r>
              <w:rPr>
                <w:szCs w:val="20"/>
              </w:rPr>
              <w:t>Valid range value is not required.</w:t>
            </w:r>
          </w:p>
        </w:tc>
      </w:tr>
      <w:tr w:rsidR="00893EA8" w:rsidRPr="00123177" w14:paraId="3AE83B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152B69" w14:textId="77777777" w:rsidR="00893EA8" w:rsidRPr="00123177" w:rsidRDefault="00893EA8"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2F33EF" w14:textId="77777777" w:rsidR="00893EA8" w:rsidRPr="00123177" w:rsidRDefault="00893EA8" w:rsidP="00535342">
            <w:pPr>
              <w:pStyle w:val="TableText"/>
              <w:snapToGrid w:val="0"/>
            </w:pPr>
            <w:r>
              <w:rPr>
                <w:szCs w:val="20"/>
              </w:rPr>
              <w:t>Data latency period is not applicable</w:t>
            </w:r>
          </w:p>
        </w:tc>
      </w:tr>
      <w:tr w:rsidR="00893EA8" w:rsidRPr="00123177" w14:paraId="66E42D6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2D6843" w14:textId="77777777" w:rsidR="00893EA8" w:rsidRPr="00123177" w:rsidRDefault="00893EA8"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05C1AF" w14:textId="77777777" w:rsidR="00893EA8" w:rsidRPr="00123177" w:rsidRDefault="00893EA8" w:rsidP="00535342">
            <w:pPr>
              <w:pStyle w:val="TableText"/>
              <w:snapToGrid w:val="0"/>
            </w:pPr>
            <w:r>
              <w:rPr>
                <w:szCs w:val="20"/>
              </w:rPr>
              <w:t>Data Retention period is not applicable.</w:t>
            </w:r>
          </w:p>
        </w:tc>
      </w:tr>
      <w:tr w:rsidR="00893EA8" w:rsidRPr="00123177" w14:paraId="79E6758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AF295A" w14:textId="77777777" w:rsidR="00893EA8" w:rsidRPr="00123177" w:rsidRDefault="00893EA8" w:rsidP="00535342">
            <w:pPr>
              <w:pStyle w:val="TableText"/>
              <w:snapToGrid w:val="0"/>
            </w:pPr>
            <w:r w:rsidRPr="00123177">
              <w:t>Data Rate/ &lt;Daily&gt; Number of transactions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D2467A" w14:textId="77777777" w:rsidR="00893EA8" w:rsidRPr="00123177" w:rsidRDefault="00893EA8" w:rsidP="00535342">
            <w:pPr>
              <w:pStyle w:val="TableText"/>
            </w:pPr>
            <w:r>
              <w:rPr>
                <w:szCs w:val="20"/>
              </w:rPr>
              <w:t>Data rate is not applicable.</w:t>
            </w:r>
            <w:r w:rsidRPr="00831A9F">
              <w:t xml:space="preserve"> </w:t>
            </w:r>
          </w:p>
        </w:tc>
      </w:tr>
      <w:tr w:rsidR="00893EA8" w:rsidRPr="00123177" w14:paraId="0348BC4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38D47B" w14:textId="77777777" w:rsidR="00893EA8" w:rsidRPr="00123177" w:rsidRDefault="00893EA8"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3C2AF5" w14:textId="77777777" w:rsidR="00893EA8" w:rsidRPr="00123177" w:rsidRDefault="00893EA8" w:rsidP="00535342">
            <w:pPr>
              <w:pStyle w:val="TableText"/>
              <w:spacing w:line="259" w:lineRule="auto"/>
            </w:pPr>
            <w:r>
              <w:rPr>
                <w:szCs w:val="20"/>
              </w:rPr>
              <w:t>External event is not required.</w:t>
            </w:r>
          </w:p>
        </w:tc>
      </w:tr>
      <w:tr w:rsidR="00893EA8" w:rsidRPr="00123177" w14:paraId="529FE3C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6C4112" w14:textId="77777777" w:rsidR="00893EA8" w:rsidRPr="00123177" w:rsidRDefault="00893EA8"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090F62" w14:textId="77777777" w:rsidR="00893EA8" w:rsidRPr="00123177" w:rsidRDefault="00893EA8" w:rsidP="00535342">
            <w:pPr>
              <w:pStyle w:val="TableText"/>
              <w:spacing w:line="259" w:lineRule="auto"/>
            </w:pPr>
            <w:r>
              <w:rPr>
                <w:szCs w:val="20"/>
              </w:rPr>
              <w:t>Temporal event is not applicable.</w:t>
            </w:r>
          </w:p>
        </w:tc>
      </w:tr>
      <w:tr w:rsidR="00893EA8" w:rsidRPr="00123177" w14:paraId="133DA9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F29745" w14:textId="77777777" w:rsidR="00893EA8" w:rsidRPr="00123177" w:rsidRDefault="00893EA8" w:rsidP="00535342">
            <w:pPr>
              <w:pStyle w:val="TableText"/>
              <w:snapToGrid w:val="0"/>
            </w:pPr>
            <w:r w:rsidRPr="00123177">
              <w:t xml:space="preserve">Validation Rules/ </w:t>
            </w:r>
          </w:p>
          <w:p w14:paraId="27A21892" w14:textId="77777777" w:rsidR="00893EA8" w:rsidRPr="00123177" w:rsidRDefault="00893EA8"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55F1A" w14:textId="77777777" w:rsidR="00893EA8" w:rsidRDefault="00893EA8" w:rsidP="00535342">
            <w:pPr>
              <w:pStyle w:val="TableText"/>
              <w:snapToGrid w:val="0"/>
            </w:pPr>
            <w:r>
              <w:t>Verify that the DTC reported by HVDCDC to the Primary controller shall be as per the range P1E00xx to P1EFFxx.</w:t>
            </w:r>
          </w:p>
          <w:p w14:paraId="4D6E158D" w14:textId="77777777" w:rsidR="00893EA8" w:rsidRPr="00123177" w:rsidRDefault="00893EA8" w:rsidP="00535342">
            <w:pPr>
              <w:pStyle w:val="TableText"/>
              <w:snapToGrid w:val="0"/>
              <w:rPr>
                <w:i/>
                <w:iCs/>
              </w:rPr>
            </w:pPr>
          </w:p>
        </w:tc>
      </w:tr>
      <w:tr w:rsidR="00893EA8" w:rsidRPr="00123177" w14:paraId="048D8C0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988C77" w14:textId="77777777" w:rsidR="00893EA8" w:rsidRPr="00123177" w:rsidRDefault="00893EA8"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5185F9" w14:textId="77777777" w:rsidR="00893EA8" w:rsidRPr="00123177" w:rsidRDefault="00893EA8" w:rsidP="00535342">
            <w:pPr>
              <w:pStyle w:val="TableText"/>
              <w:snapToGrid w:val="0"/>
            </w:pPr>
            <w:r w:rsidRPr="00123177">
              <w:rPr>
                <w:szCs w:val="20"/>
              </w:rPr>
              <w:t>Constraints are not applicable.</w:t>
            </w:r>
          </w:p>
        </w:tc>
      </w:tr>
      <w:tr w:rsidR="00893EA8" w:rsidRPr="00123177" w14:paraId="0461E14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40E771" w14:textId="77777777" w:rsidR="00893EA8" w:rsidRPr="00123177" w:rsidRDefault="00893EA8"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FBB529" w14:textId="77777777" w:rsidR="00893EA8" w:rsidRPr="00123177" w:rsidRDefault="00893EA8" w:rsidP="00535342">
            <w:pPr>
              <w:pStyle w:val="TableText"/>
              <w:snapToGrid w:val="0"/>
            </w:pPr>
            <w:r w:rsidRPr="00123177">
              <w:rPr>
                <w:szCs w:val="20"/>
              </w:rPr>
              <w:t>No effects on other system</w:t>
            </w:r>
          </w:p>
        </w:tc>
      </w:tr>
      <w:tr w:rsidR="00893EA8" w:rsidRPr="00123177" w14:paraId="5623C6C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0D2708" w14:textId="77777777" w:rsidR="00893EA8" w:rsidRPr="00123177" w:rsidRDefault="00893EA8" w:rsidP="00535342">
            <w:pPr>
              <w:pStyle w:val="TableText"/>
              <w:snapToGrid w:val="0"/>
            </w:pPr>
            <w:r w:rsidRPr="00123177">
              <w:lastRenderedPageBreak/>
              <w:t>Testability with respect to test environment</w:t>
            </w:r>
          </w:p>
          <w:p w14:paraId="259F3281" w14:textId="77777777" w:rsidR="00893EA8" w:rsidRPr="00123177" w:rsidRDefault="00893EA8" w:rsidP="00535342">
            <w:pPr>
              <w:pStyle w:val="TableText"/>
            </w:pPr>
            <w:r w:rsidRPr="00123177">
              <w:t>(Yes/No)</w:t>
            </w:r>
          </w:p>
          <w:p w14:paraId="6761351C" w14:textId="77777777" w:rsidR="00893EA8" w:rsidRPr="00123177" w:rsidRDefault="00893EA8"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F607F" w14:textId="77777777" w:rsidR="00893EA8" w:rsidRPr="00123177" w:rsidRDefault="00893EA8" w:rsidP="00535342">
            <w:pPr>
              <w:pStyle w:val="TableText"/>
              <w:snapToGrid w:val="0"/>
            </w:pPr>
            <w:r w:rsidRPr="00123177">
              <w:t>YES</w:t>
            </w:r>
          </w:p>
          <w:p w14:paraId="75659C22" w14:textId="77777777" w:rsidR="00893EA8" w:rsidRPr="00123177" w:rsidRDefault="00893EA8" w:rsidP="00535342">
            <w:pPr>
              <w:pStyle w:val="TableText"/>
              <w:snapToGrid w:val="0"/>
            </w:pPr>
          </w:p>
        </w:tc>
      </w:tr>
      <w:tr w:rsidR="00893EA8" w:rsidRPr="00123177" w14:paraId="1FA521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8E8974" w14:textId="77777777" w:rsidR="00893EA8" w:rsidRPr="00123177" w:rsidRDefault="00893EA8" w:rsidP="00535342">
            <w:pPr>
              <w:pStyle w:val="TableText"/>
              <w:snapToGrid w:val="0"/>
            </w:pPr>
            <w:r w:rsidRPr="00123177">
              <w:t>Feasible within project constraints</w:t>
            </w:r>
          </w:p>
          <w:p w14:paraId="383BFEF5" w14:textId="77777777" w:rsidR="00893EA8" w:rsidRPr="00123177" w:rsidRDefault="00893EA8" w:rsidP="00535342">
            <w:pPr>
              <w:pStyle w:val="TableText"/>
              <w:snapToGrid w:val="0"/>
            </w:pPr>
            <w:r w:rsidRPr="00123177">
              <w:t>(Yes/No)</w:t>
            </w:r>
          </w:p>
          <w:p w14:paraId="70B0D258" w14:textId="77777777" w:rsidR="00893EA8" w:rsidRPr="00123177" w:rsidRDefault="00893EA8"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8275E6" w14:textId="77777777" w:rsidR="00893EA8" w:rsidRPr="00123177" w:rsidRDefault="00893EA8" w:rsidP="00535342">
            <w:pPr>
              <w:pStyle w:val="TableText"/>
              <w:snapToGrid w:val="0"/>
            </w:pPr>
            <w:r w:rsidRPr="00123177">
              <w:t>YES</w:t>
            </w:r>
          </w:p>
          <w:p w14:paraId="09F1E32E" w14:textId="77777777" w:rsidR="00893EA8" w:rsidRPr="00123177" w:rsidRDefault="00893EA8" w:rsidP="00535342">
            <w:pPr>
              <w:pStyle w:val="TableText"/>
              <w:snapToGrid w:val="0"/>
              <w:rPr>
                <w:i/>
                <w:iCs/>
              </w:rPr>
            </w:pPr>
          </w:p>
        </w:tc>
      </w:tr>
      <w:tr w:rsidR="00893EA8" w:rsidRPr="00123177" w14:paraId="27DE73A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FEF6B0" w14:textId="77777777" w:rsidR="00893EA8" w:rsidRPr="00123177" w:rsidRDefault="00893EA8" w:rsidP="00535342">
            <w:pPr>
              <w:pStyle w:val="TableText"/>
              <w:snapToGrid w:val="0"/>
            </w:pPr>
            <w:r w:rsidRPr="00123177">
              <w:t>Critical</w:t>
            </w:r>
          </w:p>
          <w:p w14:paraId="7C4A6CFD" w14:textId="77777777" w:rsidR="00893EA8" w:rsidRPr="00123177" w:rsidRDefault="00893EA8"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428CF" w14:textId="77777777" w:rsidR="00893EA8" w:rsidRPr="00123177" w:rsidRDefault="00893EA8" w:rsidP="00535342">
            <w:pPr>
              <w:pStyle w:val="TableText"/>
              <w:snapToGrid w:val="0"/>
            </w:pPr>
            <w:r w:rsidRPr="00123177">
              <w:t>YES</w:t>
            </w:r>
          </w:p>
        </w:tc>
      </w:tr>
      <w:tr w:rsidR="00893EA8" w:rsidRPr="00123177" w14:paraId="6D57B0D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06A695" w14:textId="77777777" w:rsidR="00893EA8" w:rsidRPr="00123177" w:rsidRDefault="00893EA8"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31535B" w14:textId="77777777" w:rsidR="00893EA8" w:rsidRPr="00123177" w:rsidRDefault="00893EA8" w:rsidP="00535342">
            <w:pPr>
              <w:pStyle w:val="TableText"/>
              <w:snapToGrid w:val="0"/>
            </w:pPr>
            <w:r w:rsidRPr="00123177">
              <w:t>Acceptance Criteria for this requirement should be as per SECTION-6 ACCEPTANCE CRITERIA</w:t>
            </w:r>
          </w:p>
        </w:tc>
      </w:tr>
    </w:tbl>
    <w:p w14:paraId="5828C9DA" w14:textId="77777777" w:rsidR="00893EA8" w:rsidRDefault="00893EA8" w:rsidP="00893EA8">
      <w:pPr>
        <w:pStyle w:val="TableColumnTitle"/>
        <w:snapToGrid w:val="0"/>
      </w:pPr>
    </w:p>
    <w:p w14:paraId="27E5E6D8" w14:textId="77777777" w:rsidR="00A55B53" w:rsidRPr="00123177" w:rsidRDefault="00A55B53" w:rsidP="00A55B53">
      <w:pPr>
        <w:pStyle w:val="Heading5"/>
      </w:pPr>
      <w:r w:rsidRPr="00123177">
        <w:t>Requirement to support the Network DTC’s according to the MSL.01.04.0047 Diagnostic Network ID.</w:t>
      </w:r>
    </w:p>
    <w:p w14:paraId="39D5B719" w14:textId="77777777" w:rsidR="00A55B53" w:rsidRPr="00123177" w:rsidRDefault="00A55B53" w:rsidP="00A55B53">
      <w:pPr>
        <w:pStyle w:val="TableColumnTitle"/>
        <w:snapToGrid w:val="0"/>
      </w:pPr>
    </w:p>
    <w:tbl>
      <w:tblPr>
        <w:tblW w:w="9518" w:type="dxa"/>
        <w:tblInd w:w="108" w:type="dxa"/>
        <w:tblLayout w:type="fixed"/>
        <w:tblLook w:val="0000" w:firstRow="0" w:lastRow="0" w:firstColumn="0" w:lastColumn="0" w:noHBand="0" w:noVBand="0"/>
      </w:tblPr>
      <w:tblGrid>
        <w:gridCol w:w="1920"/>
        <w:gridCol w:w="7598"/>
      </w:tblGrid>
      <w:tr w:rsidR="00A55B53" w:rsidRPr="00123177" w14:paraId="03E139F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6DE10A0"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0309C19" w14:textId="77777777" w:rsidR="00A55B53" w:rsidRPr="00123177" w:rsidRDefault="00A55B53" w:rsidP="00535342">
            <w:pPr>
              <w:pStyle w:val="TableColumnTitle"/>
              <w:snapToGrid w:val="0"/>
            </w:pPr>
            <w:r w:rsidRPr="00123177">
              <w:t>Description</w:t>
            </w:r>
          </w:p>
        </w:tc>
      </w:tr>
      <w:tr w:rsidR="00EC7413" w:rsidRPr="00123177" w14:paraId="646A36A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27A3649" w14:textId="77777777" w:rsidR="00EC7413" w:rsidRPr="00123177" w:rsidRDefault="00EC7413" w:rsidP="00EC7413">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818222" w14:textId="4C26512F" w:rsidR="00EC7413" w:rsidRPr="00123177" w:rsidRDefault="00EC7413" w:rsidP="00EC7413">
            <w:pPr>
              <w:snapToGrid w:val="0"/>
            </w:pPr>
            <w:r w:rsidRPr="00153849">
              <w:rPr>
                <w:rFonts w:eastAsia="Arial"/>
                <w:color w:val="000000" w:themeColor="text1"/>
                <w:szCs w:val="20"/>
              </w:rPr>
              <w:t>SWRS_OBD_</w:t>
            </w:r>
            <w:r w:rsidR="002761E0">
              <w:rPr>
                <w:rFonts w:eastAsia="Arial"/>
                <w:color w:val="000000" w:themeColor="text1"/>
                <w:szCs w:val="20"/>
              </w:rPr>
              <w:t>37</w:t>
            </w:r>
          </w:p>
        </w:tc>
      </w:tr>
      <w:tr w:rsidR="00EC7413" w:rsidRPr="00123177" w14:paraId="44E53CF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9C0935E" w14:textId="77777777" w:rsidR="00EC7413" w:rsidRPr="00123177" w:rsidRDefault="00EC7413" w:rsidP="00EC7413">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E2550A" w14:textId="5A30DF68" w:rsidR="00EC7413" w:rsidRPr="00123177" w:rsidRDefault="00EC7413" w:rsidP="00EC7413">
            <w:pPr>
              <w:rPr>
                <w:rFonts w:eastAsia="Arial"/>
                <w:color w:val="000000" w:themeColor="text1"/>
                <w:szCs w:val="20"/>
              </w:rPr>
            </w:pPr>
            <w:r w:rsidRPr="00B20D74">
              <w:rPr>
                <w:rFonts w:eastAsia="Arial"/>
                <w:color w:val="000000" w:themeColor="text1"/>
                <w:szCs w:val="20"/>
              </w:rPr>
              <w:t>SDS18-DIA01-02-3448</w:t>
            </w:r>
          </w:p>
        </w:tc>
      </w:tr>
      <w:tr w:rsidR="00EC7413" w:rsidRPr="00123177" w14:paraId="0EE73EA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95FE15D" w14:textId="77777777" w:rsidR="00EC7413" w:rsidRPr="00123177" w:rsidRDefault="00EC7413" w:rsidP="00EC7413">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557145" w14:textId="74E6590F" w:rsidR="00EC7413" w:rsidRPr="00123177" w:rsidRDefault="00EC7413" w:rsidP="00EC7413">
            <w:pPr>
              <w:pStyle w:val="TableText"/>
              <w:snapToGrid w:val="0"/>
            </w:pPr>
            <w:r>
              <w:t>C SAMPLE/PF3.0</w:t>
            </w:r>
          </w:p>
        </w:tc>
      </w:tr>
      <w:tr w:rsidR="00EC7413" w:rsidRPr="00123177" w14:paraId="5041D32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85B7DA9" w14:textId="77777777" w:rsidR="00EC7413" w:rsidRPr="00123177" w:rsidRDefault="00EC7413" w:rsidP="00EC7413">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F092F0" w14:textId="6F2DE3EE" w:rsidR="00EC7413" w:rsidRPr="00123177" w:rsidRDefault="00EC7413" w:rsidP="00EC7413">
            <w:pPr>
              <w:snapToGrid w:val="0"/>
              <w:rPr>
                <w:rFonts w:eastAsia="Arial"/>
              </w:rPr>
            </w:pPr>
            <w:r>
              <w:rPr>
                <w:rFonts w:eastAsia="Arial"/>
              </w:rPr>
              <w:t xml:space="preserve">The HVHVDCDC shall support the Network DTC’s according to the </w:t>
            </w:r>
            <w:r w:rsidRPr="00537E0A">
              <w:rPr>
                <w:rFonts w:eastAsia="Arial"/>
              </w:rPr>
              <w:t>MSL.01.04.004</w:t>
            </w:r>
            <w:r>
              <w:rPr>
                <w:rFonts w:eastAsia="Arial"/>
              </w:rPr>
              <w:t>7</w:t>
            </w:r>
            <w:r w:rsidRPr="00537E0A">
              <w:rPr>
                <w:rFonts w:eastAsia="Arial"/>
              </w:rPr>
              <w:t xml:space="preserve"> Diagnostic Network ID Design Guide</w:t>
            </w:r>
            <w:r>
              <w:rPr>
                <w:rFonts w:eastAsia="Arial"/>
              </w:rPr>
              <w:t>.</w:t>
            </w:r>
          </w:p>
        </w:tc>
      </w:tr>
      <w:tr w:rsidR="00EC7413" w:rsidRPr="00123177" w14:paraId="5B0C15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4E9ACC" w14:textId="77777777" w:rsidR="00EC7413" w:rsidRPr="00123177" w:rsidRDefault="00EC7413" w:rsidP="00EC7413">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9541DA" w14:textId="3E57E0F3" w:rsidR="00EC7413" w:rsidRPr="00123177" w:rsidRDefault="00EC7413" w:rsidP="00EC7413">
            <w:pPr>
              <w:snapToGrid w:val="0"/>
              <w:rPr>
                <w:rFonts w:eastAsia="Arial"/>
              </w:rPr>
            </w:pPr>
            <w:r w:rsidRPr="004D6010">
              <w:rPr>
                <w:rFonts w:eastAsia="Arial"/>
              </w:rPr>
              <w:t>No Such derived requirement is applicable.</w:t>
            </w:r>
          </w:p>
        </w:tc>
      </w:tr>
      <w:tr w:rsidR="00EC7413" w:rsidRPr="00123177" w14:paraId="67574B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9F9AAA" w14:textId="77777777" w:rsidR="00EC7413" w:rsidRPr="00123177" w:rsidRDefault="00EC7413" w:rsidP="00EC7413">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FD6D4E" w14:textId="3F8203AA" w:rsidR="00EC7413" w:rsidRPr="00123177" w:rsidRDefault="00EC7413" w:rsidP="00EC7413">
            <w:pPr>
              <w:pStyle w:val="TableText"/>
              <w:snapToGrid w:val="0"/>
            </w:pPr>
            <w:r>
              <w:rPr>
                <w:rFonts w:eastAsia="Arial"/>
                <w:color w:val="000000" w:themeColor="text1"/>
                <w:szCs w:val="20"/>
              </w:rPr>
              <w:t>No Specific access restrictions is applicable.</w:t>
            </w:r>
          </w:p>
        </w:tc>
      </w:tr>
      <w:tr w:rsidR="00EC7413" w:rsidRPr="00123177" w14:paraId="4D936B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034101" w14:textId="77777777" w:rsidR="00EC7413" w:rsidRPr="00123177" w:rsidRDefault="00EC7413" w:rsidP="00EC7413">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F540D9" w14:textId="77777777" w:rsidR="00EC7413" w:rsidRDefault="00EC7413" w:rsidP="00EC7413">
            <w:pPr>
              <w:pStyle w:val="TableText"/>
              <w:snapToGrid w:val="0"/>
              <w:rPr>
                <w:rFonts w:eastAsia="Arial"/>
                <w:color w:val="000000" w:themeColor="text1"/>
              </w:rPr>
            </w:pPr>
            <w:r>
              <w:rPr>
                <w:rFonts w:eastAsia="Arial"/>
                <w:color w:val="000000" w:themeColor="text1"/>
              </w:rPr>
              <w:t xml:space="preserve">- Provide the </w:t>
            </w:r>
            <w:r w:rsidRPr="0070403E">
              <w:t>CAN Communication Timeout</w:t>
            </w:r>
            <w:r>
              <w:t xml:space="preserve"> </w:t>
            </w:r>
            <w:r>
              <w:rPr>
                <w:rFonts w:eastAsia="Arial"/>
                <w:color w:val="000000" w:themeColor="text1"/>
              </w:rPr>
              <w:t xml:space="preserve">fault by taking HVDCDC into </w:t>
            </w:r>
            <w:r w:rsidRPr="002331D3">
              <w:rPr>
                <w:rFonts w:eastAsia="Arial"/>
                <w:color w:val="000000" w:themeColor="text1"/>
              </w:rPr>
              <w:t xml:space="preserve">bus-off conditions or excessive errors on the CAN </w:t>
            </w:r>
            <w:commentRangeStart w:id="213"/>
            <w:commentRangeStart w:id="214"/>
            <w:r w:rsidRPr="002331D3">
              <w:rPr>
                <w:rFonts w:eastAsia="Arial"/>
                <w:color w:val="000000" w:themeColor="text1"/>
              </w:rPr>
              <w:t>bus</w:t>
            </w:r>
            <w:commentRangeEnd w:id="213"/>
            <w:r>
              <w:rPr>
                <w:rStyle w:val="CommentReference"/>
                <w:rFonts w:eastAsia="Arial"/>
                <w:color w:val="000000" w:themeColor="text1"/>
                <w:sz w:val="24"/>
                <w:szCs w:val="24"/>
              </w:rPr>
              <w:commentReference w:id="213"/>
            </w:r>
            <w:commentRangeEnd w:id="214"/>
            <w:r>
              <w:rPr>
                <w:rStyle w:val="CommentReference"/>
                <w:rFonts w:eastAsia="Arial"/>
                <w:color w:val="000000" w:themeColor="text1"/>
                <w:sz w:val="24"/>
                <w:szCs w:val="24"/>
              </w:rPr>
              <w:commentReference w:id="214"/>
            </w:r>
            <w:r>
              <w:rPr>
                <w:rFonts w:eastAsia="Arial"/>
                <w:color w:val="000000" w:themeColor="text1"/>
              </w:rPr>
              <w:t xml:space="preserve"> so that acknowledge does not receive</w:t>
            </w:r>
            <w:r w:rsidRPr="002331D3">
              <w:rPr>
                <w:rFonts w:eastAsia="Arial"/>
                <w:color w:val="000000" w:themeColor="text1"/>
              </w:rPr>
              <w:t>.</w:t>
            </w:r>
          </w:p>
          <w:p w14:paraId="79C5A0FE" w14:textId="77777777" w:rsidR="00EC7413" w:rsidRDefault="00EC7413" w:rsidP="00EC7413">
            <w:pPr>
              <w:pStyle w:val="TableText"/>
              <w:snapToGrid w:val="0"/>
              <w:rPr>
                <w:rFonts w:eastAsia="Arial"/>
                <w:color w:val="000000" w:themeColor="text1"/>
              </w:rPr>
            </w:pPr>
            <w:r>
              <w:rPr>
                <w:rFonts w:eastAsia="Arial"/>
                <w:color w:val="000000" w:themeColor="text1"/>
              </w:rPr>
              <w:t xml:space="preserve">- Provide invalid data or </w:t>
            </w:r>
            <w:r w:rsidRPr="002331D3">
              <w:rPr>
                <w:rFonts w:eastAsia="Arial"/>
                <w:color w:val="000000" w:themeColor="text1"/>
              </w:rPr>
              <w:t>missing message</w:t>
            </w:r>
            <w:r>
              <w:rPr>
                <w:rFonts w:eastAsia="Arial"/>
                <w:color w:val="000000" w:themeColor="text1"/>
              </w:rPr>
              <w:t xml:space="preserve"> byte/bit which results in incorrect CRC. This will generate Invalid Safety Data check DTC.</w:t>
            </w:r>
          </w:p>
          <w:p w14:paraId="2DBE1A26" w14:textId="77777777" w:rsidR="00EC7413" w:rsidRDefault="00EC7413" w:rsidP="00EC7413">
            <w:pPr>
              <w:pStyle w:val="TableText"/>
              <w:snapToGrid w:val="0"/>
              <w:rPr>
                <w:rFonts w:eastAsia="Arial"/>
                <w:color w:val="000000" w:themeColor="text1"/>
              </w:rPr>
            </w:pPr>
            <w:r>
              <w:rPr>
                <w:rFonts w:eastAsia="Arial"/>
                <w:color w:val="000000" w:themeColor="text1"/>
              </w:rPr>
              <w:t xml:space="preserve">- &lt;Need to add for Invalid Safety </w:t>
            </w:r>
            <w:commentRangeStart w:id="215"/>
            <w:r>
              <w:rPr>
                <w:rFonts w:eastAsia="Arial"/>
                <w:color w:val="000000" w:themeColor="text1"/>
              </w:rPr>
              <w:t>check</w:t>
            </w:r>
            <w:commentRangeEnd w:id="215"/>
            <w:r>
              <w:rPr>
                <w:rStyle w:val="CommentReference"/>
                <w:rFonts w:eastAsia="Arial"/>
                <w:color w:val="000000" w:themeColor="text1"/>
                <w:sz w:val="24"/>
                <w:szCs w:val="24"/>
              </w:rPr>
              <w:commentReference w:id="215"/>
            </w:r>
            <w:r>
              <w:rPr>
                <w:rFonts w:eastAsia="Arial"/>
                <w:color w:val="000000" w:themeColor="text1"/>
              </w:rPr>
              <w:t>&gt;</w:t>
            </w:r>
          </w:p>
          <w:p w14:paraId="70FDF09B" w14:textId="77777777" w:rsidR="00EC7413" w:rsidRDefault="00EC7413" w:rsidP="00EC7413">
            <w:pPr>
              <w:pStyle w:val="TableText"/>
              <w:snapToGrid w:val="0"/>
              <w:rPr>
                <w:rFonts w:eastAsia="Arial"/>
                <w:color w:val="000000" w:themeColor="text1"/>
              </w:rPr>
            </w:pPr>
            <w:r>
              <w:rPr>
                <w:rFonts w:eastAsia="Arial"/>
                <w:color w:val="000000" w:themeColor="text1"/>
              </w:rPr>
              <w:t xml:space="preserve">- Provide incorrect data length in message with respect to number of bytes transmitted over the message frame. </w:t>
            </w:r>
          </w:p>
          <w:p w14:paraId="724B4B44" w14:textId="59044B1D" w:rsidR="00EC7413" w:rsidRPr="00123177" w:rsidRDefault="00EC7413" w:rsidP="00EC7413">
            <w:pPr>
              <w:pStyle w:val="TableText"/>
              <w:snapToGrid w:val="0"/>
              <w:rPr>
                <w:rFonts w:eastAsia="Arial"/>
                <w:color w:val="000000" w:themeColor="text1"/>
              </w:rPr>
            </w:pPr>
            <w:r>
              <w:rPr>
                <w:rFonts w:eastAsia="Arial"/>
                <w:color w:val="000000" w:themeColor="text1"/>
              </w:rPr>
              <w:t xml:space="preserve">-The HVDCDC shall use the Network DTC’s as per </w:t>
            </w:r>
            <w:r w:rsidRPr="00537E0A">
              <w:rPr>
                <w:rFonts w:eastAsia="Arial"/>
              </w:rPr>
              <w:t>MSL.01.04.004</w:t>
            </w:r>
            <w:r>
              <w:rPr>
                <w:rFonts w:eastAsia="Arial"/>
              </w:rPr>
              <w:t>7 design guide</w:t>
            </w:r>
            <w:r>
              <w:rPr>
                <w:rFonts w:eastAsia="Arial"/>
                <w:color w:val="000000" w:themeColor="text1"/>
              </w:rPr>
              <w:t>.</w:t>
            </w:r>
          </w:p>
        </w:tc>
      </w:tr>
      <w:tr w:rsidR="00EC7413" w:rsidRPr="00123177" w14:paraId="474814B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95107A" w14:textId="77777777" w:rsidR="00EC7413" w:rsidRPr="00123177" w:rsidRDefault="00EC7413" w:rsidP="00EC7413">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55427C" w14:textId="6BE4F3BB" w:rsidR="00EC7413" w:rsidRDefault="00EC7413" w:rsidP="00EC7413">
            <w:pPr>
              <w:pStyle w:val="TableText"/>
              <w:snapToGrid w:val="0"/>
            </w:pPr>
            <w:r>
              <w:t xml:space="preserve">-The HVDCDC shall </w:t>
            </w:r>
            <w:r w:rsidR="00E331AA">
              <w:t xml:space="preserve">raise </w:t>
            </w:r>
            <w:r>
              <w:t>below network DTC’s</w:t>
            </w:r>
            <w:r w:rsidR="00E331AA">
              <w:t xml:space="preserve"> coming from DCU ZC1</w:t>
            </w:r>
          </w:p>
          <w:p w14:paraId="3AE45E52" w14:textId="415E4BB2" w:rsidR="00EC7413" w:rsidRDefault="00EC7413" w:rsidP="00EC7413">
            <w:pPr>
              <w:pStyle w:val="TableText"/>
              <w:snapToGrid w:val="0"/>
            </w:pPr>
            <w:r>
              <w:t xml:space="preserve">1. </w:t>
            </w:r>
            <w:r w:rsidRPr="0070403E">
              <w:t>CAN Communication Timeout</w:t>
            </w:r>
            <w:r>
              <w:t xml:space="preserve"> (</w:t>
            </w:r>
            <w:commentRangeStart w:id="216"/>
            <w:r w:rsidRPr="0070403E">
              <w:t>U</w:t>
            </w:r>
            <w:commentRangeEnd w:id="216"/>
            <w:r>
              <w:rPr>
                <w:rStyle w:val="CommentReference"/>
                <w:sz w:val="24"/>
                <w:szCs w:val="24"/>
              </w:rPr>
              <w:commentReference w:id="216"/>
            </w:r>
            <w:r w:rsidR="00010B73">
              <w:t>180087</w:t>
            </w:r>
            <w:r>
              <w:t>)</w:t>
            </w:r>
          </w:p>
          <w:p w14:paraId="6603505F" w14:textId="6AC386F7" w:rsidR="00EC7413" w:rsidRDefault="00EC7413" w:rsidP="00EC7413">
            <w:pPr>
              <w:pStyle w:val="TableText"/>
              <w:snapToGrid w:val="0"/>
            </w:pPr>
            <w:r>
              <w:t xml:space="preserve">2. Invalid Safety </w:t>
            </w:r>
            <w:commentRangeStart w:id="217"/>
            <w:r>
              <w:t>Data</w:t>
            </w:r>
            <w:commentRangeEnd w:id="217"/>
            <w:r>
              <w:rPr>
                <w:rStyle w:val="CommentReference"/>
                <w:sz w:val="24"/>
                <w:szCs w:val="24"/>
              </w:rPr>
              <w:commentReference w:id="217"/>
            </w:r>
            <w:r>
              <w:t xml:space="preserve"> Check (U</w:t>
            </w:r>
            <w:r w:rsidR="00010B73">
              <w:t>180183</w:t>
            </w:r>
            <w:r>
              <w:t>)</w:t>
            </w:r>
          </w:p>
          <w:p w14:paraId="282F2B86" w14:textId="710A9C5D" w:rsidR="00EC7413" w:rsidRDefault="00EC7413" w:rsidP="00EC7413">
            <w:pPr>
              <w:pStyle w:val="TableText"/>
              <w:snapToGrid w:val="0"/>
            </w:pPr>
            <w:r>
              <w:t xml:space="preserve">3. Invalid Safety </w:t>
            </w:r>
            <w:commentRangeStart w:id="218"/>
            <w:r>
              <w:t>Counter</w:t>
            </w:r>
            <w:commentRangeEnd w:id="218"/>
            <w:r>
              <w:rPr>
                <w:rStyle w:val="CommentReference"/>
                <w:sz w:val="24"/>
                <w:szCs w:val="24"/>
              </w:rPr>
              <w:commentReference w:id="218"/>
            </w:r>
            <w:r>
              <w:t xml:space="preserve"> Check (U</w:t>
            </w:r>
            <w:r w:rsidR="00010B73">
              <w:t>180182</w:t>
            </w:r>
            <w:r>
              <w:t>)</w:t>
            </w:r>
          </w:p>
          <w:p w14:paraId="123CF322" w14:textId="5E7EB6D8" w:rsidR="00EC7413" w:rsidRPr="00123177" w:rsidRDefault="00EC7413" w:rsidP="00EC7413">
            <w:pPr>
              <w:pStyle w:val="TableText"/>
              <w:snapToGrid w:val="0"/>
            </w:pPr>
            <w:r>
              <w:t>4. Invalid Data Length (U</w:t>
            </w:r>
            <w:r w:rsidR="00010B73">
              <w:t>18018F</w:t>
            </w:r>
            <w:r>
              <w:t>)</w:t>
            </w:r>
          </w:p>
        </w:tc>
      </w:tr>
      <w:tr w:rsidR="00EC7413" w:rsidRPr="00123177" w14:paraId="267D582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4EFD75" w14:textId="77777777" w:rsidR="00EC7413" w:rsidRPr="00123177" w:rsidRDefault="00EC7413" w:rsidP="00EC7413">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F0B1B1" w14:textId="77777777" w:rsidR="00EC7413" w:rsidRDefault="00EC7413">
            <w:pPr>
              <w:pStyle w:val="TableText"/>
              <w:numPr>
                <w:ilvl w:val="0"/>
                <w:numId w:val="59"/>
              </w:numPr>
              <w:tabs>
                <w:tab w:val="left" w:pos="2060"/>
              </w:tabs>
              <w:snapToGrid w:val="0"/>
              <w:rPr>
                <w:rStyle w:val="normaltextrun"/>
              </w:rPr>
            </w:pPr>
            <w:r>
              <w:rPr>
                <w:rStyle w:val="normaltextrun"/>
              </w:rPr>
              <w:t>HVDCDC shall list all the network DTC’s to be sent to primary controller.</w:t>
            </w:r>
          </w:p>
          <w:p w14:paraId="04DDB47D" w14:textId="77777777" w:rsidR="00EC7413" w:rsidRDefault="00EC7413">
            <w:pPr>
              <w:pStyle w:val="TableText"/>
              <w:numPr>
                <w:ilvl w:val="0"/>
                <w:numId w:val="59"/>
              </w:numPr>
              <w:tabs>
                <w:tab w:val="left" w:pos="2060"/>
              </w:tabs>
              <w:snapToGrid w:val="0"/>
            </w:pPr>
            <w:r>
              <w:t>The HVDCDC shall detect the network DTC’s mentioned in output</w:t>
            </w:r>
          </w:p>
          <w:p w14:paraId="4861C313" w14:textId="77777777" w:rsidR="00EC7413" w:rsidRDefault="00EC7413">
            <w:pPr>
              <w:pStyle w:val="TableText"/>
              <w:numPr>
                <w:ilvl w:val="0"/>
                <w:numId w:val="59"/>
              </w:numPr>
              <w:tabs>
                <w:tab w:val="left" w:pos="2060"/>
              </w:tabs>
              <w:snapToGrid w:val="0"/>
            </w:pPr>
            <w:r>
              <w:t>The HVDCDC shall report all network DTC’s mentioned in output</w:t>
            </w:r>
          </w:p>
          <w:p w14:paraId="5C9A4CB3" w14:textId="69859B6C" w:rsidR="00EC7413" w:rsidRPr="00123177" w:rsidRDefault="00EC7413">
            <w:pPr>
              <w:pStyle w:val="TableText"/>
              <w:numPr>
                <w:ilvl w:val="0"/>
                <w:numId w:val="59"/>
              </w:numPr>
              <w:tabs>
                <w:tab w:val="left" w:pos="2060"/>
              </w:tabs>
              <w:snapToGrid w:val="0"/>
              <w:rPr>
                <w:rStyle w:val="normaltextrun"/>
              </w:rPr>
            </w:pPr>
            <w:r>
              <w:t>Store all the Network DTC’s into NVM</w:t>
            </w:r>
          </w:p>
        </w:tc>
      </w:tr>
      <w:tr w:rsidR="00EC7413" w:rsidRPr="00123177" w14:paraId="0F57014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ABA3F0" w14:textId="77777777" w:rsidR="00EC7413" w:rsidRPr="00123177" w:rsidRDefault="00EC7413" w:rsidP="00EC7413">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BD0AE0" w14:textId="6A0A973F" w:rsidR="00EC7413" w:rsidRPr="00123177" w:rsidRDefault="00EC7413" w:rsidP="00EC7413">
            <w:pPr>
              <w:pStyle w:val="TableText"/>
              <w:snapToGrid w:val="0"/>
            </w:pPr>
            <w:r w:rsidRPr="00831A9F">
              <w:t>N</w:t>
            </w:r>
            <w:r>
              <w:t>o such mandatory fields are applicable.</w:t>
            </w:r>
          </w:p>
        </w:tc>
      </w:tr>
      <w:tr w:rsidR="00EC7413" w:rsidRPr="00123177" w14:paraId="1122A57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D9BD38" w14:textId="77777777" w:rsidR="00EC7413" w:rsidRPr="00123177" w:rsidRDefault="00EC7413" w:rsidP="00EC7413">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CC372" w14:textId="03CBBFE7" w:rsidR="00EC7413" w:rsidRPr="00123177" w:rsidRDefault="00EC7413" w:rsidP="00EC7413">
            <w:pPr>
              <w:pStyle w:val="TableText"/>
              <w:snapToGrid w:val="0"/>
            </w:pPr>
            <w:r>
              <w:t>The Fault detection mechanism should be implemented in HVDCDC</w:t>
            </w:r>
          </w:p>
        </w:tc>
      </w:tr>
      <w:tr w:rsidR="00EC7413" w:rsidRPr="00123177" w14:paraId="25BFAA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3175ED" w14:textId="77777777" w:rsidR="00EC7413" w:rsidRPr="00123177" w:rsidRDefault="00EC7413" w:rsidP="00EC7413">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8606CC" w14:textId="689F0040" w:rsidR="00EC7413" w:rsidRPr="00123177" w:rsidRDefault="00EC7413" w:rsidP="00EC7413">
            <w:pPr>
              <w:pStyle w:val="TableText"/>
              <w:snapToGrid w:val="0"/>
            </w:pPr>
            <w:r>
              <w:rPr>
                <w:szCs w:val="20"/>
              </w:rPr>
              <w:t>Default value is not required</w:t>
            </w:r>
          </w:p>
        </w:tc>
      </w:tr>
      <w:tr w:rsidR="00EC7413" w:rsidRPr="00123177" w14:paraId="41242B0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EEB517" w14:textId="77777777" w:rsidR="00EC7413" w:rsidRPr="00123177" w:rsidRDefault="00EC7413" w:rsidP="00EC7413">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A60BEC" w14:textId="51F08D34" w:rsidR="00EC7413" w:rsidRPr="00123177" w:rsidRDefault="00EC7413" w:rsidP="00EC7413">
            <w:pPr>
              <w:pStyle w:val="TableText"/>
              <w:snapToGrid w:val="0"/>
            </w:pPr>
            <w:r>
              <w:rPr>
                <w:szCs w:val="20"/>
              </w:rPr>
              <w:t>Valid range value is not required.</w:t>
            </w:r>
          </w:p>
        </w:tc>
      </w:tr>
      <w:tr w:rsidR="00EC7413" w:rsidRPr="00123177" w14:paraId="49C5E53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93CAFE" w14:textId="77777777" w:rsidR="00EC7413" w:rsidRPr="00123177" w:rsidRDefault="00EC7413" w:rsidP="00EC7413">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F3A20" w14:textId="244E3138" w:rsidR="00EC7413" w:rsidRPr="00123177" w:rsidRDefault="00EC7413" w:rsidP="00EC7413">
            <w:pPr>
              <w:pStyle w:val="TableText"/>
              <w:snapToGrid w:val="0"/>
            </w:pPr>
            <w:r>
              <w:rPr>
                <w:szCs w:val="20"/>
              </w:rPr>
              <w:t>Data latency period is not applicable</w:t>
            </w:r>
          </w:p>
        </w:tc>
      </w:tr>
      <w:tr w:rsidR="00EC7413" w:rsidRPr="00123177" w14:paraId="452408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F87309" w14:textId="77777777" w:rsidR="00EC7413" w:rsidRPr="00123177" w:rsidRDefault="00EC7413" w:rsidP="00EC7413">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1EF3F" w14:textId="5EFEF061" w:rsidR="00EC7413" w:rsidRPr="00123177" w:rsidRDefault="00EC7413" w:rsidP="00EC7413">
            <w:pPr>
              <w:pStyle w:val="TableText"/>
              <w:snapToGrid w:val="0"/>
            </w:pPr>
            <w:r>
              <w:rPr>
                <w:szCs w:val="20"/>
              </w:rPr>
              <w:t>Data Retention period is not applicable.</w:t>
            </w:r>
          </w:p>
        </w:tc>
      </w:tr>
      <w:tr w:rsidR="00EC7413" w:rsidRPr="00123177" w14:paraId="7D58C70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6A9EB7" w14:textId="77777777" w:rsidR="00EC7413" w:rsidRPr="00123177" w:rsidRDefault="00EC7413" w:rsidP="00EC7413">
            <w:pPr>
              <w:pStyle w:val="TableText"/>
              <w:snapToGrid w:val="0"/>
            </w:pPr>
            <w:r w:rsidRPr="00123177">
              <w:t>Data Rate/ &lt;Daily&gt; Number of transactions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5790C0" w14:textId="6622A8FD" w:rsidR="00EC7413" w:rsidRPr="00123177" w:rsidRDefault="00EC7413" w:rsidP="00EC7413">
            <w:pPr>
              <w:pStyle w:val="TableText"/>
            </w:pPr>
            <w:r>
              <w:rPr>
                <w:szCs w:val="20"/>
              </w:rPr>
              <w:t>Data rate is not applicable.</w:t>
            </w:r>
            <w:r w:rsidRPr="00831A9F">
              <w:t xml:space="preserve"> </w:t>
            </w:r>
          </w:p>
        </w:tc>
      </w:tr>
      <w:tr w:rsidR="00EC7413" w:rsidRPr="00123177" w14:paraId="594A43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D92B7E" w14:textId="77777777" w:rsidR="00EC7413" w:rsidRPr="00123177" w:rsidRDefault="00EC7413" w:rsidP="00EC7413">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665EA9" w14:textId="2A845478" w:rsidR="00EC7413" w:rsidRPr="00123177" w:rsidRDefault="00EC7413" w:rsidP="00EC7413">
            <w:pPr>
              <w:pStyle w:val="TableText"/>
              <w:spacing w:line="259" w:lineRule="auto"/>
            </w:pPr>
            <w:r>
              <w:rPr>
                <w:szCs w:val="20"/>
              </w:rPr>
              <w:t>External event is not required.</w:t>
            </w:r>
          </w:p>
        </w:tc>
      </w:tr>
      <w:tr w:rsidR="00EC7413" w:rsidRPr="00123177" w14:paraId="6566E1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14F13E" w14:textId="77777777" w:rsidR="00EC7413" w:rsidRPr="00123177" w:rsidRDefault="00EC7413" w:rsidP="00EC7413">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77939D" w14:textId="4443FDC3" w:rsidR="00EC7413" w:rsidRPr="00123177" w:rsidRDefault="00EC7413" w:rsidP="00EC7413">
            <w:pPr>
              <w:pStyle w:val="TableText"/>
              <w:spacing w:line="259" w:lineRule="auto"/>
            </w:pPr>
            <w:r>
              <w:rPr>
                <w:szCs w:val="20"/>
              </w:rPr>
              <w:t>Temporal event is not applicable.</w:t>
            </w:r>
          </w:p>
        </w:tc>
      </w:tr>
      <w:tr w:rsidR="00EC7413" w:rsidRPr="00123177" w14:paraId="5362C46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F14160" w14:textId="77777777" w:rsidR="00EC7413" w:rsidRPr="00123177" w:rsidRDefault="00EC7413" w:rsidP="00EC7413">
            <w:pPr>
              <w:pStyle w:val="TableText"/>
              <w:snapToGrid w:val="0"/>
            </w:pPr>
            <w:r w:rsidRPr="00123177">
              <w:t xml:space="preserve">Validation Rules/ </w:t>
            </w:r>
          </w:p>
          <w:p w14:paraId="6065D9CA" w14:textId="77777777" w:rsidR="00EC7413" w:rsidRPr="00123177" w:rsidRDefault="00EC7413" w:rsidP="00EC7413">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37E00A" w14:textId="77777777" w:rsidR="00EC7413" w:rsidRDefault="00EC7413" w:rsidP="00EC7413">
            <w:pPr>
              <w:pStyle w:val="TableText"/>
              <w:snapToGrid w:val="0"/>
            </w:pPr>
            <w:r>
              <w:t>Verify that the Network DTC’s shall be reported by HVDCDC to the Primary controller shall be as per the range P1E00xx to P1EFFxx.</w:t>
            </w:r>
          </w:p>
          <w:p w14:paraId="0B9ABCC6" w14:textId="5E586088" w:rsidR="00EC7413" w:rsidRDefault="00EC7413" w:rsidP="00EC7413">
            <w:pPr>
              <w:pStyle w:val="TableText"/>
              <w:snapToGrid w:val="0"/>
            </w:pPr>
            <w:r>
              <w:t>Verify that the HVDCDC shall Send</w:t>
            </w:r>
            <w:r w:rsidR="00D76619">
              <w:t xml:space="preserve"> DTC</w:t>
            </w:r>
            <w:r>
              <w:t xml:space="preserve"> over CAN. </w:t>
            </w:r>
          </w:p>
          <w:p w14:paraId="4A48A2F0" w14:textId="77777777" w:rsidR="00EC7413" w:rsidRDefault="00EC7413" w:rsidP="00EC7413">
            <w:pPr>
              <w:pStyle w:val="TableText"/>
              <w:snapToGrid w:val="0"/>
            </w:pPr>
            <w:r>
              <w:t>Verify that the Status should return after successful store in NVM.</w:t>
            </w:r>
          </w:p>
          <w:p w14:paraId="28580273" w14:textId="5F9FB511" w:rsidR="00EC7413" w:rsidRPr="00123177" w:rsidRDefault="00EC7413" w:rsidP="00EC7413">
            <w:pPr>
              <w:pStyle w:val="TableText"/>
              <w:snapToGrid w:val="0"/>
              <w:rPr>
                <w:i/>
                <w:iCs/>
              </w:rPr>
            </w:pPr>
            <w:r>
              <w:t>Verify that the DTC’s store in NVM after power on reset.</w:t>
            </w:r>
          </w:p>
        </w:tc>
      </w:tr>
      <w:tr w:rsidR="00A55B53" w:rsidRPr="00123177" w14:paraId="41D1BB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148579" w14:textId="77777777" w:rsidR="00A55B53" w:rsidRPr="00123177" w:rsidRDefault="00A55B53" w:rsidP="00535342">
            <w:pPr>
              <w:pStyle w:val="TableText"/>
              <w:snapToGrid w:val="0"/>
            </w:pPr>
            <w:r w:rsidRPr="00123177">
              <w:lastRenderedPageBreak/>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512A55" w14:textId="77777777" w:rsidR="00A55B53" w:rsidRPr="00123177" w:rsidRDefault="00A55B53" w:rsidP="00535342">
            <w:pPr>
              <w:pStyle w:val="TableText"/>
              <w:snapToGrid w:val="0"/>
            </w:pPr>
            <w:r w:rsidRPr="00123177">
              <w:rPr>
                <w:szCs w:val="20"/>
              </w:rPr>
              <w:t>Constraints are not applicable.</w:t>
            </w:r>
          </w:p>
        </w:tc>
      </w:tr>
      <w:tr w:rsidR="00A55B53" w:rsidRPr="00123177" w14:paraId="401717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0A2F58"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C6FE4F" w14:textId="77777777" w:rsidR="00A55B53" w:rsidRPr="00123177" w:rsidRDefault="00A55B53" w:rsidP="00535342">
            <w:pPr>
              <w:pStyle w:val="TableText"/>
              <w:snapToGrid w:val="0"/>
            </w:pPr>
            <w:r w:rsidRPr="00123177">
              <w:rPr>
                <w:szCs w:val="20"/>
              </w:rPr>
              <w:t>No effects on other system</w:t>
            </w:r>
          </w:p>
        </w:tc>
      </w:tr>
      <w:tr w:rsidR="00A55B53" w:rsidRPr="00123177" w14:paraId="7823C29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EDA4FA" w14:textId="77777777" w:rsidR="00A55B53" w:rsidRPr="00123177" w:rsidRDefault="00A55B53" w:rsidP="00535342">
            <w:pPr>
              <w:pStyle w:val="TableText"/>
              <w:snapToGrid w:val="0"/>
            </w:pPr>
            <w:r w:rsidRPr="00123177">
              <w:t>Testability with respect to test environment</w:t>
            </w:r>
          </w:p>
          <w:p w14:paraId="47DEE0FD" w14:textId="77777777" w:rsidR="00A55B53" w:rsidRPr="00123177" w:rsidRDefault="00A55B53" w:rsidP="00535342">
            <w:pPr>
              <w:pStyle w:val="TableText"/>
            </w:pPr>
            <w:r w:rsidRPr="00123177">
              <w:t>(Yes/No)</w:t>
            </w:r>
          </w:p>
          <w:p w14:paraId="4C6A1F67"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4395ED" w14:textId="77777777" w:rsidR="00A55B53" w:rsidRPr="00123177" w:rsidRDefault="00A55B53" w:rsidP="00535342">
            <w:pPr>
              <w:pStyle w:val="TableText"/>
              <w:snapToGrid w:val="0"/>
            </w:pPr>
            <w:r w:rsidRPr="00123177">
              <w:t>YES</w:t>
            </w:r>
          </w:p>
          <w:p w14:paraId="21DB60F8" w14:textId="77777777" w:rsidR="00A55B53" w:rsidRPr="00123177" w:rsidRDefault="00A55B53" w:rsidP="00535342">
            <w:pPr>
              <w:pStyle w:val="TableText"/>
              <w:snapToGrid w:val="0"/>
            </w:pPr>
          </w:p>
        </w:tc>
      </w:tr>
      <w:tr w:rsidR="00A55B53" w:rsidRPr="00123177" w14:paraId="03404D6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ECF30D" w14:textId="77777777" w:rsidR="00A55B53" w:rsidRPr="00123177" w:rsidRDefault="00A55B53" w:rsidP="00535342">
            <w:pPr>
              <w:pStyle w:val="TableText"/>
              <w:snapToGrid w:val="0"/>
            </w:pPr>
            <w:r w:rsidRPr="00123177">
              <w:t>Feasible within project constraints</w:t>
            </w:r>
          </w:p>
          <w:p w14:paraId="3334E542" w14:textId="77777777" w:rsidR="00A55B53" w:rsidRPr="00123177" w:rsidRDefault="00A55B53" w:rsidP="00535342">
            <w:pPr>
              <w:pStyle w:val="TableText"/>
              <w:snapToGrid w:val="0"/>
            </w:pPr>
            <w:r w:rsidRPr="00123177">
              <w:t>(Yes/No)</w:t>
            </w:r>
          </w:p>
          <w:p w14:paraId="0F4BDCE9"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69881" w14:textId="77777777" w:rsidR="00A55B53" w:rsidRPr="00123177" w:rsidRDefault="00A55B53" w:rsidP="00535342">
            <w:pPr>
              <w:pStyle w:val="TableText"/>
              <w:snapToGrid w:val="0"/>
            </w:pPr>
            <w:r w:rsidRPr="00123177">
              <w:t>YES</w:t>
            </w:r>
          </w:p>
          <w:p w14:paraId="36F5801B" w14:textId="77777777" w:rsidR="00A55B53" w:rsidRPr="00123177" w:rsidRDefault="00A55B53" w:rsidP="00535342">
            <w:pPr>
              <w:pStyle w:val="TableText"/>
              <w:snapToGrid w:val="0"/>
              <w:rPr>
                <w:i/>
                <w:iCs/>
              </w:rPr>
            </w:pPr>
          </w:p>
        </w:tc>
      </w:tr>
      <w:tr w:rsidR="00A55B53" w:rsidRPr="00123177" w14:paraId="686EFA0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E50CE1" w14:textId="77777777" w:rsidR="00A55B53" w:rsidRPr="00123177" w:rsidRDefault="00A55B53" w:rsidP="00535342">
            <w:pPr>
              <w:pStyle w:val="TableText"/>
              <w:snapToGrid w:val="0"/>
            </w:pPr>
            <w:r w:rsidRPr="00123177">
              <w:t>Critical</w:t>
            </w:r>
          </w:p>
          <w:p w14:paraId="722BE5A2"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157D27" w14:textId="77777777" w:rsidR="00A55B53" w:rsidRPr="00123177" w:rsidRDefault="00A55B53" w:rsidP="00535342">
            <w:pPr>
              <w:pStyle w:val="TableText"/>
              <w:snapToGrid w:val="0"/>
            </w:pPr>
            <w:r w:rsidRPr="00123177">
              <w:t>YES</w:t>
            </w:r>
          </w:p>
        </w:tc>
      </w:tr>
      <w:tr w:rsidR="00A55B53" w:rsidRPr="00123177" w14:paraId="5CEE79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7B264E"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93B8E"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43B4FEF9" w14:textId="77777777" w:rsidR="00A55B53" w:rsidRPr="00123177" w:rsidRDefault="00A55B53" w:rsidP="00A55B53">
      <w:pPr>
        <w:pStyle w:val="TableColumnTitle"/>
        <w:snapToGrid w:val="0"/>
      </w:pPr>
    </w:p>
    <w:p w14:paraId="11A66F07" w14:textId="77777777" w:rsidR="00A55B53" w:rsidRPr="00123177" w:rsidRDefault="00A55B53" w:rsidP="00A55B53">
      <w:pPr>
        <w:pStyle w:val="Heading4"/>
      </w:pPr>
      <w:r w:rsidRPr="00123177">
        <w:t>Dependent Secondary OBD modules and smart devices.</w:t>
      </w:r>
      <w:bookmarkEnd w:id="211"/>
    </w:p>
    <w:p w14:paraId="38FE077B" w14:textId="77777777" w:rsidR="00A55B53" w:rsidRPr="00123177" w:rsidRDefault="00A55B53" w:rsidP="00A55B53">
      <w:pPr>
        <w:pStyle w:val="Heading5"/>
      </w:pPr>
      <w:r w:rsidRPr="00123177">
        <w:t>Requirement to maintain the status as “Test Currently Active”.</w:t>
      </w:r>
    </w:p>
    <w:p w14:paraId="0471CC69" w14:textId="77777777" w:rsidR="00A55B53" w:rsidRPr="00123177" w:rsidRDefault="00A55B53" w:rsidP="00A55B53">
      <w:pPr>
        <w:pStyle w:val="BodyText"/>
      </w:pPr>
    </w:p>
    <w:tbl>
      <w:tblPr>
        <w:tblW w:w="9518" w:type="dxa"/>
        <w:tblInd w:w="108" w:type="dxa"/>
        <w:tblLayout w:type="fixed"/>
        <w:tblLook w:val="0000" w:firstRow="0" w:lastRow="0" w:firstColumn="0" w:lastColumn="0" w:noHBand="0" w:noVBand="0"/>
      </w:tblPr>
      <w:tblGrid>
        <w:gridCol w:w="1920"/>
        <w:gridCol w:w="7598"/>
      </w:tblGrid>
      <w:tr w:rsidR="00A55B53" w:rsidRPr="00123177" w14:paraId="3FC749F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CBB79A4"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F364378" w14:textId="77777777" w:rsidR="00A55B53" w:rsidRPr="00123177" w:rsidRDefault="00A55B53" w:rsidP="00535342">
            <w:pPr>
              <w:pStyle w:val="TableColumnTitle"/>
              <w:snapToGrid w:val="0"/>
            </w:pPr>
            <w:r w:rsidRPr="00123177">
              <w:t>Description</w:t>
            </w:r>
          </w:p>
        </w:tc>
      </w:tr>
      <w:tr w:rsidR="00EC7413" w:rsidRPr="00123177" w14:paraId="16B841A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B6CFD0A" w14:textId="77777777" w:rsidR="00EC7413" w:rsidRPr="00123177" w:rsidRDefault="00EC7413" w:rsidP="00EC7413">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45BF2" w14:textId="6A7540F3" w:rsidR="00EC7413" w:rsidRPr="00A447A2" w:rsidRDefault="00EC7413" w:rsidP="00EC7413">
            <w:pPr>
              <w:snapToGrid w:val="0"/>
            </w:pPr>
            <w:r w:rsidRPr="00A447A2">
              <w:rPr>
                <w:rFonts w:eastAsia="Arial"/>
                <w:color w:val="000000" w:themeColor="text1"/>
                <w:szCs w:val="20"/>
              </w:rPr>
              <w:t>SWRS_OBD_02</w:t>
            </w:r>
          </w:p>
        </w:tc>
      </w:tr>
      <w:tr w:rsidR="00EC7413" w:rsidRPr="00123177" w14:paraId="0E881FB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5BBB5DB" w14:textId="77777777" w:rsidR="00EC7413" w:rsidRPr="00123177" w:rsidRDefault="00EC7413" w:rsidP="00EC7413">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C54A4" w14:textId="36C23D78" w:rsidR="00EC7413" w:rsidRPr="00A447A2" w:rsidRDefault="00EC7413" w:rsidP="00EC7413">
            <w:pPr>
              <w:rPr>
                <w:rFonts w:eastAsia="Arial"/>
                <w:color w:val="000000" w:themeColor="text1"/>
                <w:szCs w:val="20"/>
              </w:rPr>
            </w:pPr>
            <w:r w:rsidRPr="00A447A2">
              <w:rPr>
                <w:rFonts w:eastAsia="Arial"/>
                <w:color w:val="000000" w:themeColor="text1"/>
                <w:szCs w:val="20"/>
              </w:rPr>
              <w:t>SDS18-DIA01-02-2886</w:t>
            </w:r>
          </w:p>
        </w:tc>
      </w:tr>
      <w:tr w:rsidR="00EC7413" w:rsidRPr="00123177" w14:paraId="372191E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735D7B3" w14:textId="77777777" w:rsidR="00EC7413" w:rsidRPr="00123177" w:rsidRDefault="00EC7413" w:rsidP="00EC7413">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A09931" w14:textId="703208BD" w:rsidR="00EC7413" w:rsidRPr="00123177" w:rsidRDefault="00EC7413" w:rsidP="00EC7413">
            <w:pPr>
              <w:pStyle w:val="TableText"/>
              <w:snapToGrid w:val="0"/>
            </w:pPr>
            <w:r>
              <w:t>C SAMPLE/PF3.0</w:t>
            </w:r>
          </w:p>
        </w:tc>
      </w:tr>
      <w:tr w:rsidR="00EC7413" w:rsidRPr="00123177" w14:paraId="060332D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5B9649D" w14:textId="77777777" w:rsidR="00EC7413" w:rsidRPr="00123177" w:rsidRDefault="00EC7413" w:rsidP="00EC7413">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55AE0F" w14:textId="162634BB" w:rsidR="00EC7413" w:rsidRPr="00123177" w:rsidRDefault="00EC7413" w:rsidP="00EC7413">
            <w:pPr>
              <w:snapToGrid w:val="0"/>
              <w:rPr>
                <w:rFonts w:eastAsia="Arial"/>
              </w:rPr>
            </w:pPr>
            <w:r>
              <w:rPr>
                <w:rFonts w:eastAsia="Arial"/>
              </w:rPr>
              <w:t>The HVDCDC shall be able to maintain the status as “Test Currently Active” for each diagnostics monitor test.</w:t>
            </w:r>
          </w:p>
        </w:tc>
      </w:tr>
      <w:tr w:rsidR="00EC7413" w:rsidRPr="00123177" w14:paraId="76E68A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C14CB3" w14:textId="77777777" w:rsidR="00EC7413" w:rsidRPr="00123177" w:rsidRDefault="00EC7413" w:rsidP="00EC7413">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84185" w14:textId="6A5BA452" w:rsidR="00EC7413" w:rsidRPr="00123177" w:rsidRDefault="00EC7413" w:rsidP="00EC7413">
            <w:pPr>
              <w:snapToGrid w:val="0"/>
              <w:rPr>
                <w:rFonts w:eastAsia="Arial"/>
              </w:rPr>
            </w:pPr>
            <w:r w:rsidRPr="004D6010">
              <w:rPr>
                <w:rFonts w:eastAsia="Arial"/>
              </w:rPr>
              <w:t>No Such derived requirement is applicable.</w:t>
            </w:r>
          </w:p>
        </w:tc>
      </w:tr>
      <w:tr w:rsidR="00EC7413" w:rsidRPr="00123177" w14:paraId="69398B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6F1FE6" w14:textId="77777777" w:rsidR="00EC7413" w:rsidRPr="00123177" w:rsidRDefault="00EC7413" w:rsidP="00EC7413">
            <w:pPr>
              <w:pStyle w:val="TableText"/>
              <w:snapToGrid w:val="0"/>
            </w:pPr>
            <w:r w:rsidRPr="00123177">
              <w:lastRenderedPageBreak/>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276425" w14:textId="381B23A6" w:rsidR="00EC7413" w:rsidRPr="00123177" w:rsidRDefault="00EC7413" w:rsidP="00EC7413">
            <w:pPr>
              <w:pStyle w:val="TableText"/>
              <w:snapToGrid w:val="0"/>
            </w:pPr>
            <w:r>
              <w:rPr>
                <w:rFonts w:eastAsia="Arial"/>
                <w:color w:val="000000" w:themeColor="text1"/>
                <w:szCs w:val="20"/>
              </w:rPr>
              <w:t>No Specific access restrictions is applicable.</w:t>
            </w:r>
          </w:p>
        </w:tc>
      </w:tr>
      <w:tr w:rsidR="00EC7413" w:rsidRPr="00123177" w14:paraId="2F0B823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AF3F96" w14:textId="77777777" w:rsidR="00EC7413" w:rsidRPr="00123177" w:rsidRDefault="00EC7413" w:rsidP="00EC7413">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B12AD5" w14:textId="77777777" w:rsidR="00EC7413" w:rsidRDefault="00EC7413" w:rsidP="00EC7413">
            <w:pPr>
              <w:pStyle w:val="TableText"/>
              <w:tabs>
                <w:tab w:val="left" w:pos="1720"/>
              </w:tabs>
              <w:snapToGrid w:val="0"/>
              <w:ind w:left="106" w:hanging="164"/>
              <w:rPr>
                <w:rFonts w:eastAsia="Arial"/>
                <w:color w:val="000000" w:themeColor="text1"/>
              </w:rPr>
            </w:pPr>
            <w:r>
              <w:rPr>
                <w:rFonts w:eastAsia="Arial"/>
                <w:color w:val="000000" w:themeColor="text1"/>
              </w:rPr>
              <w:t xml:space="preserve">1. Provide the fault for the respective functionality in HVDCDC </w:t>
            </w:r>
          </w:p>
          <w:p w14:paraId="278832A4" w14:textId="7EC34784" w:rsidR="00EC7413" w:rsidRPr="00123177" w:rsidRDefault="00EC7413" w:rsidP="00D76619">
            <w:pPr>
              <w:pStyle w:val="TableText"/>
              <w:tabs>
                <w:tab w:val="left" w:pos="1720"/>
              </w:tabs>
              <w:snapToGrid w:val="0"/>
              <w:ind w:left="106" w:hanging="164"/>
              <w:rPr>
                <w:rFonts w:eastAsia="Arial"/>
                <w:color w:val="000000" w:themeColor="text1"/>
              </w:rPr>
            </w:pPr>
            <w:r>
              <w:rPr>
                <w:rFonts w:eastAsia="Arial"/>
                <w:color w:val="000000" w:themeColor="text1"/>
              </w:rPr>
              <w:t>2. The HVDCDC shall get trigger to start diagnostics test or monitoring functio</w:t>
            </w:r>
            <w:r w:rsidR="00D76619">
              <w:rPr>
                <w:rFonts w:eastAsia="Arial"/>
                <w:color w:val="000000" w:themeColor="text1"/>
              </w:rPr>
              <w:t>n</w:t>
            </w:r>
          </w:p>
        </w:tc>
      </w:tr>
      <w:tr w:rsidR="00EC7413" w:rsidRPr="00123177" w14:paraId="09C8E4B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8F3A24" w14:textId="77777777" w:rsidR="00EC7413" w:rsidRPr="00123177" w:rsidRDefault="00EC7413" w:rsidP="00EC7413">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7E3DC9" w14:textId="77777777" w:rsidR="00EC7413" w:rsidRDefault="00EC7413" w:rsidP="00EC7413">
            <w:pPr>
              <w:pStyle w:val="TableText"/>
              <w:snapToGrid w:val="0"/>
              <w:rPr>
                <w:rStyle w:val="normaltextrun"/>
                <w:szCs w:val="20"/>
                <w:shd w:val="clear" w:color="auto" w:fill="FFFFFF"/>
              </w:rPr>
            </w:pPr>
            <w:r>
              <w:rPr>
                <w:rFonts w:eastAsia="Arial"/>
                <w:color w:val="000000" w:themeColor="text1"/>
              </w:rPr>
              <w:t xml:space="preserve">1. The HVDCDC shall detect the faults or issues in respective functionality </w:t>
            </w:r>
          </w:p>
          <w:p w14:paraId="7B871F4E" w14:textId="6314FAE5" w:rsidR="00EC7413" w:rsidRPr="00123177" w:rsidRDefault="00EC7413" w:rsidP="00EC7413">
            <w:pPr>
              <w:pStyle w:val="TableText"/>
              <w:snapToGrid w:val="0"/>
            </w:pPr>
            <w:r>
              <w:rPr>
                <w:rStyle w:val="normaltextrun"/>
                <w:szCs w:val="20"/>
                <w:shd w:val="clear" w:color="auto" w:fill="FFFFFF"/>
              </w:rPr>
              <w:t>2. HVDCDC</w:t>
            </w:r>
            <w:r w:rsidRPr="00831A9F">
              <w:rPr>
                <w:rStyle w:val="normaltextrun"/>
                <w:szCs w:val="20"/>
                <w:shd w:val="clear" w:color="auto" w:fill="FFFFFF"/>
              </w:rPr>
              <w:t xml:space="preserve"> </w:t>
            </w:r>
            <w:r>
              <w:rPr>
                <w:rStyle w:val="normaltextrun"/>
                <w:szCs w:val="20"/>
                <w:shd w:val="clear" w:color="auto" w:fill="FFFFFF"/>
              </w:rPr>
              <w:t xml:space="preserve">shall report the status of </w:t>
            </w:r>
            <w:r>
              <w:rPr>
                <w:rFonts w:eastAsia="Arial"/>
                <w:color w:val="000000" w:themeColor="text1"/>
              </w:rPr>
              <w:t>diagnostics test</w:t>
            </w:r>
            <w:r>
              <w:rPr>
                <w:rStyle w:val="normaltextrun"/>
                <w:szCs w:val="20"/>
                <w:shd w:val="clear" w:color="auto" w:fill="FFFFFF"/>
              </w:rPr>
              <w:t xml:space="preserve"> that are </w:t>
            </w:r>
            <w:r w:rsidRPr="001570B2">
              <w:rPr>
                <w:rStyle w:val="normaltextrun"/>
                <w:szCs w:val="20"/>
              </w:rPr>
              <w:t>currently</w:t>
            </w:r>
            <w:r>
              <w:rPr>
                <w:rStyle w:val="normaltextrun"/>
                <w:szCs w:val="20"/>
              </w:rPr>
              <w:t xml:space="preserve"> active</w:t>
            </w:r>
            <w:r w:rsidRPr="001570B2">
              <w:rPr>
                <w:rStyle w:val="normaltextrun"/>
                <w:szCs w:val="20"/>
              </w:rPr>
              <w:t xml:space="preserve"> in operation or has been recently triggered</w:t>
            </w:r>
            <w:r>
              <w:rPr>
                <w:rStyle w:val="normaltextrun"/>
                <w:szCs w:val="20"/>
              </w:rPr>
              <w:t xml:space="preserve"> to the primary controller</w:t>
            </w:r>
            <w:r>
              <w:rPr>
                <w:rStyle w:val="normaltextrun"/>
                <w:szCs w:val="20"/>
                <w:shd w:val="clear" w:color="auto" w:fill="FFFFFF"/>
              </w:rPr>
              <w:t>.</w:t>
            </w:r>
          </w:p>
        </w:tc>
      </w:tr>
      <w:tr w:rsidR="00EC7413" w:rsidRPr="00123177" w14:paraId="4C083BD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FAA07C" w14:textId="77777777" w:rsidR="00EC7413" w:rsidRPr="00123177" w:rsidRDefault="00EC7413" w:rsidP="00EC7413">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8882ED" w14:textId="77777777" w:rsidR="00EC7413" w:rsidRDefault="00EC7413" w:rsidP="00EC7413">
            <w:pPr>
              <w:pStyle w:val="TableText"/>
              <w:tabs>
                <w:tab w:val="left" w:pos="2060"/>
              </w:tabs>
              <w:snapToGrid w:val="0"/>
              <w:rPr>
                <w:rStyle w:val="normaltextrun"/>
              </w:rPr>
            </w:pPr>
            <w:r>
              <w:rPr>
                <w:rFonts w:eastAsia="Arial"/>
                <w:color w:val="000000" w:themeColor="text1"/>
              </w:rPr>
              <w:t>1. HVDCDC</w:t>
            </w:r>
            <w:r>
              <w:rPr>
                <w:rStyle w:val="normaltextrun"/>
              </w:rPr>
              <w:t xml:space="preserve"> shall receive a fault in particular functionality.</w:t>
            </w:r>
          </w:p>
          <w:p w14:paraId="4F13A7AC" w14:textId="77777777" w:rsidR="00EC7413" w:rsidRDefault="00EC7413" w:rsidP="00EC7413">
            <w:pPr>
              <w:pStyle w:val="TableText"/>
              <w:tabs>
                <w:tab w:val="left" w:pos="2060"/>
              </w:tabs>
              <w:snapToGrid w:val="0"/>
              <w:rPr>
                <w:rStyle w:val="normaltextrun"/>
              </w:rPr>
            </w:pPr>
            <w:r>
              <w:rPr>
                <w:rFonts w:eastAsia="Arial"/>
                <w:color w:val="000000" w:themeColor="text1"/>
              </w:rPr>
              <w:t>2. HVDCDC</w:t>
            </w:r>
            <w:r>
              <w:rPr>
                <w:rStyle w:val="normaltextrun"/>
              </w:rPr>
              <w:t xml:space="preserve"> shall detect the fault in this functionality.</w:t>
            </w:r>
          </w:p>
          <w:p w14:paraId="401448B4" w14:textId="77777777" w:rsidR="00EC7413" w:rsidRDefault="00EC7413" w:rsidP="00EC7413">
            <w:pPr>
              <w:pStyle w:val="TableText"/>
              <w:tabs>
                <w:tab w:val="left" w:pos="2060"/>
              </w:tabs>
              <w:snapToGrid w:val="0"/>
              <w:rPr>
                <w:rStyle w:val="normaltextrun"/>
              </w:rPr>
            </w:pPr>
            <w:r>
              <w:rPr>
                <w:rFonts w:eastAsia="Arial"/>
                <w:color w:val="000000" w:themeColor="text1"/>
              </w:rPr>
              <w:t xml:space="preserve">3. </w:t>
            </w:r>
            <w:r>
              <w:rPr>
                <w:rFonts w:ascii="Calibri" w:hAnsi="Calibri" w:cs="Calibri"/>
                <w:sz w:val="22"/>
                <w:szCs w:val="22"/>
                <w:lang w:eastAsia="ja-JP"/>
              </w:rPr>
              <w:t>T</w:t>
            </w:r>
            <w:r>
              <w:rPr>
                <w:rStyle w:val="normaltextrun"/>
              </w:rPr>
              <w:t>he HVDCDC shall trigger to start the diagnostics monitor test functionality.</w:t>
            </w:r>
          </w:p>
          <w:p w14:paraId="6535E559" w14:textId="77777777" w:rsidR="00EC7413" w:rsidRDefault="00EC7413" w:rsidP="00EC7413">
            <w:pPr>
              <w:pStyle w:val="TableText"/>
              <w:tabs>
                <w:tab w:val="left" w:pos="2060"/>
              </w:tabs>
              <w:snapToGrid w:val="0"/>
              <w:rPr>
                <w:rStyle w:val="normaltextrun"/>
              </w:rPr>
            </w:pPr>
            <w:r>
              <w:rPr>
                <w:rStyle w:val="normaltextrun"/>
              </w:rPr>
              <w:t>4. The HVDCDC shall start the diagnostics monitor test functionality.</w:t>
            </w:r>
          </w:p>
          <w:p w14:paraId="5FAC7DDE" w14:textId="77777777" w:rsidR="00EC7413" w:rsidRDefault="00EC7413" w:rsidP="00EC7413">
            <w:pPr>
              <w:pStyle w:val="TableText"/>
              <w:tabs>
                <w:tab w:val="left" w:pos="2060"/>
              </w:tabs>
              <w:snapToGrid w:val="0"/>
              <w:rPr>
                <w:rStyle w:val="normaltextrun"/>
              </w:rPr>
            </w:pPr>
            <w:r>
              <w:rPr>
                <w:rStyle w:val="normaltextrun"/>
              </w:rPr>
              <w:t xml:space="preserve">5. </w:t>
            </w:r>
            <w:r>
              <w:rPr>
                <w:rStyle w:val="normaltextrun"/>
                <w:szCs w:val="20"/>
                <w:shd w:val="clear" w:color="auto" w:fill="FFFFFF"/>
              </w:rPr>
              <w:t>HVDCDC</w:t>
            </w:r>
            <w:r w:rsidRPr="00831A9F">
              <w:rPr>
                <w:rStyle w:val="normaltextrun"/>
                <w:szCs w:val="20"/>
                <w:shd w:val="clear" w:color="auto" w:fill="FFFFFF"/>
              </w:rPr>
              <w:t xml:space="preserve"> </w:t>
            </w:r>
            <w:r>
              <w:rPr>
                <w:rStyle w:val="normaltextrun"/>
                <w:szCs w:val="20"/>
                <w:shd w:val="clear" w:color="auto" w:fill="FFFFFF"/>
              </w:rPr>
              <w:t>shall continuously report the diagnostics test results to primary controller</w:t>
            </w:r>
          </w:p>
          <w:p w14:paraId="4993F419" w14:textId="202938A8" w:rsidR="00EC7413" w:rsidRPr="00123177" w:rsidRDefault="00EC7413" w:rsidP="00EC7413">
            <w:pPr>
              <w:pStyle w:val="TableText"/>
              <w:tabs>
                <w:tab w:val="left" w:pos="2060"/>
              </w:tabs>
              <w:snapToGrid w:val="0"/>
              <w:rPr>
                <w:rStyle w:val="normaltextrun"/>
              </w:rPr>
            </w:pPr>
          </w:p>
        </w:tc>
      </w:tr>
      <w:tr w:rsidR="00EC7413" w:rsidRPr="00123177" w14:paraId="5A4669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EDBD37" w14:textId="77777777" w:rsidR="00EC7413" w:rsidRPr="00123177" w:rsidRDefault="00EC7413" w:rsidP="00EC7413">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80D3B4" w14:textId="42898071" w:rsidR="00EC7413" w:rsidRPr="00123177" w:rsidRDefault="00EC7413" w:rsidP="00EC7413">
            <w:pPr>
              <w:pStyle w:val="TableText"/>
              <w:snapToGrid w:val="0"/>
            </w:pPr>
            <w:r w:rsidRPr="00831A9F">
              <w:t>N</w:t>
            </w:r>
            <w:r>
              <w:t>o such mandatory fields are applicable.</w:t>
            </w:r>
          </w:p>
        </w:tc>
      </w:tr>
      <w:tr w:rsidR="00EC7413" w:rsidRPr="00123177" w14:paraId="48E689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481813" w14:textId="77777777" w:rsidR="00EC7413" w:rsidRPr="00123177" w:rsidRDefault="00EC7413" w:rsidP="00EC7413">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516E13" w14:textId="77777777" w:rsidR="00EC7413" w:rsidRDefault="00EC7413" w:rsidP="00EC7413">
            <w:pPr>
              <w:pStyle w:val="TableText"/>
              <w:snapToGrid w:val="0"/>
            </w:pPr>
            <w:r>
              <w:t>No fault should be logged and reported to primary controller.</w:t>
            </w:r>
          </w:p>
          <w:p w14:paraId="1AD06CB1" w14:textId="6EDC31DA" w:rsidR="00EC7413" w:rsidRPr="00123177" w:rsidRDefault="00EC7413" w:rsidP="00EC7413">
            <w:pPr>
              <w:pStyle w:val="TableText"/>
              <w:snapToGrid w:val="0"/>
            </w:pPr>
          </w:p>
        </w:tc>
      </w:tr>
      <w:tr w:rsidR="00EC7413" w:rsidRPr="00123177" w14:paraId="1283C5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2F6336" w14:textId="77777777" w:rsidR="00EC7413" w:rsidRPr="00123177" w:rsidRDefault="00EC7413" w:rsidP="00EC7413">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FDE695" w14:textId="56C64B88" w:rsidR="00EC7413" w:rsidRPr="00123177" w:rsidRDefault="00EC7413" w:rsidP="00EC7413">
            <w:pPr>
              <w:pStyle w:val="TableText"/>
              <w:snapToGrid w:val="0"/>
            </w:pPr>
            <w:r>
              <w:rPr>
                <w:szCs w:val="20"/>
              </w:rPr>
              <w:t>Default value is not required</w:t>
            </w:r>
          </w:p>
        </w:tc>
      </w:tr>
      <w:tr w:rsidR="00EC7413" w:rsidRPr="00123177" w14:paraId="4A9120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391A78" w14:textId="77777777" w:rsidR="00EC7413" w:rsidRPr="00123177" w:rsidRDefault="00EC7413" w:rsidP="00EC7413">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B958D0" w14:textId="6330DB14" w:rsidR="00EC7413" w:rsidRPr="00123177" w:rsidRDefault="00EC7413" w:rsidP="00EC7413">
            <w:pPr>
              <w:pStyle w:val="TableText"/>
              <w:snapToGrid w:val="0"/>
            </w:pPr>
            <w:r>
              <w:rPr>
                <w:szCs w:val="20"/>
              </w:rPr>
              <w:t>Valid range value is not required.</w:t>
            </w:r>
          </w:p>
        </w:tc>
      </w:tr>
      <w:tr w:rsidR="00EC7413" w:rsidRPr="00123177" w14:paraId="3C054AB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AB8CCF" w14:textId="77777777" w:rsidR="00EC7413" w:rsidRPr="00123177" w:rsidRDefault="00EC7413" w:rsidP="00EC7413">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5C78E" w14:textId="26D38EC7" w:rsidR="00EC7413" w:rsidRPr="00123177" w:rsidRDefault="00EC7413" w:rsidP="00EC7413">
            <w:pPr>
              <w:pStyle w:val="TableText"/>
              <w:snapToGrid w:val="0"/>
            </w:pPr>
            <w:r>
              <w:rPr>
                <w:szCs w:val="20"/>
              </w:rPr>
              <w:t>Data latency period is not applicable</w:t>
            </w:r>
          </w:p>
        </w:tc>
      </w:tr>
      <w:tr w:rsidR="00EC7413" w:rsidRPr="00123177" w14:paraId="6CAF867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0FDD78" w14:textId="77777777" w:rsidR="00EC7413" w:rsidRPr="00123177" w:rsidRDefault="00EC7413" w:rsidP="00EC7413">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B004A9" w14:textId="6A72E1E5" w:rsidR="00EC7413" w:rsidRPr="00123177" w:rsidRDefault="00EC7413" w:rsidP="00EC7413">
            <w:pPr>
              <w:pStyle w:val="TableText"/>
              <w:snapToGrid w:val="0"/>
            </w:pPr>
            <w:r>
              <w:rPr>
                <w:szCs w:val="20"/>
              </w:rPr>
              <w:t>Data Retention period is not applicable.</w:t>
            </w:r>
          </w:p>
        </w:tc>
      </w:tr>
      <w:tr w:rsidR="00EC7413" w:rsidRPr="00123177" w14:paraId="469D494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C71AA4" w14:textId="77777777" w:rsidR="00EC7413" w:rsidRPr="00123177" w:rsidRDefault="00EC7413" w:rsidP="00EC7413">
            <w:pPr>
              <w:pStyle w:val="TableText"/>
              <w:snapToGrid w:val="0"/>
            </w:pPr>
            <w:r w:rsidRPr="00123177">
              <w:t>Data Rate/ &lt;Daily&gt; Number of transactions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55C618" w14:textId="437FB76D" w:rsidR="00EC7413" w:rsidRPr="00123177" w:rsidRDefault="00EC7413" w:rsidP="00EC7413">
            <w:pPr>
              <w:pStyle w:val="TableText"/>
            </w:pPr>
            <w:r>
              <w:rPr>
                <w:szCs w:val="20"/>
              </w:rPr>
              <w:t>Data rate is not applicable.</w:t>
            </w:r>
            <w:r w:rsidRPr="00831A9F">
              <w:t xml:space="preserve"> </w:t>
            </w:r>
          </w:p>
        </w:tc>
      </w:tr>
      <w:tr w:rsidR="00EC7413" w:rsidRPr="00123177" w14:paraId="72D767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1027D8" w14:textId="77777777" w:rsidR="00EC7413" w:rsidRPr="00123177" w:rsidRDefault="00EC7413" w:rsidP="00EC7413">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54C27" w14:textId="1B24C719" w:rsidR="00EC7413" w:rsidRPr="00123177" w:rsidRDefault="00EC7413" w:rsidP="00EC7413">
            <w:pPr>
              <w:pStyle w:val="TableText"/>
              <w:spacing w:line="259" w:lineRule="auto"/>
            </w:pPr>
            <w:r>
              <w:rPr>
                <w:szCs w:val="20"/>
              </w:rPr>
              <w:t>External event is not required.</w:t>
            </w:r>
          </w:p>
        </w:tc>
      </w:tr>
      <w:tr w:rsidR="00EC7413" w:rsidRPr="00123177" w14:paraId="07BB362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A408B0" w14:textId="77777777" w:rsidR="00EC7413" w:rsidRPr="00123177" w:rsidRDefault="00EC7413" w:rsidP="00EC7413">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EE157D" w14:textId="50460EF5" w:rsidR="00EC7413" w:rsidRPr="00123177" w:rsidRDefault="00EC7413" w:rsidP="00EC7413">
            <w:pPr>
              <w:pStyle w:val="TableText"/>
              <w:spacing w:line="259" w:lineRule="auto"/>
            </w:pPr>
            <w:r>
              <w:rPr>
                <w:szCs w:val="20"/>
              </w:rPr>
              <w:t>Temporal event is not applicable.</w:t>
            </w:r>
          </w:p>
        </w:tc>
      </w:tr>
      <w:tr w:rsidR="00EC7413" w:rsidRPr="00123177" w14:paraId="3D6054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1A270D" w14:textId="77777777" w:rsidR="00EC7413" w:rsidRPr="00123177" w:rsidRDefault="00EC7413" w:rsidP="00EC7413">
            <w:pPr>
              <w:pStyle w:val="TableText"/>
              <w:snapToGrid w:val="0"/>
            </w:pPr>
            <w:r w:rsidRPr="00123177">
              <w:t xml:space="preserve">Validation Rules/ </w:t>
            </w:r>
          </w:p>
          <w:p w14:paraId="6A58FB3B" w14:textId="77777777" w:rsidR="00EC7413" w:rsidRPr="00123177" w:rsidRDefault="00EC7413" w:rsidP="00EC7413">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5B2D55" w14:textId="6BC43D61" w:rsidR="00A447A2" w:rsidRPr="00123177" w:rsidRDefault="00EC7413" w:rsidP="00A447A2">
            <w:pPr>
              <w:pStyle w:val="TableText"/>
              <w:snapToGrid w:val="0"/>
              <w:rPr>
                <w:i/>
                <w:iCs/>
              </w:rPr>
            </w:pPr>
            <w:r>
              <w:rPr>
                <w:rStyle w:val="normaltextrun"/>
                <w:szCs w:val="20"/>
                <w:shd w:val="clear" w:color="auto" w:fill="FFFFFF"/>
              </w:rPr>
              <w:t>Verify that HVDCDC</w:t>
            </w:r>
            <w:r w:rsidRPr="00831A9F">
              <w:rPr>
                <w:rStyle w:val="normaltextrun"/>
                <w:szCs w:val="20"/>
                <w:shd w:val="clear" w:color="auto" w:fill="FFFFFF"/>
              </w:rPr>
              <w:t xml:space="preserve"> </w:t>
            </w:r>
            <w:r>
              <w:rPr>
                <w:rStyle w:val="normaltextrun"/>
                <w:szCs w:val="20"/>
                <w:shd w:val="clear" w:color="auto" w:fill="FFFFFF"/>
              </w:rPr>
              <w:t xml:space="preserve">shall continuously report the status of </w:t>
            </w:r>
            <w:r>
              <w:rPr>
                <w:rFonts w:eastAsia="Arial"/>
                <w:color w:val="000000" w:themeColor="text1"/>
              </w:rPr>
              <w:t>diagnostics tests</w:t>
            </w:r>
            <w:r>
              <w:rPr>
                <w:rStyle w:val="normaltextrun"/>
                <w:szCs w:val="20"/>
                <w:shd w:val="clear" w:color="auto" w:fill="FFFFFF"/>
              </w:rPr>
              <w:t xml:space="preserve"> that are </w:t>
            </w:r>
            <w:r w:rsidRPr="001570B2">
              <w:rPr>
                <w:rStyle w:val="normaltextrun"/>
                <w:szCs w:val="20"/>
              </w:rPr>
              <w:t>currently</w:t>
            </w:r>
            <w:r>
              <w:rPr>
                <w:rStyle w:val="normaltextrun"/>
                <w:szCs w:val="20"/>
              </w:rPr>
              <w:t xml:space="preserve"> active</w:t>
            </w:r>
            <w:r w:rsidRPr="001570B2">
              <w:rPr>
                <w:rStyle w:val="normaltextrun"/>
                <w:szCs w:val="20"/>
              </w:rPr>
              <w:t xml:space="preserve"> in operation or have been recently triggered</w:t>
            </w:r>
            <w:r>
              <w:rPr>
                <w:rStyle w:val="normaltextrun"/>
                <w:szCs w:val="20"/>
              </w:rPr>
              <w:t xml:space="preserve"> to the primary controller</w:t>
            </w:r>
            <w:r>
              <w:rPr>
                <w:rStyle w:val="normaltextrun"/>
                <w:szCs w:val="20"/>
                <w:shd w:val="clear" w:color="auto" w:fill="FFFFFF"/>
              </w:rPr>
              <w:t>.</w:t>
            </w:r>
          </w:p>
          <w:p w14:paraId="589DEB7F" w14:textId="686F3835" w:rsidR="00EC7413" w:rsidRPr="00123177" w:rsidRDefault="00EC7413" w:rsidP="00EC7413">
            <w:pPr>
              <w:pStyle w:val="TableText"/>
              <w:snapToGrid w:val="0"/>
              <w:rPr>
                <w:i/>
                <w:iCs/>
              </w:rPr>
            </w:pPr>
          </w:p>
        </w:tc>
      </w:tr>
      <w:tr w:rsidR="00A55B53" w:rsidRPr="00123177" w14:paraId="4AE3B43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868784"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099D48" w14:textId="77777777" w:rsidR="00A55B53" w:rsidRPr="00123177" w:rsidRDefault="00A55B53" w:rsidP="00535342">
            <w:pPr>
              <w:pStyle w:val="TableText"/>
              <w:snapToGrid w:val="0"/>
            </w:pPr>
            <w:r w:rsidRPr="00123177">
              <w:rPr>
                <w:szCs w:val="20"/>
              </w:rPr>
              <w:t>Constraints are not applicable.</w:t>
            </w:r>
          </w:p>
        </w:tc>
      </w:tr>
      <w:tr w:rsidR="00A55B53" w:rsidRPr="00123177" w14:paraId="7291E80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8477E5"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F85998" w14:textId="77777777" w:rsidR="00A55B53" w:rsidRPr="00123177" w:rsidRDefault="00A55B53" w:rsidP="00535342">
            <w:pPr>
              <w:pStyle w:val="TableText"/>
              <w:snapToGrid w:val="0"/>
            </w:pPr>
            <w:r w:rsidRPr="00123177">
              <w:rPr>
                <w:szCs w:val="20"/>
              </w:rPr>
              <w:t>No effects on other system</w:t>
            </w:r>
          </w:p>
        </w:tc>
      </w:tr>
      <w:tr w:rsidR="00A55B53" w:rsidRPr="00123177" w14:paraId="5C43BA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7FE74E" w14:textId="77777777" w:rsidR="00A55B53" w:rsidRPr="00123177" w:rsidRDefault="00A55B53" w:rsidP="00535342">
            <w:pPr>
              <w:pStyle w:val="TableText"/>
              <w:snapToGrid w:val="0"/>
            </w:pPr>
            <w:r w:rsidRPr="00123177">
              <w:lastRenderedPageBreak/>
              <w:t>Testability with respect to test environment</w:t>
            </w:r>
          </w:p>
          <w:p w14:paraId="5FD9782C" w14:textId="77777777" w:rsidR="00A55B53" w:rsidRPr="00123177" w:rsidRDefault="00A55B53" w:rsidP="00535342">
            <w:pPr>
              <w:pStyle w:val="TableText"/>
            </w:pPr>
            <w:r w:rsidRPr="00123177">
              <w:t>(Yes/No)</w:t>
            </w:r>
          </w:p>
          <w:p w14:paraId="34E40BD9"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51D5" w14:textId="77777777" w:rsidR="00A55B53" w:rsidRPr="00123177" w:rsidRDefault="00A55B53" w:rsidP="00535342">
            <w:pPr>
              <w:pStyle w:val="TableText"/>
              <w:snapToGrid w:val="0"/>
            </w:pPr>
            <w:r w:rsidRPr="00123177">
              <w:t>YES</w:t>
            </w:r>
          </w:p>
          <w:p w14:paraId="4CFB3597" w14:textId="77777777" w:rsidR="00A55B53" w:rsidRPr="00123177" w:rsidRDefault="00A55B53" w:rsidP="00535342">
            <w:pPr>
              <w:pStyle w:val="TableText"/>
              <w:snapToGrid w:val="0"/>
            </w:pPr>
          </w:p>
        </w:tc>
      </w:tr>
      <w:tr w:rsidR="00A55B53" w:rsidRPr="00123177" w14:paraId="74CBF9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4AEFED" w14:textId="77777777" w:rsidR="00A55B53" w:rsidRPr="00123177" w:rsidRDefault="00A55B53" w:rsidP="00535342">
            <w:pPr>
              <w:pStyle w:val="TableText"/>
              <w:snapToGrid w:val="0"/>
            </w:pPr>
            <w:r w:rsidRPr="00123177">
              <w:t>Feasible within project constraints</w:t>
            </w:r>
          </w:p>
          <w:p w14:paraId="2EE30FD2" w14:textId="77777777" w:rsidR="00A55B53" w:rsidRPr="00123177" w:rsidRDefault="00A55B53" w:rsidP="00535342">
            <w:pPr>
              <w:pStyle w:val="TableText"/>
              <w:snapToGrid w:val="0"/>
            </w:pPr>
            <w:r w:rsidRPr="00123177">
              <w:t>(Yes/No)</w:t>
            </w:r>
          </w:p>
          <w:p w14:paraId="57E2B205"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D455A4" w14:textId="77777777" w:rsidR="00A55B53" w:rsidRPr="00123177" w:rsidRDefault="00A55B53" w:rsidP="00535342">
            <w:pPr>
              <w:pStyle w:val="TableText"/>
              <w:snapToGrid w:val="0"/>
            </w:pPr>
            <w:r w:rsidRPr="00123177">
              <w:t>YES</w:t>
            </w:r>
          </w:p>
          <w:p w14:paraId="22E636AB" w14:textId="77777777" w:rsidR="00A55B53" w:rsidRPr="00123177" w:rsidRDefault="00A55B53" w:rsidP="00535342">
            <w:pPr>
              <w:pStyle w:val="TableText"/>
              <w:snapToGrid w:val="0"/>
              <w:rPr>
                <w:i/>
                <w:iCs/>
              </w:rPr>
            </w:pPr>
          </w:p>
        </w:tc>
      </w:tr>
      <w:tr w:rsidR="00A55B53" w:rsidRPr="00123177" w14:paraId="1F4248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30FE8B" w14:textId="77777777" w:rsidR="00A55B53" w:rsidRPr="00123177" w:rsidRDefault="00A55B53" w:rsidP="00535342">
            <w:pPr>
              <w:pStyle w:val="TableText"/>
              <w:snapToGrid w:val="0"/>
            </w:pPr>
            <w:r w:rsidRPr="00123177">
              <w:t>Critical</w:t>
            </w:r>
          </w:p>
          <w:p w14:paraId="02A20B6B"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CB116" w14:textId="77777777" w:rsidR="00A55B53" w:rsidRPr="00123177" w:rsidRDefault="00A55B53" w:rsidP="00535342">
            <w:pPr>
              <w:pStyle w:val="TableText"/>
              <w:snapToGrid w:val="0"/>
            </w:pPr>
            <w:r w:rsidRPr="00123177">
              <w:t>YES</w:t>
            </w:r>
          </w:p>
        </w:tc>
      </w:tr>
      <w:tr w:rsidR="00A55B53" w:rsidRPr="00123177" w14:paraId="7EA7CC3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ECC6BC"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90F8DC"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6532278" w14:textId="77777777" w:rsidR="00A55B53" w:rsidRPr="00123177" w:rsidRDefault="00A55B53" w:rsidP="00A55B53">
      <w:pPr>
        <w:rPr>
          <w:lang w:bidi="ar-EG"/>
        </w:rPr>
      </w:pPr>
    </w:p>
    <w:p w14:paraId="3E5E150F" w14:textId="77777777" w:rsidR="00A55B53" w:rsidRPr="00123177" w:rsidRDefault="00A55B53" w:rsidP="00A55B53">
      <w:pPr>
        <w:pStyle w:val="Heading5"/>
      </w:pPr>
      <w:r w:rsidRPr="00123177">
        <w:t>Requirement to maintain the status as “Test Currently Failing”.</w:t>
      </w:r>
    </w:p>
    <w:p w14:paraId="3A5AB485" w14:textId="77777777" w:rsidR="00A55B53" w:rsidRPr="00123177" w:rsidRDefault="00A55B53" w:rsidP="00A55B53">
      <w:pPr>
        <w:rPr>
          <w:lang w:bidi="ar-EG"/>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0868F6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4CC2483"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6A19964" w14:textId="77777777" w:rsidR="00A55B53" w:rsidRPr="00123177" w:rsidRDefault="00A55B53" w:rsidP="00535342">
            <w:pPr>
              <w:pStyle w:val="TableColumnTitle"/>
              <w:snapToGrid w:val="0"/>
            </w:pPr>
            <w:r w:rsidRPr="00123177">
              <w:t>Description</w:t>
            </w:r>
          </w:p>
        </w:tc>
      </w:tr>
      <w:tr w:rsidR="00EC7413" w:rsidRPr="00123177" w14:paraId="513F8D9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53963B4" w14:textId="77777777" w:rsidR="00EC7413" w:rsidRPr="00123177" w:rsidRDefault="00EC7413" w:rsidP="00EC7413">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B2A3B8" w14:textId="13225ACF" w:rsidR="00EC7413" w:rsidRPr="00123177" w:rsidRDefault="00EC7413" w:rsidP="00EC7413">
            <w:pPr>
              <w:snapToGrid w:val="0"/>
            </w:pPr>
            <w:r w:rsidRPr="00E262BD">
              <w:rPr>
                <w:rFonts w:eastAsia="Arial"/>
                <w:color w:val="000000" w:themeColor="text1"/>
                <w:szCs w:val="20"/>
              </w:rPr>
              <w:t>SWRS_OBD_0</w:t>
            </w:r>
            <w:r>
              <w:rPr>
                <w:rFonts w:eastAsia="Arial"/>
                <w:color w:val="000000" w:themeColor="text1"/>
                <w:szCs w:val="20"/>
              </w:rPr>
              <w:t>3</w:t>
            </w:r>
          </w:p>
        </w:tc>
      </w:tr>
      <w:tr w:rsidR="00EC7413" w:rsidRPr="00123177" w14:paraId="7498BA3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E274867" w14:textId="77777777" w:rsidR="00EC7413" w:rsidRPr="00123177" w:rsidRDefault="00EC7413" w:rsidP="00EC7413">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113E89" w14:textId="00AC160C" w:rsidR="00EC7413" w:rsidRPr="00123177" w:rsidRDefault="00EC7413" w:rsidP="00EC7413">
            <w:pPr>
              <w:rPr>
                <w:rFonts w:eastAsia="Arial"/>
                <w:color w:val="000000" w:themeColor="text1"/>
                <w:szCs w:val="20"/>
              </w:rPr>
            </w:pPr>
            <w:r w:rsidRPr="006425C6">
              <w:rPr>
                <w:rFonts w:eastAsia="Arial"/>
                <w:color w:val="000000" w:themeColor="text1"/>
                <w:szCs w:val="20"/>
              </w:rPr>
              <w:t>SDS18-DIA01-02-2886</w:t>
            </w:r>
          </w:p>
        </w:tc>
      </w:tr>
      <w:tr w:rsidR="00EC7413" w:rsidRPr="00123177" w14:paraId="7909C6C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22C2BB8" w14:textId="77777777" w:rsidR="00EC7413" w:rsidRPr="00123177" w:rsidRDefault="00EC7413" w:rsidP="00EC7413">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5E89F" w14:textId="154CD968" w:rsidR="00EC7413" w:rsidRPr="00123177" w:rsidRDefault="00EC7413" w:rsidP="00EC7413">
            <w:pPr>
              <w:pStyle w:val="TableText"/>
              <w:snapToGrid w:val="0"/>
            </w:pPr>
            <w:r>
              <w:t>C SAMPLE/PF3.0</w:t>
            </w:r>
          </w:p>
        </w:tc>
      </w:tr>
      <w:tr w:rsidR="00EC7413" w:rsidRPr="00123177" w14:paraId="13E068C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71B5773" w14:textId="77777777" w:rsidR="00EC7413" w:rsidRPr="00123177" w:rsidRDefault="00EC7413" w:rsidP="00EC7413">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F68F33" w14:textId="2C4318ED" w:rsidR="00EC7413" w:rsidRPr="00123177" w:rsidRDefault="00EC7413" w:rsidP="00EC7413">
            <w:pPr>
              <w:snapToGrid w:val="0"/>
              <w:rPr>
                <w:rFonts w:eastAsia="Arial"/>
              </w:rPr>
            </w:pPr>
            <w:r>
              <w:rPr>
                <w:rFonts w:eastAsia="Arial"/>
              </w:rPr>
              <w:t>The HVDCDC shall be able to maintain the status as “</w:t>
            </w:r>
            <w:commentRangeStart w:id="219"/>
            <w:r>
              <w:rPr>
                <w:rFonts w:eastAsia="Arial"/>
              </w:rPr>
              <w:t>Test Currently Failing</w:t>
            </w:r>
            <w:commentRangeEnd w:id="219"/>
            <w:r>
              <w:rPr>
                <w:rStyle w:val="CommentReference"/>
                <w:rFonts w:eastAsia="Arial"/>
                <w:sz w:val="24"/>
                <w:szCs w:val="24"/>
              </w:rPr>
              <w:commentReference w:id="219"/>
            </w:r>
            <w:r>
              <w:rPr>
                <w:rFonts w:eastAsia="Arial"/>
              </w:rPr>
              <w:t>” for each diagnostics monitor test.</w:t>
            </w:r>
          </w:p>
        </w:tc>
      </w:tr>
      <w:tr w:rsidR="00EC7413" w:rsidRPr="00123177" w14:paraId="6F52DB1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1F63B2" w14:textId="77777777" w:rsidR="00EC7413" w:rsidRPr="00123177" w:rsidRDefault="00EC7413" w:rsidP="00EC7413">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406442" w14:textId="607BD257" w:rsidR="00EC7413" w:rsidRPr="00123177" w:rsidRDefault="00EC7413" w:rsidP="00EC7413">
            <w:pPr>
              <w:snapToGrid w:val="0"/>
              <w:rPr>
                <w:rFonts w:eastAsia="Arial"/>
              </w:rPr>
            </w:pPr>
            <w:r w:rsidRPr="004D6010">
              <w:rPr>
                <w:rFonts w:eastAsia="Arial"/>
              </w:rPr>
              <w:t>No Such derived requirement is applicable.</w:t>
            </w:r>
          </w:p>
        </w:tc>
      </w:tr>
      <w:tr w:rsidR="00EC7413" w:rsidRPr="00123177" w14:paraId="7C5E28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ACEF01" w14:textId="77777777" w:rsidR="00EC7413" w:rsidRPr="00123177" w:rsidRDefault="00EC7413" w:rsidP="00EC7413">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59E2C9" w14:textId="27D7994A" w:rsidR="00EC7413" w:rsidRPr="00123177" w:rsidRDefault="00EC7413" w:rsidP="00EC7413">
            <w:pPr>
              <w:pStyle w:val="TableText"/>
              <w:snapToGrid w:val="0"/>
            </w:pPr>
            <w:r>
              <w:rPr>
                <w:rFonts w:eastAsia="Arial"/>
                <w:color w:val="000000" w:themeColor="text1"/>
                <w:szCs w:val="20"/>
              </w:rPr>
              <w:t>No Specific access restrictions is applicable.</w:t>
            </w:r>
          </w:p>
        </w:tc>
      </w:tr>
      <w:tr w:rsidR="00EC7413" w:rsidRPr="00123177" w14:paraId="69EC12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4ACE1C" w14:textId="77777777" w:rsidR="00EC7413" w:rsidRPr="00123177" w:rsidRDefault="00EC7413" w:rsidP="00EC7413">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582BA9" w14:textId="77777777" w:rsidR="00EC7413" w:rsidRDefault="00EC7413" w:rsidP="00EC7413">
            <w:pPr>
              <w:pStyle w:val="TableText"/>
              <w:tabs>
                <w:tab w:val="left" w:pos="1720"/>
              </w:tabs>
              <w:snapToGrid w:val="0"/>
              <w:ind w:left="106" w:hanging="164"/>
              <w:rPr>
                <w:rFonts w:eastAsia="Arial"/>
                <w:color w:val="000000" w:themeColor="text1"/>
              </w:rPr>
            </w:pPr>
            <w:r w:rsidRPr="000B5D6F">
              <w:rPr>
                <w:rFonts w:eastAsia="Arial"/>
                <w:color w:val="000000" w:themeColor="text1"/>
              </w:rPr>
              <w:t xml:space="preserve">1. </w:t>
            </w:r>
            <w:r>
              <w:rPr>
                <w:rFonts w:eastAsia="Arial"/>
                <w:color w:val="000000" w:themeColor="text1"/>
              </w:rPr>
              <w:t>Provide the fault for respective functionality in HVDCDC</w:t>
            </w:r>
          </w:p>
          <w:p w14:paraId="438FA978" w14:textId="332D343B" w:rsidR="00EC7413" w:rsidRDefault="00EC7413" w:rsidP="00EC7413">
            <w:pPr>
              <w:pStyle w:val="TableText"/>
              <w:tabs>
                <w:tab w:val="left" w:pos="1720"/>
              </w:tabs>
              <w:snapToGrid w:val="0"/>
              <w:ind w:left="106" w:hanging="164"/>
              <w:rPr>
                <w:rFonts w:eastAsia="Arial"/>
                <w:strike/>
                <w:color w:val="000000" w:themeColor="text1"/>
              </w:rPr>
            </w:pPr>
            <w:r>
              <w:rPr>
                <w:rFonts w:eastAsia="Arial"/>
                <w:color w:val="000000" w:themeColor="text1"/>
              </w:rPr>
              <w:t>2. Fail the diagnostic monitor test by providing</w:t>
            </w:r>
            <w:r w:rsidR="00D76619">
              <w:rPr>
                <w:rFonts w:eastAsia="Arial"/>
                <w:color w:val="000000" w:themeColor="text1"/>
              </w:rPr>
              <w:t xml:space="preserve"> issue at application.</w:t>
            </w:r>
            <w:r>
              <w:rPr>
                <w:rFonts w:eastAsia="Arial"/>
                <w:color w:val="000000" w:themeColor="text1"/>
              </w:rPr>
              <w:t xml:space="preserve"> </w:t>
            </w:r>
            <w:commentRangeStart w:id="220"/>
            <w:commentRangeStart w:id="221"/>
            <w:r w:rsidRPr="00D76619">
              <w:rPr>
                <w:rFonts w:eastAsia="Arial"/>
                <w:strike/>
                <w:color w:val="000000" w:themeColor="text1"/>
              </w:rPr>
              <w:t xml:space="preserve">wrong threshold and debounce </w:t>
            </w:r>
            <w:commentRangeEnd w:id="220"/>
            <w:r w:rsidR="003436C8">
              <w:rPr>
                <w:rStyle w:val="CommentReference"/>
                <w:rFonts w:eastAsia="Arial"/>
                <w:strike/>
                <w:color w:val="000000" w:themeColor="text1"/>
                <w:sz w:val="24"/>
                <w:szCs w:val="24"/>
              </w:rPr>
              <w:commentReference w:id="220"/>
            </w:r>
            <w:commentRangeEnd w:id="221"/>
            <w:r w:rsidR="00D76619">
              <w:rPr>
                <w:rStyle w:val="CommentReference"/>
                <w:rFonts w:eastAsia="Arial"/>
                <w:strike/>
                <w:color w:val="000000" w:themeColor="text1"/>
                <w:sz w:val="24"/>
                <w:szCs w:val="24"/>
              </w:rPr>
              <w:commentReference w:id="221"/>
            </w:r>
          </w:p>
          <w:p w14:paraId="0559C202" w14:textId="27C87733" w:rsidR="00D76619" w:rsidRPr="00D76619" w:rsidRDefault="00D76619" w:rsidP="00EC7413">
            <w:pPr>
              <w:pStyle w:val="TableText"/>
              <w:tabs>
                <w:tab w:val="left" w:pos="1720"/>
              </w:tabs>
              <w:snapToGrid w:val="0"/>
              <w:ind w:left="106" w:hanging="164"/>
              <w:rPr>
                <w:rFonts w:eastAsia="Arial"/>
                <w:color w:val="000000" w:themeColor="text1"/>
              </w:rPr>
            </w:pPr>
            <w:r w:rsidRPr="00D76619">
              <w:rPr>
                <w:rFonts w:eastAsia="Arial"/>
                <w:color w:val="000000" w:themeColor="text1"/>
              </w:rPr>
              <w:t xml:space="preserve">3. </w:t>
            </w:r>
            <w:r w:rsidR="00F73B3B">
              <w:rPr>
                <w:rFonts w:eastAsia="Arial"/>
                <w:color w:val="000000" w:themeColor="text1"/>
              </w:rPr>
              <w:t>Refer SAE document to add application that causes diagnostics monitor test failing.</w:t>
            </w:r>
          </w:p>
          <w:p w14:paraId="3A62588E" w14:textId="6273A554" w:rsidR="00EC7413" w:rsidRPr="00123177" w:rsidRDefault="00EC7413" w:rsidP="00A447A2">
            <w:pPr>
              <w:pStyle w:val="TableText"/>
              <w:tabs>
                <w:tab w:val="left" w:pos="1720"/>
              </w:tabs>
              <w:snapToGrid w:val="0"/>
              <w:rPr>
                <w:rFonts w:eastAsia="Arial"/>
                <w:color w:val="000000" w:themeColor="text1"/>
              </w:rPr>
            </w:pPr>
          </w:p>
        </w:tc>
      </w:tr>
      <w:tr w:rsidR="00EC7413" w:rsidRPr="00123177" w14:paraId="50DAF1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A10765" w14:textId="77777777" w:rsidR="00EC7413" w:rsidRPr="00123177" w:rsidRDefault="00EC7413" w:rsidP="00EC7413">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2B456" w14:textId="77777777" w:rsidR="00EC7413" w:rsidRDefault="00EC7413" w:rsidP="00EC7413">
            <w:pPr>
              <w:pStyle w:val="TableText"/>
              <w:snapToGrid w:val="0"/>
              <w:rPr>
                <w:rStyle w:val="normaltextrun"/>
                <w:szCs w:val="20"/>
                <w:shd w:val="clear" w:color="auto" w:fill="FFFFFF"/>
              </w:rPr>
            </w:pPr>
            <w:r>
              <w:rPr>
                <w:rFonts w:eastAsia="Arial"/>
                <w:color w:val="000000" w:themeColor="text1"/>
              </w:rPr>
              <w:t>1. The HVDCDC shall detect issues or malfunction in the diagnostics monitor test</w:t>
            </w:r>
          </w:p>
          <w:p w14:paraId="5FEF4CEA" w14:textId="77777777" w:rsidR="00EC7413" w:rsidRDefault="00EC7413" w:rsidP="00EC7413">
            <w:pPr>
              <w:pStyle w:val="TableText"/>
              <w:snapToGrid w:val="0"/>
              <w:rPr>
                <w:rStyle w:val="normaltextrun"/>
                <w:szCs w:val="20"/>
                <w:shd w:val="clear" w:color="auto" w:fill="FFFFFF"/>
              </w:rPr>
            </w:pPr>
            <w:r>
              <w:rPr>
                <w:rStyle w:val="normaltextrun"/>
                <w:szCs w:val="20"/>
                <w:shd w:val="clear" w:color="auto" w:fill="FFFFFF"/>
              </w:rPr>
              <w:t>2. HVDCDC</w:t>
            </w:r>
            <w:r w:rsidRPr="00831A9F">
              <w:rPr>
                <w:rStyle w:val="normaltextrun"/>
                <w:szCs w:val="20"/>
                <w:shd w:val="clear" w:color="auto" w:fill="FFFFFF"/>
              </w:rPr>
              <w:t xml:space="preserve"> </w:t>
            </w:r>
            <w:r>
              <w:rPr>
                <w:rStyle w:val="normaltextrun"/>
                <w:szCs w:val="20"/>
                <w:shd w:val="clear" w:color="auto" w:fill="FFFFFF"/>
              </w:rPr>
              <w:t xml:space="preserve">shall report the status of diagnostics monitor as </w:t>
            </w:r>
            <w:r>
              <w:rPr>
                <w:rFonts w:eastAsia="Arial"/>
              </w:rPr>
              <w:t>“</w:t>
            </w:r>
            <w:r>
              <w:rPr>
                <w:rStyle w:val="normaltextrun"/>
                <w:szCs w:val="20"/>
                <w:shd w:val="clear" w:color="auto" w:fill="FFFFFF"/>
              </w:rPr>
              <w:t xml:space="preserve">test </w:t>
            </w:r>
            <w:r>
              <w:rPr>
                <w:rFonts w:eastAsia="Arial"/>
              </w:rPr>
              <w:t>currently failed” to primary controller</w:t>
            </w:r>
            <w:r>
              <w:rPr>
                <w:rStyle w:val="normaltextrun"/>
                <w:szCs w:val="20"/>
                <w:shd w:val="clear" w:color="auto" w:fill="FFFFFF"/>
              </w:rPr>
              <w:t>.</w:t>
            </w:r>
          </w:p>
          <w:p w14:paraId="5CA569DB" w14:textId="59D74091" w:rsidR="00D76619" w:rsidRPr="00123177" w:rsidRDefault="00D76619" w:rsidP="00EC7413">
            <w:pPr>
              <w:pStyle w:val="TableText"/>
              <w:snapToGrid w:val="0"/>
            </w:pPr>
            <w:r>
              <w:rPr>
                <w:rStyle w:val="normaltextrun"/>
                <w:szCs w:val="20"/>
                <w:shd w:val="clear" w:color="auto" w:fill="FFFFFF"/>
              </w:rPr>
              <w:t>3. HVDCDC</w:t>
            </w:r>
            <w:r w:rsidRPr="00831A9F">
              <w:rPr>
                <w:rStyle w:val="normaltextrun"/>
                <w:szCs w:val="20"/>
                <w:shd w:val="clear" w:color="auto" w:fill="FFFFFF"/>
              </w:rPr>
              <w:t xml:space="preserve"> </w:t>
            </w:r>
            <w:r>
              <w:rPr>
                <w:rStyle w:val="normaltextrun"/>
                <w:szCs w:val="20"/>
                <w:shd w:val="clear" w:color="auto" w:fill="FFFFFF"/>
              </w:rPr>
              <w:t xml:space="preserve">shall report last test results when test </w:t>
            </w:r>
            <w:r>
              <w:rPr>
                <w:rFonts w:eastAsia="Arial"/>
              </w:rPr>
              <w:t>currently failed detected</w:t>
            </w:r>
            <w:r>
              <w:rPr>
                <w:rStyle w:val="normaltextrun"/>
                <w:szCs w:val="20"/>
                <w:shd w:val="clear" w:color="auto" w:fill="FFFFFF"/>
              </w:rPr>
              <w:t xml:space="preserve">  </w:t>
            </w:r>
          </w:p>
        </w:tc>
      </w:tr>
      <w:tr w:rsidR="00EC7413" w:rsidRPr="00123177" w14:paraId="665E2FE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6791F3" w14:textId="77777777" w:rsidR="00EC7413" w:rsidRPr="00123177" w:rsidRDefault="00EC7413" w:rsidP="00EC7413">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9DD60" w14:textId="77777777" w:rsidR="00EC7413" w:rsidRDefault="00EC7413" w:rsidP="00EC7413">
            <w:pPr>
              <w:pStyle w:val="TableText"/>
              <w:tabs>
                <w:tab w:val="left" w:pos="2060"/>
              </w:tabs>
              <w:snapToGrid w:val="0"/>
              <w:rPr>
                <w:rStyle w:val="normaltextrun"/>
              </w:rPr>
            </w:pPr>
            <w:r>
              <w:rPr>
                <w:rFonts w:eastAsia="Arial"/>
                <w:color w:val="000000" w:themeColor="text1"/>
              </w:rPr>
              <w:t>1. HVDCDC</w:t>
            </w:r>
            <w:r>
              <w:rPr>
                <w:rStyle w:val="normaltextrun"/>
              </w:rPr>
              <w:t xml:space="preserve"> shall receive a fault in particular functionality.</w:t>
            </w:r>
          </w:p>
          <w:p w14:paraId="24AE96F3" w14:textId="77777777" w:rsidR="00EC7413" w:rsidRDefault="00EC7413" w:rsidP="00EC7413">
            <w:pPr>
              <w:pStyle w:val="TableText"/>
              <w:tabs>
                <w:tab w:val="left" w:pos="2060"/>
              </w:tabs>
              <w:snapToGrid w:val="0"/>
              <w:rPr>
                <w:rStyle w:val="normaltextrun"/>
              </w:rPr>
            </w:pPr>
            <w:r>
              <w:rPr>
                <w:rFonts w:eastAsia="Arial"/>
                <w:color w:val="000000" w:themeColor="text1"/>
              </w:rPr>
              <w:t>2. HVDCDC</w:t>
            </w:r>
            <w:r>
              <w:rPr>
                <w:rStyle w:val="normaltextrun"/>
              </w:rPr>
              <w:t xml:space="preserve"> shall detect the fault in this functionality.</w:t>
            </w:r>
          </w:p>
          <w:p w14:paraId="58E1B17B" w14:textId="77777777" w:rsidR="00EC7413" w:rsidRDefault="00EC7413" w:rsidP="00EC7413">
            <w:pPr>
              <w:pStyle w:val="TableText"/>
              <w:tabs>
                <w:tab w:val="left" w:pos="2060"/>
              </w:tabs>
              <w:snapToGrid w:val="0"/>
              <w:rPr>
                <w:rStyle w:val="normaltextrun"/>
              </w:rPr>
            </w:pPr>
            <w:r>
              <w:rPr>
                <w:rFonts w:eastAsia="Arial"/>
                <w:color w:val="000000" w:themeColor="text1"/>
              </w:rPr>
              <w:t xml:space="preserve">3. </w:t>
            </w:r>
            <w:r>
              <w:rPr>
                <w:rFonts w:ascii="Calibri" w:hAnsi="Calibri" w:cs="Calibri"/>
                <w:sz w:val="22"/>
                <w:szCs w:val="22"/>
                <w:lang w:eastAsia="ja-JP"/>
              </w:rPr>
              <w:t>T</w:t>
            </w:r>
            <w:r>
              <w:rPr>
                <w:rStyle w:val="normaltextrun"/>
              </w:rPr>
              <w:t>he HVDCDC shall trigger to start the diagnostics monitor test functionality.</w:t>
            </w:r>
          </w:p>
          <w:p w14:paraId="6562A747" w14:textId="03F22389" w:rsidR="00EC7413" w:rsidRDefault="00EC7413" w:rsidP="00EC7413">
            <w:pPr>
              <w:pStyle w:val="TableText"/>
              <w:tabs>
                <w:tab w:val="left" w:pos="2060"/>
              </w:tabs>
              <w:snapToGrid w:val="0"/>
              <w:rPr>
                <w:rStyle w:val="normaltextrun"/>
              </w:rPr>
            </w:pPr>
            <w:r>
              <w:rPr>
                <w:rStyle w:val="normaltextrun"/>
              </w:rPr>
              <w:t xml:space="preserve">4. The HVDCDC shall start the diagnostics monitor test functionality but failed due to </w:t>
            </w:r>
            <w:r w:rsidR="00F73B3B">
              <w:rPr>
                <w:rFonts w:eastAsia="Arial"/>
                <w:color w:val="000000" w:themeColor="text1"/>
              </w:rPr>
              <w:t>issue at application</w:t>
            </w:r>
            <w:r>
              <w:rPr>
                <w:rStyle w:val="normaltextrun"/>
              </w:rPr>
              <w:t>.</w:t>
            </w:r>
          </w:p>
          <w:p w14:paraId="14B848B4" w14:textId="77777777" w:rsidR="00EC7413" w:rsidRDefault="00EC7413" w:rsidP="00EC7413">
            <w:pPr>
              <w:pStyle w:val="TableText"/>
              <w:tabs>
                <w:tab w:val="left" w:pos="2060"/>
              </w:tabs>
              <w:snapToGrid w:val="0"/>
              <w:rPr>
                <w:rStyle w:val="normaltextrun"/>
              </w:rPr>
            </w:pPr>
            <w:r>
              <w:rPr>
                <w:rStyle w:val="normaltextrun"/>
              </w:rPr>
              <w:t xml:space="preserve">5. </w:t>
            </w:r>
            <w:r>
              <w:rPr>
                <w:rStyle w:val="normaltextrun"/>
                <w:szCs w:val="20"/>
                <w:shd w:val="clear" w:color="auto" w:fill="FFFFFF"/>
              </w:rPr>
              <w:t>HVDCDC</w:t>
            </w:r>
            <w:r w:rsidRPr="00831A9F">
              <w:rPr>
                <w:rStyle w:val="normaltextrun"/>
                <w:szCs w:val="20"/>
                <w:shd w:val="clear" w:color="auto" w:fill="FFFFFF"/>
              </w:rPr>
              <w:t xml:space="preserve"> </w:t>
            </w:r>
            <w:r>
              <w:rPr>
                <w:rStyle w:val="normaltextrun"/>
                <w:szCs w:val="20"/>
                <w:shd w:val="clear" w:color="auto" w:fill="FFFFFF"/>
              </w:rPr>
              <w:t>shall continuously report the diagnostics test that are failed to primary controller</w:t>
            </w:r>
          </w:p>
          <w:p w14:paraId="1BAD673C" w14:textId="099A615C" w:rsidR="00EC7413" w:rsidRPr="00123177" w:rsidRDefault="00EC7413" w:rsidP="00EC7413">
            <w:pPr>
              <w:pStyle w:val="TableText"/>
              <w:tabs>
                <w:tab w:val="left" w:pos="2060"/>
              </w:tabs>
              <w:snapToGrid w:val="0"/>
              <w:rPr>
                <w:rStyle w:val="normaltextrun"/>
              </w:rPr>
            </w:pPr>
          </w:p>
        </w:tc>
      </w:tr>
      <w:tr w:rsidR="00EC7413" w:rsidRPr="00123177" w14:paraId="51E68E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609938" w14:textId="77777777" w:rsidR="00EC7413" w:rsidRPr="00123177" w:rsidRDefault="00EC7413" w:rsidP="00EC7413">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E2CD31" w14:textId="296B7328" w:rsidR="00EC7413" w:rsidRPr="00123177" w:rsidRDefault="00EC7413" w:rsidP="00EC7413">
            <w:pPr>
              <w:pStyle w:val="TableText"/>
              <w:snapToGrid w:val="0"/>
            </w:pPr>
            <w:r w:rsidRPr="00831A9F">
              <w:t>N</w:t>
            </w:r>
            <w:r>
              <w:t>o such mandatory fields are applicable.</w:t>
            </w:r>
          </w:p>
        </w:tc>
      </w:tr>
      <w:tr w:rsidR="00EC7413" w:rsidRPr="00123177" w14:paraId="1509CB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E5F887" w14:textId="77777777" w:rsidR="00EC7413" w:rsidRPr="00123177" w:rsidRDefault="00EC7413" w:rsidP="00EC7413">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7C1A4C" w14:textId="42ABDC7B" w:rsidR="00EC7413" w:rsidRPr="00123177" w:rsidRDefault="00A447A2" w:rsidP="00EC7413">
            <w:pPr>
              <w:pStyle w:val="TableText"/>
              <w:snapToGrid w:val="0"/>
            </w:pPr>
            <w:r w:rsidRPr="00831A9F">
              <w:t>N</w:t>
            </w:r>
            <w:r>
              <w:t xml:space="preserve">o such </w:t>
            </w:r>
            <w:r w:rsidRPr="00123177">
              <w:t>Pre-Loaded Values</w:t>
            </w:r>
            <w:r>
              <w:t xml:space="preserve"> are applicable.</w:t>
            </w:r>
          </w:p>
        </w:tc>
      </w:tr>
      <w:tr w:rsidR="00EC7413" w:rsidRPr="00123177" w14:paraId="32333DB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DE0F70" w14:textId="77777777" w:rsidR="00EC7413" w:rsidRPr="00123177" w:rsidRDefault="00EC7413" w:rsidP="00EC7413">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02F9BA" w14:textId="4286A09A" w:rsidR="00EC7413" w:rsidRPr="00123177" w:rsidRDefault="00EC7413" w:rsidP="00EC7413">
            <w:pPr>
              <w:pStyle w:val="TableText"/>
              <w:snapToGrid w:val="0"/>
            </w:pPr>
            <w:r>
              <w:rPr>
                <w:szCs w:val="20"/>
              </w:rPr>
              <w:t>Default value is not required</w:t>
            </w:r>
          </w:p>
        </w:tc>
      </w:tr>
      <w:tr w:rsidR="00EC7413" w:rsidRPr="00123177" w14:paraId="1ACA15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D2A96E" w14:textId="77777777" w:rsidR="00EC7413" w:rsidRPr="00123177" w:rsidRDefault="00EC7413" w:rsidP="00EC7413">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BAE403" w14:textId="4DEE9609" w:rsidR="00EC7413" w:rsidRPr="00123177" w:rsidRDefault="00EC7413" w:rsidP="00EC7413">
            <w:pPr>
              <w:pStyle w:val="TableText"/>
              <w:snapToGrid w:val="0"/>
            </w:pPr>
            <w:r>
              <w:rPr>
                <w:szCs w:val="20"/>
              </w:rPr>
              <w:t>Valid range value is not required.</w:t>
            </w:r>
          </w:p>
        </w:tc>
      </w:tr>
      <w:tr w:rsidR="00EC7413" w:rsidRPr="00123177" w14:paraId="08EA503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97F091" w14:textId="77777777" w:rsidR="00EC7413" w:rsidRPr="00123177" w:rsidRDefault="00EC7413" w:rsidP="00EC7413">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F4C304" w14:textId="47E92759" w:rsidR="00EC7413" w:rsidRPr="00123177" w:rsidRDefault="00EC7413" w:rsidP="00EC7413">
            <w:pPr>
              <w:pStyle w:val="TableText"/>
              <w:snapToGrid w:val="0"/>
            </w:pPr>
            <w:r>
              <w:rPr>
                <w:szCs w:val="20"/>
              </w:rPr>
              <w:t>Data latency period is not applicable</w:t>
            </w:r>
          </w:p>
        </w:tc>
      </w:tr>
      <w:tr w:rsidR="00EC7413" w:rsidRPr="00123177" w14:paraId="512907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1406B4" w14:textId="77777777" w:rsidR="00EC7413" w:rsidRPr="00123177" w:rsidRDefault="00EC7413" w:rsidP="00EC7413">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51EE20" w14:textId="05BA0DDF" w:rsidR="00EC7413" w:rsidRPr="00123177" w:rsidRDefault="00EC7413" w:rsidP="00EC7413">
            <w:pPr>
              <w:pStyle w:val="TableText"/>
              <w:snapToGrid w:val="0"/>
            </w:pPr>
            <w:r>
              <w:rPr>
                <w:szCs w:val="20"/>
              </w:rPr>
              <w:t>Data Retention period is not applicable.</w:t>
            </w:r>
          </w:p>
        </w:tc>
      </w:tr>
      <w:tr w:rsidR="00EC7413" w:rsidRPr="00123177" w14:paraId="3F6F85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019915" w14:textId="77777777" w:rsidR="00EC7413" w:rsidRPr="00123177" w:rsidRDefault="00EC7413" w:rsidP="00EC7413">
            <w:pPr>
              <w:pStyle w:val="TableText"/>
              <w:snapToGrid w:val="0"/>
            </w:pPr>
            <w:r w:rsidRPr="00123177">
              <w:t>Data Rate/ &lt;Daily&gt; Number of transactions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5A760D" w14:textId="5EBD0234" w:rsidR="00EC7413" w:rsidRPr="00123177" w:rsidRDefault="00EC7413" w:rsidP="00EC7413">
            <w:pPr>
              <w:pStyle w:val="TableText"/>
            </w:pPr>
            <w:r>
              <w:rPr>
                <w:szCs w:val="20"/>
              </w:rPr>
              <w:t>Data rate is not applicable.</w:t>
            </w:r>
            <w:r w:rsidRPr="00831A9F">
              <w:t xml:space="preserve"> </w:t>
            </w:r>
          </w:p>
        </w:tc>
      </w:tr>
      <w:tr w:rsidR="00EC7413" w:rsidRPr="00123177" w14:paraId="51EE3CD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6BC77C" w14:textId="77777777" w:rsidR="00EC7413" w:rsidRPr="00123177" w:rsidRDefault="00EC7413" w:rsidP="00EC7413">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D0AF9F" w14:textId="70D4D014" w:rsidR="00EC7413" w:rsidRPr="00123177" w:rsidRDefault="00EC7413" w:rsidP="00EC7413">
            <w:pPr>
              <w:pStyle w:val="TableText"/>
              <w:spacing w:line="259" w:lineRule="auto"/>
            </w:pPr>
            <w:r>
              <w:rPr>
                <w:szCs w:val="20"/>
              </w:rPr>
              <w:t>External event is not required.</w:t>
            </w:r>
          </w:p>
        </w:tc>
      </w:tr>
      <w:tr w:rsidR="00EC7413" w:rsidRPr="00123177" w14:paraId="645324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A16C16" w14:textId="77777777" w:rsidR="00EC7413" w:rsidRPr="00123177" w:rsidRDefault="00EC7413" w:rsidP="00EC7413">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C4941" w14:textId="357274B4" w:rsidR="00EC7413" w:rsidRPr="00123177" w:rsidRDefault="00EC7413" w:rsidP="00EC7413">
            <w:pPr>
              <w:pStyle w:val="TableText"/>
              <w:spacing w:line="259" w:lineRule="auto"/>
            </w:pPr>
            <w:r>
              <w:rPr>
                <w:szCs w:val="20"/>
              </w:rPr>
              <w:t>Temporal event is not applicable.</w:t>
            </w:r>
          </w:p>
        </w:tc>
      </w:tr>
      <w:tr w:rsidR="00EC7413" w:rsidRPr="00123177" w14:paraId="54C873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AAF1F9" w14:textId="77777777" w:rsidR="00EC7413" w:rsidRPr="00123177" w:rsidRDefault="00EC7413" w:rsidP="00EC7413">
            <w:pPr>
              <w:pStyle w:val="TableText"/>
              <w:snapToGrid w:val="0"/>
            </w:pPr>
            <w:r w:rsidRPr="00123177">
              <w:t xml:space="preserve">Validation Rules/ </w:t>
            </w:r>
          </w:p>
          <w:p w14:paraId="0D11CA42" w14:textId="77777777" w:rsidR="00EC7413" w:rsidRPr="00123177" w:rsidRDefault="00EC7413" w:rsidP="00EC7413">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836515" w14:textId="77777777" w:rsidR="00EC7413" w:rsidRDefault="00EC7413" w:rsidP="00EC7413">
            <w:pPr>
              <w:pStyle w:val="TableText"/>
              <w:snapToGrid w:val="0"/>
              <w:rPr>
                <w:rStyle w:val="normaltextrun"/>
                <w:szCs w:val="20"/>
                <w:shd w:val="clear" w:color="auto" w:fill="FFFFFF"/>
              </w:rPr>
            </w:pPr>
            <w:r>
              <w:rPr>
                <w:rStyle w:val="normaltextrun"/>
                <w:szCs w:val="20"/>
                <w:shd w:val="clear" w:color="auto" w:fill="FFFFFF"/>
              </w:rPr>
              <w:t>Verify that HVDCDC</w:t>
            </w:r>
            <w:r w:rsidRPr="00831A9F">
              <w:rPr>
                <w:rStyle w:val="normaltextrun"/>
                <w:szCs w:val="20"/>
                <w:shd w:val="clear" w:color="auto" w:fill="FFFFFF"/>
              </w:rPr>
              <w:t xml:space="preserve"> </w:t>
            </w:r>
            <w:r>
              <w:rPr>
                <w:rStyle w:val="normaltextrun"/>
                <w:szCs w:val="20"/>
                <w:shd w:val="clear" w:color="auto" w:fill="FFFFFF"/>
              </w:rPr>
              <w:t xml:space="preserve">shall continuously report the status of diagnostics monitor as </w:t>
            </w:r>
            <w:r>
              <w:rPr>
                <w:rFonts w:eastAsia="Arial"/>
              </w:rPr>
              <w:t>“</w:t>
            </w:r>
            <w:r>
              <w:rPr>
                <w:rStyle w:val="normaltextrun"/>
                <w:szCs w:val="20"/>
                <w:shd w:val="clear" w:color="auto" w:fill="FFFFFF"/>
              </w:rPr>
              <w:t xml:space="preserve">test </w:t>
            </w:r>
            <w:r>
              <w:rPr>
                <w:rFonts w:eastAsia="Arial"/>
              </w:rPr>
              <w:t>currently failed” to primary controller</w:t>
            </w:r>
            <w:r>
              <w:rPr>
                <w:rStyle w:val="normaltextrun"/>
                <w:szCs w:val="20"/>
                <w:shd w:val="clear" w:color="auto" w:fill="FFFFFF"/>
              </w:rPr>
              <w:t>.</w:t>
            </w:r>
          </w:p>
          <w:p w14:paraId="08C9BF16" w14:textId="77777777" w:rsidR="00EC7413" w:rsidRDefault="00EC7413" w:rsidP="00EC7413">
            <w:pPr>
              <w:pStyle w:val="TableText"/>
              <w:snapToGrid w:val="0"/>
              <w:rPr>
                <w:rStyle w:val="normaltextrun"/>
                <w:szCs w:val="20"/>
                <w:shd w:val="clear" w:color="auto" w:fill="FFFFFF"/>
              </w:rPr>
            </w:pPr>
            <w:r>
              <w:rPr>
                <w:rStyle w:val="normaltextrun"/>
                <w:szCs w:val="20"/>
                <w:shd w:val="clear" w:color="auto" w:fill="FFFFFF"/>
              </w:rPr>
              <w:t>Verify that HVDCDC</w:t>
            </w:r>
            <w:r w:rsidRPr="00831A9F">
              <w:rPr>
                <w:rStyle w:val="normaltextrun"/>
                <w:szCs w:val="20"/>
                <w:shd w:val="clear" w:color="auto" w:fill="FFFFFF"/>
              </w:rPr>
              <w:t xml:space="preserve"> </w:t>
            </w:r>
            <w:r>
              <w:rPr>
                <w:rStyle w:val="normaltextrun"/>
                <w:szCs w:val="20"/>
                <w:shd w:val="clear" w:color="auto" w:fill="FFFFFF"/>
              </w:rPr>
              <w:t>shall report Malfunction in diagnostics test</w:t>
            </w:r>
            <w:r>
              <w:rPr>
                <w:rFonts w:eastAsia="Arial"/>
              </w:rPr>
              <w:t xml:space="preserve"> to primary controller</w:t>
            </w:r>
            <w:r>
              <w:rPr>
                <w:rStyle w:val="normaltextrun"/>
                <w:szCs w:val="20"/>
                <w:shd w:val="clear" w:color="auto" w:fill="FFFFFF"/>
              </w:rPr>
              <w:t>.</w:t>
            </w:r>
          </w:p>
          <w:p w14:paraId="665B39E2" w14:textId="10715B67" w:rsidR="00EC7413" w:rsidRPr="00123177" w:rsidRDefault="00EC7413" w:rsidP="00EC7413">
            <w:pPr>
              <w:pStyle w:val="TableText"/>
              <w:snapToGrid w:val="0"/>
              <w:rPr>
                <w:i/>
                <w:iCs/>
              </w:rPr>
            </w:pPr>
          </w:p>
        </w:tc>
      </w:tr>
      <w:tr w:rsidR="00A55B53" w:rsidRPr="00123177" w14:paraId="4C12362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051FD8" w14:textId="77777777" w:rsidR="00A55B53" w:rsidRPr="00123177" w:rsidRDefault="00A55B53" w:rsidP="00535342">
            <w:pPr>
              <w:pStyle w:val="TableText"/>
              <w:snapToGrid w:val="0"/>
            </w:pPr>
            <w:r w:rsidRPr="00123177">
              <w:lastRenderedPageBreak/>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A3697A" w14:textId="77777777" w:rsidR="00A55B53" w:rsidRPr="00123177" w:rsidRDefault="00A55B53" w:rsidP="00535342">
            <w:pPr>
              <w:pStyle w:val="TableText"/>
              <w:snapToGrid w:val="0"/>
            </w:pPr>
            <w:r w:rsidRPr="00123177">
              <w:rPr>
                <w:szCs w:val="20"/>
              </w:rPr>
              <w:t>Constraints are not applicable.</w:t>
            </w:r>
          </w:p>
        </w:tc>
      </w:tr>
      <w:tr w:rsidR="00A55B53" w:rsidRPr="00123177" w14:paraId="404089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B43EEC"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DECBE3" w14:textId="77777777" w:rsidR="00A55B53" w:rsidRPr="00123177" w:rsidRDefault="00A55B53" w:rsidP="00535342">
            <w:pPr>
              <w:pStyle w:val="TableText"/>
              <w:snapToGrid w:val="0"/>
            </w:pPr>
            <w:r w:rsidRPr="00123177">
              <w:rPr>
                <w:szCs w:val="20"/>
              </w:rPr>
              <w:t>No effects on other system</w:t>
            </w:r>
          </w:p>
        </w:tc>
      </w:tr>
      <w:tr w:rsidR="00A55B53" w:rsidRPr="00123177" w14:paraId="66147BF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E8AD27" w14:textId="77777777" w:rsidR="00A55B53" w:rsidRPr="00123177" w:rsidRDefault="00A55B53" w:rsidP="00535342">
            <w:pPr>
              <w:pStyle w:val="TableText"/>
              <w:snapToGrid w:val="0"/>
            </w:pPr>
            <w:r w:rsidRPr="00123177">
              <w:t>Testability with respect to test environment</w:t>
            </w:r>
          </w:p>
          <w:p w14:paraId="274771FC" w14:textId="77777777" w:rsidR="00A55B53" w:rsidRPr="00123177" w:rsidRDefault="00A55B53" w:rsidP="00535342">
            <w:pPr>
              <w:pStyle w:val="TableText"/>
            </w:pPr>
            <w:r w:rsidRPr="00123177">
              <w:t>(Yes/No)</w:t>
            </w:r>
          </w:p>
          <w:p w14:paraId="7AEC8897"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4103F6" w14:textId="77777777" w:rsidR="00A55B53" w:rsidRPr="00123177" w:rsidRDefault="00A55B53" w:rsidP="00535342">
            <w:pPr>
              <w:pStyle w:val="TableText"/>
              <w:snapToGrid w:val="0"/>
            </w:pPr>
            <w:r w:rsidRPr="00123177">
              <w:t>YES</w:t>
            </w:r>
          </w:p>
          <w:p w14:paraId="5C41DEFD" w14:textId="77777777" w:rsidR="00A55B53" w:rsidRPr="00123177" w:rsidRDefault="00A55B53" w:rsidP="00535342">
            <w:pPr>
              <w:pStyle w:val="TableText"/>
              <w:snapToGrid w:val="0"/>
            </w:pPr>
          </w:p>
        </w:tc>
      </w:tr>
      <w:tr w:rsidR="00A55B53" w:rsidRPr="00123177" w14:paraId="7F2FC1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E43CFF" w14:textId="77777777" w:rsidR="00A55B53" w:rsidRPr="00123177" w:rsidRDefault="00A55B53" w:rsidP="00535342">
            <w:pPr>
              <w:pStyle w:val="TableText"/>
              <w:snapToGrid w:val="0"/>
            </w:pPr>
            <w:r w:rsidRPr="00123177">
              <w:t>Feasible within project constraints</w:t>
            </w:r>
          </w:p>
          <w:p w14:paraId="6104D80E" w14:textId="77777777" w:rsidR="00A55B53" w:rsidRPr="00123177" w:rsidRDefault="00A55B53" w:rsidP="00535342">
            <w:pPr>
              <w:pStyle w:val="TableText"/>
              <w:snapToGrid w:val="0"/>
            </w:pPr>
            <w:r w:rsidRPr="00123177">
              <w:t>(Yes/No)</w:t>
            </w:r>
          </w:p>
          <w:p w14:paraId="11E16DA0"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37531E" w14:textId="77777777" w:rsidR="00A55B53" w:rsidRPr="00123177" w:rsidRDefault="00A55B53" w:rsidP="00535342">
            <w:pPr>
              <w:pStyle w:val="TableText"/>
              <w:snapToGrid w:val="0"/>
            </w:pPr>
            <w:r w:rsidRPr="00123177">
              <w:t>YES</w:t>
            </w:r>
          </w:p>
          <w:p w14:paraId="357C5E05" w14:textId="77777777" w:rsidR="00A55B53" w:rsidRPr="00123177" w:rsidRDefault="00A55B53" w:rsidP="00535342">
            <w:pPr>
              <w:pStyle w:val="TableText"/>
              <w:snapToGrid w:val="0"/>
              <w:rPr>
                <w:i/>
                <w:iCs/>
              </w:rPr>
            </w:pPr>
          </w:p>
        </w:tc>
      </w:tr>
      <w:tr w:rsidR="00A55B53" w:rsidRPr="00123177" w14:paraId="4967D1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203E78" w14:textId="77777777" w:rsidR="00A55B53" w:rsidRPr="00123177" w:rsidRDefault="00A55B53" w:rsidP="00535342">
            <w:pPr>
              <w:pStyle w:val="TableText"/>
              <w:snapToGrid w:val="0"/>
            </w:pPr>
            <w:r w:rsidRPr="00123177">
              <w:t>Critical</w:t>
            </w:r>
          </w:p>
          <w:p w14:paraId="7E09671E"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C5EED2" w14:textId="77777777" w:rsidR="00A55B53" w:rsidRPr="00123177" w:rsidRDefault="00A55B53" w:rsidP="00535342">
            <w:pPr>
              <w:pStyle w:val="TableText"/>
              <w:snapToGrid w:val="0"/>
            </w:pPr>
            <w:r w:rsidRPr="00123177">
              <w:t>YES</w:t>
            </w:r>
          </w:p>
        </w:tc>
      </w:tr>
      <w:tr w:rsidR="00A55B53" w:rsidRPr="00123177" w14:paraId="6486849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CE5C24"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B1AEAA"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1798ECEC" w14:textId="77777777" w:rsidR="00A55B53" w:rsidRPr="00123177" w:rsidRDefault="00A55B53" w:rsidP="00A55B53">
      <w:pPr>
        <w:rPr>
          <w:lang w:bidi="ar-EG"/>
        </w:rPr>
      </w:pPr>
    </w:p>
    <w:p w14:paraId="42E10D0F" w14:textId="77777777" w:rsidR="00A55B53" w:rsidRPr="00123177" w:rsidRDefault="00A55B53" w:rsidP="00A55B53">
      <w:pPr>
        <w:pStyle w:val="Heading5"/>
      </w:pPr>
      <w:r w:rsidRPr="00123177">
        <w:t>Requirement for monitoring the battery short circuit.</w:t>
      </w:r>
    </w:p>
    <w:p w14:paraId="4EBEE099" w14:textId="77777777" w:rsidR="00A55B53" w:rsidRPr="00123177" w:rsidRDefault="00A55B53" w:rsidP="00A55B53">
      <w:pPr>
        <w:rPr>
          <w:lang w:bidi="ar-EG"/>
        </w:rPr>
      </w:pPr>
    </w:p>
    <w:tbl>
      <w:tblPr>
        <w:tblW w:w="9525" w:type="dxa"/>
        <w:tblInd w:w="108" w:type="dxa"/>
        <w:tblLayout w:type="fixed"/>
        <w:tblLook w:val="04A0" w:firstRow="1" w:lastRow="0" w:firstColumn="1" w:lastColumn="0" w:noHBand="0" w:noVBand="1"/>
      </w:tblPr>
      <w:tblGrid>
        <w:gridCol w:w="1921"/>
        <w:gridCol w:w="7604"/>
      </w:tblGrid>
      <w:tr w:rsidR="00A55B53" w:rsidRPr="00123177" w14:paraId="351EFDC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0BBB39DB" w14:textId="77777777" w:rsidR="00A55B53" w:rsidRPr="00123177" w:rsidRDefault="00A55B53" w:rsidP="00535342">
            <w:pPr>
              <w:pStyle w:val="TableColumnTitle"/>
              <w:snapToGrid w:val="0"/>
              <w:spacing w:line="256" w:lineRule="auto"/>
              <w:rPr>
                <w:kern w:val="2"/>
                <w14:ligatures w14:val="standardContextual"/>
              </w:rPr>
            </w:pPr>
            <w:r w:rsidRPr="00123177">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8A74C18" w14:textId="77777777" w:rsidR="00A55B53" w:rsidRPr="00123177" w:rsidRDefault="00A55B53" w:rsidP="00535342">
            <w:pPr>
              <w:pStyle w:val="TableColumnTitle"/>
              <w:snapToGrid w:val="0"/>
              <w:spacing w:line="256" w:lineRule="auto"/>
              <w:rPr>
                <w:kern w:val="2"/>
                <w14:ligatures w14:val="standardContextual"/>
              </w:rPr>
            </w:pPr>
            <w:r w:rsidRPr="00123177">
              <w:rPr>
                <w:kern w:val="2"/>
                <w14:ligatures w14:val="standardContextual"/>
              </w:rPr>
              <w:t>Description</w:t>
            </w:r>
          </w:p>
        </w:tc>
      </w:tr>
      <w:tr w:rsidR="00A55B53" w:rsidRPr="00123177" w14:paraId="743F0EF9"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0FA7298"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0AE6A5" w14:textId="77777777" w:rsidR="00A55B53" w:rsidRPr="00123177" w:rsidRDefault="00A55B53" w:rsidP="00535342">
            <w:pPr>
              <w:snapToGrid w:val="0"/>
            </w:pPr>
            <w:r w:rsidRPr="00123177">
              <w:rPr>
                <w:rFonts w:eastAsia="Arial"/>
                <w:color w:val="000000" w:themeColor="text1"/>
                <w:szCs w:val="20"/>
              </w:rPr>
              <w:t>SWRS_OBD_09</w:t>
            </w:r>
          </w:p>
        </w:tc>
      </w:tr>
      <w:tr w:rsidR="00A55B53" w:rsidRPr="00123177" w14:paraId="090F4FA3"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22E534B" w14:textId="77777777" w:rsidR="00A55B53" w:rsidRPr="00123177" w:rsidRDefault="00A55B53" w:rsidP="00535342">
            <w:pPr>
              <w:pStyle w:val="TableText"/>
              <w:spacing w:line="256" w:lineRule="auto"/>
              <w:rPr>
                <w:kern w:val="2"/>
                <w14:ligatures w14:val="standardContextual"/>
              </w:rPr>
            </w:pPr>
            <w:r w:rsidRPr="00123177">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3E249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SDS18-DIA01-02-3165</w:t>
            </w:r>
          </w:p>
        </w:tc>
      </w:tr>
      <w:tr w:rsidR="00A55B53" w:rsidRPr="00123177" w14:paraId="0441CF34"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B6EE753"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AD1D17"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 SAMPLE/PF3.0</w:t>
            </w:r>
          </w:p>
        </w:tc>
      </w:tr>
      <w:tr w:rsidR="00A55B53" w:rsidRPr="00123177" w14:paraId="6262656E"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BB6BB2E" w14:textId="77777777" w:rsidR="00A55B53" w:rsidRPr="00123177" w:rsidRDefault="00A55B53" w:rsidP="00535342">
            <w:pPr>
              <w:pStyle w:val="TableText"/>
              <w:snapToGrid w:val="0"/>
              <w:spacing w:line="256" w:lineRule="auto"/>
              <w:rPr>
                <w:kern w:val="2"/>
                <w:vertAlign w:val="superscript"/>
                <w14:ligatures w14:val="standardContextual"/>
              </w:rPr>
            </w:pPr>
            <w:r w:rsidRPr="00123177">
              <w:rPr>
                <w:kern w:val="2"/>
                <w14:ligatures w14:val="standardContextual"/>
              </w:rPr>
              <w:t>Purpose</w:t>
            </w:r>
            <w:r w:rsidRPr="00123177">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0DC27E" w14:textId="77777777" w:rsidR="00544A2C" w:rsidRDefault="00544A2C" w:rsidP="00544A2C">
            <w:pPr>
              <w:snapToGrid w:val="0"/>
              <w:rPr>
                <w:rFonts w:eastAsia="Arial"/>
              </w:rPr>
            </w:pPr>
            <w:r>
              <w:rPr>
                <w:rFonts w:eastAsia="Arial"/>
              </w:rPr>
              <w:t>The HVHVDCDC shall implement to monitor fault and provide DTC for the short circuit to high failure to primary controller.</w:t>
            </w:r>
          </w:p>
          <w:p w14:paraId="5C37C3E1" w14:textId="00F7B600" w:rsidR="00A55B53" w:rsidRPr="00123177" w:rsidRDefault="00A55B53" w:rsidP="00535342">
            <w:pPr>
              <w:snapToGrid w:val="0"/>
              <w:rPr>
                <w:rFonts w:eastAsia="Arial"/>
              </w:rPr>
            </w:pPr>
          </w:p>
        </w:tc>
      </w:tr>
      <w:tr w:rsidR="00A55B53" w:rsidRPr="00123177" w14:paraId="3B43BE0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3DA0CDE"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2C8DAC"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330486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0DEC5E6"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5AE5D7" w14:textId="77777777" w:rsidR="00A55B53" w:rsidRPr="00123177" w:rsidRDefault="00A55B53" w:rsidP="00535342">
            <w:pPr>
              <w:pStyle w:val="TableText"/>
              <w:snapToGrid w:val="0"/>
              <w:spacing w:line="256" w:lineRule="auto"/>
              <w:rPr>
                <w:kern w:val="2"/>
                <w14:ligatures w14:val="standardContextual"/>
              </w:rPr>
            </w:pPr>
            <w:r w:rsidRPr="00123177">
              <w:rPr>
                <w:rFonts w:eastAsia="Arial"/>
                <w:color w:val="000000" w:themeColor="text1"/>
                <w:kern w:val="2"/>
                <w:szCs w:val="20"/>
                <w14:ligatures w14:val="standardContextual"/>
              </w:rPr>
              <w:t>No Specific access restrictions is applicable.</w:t>
            </w:r>
          </w:p>
        </w:tc>
      </w:tr>
      <w:tr w:rsidR="00A55B53" w:rsidRPr="00123177" w14:paraId="60CD7DF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E56E624" w14:textId="77777777" w:rsidR="00A55B53" w:rsidRPr="00123177" w:rsidRDefault="00A55B53" w:rsidP="00535342">
            <w:pPr>
              <w:pStyle w:val="TableText"/>
              <w:snapToGrid w:val="0"/>
              <w:spacing w:line="256" w:lineRule="auto"/>
              <w:rPr>
                <w:b/>
                <w:bCs/>
                <w:kern w:val="2"/>
                <w14:ligatures w14:val="standardContextual"/>
              </w:rPr>
            </w:pPr>
            <w:r w:rsidRPr="00123177">
              <w:rPr>
                <w:kern w:val="2"/>
                <w14:ligatures w14:val="standardContextual"/>
              </w:rPr>
              <w:lastRenderedPageBreak/>
              <w:t>Input(s)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300B45" w14:textId="77777777" w:rsidR="00544A2C" w:rsidRPr="001B7574" w:rsidRDefault="00544A2C">
            <w:pPr>
              <w:pStyle w:val="TableText"/>
              <w:numPr>
                <w:ilvl w:val="0"/>
                <w:numId w:val="42"/>
              </w:numPr>
              <w:snapToGrid w:val="0"/>
              <w:spacing w:line="256" w:lineRule="auto"/>
              <w:ind w:left="194" w:hanging="180"/>
              <w:rPr>
                <w:rFonts w:eastAsia="Arial"/>
                <w:color w:val="000000" w:themeColor="text1"/>
                <w:kern w:val="2"/>
                <w14:ligatures w14:val="standardContextual"/>
              </w:rPr>
            </w:pPr>
            <w:r>
              <w:rPr>
                <w:rFonts w:eastAsia="Arial"/>
                <w:color w:val="000000" w:themeColor="text1"/>
                <w:kern w:val="2"/>
                <w14:ligatures w14:val="standardContextual"/>
              </w:rPr>
              <w:t xml:space="preserve">Do </w:t>
            </w:r>
            <w:r>
              <w:rPr>
                <w:szCs w:val="20"/>
              </w:rPr>
              <w:t>the changes required on the power board to provide the Short to high failure.</w:t>
            </w:r>
          </w:p>
          <w:p w14:paraId="20A47948" w14:textId="4C9F2736" w:rsidR="00A55B53" w:rsidRPr="00544A2C" w:rsidRDefault="00544A2C">
            <w:pPr>
              <w:pStyle w:val="TableText"/>
              <w:numPr>
                <w:ilvl w:val="0"/>
                <w:numId w:val="42"/>
              </w:numPr>
              <w:snapToGrid w:val="0"/>
              <w:spacing w:line="256" w:lineRule="auto"/>
              <w:ind w:left="194" w:hanging="180"/>
              <w:rPr>
                <w:rFonts w:eastAsia="Arial"/>
                <w:color w:val="000000" w:themeColor="text1"/>
                <w:kern w:val="2"/>
                <w14:ligatures w14:val="standardContextual"/>
              </w:rPr>
            </w:pPr>
            <w:r>
              <w:rPr>
                <w:szCs w:val="20"/>
              </w:rPr>
              <w:t>Create a CAN frame format to provide the DTC information to primary controller.</w:t>
            </w:r>
          </w:p>
        </w:tc>
      </w:tr>
      <w:tr w:rsidR="00A55B53" w:rsidRPr="00123177" w14:paraId="4148576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6658EFF" w14:textId="77777777" w:rsidR="00A55B53" w:rsidRPr="00123177" w:rsidRDefault="00A55B53" w:rsidP="00535342">
            <w:pPr>
              <w:pStyle w:val="TableText"/>
              <w:snapToGrid w:val="0"/>
              <w:spacing w:line="256" w:lineRule="auto"/>
              <w:rPr>
                <w:b/>
                <w:bCs/>
                <w:kern w:val="2"/>
                <w14:ligatures w14:val="standardContextual"/>
              </w:rPr>
            </w:pPr>
            <w:r w:rsidRPr="00123177">
              <w:rPr>
                <w:kern w:val="2"/>
                <w14:ligatures w14:val="standardContextual"/>
              </w:rPr>
              <w:t>Output(s)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B895BC" w14:textId="77777777" w:rsidR="00544A2C" w:rsidRDefault="00544A2C">
            <w:pPr>
              <w:pStyle w:val="TableText"/>
              <w:numPr>
                <w:ilvl w:val="0"/>
                <w:numId w:val="42"/>
              </w:numPr>
              <w:snapToGrid w:val="0"/>
              <w:spacing w:line="256" w:lineRule="auto"/>
              <w:ind w:left="194" w:hanging="180"/>
              <w:rPr>
                <w:kern w:val="2"/>
                <w14:ligatures w14:val="standardContextual"/>
              </w:rPr>
            </w:pPr>
            <w:r>
              <w:rPr>
                <w:kern w:val="2"/>
                <w14:ligatures w14:val="standardContextual"/>
              </w:rPr>
              <w:t xml:space="preserve">HVDCDC shall raise the Short to High Failure and the respective fault ID should be provided in </w:t>
            </w:r>
            <w:r w:rsidRPr="00836317">
              <w:rPr>
                <w:kern w:val="2"/>
                <w14:ligatures w14:val="standardContextual"/>
              </w:rPr>
              <w:t>NHVDCDCFaultID</w:t>
            </w:r>
            <w:r>
              <w:rPr>
                <w:szCs w:val="20"/>
              </w:rPr>
              <w:t>@ HVDCDC_Debug_PDU</w:t>
            </w:r>
            <w:r>
              <w:rPr>
                <w:kern w:val="2"/>
                <w14:ligatures w14:val="standardContextual"/>
              </w:rPr>
              <w:t xml:space="preserve"> signal after the fault response time of </w:t>
            </w:r>
            <w:r>
              <w:t>HVDCDC_CAL</w:t>
            </w:r>
            <w:r>
              <w:rPr>
                <w:kern w:val="2"/>
                <w14:ligatures w14:val="standardContextual"/>
              </w:rPr>
              <w:t>.</w:t>
            </w:r>
          </w:p>
          <w:p w14:paraId="135515FB" w14:textId="77777777" w:rsidR="00544A2C" w:rsidRDefault="00544A2C">
            <w:pPr>
              <w:pStyle w:val="TableText"/>
              <w:numPr>
                <w:ilvl w:val="0"/>
                <w:numId w:val="42"/>
              </w:numPr>
              <w:snapToGrid w:val="0"/>
              <w:spacing w:line="256" w:lineRule="auto"/>
              <w:ind w:left="194" w:hanging="180"/>
              <w:rPr>
                <w:kern w:val="2"/>
                <w14:ligatures w14:val="standardContextual"/>
              </w:rPr>
            </w:pPr>
            <w:r>
              <w:rPr>
                <w:kern w:val="2"/>
                <w14:ligatures w14:val="standardContextual"/>
              </w:rPr>
              <w:t xml:space="preserve">HVDCDC shall continuously report </w:t>
            </w:r>
            <w:r>
              <w:rPr>
                <w:szCs w:val="20"/>
              </w:rPr>
              <w:t xml:space="preserve">Short to high </w:t>
            </w:r>
            <w:r>
              <w:rPr>
                <w:kern w:val="2"/>
                <w14:ligatures w14:val="standardContextual"/>
              </w:rPr>
              <w:t>DTC information for respective fault using &lt;Add here &gt; CAN frame to primary controller.</w:t>
            </w:r>
          </w:p>
          <w:p w14:paraId="412B9D8F" w14:textId="22914D64" w:rsidR="00A55B53" w:rsidRPr="00544A2C" w:rsidRDefault="00544A2C">
            <w:pPr>
              <w:pStyle w:val="TableText"/>
              <w:numPr>
                <w:ilvl w:val="0"/>
                <w:numId w:val="42"/>
              </w:numPr>
              <w:snapToGrid w:val="0"/>
              <w:spacing w:line="256" w:lineRule="auto"/>
              <w:ind w:left="194" w:hanging="180"/>
              <w:rPr>
                <w:kern w:val="2"/>
                <w14:ligatures w14:val="standardContextual"/>
              </w:rPr>
            </w:pPr>
            <w:r>
              <w:rPr>
                <w:kern w:val="2"/>
                <w14:ligatures w14:val="standardContextual"/>
              </w:rPr>
              <w:t xml:space="preserve">The DTC for respective short to high fault shall be in range </w:t>
            </w:r>
            <w:r w:rsidR="00A43554">
              <w:rPr>
                <w:kern w:val="2"/>
                <w14:ligatures w14:val="standardContextual"/>
              </w:rPr>
              <w:t>as per SAE document</w:t>
            </w:r>
            <w:r>
              <w:rPr>
                <w:kern w:val="2"/>
                <w14:ligatures w14:val="standardContextual"/>
              </w:rPr>
              <w:t>.</w:t>
            </w:r>
          </w:p>
        </w:tc>
      </w:tr>
      <w:tr w:rsidR="00A55B53" w:rsidRPr="00123177" w14:paraId="7F1617C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F4D1BAD"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531503" w14:textId="77777777" w:rsidR="00544A2C" w:rsidRPr="00290FB6" w:rsidRDefault="00544A2C">
            <w:pPr>
              <w:pStyle w:val="TableText"/>
              <w:numPr>
                <w:ilvl w:val="0"/>
                <w:numId w:val="51"/>
              </w:numPr>
              <w:snapToGrid w:val="0"/>
              <w:spacing w:line="256" w:lineRule="auto"/>
              <w:rPr>
                <w:rFonts w:eastAsia="Arial"/>
                <w:color w:val="000000" w:themeColor="text1"/>
              </w:rPr>
            </w:pPr>
            <w:r>
              <w:rPr>
                <w:rFonts w:eastAsia="Arial"/>
                <w:color w:val="000000" w:themeColor="text1"/>
              </w:rPr>
              <w:t>HVDCDC</w:t>
            </w:r>
            <w:r w:rsidRPr="00290FB6">
              <w:rPr>
                <w:rFonts w:eastAsia="Arial"/>
                <w:color w:val="000000" w:themeColor="text1"/>
              </w:rPr>
              <w:t xml:space="preserve"> shall receive a </w:t>
            </w:r>
            <w:r>
              <w:rPr>
                <w:kern w:val="2"/>
                <w14:ligatures w14:val="standardContextual"/>
              </w:rPr>
              <w:t>Short to High</w:t>
            </w:r>
            <w:r w:rsidRPr="00290FB6">
              <w:rPr>
                <w:rFonts w:eastAsia="Arial"/>
                <w:color w:val="000000" w:themeColor="text1"/>
              </w:rPr>
              <w:t xml:space="preserve"> fault in </w:t>
            </w:r>
            <w:r>
              <w:rPr>
                <w:rFonts w:eastAsia="Arial"/>
                <w:color w:val="000000" w:themeColor="text1"/>
              </w:rPr>
              <w:t>various (</w:t>
            </w:r>
            <w:r w:rsidRPr="00290FB6">
              <w:rPr>
                <w:rFonts w:eastAsia="Arial"/>
                <w:color w:val="000000" w:themeColor="text1"/>
              </w:rPr>
              <w:t>800V_EMI</w:t>
            </w:r>
            <w:r>
              <w:rPr>
                <w:rFonts w:eastAsia="Arial"/>
                <w:color w:val="000000" w:themeColor="text1"/>
              </w:rPr>
              <w:t xml:space="preserve">, </w:t>
            </w:r>
            <w:r w:rsidRPr="00290FB6">
              <w:rPr>
                <w:rFonts w:eastAsia="Arial"/>
                <w:color w:val="000000" w:themeColor="text1"/>
              </w:rPr>
              <w:t>400V_EMI</w:t>
            </w:r>
            <w:r>
              <w:rPr>
                <w:rFonts w:eastAsia="Arial"/>
                <w:color w:val="000000" w:themeColor="text1"/>
              </w:rPr>
              <w:t xml:space="preserve">, </w:t>
            </w:r>
            <w:r w:rsidRPr="00290FB6">
              <w:rPr>
                <w:rFonts w:eastAsia="Arial"/>
                <w:color w:val="000000" w:themeColor="text1"/>
              </w:rPr>
              <w:t>800V_VICOR_IND</w:t>
            </w:r>
            <w:r>
              <w:rPr>
                <w:rFonts w:eastAsia="Arial"/>
                <w:color w:val="000000" w:themeColor="text1"/>
              </w:rPr>
              <w:t xml:space="preserve">, </w:t>
            </w:r>
            <w:r w:rsidRPr="00290FB6">
              <w:rPr>
                <w:rFonts w:eastAsia="Arial"/>
                <w:color w:val="000000" w:themeColor="text1"/>
              </w:rPr>
              <w:t>800V_VICOR</w:t>
            </w:r>
            <w:r>
              <w:rPr>
                <w:rFonts w:eastAsia="Arial"/>
                <w:color w:val="000000" w:themeColor="text1"/>
              </w:rPr>
              <w:t xml:space="preserve">, </w:t>
            </w:r>
            <w:r w:rsidRPr="00290FB6">
              <w:rPr>
                <w:rFonts w:eastAsia="Arial"/>
                <w:color w:val="000000" w:themeColor="text1"/>
              </w:rPr>
              <w:t>400V_VICOR</w:t>
            </w:r>
            <w:r>
              <w:rPr>
                <w:rFonts w:eastAsia="Arial"/>
                <w:color w:val="000000" w:themeColor="text1"/>
              </w:rPr>
              <w:t xml:space="preserve">, </w:t>
            </w:r>
            <w:r w:rsidRPr="00290FB6">
              <w:rPr>
                <w:rFonts w:eastAsia="Arial"/>
                <w:color w:val="000000" w:themeColor="text1"/>
              </w:rPr>
              <w:t>800V_SHUNT</w:t>
            </w:r>
            <w:r>
              <w:rPr>
                <w:rFonts w:eastAsia="Arial"/>
                <w:color w:val="000000" w:themeColor="text1"/>
              </w:rPr>
              <w:t xml:space="preserve">, </w:t>
            </w:r>
            <w:r w:rsidRPr="00290FB6">
              <w:rPr>
                <w:rFonts w:eastAsia="Arial"/>
                <w:color w:val="000000" w:themeColor="text1"/>
              </w:rPr>
              <w:t>400V_SHUNT</w:t>
            </w:r>
            <w:r>
              <w:rPr>
                <w:rFonts w:eastAsia="Arial"/>
                <w:color w:val="000000" w:themeColor="text1"/>
              </w:rPr>
              <w:t xml:space="preserve">, </w:t>
            </w:r>
            <w:r w:rsidRPr="00290FB6">
              <w:rPr>
                <w:rFonts w:eastAsia="Arial"/>
                <w:color w:val="000000" w:themeColor="text1"/>
              </w:rPr>
              <w:t>Precharge</w:t>
            </w:r>
            <w:r>
              <w:rPr>
                <w:rFonts w:eastAsia="Arial"/>
                <w:color w:val="000000" w:themeColor="text1"/>
              </w:rPr>
              <w:t xml:space="preserve">, </w:t>
            </w:r>
            <w:r w:rsidRPr="00290FB6">
              <w:rPr>
                <w:rFonts w:eastAsia="Arial"/>
                <w:color w:val="000000" w:themeColor="text1"/>
              </w:rPr>
              <w:t>Discharge</w:t>
            </w:r>
            <w:r>
              <w:rPr>
                <w:rFonts w:eastAsia="Arial"/>
                <w:color w:val="000000" w:themeColor="text1"/>
              </w:rPr>
              <w:t>) sections/terminals of</w:t>
            </w:r>
            <w:r w:rsidRPr="00290FB6">
              <w:rPr>
                <w:rFonts w:eastAsia="Arial"/>
                <w:color w:val="000000" w:themeColor="text1"/>
              </w:rPr>
              <w:t xml:space="preserve"> </w:t>
            </w:r>
            <w:r>
              <w:rPr>
                <w:rFonts w:eastAsia="Arial"/>
                <w:color w:val="000000" w:themeColor="text1"/>
              </w:rPr>
              <w:t>power module</w:t>
            </w:r>
            <w:r w:rsidRPr="00290FB6">
              <w:rPr>
                <w:rFonts w:eastAsia="Arial"/>
                <w:color w:val="000000" w:themeColor="text1"/>
              </w:rPr>
              <w:t>.</w:t>
            </w:r>
          </w:p>
          <w:p w14:paraId="2259CCF6" w14:textId="77777777" w:rsidR="00544A2C" w:rsidRDefault="00544A2C">
            <w:pPr>
              <w:pStyle w:val="TableText"/>
              <w:numPr>
                <w:ilvl w:val="0"/>
                <w:numId w:val="51"/>
              </w:numPr>
              <w:snapToGrid w:val="0"/>
              <w:spacing w:line="256" w:lineRule="auto"/>
              <w:rPr>
                <w:rFonts w:eastAsia="Arial"/>
                <w:color w:val="000000" w:themeColor="text1"/>
              </w:rPr>
            </w:pPr>
            <w:r>
              <w:t xml:space="preserve">HVDCDC shall detect the </w:t>
            </w:r>
            <w:r>
              <w:rPr>
                <w:kern w:val="2"/>
                <w14:ligatures w14:val="standardContextual"/>
              </w:rPr>
              <w:t>Short to High</w:t>
            </w:r>
            <w:r w:rsidRPr="00290FB6">
              <w:rPr>
                <w:rFonts w:eastAsia="Arial"/>
                <w:color w:val="000000" w:themeColor="text1"/>
              </w:rPr>
              <w:t xml:space="preserve"> fault in </w:t>
            </w:r>
            <w:r>
              <w:rPr>
                <w:rFonts w:eastAsia="Arial"/>
                <w:color w:val="000000" w:themeColor="text1"/>
              </w:rPr>
              <w:t>the respective sections/terminals of power module</w:t>
            </w:r>
            <w:r>
              <w:t xml:space="preserve"> within the HVDCDC_CAL time</w:t>
            </w:r>
            <w:r w:rsidRPr="00290FB6">
              <w:rPr>
                <w:rFonts w:eastAsia="Arial"/>
                <w:color w:val="000000" w:themeColor="text1"/>
              </w:rPr>
              <w:t>.</w:t>
            </w:r>
          </w:p>
          <w:p w14:paraId="6A18CE09" w14:textId="77777777" w:rsidR="00544A2C" w:rsidRDefault="00544A2C">
            <w:pPr>
              <w:pStyle w:val="TableText"/>
              <w:numPr>
                <w:ilvl w:val="0"/>
                <w:numId w:val="51"/>
              </w:numPr>
              <w:snapToGrid w:val="0"/>
              <w:spacing w:line="256" w:lineRule="auto"/>
              <w:rPr>
                <w:rFonts w:eastAsia="Arial"/>
                <w:color w:val="000000" w:themeColor="text1"/>
              </w:rPr>
            </w:pPr>
            <w:r>
              <w:t xml:space="preserve">HVDCDC shall send the </w:t>
            </w:r>
            <w:r>
              <w:rPr>
                <w:kern w:val="2"/>
                <w14:ligatures w14:val="standardContextual"/>
              </w:rPr>
              <w:t>Short to High</w:t>
            </w:r>
            <w:r w:rsidRPr="00290FB6">
              <w:rPr>
                <w:rFonts w:eastAsia="Arial"/>
                <w:color w:val="000000" w:themeColor="text1"/>
              </w:rPr>
              <w:t xml:space="preserve"> </w:t>
            </w:r>
            <w:r>
              <w:t>fault DTC over CAN within the HVDCDC_CAL</w:t>
            </w:r>
          </w:p>
          <w:p w14:paraId="3A699216" w14:textId="54A512D9" w:rsidR="00A55B53" w:rsidRPr="00123177" w:rsidRDefault="00544A2C">
            <w:pPr>
              <w:pStyle w:val="TableText"/>
              <w:numPr>
                <w:ilvl w:val="0"/>
                <w:numId w:val="51"/>
              </w:numPr>
              <w:tabs>
                <w:tab w:val="left" w:pos="2060"/>
              </w:tabs>
              <w:snapToGrid w:val="0"/>
              <w:spacing w:line="256" w:lineRule="auto"/>
              <w:rPr>
                <w:rStyle w:val="normaltextrun"/>
              </w:rPr>
            </w:pPr>
            <w:r w:rsidRPr="00290FB6">
              <w:rPr>
                <w:rFonts w:eastAsia="Arial"/>
                <w:color w:val="000000" w:themeColor="text1"/>
              </w:rPr>
              <w:t xml:space="preserve">HVDCDC shall continuously report the </w:t>
            </w:r>
            <w:r>
              <w:rPr>
                <w:kern w:val="2"/>
                <w14:ligatures w14:val="standardContextual"/>
              </w:rPr>
              <w:t>Short to High</w:t>
            </w:r>
            <w:r w:rsidRPr="00290FB6">
              <w:rPr>
                <w:rFonts w:eastAsia="Arial"/>
                <w:color w:val="000000" w:themeColor="text1"/>
              </w:rPr>
              <w:t xml:space="preserve"> </w:t>
            </w:r>
            <w:r>
              <w:t>fault DTC</w:t>
            </w:r>
            <w:r w:rsidRPr="00290FB6">
              <w:rPr>
                <w:rFonts w:eastAsia="Arial"/>
                <w:color w:val="000000" w:themeColor="text1"/>
              </w:rPr>
              <w:t xml:space="preserve"> to primary controller</w:t>
            </w:r>
            <w:r>
              <w:rPr>
                <w:rFonts w:eastAsia="Arial"/>
                <w:color w:val="000000" w:themeColor="text1"/>
              </w:rPr>
              <w:t>.</w:t>
            </w:r>
          </w:p>
        </w:tc>
      </w:tr>
      <w:tr w:rsidR="00A55B53" w:rsidRPr="00123177" w14:paraId="6CDBE18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D9B1991" w14:textId="77777777" w:rsidR="00A55B53" w:rsidRPr="00123177" w:rsidRDefault="00A55B53" w:rsidP="00535342">
            <w:pPr>
              <w:pStyle w:val="TableText"/>
              <w:snapToGrid w:val="0"/>
              <w:spacing w:line="256" w:lineRule="auto"/>
            </w:pPr>
            <w:r w:rsidRPr="00123177">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30954A"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No such mandatory fields are applicable.</w:t>
            </w:r>
          </w:p>
        </w:tc>
      </w:tr>
      <w:tr w:rsidR="00A55B53" w:rsidRPr="00123177" w14:paraId="632289B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A686B09"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9FC564" w14:textId="77777777" w:rsidR="00544A2C" w:rsidRDefault="00544A2C" w:rsidP="00544A2C">
            <w:pPr>
              <w:pStyle w:val="TableText"/>
              <w:snapToGrid w:val="0"/>
              <w:spacing w:line="256" w:lineRule="auto"/>
              <w:rPr>
                <w:szCs w:val="20"/>
              </w:rPr>
            </w:pPr>
            <w:r>
              <w:rPr>
                <w:szCs w:val="20"/>
              </w:rPr>
              <w:t>No fault should be logged and reported to primary controller.</w:t>
            </w:r>
          </w:p>
          <w:p w14:paraId="22DF1482" w14:textId="761450E5" w:rsidR="00A55B53" w:rsidRPr="00123177" w:rsidRDefault="00544A2C" w:rsidP="00535342">
            <w:pPr>
              <w:pStyle w:val="TableText"/>
              <w:snapToGrid w:val="0"/>
              <w:spacing w:line="256" w:lineRule="auto"/>
              <w:rPr>
                <w:kern w:val="2"/>
                <w14:ligatures w14:val="standardContextual"/>
              </w:rPr>
            </w:pPr>
            <w:r>
              <w:rPr>
                <w:szCs w:val="20"/>
              </w:rPr>
              <w:t>NHVDCDCStatus = 0, NHVDCDCStausDebug = 0, NHVDCDCFault = 0.</w:t>
            </w:r>
          </w:p>
        </w:tc>
      </w:tr>
      <w:tr w:rsidR="00A55B53" w:rsidRPr="00123177" w14:paraId="1E56475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F09AD5C"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4C7CA2"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Default value is required</w:t>
            </w:r>
          </w:p>
        </w:tc>
      </w:tr>
      <w:tr w:rsidR="00A55B53" w:rsidRPr="00123177" w14:paraId="670F554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EFCA601"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7971CA"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Valid range value is required.</w:t>
            </w:r>
          </w:p>
        </w:tc>
      </w:tr>
      <w:tr w:rsidR="00A55B53" w:rsidRPr="00123177" w14:paraId="50A2B9B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2479195"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A8E696"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Data latency period is not applicable</w:t>
            </w:r>
          </w:p>
        </w:tc>
      </w:tr>
      <w:tr w:rsidR="00A55B53" w:rsidRPr="00123177" w14:paraId="36AB415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DBBAEA6"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27D1DF"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Data Retention period is the key cycle.</w:t>
            </w:r>
          </w:p>
        </w:tc>
      </w:tr>
      <w:tr w:rsidR="00A55B53" w:rsidRPr="00123177" w14:paraId="7C67329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2F74F3F"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A80226" w14:textId="77777777" w:rsidR="00A55B53" w:rsidRPr="00123177" w:rsidRDefault="00A55B53" w:rsidP="00535342">
            <w:pPr>
              <w:pStyle w:val="TableText"/>
              <w:spacing w:line="256" w:lineRule="auto"/>
              <w:rPr>
                <w:kern w:val="2"/>
                <w14:ligatures w14:val="standardContextual"/>
              </w:rPr>
            </w:pPr>
            <w:r w:rsidRPr="00123177">
              <w:rPr>
                <w:kern w:val="2"/>
                <w:szCs w:val="20"/>
                <w14:ligatures w14:val="standardContextual"/>
              </w:rPr>
              <w:t>Data rate is not applicable.</w:t>
            </w:r>
            <w:r w:rsidRPr="00123177">
              <w:rPr>
                <w:kern w:val="2"/>
                <w14:ligatures w14:val="standardContextual"/>
              </w:rPr>
              <w:t xml:space="preserve"> </w:t>
            </w:r>
          </w:p>
        </w:tc>
      </w:tr>
      <w:tr w:rsidR="00A55B53" w:rsidRPr="00123177" w14:paraId="4FE1EC5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E0D7D77"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92FC33" w14:textId="77777777" w:rsidR="00A55B53" w:rsidRPr="00123177" w:rsidRDefault="00A55B53" w:rsidP="00535342">
            <w:pPr>
              <w:pStyle w:val="TableText"/>
              <w:spacing w:line="256" w:lineRule="auto"/>
              <w:rPr>
                <w:kern w:val="2"/>
                <w14:ligatures w14:val="standardContextual"/>
              </w:rPr>
            </w:pPr>
            <w:r w:rsidRPr="00123177">
              <w:rPr>
                <w:kern w:val="2"/>
                <w:szCs w:val="20"/>
                <w14:ligatures w14:val="standardContextual"/>
              </w:rPr>
              <w:t>External event is not required.</w:t>
            </w:r>
          </w:p>
        </w:tc>
      </w:tr>
      <w:tr w:rsidR="00A55B53" w:rsidRPr="00123177" w14:paraId="46A13E2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933DDAF"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CC3886" w14:textId="77777777" w:rsidR="00A55B53" w:rsidRPr="00123177" w:rsidRDefault="00A55B53" w:rsidP="00535342">
            <w:pPr>
              <w:pStyle w:val="TableText"/>
              <w:spacing w:line="256" w:lineRule="auto"/>
              <w:rPr>
                <w:kern w:val="2"/>
                <w14:ligatures w14:val="standardContextual"/>
              </w:rPr>
            </w:pPr>
            <w:r w:rsidRPr="00123177">
              <w:rPr>
                <w:kern w:val="2"/>
                <w:szCs w:val="20"/>
                <w14:ligatures w14:val="standardContextual"/>
              </w:rPr>
              <w:t>Temporal event is not applicable.</w:t>
            </w:r>
          </w:p>
        </w:tc>
      </w:tr>
      <w:tr w:rsidR="00A55B53" w:rsidRPr="00123177" w14:paraId="52202AF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2D93C79"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lastRenderedPageBreak/>
              <w:t xml:space="preserve">Validation Rules/ </w:t>
            </w:r>
          </w:p>
          <w:p w14:paraId="52F1C88B" w14:textId="77777777" w:rsidR="00A55B53" w:rsidRPr="00123177" w:rsidRDefault="00A55B53" w:rsidP="00535342">
            <w:pPr>
              <w:pStyle w:val="TableText"/>
              <w:snapToGrid w:val="0"/>
              <w:spacing w:line="256" w:lineRule="auto"/>
              <w:rPr>
                <w:kern w:val="2"/>
                <w:vertAlign w:val="superscript"/>
                <w14:ligatures w14:val="standardContextual"/>
              </w:rPr>
            </w:pPr>
            <w:r w:rsidRPr="00123177">
              <w:rPr>
                <w:kern w:val="2"/>
                <w14:ligatures w14:val="standardContextual"/>
              </w:rPr>
              <w:t>Verification criteria</w:t>
            </w:r>
            <w:r w:rsidRPr="00123177">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A76D7D" w14:textId="4201B8C6" w:rsidR="00A55B53" w:rsidRPr="00544A2C" w:rsidRDefault="00544A2C" w:rsidP="00535342">
            <w:pPr>
              <w:pStyle w:val="TableText"/>
              <w:snapToGrid w:val="0"/>
              <w:spacing w:line="256" w:lineRule="auto"/>
            </w:pPr>
            <w:r>
              <w:rPr>
                <w:szCs w:val="20"/>
                <w:shd w:val="clear" w:color="auto" w:fill="FFFFFF"/>
              </w:rPr>
              <w:t xml:space="preserve">Verify that HVDCDC shall continuously report the short to High fault DTC across </w:t>
            </w:r>
            <w:r>
              <w:rPr>
                <w:rFonts w:eastAsia="Arial"/>
                <w:color w:val="000000" w:themeColor="text1"/>
              </w:rPr>
              <w:t xml:space="preserve">respective sections/terminals of power module to primary controller. </w:t>
            </w:r>
          </w:p>
        </w:tc>
      </w:tr>
      <w:tr w:rsidR="00A55B53" w:rsidRPr="00123177" w14:paraId="229259E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71CA49D"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E3E9EF"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Constraints are not applicable.</w:t>
            </w:r>
          </w:p>
        </w:tc>
      </w:tr>
      <w:tr w:rsidR="00A55B53" w:rsidRPr="00123177" w14:paraId="363A85B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390CCB6"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0A465F"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No effects on other system</w:t>
            </w:r>
          </w:p>
        </w:tc>
      </w:tr>
      <w:tr w:rsidR="00A55B53" w:rsidRPr="00123177" w14:paraId="2896E80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E280009"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Testability with respect to test environment</w:t>
            </w:r>
          </w:p>
          <w:p w14:paraId="5F965B91" w14:textId="77777777" w:rsidR="00A55B53" w:rsidRPr="00123177" w:rsidRDefault="00A55B53" w:rsidP="00535342">
            <w:pPr>
              <w:pStyle w:val="TableText"/>
              <w:spacing w:line="256" w:lineRule="auto"/>
              <w:rPr>
                <w:kern w:val="2"/>
                <w14:ligatures w14:val="standardContextual"/>
              </w:rPr>
            </w:pPr>
            <w:r w:rsidRPr="00123177">
              <w:rPr>
                <w:kern w:val="2"/>
                <w14:ligatures w14:val="standardContextual"/>
              </w:rPr>
              <w:t>(Yes/No)</w:t>
            </w:r>
          </w:p>
          <w:p w14:paraId="2643C516" w14:textId="77777777" w:rsidR="00A55B53" w:rsidRPr="00123177" w:rsidRDefault="00A55B53" w:rsidP="00535342">
            <w:pPr>
              <w:pStyle w:val="TableText"/>
              <w:spacing w:line="256" w:lineRule="auto"/>
              <w:rPr>
                <w:kern w:val="2"/>
                <w14:ligatures w14:val="standardContextual"/>
              </w:rPr>
            </w:pPr>
            <w:r w:rsidRPr="00123177">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C96B1"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5F5DB288" w14:textId="77777777" w:rsidR="00A55B53" w:rsidRPr="00123177" w:rsidRDefault="00A55B53" w:rsidP="00535342">
            <w:pPr>
              <w:pStyle w:val="TableText"/>
              <w:snapToGrid w:val="0"/>
              <w:spacing w:line="256" w:lineRule="auto"/>
              <w:rPr>
                <w:kern w:val="2"/>
                <w14:ligatures w14:val="standardContextual"/>
              </w:rPr>
            </w:pPr>
          </w:p>
        </w:tc>
      </w:tr>
      <w:tr w:rsidR="00A55B53" w:rsidRPr="00123177" w14:paraId="548D611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04FCEC6"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Feasible within project constraints</w:t>
            </w:r>
          </w:p>
          <w:p w14:paraId="50BC5C4B"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(Yes/No)</w:t>
            </w:r>
          </w:p>
          <w:p w14:paraId="652D8555" w14:textId="77777777" w:rsidR="00A55B53" w:rsidRPr="00123177" w:rsidRDefault="00A55B53" w:rsidP="00535342">
            <w:pPr>
              <w:pStyle w:val="TableText"/>
              <w:snapToGrid w:val="0"/>
              <w:spacing w:line="256" w:lineRule="auto"/>
              <w:rPr>
                <w:kern w:val="2"/>
                <w14:ligatures w14:val="standardContextual"/>
              </w:rPr>
            </w:pPr>
            <w:r w:rsidRPr="00123177">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60F0C9"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08021FDF" w14:textId="77777777" w:rsidR="00A55B53" w:rsidRPr="00123177" w:rsidRDefault="00A55B53" w:rsidP="00535342">
            <w:pPr>
              <w:pStyle w:val="TableText"/>
              <w:snapToGrid w:val="0"/>
              <w:spacing w:line="256" w:lineRule="auto"/>
              <w:rPr>
                <w:i/>
                <w:iCs/>
                <w:kern w:val="2"/>
                <w14:ligatures w14:val="standardContextual"/>
              </w:rPr>
            </w:pPr>
          </w:p>
        </w:tc>
      </w:tr>
      <w:tr w:rsidR="00A55B53" w:rsidRPr="00123177" w14:paraId="0EF5FBE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ED36ABA"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Critical</w:t>
            </w:r>
          </w:p>
          <w:p w14:paraId="1FB24F91"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A33A08"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tc>
      </w:tr>
      <w:tr w:rsidR="00A55B53" w:rsidRPr="00123177" w14:paraId="36D05F0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0DCDB333" w14:textId="77777777" w:rsidR="00A55B53" w:rsidRPr="00123177" w:rsidRDefault="00A55B53" w:rsidP="00535342">
            <w:pPr>
              <w:pStyle w:val="TableText"/>
              <w:snapToGrid w:val="0"/>
              <w:spacing w:line="256" w:lineRule="auto"/>
              <w:rPr>
                <w:kern w:val="2"/>
                <w14:ligatures w14:val="standardContextual"/>
              </w:rPr>
            </w:pPr>
            <w:r w:rsidRPr="00123177">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605CAF" w14:textId="77777777" w:rsidR="00A55B53" w:rsidRPr="00123177" w:rsidRDefault="00A55B53" w:rsidP="00535342">
            <w:pPr>
              <w:pStyle w:val="TableText"/>
              <w:snapToGrid w:val="0"/>
              <w:spacing w:line="256" w:lineRule="auto"/>
              <w:rPr>
                <w:kern w:val="2"/>
                <w14:ligatures w14:val="standardContextual"/>
              </w:rPr>
            </w:pPr>
            <w:r w:rsidRPr="00123177">
              <w:t>Acceptance Criteria for this requirement should be as per SECTION-6 ACCEPTANCE CRITERIA</w:t>
            </w:r>
          </w:p>
        </w:tc>
      </w:tr>
    </w:tbl>
    <w:p w14:paraId="72DB0F0C" w14:textId="77777777" w:rsidR="00A55B53" w:rsidRPr="00123177" w:rsidRDefault="00A55B53" w:rsidP="00A55B53">
      <w:pPr>
        <w:rPr>
          <w:lang w:bidi="ar-EG"/>
        </w:rPr>
      </w:pPr>
    </w:p>
    <w:p w14:paraId="58DD2855" w14:textId="77777777" w:rsidR="00A55B53" w:rsidRPr="00123177" w:rsidRDefault="00A55B53" w:rsidP="00A55B53">
      <w:pPr>
        <w:pStyle w:val="Heading5"/>
      </w:pPr>
      <w:r w:rsidRPr="00123177">
        <w:t>Requirement for monitoring the short circuit to ground.</w:t>
      </w:r>
    </w:p>
    <w:p w14:paraId="37613127" w14:textId="77777777" w:rsidR="00A55B53" w:rsidRPr="00123177" w:rsidRDefault="00A55B53" w:rsidP="00A55B53">
      <w:pPr>
        <w:rPr>
          <w:lang w:bidi="ar-EG"/>
        </w:rPr>
      </w:pPr>
    </w:p>
    <w:tbl>
      <w:tblPr>
        <w:tblW w:w="9525" w:type="dxa"/>
        <w:tblInd w:w="108" w:type="dxa"/>
        <w:tblLayout w:type="fixed"/>
        <w:tblLook w:val="04A0" w:firstRow="1" w:lastRow="0" w:firstColumn="1" w:lastColumn="0" w:noHBand="0" w:noVBand="1"/>
      </w:tblPr>
      <w:tblGrid>
        <w:gridCol w:w="1921"/>
        <w:gridCol w:w="7604"/>
      </w:tblGrid>
      <w:tr w:rsidR="00A55B53" w:rsidRPr="00123177" w14:paraId="680FA71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26A76AB4" w14:textId="77777777" w:rsidR="00A55B53" w:rsidRPr="00123177" w:rsidRDefault="00A55B53" w:rsidP="00535342">
            <w:pPr>
              <w:pStyle w:val="TableColumnTitle"/>
              <w:snapToGrid w:val="0"/>
              <w:spacing w:line="256" w:lineRule="auto"/>
              <w:rPr>
                <w:kern w:val="2"/>
                <w14:ligatures w14:val="standardContextual"/>
              </w:rPr>
            </w:pPr>
            <w:r w:rsidRPr="00123177">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FB54471" w14:textId="77777777" w:rsidR="00A55B53" w:rsidRPr="00123177" w:rsidRDefault="00A55B53" w:rsidP="00535342">
            <w:pPr>
              <w:pStyle w:val="TableColumnTitle"/>
              <w:snapToGrid w:val="0"/>
              <w:spacing w:line="256" w:lineRule="auto"/>
              <w:rPr>
                <w:kern w:val="2"/>
                <w14:ligatures w14:val="standardContextual"/>
              </w:rPr>
            </w:pPr>
            <w:r w:rsidRPr="00123177">
              <w:rPr>
                <w:kern w:val="2"/>
                <w14:ligatures w14:val="standardContextual"/>
              </w:rPr>
              <w:t>Description</w:t>
            </w:r>
          </w:p>
        </w:tc>
      </w:tr>
      <w:tr w:rsidR="00A55B53" w:rsidRPr="00123177" w14:paraId="355A01FE"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B895FD7"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2E9014" w14:textId="77777777" w:rsidR="00A55B53" w:rsidRPr="00123177" w:rsidRDefault="00A55B53" w:rsidP="00535342">
            <w:pPr>
              <w:snapToGrid w:val="0"/>
            </w:pPr>
            <w:r w:rsidRPr="00123177">
              <w:rPr>
                <w:rFonts w:eastAsia="Arial"/>
                <w:color w:val="000000" w:themeColor="text1"/>
                <w:szCs w:val="20"/>
              </w:rPr>
              <w:t>SWRS_OBD_10</w:t>
            </w:r>
          </w:p>
        </w:tc>
      </w:tr>
      <w:tr w:rsidR="00A55B53" w:rsidRPr="00123177" w14:paraId="3CB29749"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90B45FD" w14:textId="77777777" w:rsidR="00A55B53" w:rsidRPr="00123177" w:rsidRDefault="00A55B53" w:rsidP="00535342">
            <w:pPr>
              <w:pStyle w:val="TableText"/>
              <w:spacing w:line="256" w:lineRule="auto"/>
              <w:rPr>
                <w:kern w:val="2"/>
                <w14:ligatures w14:val="standardContextual"/>
              </w:rPr>
            </w:pPr>
            <w:r w:rsidRPr="00123177">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8D72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SDS18-DIA01-02-3165</w:t>
            </w:r>
          </w:p>
        </w:tc>
      </w:tr>
      <w:tr w:rsidR="00A55B53" w:rsidRPr="00123177" w14:paraId="09BE2B42"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A629420"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D969D7"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 SAMPLE/PF3.0</w:t>
            </w:r>
          </w:p>
        </w:tc>
      </w:tr>
      <w:tr w:rsidR="00A55B53" w:rsidRPr="00123177" w14:paraId="40C67EB2"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F8E47C2" w14:textId="77777777" w:rsidR="00A55B53" w:rsidRPr="00123177" w:rsidRDefault="00A55B53" w:rsidP="00535342">
            <w:pPr>
              <w:pStyle w:val="TableText"/>
              <w:snapToGrid w:val="0"/>
              <w:spacing w:line="256" w:lineRule="auto"/>
              <w:rPr>
                <w:kern w:val="2"/>
                <w:vertAlign w:val="superscript"/>
                <w14:ligatures w14:val="standardContextual"/>
              </w:rPr>
            </w:pPr>
            <w:r w:rsidRPr="00123177">
              <w:rPr>
                <w:kern w:val="2"/>
                <w14:ligatures w14:val="standardContextual"/>
              </w:rPr>
              <w:lastRenderedPageBreak/>
              <w:t>Purpose</w:t>
            </w:r>
            <w:r w:rsidRPr="00123177">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B226D6" w14:textId="77777777" w:rsidR="00544A2C" w:rsidRPr="007A39AC" w:rsidRDefault="00544A2C" w:rsidP="00544A2C">
            <w:pPr>
              <w:snapToGrid w:val="0"/>
              <w:rPr>
                <w:rFonts w:eastAsia="Arial"/>
                <w:strike/>
              </w:rPr>
            </w:pPr>
            <w:r>
              <w:rPr>
                <w:szCs w:val="20"/>
              </w:rPr>
              <w:t>The HVHVDCDC shall implement to monitor fault and provide DTC for the short circuit to ground failure to primary controller.</w:t>
            </w:r>
          </w:p>
          <w:p w14:paraId="7063D3F0" w14:textId="2AA5D391" w:rsidR="00A55B53" w:rsidRPr="00123177" w:rsidRDefault="00A55B53" w:rsidP="00535342">
            <w:pPr>
              <w:snapToGrid w:val="0"/>
              <w:rPr>
                <w:rFonts w:eastAsia="Arial"/>
              </w:rPr>
            </w:pPr>
          </w:p>
        </w:tc>
      </w:tr>
      <w:tr w:rsidR="00A55B53" w:rsidRPr="00123177" w14:paraId="0F1FEDC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9F74AB5"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F9C5A4"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A943EA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6F1FD41"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8D7A29" w14:textId="77777777" w:rsidR="00A55B53" w:rsidRPr="00123177" w:rsidRDefault="00A55B53" w:rsidP="00535342">
            <w:pPr>
              <w:pStyle w:val="TableText"/>
              <w:snapToGrid w:val="0"/>
              <w:spacing w:line="256" w:lineRule="auto"/>
              <w:rPr>
                <w:kern w:val="2"/>
                <w14:ligatures w14:val="standardContextual"/>
              </w:rPr>
            </w:pPr>
            <w:r w:rsidRPr="00123177">
              <w:rPr>
                <w:rFonts w:eastAsia="Arial"/>
                <w:color w:val="000000" w:themeColor="text1"/>
                <w:kern w:val="2"/>
                <w:szCs w:val="20"/>
                <w14:ligatures w14:val="standardContextual"/>
              </w:rPr>
              <w:t>No Specific access restrictions is applicable.</w:t>
            </w:r>
          </w:p>
        </w:tc>
      </w:tr>
      <w:tr w:rsidR="00A55B53" w:rsidRPr="00123177" w14:paraId="2641862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4354D23" w14:textId="77777777" w:rsidR="00A55B53" w:rsidRPr="00123177" w:rsidRDefault="00A55B53" w:rsidP="00535342">
            <w:pPr>
              <w:pStyle w:val="TableText"/>
              <w:snapToGrid w:val="0"/>
              <w:spacing w:line="256" w:lineRule="auto"/>
              <w:rPr>
                <w:b/>
                <w:bCs/>
                <w:kern w:val="2"/>
                <w14:ligatures w14:val="standardContextual"/>
              </w:rPr>
            </w:pPr>
            <w:r w:rsidRPr="00123177">
              <w:rPr>
                <w:kern w:val="2"/>
                <w14:ligatures w14:val="standardContextual"/>
              </w:rPr>
              <w:t>Input(s)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F4A6E4" w14:textId="77777777" w:rsidR="00544A2C" w:rsidRPr="007A39AC" w:rsidRDefault="00544A2C">
            <w:pPr>
              <w:numPr>
                <w:ilvl w:val="0"/>
                <w:numId w:val="42"/>
              </w:numPr>
              <w:spacing w:before="60" w:after="60"/>
              <w:textAlignment w:val="center"/>
              <w:rPr>
                <w:rFonts w:ascii="Calibri" w:hAnsi="Calibri" w:cs="Calibri"/>
                <w:sz w:val="22"/>
                <w:szCs w:val="22"/>
              </w:rPr>
            </w:pPr>
            <w:r w:rsidRPr="007A39AC">
              <w:rPr>
                <w:szCs w:val="20"/>
              </w:rPr>
              <w:t xml:space="preserve">Do the changes required on the power board to provide the Short to </w:t>
            </w:r>
            <w:r>
              <w:rPr>
                <w:szCs w:val="20"/>
              </w:rPr>
              <w:t>ground</w:t>
            </w:r>
            <w:r w:rsidRPr="007A39AC">
              <w:rPr>
                <w:szCs w:val="20"/>
              </w:rPr>
              <w:t xml:space="preserve"> failure.</w:t>
            </w:r>
          </w:p>
          <w:p w14:paraId="5A450E46" w14:textId="6013AE44" w:rsidR="00A55B53" w:rsidRPr="00544A2C" w:rsidRDefault="00544A2C">
            <w:pPr>
              <w:numPr>
                <w:ilvl w:val="0"/>
                <w:numId w:val="42"/>
              </w:numPr>
              <w:spacing w:before="60" w:after="60"/>
              <w:textAlignment w:val="center"/>
              <w:rPr>
                <w:rFonts w:ascii="Calibri" w:hAnsi="Calibri" w:cs="Calibri"/>
                <w:sz w:val="22"/>
                <w:szCs w:val="22"/>
              </w:rPr>
            </w:pPr>
            <w:r w:rsidRPr="007A39AC">
              <w:rPr>
                <w:szCs w:val="20"/>
              </w:rPr>
              <w:t>Create a CAN frame format to provide the DTC information to primary controller.</w:t>
            </w:r>
          </w:p>
        </w:tc>
      </w:tr>
      <w:tr w:rsidR="00A55B53" w:rsidRPr="00123177" w14:paraId="45A9494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AC416CD" w14:textId="77777777" w:rsidR="00A55B53" w:rsidRPr="00123177" w:rsidRDefault="00A55B53" w:rsidP="00535342">
            <w:pPr>
              <w:pStyle w:val="TableText"/>
              <w:snapToGrid w:val="0"/>
              <w:spacing w:line="256" w:lineRule="auto"/>
              <w:rPr>
                <w:b/>
                <w:bCs/>
                <w:kern w:val="2"/>
                <w14:ligatures w14:val="standardContextual"/>
              </w:rPr>
            </w:pPr>
            <w:r w:rsidRPr="00123177">
              <w:rPr>
                <w:kern w:val="2"/>
                <w14:ligatures w14:val="standardContextual"/>
              </w:rPr>
              <w:t>Output(s)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5F947E" w14:textId="77777777" w:rsidR="00544A2C" w:rsidRPr="007A39AC" w:rsidRDefault="00544A2C" w:rsidP="00544A2C">
            <w:pPr>
              <w:pStyle w:val="TableText"/>
              <w:snapToGrid w:val="0"/>
              <w:spacing w:line="256" w:lineRule="auto"/>
              <w:rPr>
                <w:kern w:val="2"/>
                <w14:ligatures w14:val="standardContextual"/>
              </w:rPr>
            </w:pPr>
            <w:r w:rsidRPr="007A39AC">
              <w:rPr>
                <w:kern w:val="2"/>
                <w14:ligatures w14:val="standardContextual"/>
              </w:rPr>
              <w:t>1</w:t>
            </w:r>
            <w:r>
              <w:rPr>
                <w:kern w:val="2"/>
                <w14:ligatures w14:val="standardContextual"/>
              </w:rPr>
              <w:t xml:space="preserve">. </w:t>
            </w:r>
            <w:r w:rsidRPr="007A39AC">
              <w:rPr>
                <w:kern w:val="2"/>
                <w14:ligatures w14:val="standardContextual"/>
              </w:rPr>
              <w:t>HVDCDC shall raise the Short to Ground Failure and the respective fault ID should be provided in NHVDCDCFaultID@ HVDCDC_Debug_PDU signal after the fault response time of HVDCDC_CAL.</w:t>
            </w:r>
          </w:p>
          <w:p w14:paraId="46D0640A" w14:textId="77777777" w:rsidR="00544A2C" w:rsidRPr="007A39AC" w:rsidRDefault="00544A2C" w:rsidP="00544A2C">
            <w:pPr>
              <w:pStyle w:val="TableText"/>
              <w:snapToGrid w:val="0"/>
              <w:spacing w:line="256" w:lineRule="auto"/>
              <w:rPr>
                <w:kern w:val="2"/>
                <w14:ligatures w14:val="standardContextual"/>
              </w:rPr>
            </w:pPr>
            <w:r w:rsidRPr="007A39AC">
              <w:rPr>
                <w:kern w:val="2"/>
                <w14:ligatures w14:val="standardContextual"/>
              </w:rPr>
              <w:t>2</w:t>
            </w:r>
            <w:r>
              <w:rPr>
                <w:kern w:val="2"/>
                <w14:ligatures w14:val="standardContextual"/>
              </w:rPr>
              <w:t xml:space="preserve">. </w:t>
            </w:r>
            <w:r w:rsidRPr="007A39AC">
              <w:rPr>
                <w:kern w:val="2"/>
                <w14:ligatures w14:val="standardContextual"/>
              </w:rPr>
              <w:t>HVDCDC shall continuously report Short to ground DTC information for respective fault using &lt;Add here &gt; CAN frame to primary controller.</w:t>
            </w:r>
          </w:p>
          <w:p w14:paraId="0FAB9CC1" w14:textId="439AAB4D" w:rsidR="00A55B53" w:rsidRPr="00123177" w:rsidRDefault="00544A2C" w:rsidP="00544A2C">
            <w:pPr>
              <w:pStyle w:val="TableText"/>
              <w:snapToGrid w:val="0"/>
              <w:spacing w:line="256" w:lineRule="auto"/>
              <w:rPr>
                <w:kern w:val="2"/>
                <w14:ligatures w14:val="standardContextual"/>
              </w:rPr>
            </w:pPr>
            <w:r w:rsidRPr="007A39AC">
              <w:rPr>
                <w:kern w:val="2"/>
                <w14:ligatures w14:val="standardContextual"/>
              </w:rPr>
              <w:t>3</w:t>
            </w:r>
            <w:r>
              <w:rPr>
                <w:kern w:val="2"/>
                <w14:ligatures w14:val="standardContextual"/>
              </w:rPr>
              <w:t xml:space="preserve">. </w:t>
            </w:r>
            <w:r w:rsidRPr="007A39AC">
              <w:rPr>
                <w:kern w:val="2"/>
                <w14:ligatures w14:val="standardContextual"/>
              </w:rPr>
              <w:t xml:space="preserve">The DTC for respective short to </w:t>
            </w:r>
            <w:r>
              <w:rPr>
                <w:kern w:val="2"/>
                <w14:ligatures w14:val="standardContextual"/>
              </w:rPr>
              <w:t>ground</w:t>
            </w:r>
            <w:r w:rsidRPr="007A39AC">
              <w:rPr>
                <w:kern w:val="2"/>
                <w14:ligatures w14:val="standardContextual"/>
              </w:rPr>
              <w:t xml:space="preserve"> fault shall be in range of P1E00xx to P1EFFxx.</w:t>
            </w:r>
          </w:p>
        </w:tc>
      </w:tr>
      <w:tr w:rsidR="00A55B53" w:rsidRPr="00123177" w14:paraId="21D9D0C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A6C958A"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B9CC6" w14:textId="77777777" w:rsidR="00544A2C" w:rsidRPr="007A39AC" w:rsidRDefault="00544A2C" w:rsidP="00544A2C">
            <w:pPr>
              <w:pStyle w:val="TableText"/>
              <w:tabs>
                <w:tab w:val="left" w:pos="2060"/>
              </w:tabs>
              <w:snapToGrid w:val="0"/>
              <w:spacing w:line="256" w:lineRule="auto"/>
              <w:rPr>
                <w:rStyle w:val="normaltextrun"/>
              </w:rPr>
            </w:pPr>
            <w:r w:rsidRPr="007A39AC">
              <w:rPr>
                <w:rStyle w:val="normaltextrun"/>
              </w:rPr>
              <w:t xml:space="preserve">HVDCDC shall receive a Short to </w:t>
            </w:r>
            <w:r>
              <w:rPr>
                <w:rStyle w:val="normaltextrun"/>
              </w:rPr>
              <w:t>Ground</w:t>
            </w:r>
            <w:r w:rsidRPr="007A39AC">
              <w:rPr>
                <w:rStyle w:val="normaltextrun"/>
              </w:rPr>
              <w:t xml:space="preserve"> fault in various (800V_EMI, 400V_EMI, 800V_VICOR_IND, 800V_VICOR, 400V_VICOR, 800V_SHUNT, 400V_SHUNT, Precharge, Discharge) sections/terminals of power module.</w:t>
            </w:r>
          </w:p>
          <w:p w14:paraId="49DA185E" w14:textId="77777777" w:rsidR="00544A2C" w:rsidRPr="007A39AC" w:rsidRDefault="00544A2C" w:rsidP="00544A2C">
            <w:pPr>
              <w:pStyle w:val="TableText"/>
              <w:tabs>
                <w:tab w:val="left" w:pos="2060"/>
              </w:tabs>
              <w:snapToGrid w:val="0"/>
              <w:spacing w:line="256" w:lineRule="auto"/>
              <w:rPr>
                <w:rStyle w:val="normaltextrun"/>
              </w:rPr>
            </w:pPr>
            <w:r w:rsidRPr="007A39AC">
              <w:rPr>
                <w:rStyle w:val="normaltextrun"/>
              </w:rPr>
              <w:t xml:space="preserve">- </w:t>
            </w:r>
            <w:r>
              <w:rPr>
                <w:rStyle w:val="normaltextrun"/>
              </w:rPr>
              <w:t xml:space="preserve"> </w:t>
            </w:r>
            <w:r w:rsidRPr="007A39AC">
              <w:rPr>
                <w:rStyle w:val="normaltextrun"/>
              </w:rPr>
              <w:t xml:space="preserve">HVDCDC shall detect the Short to </w:t>
            </w:r>
            <w:r>
              <w:rPr>
                <w:rStyle w:val="normaltextrun"/>
              </w:rPr>
              <w:t>Ground</w:t>
            </w:r>
            <w:r w:rsidRPr="007A39AC">
              <w:rPr>
                <w:rStyle w:val="normaltextrun"/>
              </w:rPr>
              <w:t xml:space="preserve"> fault in the respective sections/terminals of power module</w:t>
            </w:r>
            <w:r>
              <w:rPr>
                <w:rStyle w:val="normaltextrun"/>
              </w:rPr>
              <w:t xml:space="preserve"> </w:t>
            </w:r>
            <w:r w:rsidRPr="007A39AC">
              <w:rPr>
                <w:rStyle w:val="normaltextrun"/>
              </w:rPr>
              <w:t>within the HVDCDC_CAL time.</w:t>
            </w:r>
          </w:p>
          <w:p w14:paraId="4EE5B015" w14:textId="77777777" w:rsidR="00544A2C" w:rsidRPr="007A39AC" w:rsidRDefault="00544A2C" w:rsidP="00544A2C">
            <w:pPr>
              <w:pStyle w:val="TableText"/>
              <w:tabs>
                <w:tab w:val="left" w:pos="2060"/>
              </w:tabs>
              <w:snapToGrid w:val="0"/>
              <w:spacing w:line="256" w:lineRule="auto"/>
              <w:rPr>
                <w:rStyle w:val="normaltextrun"/>
              </w:rPr>
            </w:pPr>
            <w:r w:rsidRPr="007A39AC">
              <w:rPr>
                <w:rStyle w:val="normaltextrun"/>
              </w:rPr>
              <w:t xml:space="preserve">- </w:t>
            </w:r>
            <w:r>
              <w:rPr>
                <w:rStyle w:val="normaltextrun"/>
              </w:rPr>
              <w:t xml:space="preserve"> </w:t>
            </w:r>
            <w:r w:rsidRPr="007A39AC">
              <w:rPr>
                <w:rStyle w:val="normaltextrun"/>
              </w:rPr>
              <w:t>HVDCDC shall send the Short to</w:t>
            </w:r>
            <w:r>
              <w:rPr>
                <w:rStyle w:val="normaltextrun"/>
              </w:rPr>
              <w:t xml:space="preserve"> Ground </w:t>
            </w:r>
            <w:r w:rsidRPr="007A39AC">
              <w:rPr>
                <w:rStyle w:val="normaltextrun"/>
              </w:rPr>
              <w:t>fault DTC over CAN within the HVDCDC_CAL</w:t>
            </w:r>
          </w:p>
          <w:p w14:paraId="35DAB18A" w14:textId="1E510206" w:rsidR="00A55B53" w:rsidRPr="00123177" w:rsidRDefault="00544A2C" w:rsidP="00544A2C">
            <w:pPr>
              <w:pStyle w:val="TableText"/>
              <w:tabs>
                <w:tab w:val="left" w:pos="2060"/>
              </w:tabs>
              <w:snapToGrid w:val="0"/>
              <w:spacing w:line="256" w:lineRule="auto"/>
              <w:rPr>
                <w:rStyle w:val="normaltextrun"/>
              </w:rPr>
            </w:pPr>
            <w:r w:rsidRPr="007A39AC">
              <w:rPr>
                <w:rStyle w:val="normaltextrun"/>
              </w:rPr>
              <w:t xml:space="preserve">- </w:t>
            </w:r>
            <w:r>
              <w:rPr>
                <w:rStyle w:val="normaltextrun"/>
              </w:rPr>
              <w:t xml:space="preserve"> </w:t>
            </w:r>
            <w:r w:rsidRPr="007A39AC">
              <w:rPr>
                <w:rStyle w:val="normaltextrun"/>
              </w:rPr>
              <w:t xml:space="preserve">HVDCDC shall continuously report the Short to </w:t>
            </w:r>
            <w:r>
              <w:rPr>
                <w:rStyle w:val="normaltextrun"/>
              </w:rPr>
              <w:t xml:space="preserve">Ground </w:t>
            </w:r>
            <w:r w:rsidRPr="007A39AC">
              <w:rPr>
                <w:rStyle w:val="normaltextrun"/>
              </w:rPr>
              <w:t>fault DTC to primary controller.</w:t>
            </w:r>
          </w:p>
        </w:tc>
      </w:tr>
      <w:tr w:rsidR="00A55B53" w:rsidRPr="00123177" w14:paraId="2A5A611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C2B2D5F" w14:textId="77777777" w:rsidR="00A55B53" w:rsidRPr="00123177" w:rsidRDefault="00A55B53" w:rsidP="00535342">
            <w:pPr>
              <w:pStyle w:val="TableText"/>
              <w:snapToGrid w:val="0"/>
              <w:spacing w:line="256" w:lineRule="auto"/>
            </w:pPr>
            <w:r w:rsidRPr="00123177">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786F80"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No such mandatory fields is applicable.</w:t>
            </w:r>
          </w:p>
        </w:tc>
      </w:tr>
      <w:tr w:rsidR="00544A2C" w:rsidRPr="00123177" w14:paraId="1BF61BE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84C4051"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400427" w14:textId="77777777" w:rsidR="00544A2C" w:rsidRDefault="00544A2C" w:rsidP="00544A2C">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No fault should be logged and reported to primary controller.</w:t>
            </w:r>
          </w:p>
          <w:p w14:paraId="504C58C3" w14:textId="059448CA" w:rsidR="00544A2C" w:rsidRPr="00544A2C" w:rsidRDefault="00544A2C" w:rsidP="00544A2C">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NHVDCDCStatus = 0, NHVDCDCStausDebug = 0, NHVDCDCFault = 0.</w:t>
            </w:r>
          </w:p>
        </w:tc>
      </w:tr>
      <w:tr w:rsidR="00544A2C" w:rsidRPr="00123177" w14:paraId="064D6FA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B99A923"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FA8858" w14:textId="77777777" w:rsidR="00544A2C" w:rsidRPr="00123177" w:rsidRDefault="00544A2C" w:rsidP="00544A2C">
            <w:pPr>
              <w:pStyle w:val="TableText"/>
              <w:snapToGrid w:val="0"/>
              <w:spacing w:line="256" w:lineRule="auto"/>
              <w:rPr>
                <w:kern w:val="2"/>
                <w14:ligatures w14:val="standardContextual"/>
              </w:rPr>
            </w:pPr>
            <w:r w:rsidRPr="00123177">
              <w:rPr>
                <w:kern w:val="2"/>
                <w:szCs w:val="20"/>
                <w14:ligatures w14:val="standardContextual"/>
              </w:rPr>
              <w:t>Default value is required</w:t>
            </w:r>
          </w:p>
        </w:tc>
      </w:tr>
      <w:tr w:rsidR="00544A2C" w:rsidRPr="00123177" w14:paraId="189216C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3C0879F"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1FBC92" w14:textId="77777777" w:rsidR="00544A2C" w:rsidRPr="00123177" w:rsidRDefault="00544A2C" w:rsidP="00544A2C">
            <w:pPr>
              <w:pStyle w:val="TableText"/>
              <w:snapToGrid w:val="0"/>
              <w:spacing w:line="256" w:lineRule="auto"/>
              <w:rPr>
                <w:kern w:val="2"/>
                <w14:ligatures w14:val="standardContextual"/>
              </w:rPr>
            </w:pPr>
            <w:r w:rsidRPr="00123177">
              <w:rPr>
                <w:kern w:val="2"/>
                <w:szCs w:val="20"/>
                <w14:ligatures w14:val="standardContextual"/>
              </w:rPr>
              <w:t>Valid range value is required.</w:t>
            </w:r>
          </w:p>
        </w:tc>
      </w:tr>
      <w:tr w:rsidR="00544A2C" w:rsidRPr="00123177" w14:paraId="4752FAD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7801C12"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C1A13A" w14:textId="77777777" w:rsidR="00544A2C" w:rsidRPr="00123177" w:rsidRDefault="00544A2C" w:rsidP="00544A2C">
            <w:pPr>
              <w:pStyle w:val="TableText"/>
              <w:snapToGrid w:val="0"/>
              <w:spacing w:line="256" w:lineRule="auto"/>
              <w:rPr>
                <w:kern w:val="2"/>
                <w14:ligatures w14:val="standardContextual"/>
              </w:rPr>
            </w:pPr>
            <w:r w:rsidRPr="00123177">
              <w:rPr>
                <w:kern w:val="2"/>
                <w:szCs w:val="20"/>
                <w14:ligatures w14:val="standardContextual"/>
              </w:rPr>
              <w:t>Data latency period is not applicable</w:t>
            </w:r>
          </w:p>
        </w:tc>
      </w:tr>
      <w:tr w:rsidR="00544A2C" w:rsidRPr="00123177" w14:paraId="4C26E7D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56F1DD1"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D7CED8" w14:textId="77777777" w:rsidR="00544A2C" w:rsidRPr="00123177" w:rsidRDefault="00544A2C" w:rsidP="00544A2C">
            <w:pPr>
              <w:pStyle w:val="TableText"/>
              <w:snapToGrid w:val="0"/>
              <w:spacing w:line="256" w:lineRule="auto"/>
              <w:rPr>
                <w:kern w:val="2"/>
                <w14:ligatures w14:val="standardContextual"/>
              </w:rPr>
            </w:pPr>
            <w:r w:rsidRPr="00123177">
              <w:rPr>
                <w:kern w:val="2"/>
                <w:szCs w:val="20"/>
                <w14:ligatures w14:val="standardContextual"/>
              </w:rPr>
              <w:t>Data Retention period is the key cycle.</w:t>
            </w:r>
          </w:p>
        </w:tc>
      </w:tr>
      <w:tr w:rsidR="00544A2C" w:rsidRPr="00123177" w14:paraId="394E832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B9A20B8"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E5E9FE" w14:textId="77777777" w:rsidR="00544A2C" w:rsidRPr="00123177" w:rsidRDefault="00544A2C" w:rsidP="00544A2C">
            <w:pPr>
              <w:pStyle w:val="TableText"/>
              <w:spacing w:line="256" w:lineRule="auto"/>
              <w:rPr>
                <w:kern w:val="2"/>
                <w14:ligatures w14:val="standardContextual"/>
              </w:rPr>
            </w:pPr>
            <w:r w:rsidRPr="00123177">
              <w:rPr>
                <w:kern w:val="2"/>
                <w:szCs w:val="20"/>
                <w14:ligatures w14:val="standardContextual"/>
              </w:rPr>
              <w:t>Data rate is not applicable.</w:t>
            </w:r>
            <w:r w:rsidRPr="00123177">
              <w:rPr>
                <w:kern w:val="2"/>
                <w14:ligatures w14:val="standardContextual"/>
              </w:rPr>
              <w:t xml:space="preserve"> </w:t>
            </w:r>
          </w:p>
        </w:tc>
      </w:tr>
      <w:tr w:rsidR="00544A2C" w:rsidRPr="00123177" w14:paraId="15B98EB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40931E7"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lastRenderedPageBreak/>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CC2523" w14:textId="77777777" w:rsidR="00544A2C" w:rsidRPr="00123177" w:rsidRDefault="00544A2C" w:rsidP="00544A2C">
            <w:pPr>
              <w:pStyle w:val="TableText"/>
              <w:spacing w:line="256" w:lineRule="auto"/>
              <w:rPr>
                <w:kern w:val="2"/>
                <w14:ligatures w14:val="standardContextual"/>
              </w:rPr>
            </w:pPr>
            <w:r w:rsidRPr="00123177">
              <w:rPr>
                <w:kern w:val="2"/>
                <w:szCs w:val="20"/>
                <w14:ligatures w14:val="standardContextual"/>
              </w:rPr>
              <w:t>External event is not required.</w:t>
            </w:r>
          </w:p>
        </w:tc>
      </w:tr>
      <w:tr w:rsidR="00544A2C" w:rsidRPr="00123177" w14:paraId="21DF795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AA53556"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FBEDD1" w14:textId="77777777" w:rsidR="00544A2C" w:rsidRPr="00123177" w:rsidRDefault="00544A2C" w:rsidP="00544A2C">
            <w:pPr>
              <w:pStyle w:val="TableText"/>
              <w:spacing w:line="256" w:lineRule="auto"/>
              <w:rPr>
                <w:kern w:val="2"/>
                <w14:ligatures w14:val="standardContextual"/>
              </w:rPr>
            </w:pPr>
            <w:r w:rsidRPr="00123177">
              <w:rPr>
                <w:kern w:val="2"/>
                <w:szCs w:val="20"/>
                <w14:ligatures w14:val="standardContextual"/>
              </w:rPr>
              <w:t>Temporal event is not applicable.</w:t>
            </w:r>
          </w:p>
        </w:tc>
      </w:tr>
      <w:tr w:rsidR="00544A2C" w:rsidRPr="00123177" w14:paraId="272133F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53FCA2B"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 xml:space="preserve">Validation Rules/ </w:t>
            </w:r>
          </w:p>
          <w:p w14:paraId="4B3B7DE1" w14:textId="77777777" w:rsidR="00544A2C" w:rsidRPr="00123177" w:rsidRDefault="00544A2C" w:rsidP="00544A2C">
            <w:pPr>
              <w:pStyle w:val="TableText"/>
              <w:snapToGrid w:val="0"/>
              <w:spacing w:line="256" w:lineRule="auto"/>
              <w:rPr>
                <w:kern w:val="2"/>
                <w:vertAlign w:val="superscript"/>
                <w14:ligatures w14:val="standardContextual"/>
              </w:rPr>
            </w:pPr>
            <w:r w:rsidRPr="00123177">
              <w:rPr>
                <w:kern w:val="2"/>
                <w14:ligatures w14:val="standardContextual"/>
              </w:rPr>
              <w:t>Verification criteria</w:t>
            </w:r>
            <w:r w:rsidRPr="00123177">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3F675" w14:textId="77777777" w:rsidR="00544A2C" w:rsidRDefault="00544A2C" w:rsidP="00544A2C">
            <w:pPr>
              <w:pStyle w:val="TableText"/>
              <w:snapToGrid w:val="0"/>
              <w:spacing w:line="256" w:lineRule="auto"/>
              <w:rPr>
                <w:strike/>
              </w:rPr>
            </w:pPr>
            <w:r>
              <w:rPr>
                <w:szCs w:val="20"/>
                <w:shd w:val="clear" w:color="auto" w:fill="FFFFFF"/>
              </w:rPr>
              <w:t xml:space="preserve">Verify that HVDCDC shall continuously report the short to Ground fault DTC across </w:t>
            </w:r>
            <w:r>
              <w:rPr>
                <w:szCs w:val="20"/>
              </w:rPr>
              <w:t>respective sections/terminals of power module to primary controller.</w:t>
            </w:r>
          </w:p>
          <w:p w14:paraId="44590BA9" w14:textId="6E539C66" w:rsidR="00544A2C" w:rsidRPr="00123177" w:rsidRDefault="00544A2C" w:rsidP="00544A2C">
            <w:pPr>
              <w:pStyle w:val="TableText"/>
              <w:snapToGrid w:val="0"/>
              <w:spacing w:line="256" w:lineRule="auto"/>
              <w:rPr>
                <w:i/>
                <w:iCs/>
                <w:kern w:val="2"/>
                <w14:ligatures w14:val="standardContextual"/>
              </w:rPr>
            </w:pPr>
          </w:p>
        </w:tc>
      </w:tr>
      <w:tr w:rsidR="00544A2C" w:rsidRPr="00123177" w14:paraId="1D8A3DA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FD2DE26"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A12EB9" w14:textId="77777777" w:rsidR="00544A2C" w:rsidRPr="00123177" w:rsidRDefault="00544A2C" w:rsidP="00544A2C">
            <w:pPr>
              <w:pStyle w:val="TableText"/>
              <w:snapToGrid w:val="0"/>
              <w:spacing w:line="256" w:lineRule="auto"/>
              <w:rPr>
                <w:kern w:val="2"/>
                <w14:ligatures w14:val="standardContextual"/>
              </w:rPr>
            </w:pPr>
            <w:r w:rsidRPr="00123177">
              <w:rPr>
                <w:kern w:val="2"/>
                <w:szCs w:val="20"/>
                <w14:ligatures w14:val="standardContextual"/>
              </w:rPr>
              <w:t>Constraints are not applicable.</w:t>
            </w:r>
          </w:p>
        </w:tc>
      </w:tr>
      <w:tr w:rsidR="00544A2C" w:rsidRPr="00123177" w14:paraId="42866A0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B6C36B0"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7AE3EA" w14:textId="77777777" w:rsidR="00544A2C" w:rsidRPr="00123177" w:rsidRDefault="00544A2C" w:rsidP="00544A2C">
            <w:pPr>
              <w:pStyle w:val="TableText"/>
              <w:snapToGrid w:val="0"/>
              <w:spacing w:line="256" w:lineRule="auto"/>
              <w:rPr>
                <w:kern w:val="2"/>
                <w14:ligatures w14:val="standardContextual"/>
              </w:rPr>
            </w:pPr>
            <w:r w:rsidRPr="00123177">
              <w:rPr>
                <w:kern w:val="2"/>
                <w:szCs w:val="20"/>
                <w14:ligatures w14:val="standardContextual"/>
              </w:rPr>
              <w:t>No effects on other system</w:t>
            </w:r>
          </w:p>
        </w:tc>
      </w:tr>
      <w:tr w:rsidR="00544A2C" w:rsidRPr="00123177" w14:paraId="724C212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99DE568"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Testability with respect to test environment</w:t>
            </w:r>
          </w:p>
          <w:p w14:paraId="7976AB55" w14:textId="77777777" w:rsidR="00544A2C" w:rsidRPr="00123177" w:rsidRDefault="00544A2C" w:rsidP="00544A2C">
            <w:pPr>
              <w:pStyle w:val="TableText"/>
              <w:spacing w:line="256" w:lineRule="auto"/>
              <w:rPr>
                <w:kern w:val="2"/>
                <w14:ligatures w14:val="standardContextual"/>
              </w:rPr>
            </w:pPr>
            <w:r w:rsidRPr="00123177">
              <w:rPr>
                <w:kern w:val="2"/>
                <w14:ligatures w14:val="standardContextual"/>
              </w:rPr>
              <w:t>(Yes/No)</w:t>
            </w:r>
          </w:p>
          <w:p w14:paraId="5897D2F0" w14:textId="77777777" w:rsidR="00544A2C" w:rsidRPr="00123177" w:rsidRDefault="00544A2C" w:rsidP="00544A2C">
            <w:pPr>
              <w:pStyle w:val="TableText"/>
              <w:spacing w:line="256" w:lineRule="auto"/>
              <w:rPr>
                <w:kern w:val="2"/>
                <w14:ligatures w14:val="standardContextual"/>
              </w:rPr>
            </w:pPr>
            <w:r w:rsidRPr="00123177">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43327"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YES</w:t>
            </w:r>
          </w:p>
          <w:p w14:paraId="11AB4393" w14:textId="77777777" w:rsidR="00544A2C" w:rsidRPr="00123177" w:rsidRDefault="00544A2C" w:rsidP="00544A2C">
            <w:pPr>
              <w:pStyle w:val="TableText"/>
              <w:snapToGrid w:val="0"/>
              <w:spacing w:line="256" w:lineRule="auto"/>
              <w:rPr>
                <w:kern w:val="2"/>
                <w14:ligatures w14:val="standardContextual"/>
              </w:rPr>
            </w:pPr>
          </w:p>
        </w:tc>
      </w:tr>
      <w:tr w:rsidR="00544A2C" w:rsidRPr="00123177" w14:paraId="5EC3B5B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DA11C06"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Feasible within project constraints</w:t>
            </w:r>
          </w:p>
          <w:p w14:paraId="58BD1561"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(Yes/No)</w:t>
            </w:r>
          </w:p>
          <w:p w14:paraId="68EA062C" w14:textId="77777777" w:rsidR="00544A2C" w:rsidRPr="00123177" w:rsidRDefault="00544A2C" w:rsidP="00544A2C">
            <w:pPr>
              <w:pStyle w:val="TableText"/>
              <w:snapToGrid w:val="0"/>
              <w:spacing w:line="256" w:lineRule="auto"/>
              <w:rPr>
                <w:kern w:val="2"/>
                <w14:ligatures w14:val="standardContextual"/>
              </w:rPr>
            </w:pPr>
            <w:r w:rsidRPr="00123177">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FBC150"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YES</w:t>
            </w:r>
          </w:p>
          <w:p w14:paraId="79341983" w14:textId="77777777" w:rsidR="00544A2C" w:rsidRPr="00123177" w:rsidRDefault="00544A2C" w:rsidP="00544A2C">
            <w:pPr>
              <w:pStyle w:val="TableText"/>
              <w:snapToGrid w:val="0"/>
              <w:spacing w:line="256" w:lineRule="auto"/>
              <w:rPr>
                <w:i/>
                <w:iCs/>
                <w:kern w:val="2"/>
                <w14:ligatures w14:val="standardContextual"/>
              </w:rPr>
            </w:pPr>
          </w:p>
        </w:tc>
      </w:tr>
      <w:tr w:rsidR="00544A2C" w:rsidRPr="00123177" w14:paraId="2A08C07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5201D4E"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Critical</w:t>
            </w:r>
          </w:p>
          <w:p w14:paraId="0C1106AA"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396C9F" w14:textId="77777777" w:rsidR="00544A2C" w:rsidRPr="00123177" w:rsidRDefault="00544A2C" w:rsidP="00544A2C">
            <w:pPr>
              <w:pStyle w:val="TableText"/>
              <w:snapToGrid w:val="0"/>
              <w:spacing w:line="256" w:lineRule="auto"/>
              <w:rPr>
                <w:kern w:val="2"/>
                <w14:ligatures w14:val="standardContextual"/>
              </w:rPr>
            </w:pPr>
            <w:r w:rsidRPr="00123177">
              <w:rPr>
                <w:kern w:val="2"/>
                <w14:ligatures w14:val="standardContextual"/>
              </w:rPr>
              <w:t>YES</w:t>
            </w:r>
          </w:p>
        </w:tc>
      </w:tr>
      <w:tr w:rsidR="00544A2C" w:rsidRPr="00123177" w14:paraId="4E201C4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2CCC719E" w14:textId="77777777" w:rsidR="00544A2C" w:rsidRPr="00123177" w:rsidRDefault="00544A2C" w:rsidP="00544A2C">
            <w:pPr>
              <w:pStyle w:val="TableText"/>
              <w:snapToGrid w:val="0"/>
              <w:spacing w:line="256" w:lineRule="auto"/>
              <w:rPr>
                <w:kern w:val="2"/>
                <w14:ligatures w14:val="standardContextual"/>
              </w:rPr>
            </w:pPr>
            <w:r w:rsidRPr="00123177">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2F92D1" w14:textId="77777777" w:rsidR="00544A2C" w:rsidRPr="00123177" w:rsidRDefault="00544A2C" w:rsidP="00544A2C">
            <w:pPr>
              <w:pStyle w:val="TableText"/>
              <w:snapToGrid w:val="0"/>
              <w:spacing w:line="256" w:lineRule="auto"/>
              <w:rPr>
                <w:kern w:val="2"/>
                <w14:ligatures w14:val="standardContextual"/>
              </w:rPr>
            </w:pPr>
            <w:r w:rsidRPr="00123177">
              <w:t>Acceptance Criteria for this requirement should be as per SECTION-6 ACCEPTANCE CRITERIA</w:t>
            </w:r>
          </w:p>
        </w:tc>
      </w:tr>
    </w:tbl>
    <w:p w14:paraId="40EA1DD9" w14:textId="77777777" w:rsidR="00A55B53" w:rsidRPr="00123177" w:rsidRDefault="00A55B53" w:rsidP="00A55B53">
      <w:pPr>
        <w:rPr>
          <w:lang w:bidi="ar-EG"/>
        </w:rPr>
      </w:pPr>
    </w:p>
    <w:p w14:paraId="7087D4F0" w14:textId="7D243532" w:rsidR="00A55B53" w:rsidRPr="00123177" w:rsidRDefault="00A55B53" w:rsidP="00A55B53">
      <w:pPr>
        <w:pStyle w:val="Heading5"/>
      </w:pPr>
      <w:r w:rsidRPr="00123177">
        <w:t xml:space="preserve">Requirement for monitoring the system </w:t>
      </w:r>
      <w:r w:rsidR="00544A2C">
        <w:t>Open Circuit Failure</w:t>
      </w:r>
      <w:r w:rsidRPr="00123177">
        <w:t>.</w:t>
      </w:r>
    </w:p>
    <w:p w14:paraId="2600E37D" w14:textId="77777777" w:rsidR="00A55B53" w:rsidRDefault="00A55B53" w:rsidP="00A55B53">
      <w:pPr>
        <w:rPr>
          <w:lang w:bidi="ar-EG"/>
        </w:rPr>
      </w:pPr>
    </w:p>
    <w:tbl>
      <w:tblPr>
        <w:tblW w:w="9525" w:type="dxa"/>
        <w:tblInd w:w="108" w:type="dxa"/>
        <w:tblLayout w:type="fixed"/>
        <w:tblLook w:val="04A0" w:firstRow="1" w:lastRow="0" w:firstColumn="1" w:lastColumn="0" w:noHBand="0" w:noVBand="1"/>
      </w:tblPr>
      <w:tblGrid>
        <w:gridCol w:w="1921"/>
        <w:gridCol w:w="7604"/>
      </w:tblGrid>
      <w:tr w:rsidR="00544A2C" w14:paraId="03D60C0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69086ADA" w14:textId="77777777" w:rsidR="00544A2C" w:rsidRDefault="00544A2C" w:rsidP="00535342">
            <w:pPr>
              <w:pStyle w:val="TableColumnTitle"/>
              <w:snapToGrid w:val="0"/>
              <w:spacing w:line="256" w:lineRule="auto"/>
              <w:rPr>
                <w:kern w:val="2"/>
                <w14:ligatures w14:val="standardContextual"/>
              </w:rPr>
            </w:pPr>
            <w:r>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2F81F51" w14:textId="77777777" w:rsidR="00544A2C" w:rsidRDefault="00544A2C" w:rsidP="00535342">
            <w:pPr>
              <w:pStyle w:val="TableColumnTitle"/>
              <w:snapToGrid w:val="0"/>
              <w:spacing w:line="256" w:lineRule="auto"/>
              <w:rPr>
                <w:kern w:val="2"/>
                <w14:ligatures w14:val="standardContextual"/>
              </w:rPr>
            </w:pPr>
            <w:r>
              <w:rPr>
                <w:kern w:val="2"/>
                <w14:ligatures w14:val="standardContextual"/>
              </w:rPr>
              <w:t>Description</w:t>
            </w:r>
          </w:p>
        </w:tc>
      </w:tr>
      <w:tr w:rsidR="00544A2C" w:rsidRPr="00960BF8" w14:paraId="7C495BE2"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598BC84" w14:textId="77777777" w:rsidR="00544A2C" w:rsidRDefault="00544A2C" w:rsidP="00535342">
            <w:pPr>
              <w:pStyle w:val="TableText"/>
              <w:snapToGrid w:val="0"/>
              <w:spacing w:line="256" w:lineRule="auto"/>
              <w:rPr>
                <w:kern w:val="2"/>
                <w14:ligatures w14:val="standardContextual"/>
              </w:rPr>
            </w:pPr>
            <w:r>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84FF78" w14:textId="77777777" w:rsidR="00544A2C" w:rsidRPr="00960BF8" w:rsidRDefault="00544A2C" w:rsidP="00535342">
            <w:pPr>
              <w:snapToGrid w:val="0"/>
            </w:pPr>
            <w:r w:rsidRPr="00960BF8">
              <w:rPr>
                <w:rFonts w:eastAsia="Arial"/>
                <w:color w:val="000000" w:themeColor="text1"/>
                <w:szCs w:val="20"/>
              </w:rPr>
              <w:t>SWRS_OBD_</w:t>
            </w:r>
            <w:r>
              <w:rPr>
                <w:rFonts w:eastAsia="Arial"/>
                <w:color w:val="000000" w:themeColor="text1"/>
                <w:szCs w:val="20"/>
              </w:rPr>
              <w:t>32</w:t>
            </w:r>
          </w:p>
        </w:tc>
      </w:tr>
      <w:tr w:rsidR="00544A2C" w14:paraId="389FD063"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556DD45" w14:textId="77777777" w:rsidR="00544A2C" w:rsidRDefault="00544A2C" w:rsidP="00535342">
            <w:pPr>
              <w:pStyle w:val="TableText"/>
              <w:spacing w:line="256" w:lineRule="auto"/>
              <w:rPr>
                <w:kern w:val="2"/>
                <w14:ligatures w14:val="standardContextual"/>
              </w:rPr>
            </w:pPr>
            <w:r>
              <w:rPr>
                <w:kern w:val="2"/>
                <w14:ligatures w14:val="standardContextual"/>
              </w:rPr>
              <w:lastRenderedPageBreak/>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7376C3" w14:textId="77777777" w:rsidR="00544A2C" w:rsidRDefault="00544A2C" w:rsidP="00535342">
            <w:pPr>
              <w:rPr>
                <w:rFonts w:eastAsia="Arial"/>
                <w:color w:val="000000" w:themeColor="text1"/>
                <w:szCs w:val="20"/>
              </w:rPr>
            </w:pPr>
            <w:r w:rsidRPr="008658FA">
              <w:rPr>
                <w:rFonts w:eastAsia="Arial"/>
                <w:color w:val="000000" w:themeColor="text1"/>
                <w:szCs w:val="20"/>
              </w:rPr>
              <w:t>SDS18-DIA01-02-3165</w:t>
            </w:r>
          </w:p>
        </w:tc>
      </w:tr>
      <w:tr w:rsidR="00544A2C" w14:paraId="5F43D79B"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60A2C9F" w14:textId="77777777" w:rsidR="00544A2C" w:rsidRDefault="00544A2C" w:rsidP="00535342">
            <w:pPr>
              <w:pStyle w:val="TableText"/>
              <w:snapToGrid w:val="0"/>
              <w:spacing w:line="256" w:lineRule="auto"/>
              <w:rPr>
                <w:kern w:val="2"/>
                <w14:ligatures w14:val="standardContextual"/>
              </w:rPr>
            </w:pPr>
            <w:r>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5EB49E" w14:textId="77777777" w:rsidR="00544A2C" w:rsidRDefault="00544A2C" w:rsidP="00535342">
            <w:pPr>
              <w:pStyle w:val="TableText"/>
              <w:snapToGrid w:val="0"/>
              <w:spacing w:line="256" w:lineRule="auto"/>
              <w:rPr>
                <w:kern w:val="2"/>
                <w14:ligatures w14:val="standardContextual"/>
              </w:rPr>
            </w:pPr>
            <w:r>
              <w:rPr>
                <w:kern w:val="2"/>
                <w14:ligatures w14:val="standardContextual"/>
              </w:rPr>
              <w:t>C SAMPLE/PF3.0</w:t>
            </w:r>
          </w:p>
        </w:tc>
      </w:tr>
      <w:tr w:rsidR="00544A2C" w:rsidRPr="007A39AC" w14:paraId="2FF07BD3"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8B336B7" w14:textId="77777777" w:rsidR="00544A2C" w:rsidRDefault="00544A2C" w:rsidP="00535342">
            <w:pPr>
              <w:pStyle w:val="TableText"/>
              <w:snapToGrid w:val="0"/>
              <w:spacing w:line="256" w:lineRule="auto"/>
              <w:rPr>
                <w:kern w:val="2"/>
                <w:vertAlign w:val="superscript"/>
                <w14:ligatures w14:val="standardContextual"/>
              </w:rPr>
            </w:pPr>
            <w:r>
              <w:rPr>
                <w:kern w:val="2"/>
                <w14:ligatures w14:val="standardContextual"/>
              </w:rPr>
              <w:t>Purpose</w:t>
            </w:r>
            <w:r>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46E96B" w14:textId="77777777" w:rsidR="00544A2C" w:rsidRPr="007A39AC" w:rsidRDefault="00544A2C" w:rsidP="00535342">
            <w:pPr>
              <w:snapToGrid w:val="0"/>
              <w:rPr>
                <w:rFonts w:eastAsia="Arial"/>
                <w:strike/>
              </w:rPr>
            </w:pPr>
            <w:r>
              <w:rPr>
                <w:szCs w:val="20"/>
              </w:rPr>
              <w:t>The HVHVDCDC shall implement to monitor fault and provide DTC for the Open Circuit failure to primary controller.</w:t>
            </w:r>
          </w:p>
          <w:p w14:paraId="217566AB" w14:textId="77777777" w:rsidR="00544A2C" w:rsidRPr="007A39AC" w:rsidRDefault="00544A2C" w:rsidP="00535342">
            <w:pPr>
              <w:snapToGrid w:val="0"/>
              <w:rPr>
                <w:rFonts w:eastAsia="Arial"/>
                <w:strike/>
              </w:rPr>
            </w:pPr>
          </w:p>
        </w:tc>
      </w:tr>
      <w:tr w:rsidR="00544A2C" w14:paraId="318F528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7CB0EFE" w14:textId="77777777" w:rsidR="00544A2C" w:rsidRDefault="00544A2C" w:rsidP="00535342">
            <w:pPr>
              <w:pStyle w:val="TableText"/>
              <w:snapToGrid w:val="0"/>
              <w:spacing w:line="256" w:lineRule="auto"/>
              <w:rPr>
                <w:kern w:val="2"/>
                <w14:ligatures w14:val="standardContextual"/>
              </w:rPr>
            </w:pPr>
            <w:r>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0AE8BD" w14:textId="77777777" w:rsidR="00544A2C" w:rsidRDefault="00544A2C" w:rsidP="00535342">
            <w:pPr>
              <w:snapToGrid w:val="0"/>
              <w:rPr>
                <w:rFonts w:eastAsia="Arial"/>
              </w:rPr>
            </w:pPr>
            <w:r>
              <w:rPr>
                <w:rFonts w:eastAsia="Arial"/>
              </w:rPr>
              <w:t>No Such derived requirement is applicable.</w:t>
            </w:r>
          </w:p>
        </w:tc>
      </w:tr>
      <w:tr w:rsidR="00544A2C" w14:paraId="1074964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25EFEC1" w14:textId="77777777" w:rsidR="00544A2C" w:rsidRDefault="00544A2C" w:rsidP="00535342">
            <w:pPr>
              <w:pStyle w:val="TableText"/>
              <w:snapToGrid w:val="0"/>
              <w:spacing w:line="256" w:lineRule="auto"/>
              <w:rPr>
                <w:kern w:val="2"/>
                <w14:ligatures w14:val="standardContextual"/>
              </w:rPr>
            </w:pPr>
            <w:r>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6024E7" w14:textId="77777777" w:rsidR="00544A2C" w:rsidRDefault="00544A2C" w:rsidP="00535342">
            <w:pPr>
              <w:pStyle w:val="TableText"/>
              <w:snapToGrid w:val="0"/>
              <w:spacing w:line="256"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544A2C" w:rsidRPr="00DB2161" w14:paraId="0E4D3DE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3B4D11E" w14:textId="77777777" w:rsidR="00544A2C" w:rsidRDefault="00544A2C" w:rsidP="00535342">
            <w:pPr>
              <w:pStyle w:val="TableText"/>
              <w:snapToGrid w:val="0"/>
              <w:spacing w:line="256" w:lineRule="auto"/>
              <w:rPr>
                <w:b/>
                <w:bCs/>
                <w:kern w:val="2"/>
                <w14:ligatures w14:val="standardContextual"/>
              </w:rPr>
            </w:pPr>
            <w:r>
              <w:rPr>
                <w:kern w:val="2"/>
                <w14:ligatures w14:val="standardContextual"/>
              </w:rPr>
              <w:t>Input(s)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C74AC2" w14:textId="77777777" w:rsidR="00544A2C" w:rsidRPr="007A39AC" w:rsidRDefault="00544A2C">
            <w:pPr>
              <w:numPr>
                <w:ilvl w:val="0"/>
                <w:numId w:val="42"/>
              </w:numPr>
              <w:spacing w:before="60" w:after="60"/>
              <w:textAlignment w:val="center"/>
              <w:rPr>
                <w:rFonts w:ascii="Calibri" w:hAnsi="Calibri" w:cs="Calibri"/>
                <w:sz w:val="22"/>
                <w:szCs w:val="22"/>
              </w:rPr>
            </w:pPr>
            <w:r w:rsidRPr="007A39AC">
              <w:rPr>
                <w:szCs w:val="20"/>
              </w:rPr>
              <w:t xml:space="preserve">Do the changes required on the power board to provide the </w:t>
            </w:r>
            <w:r>
              <w:rPr>
                <w:szCs w:val="20"/>
              </w:rPr>
              <w:t>Open Circuit</w:t>
            </w:r>
            <w:r w:rsidRPr="007A39AC">
              <w:rPr>
                <w:szCs w:val="20"/>
              </w:rPr>
              <w:t xml:space="preserve"> failure.</w:t>
            </w:r>
          </w:p>
          <w:p w14:paraId="3A8BCCAB" w14:textId="77777777" w:rsidR="00544A2C" w:rsidRPr="007A39AC" w:rsidRDefault="00544A2C">
            <w:pPr>
              <w:numPr>
                <w:ilvl w:val="0"/>
                <w:numId w:val="42"/>
              </w:numPr>
              <w:spacing w:before="60" w:after="60"/>
              <w:textAlignment w:val="center"/>
              <w:rPr>
                <w:rFonts w:ascii="Calibri" w:hAnsi="Calibri" w:cs="Calibri"/>
                <w:sz w:val="22"/>
                <w:szCs w:val="22"/>
              </w:rPr>
            </w:pPr>
            <w:r w:rsidRPr="007A39AC">
              <w:rPr>
                <w:szCs w:val="20"/>
              </w:rPr>
              <w:t>Create a CAN frame format to provide the DTC information to primary controller.</w:t>
            </w:r>
          </w:p>
          <w:p w14:paraId="20378DF2" w14:textId="77777777" w:rsidR="00544A2C" w:rsidRPr="00DB2161" w:rsidRDefault="00544A2C" w:rsidP="00535342">
            <w:pPr>
              <w:pStyle w:val="TableText"/>
              <w:snapToGrid w:val="0"/>
              <w:spacing w:line="256" w:lineRule="auto"/>
              <w:rPr>
                <w:rFonts w:eastAsia="Arial"/>
                <w:color w:val="000000" w:themeColor="text1"/>
                <w:kern w:val="2"/>
                <w14:ligatures w14:val="standardContextual"/>
              </w:rPr>
            </w:pPr>
          </w:p>
        </w:tc>
      </w:tr>
      <w:tr w:rsidR="00544A2C" w:rsidRPr="007A39AC" w14:paraId="27391DD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44BA6B9" w14:textId="77777777" w:rsidR="00544A2C" w:rsidRDefault="00544A2C" w:rsidP="00535342">
            <w:pPr>
              <w:pStyle w:val="TableText"/>
              <w:snapToGrid w:val="0"/>
              <w:spacing w:line="256" w:lineRule="auto"/>
              <w:rPr>
                <w:b/>
                <w:bCs/>
                <w:kern w:val="2"/>
                <w14:ligatures w14:val="standardContextual"/>
              </w:rPr>
            </w:pPr>
            <w:r>
              <w:rPr>
                <w:kern w:val="2"/>
                <w14:ligatures w14:val="standardContextual"/>
              </w:rPr>
              <w:t>Output(s)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47D3B6" w14:textId="77777777" w:rsidR="00544A2C" w:rsidRPr="007A39AC" w:rsidRDefault="00544A2C" w:rsidP="00535342">
            <w:pPr>
              <w:pStyle w:val="TableText"/>
              <w:snapToGrid w:val="0"/>
              <w:spacing w:line="256" w:lineRule="auto"/>
              <w:rPr>
                <w:kern w:val="2"/>
                <w14:ligatures w14:val="standardContextual"/>
              </w:rPr>
            </w:pPr>
            <w:r w:rsidRPr="007A39AC">
              <w:rPr>
                <w:kern w:val="2"/>
                <w14:ligatures w14:val="standardContextual"/>
              </w:rPr>
              <w:t>1</w:t>
            </w:r>
            <w:r>
              <w:rPr>
                <w:kern w:val="2"/>
                <w14:ligatures w14:val="standardContextual"/>
              </w:rPr>
              <w:t xml:space="preserve">. </w:t>
            </w:r>
            <w:r w:rsidRPr="007A39AC">
              <w:rPr>
                <w:kern w:val="2"/>
                <w14:ligatures w14:val="standardContextual"/>
              </w:rPr>
              <w:t xml:space="preserve">HVDCDC shall raise the </w:t>
            </w:r>
            <w:r>
              <w:rPr>
                <w:szCs w:val="20"/>
              </w:rPr>
              <w:t>Open Circuit</w:t>
            </w:r>
            <w:r w:rsidRPr="007A39AC">
              <w:rPr>
                <w:kern w:val="2"/>
                <w14:ligatures w14:val="standardContextual"/>
              </w:rPr>
              <w:t xml:space="preserve"> Failure and the respective fault ID should be provided in NHVDCDCFaultID@ HVDCDC_Debug_PDU signal after the fault response time of HVDCDC_CAL.</w:t>
            </w:r>
          </w:p>
          <w:p w14:paraId="4F91B20D" w14:textId="77777777" w:rsidR="00544A2C" w:rsidRPr="007A39AC" w:rsidRDefault="00544A2C" w:rsidP="00535342">
            <w:pPr>
              <w:pStyle w:val="TableText"/>
              <w:snapToGrid w:val="0"/>
              <w:spacing w:line="256" w:lineRule="auto"/>
              <w:rPr>
                <w:kern w:val="2"/>
                <w14:ligatures w14:val="standardContextual"/>
              </w:rPr>
            </w:pPr>
            <w:r w:rsidRPr="007A39AC">
              <w:rPr>
                <w:kern w:val="2"/>
                <w14:ligatures w14:val="standardContextual"/>
              </w:rPr>
              <w:t>2</w:t>
            </w:r>
            <w:r>
              <w:rPr>
                <w:kern w:val="2"/>
                <w14:ligatures w14:val="standardContextual"/>
              </w:rPr>
              <w:t xml:space="preserve">. </w:t>
            </w:r>
            <w:r w:rsidRPr="007A39AC">
              <w:rPr>
                <w:kern w:val="2"/>
                <w14:ligatures w14:val="standardContextual"/>
              </w:rPr>
              <w:t xml:space="preserve">HVDCDC shall continuously report </w:t>
            </w:r>
            <w:r>
              <w:rPr>
                <w:szCs w:val="20"/>
              </w:rPr>
              <w:t>Open Circuit</w:t>
            </w:r>
            <w:r w:rsidRPr="007A39AC">
              <w:rPr>
                <w:kern w:val="2"/>
                <w14:ligatures w14:val="standardContextual"/>
              </w:rPr>
              <w:t xml:space="preserve"> DTC information for respective fault using &lt;Add here &gt; CAN frame to primary controller.</w:t>
            </w:r>
          </w:p>
          <w:p w14:paraId="23687AC2" w14:textId="77777777" w:rsidR="00544A2C" w:rsidRDefault="00544A2C" w:rsidP="00535342">
            <w:pPr>
              <w:pStyle w:val="TableText"/>
              <w:snapToGrid w:val="0"/>
              <w:spacing w:line="256" w:lineRule="auto"/>
              <w:rPr>
                <w:kern w:val="2"/>
                <w14:ligatures w14:val="standardContextual"/>
              </w:rPr>
            </w:pPr>
            <w:r w:rsidRPr="007A39AC">
              <w:rPr>
                <w:kern w:val="2"/>
                <w14:ligatures w14:val="standardContextual"/>
              </w:rPr>
              <w:t>3</w:t>
            </w:r>
            <w:r>
              <w:rPr>
                <w:kern w:val="2"/>
                <w14:ligatures w14:val="standardContextual"/>
              </w:rPr>
              <w:t xml:space="preserve">. </w:t>
            </w:r>
            <w:r w:rsidRPr="007A39AC">
              <w:rPr>
                <w:kern w:val="2"/>
                <w14:ligatures w14:val="standardContextual"/>
              </w:rPr>
              <w:t xml:space="preserve">The DTC for respective </w:t>
            </w:r>
            <w:r>
              <w:rPr>
                <w:szCs w:val="20"/>
              </w:rPr>
              <w:t>Open Circuit</w:t>
            </w:r>
            <w:r w:rsidRPr="007A39AC">
              <w:rPr>
                <w:kern w:val="2"/>
                <w14:ligatures w14:val="standardContextual"/>
              </w:rPr>
              <w:t xml:space="preserve"> fault shall be in range of P1E00xx to P1EFFxx.</w:t>
            </w:r>
          </w:p>
          <w:p w14:paraId="7A3A3CBD" w14:textId="77777777" w:rsidR="00544A2C" w:rsidRPr="007A39AC" w:rsidRDefault="00544A2C" w:rsidP="00535342">
            <w:pPr>
              <w:pStyle w:val="TableText"/>
              <w:snapToGrid w:val="0"/>
              <w:spacing w:line="256" w:lineRule="auto"/>
              <w:rPr>
                <w:strike/>
                <w:kern w:val="2"/>
                <w14:ligatures w14:val="standardContextual"/>
              </w:rPr>
            </w:pPr>
          </w:p>
        </w:tc>
      </w:tr>
      <w:tr w:rsidR="00544A2C" w14:paraId="1B8F5C9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53997D7" w14:textId="77777777" w:rsidR="00544A2C" w:rsidRDefault="00544A2C" w:rsidP="00535342">
            <w:pPr>
              <w:pStyle w:val="TableText"/>
              <w:snapToGrid w:val="0"/>
              <w:spacing w:line="256" w:lineRule="auto"/>
              <w:rPr>
                <w:kern w:val="2"/>
                <w14:ligatures w14:val="standardContextual"/>
              </w:rPr>
            </w:pPr>
            <w:r>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8306CC" w14:textId="77777777" w:rsidR="00544A2C" w:rsidRPr="007A39AC" w:rsidRDefault="00544A2C" w:rsidP="00535342">
            <w:pPr>
              <w:pStyle w:val="TableText"/>
              <w:tabs>
                <w:tab w:val="left" w:pos="2060"/>
              </w:tabs>
              <w:snapToGrid w:val="0"/>
              <w:spacing w:line="256" w:lineRule="auto"/>
              <w:rPr>
                <w:rStyle w:val="normaltextrun"/>
              </w:rPr>
            </w:pPr>
            <w:r w:rsidRPr="007A39AC">
              <w:rPr>
                <w:rStyle w:val="normaltextrun"/>
              </w:rPr>
              <w:t xml:space="preserve">- </w:t>
            </w:r>
            <w:r>
              <w:rPr>
                <w:rStyle w:val="normaltextrun"/>
              </w:rPr>
              <w:t xml:space="preserve"> </w:t>
            </w:r>
            <w:r w:rsidRPr="007A39AC">
              <w:rPr>
                <w:rStyle w:val="normaltextrun"/>
              </w:rPr>
              <w:t xml:space="preserve">HVDCDC shall receive a </w:t>
            </w:r>
            <w:r>
              <w:rPr>
                <w:szCs w:val="20"/>
              </w:rPr>
              <w:t>Open Circuit</w:t>
            </w:r>
            <w:r w:rsidRPr="007A39AC">
              <w:rPr>
                <w:rStyle w:val="normaltextrun"/>
              </w:rPr>
              <w:t xml:space="preserve"> fault in various (800V_EMI, 400V_EMI, 800V_VICOR_IND, 800V_VICOR, 400V_VICOR, 800V_SHUNT, 400V_SHUNT, Precharge, Discharge) sections/terminals of power module.</w:t>
            </w:r>
          </w:p>
          <w:p w14:paraId="46A884F8" w14:textId="77777777" w:rsidR="00544A2C" w:rsidRPr="007A39AC" w:rsidRDefault="00544A2C" w:rsidP="00535342">
            <w:pPr>
              <w:pStyle w:val="TableText"/>
              <w:tabs>
                <w:tab w:val="left" w:pos="2060"/>
              </w:tabs>
              <w:snapToGrid w:val="0"/>
              <w:spacing w:line="256" w:lineRule="auto"/>
              <w:rPr>
                <w:rStyle w:val="normaltextrun"/>
              </w:rPr>
            </w:pPr>
            <w:r w:rsidRPr="007A39AC">
              <w:rPr>
                <w:rStyle w:val="normaltextrun"/>
              </w:rPr>
              <w:t xml:space="preserve">- </w:t>
            </w:r>
            <w:r>
              <w:rPr>
                <w:rStyle w:val="normaltextrun"/>
              </w:rPr>
              <w:t xml:space="preserve"> </w:t>
            </w:r>
            <w:r w:rsidRPr="007A39AC">
              <w:rPr>
                <w:rStyle w:val="normaltextrun"/>
              </w:rPr>
              <w:t xml:space="preserve">HVDCDC shall detect the </w:t>
            </w:r>
            <w:r>
              <w:rPr>
                <w:szCs w:val="20"/>
              </w:rPr>
              <w:t>Open Circuit</w:t>
            </w:r>
            <w:r w:rsidRPr="007A39AC">
              <w:rPr>
                <w:rStyle w:val="normaltextrun"/>
              </w:rPr>
              <w:t xml:space="preserve"> fault in the respective sections/terminals of power module</w:t>
            </w:r>
            <w:r>
              <w:rPr>
                <w:rStyle w:val="normaltextrun"/>
              </w:rPr>
              <w:t xml:space="preserve"> </w:t>
            </w:r>
            <w:r w:rsidRPr="007A39AC">
              <w:rPr>
                <w:rStyle w:val="normaltextrun"/>
              </w:rPr>
              <w:t>within the HVDCDC_CAL time.</w:t>
            </w:r>
          </w:p>
          <w:p w14:paraId="4A01F529" w14:textId="77777777" w:rsidR="00544A2C" w:rsidRPr="007A39AC" w:rsidRDefault="00544A2C" w:rsidP="00535342">
            <w:pPr>
              <w:pStyle w:val="TableText"/>
              <w:tabs>
                <w:tab w:val="left" w:pos="2060"/>
              </w:tabs>
              <w:snapToGrid w:val="0"/>
              <w:spacing w:line="256" w:lineRule="auto"/>
              <w:rPr>
                <w:rStyle w:val="normaltextrun"/>
              </w:rPr>
            </w:pPr>
            <w:r w:rsidRPr="007A39AC">
              <w:rPr>
                <w:rStyle w:val="normaltextrun"/>
              </w:rPr>
              <w:t xml:space="preserve">- </w:t>
            </w:r>
            <w:r>
              <w:rPr>
                <w:rStyle w:val="normaltextrun"/>
              </w:rPr>
              <w:t xml:space="preserve"> </w:t>
            </w:r>
            <w:r w:rsidRPr="007A39AC">
              <w:rPr>
                <w:rStyle w:val="normaltextrun"/>
              </w:rPr>
              <w:t xml:space="preserve">HVDCDC shall send the </w:t>
            </w:r>
            <w:r>
              <w:rPr>
                <w:szCs w:val="20"/>
              </w:rPr>
              <w:t>Open Circuit</w:t>
            </w:r>
            <w:r w:rsidRPr="007A39AC">
              <w:rPr>
                <w:rStyle w:val="normaltextrun"/>
              </w:rPr>
              <w:t xml:space="preserve"> fault DTC over CAN within the HVDCDC_CAL</w:t>
            </w:r>
          </w:p>
          <w:p w14:paraId="48270248" w14:textId="77777777" w:rsidR="00544A2C" w:rsidRDefault="00544A2C" w:rsidP="00535342">
            <w:pPr>
              <w:pStyle w:val="TableText"/>
              <w:tabs>
                <w:tab w:val="left" w:pos="2060"/>
              </w:tabs>
              <w:snapToGrid w:val="0"/>
              <w:spacing w:line="256" w:lineRule="auto"/>
              <w:rPr>
                <w:rStyle w:val="normaltextrun"/>
              </w:rPr>
            </w:pPr>
            <w:r w:rsidRPr="007A39AC">
              <w:rPr>
                <w:rStyle w:val="normaltextrun"/>
              </w:rPr>
              <w:t xml:space="preserve">- </w:t>
            </w:r>
            <w:r>
              <w:rPr>
                <w:rStyle w:val="normaltextrun"/>
              </w:rPr>
              <w:t xml:space="preserve"> </w:t>
            </w:r>
            <w:r w:rsidRPr="007A39AC">
              <w:rPr>
                <w:rStyle w:val="normaltextrun"/>
              </w:rPr>
              <w:t xml:space="preserve">HVDCDC shall continuously report the </w:t>
            </w:r>
            <w:r>
              <w:rPr>
                <w:szCs w:val="20"/>
              </w:rPr>
              <w:t>Open Circuit</w:t>
            </w:r>
            <w:r w:rsidRPr="007A39AC">
              <w:rPr>
                <w:rStyle w:val="normaltextrun"/>
              </w:rPr>
              <w:t xml:space="preserve"> fault DTC to primary controller.</w:t>
            </w:r>
          </w:p>
        </w:tc>
      </w:tr>
      <w:tr w:rsidR="00544A2C" w14:paraId="0FEC55B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5DF33C4" w14:textId="77777777" w:rsidR="00544A2C" w:rsidRDefault="00544A2C" w:rsidP="00535342">
            <w:pPr>
              <w:pStyle w:val="TableText"/>
              <w:snapToGrid w:val="0"/>
              <w:spacing w:line="256" w:lineRule="auto"/>
            </w:pPr>
            <w:r>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D1C12B" w14:textId="77777777" w:rsidR="00544A2C" w:rsidRDefault="00544A2C" w:rsidP="00535342">
            <w:pPr>
              <w:pStyle w:val="TableText"/>
              <w:snapToGrid w:val="0"/>
              <w:spacing w:line="256" w:lineRule="auto"/>
              <w:rPr>
                <w:kern w:val="2"/>
                <w14:ligatures w14:val="standardContextual"/>
              </w:rPr>
            </w:pPr>
            <w:r>
              <w:rPr>
                <w:kern w:val="2"/>
                <w14:ligatures w14:val="standardContextual"/>
              </w:rPr>
              <w:t>No such mandatory fields is applicable.</w:t>
            </w:r>
          </w:p>
        </w:tc>
      </w:tr>
      <w:tr w:rsidR="00544A2C" w:rsidRPr="007A39AC" w14:paraId="688F456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8A1A8DE" w14:textId="77777777" w:rsidR="00544A2C" w:rsidRDefault="00544A2C" w:rsidP="00535342">
            <w:pPr>
              <w:pStyle w:val="TableText"/>
              <w:snapToGrid w:val="0"/>
              <w:spacing w:line="256" w:lineRule="auto"/>
              <w:rPr>
                <w:kern w:val="2"/>
                <w14:ligatures w14:val="standardContextual"/>
              </w:rPr>
            </w:pPr>
            <w:r>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D846DB" w14:textId="77777777" w:rsidR="00544A2C" w:rsidRDefault="00544A2C" w:rsidP="00535342">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No fault should be logged and reported to primary controller.</w:t>
            </w:r>
          </w:p>
          <w:p w14:paraId="4023234A" w14:textId="77777777" w:rsidR="00544A2C" w:rsidRDefault="00544A2C" w:rsidP="00535342">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NHVDCDCStatus = 0, NHVDCDCStausDebug = 0, NHVDCDCFault = 0.</w:t>
            </w:r>
          </w:p>
          <w:p w14:paraId="1F0D9EBC" w14:textId="22774F46" w:rsidR="00544A2C" w:rsidRPr="007A39AC" w:rsidRDefault="00544A2C" w:rsidP="00535342">
            <w:pPr>
              <w:pStyle w:val="NormalWeb"/>
              <w:spacing w:before="60" w:beforeAutospacing="0" w:after="60" w:afterAutospacing="0"/>
              <w:rPr>
                <w:rFonts w:ascii="Arial" w:hAnsi="Arial" w:cs="Arial"/>
                <w:color w:val="000000"/>
                <w:sz w:val="20"/>
                <w:szCs w:val="20"/>
              </w:rPr>
            </w:pPr>
          </w:p>
        </w:tc>
      </w:tr>
      <w:tr w:rsidR="00544A2C" w14:paraId="0930B77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B662F3F" w14:textId="77777777" w:rsidR="00544A2C" w:rsidRDefault="00544A2C" w:rsidP="00535342">
            <w:pPr>
              <w:pStyle w:val="TableText"/>
              <w:snapToGrid w:val="0"/>
              <w:spacing w:line="256" w:lineRule="auto"/>
              <w:rPr>
                <w:kern w:val="2"/>
                <w14:ligatures w14:val="standardContextual"/>
              </w:rPr>
            </w:pPr>
            <w:r>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2F71E1" w14:textId="77777777" w:rsidR="00544A2C" w:rsidRDefault="00544A2C" w:rsidP="00535342">
            <w:pPr>
              <w:pStyle w:val="TableText"/>
              <w:snapToGrid w:val="0"/>
              <w:spacing w:line="256" w:lineRule="auto"/>
              <w:rPr>
                <w:kern w:val="2"/>
                <w14:ligatures w14:val="standardContextual"/>
              </w:rPr>
            </w:pPr>
            <w:r>
              <w:rPr>
                <w:kern w:val="2"/>
                <w:szCs w:val="20"/>
                <w14:ligatures w14:val="standardContextual"/>
              </w:rPr>
              <w:t>Default value is required</w:t>
            </w:r>
          </w:p>
        </w:tc>
      </w:tr>
      <w:tr w:rsidR="00544A2C" w14:paraId="593E61B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CFABA94" w14:textId="77777777" w:rsidR="00544A2C" w:rsidRDefault="00544A2C" w:rsidP="00535342">
            <w:pPr>
              <w:pStyle w:val="TableText"/>
              <w:snapToGrid w:val="0"/>
              <w:spacing w:line="256" w:lineRule="auto"/>
              <w:rPr>
                <w:kern w:val="2"/>
                <w14:ligatures w14:val="standardContextual"/>
              </w:rPr>
            </w:pPr>
            <w:r>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D486A6" w14:textId="77777777" w:rsidR="00544A2C" w:rsidRDefault="00544A2C" w:rsidP="00535342">
            <w:pPr>
              <w:pStyle w:val="TableText"/>
              <w:snapToGrid w:val="0"/>
              <w:spacing w:line="256" w:lineRule="auto"/>
              <w:rPr>
                <w:kern w:val="2"/>
                <w14:ligatures w14:val="standardContextual"/>
              </w:rPr>
            </w:pPr>
            <w:r>
              <w:rPr>
                <w:kern w:val="2"/>
                <w:szCs w:val="20"/>
                <w14:ligatures w14:val="standardContextual"/>
              </w:rPr>
              <w:t>Valid range value is required.</w:t>
            </w:r>
          </w:p>
        </w:tc>
      </w:tr>
      <w:tr w:rsidR="00544A2C" w14:paraId="4C9E3AE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936F03C" w14:textId="77777777" w:rsidR="00544A2C" w:rsidRDefault="00544A2C" w:rsidP="00535342">
            <w:pPr>
              <w:pStyle w:val="TableText"/>
              <w:snapToGrid w:val="0"/>
              <w:spacing w:line="256" w:lineRule="auto"/>
              <w:rPr>
                <w:kern w:val="2"/>
                <w14:ligatures w14:val="standardContextual"/>
              </w:rPr>
            </w:pPr>
            <w:r>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AB1054" w14:textId="77777777" w:rsidR="00544A2C" w:rsidRDefault="00544A2C" w:rsidP="00535342">
            <w:pPr>
              <w:pStyle w:val="TableText"/>
              <w:snapToGrid w:val="0"/>
              <w:spacing w:line="256" w:lineRule="auto"/>
              <w:rPr>
                <w:kern w:val="2"/>
                <w14:ligatures w14:val="standardContextual"/>
              </w:rPr>
            </w:pPr>
            <w:r>
              <w:rPr>
                <w:kern w:val="2"/>
                <w:szCs w:val="20"/>
                <w14:ligatures w14:val="standardContextual"/>
              </w:rPr>
              <w:t>Data latency period is not applicable</w:t>
            </w:r>
          </w:p>
        </w:tc>
      </w:tr>
      <w:tr w:rsidR="00544A2C" w14:paraId="55C9B69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D45DE2B" w14:textId="77777777" w:rsidR="00544A2C" w:rsidRDefault="00544A2C" w:rsidP="00535342">
            <w:pPr>
              <w:pStyle w:val="TableText"/>
              <w:snapToGrid w:val="0"/>
              <w:spacing w:line="256" w:lineRule="auto"/>
              <w:rPr>
                <w:kern w:val="2"/>
                <w14:ligatures w14:val="standardContextual"/>
              </w:rPr>
            </w:pPr>
            <w:r>
              <w:rPr>
                <w:kern w:val="2"/>
                <w14:ligatures w14:val="standardContextual"/>
              </w:rPr>
              <w:lastRenderedPageBreak/>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69114E" w14:textId="77777777" w:rsidR="00544A2C" w:rsidRDefault="00544A2C" w:rsidP="00535342">
            <w:pPr>
              <w:pStyle w:val="TableText"/>
              <w:snapToGrid w:val="0"/>
              <w:spacing w:line="256" w:lineRule="auto"/>
              <w:rPr>
                <w:kern w:val="2"/>
                <w14:ligatures w14:val="standardContextual"/>
              </w:rPr>
            </w:pPr>
            <w:r>
              <w:rPr>
                <w:kern w:val="2"/>
                <w:szCs w:val="20"/>
                <w14:ligatures w14:val="standardContextual"/>
              </w:rPr>
              <w:t>Data Retention period is the key cycle.</w:t>
            </w:r>
          </w:p>
        </w:tc>
      </w:tr>
      <w:tr w:rsidR="00544A2C" w14:paraId="15ED75D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66E0C0E" w14:textId="77777777" w:rsidR="00544A2C" w:rsidRDefault="00544A2C" w:rsidP="00535342">
            <w:pPr>
              <w:pStyle w:val="TableText"/>
              <w:snapToGrid w:val="0"/>
              <w:spacing w:line="256" w:lineRule="auto"/>
              <w:rPr>
                <w:kern w:val="2"/>
                <w14:ligatures w14:val="standardContextual"/>
              </w:rPr>
            </w:pPr>
            <w:r>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D14915" w14:textId="77777777" w:rsidR="00544A2C" w:rsidRDefault="00544A2C" w:rsidP="00535342">
            <w:pPr>
              <w:pStyle w:val="TableText"/>
              <w:spacing w:line="256"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544A2C" w14:paraId="1F157A6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1CF3A7C" w14:textId="77777777" w:rsidR="00544A2C" w:rsidRDefault="00544A2C" w:rsidP="00535342">
            <w:pPr>
              <w:pStyle w:val="TableText"/>
              <w:snapToGrid w:val="0"/>
              <w:spacing w:line="256" w:lineRule="auto"/>
              <w:rPr>
                <w:kern w:val="2"/>
                <w14:ligatures w14:val="standardContextual"/>
              </w:rPr>
            </w:pPr>
            <w:r>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037E6B" w14:textId="77777777" w:rsidR="00544A2C" w:rsidRDefault="00544A2C" w:rsidP="00535342">
            <w:pPr>
              <w:pStyle w:val="TableText"/>
              <w:spacing w:line="256" w:lineRule="auto"/>
              <w:rPr>
                <w:kern w:val="2"/>
                <w14:ligatures w14:val="standardContextual"/>
              </w:rPr>
            </w:pPr>
            <w:r>
              <w:rPr>
                <w:kern w:val="2"/>
                <w:szCs w:val="20"/>
                <w14:ligatures w14:val="standardContextual"/>
              </w:rPr>
              <w:t>External event is not required.</w:t>
            </w:r>
          </w:p>
        </w:tc>
      </w:tr>
      <w:tr w:rsidR="00544A2C" w14:paraId="7D3019D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605AFB7" w14:textId="77777777" w:rsidR="00544A2C" w:rsidRDefault="00544A2C" w:rsidP="00535342">
            <w:pPr>
              <w:pStyle w:val="TableText"/>
              <w:snapToGrid w:val="0"/>
              <w:spacing w:line="256" w:lineRule="auto"/>
              <w:rPr>
                <w:kern w:val="2"/>
                <w14:ligatures w14:val="standardContextual"/>
              </w:rPr>
            </w:pPr>
            <w:r>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32C157" w14:textId="77777777" w:rsidR="00544A2C" w:rsidRDefault="00544A2C" w:rsidP="00535342">
            <w:pPr>
              <w:pStyle w:val="TableText"/>
              <w:spacing w:line="256" w:lineRule="auto"/>
              <w:rPr>
                <w:kern w:val="2"/>
                <w14:ligatures w14:val="standardContextual"/>
              </w:rPr>
            </w:pPr>
            <w:r>
              <w:rPr>
                <w:kern w:val="2"/>
                <w:szCs w:val="20"/>
                <w14:ligatures w14:val="standardContextual"/>
              </w:rPr>
              <w:t>Temporal event is not applicable.</w:t>
            </w:r>
          </w:p>
        </w:tc>
      </w:tr>
      <w:tr w:rsidR="00544A2C" w:rsidRPr="007A39AC" w14:paraId="3294AEC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95C5B65" w14:textId="77777777" w:rsidR="00544A2C" w:rsidRDefault="00544A2C" w:rsidP="00535342">
            <w:pPr>
              <w:pStyle w:val="TableText"/>
              <w:snapToGrid w:val="0"/>
              <w:spacing w:line="256" w:lineRule="auto"/>
              <w:rPr>
                <w:kern w:val="2"/>
                <w14:ligatures w14:val="standardContextual"/>
              </w:rPr>
            </w:pPr>
            <w:r>
              <w:rPr>
                <w:kern w:val="2"/>
                <w14:ligatures w14:val="standardContextual"/>
              </w:rPr>
              <w:t xml:space="preserve">Validation Rules/ </w:t>
            </w:r>
          </w:p>
          <w:p w14:paraId="272B0922" w14:textId="77777777" w:rsidR="00544A2C" w:rsidRDefault="00544A2C" w:rsidP="00535342">
            <w:pPr>
              <w:pStyle w:val="TableText"/>
              <w:snapToGrid w:val="0"/>
              <w:spacing w:line="256" w:lineRule="auto"/>
              <w:rPr>
                <w:kern w:val="2"/>
                <w:vertAlign w:val="superscript"/>
                <w14:ligatures w14:val="standardContextual"/>
              </w:rPr>
            </w:pPr>
            <w:r>
              <w:rPr>
                <w:kern w:val="2"/>
                <w14:ligatures w14:val="standardContextual"/>
              </w:rPr>
              <w:t>Verification criteria</w:t>
            </w:r>
            <w:r>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A3638" w14:textId="77777777" w:rsidR="00544A2C" w:rsidRDefault="00544A2C" w:rsidP="00535342">
            <w:pPr>
              <w:pStyle w:val="TableText"/>
              <w:snapToGrid w:val="0"/>
              <w:spacing w:line="256" w:lineRule="auto"/>
              <w:rPr>
                <w:strike/>
              </w:rPr>
            </w:pPr>
            <w:r>
              <w:rPr>
                <w:szCs w:val="20"/>
                <w:shd w:val="clear" w:color="auto" w:fill="FFFFFF"/>
              </w:rPr>
              <w:t xml:space="preserve">Verify that HVDCDC shall continuously report the </w:t>
            </w:r>
            <w:r>
              <w:rPr>
                <w:szCs w:val="20"/>
              </w:rPr>
              <w:t>Open Circuit</w:t>
            </w:r>
            <w:r>
              <w:rPr>
                <w:szCs w:val="20"/>
                <w:shd w:val="clear" w:color="auto" w:fill="FFFFFF"/>
              </w:rPr>
              <w:t xml:space="preserve"> fault DTC across </w:t>
            </w:r>
            <w:r>
              <w:rPr>
                <w:szCs w:val="20"/>
              </w:rPr>
              <w:t>respective sections/terminals of power module to primary controller.</w:t>
            </w:r>
          </w:p>
          <w:p w14:paraId="57CEC627" w14:textId="77777777" w:rsidR="00544A2C" w:rsidRPr="007A39AC" w:rsidRDefault="00544A2C" w:rsidP="00535342">
            <w:pPr>
              <w:pStyle w:val="TableText"/>
              <w:snapToGrid w:val="0"/>
              <w:spacing w:line="256" w:lineRule="auto"/>
              <w:rPr>
                <w:i/>
                <w:iCs/>
                <w:strike/>
                <w:kern w:val="2"/>
                <w14:ligatures w14:val="standardContextual"/>
              </w:rPr>
            </w:pPr>
          </w:p>
        </w:tc>
      </w:tr>
      <w:tr w:rsidR="00544A2C" w14:paraId="7375A39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D0184ED" w14:textId="77777777" w:rsidR="00544A2C" w:rsidRDefault="00544A2C" w:rsidP="00535342">
            <w:pPr>
              <w:pStyle w:val="TableText"/>
              <w:snapToGrid w:val="0"/>
              <w:spacing w:line="256" w:lineRule="auto"/>
              <w:rPr>
                <w:kern w:val="2"/>
                <w14:ligatures w14:val="standardContextual"/>
              </w:rPr>
            </w:pPr>
            <w:r>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5524E8" w14:textId="77777777" w:rsidR="00544A2C" w:rsidRDefault="00544A2C" w:rsidP="00535342">
            <w:pPr>
              <w:pStyle w:val="TableText"/>
              <w:snapToGrid w:val="0"/>
              <w:spacing w:line="256" w:lineRule="auto"/>
              <w:rPr>
                <w:kern w:val="2"/>
                <w14:ligatures w14:val="standardContextual"/>
              </w:rPr>
            </w:pPr>
            <w:r>
              <w:rPr>
                <w:kern w:val="2"/>
                <w:szCs w:val="20"/>
                <w14:ligatures w14:val="standardContextual"/>
              </w:rPr>
              <w:t>Constraints are not applicable.</w:t>
            </w:r>
          </w:p>
        </w:tc>
      </w:tr>
      <w:tr w:rsidR="00544A2C" w14:paraId="4E5A26D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3117A07" w14:textId="77777777" w:rsidR="00544A2C" w:rsidRDefault="00544A2C" w:rsidP="00535342">
            <w:pPr>
              <w:pStyle w:val="TableText"/>
              <w:snapToGrid w:val="0"/>
              <w:spacing w:line="256" w:lineRule="auto"/>
              <w:rPr>
                <w:kern w:val="2"/>
                <w14:ligatures w14:val="standardContextual"/>
              </w:rPr>
            </w:pPr>
            <w:r>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830B6D" w14:textId="77777777" w:rsidR="00544A2C" w:rsidRDefault="00544A2C" w:rsidP="00535342">
            <w:pPr>
              <w:pStyle w:val="TableText"/>
              <w:snapToGrid w:val="0"/>
              <w:spacing w:line="256" w:lineRule="auto"/>
              <w:rPr>
                <w:kern w:val="2"/>
                <w14:ligatures w14:val="standardContextual"/>
              </w:rPr>
            </w:pPr>
            <w:r>
              <w:rPr>
                <w:kern w:val="2"/>
                <w:szCs w:val="20"/>
                <w14:ligatures w14:val="standardContextual"/>
              </w:rPr>
              <w:t>No effects on other system</w:t>
            </w:r>
          </w:p>
        </w:tc>
      </w:tr>
      <w:tr w:rsidR="00544A2C" w14:paraId="3F4B4E1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392146C" w14:textId="77777777" w:rsidR="00544A2C" w:rsidRDefault="00544A2C" w:rsidP="00535342">
            <w:pPr>
              <w:pStyle w:val="TableText"/>
              <w:snapToGrid w:val="0"/>
              <w:spacing w:line="256" w:lineRule="auto"/>
              <w:rPr>
                <w:kern w:val="2"/>
                <w14:ligatures w14:val="standardContextual"/>
              </w:rPr>
            </w:pPr>
            <w:r>
              <w:rPr>
                <w:kern w:val="2"/>
                <w14:ligatures w14:val="standardContextual"/>
              </w:rPr>
              <w:t>Testability with respect to test environment</w:t>
            </w:r>
          </w:p>
          <w:p w14:paraId="46266427" w14:textId="77777777" w:rsidR="00544A2C" w:rsidRDefault="00544A2C" w:rsidP="00535342">
            <w:pPr>
              <w:pStyle w:val="TableText"/>
              <w:spacing w:line="256" w:lineRule="auto"/>
              <w:rPr>
                <w:kern w:val="2"/>
                <w14:ligatures w14:val="standardContextual"/>
              </w:rPr>
            </w:pPr>
            <w:r>
              <w:rPr>
                <w:kern w:val="2"/>
                <w14:ligatures w14:val="standardContextual"/>
              </w:rPr>
              <w:t>(Yes/No)</w:t>
            </w:r>
          </w:p>
          <w:p w14:paraId="49DCFBD1" w14:textId="77777777" w:rsidR="00544A2C" w:rsidRDefault="00544A2C" w:rsidP="00535342">
            <w:pPr>
              <w:pStyle w:val="TableText"/>
              <w:spacing w:line="256" w:lineRule="auto"/>
              <w:rPr>
                <w:kern w:val="2"/>
                <w14:ligatures w14:val="standardContextual"/>
              </w:rPr>
            </w:pPr>
            <w:r>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B55DFD" w14:textId="77777777" w:rsidR="00544A2C" w:rsidRDefault="00544A2C" w:rsidP="00535342">
            <w:pPr>
              <w:pStyle w:val="TableText"/>
              <w:snapToGrid w:val="0"/>
              <w:spacing w:line="256" w:lineRule="auto"/>
              <w:rPr>
                <w:kern w:val="2"/>
                <w14:ligatures w14:val="standardContextual"/>
              </w:rPr>
            </w:pPr>
            <w:r>
              <w:rPr>
                <w:kern w:val="2"/>
                <w14:ligatures w14:val="standardContextual"/>
              </w:rPr>
              <w:t>YES</w:t>
            </w:r>
          </w:p>
          <w:p w14:paraId="71E37D50" w14:textId="77777777" w:rsidR="00544A2C" w:rsidRDefault="00544A2C" w:rsidP="00535342">
            <w:pPr>
              <w:pStyle w:val="TableText"/>
              <w:snapToGrid w:val="0"/>
              <w:spacing w:line="256" w:lineRule="auto"/>
              <w:rPr>
                <w:kern w:val="2"/>
                <w14:ligatures w14:val="standardContextual"/>
              </w:rPr>
            </w:pPr>
          </w:p>
        </w:tc>
      </w:tr>
      <w:tr w:rsidR="00544A2C" w14:paraId="236CD30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6FE9A26" w14:textId="77777777" w:rsidR="00544A2C" w:rsidRDefault="00544A2C" w:rsidP="00535342">
            <w:pPr>
              <w:pStyle w:val="TableText"/>
              <w:snapToGrid w:val="0"/>
              <w:spacing w:line="256" w:lineRule="auto"/>
              <w:rPr>
                <w:kern w:val="2"/>
                <w14:ligatures w14:val="standardContextual"/>
              </w:rPr>
            </w:pPr>
            <w:r>
              <w:rPr>
                <w:kern w:val="2"/>
                <w14:ligatures w14:val="standardContextual"/>
              </w:rPr>
              <w:t>Feasible within project constraints</w:t>
            </w:r>
          </w:p>
          <w:p w14:paraId="306C7195" w14:textId="77777777" w:rsidR="00544A2C" w:rsidRDefault="00544A2C" w:rsidP="00535342">
            <w:pPr>
              <w:pStyle w:val="TableText"/>
              <w:snapToGrid w:val="0"/>
              <w:spacing w:line="256" w:lineRule="auto"/>
              <w:rPr>
                <w:kern w:val="2"/>
                <w14:ligatures w14:val="standardContextual"/>
              </w:rPr>
            </w:pPr>
            <w:r>
              <w:rPr>
                <w:kern w:val="2"/>
                <w14:ligatures w14:val="standardContextual"/>
              </w:rPr>
              <w:t>(Yes/No)</w:t>
            </w:r>
          </w:p>
          <w:p w14:paraId="4B4E296F" w14:textId="77777777" w:rsidR="00544A2C" w:rsidRDefault="00544A2C" w:rsidP="00535342">
            <w:pPr>
              <w:pStyle w:val="TableText"/>
              <w:snapToGrid w:val="0"/>
              <w:spacing w:line="256" w:lineRule="auto"/>
              <w:rPr>
                <w:kern w:val="2"/>
                <w14:ligatures w14:val="standardContextual"/>
              </w:rPr>
            </w:pPr>
            <w:r>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86C08" w14:textId="77777777" w:rsidR="00544A2C" w:rsidRDefault="00544A2C" w:rsidP="00535342">
            <w:pPr>
              <w:pStyle w:val="TableText"/>
              <w:snapToGrid w:val="0"/>
              <w:spacing w:line="256" w:lineRule="auto"/>
              <w:rPr>
                <w:kern w:val="2"/>
                <w14:ligatures w14:val="standardContextual"/>
              </w:rPr>
            </w:pPr>
            <w:r>
              <w:rPr>
                <w:kern w:val="2"/>
                <w14:ligatures w14:val="standardContextual"/>
              </w:rPr>
              <w:t>YES</w:t>
            </w:r>
          </w:p>
          <w:p w14:paraId="4275272D" w14:textId="77777777" w:rsidR="00544A2C" w:rsidRDefault="00544A2C" w:rsidP="00535342">
            <w:pPr>
              <w:pStyle w:val="TableText"/>
              <w:snapToGrid w:val="0"/>
              <w:spacing w:line="256" w:lineRule="auto"/>
              <w:rPr>
                <w:i/>
                <w:iCs/>
                <w:kern w:val="2"/>
                <w14:ligatures w14:val="standardContextual"/>
              </w:rPr>
            </w:pPr>
          </w:p>
        </w:tc>
      </w:tr>
      <w:tr w:rsidR="00544A2C" w14:paraId="43397BB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0E75ED3" w14:textId="77777777" w:rsidR="00544A2C" w:rsidRDefault="00544A2C" w:rsidP="00535342">
            <w:pPr>
              <w:pStyle w:val="TableText"/>
              <w:snapToGrid w:val="0"/>
              <w:spacing w:line="256" w:lineRule="auto"/>
              <w:rPr>
                <w:kern w:val="2"/>
                <w14:ligatures w14:val="standardContextual"/>
              </w:rPr>
            </w:pPr>
            <w:r>
              <w:rPr>
                <w:kern w:val="2"/>
                <w14:ligatures w14:val="standardContextual"/>
              </w:rPr>
              <w:t>Critical</w:t>
            </w:r>
          </w:p>
          <w:p w14:paraId="672D847D" w14:textId="77777777" w:rsidR="00544A2C" w:rsidRDefault="00544A2C" w:rsidP="00535342">
            <w:pPr>
              <w:pStyle w:val="TableText"/>
              <w:snapToGrid w:val="0"/>
              <w:spacing w:line="256" w:lineRule="auto"/>
              <w:rPr>
                <w:kern w:val="2"/>
                <w14:ligatures w14:val="standardContextual"/>
              </w:rPr>
            </w:pPr>
            <w:r>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40A652" w14:textId="77777777" w:rsidR="00544A2C" w:rsidRDefault="00544A2C" w:rsidP="00535342">
            <w:pPr>
              <w:pStyle w:val="TableText"/>
              <w:snapToGrid w:val="0"/>
              <w:spacing w:line="256" w:lineRule="auto"/>
              <w:rPr>
                <w:kern w:val="2"/>
                <w14:ligatures w14:val="standardContextual"/>
              </w:rPr>
            </w:pPr>
            <w:r>
              <w:rPr>
                <w:kern w:val="2"/>
                <w14:ligatures w14:val="standardContextual"/>
              </w:rPr>
              <w:t>YES</w:t>
            </w:r>
          </w:p>
        </w:tc>
      </w:tr>
    </w:tbl>
    <w:p w14:paraId="361D59D7" w14:textId="77777777" w:rsidR="00544A2C" w:rsidRDefault="00544A2C" w:rsidP="00A55B53">
      <w:pPr>
        <w:rPr>
          <w:lang w:bidi="ar-EG"/>
        </w:rPr>
      </w:pPr>
    </w:p>
    <w:p w14:paraId="76016124" w14:textId="77777777" w:rsidR="00544A2C" w:rsidRPr="00123177" w:rsidRDefault="00544A2C" w:rsidP="00544A2C">
      <w:pPr>
        <w:pStyle w:val="Heading5"/>
      </w:pPr>
      <w:r w:rsidRPr="00123177">
        <w:t>Requirement for monitoring the system over voltage.</w:t>
      </w:r>
    </w:p>
    <w:p w14:paraId="11293C77" w14:textId="77777777" w:rsidR="00544A2C" w:rsidRPr="00123177" w:rsidRDefault="00544A2C" w:rsidP="00A55B53">
      <w:pPr>
        <w:rPr>
          <w:lang w:bidi="ar-EG"/>
        </w:rPr>
      </w:pPr>
    </w:p>
    <w:tbl>
      <w:tblPr>
        <w:tblW w:w="9525" w:type="dxa"/>
        <w:tblInd w:w="108" w:type="dxa"/>
        <w:tblLayout w:type="fixed"/>
        <w:tblLook w:val="04A0" w:firstRow="1" w:lastRow="0" w:firstColumn="1" w:lastColumn="0" w:noHBand="0" w:noVBand="1"/>
      </w:tblPr>
      <w:tblGrid>
        <w:gridCol w:w="1921"/>
        <w:gridCol w:w="7604"/>
      </w:tblGrid>
      <w:tr w:rsidR="00A55B53" w:rsidRPr="00123177" w14:paraId="1FEC53E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0B240642" w14:textId="77777777" w:rsidR="00A55B53" w:rsidRPr="00123177" w:rsidRDefault="00A55B53" w:rsidP="00535342">
            <w:pPr>
              <w:pStyle w:val="TableColumnTitle"/>
              <w:snapToGrid w:val="0"/>
              <w:spacing w:line="256" w:lineRule="auto"/>
              <w:rPr>
                <w:kern w:val="2"/>
                <w14:ligatures w14:val="standardContextual"/>
              </w:rPr>
            </w:pPr>
            <w:r w:rsidRPr="00123177">
              <w:rPr>
                <w:kern w:val="2"/>
                <w14:ligatures w14:val="standardContextual"/>
              </w:rPr>
              <w:lastRenderedPageBreak/>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010CF46" w14:textId="77777777" w:rsidR="00A55B53" w:rsidRPr="00123177" w:rsidRDefault="00A55B53" w:rsidP="00535342">
            <w:pPr>
              <w:pStyle w:val="TableColumnTitle"/>
              <w:snapToGrid w:val="0"/>
              <w:spacing w:line="256" w:lineRule="auto"/>
              <w:rPr>
                <w:kern w:val="2"/>
                <w14:ligatures w14:val="standardContextual"/>
              </w:rPr>
            </w:pPr>
            <w:r w:rsidRPr="00123177">
              <w:rPr>
                <w:kern w:val="2"/>
                <w14:ligatures w14:val="standardContextual"/>
              </w:rPr>
              <w:t>Description</w:t>
            </w:r>
          </w:p>
        </w:tc>
      </w:tr>
      <w:tr w:rsidR="00A55B53" w:rsidRPr="00123177" w14:paraId="1C508C34"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85A68A1"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6CCF11" w14:textId="77777777" w:rsidR="00A55B53" w:rsidRPr="00123177" w:rsidRDefault="00A55B53" w:rsidP="00535342">
            <w:pPr>
              <w:snapToGrid w:val="0"/>
            </w:pPr>
            <w:r w:rsidRPr="00123177">
              <w:rPr>
                <w:rFonts w:eastAsia="Arial"/>
                <w:color w:val="000000" w:themeColor="text1"/>
                <w:szCs w:val="20"/>
              </w:rPr>
              <w:t>SWRS_OBD_11</w:t>
            </w:r>
          </w:p>
        </w:tc>
      </w:tr>
      <w:tr w:rsidR="00A55B53" w:rsidRPr="00123177" w14:paraId="759DC601"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91F763D" w14:textId="77777777" w:rsidR="00A55B53" w:rsidRPr="00123177" w:rsidRDefault="00A55B53" w:rsidP="00535342">
            <w:pPr>
              <w:pStyle w:val="TableText"/>
              <w:spacing w:line="256" w:lineRule="auto"/>
              <w:rPr>
                <w:kern w:val="2"/>
                <w14:ligatures w14:val="standardContextual"/>
              </w:rPr>
            </w:pPr>
            <w:r w:rsidRPr="00123177">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07E9B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SDS18-DIA01-02-3165</w:t>
            </w:r>
          </w:p>
        </w:tc>
      </w:tr>
      <w:tr w:rsidR="00A55B53" w:rsidRPr="00123177" w14:paraId="643CDF39"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0C1FADE"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C1DCB4"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 SAMPLE/PF3.0</w:t>
            </w:r>
          </w:p>
        </w:tc>
      </w:tr>
      <w:tr w:rsidR="00A55B53" w:rsidRPr="00123177" w14:paraId="7F3AAA1D"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E4C7509" w14:textId="77777777" w:rsidR="00A55B53" w:rsidRPr="00123177" w:rsidRDefault="00A55B53" w:rsidP="00535342">
            <w:pPr>
              <w:pStyle w:val="TableText"/>
              <w:snapToGrid w:val="0"/>
              <w:spacing w:line="256" w:lineRule="auto"/>
              <w:rPr>
                <w:kern w:val="2"/>
                <w:vertAlign w:val="superscript"/>
                <w14:ligatures w14:val="standardContextual"/>
              </w:rPr>
            </w:pPr>
            <w:r w:rsidRPr="00123177">
              <w:rPr>
                <w:kern w:val="2"/>
                <w14:ligatures w14:val="standardContextual"/>
              </w:rPr>
              <w:t>Purpose</w:t>
            </w:r>
            <w:r w:rsidRPr="00123177">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9DA647" w14:textId="77777777" w:rsidR="00544A2C" w:rsidRDefault="00544A2C" w:rsidP="00544A2C">
            <w:pPr>
              <w:snapToGrid w:val="0"/>
              <w:rPr>
                <w:rFonts w:eastAsia="Arial"/>
              </w:rPr>
            </w:pPr>
            <w:r>
              <w:rPr>
                <w:szCs w:val="20"/>
              </w:rPr>
              <w:t>The HVHVDCDC shall implement to monitor fault and provide DTC for the over voltage failure to primary controller.</w:t>
            </w:r>
          </w:p>
          <w:p w14:paraId="2632A041" w14:textId="024E1C3B" w:rsidR="00A55B53" w:rsidRPr="00123177" w:rsidRDefault="00A55B53" w:rsidP="00535342">
            <w:pPr>
              <w:snapToGrid w:val="0"/>
              <w:rPr>
                <w:rFonts w:eastAsia="Arial"/>
              </w:rPr>
            </w:pPr>
          </w:p>
        </w:tc>
      </w:tr>
      <w:tr w:rsidR="00A55B53" w:rsidRPr="00123177" w14:paraId="0B31ACC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89D05D6"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F59A6B"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873971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BBE00B9"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2E760D" w14:textId="77777777" w:rsidR="00A55B53" w:rsidRPr="00123177" w:rsidRDefault="00A55B53" w:rsidP="00535342">
            <w:pPr>
              <w:pStyle w:val="TableText"/>
              <w:snapToGrid w:val="0"/>
              <w:spacing w:line="256" w:lineRule="auto"/>
              <w:rPr>
                <w:kern w:val="2"/>
                <w14:ligatures w14:val="standardContextual"/>
              </w:rPr>
            </w:pPr>
            <w:r w:rsidRPr="00123177">
              <w:rPr>
                <w:rFonts w:eastAsia="Arial"/>
                <w:color w:val="000000" w:themeColor="text1"/>
                <w:kern w:val="2"/>
                <w:szCs w:val="20"/>
                <w14:ligatures w14:val="standardContextual"/>
              </w:rPr>
              <w:t>No Specific access restrictions is applicable.</w:t>
            </w:r>
          </w:p>
        </w:tc>
      </w:tr>
      <w:tr w:rsidR="00A55B53" w:rsidRPr="00123177" w14:paraId="3B94961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577C99D" w14:textId="77777777" w:rsidR="00A55B53" w:rsidRPr="00123177" w:rsidRDefault="00A55B53" w:rsidP="00535342">
            <w:pPr>
              <w:pStyle w:val="TableText"/>
              <w:snapToGrid w:val="0"/>
              <w:spacing w:line="256" w:lineRule="auto"/>
              <w:rPr>
                <w:b/>
                <w:bCs/>
                <w:kern w:val="2"/>
                <w14:ligatures w14:val="standardContextual"/>
              </w:rPr>
            </w:pPr>
            <w:r w:rsidRPr="00123177">
              <w:rPr>
                <w:kern w:val="2"/>
                <w14:ligatures w14:val="standardContextual"/>
              </w:rPr>
              <w:t>Input(s)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F52E92" w14:textId="77777777" w:rsidR="00544A2C" w:rsidRPr="0039314A" w:rsidRDefault="00544A2C" w:rsidP="00544A2C">
            <w:pPr>
              <w:spacing w:before="60" w:after="60"/>
              <w:textAlignment w:val="center"/>
              <w:rPr>
                <w:rFonts w:ascii="Calibri" w:hAnsi="Calibri" w:cs="Calibri"/>
                <w:sz w:val="22"/>
                <w:szCs w:val="22"/>
              </w:rPr>
            </w:pPr>
            <w:r w:rsidRPr="0039314A">
              <w:rPr>
                <w:szCs w:val="20"/>
              </w:rPr>
              <w:t>-</w:t>
            </w:r>
            <w:r>
              <w:rPr>
                <w:szCs w:val="20"/>
              </w:rPr>
              <w:t xml:space="preserve"> The respective side of</w:t>
            </w:r>
            <w:r w:rsidRPr="0039314A">
              <w:rPr>
                <w:szCs w:val="20"/>
              </w:rPr>
              <w:t xml:space="preserve"> </w:t>
            </w:r>
            <w:r>
              <w:rPr>
                <w:szCs w:val="20"/>
              </w:rPr>
              <w:t xml:space="preserve">HVDCDC </w:t>
            </w:r>
            <w:r w:rsidRPr="0039314A">
              <w:rPr>
                <w:szCs w:val="20"/>
              </w:rPr>
              <w:t xml:space="preserve">power board </w:t>
            </w:r>
            <w:r>
              <w:rPr>
                <w:szCs w:val="20"/>
              </w:rPr>
              <w:t xml:space="preserve">shall receive voltage greater than Threshold voltage HVDCDC_CAL. </w:t>
            </w:r>
          </w:p>
          <w:p w14:paraId="08E45B70" w14:textId="7C0EEA83" w:rsidR="00A55B53" w:rsidRPr="00544A2C" w:rsidRDefault="00544A2C" w:rsidP="00544A2C">
            <w:pPr>
              <w:spacing w:before="60" w:after="60"/>
              <w:textAlignment w:val="center"/>
              <w:rPr>
                <w:rFonts w:ascii="Calibri" w:hAnsi="Calibri" w:cs="Calibri"/>
                <w:sz w:val="22"/>
                <w:szCs w:val="22"/>
              </w:rPr>
            </w:pPr>
            <w:r>
              <w:rPr>
                <w:szCs w:val="20"/>
              </w:rPr>
              <w:t xml:space="preserve">- </w:t>
            </w:r>
            <w:r w:rsidRPr="0039314A">
              <w:rPr>
                <w:szCs w:val="20"/>
              </w:rPr>
              <w:t xml:space="preserve">Create a CAN frame format to provide the </w:t>
            </w:r>
            <w:r>
              <w:rPr>
                <w:szCs w:val="20"/>
              </w:rPr>
              <w:t xml:space="preserve">Over voltage </w:t>
            </w:r>
            <w:r w:rsidRPr="0039314A">
              <w:rPr>
                <w:szCs w:val="20"/>
              </w:rPr>
              <w:t>DTC information to primary controller.</w:t>
            </w:r>
          </w:p>
        </w:tc>
      </w:tr>
      <w:tr w:rsidR="00A55B53" w:rsidRPr="00123177" w14:paraId="19F0810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E4F490C" w14:textId="77777777" w:rsidR="00A55B53" w:rsidRPr="00123177" w:rsidRDefault="00A55B53" w:rsidP="00535342">
            <w:pPr>
              <w:pStyle w:val="TableText"/>
              <w:snapToGrid w:val="0"/>
              <w:spacing w:line="256" w:lineRule="auto"/>
              <w:rPr>
                <w:b/>
                <w:bCs/>
                <w:kern w:val="2"/>
                <w14:ligatures w14:val="standardContextual"/>
              </w:rPr>
            </w:pPr>
            <w:r w:rsidRPr="00123177">
              <w:rPr>
                <w:kern w:val="2"/>
                <w14:ligatures w14:val="standardContextual"/>
              </w:rPr>
              <w:t>Output(s)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D35129" w14:textId="77777777" w:rsidR="00544A2C" w:rsidRPr="0039314A" w:rsidRDefault="00544A2C" w:rsidP="00544A2C">
            <w:pPr>
              <w:pStyle w:val="TableText"/>
              <w:snapToGrid w:val="0"/>
              <w:spacing w:line="256" w:lineRule="auto"/>
              <w:rPr>
                <w:kern w:val="2"/>
                <w14:ligatures w14:val="standardContextual"/>
              </w:rPr>
            </w:pPr>
            <w:r w:rsidRPr="0039314A">
              <w:rPr>
                <w:kern w:val="2"/>
                <w14:ligatures w14:val="standardContextual"/>
              </w:rPr>
              <w:t xml:space="preserve">- HVDCDC shall raise the </w:t>
            </w:r>
            <w:r>
              <w:rPr>
                <w:kern w:val="2"/>
                <w14:ligatures w14:val="standardContextual"/>
              </w:rPr>
              <w:t>Over Voltage</w:t>
            </w:r>
            <w:r w:rsidRPr="0039314A">
              <w:rPr>
                <w:kern w:val="2"/>
                <w14:ligatures w14:val="standardContextual"/>
              </w:rPr>
              <w:t xml:space="preserve"> Failure and the respective fault ID should be provided in NHVDCDCFaultID@ HVDCDC_Debug_PDU signal after the fault response time of </w:t>
            </w:r>
            <w:r>
              <w:rPr>
                <w:kern w:val="2"/>
                <w14:ligatures w14:val="standardContextual"/>
              </w:rPr>
              <w:t>HVDCDC_CAL</w:t>
            </w:r>
            <w:r w:rsidRPr="0039314A">
              <w:rPr>
                <w:kern w:val="2"/>
                <w14:ligatures w14:val="standardContextual"/>
              </w:rPr>
              <w:t>.</w:t>
            </w:r>
          </w:p>
          <w:p w14:paraId="23DD8F67" w14:textId="77777777" w:rsidR="00544A2C" w:rsidRPr="0039314A" w:rsidRDefault="00544A2C" w:rsidP="00544A2C">
            <w:pPr>
              <w:pStyle w:val="TableText"/>
              <w:snapToGrid w:val="0"/>
              <w:spacing w:line="256" w:lineRule="auto"/>
              <w:rPr>
                <w:kern w:val="2"/>
                <w14:ligatures w14:val="standardContextual"/>
              </w:rPr>
            </w:pPr>
            <w:r w:rsidRPr="0039314A">
              <w:rPr>
                <w:kern w:val="2"/>
                <w14:ligatures w14:val="standardContextual"/>
              </w:rPr>
              <w:t xml:space="preserve">- HVDCDC shall continuously report </w:t>
            </w:r>
            <w:r>
              <w:rPr>
                <w:kern w:val="2"/>
                <w14:ligatures w14:val="standardContextual"/>
              </w:rPr>
              <w:t>Over Voltage</w:t>
            </w:r>
            <w:r w:rsidRPr="0039314A">
              <w:rPr>
                <w:kern w:val="2"/>
                <w14:ligatures w14:val="standardContextual"/>
              </w:rPr>
              <w:t xml:space="preserve"> DTC information for respective fault using &lt;Add here &gt; CAN frame to primary controller.</w:t>
            </w:r>
          </w:p>
          <w:p w14:paraId="05D31F7D" w14:textId="77777777" w:rsidR="00544A2C" w:rsidRPr="0039314A" w:rsidRDefault="00544A2C" w:rsidP="00544A2C">
            <w:pPr>
              <w:pStyle w:val="TableText"/>
              <w:snapToGrid w:val="0"/>
              <w:spacing w:line="256" w:lineRule="auto"/>
              <w:rPr>
                <w:kern w:val="2"/>
                <w14:ligatures w14:val="standardContextual"/>
              </w:rPr>
            </w:pPr>
            <w:r w:rsidRPr="0039314A">
              <w:rPr>
                <w:kern w:val="2"/>
                <w14:ligatures w14:val="standardContextual"/>
              </w:rPr>
              <w:t xml:space="preserve">The DTC for respective </w:t>
            </w:r>
            <w:r>
              <w:rPr>
                <w:kern w:val="2"/>
                <w14:ligatures w14:val="standardContextual"/>
              </w:rPr>
              <w:t>Over Voltage</w:t>
            </w:r>
            <w:r w:rsidRPr="0039314A">
              <w:rPr>
                <w:kern w:val="2"/>
                <w14:ligatures w14:val="standardContextual"/>
              </w:rPr>
              <w:t xml:space="preserve"> fault shall be in range of P1E00xx to P1EFFxx.</w:t>
            </w:r>
          </w:p>
          <w:p w14:paraId="52B236E3" w14:textId="79DB8D94" w:rsidR="00A55B53" w:rsidRPr="00123177" w:rsidRDefault="00A55B53" w:rsidP="00535342">
            <w:pPr>
              <w:pStyle w:val="TableText"/>
              <w:snapToGrid w:val="0"/>
              <w:spacing w:line="256" w:lineRule="auto"/>
              <w:rPr>
                <w:kern w:val="2"/>
                <w14:ligatures w14:val="standardContextual"/>
              </w:rPr>
            </w:pPr>
          </w:p>
        </w:tc>
      </w:tr>
      <w:tr w:rsidR="00A55B53" w:rsidRPr="00123177" w14:paraId="1876C85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A92A5DC"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C5C14" w14:textId="792097B5" w:rsidR="002136B3" w:rsidRPr="00E568FC" w:rsidRDefault="002136B3" w:rsidP="002136B3">
            <w:pPr>
              <w:pStyle w:val="TableText"/>
              <w:tabs>
                <w:tab w:val="left" w:pos="2060"/>
              </w:tabs>
              <w:snapToGrid w:val="0"/>
              <w:spacing w:line="256" w:lineRule="auto"/>
              <w:rPr>
                <w:rStyle w:val="normaltextrun"/>
              </w:rPr>
            </w:pPr>
            <w:r>
              <w:rPr>
                <w:rStyle w:val="normaltextrun"/>
              </w:rPr>
              <w:t xml:space="preserve">- </w:t>
            </w:r>
            <w:r w:rsidRPr="00E568FC">
              <w:rPr>
                <w:rStyle w:val="normaltextrun"/>
              </w:rPr>
              <w:t xml:space="preserve">HVDCDC shall receive a </w:t>
            </w:r>
            <w:r>
              <w:rPr>
                <w:rStyle w:val="normaltextrun"/>
              </w:rPr>
              <w:t>Over Voltage</w:t>
            </w:r>
            <w:r w:rsidRPr="00E568FC">
              <w:rPr>
                <w:rStyle w:val="normaltextrun"/>
              </w:rPr>
              <w:t xml:space="preserve"> fault in various (800V, 400V,</w:t>
            </w:r>
            <w:r>
              <w:rPr>
                <w:rStyle w:val="normaltextrun"/>
              </w:rPr>
              <w:t xml:space="preserve"> </w:t>
            </w:r>
            <w:r w:rsidRPr="00B3101A">
              <w:rPr>
                <w:rStyle w:val="normaltextrun"/>
              </w:rPr>
              <w:t>VICOR_5VS, LOCAL_5VS, PM_I2C</w:t>
            </w:r>
            <w:r w:rsidRPr="00E568FC">
              <w:rPr>
                <w:rStyle w:val="normaltextrun"/>
              </w:rPr>
              <w:t>) sections/terminals of power module.</w:t>
            </w:r>
          </w:p>
          <w:p w14:paraId="75E53B10" w14:textId="77777777" w:rsidR="002136B3" w:rsidRPr="00E568FC" w:rsidRDefault="002136B3" w:rsidP="002136B3">
            <w:pPr>
              <w:pStyle w:val="TableText"/>
              <w:tabs>
                <w:tab w:val="left" w:pos="2060"/>
              </w:tabs>
              <w:snapToGrid w:val="0"/>
              <w:spacing w:line="256" w:lineRule="auto"/>
              <w:rPr>
                <w:rStyle w:val="normaltextrun"/>
              </w:rPr>
            </w:pPr>
            <w:r w:rsidRPr="00E568FC">
              <w:rPr>
                <w:rStyle w:val="normaltextrun"/>
              </w:rPr>
              <w:t xml:space="preserve">- HVDCDC shall detect the </w:t>
            </w:r>
            <w:r>
              <w:rPr>
                <w:rStyle w:val="normaltextrun"/>
              </w:rPr>
              <w:t>Over Voltage</w:t>
            </w:r>
            <w:r w:rsidRPr="00E568FC">
              <w:rPr>
                <w:rStyle w:val="normaltextrun"/>
              </w:rPr>
              <w:t xml:space="preserve"> fault in the respective sections/terminals of power module within the HVDCDC_CAL time.</w:t>
            </w:r>
          </w:p>
          <w:p w14:paraId="7617BFCF" w14:textId="77777777" w:rsidR="002136B3" w:rsidRPr="00E568FC" w:rsidRDefault="002136B3" w:rsidP="002136B3">
            <w:pPr>
              <w:pStyle w:val="TableText"/>
              <w:tabs>
                <w:tab w:val="left" w:pos="2060"/>
              </w:tabs>
              <w:snapToGrid w:val="0"/>
              <w:spacing w:line="256" w:lineRule="auto"/>
              <w:rPr>
                <w:rStyle w:val="normaltextrun"/>
              </w:rPr>
            </w:pPr>
            <w:r w:rsidRPr="00E568FC">
              <w:rPr>
                <w:rStyle w:val="normaltextrun"/>
              </w:rPr>
              <w:t xml:space="preserve">- HVDCDC shall send the </w:t>
            </w:r>
            <w:r>
              <w:rPr>
                <w:rStyle w:val="normaltextrun"/>
              </w:rPr>
              <w:t>Over Voltage</w:t>
            </w:r>
            <w:r w:rsidRPr="00E568FC">
              <w:rPr>
                <w:rStyle w:val="normaltextrun"/>
              </w:rPr>
              <w:t xml:space="preserve"> fault DTC over CAN within the HVDCDC_CAL</w:t>
            </w:r>
          </w:p>
          <w:p w14:paraId="32022CA0" w14:textId="0759525B" w:rsidR="00A55B53" w:rsidRPr="00123177" w:rsidRDefault="002136B3" w:rsidP="002136B3">
            <w:pPr>
              <w:pStyle w:val="TableText"/>
              <w:tabs>
                <w:tab w:val="left" w:pos="2060"/>
              </w:tabs>
              <w:snapToGrid w:val="0"/>
              <w:spacing w:line="256" w:lineRule="auto"/>
              <w:rPr>
                <w:rStyle w:val="normaltextrun"/>
              </w:rPr>
            </w:pPr>
            <w:r>
              <w:rPr>
                <w:rStyle w:val="normaltextrun"/>
              </w:rPr>
              <w:t xml:space="preserve">- </w:t>
            </w:r>
            <w:r w:rsidRPr="00E568FC">
              <w:rPr>
                <w:rStyle w:val="normaltextrun"/>
              </w:rPr>
              <w:t xml:space="preserve">HVDCDC shall continuously report the </w:t>
            </w:r>
            <w:r>
              <w:rPr>
                <w:rStyle w:val="normaltextrun"/>
              </w:rPr>
              <w:t>Over Voltage</w:t>
            </w:r>
            <w:r w:rsidRPr="00E568FC">
              <w:rPr>
                <w:rStyle w:val="normaltextrun"/>
              </w:rPr>
              <w:t xml:space="preserve"> fault DTC to primary controller.</w:t>
            </w:r>
          </w:p>
        </w:tc>
      </w:tr>
      <w:tr w:rsidR="00A55B53" w:rsidRPr="00123177" w14:paraId="4F254EB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FEFD599" w14:textId="77777777" w:rsidR="00A55B53" w:rsidRPr="00123177" w:rsidRDefault="00A55B53" w:rsidP="00535342">
            <w:pPr>
              <w:pStyle w:val="TableText"/>
              <w:snapToGrid w:val="0"/>
              <w:spacing w:line="256" w:lineRule="auto"/>
            </w:pPr>
            <w:r w:rsidRPr="00123177">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E1FFF6"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No such mandatory fields is applicable.</w:t>
            </w:r>
          </w:p>
        </w:tc>
      </w:tr>
      <w:tr w:rsidR="00A55B53" w:rsidRPr="00123177" w14:paraId="6D74779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54AA8B6"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DA9E38"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No fault should be logged and reported to primary controller.</w:t>
            </w:r>
          </w:p>
          <w:p w14:paraId="7C373836" w14:textId="02F4B93E" w:rsidR="00A55B53" w:rsidRPr="00123177" w:rsidRDefault="002136B3" w:rsidP="002136B3">
            <w:pPr>
              <w:pStyle w:val="TableText"/>
              <w:snapToGrid w:val="0"/>
              <w:spacing w:line="256" w:lineRule="auto"/>
              <w:rPr>
                <w:kern w:val="2"/>
                <w14:ligatures w14:val="standardContextual"/>
              </w:rPr>
            </w:pPr>
            <w:r>
              <w:rPr>
                <w:szCs w:val="20"/>
              </w:rPr>
              <w:t>NHVDCDCStatus = 0, NHVDCDCStausDebug = 0, NHVDCDCFault = 0</w:t>
            </w:r>
          </w:p>
        </w:tc>
      </w:tr>
      <w:tr w:rsidR="00A55B53" w:rsidRPr="00123177" w14:paraId="382F598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81D8F96"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1A4756"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Default value is required</w:t>
            </w:r>
          </w:p>
        </w:tc>
      </w:tr>
      <w:tr w:rsidR="00A55B53" w:rsidRPr="00123177" w14:paraId="369BBE1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B8B4F9E"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7A0842"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Valid range value is required.</w:t>
            </w:r>
          </w:p>
        </w:tc>
      </w:tr>
      <w:tr w:rsidR="00A55B53" w:rsidRPr="00123177" w14:paraId="12E1AC4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FD86AC6"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84EF6A"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Data latency period is not applicable</w:t>
            </w:r>
          </w:p>
        </w:tc>
      </w:tr>
      <w:tr w:rsidR="00A55B53" w:rsidRPr="00123177" w14:paraId="2644E88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69AA928"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lastRenderedPageBreak/>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58586C"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Data Retention period is the key cycle.</w:t>
            </w:r>
          </w:p>
        </w:tc>
      </w:tr>
      <w:tr w:rsidR="00A55B53" w:rsidRPr="00123177" w14:paraId="0B3F567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C9831FE"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C2BFA8" w14:textId="77777777" w:rsidR="00A55B53" w:rsidRPr="00123177" w:rsidRDefault="00A55B53" w:rsidP="00535342">
            <w:pPr>
              <w:pStyle w:val="TableText"/>
              <w:spacing w:line="256" w:lineRule="auto"/>
              <w:rPr>
                <w:kern w:val="2"/>
                <w14:ligatures w14:val="standardContextual"/>
              </w:rPr>
            </w:pPr>
            <w:r w:rsidRPr="00123177">
              <w:rPr>
                <w:kern w:val="2"/>
                <w:szCs w:val="20"/>
                <w14:ligatures w14:val="standardContextual"/>
              </w:rPr>
              <w:t>Data rate is not applicable.</w:t>
            </w:r>
            <w:r w:rsidRPr="00123177">
              <w:rPr>
                <w:kern w:val="2"/>
                <w14:ligatures w14:val="standardContextual"/>
              </w:rPr>
              <w:t xml:space="preserve"> </w:t>
            </w:r>
          </w:p>
        </w:tc>
      </w:tr>
      <w:tr w:rsidR="00A55B53" w:rsidRPr="00123177" w14:paraId="79B8607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7E4E32F"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EC2E48" w14:textId="77777777" w:rsidR="00A55B53" w:rsidRPr="00123177" w:rsidRDefault="00A55B53" w:rsidP="00535342">
            <w:pPr>
              <w:pStyle w:val="TableText"/>
              <w:spacing w:line="256" w:lineRule="auto"/>
              <w:rPr>
                <w:kern w:val="2"/>
                <w14:ligatures w14:val="standardContextual"/>
              </w:rPr>
            </w:pPr>
            <w:r w:rsidRPr="00123177">
              <w:rPr>
                <w:kern w:val="2"/>
                <w:szCs w:val="20"/>
                <w14:ligatures w14:val="standardContextual"/>
              </w:rPr>
              <w:t>External event is not required.</w:t>
            </w:r>
          </w:p>
        </w:tc>
      </w:tr>
      <w:tr w:rsidR="00A55B53" w:rsidRPr="00123177" w14:paraId="79E6270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1589230"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ED0BB0" w14:textId="77777777" w:rsidR="00A55B53" w:rsidRPr="00123177" w:rsidRDefault="00A55B53" w:rsidP="00535342">
            <w:pPr>
              <w:pStyle w:val="TableText"/>
              <w:spacing w:line="256" w:lineRule="auto"/>
              <w:rPr>
                <w:kern w:val="2"/>
                <w14:ligatures w14:val="standardContextual"/>
              </w:rPr>
            </w:pPr>
            <w:r w:rsidRPr="00123177">
              <w:rPr>
                <w:kern w:val="2"/>
                <w:szCs w:val="20"/>
                <w14:ligatures w14:val="standardContextual"/>
              </w:rPr>
              <w:t>Temporal event is not applicable.</w:t>
            </w:r>
          </w:p>
        </w:tc>
      </w:tr>
      <w:tr w:rsidR="00A55B53" w:rsidRPr="00123177" w14:paraId="35DFC19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D73BA9E"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 xml:space="preserve">Validation Rules/ </w:t>
            </w:r>
          </w:p>
          <w:p w14:paraId="2BCB041C" w14:textId="77777777" w:rsidR="00A55B53" w:rsidRPr="00123177" w:rsidRDefault="00A55B53" w:rsidP="00535342">
            <w:pPr>
              <w:pStyle w:val="TableText"/>
              <w:snapToGrid w:val="0"/>
              <w:spacing w:line="256" w:lineRule="auto"/>
              <w:rPr>
                <w:kern w:val="2"/>
                <w:vertAlign w:val="superscript"/>
                <w14:ligatures w14:val="standardContextual"/>
              </w:rPr>
            </w:pPr>
            <w:r w:rsidRPr="00123177">
              <w:rPr>
                <w:kern w:val="2"/>
                <w14:ligatures w14:val="standardContextual"/>
              </w:rPr>
              <w:t>Verification criteria</w:t>
            </w:r>
            <w:r w:rsidRPr="00123177">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696F4E" w14:textId="2D5D2A40" w:rsidR="00A55B53" w:rsidRP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shd w:val="clear" w:color="auto" w:fill="FFFFFF"/>
              </w:rPr>
              <w:t xml:space="preserve">Verify that HVDCDC shall continuously report the Over Voltage fault DTC across </w:t>
            </w:r>
            <w:r>
              <w:rPr>
                <w:rFonts w:ascii="Arial" w:hAnsi="Arial" w:cs="Arial"/>
                <w:color w:val="000000"/>
                <w:sz w:val="20"/>
                <w:szCs w:val="20"/>
              </w:rPr>
              <w:t>respective sections/terminals of power module to primary controller.</w:t>
            </w:r>
          </w:p>
        </w:tc>
      </w:tr>
      <w:tr w:rsidR="00A55B53" w:rsidRPr="00123177" w14:paraId="72BB6AD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413089C"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3E3671"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Constraints are not applicable.</w:t>
            </w:r>
          </w:p>
        </w:tc>
      </w:tr>
      <w:tr w:rsidR="00A55B53" w:rsidRPr="00123177" w14:paraId="28F3D8A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AFF63A6"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9E962B"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No effects on other system</w:t>
            </w:r>
          </w:p>
        </w:tc>
      </w:tr>
      <w:tr w:rsidR="00A55B53" w:rsidRPr="00123177" w14:paraId="0B13F42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DCC0B4A"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Testability with respect to test environment</w:t>
            </w:r>
          </w:p>
          <w:p w14:paraId="07D9D055" w14:textId="77777777" w:rsidR="00A55B53" w:rsidRPr="00123177" w:rsidRDefault="00A55B53" w:rsidP="00535342">
            <w:pPr>
              <w:pStyle w:val="TableText"/>
              <w:spacing w:line="256" w:lineRule="auto"/>
              <w:rPr>
                <w:kern w:val="2"/>
                <w14:ligatures w14:val="standardContextual"/>
              </w:rPr>
            </w:pPr>
            <w:r w:rsidRPr="00123177">
              <w:rPr>
                <w:kern w:val="2"/>
                <w14:ligatures w14:val="standardContextual"/>
              </w:rPr>
              <w:t>(Yes/No)</w:t>
            </w:r>
          </w:p>
          <w:p w14:paraId="4A19F411" w14:textId="77777777" w:rsidR="00A55B53" w:rsidRPr="00123177" w:rsidRDefault="00A55B53" w:rsidP="00535342">
            <w:pPr>
              <w:pStyle w:val="TableText"/>
              <w:spacing w:line="256" w:lineRule="auto"/>
              <w:rPr>
                <w:kern w:val="2"/>
                <w14:ligatures w14:val="standardContextual"/>
              </w:rPr>
            </w:pPr>
            <w:r w:rsidRPr="00123177">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B509F0"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1C4B2D42" w14:textId="77777777" w:rsidR="00A55B53" w:rsidRPr="00123177" w:rsidRDefault="00A55B53" w:rsidP="00535342">
            <w:pPr>
              <w:pStyle w:val="TableText"/>
              <w:snapToGrid w:val="0"/>
              <w:spacing w:line="256" w:lineRule="auto"/>
              <w:rPr>
                <w:kern w:val="2"/>
                <w14:ligatures w14:val="standardContextual"/>
              </w:rPr>
            </w:pPr>
          </w:p>
        </w:tc>
      </w:tr>
      <w:tr w:rsidR="00A55B53" w:rsidRPr="00123177" w14:paraId="5F608B2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7893D7A"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Feasible within project constraints</w:t>
            </w:r>
          </w:p>
          <w:p w14:paraId="07084099"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(Yes/No)</w:t>
            </w:r>
          </w:p>
          <w:p w14:paraId="62A2E7CD" w14:textId="77777777" w:rsidR="00A55B53" w:rsidRPr="00123177" w:rsidRDefault="00A55B53" w:rsidP="00535342">
            <w:pPr>
              <w:pStyle w:val="TableText"/>
              <w:snapToGrid w:val="0"/>
              <w:spacing w:line="256" w:lineRule="auto"/>
              <w:rPr>
                <w:kern w:val="2"/>
                <w14:ligatures w14:val="standardContextual"/>
              </w:rPr>
            </w:pPr>
            <w:r w:rsidRPr="00123177">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3827C"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01D18ED1" w14:textId="77777777" w:rsidR="00A55B53" w:rsidRPr="00123177" w:rsidRDefault="00A55B53" w:rsidP="00535342">
            <w:pPr>
              <w:pStyle w:val="TableText"/>
              <w:snapToGrid w:val="0"/>
              <w:spacing w:line="256" w:lineRule="auto"/>
              <w:rPr>
                <w:i/>
                <w:iCs/>
                <w:kern w:val="2"/>
                <w14:ligatures w14:val="standardContextual"/>
              </w:rPr>
            </w:pPr>
          </w:p>
        </w:tc>
      </w:tr>
      <w:tr w:rsidR="00A55B53" w:rsidRPr="00123177" w14:paraId="45340C2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5C6CC29"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Critical</w:t>
            </w:r>
          </w:p>
          <w:p w14:paraId="0692F07A"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2038E8"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tc>
      </w:tr>
      <w:tr w:rsidR="00A55B53" w:rsidRPr="00123177" w14:paraId="61AA5DE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78C2EEE9" w14:textId="77777777" w:rsidR="00A55B53" w:rsidRPr="00123177" w:rsidRDefault="00A55B53" w:rsidP="00535342">
            <w:pPr>
              <w:pStyle w:val="TableText"/>
              <w:snapToGrid w:val="0"/>
              <w:spacing w:line="256" w:lineRule="auto"/>
              <w:rPr>
                <w:kern w:val="2"/>
                <w14:ligatures w14:val="standardContextual"/>
              </w:rPr>
            </w:pPr>
            <w:r w:rsidRPr="00123177">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544A11" w14:textId="77777777" w:rsidR="00A55B53" w:rsidRPr="00123177" w:rsidRDefault="00A55B53" w:rsidP="00535342">
            <w:pPr>
              <w:pStyle w:val="TableText"/>
              <w:snapToGrid w:val="0"/>
              <w:spacing w:line="256" w:lineRule="auto"/>
              <w:rPr>
                <w:kern w:val="2"/>
                <w14:ligatures w14:val="standardContextual"/>
              </w:rPr>
            </w:pPr>
            <w:r w:rsidRPr="00123177">
              <w:t>Acceptance Criteria for this requirement should be as per SECTION-6 ACCEPTANCE CRITERIA</w:t>
            </w:r>
          </w:p>
        </w:tc>
      </w:tr>
    </w:tbl>
    <w:p w14:paraId="5FE0ED5C" w14:textId="77777777" w:rsidR="00A55B53" w:rsidRPr="00123177" w:rsidRDefault="00A55B53" w:rsidP="00A55B53">
      <w:pPr>
        <w:rPr>
          <w:lang w:bidi="ar-EG"/>
        </w:rPr>
      </w:pPr>
    </w:p>
    <w:p w14:paraId="52FED416" w14:textId="77777777" w:rsidR="00A55B53" w:rsidRPr="00123177" w:rsidRDefault="00A55B53" w:rsidP="00A55B53">
      <w:pPr>
        <w:pStyle w:val="Heading5"/>
      </w:pPr>
      <w:r w:rsidRPr="00123177">
        <w:lastRenderedPageBreak/>
        <w:t>Requirement for monitoring the system under voltage fault.</w:t>
      </w:r>
    </w:p>
    <w:p w14:paraId="151B3EE4" w14:textId="77777777" w:rsidR="00A55B53" w:rsidRPr="00123177" w:rsidRDefault="00A55B53" w:rsidP="00A55B53">
      <w:pPr>
        <w:rPr>
          <w:lang w:bidi="ar-EG"/>
        </w:rPr>
      </w:pPr>
    </w:p>
    <w:tbl>
      <w:tblPr>
        <w:tblW w:w="9525" w:type="dxa"/>
        <w:tblInd w:w="108" w:type="dxa"/>
        <w:tblLayout w:type="fixed"/>
        <w:tblLook w:val="04A0" w:firstRow="1" w:lastRow="0" w:firstColumn="1" w:lastColumn="0" w:noHBand="0" w:noVBand="1"/>
      </w:tblPr>
      <w:tblGrid>
        <w:gridCol w:w="1921"/>
        <w:gridCol w:w="7604"/>
      </w:tblGrid>
      <w:tr w:rsidR="00A55B53" w:rsidRPr="00123177" w14:paraId="0DB67DB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51485DB6" w14:textId="77777777" w:rsidR="00A55B53" w:rsidRPr="00123177" w:rsidRDefault="00A55B53" w:rsidP="00535342">
            <w:pPr>
              <w:pStyle w:val="TableColumnTitle"/>
              <w:snapToGrid w:val="0"/>
              <w:spacing w:line="256" w:lineRule="auto"/>
              <w:rPr>
                <w:kern w:val="2"/>
                <w14:ligatures w14:val="standardContextual"/>
              </w:rPr>
            </w:pPr>
            <w:r w:rsidRPr="00123177">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03FE163" w14:textId="77777777" w:rsidR="00A55B53" w:rsidRPr="00123177" w:rsidRDefault="00A55B53" w:rsidP="00535342">
            <w:pPr>
              <w:pStyle w:val="TableColumnTitle"/>
              <w:snapToGrid w:val="0"/>
              <w:spacing w:line="256" w:lineRule="auto"/>
              <w:rPr>
                <w:kern w:val="2"/>
                <w14:ligatures w14:val="standardContextual"/>
              </w:rPr>
            </w:pPr>
            <w:r w:rsidRPr="00123177">
              <w:rPr>
                <w:kern w:val="2"/>
                <w14:ligatures w14:val="standardContextual"/>
              </w:rPr>
              <w:t>Description</w:t>
            </w:r>
          </w:p>
        </w:tc>
      </w:tr>
      <w:tr w:rsidR="00A55B53" w:rsidRPr="00123177" w14:paraId="5EE71972"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D028F48"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3F8BE8" w14:textId="77777777" w:rsidR="00A55B53" w:rsidRPr="00123177" w:rsidRDefault="00A55B53" w:rsidP="00535342">
            <w:pPr>
              <w:snapToGrid w:val="0"/>
            </w:pPr>
            <w:r w:rsidRPr="00123177">
              <w:rPr>
                <w:rFonts w:eastAsia="Arial"/>
                <w:color w:val="000000" w:themeColor="text1"/>
                <w:szCs w:val="20"/>
              </w:rPr>
              <w:t>SWRS_OBD_12</w:t>
            </w:r>
          </w:p>
        </w:tc>
      </w:tr>
      <w:tr w:rsidR="00A55B53" w:rsidRPr="00123177" w14:paraId="1262AB46"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2C82645" w14:textId="77777777" w:rsidR="00A55B53" w:rsidRPr="00123177" w:rsidRDefault="00A55B53" w:rsidP="00535342">
            <w:pPr>
              <w:pStyle w:val="TableText"/>
              <w:spacing w:line="256" w:lineRule="auto"/>
              <w:rPr>
                <w:kern w:val="2"/>
                <w14:ligatures w14:val="standardContextual"/>
              </w:rPr>
            </w:pPr>
            <w:r w:rsidRPr="00123177">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710893"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SDS18-DIA01-02-3165</w:t>
            </w:r>
          </w:p>
        </w:tc>
      </w:tr>
      <w:tr w:rsidR="00A55B53" w:rsidRPr="00123177" w14:paraId="7E3048C7"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E5154EC"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33E04A"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 SAMPLE/PF3.0</w:t>
            </w:r>
          </w:p>
        </w:tc>
      </w:tr>
      <w:tr w:rsidR="00A55B53" w:rsidRPr="00123177" w14:paraId="631121B8"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D64E897" w14:textId="77777777" w:rsidR="00A55B53" w:rsidRPr="00123177" w:rsidRDefault="00A55B53" w:rsidP="00535342">
            <w:pPr>
              <w:pStyle w:val="TableText"/>
              <w:snapToGrid w:val="0"/>
              <w:spacing w:line="256" w:lineRule="auto"/>
              <w:rPr>
                <w:kern w:val="2"/>
                <w:vertAlign w:val="superscript"/>
                <w14:ligatures w14:val="standardContextual"/>
              </w:rPr>
            </w:pPr>
            <w:r w:rsidRPr="00123177">
              <w:rPr>
                <w:kern w:val="2"/>
                <w14:ligatures w14:val="standardContextual"/>
              </w:rPr>
              <w:t>Purpose</w:t>
            </w:r>
            <w:r w:rsidRPr="00123177">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C9CB6E" w14:textId="77777777" w:rsidR="002136B3" w:rsidRDefault="002136B3" w:rsidP="002136B3">
            <w:pPr>
              <w:snapToGrid w:val="0"/>
              <w:rPr>
                <w:szCs w:val="20"/>
              </w:rPr>
            </w:pPr>
            <w:r>
              <w:rPr>
                <w:szCs w:val="20"/>
              </w:rPr>
              <w:t>The HVHVDCDC shall implement to monitor fault and provide DTC for the under-voltage failure to primary controller.</w:t>
            </w:r>
          </w:p>
          <w:p w14:paraId="433BAAB8" w14:textId="7E935FA9" w:rsidR="00A55B53" w:rsidRPr="00123177" w:rsidRDefault="00A55B53" w:rsidP="00535342">
            <w:pPr>
              <w:snapToGrid w:val="0"/>
              <w:rPr>
                <w:rFonts w:eastAsia="Arial"/>
              </w:rPr>
            </w:pPr>
          </w:p>
        </w:tc>
      </w:tr>
      <w:tr w:rsidR="00A55B53" w:rsidRPr="00123177" w14:paraId="25A6A9F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347779F"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C4D832"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653EC9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5D249BD"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637A33" w14:textId="77777777" w:rsidR="00A55B53" w:rsidRPr="00123177" w:rsidRDefault="00A55B53" w:rsidP="00535342">
            <w:pPr>
              <w:pStyle w:val="TableText"/>
              <w:snapToGrid w:val="0"/>
              <w:spacing w:line="256" w:lineRule="auto"/>
              <w:rPr>
                <w:kern w:val="2"/>
                <w14:ligatures w14:val="standardContextual"/>
              </w:rPr>
            </w:pPr>
            <w:r w:rsidRPr="00123177">
              <w:rPr>
                <w:rFonts w:eastAsia="Arial"/>
                <w:color w:val="000000" w:themeColor="text1"/>
                <w:kern w:val="2"/>
                <w:szCs w:val="20"/>
                <w14:ligatures w14:val="standardContextual"/>
              </w:rPr>
              <w:t>No Specific access restrictions is applicable.</w:t>
            </w:r>
          </w:p>
        </w:tc>
      </w:tr>
      <w:tr w:rsidR="00A55B53" w:rsidRPr="00123177" w14:paraId="213A274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CA92710" w14:textId="77777777" w:rsidR="00A55B53" w:rsidRPr="00123177" w:rsidRDefault="00A55B53" w:rsidP="00535342">
            <w:pPr>
              <w:pStyle w:val="TableText"/>
              <w:snapToGrid w:val="0"/>
              <w:spacing w:line="256" w:lineRule="auto"/>
              <w:rPr>
                <w:b/>
                <w:bCs/>
                <w:kern w:val="2"/>
                <w14:ligatures w14:val="standardContextual"/>
              </w:rPr>
            </w:pPr>
            <w:r w:rsidRPr="00123177">
              <w:rPr>
                <w:kern w:val="2"/>
                <w14:ligatures w14:val="standardContextual"/>
              </w:rPr>
              <w:t>Input(s)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86BFBE"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 The respective side of HVDCDC power board shall receive voltage less than Threshold voltage HVDCDC_CAL. </w:t>
            </w:r>
          </w:p>
          <w:p w14:paraId="0175DA08" w14:textId="3B81A205" w:rsidR="00A55B53" w:rsidRP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Create a CAN frame format to provide the under-voltage DTC information to primary controller.</w:t>
            </w:r>
          </w:p>
        </w:tc>
      </w:tr>
      <w:tr w:rsidR="00A55B53" w:rsidRPr="00123177" w14:paraId="222DD9F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F023F8A" w14:textId="77777777" w:rsidR="00A55B53" w:rsidRPr="00123177" w:rsidRDefault="00A55B53" w:rsidP="00535342">
            <w:pPr>
              <w:pStyle w:val="TableText"/>
              <w:snapToGrid w:val="0"/>
              <w:spacing w:line="256" w:lineRule="auto"/>
              <w:rPr>
                <w:b/>
                <w:bCs/>
                <w:kern w:val="2"/>
                <w14:ligatures w14:val="standardContextual"/>
              </w:rPr>
            </w:pPr>
            <w:r w:rsidRPr="00123177">
              <w:rPr>
                <w:kern w:val="2"/>
                <w14:ligatures w14:val="standardContextual"/>
              </w:rPr>
              <w:t>Output(s)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D57FF8"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HVDCDC shall raise the Under Voltage Failure and the respective fault ID should be provided in NHVDCDCFaultID@ HVDCDC_Debug_PDU signal after the fault response time of HVDCDC_CAL.</w:t>
            </w:r>
          </w:p>
          <w:p w14:paraId="459B1B9E"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HVDCDC shall continuously report Under Voltage DTC information for respective fault using &lt;Add here &gt; CAN frame to primary controller.</w:t>
            </w:r>
          </w:p>
          <w:p w14:paraId="244C6791" w14:textId="15E7D6A8" w:rsidR="00A55B53" w:rsidRP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-The DTC for respective under Voltage fault shall be in range of P1E00xx to P1EFFxx.</w:t>
            </w:r>
          </w:p>
        </w:tc>
      </w:tr>
      <w:tr w:rsidR="00A55B53" w:rsidRPr="00123177" w14:paraId="492D821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4101D6B"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47D7A"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HVDCDC shall receive an under-Voltage fault in various (800V, 400V, VICOR_5VS, LOCAL_5VS, PM_I2C) sections/terminals of power module.</w:t>
            </w:r>
          </w:p>
          <w:p w14:paraId="7D8E743A"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HVDCDC shall detect the under-Voltage fault in the respective sections/terminals of power module within the HVDCDC_CAL time.</w:t>
            </w:r>
          </w:p>
          <w:p w14:paraId="5D0DDD23"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HVDCDC shall send the under-Voltage fault DTC over CAN within the HVDCDC_CAL</w:t>
            </w:r>
          </w:p>
          <w:p w14:paraId="236A8999" w14:textId="1B08878C" w:rsidR="00A55B53" w:rsidRPr="002136B3" w:rsidRDefault="002136B3" w:rsidP="002136B3">
            <w:pPr>
              <w:pStyle w:val="NormalWeb"/>
              <w:spacing w:before="60" w:beforeAutospacing="0" w:after="60" w:afterAutospacing="0"/>
              <w:rPr>
                <w:rStyle w:val="normaltextrun"/>
                <w:rFonts w:ascii="Arial" w:hAnsi="Arial" w:cs="Arial"/>
                <w:color w:val="000000"/>
                <w:sz w:val="20"/>
                <w:szCs w:val="20"/>
              </w:rPr>
            </w:pPr>
            <w:r>
              <w:rPr>
                <w:rFonts w:ascii="Arial" w:hAnsi="Arial" w:cs="Arial"/>
                <w:color w:val="000000"/>
                <w:sz w:val="20"/>
                <w:szCs w:val="20"/>
              </w:rPr>
              <w:t>- HVDCDC shall continuously report the under-Voltage fault DTC to primary controller.</w:t>
            </w:r>
          </w:p>
        </w:tc>
      </w:tr>
      <w:tr w:rsidR="00A55B53" w:rsidRPr="00123177" w14:paraId="5FA61DC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1E42EC0" w14:textId="77777777" w:rsidR="00A55B53" w:rsidRPr="00123177" w:rsidRDefault="00A55B53" w:rsidP="00535342">
            <w:pPr>
              <w:pStyle w:val="TableText"/>
              <w:snapToGrid w:val="0"/>
              <w:spacing w:line="256" w:lineRule="auto"/>
            </w:pPr>
            <w:r w:rsidRPr="00123177">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E274C2"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No such mandatory fields is applicable.</w:t>
            </w:r>
          </w:p>
        </w:tc>
      </w:tr>
      <w:tr w:rsidR="00A55B53" w:rsidRPr="00123177" w14:paraId="019639B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2D22DD3"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6A7D6B"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No fault should be logged and reported to primary controller.</w:t>
            </w:r>
          </w:p>
          <w:p w14:paraId="54349DCA" w14:textId="4CC3EE4F" w:rsidR="00A55B53" w:rsidRP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NHVDCDCStatus = 0, NHVDCDCStausDebug = 0, NHVDCDCFault = 0.</w:t>
            </w:r>
          </w:p>
        </w:tc>
      </w:tr>
      <w:tr w:rsidR="00A55B53" w:rsidRPr="00123177" w14:paraId="3F69940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B2FBD3F"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7C0F73"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Default value is required</w:t>
            </w:r>
          </w:p>
        </w:tc>
      </w:tr>
      <w:tr w:rsidR="00A55B53" w:rsidRPr="00123177" w14:paraId="6BC85F6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05FD37D"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41362F"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Valid range value is required.</w:t>
            </w:r>
          </w:p>
        </w:tc>
      </w:tr>
      <w:tr w:rsidR="00A55B53" w:rsidRPr="00123177" w14:paraId="5AF01A0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10099FC"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20086E"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Data latency period is not applicable</w:t>
            </w:r>
          </w:p>
        </w:tc>
      </w:tr>
      <w:tr w:rsidR="00A55B53" w:rsidRPr="00123177" w14:paraId="5326160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8249C56"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8E5A2C"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Data Retention period is the key cycle.</w:t>
            </w:r>
          </w:p>
        </w:tc>
      </w:tr>
      <w:tr w:rsidR="00A55B53" w:rsidRPr="00123177" w14:paraId="4DF8217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7283F1E"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lastRenderedPageBreak/>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0A58A9" w14:textId="77777777" w:rsidR="00A55B53" w:rsidRPr="00123177" w:rsidRDefault="00A55B53" w:rsidP="00535342">
            <w:pPr>
              <w:pStyle w:val="TableText"/>
              <w:spacing w:line="256" w:lineRule="auto"/>
              <w:rPr>
                <w:kern w:val="2"/>
                <w14:ligatures w14:val="standardContextual"/>
              </w:rPr>
            </w:pPr>
            <w:r w:rsidRPr="00123177">
              <w:rPr>
                <w:kern w:val="2"/>
                <w:szCs w:val="20"/>
                <w14:ligatures w14:val="standardContextual"/>
              </w:rPr>
              <w:t>Data rate is not applicable.</w:t>
            </w:r>
            <w:r w:rsidRPr="00123177">
              <w:rPr>
                <w:kern w:val="2"/>
                <w14:ligatures w14:val="standardContextual"/>
              </w:rPr>
              <w:t xml:space="preserve"> </w:t>
            </w:r>
          </w:p>
        </w:tc>
      </w:tr>
      <w:tr w:rsidR="00A55B53" w:rsidRPr="00123177" w14:paraId="14A92BA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32986EF"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2A6674" w14:textId="77777777" w:rsidR="00A55B53" w:rsidRPr="00123177" w:rsidRDefault="00A55B53" w:rsidP="00535342">
            <w:pPr>
              <w:pStyle w:val="TableText"/>
              <w:spacing w:line="256" w:lineRule="auto"/>
              <w:rPr>
                <w:kern w:val="2"/>
                <w14:ligatures w14:val="standardContextual"/>
              </w:rPr>
            </w:pPr>
            <w:r w:rsidRPr="00123177">
              <w:rPr>
                <w:kern w:val="2"/>
                <w:szCs w:val="20"/>
                <w14:ligatures w14:val="standardContextual"/>
              </w:rPr>
              <w:t>External event is not required.</w:t>
            </w:r>
          </w:p>
        </w:tc>
      </w:tr>
      <w:tr w:rsidR="00A55B53" w:rsidRPr="00123177" w14:paraId="056DE36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8FBC83C"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3D6C3B" w14:textId="77777777" w:rsidR="00A55B53" w:rsidRPr="00123177" w:rsidRDefault="00A55B53" w:rsidP="00535342">
            <w:pPr>
              <w:pStyle w:val="TableText"/>
              <w:spacing w:line="256" w:lineRule="auto"/>
              <w:rPr>
                <w:kern w:val="2"/>
                <w14:ligatures w14:val="standardContextual"/>
              </w:rPr>
            </w:pPr>
            <w:r w:rsidRPr="00123177">
              <w:rPr>
                <w:kern w:val="2"/>
                <w:szCs w:val="20"/>
                <w14:ligatures w14:val="standardContextual"/>
              </w:rPr>
              <w:t>Temporal event is not applicable.</w:t>
            </w:r>
          </w:p>
        </w:tc>
      </w:tr>
      <w:tr w:rsidR="00A55B53" w:rsidRPr="00123177" w14:paraId="3A5B222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3B8F92C"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 xml:space="preserve">Validation Rules/ </w:t>
            </w:r>
          </w:p>
          <w:p w14:paraId="4A3BED44" w14:textId="77777777" w:rsidR="00A55B53" w:rsidRPr="00123177" w:rsidRDefault="00A55B53" w:rsidP="00535342">
            <w:pPr>
              <w:pStyle w:val="TableText"/>
              <w:snapToGrid w:val="0"/>
              <w:spacing w:line="256" w:lineRule="auto"/>
              <w:rPr>
                <w:kern w:val="2"/>
                <w:vertAlign w:val="superscript"/>
                <w14:ligatures w14:val="standardContextual"/>
              </w:rPr>
            </w:pPr>
            <w:r w:rsidRPr="00123177">
              <w:rPr>
                <w:kern w:val="2"/>
                <w14:ligatures w14:val="standardContextual"/>
              </w:rPr>
              <w:t>Verification criteria</w:t>
            </w:r>
            <w:r w:rsidRPr="00123177">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0A3333" w14:textId="59F85E13" w:rsidR="00A55B53" w:rsidRPr="002136B3" w:rsidRDefault="002136B3" w:rsidP="00535342">
            <w:pPr>
              <w:pStyle w:val="TableText"/>
              <w:snapToGrid w:val="0"/>
              <w:spacing w:line="256" w:lineRule="auto"/>
              <w:rPr>
                <w:strike/>
              </w:rPr>
            </w:pPr>
            <w:r>
              <w:rPr>
                <w:szCs w:val="20"/>
                <w:shd w:val="clear" w:color="auto" w:fill="FFFFFF"/>
              </w:rPr>
              <w:t xml:space="preserve">Verify that HVDCDC shall continuously report the Under Voltage fault DTC across </w:t>
            </w:r>
            <w:r>
              <w:rPr>
                <w:szCs w:val="20"/>
              </w:rPr>
              <w:t>respective sections/terminals of power module to primary controller.</w:t>
            </w:r>
          </w:p>
        </w:tc>
      </w:tr>
      <w:tr w:rsidR="00A55B53" w:rsidRPr="00123177" w14:paraId="4B5E7E3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539873C"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05DF91"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Constraints are not applicable.</w:t>
            </w:r>
          </w:p>
        </w:tc>
      </w:tr>
      <w:tr w:rsidR="00A55B53" w:rsidRPr="00123177" w14:paraId="6C6F6CA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31BE057"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7A2878"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No effects on other system</w:t>
            </w:r>
          </w:p>
        </w:tc>
      </w:tr>
      <w:tr w:rsidR="00A55B53" w:rsidRPr="00123177" w14:paraId="295EF3B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9A7D9C0"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Testability with respect to test environment</w:t>
            </w:r>
          </w:p>
          <w:p w14:paraId="07594C22" w14:textId="77777777" w:rsidR="00A55B53" w:rsidRPr="00123177" w:rsidRDefault="00A55B53" w:rsidP="00535342">
            <w:pPr>
              <w:pStyle w:val="TableText"/>
              <w:spacing w:line="256" w:lineRule="auto"/>
              <w:rPr>
                <w:kern w:val="2"/>
                <w14:ligatures w14:val="standardContextual"/>
              </w:rPr>
            </w:pPr>
            <w:r w:rsidRPr="00123177">
              <w:rPr>
                <w:kern w:val="2"/>
                <w14:ligatures w14:val="standardContextual"/>
              </w:rPr>
              <w:t>(Yes/No)</w:t>
            </w:r>
          </w:p>
          <w:p w14:paraId="07CA5C5E" w14:textId="77777777" w:rsidR="00A55B53" w:rsidRPr="00123177" w:rsidRDefault="00A55B53" w:rsidP="00535342">
            <w:pPr>
              <w:pStyle w:val="TableText"/>
              <w:spacing w:line="256" w:lineRule="auto"/>
              <w:rPr>
                <w:kern w:val="2"/>
                <w14:ligatures w14:val="standardContextual"/>
              </w:rPr>
            </w:pPr>
            <w:r w:rsidRPr="00123177">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63579"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157E4D0F" w14:textId="77777777" w:rsidR="00A55B53" w:rsidRPr="00123177" w:rsidRDefault="00A55B53" w:rsidP="00535342">
            <w:pPr>
              <w:pStyle w:val="TableText"/>
              <w:snapToGrid w:val="0"/>
              <w:spacing w:line="256" w:lineRule="auto"/>
              <w:rPr>
                <w:kern w:val="2"/>
                <w14:ligatures w14:val="standardContextual"/>
              </w:rPr>
            </w:pPr>
          </w:p>
        </w:tc>
      </w:tr>
      <w:tr w:rsidR="00A55B53" w:rsidRPr="00123177" w14:paraId="4457B29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AB8A752"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Feasible within project constraints</w:t>
            </w:r>
          </w:p>
          <w:p w14:paraId="58F7C795"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(Yes/No)</w:t>
            </w:r>
          </w:p>
          <w:p w14:paraId="34B09451" w14:textId="77777777" w:rsidR="00A55B53" w:rsidRPr="00123177" w:rsidRDefault="00A55B53" w:rsidP="00535342">
            <w:pPr>
              <w:pStyle w:val="TableText"/>
              <w:snapToGrid w:val="0"/>
              <w:spacing w:line="256" w:lineRule="auto"/>
              <w:rPr>
                <w:kern w:val="2"/>
                <w14:ligatures w14:val="standardContextual"/>
              </w:rPr>
            </w:pPr>
            <w:r w:rsidRPr="00123177">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6C48F"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511F99AF" w14:textId="77777777" w:rsidR="00A55B53" w:rsidRPr="00123177" w:rsidRDefault="00A55B53" w:rsidP="00535342">
            <w:pPr>
              <w:pStyle w:val="TableText"/>
              <w:snapToGrid w:val="0"/>
              <w:spacing w:line="256" w:lineRule="auto"/>
              <w:rPr>
                <w:i/>
                <w:iCs/>
                <w:kern w:val="2"/>
                <w14:ligatures w14:val="standardContextual"/>
              </w:rPr>
            </w:pPr>
          </w:p>
        </w:tc>
      </w:tr>
      <w:tr w:rsidR="00A55B53" w:rsidRPr="00123177" w14:paraId="685CBD4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36BAA97"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Critical</w:t>
            </w:r>
          </w:p>
          <w:p w14:paraId="047C4B3C"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5EF153"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tc>
      </w:tr>
      <w:tr w:rsidR="00A55B53" w:rsidRPr="00123177" w14:paraId="180E690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48D6AC4E" w14:textId="77777777" w:rsidR="00A55B53" w:rsidRPr="00123177" w:rsidRDefault="00A55B53" w:rsidP="00535342">
            <w:pPr>
              <w:pStyle w:val="TableText"/>
              <w:snapToGrid w:val="0"/>
              <w:spacing w:line="256" w:lineRule="auto"/>
              <w:rPr>
                <w:kern w:val="2"/>
                <w14:ligatures w14:val="standardContextual"/>
              </w:rPr>
            </w:pPr>
            <w:r w:rsidRPr="00123177">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9CFFCE" w14:textId="77777777" w:rsidR="00A55B53" w:rsidRPr="00123177" w:rsidRDefault="00A55B53" w:rsidP="00535342">
            <w:pPr>
              <w:pStyle w:val="TableText"/>
              <w:snapToGrid w:val="0"/>
              <w:spacing w:line="256" w:lineRule="auto"/>
              <w:rPr>
                <w:kern w:val="2"/>
                <w14:ligatures w14:val="standardContextual"/>
              </w:rPr>
            </w:pPr>
            <w:r w:rsidRPr="00123177">
              <w:t>Acceptance Criteria for this requirement should be as per SECTION-6 ACCEPTANCE CRITERIA</w:t>
            </w:r>
          </w:p>
        </w:tc>
      </w:tr>
    </w:tbl>
    <w:p w14:paraId="7BDF7692" w14:textId="77777777" w:rsidR="00A55B53" w:rsidRPr="00123177" w:rsidRDefault="00A55B53" w:rsidP="00A55B53">
      <w:pPr>
        <w:rPr>
          <w:lang w:bidi="ar-EG"/>
        </w:rPr>
      </w:pPr>
    </w:p>
    <w:p w14:paraId="46D4C11D" w14:textId="77777777" w:rsidR="00A55B53" w:rsidRPr="00123177" w:rsidRDefault="00A55B53" w:rsidP="00A55B53">
      <w:pPr>
        <w:pStyle w:val="Heading5"/>
      </w:pPr>
      <w:r w:rsidRPr="00123177">
        <w:t>Requirement for monitoring the system over current.</w:t>
      </w:r>
    </w:p>
    <w:p w14:paraId="6B015BF6" w14:textId="77777777" w:rsidR="00A55B53" w:rsidRPr="00123177" w:rsidRDefault="00A55B53" w:rsidP="00A55B53">
      <w:pPr>
        <w:rPr>
          <w:lang w:bidi="ar-EG"/>
        </w:rPr>
      </w:pPr>
    </w:p>
    <w:tbl>
      <w:tblPr>
        <w:tblW w:w="9525" w:type="dxa"/>
        <w:tblInd w:w="108" w:type="dxa"/>
        <w:tblLayout w:type="fixed"/>
        <w:tblLook w:val="04A0" w:firstRow="1" w:lastRow="0" w:firstColumn="1" w:lastColumn="0" w:noHBand="0" w:noVBand="1"/>
      </w:tblPr>
      <w:tblGrid>
        <w:gridCol w:w="1921"/>
        <w:gridCol w:w="7604"/>
      </w:tblGrid>
      <w:tr w:rsidR="00A55B53" w:rsidRPr="00123177" w14:paraId="09712A4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2E31D1D2" w14:textId="77777777" w:rsidR="00A55B53" w:rsidRPr="00123177" w:rsidRDefault="00A55B53" w:rsidP="00535342">
            <w:pPr>
              <w:pStyle w:val="TableColumnTitle"/>
              <w:snapToGrid w:val="0"/>
              <w:spacing w:line="256" w:lineRule="auto"/>
              <w:rPr>
                <w:kern w:val="2"/>
                <w14:ligatures w14:val="standardContextual"/>
              </w:rPr>
            </w:pPr>
            <w:r w:rsidRPr="00123177">
              <w:rPr>
                <w:kern w:val="2"/>
                <w14:ligatures w14:val="standardContextual"/>
              </w:rPr>
              <w:lastRenderedPageBreak/>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84B3D08" w14:textId="77777777" w:rsidR="00A55B53" w:rsidRPr="00123177" w:rsidRDefault="00A55B53" w:rsidP="00535342">
            <w:pPr>
              <w:pStyle w:val="TableColumnTitle"/>
              <w:snapToGrid w:val="0"/>
              <w:spacing w:line="256" w:lineRule="auto"/>
              <w:rPr>
                <w:kern w:val="2"/>
                <w14:ligatures w14:val="standardContextual"/>
              </w:rPr>
            </w:pPr>
            <w:r w:rsidRPr="00123177">
              <w:rPr>
                <w:kern w:val="2"/>
                <w14:ligatures w14:val="standardContextual"/>
              </w:rPr>
              <w:t>Description</w:t>
            </w:r>
          </w:p>
        </w:tc>
      </w:tr>
      <w:tr w:rsidR="00A55B53" w:rsidRPr="00123177" w14:paraId="3F31914F"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56FE5D8"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D17991" w14:textId="77777777" w:rsidR="00A55B53" w:rsidRPr="00123177" w:rsidRDefault="00A55B53" w:rsidP="00535342">
            <w:pPr>
              <w:snapToGrid w:val="0"/>
            </w:pPr>
            <w:r w:rsidRPr="00123177">
              <w:rPr>
                <w:rFonts w:eastAsia="Arial"/>
                <w:color w:val="000000" w:themeColor="text1"/>
                <w:szCs w:val="20"/>
              </w:rPr>
              <w:t>SWRS_OBD_13</w:t>
            </w:r>
          </w:p>
        </w:tc>
      </w:tr>
      <w:tr w:rsidR="00A55B53" w:rsidRPr="00123177" w14:paraId="2460A058"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BA0512C" w14:textId="77777777" w:rsidR="00A55B53" w:rsidRPr="00123177" w:rsidRDefault="00A55B53" w:rsidP="00535342">
            <w:pPr>
              <w:pStyle w:val="TableText"/>
              <w:spacing w:line="256" w:lineRule="auto"/>
              <w:rPr>
                <w:kern w:val="2"/>
                <w14:ligatures w14:val="standardContextual"/>
              </w:rPr>
            </w:pPr>
            <w:r w:rsidRPr="00123177">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56FE2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SDS18-DIA01-02-3165</w:t>
            </w:r>
          </w:p>
        </w:tc>
      </w:tr>
      <w:tr w:rsidR="00A55B53" w:rsidRPr="00123177" w14:paraId="3EDAFD93"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9F40DB6"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BEDAC2"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 SAMPLE/PF3.0</w:t>
            </w:r>
          </w:p>
        </w:tc>
      </w:tr>
      <w:tr w:rsidR="002136B3" w:rsidRPr="00123177" w14:paraId="67A23292"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23EB39C" w14:textId="77777777" w:rsidR="002136B3" w:rsidRPr="00123177" w:rsidRDefault="002136B3" w:rsidP="002136B3">
            <w:pPr>
              <w:pStyle w:val="TableText"/>
              <w:snapToGrid w:val="0"/>
              <w:spacing w:line="256" w:lineRule="auto"/>
              <w:rPr>
                <w:kern w:val="2"/>
                <w:vertAlign w:val="superscript"/>
                <w14:ligatures w14:val="standardContextual"/>
              </w:rPr>
            </w:pPr>
            <w:r w:rsidRPr="00123177">
              <w:rPr>
                <w:kern w:val="2"/>
                <w14:ligatures w14:val="standardContextual"/>
              </w:rPr>
              <w:t>Purpose</w:t>
            </w:r>
            <w:r w:rsidRPr="00123177">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D44DA" w14:textId="77777777" w:rsidR="002136B3" w:rsidRDefault="002136B3" w:rsidP="002136B3">
            <w:pPr>
              <w:snapToGrid w:val="0"/>
              <w:rPr>
                <w:rFonts w:eastAsia="Arial"/>
                <w:strike/>
              </w:rPr>
            </w:pPr>
            <w:r>
              <w:rPr>
                <w:szCs w:val="20"/>
              </w:rPr>
              <w:t>The HVHVDCDC shall implement to monitor fault and provide DTC for the over current failure to primary controller.</w:t>
            </w:r>
          </w:p>
          <w:p w14:paraId="6A7D6540" w14:textId="7ED7282C" w:rsidR="002136B3" w:rsidRPr="00123177" w:rsidRDefault="002136B3" w:rsidP="002136B3">
            <w:pPr>
              <w:snapToGrid w:val="0"/>
              <w:rPr>
                <w:rFonts w:eastAsia="Arial"/>
              </w:rPr>
            </w:pPr>
            <w:r w:rsidRPr="00B6006F">
              <w:rPr>
                <w:rFonts w:eastAsia="Arial"/>
                <w:strike/>
              </w:rPr>
              <w:t>The HVHVDCDC shall provide a DTC for monitoring the system over current.</w:t>
            </w:r>
          </w:p>
        </w:tc>
      </w:tr>
      <w:tr w:rsidR="002136B3" w:rsidRPr="00123177" w14:paraId="0983CAA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47B0193"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F84BE2" w14:textId="20BFE89E" w:rsidR="002136B3" w:rsidRPr="00123177" w:rsidRDefault="002136B3" w:rsidP="002136B3">
            <w:pPr>
              <w:snapToGrid w:val="0"/>
              <w:rPr>
                <w:rFonts w:eastAsia="Arial"/>
              </w:rPr>
            </w:pPr>
            <w:r>
              <w:rPr>
                <w:rFonts w:eastAsia="Arial"/>
              </w:rPr>
              <w:t>No Such derived requirement is applicable.</w:t>
            </w:r>
          </w:p>
        </w:tc>
      </w:tr>
      <w:tr w:rsidR="002136B3" w:rsidRPr="00123177" w14:paraId="56232E7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00279A8"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01E7B8" w14:textId="5E859DE9" w:rsidR="002136B3" w:rsidRPr="00123177" w:rsidRDefault="002136B3" w:rsidP="002136B3">
            <w:pPr>
              <w:pStyle w:val="TableText"/>
              <w:snapToGrid w:val="0"/>
              <w:spacing w:line="256"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2136B3" w:rsidRPr="00123177" w14:paraId="234798C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EBAAD61" w14:textId="77777777" w:rsidR="002136B3" w:rsidRPr="00123177" w:rsidRDefault="002136B3" w:rsidP="002136B3">
            <w:pPr>
              <w:pStyle w:val="TableText"/>
              <w:snapToGrid w:val="0"/>
              <w:spacing w:line="256" w:lineRule="auto"/>
              <w:rPr>
                <w:b/>
                <w:bCs/>
                <w:kern w:val="2"/>
                <w14:ligatures w14:val="standardContextual"/>
              </w:rPr>
            </w:pPr>
            <w:r w:rsidRPr="00123177">
              <w:rPr>
                <w:kern w:val="2"/>
                <w14:ligatures w14:val="standardContextual"/>
              </w:rPr>
              <w:t>Input(s)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2BE9D"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 The respective side of HVDCDC power board shall receive current greater than Threshold current value HVDCDC_CAL. </w:t>
            </w:r>
          </w:p>
          <w:p w14:paraId="5F97533E"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Create a CAN frame format to provide the Over current DTC information to primary controller.</w:t>
            </w:r>
          </w:p>
          <w:p w14:paraId="04A75A80" w14:textId="5629071F" w:rsidR="002136B3" w:rsidRPr="00123177" w:rsidRDefault="002136B3" w:rsidP="00B7749F">
            <w:pPr>
              <w:pStyle w:val="TableText"/>
              <w:snapToGrid w:val="0"/>
              <w:spacing w:line="256" w:lineRule="auto"/>
              <w:ind w:left="194"/>
              <w:rPr>
                <w:rFonts w:eastAsia="Arial"/>
                <w:color w:val="000000" w:themeColor="text1"/>
                <w:kern w:val="2"/>
                <w14:ligatures w14:val="standardContextual"/>
              </w:rPr>
            </w:pPr>
          </w:p>
        </w:tc>
      </w:tr>
      <w:tr w:rsidR="002136B3" w:rsidRPr="00123177" w14:paraId="74507C7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CBCA738" w14:textId="77777777" w:rsidR="002136B3" w:rsidRPr="00123177" w:rsidRDefault="002136B3" w:rsidP="002136B3">
            <w:pPr>
              <w:pStyle w:val="TableText"/>
              <w:snapToGrid w:val="0"/>
              <w:spacing w:line="256" w:lineRule="auto"/>
              <w:rPr>
                <w:b/>
                <w:bCs/>
                <w:kern w:val="2"/>
                <w14:ligatures w14:val="standardContextual"/>
              </w:rPr>
            </w:pPr>
            <w:r w:rsidRPr="00123177">
              <w:rPr>
                <w:kern w:val="2"/>
                <w14:ligatures w14:val="standardContextual"/>
              </w:rPr>
              <w:t>Output(s)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AFF8A2"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HVDCDC shall raise the Over Current Failure and the respective fault ID should be provided in NHVDCDCFaultID@ HVDCDC_Debug_PDU signal after the fault response time of HVDCDC_CAL.</w:t>
            </w:r>
          </w:p>
          <w:p w14:paraId="5CE23F6F"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HVDCDC shall continuously report Over Current DTC information for respective fault using &lt;Add here &gt; CAN frame to primary controller.</w:t>
            </w:r>
          </w:p>
          <w:p w14:paraId="6EA86455"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The DTC for respective Over Current fault shall be in range of P1E00xx to P1EFFxx.</w:t>
            </w:r>
          </w:p>
          <w:p w14:paraId="3C67C72A" w14:textId="7F03102B" w:rsidR="002136B3" w:rsidRPr="00123177" w:rsidRDefault="002136B3" w:rsidP="002136B3">
            <w:pPr>
              <w:pStyle w:val="TableText"/>
              <w:snapToGrid w:val="0"/>
              <w:spacing w:line="256" w:lineRule="auto"/>
              <w:rPr>
                <w:kern w:val="2"/>
                <w14:ligatures w14:val="standardContextual"/>
              </w:rPr>
            </w:pPr>
          </w:p>
        </w:tc>
      </w:tr>
      <w:tr w:rsidR="002136B3" w:rsidRPr="00123177" w14:paraId="555987E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EC38B6A"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45C56"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HVDCDC shall receive an Over Current fault in various (800V, 400V) sections/terminals of power module.</w:t>
            </w:r>
          </w:p>
          <w:p w14:paraId="54873FA2"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HVDCDC shall detect the Over Current fault in the respective sections/terminals of power module within the HVDCDC_CAL time.</w:t>
            </w:r>
          </w:p>
          <w:p w14:paraId="63A1155F"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HVDCDC shall send the Over Current fault DTC over CAN within the HVDCDC_CAL</w:t>
            </w:r>
          </w:p>
          <w:p w14:paraId="0EAB1BE3" w14:textId="3D5A2E82" w:rsidR="002136B3" w:rsidRPr="00B7749F" w:rsidRDefault="002136B3" w:rsidP="00B7749F">
            <w:pPr>
              <w:pStyle w:val="NormalWeb"/>
              <w:spacing w:before="60" w:beforeAutospacing="0" w:after="60" w:afterAutospacing="0"/>
              <w:rPr>
                <w:rStyle w:val="normaltextrun"/>
                <w:rFonts w:ascii="Arial" w:hAnsi="Arial" w:cs="Arial"/>
                <w:color w:val="000000"/>
                <w:sz w:val="20"/>
                <w:szCs w:val="20"/>
              </w:rPr>
            </w:pPr>
            <w:r>
              <w:rPr>
                <w:rFonts w:ascii="Arial" w:hAnsi="Arial" w:cs="Arial"/>
                <w:color w:val="000000"/>
                <w:sz w:val="20"/>
                <w:szCs w:val="20"/>
              </w:rPr>
              <w:t>- HVDCDC shall continuously report the Over Current fault DTC to primary controller.</w:t>
            </w:r>
          </w:p>
        </w:tc>
      </w:tr>
      <w:tr w:rsidR="002136B3" w:rsidRPr="00123177" w14:paraId="21DC38F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6BFFB8A" w14:textId="77777777" w:rsidR="002136B3" w:rsidRPr="00123177" w:rsidRDefault="002136B3" w:rsidP="002136B3">
            <w:pPr>
              <w:pStyle w:val="TableText"/>
              <w:snapToGrid w:val="0"/>
              <w:spacing w:line="256" w:lineRule="auto"/>
            </w:pPr>
            <w:r w:rsidRPr="00123177">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21CDAC" w14:textId="0882EDAC" w:rsidR="002136B3" w:rsidRPr="00123177" w:rsidRDefault="002136B3" w:rsidP="002136B3">
            <w:pPr>
              <w:pStyle w:val="TableText"/>
              <w:snapToGrid w:val="0"/>
              <w:spacing w:line="256" w:lineRule="auto"/>
              <w:rPr>
                <w:kern w:val="2"/>
                <w14:ligatures w14:val="standardContextual"/>
              </w:rPr>
            </w:pPr>
            <w:r>
              <w:rPr>
                <w:kern w:val="2"/>
                <w14:ligatures w14:val="standardContextual"/>
              </w:rPr>
              <w:t>No such mandatory fields is applicable.</w:t>
            </w:r>
          </w:p>
        </w:tc>
      </w:tr>
      <w:tr w:rsidR="002136B3" w:rsidRPr="00123177" w14:paraId="14BE31A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8816054"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8A91AB"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No fault should be logged and reported to primary controller.</w:t>
            </w:r>
          </w:p>
          <w:p w14:paraId="340321CB"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NHVDCDCStatus = 0, NHVDCDCStausDebug = 0, NHVDCDCFault = 0.</w:t>
            </w:r>
          </w:p>
          <w:p w14:paraId="365923C6" w14:textId="21E4973C" w:rsidR="002136B3" w:rsidRPr="00123177" w:rsidRDefault="002136B3" w:rsidP="00B7749F">
            <w:pPr>
              <w:pStyle w:val="NormalWeb"/>
              <w:spacing w:before="60" w:beforeAutospacing="0" w:after="60" w:afterAutospacing="0"/>
              <w:rPr>
                <w:kern w:val="2"/>
                <w14:ligatures w14:val="standardContextual"/>
              </w:rPr>
            </w:pPr>
          </w:p>
        </w:tc>
      </w:tr>
      <w:tr w:rsidR="002136B3" w:rsidRPr="00123177" w14:paraId="479EF57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F84B660"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557CBC" w14:textId="11DD906B" w:rsidR="002136B3" w:rsidRPr="00123177" w:rsidRDefault="002136B3" w:rsidP="002136B3">
            <w:pPr>
              <w:pStyle w:val="TableText"/>
              <w:snapToGrid w:val="0"/>
              <w:spacing w:line="256" w:lineRule="auto"/>
              <w:rPr>
                <w:kern w:val="2"/>
                <w14:ligatures w14:val="standardContextual"/>
              </w:rPr>
            </w:pPr>
            <w:r>
              <w:rPr>
                <w:kern w:val="2"/>
                <w:szCs w:val="20"/>
                <w14:ligatures w14:val="standardContextual"/>
              </w:rPr>
              <w:t>Default value is required</w:t>
            </w:r>
          </w:p>
        </w:tc>
      </w:tr>
      <w:tr w:rsidR="002136B3" w:rsidRPr="00123177" w14:paraId="2BD8BCD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83AABEC"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E240B2" w14:textId="4287A634" w:rsidR="002136B3" w:rsidRPr="00123177" w:rsidRDefault="002136B3" w:rsidP="002136B3">
            <w:pPr>
              <w:pStyle w:val="TableText"/>
              <w:snapToGrid w:val="0"/>
              <w:spacing w:line="256" w:lineRule="auto"/>
              <w:rPr>
                <w:kern w:val="2"/>
                <w14:ligatures w14:val="standardContextual"/>
              </w:rPr>
            </w:pPr>
            <w:r>
              <w:rPr>
                <w:kern w:val="2"/>
                <w:szCs w:val="20"/>
                <w14:ligatures w14:val="standardContextual"/>
              </w:rPr>
              <w:t>Valid range value is required.</w:t>
            </w:r>
          </w:p>
        </w:tc>
      </w:tr>
      <w:tr w:rsidR="002136B3" w:rsidRPr="00123177" w14:paraId="0B5C79F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4D14538"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594943" w14:textId="3D018DC3" w:rsidR="002136B3" w:rsidRPr="00123177" w:rsidRDefault="002136B3" w:rsidP="002136B3">
            <w:pPr>
              <w:pStyle w:val="TableText"/>
              <w:snapToGrid w:val="0"/>
              <w:spacing w:line="256" w:lineRule="auto"/>
              <w:rPr>
                <w:kern w:val="2"/>
                <w14:ligatures w14:val="standardContextual"/>
              </w:rPr>
            </w:pPr>
            <w:r>
              <w:rPr>
                <w:kern w:val="2"/>
                <w:szCs w:val="20"/>
                <w14:ligatures w14:val="standardContextual"/>
              </w:rPr>
              <w:t>Data latency period is not applicable</w:t>
            </w:r>
          </w:p>
        </w:tc>
      </w:tr>
      <w:tr w:rsidR="002136B3" w:rsidRPr="00123177" w14:paraId="7CD766F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5BFBE69"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F8BF80" w14:textId="76EA9E30" w:rsidR="002136B3" w:rsidRPr="00123177" w:rsidRDefault="002136B3" w:rsidP="002136B3">
            <w:pPr>
              <w:pStyle w:val="TableText"/>
              <w:snapToGrid w:val="0"/>
              <w:spacing w:line="256" w:lineRule="auto"/>
              <w:rPr>
                <w:kern w:val="2"/>
                <w14:ligatures w14:val="standardContextual"/>
              </w:rPr>
            </w:pPr>
            <w:r>
              <w:rPr>
                <w:kern w:val="2"/>
                <w:szCs w:val="20"/>
                <w14:ligatures w14:val="standardContextual"/>
              </w:rPr>
              <w:t>Data Retention period is the key cycle.</w:t>
            </w:r>
          </w:p>
        </w:tc>
      </w:tr>
      <w:tr w:rsidR="002136B3" w:rsidRPr="00123177" w14:paraId="5FA9209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E9701C7"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lastRenderedPageBreak/>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2C1186" w14:textId="69242EBC" w:rsidR="002136B3" w:rsidRPr="00123177" w:rsidRDefault="002136B3" w:rsidP="002136B3">
            <w:pPr>
              <w:pStyle w:val="TableText"/>
              <w:spacing w:line="256"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2136B3" w:rsidRPr="00123177" w14:paraId="1CDEFB1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6550631"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DB79DE" w14:textId="28745746" w:rsidR="002136B3" w:rsidRPr="00123177" w:rsidRDefault="002136B3" w:rsidP="002136B3">
            <w:pPr>
              <w:pStyle w:val="TableText"/>
              <w:spacing w:line="256" w:lineRule="auto"/>
              <w:rPr>
                <w:kern w:val="2"/>
                <w14:ligatures w14:val="standardContextual"/>
              </w:rPr>
            </w:pPr>
            <w:r>
              <w:rPr>
                <w:kern w:val="2"/>
                <w:szCs w:val="20"/>
                <w14:ligatures w14:val="standardContextual"/>
              </w:rPr>
              <w:t>External event is not required.</w:t>
            </w:r>
          </w:p>
        </w:tc>
      </w:tr>
      <w:tr w:rsidR="002136B3" w:rsidRPr="00123177" w14:paraId="669B22F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1525E3E"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F64AAA" w14:textId="75382A7A" w:rsidR="002136B3" w:rsidRPr="00123177" w:rsidRDefault="002136B3" w:rsidP="002136B3">
            <w:pPr>
              <w:pStyle w:val="TableText"/>
              <w:spacing w:line="256" w:lineRule="auto"/>
              <w:rPr>
                <w:kern w:val="2"/>
                <w14:ligatures w14:val="standardContextual"/>
              </w:rPr>
            </w:pPr>
            <w:r>
              <w:rPr>
                <w:kern w:val="2"/>
                <w:szCs w:val="20"/>
                <w14:ligatures w14:val="standardContextual"/>
              </w:rPr>
              <w:t>Temporal event is not applicable.</w:t>
            </w:r>
          </w:p>
        </w:tc>
      </w:tr>
      <w:tr w:rsidR="002136B3" w:rsidRPr="00123177" w14:paraId="3CCA24B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8984074"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 xml:space="preserve">Validation Rules/ </w:t>
            </w:r>
          </w:p>
          <w:p w14:paraId="33ED983B" w14:textId="77777777" w:rsidR="002136B3" w:rsidRPr="00123177" w:rsidRDefault="002136B3" w:rsidP="002136B3">
            <w:pPr>
              <w:pStyle w:val="TableText"/>
              <w:snapToGrid w:val="0"/>
              <w:spacing w:line="256" w:lineRule="auto"/>
              <w:rPr>
                <w:kern w:val="2"/>
                <w:vertAlign w:val="superscript"/>
                <w14:ligatures w14:val="standardContextual"/>
              </w:rPr>
            </w:pPr>
            <w:r w:rsidRPr="00123177">
              <w:rPr>
                <w:kern w:val="2"/>
                <w14:ligatures w14:val="standardContextual"/>
              </w:rPr>
              <w:t>Verification criteria</w:t>
            </w:r>
            <w:r w:rsidRPr="00123177">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2FD7B4"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shd w:val="clear" w:color="auto" w:fill="FFFFFF"/>
              </w:rPr>
              <w:t xml:space="preserve">Verify that HVDCDC shall continuously report the Over </w:t>
            </w:r>
            <w:r>
              <w:rPr>
                <w:rFonts w:ascii="Arial" w:hAnsi="Arial" w:cs="Arial"/>
                <w:color w:val="000000"/>
                <w:sz w:val="20"/>
                <w:szCs w:val="20"/>
              </w:rPr>
              <w:t>Current</w:t>
            </w:r>
            <w:r>
              <w:rPr>
                <w:rFonts w:ascii="Arial" w:hAnsi="Arial" w:cs="Arial"/>
                <w:color w:val="000000"/>
                <w:sz w:val="20"/>
                <w:szCs w:val="20"/>
                <w:shd w:val="clear" w:color="auto" w:fill="FFFFFF"/>
              </w:rPr>
              <w:t xml:space="preserve"> fault DTC across </w:t>
            </w:r>
            <w:r>
              <w:rPr>
                <w:rFonts w:ascii="Arial" w:hAnsi="Arial" w:cs="Arial"/>
                <w:color w:val="000000"/>
                <w:sz w:val="20"/>
                <w:szCs w:val="20"/>
              </w:rPr>
              <w:t xml:space="preserve">respective sections/terminals of power module to primary controller. </w:t>
            </w:r>
          </w:p>
          <w:p w14:paraId="3CF5CD1A" w14:textId="47B6FE67" w:rsidR="002136B3" w:rsidRPr="00123177" w:rsidRDefault="002136B3" w:rsidP="002136B3">
            <w:pPr>
              <w:pStyle w:val="TableText"/>
              <w:snapToGrid w:val="0"/>
              <w:spacing w:line="256" w:lineRule="auto"/>
              <w:rPr>
                <w:i/>
                <w:iCs/>
                <w:kern w:val="2"/>
                <w14:ligatures w14:val="standardContextual"/>
              </w:rPr>
            </w:pPr>
          </w:p>
        </w:tc>
      </w:tr>
      <w:tr w:rsidR="00A55B53" w:rsidRPr="00123177" w14:paraId="7576981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1EFDBF2"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D5ADBA"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Constraints are not applicable.</w:t>
            </w:r>
          </w:p>
        </w:tc>
      </w:tr>
      <w:tr w:rsidR="00A55B53" w:rsidRPr="00123177" w14:paraId="5718AEC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1B60DFC"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437628"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No effects on other system</w:t>
            </w:r>
          </w:p>
        </w:tc>
      </w:tr>
      <w:tr w:rsidR="00A55B53" w:rsidRPr="00123177" w14:paraId="2595380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8F6D93E"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Testability with respect to test environment</w:t>
            </w:r>
          </w:p>
          <w:p w14:paraId="60F91981" w14:textId="77777777" w:rsidR="00A55B53" w:rsidRPr="00123177" w:rsidRDefault="00A55B53" w:rsidP="00535342">
            <w:pPr>
              <w:pStyle w:val="TableText"/>
              <w:spacing w:line="256" w:lineRule="auto"/>
              <w:rPr>
                <w:kern w:val="2"/>
                <w14:ligatures w14:val="standardContextual"/>
              </w:rPr>
            </w:pPr>
            <w:r w:rsidRPr="00123177">
              <w:rPr>
                <w:kern w:val="2"/>
                <w14:ligatures w14:val="standardContextual"/>
              </w:rPr>
              <w:t>(Yes/No)</w:t>
            </w:r>
          </w:p>
          <w:p w14:paraId="4F545EFA" w14:textId="77777777" w:rsidR="00A55B53" w:rsidRPr="00123177" w:rsidRDefault="00A55B53" w:rsidP="00535342">
            <w:pPr>
              <w:pStyle w:val="TableText"/>
              <w:spacing w:line="256" w:lineRule="auto"/>
              <w:rPr>
                <w:kern w:val="2"/>
                <w14:ligatures w14:val="standardContextual"/>
              </w:rPr>
            </w:pPr>
            <w:r w:rsidRPr="00123177">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CC72FC"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28642968" w14:textId="77777777" w:rsidR="00A55B53" w:rsidRPr="00123177" w:rsidRDefault="00A55B53" w:rsidP="00535342">
            <w:pPr>
              <w:pStyle w:val="TableText"/>
              <w:snapToGrid w:val="0"/>
              <w:spacing w:line="256" w:lineRule="auto"/>
              <w:rPr>
                <w:kern w:val="2"/>
                <w14:ligatures w14:val="standardContextual"/>
              </w:rPr>
            </w:pPr>
          </w:p>
        </w:tc>
      </w:tr>
      <w:tr w:rsidR="00A55B53" w:rsidRPr="00123177" w14:paraId="2DCDC0C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8921AD5"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Feasible within project constraints</w:t>
            </w:r>
          </w:p>
          <w:p w14:paraId="481C5E7B"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(Yes/No)</w:t>
            </w:r>
          </w:p>
          <w:p w14:paraId="03616D41" w14:textId="77777777" w:rsidR="00A55B53" w:rsidRPr="00123177" w:rsidRDefault="00A55B53" w:rsidP="00535342">
            <w:pPr>
              <w:pStyle w:val="TableText"/>
              <w:snapToGrid w:val="0"/>
              <w:spacing w:line="256" w:lineRule="auto"/>
              <w:rPr>
                <w:kern w:val="2"/>
                <w14:ligatures w14:val="standardContextual"/>
              </w:rPr>
            </w:pPr>
            <w:r w:rsidRPr="00123177">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A8FE8D"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2D3A39F2" w14:textId="77777777" w:rsidR="00A55B53" w:rsidRPr="00123177" w:rsidRDefault="00A55B53" w:rsidP="00535342">
            <w:pPr>
              <w:pStyle w:val="TableText"/>
              <w:snapToGrid w:val="0"/>
              <w:spacing w:line="256" w:lineRule="auto"/>
              <w:rPr>
                <w:i/>
                <w:iCs/>
                <w:kern w:val="2"/>
                <w14:ligatures w14:val="standardContextual"/>
              </w:rPr>
            </w:pPr>
          </w:p>
        </w:tc>
      </w:tr>
      <w:tr w:rsidR="00A55B53" w:rsidRPr="00123177" w14:paraId="6EFF1CB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96926D3"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Critical</w:t>
            </w:r>
          </w:p>
          <w:p w14:paraId="62033DA6"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60F0B5"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tc>
      </w:tr>
      <w:tr w:rsidR="00A55B53" w:rsidRPr="00123177" w14:paraId="0AAFA87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4BFD1422" w14:textId="77777777" w:rsidR="00A55B53" w:rsidRPr="00123177" w:rsidRDefault="00A55B53" w:rsidP="00535342">
            <w:pPr>
              <w:pStyle w:val="TableText"/>
              <w:snapToGrid w:val="0"/>
              <w:spacing w:line="256" w:lineRule="auto"/>
              <w:rPr>
                <w:kern w:val="2"/>
                <w14:ligatures w14:val="standardContextual"/>
              </w:rPr>
            </w:pPr>
            <w:r w:rsidRPr="00123177">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FA482C" w14:textId="77777777" w:rsidR="00A55B53" w:rsidRPr="00123177" w:rsidRDefault="00A55B53" w:rsidP="00535342">
            <w:pPr>
              <w:pStyle w:val="TableText"/>
              <w:snapToGrid w:val="0"/>
              <w:spacing w:line="256" w:lineRule="auto"/>
              <w:rPr>
                <w:kern w:val="2"/>
                <w14:ligatures w14:val="standardContextual"/>
              </w:rPr>
            </w:pPr>
            <w:r w:rsidRPr="00123177">
              <w:t>Acceptance Criteria for this requirement should be as per SECTION-6 ACCEPTANCE CRITERIA</w:t>
            </w:r>
          </w:p>
        </w:tc>
      </w:tr>
    </w:tbl>
    <w:p w14:paraId="0FDD8C1C" w14:textId="77777777" w:rsidR="00A55B53" w:rsidRPr="00123177" w:rsidRDefault="00A55B53" w:rsidP="00A55B53">
      <w:pPr>
        <w:rPr>
          <w:lang w:bidi="ar-EG"/>
        </w:rPr>
      </w:pPr>
    </w:p>
    <w:p w14:paraId="4154C339" w14:textId="77777777" w:rsidR="00A55B53" w:rsidRPr="00123177" w:rsidRDefault="00A55B53" w:rsidP="00A55B53">
      <w:pPr>
        <w:pStyle w:val="Heading5"/>
      </w:pPr>
      <w:r w:rsidRPr="00123177">
        <w:t>Requirement for monitoring the voltage sensor stuck.</w:t>
      </w:r>
    </w:p>
    <w:p w14:paraId="6BD22C42" w14:textId="77777777" w:rsidR="00A55B53" w:rsidRPr="00123177" w:rsidRDefault="00A55B53" w:rsidP="00A55B53">
      <w:pPr>
        <w:rPr>
          <w:lang w:bidi="ar-EG"/>
        </w:rPr>
      </w:pPr>
    </w:p>
    <w:tbl>
      <w:tblPr>
        <w:tblW w:w="9525" w:type="dxa"/>
        <w:tblInd w:w="108" w:type="dxa"/>
        <w:tblLayout w:type="fixed"/>
        <w:tblLook w:val="04A0" w:firstRow="1" w:lastRow="0" w:firstColumn="1" w:lastColumn="0" w:noHBand="0" w:noVBand="1"/>
      </w:tblPr>
      <w:tblGrid>
        <w:gridCol w:w="1921"/>
        <w:gridCol w:w="7604"/>
      </w:tblGrid>
      <w:tr w:rsidR="00A55B53" w:rsidRPr="00123177" w14:paraId="33679BC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78F8D5E9" w14:textId="77777777" w:rsidR="00A55B53" w:rsidRPr="00123177" w:rsidRDefault="00A55B53" w:rsidP="00535342">
            <w:pPr>
              <w:pStyle w:val="TableColumnTitle"/>
              <w:snapToGrid w:val="0"/>
              <w:spacing w:line="256" w:lineRule="auto"/>
              <w:rPr>
                <w:kern w:val="2"/>
                <w14:ligatures w14:val="standardContextual"/>
              </w:rPr>
            </w:pPr>
            <w:r w:rsidRPr="00123177">
              <w:rPr>
                <w:kern w:val="2"/>
                <w14:ligatures w14:val="standardContextual"/>
              </w:rPr>
              <w:lastRenderedPageBreak/>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D33483F" w14:textId="77777777" w:rsidR="00A55B53" w:rsidRPr="00123177" w:rsidRDefault="00A55B53" w:rsidP="00535342">
            <w:pPr>
              <w:pStyle w:val="TableColumnTitle"/>
              <w:snapToGrid w:val="0"/>
              <w:spacing w:line="256" w:lineRule="auto"/>
              <w:rPr>
                <w:kern w:val="2"/>
                <w14:ligatures w14:val="standardContextual"/>
              </w:rPr>
            </w:pPr>
            <w:r w:rsidRPr="00123177">
              <w:rPr>
                <w:kern w:val="2"/>
                <w14:ligatures w14:val="standardContextual"/>
              </w:rPr>
              <w:t>Description</w:t>
            </w:r>
          </w:p>
        </w:tc>
      </w:tr>
      <w:tr w:rsidR="00A55B53" w:rsidRPr="00123177" w14:paraId="6DC3E23D"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8D05473"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447EDE" w14:textId="77777777" w:rsidR="00A55B53" w:rsidRPr="00123177" w:rsidRDefault="00A55B53" w:rsidP="00535342">
            <w:pPr>
              <w:snapToGrid w:val="0"/>
            </w:pPr>
            <w:r w:rsidRPr="00123177">
              <w:rPr>
                <w:rFonts w:eastAsia="Arial"/>
                <w:color w:val="000000" w:themeColor="text1"/>
                <w:szCs w:val="20"/>
              </w:rPr>
              <w:t>SWRS_OBD_14</w:t>
            </w:r>
          </w:p>
        </w:tc>
      </w:tr>
      <w:tr w:rsidR="00A55B53" w:rsidRPr="00123177" w14:paraId="5197F3F5"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ECB24F7" w14:textId="77777777" w:rsidR="00A55B53" w:rsidRPr="00123177" w:rsidRDefault="00A55B53" w:rsidP="00535342">
            <w:pPr>
              <w:pStyle w:val="TableText"/>
              <w:spacing w:line="256" w:lineRule="auto"/>
              <w:rPr>
                <w:kern w:val="2"/>
                <w14:ligatures w14:val="standardContextual"/>
              </w:rPr>
            </w:pPr>
            <w:r w:rsidRPr="00123177">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55D34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SDS18-DIA01-02-3165</w:t>
            </w:r>
          </w:p>
        </w:tc>
      </w:tr>
      <w:tr w:rsidR="00A55B53" w:rsidRPr="00123177" w14:paraId="721C63D1"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D76E6AE"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7C7188"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 SAMPLE/PF3.0</w:t>
            </w:r>
          </w:p>
        </w:tc>
      </w:tr>
      <w:tr w:rsidR="002136B3" w:rsidRPr="00123177" w14:paraId="66D1E730"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62E3AF7" w14:textId="77777777" w:rsidR="002136B3" w:rsidRPr="00123177" w:rsidRDefault="002136B3" w:rsidP="002136B3">
            <w:pPr>
              <w:pStyle w:val="TableText"/>
              <w:snapToGrid w:val="0"/>
              <w:spacing w:line="256" w:lineRule="auto"/>
              <w:rPr>
                <w:kern w:val="2"/>
                <w:vertAlign w:val="superscript"/>
                <w14:ligatures w14:val="standardContextual"/>
              </w:rPr>
            </w:pPr>
            <w:r w:rsidRPr="00123177">
              <w:rPr>
                <w:kern w:val="2"/>
                <w14:ligatures w14:val="standardContextual"/>
              </w:rPr>
              <w:t>Purpose</w:t>
            </w:r>
            <w:r w:rsidRPr="00123177">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FD8F16" w14:textId="77777777" w:rsidR="002136B3" w:rsidRDefault="002136B3" w:rsidP="002136B3">
            <w:pPr>
              <w:snapToGrid w:val="0"/>
              <w:rPr>
                <w:rFonts w:eastAsia="Arial"/>
              </w:rPr>
            </w:pPr>
            <w:r>
              <w:rPr>
                <w:szCs w:val="20"/>
              </w:rPr>
              <w:t>The HVHVDCDC shall implement to monitor faults and provide DTC for the voltage sensor stuck failure to primary controller.</w:t>
            </w:r>
          </w:p>
          <w:p w14:paraId="76990140" w14:textId="696702A6" w:rsidR="002136B3" w:rsidRPr="00123177" w:rsidRDefault="002136B3" w:rsidP="002136B3">
            <w:pPr>
              <w:snapToGrid w:val="0"/>
              <w:rPr>
                <w:rFonts w:eastAsia="Arial"/>
              </w:rPr>
            </w:pPr>
            <w:r>
              <w:rPr>
                <w:rFonts w:eastAsia="Arial"/>
              </w:rPr>
              <w:t>The HVHVDCDC shall provide a DTC for monitoring the voltage sensor stuck.</w:t>
            </w:r>
          </w:p>
        </w:tc>
      </w:tr>
      <w:tr w:rsidR="002136B3" w:rsidRPr="00123177" w14:paraId="5FA701C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D9F0EDB"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09A90B" w14:textId="639CDD79" w:rsidR="002136B3" w:rsidRPr="00123177" w:rsidRDefault="002136B3" w:rsidP="002136B3">
            <w:pPr>
              <w:snapToGrid w:val="0"/>
              <w:rPr>
                <w:rFonts w:eastAsia="Arial"/>
              </w:rPr>
            </w:pPr>
            <w:r>
              <w:rPr>
                <w:rFonts w:eastAsia="Arial"/>
              </w:rPr>
              <w:t>No Such derived requirement is applicable.</w:t>
            </w:r>
          </w:p>
        </w:tc>
      </w:tr>
      <w:tr w:rsidR="002136B3" w:rsidRPr="00123177" w14:paraId="22F03BF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4FB4592"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A8C090" w14:textId="7BA4425E" w:rsidR="002136B3" w:rsidRPr="00123177" w:rsidRDefault="002136B3" w:rsidP="002136B3">
            <w:pPr>
              <w:pStyle w:val="TableText"/>
              <w:snapToGrid w:val="0"/>
              <w:spacing w:line="256"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2136B3" w:rsidRPr="00123177" w14:paraId="0CF9594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538480A" w14:textId="77777777" w:rsidR="002136B3" w:rsidRPr="00123177" w:rsidRDefault="002136B3" w:rsidP="002136B3">
            <w:pPr>
              <w:pStyle w:val="TableText"/>
              <w:snapToGrid w:val="0"/>
              <w:spacing w:line="256" w:lineRule="auto"/>
              <w:rPr>
                <w:b/>
                <w:bCs/>
                <w:kern w:val="2"/>
                <w14:ligatures w14:val="standardContextual"/>
              </w:rPr>
            </w:pPr>
            <w:r w:rsidRPr="00123177">
              <w:rPr>
                <w:kern w:val="2"/>
                <w14:ligatures w14:val="standardContextual"/>
              </w:rPr>
              <w:t>Input(s)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BC577B"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 The External ADC of HVDCDC power board &amp; MCU shall not receive proper voltage from the voltage sensors available at various sections/terminals of power board. </w:t>
            </w:r>
          </w:p>
          <w:p w14:paraId="0D74C062"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Create a CAN frame format to provide the voltage</w:t>
            </w:r>
            <w:r w:rsidRPr="0085052E">
              <w:rPr>
                <w:rFonts w:ascii="Arial" w:hAnsi="Arial" w:cs="Arial"/>
                <w:color w:val="000000"/>
                <w:sz w:val="20"/>
                <w:szCs w:val="20"/>
              </w:rPr>
              <w:t xml:space="preserve"> sensor stuck</w:t>
            </w:r>
            <w:r>
              <w:rPr>
                <w:rFonts w:ascii="Arial" w:hAnsi="Arial" w:cs="Arial"/>
                <w:color w:val="000000"/>
                <w:sz w:val="20"/>
                <w:szCs w:val="20"/>
              </w:rPr>
              <w:t xml:space="preserve"> DTC information to primary controller.</w:t>
            </w:r>
          </w:p>
          <w:p w14:paraId="65EB3FBE" w14:textId="524A92B4" w:rsidR="002136B3" w:rsidRPr="00123177" w:rsidRDefault="002136B3">
            <w:pPr>
              <w:pStyle w:val="TableText"/>
              <w:numPr>
                <w:ilvl w:val="0"/>
                <w:numId w:val="42"/>
              </w:numPr>
              <w:snapToGrid w:val="0"/>
              <w:spacing w:line="256" w:lineRule="auto"/>
              <w:ind w:left="194" w:hanging="180"/>
              <w:rPr>
                <w:rFonts w:eastAsia="Arial"/>
                <w:color w:val="000000" w:themeColor="text1"/>
                <w:kern w:val="2"/>
                <w14:ligatures w14:val="standardContextual"/>
              </w:rPr>
            </w:pPr>
          </w:p>
        </w:tc>
      </w:tr>
      <w:tr w:rsidR="002136B3" w:rsidRPr="00123177" w14:paraId="224720D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4E3D3C9" w14:textId="77777777" w:rsidR="002136B3" w:rsidRPr="00123177" w:rsidRDefault="002136B3" w:rsidP="002136B3">
            <w:pPr>
              <w:pStyle w:val="TableText"/>
              <w:snapToGrid w:val="0"/>
              <w:spacing w:line="256" w:lineRule="auto"/>
              <w:rPr>
                <w:b/>
                <w:bCs/>
                <w:kern w:val="2"/>
                <w14:ligatures w14:val="standardContextual"/>
              </w:rPr>
            </w:pPr>
            <w:r w:rsidRPr="00123177">
              <w:rPr>
                <w:kern w:val="2"/>
                <w14:ligatures w14:val="standardContextual"/>
              </w:rPr>
              <w:t>Output(s)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646CF1" w14:textId="77777777" w:rsidR="002136B3" w:rsidRPr="0085052E" w:rsidRDefault="002136B3" w:rsidP="002136B3">
            <w:pPr>
              <w:pStyle w:val="TableText"/>
              <w:snapToGrid w:val="0"/>
              <w:spacing w:line="256" w:lineRule="auto"/>
              <w:rPr>
                <w:kern w:val="2"/>
                <w14:ligatures w14:val="standardContextual"/>
              </w:rPr>
            </w:pPr>
            <w:r w:rsidRPr="0085052E">
              <w:rPr>
                <w:kern w:val="2"/>
                <w14:ligatures w14:val="standardContextual"/>
              </w:rPr>
              <w:t xml:space="preserve">- HVDCDC shall raise the </w:t>
            </w:r>
            <w:r>
              <w:rPr>
                <w:kern w:val="2"/>
                <w14:ligatures w14:val="standardContextual"/>
              </w:rPr>
              <w:t>Voltage Sensor Stuck</w:t>
            </w:r>
            <w:r w:rsidRPr="0085052E">
              <w:rPr>
                <w:kern w:val="2"/>
                <w14:ligatures w14:val="standardContextual"/>
              </w:rPr>
              <w:t xml:space="preserve"> Failure and the respective fault ID should be provided in NHVDCDCFaultID@ HVDCDC_Debug_PDU signal after the fault response time of 100msec.</w:t>
            </w:r>
          </w:p>
          <w:p w14:paraId="74B417E3" w14:textId="77777777" w:rsidR="002136B3" w:rsidRPr="0085052E" w:rsidRDefault="002136B3" w:rsidP="002136B3">
            <w:pPr>
              <w:pStyle w:val="TableText"/>
              <w:snapToGrid w:val="0"/>
              <w:spacing w:line="256" w:lineRule="auto"/>
              <w:rPr>
                <w:kern w:val="2"/>
                <w14:ligatures w14:val="standardContextual"/>
              </w:rPr>
            </w:pPr>
            <w:r w:rsidRPr="0085052E">
              <w:rPr>
                <w:kern w:val="2"/>
                <w14:ligatures w14:val="standardContextual"/>
              </w:rPr>
              <w:t xml:space="preserve">- HVDCDC shall continuously report </w:t>
            </w:r>
            <w:r>
              <w:rPr>
                <w:kern w:val="2"/>
                <w14:ligatures w14:val="standardContextual"/>
              </w:rPr>
              <w:t>Voltage Sensor Stuck</w:t>
            </w:r>
            <w:r w:rsidRPr="0085052E">
              <w:rPr>
                <w:kern w:val="2"/>
                <w14:ligatures w14:val="standardContextual"/>
              </w:rPr>
              <w:t xml:space="preserve"> DTC information for respective fault using &lt;Add here &gt; CAN frame to primary controller.</w:t>
            </w:r>
          </w:p>
          <w:p w14:paraId="3C056477" w14:textId="77777777" w:rsidR="002136B3" w:rsidRDefault="002136B3" w:rsidP="002136B3">
            <w:pPr>
              <w:pStyle w:val="TableText"/>
              <w:snapToGrid w:val="0"/>
              <w:spacing w:line="256" w:lineRule="auto"/>
              <w:rPr>
                <w:kern w:val="2"/>
                <w14:ligatures w14:val="standardContextual"/>
              </w:rPr>
            </w:pPr>
            <w:r w:rsidRPr="0085052E">
              <w:rPr>
                <w:kern w:val="2"/>
                <w14:ligatures w14:val="standardContextual"/>
              </w:rPr>
              <w:t xml:space="preserve">The DTC for respective </w:t>
            </w:r>
            <w:r>
              <w:rPr>
                <w:kern w:val="2"/>
                <w14:ligatures w14:val="standardContextual"/>
              </w:rPr>
              <w:t>Voltage Sensor Stuck</w:t>
            </w:r>
            <w:r w:rsidRPr="0085052E">
              <w:rPr>
                <w:kern w:val="2"/>
                <w14:ligatures w14:val="standardContextual"/>
              </w:rPr>
              <w:t xml:space="preserve"> fault shall be in range of P1E00xx to P1EFFxx.</w:t>
            </w:r>
          </w:p>
          <w:p w14:paraId="4340A6AD" w14:textId="11EAE2B4" w:rsidR="002136B3" w:rsidRPr="00123177" w:rsidRDefault="002136B3" w:rsidP="002136B3">
            <w:pPr>
              <w:pStyle w:val="TableText"/>
              <w:snapToGrid w:val="0"/>
              <w:spacing w:line="256" w:lineRule="auto"/>
              <w:rPr>
                <w:kern w:val="2"/>
                <w14:ligatures w14:val="standardContextual"/>
              </w:rPr>
            </w:pPr>
          </w:p>
        </w:tc>
      </w:tr>
      <w:tr w:rsidR="002136B3" w:rsidRPr="00123177" w14:paraId="5CB1B2D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DC320A9"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975E1F" w14:textId="7B07C8A9" w:rsidR="002136B3" w:rsidRPr="00707403" w:rsidRDefault="002136B3" w:rsidP="002136B3">
            <w:pPr>
              <w:pStyle w:val="TableText"/>
              <w:tabs>
                <w:tab w:val="left" w:pos="2060"/>
              </w:tabs>
              <w:snapToGrid w:val="0"/>
              <w:spacing w:line="256" w:lineRule="auto"/>
              <w:rPr>
                <w:rStyle w:val="normaltextrun"/>
              </w:rPr>
            </w:pPr>
            <w:r w:rsidRPr="00707403">
              <w:rPr>
                <w:rStyle w:val="normaltextrun"/>
              </w:rPr>
              <w:t xml:space="preserve">- HVDCDC shall receive a </w:t>
            </w:r>
            <w:r>
              <w:rPr>
                <w:kern w:val="2"/>
                <w14:ligatures w14:val="standardContextual"/>
              </w:rPr>
              <w:t>Voltage Sensor Stuck</w:t>
            </w:r>
            <w:r w:rsidRPr="00707403">
              <w:rPr>
                <w:rStyle w:val="normaltextrun"/>
              </w:rPr>
              <w:t xml:space="preserve"> in various (800V_EMI, 400V_EMI, 800V_VICOR_IND, 800V_VICOR, 400V_VICOR, 800V_SHUNT, 400V_SHUNT,) sections/terminals of power module.</w:t>
            </w:r>
          </w:p>
          <w:p w14:paraId="7202ABB1" w14:textId="77777777" w:rsidR="002136B3" w:rsidRPr="00707403" w:rsidRDefault="002136B3" w:rsidP="002136B3">
            <w:pPr>
              <w:pStyle w:val="TableText"/>
              <w:tabs>
                <w:tab w:val="left" w:pos="2060"/>
              </w:tabs>
              <w:snapToGrid w:val="0"/>
              <w:spacing w:line="256" w:lineRule="auto"/>
              <w:rPr>
                <w:rStyle w:val="normaltextrun"/>
              </w:rPr>
            </w:pPr>
            <w:r w:rsidRPr="00707403">
              <w:rPr>
                <w:rStyle w:val="normaltextrun"/>
              </w:rPr>
              <w:t xml:space="preserve">- HVDCDC shall detect the </w:t>
            </w:r>
            <w:r>
              <w:rPr>
                <w:kern w:val="2"/>
                <w14:ligatures w14:val="standardContextual"/>
              </w:rPr>
              <w:t>Voltage Sensor Stuck</w:t>
            </w:r>
            <w:r w:rsidRPr="00707403">
              <w:rPr>
                <w:rStyle w:val="normaltextrun"/>
              </w:rPr>
              <w:t xml:space="preserve"> fault in the respective sections/terminals of power module within the HVDCDC_CAL time.</w:t>
            </w:r>
          </w:p>
          <w:p w14:paraId="6B819CBC" w14:textId="77777777" w:rsidR="002136B3" w:rsidRPr="00707403" w:rsidRDefault="002136B3" w:rsidP="002136B3">
            <w:pPr>
              <w:pStyle w:val="TableText"/>
              <w:tabs>
                <w:tab w:val="left" w:pos="2060"/>
              </w:tabs>
              <w:snapToGrid w:val="0"/>
              <w:spacing w:line="256" w:lineRule="auto"/>
              <w:rPr>
                <w:rStyle w:val="normaltextrun"/>
              </w:rPr>
            </w:pPr>
            <w:r w:rsidRPr="00707403">
              <w:rPr>
                <w:rStyle w:val="normaltextrun"/>
              </w:rPr>
              <w:t xml:space="preserve">- HVDCDC shall send the </w:t>
            </w:r>
            <w:r>
              <w:rPr>
                <w:kern w:val="2"/>
                <w14:ligatures w14:val="standardContextual"/>
              </w:rPr>
              <w:t>Voltage Sensor Stuck</w:t>
            </w:r>
            <w:r w:rsidRPr="00707403">
              <w:rPr>
                <w:rStyle w:val="normaltextrun"/>
              </w:rPr>
              <w:t xml:space="preserve"> fault DTC over CAN within the HVDCDC_CAL</w:t>
            </w:r>
          </w:p>
          <w:p w14:paraId="55774C29" w14:textId="38FD84B4" w:rsidR="002136B3" w:rsidRPr="00123177" w:rsidRDefault="002136B3" w:rsidP="00B7749F">
            <w:pPr>
              <w:pStyle w:val="TableText"/>
              <w:tabs>
                <w:tab w:val="left" w:pos="2060"/>
              </w:tabs>
              <w:snapToGrid w:val="0"/>
              <w:spacing w:line="256" w:lineRule="auto"/>
              <w:rPr>
                <w:rStyle w:val="normaltextrun"/>
              </w:rPr>
            </w:pPr>
            <w:r>
              <w:rPr>
                <w:rStyle w:val="normaltextrun"/>
              </w:rPr>
              <w:t xml:space="preserve">- </w:t>
            </w:r>
            <w:r w:rsidRPr="00707403">
              <w:rPr>
                <w:rStyle w:val="normaltextrun"/>
              </w:rPr>
              <w:t xml:space="preserve">HVDCDC shall continuously report the </w:t>
            </w:r>
            <w:r>
              <w:rPr>
                <w:kern w:val="2"/>
                <w14:ligatures w14:val="standardContextual"/>
              </w:rPr>
              <w:t>Voltage Sensor Stuck</w:t>
            </w:r>
            <w:r w:rsidRPr="00707403">
              <w:rPr>
                <w:rStyle w:val="normaltextrun"/>
              </w:rPr>
              <w:t xml:space="preserve"> fault DTC to primary controller.</w:t>
            </w:r>
          </w:p>
        </w:tc>
      </w:tr>
      <w:tr w:rsidR="002136B3" w:rsidRPr="00123177" w14:paraId="6579029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8278654" w14:textId="77777777" w:rsidR="002136B3" w:rsidRPr="00123177" w:rsidRDefault="002136B3" w:rsidP="002136B3">
            <w:pPr>
              <w:pStyle w:val="TableText"/>
              <w:snapToGrid w:val="0"/>
              <w:spacing w:line="256" w:lineRule="auto"/>
            </w:pPr>
            <w:r w:rsidRPr="00123177">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590748" w14:textId="078B4B34" w:rsidR="002136B3" w:rsidRPr="00123177" w:rsidRDefault="002136B3" w:rsidP="002136B3">
            <w:pPr>
              <w:pStyle w:val="TableText"/>
              <w:snapToGrid w:val="0"/>
              <w:spacing w:line="256" w:lineRule="auto"/>
              <w:rPr>
                <w:kern w:val="2"/>
                <w14:ligatures w14:val="standardContextual"/>
              </w:rPr>
            </w:pPr>
            <w:r>
              <w:rPr>
                <w:kern w:val="2"/>
                <w14:ligatures w14:val="standardContextual"/>
              </w:rPr>
              <w:t>No such mandatory fields is applicable.</w:t>
            </w:r>
          </w:p>
        </w:tc>
      </w:tr>
      <w:tr w:rsidR="002136B3" w:rsidRPr="00123177" w14:paraId="0AA9965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E642AFF"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50C190"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No fault should be logged and reported to primary controller.</w:t>
            </w:r>
          </w:p>
          <w:p w14:paraId="761E70C6"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NHVDCDCStatus = 0, NHVDCDCStausDebug = 0, NHVDCDCFault = 0.</w:t>
            </w:r>
          </w:p>
          <w:p w14:paraId="13D26CEE" w14:textId="70D8D29E" w:rsidR="002136B3" w:rsidRPr="00123177" w:rsidRDefault="002136B3" w:rsidP="002136B3">
            <w:pPr>
              <w:pStyle w:val="TableText"/>
              <w:snapToGrid w:val="0"/>
              <w:spacing w:line="256" w:lineRule="auto"/>
              <w:rPr>
                <w:kern w:val="2"/>
                <w14:ligatures w14:val="standardContextual"/>
              </w:rPr>
            </w:pPr>
          </w:p>
        </w:tc>
      </w:tr>
      <w:tr w:rsidR="002136B3" w:rsidRPr="00123177" w14:paraId="0E41B38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6F96412"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80BF8F" w14:textId="39054C6F" w:rsidR="002136B3" w:rsidRPr="00123177" w:rsidRDefault="002136B3" w:rsidP="002136B3">
            <w:pPr>
              <w:pStyle w:val="TableText"/>
              <w:snapToGrid w:val="0"/>
              <w:spacing w:line="256" w:lineRule="auto"/>
              <w:rPr>
                <w:kern w:val="2"/>
                <w14:ligatures w14:val="standardContextual"/>
              </w:rPr>
            </w:pPr>
            <w:r>
              <w:rPr>
                <w:kern w:val="2"/>
                <w:szCs w:val="20"/>
                <w14:ligatures w14:val="standardContextual"/>
              </w:rPr>
              <w:t>Default value is required</w:t>
            </w:r>
          </w:p>
        </w:tc>
      </w:tr>
      <w:tr w:rsidR="002136B3" w:rsidRPr="00123177" w14:paraId="2942094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99229ED"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lastRenderedPageBreak/>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5F2CAF" w14:textId="35DDA74B" w:rsidR="002136B3" w:rsidRPr="00123177" w:rsidRDefault="002136B3" w:rsidP="002136B3">
            <w:pPr>
              <w:pStyle w:val="TableText"/>
              <w:snapToGrid w:val="0"/>
              <w:spacing w:line="256" w:lineRule="auto"/>
              <w:rPr>
                <w:kern w:val="2"/>
                <w14:ligatures w14:val="standardContextual"/>
              </w:rPr>
            </w:pPr>
            <w:r>
              <w:rPr>
                <w:kern w:val="2"/>
                <w:szCs w:val="20"/>
                <w14:ligatures w14:val="standardContextual"/>
              </w:rPr>
              <w:t>Valid range value is required.</w:t>
            </w:r>
          </w:p>
        </w:tc>
      </w:tr>
      <w:tr w:rsidR="002136B3" w:rsidRPr="00123177" w14:paraId="5E6EA80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56A71C8"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BFE11" w14:textId="0FF207A2" w:rsidR="002136B3" w:rsidRPr="00123177" w:rsidRDefault="002136B3" w:rsidP="002136B3">
            <w:pPr>
              <w:pStyle w:val="TableText"/>
              <w:snapToGrid w:val="0"/>
              <w:spacing w:line="256" w:lineRule="auto"/>
              <w:rPr>
                <w:kern w:val="2"/>
                <w14:ligatures w14:val="standardContextual"/>
              </w:rPr>
            </w:pPr>
            <w:r>
              <w:rPr>
                <w:kern w:val="2"/>
                <w:szCs w:val="20"/>
                <w14:ligatures w14:val="standardContextual"/>
              </w:rPr>
              <w:t>Data latency period is not applicable</w:t>
            </w:r>
          </w:p>
        </w:tc>
      </w:tr>
      <w:tr w:rsidR="002136B3" w:rsidRPr="00123177" w14:paraId="6D391CE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6318DFA"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20A3CF" w14:textId="5FEE0F2C" w:rsidR="002136B3" w:rsidRPr="00123177" w:rsidRDefault="002136B3" w:rsidP="002136B3">
            <w:pPr>
              <w:pStyle w:val="TableText"/>
              <w:snapToGrid w:val="0"/>
              <w:spacing w:line="256" w:lineRule="auto"/>
              <w:rPr>
                <w:kern w:val="2"/>
                <w14:ligatures w14:val="standardContextual"/>
              </w:rPr>
            </w:pPr>
            <w:r>
              <w:rPr>
                <w:kern w:val="2"/>
                <w:szCs w:val="20"/>
                <w14:ligatures w14:val="standardContextual"/>
              </w:rPr>
              <w:t>Data Retention period is the key cycle.</w:t>
            </w:r>
          </w:p>
        </w:tc>
      </w:tr>
      <w:tr w:rsidR="002136B3" w:rsidRPr="00123177" w14:paraId="63330C3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317C368"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B04AD2" w14:textId="196F33C6" w:rsidR="002136B3" w:rsidRPr="00123177" w:rsidRDefault="002136B3" w:rsidP="002136B3">
            <w:pPr>
              <w:pStyle w:val="TableText"/>
              <w:spacing w:line="256"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2136B3" w:rsidRPr="00123177" w14:paraId="6FA9847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8678C98"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89770F" w14:textId="62EFA5AC" w:rsidR="002136B3" w:rsidRPr="00123177" w:rsidRDefault="002136B3" w:rsidP="002136B3">
            <w:pPr>
              <w:pStyle w:val="TableText"/>
              <w:spacing w:line="256" w:lineRule="auto"/>
              <w:rPr>
                <w:kern w:val="2"/>
                <w14:ligatures w14:val="standardContextual"/>
              </w:rPr>
            </w:pPr>
            <w:r>
              <w:rPr>
                <w:kern w:val="2"/>
                <w:szCs w:val="20"/>
                <w14:ligatures w14:val="standardContextual"/>
              </w:rPr>
              <w:t>External event is not required.</w:t>
            </w:r>
          </w:p>
        </w:tc>
      </w:tr>
      <w:tr w:rsidR="002136B3" w:rsidRPr="00123177" w14:paraId="6490D71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54BB98C"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1A147D" w14:textId="6EEE345E" w:rsidR="002136B3" w:rsidRPr="00123177" w:rsidRDefault="002136B3" w:rsidP="002136B3">
            <w:pPr>
              <w:pStyle w:val="TableText"/>
              <w:spacing w:line="256" w:lineRule="auto"/>
              <w:rPr>
                <w:kern w:val="2"/>
                <w14:ligatures w14:val="standardContextual"/>
              </w:rPr>
            </w:pPr>
            <w:r>
              <w:rPr>
                <w:kern w:val="2"/>
                <w:szCs w:val="20"/>
                <w14:ligatures w14:val="standardContextual"/>
              </w:rPr>
              <w:t>Temporal event is not applicable.</w:t>
            </w:r>
          </w:p>
        </w:tc>
      </w:tr>
      <w:tr w:rsidR="002136B3" w:rsidRPr="00123177" w14:paraId="09C6064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397E1AD" w14:textId="77777777" w:rsidR="002136B3" w:rsidRPr="00123177" w:rsidRDefault="002136B3" w:rsidP="002136B3">
            <w:pPr>
              <w:pStyle w:val="TableText"/>
              <w:snapToGrid w:val="0"/>
              <w:spacing w:line="256" w:lineRule="auto"/>
              <w:rPr>
                <w:kern w:val="2"/>
                <w14:ligatures w14:val="standardContextual"/>
              </w:rPr>
            </w:pPr>
            <w:r w:rsidRPr="00123177">
              <w:rPr>
                <w:kern w:val="2"/>
                <w14:ligatures w14:val="standardContextual"/>
              </w:rPr>
              <w:t xml:space="preserve">Validation Rules/ </w:t>
            </w:r>
          </w:p>
          <w:p w14:paraId="14B9614C" w14:textId="77777777" w:rsidR="002136B3" w:rsidRPr="00123177" w:rsidRDefault="002136B3" w:rsidP="002136B3">
            <w:pPr>
              <w:pStyle w:val="TableText"/>
              <w:snapToGrid w:val="0"/>
              <w:spacing w:line="256" w:lineRule="auto"/>
              <w:rPr>
                <w:kern w:val="2"/>
                <w:vertAlign w:val="superscript"/>
                <w14:ligatures w14:val="standardContextual"/>
              </w:rPr>
            </w:pPr>
            <w:r w:rsidRPr="00123177">
              <w:rPr>
                <w:kern w:val="2"/>
                <w14:ligatures w14:val="standardContextual"/>
              </w:rPr>
              <w:t>Verification criteria</w:t>
            </w:r>
            <w:r w:rsidRPr="00123177">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5E85F3" w14:textId="77777777" w:rsidR="002136B3" w:rsidRDefault="002136B3" w:rsidP="002136B3">
            <w:pPr>
              <w:pStyle w:val="TableText"/>
              <w:snapToGrid w:val="0"/>
              <w:spacing w:line="256" w:lineRule="auto"/>
            </w:pPr>
            <w:r>
              <w:rPr>
                <w:szCs w:val="20"/>
                <w:shd w:val="clear" w:color="auto" w:fill="FFFFFF"/>
              </w:rPr>
              <w:t xml:space="preserve">Verify that HVDCDC shall continuously report the </w:t>
            </w:r>
            <w:r>
              <w:rPr>
                <w:kern w:val="2"/>
                <w14:ligatures w14:val="standardContextual"/>
              </w:rPr>
              <w:t>Voltage Sensor Stuck</w:t>
            </w:r>
            <w:r>
              <w:rPr>
                <w:szCs w:val="20"/>
                <w:shd w:val="clear" w:color="auto" w:fill="FFFFFF"/>
              </w:rPr>
              <w:t xml:space="preserve"> fault DTC across </w:t>
            </w:r>
            <w:r>
              <w:rPr>
                <w:szCs w:val="20"/>
              </w:rPr>
              <w:t>respective sections/terminals of power module to primary controller.</w:t>
            </w:r>
          </w:p>
          <w:p w14:paraId="26D663F9" w14:textId="4914E073" w:rsidR="002136B3" w:rsidRPr="00123177" w:rsidRDefault="002136B3" w:rsidP="002136B3">
            <w:pPr>
              <w:pStyle w:val="TableText"/>
              <w:snapToGrid w:val="0"/>
              <w:spacing w:line="256" w:lineRule="auto"/>
              <w:rPr>
                <w:i/>
                <w:iCs/>
                <w:kern w:val="2"/>
                <w14:ligatures w14:val="standardContextual"/>
              </w:rPr>
            </w:pPr>
          </w:p>
        </w:tc>
      </w:tr>
      <w:tr w:rsidR="00A55B53" w:rsidRPr="00123177" w14:paraId="2C1628E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CEA80F9"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627B05"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Constraints are not applicable.</w:t>
            </w:r>
          </w:p>
        </w:tc>
      </w:tr>
      <w:tr w:rsidR="00A55B53" w:rsidRPr="00123177" w14:paraId="677310E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92B5D89"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B03F24" w14:textId="77777777" w:rsidR="00A55B53" w:rsidRPr="00123177" w:rsidRDefault="00A55B53" w:rsidP="00535342">
            <w:pPr>
              <w:pStyle w:val="TableText"/>
              <w:snapToGrid w:val="0"/>
              <w:spacing w:line="256" w:lineRule="auto"/>
              <w:rPr>
                <w:kern w:val="2"/>
                <w14:ligatures w14:val="standardContextual"/>
              </w:rPr>
            </w:pPr>
            <w:r w:rsidRPr="00123177">
              <w:rPr>
                <w:kern w:val="2"/>
                <w:szCs w:val="20"/>
                <w14:ligatures w14:val="standardContextual"/>
              </w:rPr>
              <w:t>No effects on other system</w:t>
            </w:r>
          </w:p>
        </w:tc>
      </w:tr>
      <w:tr w:rsidR="00A55B53" w:rsidRPr="00123177" w14:paraId="1150E52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45C8366"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Testability with respect to test environment</w:t>
            </w:r>
          </w:p>
          <w:p w14:paraId="2C29C835" w14:textId="77777777" w:rsidR="00A55B53" w:rsidRPr="00123177" w:rsidRDefault="00A55B53" w:rsidP="00535342">
            <w:pPr>
              <w:pStyle w:val="TableText"/>
              <w:spacing w:line="256" w:lineRule="auto"/>
              <w:rPr>
                <w:kern w:val="2"/>
                <w14:ligatures w14:val="standardContextual"/>
              </w:rPr>
            </w:pPr>
            <w:r w:rsidRPr="00123177">
              <w:rPr>
                <w:kern w:val="2"/>
                <w14:ligatures w14:val="standardContextual"/>
              </w:rPr>
              <w:t>(Yes/No)</w:t>
            </w:r>
          </w:p>
          <w:p w14:paraId="59F25F29" w14:textId="77777777" w:rsidR="00A55B53" w:rsidRPr="00123177" w:rsidRDefault="00A55B53" w:rsidP="00535342">
            <w:pPr>
              <w:pStyle w:val="TableText"/>
              <w:spacing w:line="256" w:lineRule="auto"/>
              <w:rPr>
                <w:kern w:val="2"/>
                <w14:ligatures w14:val="standardContextual"/>
              </w:rPr>
            </w:pPr>
            <w:r w:rsidRPr="00123177">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3993CB"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35E79BCD" w14:textId="77777777" w:rsidR="00A55B53" w:rsidRPr="00123177" w:rsidRDefault="00A55B53" w:rsidP="00535342">
            <w:pPr>
              <w:pStyle w:val="TableText"/>
              <w:snapToGrid w:val="0"/>
              <w:spacing w:line="256" w:lineRule="auto"/>
              <w:rPr>
                <w:kern w:val="2"/>
                <w14:ligatures w14:val="standardContextual"/>
              </w:rPr>
            </w:pPr>
          </w:p>
        </w:tc>
      </w:tr>
      <w:tr w:rsidR="00A55B53" w:rsidRPr="00123177" w14:paraId="678210C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7732523"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Feasible within project constraints</w:t>
            </w:r>
          </w:p>
          <w:p w14:paraId="47649D1C"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(Yes/No)</w:t>
            </w:r>
          </w:p>
          <w:p w14:paraId="79EC1C80" w14:textId="77777777" w:rsidR="00A55B53" w:rsidRPr="00123177" w:rsidRDefault="00A55B53" w:rsidP="00535342">
            <w:pPr>
              <w:pStyle w:val="TableText"/>
              <w:snapToGrid w:val="0"/>
              <w:spacing w:line="256" w:lineRule="auto"/>
              <w:rPr>
                <w:kern w:val="2"/>
                <w14:ligatures w14:val="standardContextual"/>
              </w:rPr>
            </w:pPr>
            <w:r w:rsidRPr="00123177">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0E58D4"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2B72A072" w14:textId="77777777" w:rsidR="00A55B53" w:rsidRPr="00123177" w:rsidRDefault="00A55B53" w:rsidP="00535342">
            <w:pPr>
              <w:pStyle w:val="TableText"/>
              <w:snapToGrid w:val="0"/>
              <w:spacing w:line="256" w:lineRule="auto"/>
              <w:rPr>
                <w:i/>
                <w:iCs/>
                <w:kern w:val="2"/>
                <w14:ligatures w14:val="standardContextual"/>
              </w:rPr>
            </w:pPr>
          </w:p>
        </w:tc>
      </w:tr>
      <w:tr w:rsidR="00A55B53" w:rsidRPr="00123177" w14:paraId="1AD6BD2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3C97FB4"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lastRenderedPageBreak/>
              <w:t>Critical</w:t>
            </w:r>
          </w:p>
          <w:p w14:paraId="6434C9B8"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2B93ED"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tc>
      </w:tr>
      <w:tr w:rsidR="00A55B53" w:rsidRPr="00123177" w14:paraId="6109FF3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3B230A4F" w14:textId="77777777" w:rsidR="00A55B53" w:rsidRPr="00123177" w:rsidRDefault="00A55B53" w:rsidP="00535342">
            <w:pPr>
              <w:pStyle w:val="TableText"/>
              <w:snapToGrid w:val="0"/>
              <w:spacing w:line="256" w:lineRule="auto"/>
              <w:rPr>
                <w:kern w:val="2"/>
                <w14:ligatures w14:val="standardContextual"/>
              </w:rPr>
            </w:pPr>
            <w:r w:rsidRPr="00123177">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4F58AF" w14:textId="77777777" w:rsidR="00A55B53" w:rsidRPr="00123177" w:rsidRDefault="00A55B53" w:rsidP="00535342">
            <w:pPr>
              <w:pStyle w:val="TableText"/>
              <w:snapToGrid w:val="0"/>
              <w:spacing w:line="256" w:lineRule="auto"/>
              <w:rPr>
                <w:kern w:val="2"/>
                <w14:ligatures w14:val="standardContextual"/>
              </w:rPr>
            </w:pPr>
            <w:r w:rsidRPr="00123177">
              <w:t>Acceptance Criteria for this requirement should be as per SECTION-6 ACCEPTANCE CRITERIA</w:t>
            </w:r>
          </w:p>
        </w:tc>
      </w:tr>
    </w:tbl>
    <w:p w14:paraId="57902842" w14:textId="77777777" w:rsidR="00A55B53" w:rsidRPr="00123177" w:rsidRDefault="00A55B53" w:rsidP="00A55B53">
      <w:pPr>
        <w:rPr>
          <w:lang w:bidi="ar-EG"/>
        </w:rPr>
      </w:pPr>
    </w:p>
    <w:p w14:paraId="506558EC" w14:textId="77777777" w:rsidR="00A55B53" w:rsidRPr="00123177" w:rsidRDefault="00A55B53" w:rsidP="00A55B53">
      <w:pPr>
        <w:pStyle w:val="Heading5"/>
      </w:pPr>
      <w:r w:rsidRPr="00123177">
        <w:t xml:space="preserve">Requirement for monitoring the current sensor stuck. </w:t>
      </w:r>
    </w:p>
    <w:p w14:paraId="5B11339E" w14:textId="77777777" w:rsidR="00A55B53" w:rsidRPr="00123177" w:rsidRDefault="00A55B53" w:rsidP="00A55B53">
      <w:pPr>
        <w:rPr>
          <w:lang w:bidi="ar-EG"/>
        </w:rPr>
      </w:pPr>
    </w:p>
    <w:tbl>
      <w:tblPr>
        <w:tblW w:w="9525" w:type="dxa"/>
        <w:tblInd w:w="108" w:type="dxa"/>
        <w:tblLayout w:type="fixed"/>
        <w:tblLook w:val="04A0" w:firstRow="1" w:lastRow="0" w:firstColumn="1" w:lastColumn="0" w:noHBand="0" w:noVBand="1"/>
      </w:tblPr>
      <w:tblGrid>
        <w:gridCol w:w="1921"/>
        <w:gridCol w:w="7604"/>
      </w:tblGrid>
      <w:tr w:rsidR="00A55B53" w:rsidRPr="00123177" w14:paraId="56EFEC6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3DF62517" w14:textId="77777777" w:rsidR="00A55B53" w:rsidRPr="00123177" w:rsidRDefault="00A55B53" w:rsidP="00535342">
            <w:pPr>
              <w:pStyle w:val="TableColumnTitle"/>
              <w:snapToGrid w:val="0"/>
              <w:spacing w:line="254" w:lineRule="auto"/>
              <w:rPr>
                <w:kern w:val="2"/>
                <w14:ligatures w14:val="standardContextual"/>
              </w:rPr>
            </w:pPr>
            <w:r w:rsidRPr="00123177">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6F9C464" w14:textId="77777777" w:rsidR="00A55B53" w:rsidRPr="00123177" w:rsidRDefault="00A55B53" w:rsidP="00535342">
            <w:pPr>
              <w:pStyle w:val="TableColumnTitle"/>
              <w:snapToGrid w:val="0"/>
              <w:spacing w:line="254" w:lineRule="auto"/>
              <w:rPr>
                <w:kern w:val="2"/>
                <w14:ligatures w14:val="standardContextual"/>
              </w:rPr>
            </w:pPr>
            <w:r w:rsidRPr="00123177">
              <w:rPr>
                <w:kern w:val="2"/>
                <w14:ligatures w14:val="standardContextual"/>
              </w:rPr>
              <w:t>Description</w:t>
            </w:r>
          </w:p>
        </w:tc>
      </w:tr>
      <w:tr w:rsidR="00A55B53" w:rsidRPr="00123177" w14:paraId="58E7A5F1"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D4DB8A3"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B1110B" w14:textId="77777777" w:rsidR="00A55B53" w:rsidRPr="00123177" w:rsidRDefault="00A55B53" w:rsidP="00535342">
            <w:pPr>
              <w:snapToGrid w:val="0"/>
            </w:pPr>
            <w:r w:rsidRPr="00123177">
              <w:rPr>
                <w:rFonts w:eastAsia="Arial"/>
                <w:color w:val="000000" w:themeColor="text1"/>
                <w:szCs w:val="20"/>
              </w:rPr>
              <w:t>SWRS_OBD_15</w:t>
            </w:r>
          </w:p>
        </w:tc>
      </w:tr>
      <w:tr w:rsidR="00A55B53" w:rsidRPr="00123177" w14:paraId="5EAFF920"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9D5EB50" w14:textId="77777777" w:rsidR="00A55B53" w:rsidRPr="00123177" w:rsidRDefault="00A55B53" w:rsidP="00535342">
            <w:pPr>
              <w:pStyle w:val="TableText"/>
              <w:spacing w:line="254" w:lineRule="auto"/>
              <w:rPr>
                <w:kern w:val="2"/>
                <w14:ligatures w14:val="standardContextual"/>
              </w:rPr>
            </w:pPr>
            <w:r w:rsidRPr="00123177">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B130F5"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SDS18-DIA01-02-3165</w:t>
            </w:r>
          </w:p>
        </w:tc>
      </w:tr>
      <w:tr w:rsidR="00A55B53" w:rsidRPr="00123177" w14:paraId="2E99BAEF"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FF51D77"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7813BB"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 SAMPLE/PF3.0</w:t>
            </w:r>
          </w:p>
        </w:tc>
      </w:tr>
      <w:tr w:rsidR="002136B3" w:rsidRPr="00123177" w14:paraId="76914D6D"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AA54009" w14:textId="77777777" w:rsidR="002136B3" w:rsidRPr="00123177" w:rsidRDefault="002136B3" w:rsidP="002136B3">
            <w:pPr>
              <w:pStyle w:val="TableText"/>
              <w:snapToGrid w:val="0"/>
              <w:spacing w:line="254" w:lineRule="auto"/>
              <w:rPr>
                <w:kern w:val="2"/>
                <w:vertAlign w:val="superscript"/>
                <w14:ligatures w14:val="standardContextual"/>
              </w:rPr>
            </w:pPr>
            <w:r w:rsidRPr="00123177">
              <w:rPr>
                <w:kern w:val="2"/>
                <w14:ligatures w14:val="standardContextual"/>
              </w:rPr>
              <w:t>Purpose</w:t>
            </w:r>
            <w:r w:rsidRPr="00123177">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7AFBA0" w14:textId="77777777" w:rsidR="002136B3" w:rsidRPr="0063409E" w:rsidRDefault="002136B3" w:rsidP="002136B3">
            <w:pPr>
              <w:snapToGrid w:val="0"/>
              <w:rPr>
                <w:rFonts w:eastAsia="Arial"/>
                <w:strike/>
              </w:rPr>
            </w:pPr>
            <w:r>
              <w:rPr>
                <w:szCs w:val="20"/>
              </w:rPr>
              <w:t>The HVHVDCDC shall implement to monitor fault and provide DTC for the current sensor stuck failure to primary controller.</w:t>
            </w:r>
          </w:p>
          <w:p w14:paraId="1096719D" w14:textId="40F368BB" w:rsidR="002136B3" w:rsidRPr="00123177" w:rsidRDefault="002136B3" w:rsidP="002136B3">
            <w:pPr>
              <w:snapToGrid w:val="0"/>
              <w:rPr>
                <w:rFonts w:eastAsia="Arial"/>
              </w:rPr>
            </w:pPr>
          </w:p>
        </w:tc>
      </w:tr>
      <w:tr w:rsidR="002136B3" w:rsidRPr="00123177" w14:paraId="406A990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F54540C"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29172B" w14:textId="284AA5B3" w:rsidR="002136B3" w:rsidRPr="00123177" w:rsidRDefault="002136B3" w:rsidP="002136B3">
            <w:pPr>
              <w:snapToGrid w:val="0"/>
              <w:rPr>
                <w:rFonts w:eastAsia="Arial"/>
              </w:rPr>
            </w:pPr>
            <w:r>
              <w:rPr>
                <w:rFonts w:eastAsia="Arial"/>
              </w:rPr>
              <w:t>No Such derived requirement is applicable.</w:t>
            </w:r>
          </w:p>
        </w:tc>
      </w:tr>
      <w:tr w:rsidR="002136B3" w:rsidRPr="00123177" w14:paraId="5734979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47E45B0"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445319" w14:textId="33DCF2B8" w:rsidR="002136B3" w:rsidRPr="00123177" w:rsidRDefault="002136B3" w:rsidP="002136B3">
            <w:pPr>
              <w:pStyle w:val="TableText"/>
              <w:snapToGrid w:val="0"/>
              <w:spacing w:line="254"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2136B3" w:rsidRPr="00123177" w14:paraId="311855D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7A917FC" w14:textId="77777777" w:rsidR="002136B3" w:rsidRPr="00123177" w:rsidRDefault="002136B3" w:rsidP="002136B3">
            <w:pPr>
              <w:pStyle w:val="TableText"/>
              <w:snapToGrid w:val="0"/>
              <w:spacing w:line="254" w:lineRule="auto"/>
              <w:rPr>
                <w:b/>
                <w:bCs/>
                <w:kern w:val="2"/>
                <w14:ligatures w14:val="standardContextual"/>
              </w:rPr>
            </w:pPr>
            <w:r w:rsidRPr="00123177">
              <w:rPr>
                <w:kern w:val="2"/>
                <w14:ligatures w14:val="standardContextual"/>
              </w:rPr>
              <w:t>Input(s)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7C285" w14:textId="77777777" w:rsidR="002136B3" w:rsidRDefault="002136B3" w:rsidP="002136B3">
            <w:pPr>
              <w:pStyle w:val="TableText"/>
              <w:snapToGrid w:val="0"/>
              <w:spacing w:line="256" w:lineRule="auto"/>
              <w:rPr>
                <w:rFonts w:eastAsia="Arial"/>
                <w:kern w:val="2"/>
                <w14:ligatures w14:val="standardContextual"/>
              </w:rPr>
            </w:pPr>
            <w:r w:rsidRPr="0063409E">
              <w:rPr>
                <w:rFonts w:eastAsia="Arial"/>
                <w:kern w:val="2"/>
                <w14:ligatures w14:val="standardContextual"/>
              </w:rPr>
              <w:t>- The External ADC of HVDCDC power board</w:t>
            </w:r>
            <w:r>
              <w:rPr>
                <w:rFonts w:eastAsia="Arial"/>
                <w:kern w:val="2"/>
                <w14:ligatures w14:val="standardContextual"/>
              </w:rPr>
              <w:t xml:space="preserve"> </w:t>
            </w:r>
            <w:r w:rsidRPr="0063409E">
              <w:rPr>
                <w:rFonts w:eastAsia="Arial"/>
                <w:kern w:val="2"/>
                <w14:ligatures w14:val="standardContextual"/>
              </w:rPr>
              <w:t xml:space="preserve">shall not receive proper </w:t>
            </w:r>
            <w:r>
              <w:rPr>
                <w:rFonts w:eastAsia="Arial"/>
                <w:kern w:val="2"/>
                <w14:ligatures w14:val="standardContextual"/>
              </w:rPr>
              <w:t>current</w:t>
            </w:r>
            <w:r w:rsidRPr="0063409E">
              <w:rPr>
                <w:rFonts w:eastAsia="Arial"/>
                <w:kern w:val="2"/>
                <w14:ligatures w14:val="standardContextual"/>
              </w:rPr>
              <w:t xml:space="preserve"> from the </w:t>
            </w:r>
            <w:r>
              <w:rPr>
                <w:rFonts w:eastAsia="Arial"/>
                <w:kern w:val="2"/>
                <w14:ligatures w14:val="standardContextual"/>
              </w:rPr>
              <w:t>current</w:t>
            </w:r>
            <w:r w:rsidRPr="0063409E">
              <w:rPr>
                <w:rFonts w:eastAsia="Arial"/>
                <w:kern w:val="2"/>
                <w14:ligatures w14:val="standardContextual"/>
              </w:rPr>
              <w:t xml:space="preserve"> sensors available at various sections/terminals of power board. </w:t>
            </w:r>
          </w:p>
          <w:p w14:paraId="1148CE20" w14:textId="526466BC" w:rsidR="002136B3" w:rsidRPr="00B7749F" w:rsidRDefault="002136B3" w:rsidP="00B7749F">
            <w:pPr>
              <w:pStyle w:val="TableText"/>
              <w:snapToGrid w:val="0"/>
              <w:spacing w:line="256" w:lineRule="auto"/>
              <w:rPr>
                <w:rFonts w:eastAsia="Arial"/>
                <w:kern w:val="2"/>
                <w14:ligatures w14:val="standardContextual"/>
              </w:rPr>
            </w:pPr>
            <w:r w:rsidRPr="0063409E">
              <w:rPr>
                <w:rFonts w:eastAsia="Arial"/>
                <w:kern w:val="2"/>
                <w14:ligatures w14:val="standardContextual"/>
              </w:rPr>
              <w:t>- Create a CAN frame format to provide the DTC information to primary controller.</w:t>
            </w:r>
          </w:p>
        </w:tc>
      </w:tr>
      <w:tr w:rsidR="002136B3" w:rsidRPr="00123177" w14:paraId="4B8C572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DA256D4" w14:textId="77777777" w:rsidR="002136B3" w:rsidRPr="00123177" w:rsidRDefault="002136B3" w:rsidP="002136B3">
            <w:pPr>
              <w:pStyle w:val="TableText"/>
              <w:snapToGrid w:val="0"/>
              <w:spacing w:line="254" w:lineRule="auto"/>
              <w:rPr>
                <w:b/>
                <w:bCs/>
                <w:kern w:val="2"/>
                <w14:ligatures w14:val="standardContextual"/>
              </w:rPr>
            </w:pPr>
            <w:r w:rsidRPr="00123177">
              <w:rPr>
                <w:kern w:val="2"/>
                <w14:ligatures w14:val="standardContextual"/>
              </w:rPr>
              <w:t>Output(s)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A42A81" w14:textId="77777777" w:rsidR="002136B3" w:rsidRPr="00314C8A" w:rsidRDefault="002136B3" w:rsidP="002136B3">
            <w:pPr>
              <w:pStyle w:val="TableText"/>
              <w:snapToGrid w:val="0"/>
              <w:spacing w:line="254" w:lineRule="auto"/>
              <w:rPr>
                <w:kern w:val="2"/>
                <w14:ligatures w14:val="standardContextual"/>
              </w:rPr>
            </w:pPr>
            <w:r w:rsidRPr="00314C8A">
              <w:rPr>
                <w:kern w:val="2"/>
                <w14:ligatures w14:val="standardContextual"/>
              </w:rPr>
              <w:t xml:space="preserve">- HVDCDC shall raise the </w:t>
            </w:r>
            <w:r>
              <w:rPr>
                <w:szCs w:val="20"/>
              </w:rPr>
              <w:t xml:space="preserve">current sensor stuck </w:t>
            </w:r>
            <w:r w:rsidRPr="00314C8A">
              <w:rPr>
                <w:kern w:val="2"/>
                <w14:ligatures w14:val="standardContextual"/>
              </w:rPr>
              <w:t>Failure and the respective fault ID should be provided in NHVDCDCFaultID@ HVDCDC_Debug_PDU signal after the fault response time of 100msec.</w:t>
            </w:r>
          </w:p>
          <w:p w14:paraId="4FFF71C0" w14:textId="77777777" w:rsidR="002136B3" w:rsidRPr="00314C8A" w:rsidRDefault="002136B3" w:rsidP="002136B3">
            <w:pPr>
              <w:pStyle w:val="TableText"/>
              <w:snapToGrid w:val="0"/>
              <w:spacing w:line="254" w:lineRule="auto"/>
              <w:rPr>
                <w:kern w:val="2"/>
                <w14:ligatures w14:val="standardContextual"/>
              </w:rPr>
            </w:pPr>
            <w:r w:rsidRPr="00314C8A">
              <w:rPr>
                <w:kern w:val="2"/>
                <w14:ligatures w14:val="standardContextual"/>
              </w:rPr>
              <w:t xml:space="preserve">- HVDCDC shall continuously report </w:t>
            </w:r>
            <w:r>
              <w:rPr>
                <w:szCs w:val="20"/>
              </w:rPr>
              <w:t xml:space="preserve">current sensor stuck </w:t>
            </w:r>
            <w:r w:rsidRPr="00314C8A">
              <w:rPr>
                <w:kern w:val="2"/>
                <w14:ligatures w14:val="standardContextual"/>
              </w:rPr>
              <w:t>DTC information for respective fault using &lt;Add here &gt; CAN frame to primary controller.</w:t>
            </w:r>
          </w:p>
          <w:p w14:paraId="15BBB941" w14:textId="77777777" w:rsidR="002136B3" w:rsidRDefault="002136B3" w:rsidP="002136B3">
            <w:pPr>
              <w:pStyle w:val="TableText"/>
              <w:snapToGrid w:val="0"/>
              <w:spacing w:line="254" w:lineRule="auto"/>
              <w:rPr>
                <w:kern w:val="2"/>
                <w14:ligatures w14:val="standardContextual"/>
              </w:rPr>
            </w:pPr>
            <w:r w:rsidRPr="00314C8A">
              <w:rPr>
                <w:kern w:val="2"/>
                <w14:ligatures w14:val="standardContextual"/>
              </w:rPr>
              <w:t>The DTC for respective</w:t>
            </w:r>
            <w:r>
              <w:rPr>
                <w:szCs w:val="20"/>
              </w:rPr>
              <w:t xml:space="preserve"> current sensor stuck </w:t>
            </w:r>
            <w:r w:rsidRPr="00314C8A">
              <w:rPr>
                <w:kern w:val="2"/>
                <w14:ligatures w14:val="standardContextual"/>
              </w:rPr>
              <w:t>fault shall be in range of P1E00xx to P1EFFxx.</w:t>
            </w:r>
          </w:p>
          <w:p w14:paraId="27E9B332" w14:textId="70C614CF" w:rsidR="002136B3" w:rsidRPr="00123177" w:rsidRDefault="002136B3" w:rsidP="002136B3">
            <w:pPr>
              <w:pStyle w:val="TableText"/>
              <w:snapToGrid w:val="0"/>
              <w:spacing w:line="254" w:lineRule="auto"/>
              <w:rPr>
                <w:kern w:val="2"/>
                <w14:ligatures w14:val="standardContextual"/>
              </w:rPr>
            </w:pPr>
          </w:p>
        </w:tc>
      </w:tr>
      <w:tr w:rsidR="002136B3" w:rsidRPr="00123177" w14:paraId="05D413B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1F7A89D"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8384D1" w14:textId="77777777" w:rsidR="002136B3" w:rsidRPr="00314C8A" w:rsidRDefault="002136B3" w:rsidP="002136B3">
            <w:pPr>
              <w:pStyle w:val="TableText"/>
              <w:tabs>
                <w:tab w:val="left" w:pos="2060"/>
              </w:tabs>
              <w:snapToGrid w:val="0"/>
              <w:spacing w:line="256" w:lineRule="auto"/>
              <w:ind w:left="202"/>
              <w:rPr>
                <w:rStyle w:val="normaltextrun"/>
              </w:rPr>
            </w:pPr>
            <w:r w:rsidRPr="00314C8A">
              <w:rPr>
                <w:rStyle w:val="normaltextrun"/>
              </w:rPr>
              <w:t xml:space="preserve">- HVDCDC shall receive a </w:t>
            </w:r>
            <w:r>
              <w:rPr>
                <w:szCs w:val="20"/>
              </w:rPr>
              <w:t xml:space="preserve">current sensor stuck </w:t>
            </w:r>
            <w:r w:rsidRPr="00314C8A">
              <w:rPr>
                <w:rStyle w:val="normaltextrun"/>
              </w:rPr>
              <w:t>fault in various (800V, 400V) sections/terminals of power module.</w:t>
            </w:r>
          </w:p>
          <w:p w14:paraId="478B2469" w14:textId="77777777" w:rsidR="002136B3" w:rsidRPr="00314C8A" w:rsidRDefault="002136B3" w:rsidP="002136B3">
            <w:pPr>
              <w:pStyle w:val="TableText"/>
              <w:tabs>
                <w:tab w:val="left" w:pos="2060"/>
              </w:tabs>
              <w:snapToGrid w:val="0"/>
              <w:spacing w:line="256" w:lineRule="auto"/>
              <w:ind w:left="202"/>
              <w:rPr>
                <w:rStyle w:val="normaltextrun"/>
              </w:rPr>
            </w:pPr>
            <w:r w:rsidRPr="00314C8A">
              <w:rPr>
                <w:rStyle w:val="normaltextrun"/>
              </w:rPr>
              <w:t xml:space="preserve">- HVDCDC shall detect the </w:t>
            </w:r>
            <w:r>
              <w:rPr>
                <w:szCs w:val="20"/>
              </w:rPr>
              <w:t>current sensor stuck</w:t>
            </w:r>
            <w:r w:rsidRPr="00314C8A">
              <w:rPr>
                <w:rStyle w:val="normaltextrun"/>
              </w:rPr>
              <w:t xml:space="preserve"> fault in the respective sections/terminals of power module within the HVDCDC_CAL time.</w:t>
            </w:r>
          </w:p>
          <w:p w14:paraId="4000ABDB" w14:textId="77777777" w:rsidR="002136B3" w:rsidRPr="00314C8A" w:rsidRDefault="002136B3" w:rsidP="002136B3">
            <w:pPr>
              <w:pStyle w:val="TableText"/>
              <w:tabs>
                <w:tab w:val="left" w:pos="2060"/>
              </w:tabs>
              <w:snapToGrid w:val="0"/>
              <w:spacing w:line="256" w:lineRule="auto"/>
              <w:ind w:left="202"/>
              <w:rPr>
                <w:rStyle w:val="normaltextrun"/>
              </w:rPr>
            </w:pPr>
            <w:r w:rsidRPr="00314C8A">
              <w:rPr>
                <w:rStyle w:val="normaltextrun"/>
              </w:rPr>
              <w:t xml:space="preserve">- HVDCDC shall send the </w:t>
            </w:r>
            <w:r>
              <w:rPr>
                <w:szCs w:val="20"/>
              </w:rPr>
              <w:t>current sensor stuck</w:t>
            </w:r>
            <w:r w:rsidRPr="00314C8A">
              <w:rPr>
                <w:rStyle w:val="normaltextrun"/>
              </w:rPr>
              <w:t xml:space="preserve"> fault DTC over CAN within the HVDCDC_CAL</w:t>
            </w:r>
          </w:p>
          <w:p w14:paraId="08CEEFD9" w14:textId="33CEEC72" w:rsidR="002136B3" w:rsidRPr="00123177" w:rsidRDefault="002136B3" w:rsidP="00B7749F">
            <w:pPr>
              <w:pStyle w:val="TableText"/>
              <w:tabs>
                <w:tab w:val="left" w:pos="2060"/>
              </w:tabs>
              <w:snapToGrid w:val="0"/>
              <w:spacing w:line="256" w:lineRule="auto"/>
              <w:ind w:left="202"/>
              <w:rPr>
                <w:rStyle w:val="normaltextrun"/>
              </w:rPr>
            </w:pPr>
            <w:r>
              <w:rPr>
                <w:rStyle w:val="normaltextrun"/>
              </w:rPr>
              <w:t>-</w:t>
            </w:r>
            <w:r w:rsidRPr="00314C8A">
              <w:rPr>
                <w:rStyle w:val="normaltextrun"/>
              </w:rPr>
              <w:t xml:space="preserve">HVDCDC shall continuously report the </w:t>
            </w:r>
            <w:r>
              <w:rPr>
                <w:szCs w:val="20"/>
              </w:rPr>
              <w:t>current sensor stuck</w:t>
            </w:r>
            <w:r w:rsidRPr="00314C8A">
              <w:rPr>
                <w:rStyle w:val="normaltextrun"/>
              </w:rPr>
              <w:t xml:space="preserve"> fault DTC to primary controller.</w:t>
            </w:r>
          </w:p>
        </w:tc>
      </w:tr>
      <w:tr w:rsidR="002136B3" w:rsidRPr="00123177" w14:paraId="13A742D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40498E3" w14:textId="77777777" w:rsidR="002136B3" w:rsidRPr="00123177" w:rsidRDefault="002136B3" w:rsidP="002136B3">
            <w:pPr>
              <w:pStyle w:val="TableText"/>
              <w:snapToGrid w:val="0"/>
              <w:spacing w:line="254" w:lineRule="auto"/>
            </w:pPr>
            <w:r w:rsidRPr="00123177">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6A14A8" w14:textId="218BC620" w:rsidR="002136B3" w:rsidRPr="00123177" w:rsidRDefault="002136B3" w:rsidP="002136B3">
            <w:pPr>
              <w:pStyle w:val="TableText"/>
              <w:snapToGrid w:val="0"/>
              <w:spacing w:line="254" w:lineRule="auto"/>
              <w:rPr>
                <w:kern w:val="2"/>
                <w14:ligatures w14:val="standardContextual"/>
              </w:rPr>
            </w:pPr>
            <w:r>
              <w:rPr>
                <w:kern w:val="2"/>
                <w14:ligatures w14:val="standardContextual"/>
              </w:rPr>
              <w:t>No such mandatory fields is applicable.</w:t>
            </w:r>
          </w:p>
        </w:tc>
      </w:tr>
      <w:tr w:rsidR="002136B3" w:rsidRPr="00123177" w14:paraId="33D7644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2BC8C86"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lastRenderedPageBreak/>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5D42AB"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No fault should be logged and reported to primary controller.</w:t>
            </w:r>
          </w:p>
          <w:p w14:paraId="30D36CEB"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NHVDCDCStatus = 0, NHVDCDCStausDebug = 0, NHVDCDCFault = 0.</w:t>
            </w:r>
          </w:p>
          <w:p w14:paraId="6667B6A9" w14:textId="3A064232" w:rsidR="002136B3" w:rsidRPr="00123177" w:rsidRDefault="002136B3" w:rsidP="002136B3">
            <w:pPr>
              <w:pStyle w:val="TableText"/>
              <w:snapToGrid w:val="0"/>
              <w:spacing w:line="254" w:lineRule="auto"/>
              <w:rPr>
                <w:kern w:val="2"/>
                <w14:ligatures w14:val="standardContextual"/>
              </w:rPr>
            </w:pPr>
            <w:r>
              <w:rPr>
                <w:strike/>
                <w:szCs w:val="20"/>
              </w:rPr>
              <w:t>NA</w:t>
            </w:r>
          </w:p>
        </w:tc>
      </w:tr>
      <w:tr w:rsidR="002136B3" w:rsidRPr="00123177" w14:paraId="2C2D377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92E2346"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0C1277" w14:textId="62A33C58" w:rsidR="002136B3" w:rsidRPr="00123177" w:rsidRDefault="002136B3" w:rsidP="002136B3">
            <w:pPr>
              <w:pStyle w:val="TableText"/>
              <w:snapToGrid w:val="0"/>
              <w:spacing w:line="254" w:lineRule="auto"/>
              <w:rPr>
                <w:kern w:val="2"/>
                <w14:ligatures w14:val="standardContextual"/>
              </w:rPr>
            </w:pPr>
            <w:r>
              <w:rPr>
                <w:kern w:val="2"/>
                <w:szCs w:val="20"/>
                <w14:ligatures w14:val="standardContextual"/>
              </w:rPr>
              <w:t>Default value is required</w:t>
            </w:r>
          </w:p>
        </w:tc>
      </w:tr>
      <w:tr w:rsidR="002136B3" w:rsidRPr="00123177" w14:paraId="2438D4B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DB6DBED"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1FF64D" w14:textId="0BEE668B" w:rsidR="002136B3" w:rsidRPr="00123177" w:rsidRDefault="002136B3" w:rsidP="002136B3">
            <w:pPr>
              <w:pStyle w:val="TableText"/>
              <w:snapToGrid w:val="0"/>
              <w:spacing w:line="254" w:lineRule="auto"/>
              <w:rPr>
                <w:kern w:val="2"/>
                <w14:ligatures w14:val="standardContextual"/>
              </w:rPr>
            </w:pPr>
            <w:r>
              <w:rPr>
                <w:kern w:val="2"/>
                <w:szCs w:val="20"/>
                <w14:ligatures w14:val="standardContextual"/>
              </w:rPr>
              <w:t>Valid range value is required.</w:t>
            </w:r>
          </w:p>
        </w:tc>
      </w:tr>
      <w:tr w:rsidR="002136B3" w:rsidRPr="00123177" w14:paraId="204277C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34479A5"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FB85A2" w14:textId="6D501BD0" w:rsidR="002136B3" w:rsidRPr="00123177" w:rsidRDefault="002136B3" w:rsidP="002136B3">
            <w:pPr>
              <w:pStyle w:val="TableText"/>
              <w:snapToGrid w:val="0"/>
              <w:spacing w:line="254" w:lineRule="auto"/>
              <w:rPr>
                <w:kern w:val="2"/>
                <w14:ligatures w14:val="standardContextual"/>
              </w:rPr>
            </w:pPr>
            <w:r>
              <w:rPr>
                <w:kern w:val="2"/>
                <w:szCs w:val="20"/>
                <w14:ligatures w14:val="standardContextual"/>
              </w:rPr>
              <w:t>Data latency period is not applicable</w:t>
            </w:r>
          </w:p>
        </w:tc>
      </w:tr>
      <w:tr w:rsidR="002136B3" w:rsidRPr="00123177" w14:paraId="6C541C7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0F93A80"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45FEFD" w14:textId="2194EF2E" w:rsidR="002136B3" w:rsidRPr="00123177" w:rsidRDefault="002136B3" w:rsidP="002136B3">
            <w:pPr>
              <w:pStyle w:val="TableText"/>
              <w:snapToGrid w:val="0"/>
              <w:spacing w:line="254" w:lineRule="auto"/>
              <w:rPr>
                <w:kern w:val="2"/>
                <w14:ligatures w14:val="standardContextual"/>
              </w:rPr>
            </w:pPr>
            <w:r>
              <w:rPr>
                <w:kern w:val="2"/>
                <w:szCs w:val="20"/>
                <w14:ligatures w14:val="standardContextual"/>
              </w:rPr>
              <w:t>Data Retention period is the key cycle.</w:t>
            </w:r>
          </w:p>
        </w:tc>
      </w:tr>
      <w:tr w:rsidR="002136B3" w:rsidRPr="00123177" w14:paraId="5D35BF1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1D57C16"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065D4B" w14:textId="025D85FA" w:rsidR="002136B3" w:rsidRPr="00123177" w:rsidRDefault="002136B3" w:rsidP="002136B3">
            <w:pPr>
              <w:pStyle w:val="TableText"/>
              <w:spacing w:line="254"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2136B3" w:rsidRPr="00123177" w14:paraId="4E43F2E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1F1B691"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F5BC41" w14:textId="106281D4" w:rsidR="002136B3" w:rsidRPr="00123177" w:rsidRDefault="002136B3" w:rsidP="002136B3">
            <w:pPr>
              <w:pStyle w:val="TableText"/>
              <w:spacing w:line="254" w:lineRule="auto"/>
              <w:rPr>
                <w:kern w:val="2"/>
                <w14:ligatures w14:val="standardContextual"/>
              </w:rPr>
            </w:pPr>
            <w:r>
              <w:rPr>
                <w:kern w:val="2"/>
                <w:szCs w:val="20"/>
                <w14:ligatures w14:val="standardContextual"/>
              </w:rPr>
              <w:t>External event is not required.</w:t>
            </w:r>
          </w:p>
        </w:tc>
      </w:tr>
      <w:tr w:rsidR="002136B3" w:rsidRPr="00123177" w14:paraId="7737D6A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FC9D02C"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43FC6E" w14:textId="6CD0703B" w:rsidR="002136B3" w:rsidRPr="00123177" w:rsidRDefault="002136B3" w:rsidP="002136B3">
            <w:pPr>
              <w:pStyle w:val="TableText"/>
              <w:spacing w:line="254" w:lineRule="auto"/>
              <w:rPr>
                <w:kern w:val="2"/>
                <w14:ligatures w14:val="standardContextual"/>
              </w:rPr>
            </w:pPr>
            <w:r>
              <w:rPr>
                <w:kern w:val="2"/>
                <w:szCs w:val="20"/>
                <w14:ligatures w14:val="standardContextual"/>
              </w:rPr>
              <w:t>Temporal event is not applicable.</w:t>
            </w:r>
          </w:p>
        </w:tc>
      </w:tr>
      <w:tr w:rsidR="002136B3" w:rsidRPr="00123177" w14:paraId="5B9631F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431FA6A"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 xml:space="preserve">Validation Rules/ </w:t>
            </w:r>
          </w:p>
          <w:p w14:paraId="7C608E32" w14:textId="77777777" w:rsidR="002136B3" w:rsidRPr="00123177" w:rsidRDefault="002136B3" w:rsidP="002136B3">
            <w:pPr>
              <w:pStyle w:val="TableText"/>
              <w:snapToGrid w:val="0"/>
              <w:spacing w:line="254" w:lineRule="auto"/>
              <w:rPr>
                <w:kern w:val="2"/>
                <w:vertAlign w:val="superscript"/>
                <w14:ligatures w14:val="standardContextual"/>
              </w:rPr>
            </w:pPr>
            <w:r w:rsidRPr="00123177">
              <w:rPr>
                <w:kern w:val="2"/>
                <w14:ligatures w14:val="standardContextual"/>
              </w:rPr>
              <w:t>Verification criteria</w:t>
            </w:r>
            <w:r w:rsidRPr="00123177">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D20FEA"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shd w:val="clear" w:color="auto" w:fill="FFFFFF"/>
              </w:rPr>
              <w:t xml:space="preserve">Verify that HVDCDC shall continuously report the </w:t>
            </w:r>
            <w:r w:rsidRPr="00834C4B">
              <w:rPr>
                <w:rFonts w:ascii="Arial" w:hAnsi="Arial" w:cs="Arial"/>
                <w:color w:val="000000"/>
                <w:sz w:val="20"/>
                <w:szCs w:val="20"/>
                <w:shd w:val="clear" w:color="auto" w:fill="FFFFFF"/>
              </w:rPr>
              <w:t xml:space="preserve">current sensor stuck </w:t>
            </w:r>
            <w:r>
              <w:rPr>
                <w:rFonts w:ascii="Arial" w:hAnsi="Arial" w:cs="Arial"/>
                <w:color w:val="000000"/>
                <w:sz w:val="20"/>
                <w:szCs w:val="20"/>
                <w:shd w:val="clear" w:color="auto" w:fill="FFFFFF"/>
              </w:rPr>
              <w:t xml:space="preserve">fault DTC across </w:t>
            </w:r>
            <w:r>
              <w:rPr>
                <w:rFonts w:ascii="Arial" w:hAnsi="Arial" w:cs="Arial"/>
                <w:color w:val="000000"/>
                <w:sz w:val="20"/>
                <w:szCs w:val="20"/>
              </w:rPr>
              <w:t xml:space="preserve">respective sections/terminals of power module to primary controller. </w:t>
            </w:r>
          </w:p>
          <w:p w14:paraId="1F3BFE44" w14:textId="42B93BC1" w:rsidR="002136B3" w:rsidRPr="00123177" w:rsidRDefault="002136B3" w:rsidP="002136B3">
            <w:pPr>
              <w:pStyle w:val="TableText"/>
              <w:snapToGrid w:val="0"/>
              <w:spacing w:line="254" w:lineRule="auto"/>
              <w:rPr>
                <w:i/>
                <w:iCs/>
                <w:kern w:val="2"/>
                <w14:ligatures w14:val="standardContextual"/>
              </w:rPr>
            </w:pPr>
            <w:r>
              <w:rPr>
                <w:strike/>
                <w:szCs w:val="20"/>
              </w:rPr>
              <w:t>CANape or CAN BUS Analyzer is a software tool for developing and debugging high-speed CAN networks</w:t>
            </w:r>
          </w:p>
        </w:tc>
      </w:tr>
      <w:tr w:rsidR="00A55B53" w:rsidRPr="00123177" w14:paraId="33FA939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C07EAEF"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CCA59F" w14:textId="77777777" w:rsidR="00A55B53" w:rsidRPr="00123177" w:rsidRDefault="00A55B53" w:rsidP="00535342">
            <w:pPr>
              <w:pStyle w:val="TableText"/>
              <w:snapToGrid w:val="0"/>
              <w:spacing w:line="254" w:lineRule="auto"/>
              <w:rPr>
                <w:kern w:val="2"/>
                <w14:ligatures w14:val="standardContextual"/>
              </w:rPr>
            </w:pPr>
            <w:r w:rsidRPr="00123177">
              <w:rPr>
                <w:kern w:val="2"/>
                <w:szCs w:val="20"/>
                <w14:ligatures w14:val="standardContextual"/>
              </w:rPr>
              <w:t>Constraints are not applicable.</w:t>
            </w:r>
          </w:p>
        </w:tc>
      </w:tr>
      <w:tr w:rsidR="00A55B53" w:rsidRPr="00123177" w14:paraId="321696C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EFCBEA1"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29F7DD" w14:textId="77777777" w:rsidR="00A55B53" w:rsidRPr="00123177" w:rsidRDefault="00A55B53" w:rsidP="00535342">
            <w:pPr>
              <w:pStyle w:val="TableText"/>
              <w:snapToGrid w:val="0"/>
              <w:spacing w:line="254" w:lineRule="auto"/>
              <w:rPr>
                <w:kern w:val="2"/>
                <w14:ligatures w14:val="standardContextual"/>
              </w:rPr>
            </w:pPr>
            <w:r w:rsidRPr="00123177">
              <w:rPr>
                <w:kern w:val="2"/>
                <w:szCs w:val="20"/>
                <w14:ligatures w14:val="standardContextual"/>
              </w:rPr>
              <w:t>No effects on other system</w:t>
            </w:r>
          </w:p>
        </w:tc>
      </w:tr>
      <w:tr w:rsidR="00A55B53" w:rsidRPr="00123177" w14:paraId="5490CBF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7A4152F"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Testability with respect to test environment</w:t>
            </w:r>
          </w:p>
          <w:p w14:paraId="5CCD7654" w14:textId="77777777" w:rsidR="00A55B53" w:rsidRPr="00123177" w:rsidRDefault="00A55B53" w:rsidP="00535342">
            <w:pPr>
              <w:pStyle w:val="TableText"/>
              <w:spacing w:line="254" w:lineRule="auto"/>
              <w:rPr>
                <w:kern w:val="2"/>
                <w14:ligatures w14:val="standardContextual"/>
              </w:rPr>
            </w:pPr>
            <w:r w:rsidRPr="00123177">
              <w:rPr>
                <w:kern w:val="2"/>
                <w14:ligatures w14:val="standardContextual"/>
              </w:rPr>
              <w:t>(Yes/No)</w:t>
            </w:r>
          </w:p>
          <w:p w14:paraId="51414E94" w14:textId="77777777" w:rsidR="00A55B53" w:rsidRPr="00123177" w:rsidRDefault="00A55B53" w:rsidP="00535342">
            <w:pPr>
              <w:pStyle w:val="TableText"/>
              <w:spacing w:line="254" w:lineRule="auto"/>
              <w:rPr>
                <w:kern w:val="2"/>
                <w14:ligatures w14:val="standardContextual"/>
              </w:rPr>
            </w:pPr>
            <w:r w:rsidRPr="00123177">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06A57"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60AC7EFE"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 xml:space="preserve"> </w:t>
            </w:r>
          </w:p>
        </w:tc>
      </w:tr>
      <w:tr w:rsidR="00A55B53" w:rsidRPr="00123177" w14:paraId="7244048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1EE6A19"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lastRenderedPageBreak/>
              <w:t>Feasible within project constraints</w:t>
            </w:r>
          </w:p>
          <w:p w14:paraId="42691BF8"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(Yes/No)</w:t>
            </w:r>
          </w:p>
          <w:p w14:paraId="5562DF98" w14:textId="77777777" w:rsidR="00A55B53" w:rsidRPr="00123177" w:rsidRDefault="00A55B53" w:rsidP="00535342">
            <w:pPr>
              <w:pStyle w:val="TableText"/>
              <w:snapToGrid w:val="0"/>
              <w:spacing w:line="254" w:lineRule="auto"/>
              <w:rPr>
                <w:kern w:val="2"/>
                <w14:ligatures w14:val="standardContextual"/>
              </w:rPr>
            </w:pPr>
            <w:r w:rsidRPr="00123177">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28B6A4"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2DF3850D" w14:textId="77777777" w:rsidR="00A55B53" w:rsidRPr="00123177" w:rsidRDefault="00A55B53" w:rsidP="00535342">
            <w:pPr>
              <w:pStyle w:val="TableText"/>
              <w:snapToGrid w:val="0"/>
              <w:spacing w:line="254" w:lineRule="auto"/>
              <w:rPr>
                <w:i/>
                <w:iCs/>
                <w:kern w:val="2"/>
                <w14:ligatures w14:val="standardContextual"/>
              </w:rPr>
            </w:pPr>
          </w:p>
        </w:tc>
      </w:tr>
      <w:tr w:rsidR="00A55B53" w:rsidRPr="00123177" w14:paraId="25FC640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66EDA2E"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Critical</w:t>
            </w:r>
          </w:p>
          <w:p w14:paraId="55B4EB74"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B9ABB1"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w:t>
            </w:r>
          </w:p>
        </w:tc>
      </w:tr>
      <w:tr w:rsidR="00A55B53" w:rsidRPr="00123177" w14:paraId="28326DE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5E95C890" w14:textId="77777777" w:rsidR="00A55B53" w:rsidRPr="00123177" w:rsidRDefault="00A55B53" w:rsidP="00535342">
            <w:pPr>
              <w:pStyle w:val="TableText"/>
              <w:snapToGrid w:val="0"/>
              <w:spacing w:line="254" w:lineRule="auto"/>
              <w:rPr>
                <w:kern w:val="2"/>
                <w14:ligatures w14:val="standardContextual"/>
              </w:rPr>
            </w:pPr>
            <w:r w:rsidRPr="00123177">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3C37B8" w14:textId="77777777" w:rsidR="00A55B53" w:rsidRPr="00123177" w:rsidRDefault="00A55B53" w:rsidP="00535342">
            <w:pPr>
              <w:pStyle w:val="TableText"/>
              <w:snapToGrid w:val="0"/>
              <w:spacing w:line="254" w:lineRule="auto"/>
              <w:rPr>
                <w:kern w:val="2"/>
                <w14:ligatures w14:val="standardContextual"/>
              </w:rPr>
            </w:pPr>
            <w:r w:rsidRPr="00123177">
              <w:t>Acceptance Criteria for this requirement should be as per SECTION-6 ACCEPTANCE CRITERIA</w:t>
            </w:r>
          </w:p>
        </w:tc>
      </w:tr>
    </w:tbl>
    <w:p w14:paraId="31AF0B83" w14:textId="77777777" w:rsidR="00A55B53" w:rsidRPr="00123177" w:rsidRDefault="00A55B53" w:rsidP="00A55B53">
      <w:pPr>
        <w:rPr>
          <w:lang w:bidi="ar-EG"/>
        </w:rPr>
      </w:pPr>
    </w:p>
    <w:p w14:paraId="23597D34" w14:textId="77777777" w:rsidR="00A55B53" w:rsidRPr="00123177" w:rsidRDefault="00A55B53" w:rsidP="00A55B53">
      <w:pPr>
        <w:pStyle w:val="Heading5"/>
      </w:pPr>
      <w:r w:rsidRPr="00123177">
        <w:t>Requirement for monitoring the temperature sensor stuck.</w:t>
      </w:r>
    </w:p>
    <w:p w14:paraId="3B24FAD9" w14:textId="77777777" w:rsidR="00A55B53" w:rsidRPr="00123177" w:rsidRDefault="00A55B53" w:rsidP="00A55B53">
      <w:pPr>
        <w:rPr>
          <w:lang w:bidi="ar-EG"/>
        </w:rPr>
      </w:pPr>
    </w:p>
    <w:tbl>
      <w:tblPr>
        <w:tblW w:w="9525" w:type="dxa"/>
        <w:tblInd w:w="108" w:type="dxa"/>
        <w:tblLayout w:type="fixed"/>
        <w:tblLook w:val="04A0" w:firstRow="1" w:lastRow="0" w:firstColumn="1" w:lastColumn="0" w:noHBand="0" w:noVBand="1"/>
      </w:tblPr>
      <w:tblGrid>
        <w:gridCol w:w="1921"/>
        <w:gridCol w:w="7604"/>
      </w:tblGrid>
      <w:tr w:rsidR="00A55B53" w:rsidRPr="00123177" w14:paraId="46A2A52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14B83133" w14:textId="77777777" w:rsidR="00A55B53" w:rsidRPr="00123177" w:rsidRDefault="00A55B53" w:rsidP="00535342">
            <w:pPr>
              <w:pStyle w:val="TableColumnTitle"/>
              <w:snapToGrid w:val="0"/>
              <w:spacing w:line="254" w:lineRule="auto"/>
              <w:rPr>
                <w:kern w:val="2"/>
                <w14:ligatures w14:val="standardContextual"/>
              </w:rPr>
            </w:pPr>
            <w:r w:rsidRPr="00123177">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944273F" w14:textId="77777777" w:rsidR="00A55B53" w:rsidRPr="00123177" w:rsidRDefault="00A55B53" w:rsidP="00535342">
            <w:pPr>
              <w:pStyle w:val="TableColumnTitle"/>
              <w:snapToGrid w:val="0"/>
              <w:spacing w:line="254" w:lineRule="auto"/>
              <w:rPr>
                <w:kern w:val="2"/>
                <w14:ligatures w14:val="standardContextual"/>
              </w:rPr>
            </w:pPr>
            <w:r w:rsidRPr="00123177">
              <w:rPr>
                <w:kern w:val="2"/>
                <w14:ligatures w14:val="standardContextual"/>
              </w:rPr>
              <w:t>Description</w:t>
            </w:r>
          </w:p>
        </w:tc>
      </w:tr>
      <w:tr w:rsidR="00A55B53" w:rsidRPr="00123177" w14:paraId="0B532896"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8A6C060"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2F22B3" w14:textId="77777777" w:rsidR="00A55B53" w:rsidRPr="00123177" w:rsidRDefault="00A55B53" w:rsidP="00535342">
            <w:pPr>
              <w:snapToGrid w:val="0"/>
            </w:pPr>
            <w:r w:rsidRPr="00123177">
              <w:rPr>
                <w:rFonts w:eastAsia="Arial"/>
                <w:color w:val="000000" w:themeColor="text1"/>
                <w:szCs w:val="20"/>
              </w:rPr>
              <w:t>SWRS_OBD_16</w:t>
            </w:r>
          </w:p>
        </w:tc>
      </w:tr>
      <w:tr w:rsidR="00A55B53" w:rsidRPr="00123177" w14:paraId="4948C92E"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048CA20" w14:textId="77777777" w:rsidR="00A55B53" w:rsidRPr="00123177" w:rsidRDefault="00A55B53" w:rsidP="00535342">
            <w:pPr>
              <w:pStyle w:val="TableText"/>
              <w:spacing w:line="254" w:lineRule="auto"/>
              <w:rPr>
                <w:kern w:val="2"/>
                <w14:ligatures w14:val="standardContextual"/>
              </w:rPr>
            </w:pPr>
            <w:r w:rsidRPr="00123177">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7EF9F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SDS18-DIA01-02-3165</w:t>
            </w:r>
          </w:p>
        </w:tc>
      </w:tr>
      <w:tr w:rsidR="00A55B53" w:rsidRPr="00123177" w14:paraId="1052D96F"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85ACFFE"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E9F46E"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 SAMPLE/PF3.0</w:t>
            </w:r>
          </w:p>
        </w:tc>
      </w:tr>
      <w:tr w:rsidR="002136B3" w:rsidRPr="00123177" w14:paraId="6A23ED02"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56C3703" w14:textId="77777777" w:rsidR="002136B3" w:rsidRPr="00123177" w:rsidRDefault="002136B3" w:rsidP="002136B3">
            <w:pPr>
              <w:pStyle w:val="TableText"/>
              <w:snapToGrid w:val="0"/>
              <w:spacing w:line="254" w:lineRule="auto"/>
              <w:rPr>
                <w:kern w:val="2"/>
                <w:vertAlign w:val="superscript"/>
                <w14:ligatures w14:val="standardContextual"/>
              </w:rPr>
            </w:pPr>
            <w:r w:rsidRPr="00123177">
              <w:rPr>
                <w:kern w:val="2"/>
                <w14:ligatures w14:val="standardContextual"/>
              </w:rPr>
              <w:t>Purpose</w:t>
            </w:r>
            <w:r w:rsidRPr="00123177">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74A584" w14:textId="77777777" w:rsidR="002136B3" w:rsidRDefault="002136B3" w:rsidP="002136B3">
            <w:pPr>
              <w:snapToGrid w:val="0"/>
              <w:rPr>
                <w:rFonts w:eastAsia="Arial"/>
              </w:rPr>
            </w:pPr>
            <w:r>
              <w:rPr>
                <w:szCs w:val="20"/>
              </w:rPr>
              <w:t>The HVHVDCDC shall implement to monitor fault and provide DTC for the temperature sensor stuck failure to primary controller.</w:t>
            </w:r>
          </w:p>
          <w:p w14:paraId="16FEBF27" w14:textId="77777777" w:rsidR="002136B3" w:rsidRDefault="002136B3" w:rsidP="002136B3">
            <w:pPr>
              <w:snapToGrid w:val="0"/>
              <w:rPr>
                <w:rFonts w:eastAsia="Arial"/>
              </w:rPr>
            </w:pPr>
          </w:p>
          <w:p w14:paraId="33875711" w14:textId="45F7FAEF" w:rsidR="002136B3" w:rsidRPr="00123177" w:rsidRDefault="002136B3" w:rsidP="002136B3">
            <w:pPr>
              <w:snapToGrid w:val="0"/>
              <w:rPr>
                <w:rFonts w:eastAsia="Arial"/>
              </w:rPr>
            </w:pPr>
            <w:r w:rsidRPr="00E8075D">
              <w:rPr>
                <w:rFonts w:eastAsia="Arial"/>
                <w:strike/>
              </w:rPr>
              <w:t>The HVHVDCDC shall provide a DTC for monitoring the temperature sensor stuck.</w:t>
            </w:r>
          </w:p>
        </w:tc>
      </w:tr>
      <w:tr w:rsidR="002136B3" w:rsidRPr="00123177" w14:paraId="1F60BAB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F484AA7"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64DC36" w14:textId="3BE5937E" w:rsidR="002136B3" w:rsidRPr="00123177" w:rsidRDefault="002136B3" w:rsidP="002136B3">
            <w:pPr>
              <w:snapToGrid w:val="0"/>
              <w:rPr>
                <w:rFonts w:eastAsia="Arial"/>
              </w:rPr>
            </w:pPr>
            <w:r>
              <w:rPr>
                <w:rFonts w:eastAsia="Arial"/>
              </w:rPr>
              <w:t>No Such derived requirement is applicable.</w:t>
            </w:r>
          </w:p>
        </w:tc>
      </w:tr>
      <w:tr w:rsidR="002136B3" w:rsidRPr="00123177" w14:paraId="293298C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CE6DF2E"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0CE179" w14:textId="5EEC7EEB" w:rsidR="002136B3" w:rsidRPr="00123177" w:rsidRDefault="002136B3" w:rsidP="002136B3">
            <w:pPr>
              <w:pStyle w:val="TableText"/>
              <w:snapToGrid w:val="0"/>
              <w:spacing w:line="254"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2136B3" w:rsidRPr="00123177" w14:paraId="3C5006A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51CD302" w14:textId="77777777" w:rsidR="002136B3" w:rsidRPr="00123177" w:rsidRDefault="002136B3" w:rsidP="002136B3">
            <w:pPr>
              <w:pStyle w:val="TableText"/>
              <w:snapToGrid w:val="0"/>
              <w:spacing w:line="254" w:lineRule="auto"/>
              <w:rPr>
                <w:b/>
                <w:bCs/>
                <w:kern w:val="2"/>
                <w14:ligatures w14:val="standardContextual"/>
              </w:rPr>
            </w:pPr>
            <w:r w:rsidRPr="00123177">
              <w:rPr>
                <w:kern w:val="2"/>
                <w14:ligatures w14:val="standardContextual"/>
              </w:rPr>
              <w:t>Input(s)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65F90" w14:textId="77777777" w:rsidR="002136B3" w:rsidRDefault="002136B3" w:rsidP="002136B3">
            <w:pPr>
              <w:pStyle w:val="TableText"/>
              <w:snapToGrid w:val="0"/>
              <w:spacing w:line="256" w:lineRule="auto"/>
              <w:rPr>
                <w:rFonts w:eastAsia="Arial"/>
                <w:color w:val="000000" w:themeColor="text1"/>
                <w:kern w:val="2"/>
                <w14:ligatures w14:val="standardContextual"/>
              </w:rPr>
            </w:pPr>
            <w:r w:rsidRPr="00267999">
              <w:rPr>
                <w:rFonts w:eastAsia="Arial"/>
                <w:color w:val="000000" w:themeColor="text1"/>
                <w:kern w:val="2"/>
                <w14:ligatures w14:val="standardContextual"/>
              </w:rPr>
              <w:t xml:space="preserve">- The External ADC of HVDCDC power board shall not receive proper </w:t>
            </w:r>
            <w:r>
              <w:rPr>
                <w:rFonts w:eastAsia="Arial"/>
                <w:color w:val="000000" w:themeColor="text1"/>
                <w:kern w:val="2"/>
                <w14:ligatures w14:val="standardContextual"/>
              </w:rPr>
              <w:t>temperature</w:t>
            </w:r>
            <w:r w:rsidRPr="00267999">
              <w:rPr>
                <w:rFonts w:eastAsia="Arial"/>
                <w:color w:val="000000" w:themeColor="text1"/>
                <w:kern w:val="2"/>
                <w14:ligatures w14:val="standardContextual"/>
              </w:rPr>
              <w:t xml:space="preserve"> from the </w:t>
            </w:r>
            <w:r>
              <w:rPr>
                <w:rFonts w:eastAsia="Arial"/>
                <w:color w:val="000000" w:themeColor="text1"/>
                <w:kern w:val="2"/>
                <w14:ligatures w14:val="standardContextual"/>
              </w:rPr>
              <w:t xml:space="preserve">temperature </w:t>
            </w:r>
            <w:r w:rsidRPr="00267999">
              <w:rPr>
                <w:rFonts w:eastAsia="Arial"/>
                <w:color w:val="000000" w:themeColor="text1"/>
                <w:kern w:val="2"/>
                <w14:ligatures w14:val="standardContextual"/>
              </w:rPr>
              <w:t>sensors available at various sections/terminals of power board.</w:t>
            </w:r>
          </w:p>
          <w:p w14:paraId="5DBCDD38" w14:textId="77777777" w:rsidR="002136B3" w:rsidRPr="00267999" w:rsidRDefault="002136B3" w:rsidP="002136B3">
            <w:pPr>
              <w:pStyle w:val="TableText"/>
              <w:snapToGrid w:val="0"/>
              <w:spacing w:line="256" w:lineRule="auto"/>
              <w:rPr>
                <w:rFonts w:eastAsia="Arial"/>
                <w:color w:val="000000" w:themeColor="text1"/>
                <w:kern w:val="2"/>
                <w14:ligatures w14:val="standardContextual"/>
              </w:rPr>
            </w:pPr>
            <w:r>
              <w:rPr>
                <w:rFonts w:eastAsia="Arial"/>
                <w:color w:val="000000" w:themeColor="text1"/>
                <w:kern w:val="2"/>
                <w14:ligatures w14:val="standardContextual"/>
              </w:rPr>
              <w:t>-</w:t>
            </w:r>
            <w:r w:rsidRPr="00267999">
              <w:rPr>
                <w:rFonts w:eastAsia="Arial"/>
                <w:color w:val="000000" w:themeColor="text1"/>
                <w:kern w:val="2"/>
                <w14:ligatures w14:val="standardContextual"/>
              </w:rPr>
              <w:t xml:space="preserve">Create a CAN frame format to provide the </w:t>
            </w:r>
            <w:r>
              <w:rPr>
                <w:szCs w:val="20"/>
              </w:rPr>
              <w:t>temperature sensor stuck</w:t>
            </w:r>
            <w:r w:rsidRPr="00267999">
              <w:rPr>
                <w:rFonts w:eastAsia="Arial"/>
                <w:color w:val="000000" w:themeColor="text1"/>
                <w:kern w:val="2"/>
                <w14:ligatures w14:val="standardContextual"/>
              </w:rPr>
              <w:t xml:space="preserve"> DTC information to primary controller.</w:t>
            </w:r>
          </w:p>
          <w:p w14:paraId="317F993E" w14:textId="77777777" w:rsidR="002136B3" w:rsidRPr="00E8075D" w:rsidRDefault="002136B3">
            <w:pPr>
              <w:pStyle w:val="TableText"/>
              <w:numPr>
                <w:ilvl w:val="0"/>
                <w:numId w:val="42"/>
              </w:numPr>
              <w:snapToGrid w:val="0"/>
              <w:spacing w:line="256" w:lineRule="auto"/>
              <w:ind w:left="194" w:hanging="180"/>
              <w:rPr>
                <w:rFonts w:eastAsia="Arial"/>
                <w:strike/>
                <w:color w:val="000000" w:themeColor="text1"/>
                <w:kern w:val="2"/>
                <w14:ligatures w14:val="standardContextual"/>
              </w:rPr>
            </w:pPr>
            <w:r w:rsidRPr="00E8075D">
              <w:rPr>
                <w:rFonts w:eastAsia="Arial"/>
                <w:strike/>
                <w:color w:val="C00000"/>
                <w:kern w:val="2"/>
                <w14:ligatures w14:val="standardContextual"/>
              </w:rPr>
              <w:t>Document that contains the OBD CAN Frames information</w:t>
            </w:r>
            <w:r w:rsidRPr="00E8075D">
              <w:rPr>
                <w:rFonts w:eastAsia="Arial"/>
                <w:strike/>
                <w:color w:val="000000" w:themeColor="text1"/>
                <w:kern w:val="2"/>
                <w14:ligatures w14:val="standardContextual"/>
              </w:rPr>
              <w:t>.</w:t>
            </w:r>
          </w:p>
          <w:p w14:paraId="24647101" w14:textId="0726A895" w:rsidR="002136B3" w:rsidRPr="00123177" w:rsidRDefault="002136B3">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E8075D">
              <w:rPr>
                <w:rFonts w:eastAsia="Arial"/>
                <w:strike/>
                <w:color w:val="000000" w:themeColor="text1"/>
                <w:kern w:val="2"/>
                <w14:ligatures w14:val="standardContextual"/>
              </w:rPr>
              <w:t xml:space="preserve">Document that contains the DTC information for </w:t>
            </w:r>
            <w:r w:rsidRPr="00E8075D">
              <w:rPr>
                <w:rFonts w:eastAsia="Arial"/>
                <w:strike/>
              </w:rPr>
              <w:t>temperature sensor stuck fault</w:t>
            </w:r>
            <w:r w:rsidRPr="00E8075D">
              <w:rPr>
                <w:rFonts w:eastAsia="Arial"/>
                <w:strike/>
                <w:color w:val="000000" w:themeColor="text1"/>
                <w:kern w:val="2"/>
                <w14:ligatures w14:val="standardContextual"/>
              </w:rPr>
              <w:t>.</w:t>
            </w:r>
          </w:p>
        </w:tc>
      </w:tr>
      <w:tr w:rsidR="002136B3" w:rsidRPr="00123177" w14:paraId="40FADBF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51D40D0" w14:textId="77777777" w:rsidR="002136B3" w:rsidRPr="00123177" w:rsidRDefault="002136B3" w:rsidP="002136B3">
            <w:pPr>
              <w:pStyle w:val="TableText"/>
              <w:snapToGrid w:val="0"/>
              <w:spacing w:line="254" w:lineRule="auto"/>
              <w:rPr>
                <w:b/>
                <w:bCs/>
                <w:kern w:val="2"/>
                <w14:ligatures w14:val="standardContextual"/>
              </w:rPr>
            </w:pPr>
            <w:r w:rsidRPr="00123177">
              <w:rPr>
                <w:kern w:val="2"/>
                <w14:ligatures w14:val="standardContextual"/>
              </w:rPr>
              <w:lastRenderedPageBreak/>
              <w:t>Output(s)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DC1863" w14:textId="77777777" w:rsidR="002136B3" w:rsidRPr="00267999" w:rsidRDefault="002136B3" w:rsidP="002136B3">
            <w:pPr>
              <w:pStyle w:val="TableText"/>
              <w:snapToGrid w:val="0"/>
              <w:spacing w:line="254" w:lineRule="auto"/>
              <w:rPr>
                <w:kern w:val="2"/>
                <w14:ligatures w14:val="standardContextual"/>
              </w:rPr>
            </w:pPr>
            <w:r w:rsidRPr="00267999">
              <w:rPr>
                <w:kern w:val="2"/>
                <w14:ligatures w14:val="standardContextual"/>
              </w:rPr>
              <w:t xml:space="preserve">- HVDCDC shall raise the </w:t>
            </w:r>
            <w:r>
              <w:rPr>
                <w:szCs w:val="20"/>
              </w:rPr>
              <w:t>temperature sensor stuck</w:t>
            </w:r>
            <w:r w:rsidRPr="00267999">
              <w:rPr>
                <w:kern w:val="2"/>
                <w14:ligatures w14:val="standardContextual"/>
              </w:rPr>
              <w:t xml:space="preserve"> Failure and the respective fault ID should be provided in NHVDCDCFaultID@ HVDCDC_Debug_PDU signal after the fault response time of 100msec.</w:t>
            </w:r>
          </w:p>
          <w:p w14:paraId="7BA05512" w14:textId="77777777" w:rsidR="002136B3" w:rsidRPr="00267999" w:rsidRDefault="002136B3" w:rsidP="002136B3">
            <w:pPr>
              <w:pStyle w:val="TableText"/>
              <w:snapToGrid w:val="0"/>
              <w:spacing w:line="254" w:lineRule="auto"/>
              <w:rPr>
                <w:kern w:val="2"/>
                <w14:ligatures w14:val="standardContextual"/>
              </w:rPr>
            </w:pPr>
            <w:r w:rsidRPr="00267999">
              <w:rPr>
                <w:kern w:val="2"/>
                <w14:ligatures w14:val="standardContextual"/>
              </w:rPr>
              <w:t xml:space="preserve">- HVDCDC shall continuously report </w:t>
            </w:r>
            <w:r>
              <w:rPr>
                <w:szCs w:val="20"/>
              </w:rPr>
              <w:t>temperature sensor stuck</w:t>
            </w:r>
            <w:r w:rsidRPr="00267999">
              <w:rPr>
                <w:kern w:val="2"/>
                <w14:ligatures w14:val="standardContextual"/>
              </w:rPr>
              <w:t xml:space="preserve"> DTC information for respective fault using &lt;Add here &gt; CAN frame to primary controller.</w:t>
            </w:r>
          </w:p>
          <w:p w14:paraId="50EC7BD7" w14:textId="77777777" w:rsidR="002136B3" w:rsidRDefault="002136B3" w:rsidP="002136B3">
            <w:pPr>
              <w:pStyle w:val="TableText"/>
              <w:snapToGrid w:val="0"/>
              <w:spacing w:line="254" w:lineRule="auto"/>
              <w:rPr>
                <w:kern w:val="2"/>
                <w14:ligatures w14:val="standardContextual"/>
              </w:rPr>
            </w:pPr>
            <w:r w:rsidRPr="00267999">
              <w:rPr>
                <w:kern w:val="2"/>
                <w14:ligatures w14:val="standardContextual"/>
              </w:rPr>
              <w:t xml:space="preserve">The DTC for respective </w:t>
            </w:r>
            <w:r>
              <w:rPr>
                <w:szCs w:val="20"/>
              </w:rPr>
              <w:t>temperature sensor stuck</w:t>
            </w:r>
            <w:r w:rsidRPr="00267999">
              <w:rPr>
                <w:kern w:val="2"/>
                <w14:ligatures w14:val="standardContextual"/>
              </w:rPr>
              <w:t xml:space="preserve"> fault shall be in range of P1E00xx to P1EFFxx.</w:t>
            </w:r>
          </w:p>
          <w:p w14:paraId="2E4C5237" w14:textId="1B57BAF4" w:rsidR="002136B3" w:rsidRPr="00123177" w:rsidRDefault="002136B3" w:rsidP="002136B3">
            <w:pPr>
              <w:pStyle w:val="TableText"/>
              <w:snapToGrid w:val="0"/>
              <w:spacing w:line="254" w:lineRule="auto"/>
              <w:rPr>
                <w:kern w:val="2"/>
                <w14:ligatures w14:val="standardContextual"/>
              </w:rPr>
            </w:pPr>
            <w:r w:rsidRPr="00E8075D">
              <w:rPr>
                <w:strike/>
                <w:kern w:val="2"/>
                <w14:ligatures w14:val="standardContextual"/>
              </w:rPr>
              <w:t xml:space="preserve">Upon requesting the DTC through CANalyzer, it will report the status of </w:t>
            </w:r>
            <w:r w:rsidRPr="00E8075D">
              <w:rPr>
                <w:rFonts w:eastAsia="Arial"/>
                <w:strike/>
              </w:rPr>
              <w:t>temperature sensor stuck fault.</w:t>
            </w:r>
          </w:p>
        </w:tc>
      </w:tr>
      <w:tr w:rsidR="002136B3" w:rsidRPr="00123177" w14:paraId="714F439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2D5D10C"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A9DA1" w14:textId="77777777" w:rsidR="002136B3" w:rsidRPr="00267999" w:rsidRDefault="002136B3" w:rsidP="002136B3">
            <w:pPr>
              <w:pStyle w:val="TableText"/>
              <w:tabs>
                <w:tab w:val="left" w:pos="2060"/>
              </w:tabs>
              <w:snapToGrid w:val="0"/>
              <w:spacing w:line="256" w:lineRule="auto"/>
              <w:rPr>
                <w:rStyle w:val="normaltextrun"/>
              </w:rPr>
            </w:pPr>
            <w:r w:rsidRPr="00267999">
              <w:rPr>
                <w:rStyle w:val="normaltextrun"/>
              </w:rPr>
              <w:t xml:space="preserve">- HVDCDC shall receive a </w:t>
            </w:r>
            <w:r>
              <w:rPr>
                <w:szCs w:val="20"/>
              </w:rPr>
              <w:t>temperature sensor stuck</w:t>
            </w:r>
            <w:r w:rsidRPr="00267999">
              <w:rPr>
                <w:rStyle w:val="normaltextrun"/>
              </w:rPr>
              <w:t xml:space="preserve"> fault in various (800V, 400V,</w:t>
            </w:r>
            <w:r>
              <w:rPr>
                <w:rStyle w:val="normaltextrun"/>
              </w:rPr>
              <w:t xml:space="preserve"> MCU, Vicor, SSS, PM_I2C</w:t>
            </w:r>
            <w:r w:rsidRPr="00267999">
              <w:rPr>
                <w:rStyle w:val="normaltextrun"/>
              </w:rPr>
              <w:t>) sections/terminals of power module.</w:t>
            </w:r>
          </w:p>
          <w:p w14:paraId="453E001B" w14:textId="77777777" w:rsidR="002136B3" w:rsidRPr="00267999" w:rsidRDefault="002136B3" w:rsidP="002136B3">
            <w:pPr>
              <w:pStyle w:val="TableText"/>
              <w:tabs>
                <w:tab w:val="left" w:pos="2060"/>
              </w:tabs>
              <w:snapToGrid w:val="0"/>
              <w:spacing w:line="256" w:lineRule="auto"/>
              <w:rPr>
                <w:rStyle w:val="normaltextrun"/>
              </w:rPr>
            </w:pPr>
            <w:r w:rsidRPr="00267999">
              <w:rPr>
                <w:rStyle w:val="normaltextrun"/>
              </w:rPr>
              <w:t xml:space="preserve">- HVDCDC shall detect the </w:t>
            </w:r>
            <w:r>
              <w:rPr>
                <w:szCs w:val="20"/>
              </w:rPr>
              <w:t>temperature sensor stuck</w:t>
            </w:r>
            <w:r w:rsidRPr="00267999">
              <w:rPr>
                <w:rStyle w:val="normaltextrun"/>
              </w:rPr>
              <w:t xml:space="preserve"> fault in the respective sections/terminals of power module within the HVDCDC_CAL time.</w:t>
            </w:r>
          </w:p>
          <w:p w14:paraId="7696E4BF" w14:textId="77777777" w:rsidR="002136B3" w:rsidRPr="00267999" w:rsidRDefault="002136B3" w:rsidP="002136B3">
            <w:pPr>
              <w:pStyle w:val="TableText"/>
              <w:tabs>
                <w:tab w:val="left" w:pos="2060"/>
              </w:tabs>
              <w:snapToGrid w:val="0"/>
              <w:spacing w:line="256" w:lineRule="auto"/>
              <w:rPr>
                <w:rStyle w:val="normaltextrun"/>
              </w:rPr>
            </w:pPr>
            <w:r w:rsidRPr="00267999">
              <w:rPr>
                <w:rStyle w:val="normaltextrun"/>
              </w:rPr>
              <w:t xml:space="preserve">- HVDCDC shall send the </w:t>
            </w:r>
            <w:r>
              <w:rPr>
                <w:szCs w:val="20"/>
              </w:rPr>
              <w:t>temperature sensor stuck</w:t>
            </w:r>
            <w:r w:rsidRPr="00267999">
              <w:rPr>
                <w:rStyle w:val="normaltextrun"/>
              </w:rPr>
              <w:t xml:space="preserve"> fault DTC over CAN within the HVDCDC_CAL</w:t>
            </w:r>
          </w:p>
          <w:p w14:paraId="15D26488" w14:textId="77777777" w:rsidR="002136B3" w:rsidRDefault="002136B3" w:rsidP="002136B3">
            <w:pPr>
              <w:pStyle w:val="TableText"/>
              <w:tabs>
                <w:tab w:val="left" w:pos="2060"/>
              </w:tabs>
              <w:snapToGrid w:val="0"/>
              <w:spacing w:line="256" w:lineRule="auto"/>
              <w:rPr>
                <w:rStyle w:val="normaltextrun"/>
              </w:rPr>
            </w:pPr>
            <w:r>
              <w:rPr>
                <w:rStyle w:val="normaltextrun"/>
              </w:rPr>
              <w:t>-</w:t>
            </w:r>
            <w:r w:rsidRPr="00267999">
              <w:rPr>
                <w:rStyle w:val="normaltextrun"/>
              </w:rPr>
              <w:t xml:space="preserve">HVDCDC shall continuously report the </w:t>
            </w:r>
            <w:r>
              <w:rPr>
                <w:szCs w:val="20"/>
              </w:rPr>
              <w:t>temperature sensor stuck</w:t>
            </w:r>
            <w:r w:rsidRPr="00267999">
              <w:rPr>
                <w:rStyle w:val="normaltextrun"/>
              </w:rPr>
              <w:t xml:space="preserve"> fault DTC to primary controller.</w:t>
            </w:r>
          </w:p>
          <w:p w14:paraId="436773AC" w14:textId="77777777" w:rsidR="002136B3" w:rsidRPr="00E8075D" w:rsidRDefault="002136B3">
            <w:pPr>
              <w:pStyle w:val="TableText"/>
              <w:numPr>
                <w:ilvl w:val="0"/>
                <w:numId w:val="52"/>
              </w:numPr>
              <w:tabs>
                <w:tab w:val="left" w:pos="2060"/>
              </w:tabs>
              <w:snapToGrid w:val="0"/>
              <w:spacing w:line="256" w:lineRule="auto"/>
              <w:rPr>
                <w:rStyle w:val="normaltextrun"/>
                <w:strike/>
              </w:rPr>
            </w:pPr>
            <w:r w:rsidRPr="00E8075D">
              <w:rPr>
                <w:rStyle w:val="normaltextrun"/>
                <w:strike/>
              </w:rPr>
              <w:t>Establish the CAN communication with CAN analyzer.</w:t>
            </w:r>
          </w:p>
          <w:p w14:paraId="72CD6526" w14:textId="77777777" w:rsidR="002136B3" w:rsidRPr="00E8075D" w:rsidRDefault="002136B3">
            <w:pPr>
              <w:pStyle w:val="TableText"/>
              <w:numPr>
                <w:ilvl w:val="0"/>
                <w:numId w:val="52"/>
              </w:numPr>
              <w:tabs>
                <w:tab w:val="left" w:pos="2060"/>
              </w:tabs>
              <w:snapToGrid w:val="0"/>
              <w:spacing w:line="256" w:lineRule="auto"/>
              <w:rPr>
                <w:rStyle w:val="normaltextrun"/>
                <w:strike/>
              </w:rPr>
            </w:pPr>
            <w:r w:rsidRPr="00E8075D">
              <w:rPr>
                <w:rStyle w:val="normaltextrun"/>
                <w:strike/>
              </w:rPr>
              <w:t xml:space="preserve">Force a </w:t>
            </w:r>
            <w:r w:rsidRPr="00E8075D">
              <w:rPr>
                <w:rFonts w:eastAsia="Arial"/>
                <w:strike/>
              </w:rPr>
              <w:t>temperature sensor stuck</w:t>
            </w:r>
            <w:r w:rsidRPr="00E8075D">
              <w:rPr>
                <w:rStyle w:val="normaltextrun"/>
                <w:strike/>
              </w:rPr>
              <w:t xml:space="preserve"> or inject </w:t>
            </w:r>
            <w:r w:rsidRPr="00E8075D">
              <w:rPr>
                <w:rFonts w:eastAsia="Arial"/>
                <w:strike/>
              </w:rPr>
              <w:t xml:space="preserve">temperature sensor stuck </w:t>
            </w:r>
            <w:r w:rsidRPr="00E8075D">
              <w:rPr>
                <w:rStyle w:val="normaltextrun"/>
                <w:strike/>
              </w:rPr>
              <w:t xml:space="preserve">DTC value to indicate the </w:t>
            </w:r>
            <w:r w:rsidRPr="00E8075D">
              <w:rPr>
                <w:rFonts w:eastAsia="Arial"/>
                <w:strike/>
              </w:rPr>
              <w:t>temperature sensor stuck fault</w:t>
            </w:r>
            <w:r w:rsidRPr="00E8075D">
              <w:rPr>
                <w:rStyle w:val="normaltextrun"/>
                <w:strike/>
              </w:rPr>
              <w:t>.</w:t>
            </w:r>
          </w:p>
          <w:p w14:paraId="6C436A3B" w14:textId="4CAE5093" w:rsidR="002136B3" w:rsidRPr="00123177" w:rsidRDefault="002136B3">
            <w:pPr>
              <w:pStyle w:val="TableText"/>
              <w:numPr>
                <w:ilvl w:val="0"/>
                <w:numId w:val="52"/>
              </w:numPr>
              <w:tabs>
                <w:tab w:val="left" w:pos="2060"/>
              </w:tabs>
              <w:snapToGrid w:val="0"/>
              <w:spacing w:line="256" w:lineRule="auto"/>
              <w:rPr>
                <w:rStyle w:val="normaltextrun"/>
              </w:rPr>
            </w:pPr>
            <w:r w:rsidRPr="00E8075D">
              <w:rPr>
                <w:rStyle w:val="normaltextrun"/>
                <w:strike/>
              </w:rPr>
              <w:t xml:space="preserve">Request the value of </w:t>
            </w:r>
            <w:r w:rsidRPr="00E8075D">
              <w:rPr>
                <w:rFonts w:eastAsia="Arial"/>
                <w:strike/>
              </w:rPr>
              <w:t xml:space="preserve">temperature sensor stuck </w:t>
            </w:r>
            <w:r w:rsidRPr="00E8075D">
              <w:rPr>
                <w:rStyle w:val="normaltextrun"/>
                <w:strike/>
              </w:rPr>
              <w:t>DTC.</w:t>
            </w:r>
          </w:p>
        </w:tc>
      </w:tr>
      <w:tr w:rsidR="002136B3" w:rsidRPr="00123177" w14:paraId="34BF81E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8E179FD" w14:textId="77777777" w:rsidR="002136B3" w:rsidRPr="00123177" w:rsidRDefault="002136B3" w:rsidP="002136B3">
            <w:pPr>
              <w:pStyle w:val="TableText"/>
              <w:snapToGrid w:val="0"/>
              <w:spacing w:line="254" w:lineRule="auto"/>
            </w:pPr>
            <w:r w:rsidRPr="00123177">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1188F2" w14:textId="3AAFE236" w:rsidR="002136B3" w:rsidRPr="00123177" w:rsidRDefault="002136B3" w:rsidP="002136B3">
            <w:pPr>
              <w:pStyle w:val="TableText"/>
              <w:snapToGrid w:val="0"/>
              <w:spacing w:line="254" w:lineRule="auto"/>
              <w:rPr>
                <w:kern w:val="2"/>
                <w14:ligatures w14:val="standardContextual"/>
              </w:rPr>
            </w:pPr>
            <w:r>
              <w:rPr>
                <w:kern w:val="2"/>
                <w14:ligatures w14:val="standardContextual"/>
              </w:rPr>
              <w:t>No such mandatory fields is applicable.</w:t>
            </w:r>
          </w:p>
        </w:tc>
      </w:tr>
      <w:tr w:rsidR="002136B3" w:rsidRPr="00123177" w14:paraId="2048A60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1E87562"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864CC3"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No fault should be logged and reported to primary controller.</w:t>
            </w:r>
          </w:p>
          <w:p w14:paraId="2D3BA23E"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NHVDCDCStatus = 0, NHVDCDCStausDebug = 0, NHVDCDCFault = 0.</w:t>
            </w:r>
          </w:p>
          <w:p w14:paraId="3DEBF5FC" w14:textId="63CBF059" w:rsidR="002136B3" w:rsidRPr="00123177" w:rsidRDefault="002136B3" w:rsidP="002136B3">
            <w:pPr>
              <w:pStyle w:val="TableText"/>
              <w:snapToGrid w:val="0"/>
              <w:spacing w:line="254" w:lineRule="auto"/>
              <w:rPr>
                <w:kern w:val="2"/>
                <w14:ligatures w14:val="standardContextual"/>
              </w:rPr>
            </w:pPr>
            <w:r>
              <w:rPr>
                <w:strike/>
                <w:szCs w:val="20"/>
              </w:rPr>
              <w:t>NA</w:t>
            </w:r>
          </w:p>
        </w:tc>
      </w:tr>
      <w:tr w:rsidR="002136B3" w:rsidRPr="00123177" w14:paraId="3356A03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E164073"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B33073" w14:textId="56BD9357" w:rsidR="002136B3" w:rsidRPr="00123177" w:rsidRDefault="002136B3" w:rsidP="002136B3">
            <w:pPr>
              <w:pStyle w:val="TableText"/>
              <w:snapToGrid w:val="0"/>
              <w:spacing w:line="254" w:lineRule="auto"/>
              <w:rPr>
                <w:kern w:val="2"/>
                <w14:ligatures w14:val="standardContextual"/>
              </w:rPr>
            </w:pPr>
            <w:r>
              <w:rPr>
                <w:kern w:val="2"/>
                <w:szCs w:val="20"/>
                <w14:ligatures w14:val="standardContextual"/>
              </w:rPr>
              <w:t>Default value is required</w:t>
            </w:r>
          </w:p>
        </w:tc>
      </w:tr>
      <w:tr w:rsidR="002136B3" w:rsidRPr="00123177" w14:paraId="0B4E7FA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D4D4229"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EFF31D" w14:textId="07D911A0" w:rsidR="002136B3" w:rsidRPr="00123177" w:rsidRDefault="002136B3" w:rsidP="002136B3">
            <w:pPr>
              <w:pStyle w:val="TableText"/>
              <w:snapToGrid w:val="0"/>
              <w:spacing w:line="254" w:lineRule="auto"/>
              <w:rPr>
                <w:kern w:val="2"/>
                <w14:ligatures w14:val="standardContextual"/>
              </w:rPr>
            </w:pPr>
            <w:r>
              <w:rPr>
                <w:kern w:val="2"/>
                <w:szCs w:val="20"/>
                <w14:ligatures w14:val="standardContextual"/>
              </w:rPr>
              <w:t>Valid range value is required.</w:t>
            </w:r>
          </w:p>
        </w:tc>
      </w:tr>
      <w:tr w:rsidR="002136B3" w:rsidRPr="00123177" w14:paraId="7CB2EB8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D849EAF"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C87811" w14:textId="03931273" w:rsidR="002136B3" w:rsidRPr="00123177" w:rsidRDefault="002136B3" w:rsidP="002136B3">
            <w:pPr>
              <w:pStyle w:val="TableText"/>
              <w:snapToGrid w:val="0"/>
              <w:spacing w:line="254" w:lineRule="auto"/>
              <w:rPr>
                <w:kern w:val="2"/>
                <w14:ligatures w14:val="standardContextual"/>
              </w:rPr>
            </w:pPr>
            <w:r>
              <w:rPr>
                <w:kern w:val="2"/>
                <w:szCs w:val="20"/>
                <w14:ligatures w14:val="standardContextual"/>
              </w:rPr>
              <w:t>Data latency period is not applicable</w:t>
            </w:r>
          </w:p>
        </w:tc>
      </w:tr>
      <w:tr w:rsidR="002136B3" w:rsidRPr="00123177" w14:paraId="7ACCCF8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701B111"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F2C719" w14:textId="356D58B8" w:rsidR="002136B3" w:rsidRPr="00123177" w:rsidRDefault="002136B3" w:rsidP="002136B3">
            <w:pPr>
              <w:pStyle w:val="TableText"/>
              <w:snapToGrid w:val="0"/>
              <w:spacing w:line="254" w:lineRule="auto"/>
              <w:rPr>
                <w:kern w:val="2"/>
                <w14:ligatures w14:val="standardContextual"/>
              </w:rPr>
            </w:pPr>
            <w:r>
              <w:rPr>
                <w:kern w:val="2"/>
                <w:szCs w:val="20"/>
                <w14:ligatures w14:val="standardContextual"/>
              </w:rPr>
              <w:t>Data Retention period is the key cycle.</w:t>
            </w:r>
          </w:p>
        </w:tc>
      </w:tr>
      <w:tr w:rsidR="002136B3" w:rsidRPr="00123177" w14:paraId="38B297C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E42C996"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3C3B10" w14:textId="4D76E1D5" w:rsidR="002136B3" w:rsidRPr="00123177" w:rsidRDefault="002136B3" w:rsidP="002136B3">
            <w:pPr>
              <w:pStyle w:val="TableText"/>
              <w:spacing w:line="254"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2136B3" w:rsidRPr="00123177" w14:paraId="6749075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67655CA"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C5E758" w14:textId="15D3A6F7" w:rsidR="002136B3" w:rsidRPr="00123177" w:rsidRDefault="002136B3" w:rsidP="002136B3">
            <w:pPr>
              <w:pStyle w:val="TableText"/>
              <w:spacing w:line="254" w:lineRule="auto"/>
              <w:rPr>
                <w:kern w:val="2"/>
                <w14:ligatures w14:val="standardContextual"/>
              </w:rPr>
            </w:pPr>
            <w:r>
              <w:rPr>
                <w:kern w:val="2"/>
                <w:szCs w:val="20"/>
                <w14:ligatures w14:val="standardContextual"/>
              </w:rPr>
              <w:t>External event is not required.</w:t>
            </w:r>
          </w:p>
        </w:tc>
      </w:tr>
      <w:tr w:rsidR="002136B3" w:rsidRPr="00123177" w14:paraId="5FA6F1A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7AA7B13"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408122" w14:textId="1EBB74E4" w:rsidR="002136B3" w:rsidRPr="00123177" w:rsidRDefault="002136B3" w:rsidP="002136B3">
            <w:pPr>
              <w:pStyle w:val="TableText"/>
              <w:spacing w:line="254" w:lineRule="auto"/>
              <w:rPr>
                <w:kern w:val="2"/>
                <w14:ligatures w14:val="standardContextual"/>
              </w:rPr>
            </w:pPr>
            <w:r>
              <w:rPr>
                <w:kern w:val="2"/>
                <w:szCs w:val="20"/>
                <w14:ligatures w14:val="standardContextual"/>
              </w:rPr>
              <w:t>Temporal event is not applicable.</w:t>
            </w:r>
          </w:p>
        </w:tc>
      </w:tr>
      <w:tr w:rsidR="002136B3" w:rsidRPr="00123177" w14:paraId="54832A7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291A0FC" w14:textId="77777777" w:rsidR="002136B3" w:rsidRPr="00123177" w:rsidRDefault="002136B3" w:rsidP="002136B3">
            <w:pPr>
              <w:pStyle w:val="TableText"/>
              <w:snapToGrid w:val="0"/>
              <w:spacing w:line="254" w:lineRule="auto"/>
              <w:rPr>
                <w:kern w:val="2"/>
                <w14:ligatures w14:val="standardContextual"/>
              </w:rPr>
            </w:pPr>
            <w:r w:rsidRPr="00123177">
              <w:rPr>
                <w:kern w:val="2"/>
                <w14:ligatures w14:val="standardContextual"/>
              </w:rPr>
              <w:lastRenderedPageBreak/>
              <w:t xml:space="preserve">Validation Rules/ </w:t>
            </w:r>
          </w:p>
          <w:p w14:paraId="47D9AD0D" w14:textId="77777777" w:rsidR="002136B3" w:rsidRPr="00123177" w:rsidRDefault="002136B3" w:rsidP="002136B3">
            <w:pPr>
              <w:pStyle w:val="TableText"/>
              <w:snapToGrid w:val="0"/>
              <w:spacing w:line="254" w:lineRule="auto"/>
              <w:rPr>
                <w:kern w:val="2"/>
                <w:vertAlign w:val="superscript"/>
                <w14:ligatures w14:val="standardContextual"/>
              </w:rPr>
            </w:pPr>
            <w:r w:rsidRPr="00123177">
              <w:rPr>
                <w:kern w:val="2"/>
                <w14:ligatures w14:val="standardContextual"/>
              </w:rPr>
              <w:t>Verification criteria</w:t>
            </w:r>
            <w:r w:rsidRPr="00123177">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1BAE0B" w14:textId="77777777" w:rsidR="002136B3" w:rsidRDefault="002136B3" w:rsidP="002136B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shd w:val="clear" w:color="auto" w:fill="FFFFFF"/>
              </w:rPr>
              <w:t xml:space="preserve">Verify that HVDCDC shall continuously report the </w:t>
            </w:r>
            <w:r w:rsidRPr="00267999">
              <w:rPr>
                <w:rFonts w:ascii="Arial" w:hAnsi="Arial" w:cs="Arial"/>
                <w:color w:val="000000"/>
                <w:sz w:val="20"/>
                <w:szCs w:val="20"/>
                <w:shd w:val="clear" w:color="auto" w:fill="FFFFFF"/>
              </w:rPr>
              <w:t>temperature sensor stuck</w:t>
            </w:r>
            <w:r>
              <w:rPr>
                <w:rFonts w:ascii="Arial" w:hAnsi="Arial" w:cs="Arial"/>
                <w:color w:val="000000"/>
                <w:sz w:val="20"/>
                <w:szCs w:val="20"/>
                <w:shd w:val="clear" w:color="auto" w:fill="FFFFFF"/>
              </w:rPr>
              <w:t xml:space="preserve"> fault DTC across </w:t>
            </w:r>
            <w:r>
              <w:rPr>
                <w:rFonts w:ascii="Arial" w:hAnsi="Arial" w:cs="Arial"/>
                <w:color w:val="000000"/>
                <w:sz w:val="20"/>
                <w:szCs w:val="20"/>
              </w:rPr>
              <w:t xml:space="preserve">respective sections/terminals of power module to primary controller. </w:t>
            </w:r>
          </w:p>
          <w:p w14:paraId="04D0ACD5" w14:textId="57F09E4E" w:rsidR="002136B3" w:rsidRPr="00123177" w:rsidRDefault="002136B3" w:rsidP="002136B3">
            <w:pPr>
              <w:pStyle w:val="TableText"/>
              <w:snapToGrid w:val="0"/>
              <w:spacing w:line="254" w:lineRule="auto"/>
              <w:rPr>
                <w:i/>
                <w:iCs/>
                <w:kern w:val="2"/>
                <w14:ligatures w14:val="standardContextual"/>
              </w:rPr>
            </w:pPr>
            <w:r>
              <w:rPr>
                <w:strike/>
                <w:szCs w:val="20"/>
              </w:rPr>
              <w:t>CANape or CAN BUS Analyzer is a software tool for developing and debugging high-speed CAN networks</w:t>
            </w:r>
          </w:p>
        </w:tc>
      </w:tr>
      <w:tr w:rsidR="00A55B53" w:rsidRPr="00123177" w14:paraId="7E3A040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6FFFA55"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335B14" w14:textId="77777777" w:rsidR="00A55B53" w:rsidRPr="00123177" w:rsidRDefault="00A55B53" w:rsidP="00535342">
            <w:pPr>
              <w:pStyle w:val="TableText"/>
              <w:snapToGrid w:val="0"/>
              <w:spacing w:line="254" w:lineRule="auto"/>
              <w:rPr>
                <w:kern w:val="2"/>
                <w14:ligatures w14:val="standardContextual"/>
              </w:rPr>
            </w:pPr>
            <w:r w:rsidRPr="00123177">
              <w:rPr>
                <w:kern w:val="2"/>
                <w:szCs w:val="20"/>
                <w14:ligatures w14:val="standardContextual"/>
              </w:rPr>
              <w:t>Constraints are not applicable.</w:t>
            </w:r>
          </w:p>
        </w:tc>
      </w:tr>
      <w:tr w:rsidR="00A55B53" w:rsidRPr="00123177" w14:paraId="6B1897A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2BA553F"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65025E" w14:textId="77777777" w:rsidR="00A55B53" w:rsidRPr="00123177" w:rsidRDefault="00A55B53" w:rsidP="00535342">
            <w:pPr>
              <w:pStyle w:val="TableText"/>
              <w:snapToGrid w:val="0"/>
              <w:spacing w:line="254" w:lineRule="auto"/>
              <w:rPr>
                <w:kern w:val="2"/>
                <w14:ligatures w14:val="standardContextual"/>
              </w:rPr>
            </w:pPr>
            <w:r w:rsidRPr="00123177">
              <w:rPr>
                <w:kern w:val="2"/>
                <w:szCs w:val="20"/>
                <w14:ligatures w14:val="standardContextual"/>
              </w:rPr>
              <w:t>No effects on other system</w:t>
            </w:r>
          </w:p>
        </w:tc>
      </w:tr>
      <w:tr w:rsidR="00A55B53" w:rsidRPr="00123177" w14:paraId="538F3A7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97DE045"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Testability with respect to test environment</w:t>
            </w:r>
          </w:p>
          <w:p w14:paraId="5D117661" w14:textId="77777777" w:rsidR="00A55B53" w:rsidRPr="00123177" w:rsidRDefault="00A55B53" w:rsidP="00535342">
            <w:pPr>
              <w:pStyle w:val="TableText"/>
              <w:spacing w:line="254" w:lineRule="auto"/>
              <w:rPr>
                <w:kern w:val="2"/>
                <w14:ligatures w14:val="standardContextual"/>
              </w:rPr>
            </w:pPr>
            <w:r w:rsidRPr="00123177">
              <w:rPr>
                <w:kern w:val="2"/>
                <w14:ligatures w14:val="standardContextual"/>
              </w:rPr>
              <w:t>(Yes/No)</w:t>
            </w:r>
          </w:p>
          <w:p w14:paraId="01F753BD" w14:textId="77777777" w:rsidR="00A55B53" w:rsidRPr="00123177" w:rsidRDefault="00A55B53" w:rsidP="00535342">
            <w:pPr>
              <w:pStyle w:val="TableText"/>
              <w:spacing w:line="254" w:lineRule="auto"/>
              <w:rPr>
                <w:kern w:val="2"/>
                <w14:ligatures w14:val="standardContextual"/>
              </w:rPr>
            </w:pPr>
            <w:r w:rsidRPr="00123177">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542DBD"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206B685B" w14:textId="77777777" w:rsidR="00A55B53" w:rsidRPr="00123177" w:rsidRDefault="00A55B53" w:rsidP="00535342">
            <w:pPr>
              <w:pStyle w:val="TableText"/>
              <w:snapToGrid w:val="0"/>
              <w:spacing w:line="254" w:lineRule="auto"/>
              <w:rPr>
                <w:kern w:val="2"/>
                <w14:ligatures w14:val="standardContextual"/>
              </w:rPr>
            </w:pPr>
          </w:p>
        </w:tc>
      </w:tr>
      <w:tr w:rsidR="00A55B53" w:rsidRPr="00123177" w14:paraId="525F11E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8C3133B"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Feasible within project constraints</w:t>
            </w:r>
          </w:p>
          <w:p w14:paraId="2EC5835E"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(Yes/No)</w:t>
            </w:r>
          </w:p>
          <w:p w14:paraId="6A4D8B2E" w14:textId="77777777" w:rsidR="00A55B53" w:rsidRPr="00123177" w:rsidRDefault="00A55B53" w:rsidP="00535342">
            <w:pPr>
              <w:pStyle w:val="TableText"/>
              <w:snapToGrid w:val="0"/>
              <w:spacing w:line="254" w:lineRule="auto"/>
              <w:rPr>
                <w:kern w:val="2"/>
                <w14:ligatures w14:val="standardContextual"/>
              </w:rPr>
            </w:pPr>
            <w:r w:rsidRPr="00123177">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E16257"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50867C65" w14:textId="77777777" w:rsidR="00A55B53" w:rsidRPr="00123177" w:rsidRDefault="00A55B53" w:rsidP="00535342">
            <w:pPr>
              <w:pStyle w:val="TableText"/>
              <w:snapToGrid w:val="0"/>
              <w:spacing w:line="254" w:lineRule="auto"/>
              <w:rPr>
                <w:i/>
                <w:iCs/>
                <w:kern w:val="2"/>
                <w14:ligatures w14:val="standardContextual"/>
              </w:rPr>
            </w:pPr>
          </w:p>
        </w:tc>
      </w:tr>
      <w:tr w:rsidR="00A55B53" w:rsidRPr="00123177" w14:paraId="6DE226D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43E6AEA"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Critical</w:t>
            </w:r>
          </w:p>
          <w:p w14:paraId="09985BFE"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0DCF9A"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w:t>
            </w:r>
          </w:p>
        </w:tc>
      </w:tr>
      <w:tr w:rsidR="00A55B53" w:rsidRPr="00123177" w14:paraId="220827D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17F96638" w14:textId="77777777" w:rsidR="00A55B53" w:rsidRPr="00123177" w:rsidRDefault="00A55B53" w:rsidP="00535342">
            <w:pPr>
              <w:pStyle w:val="TableText"/>
              <w:snapToGrid w:val="0"/>
              <w:spacing w:line="254" w:lineRule="auto"/>
              <w:rPr>
                <w:kern w:val="2"/>
                <w14:ligatures w14:val="standardContextual"/>
              </w:rPr>
            </w:pPr>
            <w:r w:rsidRPr="00123177">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330E8" w14:textId="77777777" w:rsidR="00A55B53" w:rsidRPr="00123177" w:rsidRDefault="00A55B53" w:rsidP="00535342">
            <w:pPr>
              <w:pStyle w:val="TableText"/>
              <w:snapToGrid w:val="0"/>
              <w:spacing w:line="254" w:lineRule="auto"/>
              <w:rPr>
                <w:kern w:val="2"/>
                <w14:ligatures w14:val="standardContextual"/>
              </w:rPr>
            </w:pPr>
            <w:r w:rsidRPr="00123177">
              <w:t>Acceptance Criteria for this requirement should be as per SECTION-6 ACCEPTANCE CRITERIA</w:t>
            </w:r>
          </w:p>
        </w:tc>
      </w:tr>
    </w:tbl>
    <w:p w14:paraId="2DEC8094" w14:textId="77777777" w:rsidR="00A55B53" w:rsidRDefault="00A55B53" w:rsidP="00A55B53">
      <w:pPr>
        <w:rPr>
          <w:lang w:bidi="ar-EG"/>
        </w:rPr>
      </w:pPr>
    </w:p>
    <w:p w14:paraId="333D5BD6" w14:textId="77777777" w:rsidR="002136B3" w:rsidRDefault="002136B3" w:rsidP="00A55B53">
      <w:pPr>
        <w:rPr>
          <w:lang w:bidi="ar-EG"/>
        </w:rPr>
      </w:pPr>
    </w:p>
    <w:p w14:paraId="51E12347" w14:textId="59D822F9" w:rsidR="002136B3" w:rsidRPr="00123177" w:rsidRDefault="002136B3" w:rsidP="002136B3">
      <w:pPr>
        <w:pStyle w:val="Heading5"/>
      </w:pPr>
      <w:r w:rsidRPr="00123177">
        <w:t xml:space="preserve">Requirement for monitoring the </w:t>
      </w:r>
      <w:r>
        <w:t>Solid State Switch</w:t>
      </w:r>
      <w:r w:rsidRPr="00123177">
        <w:t xml:space="preserve"> stuck.</w:t>
      </w:r>
    </w:p>
    <w:tbl>
      <w:tblPr>
        <w:tblW w:w="9525" w:type="dxa"/>
        <w:tblInd w:w="108" w:type="dxa"/>
        <w:tblLayout w:type="fixed"/>
        <w:tblLook w:val="04A0" w:firstRow="1" w:lastRow="0" w:firstColumn="1" w:lastColumn="0" w:noHBand="0" w:noVBand="1"/>
      </w:tblPr>
      <w:tblGrid>
        <w:gridCol w:w="1921"/>
        <w:gridCol w:w="7604"/>
      </w:tblGrid>
      <w:tr w:rsidR="002136B3" w14:paraId="5275BD7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780E549A" w14:textId="77777777" w:rsidR="002136B3" w:rsidRDefault="002136B3" w:rsidP="00535342">
            <w:pPr>
              <w:pStyle w:val="TableColumnTitle"/>
              <w:snapToGrid w:val="0"/>
              <w:spacing w:line="254" w:lineRule="auto"/>
              <w:rPr>
                <w:kern w:val="2"/>
                <w14:ligatures w14:val="standardContextual"/>
              </w:rPr>
            </w:pPr>
            <w:r>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8D08471" w14:textId="77777777" w:rsidR="002136B3" w:rsidRDefault="002136B3" w:rsidP="00535342">
            <w:pPr>
              <w:pStyle w:val="TableColumnTitle"/>
              <w:snapToGrid w:val="0"/>
              <w:spacing w:line="254" w:lineRule="auto"/>
              <w:rPr>
                <w:kern w:val="2"/>
                <w14:ligatures w14:val="standardContextual"/>
              </w:rPr>
            </w:pPr>
            <w:r>
              <w:rPr>
                <w:kern w:val="2"/>
                <w14:ligatures w14:val="standardContextual"/>
              </w:rPr>
              <w:t>Description</w:t>
            </w:r>
          </w:p>
        </w:tc>
      </w:tr>
      <w:tr w:rsidR="002136B3" w14:paraId="685A8DAC"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9F34778" w14:textId="77777777" w:rsidR="002136B3" w:rsidRDefault="002136B3" w:rsidP="00535342">
            <w:pPr>
              <w:pStyle w:val="TableText"/>
              <w:snapToGrid w:val="0"/>
              <w:spacing w:line="254" w:lineRule="auto"/>
              <w:rPr>
                <w:kern w:val="2"/>
                <w14:ligatures w14:val="standardContextual"/>
              </w:rPr>
            </w:pPr>
            <w:r>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097F04" w14:textId="77777777" w:rsidR="002136B3" w:rsidRDefault="002136B3" w:rsidP="00535342">
            <w:pPr>
              <w:snapToGrid w:val="0"/>
            </w:pPr>
            <w:r>
              <w:rPr>
                <w:rFonts w:eastAsia="Arial"/>
                <w:color w:val="000000" w:themeColor="text1"/>
                <w:szCs w:val="20"/>
              </w:rPr>
              <w:t>SWRS_OBD_33</w:t>
            </w:r>
          </w:p>
        </w:tc>
      </w:tr>
      <w:tr w:rsidR="002136B3" w14:paraId="0DE5BBE6"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4F9FBCA" w14:textId="77777777" w:rsidR="002136B3" w:rsidRDefault="002136B3" w:rsidP="00535342">
            <w:pPr>
              <w:pStyle w:val="TableText"/>
              <w:spacing w:line="254" w:lineRule="auto"/>
              <w:rPr>
                <w:kern w:val="2"/>
                <w14:ligatures w14:val="standardContextual"/>
              </w:rPr>
            </w:pPr>
            <w:r>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3D5B56" w14:textId="77777777" w:rsidR="002136B3" w:rsidRDefault="002136B3" w:rsidP="00535342">
            <w:pPr>
              <w:rPr>
                <w:rFonts w:eastAsia="Arial"/>
                <w:color w:val="000000" w:themeColor="text1"/>
                <w:szCs w:val="20"/>
              </w:rPr>
            </w:pPr>
            <w:r>
              <w:rPr>
                <w:rFonts w:eastAsia="Arial"/>
                <w:color w:val="000000" w:themeColor="text1"/>
                <w:szCs w:val="20"/>
              </w:rPr>
              <w:t>SDS18-DIA01-02-3165</w:t>
            </w:r>
          </w:p>
        </w:tc>
      </w:tr>
      <w:tr w:rsidR="002136B3" w14:paraId="0C05F437"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1662F3C" w14:textId="77777777" w:rsidR="002136B3" w:rsidRDefault="002136B3" w:rsidP="00535342">
            <w:pPr>
              <w:pStyle w:val="TableText"/>
              <w:snapToGrid w:val="0"/>
              <w:spacing w:line="254" w:lineRule="auto"/>
              <w:rPr>
                <w:kern w:val="2"/>
                <w14:ligatures w14:val="standardContextual"/>
              </w:rPr>
            </w:pPr>
            <w:r>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2EF1FC" w14:textId="77777777" w:rsidR="002136B3" w:rsidRDefault="002136B3" w:rsidP="00535342">
            <w:pPr>
              <w:pStyle w:val="TableText"/>
              <w:snapToGrid w:val="0"/>
              <w:spacing w:line="254" w:lineRule="auto"/>
              <w:rPr>
                <w:kern w:val="2"/>
                <w14:ligatures w14:val="standardContextual"/>
              </w:rPr>
            </w:pPr>
            <w:r>
              <w:rPr>
                <w:kern w:val="2"/>
                <w14:ligatures w14:val="standardContextual"/>
              </w:rPr>
              <w:t>C SAMPLE/PF3.0</w:t>
            </w:r>
          </w:p>
        </w:tc>
      </w:tr>
      <w:tr w:rsidR="002136B3" w:rsidRPr="00E8075D" w14:paraId="7FAFD12B"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B76A723" w14:textId="77777777" w:rsidR="002136B3" w:rsidRDefault="002136B3" w:rsidP="00535342">
            <w:pPr>
              <w:pStyle w:val="TableText"/>
              <w:snapToGrid w:val="0"/>
              <w:spacing w:line="254" w:lineRule="auto"/>
              <w:rPr>
                <w:kern w:val="2"/>
                <w:vertAlign w:val="superscript"/>
                <w14:ligatures w14:val="standardContextual"/>
              </w:rPr>
            </w:pPr>
            <w:r>
              <w:rPr>
                <w:kern w:val="2"/>
                <w14:ligatures w14:val="standardContextual"/>
              </w:rPr>
              <w:lastRenderedPageBreak/>
              <w:t>Purpose</w:t>
            </w:r>
            <w:r>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F6DCA7" w14:textId="77777777" w:rsidR="002136B3" w:rsidRDefault="002136B3" w:rsidP="00535342">
            <w:pPr>
              <w:snapToGrid w:val="0"/>
              <w:rPr>
                <w:rFonts w:eastAsia="Arial"/>
              </w:rPr>
            </w:pPr>
            <w:r>
              <w:rPr>
                <w:szCs w:val="20"/>
              </w:rPr>
              <w:t>The HVHVDCDC shall implement to monitor fault and provide DTC for the Solid state switch stuck failure to primary controller.</w:t>
            </w:r>
          </w:p>
          <w:p w14:paraId="267BE4EF" w14:textId="77777777" w:rsidR="002136B3" w:rsidRDefault="002136B3" w:rsidP="00535342">
            <w:pPr>
              <w:snapToGrid w:val="0"/>
              <w:rPr>
                <w:rFonts w:eastAsia="Arial"/>
              </w:rPr>
            </w:pPr>
          </w:p>
          <w:p w14:paraId="7A0A7ECF" w14:textId="77777777" w:rsidR="002136B3" w:rsidRPr="00E8075D" w:rsidRDefault="002136B3" w:rsidP="00535342">
            <w:pPr>
              <w:snapToGrid w:val="0"/>
              <w:rPr>
                <w:rFonts w:eastAsia="Arial"/>
                <w:strike/>
              </w:rPr>
            </w:pPr>
          </w:p>
        </w:tc>
      </w:tr>
      <w:tr w:rsidR="002136B3" w14:paraId="2360AC1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6F85622" w14:textId="77777777" w:rsidR="002136B3" w:rsidRDefault="002136B3" w:rsidP="00535342">
            <w:pPr>
              <w:pStyle w:val="TableText"/>
              <w:snapToGrid w:val="0"/>
              <w:spacing w:line="254" w:lineRule="auto"/>
              <w:rPr>
                <w:kern w:val="2"/>
                <w14:ligatures w14:val="standardContextual"/>
              </w:rPr>
            </w:pPr>
            <w:r>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D2566" w14:textId="77777777" w:rsidR="002136B3" w:rsidRDefault="002136B3" w:rsidP="00535342">
            <w:pPr>
              <w:snapToGrid w:val="0"/>
              <w:rPr>
                <w:rFonts w:eastAsia="Arial"/>
              </w:rPr>
            </w:pPr>
            <w:r>
              <w:rPr>
                <w:rFonts w:eastAsia="Arial"/>
              </w:rPr>
              <w:t>No Such derived requirement is applicable.</w:t>
            </w:r>
          </w:p>
        </w:tc>
      </w:tr>
      <w:tr w:rsidR="002136B3" w14:paraId="45A3389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EB70017" w14:textId="77777777" w:rsidR="002136B3" w:rsidRDefault="002136B3" w:rsidP="00535342">
            <w:pPr>
              <w:pStyle w:val="TableText"/>
              <w:snapToGrid w:val="0"/>
              <w:spacing w:line="254" w:lineRule="auto"/>
              <w:rPr>
                <w:kern w:val="2"/>
                <w14:ligatures w14:val="standardContextual"/>
              </w:rPr>
            </w:pPr>
            <w:r>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8B575B" w14:textId="77777777" w:rsidR="002136B3" w:rsidRDefault="002136B3" w:rsidP="00535342">
            <w:pPr>
              <w:pStyle w:val="TableText"/>
              <w:snapToGrid w:val="0"/>
              <w:spacing w:line="254"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2136B3" w:rsidRPr="00CB308C" w14:paraId="62C7285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1BDEBD8" w14:textId="77777777" w:rsidR="002136B3" w:rsidRDefault="002136B3" w:rsidP="00535342">
            <w:pPr>
              <w:pStyle w:val="TableText"/>
              <w:snapToGrid w:val="0"/>
              <w:spacing w:line="254" w:lineRule="auto"/>
              <w:rPr>
                <w:b/>
                <w:bCs/>
                <w:kern w:val="2"/>
                <w14:ligatures w14:val="standardContextual"/>
              </w:rPr>
            </w:pPr>
            <w:r>
              <w:rPr>
                <w:kern w:val="2"/>
                <w14:ligatures w14:val="standardContextual"/>
              </w:rPr>
              <w:t>Input(s)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0D76CB" w14:textId="77777777" w:rsidR="002136B3" w:rsidRDefault="002136B3" w:rsidP="00535342">
            <w:pPr>
              <w:pStyle w:val="TableText"/>
              <w:snapToGrid w:val="0"/>
              <w:spacing w:line="256" w:lineRule="auto"/>
              <w:rPr>
                <w:rFonts w:eastAsia="Arial"/>
                <w:color w:val="000000" w:themeColor="text1"/>
                <w:kern w:val="2"/>
                <w14:ligatures w14:val="standardContextual"/>
              </w:rPr>
            </w:pPr>
            <w:r w:rsidRPr="00267999">
              <w:rPr>
                <w:rFonts w:eastAsia="Arial"/>
                <w:color w:val="000000" w:themeColor="text1"/>
                <w:kern w:val="2"/>
                <w14:ligatures w14:val="standardContextual"/>
              </w:rPr>
              <w:t xml:space="preserve">- </w:t>
            </w:r>
            <w:r>
              <w:rPr>
                <w:rFonts w:eastAsia="Arial"/>
                <w:color w:val="000000" w:themeColor="text1"/>
                <w:kern w:val="2"/>
                <w14:ligatures w14:val="standardContextual"/>
              </w:rPr>
              <w:t xml:space="preserve">The solid-state switch status (SSS_Status) shall not change open/close with respect to the provided Solid State Switch Enable (SSS_EN) status Open/close within the calibratable time HVDCDC_CAL.  </w:t>
            </w:r>
          </w:p>
          <w:p w14:paraId="3592FB80" w14:textId="77777777" w:rsidR="002136B3" w:rsidRPr="00CB308C" w:rsidRDefault="002136B3" w:rsidP="00535342">
            <w:pPr>
              <w:pStyle w:val="TableText"/>
              <w:snapToGrid w:val="0"/>
              <w:spacing w:line="256" w:lineRule="auto"/>
              <w:rPr>
                <w:rFonts w:eastAsia="Arial"/>
                <w:color w:val="000000" w:themeColor="text1"/>
                <w:kern w:val="2"/>
                <w14:ligatures w14:val="standardContextual"/>
              </w:rPr>
            </w:pPr>
            <w:r>
              <w:rPr>
                <w:rFonts w:eastAsia="Arial"/>
                <w:color w:val="000000" w:themeColor="text1"/>
                <w:kern w:val="2"/>
                <w14:ligatures w14:val="standardContextual"/>
              </w:rPr>
              <w:t>-</w:t>
            </w:r>
            <w:r w:rsidRPr="00267999">
              <w:rPr>
                <w:rFonts w:eastAsia="Arial"/>
                <w:color w:val="000000" w:themeColor="text1"/>
                <w:kern w:val="2"/>
                <w14:ligatures w14:val="standardContextual"/>
              </w:rPr>
              <w:t xml:space="preserve">Create a CAN frame format to provide the </w:t>
            </w:r>
            <w:r>
              <w:rPr>
                <w:szCs w:val="20"/>
              </w:rPr>
              <w:t>solid-state switch stuck</w:t>
            </w:r>
            <w:r w:rsidRPr="00267999">
              <w:rPr>
                <w:rFonts w:eastAsia="Arial"/>
                <w:color w:val="000000" w:themeColor="text1"/>
                <w:kern w:val="2"/>
                <w14:ligatures w14:val="standardContextual"/>
              </w:rPr>
              <w:t xml:space="preserve"> DTC information to primary controller.</w:t>
            </w:r>
          </w:p>
        </w:tc>
      </w:tr>
      <w:tr w:rsidR="002136B3" w:rsidRPr="00E8075D" w14:paraId="1A3B010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D63F025" w14:textId="77777777" w:rsidR="002136B3" w:rsidRDefault="002136B3" w:rsidP="00535342">
            <w:pPr>
              <w:pStyle w:val="TableText"/>
              <w:snapToGrid w:val="0"/>
              <w:spacing w:line="254" w:lineRule="auto"/>
              <w:rPr>
                <w:b/>
                <w:bCs/>
                <w:kern w:val="2"/>
                <w14:ligatures w14:val="standardContextual"/>
              </w:rPr>
            </w:pPr>
            <w:r>
              <w:rPr>
                <w:kern w:val="2"/>
                <w14:ligatures w14:val="standardContextual"/>
              </w:rPr>
              <w:t>Output(s)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00810D" w14:textId="77777777" w:rsidR="002136B3" w:rsidRPr="00267999" w:rsidRDefault="002136B3" w:rsidP="00535342">
            <w:pPr>
              <w:pStyle w:val="TableText"/>
              <w:snapToGrid w:val="0"/>
              <w:spacing w:line="254" w:lineRule="auto"/>
              <w:rPr>
                <w:kern w:val="2"/>
                <w14:ligatures w14:val="standardContextual"/>
              </w:rPr>
            </w:pPr>
            <w:r w:rsidRPr="00267999">
              <w:rPr>
                <w:kern w:val="2"/>
                <w14:ligatures w14:val="standardContextual"/>
              </w:rPr>
              <w:t xml:space="preserve">- HVDCDC shall raise the </w:t>
            </w:r>
            <w:r>
              <w:rPr>
                <w:szCs w:val="20"/>
              </w:rPr>
              <w:t>solid-state switch stuck</w:t>
            </w:r>
            <w:r w:rsidRPr="00267999">
              <w:rPr>
                <w:kern w:val="2"/>
                <w14:ligatures w14:val="standardContextual"/>
              </w:rPr>
              <w:t xml:space="preserve"> Failure and the respective fault ID should be provided in NHVDCDCFaultID@ HVDCDC_Debug_PDU signal after the fault response time of 100</w:t>
            </w:r>
            <w:r>
              <w:rPr>
                <w:kern w:val="2"/>
                <w14:ligatures w14:val="standardContextual"/>
              </w:rPr>
              <w:t>u</w:t>
            </w:r>
            <w:r w:rsidRPr="00267999">
              <w:rPr>
                <w:kern w:val="2"/>
                <w14:ligatures w14:val="standardContextual"/>
              </w:rPr>
              <w:t>sec.</w:t>
            </w:r>
          </w:p>
          <w:p w14:paraId="04639FC0" w14:textId="77777777" w:rsidR="002136B3" w:rsidRPr="00267999" w:rsidRDefault="002136B3" w:rsidP="00535342">
            <w:pPr>
              <w:pStyle w:val="TableText"/>
              <w:snapToGrid w:val="0"/>
              <w:spacing w:line="254" w:lineRule="auto"/>
              <w:rPr>
                <w:kern w:val="2"/>
                <w14:ligatures w14:val="standardContextual"/>
              </w:rPr>
            </w:pPr>
            <w:r w:rsidRPr="00267999">
              <w:rPr>
                <w:kern w:val="2"/>
                <w14:ligatures w14:val="standardContextual"/>
              </w:rPr>
              <w:t xml:space="preserve">- HVDCDC shall continuously report </w:t>
            </w:r>
            <w:r>
              <w:rPr>
                <w:szCs w:val="20"/>
              </w:rPr>
              <w:t>solid-state switch stuck</w:t>
            </w:r>
            <w:r w:rsidRPr="00267999">
              <w:rPr>
                <w:kern w:val="2"/>
                <w14:ligatures w14:val="standardContextual"/>
              </w:rPr>
              <w:t xml:space="preserve"> DTC information for respective fault using &lt;Add here &gt; CAN frame to primary controller.</w:t>
            </w:r>
          </w:p>
          <w:p w14:paraId="7CF43BEC" w14:textId="77777777" w:rsidR="002136B3" w:rsidRDefault="002136B3" w:rsidP="00535342">
            <w:pPr>
              <w:pStyle w:val="TableText"/>
              <w:snapToGrid w:val="0"/>
              <w:spacing w:line="254" w:lineRule="auto"/>
              <w:rPr>
                <w:kern w:val="2"/>
                <w14:ligatures w14:val="standardContextual"/>
              </w:rPr>
            </w:pPr>
            <w:r>
              <w:rPr>
                <w:kern w:val="2"/>
                <w14:ligatures w14:val="standardContextual"/>
              </w:rPr>
              <w:t>-</w:t>
            </w:r>
            <w:r w:rsidRPr="00267999">
              <w:rPr>
                <w:kern w:val="2"/>
                <w14:ligatures w14:val="standardContextual"/>
              </w:rPr>
              <w:t xml:space="preserve">The DTC for respective </w:t>
            </w:r>
            <w:r>
              <w:rPr>
                <w:szCs w:val="20"/>
              </w:rPr>
              <w:t>solid-state switch stuck</w:t>
            </w:r>
            <w:r w:rsidRPr="00267999">
              <w:rPr>
                <w:kern w:val="2"/>
                <w14:ligatures w14:val="standardContextual"/>
              </w:rPr>
              <w:t xml:space="preserve"> fault shall be in range of P1E00xx to P1EFFxx.</w:t>
            </w:r>
          </w:p>
          <w:p w14:paraId="40ABCF42" w14:textId="77777777" w:rsidR="002136B3" w:rsidRPr="00E8075D" w:rsidRDefault="002136B3" w:rsidP="00535342">
            <w:pPr>
              <w:pStyle w:val="TableText"/>
              <w:snapToGrid w:val="0"/>
              <w:spacing w:line="254" w:lineRule="auto"/>
              <w:rPr>
                <w:strike/>
                <w:kern w:val="2"/>
                <w14:ligatures w14:val="standardContextual"/>
              </w:rPr>
            </w:pPr>
          </w:p>
        </w:tc>
      </w:tr>
      <w:tr w:rsidR="002136B3" w14:paraId="21585DF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4A237A9" w14:textId="77777777" w:rsidR="002136B3" w:rsidRDefault="002136B3" w:rsidP="00535342">
            <w:pPr>
              <w:pStyle w:val="TableText"/>
              <w:snapToGrid w:val="0"/>
              <w:spacing w:line="254" w:lineRule="auto"/>
              <w:rPr>
                <w:kern w:val="2"/>
                <w14:ligatures w14:val="standardContextual"/>
              </w:rPr>
            </w:pPr>
            <w:r>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3E465B" w14:textId="127D3E08" w:rsidR="002136B3" w:rsidRPr="00267999" w:rsidRDefault="002136B3" w:rsidP="00535342">
            <w:pPr>
              <w:pStyle w:val="TableText"/>
              <w:tabs>
                <w:tab w:val="left" w:pos="2060"/>
              </w:tabs>
              <w:snapToGrid w:val="0"/>
              <w:spacing w:line="256" w:lineRule="auto"/>
              <w:rPr>
                <w:rStyle w:val="normaltextrun"/>
              </w:rPr>
            </w:pPr>
            <w:r w:rsidRPr="00267999">
              <w:rPr>
                <w:rStyle w:val="normaltextrun"/>
              </w:rPr>
              <w:t xml:space="preserve">- HVDCDC shall receive a </w:t>
            </w:r>
            <w:r>
              <w:rPr>
                <w:szCs w:val="20"/>
              </w:rPr>
              <w:t>solid-state switch stuck</w:t>
            </w:r>
            <w:r w:rsidRPr="00267999">
              <w:rPr>
                <w:rStyle w:val="normaltextrun"/>
              </w:rPr>
              <w:t xml:space="preserve"> fault </w:t>
            </w:r>
            <w:r w:rsidR="00C85383">
              <w:rPr>
                <w:rStyle w:val="normaltextrun"/>
              </w:rPr>
              <w:t>either in open or closed state</w:t>
            </w:r>
            <w:r w:rsidRPr="00267999">
              <w:rPr>
                <w:rStyle w:val="normaltextrun"/>
              </w:rPr>
              <w:t>.</w:t>
            </w:r>
          </w:p>
          <w:p w14:paraId="761DE37A" w14:textId="26D2E0C2" w:rsidR="002136B3" w:rsidRPr="00267999" w:rsidRDefault="002136B3" w:rsidP="00535342">
            <w:pPr>
              <w:pStyle w:val="TableText"/>
              <w:tabs>
                <w:tab w:val="left" w:pos="2060"/>
              </w:tabs>
              <w:snapToGrid w:val="0"/>
              <w:spacing w:line="256" w:lineRule="auto"/>
              <w:rPr>
                <w:rStyle w:val="normaltextrun"/>
              </w:rPr>
            </w:pPr>
            <w:r w:rsidRPr="00267999">
              <w:rPr>
                <w:rStyle w:val="normaltextrun"/>
              </w:rPr>
              <w:t xml:space="preserve">- HVDCDC shall detect the </w:t>
            </w:r>
            <w:r>
              <w:rPr>
                <w:szCs w:val="20"/>
              </w:rPr>
              <w:t>solid-state switch stuck</w:t>
            </w:r>
            <w:r w:rsidRPr="00267999">
              <w:rPr>
                <w:rStyle w:val="normaltextrun"/>
              </w:rPr>
              <w:t xml:space="preserve"> fault </w:t>
            </w:r>
            <w:r w:rsidR="00C85383">
              <w:rPr>
                <w:rStyle w:val="normaltextrun"/>
              </w:rPr>
              <w:t xml:space="preserve">either in open or closed state </w:t>
            </w:r>
            <w:r w:rsidRPr="00267999">
              <w:rPr>
                <w:rStyle w:val="normaltextrun"/>
              </w:rPr>
              <w:t>within the HVDCDC_CAL time.</w:t>
            </w:r>
          </w:p>
          <w:p w14:paraId="73ACB807" w14:textId="77777777" w:rsidR="002136B3" w:rsidRPr="00267999" w:rsidRDefault="002136B3" w:rsidP="00535342">
            <w:pPr>
              <w:pStyle w:val="TableText"/>
              <w:tabs>
                <w:tab w:val="left" w:pos="2060"/>
              </w:tabs>
              <w:snapToGrid w:val="0"/>
              <w:spacing w:line="256" w:lineRule="auto"/>
              <w:rPr>
                <w:rStyle w:val="normaltextrun"/>
              </w:rPr>
            </w:pPr>
            <w:r w:rsidRPr="00267999">
              <w:rPr>
                <w:rStyle w:val="normaltextrun"/>
              </w:rPr>
              <w:t xml:space="preserve">- HVDCDC shall send the </w:t>
            </w:r>
            <w:r>
              <w:rPr>
                <w:szCs w:val="20"/>
              </w:rPr>
              <w:t>solid-state switch stuck</w:t>
            </w:r>
            <w:r w:rsidRPr="00267999">
              <w:rPr>
                <w:rStyle w:val="normaltextrun"/>
              </w:rPr>
              <w:t xml:space="preserve"> fault DTC over CAN within the HVDCDC_CAL</w:t>
            </w:r>
          </w:p>
          <w:p w14:paraId="441CD65C" w14:textId="77777777" w:rsidR="002136B3" w:rsidRDefault="002136B3" w:rsidP="00535342">
            <w:pPr>
              <w:pStyle w:val="TableText"/>
              <w:tabs>
                <w:tab w:val="left" w:pos="2060"/>
              </w:tabs>
              <w:snapToGrid w:val="0"/>
              <w:spacing w:line="256" w:lineRule="auto"/>
              <w:rPr>
                <w:rStyle w:val="normaltextrun"/>
              </w:rPr>
            </w:pPr>
            <w:r>
              <w:rPr>
                <w:rStyle w:val="normaltextrun"/>
              </w:rPr>
              <w:t>-</w:t>
            </w:r>
            <w:r w:rsidRPr="00267999">
              <w:rPr>
                <w:rStyle w:val="normaltextrun"/>
              </w:rPr>
              <w:t xml:space="preserve">HVDCDC shall continuously report the </w:t>
            </w:r>
            <w:r>
              <w:rPr>
                <w:szCs w:val="20"/>
              </w:rPr>
              <w:t>solid-state switch stuck</w:t>
            </w:r>
            <w:r w:rsidRPr="00267999">
              <w:rPr>
                <w:rStyle w:val="normaltextrun"/>
              </w:rPr>
              <w:t xml:space="preserve"> fault DTC to primary controller.</w:t>
            </w:r>
          </w:p>
        </w:tc>
      </w:tr>
      <w:tr w:rsidR="002136B3" w14:paraId="45FEB0F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6199EB3" w14:textId="77777777" w:rsidR="002136B3" w:rsidRDefault="002136B3" w:rsidP="00535342">
            <w:pPr>
              <w:pStyle w:val="TableText"/>
              <w:snapToGrid w:val="0"/>
              <w:spacing w:line="254" w:lineRule="auto"/>
            </w:pPr>
            <w:r>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EA2E4B" w14:textId="77777777" w:rsidR="002136B3" w:rsidRDefault="002136B3" w:rsidP="00535342">
            <w:pPr>
              <w:pStyle w:val="TableText"/>
              <w:snapToGrid w:val="0"/>
              <w:spacing w:line="254" w:lineRule="auto"/>
              <w:rPr>
                <w:kern w:val="2"/>
                <w14:ligatures w14:val="standardContextual"/>
              </w:rPr>
            </w:pPr>
            <w:r>
              <w:rPr>
                <w:kern w:val="2"/>
                <w14:ligatures w14:val="standardContextual"/>
              </w:rPr>
              <w:t>No such mandatory fields is applicable.</w:t>
            </w:r>
          </w:p>
        </w:tc>
      </w:tr>
      <w:tr w:rsidR="002136B3" w:rsidRPr="00267999" w14:paraId="52021C4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6D8A729" w14:textId="77777777" w:rsidR="002136B3" w:rsidRDefault="002136B3" w:rsidP="00535342">
            <w:pPr>
              <w:pStyle w:val="TableText"/>
              <w:snapToGrid w:val="0"/>
              <w:spacing w:line="254" w:lineRule="auto"/>
              <w:rPr>
                <w:kern w:val="2"/>
                <w14:ligatures w14:val="standardContextual"/>
              </w:rPr>
            </w:pPr>
            <w:r>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91B426" w14:textId="77777777" w:rsidR="002136B3" w:rsidRDefault="002136B3" w:rsidP="00535342">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No fault should be logged and reported to primary controller.</w:t>
            </w:r>
          </w:p>
          <w:p w14:paraId="00B8F0FF" w14:textId="77777777" w:rsidR="002136B3" w:rsidRPr="00267999" w:rsidRDefault="002136B3" w:rsidP="00535342">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NHVDCDCStatus = 0, NHVDCDCStausDebug = 0, NHVDCDCFault = 0.</w:t>
            </w:r>
          </w:p>
        </w:tc>
      </w:tr>
      <w:tr w:rsidR="002136B3" w14:paraId="57E2484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603F875" w14:textId="77777777" w:rsidR="002136B3" w:rsidRDefault="002136B3" w:rsidP="00535342">
            <w:pPr>
              <w:pStyle w:val="TableText"/>
              <w:snapToGrid w:val="0"/>
              <w:spacing w:line="254" w:lineRule="auto"/>
              <w:rPr>
                <w:kern w:val="2"/>
                <w14:ligatures w14:val="standardContextual"/>
              </w:rPr>
            </w:pPr>
            <w:r>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5F80F0" w14:textId="77777777" w:rsidR="002136B3" w:rsidRDefault="002136B3" w:rsidP="00535342">
            <w:pPr>
              <w:pStyle w:val="TableText"/>
              <w:snapToGrid w:val="0"/>
              <w:spacing w:line="254" w:lineRule="auto"/>
              <w:rPr>
                <w:kern w:val="2"/>
                <w14:ligatures w14:val="standardContextual"/>
              </w:rPr>
            </w:pPr>
            <w:r>
              <w:rPr>
                <w:kern w:val="2"/>
                <w:szCs w:val="20"/>
                <w14:ligatures w14:val="standardContextual"/>
              </w:rPr>
              <w:t>Default value is required</w:t>
            </w:r>
          </w:p>
        </w:tc>
      </w:tr>
      <w:tr w:rsidR="002136B3" w14:paraId="77CAA10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EFAFA59" w14:textId="77777777" w:rsidR="002136B3" w:rsidRDefault="002136B3" w:rsidP="00535342">
            <w:pPr>
              <w:pStyle w:val="TableText"/>
              <w:snapToGrid w:val="0"/>
              <w:spacing w:line="254" w:lineRule="auto"/>
              <w:rPr>
                <w:kern w:val="2"/>
                <w14:ligatures w14:val="standardContextual"/>
              </w:rPr>
            </w:pPr>
            <w:r>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62F12A" w14:textId="77777777" w:rsidR="002136B3" w:rsidRDefault="002136B3" w:rsidP="00535342">
            <w:pPr>
              <w:pStyle w:val="TableText"/>
              <w:snapToGrid w:val="0"/>
              <w:spacing w:line="254" w:lineRule="auto"/>
              <w:rPr>
                <w:kern w:val="2"/>
                <w14:ligatures w14:val="standardContextual"/>
              </w:rPr>
            </w:pPr>
            <w:r>
              <w:rPr>
                <w:kern w:val="2"/>
                <w:szCs w:val="20"/>
                <w14:ligatures w14:val="standardContextual"/>
              </w:rPr>
              <w:t>Valid range value is required.</w:t>
            </w:r>
          </w:p>
        </w:tc>
      </w:tr>
      <w:tr w:rsidR="002136B3" w14:paraId="0EEF8F9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38FD83E" w14:textId="77777777" w:rsidR="002136B3" w:rsidRDefault="002136B3" w:rsidP="00535342">
            <w:pPr>
              <w:pStyle w:val="TableText"/>
              <w:snapToGrid w:val="0"/>
              <w:spacing w:line="254" w:lineRule="auto"/>
              <w:rPr>
                <w:kern w:val="2"/>
                <w14:ligatures w14:val="standardContextual"/>
              </w:rPr>
            </w:pPr>
            <w:r>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678895" w14:textId="77777777" w:rsidR="002136B3" w:rsidRDefault="002136B3" w:rsidP="00535342">
            <w:pPr>
              <w:pStyle w:val="TableText"/>
              <w:snapToGrid w:val="0"/>
              <w:spacing w:line="254" w:lineRule="auto"/>
              <w:rPr>
                <w:kern w:val="2"/>
                <w14:ligatures w14:val="standardContextual"/>
              </w:rPr>
            </w:pPr>
            <w:r>
              <w:rPr>
                <w:kern w:val="2"/>
                <w:szCs w:val="20"/>
                <w14:ligatures w14:val="standardContextual"/>
              </w:rPr>
              <w:t>Data latency period is not applicable</w:t>
            </w:r>
          </w:p>
        </w:tc>
      </w:tr>
      <w:tr w:rsidR="002136B3" w14:paraId="7116483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764C7C3" w14:textId="77777777" w:rsidR="002136B3" w:rsidRDefault="002136B3" w:rsidP="00535342">
            <w:pPr>
              <w:pStyle w:val="TableText"/>
              <w:snapToGrid w:val="0"/>
              <w:spacing w:line="254" w:lineRule="auto"/>
              <w:rPr>
                <w:kern w:val="2"/>
                <w14:ligatures w14:val="standardContextual"/>
              </w:rPr>
            </w:pPr>
            <w:r>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503BE4" w14:textId="77777777" w:rsidR="002136B3" w:rsidRDefault="002136B3" w:rsidP="00535342">
            <w:pPr>
              <w:pStyle w:val="TableText"/>
              <w:snapToGrid w:val="0"/>
              <w:spacing w:line="254" w:lineRule="auto"/>
              <w:rPr>
                <w:kern w:val="2"/>
                <w14:ligatures w14:val="standardContextual"/>
              </w:rPr>
            </w:pPr>
            <w:r>
              <w:rPr>
                <w:kern w:val="2"/>
                <w:szCs w:val="20"/>
                <w14:ligatures w14:val="standardContextual"/>
              </w:rPr>
              <w:t>Data Retention period is the key cycle.</w:t>
            </w:r>
          </w:p>
        </w:tc>
      </w:tr>
      <w:tr w:rsidR="002136B3" w14:paraId="770C202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EDD03CC" w14:textId="77777777" w:rsidR="002136B3" w:rsidRDefault="002136B3" w:rsidP="00535342">
            <w:pPr>
              <w:pStyle w:val="TableText"/>
              <w:snapToGrid w:val="0"/>
              <w:spacing w:line="254" w:lineRule="auto"/>
              <w:rPr>
                <w:kern w:val="2"/>
                <w14:ligatures w14:val="standardContextual"/>
              </w:rPr>
            </w:pPr>
            <w:r>
              <w:rPr>
                <w:kern w:val="2"/>
                <w14:ligatures w14:val="standardContextual"/>
              </w:rPr>
              <w:lastRenderedPageBreak/>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E7B4B2" w14:textId="77777777" w:rsidR="002136B3" w:rsidRDefault="002136B3" w:rsidP="00535342">
            <w:pPr>
              <w:pStyle w:val="TableText"/>
              <w:spacing w:line="254"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2136B3" w14:paraId="74AA330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73A4C04" w14:textId="77777777" w:rsidR="002136B3" w:rsidRDefault="002136B3" w:rsidP="00535342">
            <w:pPr>
              <w:pStyle w:val="TableText"/>
              <w:snapToGrid w:val="0"/>
              <w:spacing w:line="254" w:lineRule="auto"/>
              <w:rPr>
                <w:kern w:val="2"/>
                <w14:ligatures w14:val="standardContextual"/>
              </w:rPr>
            </w:pPr>
            <w:r>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82F2D3" w14:textId="77777777" w:rsidR="002136B3" w:rsidRDefault="002136B3" w:rsidP="00535342">
            <w:pPr>
              <w:pStyle w:val="TableText"/>
              <w:spacing w:line="254" w:lineRule="auto"/>
              <w:rPr>
                <w:kern w:val="2"/>
                <w14:ligatures w14:val="standardContextual"/>
              </w:rPr>
            </w:pPr>
            <w:r>
              <w:rPr>
                <w:kern w:val="2"/>
                <w:szCs w:val="20"/>
                <w14:ligatures w14:val="standardContextual"/>
              </w:rPr>
              <w:t>External event is not required.</w:t>
            </w:r>
          </w:p>
        </w:tc>
      </w:tr>
      <w:tr w:rsidR="002136B3" w14:paraId="2C0DC00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075BF50" w14:textId="77777777" w:rsidR="002136B3" w:rsidRDefault="002136B3" w:rsidP="00535342">
            <w:pPr>
              <w:pStyle w:val="TableText"/>
              <w:snapToGrid w:val="0"/>
              <w:spacing w:line="254" w:lineRule="auto"/>
              <w:rPr>
                <w:kern w:val="2"/>
                <w14:ligatures w14:val="standardContextual"/>
              </w:rPr>
            </w:pPr>
            <w:r>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392A05" w14:textId="77777777" w:rsidR="002136B3" w:rsidRDefault="002136B3" w:rsidP="00535342">
            <w:pPr>
              <w:pStyle w:val="TableText"/>
              <w:spacing w:line="254" w:lineRule="auto"/>
              <w:rPr>
                <w:kern w:val="2"/>
                <w14:ligatures w14:val="standardContextual"/>
              </w:rPr>
            </w:pPr>
            <w:r>
              <w:rPr>
                <w:kern w:val="2"/>
                <w:szCs w:val="20"/>
                <w14:ligatures w14:val="standardContextual"/>
              </w:rPr>
              <w:t>Temporal event is not applicable.</w:t>
            </w:r>
          </w:p>
        </w:tc>
      </w:tr>
      <w:tr w:rsidR="002136B3" w14:paraId="5AFE36B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68BDD6D" w14:textId="77777777" w:rsidR="002136B3" w:rsidRDefault="002136B3" w:rsidP="00535342">
            <w:pPr>
              <w:pStyle w:val="TableText"/>
              <w:snapToGrid w:val="0"/>
              <w:spacing w:line="254" w:lineRule="auto"/>
              <w:rPr>
                <w:kern w:val="2"/>
                <w14:ligatures w14:val="standardContextual"/>
              </w:rPr>
            </w:pPr>
            <w:r>
              <w:rPr>
                <w:kern w:val="2"/>
                <w14:ligatures w14:val="standardContextual"/>
              </w:rPr>
              <w:t xml:space="preserve">Validation Rules/ </w:t>
            </w:r>
          </w:p>
          <w:p w14:paraId="5EBA7883" w14:textId="77777777" w:rsidR="002136B3" w:rsidRDefault="002136B3" w:rsidP="00535342">
            <w:pPr>
              <w:pStyle w:val="TableText"/>
              <w:snapToGrid w:val="0"/>
              <w:spacing w:line="254" w:lineRule="auto"/>
              <w:rPr>
                <w:kern w:val="2"/>
                <w:vertAlign w:val="superscript"/>
                <w14:ligatures w14:val="standardContextual"/>
              </w:rPr>
            </w:pPr>
            <w:r>
              <w:rPr>
                <w:kern w:val="2"/>
                <w14:ligatures w14:val="standardContextual"/>
              </w:rPr>
              <w:t>Verification criteria</w:t>
            </w:r>
            <w:r>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AE123B" w14:textId="77777777" w:rsidR="002136B3" w:rsidRPr="00E47FB5" w:rsidRDefault="002136B3" w:rsidP="00535342">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shd w:val="clear" w:color="auto" w:fill="FFFFFF"/>
              </w:rPr>
              <w:t>Verify that HVDCDC shall continuously report the solid-state switch</w:t>
            </w:r>
            <w:r w:rsidRPr="00267999">
              <w:rPr>
                <w:rFonts w:ascii="Arial" w:hAnsi="Arial" w:cs="Arial"/>
                <w:color w:val="000000"/>
                <w:sz w:val="20"/>
                <w:szCs w:val="20"/>
                <w:shd w:val="clear" w:color="auto" w:fill="FFFFFF"/>
              </w:rPr>
              <w:t xml:space="preserve"> stuck</w:t>
            </w:r>
            <w:r>
              <w:rPr>
                <w:rFonts w:ascii="Arial" w:hAnsi="Arial" w:cs="Arial"/>
                <w:color w:val="000000"/>
                <w:sz w:val="20"/>
                <w:szCs w:val="20"/>
                <w:shd w:val="clear" w:color="auto" w:fill="FFFFFF"/>
              </w:rPr>
              <w:t xml:space="preserve"> fault DTC across </w:t>
            </w:r>
            <w:r>
              <w:rPr>
                <w:rFonts w:ascii="Arial" w:hAnsi="Arial" w:cs="Arial"/>
                <w:color w:val="000000"/>
                <w:sz w:val="20"/>
                <w:szCs w:val="20"/>
              </w:rPr>
              <w:t>respective sections/terminals of power module to primary controller.</w:t>
            </w:r>
          </w:p>
        </w:tc>
      </w:tr>
      <w:tr w:rsidR="002136B3" w14:paraId="14F5F79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58565FD" w14:textId="77777777" w:rsidR="002136B3" w:rsidRDefault="002136B3" w:rsidP="00535342">
            <w:pPr>
              <w:pStyle w:val="TableText"/>
              <w:snapToGrid w:val="0"/>
              <w:spacing w:line="254" w:lineRule="auto"/>
              <w:rPr>
                <w:kern w:val="2"/>
                <w14:ligatures w14:val="standardContextual"/>
              </w:rPr>
            </w:pPr>
            <w:r>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A68981" w14:textId="77777777" w:rsidR="002136B3" w:rsidRDefault="002136B3" w:rsidP="00535342">
            <w:pPr>
              <w:pStyle w:val="TableText"/>
              <w:snapToGrid w:val="0"/>
              <w:spacing w:line="254" w:lineRule="auto"/>
              <w:rPr>
                <w:kern w:val="2"/>
                <w14:ligatures w14:val="standardContextual"/>
              </w:rPr>
            </w:pPr>
            <w:r>
              <w:rPr>
                <w:kern w:val="2"/>
                <w:szCs w:val="20"/>
                <w14:ligatures w14:val="standardContextual"/>
              </w:rPr>
              <w:t>Constraints are not applicable.</w:t>
            </w:r>
          </w:p>
        </w:tc>
      </w:tr>
      <w:tr w:rsidR="002136B3" w14:paraId="5E3BE8A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B288B57" w14:textId="77777777" w:rsidR="002136B3" w:rsidRDefault="002136B3" w:rsidP="00535342">
            <w:pPr>
              <w:pStyle w:val="TableText"/>
              <w:snapToGrid w:val="0"/>
              <w:spacing w:line="254" w:lineRule="auto"/>
              <w:rPr>
                <w:kern w:val="2"/>
                <w14:ligatures w14:val="standardContextual"/>
              </w:rPr>
            </w:pPr>
            <w:r>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764B85" w14:textId="77777777" w:rsidR="002136B3" w:rsidRDefault="002136B3" w:rsidP="00535342">
            <w:pPr>
              <w:pStyle w:val="TableText"/>
              <w:snapToGrid w:val="0"/>
              <w:spacing w:line="254" w:lineRule="auto"/>
              <w:rPr>
                <w:kern w:val="2"/>
                <w14:ligatures w14:val="standardContextual"/>
              </w:rPr>
            </w:pPr>
            <w:r>
              <w:rPr>
                <w:kern w:val="2"/>
                <w:szCs w:val="20"/>
                <w14:ligatures w14:val="standardContextual"/>
              </w:rPr>
              <w:t>No effects on other system</w:t>
            </w:r>
          </w:p>
        </w:tc>
      </w:tr>
      <w:tr w:rsidR="002136B3" w14:paraId="7D91262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B596FD7" w14:textId="77777777" w:rsidR="002136B3" w:rsidRDefault="002136B3" w:rsidP="00535342">
            <w:pPr>
              <w:pStyle w:val="TableText"/>
              <w:snapToGrid w:val="0"/>
              <w:spacing w:line="254" w:lineRule="auto"/>
              <w:rPr>
                <w:kern w:val="2"/>
                <w14:ligatures w14:val="standardContextual"/>
              </w:rPr>
            </w:pPr>
            <w:r>
              <w:rPr>
                <w:kern w:val="2"/>
                <w14:ligatures w14:val="standardContextual"/>
              </w:rPr>
              <w:t>Testability with respect to test environment</w:t>
            </w:r>
          </w:p>
          <w:p w14:paraId="712459C7" w14:textId="77777777" w:rsidR="002136B3" w:rsidRDefault="002136B3" w:rsidP="00535342">
            <w:pPr>
              <w:pStyle w:val="TableText"/>
              <w:spacing w:line="254" w:lineRule="auto"/>
              <w:rPr>
                <w:kern w:val="2"/>
                <w14:ligatures w14:val="standardContextual"/>
              </w:rPr>
            </w:pPr>
            <w:r>
              <w:rPr>
                <w:kern w:val="2"/>
                <w14:ligatures w14:val="standardContextual"/>
              </w:rPr>
              <w:t>(Yes/No)</w:t>
            </w:r>
          </w:p>
          <w:p w14:paraId="1A951CDC" w14:textId="77777777" w:rsidR="002136B3" w:rsidRDefault="002136B3" w:rsidP="00535342">
            <w:pPr>
              <w:pStyle w:val="TableText"/>
              <w:spacing w:line="254" w:lineRule="auto"/>
              <w:rPr>
                <w:kern w:val="2"/>
                <w14:ligatures w14:val="standardContextual"/>
              </w:rPr>
            </w:pPr>
            <w:r>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0D73F" w14:textId="77777777" w:rsidR="002136B3" w:rsidRDefault="002136B3" w:rsidP="00535342">
            <w:pPr>
              <w:pStyle w:val="TableText"/>
              <w:snapToGrid w:val="0"/>
              <w:spacing w:line="256" w:lineRule="auto"/>
              <w:rPr>
                <w:kern w:val="2"/>
                <w14:ligatures w14:val="standardContextual"/>
              </w:rPr>
            </w:pPr>
            <w:r>
              <w:rPr>
                <w:kern w:val="2"/>
                <w14:ligatures w14:val="standardContextual"/>
              </w:rPr>
              <w:t>YES</w:t>
            </w:r>
          </w:p>
          <w:p w14:paraId="1ACE75FD" w14:textId="77777777" w:rsidR="002136B3" w:rsidRDefault="002136B3" w:rsidP="00535342">
            <w:pPr>
              <w:pStyle w:val="TableText"/>
              <w:snapToGrid w:val="0"/>
              <w:spacing w:line="254" w:lineRule="auto"/>
              <w:rPr>
                <w:kern w:val="2"/>
                <w14:ligatures w14:val="standardContextual"/>
              </w:rPr>
            </w:pPr>
          </w:p>
        </w:tc>
      </w:tr>
      <w:tr w:rsidR="002136B3" w14:paraId="6F5B027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4728030" w14:textId="77777777" w:rsidR="002136B3" w:rsidRDefault="002136B3" w:rsidP="00535342">
            <w:pPr>
              <w:pStyle w:val="TableText"/>
              <w:snapToGrid w:val="0"/>
              <w:spacing w:line="254" w:lineRule="auto"/>
              <w:rPr>
                <w:kern w:val="2"/>
                <w14:ligatures w14:val="standardContextual"/>
              </w:rPr>
            </w:pPr>
            <w:r>
              <w:rPr>
                <w:kern w:val="2"/>
                <w14:ligatures w14:val="standardContextual"/>
              </w:rPr>
              <w:t>Feasible within project constraints</w:t>
            </w:r>
          </w:p>
          <w:p w14:paraId="77AC8461" w14:textId="77777777" w:rsidR="002136B3" w:rsidRDefault="002136B3" w:rsidP="00535342">
            <w:pPr>
              <w:pStyle w:val="TableText"/>
              <w:snapToGrid w:val="0"/>
              <w:spacing w:line="254" w:lineRule="auto"/>
              <w:rPr>
                <w:kern w:val="2"/>
                <w14:ligatures w14:val="standardContextual"/>
              </w:rPr>
            </w:pPr>
            <w:r>
              <w:rPr>
                <w:kern w:val="2"/>
                <w14:ligatures w14:val="standardContextual"/>
              </w:rPr>
              <w:t>(Yes/No)</w:t>
            </w:r>
          </w:p>
          <w:p w14:paraId="305F805D" w14:textId="77777777" w:rsidR="002136B3" w:rsidRDefault="002136B3" w:rsidP="00535342">
            <w:pPr>
              <w:pStyle w:val="TableText"/>
              <w:snapToGrid w:val="0"/>
              <w:spacing w:line="254" w:lineRule="auto"/>
              <w:rPr>
                <w:kern w:val="2"/>
                <w14:ligatures w14:val="standardContextual"/>
              </w:rPr>
            </w:pPr>
            <w:r>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CC44D4" w14:textId="77777777" w:rsidR="002136B3" w:rsidRDefault="002136B3" w:rsidP="00535342">
            <w:pPr>
              <w:pStyle w:val="TableText"/>
              <w:snapToGrid w:val="0"/>
              <w:spacing w:line="256" w:lineRule="auto"/>
              <w:rPr>
                <w:kern w:val="2"/>
                <w14:ligatures w14:val="standardContextual"/>
              </w:rPr>
            </w:pPr>
            <w:r>
              <w:rPr>
                <w:kern w:val="2"/>
                <w14:ligatures w14:val="standardContextual"/>
              </w:rPr>
              <w:t>YES</w:t>
            </w:r>
          </w:p>
          <w:p w14:paraId="69795912" w14:textId="77777777" w:rsidR="002136B3" w:rsidRDefault="002136B3" w:rsidP="00535342">
            <w:pPr>
              <w:pStyle w:val="TableText"/>
              <w:snapToGrid w:val="0"/>
              <w:spacing w:line="254" w:lineRule="auto"/>
              <w:rPr>
                <w:i/>
                <w:iCs/>
                <w:kern w:val="2"/>
                <w14:ligatures w14:val="standardContextual"/>
              </w:rPr>
            </w:pPr>
          </w:p>
        </w:tc>
      </w:tr>
      <w:tr w:rsidR="002136B3" w14:paraId="00882EF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17B9EC0" w14:textId="77777777" w:rsidR="002136B3" w:rsidRDefault="002136B3" w:rsidP="00535342">
            <w:pPr>
              <w:pStyle w:val="TableText"/>
              <w:snapToGrid w:val="0"/>
              <w:spacing w:line="254" w:lineRule="auto"/>
              <w:rPr>
                <w:kern w:val="2"/>
                <w14:ligatures w14:val="standardContextual"/>
              </w:rPr>
            </w:pPr>
            <w:r>
              <w:rPr>
                <w:kern w:val="2"/>
                <w14:ligatures w14:val="standardContextual"/>
              </w:rPr>
              <w:t>Critical</w:t>
            </w:r>
          </w:p>
          <w:p w14:paraId="4E85F2B5" w14:textId="77777777" w:rsidR="002136B3" w:rsidRDefault="002136B3" w:rsidP="00535342">
            <w:pPr>
              <w:pStyle w:val="TableText"/>
              <w:snapToGrid w:val="0"/>
              <w:spacing w:line="254" w:lineRule="auto"/>
              <w:rPr>
                <w:kern w:val="2"/>
                <w14:ligatures w14:val="standardContextual"/>
              </w:rPr>
            </w:pPr>
            <w:r>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BCE41F" w14:textId="77777777" w:rsidR="002136B3" w:rsidRDefault="002136B3" w:rsidP="00535342">
            <w:pPr>
              <w:pStyle w:val="TableText"/>
              <w:snapToGrid w:val="0"/>
              <w:spacing w:line="254" w:lineRule="auto"/>
              <w:rPr>
                <w:kern w:val="2"/>
                <w14:ligatures w14:val="standardContextual"/>
              </w:rPr>
            </w:pPr>
            <w:r>
              <w:rPr>
                <w:kern w:val="2"/>
                <w14:ligatures w14:val="standardContextual"/>
              </w:rPr>
              <w:t>YES</w:t>
            </w:r>
          </w:p>
        </w:tc>
      </w:tr>
    </w:tbl>
    <w:p w14:paraId="2A5AA567" w14:textId="77777777" w:rsidR="002136B3" w:rsidRDefault="002136B3" w:rsidP="00A55B53">
      <w:pPr>
        <w:rPr>
          <w:lang w:bidi="ar-EG"/>
        </w:rPr>
      </w:pPr>
    </w:p>
    <w:p w14:paraId="0B642D36" w14:textId="77777777" w:rsidR="002136B3" w:rsidRDefault="002136B3" w:rsidP="00A55B53">
      <w:pPr>
        <w:rPr>
          <w:lang w:bidi="ar-EG"/>
        </w:rPr>
      </w:pPr>
    </w:p>
    <w:p w14:paraId="7D62EE5A" w14:textId="7A017AC7" w:rsidR="002136B3" w:rsidRPr="00123177" w:rsidRDefault="002136B3" w:rsidP="002136B3">
      <w:pPr>
        <w:pStyle w:val="Heading5"/>
      </w:pPr>
      <w:r w:rsidRPr="00123177">
        <w:t xml:space="preserve">Requirement for monitoring the </w:t>
      </w:r>
      <w:r>
        <w:t>Plausibility Check Failure</w:t>
      </w:r>
      <w:r w:rsidRPr="00123177">
        <w:t>.</w:t>
      </w:r>
    </w:p>
    <w:tbl>
      <w:tblPr>
        <w:tblW w:w="9525" w:type="dxa"/>
        <w:tblInd w:w="108" w:type="dxa"/>
        <w:tblLayout w:type="fixed"/>
        <w:tblLook w:val="04A0" w:firstRow="1" w:lastRow="0" w:firstColumn="1" w:lastColumn="0" w:noHBand="0" w:noVBand="1"/>
      </w:tblPr>
      <w:tblGrid>
        <w:gridCol w:w="1921"/>
        <w:gridCol w:w="7604"/>
      </w:tblGrid>
      <w:tr w:rsidR="002136B3" w14:paraId="23230D5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00BB4570" w14:textId="77777777" w:rsidR="002136B3" w:rsidRDefault="002136B3" w:rsidP="00535342">
            <w:pPr>
              <w:pStyle w:val="TableColumnTitle"/>
              <w:snapToGrid w:val="0"/>
              <w:spacing w:line="254" w:lineRule="auto"/>
              <w:rPr>
                <w:kern w:val="2"/>
                <w14:ligatures w14:val="standardContextual"/>
              </w:rPr>
            </w:pPr>
            <w:r>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B637F9A" w14:textId="77777777" w:rsidR="002136B3" w:rsidRDefault="002136B3" w:rsidP="00535342">
            <w:pPr>
              <w:pStyle w:val="TableColumnTitle"/>
              <w:snapToGrid w:val="0"/>
              <w:spacing w:line="254" w:lineRule="auto"/>
              <w:rPr>
                <w:kern w:val="2"/>
                <w14:ligatures w14:val="standardContextual"/>
              </w:rPr>
            </w:pPr>
            <w:r>
              <w:rPr>
                <w:kern w:val="2"/>
                <w14:ligatures w14:val="standardContextual"/>
              </w:rPr>
              <w:t>Description</w:t>
            </w:r>
          </w:p>
        </w:tc>
      </w:tr>
      <w:tr w:rsidR="002136B3" w14:paraId="3426AC6B"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2C39225" w14:textId="77777777" w:rsidR="002136B3" w:rsidRDefault="002136B3" w:rsidP="00535342">
            <w:pPr>
              <w:pStyle w:val="TableText"/>
              <w:snapToGrid w:val="0"/>
              <w:spacing w:line="254" w:lineRule="auto"/>
              <w:rPr>
                <w:kern w:val="2"/>
                <w14:ligatures w14:val="standardContextual"/>
              </w:rPr>
            </w:pPr>
            <w:r>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CA54DE" w14:textId="77777777" w:rsidR="002136B3" w:rsidRDefault="002136B3" w:rsidP="00535342">
            <w:pPr>
              <w:snapToGrid w:val="0"/>
            </w:pPr>
            <w:r>
              <w:rPr>
                <w:rFonts w:eastAsia="Arial"/>
                <w:color w:val="000000" w:themeColor="text1"/>
                <w:szCs w:val="20"/>
              </w:rPr>
              <w:t>SWRS_OBD_34</w:t>
            </w:r>
          </w:p>
        </w:tc>
      </w:tr>
      <w:tr w:rsidR="002136B3" w14:paraId="7F09C7DA"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AB145FC" w14:textId="77777777" w:rsidR="002136B3" w:rsidRDefault="002136B3" w:rsidP="00535342">
            <w:pPr>
              <w:pStyle w:val="TableText"/>
              <w:spacing w:line="254" w:lineRule="auto"/>
              <w:rPr>
                <w:kern w:val="2"/>
                <w14:ligatures w14:val="standardContextual"/>
              </w:rPr>
            </w:pPr>
            <w:r>
              <w:rPr>
                <w:kern w:val="2"/>
                <w14:ligatures w14:val="standardContextual"/>
              </w:rPr>
              <w:lastRenderedPageBreak/>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D6A878" w14:textId="77777777" w:rsidR="002136B3" w:rsidRDefault="002136B3" w:rsidP="00535342">
            <w:pPr>
              <w:rPr>
                <w:rFonts w:eastAsia="Arial"/>
                <w:color w:val="000000" w:themeColor="text1"/>
                <w:szCs w:val="20"/>
              </w:rPr>
            </w:pPr>
            <w:r>
              <w:rPr>
                <w:rFonts w:eastAsia="Arial"/>
                <w:color w:val="000000" w:themeColor="text1"/>
                <w:szCs w:val="20"/>
              </w:rPr>
              <w:t>SDS18-DIA01-02-3165</w:t>
            </w:r>
          </w:p>
        </w:tc>
      </w:tr>
      <w:tr w:rsidR="002136B3" w14:paraId="0705CC1E"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544E23E" w14:textId="77777777" w:rsidR="002136B3" w:rsidRDefault="002136B3" w:rsidP="00535342">
            <w:pPr>
              <w:pStyle w:val="TableText"/>
              <w:snapToGrid w:val="0"/>
              <w:spacing w:line="254" w:lineRule="auto"/>
              <w:rPr>
                <w:kern w:val="2"/>
                <w14:ligatures w14:val="standardContextual"/>
              </w:rPr>
            </w:pPr>
            <w:r>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A83BAB" w14:textId="77777777" w:rsidR="002136B3" w:rsidRDefault="002136B3" w:rsidP="00535342">
            <w:pPr>
              <w:pStyle w:val="TableText"/>
              <w:snapToGrid w:val="0"/>
              <w:spacing w:line="254" w:lineRule="auto"/>
              <w:rPr>
                <w:kern w:val="2"/>
                <w14:ligatures w14:val="standardContextual"/>
              </w:rPr>
            </w:pPr>
            <w:r>
              <w:rPr>
                <w:kern w:val="2"/>
                <w14:ligatures w14:val="standardContextual"/>
              </w:rPr>
              <w:t>C SAMPLE/PF3.0</w:t>
            </w:r>
          </w:p>
        </w:tc>
      </w:tr>
      <w:tr w:rsidR="002136B3" w:rsidRPr="00E8075D" w14:paraId="205589A4"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47448D5" w14:textId="77777777" w:rsidR="002136B3" w:rsidRDefault="002136B3" w:rsidP="00535342">
            <w:pPr>
              <w:pStyle w:val="TableText"/>
              <w:snapToGrid w:val="0"/>
              <w:spacing w:line="254" w:lineRule="auto"/>
              <w:rPr>
                <w:kern w:val="2"/>
                <w:vertAlign w:val="superscript"/>
                <w14:ligatures w14:val="standardContextual"/>
              </w:rPr>
            </w:pPr>
            <w:r>
              <w:rPr>
                <w:kern w:val="2"/>
                <w14:ligatures w14:val="standardContextual"/>
              </w:rPr>
              <w:t>Purpose</w:t>
            </w:r>
            <w:r>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1AD41D" w14:textId="77777777" w:rsidR="002136B3" w:rsidRDefault="002136B3" w:rsidP="00535342">
            <w:pPr>
              <w:snapToGrid w:val="0"/>
              <w:rPr>
                <w:rFonts w:eastAsia="Arial"/>
              </w:rPr>
            </w:pPr>
            <w:r>
              <w:rPr>
                <w:szCs w:val="20"/>
              </w:rPr>
              <w:t>The HVHVDCDC shall implement to monitor fault and provide DTC for the Plausibility check failure to primary controller.</w:t>
            </w:r>
          </w:p>
          <w:p w14:paraId="2C485A57" w14:textId="77777777" w:rsidR="002136B3" w:rsidRDefault="002136B3" w:rsidP="00535342">
            <w:pPr>
              <w:snapToGrid w:val="0"/>
              <w:rPr>
                <w:rFonts w:eastAsia="Arial"/>
              </w:rPr>
            </w:pPr>
          </w:p>
          <w:p w14:paraId="6EBE948B" w14:textId="77777777" w:rsidR="002136B3" w:rsidRPr="00E8075D" w:rsidRDefault="002136B3" w:rsidP="00535342">
            <w:pPr>
              <w:snapToGrid w:val="0"/>
              <w:rPr>
                <w:rFonts w:eastAsia="Arial"/>
                <w:strike/>
              </w:rPr>
            </w:pPr>
          </w:p>
        </w:tc>
      </w:tr>
      <w:tr w:rsidR="002136B3" w14:paraId="5C4FEA1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C8E16D9" w14:textId="77777777" w:rsidR="002136B3" w:rsidRDefault="002136B3" w:rsidP="00535342">
            <w:pPr>
              <w:pStyle w:val="TableText"/>
              <w:snapToGrid w:val="0"/>
              <w:spacing w:line="254" w:lineRule="auto"/>
              <w:rPr>
                <w:kern w:val="2"/>
                <w14:ligatures w14:val="standardContextual"/>
              </w:rPr>
            </w:pPr>
            <w:r>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0F3423" w14:textId="77777777" w:rsidR="002136B3" w:rsidRDefault="002136B3" w:rsidP="00535342">
            <w:pPr>
              <w:snapToGrid w:val="0"/>
              <w:rPr>
                <w:rFonts w:eastAsia="Arial"/>
              </w:rPr>
            </w:pPr>
            <w:r>
              <w:rPr>
                <w:rFonts w:eastAsia="Arial"/>
              </w:rPr>
              <w:t>No Such derived requirement is applicable.</w:t>
            </w:r>
          </w:p>
        </w:tc>
      </w:tr>
      <w:tr w:rsidR="002136B3" w14:paraId="46C1087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0D58513" w14:textId="77777777" w:rsidR="002136B3" w:rsidRDefault="002136B3" w:rsidP="00535342">
            <w:pPr>
              <w:pStyle w:val="TableText"/>
              <w:snapToGrid w:val="0"/>
              <w:spacing w:line="254" w:lineRule="auto"/>
              <w:rPr>
                <w:kern w:val="2"/>
                <w14:ligatures w14:val="standardContextual"/>
              </w:rPr>
            </w:pPr>
            <w:r>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5EED44" w14:textId="6223A5F5" w:rsidR="002136B3" w:rsidRDefault="002136B3" w:rsidP="00535342">
            <w:pPr>
              <w:pStyle w:val="TableText"/>
              <w:snapToGrid w:val="0"/>
              <w:spacing w:line="254" w:lineRule="auto"/>
              <w:rPr>
                <w:kern w:val="2"/>
                <w14:ligatures w14:val="standardContextual"/>
              </w:rPr>
            </w:pPr>
            <w:r>
              <w:rPr>
                <w:rFonts w:eastAsia="Arial"/>
                <w:color w:val="000000" w:themeColor="text1"/>
                <w:kern w:val="2"/>
                <w:szCs w:val="20"/>
                <w14:ligatures w14:val="standardContextual"/>
              </w:rPr>
              <w:t>No Specific restrictions is applicable.</w:t>
            </w:r>
          </w:p>
        </w:tc>
      </w:tr>
      <w:tr w:rsidR="002136B3" w:rsidRPr="00CB308C" w14:paraId="70C4D80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66FB75A" w14:textId="77777777" w:rsidR="002136B3" w:rsidRDefault="002136B3" w:rsidP="00535342">
            <w:pPr>
              <w:pStyle w:val="TableText"/>
              <w:snapToGrid w:val="0"/>
              <w:spacing w:line="254" w:lineRule="auto"/>
              <w:rPr>
                <w:b/>
                <w:bCs/>
                <w:kern w:val="2"/>
                <w14:ligatures w14:val="standardContextual"/>
              </w:rPr>
            </w:pPr>
            <w:r>
              <w:rPr>
                <w:kern w:val="2"/>
                <w14:ligatures w14:val="standardContextual"/>
              </w:rPr>
              <w:t>Input(s)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A6751A" w14:textId="6844B382" w:rsidR="00CC7974" w:rsidRDefault="00CC7974" w:rsidP="00535342">
            <w:pPr>
              <w:pStyle w:val="TableText"/>
              <w:snapToGrid w:val="0"/>
              <w:spacing w:line="256" w:lineRule="auto"/>
              <w:rPr>
                <w:rFonts w:eastAsia="Arial"/>
                <w:color w:val="000000" w:themeColor="text1"/>
                <w:kern w:val="2"/>
                <w14:ligatures w14:val="standardContextual"/>
              </w:rPr>
            </w:pPr>
            <w:r>
              <w:rPr>
                <w:rFonts w:eastAsia="Arial"/>
                <w:color w:val="000000" w:themeColor="text1"/>
                <w:kern w:val="2"/>
                <w14:ligatures w14:val="standardContextual"/>
              </w:rPr>
              <w:t xml:space="preserve">- The HVDCDC shall </w:t>
            </w:r>
            <w:r w:rsidR="00E530EA">
              <w:rPr>
                <w:rFonts w:eastAsia="Arial"/>
                <w:color w:val="000000" w:themeColor="text1"/>
                <w:kern w:val="2"/>
                <w14:ligatures w14:val="standardContextual"/>
              </w:rPr>
              <w:t>get</w:t>
            </w:r>
            <w:r>
              <w:rPr>
                <w:rFonts w:eastAsia="Arial"/>
                <w:color w:val="000000" w:themeColor="text1"/>
                <w:kern w:val="2"/>
                <w14:ligatures w14:val="standardContextual"/>
              </w:rPr>
              <w:t xml:space="preserve"> </w:t>
            </w:r>
            <w:r w:rsidR="00E530EA">
              <w:rPr>
                <w:rFonts w:eastAsia="Arial"/>
                <w:color w:val="000000" w:themeColor="text1"/>
                <w:kern w:val="2"/>
                <w14:ligatures w14:val="standardContextual"/>
              </w:rPr>
              <w:t xml:space="preserve">the invalid range value for various voltage terminals (800V_EMI, 800V_Vicor, 400V_EMI) </w:t>
            </w:r>
            <w:r w:rsidR="00E530EA" w:rsidRPr="00E530EA">
              <w:rPr>
                <w:rFonts w:eastAsia="Arial"/>
                <w:color w:val="000000" w:themeColor="text1"/>
                <w:kern w:val="2"/>
                <w14:ligatures w14:val="standardContextual"/>
              </w:rPr>
              <w:t>within the calibratable time HVDCDC_CAL</w:t>
            </w:r>
            <w:r w:rsidR="00E530EA">
              <w:rPr>
                <w:rFonts w:eastAsia="Arial"/>
                <w:color w:val="000000" w:themeColor="text1"/>
                <w:kern w:val="2"/>
                <w14:ligatures w14:val="standardContextual"/>
              </w:rPr>
              <w:t>.</w:t>
            </w:r>
          </w:p>
          <w:p w14:paraId="63E55A44" w14:textId="77777777" w:rsidR="002136B3" w:rsidRPr="00CB308C" w:rsidRDefault="002136B3" w:rsidP="00535342">
            <w:pPr>
              <w:pStyle w:val="TableText"/>
              <w:snapToGrid w:val="0"/>
              <w:spacing w:line="256" w:lineRule="auto"/>
              <w:rPr>
                <w:rFonts w:eastAsia="Arial"/>
                <w:color w:val="000000" w:themeColor="text1"/>
                <w:kern w:val="2"/>
                <w14:ligatures w14:val="standardContextual"/>
              </w:rPr>
            </w:pPr>
            <w:r>
              <w:rPr>
                <w:rFonts w:eastAsia="Arial"/>
                <w:color w:val="000000" w:themeColor="text1"/>
                <w:kern w:val="2"/>
                <w14:ligatures w14:val="standardContextual"/>
              </w:rPr>
              <w:t>-</w:t>
            </w:r>
            <w:r w:rsidRPr="00267999">
              <w:rPr>
                <w:rFonts w:eastAsia="Arial"/>
                <w:color w:val="000000" w:themeColor="text1"/>
                <w:kern w:val="2"/>
                <w14:ligatures w14:val="standardContextual"/>
              </w:rPr>
              <w:t xml:space="preserve">Create a CAN frame format to provide the </w:t>
            </w:r>
            <w:r>
              <w:rPr>
                <w:szCs w:val="20"/>
              </w:rPr>
              <w:t xml:space="preserve">Plausibility check failure </w:t>
            </w:r>
            <w:r w:rsidRPr="00267999">
              <w:rPr>
                <w:rFonts w:eastAsia="Arial"/>
                <w:color w:val="000000" w:themeColor="text1"/>
                <w:kern w:val="2"/>
                <w14:ligatures w14:val="standardContextual"/>
              </w:rPr>
              <w:t>DTC information to primary controller.</w:t>
            </w:r>
          </w:p>
        </w:tc>
      </w:tr>
      <w:tr w:rsidR="002136B3" w:rsidRPr="00E8075D" w14:paraId="39D1B1E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AA0E2B4" w14:textId="77777777" w:rsidR="002136B3" w:rsidRDefault="002136B3" w:rsidP="00535342">
            <w:pPr>
              <w:pStyle w:val="TableText"/>
              <w:snapToGrid w:val="0"/>
              <w:spacing w:line="254" w:lineRule="auto"/>
              <w:rPr>
                <w:b/>
                <w:bCs/>
                <w:kern w:val="2"/>
                <w14:ligatures w14:val="standardContextual"/>
              </w:rPr>
            </w:pPr>
            <w:r>
              <w:rPr>
                <w:kern w:val="2"/>
                <w14:ligatures w14:val="standardContextual"/>
              </w:rPr>
              <w:t>Output(s)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2602F6" w14:textId="77777777" w:rsidR="002136B3" w:rsidRPr="00267999" w:rsidRDefault="002136B3" w:rsidP="00535342">
            <w:pPr>
              <w:pStyle w:val="TableText"/>
              <w:snapToGrid w:val="0"/>
              <w:spacing w:line="254" w:lineRule="auto"/>
              <w:rPr>
                <w:kern w:val="2"/>
                <w14:ligatures w14:val="standardContextual"/>
              </w:rPr>
            </w:pPr>
            <w:r w:rsidRPr="00267999">
              <w:rPr>
                <w:kern w:val="2"/>
                <w14:ligatures w14:val="standardContextual"/>
              </w:rPr>
              <w:t xml:space="preserve">- HVDCDC shall raise the </w:t>
            </w:r>
            <w:r>
              <w:rPr>
                <w:szCs w:val="20"/>
              </w:rPr>
              <w:t>Plausibility check</w:t>
            </w:r>
            <w:r w:rsidRPr="00267999">
              <w:rPr>
                <w:kern w:val="2"/>
                <w14:ligatures w14:val="standardContextual"/>
              </w:rPr>
              <w:t xml:space="preserve"> Failure and the respective fault ID should be provided in NHVDCDCFaultID@ HVDCDC_Debug_PDU signal after the fault response time of 100</w:t>
            </w:r>
            <w:r>
              <w:rPr>
                <w:kern w:val="2"/>
                <w14:ligatures w14:val="standardContextual"/>
              </w:rPr>
              <w:t>u</w:t>
            </w:r>
            <w:r w:rsidRPr="00267999">
              <w:rPr>
                <w:kern w:val="2"/>
                <w14:ligatures w14:val="standardContextual"/>
              </w:rPr>
              <w:t>sec.</w:t>
            </w:r>
          </w:p>
          <w:p w14:paraId="624C5C99" w14:textId="77777777" w:rsidR="002136B3" w:rsidRPr="00267999" w:rsidRDefault="002136B3" w:rsidP="00535342">
            <w:pPr>
              <w:pStyle w:val="TableText"/>
              <w:snapToGrid w:val="0"/>
              <w:spacing w:line="254" w:lineRule="auto"/>
              <w:rPr>
                <w:kern w:val="2"/>
                <w14:ligatures w14:val="standardContextual"/>
              </w:rPr>
            </w:pPr>
            <w:r w:rsidRPr="00267999">
              <w:rPr>
                <w:kern w:val="2"/>
                <w14:ligatures w14:val="standardContextual"/>
              </w:rPr>
              <w:t xml:space="preserve">- HVDCDC shall continuously report </w:t>
            </w:r>
            <w:r>
              <w:rPr>
                <w:szCs w:val="20"/>
              </w:rPr>
              <w:t>Plausibility check</w:t>
            </w:r>
            <w:r w:rsidRPr="00267999">
              <w:rPr>
                <w:kern w:val="2"/>
                <w14:ligatures w14:val="standardContextual"/>
              </w:rPr>
              <w:t xml:space="preserve"> DTC information for respective fault using &lt;Add here &gt; CAN frame to primary controller.</w:t>
            </w:r>
          </w:p>
          <w:p w14:paraId="2689537E" w14:textId="77777777" w:rsidR="002136B3" w:rsidRDefault="002136B3" w:rsidP="00535342">
            <w:pPr>
              <w:pStyle w:val="TableText"/>
              <w:snapToGrid w:val="0"/>
              <w:spacing w:line="254" w:lineRule="auto"/>
              <w:rPr>
                <w:kern w:val="2"/>
                <w14:ligatures w14:val="standardContextual"/>
              </w:rPr>
            </w:pPr>
            <w:r>
              <w:rPr>
                <w:kern w:val="2"/>
                <w14:ligatures w14:val="standardContextual"/>
              </w:rPr>
              <w:t>-</w:t>
            </w:r>
            <w:r w:rsidRPr="00267999">
              <w:rPr>
                <w:kern w:val="2"/>
                <w14:ligatures w14:val="standardContextual"/>
              </w:rPr>
              <w:t xml:space="preserve">The DTC for respective </w:t>
            </w:r>
            <w:r>
              <w:rPr>
                <w:szCs w:val="20"/>
              </w:rPr>
              <w:t>Plausibility check</w:t>
            </w:r>
            <w:r w:rsidRPr="00267999">
              <w:rPr>
                <w:kern w:val="2"/>
                <w14:ligatures w14:val="standardContextual"/>
              </w:rPr>
              <w:t xml:space="preserve"> fault shall be in range of P1E00xx to P1EFFxx.</w:t>
            </w:r>
          </w:p>
          <w:p w14:paraId="7D54D08D" w14:textId="77777777" w:rsidR="002136B3" w:rsidRPr="00E8075D" w:rsidRDefault="002136B3" w:rsidP="00535342">
            <w:pPr>
              <w:pStyle w:val="TableText"/>
              <w:snapToGrid w:val="0"/>
              <w:spacing w:line="254" w:lineRule="auto"/>
              <w:rPr>
                <w:strike/>
                <w:kern w:val="2"/>
                <w14:ligatures w14:val="standardContextual"/>
              </w:rPr>
            </w:pPr>
          </w:p>
        </w:tc>
      </w:tr>
      <w:tr w:rsidR="002136B3" w14:paraId="65F9AFC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CA1B392" w14:textId="77777777" w:rsidR="002136B3" w:rsidRDefault="002136B3" w:rsidP="00535342">
            <w:pPr>
              <w:pStyle w:val="TableText"/>
              <w:snapToGrid w:val="0"/>
              <w:spacing w:line="254" w:lineRule="auto"/>
              <w:rPr>
                <w:kern w:val="2"/>
                <w14:ligatures w14:val="standardContextual"/>
              </w:rPr>
            </w:pPr>
            <w:r>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72AFAC" w14:textId="77777777" w:rsidR="002136B3" w:rsidRPr="00267999" w:rsidRDefault="002136B3" w:rsidP="00535342">
            <w:pPr>
              <w:pStyle w:val="TableText"/>
              <w:tabs>
                <w:tab w:val="left" w:pos="2060"/>
              </w:tabs>
              <w:snapToGrid w:val="0"/>
              <w:spacing w:line="256" w:lineRule="auto"/>
              <w:rPr>
                <w:rStyle w:val="normaltextrun"/>
              </w:rPr>
            </w:pPr>
            <w:r w:rsidRPr="00267999">
              <w:rPr>
                <w:rStyle w:val="normaltextrun"/>
              </w:rPr>
              <w:t xml:space="preserve">- HVDCDC shall receive a </w:t>
            </w:r>
            <w:r>
              <w:rPr>
                <w:szCs w:val="20"/>
              </w:rPr>
              <w:t>Plausibility check</w:t>
            </w:r>
            <w:r w:rsidRPr="00267999">
              <w:rPr>
                <w:rStyle w:val="normaltextrun"/>
              </w:rPr>
              <w:t xml:space="preserve"> fault in various (800V</w:t>
            </w:r>
            <w:r>
              <w:rPr>
                <w:rStyle w:val="normaltextrun"/>
              </w:rPr>
              <w:t>_EMI</w:t>
            </w:r>
            <w:r w:rsidRPr="00267999">
              <w:rPr>
                <w:rStyle w:val="normaltextrun"/>
              </w:rPr>
              <w:t>, 400V</w:t>
            </w:r>
            <w:r>
              <w:rPr>
                <w:rStyle w:val="normaltextrun"/>
              </w:rPr>
              <w:t>_EMI</w:t>
            </w:r>
            <w:r w:rsidRPr="00267999">
              <w:rPr>
                <w:rStyle w:val="normaltextrun"/>
              </w:rPr>
              <w:t>,</w:t>
            </w:r>
            <w:r>
              <w:rPr>
                <w:rStyle w:val="normaltextrun"/>
              </w:rPr>
              <w:t xml:space="preserve"> 800V_Vicor</w:t>
            </w:r>
            <w:r w:rsidRPr="00267999">
              <w:rPr>
                <w:rStyle w:val="normaltextrun"/>
              </w:rPr>
              <w:t>) sections/terminals of power module.</w:t>
            </w:r>
          </w:p>
          <w:p w14:paraId="24CA25D7" w14:textId="77777777" w:rsidR="002136B3" w:rsidRPr="00267999" w:rsidRDefault="002136B3" w:rsidP="00535342">
            <w:pPr>
              <w:pStyle w:val="TableText"/>
              <w:tabs>
                <w:tab w:val="left" w:pos="2060"/>
              </w:tabs>
              <w:snapToGrid w:val="0"/>
              <w:spacing w:line="256" w:lineRule="auto"/>
              <w:rPr>
                <w:rStyle w:val="normaltextrun"/>
              </w:rPr>
            </w:pPr>
            <w:r w:rsidRPr="00267999">
              <w:rPr>
                <w:rStyle w:val="normaltextrun"/>
              </w:rPr>
              <w:t xml:space="preserve">- HVDCDC shall detect the </w:t>
            </w:r>
            <w:r>
              <w:rPr>
                <w:szCs w:val="20"/>
              </w:rPr>
              <w:t>Plausibility check</w:t>
            </w:r>
            <w:r w:rsidRPr="00267999">
              <w:rPr>
                <w:rStyle w:val="normaltextrun"/>
              </w:rPr>
              <w:t xml:space="preserve"> fault in the respective sections/terminals of power module within the HVDCDC_CAL time.</w:t>
            </w:r>
          </w:p>
          <w:p w14:paraId="7A1A601A" w14:textId="77777777" w:rsidR="002136B3" w:rsidRPr="00267999" w:rsidRDefault="002136B3" w:rsidP="00535342">
            <w:pPr>
              <w:pStyle w:val="TableText"/>
              <w:tabs>
                <w:tab w:val="left" w:pos="2060"/>
              </w:tabs>
              <w:snapToGrid w:val="0"/>
              <w:spacing w:line="256" w:lineRule="auto"/>
              <w:rPr>
                <w:rStyle w:val="normaltextrun"/>
              </w:rPr>
            </w:pPr>
            <w:r w:rsidRPr="00267999">
              <w:rPr>
                <w:rStyle w:val="normaltextrun"/>
              </w:rPr>
              <w:t xml:space="preserve">- HVDCDC shall send the </w:t>
            </w:r>
            <w:r>
              <w:rPr>
                <w:szCs w:val="20"/>
              </w:rPr>
              <w:t>Plausibility check</w:t>
            </w:r>
            <w:r w:rsidRPr="00267999">
              <w:rPr>
                <w:rStyle w:val="normaltextrun"/>
              </w:rPr>
              <w:t xml:space="preserve"> fault DTC over CAN within the HVDCDC_CAL</w:t>
            </w:r>
          </w:p>
          <w:p w14:paraId="60E5ABB9" w14:textId="77777777" w:rsidR="002136B3" w:rsidRDefault="002136B3" w:rsidP="00535342">
            <w:pPr>
              <w:pStyle w:val="TableText"/>
              <w:tabs>
                <w:tab w:val="left" w:pos="2060"/>
              </w:tabs>
              <w:snapToGrid w:val="0"/>
              <w:spacing w:line="256" w:lineRule="auto"/>
              <w:rPr>
                <w:rStyle w:val="normaltextrun"/>
              </w:rPr>
            </w:pPr>
            <w:r>
              <w:rPr>
                <w:rStyle w:val="normaltextrun"/>
              </w:rPr>
              <w:t>-</w:t>
            </w:r>
            <w:r w:rsidRPr="00267999">
              <w:rPr>
                <w:rStyle w:val="normaltextrun"/>
              </w:rPr>
              <w:t xml:space="preserve">HVDCDC shall continuously report the </w:t>
            </w:r>
            <w:r>
              <w:rPr>
                <w:szCs w:val="20"/>
              </w:rPr>
              <w:t>Plausibility check</w:t>
            </w:r>
            <w:r w:rsidRPr="00267999">
              <w:rPr>
                <w:rStyle w:val="normaltextrun"/>
              </w:rPr>
              <w:t xml:space="preserve"> fault DTC to primary controller.</w:t>
            </w:r>
          </w:p>
        </w:tc>
      </w:tr>
      <w:tr w:rsidR="002136B3" w14:paraId="5419AFC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6DA0BE9" w14:textId="77777777" w:rsidR="002136B3" w:rsidRDefault="002136B3" w:rsidP="00535342">
            <w:pPr>
              <w:pStyle w:val="TableText"/>
              <w:snapToGrid w:val="0"/>
              <w:spacing w:line="254" w:lineRule="auto"/>
            </w:pPr>
            <w:r>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07CB93" w14:textId="77777777" w:rsidR="002136B3" w:rsidRDefault="002136B3" w:rsidP="00535342">
            <w:pPr>
              <w:pStyle w:val="TableText"/>
              <w:snapToGrid w:val="0"/>
              <w:spacing w:line="254" w:lineRule="auto"/>
              <w:rPr>
                <w:kern w:val="2"/>
                <w14:ligatures w14:val="standardContextual"/>
              </w:rPr>
            </w:pPr>
            <w:r>
              <w:rPr>
                <w:kern w:val="2"/>
                <w14:ligatures w14:val="standardContextual"/>
              </w:rPr>
              <w:t>No such mandatory fields is applicable.</w:t>
            </w:r>
          </w:p>
        </w:tc>
      </w:tr>
      <w:tr w:rsidR="002136B3" w:rsidRPr="00267999" w14:paraId="6B8738B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878416C" w14:textId="77777777" w:rsidR="002136B3" w:rsidRDefault="002136B3" w:rsidP="00535342">
            <w:pPr>
              <w:pStyle w:val="TableText"/>
              <w:snapToGrid w:val="0"/>
              <w:spacing w:line="254" w:lineRule="auto"/>
              <w:rPr>
                <w:kern w:val="2"/>
                <w14:ligatures w14:val="standardContextual"/>
              </w:rPr>
            </w:pPr>
            <w:r>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72C2EC" w14:textId="77777777" w:rsidR="002136B3" w:rsidRDefault="002136B3" w:rsidP="00535342">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No fault should be logged and reported to primary controller.</w:t>
            </w:r>
          </w:p>
          <w:p w14:paraId="25ACA6C9" w14:textId="77777777" w:rsidR="002136B3" w:rsidRPr="00267999" w:rsidRDefault="002136B3" w:rsidP="00535342">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NHVDCDCStatus = 0, NHVDCDCStausDebug = 0, NHVDCDCFault = 0.</w:t>
            </w:r>
          </w:p>
        </w:tc>
      </w:tr>
      <w:tr w:rsidR="002136B3" w14:paraId="672D277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D96F009" w14:textId="77777777" w:rsidR="002136B3" w:rsidRDefault="002136B3" w:rsidP="00535342">
            <w:pPr>
              <w:pStyle w:val="TableText"/>
              <w:snapToGrid w:val="0"/>
              <w:spacing w:line="254" w:lineRule="auto"/>
              <w:rPr>
                <w:kern w:val="2"/>
                <w14:ligatures w14:val="standardContextual"/>
              </w:rPr>
            </w:pPr>
            <w:r>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836E59" w14:textId="77777777" w:rsidR="002136B3" w:rsidRDefault="002136B3" w:rsidP="00535342">
            <w:pPr>
              <w:pStyle w:val="TableText"/>
              <w:snapToGrid w:val="0"/>
              <w:spacing w:line="254" w:lineRule="auto"/>
              <w:rPr>
                <w:kern w:val="2"/>
                <w14:ligatures w14:val="standardContextual"/>
              </w:rPr>
            </w:pPr>
            <w:r>
              <w:rPr>
                <w:kern w:val="2"/>
                <w:szCs w:val="20"/>
                <w14:ligatures w14:val="standardContextual"/>
              </w:rPr>
              <w:t>Default value is required</w:t>
            </w:r>
          </w:p>
        </w:tc>
      </w:tr>
      <w:tr w:rsidR="002136B3" w14:paraId="5E36ADE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A4F1575" w14:textId="77777777" w:rsidR="002136B3" w:rsidRDefault="002136B3" w:rsidP="00535342">
            <w:pPr>
              <w:pStyle w:val="TableText"/>
              <w:snapToGrid w:val="0"/>
              <w:spacing w:line="254" w:lineRule="auto"/>
              <w:rPr>
                <w:kern w:val="2"/>
                <w14:ligatures w14:val="standardContextual"/>
              </w:rPr>
            </w:pPr>
            <w:r>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F70990" w14:textId="77777777" w:rsidR="002136B3" w:rsidRDefault="002136B3" w:rsidP="00535342">
            <w:pPr>
              <w:pStyle w:val="TableText"/>
              <w:snapToGrid w:val="0"/>
              <w:spacing w:line="254" w:lineRule="auto"/>
              <w:rPr>
                <w:kern w:val="2"/>
                <w14:ligatures w14:val="standardContextual"/>
              </w:rPr>
            </w:pPr>
            <w:r>
              <w:rPr>
                <w:kern w:val="2"/>
                <w:szCs w:val="20"/>
                <w14:ligatures w14:val="standardContextual"/>
              </w:rPr>
              <w:t>Valid range value is required.</w:t>
            </w:r>
          </w:p>
        </w:tc>
      </w:tr>
      <w:tr w:rsidR="002136B3" w14:paraId="7F7C453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2BA79E4" w14:textId="77777777" w:rsidR="002136B3" w:rsidRDefault="002136B3" w:rsidP="00535342">
            <w:pPr>
              <w:pStyle w:val="TableText"/>
              <w:snapToGrid w:val="0"/>
              <w:spacing w:line="254" w:lineRule="auto"/>
              <w:rPr>
                <w:kern w:val="2"/>
                <w14:ligatures w14:val="standardContextual"/>
              </w:rPr>
            </w:pPr>
            <w:r>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E30D25" w14:textId="77777777" w:rsidR="002136B3" w:rsidRDefault="002136B3" w:rsidP="00535342">
            <w:pPr>
              <w:pStyle w:val="TableText"/>
              <w:snapToGrid w:val="0"/>
              <w:spacing w:line="254" w:lineRule="auto"/>
              <w:rPr>
                <w:kern w:val="2"/>
                <w14:ligatures w14:val="standardContextual"/>
              </w:rPr>
            </w:pPr>
            <w:r>
              <w:rPr>
                <w:kern w:val="2"/>
                <w:szCs w:val="20"/>
                <w14:ligatures w14:val="standardContextual"/>
              </w:rPr>
              <w:t>Data latency period is not applicable</w:t>
            </w:r>
          </w:p>
        </w:tc>
      </w:tr>
      <w:tr w:rsidR="002136B3" w14:paraId="41E6463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D793EA7" w14:textId="77777777" w:rsidR="002136B3" w:rsidRDefault="002136B3" w:rsidP="00535342">
            <w:pPr>
              <w:pStyle w:val="TableText"/>
              <w:snapToGrid w:val="0"/>
              <w:spacing w:line="254" w:lineRule="auto"/>
              <w:rPr>
                <w:kern w:val="2"/>
                <w14:ligatures w14:val="standardContextual"/>
              </w:rPr>
            </w:pPr>
            <w:r>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657280" w14:textId="77777777" w:rsidR="002136B3" w:rsidRDefault="002136B3" w:rsidP="00535342">
            <w:pPr>
              <w:pStyle w:val="TableText"/>
              <w:snapToGrid w:val="0"/>
              <w:spacing w:line="254" w:lineRule="auto"/>
              <w:rPr>
                <w:kern w:val="2"/>
                <w14:ligatures w14:val="standardContextual"/>
              </w:rPr>
            </w:pPr>
            <w:r>
              <w:rPr>
                <w:kern w:val="2"/>
                <w:szCs w:val="20"/>
                <w14:ligatures w14:val="standardContextual"/>
              </w:rPr>
              <w:t>Data Retention period is the key cycle.</w:t>
            </w:r>
          </w:p>
        </w:tc>
      </w:tr>
      <w:tr w:rsidR="002136B3" w14:paraId="6421E7D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A203173" w14:textId="77777777" w:rsidR="002136B3" w:rsidRDefault="002136B3" w:rsidP="00535342">
            <w:pPr>
              <w:pStyle w:val="TableText"/>
              <w:snapToGrid w:val="0"/>
              <w:spacing w:line="254" w:lineRule="auto"/>
              <w:rPr>
                <w:kern w:val="2"/>
                <w14:ligatures w14:val="standardContextual"/>
              </w:rPr>
            </w:pPr>
            <w:r>
              <w:rPr>
                <w:kern w:val="2"/>
                <w14:ligatures w14:val="standardContextual"/>
              </w:rPr>
              <w:lastRenderedPageBreak/>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15EC96" w14:textId="77777777" w:rsidR="002136B3" w:rsidRDefault="002136B3" w:rsidP="00535342">
            <w:pPr>
              <w:pStyle w:val="TableText"/>
              <w:spacing w:line="254"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2136B3" w14:paraId="66BAF03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3C92464" w14:textId="77777777" w:rsidR="002136B3" w:rsidRDefault="002136B3" w:rsidP="00535342">
            <w:pPr>
              <w:pStyle w:val="TableText"/>
              <w:snapToGrid w:val="0"/>
              <w:spacing w:line="254" w:lineRule="auto"/>
              <w:rPr>
                <w:kern w:val="2"/>
                <w14:ligatures w14:val="standardContextual"/>
              </w:rPr>
            </w:pPr>
            <w:r>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85D14A" w14:textId="77777777" w:rsidR="002136B3" w:rsidRDefault="002136B3" w:rsidP="00535342">
            <w:pPr>
              <w:pStyle w:val="TableText"/>
              <w:spacing w:line="254" w:lineRule="auto"/>
              <w:rPr>
                <w:kern w:val="2"/>
                <w14:ligatures w14:val="standardContextual"/>
              </w:rPr>
            </w:pPr>
            <w:r>
              <w:rPr>
                <w:kern w:val="2"/>
                <w:szCs w:val="20"/>
                <w14:ligatures w14:val="standardContextual"/>
              </w:rPr>
              <w:t>External event is not required.</w:t>
            </w:r>
          </w:p>
        </w:tc>
      </w:tr>
      <w:tr w:rsidR="002136B3" w14:paraId="6F287A4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C9ED3F0" w14:textId="77777777" w:rsidR="002136B3" w:rsidRDefault="002136B3" w:rsidP="00535342">
            <w:pPr>
              <w:pStyle w:val="TableText"/>
              <w:snapToGrid w:val="0"/>
              <w:spacing w:line="254" w:lineRule="auto"/>
              <w:rPr>
                <w:kern w:val="2"/>
                <w14:ligatures w14:val="standardContextual"/>
              </w:rPr>
            </w:pPr>
            <w:r>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35631F" w14:textId="77777777" w:rsidR="002136B3" w:rsidRDefault="002136B3" w:rsidP="00535342">
            <w:pPr>
              <w:pStyle w:val="TableText"/>
              <w:spacing w:line="254" w:lineRule="auto"/>
              <w:rPr>
                <w:kern w:val="2"/>
                <w14:ligatures w14:val="standardContextual"/>
              </w:rPr>
            </w:pPr>
            <w:r>
              <w:rPr>
                <w:kern w:val="2"/>
                <w:szCs w:val="20"/>
                <w14:ligatures w14:val="standardContextual"/>
              </w:rPr>
              <w:t>Temporal event is not applicable.</w:t>
            </w:r>
          </w:p>
        </w:tc>
      </w:tr>
      <w:tr w:rsidR="002136B3" w:rsidRPr="00E47FB5" w14:paraId="37E0003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EE88DDF" w14:textId="77777777" w:rsidR="002136B3" w:rsidRDefault="002136B3" w:rsidP="00535342">
            <w:pPr>
              <w:pStyle w:val="TableText"/>
              <w:snapToGrid w:val="0"/>
              <w:spacing w:line="254" w:lineRule="auto"/>
              <w:rPr>
                <w:kern w:val="2"/>
                <w14:ligatures w14:val="standardContextual"/>
              </w:rPr>
            </w:pPr>
            <w:r>
              <w:rPr>
                <w:kern w:val="2"/>
                <w14:ligatures w14:val="standardContextual"/>
              </w:rPr>
              <w:t xml:space="preserve">Validation Rules/ </w:t>
            </w:r>
          </w:p>
          <w:p w14:paraId="3A97A351" w14:textId="77777777" w:rsidR="002136B3" w:rsidRDefault="002136B3" w:rsidP="00535342">
            <w:pPr>
              <w:pStyle w:val="TableText"/>
              <w:snapToGrid w:val="0"/>
              <w:spacing w:line="254" w:lineRule="auto"/>
              <w:rPr>
                <w:kern w:val="2"/>
                <w:vertAlign w:val="superscript"/>
                <w14:ligatures w14:val="standardContextual"/>
              </w:rPr>
            </w:pPr>
            <w:r>
              <w:rPr>
                <w:kern w:val="2"/>
                <w14:ligatures w14:val="standardContextual"/>
              </w:rPr>
              <w:t>Verification criteria</w:t>
            </w:r>
            <w:r>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12547" w14:textId="77777777" w:rsidR="002136B3" w:rsidRPr="00E47FB5" w:rsidRDefault="002136B3" w:rsidP="00535342">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shd w:val="clear" w:color="auto" w:fill="FFFFFF"/>
              </w:rPr>
              <w:t xml:space="preserve">Verify that HVDCDC shall continuously report the Plausibility check fault DTC across </w:t>
            </w:r>
            <w:r>
              <w:rPr>
                <w:rFonts w:ascii="Arial" w:hAnsi="Arial" w:cs="Arial"/>
                <w:color w:val="000000"/>
                <w:sz w:val="20"/>
                <w:szCs w:val="20"/>
              </w:rPr>
              <w:t>respective sections/terminals of power module to primary controller.</w:t>
            </w:r>
          </w:p>
        </w:tc>
      </w:tr>
      <w:tr w:rsidR="002136B3" w14:paraId="2E8F146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7761022" w14:textId="77777777" w:rsidR="002136B3" w:rsidRDefault="002136B3" w:rsidP="00535342">
            <w:pPr>
              <w:pStyle w:val="TableText"/>
              <w:snapToGrid w:val="0"/>
              <w:spacing w:line="254" w:lineRule="auto"/>
              <w:rPr>
                <w:kern w:val="2"/>
                <w14:ligatures w14:val="standardContextual"/>
              </w:rPr>
            </w:pPr>
            <w:r>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55B85F" w14:textId="77777777" w:rsidR="002136B3" w:rsidRDefault="002136B3" w:rsidP="00535342">
            <w:pPr>
              <w:pStyle w:val="TableText"/>
              <w:snapToGrid w:val="0"/>
              <w:spacing w:line="254" w:lineRule="auto"/>
              <w:rPr>
                <w:kern w:val="2"/>
                <w14:ligatures w14:val="standardContextual"/>
              </w:rPr>
            </w:pPr>
            <w:r>
              <w:rPr>
                <w:kern w:val="2"/>
                <w:szCs w:val="20"/>
                <w14:ligatures w14:val="standardContextual"/>
              </w:rPr>
              <w:t>Constraints are not applicable.</w:t>
            </w:r>
          </w:p>
        </w:tc>
      </w:tr>
      <w:tr w:rsidR="002136B3" w14:paraId="0F11C44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20F02BF" w14:textId="77777777" w:rsidR="002136B3" w:rsidRDefault="002136B3" w:rsidP="00535342">
            <w:pPr>
              <w:pStyle w:val="TableText"/>
              <w:snapToGrid w:val="0"/>
              <w:spacing w:line="254" w:lineRule="auto"/>
              <w:rPr>
                <w:kern w:val="2"/>
                <w14:ligatures w14:val="standardContextual"/>
              </w:rPr>
            </w:pPr>
            <w:r>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E923DD" w14:textId="77777777" w:rsidR="002136B3" w:rsidRDefault="002136B3" w:rsidP="00535342">
            <w:pPr>
              <w:pStyle w:val="TableText"/>
              <w:snapToGrid w:val="0"/>
              <w:spacing w:line="254" w:lineRule="auto"/>
              <w:rPr>
                <w:kern w:val="2"/>
                <w14:ligatures w14:val="standardContextual"/>
              </w:rPr>
            </w:pPr>
            <w:r>
              <w:rPr>
                <w:kern w:val="2"/>
                <w:szCs w:val="20"/>
                <w14:ligatures w14:val="standardContextual"/>
              </w:rPr>
              <w:t>No effects on other system</w:t>
            </w:r>
          </w:p>
        </w:tc>
      </w:tr>
      <w:tr w:rsidR="002136B3" w14:paraId="6FE2819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7A2CBD4" w14:textId="77777777" w:rsidR="002136B3" w:rsidRDefault="002136B3" w:rsidP="00535342">
            <w:pPr>
              <w:pStyle w:val="TableText"/>
              <w:snapToGrid w:val="0"/>
              <w:spacing w:line="254" w:lineRule="auto"/>
              <w:rPr>
                <w:kern w:val="2"/>
                <w14:ligatures w14:val="standardContextual"/>
              </w:rPr>
            </w:pPr>
            <w:r>
              <w:rPr>
                <w:kern w:val="2"/>
                <w14:ligatures w14:val="standardContextual"/>
              </w:rPr>
              <w:t>Testability with respect to test environment</w:t>
            </w:r>
          </w:p>
          <w:p w14:paraId="7B72522A" w14:textId="77777777" w:rsidR="002136B3" w:rsidRDefault="002136B3" w:rsidP="00535342">
            <w:pPr>
              <w:pStyle w:val="TableText"/>
              <w:spacing w:line="254" w:lineRule="auto"/>
              <w:rPr>
                <w:kern w:val="2"/>
                <w14:ligatures w14:val="standardContextual"/>
              </w:rPr>
            </w:pPr>
            <w:r>
              <w:rPr>
                <w:kern w:val="2"/>
                <w14:ligatures w14:val="standardContextual"/>
              </w:rPr>
              <w:t>(Yes/No)</w:t>
            </w:r>
          </w:p>
          <w:p w14:paraId="6BC70067" w14:textId="77777777" w:rsidR="002136B3" w:rsidRDefault="002136B3" w:rsidP="00535342">
            <w:pPr>
              <w:pStyle w:val="TableText"/>
              <w:spacing w:line="254" w:lineRule="auto"/>
              <w:rPr>
                <w:kern w:val="2"/>
                <w14:ligatures w14:val="standardContextual"/>
              </w:rPr>
            </w:pPr>
            <w:r>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676607" w14:textId="77777777" w:rsidR="002136B3" w:rsidRDefault="002136B3" w:rsidP="00535342">
            <w:pPr>
              <w:pStyle w:val="TableText"/>
              <w:snapToGrid w:val="0"/>
              <w:spacing w:line="256" w:lineRule="auto"/>
              <w:rPr>
                <w:kern w:val="2"/>
                <w14:ligatures w14:val="standardContextual"/>
              </w:rPr>
            </w:pPr>
            <w:r>
              <w:rPr>
                <w:kern w:val="2"/>
                <w14:ligatures w14:val="standardContextual"/>
              </w:rPr>
              <w:t>YES</w:t>
            </w:r>
          </w:p>
          <w:p w14:paraId="35C20910" w14:textId="77777777" w:rsidR="002136B3" w:rsidRDefault="002136B3" w:rsidP="00535342">
            <w:pPr>
              <w:pStyle w:val="TableText"/>
              <w:snapToGrid w:val="0"/>
              <w:spacing w:line="254" w:lineRule="auto"/>
              <w:rPr>
                <w:kern w:val="2"/>
                <w14:ligatures w14:val="standardContextual"/>
              </w:rPr>
            </w:pPr>
          </w:p>
        </w:tc>
      </w:tr>
      <w:tr w:rsidR="002136B3" w14:paraId="73CABD9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F91F1A4" w14:textId="77777777" w:rsidR="002136B3" w:rsidRDefault="002136B3" w:rsidP="00535342">
            <w:pPr>
              <w:pStyle w:val="TableText"/>
              <w:snapToGrid w:val="0"/>
              <w:spacing w:line="254" w:lineRule="auto"/>
              <w:rPr>
                <w:kern w:val="2"/>
                <w14:ligatures w14:val="standardContextual"/>
              </w:rPr>
            </w:pPr>
            <w:r>
              <w:rPr>
                <w:kern w:val="2"/>
                <w14:ligatures w14:val="standardContextual"/>
              </w:rPr>
              <w:t>Feasible within project constraints</w:t>
            </w:r>
          </w:p>
          <w:p w14:paraId="7CF0098D" w14:textId="77777777" w:rsidR="002136B3" w:rsidRDefault="002136B3" w:rsidP="00535342">
            <w:pPr>
              <w:pStyle w:val="TableText"/>
              <w:snapToGrid w:val="0"/>
              <w:spacing w:line="254" w:lineRule="auto"/>
              <w:rPr>
                <w:kern w:val="2"/>
                <w14:ligatures w14:val="standardContextual"/>
              </w:rPr>
            </w:pPr>
            <w:r>
              <w:rPr>
                <w:kern w:val="2"/>
                <w14:ligatures w14:val="standardContextual"/>
              </w:rPr>
              <w:t>(Yes/No)</w:t>
            </w:r>
          </w:p>
          <w:p w14:paraId="1FAB526C" w14:textId="77777777" w:rsidR="002136B3" w:rsidRDefault="002136B3" w:rsidP="00535342">
            <w:pPr>
              <w:pStyle w:val="TableText"/>
              <w:snapToGrid w:val="0"/>
              <w:spacing w:line="254" w:lineRule="auto"/>
              <w:rPr>
                <w:kern w:val="2"/>
                <w14:ligatures w14:val="standardContextual"/>
              </w:rPr>
            </w:pPr>
            <w:r>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85B7CE" w14:textId="77777777" w:rsidR="002136B3" w:rsidRDefault="002136B3" w:rsidP="00535342">
            <w:pPr>
              <w:pStyle w:val="TableText"/>
              <w:snapToGrid w:val="0"/>
              <w:spacing w:line="256" w:lineRule="auto"/>
              <w:rPr>
                <w:kern w:val="2"/>
                <w14:ligatures w14:val="standardContextual"/>
              </w:rPr>
            </w:pPr>
            <w:r>
              <w:rPr>
                <w:kern w:val="2"/>
                <w14:ligatures w14:val="standardContextual"/>
              </w:rPr>
              <w:t>YES</w:t>
            </w:r>
          </w:p>
          <w:p w14:paraId="46E900A6" w14:textId="77777777" w:rsidR="002136B3" w:rsidRDefault="002136B3" w:rsidP="00535342">
            <w:pPr>
              <w:pStyle w:val="TableText"/>
              <w:snapToGrid w:val="0"/>
              <w:spacing w:line="254" w:lineRule="auto"/>
              <w:rPr>
                <w:i/>
                <w:iCs/>
                <w:kern w:val="2"/>
                <w14:ligatures w14:val="standardContextual"/>
              </w:rPr>
            </w:pPr>
          </w:p>
        </w:tc>
      </w:tr>
      <w:tr w:rsidR="002136B3" w14:paraId="39C1DCE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3D8292A" w14:textId="77777777" w:rsidR="002136B3" w:rsidRDefault="002136B3" w:rsidP="00535342">
            <w:pPr>
              <w:pStyle w:val="TableText"/>
              <w:snapToGrid w:val="0"/>
              <w:spacing w:line="254" w:lineRule="auto"/>
              <w:rPr>
                <w:kern w:val="2"/>
                <w14:ligatures w14:val="standardContextual"/>
              </w:rPr>
            </w:pPr>
            <w:r>
              <w:rPr>
                <w:kern w:val="2"/>
                <w14:ligatures w14:val="standardContextual"/>
              </w:rPr>
              <w:t>Critical</w:t>
            </w:r>
          </w:p>
          <w:p w14:paraId="56B00BE5" w14:textId="77777777" w:rsidR="002136B3" w:rsidRDefault="002136B3" w:rsidP="00535342">
            <w:pPr>
              <w:pStyle w:val="TableText"/>
              <w:snapToGrid w:val="0"/>
              <w:spacing w:line="254" w:lineRule="auto"/>
              <w:rPr>
                <w:kern w:val="2"/>
                <w14:ligatures w14:val="standardContextual"/>
              </w:rPr>
            </w:pPr>
            <w:r>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C52FA7" w14:textId="77777777" w:rsidR="002136B3" w:rsidRDefault="002136B3" w:rsidP="00535342">
            <w:pPr>
              <w:pStyle w:val="TableText"/>
              <w:snapToGrid w:val="0"/>
              <w:spacing w:line="254" w:lineRule="auto"/>
              <w:rPr>
                <w:kern w:val="2"/>
                <w14:ligatures w14:val="standardContextual"/>
              </w:rPr>
            </w:pPr>
            <w:r>
              <w:rPr>
                <w:kern w:val="2"/>
                <w14:ligatures w14:val="standardContextual"/>
              </w:rPr>
              <w:t>YES</w:t>
            </w:r>
          </w:p>
        </w:tc>
      </w:tr>
    </w:tbl>
    <w:p w14:paraId="00BD689D" w14:textId="77777777" w:rsidR="002136B3" w:rsidRDefault="002136B3" w:rsidP="00A55B53">
      <w:pPr>
        <w:rPr>
          <w:lang w:bidi="ar-EG"/>
        </w:rPr>
      </w:pPr>
    </w:p>
    <w:p w14:paraId="12756F02" w14:textId="77777777" w:rsidR="002136B3" w:rsidRDefault="002136B3" w:rsidP="00A55B53">
      <w:pPr>
        <w:rPr>
          <w:lang w:bidi="ar-EG"/>
        </w:rPr>
      </w:pPr>
    </w:p>
    <w:p w14:paraId="1116AAD9" w14:textId="58AB16CC" w:rsidR="00E530EA" w:rsidRPr="00123177" w:rsidRDefault="00E530EA" w:rsidP="00E530EA">
      <w:pPr>
        <w:pStyle w:val="Heading5"/>
      </w:pPr>
      <w:r w:rsidRPr="00123177">
        <w:t xml:space="preserve">Requirement for </w:t>
      </w:r>
      <w:r>
        <w:t xml:space="preserve">to submit </w:t>
      </w:r>
      <w:r w:rsidRPr="006A7FC3">
        <w:rPr>
          <w:szCs w:val="20"/>
        </w:rPr>
        <w:t>all ECU specific</w:t>
      </w:r>
      <w:r>
        <w:t xml:space="preserve"> certificate document as per </w:t>
      </w:r>
      <w:r w:rsidRPr="006A7FC3">
        <w:rPr>
          <w:szCs w:val="20"/>
        </w:rPr>
        <w:t>CARB 1968.2 specification</w:t>
      </w:r>
      <w:r w:rsidRPr="00123177">
        <w:t>.</w:t>
      </w:r>
    </w:p>
    <w:p w14:paraId="66D13AD8" w14:textId="77777777" w:rsidR="00E530EA" w:rsidRDefault="00E530EA" w:rsidP="00A55B53">
      <w:pPr>
        <w:rPr>
          <w:lang w:bidi="ar-EG"/>
        </w:rPr>
      </w:pPr>
    </w:p>
    <w:tbl>
      <w:tblPr>
        <w:tblW w:w="9525" w:type="dxa"/>
        <w:tblInd w:w="108" w:type="dxa"/>
        <w:tblLayout w:type="fixed"/>
        <w:tblLook w:val="04A0" w:firstRow="1" w:lastRow="0" w:firstColumn="1" w:lastColumn="0" w:noHBand="0" w:noVBand="1"/>
      </w:tblPr>
      <w:tblGrid>
        <w:gridCol w:w="1921"/>
        <w:gridCol w:w="7604"/>
      </w:tblGrid>
      <w:tr w:rsidR="00E530EA" w14:paraId="56041CF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4F0BC90C" w14:textId="77777777" w:rsidR="00E530EA" w:rsidRDefault="00E530EA" w:rsidP="00535342">
            <w:pPr>
              <w:pStyle w:val="TableColumnTitle"/>
              <w:snapToGrid w:val="0"/>
              <w:spacing w:line="254" w:lineRule="auto"/>
              <w:rPr>
                <w:kern w:val="2"/>
                <w14:ligatures w14:val="standardContextual"/>
              </w:rPr>
            </w:pPr>
            <w:r>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22CA6B5" w14:textId="77777777" w:rsidR="00E530EA" w:rsidRDefault="00E530EA" w:rsidP="00535342">
            <w:pPr>
              <w:pStyle w:val="TableColumnTitle"/>
              <w:snapToGrid w:val="0"/>
              <w:spacing w:line="254" w:lineRule="auto"/>
              <w:rPr>
                <w:kern w:val="2"/>
                <w14:ligatures w14:val="standardContextual"/>
              </w:rPr>
            </w:pPr>
            <w:r>
              <w:rPr>
                <w:kern w:val="2"/>
                <w14:ligatures w14:val="standardContextual"/>
              </w:rPr>
              <w:t>Description</w:t>
            </w:r>
          </w:p>
        </w:tc>
      </w:tr>
      <w:tr w:rsidR="00E530EA" w14:paraId="29DB1E32"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6D7CD79" w14:textId="77777777" w:rsidR="00E530EA" w:rsidRDefault="00E530EA" w:rsidP="00535342">
            <w:pPr>
              <w:pStyle w:val="TableText"/>
              <w:snapToGrid w:val="0"/>
              <w:spacing w:line="254" w:lineRule="auto"/>
              <w:rPr>
                <w:kern w:val="2"/>
                <w14:ligatures w14:val="standardContextual"/>
              </w:rPr>
            </w:pPr>
            <w:r>
              <w:rPr>
                <w:kern w:val="2"/>
                <w14:ligatures w14:val="standardContextual"/>
              </w:rPr>
              <w:lastRenderedPageBreak/>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F29F6E" w14:textId="77777777" w:rsidR="00E530EA" w:rsidRDefault="00E530EA" w:rsidP="00535342">
            <w:pPr>
              <w:snapToGrid w:val="0"/>
            </w:pPr>
            <w:r>
              <w:rPr>
                <w:rFonts w:eastAsia="Arial"/>
                <w:color w:val="000000" w:themeColor="text1"/>
                <w:szCs w:val="20"/>
              </w:rPr>
              <w:t>SWRS_OBD_35</w:t>
            </w:r>
          </w:p>
        </w:tc>
      </w:tr>
      <w:tr w:rsidR="00E530EA" w14:paraId="4D426E34"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62238D5" w14:textId="77777777" w:rsidR="00E530EA" w:rsidRDefault="00E530EA" w:rsidP="00535342">
            <w:pPr>
              <w:pStyle w:val="TableText"/>
              <w:spacing w:line="254" w:lineRule="auto"/>
              <w:rPr>
                <w:kern w:val="2"/>
                <w14:ligatures w14:val="standardContextual"/>
              </w:rPr>
            </w:pPr>
            <w:r>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EB26F5" w14:textId="77777777" w:rsidR="00E530EA" w:rsidRDefault="00E530EA" w:rsidP="00535342">
            <w:pPr>
              <w:rPr>
                <w:rFonts w:eastAsia="Arial"/>
                <w:color w:val="000000" w:themeColor="text1"/>
                <w:szCs w:val="20"/>
              </w:rPr>
            </w:pPr>
            <w:r>
              <w:rPr>
                <w:rFonts w:eastAsia="Arial"/>
                <w:color w:val="000000" w:themeColor="text1"/>
                <w:szCs w:val="20"/>
              </w:rPr>
              <w:t>SDS18-DIA01-02-2899</w:t>
            </w:r>
          </w:p>
        </w:tc>
      </w:tr>
      <w:tr w:rsidR="00E530EA" w14:paraId="22B60F63"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88A9BA2" w14:textId="77777777" w:rsidR="00E530EA" w:rsidRDefault="00E530EA" w:rsidP="00535342">
            <w:pPr>
              <w:pStyle w:val="TableText"/>
              <w:snapToGrid w:val="0"/>
              <w:spacing w:line="254" w:lineRule="auto"/>
              <w:rPr>
                <w:kern w:val="2"/>
                <w14:ligatures w14:val="standardContextual"/>
              </w:rPr>
            </w:pPr>
            <w:r>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81480E" w14:textId="77777777" w:rsidR="00E530EA" w:rsidRDefault="00E530EA" w:rsidP="00535342">
            <w:pPr>
              <w:pStyle w:val="TableText"/>
              <w:snapToGrid w:val="0"/>
              <w:spacing w:line="254" w:lineRule="auto"/>
              <w:rPr>
                <w:kern w:val="2"/>
                <w14:ligatures w14:val="standardContextual"/>
              </w:rPr>
            </w:pPr>
            <w:r>
              <w:rPr>
                <w:kern w:val="2"/>
                <w14:ligatures w14:val="standardContextual"/>
              </w:rPr>
              <w:t>C SAMPLE/PF3.0</w:t>
            </w:r>
          </w:p>
        </w:tc>
      </w:tr>
      <w:tr w:rsidR="00E530EA" w:rsidRPr="00E8075D" w14:paraId="4B34165C"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D791BB0" w14:textId="77777777" w:rsidR="00E530EA" w:rsidRDefault="00E530EA" w:rsidP="00535342">
            <w:pPr>
              <w:pStyle w:val="TableText"/>
              <w:snapToGrid w:val="0"/>
              <w:spacing w:line="254" w:lineRule="auto"/>
              <w:rPr>
                <w:kern w:val="2"/>
                <w:vertAlign w:val="superscript"/>
                <w14:ligatures w14:val="standardContextual"/>
              </w:rPr>
            </w:pPr>
            <w:r>
              <w:rPr>
                <w:kern w:val="2"/>
                <w14:ligatures w14:val="standardContextual"/>
              </w:rPr>
              <w:t>Purpose</w:t>
            </w:r>
            <w:r>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27F6CB" w14:textId="77777777" w:rsidR="00E530EA" w:rsidRDefault="00E530EA" w:rsidP="00535342">
            <w:pPr>
              <w:snapToGrid w:val="0"/>
              <w:rPr>
                <w:rFonts w:eastAsia="Arial"/>
              </w:rPr>
            </w:pPr>
            <w:r>
              <w:rPr>
                <w:szCs w:val="20"/>
              </w:rPr>
              <w:t xml:space="preserve">The HVHVDCDC shall </w:t>
            </w:r>
            <w:r w:rsidRPr="006A7FC3">
              <w:rPr>
                <w:szCs w:val="20"/>
              </w:rPr>
              <w:t>submit all ECU specific certification documentation as per section I of the CARB 1968.2 specification.</w:t>
            </w:r>
          </w:p>
          <w:p w14:paraId="1A33AB01" w14:textId="77777777" w:rsidR="00E530EA" w:rsidRPr="00E8075D" w:rsidRDefault="00E530EA" w:rsidP="00535342">
            <w:pPr>
              <w:snapToGrid w:val="0"/>
              <w:rPr>
                <w:rFonts w:eastAsia="Arial"/>
                <w:strike/>
              </w:rPr>
            </w:pPr>
          </w:p>
        </w:tc>
      </w:tr>
      <w:tr w:rsidR="00E530EA" w14:paraId="29417FB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84AAED3" w14:textId="77777777" w:rsidR="00E530EA" w:rsidRDefault="00E530EA" w:rsidP="00535342">
            <w:pPr>
              <w:pStyle w:val="TableText"/>
              <w:snapToGrid w:val="0"/>
              <w:spacing w:line="254" w:lineRule="auto"/>
              <w:rPr>
                <w:kern w:val="2"/>
                <w14:ligatures w14:val="standardContextual"/>
              </w:rPr>
            </w:pPr>
            <w:r>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21A19A" w14:textId="77777777" w:rsidR="00E530EA" w:rsidRDefault="00E530EA" w:rsidP="00535342">
            <w:pPr>
              <w:snapToGrid w:val="0"/>
              <w:rPr>
                <w:rFonts w:eastAsia="Arial"/>
              </w:rPr>
            </w:pPr>
            <w:r>
              <w:rPr>
                <w:rFonts w:eastAsia="Arial"/>
              </w:rPr>
              <w:t>No Such derived requirement is applicable.</w:t>
            </w:r>
          </w:p>
        </w:tc>
      </w:tr>
      <w:tr w:rsidR="00E530EA" w14:paraId="47B7C21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0CC6E9C" w14:textId="77777777" w:rsidR="00E530EA" w:rsidRDefault="00E530EA" w:rsidP="00535342">
            <w:pPr>
              <w:pStyle w:val="TableText"/>
              <w:snapToGrid w:val="0"/>
              <w:spacing w:line="254" w:lineRule="auto"/>
              <w:rPr>
                <w:kern w:val="2"/>
                <w14:ligatures w14:val="standardContextual"/>
              </w:rPr>
            </w:pPr>
            <w:r>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BC312F" w14:textId="77777777" w:rsidR="00E530EA" w:rsidRDefault="00E530EA" w:rsidP="00535342">
            <w:pPr>
              <w:pStyle w:val="TableText"/>
              <w:snapToGrid w:val="0"/>
              <w:spacing w:line="254"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E530EA" w:rsidRPr="00CB308C" w14:paraId="4FDA4C4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F9E13BE" w14:textId="77777777" w:rsidR="00E530EA" w:rsidRDefault="00E530EA" w:rsidP="00535342">
            <w:pPr>
              <w:pStyle w:val="TableText"/>
              <w:snapToGrid w:val="0"/>
              <w:spacing w:line="254" w:lineRule="auto"/>
              <w:rPr>
                <w:b/>
                <w:bCs/>
                <w:kern w:val="2"/>
                <w14:ligatures w14:val="standardContextual"/>
              </w:rPr>
            </w:pPr>
            <w:r>
              <w:rPr>
                <w:kern w:val="2"/>
                <w14:ligatures w14:val="standardContextual"/>
              </w:rPr>
              <w:t>Input(s)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6857FC" w14:textId="77777777" w:rsidR="00E530EA" w:rsidRPr="00CB308C" w:rsidRDefault="00E530EA" w:rsidP="00535342">
            <w:pPr>
              <w:pStyle w:val="TableText"/>
              <w:snapToGrid w:val="0"/>
              <w:spacing w:line="256" w:lineRule="auto"/>
              <w:rPr>
                <w:rFonts w:eastAsia="Arial"/>
                <w:color w:val="000000" w:themeColor="text1"/>
                <w:kern w:val="2"/>
                <w14:ligatures w14:val="standardContextual"/>
              </w:rPr>
            </w:pPr>
            <w:r w:rsidRPr="00267999">
              <w:rPr>
                <w:rFonts w:eastAsia="Arial"/>
                <w:color w:val="000000" w:themeColor="text1"/>
                <w:kern w:val="2"/>
                <w14:ligatures w14:val="standardContextual"/>
              </w:rPr>
              <w:t xml:space="preserve">- </w:t>
            </w:r>
          </w:p>
          <w:p w14:paraId="2404310C" w14:textId="77777777" w:rsidR="00E530EA" w:rsidRPr="00CB308C" w:rsidRDefault="00E530EA" w:rsidP="00535342">
            <w:pPr>
              <w:pStyle w:val="TableText"/>
              <w:snapToGrid w:val="0"/>
              <w:spacing w:line="256" w:lineRule="auto"/>
              <w:rPr>
                <w:rFonts w:eastAsia="Arial"/>
                <w:color w:val="000000" w:themeColor="text1"/>
                <w:kern w:val="2"/>
                <w14:ligatures w14:val="standardContextual"/>
              </w:rPr>
            </w:pPr>
          </w:p>
        </w:tc>
      </w:tr>
      <w:tr w:rsidR="00E530EA" w:rsidRPr="00E8075D" w14:paraId="36C3BA5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4AE6053" w14:textId="77777777" w:rsidR="00E530EA" w:rsidRDefault="00E530EA" w:rsidP="00535342">
            <w:pPr>
              <w:pStyle w:val="TableText"/>
              <w:snapToGrid w:val="0"/>
              <w:spacing w:line="254" w:lineRule="auto"/>
              <w:rPr>
                <w:b/>
                <w:bCs/>
                <w:kern w:val="2"/>
                <w14:ligatures w14:val="standardContextual"/>
              </w:rPr>
            </w:pPr>
            <w:r>
              <w:rPr>
                <w:kern w:val="2"/>
                <w14:ligatures w14:val="standardContextual"/>
              </w:rPr>
              <w:t>Output(s)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B1F9AA" w14:textId="77777777" w:rsidR="00E530EA" w:rsidRPr="00E8075D" w:rsidRDefault="00E530EA" w:rsidP="00535342">
            <w:pPr>
              <w:pStyle w:val="TableText"/>
              <w:snapToGrid w:val="0"/>
              <w:spacing w:line="254" w:lineRule="auto"/>
              <w:rPr>
                <w:strike/>
                <w:kern w:val="2"/>
                <w14:ligatures w14:val="standardContextual"/>
              </w:rPr>
            </w:pPr>
          </w:p>
        </w:tc>
      </w:tr>
      <w:tr w:rsidR="00E530EA" w14:paraId="6C2F280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DD13FD4" w14:textId="77777777" w:rsidR="00E530EA" w:rsidRDefault="00E530EA" w:rsidP="00535342">
            <w:pPr>
              <w:pStyle w:val="TableText"/>
              <w:snapToGrid w:val="0"/>
              <w:spacing w:line="254" w:lineRule="auto"/>
              <w:rPr>
                <w:kern w:val="2"/>
                <w14:ligatures w14:val="standardContextual"/>
              </w:rPr>
            </w:pPr>
            <w:r>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8A6AC7" w14:textId="77777777" w:rsidR="00E530EA" w:rsidRDefault="00E530EA" w:rsidP="00535342">
            <w:pPr>
              <w:pStyle w:val="TableText"/>
              <w:tabs>
                <w:tab w:val="left" w:pos="2060"/>
              </w:tabs>
              <w:snapToGrid w:val="0"/>
              <w:spacing w:line="256" w:lineRule="auto"/>
              <w:rPr>
                <w:rStyle w:val="normaltextrun"/>
              </w:rPr>
            </w:pPr>
          </w:p>
        </w:tc>
      </w:tr>
      <w:tr w:rsidR="00E530EA" w14:paraId="620731B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820CA7F" w14:textId="77777777" w:rsidR="00E530EA" w:rsidRDefault="00E530EA" w:rsidP="00535342">
            <w:pPr>
              <w:pStyle w:val="TableText"/>
              <w:snapToGrid w:val="0"/>
              <w:spacing w:line="254" w:lineRule="auto"/>
            </w:pPr>
            <w:r>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055E80" w14:textId="77777777" w:rsidR="00E530EA" w:rsidRDefault="00E530EA" w:rsidP="00535342">
            <w:pPr>
              <w:pStyle w:val="TableText"/>
              <w:snapToGrid w:val="0"/>
              <w:spacing w:line="254" w:lineRule="auto"/>
              <w:rPr>
                <w:kern w:val="2"/>
                <w14:ligatures w14:val="standardContextual"/>
              </w:rPr>
            </w:pPr>
            <w:r>
              <w:rPr>
                <w:kern w:val="2"/>
                <w14:ligatures w14:val="standardContextual"/>
              </w:rPr>
              <w:t>No such mandatory fields is applicable.</w:t>
            </w:r>
          </w:p>
        </w:tc>
      </w:tr>
      <w:tr w:rsidR="00E530EA" w:rsidRPr="00267999" w14:paraId="36A4346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90AEB75" w14:textId="77777777" w:rsidR="00E530EA" w:rsidRDefault="00E530EA" w:rsidP="00535342">
            <w:pPr>
              <w:pStyle w:val="TableText"/>
              <w:snapToGrid w:val="0"/>
              <w:spacing w:line="254" w:lineRule="auto"/>
              <w:rPr>
                <w:kern w:val="2"/>
                <w14:ligatures w14:val="standardContextual"/>
              </w:rPr>
            </w:pPr>
            <w:r>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F7C743" w14:textId="77777777" w:rsidR="00E530EA" w:rsidRPr="00267999" w:rsidRDefault="00E530EA" w:rsidP="00535342">
            <w:pPr>
              <w:pStyle w:val="NormalWeb"/>
              <w:spacing w:before="60" w:beforeAutospacing="0" w:after="60" w:afterAutospacing="0"/>
              <w:rPr>
                <w:rFonts w:ascii="Arial" w:hAnsi="Arial" w:cs="Arial"/>
                <w:color w:val="000000"/>
                <w:sz w:val="20"/>
                <w:szCs w:val="20"/>
              </w:rPr>
            </w:pPr>
          </w:p>
        </w:tc>
      </w:tr>
      <w:tr w:rsidR="00E530EA" w14:paraId="1E0605B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47C0054" w14:textId="77777777" w:rsidR="00E530EA" w:rsidRDefault="00E530EA" w:rsidP="00535342">
            <w:pPr>
              <w:pStyle w:val="TableText"/>
              <w:snapToGrid w:val="0"/>
              <w:spacing w:line="254" w:lineRule="auto"/>
              <w:rPr>
                <w:kern w:val="2"/>
                <w14:ligatures w14:val="standardContextual"/>
              </w:rPr>
            </w:pPr>
            <w:r>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258257" w14:textId="77777777" w:rsidR="00E530EA" w:rsidRDefault="00E530EA" w:rsidP="00535342">
            <w:pPr>
              <w:pStyle w:val="TableText"/>
              <w:snapToGrid w:val="0"/>
              <w:spacing w:line="254" w:lineRule="auto"/>
              <w:rPr>
                <w:kern w:val="2"/>
                <w14:ligatures w14:val="standardContextual"/>
              </w:rPr>
            </w:pPr>
            <w:r>
              <w:rPr>
                <w:kern w:val="2"/>
                <w:szCs w:val="20"/>
                <w14:ligatures w14:val="standardContextual"/>
              </w:rPr>
              <w:t>Default value is required</w:t>
            </w:r>
          </w:p>
        </w:tc>
      </w:tr>
      <w:tr w:rsidR="00E530EA" w14:paraId="3AC38E8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8153915" w14:textId="77777777" w:rsidR="00E530EA" w:rsidRDefault="00E530EA" w:rsidP="00535342">
            <w:pPr>
              <w:pStyle w:val="TableText"/>
              <w:snapToGrid w:val="0"/>
              <w:spacing w:line="254" w:lineRule="auto"/>
              <w:rPr>
                <w:kern w:val="2"/>
                <w14:ligatures w14:val="standardContextual"/>
              </w:rPr>
            </w:pPr>
            <w:r>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3BB60B" w14:textId="77777777" w:rsidR="00E530EA" w:rsidRDefault="00E530EA" w:rsidP="00535342">
            <w:pPr>
              <w:pStyle w:val="TableText"/>
              <w:snapToGrid w:val="0"/>
              <w:spacing w:line="254" w:lineRule="auto"/>
              <w:rPr>
                <w:kern w:val="2"/>
                <w14:ligatures w14:val="standardContextual"/>
              </w:rPr>
            </w:pPr>
            <w:r>
              <w:rPr>
                <w:kern w:val="2"/>
                <w:szCs w:val="20"/>
                <w14:ligatures w14:val="standardContextual"/>
              </w:rPr>
              <w:t>Valid range value is required.</w:t>
            </w:r>
          </w:p>
        </w:tc>
      </w:tr>
      <w:tr w:rsidR="00E530EA" w14:paraId="4DE0977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B4086CB" w14:textId="77777777" w:rsidR="00E530EA" w:rsidRDefault="00E530EA" w:rsidP="00535342">
            <w:pPr>
              <w:pStyle w:val="TableText"/>
              <w:snapToGrid w:val="0"/>
              <w:spacing w:line="254" w:lineRule="auto"/>
              <w:rPr>
                <w:kern w:val="2"/>
                <w14:ligatures w14:val="standardContextual"/>
              </w:rPr>
            </w:pPr>
            <w:r>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801633" w14:textId="77777777" w:rsidR="00E530EA" w:rsidRDefault="00E530EA" w:rsidP="00535342">
            <w:pPr>
              <w:pStyle w:val="TableText"/>
              <w:snapToGrid w:val="0"/>
              <w:spacing w:line="254" w:lineRule="auto"/>
              <w:rPr>
                <w:kern w:val="2"/>
                <w14:ligatures w14:val="standardContextual"/>
              </w:rPr>
            </w:pPr>
            <w:r>
              <w:rPr>
                <w:kern w:val="2"/>
                <w:szCs w:val="20"/>
                <w14:ligatures w14:val="standardContextual"/>
              </w:rPr>
              <w:t>Data latency period is not applicable</w:t>
            </w:r>
          </w:p>
        </w:tc>
      </w:tr>
      <w:tr w:rsidR="00E530EA" w14:paraId="3E62ECB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C208514" w14:textId="77777777" w:rsidR="00E530EA" w:rsidRDefault="00E530EA" w:rsidP="00535342">
            <w:pPr>
              <w:pStyle w:val="TableText"/>
              <w:snapToGrid w:val="0"/>
              <w:spacing w:line="254" w:lineRule="auto"/>
              <w:rPr>
                <w:kern w:val="2"/>
                <w14:ligatures w14:val="standardContextual"/>
              </w:rPr>
            </w:pPr>
            <w:r>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9E34F8" w14:textId="77777777" w:rsidR="00E530EA" w:rsidRDefault="00E530EA" w:rsidP="00535342">
            <w:pPr>
              <w:pStyle w:val="TableText"/>
              <w:snapToGrid w:val="0"/>
              <w:spacing w:line="254" w:lineRule="auto"/>
              <w:rPr>
                <w:kern w:val="2"/>
                <w14:ligatures w14:val="standardContextual"/>
              </w:rPr>
            </w:pPr>
            <w:r>
              <w:rPr>
                <w:kern w:val="2"/>
                <w:szCs w:val="20"/>
                <w14:ligatures w14:val="standardContextual"/>
              </w:rPr>
              <w:t>Data Retention period is the key cycle.</w:t>
            </w:r>
          </w:p>
        </w:tc>
      </w:tr>
      <w:tr w:rsidR="00E530EA" w14:paraId="045F885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4208537" w14:textId="77777777" w:rsidR="00E530EA" w:rsidRDefault="00E530EA" w:rsidP="00535342">
            <w:pPr>
              <w:pStyle w:val="TableText"/>
              <w:snapToGrid w:val="0"/>
              <w:spacing w:line="254" w:lineRule="auto"/>
              <w:rPr>
                <w:kern w:val="2"/>
                <w14:ligatures w14:val="standardContextual"/>
              </w:rPr>
            </w:pPr>
            <w:r>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A39388" w14:textId="77777777" w:rsidR="00E530EA" w:rsidRDefault="00E530EA" w:rsidP="00535342">
            <w:pPr>
              <w:pStyle w:val="TableText"/>
              <w:spacing w:line="254"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E530EA" w14:paraId="5B9538A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FFD894E" w14:textId="77777777" w:rsidR="00E530EA" w:rsidRDefault="00E530EA" w:rsidP="00535342">
            <w:pPr>
              <w:pStyle w:val="TableText"/>
              <w:snapToGrid w:val="0"/>
              <w:spacing w:line="254" w:lineRule="auto"/>
              <w:rPr>
                <w:kern w:val="2"/>
                <w14:ligatures w14:val="standardContextual"/>
              </w:rPr>
            </w:pPr>
            <w:r>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89552C" w14:textId="77777777" w:rsidR="00E530EA" w:rsidRDefault="00E530EA" w:rsidP="00535342">
            <w:pPr>
              <w:pStyle w:val="TableText"/>
              <w:spacing w:line="254" w:lineRule="auto"/>
              <w:rPr>
                <w:kern w:val="2"/>
                <w14:ligatures w14:val="standardContextual"/>
              </w:rPr>
            </w:pPr>
            <w:r>
              <w:rPr>
                <w:kern w:val="2"/>
                <w:szCs w:val="20"/>
                <w14:ligatures w14:val="standardContextual"/>
              </w:rPr>
              <w:t>External event is not required.</w:t>
            </w:r>
          </w:p>
        </w:tc>
      </w:tr>
      <w:tr w:rsidR="00E530EA" w14:paraId="71AC5AF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6AC0776" w14:textId="77777777" w:rsidR="00E530EA" w:rsidRDefault="00E530EA" w:rsidP="00535342">
            <w:pPr>
              <w:pStyle w:val="TableText"/>
              <w:snapToGrid w:val="0"/>
              <w:spacing w:line="254" w:lineRule="auto"/>
              <w:rPr>
                <w:kern w:val="2"/>
                <w14:ligatures w14:val="standardContextual"/>
              </w:rPr>
            </w:pPr>
            <w:r>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A6FFB4" w14:textId="77777777" w:rsidR="00E530EA" w:rsidRDefault="00E530EA" w:rsidP="00535342">
            <w:pPr>
              <w:pStyle w:val="TableText"/>
              <w:spacing w:line="254" w:lineRule="auto"/>
              <w:rPr>
                <w:kern w:val="2"/>
                <w14:ligatures w14:val="standardContextual"/>
              </w:rPr>
            </w:pPr>
            <w:r>
              <w:rPr>
                <w:kern w:val="2"/>
                <w:szCs w:val="20"/>
                <w14:ligatures w14:val="standardContextual"/>
              </w:rPr>
              <w:t>Temporal event is not applicable.</w:t>
            </w:r>
          </w:p>
        </w:tc>
      </w:tr>
      <w:tr w:rsidR="00E530EA" w:rsidRPr="00E47FB5" w14:paraId="2E700B4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C2A362D" w14:textId="77777777" w:rsidR="00E530EA" w:rsidRDefault="00E530EA" w:rsidP="00535342">
            <w:pPr>
              <w:pStyle w:val="TableText"/>
              <w:snapToGrid w:val="0"/>
              <w:spacing w:line="254" w:lineRule="auto"/>
              <w:rPr>
                <w:kern w:val="2"/>
                <w14:ligatures w14:val="standardContextual"/>
              </w:rPr>
            </w:pPr>
            <w:r>
              <w:rPr>
                <w:kern w:val="2"/>
                <w14:ligatures w14:val="standardContextual"/>
              </w:rPr>
              <w:t xml:space="preserve">Validation Rules/ </w:t>
            </w:r>
          </w:p>
          <w:p w14:paraId="7A6D6025" w14:textId="77777777" w:rsidR="00E530EA" w:rsidRDefault="00E530EA" w:rsidP="00535342">
            <w:pPr>
              <w:pStyle w:val="TableText"/>
              <w:snapToGrid w:val="0"/>
              <w:spacing w:line="254" w:lineRule="auto"/>
              <w:rPr>
                <w:kern w:val="2"/>
                <w:vertAlign w:val="superscript"/>
                <w14:ligatures w14:val="standardContextual"/>
              </w:rPr>
            </w:pPr>
            <w:r>
              <w:rPr>
                <w:kern w:val="2"/>
                <w14:ligatures w14:val="standardContextual"/>
              </w:rPr>
              <w:t>Verification criteria</w:t>
            </w:r>
            <w:r>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0E58C3" w14:textId="77777777" w:rsidR="00E530EA" w:rsidRPr="00E47FB5" w:rsidRDefault="00E530EA" w:rsidP="00535342">
            <w:pPr>
              <w:pStyle w:val="NormalWeb"/>
              <w:spacing w:before="60" w:beforeAutospacing="0" w:after="60" w:afterAutospacing="0"/>
              <w:rPr>
                <w:rFonts w:ascii="Arial" w:hAnsi="Arial" w:cs="Arial"/>
                <w:color w:val="000000"/>
                <w:sz w:val="20"/>
                <w:szCs w:val="20"/>
              </w:rPr>
            </w:pPr>
          </w:p>
        </w:tc>
      </w:tr>
      <w:tr w:rsidR="00E530EA" w14:paraId="5681E29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B6D85DA" w14:textId="77777777" w:rsidR="00E530EA" w:rsidRDefault="00E530EA" w:rsidP="00535342">
            <w:pPr>
              <w:pStyle w:val="TableText"/>
              <w:snapToGrid w:val="0"/>
              <w:spacing w:line="254" w:lineRule="auto"/>
              <w:rPr>
                <w:kern w:val="2"/>
                <w14:ligatures w14:val="standardContextual"/>
              </w:rPr>
            </w:pPr>
            <w:r>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B4B49E" w14:textId="77777777" w:rsidR="00E530EA" w:rsidRDefault="00E530EA" w:rsidP="00535342">
            <w:pPr>
              <w:pStyle w:val="TableText"/>
              <w:snapToGrid w:val="0"/>
              <w:spacing w:line="254" w:lineRule="auto"/>
              <w:rPr>
                <w:kern w:val="2"/>
                <w14:ligatures w14:val="standardContextual"/>
              </w:rPr>
            </w:pPr>
            <w:r>
              <w:rPr>
                <w:kern w:val="2"/>
                <w:szCs w:val="20"/>
                <w14:ligatures w14:val="standardContextual"/>
              </w:rPr>
              <w:t>Constraints are not applicable.</w:t>
            </w:r>
          </w:p>
        </w:tc>
      </w:tr>
      <w:tr w:rsidR="00E530EA" w14:paraId="4A7D747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FDFC3B4" w14:textId="77777777" w:rsidR="00E530EA" w:rsidRDefault="00E530EA" w:rsidP="00535342">
            <w:pPr>
              <w:pStyle w:val="TableText"/>
              <w:snapToGrid w:val="0"/>
              <w:spacing w:line="254" w:lineRule="auto"/>
              <w:rPr>
                <w:kern w:val="2"/>
                <w14:ligatures w14:val="standardContextual"/>
              </w:rPr>
            </w:pPr>
            <w:r>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63B757" w14:textId="77777777" w:rsidR="00E530EA" w:rsidRDefault="00E530EA" w:rsidP="00535342">
            <w:pPr>
              <w:pStyle w:val="TableText"/>
              <w:snapToGrid w:val="0"/>
              <w:spacing w:line="254" w:lineRule="auto"/>
              <w:rPr>
                <w:kern w:val="2"/>
                <w14:ligatures w14:val="standardContextual"/>
              </w:rPr>
            </w:pPr>
            <w:r>
              <w:rPr>
                <w:kern w:val="2"/>
                <w:szCs w:val="20"/>
                <w14:ligatures w14:val="standardContextual"/>
              </w:rPr>
              <w:t>No effects on other system</w:t>
            </w:r>
          </w:p>
        </w:tc>
      </w:tr>
      <w:tr w:rsidR="00E530EA" w14:paraId="11DC8EC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9EA2710" w14:textId="77777777" w:rsidR="00E530EA" w:rsidRDefault="00E530EA" w:rsidP="00535342">
            <w:pPr>
              <w:pStyle w:val="TableText"/>
              <w:snapToGrid w:val="0"/>
              <w:spacing w:line="254" w:lineRule="auto"/>
              <w:rPr>
                <w:kern w:val="2"/>
                <w14:ligatures w14:val="standardContextual"/>
              </w:rPr>
            </w:pPr>
            <w:r>
              <w:rPr>
                <w:kern w:val="2"/>
                <w14:ligatures w14:val="standardContextual"/>
              </w:rPr>
              <w:lastRenderedPageBreak/>
              <w:t>Testability with respect to test environment</w:t>
            </w:r>
          </w:p>
          <w:p w14:paraId="36E97A3D" w14:textId="77777777" w:rsidR="00E530EA" w:rsidRDefault="00E530EA" w:rsidP="00535342">
            <w:pPr>
              <w:pStyle w:val="TableText"/>
              <w:spacing w:line="254" w:lineRule="auto"/>
              <w:rPr>
                <w:kern w:val="2"/>
                <w14:ligatures w14:val="standardContextual"/>
              </w:rPr>
            </w:pPr>
            <w:r>
              <w:rPr>
                <w:kern w:val="2"/>
                <w14:ligatures w14:val="standardContextual"/>
              </w:rPr>
              <w:t>(Yes/No)</w:t>
            </w:r>
          </w:p>
          <w:p w14:paraId="36033F71" w14:textId="77777777" w:rsidR="00E530EA" w:rsidRDefault="00E530EA" w:rsidP="00535342">
            <w:pPr>
              <w:pStyle w:val="TableText"/>
              <w:spacing w:line="254" w:lineRule="auto"/>
              <w:rPr>
                <w:kern w:val="2"/>
                <w14:ligatures w14:val="standardContextual"/>
              </w:rPr>
            </w:pPr>
            <w:r>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A59E41" w14:textId="77777777" w:rsidR="00E530EA" w:rsidRDefault="00E530EA" w:rsidP="00535342">
            <w:pPr>
              <w:pStyle w:val="TableText"/>
              <w:snapToGrid w:val="0"/>
              <w:spacing w:line="256" w:lineRule="auto"/>
              <w:rPr>
                <w:kern w:val="2"/>
                <w14:ligatures w14:val="standardContextual"/>
              </w:rPr>
            </w:pPr>
            <w:r>
              <w:rPr>
                <w:kern w:val="2"/>
                <w14:ligatures w14:val="standardContextual"/>
              </w:rPr>
              <w:t>YES</w:t>
            </w:r>
          </w:p>
          <w:p w14:paraId="2DB4F30A" w14:textId="77777777" w:rsidR="00E530EA" w:rsidRDefault="00E530EA" w:rsidP="00535342">
            <w:pPr>
              <w:pStyle w:val="TableText"/>
              <w:snapToGrid w:val="0"/>
              <w:spacing w:line="254" w:lineRule="auto"/>
              <w:rPr>
                <w:kern w:val="2"/>
                <w14:ligatures w14:val="standardContextual"/>
              </w:rPr>
            </w:pPr>
          </w:p>
        </w:tc>
      </w:tr>
      <w:tr w:rsidR="00E530EA" w14:paraId="007FBF7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55EB226" w14:textId="77777777" w:rsidR="00E530EA" w:rsidRDefault="00E530EA" w:rsidP="00535342">
            <w:pPr>
              <w:pStyle w:val="TableText"/>
              <w:snapToGrid w:val="0"/>
              <w:spacing w:line="254" w:lineRule="auto"/>
              <w:rPr>
                <w:kern w:val="2"/>
                <w14:ligatures w14:val="standardContextual"/>
              </w:rPr>
            </w:pPr>
            <w:r>
              <w:rPr>
                <w:kern w:val="2"/>
                <w14:ligatures w14:val="standardContextual"/>
              </w:rPr>
              <w:t>Feasible within project constraints</w:t>
            </w:r>
          </w:p>
          <w:p w14:paraId="2CE542AF" w14:textId="77777777" w:rsidR="00E530EA" w:rsidRDefault="00E530EA" w:rsidP="00535342">
            <w:pPr>
              <w:pStyle w:val="TableText"/>
              <w:snapToGrid w:val="0"/>
              <w:spacing w:line="254" w:lineRule="auto"/>
              <w:rPr>
                <w:kern w:val="2"/>
                <w14:ligatures w14:val="standardContextual"/>
              </w:rPr>
            </w:pPr>
            <w:r>
              <w:rPr>
                <w:kern w:val="2"/>
                <w14:ligatures w14:val="standardContextual"/>
              </w:rPr>
              <w:t>(Yes/No)</w:t>
            </w:r>
          </w:p>
          <w:p w14:paraId="723BF61C" w14:textId="77777777" w:rsidR="00E530EA" w:rsidRDefault="00E530EA" w:rsidP="00535342">
            <w:pPr>
              <w:pStyle w:val="TableText"/>
              <w:snapToGrid w:val="0"/>
              <w:spacing w:line="254" w:lineRule="auto"/>
              <w:rPr>
                <w:kern w:val="2"/>
                <w14:ligatures w14:val="standardContextual"/>
              </w:rPr>
            </w:pPr>
            <w:r>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D7567" w14:textId="77777777" w:rsidR="00E530EA" w:rsidRDefault="00E530EA" w:rsidP="00535342">
            <w:pPr>
              <w:pStyle w:val="TableText"/>
              <w:snapToGrid w:val="0"/>
              <w:spacing w:line="256" w:lineRule="auto"/>
              <w:rPr>
                <w:kern w:val="2"/>
                <w14:ligatures w14:val="standardContextual"/>
              </w:rPr>
            </w:pPr>
            <w:r>
              <w:rPr>
                <w:kern w:val="2"/>
                <w14:ligatures w14:val="standardContextual"/>
              </w:rPr>
              <w:t>YES</w:t>
            </w:r>
          </w:p>
          <w:p w14:paraId="796DB32D" w14:textId="77777777" w:rsidR="00E530EA" w:rsidRDefault="00E530EA" w:rsidP="00535342">
            <w:pPr>
              <w:pStyle w:val="TableText"/>
              <w:snapToGrid w:val="0"/>
              <w:spacing w:line="254" w:lineRule="auto"/>
              <w:rPr>
                <w:i/>
                <w:iCs/>
                <w:kern w:val="2"/>
                <w14:ligatures w14:val="standardContextual"/>
              </w:rPr>
            </w:pPr>
          </w:p>
        </w:tc>
      </w:tr>
      <w:tr w:rsidR="00E530EA" w14:paraId="05FC385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FE1B9E9" w14:textId="77777777" w:rsidR="00E530EA" w:rsidRDefault="00E530EA" w:rsidP="00535342">
            <w:pPr>
              <w:pStyle w:val="TableText"/>
              <w:snapToGrid w:val="0"/>
              <w:spacing w:line="254" w:lineRule="auto"/>
              <w:rPr>
                <w:kern w:val="2"/>
                <w14:ligatures w14:val="standardContextual"/>
              </w:rPr>
            </w:pPr>
            <w:r>
              <w:rPr>
                <w:kern w:val="2"/>
                <w14:ligatures w14:val="standardContextual"/>
              </w:rPr>
              <w:t>Critical</w:t>
            </w:r>
          </w:p>
          <w:p w14:paraId="51A5EC85" w14:textId="77777777" w:rsidR="00E530EA" w:rsidRDefault="00E530EA" w:rsidP="00535342">
            <w:pPr>
              <w:pStyle w:val="TableText"/>
              <w:snapToGrid w:val="0"/>
              <w:spacing w:line="254" w:lineRule="auto"/>
              <w:rPr>
                <w:kern w:val="2"/>
                <w14:ligatures w14:val="standardContextual"/>
              </w:rPr>
            </w:pPr>
            <w:r>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6F9D8E" w14:textId="77777777" w:rsidR="00E530EA" w:rsidRDefault="00E530EA" w:rsidP="00535342">
            <w:pPr>
              <w:pStyle w:val="TableText"/>
              <w:snapToGrid w:val="0"/>
              <w:spacing w:line="254" w:lineRule="auto"/>
              <w:rPr>
                <w:kern w:val="2"/>
                <w14:ligatures w14:val="standardContextual"/>
              </w:rPr>
            </w:pPr>
            <w:r>
              <w:rPr>
                <w:kern w:val="2"/>
                <w14:ligatures w14:val="standardContextual"/>
              </w:rPr>
              <w:t>YES</w:t>
            </w:r>
          </w:p>
        </w:tc>
      </w:tr>
    </w:tbl>
    <w:p w14:paraId="2BF6A774" w14:textId="77777777" w:rsidR="00E530EA" w:rsidRDefault="00E530EA" w:rsidP="00A55B53">
      <w:pPr>
        <w:rPr>
          <w:lang w:bidi="ar-EG"/>
        </w:rPr>
      </w:pPr>
    </w:p>
    <w:p w14:paraId="71909227" w14:textId="77777777" w:rsidR="00E530EA" w:rsidRPr="00123177" w:rsidRDefault="00E530EA" w:rsidP="00A55B53">
      <w:pPr>
        <w:rPr>
          <w:lang w:bidi="ar-EG"/>
        </w:rPr>
      </w:pPr>
    </w:p>
    <w:p w14:paraId="650D66B6" w14:textId="77777777" w:rsidR="00A55B53" w:rsidRPr="00123177" w:rsidRDefault="00A55B53" w:rsidP="00A55B53">
      <w:pPr>
        <w:pStyle w:val="Heading4"/>
      </w:pPr>
      <w:bookmarkStart w:id="222" w:name="_Toc162140780"/>
      <w:r w:rsidRPr="00123177">
        <w:t>Calibration ID &amp; Calibration Verification Number</w:t>
      </w:r>
      <w:bookmarkEnd w:id="222"/>
    </w:p>
    <w:p w14:paraId="4E2A2FC1" w14:textId="77777777" w:rsidR="00A55B53" w:rsidRPr="00123177" w:rsidRDefault="00A55B53" w:rsidP="00A55B53">
      <w:pPr>
        <w:pStyle w:val="Heading5"/>
      </w:pPr>
      <w:r w:rsidRPr="00123177">
        <w:t>Requirement to maintain a unique 16 bytes (calibration ID).</w:t>
      </w:r>
    </w:p>
    <w:p w14:paraId="4376DE92" w14:textId="77777777" w:rsidR="00A55B53" w:rsidRPr="00123177" w:rsidRDefault="00A55B53" w:rsidP="00A55B53"/>
    <w:tbl>
      <w:tblPr>
        <w:tblW w:w="9525" w:type="dxa"/>
        <w:tblInd w:w="108" w:type="dxa"/>
        <w:tblLayout w:type="fixed"/>
        <w:tblLook w:val="04A0" w:firstRow="1" w:lastRow="0" w:firstColumn="1" w:lastColumn="0" w:noHBand="0" w:noVBand="1"/>
      </w:tblPr>
      <w:tblGrid>
        <w:gridCol w:w="1921"/>
        <w:gridCol w:w="7604"/>
      </w:tblGrid>
      <w:tr w:rsidR="00DA6C9A" w:rsidRPr="003D570B" w14:paraId="016BDC6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7678F00C" w14:textId="77777777" w:rsidR="00DA6C9A" w:rsidRPr="003D570B" w:rsidRDefault="00DA6C9A" w:rsidP="00535342">
            <w:pPr>
              <w:pStyle w:val="TableColumnTitle"/>
              <w:snapToGrid w:val="0"/>
              <w:spacing w:line="254" w:lineRule="auto"/>
              <w:rPr>
                <w:color w:val="000000" w:themeColor="text1"/>
                <w:kern w:val="2"/>
                <w14:ligatures w14:val="standardContextual"/>
              </w:rPr>
            </w:pPr>
            <w:r w:rsidRPr="003D570B">
              <w:rPr>
                <w:color w:val="000000" w:themeColor="text1"/>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89E067E" w14:textId="77777777" w:rsidR="00DA6C9A" w:rsidRPr="003D570B" w:rsidRDefault="00DA6C9A" w:rsidP="00535342">
            <w:pPr>
              <w:pStyle w:val="TableColumnTitle"/>
              <w:snapToGrid w:val="0"/>
              <w:spacing w:line="254" w:lineRule="auto"/>
              <w:rPr>
                <w:color w:val="000000" w:themeColor="text1"/>
                <w:kern w:val="2"/>
                <w14:ligatures w14:val="standardContextual"/>
              </w:rPr>
            </w:pPr>
            <w:r w:rsidRPr="003D570B">
              <w:rPr>
                <w:color w:val="000000" w:themeColor="text1"/>
                <w:kern w:val="2"/>
                <w14:ligatures w14:val="standardContextual"/>
              </w:rPr>
              <w:t>Description</w:t>
            </w:r>
          </w:p>
        </w:tc>
      </w:tr>
      <w:tr w:rsidR="00DA6C9A" w:rsidRPr="003D570B" w14:paraId="4FBB5B7B"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1F41478"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C21564" w14:textId="77777777" w:rsidR="00DA6C9A" w:rsidRPr="003D570B" w:rsidRDefault="00DA6C9A" w:rsidP="00535342">
            <w:pPr>
              <w:snapToGrid w:val="0"/>
              <w:rPr>
                <w:color w:val="000000" w:themeColor="text1"/>
              </w:rPr>
            </w:pPr>
            <w:r w:rsidRPr="003D570B">
              <w:rPr>
                <w:rFonts w:eastAsia="Arial"/>
                <w:color w:val="000000" w:themeColor="text1"/>
                <w:szCs w:val="20"/>
              </w:rPr>
              <w:t>SWRS_OBD_17</w:t>
            </w:r>
          </w:p>
        </w:tc>
      </w:tr>
      <w:tr w:rsidR="00DA6C9A" w:rsidRPr="003D570B" w14:paraId="13BCD475"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1B15E14" w14:textId="77777777" w:rsidR="00DA6C9A" w:rsidRPr="003D570B" w:rsidRDefault="00DA6C9A" w:rsidP="00535342">
            <w:pPr>
              <w:pStyle w:val="TableText"/>
              <w:spacing w:line="254" w:lineRule="auto"/>
              <w:rPr>
                <w:color w:val="000000" w:themeColor="text1"/>
                <w:kern w:val="2"/>
                <w14:ligatures w14:val="standardContextual"/>
              </w:rPr>
            </w:pPr>
            <w:r w:rsidRPr="003D570B">
              <w:rPr>
                <w:color w:val="000000" w:themeColor="text1"/>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730612" w14:textId="77777777" w:rsidR="00DA6C9A" w:rsidRPr="003D570B" w:rsidRDefault="00DA6C9A" w:rsidP="00535342">
            <w:pPr>
              <w:rPr>
                <w:rFonts w:eastAsia="Arial"/>
                <w:color w:val="000000" w:themeColor="text1"/>
                <w:szCs w:val="20"/>
              </w:rPr>
            </w:pPr>
            <w:r w:rsidRPr="003D570B">
              <w:rPr>
                <w:rFonts w:eastAsia="Arial"/>
                <w:color w:val="000000" w:themeColor="text1"/>
                <w:szCs w:val="20"/>
              </w:rPr>
              <w:t>SDS18-DIA01-02-2904</w:t>
            </w:r>
          </w:p>
        </w:tc>
      </w:tr>
      <w:tr w:rsidR="00DA6C9A" w:rsidRPr="003D570B" w14:paraId="3E6F17F3"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E2F3FFB"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B651DC"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C SAMPLE/PF3.0</w:t>
            </w:r>
          </w:p>
        </w:tc>
      </w:tr>
      <w:tr w:rsidR="00DA6C9A" w:rsidRPr="003D570B" w14:paraId="29B08461"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6F69381" w14:textId="77777777" w:rsidR="00DA6C9A" w:rsidRPr="003D570B" w:rsidRDefault="00DA6C9A" w:rsidP="00535342">
            <w:pPr>
              <w:pStyle w:val="TableText"/>
              <w:snapToGrid w:val="0"/>
              <w:spacing w:line="254" w:lineRule="auto"/>
              <w:rPr>
                <w:color w:val="000000" w:themeColor="text1"/>
                <w:kern w:val="2"/>
                <w:vertAlign w:val="superscript"/>
                <w14:ligatures w14:val="standardContextual"/>
              </w:rPr>
            </w:pPr>
            <w:r w:rsidRPr="003D570B">
              <w:rPr>
                <w:color w:val="000000" w:themeColor="text1"/>
                <w:kern w:val="2"/>
                <w14:ligatures w14:val="standardContextual"/>
              </w:rPr>
              <w:t>Purpose</w:t>
            </w:r>
            <w:r w:rsidRPr="003D570B">
              <w:rPr>
                <w:color w:val="000000" w:themeColor="text1"/>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85879D" w14:textId="77777777" w:rsidR="00DA6C9A" w:rsidRPr="003D570B" w:rsidRDefault="00DA6C9A">
            <w:pPr>
              <w:pStyle w:val="ListParagraph"/>
              <w:numPr>
                <w:ilvl w:val="0"/>
                <w:numId w:val="43"/>
              </w:numPr>
              <w:snapToGrid w:val="0"/>
              <w:spacing w:after="160" w:line="259" w:lineRule="auto"/>
              <w:ind w:left="194" w:hanging="180"/>
              <w:rPr>
                <w:rFonts w:eastAsia="Arial"/>
                <w:color w:val="000000" w:themeColor="text1"/>
              </w:rPr>
            </w:pPr>
            <w:r w:rsidRPr="003D570B">
              <w:rPr>
                <w:rFonts w:eastAsia="Arial"/>
                <w:color w:val="000000" w:themeColor="text1"/>
              </w:rPr>
              <w:t xml:space="preserve">The HVHVDCDC shall </w:t>
            </w:r>
            <w:r>
              <w:rPr>
                <w:rFonts w:eastAsia="Arial"/>
                <w:color w:val="000000" w:themeColor="text1"/>
              </w:rPr>
              <w:t>use</w:t>
            </w:r>
            <w:r w:rsidRPr="003D570B">
              <w:rPr>
                <w:rFonts w:eastAsia="Arial"/>
                <w:color w:val="000000" w:themeColor="text1"/>
              </w:rPr>
              <w:t xml:space="preserve"> 16 bytes calibration ID for each software release.</w:t>
            </w:r>
          </w:p>
        </w:tc>
      </w:tr>
      <w:tr w:rsidR="00DA6C9A" w:rsidRPr="003D570B" w14:paraId="778D9D3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3D337E8"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14A1BE" w14:textId="77777777" w:rsidR="00DA6C9A" w:rsidRPr="003D570B" w:rsidRDefault="00DA6C9A" w:rsidP="00535342">
            <w:pPr>
              <w:snapToGrid w:val="0"/>
              <w:rPr>
                <w:rFonts w:eastAsia="Arial"/>
                <w:color w:val="000000" w:themeColor="text1"/>
              </w:rPr>
            </w:pPr>
            <w:r w:rsidRPr="003D570B">
              <w:rPr>
                <w:rFonts w:eastAsia="Arial"/>
                <w:color w:val="000000" w:themeColor="text1"/>
              </w:rPr>
              <w:t>No Such derived requirement is applicable.</w:t>
            </w:r>
          </w:p>
        </w:tc>
      </w:tr>
      <w:tr w:rsidR="00DA6C9A" w:rsidRPr="003D570B" w14:paraId="6FFFE99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0ED4FA62" w14:textId="77777777" w:rsidR="00DA6C9A" w:rsidRPr="003D570B" w:rsidRDefault="00DA6C9A" w:rsidP="00535342">
            <w:pPr>
              <w:pStyle w:val="TableText"/>
              <w:snapToGrid w:val="0"/>
              <w:spacing w:line="254" w:lineRule="auto"/>
              <w:rPr>
                <w:color w:val="000000" w:themeColor="text1"/>
                <w:kern w:val="2"/>
                <w14:ligatures w14:val="standardContextual"/>
              </w:rPr>
            </w:pPr>
            <w:r>
              <w:rPr>
                <w:color w:val="000000" w:themeColor="text1"/>
                <w:kern w:val="2"/>
                <w14:ligatures w14:val="standardContextual"/>
              </w:rPr>
              <w:t>Requirement Priority</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964C75" w14:textId="77777777" w:rsidR="00DA6C9A" w:rsidRPr="003D570B" w:rsidRDefault="00DA6C9A" w:rsidP="00535342">
            <w:pPr>
              <w:snapToGrid w:val="0"/>
              <w:rPr>
                <w:rFonts w:eastAsia="Arial"/>
                <w:color w:val="000000" w:themeColor="text1"/>
              </w:rPr>
            </w:pPr>
            <w:r>
              <w:rPr>
                <w:rFonts w:eastAsia="Arial"/>
                <w:color w:val="000000" w:themeColor="text1"/>
              </w:rPr>
              <w:t>High</w:t>
            </w:r>
          </w:p>
        </w:tc>
      </w:tr>
      <w:tr w:rsidR="00DA6C9A" w:rsidRPr="003D570B" w14:paraId="35DA0B0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7B10B77"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11A454"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rFonts w:eastAsia="Arial"/>
                <w:color w:val="000000" w:themeColor="text1"/>
                <w:kern w:val="2"/>
                <w:szCs w:val="20"/>
                <w14:ligatures w14:val="standardContextual"/>
              </w:rPr>
              <w:t>No Specific access restrictions is applicable.</w:t>
            </w:r>
          </w:p>
        </w:tc>
      </w:tr>
      <w:tr w:rsidR="00DA6C9A" w:rsidRPr="003D570B" w14:paraId="5DDD59E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8E5BD39" w14:textId="77777777" w:rsidR="00DA6C9A" w:rsidRPr="003D570B" w:rsidRDefault="00DA6C9A" w:rsidP="00535342">
            <w:pPr>
              <w:pStyle w:val="TableText"/>
              <w:snapToGrid w:val="0"/>
              <w:spacing w:line="254" w:lineRule="auto"/>
              <w:rPr>
                <w:b/>
                <w:bCs/>
                <w:color w:val="000000" w:themeColor="text1"/>
                <w:kern w:val="2"/>
                <w14:ligatures w14:val="standardContextual"/>
              </w:rPr>
            </w:pPr>
            <w:r w:rsidRPr="003D570B">
              <w:rPr>
                <w:color w:val="000000" w:themeColor="text1"/>
                <w:kern w:val="2"/>
                <w14:ligatures w14:val="standardContextual"/>
              </w:rPr>
              <w:lastRenderedPageBreak/>
              <w:t>Input(s)</w:t>
            </w:r>
            <w:r w:rsidRPr="003D570B">
              <w:rPr>
                <w:b/>
                <w:bCs/>
                <w:color w:val="000000" w:themeColor="text1"/>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98F797" w14:textId="77777777" w:rsidR="00DA6C9A"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3D570B">
              <w:rPr>
                <w:rFonts w:eastAsia="Arial"/>
                <w:color w:val="000000" w:themeColor="text1"/>
                <w:kern w:val="2"/>
                <w14:ligatures w14:val="standardContextual"/>
              </w:rPr>
              <w:t>CAL ID</w:t>
            </w:r>
            <w:r>
              <w:rPr>
                <w:rFonts w:eastAsia="Arial"/>
                <w:color w:val="000000" w:themeColor="text1"/>
                <w:kern w:val="2"/>
                <w14:ligatures w14:val="standardContextual"/>
              </w:rPr>
              <w:t xml:space="preserve"> shall be of </w:t>
            </w:r>
            <w:r w:rsidRPr="003D570B">
              <w:rPr>
                <w:rFonts w:eastAsia="Arial"/>
                <w:color w:val="000000" w:themeColor="text1"/>
                <w:kern w:val="2"/>
                <w14:ligatures w14:val="standardContextual"/>
              </w:rPr>
              <w:t>16 Byte</w:t>
            </w:r>
            <w:r>
              <w:rPr>
                <w:rFonts w:eastAsia="Arial"/>
                <w:color w:val="000000" w:themeColor="text1"/>
                <w:kern w:val="2"/>
                <w14:ligatures w14:val="standardContextual"/>
              </w:rPr>
              <w:t xml:space="preserve"> value.</w:t>
            </w:r>
          </w:p>
          <w:p w14:paraId="375F4B6D" w14:textId="77777777" w:rsidR="00DA6C9A" w:rsidRPr="00BC1683"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BC1683">
              <w:rPr>
                <w:rFonts w:eastAsia="Arial"/>
                <w:color w:val="000000" w:themeColor="text1"/>
                <w:kern w:val="2"/>
                <w14:ligatures w14:val="standardContextual"/>
              </w:rPr>
              <w:t>CAL ID shall be in ASCII Format</w:t>
            </w:r>
            <w:r>
              <w:rPr>
                <w:rFonts w:eastAsia="Arial"/>
                <w:color w:val="000000" w:themeColor="text1"/>
                <w:kern w:val="2"/>
                <w14:ligatures w14:val="standardContextual"/>
              </w:rPr>
              <w:t>.</w:t>
            </w:r>
          </w:p>
        </w:tc>
      </w:tr>
      <w:tr w:rsidR="00DA6C9A" w:rsidRPr="003D570B" w14:paraId="686A0C3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FCEF3CC" w14:textId="77777777" w:rsidR="00DA6C9A" w:rsidRPr="003D570B" w:rsidRDefault="00DA6C9A" w:rsidP="00535342">
            <w:pPr>
              <w:pStyle w:val="TableText"/>
              <w:snapToGrid w:val="0"/>
              <w:spacing w:line="254" w:lineRule="auto"/>
              <w:rPr>
                <w:b/>
                <w:bCs/>
                <w:color w:val="000000" w:themeColor="text1"/>
                <w:kern w:val="2"/>
                <w14:ligatures w14:val="standardContextual"/>
              </w:rPr>
            </w:pPr>
            <w:r w:rsidRPr="003D570B">
              <w:rPr>
                <w:color w:val="000000" w:themeColor="text1"/>
                <w:kern w:val="2"/>
                <w14:ligatures w14:val="standardContextual"/>
              </w:rPr>
              <w:t>Output(s)</w:t>
            </w:r>
            <w:r w:rsidRPr="003D570B">
              <w:rPr>
                <w:b/>
                <w:bCs/>
                <w:color w:val="000000" w:themeColor="text1"/>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6B9CC6" w14:textId="77777777" w:rsidR="00DA6C9A" w:rsidRPr="003D570B"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3D570B">
              <w:rPr>
                <w:rFonts w:eastAsia="Arial"/>
                <w:color w:val="000000" w:themeColor="text1"/>
                <w:kern w:val="2"/>
                <w14:ligatures w14:val="standardContextual"/>
              </w:rPr>
              <w:t>The</w:t>
            </w:r>
            <w:r>
              <w:rPr>
                <w:rFonts w:eastAsia="Arial"/>
                <w:color w:val="000000" w:themeColor="text1"/>
                <w:kern w:val="2"/>
                <w14:ligatures w14:val="standardContextual"/>
              </w:rPr>
              <w:t xml:space="preserve"> HVDCDC shall provide</w:t>
            </w:r>
            <w:r w:rsidRPr="003D570B">
              <w:rPr>
                <w:rFonts w:eastAsia="Arial"/>
                <w:color w:val="000000" w:themeColor="text1"/>
                <w:kern w:val="2"/>
                <w14:ligatures w14:val="standardContextual"/>
              </w:rPr>
              <w:t xml:space="preserve"> 16 Byte CAL ID </w:t>
            </w:r>
            <w:r>
              <w:rPr>
                <w:rFonts w:eastAsia="Arial"/>
                <w:color w:val="000000" w:themeColor="text1"/>
                <w:kern w:val="2"/>
                <w14:ligatures w14:val="standardContextual"/>
              </w:rPr>
              <w:t>to primary controller in the mentioned ASCII format.</w:t>
            </w:r>
          </w:p>
        </w:tc>
      </w:tr>
      <w:tr w:rsidR="00DA6C9A" w:rsidRPr="003D570B" w14:paraId="2CFDC44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7640508"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21D653" w14:textId="77777777" w:rsidR="00DA6C9A" w:rsidRPr="003D570B"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3D570B">
              <w:rPr>
                <w:rFonts w:eastAsia="Arial"/>
                <w:color w:val="000000" w:themeColor="text1"/>
                <w:kern w:val="2"/>
                <w14:ligatures w14:val="standardContextual"/>
              </w:rPr>
              <w:t xml:space="preserve">HVDCDC shall </w:t>
            </w:r>
            <w:r>
              <w:rPr>
                <w:rFonts w:eastAsia="Arial"/>
                <w:color w:val="000000" w:themeColor="text1"/>
                <w:kern w:val="2"/>
                <w14:ligatures w14:val="standardContextual"/>
              </w:rPr>
              <w:t xml:space="preserve">set </w:t>
            </w:r>
            <w:r w:rsidRPr="003D570B">
              <w:rPr>
                <w:rFonts w:eastAsia="Arial"/>
                <w:color w:val="000000" w:themeColor="text1"/>
                <w:kern w:val="2"/>
                <w14:ligatures w14:val="standardContextual"/>
              </w:rPr>
              <w:t>16 Byte CAL ID</w:t>
            </w:r>
            <w:r>
              <w:rPr>
                <w:rFonts w:eastAsia="Arial"/>
                <w:color w:val="000000" w:themeColor="text1"/>
                <w:kern w:val="2"/>
                <w14:ligatures w14:val="standardContextual"/>
              </w:rPr>
              <w:t xml:space="preserve"> with default value. </w:t>
            </w:r>
          </w:p>
          <w:p w14:paraId="242826DD" w14:textId="77777777" w:rsidR="00DA6C9A"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3D570B">
              <w:rPr>
                <w:rFonts w:eastAsia="Arial"/>
                <w:color w:val="000000" w:themeColor="text1"/>
                <w:kern w:val="2"/>
                <w14:ligatures w14:val="standardContextual"/>
              </w:rPr>
              <w:t>HVDCDC shall validate 16 Byte CAL ID</w:t>
            </w:r>
            <w:r>
              <w:rPr>
                <w:rFonts w:eastAsia="Arial"/>
                <w:color w:val="000000" w:themeColor="text1"/>
                <w:kern w:val="2"/>
                <w14:ligatures w14:val="standardContextual"/>
              </w:rPr>
              <w:t xml:space="preserve"> for correct ASCII format.</w:t>
            </w:r>
          </w:p>
          <w:p w14:paraId="3367B7AA" w14:textId="77777777" w:rsidR="00DA6C9A" w:rsidRPr="003D570B"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Pr>
                <w:rFonts w:eastAsia="Arial"/>
                <w:color w:val="000000" w:themeColor="text1"/>
                <w:kern w:val="2"/>
                <w14:ligatures w14:val="standardContextual"/>
              </w:rPr>
              <w:t>HVDCDC shall report</w:t>
            </w:r>
            <w:r w:rsidRPr="003D570B">
              <w:rPr>
                <w:rFonts w:eastAsia="Arial"/>
                <w:color w:val="000000" w:themeColor="text1"/>
                <w:kern w:val="2"/>
                <w14:ligatures w14:val="standardContextual"/>
              </w:rPr>
              <w:t xml:space="preserve"> 16 Byte CAL ID </w:t>
            </w:r>
            <w:r>
              <w:rPr>
                <w:rFonts w:eastAsia="Arial"/>
                <w:color w:val="000000" w:themeColor="text1"/>
                <w:kern w:val="2"/>
                <w14:ligatures w14:val="standardContextual"/>
              </w:rPr>
              <w:t>to primary controller in the mentioned ASCII format.</w:t>
            </w:r>
          </w:p>
        </w:tc>
      </w:tr>
      <w:tr w:rsidR="00DA6C9A" w:rsidRPr="003D570B" w14:paraId="2D81909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E5EE71A" w14:textId="77777777" w:rsidR="00DA6C9A" w:rsidRPr="003D570B" w:rsidRDefault="00DA6C9A" w:rsidP="00535342">
            <w:pPr>
              <w:pStyle w:val="TableText"/>
              <w:snapToGrid w:val="0"/>
              <w:spacing w:line="254" w:lineRule="auto"/>
              <w:rPr>
                <w:color w:val="000000" w:themeColor="text1"/>
              </w:rPr>
            </w:pPr>
            <w:r w:rsidRPr="003D570B">
              <w:rPr>
                <w:color w:val="000000" w:themeColor="text1"/>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D4A318"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No such mandatory fields are applicable.</w:t>
            </w:r>
          </w:p>
        </w:tc>
      </w:tr>
      <w:tr w:rsidR="00DA6C9A" w:rsidRPr="003D570B" w14:paraId="30C5EFE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E956FAF"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EA8390"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The 16 Byte CAL ID shall be pre</w:t>
            </w:r>
            <w:r>
              <w:rPr>
                <w:color w:val="000000" w:themeColor="text1"/>
                <w:kern w:val="2"/>
                <w14:ligatures w14:val="standardContextual"/>
              </w:rPr>
              <w:t xml:space="preserve">defined and used with </w:t>
            </w:r>
            <w:r w:rsidRPr="003D570B">
              <w:rPr>
                <w:color w:val="000000" w:themeColor="text1"/>
                <w:kern w:val="2"/>
                <w14:ligatures w14:val="standardContextual"/>
              </w:rPr>
              <w:t>value</w:t>
            </w:r>
            <w:r>
              <w:rPr>
                <w:color w:val="000000" w:themeColor="text1"/>
                <w:kern w:val="2"/>
                <w14:ligatures w14:val="standardContextual"/>
              </w:rPr>
              <w:t xml:space="preserve"> “xxxxxxxxxxxxxxxx“</w:t>
            </w:r>
          </w:p>
        </w:tc>
      </w:tr>
      <w:tr w:rsidR="00DA6C9A" w:rsidRPr="003D570B" w14:paraId="688DD3C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4901F92"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17EA8D"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szCs w:val="20"/>
                <w14:ligatures w14:val="standardContextual"/>
              </w:rPr>
              <w:t>Default value is as per preloaded value</w:t>
            </w:r>
          </w:p>
        </w:tc>
      </w:tr>
      <w:tr w:rsidR="00DA6C9A" w:rsidRPr="003D570B" w14:paraId="09970D3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40247BF"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8724AF"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szCs w:val="20"/>
                <w14:ligatures w14:val="standardContextual"/>
              </w:rPr>
              <w:t>Valid range value is not required.</w:t>
            </w:r>
          </w:p>
        </w:tc>
      </w:tr>
      <w:tr w:rsidR="00DA6C9A" w:rsidRPr="003D570B" w14:paraId="0EF429B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2E1CC73"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6CFB5F"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szCs w:val="20"/>
                <w14:ligatures w14:val="standardContextual"/>
              </w:rPr>
              <w:t>Data latency period is not applicable</w:t>
            </w:r>
          </w:p>
        </w:tc>
      </w:tr>
      <w:tr w:rsidR="00DA6C9A" w:rsidRPr="003D570B" w14:paraId="55C047F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7F0C617"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EC492D"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szCs w:val="20"/>
                <w14:ligatures w14:val="standardContextual"/>
              </w:rPr>
              <w:t>Data Retention period is the key cycle.</w:t>
            </w:r>
          </w:p>
        </w:tc>
      </w:tr>
      <w:tr w:rsidR="00DA6C9A" w:rsidRPr="003D570B" w14:paraId="200F051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C95E26A"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1BD6DF" w14:textId="77777777" w:rsidR="00DA6C9A" w:rsidRPr="003D570B" w:rsidRDefault="00DA6C9A" w:rsidP="00535342">
            <w:pPr>
              <w:pStyle w:val="TableText"/>
              <w:spacing w:line="254" w:lineRule="auto"/>
              <w:rPr>
                <w:color w:val="000000" w:themeColor="text1"/>
                <w:kern w:val="2"/>
                <w14:ligatures w14:val="standardContextual"/>
              </w:rPr>
            </w:pPr>
            <w:r w:rsidRPr="003D570B">
              <w:rPr>
                <w:color w:val="000000" w:themeColor="text1"/>
                <w:kern w:val="2"/>
                <w:szCs w:val="20"/>
                <w14:ligatures w14:val="standardContextual"/>
              </w:rPr>
              <w:t>Data rate is not applicable.</w:t>
            </w:r>
            <w:r w:rsidRPr="003D570B">
              <w:rPr>
                <w:color w:val="000000" w:themeColor="text1"/>
                <w:kern w:val="2"/>
                <w14:ligatures w14:val="standardContextual"/>
              </w:rPr>
              <w:t xml:space="preserve"> </w:t>
            </w:r>
          </w:p>
        </w:tc>
      </w:tr>
      <w:tr w:rsidR="00DA6C9A" w:rsidRPr="003D570B" w14:paraId="2552000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B4372FC"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9F24C1" w14:textId="77777777" w:rsidR="00DA6C9A" w:rsidRPr="003D570B" w:rsidRDefault="00DA6C9A" w:rsidP="00535342">
            <w:pPr>
              <w:pStyle w:val="TableText"/>
              <w:spacing w:line="254" w:lineRule="auto"/>
              <w:rPr>
                <w:color w:val="000000" w:themeColor="text1"/>
                <w:kern w:val="2"/>
                <w14:ligatures w14:val="standardContextual"/>
              </w:rPr>
            </w:pPr>
            <w:r w:rsidRPr="003D570B">
              <w:rPr>
                <w:color w:val="000000" w:themeColor="text1"/>
                <w:kern w:val="2"/>
                <w:szCs w:val="20"/>
                <w14:ligatures w14:val="standardContextual"/>
              </w:rPr>
              <w:t>External event is not required.</w:t>
            </w:r>
          </w:p>
        </w:tc>
      </w:tr>
      <w:tr w:rsidR="00DA6C9A" w:rsidRPr="003D570B" w14:paraId="2298446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5D7759D"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C7F1E9" w14:textId="77777777" w:rsidR="00DA6C9A" w:rsidRPr="003D570B" w:rsidRDefault="00DA6C9A" w:rsidP="00535342">
            <w:pPr>
              <w:pStyle w:val="TableText"/>
              <w:spacing w:line="254" w:lineRule="auto"/>
              <w:rPr>
                <w:color w:val="000000" w:themeColor="text1"/>
                <w:kern w:val="2"/>
                <w14:ligatures w14:val="standardContextual"/>
              </w:rPr>
            </w:pPr>
            <w:r w:rsidRPr="003D570B">
              <w:rPr>
                <w:color w:val="000000" w:themeColor="text1"/>
                <w:kern w:val="2"/>
                <w:szCs w:val="20"/>
                <w14:ligatures w14:val="standardContextual"/>
              </w:rPr>
              <w:t>Temporal event is not applicable.</w:t>
            </w:r>
          </w:p>
        </w:tc>
      </w:tr>
      <w:tr w:rsidR="00DA6C9A" w:rsidRPr="003D570B" w14:paraId="2D047F5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683CA5A"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 xml:space="preserve">Validation Rules/ </w:t>
            </w:r>
          </w:p>
          <w:p w14:paraId="48F6B05E" w14:textId="77777777" w:rsidR="00DA6C9A" w:rsidRPr="003D570B" w:rsidRDefault="00DA6C9A" w:rsidP="00535342">
            <w:pPr>
              <w:pStyle w:val="TableText"/>
              <w:snapToGrid w:val="0"/>
              <w:spacing w:line="254" w:lineRule="auto"/>
              <w:rPr>
                <w:color w:val="000000" w:themeColor="text1"/>
                <w:kern w:val="2"/>
                <w:vertAlign w:val="superscript"/>
                <w14:ligatures w14:val="standardContextual"/>
              </w:rPr>
            </w:pPr>
            <w:r w:rsidRPr="003D570B">
              <w:rPr>
                <w:color w:val="000000" w:themeColor="text1"/>
                <w:kern w:val="2"/>
                <w14:ligatures w14:val="standardContextual"/>
              </w:rPr>
              <w:t>Verification criteria</w:t>
            </w:r>
            <w:r w:rsidRPr="003D570B">
              <w:rPr>
                <w:color w:val="000000" w:themeColor="text1"/>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D8DF8A" w14:textId="77777777" w:rsidR="00DA6C9A" w:rsidRPr="003D570B" w:rsidRDefault="00DA6C9A" w:rsidP="00535342">
            <w:pPr>
              <w:pStyle w:val="TableText"/>
              <w:snapToGrid w:val="0"/>
              <w:spacing w:line="254" w:lineRule="auto"/>
              <w:rPr>
                <w:color w:val="000000" w:themeColor="text1"/>
              </w:rPr>
            </w:pPr>
            <w:r w:rsidRPr="003D570B">
              <w:rPr>
                <w:color w:val="000000" w:themeColor="text1"/>
              </w:rPr>
              <w:t xml:space="preserve">Verify that the </w:t>
            </w:r>
            <w:r>
              <w:rPr>
                <w:color w:val="000000" w:themeColor="text1"/>
              </w:rPr>
              <w:t xml:space="preserve">HVDCDC shall maintain </w:t>
            </w:r>
            <w:r w:rsidRPr="003D570B">
              <w:rPr>
                <w:color w:val="000000" w:themeColor="text1"/>
              </w:rPr>
              <w:t xml:space="preserve">16 Byte CAL ID </w:t>
            </w:r>
            <w:r>
              <w:rPr>
                <w:color w:val="000000" w:themeColor="text1"/>
              </w:rPr>
              <w:t>with defined</w:t>
            </w:r>
            <w:r w:rsidRPr="003D570B">
              <w:rPr>
                <w:color w:val="000000" w:themeColor="text1"/>
              </w:rPr>
              <w:t xml:space="preserve"> </w:t>
            </w:r>
            <w:r>
              <w:rPr>
                <w:color w:val="000000" w:themeColor="text1"/>
              </w:rPr>
              <w:t>ASCII</w:t>
            </w:r>
            <w:r w:rsidRPr="003D570B">
              <w:rPr>
                <w:color w:val="000000" w:themeColor="text1"/>
              </w:rPr>
              <w:t xml:space="preserve"> format.</w:t>
            </w:r>
          </w:p>
        </w:tc>
      </w:tr>
      <w:tr w:rsidR="00DA6C9A" w:rsidRPr="003D570B" w14:paraId="7BDCEB0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096B82D"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246253" w14:textId="77777777" w:rsidR="00DA6C9A" w:rsidRPr="003D570B" w:rsidRDefault="00DA6C9A" w:rsidP="00535342">
            <w:pPr>
              <w:pStyle w:val="TableText"/>
              <w:snapToGrid w:val="0"/>
              <w:spacing w:line="254" w:lineRule="auto"/>
              <w:rPr>
                <w:color w:val="000000" w:themeColor="text1"/>
                <w:kern w:val="2"/>
                <w14:ligatures w14:val="standardContextual"/>
              </w:rPr>
            </w:pPr>
            <w:r>
              <w:rPr>
                <w:color w:val="000000" w:themeColor="text1"/>
                <w:kern w:val="2"/>
                <w:szCs w:val="20"/>
                <w14:ligatures w14:val="standardContextual"/>
              </w:rPr>
              <w:t xml:space="preserve">The </w:t>
            </w:r>
            <w:r w:rsidRPr="003D570B">
              <w:rPr>
                <w:color w:val="000000" w:themeColor="text1"/>
                <w:kern w:val="2"/>
                <w:szCs w:val="20"/>
                <w14:ligatures w14:val="standardContextual"/>
              </w:rPr>
              <w:t xml:space="preserve">CAL ID </w:t>
            </w:r>
            <w:r>
              <w:rPr>
                <w:color w:val="000000" w:themeColor="text1"/>
                <w:kern w:val="2"/>
                <w:szCs w:val="20"/>
                <w14:ligatures w14:val="standardContextual"/>
              </w:rPr>
              <w:t xml:space="preserve">should be in </w:t>
            </w:r>
            <w:r w:rsidRPr="003D570B">
              <w:rPr>
                <w:color w:val="000000" w:themeColor="text1"/>
                <w:kern w:val="2"/>
                <w:szCs w:val="20"/>
                <w14:ligatures w14:val="standardContextual"/>
              </w:rPr>
              <w:t xml:space="preserve">ASCII format </w:t>
            </w:r>
          </w:p>
        </w:tc>
      </w:tr>
      <w:tr w:rsidR="00DA6C9A" w:rsidRPr="003D570B" w14:paraId="5BFB929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5318CC9"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F2F707"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szCs w:val="20"/>
                <w14:ligatures w14:val="standardContextual"/>
              </w:rPr>
              <w:t>No effects on other system</w:t>
            </w:r>
          </w:p>
        </w:tc>
      </w:tr>
      <w:tr w:rsidR="00DA6C9A" w:rsidRPr="003D570B" w14:paraId="53778C6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D34B7C0"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lastRenderedPageBreak/>
              <w:t>Testability with respect to test environment</w:t>
            </w:r>
          </w:p>
          <w:p w14:paraId="4A7A205C" w14:textId="77777777" w:rsidR="00DA6C9A" w:rsidRPr="003D570B" w:rsidRDefault="00DA6C9A" w:rsidP="00535342">
            <w:pPr>
              <w:pStyle w:val="TableText"/>
              <w:spacing w:line="254" w:lineRule="auto"/>
              <w:rPr>
                <w:color w:val="000000" w:themeColor="text1"/>
                <w:kern w:val="2"/>
                <w14:ligatures w14:val="standardContextual"/>
              </w:rPr>
            </w:pPr>
            <w:r w:rsidRPr="003D570B">
              <w:rPr>
                <w:color w:val="000000" w:themeColor="text1"/>
                <w:kern w:val="2"/>
                <w14:ligatures w14:val="standardContextual"/>
              </w:rPr>
              <w:t>(Yes/No)</w:t>
            </w:r>
          </w:p>
          <w:p w14:paraId="4A383A92" w14:textId="77777777" w:rsidR="00DA6C9A" w:rsidRPr="003D570B" w:rsidRDefault="00DA6C9A" w:rsidP="00535342">
            <w:pPr>
              <w:pStyle w:val="TableText"/>
              <w:spacing w:line="254" w:lineRule="auto"/>
              <w:rPr>
                <w:color w:val="000000" w:themeColor="text1"/>
                <w:kern w:val="2"/>
                <w14:ligatures w14:val="standardContextual"/>
              </w:rPr>
            </w:pPr>
            <w:r w:rsidRPr="003D570B">
              <w:rPr>
                <w:i/>
                <w:iCs/>
                <w:color w:val="000000" w:themeColor="text1"/>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2BC203" w14:textId="77777777" w:rsidR="00DA6C9A" w:rsidRPr="003D570B" w:rsidRDefault="00DA6C9A" w:rsidP="00535342">
            <w:pPr>
              <w:pStyle w:val="TableText"/>
              <w:snapToGrid w:val="0"/>
              <w:spacing w:line="256" w:lineRule="auto"/>
              <w:rPr>
                <w:color w:val="000000" w:themeColor="text1"/>
                <w:kern w:val="2"/>
                <w14:ligatures w14:val="standardContextual"/>
              </w:rPr>
            </w:pPr>
            <w:r w:rsidRPr="003D570B">
              <w:rPr>
                <w:color w:val="000000" w:themeColor="text1"/>
                <w:kern w:val="2"/>
                <w14:ligatures w14:val="standardContextual"/>
              </w:rPr>
              <w:t>YES</w:t>
            </w:r>
          </w:p>
          <w:p w14:paraId="2BBED82A" w14:textId="77777777" w:rsidR="00DA6C9A" w:rsidRPr="003D570B" w:rsidRDefault="00DA6C9A" w:rsidP="00535342">
            <w:pPr>
              <w:pStyle w:val="TableText"/>
              <w:snapToGrid w:val="0"/>
              <w:spacing w:line="254" w:lineRule="auto"/>
              <w:rPr>
                <w:color w:val="000000" w:themeColor="text1"/>
                <w:kern w:val="2"/>
                <w14:ligatures w14:val="standardContextual"/>
              </w:rPr>
            </w:pPr>
          </w:p>
        </w:tc>
      </w:tr>
      <w:tr w:rsidR="00DA6C9A" w:rsidRPr="003D570B" w14:paraId="550F4D3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C519698"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Feasible within project constraints</w:t>
            </w:r>
          </w:p>
          <w:p w14:paraId="510B1CE2"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(Yes/No)</w:t>
            </w:r>
          </w:p>
          <w:p w14:paraId="325FF7DF"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i/>
                <w:iCs/>
                <w:color w:val="000000" w:themeColor="text1"/>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B503D3" w14:textId="77777777" w:rsidR="00DA6C9A" w:rsidRPr="003D570B" w:rsidRDefault="00DA6C9A" w:rsidP="00535342">
            <w:pPr>
              <w:pStyle w:val="TableText"/>
              <w:snapToGrid w:val="0"/>
              <w:spacing w:line="256" w:lineRule="auto"/>
              <w:rPr>
                <w:color w:val="000000" w:themeColor="text1"/>
                <w:kern w:val="2"/>
                <w14:ligatures w14:val="standardContextual"/>
              </w:rPr>
            </w:pPr>
            <w:r w:rsidRPr="003D570B">
              <w:rPr>
                <w:color w:val="000000" w:themeColor="text1"/>
                <w:kern w:val="2"/>
                <w14:ligatures w14:val="standardContextual"/>
              </w:rPr>
              <w:t>YES</w:t>
            </w:r>
          </w:p>
          <w:p w14:paraId="09607904" w14:textId="77777777" w:rsidR="00DA6C9A" w:rsidRPr="003D570B" w:rsidRDefault="00DA6C9A" w:rsidP="00535342">
            <w:pPr>
              <w:pStyle w:val="TableText"/>
              <w:snapToGrid w:val="0"/>
              <w:spacing w:line="254" w:lineRule="auto"/>
              <w:rPr>
                <w:i/>
                <w:iCs/>
                <w:color w:val="000000" w:themeColor="text1"/>
                <w:kern w:val="2"/>
                <w14:ligatures w14:val="standardContextual"/>
              </w:rPr>
            </w:pPr>
          </w:p>
        </w:tc>
      </w:tr>
      <w:tr w:rsidR="00DA6C9A" w:rsidRPr="003D570B" w14:paraId="22EEECB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713259B"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Critical</w:t>
            </w:r>
          </w:p>
          <w:p w14:paraId="44967C3B"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28C3DD" w14:textId="77777777" w:rsidR="00DA6C9A" w:rsidRPr="003D570B" w:rsidRDefault="00DA6C9A" w:rsidP="00535342">
            <w:pPr>
              <w:pStyle w:val="TableText"/>
              <w:snapToGrid w:val="0"/>
              <w:spacing w:line="254" w:lineRule="auto"/>
              <w:rPr>
                <w:color w:val="000000" w:themeColor="text1"/>
                <w:kern w:val="2"/>
                <w14:ligatures w14:val="standardContextual"/>
              </w:rPr>
            </w:pPr>
            <w:r w:rsidRPr="003D570B">
              <w:rPr>
                <w:color w:val="000000" w:themeColor="text1"/>
                <w:kern w:val="2"/>
                <w14:ligatures w14:val="standardContextual"/>
              </w:rPr>
              <w:t>YES</w:t>
            </w:r>
          </w:p>
        </w:tc>
      </w:tr>
      <w:tr w:rsidR="00DA6C9A" w:rsidRPr="003D570B" w14:paraId="64C8075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42FC3D37" w14:textId="77777777" w:rsidR="00DA6C9A" w:rsidRPr="003D570B" w:rsidRDefault="00DA6C9A" w:rsidP="00535342">
            <w:pPr>
              <w:pStyle w:val="TableText"/>
              <w:snapToGrid w:val="0"/>
              <w:spacing w:line="254" w:lineRule="auto"/>
              <w:rPr>
                <w:color w:val="000000" w:themeColor="text1"/>
                <w:kern w:val="2"/>
                <w14:ligatures w14:val="standardContextual"/>
              </w:rPr>
            </w:pPr>
            <w:r>
              <w:rPr>
                <w:color w:val="000000" w:themeColor="text1"/>
                <w:kern w:val="2"/>
                <w14:ligatures w14:val="standardContextual"/>
              </w:rPr>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C52FCF" w14:textId="77777777" w:rsidR="00DA6C9A" w:rsidRPr="003D570B" w:rsidRDefault="00DA6C9A" w:rsidP="00535342">
            <w:pPr>
              <w:pStyle w:val="TableText"/>
              <w:snapToGrid w:val="0"/>
              <w:spacing w:line="254" w:lineRule="auto"/>
              <w:rPr>
                <w:color w:val="000000" w:themeColor="text1"/>
                <w:kern w:val="2"/>
                <w14:ligatures w14:val="standardContextual"/>
              </w:rPr>
            </w:pPr>
            <w:r>
              <w:rPr>
                <w:color w:val="000000" w:themeColor="text1"/>
                <w:kern w:val="2"/>
                <w14:ligatures w14:val="standardContextual"/>
              </w:rPr>
              <w:t>Acceptance criteria is applicable as per section 6. Acceptance Criteria</w:t>
            </w:r>
          </w:p>
        </w:tc>
      </w:tr>
    </w:tbl>
    <w:p w14:paraId="61670B7C" w14:textId="77777777" w:rsidR="00A55B53" w:rsidRDefault="00A55B53" w:rsidP="00A55B53">
      <w:pPr>
        <w:rPr>
          <w:lang w:bidi="ar-EG"/>
        </w:rPr>
      </w:pPr>
    </w:p>
    <w:p w14:paraId="456EE512" w14:textId="77777777" w:rsidR="00DA6C9A" w:rsidRDefault="00DA6C9A" w:rsidP="00A55B53">
      <w:pPr>
        <w:rPr>
          <w:lang w:bidi="ar-EG"/>
        </w:rPr>
      </w:pPr>
    </w:p>
    <w:p w14:paraId="3CA0C690" w14:textId="06DD6108" w:rsidR="00DA6C9A" w:rsidRPr="00123177" w:rsidRDefault="00DA6C9A" w:rsidP="00DA6C9A">
      <w:pPr>
        <w:pStyle w:val="Heading5"/>
      </w:pPr>
      <w:r w:rsidRPr="00123177">
        <w:t xml:space="preserve">Requirement to </w:t>
      </w:r>
      <w:r>
        <w:rPr>
          <w:rFonts w:eastAsia="Arial"/>
        </w:rPr>
        <w:t>use incremental calibration ID for multiple software releases</w:t>
      </w:r>
      <w:r w:rsidRPr="00123177">
        <w:t>.</w:t>
      </w:r>
    </w:p>
    <w:tbl>
      <w:tblPr>
        <w:tblW w:w="9525" w:type="dxa"/>
        <w:tblInd w:w="108" w:type="dxa"/>
        <w:tblLayout w:type="fixed"/>
        <w:tblLook w:val="04A0" w:firstRow="1" w:lastRow="0" w:firstColumn="1" w:lastColumn="0" w:noHBand="0" w:noVBand="1"/>
      </w:tblPr>
      <w:tblGrid>
        <w:gridCol w:w="1921"/>
        <w:gridCol w:w="7604"/>
      </w:tblGrid>
      <w:tr w:rsidR="00DA6C9A" w14:paraId="3172752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17E20F2E" w14:textId="77777777" w:rsidR="00DA6C9A" w:rsidRDefault="00DA6C9A" w:rsidP="00535342">
            <w:pPr>
              <w:pStyle w:val="TableColumnTitle"/>
              <w:snapToGrid w:val="0"/>
              <w:spacing w:line="254" w:lineRule="auto"/>
              <w:rPr>
                <w:kern w:val="2"/>
                <w14:ligatures w14:val="standardContextual"/>
              </w:rPr>
            </w:pPr>
            <w:r>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66D12AE" w14:textId="77777777" w:rsidR="00DA6C9A" w:rsidRDefault="00DA6C9A" w:rsidP="00535342">
            <w:pPr>
              <w:pStyle w:val="TableColumnTitle"/>
              <w:snapToGrid w:val="0"/>
              <w:spacing w:line="254" w:lineRule="auto"/>
              <w:rPr>
                <w:kern w:val="2"/>
                <w14:ligatures w14:val="standardContextual"/>
              </w:rPr>
            </w:pPr>
            <w:r>
              <w:rPr>
                <w:kern w:val="2"/>
                <w14:ligatures w14:val="standardContextual"/>
              </w:rPr>
              <w:t>Description</w:t>
            </w:r>
          </w:p>
        </w:tc>
      </w:tr>
      <w:tr w:rsidR="00DA6C9A" w14:paraId="23AEE1C9"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F0622A2" w14:textId="77777777" w:rsidR="00DA6C9A" w:rsidRDefault="00DA6C9A" w:rsidP="00535342">
            <w:pPr>
              <w:pStyle w:val="TableText"/>
              <w:snapToGrid w:val="0"/>
              <w:spacing w:line="254" w:lineRule="auto"/>
              <w:rPr>
                <w:kern w:val="2"/>
                <w14:ligatures w14:val="standardContextual"/>
              </w:rPr>
            </w:pPr>
            <w:r>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6B47D0" w14:textId="77777777" w:rsidR="00DA6C9A" w:rsidRDefault="00DA6C9A" w:rsidP="00535342">
            <w:pPr>
              <w:snapToGrid w:val="0"/>
            </w:pPr>
            <w:r>
              <w:rPr>
                <w:rFonts w:eastAsia="Arial"/>
                <w:color w:val="000000" w:themeColor="text1"/>
                <w:szCs w:val="20"/>
              </w:rPr>
              <w:t>SWRS_OBD_18</w:t>
            </w:r>
          </w:p>
        </w:tc>
      </w:tr>
      <w:tr w:rsidR="00DA6C9A" w14:paraId="1FBBDE8C"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718B32A" w14:textId="77777777" w:rsidR="00DA6C9A" w:rsidRDefault="00DA6C9A" w:rsidP="00535342">
            <w:pPr>
              <w:pStyle w:val="TableText"/>
              <w:spacing w:line="254" w:lineRule="auto"/>
              <w:rPr>
                <w:kern w:val="2"/>
                <w14:ligatures w14:val="standardContextual"/>
              </w:rPr>
            </w:pPr>
            <w:r>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9E0F40" w14:textId="77777777" w:rsidR="00DA6C9A" w:rsidRDefault="00DA6C9A" w:rsidP="00535342">
            <w:pPr>
              <w:rPr>
                <w:rFonts w:eastAsia="Arial"/>
                <w:color w:val="000000" w:themeColor="text1"/>
                <w:szCs w:val="20"/>
              </w:rPr>
            </w:pPr>
            <w:r w:rsidRPr="00F643E6">
              <w:rPr>
                <w:rFonts w:eastAsia="Arial"/>
                <w:color w:val="000000" w:themeColor="text1"/>
                <w:szCs w:val="20"/>
              </w:rPr>
              <w:t>SDS18-DIA01-02-2904</w:t>
            </w:r>
          </w:p>
        </w:tc>
      </w:tr>
      <w:tr w:rsidR="00DA6C9A" w14:paraId="5DF0790B"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555619A" w14:textId="77777777" w:rsidR="00DA6C9A" w:rsidRDefault="00DA6C9A" w:rsidP="00535342">
            <w:pPr>
              <w:pStyle w:val="TableText"/>
              <w:snapToGrid w:val="0"/>
              <w:spacing w:line="254" w:lineRule="auto"/>
              <w:rPr>
                <w:kern w:val="2"/>
                <w14:ligatures w14:val="standardContextual"/>
              </w:rPr>
            </w:pPr>
            <w:r>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8E0206" w14:textId="77777777" w:rsidR="00DA6C9A" w:rsidRDefault="00DA6C9A" w:rsidP="00535342">
            <w:pPr>
              <w:pStyle w:val="TableText"/>
              <w:snapToGrid w:val="0"/>
              <w:spacing w:line="254" w:lineRule="auto"/>
              <w:rPr>
                <w:kern w:val="2"/>
                <w14:ligatures w14:val="standardContextual"/>
              </w:rPr>
            </w:pPr>
            <w:r>
              <w:rPr>
                <w:kern w:val="2"/>
                <w14:ligatures w14:val="standardContextual"/>
              </w:rPr>
              <w:t>C SAMPLE/PF3.0 Phase-2</w:t>
            </w:r>
          </w:p>
        </w:tc>
      </w:tr>
      <w:tr w:rsidR="00DA6C9A" w:rsidRPr="009865F0" w14:paraId="2E727310"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D60852B" w14:textId="77777777" w:rsidR="00DA6C9A" w:rsidRDefault="00DA6C9A" w:rsidP="00535342">
            <w:pPr>
              <w:pStyle w:val="TableText"/>
              <w:snapToGrid w:val="0"/>
              <w:spacing w:line="254" w:lineRule="auto"/>
              <w:rPr>
                <w:kern w:val="2"/>
                <w:vertAlign w:val="superscript"/>
                <w14:ligatures w14:val="standardContextual"/>
              </w:rPr>
            </w:pPr>
            <w:r>
              <w:rPr>
                <w:kern w:val="2"/>
                <w14:ligatures w14:val="standardContextual"/>
              </w:rPr>
              <w:t>Purpose</w:t>
            </w:r>
            <w:r>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E1AB39" w14:textId="77777777" w:rsidR="00DA6C9A" w:rsidRPr="00AE5B37" w:rsidRDefault="00DA6C9A">
            <w:pPr>
              <w:pStyle w:val="ListParagraph"/>
              <w:numPr>
                <w:ilvl w:val="0"/>
                <w:numId w:val="43"/>
              </w:numPr>
              <w:snapToGrid w:val="0"/>
              <w:spacing w:after="160" w:line="259" w:lineRule="auto"/>
              <w:ind w:left="194" w:hanging="180"/>
              <w:rPr>
                <w:rFonts w:eastAsia="Arial"/>
              </w:rPr>
            </w:pPr>
            <w:r>
              <w:rPr>
                <w:rFonts w:eastAsia="Arial"/>
              </w:rPr>
              <w:t xml:space="preserve">The HVDCDC shall </w:t>
            </w:r>
            <w:bookmarkStart w:id="223" w:name="_Hlk164615466"/>
            <w:r>
              <w:rPr>
                <w:rFonts w:eastAsia="Arial"/>
              </w:rPr>
              <w:t>use incremental calibration ID for multiple software releases</w:t>
            </w:r>
            <w:bookmarkEnd w:id="223"/>
            <w:r>
              <w:rPr>
                <w:rFonts w:eastAsia="Arial"/>
              </w:rPr>
              <w:t>.</w:t>
            </w:r>
          </w:p>
        </w:tc>
      </w:tr>
      <w:tr w:rsidR="00DA6C9A" w14:paraId="5BFE40C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7B4FFFB" w14:textId="77777777" w:rsidR="00DA6C9A" w:rsidRDefault="00DA6C9A" w:rsidP="00535342">
            <w:pPr>
              <w:pStyle w:val="TableText"/>
              <w:snapToGrid w:val="0"/>
              <w:spacing w:line="254" w:lineRule="auto"/>
              <w:rPr>
                <w:kern w:val="2"/>
                <w14:ligatures w14:val="standardContextual"/>
              </w:rPr>
            </w:pPr>
            <w:r>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CD31D9" w14:textId="77777777" w:rsidR="00DA6C9A" w:rsidRDefault="00DA6C9A" w:rsidP="00535342">
            <w:pPr>
              <w:snapToGrid w:val="0"/>
              <w:rPr>
                <w:rFonts w:eastAsia="Arial"/>
              </w:rPr>
            </w:pPr>
            <w:r>
              <w:rPr>
                <w:rFonts w:eastAsia="Arial"/>
              </w:rPr>
              <w:t>No Such derived requirement is applicable.</w:t>
            </w:r>
          </w:p>
        </w:tc>
      </w:tr>
      <w:tr w:rsidR="00DA6C9A" w14:paraId="535D390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4408D2C3" w14:textId="77777777" w:rsidR="00DA6C9A" w:rsidRDefault="00DA6C9A" w:rsidP="00535342">
            <w:pPr>
              <w:pStyle w:val="TableText"/>
              <w:snapToGrid w:val="0"/>
              <w:spacing w:line="254" w:lineRule="auto"/>
              <w:rPr>
                <w:kern w:val="2"/>
                <w14:ligatures w14:val="standardContextual"/>
              </w:rPr>
            </w:pPr>
            <w:r>
              <w:rPr>
                <w:kern w:val="2"/>
                <w14:ligatures w14:val="standardContextual"/>
              </w:rPr>
              <w:t>Requirement Priority</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8A57F6" w14:textId="77777777" w:rsidR="00DA6C9A" w:rsidRDefault="00DA6C9A" w:rsidP="00535342">
            <w:pPr>
              <w:snapToGrid w:val="0"/>
              <w:rPr>
                <w:rFonts w:eastAsia="Arial"/>
              </w:rPr>
            </w:pPr>
            <w:r>
              <w:rPr>
                <w:rFonts w:eastAsia="Arial"/>
              </w:rPr>
              <w:t>High</w:t>
            </w:r>
          </w:p>
        </w:tc>
      </w:tr>
      <w:tr w:rsidR="00DA6C9A" w14:paraId="48BEFA8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A61B861" w14:textId="77777777" w:rsidR="00DA6C9A" w:rsidRDefault="00DA6C9A" w:rsidP="00535342">
            <w:pPr>
              <w:pStyle w:val="TableText"/>
              <w:snapToGrid w:val="0"/>
              <w:spacing w:line="254" w:lineRule="auto"/>
              <w:rPr>
                <w:kern w:val="2"/>
                <w14:ligatures w14:val="standardContextual"/>
              </w:rPr>
            </w:pPr>
            <w:r>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EB3E39" w14:textId="77777777" w:rsidR="00DA6C9A" w:rsidRDefault="00DA6C9A" w:rsidP="00535342">
            <w:pPr>
              <w:pStyle w:val="TableText"/>
              <w:snapToGrid w:val="0"/>
              <w:spacing w:line="254"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DA6C9A" w:rsidRPr="008A79EE" w14:paraId="0FE3509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19D12FC" w14:textId="77777777" w:rsidR="00DA6C9A" w:rsidRDefault="00DA6C9A" w:rsidP="00535342">
            <w:pPr>
              <w:pStyle w:val="TableText"/>
              <w:snapToGrid w:val="0"/>
              <w:spacing w:line="254" w:lineRule="auto"/>
              <w:rPr>
                <w:b/>
                <w:bCs/>
                <w:kern w:val="2"/>
                <w14:ligatures w14:val="standardContextual"/>
              </w:rPr>
            </w:pPr>
            <w:r>
              <w:rPr>
                <w:kern w:val="2"/>
                <w14:ligatures w14:val="standardContextual"/>
              </w:rPr>
              <w:lastRenderedPageBreak/>
              <w:t>Input(s)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EE2B81" w14:textId="77777777" w:rsidR="00DA6C9A"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3D570B">
              <w:rPr>
                <w:rFonts w:eastAsia="Arial"/>
                <w:color w:val="000000" w:themeColor="text1"/>
                <w:kern w:val="2"/>
                <w14:ligatures w14:val="standardContextual"/>
              </w:rPr>
              <w:t>CAL ID</w:t>
            </w:r>
            <w:r>
              <w:rPr>
                <w:rFonts w:eastAsia="Arial"/>
                <w:color w:val="000000" w:themeColor="text1"/>
                <w:kern w:val="2"/>
                <w14:ligatures w14:val="standardContextual"/>
              </w:rPr>
              <w:t xml:space="preserve"> shall be of </w:t>
            </w:r>
            <w:r w:rsidRPr="003D570B">
              <w:rPr>
                <w:rFonts w:eastAsia="Arial"/>
                <w:color w:val="000000" w:themeColor="text1"/>
                <w:kern w:val="2"/>
                <w14:ligatures w14:val="standardContextual"/>
              </w:rPr>
              <w:t>16 Byte</w:t>
            </w:r>
            <w:r>
              <w:rPr>
                <w:rFonts w:eastAsia="Arial"/>
                <w:color w:val="000000" w:themeColor="text1"/>
                <w:kern w:val="2"/>
                <w14:ligatures w14:val="standardContextual"/>
              </w:rPr>
              <w:t xml:space="preserve"> value.</w:t>
            </w:r>
          </w:p>
          <w:p w14:paraId="0907EB87" w14:textId="77777777" w:rsidR="00DA6C9A" w:rsidRPr="006961B9" w:rsidRDefault="00DA6C9A">
            <w:pPr>
              <w:pStyle w:val="TableText"/>
              <w:numPr>
                <w:ilvl w:val="0"/>
                <w:numId w:val="42"/>
              </w:numPr>
              <w:snapToGrid w:val="0"/>
              <w:spacing w:line="256" w:lineRule="auto"/>
              <w:ind w:left="194" w:hanging="180"/>
              <w:rPr>
                <w:rFonts w:eastAsia="Arial"/>
                <w:kern w:val="2"/>
                <w14:ligatures w14:val="standardContextual"/>
              </w:rPr>
            </w:pPr>
            <w:r w:rsidRPr="00BC1683">
              <w:rPr>
                <w:rFonts w:eastAsia="Arial"/>
                <w:color w:val="000000" w:themeColor="text1"/>
                <w:kern w:val="2"/>
                <w14:ligatures w14:val="standardContextual"/>
              </w:rPr>
              <w:t>CAL ID shall be in ASCII Format</w:t>
            </w:r>
            <w:r>
              <w:rPr>
                <w:rFonts w:eastAsia="Arial"/>
                <w:color w:val="000000" w:themeColor="text1"/>
                <w:kern w:val="2"/>
                <w14:ligatures w14:val="standardContextual"/>
              </w:rPr>
              <w:t>.</w:t>
            </w:r>
          </w:p>
        </w:tc>
      </w:tr>
      <w:tr w:rsidR="00DA6C9A" w:rsidRPr="008A79EE" w14:paraId="62057F8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E9793B0" w14:textId="77777777" w:rsidR="00DA6C9A" w:rsidRDefault="00DA6C9A" w:rsidP="00535342">
            <w:pPr>
              <w:pStyle w:val="TableText"/>
              <w:snapToGrid w:val="0"/>
              <w:spacing w:line="254" w:lineRule="auto"/>
              <w:rPr>
                <w:b/>
                <w:bCs/>
                <w:kern w:val="2"/>
                <w14:ligatures w14:val="standardContextual"/>
              </w:rPr>
            </w:pPr>
            <w:r>
              <w:rPr>
                <w:kern w:val="2"/>
                <w14:ligatures w14:val="standardContextual"/>
              </w:rPr>
              <w:t>Output(s)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0990D1" w14:textId="6DC40236" w:rsidR="00DA6C9A" w:rsidRPr="005418E5" w:rsidRDefault="00DA6C9A">
            <w:pPr>
              <w:pStyle w:val="TableText"/>
              <w:numPr>
                <w:ilvl w:val="0"/>
                <w:numId w:val="42"/>
              </w:numPr>
              <w:snapToGrid w:val="0"/>
              <w:spacing w:line="256" w:lineRule="auto"/>
              <w:ind w:left="194" w:hanging="180"/>
              <w:rPr>
                <w:rFonts w:eastAsia="Arial"/>
                <w:kern w:val="2"/>
                <w14:ligatures w14:val="standardContextual"/>
              </w:rPr>
            </w:pPr>
            <w:r w:rsidRPr="008A79EE">
              <w:rPr>
                <w:rFonts w:eastAsia="Arial"/>
                <w:kern w:val="2"/>
                <w14:ligatures w14:val="standardContextual"/>
              </w:rPr>
              <w:t xml:space="preserve">HVDCDC shall </w:t>
            </w:r>
            <w:r>
              <w:rPr>
                <w:rFonts w:eastAsia="Arial"/>
                <w:kern w:val="2"/>
                <w14:ligatures w14:val="standardContextual"/>
              </w:rPr>
              <w:t xml:space="preserve">use the incremental </w:t>
            </w:r>
            <w:r w:rsidR="00577065">
              <w:rPr>
                <w:rFonts w:eastAsia="Arial"/>
                <w:kern w:val="2"/>
                <w14:ligatures w14:val="standardContextual"/>
              </w:rPr>
              <w:t>16-byte</w:t>
            </w:r>
            <w:r>
              <w:rPr>
                <w:rFonts w:eastAsia="Arial"/>
                <w:kern w:val="2"/>
                <w14:ligatures w14:val="standardContextual"/>
              </w:rPr>
              <w:t xml:space="preserve"> ASCII CAL ID value as the previous software release.</w:t>
            </w:r>
          </w:p>
        </w:tc>
      </w:tr>
      <w:tr w:rsidR="00DA6C9A" w:rsidRPr="008A79EE" w14:paraId="2A848AC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7F9996A" w14:textId="77777777" w:rsidR="00DA6C9A" w:rsidRDefault="00DA6C9A" w:rsidP="00535342">
            <w:pPr>
              <w:pStyle w:val="TableText"/>
              <w:snapToGrid w:val="0"/>
              <w:spacing w:line="254" w:lineRule="auto"/>
              <w:rPr>
                <w:kern w:val="2"/>
                <w14:ligatures w14:val="standardContextual"/>
              </w:rPr>
            </w:pPr>
            <w:r>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7F1C4D" w14:textId="77777777" w:rsidR="00DA6C9A" w:rsidRPr="003D570B"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3D570B">
              <w:rPr>
                <w:rFonts w:eastAsia="Arial"/>
                <w:color w:val="000000" w:themeColor="text1"/>
                <w:kern w:val="2"/>
                <w14:ligatures w14:val="standardContextual"/>
              </w:rPr>
              <w:t xml:space="preserve">HVDCDC shall </w:t>
            </w:r>
            <w:r>
              <w:rPr>
                <w:rFonts w:eastAsia="Arial"/>
                <w:color w:val="000000" w:themeColor="text1"/>
                <w:kern w:val="2"/>
                <w14:ligatures w14:val="standardContextual"/>
              </w:rPr>
              <w:t xml:space="preserve">set </w:t>
            </w:r>
            <w:r w:rsidRPr="003D570B">
              <w:rPr>
                <w:rFonts w:eastAsia="Arial"/>
                <w:color w:val="000000" w:themeColor="text1"/>
                <w:kern w:val="2"/>
                <w14:ligatures w14:val="standardContextual"/>
              </w:rPr>
              <w:t>16 Byte CAL ID</w:t>
            </w:r>
            <w:r>
              <w:rPr>
                <w:rFonts w:eastAsia="Arial"/>
                <w:color w:val="000000" w:themeColor="text1"/>
                <w:kern w:val="2"/>
                <w14:ligatures w14:val="standardContextual"/>
              </w:rPr>
              <w:t xml:space="preserve"> with default value. </w:t>
            </w:r>
          </w:p>
          <w:p w14:paraId="606D7091" w14:textId="77777777" w:rsidR="00DA6C9A"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3D570B">
              <w:rPr>
                <w:rFonts w:eastAsia="Arial"/>
                <w:color w:val="000000" w:themeColor="text1"/>
                <w:kern w:val="2"/>
                <w14:ligatures w14:val="standardContextual"/>
              </w:rPr>
              <w:t xml:space="preserve">HVDCDC shall </w:t>
            </w:r>
            <w:r>
              <w:rPr>
                <w:rFonts w:eastAsia="Arial"/>
                <w:color w:val="000000" w:themeColor="text1"/>
                <w:kern w:val="2"/>
                <w14:ligatures w14:val="standardContextual"/>
              </w:rPr>
              <w:t>increment</w:t>
            </w:r>
            <w:r w:rsidRPr="003D570B">
              <w:rPr>
                <w:rFonts w:eastAsia="Arial"/>
                <w:color w:val="000000" w:themeColor="text1"/>
                <w:kern w:val="2"/>
                <w14:ligatures w14:val="standardContextual"/>
              </w:rPr>
              <w:t xml:space="preserve"> </w:t>
            </w:r>
            <w:r>
              <w:rPr>
                <w:rFonts w:eastAsia="Arial"/>
                <w:color w:val="000000" w:themeColor="text1"/>
                <w:kern w:val="2"/>
                <w14:ligatures w14:val="standardContextual"/>
              </w:rPr>
              <w:t xml:space="preserve">last byte of </w:t>
            </w:r>
            <w:r w:rsidRPr="003D570B">
              <w:rPr>
                <w:rFonts w:eastAsia="Arial"/>
                <w:color w:val="000000" w:themeColor="text1"/>
                <w:kern w:val="2"/>
                <w14:ligatures w14:val="standardContextual"/>
              </w:rPr>
              <w:t>CAL ID</w:t>
            </w:r>
            <w:r>
              <w:rPr>
                <w:rFonts w:eastAsia="Arial"/>
                <w:color w:val="000000" w:themeColor="text1"/>
                <w:kern w:val="2"/>
                <w14:ligatures w14:val="standardContextual"/>
              </w:rPr>
              <w:t xml:space="preserve"> with respect to previous release.</w:t>
            </w:r>
          </w:p>
          <w:p w14:paraId="61844629" w14:textId="77777777" w:rsidR="00DA6C9A" w:rsidRPr="009E5A45" w:rsidRDefault="00DA6C9A">
            <w:pPr>
              <w:pStyle w:val="TableText"/>
              <w:numPr>
                <w:ilvl w:val="0"/>
                <w:numId w:val="42"/>
              </w:numPr>
              <w:snapToGrid w:val="0"/>
              <w:spacing w:line="256" w:lineRule="auto"/>
              <w:ind w:left="194" w:hanging="180"/>
              <w:rPr>
                <w:rFonts w:eastAsia="Arial"/>
                <w:kern w:val="2"/>
                <w14:ligatures w14:val="standardContextual"/>
              </w:rPr>
            </w:pPr>
            <w:r>
              <w:rPr>
                <w:rFonts w:eastAsia="Arial"/>
                <w:color w:val="000000" w:themeColor="text1"/>
                <w:kern w:val="2"/>
                <w14:ligatures w14:val="standardContextual"/>
              </w:rPr>
              <w:t>HVDCDC shall report</w:t>
            </w:r>
            <w:r w:rsidRPr="003D570B">
              <w:rPr>
                <w:rFonts w:eastAsia="Arial"/>
                <w:color w:val="000000" w:themeColor="text1"/>
                <w:kern w:val="2"/>
                <w14:ligatures w14:val="standardContextual"/>
              </w:rPr>
              <w:t xml:space="preserve"> </w:t>
            </w:r>
            <w:r>
              <w:rPr>
                <w:rFonts w:eastAsia="Arial"/>
                <w:color w:val="000000" w:themeColor="text1"/>
                <w:kern w:val="2"/>
                <w14:ligatures w14:val="standardContextual"/>
              </w:rPr>
              <w:t xml:space="preserve">incremental </w:t>
            </w:r>
            <w:r w:rsidRPr="003D570B">
              <w:rPr>
                <w:rFonts w:eastAsia="Arial"/>
                <w:color w:val="000000" w:themeColor="text1"/>
                <w:kern w:val="2"/>
                <w14:ligatures w14:val="standardContextual"/>
              </w:rPr>
              <w:t xml:space="preserve">16 Byte CAL ID </w:t>
            </w:r>
            <w:r>
              <w:rPr>
                <w:rFonts w:eastAsia="Arial"/>
                <w:color w:val="000000" w:themeColor="text1"/>
                <w:kern w:val="2"/>
                <w14:ligatures w14:val="standardContextual"/>
              </w:rPr>
              <w:t>value to primary controller.</w:t>
            </w:r>
          </w:p>
        </w:tc>
      </w:tr>
      <w:tr w:rsidR="00DA6C9A" w14:paraId="3933DC9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9CCE61C" w14:textId="77777777" w:rsidR="00DA6C9A" w:rsidRDefault="00DA6C9A" w:rsidP="00535342">
            <w:pPr>
              <w:pStyle w:val="TableText"/>
              <w:snapToGrid w:val="0"/>
              <w:spacing w:line="254" w:lineRule="auto"/>
            </w:pPr>
            <w:r>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A496A5" w14:textId="77777777" w:rsidR="00DA6C9A" w:rsidRDefault="00DA6C9A" w:rsidP="00535342">
            <w:pPr>
              <w:pStyle w:val="TableText"/>
              <w:snapToGrid w:val="0"/>
              <w:spacing w:line="254" w:lineRule="auto"/>
              <w:rPr>
                <w:kern w:val="2"/>
                <w14:ligatures w14:val="standardContextual"/>
              </w:rPr>
            </w:pPr>
            <w:r>
              <w:rPr>
                <w:kern w:val="2"/>
                <w14:ligatures w14:val="standardContextual"/>
              </w:rPr>
              <w:t>No such mandatory fields are applicable.</w:t>
            </w:r>
          </w:p>
        </w:tc>
      </w:tr>
      <w:tr w:rsidR="00DA6C9A" w14:paraId="0447648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5A21327" w14:textId="77777777" w:rsidR="00DA6C9A" w:rsidRDefault="00DA6C9A" w:rsidP="00535342">
            <w:pPr>
              <w:pStyle w:val="TableText"/>
              <w:snapToGrid w:val="0"/>
              <w:spacing w:line="254" w:lineRule="auto"/>
              <w:rPr>
                <w:kern w:val="2"/>
                <w14:ligatures w14:val="standardContextual"/>
              </w:rPr>
            </w:pPr>
            <w:r>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C57C8A" w14:textId="77777777" w:rsidR="00DA6C9A" w:rsidRDefault="00DA6C9A" w:rsidP="00535342">
            <w:pPr>
              <w:pStyle w:val="TableText"/>
              <w:snapToGrid w:val="0"/>
              <w:spacing w:line="254" w:lineRule="auto"/>
              <w:rPr>
                <w:kern w:val="2"/>
                <w14:ligatures w14:val="standardContextual"/>
              </w:rPr>
            </w:pPr>
            <w:r>
              <w:rPr>
                <w:kern w:val="2"/>
                <w14:ligatures w14:val="standardContextual"/>
              </w:rPr>
              <w:t>The 16 Byte CAL ID shall be preloaded with default value as “</w:t>
            </w:r>
            <w:r>
              <w:rPr>
                <w:color w:val="000000" w:themeColor="text1"/>
                <w:kern w:val="2"/>
                <w14:ligatures w14:val="standardContextual"/>
              </w:rPr>
              <w:t>xxxxxxxxxxxxxxxx”</w:t>
            </w:r>
          </w:p>
        </w:tc>
      </w:tr>
      <w:tr w:rsidR="00DA6C9A" w14:paraId="51B6571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1E8FAFE" w14:textId="77777777" w:rsidR="00DA6C9A" w:rsidRDefault="00DA6C9A" w:rsidP="00535342">
            <w:pPr>
              <w:pStyle w:val="TableText"/>
              <w:snapToGrid w:val="0"/>
              <w:spacing w:line="254" w:lineRule="auto"/>
              <w:rPr>
                <w:kern w:val="2"/>
                <w14:ligatures w14:val="standardContextual"/>
              </w:rPr>
            </w:pPr>
            <w:r>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F1BB97" w14:textId="77777777" w:rsidR="00DA6C9A" w:rsidRDefault="00DA6C9A" w:rsidP="00535342">
            <w:pPr>
              <w:pStyle w:val="TableText"/>
              <w:snapToGrid w:val="0"/>
              <w:spacing w:line="254" w:lineRule="auto"/>
              <w:rPr>
                <w:kern w:val="2"/>
                <w14:ligatures w14:val="standardContextual"/>
              </w:rPr>
            </w:pPr>
            <w:r>
              <w:rPr>
                <w:kern w:val="2"/>
                <w:szCs w:val="20"/>
                <w14:ligatures w14:val="standardContextual"/>
              </w:rPr>
              <w:t>Default value is as per preloaded value</w:t>
            </w:r>
          </w:p>
        </w:tc>
      </w:tr>
      <w:tr w:rsidR="00DA6C9A" w14:paraId="3518A9C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B38C368" w14:textId="77777777" w:rsidR="00DA6C9A" w:rsidRDefault="00DA6C9A" w:rsidP="00535342">
            <w:pPr>
              <w:pStyle w:val="TableText"/>
              <w:snapToGrid w:val="0"/>
              <w:spacing w:line="254" w:lineRule="auto"/>
              <w:rPr>
                <w:kern w:val="2"/>
                <w14:ligatures w14:val="standardContextual"/>
              </w:rPr>
            </w:pPr>
            <w:r>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AD5EC0" w14:textId="77777777" w:rsidR="00DA6C9A" w:rsidRDefault="00DA6C9A" w:rsidP="00535342">
            <w:pPr>
              <w:pStyle w:val="TableText"/>
              <w:snapToGrid w:val="0"/>
              <w:spacing w:line="254" w:lineRule="auto"/>
              <w:rPr>
                <w:kern w:val="2"/>
                <w14:ligatures w14:val="standardContextual"/>
              </w:rPr>
            </w:pPr>
            <w:r>
              <w:rPr>
                <w:kern w:val="2"/>
                <w:szCs w:val="20"/>
                <w14:ligatures w14:val="standardContextual"/>
              </w:rPr>
              <w:t>Valid range value is not required.</w:t>
            </w:r>
          </w:p>
        </w:tc>
      </w:tr>
      <w:tr w:rsidR="00DA6C9A" w14:paraId="61E3D45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E369383" w14:textId="77777777" w:rsidR="00DA6C9A" w:rsidRDefault="00DA6C9A" w:rsidP="00535342">
            <w:pPr>
              <w:pStyle w:val="TableText"/>
              <w:snapToGrid w:val="0"/>
              <w:spacing w:line="254" w:lineRule="auto"/>
              <w:rPr>
                <w:kern w:val="2"/>
                <w14:ligatures w14:val="standardContextual"/>
              </w:rPr>
            </w:pPr>
            <w:r>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C5B5FF" w14:textId="77777777" w:rsidR="00DA6C9A" w:rsidRDefault="00DA6C9A" w:rsidP="00535342">
            <w:pPr>
              <w:pStyle w:val="TableText"/>
              <w:snapToGrid w:val="0"/>
              <w:spacing w:line="254" w:lineRule="auto"/>
              <w:rPr>
                <w:kern w:val="2"/>
                <w14:ligatures w14:val="standardContextual"/>
              </w:rPr>
            </w:pPr>
            <w:r>
              <w:rPr>
                <w:kern w:val="2"/>
                <w:szCs w:val="20"/>
                <w14:ligatures w14:val="standardContextual"/>
              </w:rPr>
              <w:t>Data latency period is not applicable</w:t>
            </w:r>
          </w:p>
        </w:tc>
      </w:tr>
      <w:tr w:rsidR="00DA6C9A" w14:paraId="18298AC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C554213" w14:textId="77777777" w:rsidR="00DA6C9A" w:rsidRDefault="00DA6C9A" w:rsidP="00535342">
            <w:pPr>
              <w:pStyle w:val="TableText"/>
              <w:snapToGrid w:val="0"/>
              <w:spacing w:line="254" w:lineRule="auto"/>
              <w:rPr>
                <w:kern w:val="2"/>
                <w14:ligatures w14:val="standardContextual"/>
              </w:rPr>
            </w:pPr>
            <w:r>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D4CF81" w14:textId="77777777" w:rsidR="00DA6C9A" w:rsidRDefault="00DA6C9A" w:rsidP="00535342">
            <w:pPr>
              <w:pStyle w:val="TableText"/>
              <w:snapToGrid w:val="0"/>
              <w:spacing w:line="254" w:lineRule="auto"/>
              <w:rPr>
                <w:kern w:val="2"/>
                <w14:ligatures w14:val="standardContextual"/>
              </w:rPr>
            </w:pPr>
            <w:r>
              <w:rPr>
                <w:kern w:val="2"/>
                <w:szCs w:val="20"/>
                <w14:ligatures w14:val="standardContextual"/>
              </w:rPr>
              <w:t>Data Retention period is the key cycle.</w:t>
            </w:r>
          </w:p>
        </w:tc>
      </w:tr>
      <w:tr w:rsidR="00DA6C9A" w14:paraId="184EDD2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CBD4145" w14:textId="77777777" w:rsidR="00DA6C9A" w:rsidRDefault="00DA6C9A" w:rsidP="00535342">
            <w:pPr>
              <w:pStyle w:val="TableText"/>
              <w:snapToGrid w:val="0"/>
              <w:spacing w:line="254" w:lineRule="auto"/>
              <w:rPr>
                <w:kern w:val="2"/>
                <w14:ligatures w14:val="standardContextual"/>
              </w:rPr>
            </w:pPr>
            <w:r>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7DB328" w14:textId="77777777" w:rsidR="00DA6C9A" w:rsidRDefault="00DA6C9A" w:rsidP="00535342">
            <w:pPr>
              <w:pStyle w:val="TableText"/>
              <w:spacing w:line="254"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DA6C9A" w14:paraId="1A956A6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485D511" w14:textId="77777777" w:rsidR="00DA6C9A" w:rsidRDefault="00DA6C9A" w:rsidP="00535342">
            <w:pPr>
              <w:pStyle w:val="TableText"/>
              <w:snapToGrid w:val="0"/>
              <w:spacing w:line="254" w:lineRule="auto"/>
              <w:rPr>
                <w:kern w:val="2"/>
                <w14:ligatures w14:val="standardContextual"/>
              </w:rPr>
            </w:pPr>
            <w:r>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4BA8BF" w14:textId="77777777" w:rsidR="00DA6C9A" w:rsidRDefault="00DA6C9A" w:rsidP="00535342">
            <w:pPr>
              <w:pStyle w:val="TableText"/>
              <w:spacing w:line="254" w:lineRule="auto"/>
              <w:rPr>
                <w:kern w:val="2"/>
                <w14:ligatures w14:val="standardContextual"/>
              </w:rPr>
            </w:pPr>
            <w:r>
              <w:rPr>
                <w:kern w:val="2"/>
                <w:szCs w:val="20"/>
                <w14:ligatures w14:val="standardContextual"/>
              </w:rPr>
              <w:t>External event is not required.</w:t>
            </w:r>
          </w:p>
        </w:tc>
      </w:tr>
      <w:tr w:rsidR="00DA6C9A" w14:paraId="74F083E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11EA72F" w14:textId="77777777" w:rsidR="00DA6C9A" w:rsidRDefault="00DA6C9A" w:rsidP="00535342">
            <w:pPr>
              <w:pStyle w:val="TableText"/>
              <w:snapToGrid w:val="0"/>
              <w:spacing w:line="254" w:lineRule="auto"/>
              <w:rPr>
                <w:kern w:val="2"/>
                <w14:ligatures w14:val="standardContextual"/>
              </w:rPr>
            </w:pPr>
            <w:r>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00ACC3" w14:textId="77777777" w:rsidR="00DA6C9A" w:rsidRDefault="00DA6C9A" w:rsidP="00535342">
            <w:pPr>
              <w:pStyle w:val="TableText"/>
              <w:spacing w:line="254" w:lineRule="auto"/>
              <w:rPr>
                <w:kern w:val="2"/>
                <w14:ligatures w14:val="standardContextual"/>
              </w:rPr>
            </w:pPr>
            <w:r>
              <w:rPr>
                <w:kern w:val="2"/>
                <w:szCs w:val="20"/>
                <w14:ligatures w14:val="standardContextual"/>
              </w:rPr>
              <w:t>Temporal event is not applicable.</w:t>
            </w:r>
          </w:p>
        </w:tc>
      </w:tr>
      <w:tr w:rsidR="00DA6C9A" w14:paraId="00F47B6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A008D81" w14:textId="77777777" w:rsidR="00DA6C9A" w:rsidRDefault="00DA6C9A" w:rsidP="00535342">
            <w:pPr>
              <w:pStyle w:val="TableText"/>
              <w:snapToGrid w:val="0"/>
              <w:spacing w:line="254" w:lineRule="auto"/>
              <w:rPr>
                <w:kern w:val="2"/>
                <w14:ligatures w14:val="standardContextual"/>
              </w:rPr>
            </w:pPr>
            <w:r>
              <w:rPr>
                <w:kern w:val="2"/>
                <w14:ligatures w14:val="standardContextual"/>
              </w:rPr>
              <w:t xml:space="preserve">Validation Rules/ </w:t>
            </w:r>
          </w:p>
          <w:p w14:paraId="12417963" w14:textId="77777777" w:rsidR="00DA6C9A" w:rsidRDefault="00DA6C9A" w:rsidP="00535342">
            <w:pPr>
              <w:pStyle w:val="TableText"/>
              <w:snapToGrid w:val="0"/>
              <w:spacing w:line="254" w:lineRule="auto"/>
              <w:rPr>
                <w:kern w:val="2"/>
                <w:vertAlign w:val="superscript"/>
                <w14:ligatures w14:val="standardContextual"/>
              </w:rPr>
            </w:pPr>
            <w:r>
              <w:rPr>
                <w:kern w:val="2"/>
                <w14:ligatures w14:val="standardContextual"/>
              </w:rPr>
              <w:t>Verification criteria</w:t>
            </w:r>
            <w:r>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A978A" w14:textId="77777777" w:rsidR="00DA6C9A" w:rsidRDefault="00DA6C9A" w:rsidP="00535342">
            <w:pPr>
              <w:pStyle w:val="TableText"/>
              <w:snapToGrid w:val="0"/>
              <w:spacing w:line="254" w:lineRule="auto"/>
              <w:rPr>
                <w:i/>
                <w:iCs/>
                <w:kern w:val="2"/>
                <w14:ligatures w14:val="standardContextual"/>
              </w:rPr>
            </w:pPr>
            <w:r>
              <w:t xml:space="preserve">Verify that HVDCDC </w:t>
            </w:r>
            <w:r w:rsidRPr="008A79EE">
              <w:rPr>
                <w:rFonts w:eastAsia="Arial"/>
                <w:kern w:val="2"/>
                <w14:ligatures w14:val="standardContextual"/>
              </w:rPr>
              <w:t xml:space="preserve">shall </w:t>
            </w:r>
            <w:r>
              <w:rPr>
                <w:rFonts w:eastAsia="Arial"/>
                <w:kern w:val="2"/>
                <w14:ligatures w14:val="standardContextual"/>
              </w:rPr>
              <w:t>send the incremental 16 byte ASCII CAL ID value w.r.to the previous software release to primary controller continuously</w:t>
            </w:r>
            <w:r>
              <w:t>.</w:t>
            </w:r>
          </w:p>
        </w:tc>
      </w:tr>
      <w:tr w:rsidR="00DA6C9A" w14:paraId="28F549E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E2ED20B" w14:textId="77777777" w:rsidR="00DA6C9A" w:rsidRDefault="00DA6C9A" w:rsidP="00535342">
            <w:pPr>
              <w:pStyle w:val="TableText"/>
              <w:snapToGrid w:val="0"/>
              <w:spacing w:line="254" w:lineRule="auto"/>
              <w:rPr>
                <w:kern w:val="2"/>
                <w14:ligatures w14:val="standardContextual"/>
              </w:rPr>
            </w:pPr>
            <w:r>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3CCF9C" w14:textId="77777777" w:rsidR="00DA6C9A" w:rsidRDefault="00DA6C9A" w:rsidP="00535342">
            <w:pPr>
              <w:pStyle w:val="TableText"/>
              <w:snapToGrid w:val="0"/>
              <w:spacing w:line="254" w:lineRule="auto"/>
              <w:rPr>
                <w:kern w:val="2"/>
                <w14:ligatures w14:val="standardContextual"/>
              </w:rPr>
            </w:pPr>
            <w:r>
              <w:rPr>
                <w:kern w:val="2"/>
                <w:szCs w:val="20"/>
                <w14:ligatures w14:val="standardContextual"/>
              </w:rPr>
              <w:t>Incremental 16 Byte ASCII format for CAL ID</w:t>
            </w:r>
          </w:p>
        </w:tc>
      </w:tr>
      <w:tr w:rsidR="00DA6C9A" w14:paraId="28E6E6D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521A9B1" w14:textId="77777777" w:rsidR="00DA6C9A" w:rsidRDefault="00DA6C9A" w:rsidP="00535342">
            <w:pPr>
              <w:pStyle w:val="TableText"/>
              <w:snapToGrid w:val="0"/>
              <w:spacing w:line="254" w:lineRule="auto"/>
              <w:rPr>
                <w:kern w:val="2"/>
                <w14:ligatures w14:val="standardContextual"/>
              </w:rPr>
            </w:pPr>
            <w:r>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77C5AA" w14:textId="77777777" w:rsidR="00DA6C9A" w:rsidRDefault="00DA6C9A" w:rsidP="00535342">
            <w:pPr>
              <w:pStyle w:val="TableText"/>
              <w:snapToGrid w:val="0"/>
              <w:spacing w:line="254" w:lineRule="auto"/>
              <w:rPr>
                <w:kern w:val="2"/>
                <w14:ligatures w14:val="standardContextual"/>
              </w:rPr>
            </w:pPr>
            <w:r>
              <w:rPr>
                <w:kern w:val="2"/>
                <w:szCs w:val="20"/>
                <w14:ligatures w14:val="standardContextual"/>
              </w:rPr>
              <w:t>No effects on other system</w:t>
            </w:r>
          </w:p>
        </w:tc>
      </w:tr>
      <w:tr w:rsidR="00DA6C9A" w14:paraId="600A0FB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D32CF60" w14:textId="77777777" w:rsidR="00DA6C9A" w:rsidRDefault="00DA6C9A" w:rsidP="00535342">
            <w:pPr>
              <w:pStyle w:val="TableText"/>
              <w:snapToGrid w:val="0"/>
              <w:spacing w:line="254" w:lineRule="auto"/>
              <w:rPr>
                <w:kern w:val="2"/>
                <w14:ligatures w14:val="standardContextual"/>
              </w:rPr>
            </w:pPr>
            <w:r>
              <w:rPr>
                <w:kern w:val="2"/>
                <w14:ligatures w14:val="standardContextual"/>
              </w:rPr>
              <w:lastRenderedPageBreak/>
              <w:t>Testability with respect to test environment</w:t>
            </w:r>
          </w:p>
          <w:p w14:paraId="614A66B9" w14:textId="77777777" w:rsidR="00DA6C9A" w:rsidRDefault="00DA6C9A" w:rsidP="00535342">
            <w:pPr>
              <w:pStyle w:val="TableText"/>
              <w:spacing w:line="254" w:lineRule="auto"/>
              <w:rPr>
                <w:kern w:val="2"/>
                <w14:ligatures w14:val="standardContextual"/>
              </w:rPr>
            </w:pPr>
            <w:r>
              <w:rPr>
                <w:kern w:val="2"/>
                <w14:ligatures w14:val="standardContextual"/>
              </w:rPr>
              <w:t>(Yes/No)</w:t>
            </w:r>
          </w:p>
          <w:p w14:paraId="7E53A0AB" w14:textId="77777777" w:rsidR="00DA6C9A" w:rsidRDefault="00DA6C9A" w:rsidP="00535342">
            <w:pPr>
              <w:pStyle w:val="TableText"/>
              <w:spacing w:line="254" w:lineRule="auto"/>
              <w:rPr>
                <w:kern w:val="2"/>
                <w14:ligatures w14:val="standardContextual"/>
              </w:rPr>
            </w:pPr>
            <w:r>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47BBAD" w14:textId="77777777" w:rsidR="00DA6C9A" w:rsidRDefault="00DA6C9A" w:rsidP="00535342">
            <w:pPr>
              <w:pStyle w:val="TableText"/>
              <w:snapToGrid w:val="0"/>
              <w:spacing w:line="256" w:lineRule="auto"/>
              <w:rPr>
                <w:kern w:val="2"/>
                <w14:ligatures w14:val="standardContextual"/>
              </w:rPr>
            </w:pPr>
            <w:r>
              <w:rPr>
                <w:kern w:val="2"/>
                <w14:ligatures w14:val="standardContextual"/>
              </w:rPr>
              <w:t>YES</w:t>
            </w:r>
          </w:p>
          <w:p w14:paraId="7FF7C9EA" w14:textId="77777777" w:rsidR="00DA6C9A" w:rsidRDefault="00DA6C9A" w:rsidP="00535342">
            <w:pPr>
              <w:pStyle w:val="TableText"/>
              <w:snapToGrid w:val="0"/>
              <w:spacing w:line="254" w:lineRule="auto"/>
              <w:rPr>
                <w:kern w:val="2"/>
                <w14:ligatures w14:val="standardContextual"/>
              </w:rPr>
            </w:pPr>
          </w:p>
        </w:tc>
      </w:tr>
      <w:tr w:rsidR="00DA6C9A" w14:paraId="0374667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D08D289" w14:textId="77777777" w:rsidR="00DA6C9A" w:rsidRDefault="00DA6C9A" w:rsidP="00535342">
            <w:pPr>
              <w:pStyle w:val="TableText"/>
              <w:snapToGrid w:val="0"/>
              <w:spacing w:line="254" w:lineRule="auto"/>
              <w:rPr>
                <w:kern w:val="2"/>
                <w14:ligatures w14:val="standardContextual"/>
              </w:rPr>
            </w:pPr>
            <w:r>
              <w:rPr>
                <w:kern w:val="2"/>
                <w14:ligatures w14:val="standardContextual"/>
              </w:rPr>
              <w:t>Feasible within project constraints</w:t>
            </w:r>
          </w:p>
          <w:p w14:paraId="5681DEC9" w14:textId="77777777" w:rsidR="00DA6C9A" w:rsidRDefault="00DA6C9A" w:rsidP="00535342">
            <w:pPr>
              <w:pStyle w:val="TableText"/>
              <w:snapToGrid w:val="0"/>
              <w:spacing w:line="254" w:lineRule="auto"/>
              <w:rPr>
                <w:kern w:val="2"/>
                <w14:ligatures w14:val="standardContextual"/>
              </w:rPr>
            </w:pPr>
            <w:r>
              <w:rPr>
                <w:kern w:val="2"/>
                <w14:ligatures w14:val="standardContextual"/>
              </w:rPr>
              <w:t>(Yes/No)</w:t>
            </w:r>
          </w:p>
          <w:p w14:paraId="4F4C992A" w14:textId="77777777" w:rsidR="00DA6C9A" w:rsidRDefault="00DA6C9A" w:rsidP="00535342">
            <w:pPr>
              <w:pStyle w:val="TableText"/>
              <w:snapToGrid w:val="0"/>
              <w:spacing w:line="254" w:lineRule="auto"/>
              <w:rPr>
                <w:kern w:val="2"/>
                <w14:ligatures w14:val="standardContextual"/>
              </w:rPr>
            </w:pPr>
            <w:r>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9CB96C" w14:textId="77777777" w:rsidR="00DA6C9A" w:rsidRDefault="00DA6C9A" w:rsidP="00535342">
            <w:pPr>
              <w:pStyle w:val="TableText"/>
              <w:snapToGrid w:val="0"/>
              <w:spacing w:line="256" w:lineRule="auto"/>
              <w:rPr>
                <w:kern w:val="2"/>
                <w14:ligatures w14:val="standardContextual"/>
              </w:rPr>
            </w:pPr>
            <w:r>
              <w:rPr>
                <w:kern w:val="2"/>
                <w14:ligatures w14:val="standardContextual"/>
              </w:rPr>
              <w:t>YES</w:t>
            </w:r>
          </w:p>
          <w:p w14:paraId="3F8243EB" w14:textId="77777777" w:rsidR="00DA6C9A" w:rsidRDefault="00DA6C9A" w:rsidP="00535342">
            <w:pPr>
              <w:pStyle w:val="TableText"/>
              <w:snapToGrid w:val="0"/>
              <w:spacing w:line="254" w:lineRule="auto"/>
              <w:rPr>
                <w:i/>
                <w:iCs/>
                <w:kern w:val="2"/>
                <w14:ligatures w14:val="standardContextual"/>
              </w:rPr>
            </w:pPr>
          </w:p>
        </w:tc>
      </w:tr>
      <w:tr w:rsidR="00DA6C9A" w14:paraId="6197C34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38C9444" w14:textId="77777777" w:rsidR="00DA6C9A" w:rsidRDefault="00DA6C9A" w:rsidP="00535342">
            <w:pPr>
              <w:pStyle w:val="TableText"/>
              <w:snapToGrid w:val="0"/>
              <w:spacing w:line="254" w:lineRule="auto"/>
              <w:rPr>
                <w:kern w:val="2"/>
                <w14:ligatures w14:val="standardContextual"/>
              </w:rPr>
            </w:pPr>
            <w:r>
              <w:rPr>
                <w:kern w:val="2"/>
                <w14:ligatures w14:val="standardContextual"/>
              </w:rPr>
              <w:t>Critical</w:t>
            </w:r>
          </w:p>
          <w:p w14:paraId="6320B9C9" w14:textId="77777777" w:rsidR="00DA6C9A" w:rsidRDefault="00DA6C9A" w:rsidP="00535342">
            <w:pPr>
              <w:pStyle w:val="TableText"/>
              <w:snapToGrid w:val="0"/>
              <w:spacing w:line="254" w:lineRule="auto"/>
              <w:rPr>
                <w:kern w:val="2"/>
                <w14:ligatures w14:val="standardContextual"/>
              </w:rPr>
            </w:pPr>
            <w:r>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843FFD" w14:textId="77777777" w:rsidR="00DA6C9A" w:rsidRDefault="00DA6C9A" w:rsidP="00535342">
            <w:pPr>
              <w:pStyle w:val="TableText"/>
              <w:snapToGrid w:val="0"/>
              <w:spacing w:line="254" w:lineRule="auto"/>
              <w:rPr>
                <w:kern w:val="2"/>
                <w14:ligatures w14:val="standardContextual"/>
              </w:rPr>
            </w:pPr>
            <w:r>
              <w:rPr>
                <w:kern w:val="2"/>
                <w14:ligatures w14:val="standardContextual"/>
              </w:rPr>
              <w:t>YES</w:t>
            </w:r>
          </w:p>
        </w:tc>
      </w:tr>
      <w:tr w:rsidR="00DA6C9A" w:rsidRPr="003D570B" w14:paraId="113CDA9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62C1427" w14:textId="77777777" w:rsidR="00DA6C9A" w:rsidRPr="00BC432E" w:rsidRDefault="00DA6C9A" w:rsidP="00535342">
            <w:pPr>
              <w:pStyle w:val="TableText"/>
              <w:snapToGrid w:val="0"/>
              <w:spacing w:line="254" w:lineRule="auto"/>
              <w:rPr>
                <w:kern w:val="2"/>
                <w14:ligatures w14:val="standardContextual"/>
              </w:rPr>
            </w:pPr>
            <w:r w:rsidRPr="00BC432E">
              <w:rPr>
                <w:kern w:val="2"/>
                <w14:ligatures w14:val="standardContextual"/>
              </w:rPr>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0DD1F8" w14:textId="77777777" w:rsidR="00DA6C9A" w:rsidRPr="00BC432E" w:rsidRDefault="00DA6C9A" w:rsidP="00535342">
            <w:pPr>
              <w:pStyle w:val="TableText"/>
              <w:snapToGrid w:val="0"/>
              <w:spacing w:line="254" w:lineRule="auto"/>
              <w:rPr>
                <w:kern w:val="2"/>
                <w14:ligatures w14:val="standardContextual"/>
              </w:rPr>
            </w:pPr>
            <w:r w:rsidRPr="00BC432E">
              <w:rPr>
                <w:kern w:val="2"/>
                <w14:ligatures w14:val="standardContextual"/>
              </w:rPr>
              <w:t>Acceptance criteria is applicable as per section 6. Acceptance Criteria</w:t>
            </w:r>
          </w:p>
        </w:tc>
      </w:tr>
    </w:tbl>
    <w:p w14:paraId="7E6F4F9A" w14:textId="77777777" w:rsidR="00DA6C9A" w:rsidRDefault="00DA6C9A" w:rsidP="00A55B53">
      <w:pPr>
        <w:rPr>
          <w:lang w:bidi="ar-EG"/>
        </w:rPr>
      </w:pPr>
    </w:p>
    <w:p w14:paraId="06FFAED9" w14:textId="77777777" w:rsidR="00DA6C9A" w:rsidRDefault="00DA6C9A" w:rsidP="00A55B53">
      <w:pPr>
        <w:rPr>
          <w:lang w:bidi="ar-EG"/>
        </w:rPr>
      </w:pPr>
    </w:p>
    <w:p w14:paraId="644F7191" w14:textId="06A50D8C" w:rsidR="00DA6C9A" w:rsidRPr="00123177" w:rsidRDefault="00DA6C9A" w:rsidP="00DA6C9A">
      <w:pPr>
        <w:pStyle w:val="Heading5"/>
      </w:pPr>
      <w:r w:rsidRPr="00123177">
        <w:t xml:space="preserve">Requirement to </w:t>
      </w:r>
      <w:r>
        <w:rPr>
          <w:rFonts w:eastAsia="Arial"/>
        </w:rPr>
        <w:t>store calibration ID used for the software release</w:t>
      </w:r>
      <w:r w:rsidRPr="00123177">
        <w:t>.</w:t>
      </w:r>
    </w:p>
    <w:tbl>
      <w:tblPr>
        <w:tblW w:w="9525" w:type="dxa"/>
        <w:tblInd w:w="108" w:type="dxa"/>
        <w:tblLayout w:type="fixed"/>
        <w:tblLook w:val="04A0" w:firstRow="1" w:lastRow="0" w:firstColumn="1" w:lastColumn="0" w:noHBand="0" w:noVBand="1"/>
      </w:tblPr>
      <w:tblGrid>
        <w:gridCol w:w="1921"/>
        <w:gridCol w:w="7604"/>
      </w:tblGrid>
      <w:tr w:rsidR="00DA6C9A" w14:paraId="46596F4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7066A487" w14:textId="77777777" w:rsidR="00DA6C9A" w:rsidRDefault="00DA6C9A" w:rsidP="00535342">
            <w:pPr>
              <w:pStyle w:val="TableColumnTitle"/>
              <w:snapToGrid w:val="0"/>
              <w:spacing w:line="254" w:lineRule="auto"/>
              <w:rPr>
                <w:kern w:val="2"/>
                <w14:ligatures w14:val="standardContextual"/>
              </w:rPr>
            </w:pPr>
            <w:r>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CC2C056" w14:textId="77777777" w:rsidR="00DA6C9A" w:rsidRDefault="00DA6C9A" w:rsidP="00535342">
            <w:pPr>
              <w:pStyle w:val="TableColumnTitle"/>
              <w:snapToGrid w:val="0"/>
              <w:spacing w:line="254" w:lineRule="auto"/>
              <w:rPr>
                <w:kern w:val="2"/>
                <w14:ligatures w14:val="standardContextual"/>
              </w:rPr>
            </w:pPr>
            <w:r>
              <w:rPr>
                <w:kern w:val="2"/>
                <w14:ligatures w14:val="standardContextual"/>
              </w:rPr>
              <w:t>Description</w:t>
            </w:r>
          </w:p>
        </w:tc>
      </w:tr>
      <w:tr w:rsidR="00DA6C9A" w14:paraId="551A6FC6"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00F7818" w14:textId="77777777" w:rsidR="00DA6C9A" w:rsidRDefault="00DA6C9A" w:rsidP="00535342">
            <w:pPr>
              <w:pStyle w:val="TableText"/>
              <w:snapToGrid w:val="0"/>
              <w:spacing w:line="254" w:lineRule="auto"/>
              <w:rPr>
                <w:kern w:val="2"/>
                <w14:ligatures w14:val="standardContextual"/>
              </w:rPr>
            </w:pPr>
            <w:r>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7F277C" w14:textId="77777777" w:rsidR="00DA6C9A" w:rsidRDefault="00DA6C9A" w:rsidP="00535342">
            <w:pPr>
              <w:snapToGrid w:val="0"/>
            </w:pPr>
            <w:r>
              <w:rPr>
                <w:rFonts w:eastAsia="Arial"/>
                <w:color w:val="000000" w:themeColor="text1"/>
                <w:szCs w:val="20"/>
              </w:rPr>
              <w:t>SWRS_OBD_19</w:t>
            </w:r>
          </w:p>
        </w:tc>
      </w:tr>
      <w:tr w:rsidR="00DA6C9A" w14:paraId="047C8328"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23EF3D1" w14:textId="77777777" w:rsidR="00DA6C9A" w:rsidRDefault="00DA6C9A" w:rsidP="00535342">
            <w:pPr>
              <w:pStyle w:val="TableText"/>
              <w:spacing w:line="254" w:lineRule="auto"/>
              <w:rPr>
                <w:kern w:val="2"/>
                <w14:ligatures w14:val="standardContextual"/>
              </w:rPr>
            </w:pPr>
            <w:r>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1C808C" w14:textId="77777777" w:rsidR="00DA6C9A" w:rsidRDefault="00DA6C9A" w:rsidP="00535342">
            <w:pPr>
              <w:rPr>
                <w:rFonts w:eastAsia="Arial"/>
                <w:color w:val="000000" w:themeColor="text1"/>
                <w:szCs w:val="20"/>
              </w:rPr>
            </w:pPr>
            <w:r w:rsidRPr="00F643E6">
              <w:rPr>
                <w:rFonts w:eastAsia="Arial"/>
                <w:color w:val="000000" w:themeColor="text1"/>
                <w:szCs w:val="20"/>
              </w:rPr>
              <w:t>SDS18-DIA01-02-2904</w:t>
            </w:r>
          </w:p>
        </w:tc>
      </w:tr>
      <w:tr w:rsidR="00DA6C9A" w14:paraId="2D6862B4"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7C05898" w14:textId="77777777" w:rsidR="00DA6C9A" w:rsidRDefault="00DA6C9A" w:rsidP="00535342">
            <w:pPr>
              <w:pStyle w:val="TableText"/>
              <w:snapToGrid w:val="0"/>
              <w:spacing w:line="254" w:lineRule="auto"/>
              <w:rPr>
                <w:kern w:val="2"/>
                <w14:ligatures w14:val="standardContextual"/>
              </w:rPr>
            </w:pPr>
            <w:r>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13887F" w14:textId="77777777" w:rsidR="00DA6C9A" w:rsidRDefault="00DA6C9A" w:rsidP="00535342">
            <w:pPr>
              <w:pStyle w:val="TableText"/>
              <w:snapToGrid w:val="0"/>
              <w:spacing w:line="254" w:lineRule="auto"/>
              <w:rPr>
                <w:kern w:val="2"/>
                <w14:ligatures w14:val="standardContextual"/>
              </w:rPr>
            </w:pPr>
            <w:r>
              <w:rPr>
                <w:kern w:val="2"/>
                <w14:ligatures w14:val="standardContextual"/>
              </w:rPr>
              <w:t>C SAMPLE/PF3.0 Phase-2</w:t>
            </w:r>
          </w:p>
        </w:tc>
      </w:tr>
      <w:tr w:rsidR="00DA6C9A" w:rsidRPr="009865F0" w14:paraId="246F6066"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89F62D1" w14:textId="77777777" w:rsidR="00DA6C9A" w:rsidRDefault="00DA6C9A" w:rsidP="00535342">
            <w:pPr>
              <w:pStyle w:val="TableText"/>
              <w:snapToGrid w:val="0"/>
              <w:spacing w:line="254" w:lineRule="auto"/>
              <w:rPr>
                <w:kern w:val="2"/>
                <w:vertAlign w:val="superscript"/>
                <w14:ligatures w14:val="standardContextual"/>
              </w:rPr>
            </w:pPr>
            <w:r>
              <w:rPr>
                <w:kern w:val="2"/>
                <w14:ligatures w14:val="standardContextual"/>
              </w:rPr>
              <w:t>Purpose</w:t>
            </w:r>
            <w:r>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9EB415" w14:textId="77777777" w:rsidR="00DA6C9A" w:rsidRPr="00B74810" w:rsidRDefault="00DA6C9A" w:rsidP="00535342">
            <w:pPr>
              <w:snapToGrid w:val="0"/>
              <w:spacing w:after="160" w:line="259" w:lineRule="auto"/>
              <w:rPr>
                <w:rFonts w:eastAsia="Arial"/>
              </w:rPr>
            </w:pPr>
            <w:r>
              <w:rPr>
                <w:rFonts w:eastAsia="Arial"/>
              </w:rPr>
              <w:t xml:space="preserve">The HVDCDC shall store calibration ID used for the software release in </w:t>
            </w:r>
            <w:r>
              <w:rPr>
                <w:rFonts w:eastAsia="Arial"/>
                <w:kern w:val="2"/>
                <w14:ligatures w14:val="standardContextual"/>
              </w:rPr>
              <w:t>D-FLASH</w:t>
            </w:r>
          </w:p>
        </w:tc>
      </w:tr>
      <w:tr w:rsidR="00DA6C9A" w14:paraId="26BF14A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FD1E991" w14:textId="77777777" w:rsidR="00DA6C9A" w:rsidRDefault="00DA6C9A" w:rsidP="00535342">
            <w:pPr>
              <w:pStyle w:val="TableText"/>
              <w:snapToGrid w:val="0"/>
              <w:spacing w:line="254" w:lineRule="auto"/>
              <w:rPr>
                <w:kern w:val="2"/>
                <w14:ligatures w14:val="standardContextual"/>
              </w:rPr>
            </w:pPr>
            <w:r>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FA4894" w14:textId="77777777" w:rsidR="00DA6C9A" w:rsidRDefault="00DA6C9A" w:rsidP="00535342">
            <w:pPr>
              <w:snapToGrid w:val="0"/>
              <w:rPr>
                <w:rFonts w:eastAsia="Arial"/>
              </w:rPr>
            </w:pPr>
            <w:r>
              <w:rPr>
                <w:rFonts w:eastAsia="Arial"/>
              </w:rPr>
              <w:t>No Such derived requirement is applicable.</w:t>
            </w:r>
          </w:p>
        </w:tc>
      </w:tr>
      <w:tr w:rsidR="00DA6C9A" w14:paraId="528A78A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0B874D8B" w14:textId="77777777" w:rsidR="00DA6C9A" w:rsidRDefault="00DA6C9A" w:rsidP="00535342">
            <w:pPr>
              <w:pStyle w:val="TableText"/>
              <w:snapToGrid w:val="0"/>
              <w:spacing w:line="254" w:lineRule="auto"/>
              <w:rPr>
                <w:kern w:val="2"/>
                <w14:ligatures w14:val="standardContextual"/>
              </w:rPr>
            </w:pPr>
            <w:r>
              <w:rPr>
                <w:kern w:val="2"/>
                <w14:ligatures w14:val="standardContextual"/>
              </w:rPr>
              <w:t>Requirement Priority</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B673EF" w14:textId="77777777" w:rsidR="00DA6C9A" w:rsidRDefault="00DA6C9A" w:rsidP="00535342">
            <w:pPr>
              <w:snapToGrid w:val="0"/>
              <w:rPr>
                <w:rFonts w:eastAsia="Arial"/>
              </w:rPr>
            </w:pPr>
            <w:r>
              <w:rPr>
                <w:rFonts w:eastAsia="Arial"/>
              </w:rPr>
              <w:t>High</w:t>
            </w:r>
          </w:p>
        </w:tc>
      </w:tr>
      <w:tr w:rsidR="00DA6C9A" w14:paraId="758566C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542AC68" w14:textId="77777777" w:rsidR="00DA6C9A" w:rsidRDefault="00DA6C9A" w:rsidP="00535342">
            <w:pPr>
              <w:pStyle w:val="TableText"/>
              <w:snapToGrid w:val="0"/>
              <w:spacing w:line="254" w:lineRule="auto"/>
              <w:rPr>
                <w:kern w:val="2"/>
                <w14:ligatures w14:val="standardContextual"/>
              </w:rPr>
            </w:pPr>
            <w:r>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DCC530" w14:textId="77777777" w:rsidR="00DA6C9A" w:rsidRDefault="00DA6C9A" w:rsidP="00535342">
            <w:pPr>
              <w:pStyle w:val="TableText"/>
              <w:snapToGrid w:val="0"/>
              <w:spacing w:line="254"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DA6C9A" w:rsidRPr="008A79EE" w14:paraId="2C10C83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9C4BDCE" w14:textId="77777777" w:rsidR="00DA6C9A" w:rsidRDefault="00DA6C9A" w:rsidP="00535342">
            <w:pPr>
              <w:pStyle w:val="TableText"/>
              <w:snapToGrid w:val="0"/>
              <w:spacing w:line="254" w:lineRule="auto"/>
              <w:rPr>
                <w:b/>
                <w:bCs/>
                <w:kern w:val="2"/>
                <w14:ligatures w14:val="standardContextual"/>
              </w:rPr>
            </w:pPr>
            <w:r>
              <w:rPr>
                <w:kern w:val="2"/>
                <w14:ligatures w14:val="standardContextual"/>
              </w:rPr>
              <w:lastRenderedPageBreak/>
              <w:t>Input(s)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B255B0" w14:textId="77777777" w:rsidR="00DA6C9A"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3D570B">
              <w:rPr>
                <w:rFonts w:eastAsia="Arial"/>
                <w:color w:val="000000" w:themeColor="text1"/>
                <w:kern w:val="2"/>
                <w14:ligatures w14:val="standardContextual"/>
              </w:rPr>
              <w:t>CAL ID</w:t>
            </w:r>
            <w:r>
              <w:rPr>
                <w:rFonts w:eastAsia="Arial"/>
                <w:color w:val="000000" w:themeColor="text1"/>
                <w:kern w:val="2"/>
                <w14:ligatures w14:val="standardContextual"/>
              </w:rPr>
              <w:t xml:space="preserve"> shall be of </w:t>
            </w:r>
            <w:r w:rsidRPr="003D570B">
              <w:rPr>
                <w:rFonts w:eastAsia="Arial"/>
                <w:color w:val="000000" w:themeColor="text1"/>
                <w:kern w:val="2"/>
                <w14:ligatures w14:val="standardContextual"/>
              </w:rPr>
              <w:t>16 Byte</w:t>
            </w:r>
            <w:r>
              <w:rPr>
                <w:rFonts w:eastAsia="Arial"/>
                <w:color w:val="000000" w:themeColor="text1"/>
                <w:kern w:val="2"/>
                <w14:ligatures w14:val="standardContextual"/>
              </w:rPr>
              <w:t xml:space="preserve"> value.</w:t>
            </w:r>
          </w:p>
          <w:p w14:paraId="738E1035" w14:textId="77777777" w:rsidR="00DA6C9A" w:rsidRPr="00386047"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BC1683">
              <w:rPr>
                <w:rFonts w:eastAsia="Arial"/>
                <w:color w:val="000000" w:themeColor="text1"/>
                <w:kern w:val="2"/>
                <w14:ligatures w14:val="standardContextual"/>
              </w:rPr>
              <w:t>CAL ID shall be in ASCII Format</w:t>
            </w:r>
            <w:r>
              <w:rPr>
                <w:rFonts w:eastAsia="Arial"/>
                <w:color w:val="000000" w:themeColor="text1"/>
                <w:kern w:val="2"/>
                <w14:ligatures w14:val="standardContextual"/>
              </w:rPr>
              <w:t>.</w:t>
            </w:r>
          </w:p>
        </w:tc>
      </w:tr>
      <w:tr w:rsidR="00DA6C9A" w:rsidRPr="008A79EE" w14:paraId="10D059A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ADD2B9D" w14:textId="77777777" w:rsidR="00DA6C9A" w:rsidRDefault="00DA6C9A" w:rsidP="00535342">
            <w:pPr>
              <w:pStyle w:val="TableText"/>
              <w:snapToGrid w:val="0"/>
              <w:spacing w:line="254" w:lineRule="auto"/>
              <w:rPr>
                <w:b/>
                <w:bCs/>
                <w:kern w:val="2"/>
                <w14:ligatures w14:val="standardContextual"/>
              </w:rPr>
            </w:pPr>
            <w:r>
              <w:rPr>
                <w:kern w:val="2"/>
                <w14:ligatures w14:val="standardContextual"/>
              </w:rPr>
              <w:t>Output(s)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DEECC5" w14:textId="77777777" w:rsidR="00DA6C9A" w:rsidRDefault="00DA6C9A">
            <w:pPr>
              <w:pStyle w:val="TableText"/>
              <w:numPr>
                <w:ilvl w:val="0"/>
                <w:numId w:val="42"/>
              </w:numPr>
              <w:snapToGrid w:val="0"/>
              <w:spacing w:line="256" w:lineRule="auto"/>
              <w:ind w:left="194" w:hanging="180"/>
              <w:rPr>
                <w:rFonts w:eastAsia="Arial"/>
                <w:kern w:val="2"/>
                <w14:ligatures w14:val="standardContextual"/>
              </w:rPr>
            </w:pPr>
            <w:r w:rsidRPr="008A79EE">
              <w:rPr>
                <w:rFonts w:eastAsia="Arial"/>
                <w:kern w:val="2"/>
                <w14:ligatures w14:val="standardContextual"/>
              </w:rPr>
              <w:t>HVDCDC</w:t>
            </w:r>
            <w:r>
              <w:rPr>
                <w:rFonts w:eastAsia="Arial"/>
                <w:kern w:val="2"/>
                <w14:ligatures w14:val="standardContextual"/>
              </w:rPr>
              <w:t xml:space="preserve"> shall save </w:t>
            </w:r>
            <w:r w:rsidRPr="008A79EE">
              <w:rPr>
                <w:rFonts w:eastAsia="Arial"/>
                <w:kern w:val="2"/>
                <w14:ligatures w14:val="standardContextual"/>
              </w:rPr>
              <w:t>16 Byte CAL ID</w:t>
            </w:r>
            <w:r>
              <w:rPr>
                <w:rFonts w:eastAsia="Arial"/>
                <w:kern w:val="2"/>
                <w14:ligatures w14:val="standardContextual"/>
              </w:rPr>
              <w:t xml:space="preserve"> into D-FLASH</w:t>
            </w:r>
          </w:p>
          <w:p w14:paraId="502E0706" w14:textId="77777777" w:rsidR="00DA6C9A" w:rsidRPr="008A79EE" w:rsidRDefault="00DA6C9A">
            <w:pPr>
              <w:pStyle w:val="TableText"/>
              <w:numPr>
                <w:ilvl w:val="0"/>
                <w:numId w:val="42"/>
              </w:numPr>
              <w:snapToGrid w:val="0"/>
              <w:spacing w:line="256" w:lineRule="auto"/>
              <w:ind w:left="194" w:hanging="180"/>
              <w:rPr>
                <w:rFonts w:eastAsia="Arial"/>
                <w:kern w:val="2"/>
                <w14:ligatures w14:val="standardContextual"/>
              </w:rPr>
            </w:pPr>
            <w:r w:rsidRPr="007A5196">
              <w:rPr>
                <w:rFonts w:eastAsia="Arial"/>
              </w:rPr>
              <w:t xml:space="preserve">HVDCDC </w:t>
            </w:r>
            <w:r>
              <w:rPr>
                <w:rFonts w:eastAsia="Arial"/>
              </w:rPr>
              <w:t xml:space="preserve">shall </w:t>
            </w:r>
            <w:r w:rsidRPr="007A5196">
              <w:rPr>
                <w:rFonts w:eastAsia="Arial"/>
              </w:rPr>
              <w:t xml:space="preserve">return status as </w:t>
            </w:r>
            <w:r>
              <w:rPr>
                <w:rFonts w:eastAsia="Arial"/>
              </w:rPr>
              <w:t>WRITE_SUCCESSFUL</w:t>
            </w:r>
          </w:p>
        </w:tc>
      </w:tr>
      <w:tr w:rsidR="00DA6C9A" w:rsidRPr="008A79EE" w14:paraId="438B899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40B5746" w14:textId="77777777" w:rsidR="00DA6C9A" w:rsidRDefault="00DA6C9A" w:rsidP="00535342">
            <w:pPr>
              <w:pStyle w:val="TableText"/>
              <w:snapToGrid w:val="0"/>
              <w:spacing w:line="254" w:lineRule="auto"/>
              <w:rPr>
                <w:kern w:val="2"/>
                <w14:ligatures w14:val="standardContextual"/>
              </w:rPr>
            </w:pPr>
            <w:r>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1FCD7A" w14:textId="77777777" w:rsidR="00DA6C9A" w:rsidRPr="003D570B"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3D570B">
              <w:rPr>
                <w:rFonts w:eastAsia="Arial"/>
                <w:color w:val="000000" w:themeColor="text1"/>
                <w:kern w:val="2"/>
                <w14:ligatures w14:val="standardContextual"/>
              </w:rPr>
              <w:t xml:space="preserve">HVDCDC shall </w:t>
            </w:r>
            <w:r>
              <w:rPr>
                <w:rFonts w:eastAsia="Arial"/>
                <w:color w:val="000000" w:themeColor="text1"/>
                <w:kern w:val="2"/>
                <w14:ligatures w14:val="standardContextual"/>
              </w:rPr>
              <w:t xml:space="preserve">set </w:t>
            </w:r>
            <w:r w:rsidRPr="003D570B">
              <w:rPr>
                <w:rFonts w:eastAsia="Arial"/>
                <w:color w:val="000000" w:themeColor="text1"/>
                <w:kern w:val="2"/>
                <w14:ligatures w14:val="standardContextual"/>
              </w:rPr>
              <w:t>16 Byte CAL ID</w:t>
            </w:r>
            <w:r>
              <w:rPr>
                <w:rFonts w:eastAsia="Arial"/>
                <w:color w:val="000000" w:themeColor="text1"/>
                <w:kern w:val="2"/>
                <w14:ligatures w14:val="standardContextual"/>
              </w:rPr>
              <w:t xml:space="preserve"> with default value. </w:t>
            </w:r>
          </w:p>
          <w:p w14:paraId="791AB23C" w14:textId="77777777" w:rsidR="00DA6C9A"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3D570B">
              <w:rPr>
                <w:rFonts w:eastAsia="Arial"/>
                <w:color w:val="000000" w:themeColor="text1"/>
                <w:kern w:val="2"/>
                <w14:ligatures w14:val="standardContextual"/>
              </w:rPr>
              <w:t xml:space="preserve">HVDCDC shall </w:t>
            </w:r>
            <w:r>
              <w:rPr>
                <w:rFonts w:eastAsia="Arial"/>
                <w:color w:val="000000" w:themeColor="text1"/>
                <w:kern w:val="2"/>
                <w14:ligatures w14:val="standardContextual"/>
              </w:rPr>
              <w:t>increment</w:t>
            </w:r>
            <w:r w:rsidRPr="003D570B">
              <w:rPr>
                <w:rFonts w:eastAsia="Arial"/>
                <w:color w:val="000000" w:themeColor="text1"/>
                <w:kern w:val="2"/>
                <w14:ligatures w14:val="standardContextual"/>
              </w:rPr>
              <w:t xml:space="preserve"> </w:t>
            </w:r>
            <w:r>
              <w:rPr>
                <w:rFonts w:eastAsia="Arial"/>
                <w:color w:val="000000" w:themeColor="text1"/>
                <w:kern w:val="2"/>
                <w14:ligatures w14:val="standardContextual"/>
              </w:rPr>
              <w:t xml:space="preserve">last byte of </w:t>
            </w:r>
            <w:r w:rsidRPr="003D570B">
              <w:rPr>
                <w:rFonts w:eastAsia="Arial"/>
                <w:color w:val="000000" w:themeColor="text1"/>
                <w:kern w:val="2"/>
                <w14:ligatures w14:val="standardContextual"/>
              </w:rPr>
              <w:t>CAL ID</w:t>
            </w:r>
            <w:r>
              <w:rPr>
                <w:rFonts w:eastAsia="Arial"/>
                <w:color w:val="000000" w:themeColor="text1"/>
                <w:kern w:val="2"/>
                <w14:ligatures w14:val="standardContextual"/>
              </w:rPr>
              <w:t xml:space="preserve"> with respect to previous release.</w:t>
            </w:r>
          </w:p>
          <w:p w14:paraId="10349DBD" w14:textId="77777777" w:rsidR="00DA6C9A" w:rsidRPr="0005727C"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Pr>
                <w:rFonts w:eastAsia="Arial"/>
                <w:color w:val="000000" w:themeColor="text1"/>
                <w:kern w:val="2"/>
                <w14:ligatures w14:val="standardContextual"/>
              </w:rPr>
              <w:t xml:space="preserve">HVDCDC shall store </w:t>
            </w:r>
            <w:r w:rsidRPr="008A79EE">
              <w:rPr>
                <w:rFonts w:eastAsia="Arial"/>
                <w:kern w:val="2"/>
                <w14:ligatures w14:val="standardContextual"/>
              </w:rPr>
              <w:t>16 Byte CAL ID</w:t>
            </w:r>
            <w:r>
              <w:rPr>
                <w:rFonts w:eastAsia="Arial"/>
                <w:kern w:val="2"/>
                <w14:ligatures w14:val="standardContextual"/>
              </w:rPr>
              <w:t xml:space="preserve"> into D-FLASH.</w:t>
            </w:r>
          </w:p>
          <w:p w14:paraId="4D940B8A" w14:textId="77777777" w:rsidR="00DA6C9A" w:rsidRPr="0005727C"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7A5196">
              <w:rPr>
                <w:rFonts w:eastAsia="Arial"/>
              </w:rPr>
              <w:t xml:space="preserve">HVDCDC </w:t>
            </w:r>
            <w:r>
              <w:rPr>
                <w:rFonts w:eastAsia="Arial"/>
              </w:rPr>
              <w:t xml:space="preserve">shall </w:t>
            </w:r>
            <w:r w:rsidRPr="007A5196">
              <w:rPr>
                <w:rFonts w:eastAsia="Arial"/>
              </w:rPr>
              <w:t xml:space="preserve">return status as </w:t>
            </w:r>
            <w:r>
              <w:rPr>
                <w:rFonts w:eastAsia="Arial"/>
              </w:rPr>
              <w:t>WRITE_SUCCESSFUL</w:t>
            </w:r>
          </w:p>
        </w:tc>
      </w:tr>
      <w:tr w:rsidR="00DA6C9A" w14:paraId="08035D9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B2A6B9A" w14:textId="77777777" w:rsidR="00DA6C9A" w:rsidRDefault="00DA6C9A" w:rsidP="00535342">
            <w:pPr>
              <w:pStyle w:val="TableText"/>
              <w:snapToGrid w:val="0"/>
              <w:spacing w:line="254" w:lineRule="auto"/>
            </w:pPr>
            <w:r>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6ED58E" w14:textId="77777777" w:rsidR="00DA6C9A" w:rsidRDefault="00DA6C9A" w:rsidP="00535342">
            <w:pPr>
              <w:pStyle w:val="TableText"/>
              <w:snapToGrid w:val="0"/>
              <w:spacing w:line="254" w:lineRule="auto"/>
              <w:rPr>
                <w:kern w:val="2"/>
                <w14:ligatures w14:val="standardContextual"/>
              </w:rPr>
            </w:pPr>
            <w:r>
              <w:rPr>
                <w:kern w:val="2"/>
                <w14:ligatures w14:val="standardContextual"/>
              </w:rPr>
              <w:t>No such mandatory fields are applicable.</w:t>
            </w:r>
          </w:p>
        </w:tc>
      </w:tr>
      <w:tr w:rsidR="00DA6C9A" w14:paraId="0150CBF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42920E7" w14:textId="77777777" w:rsidR="00DA6C9A" w:rsidRDefault="00DA6C9A" w:rsidP="00535342">
            <w:pPr>
              <w:pStyle w:val="TableText"/>
              <w:snapToGrid w:val="0"/>
              <w:spacing w:line="254" w:lineRule="auto"/>
              <w:rPr>
                <w:kern w:val="2"/>
                <w14:ligatures w14:val="standardContextual"/>
              </w:rPr>
            </w:pPr>
            <w:r>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DFEB40" w14:textId="77777777" w:rsidR="00DA6C9A" w:rsidRDefault="00DA6C9A" w:rsidP="00535342">
            <w:pPr>
              <w:pStyle w:val="TableText"/>
              <w:snapToGrid w:val="0"/>
              <w:spacing w:line="254" w:lineRule="auto"/>
              <w:rPr>
                <w:kern w:val="2"/>
                <w14:ligatures w14:val="standardContextual"/>
              </w:rPr>
            </w:pPr>
            <w:r>
              <w:rPr>
                <w:kern w:val="2"/>
                <w14:ligatures w14:val="standardContextual"/>
              </w:rPr>
              <w:t>The 16 Byte CAL ID shall be preloaded with default value as “</w:t>
            </w:r>
            <w:r>
              <w:rPr>
                <w:color w:val="000000" w:themeColor="text1"/>
                <w:kern w:val="2"/>
                <w14:ligatures w14:val="standardContextual"/>
              </w:rPr>
              <w:t>xxxxxxxxxxxxxxxx”</w:t>
            </w:r>
          </w:p>
        </w:tc>
      </w:tr>
      <w:tr w:rsidR="00DA6C9A" w14:paraId="60E3146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3ADBB25" w14:textId="77777777" w:rsidR="00DA6C9A" w:rsidRDefault="00DA6C9A" w:rsidP="00535342">
            <w:pPr>
              <w:pStyle w:val="TableText"/>
              <w:snapToGrid w:val="0"/>
              <w:spacing w:line="254" w:lineRule="auto"/>
              <w:rPr>
                <w:kern w:val="2"/>
                <w14:ligatures w14:val="standardContextual"/>
              </w:rPr>
            </w:pPr>
            <w:r>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F129F3" w14:textId="77777777" w:rsidR="00DA6C9A" w:rsidRDefault="00DA6C9A" w:rsidP="00535342">
            <w:pPr>
              <w:pStyle w:val="TableText"/>
              <w:snapToGrid w:val="0"/>
              <w:spacing w:line="254" w:lineRule="auto"/>
              <w:rPr>
                <w:kern w:val="2"/>
                <w14:ligatures w14:val="standardContextual"/>
              </w:rPr>
            </w:pPr>
            <w:r>
              <w:rPr>
                <w:kern w:val="2"/>
                <w:szCs w:val="20"/>
                <w14:ligatures w14:val="standardContextual"/>
              </w:rPr>
              <w:t>Default value is as per preloaded value</w:t>
            </w:r>
          </w:p>
        </w:tc>
      </w:tr>
      <w:tr w:rsidR="00DA6C9A" w14:paraId="2E88693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2926955" w14:textId="77777777" w:rsidR="00DA6C9A" w:rsidRDefault="00DA6C9A" w:rsidP="00535342">
            <w:pPr>
              <w:pStyle w:val="TableText"/>
              <w:snapToGrid w:val="0"/>
              <w:spacing w:line="254" w:lineRule="auto"/>
              <w:rPr>
                <w:kern w:val="2"/>
                <w14:ligatures w14:val="standardContextual"/>
              </w:rPr>
            </w:pPr>
            <w:r>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DF9C9F" w14:textId="77777777" w:rsidR="00DA6C9A" w:rsidRDefault="00DA6C9A" w:rsidP="00535342">
            <w:pPr>
              <w:pStyle w:val="TableText"/>
              <w:snapToGrid w:val="0"/>
              <w:spacing w:line="254" w:lineRule="auto"/>
              <w:rPr>
                <w:kern w:val="2"/>
                <w14:ligatures w14:val="standardContextual"/>
              </w:rPr>
            </w:pPr>
            <w:r>
              <w:rPr>
                <w:kern w:val="2"/>
                <w:szCs w:val="20"/>
                <w14:ligatures w14:val="standardContextual"/>
              </w:rPr>
              <w:t>Valid range value is not required.</w:t>
            </w:r>
          </w:p>
        </w:tc>
      </w:tr>
      <w:tr w:rsidR="00DA6C9A" w14:paraId="4337723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23836B8" w14:textId="77777777" w:rsidR="00DA6C9A" w:rsidRDefault="00DA6C9A" w:rsidP="00535342">
            <w:pPr>
              <w:pStyle w:val="TableText"/>
              <w:snapToGrid w:val="0"/>
              <w:spacing w:line="254" w:lineRule="auto"/>
              <w:rPr>
                <w:kern w:val="2"/>
                <w14:ligatures w14:val="standardContextual"/>
              </w:rPr>
            </w:pPr>
            <w:r>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981A59" w14:textId="77777777" w:rsidR="00DA6C9A" w:rsidRDefault="00DA6C9A" w:rsidP="00535342">
            <w:pPr>
              <w:pStyle w:val="TableText"/>
              <w:snapToGrid w:val="0"/>
              <w:spacing w:line="254" w:lineRule="auto"/>
              <w:rPr>
                <w:kern w:val="2"/>
                <w14:ligatures w14:val="standardContextual"/>
              </w:rPr>
            </w:pPr>
            <w:r>
              <w:rPr>
                <w:kern w:val="2"/>
                <w:szCs w:val="20"/>
                <w14:ligatures w14:val="standardContextual"/>
              </w:rPr>
              <w:t>Data latency period is not applicable</w:t>
            </w:r>
          </w:p>
        </w:tc>
      </w:tr>
      <w:tr w:rsidR="00DA6C9A" w14:paraId="1A2910E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125966D" w14:textId="77777777" w:rsidR="00DA6C9A" w:rsidRDefault="00DA6C9A" w:rsidP="00535342">
            <w:pPr>
              <w:pStyle w:val="TableText"/>
              <w:snapToGrid w:val="0"/>
              <w:spacing w:line="254" w:lineRule="auto"/>
              <w:rPr>
                <w:kern w:val="2"/>
                <w14:ligatures w14:val="standardContextual"/>
              </w:rPr>
            </w:pPr>
            <w:r>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08AEDC" w14:textId="77777777" w:rsidR="00DA6C9A" w:rsidRDefault="00DA6C9A" w:rsidP="00535342">
            <w:pPr>
              <w:pStyle w:val="TableText"/>
              <w:snapToGrid w:val="0"/>
              <w:spacing w:line="254" w:lineRule="auto"/>
              <w:rPr>
                <w:kern w:val="2"/>
                <w14:ligatures w14:val="standardContextual"/>
              </w:rPr>
            </w:pPr>
            <w:r>
              <w:rPr>
                <w:kern w:val="2"/>
                <w:szCs w:val="20"/>
                <w14:ligatures w14:val="standardContextual"/>
              </w:rPr>
              <w:t>Data Retention period is the key cycle.</w:t>
            </w:r>
          </w:p>
        </w:tc>
      </w:tr>
      <w:tr w:rsidR="00DA6C9A" w14:paraId="0321F32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47A45BC" w14:textId="77777777" w:rsidR="00DA6C9A" w:rsidRDefault="00DA6C9A" w:rsidP="00535342">
            <w:pPr>
              <w:pStyle w:val="TableText"/>
              <w:snapToGrid w:val="0"/>
              <w:spacing w:line="254" w:lineRule="auto"/>
              <w:rPr>
                <w:kern w:val="2"/>
                <w14:ligatures w14:val="standardContextual"/>
              </w:rPr>
            </w:pPr>
            <w:r>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D212A4" w14:textId="77777777" w:rsidR="00DA6C9A" w:rsidRDefault="00DA6C9A" w:rsidP="00535342">
            <w:pPr>
              <w:pStyle w:val="TableText"/>
              <w:spacing w:line="254"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DA6C9A" w14:paraId="2455E42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879BCEA" w14:textId="77777777" w:rsidR="00DA6C9A" w:rsidRDefault="00DA6C9A" w:rsidP="00535342">
            <w:pPr>
              <w:pStyle w:val="TableText"/>
              <w:snapToGrid w:val="0"/>
              <w:spacing w:line="254" w:lineRule="auto"/>
              <w:rPr>
                <w:kern w:val="2"/>
                <w14:ligatures w14:val="standardContextual"/>
              </w:rPr>
            </w:pPr>
            <w:r>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513B20" w14:textId="77777777" w:rsidR="00DA6C9A" w:rsidRDefault="00DA6C9A" w:rsidP="00535342">
            <w:pPr>
              <w:pStyle w:val="TableText"/>
              <w:spacing w:line="254" w:lineRule="auto"/>
              <w:rPr>
                <w:kern w:val="2"/>
                <w14:ligatures w14:val="standardContextual"/>
              </w:rPr>
            </w:pPr>
            <w:r>
              <w:rPr>
                <w:kern w:val="2"/>
                <w:szCs w:val="20"/>
                <w14:ligatures w14:val="standardContextual"/>
              </w:rPr>
              <w:t>External event is not required.</w:t>
            </w:r>
          </w:p>
        </w:tc>
      </w:tr>
      <w:tr w:rsidR="00DA6C9A" w14:paraId="7060C34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E1DDE52" w14:textId="77777777" w:rsidR="00DA6C9A" w:rsidRDefault="00DA6C9A" w:rsidP="00535342">
            <w:pPr>
              <w:pStyle w:val="TableText"/>
              <w:snapToGrid w:val="0"/>
              <w:spacing w:line="254" w:lineRule="auto"/>
              <w:rPr>
                <w:kern w:val="2"/>
                <w14:ligatures w14:val="standardContextual"/>
              </w:rPr>
            </w:pPr>
            <w:r>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E6B955" w14:textId="77777777" w:rsidR="00DA6C9A" w:rsidRDefault="00DA6C9A" w:rsidP="00535342">
            <w:pPr>
              <w:pStyle w:val="TableText"/>
              <w:spacing w:line="254" w:lineRule="auto"/>
              <w:rPr>
                <w:kern w:val="2"/>
                <w14:ligatures w14:val="standardContextual"/>
              </w:rPr>
            </w:pPr>
            <w:r>
              <w:rPr>
                <w:kern w:val="2"/>
                <w:szCs w:val="20"/>
                <w14:ligatures w14:val="standardContextual"/>
              </w:rPr>
              <w:t>Temporal event is not applicable.</w:t>
            </w:r>
          </w:p>
        </w:tc>
      </w:tr>
      <w:tr w:rsidR="00DA6C9A" w14:paraId="31C637D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B30C210" w14:textId="77777777" w:rsidR="00DA6C9A" w:rsidRDefault="00DA6C9A" w:rsidP="00535342">
            <w:pPr>
              <w:pStyle w:val="TableText"/>
              <w:snapToGrid w:val="0"/>
              <w:spacing w:line="254" w:lineRule="auto"/>
              <w:rPr>
                <w:kern w:val="2"/>
                <w14:ligatures w14:val="standardContextual"/>
              </w:rPr>
            </w:pPr>
            <w:r>
              <w:rPr>
                <w:kern w:val="2"/>
                <w14:ligatures w14:val="standardContextual"/>
              </w:rPr>
              <w:t xml:space="preserve">Validation Rules/ </w:t>
            </w:r>
          </w:p>
          <w:p w14:paraId="2891CFAF" w14:textId="77777777" w:rsidR="00DA6C9A" w:rsidRDefault="00DA6C9A" w:rsidP="00535342">
            <w:pPr>
              <w:pStyle w:val="TableText"/>
              <w:snapToGrid w:val="0"/>
              <w:spacing w:line="254" w:lineRule="auto"/>
              <w:rPr>
                <w:kern w:val="2"/>
                <w:vertAlign w:val="superscript"/>
                <w14:ligatures w14:val="standardContextual"/>
              </w:rPr>
            </w:pPr>
            <w:r>
              <w:rPr>
                <w:kern w:val="2"/>
                <w14:ligatures w14:val="standardContextual"/>
              </w:rPr>
              <w:t>Verification criteria</w:t>
            </w:r>
            <w:r>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D92751" w14:textId="77777777" w:rsidR="00DA6C9A" w:rsidRPr="00B7728A" w:rsidRDefault="00DA6C9A" w:rsidP="00535342">
            <w:pPr>
              <w:pStyle w:val="TableText"/>
              <w:snapToGrid w:val="0"/>
              <w:spacing w:line="254" w:lineRule="auto"/>
            </w:pPr>
            <w:r>
              <w:t>Verify that the HVDCDC shall successfully complete the D-Flash write operation to for storing 16 byte ASCII CAL ID.</w:t>
            </w:r>
          </w:p>
        </w:tc>
      </w:tr>
      <w:tr w:rsidR="00DA6C9A" w14:paraId="1AD4B8F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C596F8D" w14:textId="77777777" w:rsidR="00DA6C9A" w:rsidRDefault="00DA6C9A" w:rsidP="00535342">
            <w:pPr>
              <w:pStyle w:val="TableText"/>
              <w:snapToGrid w:val="0"/>
              <w:spacing w:line="254" w:lineRule="auto"/>
              <w:rPr>
                <w:kern w:val="2"/>
                <w14:ligatures w14:val="standardContextual"/>
              </w:rPr>
            </w:pPr>
            <w:r>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194765" w14:textId="77777777" w:rsidR="00DA6C9A" w:rsidRDefault="00DA6C9A" w:rsidP="00535342">
            <w:pPr>
              <w:pStyle w:val="TableText"/>
              <w:snapToGrid w:val="0"/>
              <w:spacing w:line="254" w:lineRule="auto"/>
              <w:rPr>
                <w:kern w:val="2"/>
                <w14:ligatures w14:val="standardContextual"/>
              </w:rPr>
            </w:pPr>
            <w:r>
              <w:rPr>
                <w:kern w:val="2"/>
                <w:szCs w:val="20"/>
                <w14:ligatures w14:val="standardContextual"/>
              </w:rPr>
              <w:t>16 Byte ASCII format for CAL ID</w:t>
            </w:r>
          </w:p>
        </w:tc>
      </w:tr>
      <w:tr w:rsidR="00DA6C9A" w14:paraId="6D7A99F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DC9D72A" w14:textId="77777777" w:rsidR="00DA6C9A" w:rsidRDefault="00DA6C9A" w:rsidP="00535342">
            <w:pPr>
              <w:pStyle w:val="TableText"/>
              <w:snapToGrid w:val="0"/>
              <w:spacing w:line="254" w:lineRule="auto"/>
              <w:rPr>
                <w:kern w:val="2"/>
                <w14:ligatures w14:val="standardContextual"/>
              </w:rPr>
            </w:pPr>
            <w:r>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505FDD" w14:textId="77777777" w:rsidR="00DA6C9A" w:rsidRDefault="00DA6C9A" w:rsidP="00535342">
            <w:pPr>
              <w:pStyle w:val="TableText"/>
              <w:snapToGrid w:val="0"/>
              <w:spacing w:line="254" w:lineRule="auto"/>
              <w:rPr>
                <w:kern w:val="2"/>
                <w14:ligatures w14:val="standardContextual"/>
              </w:rPr>
            </w:pPr>
            <w:r>
              <w:rPr>
                <w:kern w:val="2"/>
                <w:szCs w:val="20"/>
                <w14:ligatures w14:val="standardContextual"/>
              </w:rPr>
              <w:t>No effects on other system</w:t>
            </w:r>
          </w:p>
        </w:tc>
      </w:tr>
      <w:tr w:rsidR="00DA6C9A" w14:paraId="3CDF684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3729718" w14:textId="77777777" w:rsidR="00DA6C9A" w:rsidRDefault="00DA6C9A" w:rsidP="00535342">
            <w:pPr>
              <w:pStyle w:val="TableText"/>
              <w:snapToGrid w:val="0"/>
              <w:spacing w:line="254" w:lineRule="auto"/>
              <w:rPr>
                <w:kern w:val="2"/>
                <w14:ligatures w14:val="standardContextual"/>
              </w:rPr>
            </w:pPr>
            <w:r>
              <w:rPr>
                <w:kern w:val="2"/>
                <w14:ligatures w14:val="standardContextual"/>
              </w:rPr>
              <w:lastRenderedPageBreak/>
              <w:t>Testability with respect to test environment</w:t>
            </w:r>
          </w:p>
          <w:p w14:paraId="2E1B23E6" w14:textId="77777777" w:rsidR="00DA6C9A" w:rsidRDefault="00DA6C9A" w:rsidP="00535342">
            <w:pPr>
              <w:pStyle w:val="TableText"/>
              <w:spacing w:line="254" w:lineRule="auto"/>
              <w:rPr>
                <w:kern w:val="2"/>
                <w14:ligatures w14:val="standardContextual"/>
              </w:rPr>
            </w:pPr>
            <w:r>
              <w:rPr>
                <w:kern w:val="2"/>
                <w14:ligatures w14:val="standardContextual"/>
              </w:rPr>
              <w:t>(Yes/No)</w:t>
            </w:r>
          </w:p>
          <w:p w14:paraId="623D0086" w14:textId="77777777" w:rsidR="00DA6C9A" w:rsidRDefault="00DA6C9A" w:rsidP="00535342">
            <w:pPr>
              <w:pStyle w:val="TableText"/>
              <w:spacing w:line="254" w:lineRule="auto"/>
              <w:rPr>
                <w:kern w:val="2"/>
                <w14:ligatures w14:val="standardContextual"/>
              </w:rPr>
            </w:pPr>
            <w:r>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4A09F1" w14:textId="77777777" w:rsidR="00DA6C9A" w:rsidRDefault="00DA6C9A" w:rsidP="00535342">
            <w:pPr>
              <w:pStyle w:val="TableText"/>
              <w:snapToGrid w:val="0"/>
              <w:spacing w:line="256" w:lineRule="auto"/>
              <w:rPr>
                <w:kern w:val="2"/>
                <w14:ligatures w14:val="standardContextual"/>
              </w:rPr>
            </w:pPr>
            <w:r>
              <w:rPr>
                <w:kern w:val="2"/>
                <w14:ligatures w14:val="standardContextual"/>
              </w:rPr>
              <w:t>YES</w:t>
            </w:r>
          </w:p>
          <w:p w14:paraId="086C46A9" w14:textId="77777777" w:rsidR="00DA6C9A" w:rsidRDefault="00DA6C9A" w:rsidP="00535342">
            <w:pPr>
              <w:pStyle w:val="TableText"/>
              <w:snapToGrid w:val="0"/>
              <w:spacing w:line="254" w:lineRule="auto"/>
              <w:rPr>
                <w:kern w:val="2"/>
                <w14:ligatures w14:val="standardContextual"/>
              </w:rPr>
            </w:pPr>
          </w:p>
        </w:tc>
      </w:tr>
      <w:tr w:rsidR="00DA6C9A" w14:paraId="52D7881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1B07669" w14:textId="77777777" w:rsidR="00DA6C9A" w:rsidRDefault="00DA6C9A" w:rsidP="00535342">
            <w:pPr>
              <w:pStyle w:val="TableText"/>
              <w:snapToGrid w:val="0"/>
              <w:spacing w:line="254" w:lineRule="auto"/>
              <w:rPr>
                <w:kern w:val="2"/>
                <w14:ligatures w14:val="standardContextual"/>
              </w:rPr>
            </w:pPr>
            <w:r>
              <w:rPr>
                <w:kern w:val="2"/>
                <w14:ligatures w14:val="standardContextual"/>
              </w:rPr>
              <w:t>Feasible within project constraints</w:t>
            </w:r>
          </w:p>
          <w:p w14:paraId="49BB7555" w14:textId="77777777" w:rsidR="00DA6C9A" w:rsidRDefault="00DA6C9A" w:rsidP="00535342">
            <w:pPr>
              <w:pStyle w:val="TableText"/>
              <w:snapToGrid w:val="0"/>
              <w:spacing w:line="254" w:lineRule="auto"/>
              <w:rPr>
                <w:kern w:val="2"/>
                <w14:ligatures w14:val="standardContextual"/>
              </w:rPr>
            </w:pPr>
            <w:r>
              <w:rPr>
                <w:kern w:val="2"/>
                <w14:ligatures w14:val="standardContextual"/>
              </w:rPr>
              <w:t>(Yes/No)</w:t>
            </w:r>
          </w:p>
          <w:p w14:paraId="379119E4" w14:textId="77777777" w:rsidR="00DA6C9A" w:rsidRDefault="00DA6C9A" w:rsidP="00535342">
            <w:pPr>
              <w:pStyle w:val="TableText"/>
              <w:snapToGrid w:val="0"/>
              <w:spacing w:line="254" w:lineRule="auto"/>
              <w:rPr>
                <w:kern w:val="2"/>
                <w14:ligatures w14:val="standardContextual"/>
              </w:rPr>
            </w:pPr>
            <w:r>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9B1BC4" w14:textId="77777777" w:rsidR="00DA6C9A" w:rsidRDefault="00DA6C9A" w:rsidP="00535342">
            <w:pPr>
              <w:pStyle w:val="TableText"/>
              <w:snapToGrid w:val="0"/>
              <w:spacing w:line="256" w:lineRule="auto"/>
              <w:rPr>
                <w:kern w:val="2"/>
                <w14:ligatures w14:val="standardContextual"/>
              </w:rPr>
            </w:pPr>
            <w:r>
              <w:rPr>
                <w:kern w:val="2"/>
                <w14:ligatures w14:val="standardContextual"/>
              </w:rPr>
              <w:t>YES</w:t>
            </w:r>
          </w:p>
          <w:p w14:paraId="5D85032C" w14:textId="77777777" w:rsidR="00DA6C9A" w:rsidRDefault="00DA6C9A" w:rsidP="00535342">
            <w:pPr>
              <w:pStyle w:val="TableText"/>
              <w:snapToGrid w:val="0"/>
              <w:spacing w:line="254" w:lineRule="auto"/>
              <w:rPr>
                <w:i/>
                <w:iCs/>
                <w:kern w:val="2"/>
                <w14:ligatures w14:val="standardContextual"/>
              </w:rPr>
            </w:pPr>
          </w:p>
        </w:tc>
      </w:tr>
      <w:tr w:rsidR="00DA6C9A" w14:paraId="03EF7E4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18C199E" w14:textId="77777777" w:rsidR="00DA6C9A" w:rsidRDefault="00DA6C9A" w:rsidP="00535342">
            <w:pPr>
              <w:pStyle w:val="TableText"/>
              <w:snapToGrid w:val="0"/>
              <w:spacing w:line="254" w:lineRule="auto"/>
              <w:rPr>
                <w:kern w:val="2"/>
                <w14:ligatures w14:val="standardContextual"/>
              </w:rPr>
            </w:pPr>
            <w:r>
              <w:rPr>
                <w:kern w:val="2"/>
                <w14:ligatures w14:val="standardContextual"/>
              </w:rPr>
              <w:t>Critical</w:t>
            </w:r>
          </w:p>
          <w:p w14:paraId="66BF9EA2" w14:textId="77777777" w:rsidR="00DA6C9A" w:rsidRDefault="00DA6C9A" w:rsidP="00535342">
            <w:pPr>
              <w:pStyle w:val="TableText"/>
              <w:snapToGrid w:val="0"/>
              <w:spacing w:line="254" w:lineRule="auto"/>
              <w:rPr>
                <w:kern w:val="2"/>
                <w14:ligatures w14:val="standardContextual"/>
              </w:rPr>
            </w:pPr>
            <w:r>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359DB1" w14:textId="77777777" w:rsidR="00DA6C9A" w:rsidRDefault="00DA6C9A" w:rsidP="00535342">
            <w:pPr>
              <w:pStyle w:val="TableText"/>
              <w:snapToGrid w:val="0"/>
              <w:spacing w:line="254" w:lineRule="auto"/>
              <w:rPr>
                <w:kern w:val="2"/>
                <w14:ligatures w14:val="standardContextual"/>
              </w:rPr>
            </w:pPr>
            <w:r>
              <w:rPr>
                <w:kern w:val="2"/>
                <w14:ligatures w14:val="standardContextual"/>
              </w:rPr>
              <w:t>YES</w:t>
            </w:r>
          </w:p>
        </w:tc>
      </w:tr>
      <w:tr w:rsidR="00DA6C9A" w:rsidRPr="00BC432E" w14:paraId="6EBAC27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5CBF748" w14:textId="77777777" w:rsidR="00DA6C9A" w:rsidRPr="00BC432E" w:rsidRDefault="00DA6C9A" w:rsidP="00535342">
            <w:pPr>
              <w:pStyle w:val="TableText"/>
              <w:snapToGrid w:val="0"/>
              <w:spacing w:line="254" w:lineRule="auto"/>
              <w:rPr>
                <w:kern w:val="2"/>
                <w14:ligatures w14:val="standardContextual"/>
              </w:rPr>
            </w:pPr>
            <w:r w:rsidRPr="00BC432E">
              <w:rPr>
                <w:kern w:val="2"/>
                <w14:ligatures w14:val="standardContextual"/>
              </w:rPr>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A534E" w14:textId="77777777" w:rsidR="00DA6C9A" w:rsidRPr="00BC432E" w:rsidRDefault="00DA6C9A" w:rsidP="00535342">
            <w:pPr>
              <w:pStyle w:val="TableText"/>
              <w:snapToGrid w:val="0"/>
              <w:spacing w:line="254" w:lineRule="auto"/>
              <w:rPr>
                <w:kern w:val="2"/>
                <w14:ligatures w14:val="standardContextual"/>
              </w:rPr>
            </w:pPr>
            <w:r w:rsidRPr="00BC432E">
              <w:rPr>
                <w:kern w:val="2"/>
                <w14:ligatures w14:val="standardContextual"/>
              </w:rPr>
              <w:t>Acceptance criteria is applicable as per section 6. Acceptance Criteria</w:t>
            </w:r>
          </w:p>
        </w:tc>
      </w:tr>
    </w:tbl>
    <w:p w14:paraId="433CD331" w14:textId="77777777" w:rsidR="00DA6C9A" w:rsidRDefault="00DA6C9A" w:rsidP="00A55B53">
      <w:pPr>
        <w:rPr>
          <w:lang w:bidi="ar-EG"/>
        </w:rPr>
      </w:pPr>
    </w:p>
    <w:p w14:paraId="3692E67B" w14:textId="77777777" w:rsidR="00DA6C9A" w:rsidRPr="00123177" w:rsidRDefault="00DA6C9A" w:rsidP="00A55B53">
      <w:pPr>
        <w:rPr>
          <w:lang w:bidi="ar-EG"/>
        </w:rPr>
      </w:pPr>
    </w:p>
    <w:p w14:paraId="493074B4" w14:textId="4D886F07" w:rsidR="00A55B53" w:rsidRPr="00123177" w:rsidRDefault="00A55B53" w:rsidP="00A55B53">
      <w:pPr>
        <w:pStyle w:val="Heading5"/>
      </w:pPr>
      <w:r w:rsidRPr="00123177">
        <w:t xml:space="preserve">Requirement to calculate </w:t>
      </w:r>
      <w:r w:rsidR="008134A4">
        <w:t xml:space="preserve">and store </w:t>
      </w:r>
      <w:r w:rsidRPr="00123177">
        <w:t>the 4 bytes CVN (Calibration Verification Number).</w:t>
      </w:r>
    </w:p>
    <w:p w14:paraId="62FA035E" w14:textId="77777777" w:rsidR="00A55B53" w:rsidRPr="00123177" w:rsidRDefault="00A55B53" w:rsidP="00A55B53">
      <w:pPr>
        <w:rPr>
          <w:lang w:bidi="ar-EG"/>
        </w:rPr>
      </w:pPr>
    </w:p>
    <w:tbl>
      <w:tblPr>
        <w:tblW w:w="9525" w:type="dxa"/>
        <w:tblInd w:w="108" w:type="dxa"/>
        <w:tblLayout w:type="fixed"/>
        <w:tblLook w:val="04A0" w:firstRow="1" w:lastRow="0" w:firstColumn="1" w:lastColumn="0" w:noHBand="0" w:noVBand="1"/>
      </w:tblPr>
      <w:tblGrid>
        <w:gridCol w:w="1921"/>
        <w:gridCol w:w="7604"/>
      </w:tblGrid>
      <w:tr w:rsidR="00A55B53" w:rsidRPr="00123177" w14:paraId="2E20E89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2C600F28" w14:textId="77777777" w:rsidR="00A55B53" w:rsidRPr="00123177" w:rsidRDefault="00A55B53" w:rsidP="00535342">
            <w:pPr>
              <w:pStyle w:val="TableColumnTitle"/>
              <w:snapToGrid w:val="0"/>
              <w:spacing w:line="254" w:lineRule="auto"/>
              <w:rPr>
                <w:kern w:val="2"/>
                <w14:ligatures w14:val="standardContextual"/>
              </w:rPr>
            </w:pPr>
            <w:r w:rsidRPr="00123177">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C323B7B" w14:textId="77777777" w:rsidR="00A55B53" w:rsidRPr="00123177" w:rsidRDefault="00A55B53" w:rsidP="00535342">
            <w:pPr>
              <w:pStyle w:val="TableColumnTitle"/>
              <w:snapToGrid w:val="0"/>
              <w:spacing w:line="254" w:lineRule="auto"/>
              <w:rPr>
                <w:kern w:val="2"/>
                <w14:ligatures w14:val="standardContextual"/>
              </w:rPr>
            </w:pPr>
            <w:r w:rsidRPr="00123177">
              <w:rPr>
                <w:kern w:val="2"/>
                <w14:ligatures w14:val="standardContextual"/>
              </w:rPr>
              <w:t>Description</w:t>
            </w:r>
          </w:p>
        </w:tc>
      </w:tr>
      <w:tr w:rsidR="00DA6C9A" w:rsidRPr="00123177" w14:paraId="247189D0"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F882CCB" w14:textId="77777777" w:rsidR="00DA6C9A" w:rsidRPr="00123177" w:rsidRDefault="00DA6C9A" w:rsidP="00DA6C9A">
            <w:pPr>
              <w:pStyle w:val="TableText"/>
              <w:snapToGrid w:val="0"/>
              <w:spacing w:line="254" w:lineRule="auto"/>
              <w:rPr>
                <w:kern w:val="2"/>
                <w14:ligatures w14:val="standardContextual"/>
              </w:rPr>
            </w:pPr>
            <w:r w:rsidRPr="00123177">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2B4135" w14:textId="31CDB758" w:rsidR="00DA6C9A" w:rsidRPr="00123177" w:rsidRDefault="00DA6C9A" w:rsidP="00DA6C9A">
            <w:pPr>
              <w:snapToGrid w:val="0"/>
            </w:pPr>
            <w:r>
              <w:rPr>
                <w:rFonts w:eastAsia="Arial"/>
                <w:color w:val="000000" w:themeColor="text1"/>
                <w:szCs w:val="20"/>
              </w:rPr>
              <w:t>SWRS_OBD_20</w:t>
            </w:r>
          </w:p>
        </w:tc>
      </w:tr>
      <w:tr w:rsidR="00DA6C9A" w:rsidRPr="00123177" w14:paraId="5DA3FF50"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2C0B832" w14:textId="77777777" w:rsidR="00DA6C9A" w:rsidRPr="00123177" w:rsidRDefault="00DA6C9A" w:rsidP="00DA6C9A">
            <w:pPr>
              <w:pStyle w:val="TableText"/>
              <w:spacing w:line="254" w:lineRule="auto"/>
              <w:rPr>
                <w:kern w:val="2"/>
                <w14:ligatures w14:val="standardContextual"/>
              </w:rPr>
            </w:pPr>
            <w:r w:rsidRPr="00123177">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672285" w14:textId="0DEF5973" w:rsidR="00DA6C9A" w:rsidRPr="00123177" w:rsidRDefault="00DA6C9A" w:rsidP="00DA6C9A">
            <w:pPr>
              <w:rPr>
                <w:rFonts w:eastAsia="Arial"/>
                <w:color w:val="000000" w:themeColor="text1"/>
                <w:szCs w:val="20"/>
              </w:rPr>
            </w:pPr>
            <w:r w:rsidRPr="00204A84">
              <w:rPr>
                <w:rFonts w:eastAsia="Arial"/>
                <w:color w:val="000000" w:themeColor="text1"/>
                <w:szCs w:val="20"/>
              </w:rPr>
              <w:t>SDS18-DIA01-02-2933</w:t>
            </w:r>
            <w:r w:rsidR="007256A3">
              <w:rPr>
                <w:rFonts w:eastAsia="Arial"/>
                <w:color w:val="000000" w:themeColor="text1"/>
                <w:szCs w:val="20"/>
              </w:rPr>
              <w:t xml:space="preserve">, </w:t>
            </w:r>
            <w:r w:rsidR="007256A3" w:rsidRPr="00204A84">
              <w:rPr>
                <w:rFonts w:eastAsia="Arial"/>
                <w:color w:val="000000" w:themeColor="text1"/>
                <w:szCs w:val="20"/>
              </w:rPr>
              <w:t>SDS18-DIA01-02-2</w:t>
            </w:r>
            <w:r w:rsidR="007256A3">
              <w:rPr>
                <w:rFonts w:eastAsia="Arial"/>
                <w:color w:val="000000" w:themeColor="text1"/>
                <w:szCs w:val="20"/>
              </w:rPr>
              <w:t>942</w:t>
            </w:r>
          </w:p>
        </w:tc>
      </w:tr>
      <w:tr w:rsidR="00DA6C9A" w:rsidRPr="00123177" w14:paraId="6E6B7818"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7868656" w14:textId="77777777" w:rsidR="00DA6C9A" w:rsidRPr="00123177" w:rsidRDefault="00DA6C9A" w:rsidP="00DA6C9A">
            <w:pPr>
              <w:pStyle w:val="TableText"/>
              <w:snapToGrid w:val="0"/>
              <w:spacing w:line="254" w:lineRule="auto"/>
              <w:rPr>
                <w:kern w:val="2"/>
                <w14:ligatures w14:val="standardContextual"/>
              </w:rPr>
            </w:pPr>
            <w:r w:rsidRPr="00123177">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DC8F1E" w14:textId="1FF409F3" w:rsidR="00DA6C9A" w:rsidRPr="00123177" w:rsidRDefault="00DA6C9A" w:rsidP="00DA6C9A">
            <w:pPr>
              <w:pStyle w:val="TableText"/>
              <w:snapToGrid w:val="0"/>
              <w:spacing w:line="254" w:lineRule="auto"/>
              <w:rPr>
                <w:kern w:val="2"/>
                <w14:ligatures w14:val="standardContextual"/>
              </w:rPr>
            </w:pPr>
            <w:r>
              <w:rPr>
                <w:kern w:val="2"/>
                <w14:ligatures w14:val="standardContextual"/>
              </w:rPr>
              <w:t>C SAMPLE/PF3.0 Phase -2</w:t>
            </w:r>
          </w:p>
        </w:tc>
      </w:tr>
      <w:tr w:rsidR="00DA6C9A" w:rsidRPr="00123177" w14:paraId="28FB2018"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BEB16D9" w14:textId="77777777" w:rsidR="00DA6C9A" w:rsidRPr="00123177" w:rsidRDefault="00DA6C9A" w:rsidP="00DA6C9A">
            <w:pPr>
              <w:pStyle w:val="TableText"/>
              <w:snapToGrid w:val="0"/>
              <w:spacing w:line="254" w:lineRule="auto"/>
              <w:rPr>
                <w:kern w:val="2"/>
                <w:vertAlign w:val="superscript"/>
                <w14:ligatures w14:val="standardContextual"/>
              </w:rPr>
            </w:pPr>
            <w:r w:rsidRPr="00123177">
              <w:rPr>
                <w:kern w:val="2"/>
                <w14:ligatures w14:val="standardContextual"/>
              </w:rPr>
              <w:t>Purpose</w:t>
            </w:r>
            <w:r w:rsidRPr="00123177">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D84C7C" w14:textId="2DF51253" w:rsidR="00DA6C9A" w:rsidRPr="00123177" w:rsidRDefault="00DA6C9A">
            <w:pPr>
              <w:pStyle w:val="ListParagraph"/>
              <w:numPr>
                <w:ilvl w:val="0"/>
                <w:numId w:val="43"/>
              </w:numPr>
              <w:snapToGrid w:val="0"/>
              <w:spacing w:after="160" w:line="259" w:lineRule="auto"/>
              <w:ind w:left="194" w:hanging="180"/>
              <w:rPr>
                <w:rFonts w:eastAsia="Arial"/>
              </w:rPr>
            </w:pPr>
            <w:r w:rsidRPr="00D6794F">
              <w:rPr>
                <w:rFonts w:eastAsia="Arial"/>
              </w:rPr>
              <w:t xml:space="preserve">The </w:t>
            </w:r>
            <w:r>
              <w:rPr>
                <w:rFonts w:eastAsia="Arial"/>
              </w:rPr>
              <w:t>HVDCDC</w:t>
            </w:r>
            <w:r w:rsidRPr="00D6794F">
              <w:rPr>
                <w:rFonts w:eastAsia="Arial"/>
              </w:rPr>
              <w:t xml:space="preserve"> shall </w:t>
            </w:r>
            <w:r>
              <w:rPr>
                <w:rFonts w:eastAsia="Arial"/>
              </w:rPr>
              <w:t xml:space="preserve">calculate </w:t>
            </w:r>
            <w:r w:rsidR="00B855D7">
              <w:rPr>
                <w:rFonts w:eastAsia="Arial"/>
              </w:rPr>
              <w:t xml:space="preserve">&amp; Store </w:t>
            </w:r>
            <w:r>
              <w:rPr>
                <w:rFonts w:eastAsia="Arial"/>
              </w:rPr>
              <w:t xml:space="preserve">the 4 Byte CVN (Calibration Verification Number) with in 120s of ECU power </w:t>
            </w:r>
            <w:commentRangeStart w:id="224"/>
            <w:commentRangeStart w:id="225"/>
            <w:r>
              <w:rPr>
                <w:rFonts w:eastAsia="Arial"/>
              </w:rPr>
              <w:t>ON</w:t>
            </w:r>
            <w:commentRangeEnd w:id="224"/>
            <w:r w:rsidR="009D3086">
              <w:rPr>
                <w:rStyle w:val="CommentReference"/>
                <w:rFonts w:eastAsia="Arial"/>
                <w:sz w:val="24"/>
                <w:szCs w:val="24"/>
              </w:rPr>
              <w:commentReference w:id="224"/>
            </w:r>
            <w:commentRangeEnd w:id="225"/>
            <w:r w:rsidR="009D3086">
              <w:rPr>
                <w:rStyle w:val="CommentReference"/>
                <w:rFonts w:eastAsia="Arial"/>
                <w:sz w:val="24"/>
                <w:szCs w:val="24"/>
              </w:rPr>
              <w:commentReference w:id="225"/>
            </w:r>
            <w:r>
              <w:rPr>
                <w:rFonts w:eastAsia="Arial"/>
              </w:rPr>
              <w:t>.</w:t>
            </w:r>
          </w:p>
        </w:tc>
      </w:tr>
      <w:tr w:rsidR="00DA6C9A" w:rsidRPr="00123177" w14:paraId="6298473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50AF3B0" w14:textId="77777777" w:rsidR="00DA6C9A" w:rsidRPr="00123177" w:rsidRDefault="00DA6C9A" w:rsidP="00DA6C9A">
            <w:pPr>
              <w:pStyle w:val="TableText"/>
              <w:snapToGrid w:val="0"/>
              <w:spacing w:line="254" w:lineRule="auto"/>
              <w:rPr>
                <w:kern w:val="2"/>
                <w14:ligatures w14:val="standardContextual"/>
              </w:rPr>
            </w:pPr>
            <w:r w:rsidRPr="00123177">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337EE7" w14:textId="2E90D80B" w:rsidR="00DA6C9A" w:rsidRPr="00123177" w:rsidRDefault="00DA6C9A" w:rsidP="00DA6C9A">
            <w:pPr>
              <w:snapToGrid w:val="0"/>
              <w:rPr>
                <w:rFonts w:eastAsia="Arial"/>
              </w:rPr>
            </w:pPr>
            <w:r>
              <w:rPr>
                <w:rFonts w:eastAsia="Arial"/>
              </w:rPr>
              <w:t>No Such derived requirement is applicable.</w:t>
            </w:r>
          </w:p>
        </w:tc>
      </w:tr>
      <w:tr w:rsidR="00DA6C9A" w:rsidRPr="00123177" w14:paraId="51DB79F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6F03CDB" w14:textId="77777777" w:rsidR="00DA6C9A" w:rsidRPr="00123177" w:rsidRDefault="00DA6C9A" w:rsidP="00DA6C9A">
            <w:pPr>
              <w:pStyle w:val="TableText"/>
              <w:snapToGrid w:val="0"/>
              <w:spacing w:line="254" w:lineRule="auto"/>
              <w:rPr>
                <w:kern w:val="2"/>
                <w14:ligatures w14:val="standardContextual"/>
              </w:rPr>
            </w:pPr>
            <w:r w:rsidRPr="00123177">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5B626B" w14:textId="3C4BEC20" w:rsidR="00DA6C9A" w:rsidRPr="00123177" w:rsidRDefault="00DA6C9A" w:rsidP="00DA6C9A">
            <w:pPr>
              <w:pStyle w:val="TableText"/>
              <w:snapToGrid w:val="0"/>
              <w:spacing w:line="254"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DA6C9A" w:rsidRPr="00123177" w14:paraId="503338A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BE1C892" w14:textId="77777777" w:rsidR="00DA6C9A" w:rsidRPr="00123177" w:rsidRDefault="00DA6C9A" w:rsidP="00DA6C9A">
            <w:pPr>
              <w:pStyle w:val="TableText"/>
              <w:snapToGrid w:val="0"/>
              <w:spacing w:line="254" w:lineRule="auto"/>
              <w:rPr>
                <w:b/>
                <w:bCs/>
                <w:kern w:val="2"/>
                <w14:ligatures w14:val="standardContextual"/>
              </w:rPr>
            </w:pPr>
            <w:r w:rsidRPr="00123177">
              <w:rPr>
                <w:kern w:val="2"/>
                <w14:ligatures w14:val="standardContextual"/>
              </w:rPr>
              <w:lastRenderedPageBreak/>
              <w:t>Input(s)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460D4A" w14:textId="77777777" w:rsidR="00DA6C9A" w:rsidRPr="00204458"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Pr>
                <w:rFonts w:eastAsia="Arial"/>
              </w:rPr>
              <w:t>Calibration Verification Number (CVN) shall be of 4 byte.</w:t>
            </w:r>
          </w:p>
          <w:p w14:paraId="0E78914C" w14:textId="77777777" w:rsidR="00DA6C9A"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Pr>
                <w:rFonts w:eastAsia="Arial"/>
                <w:color w:val="000000" w:themeColor="text1"/>
                <w:kern w:val="2"/>
                <w14:ligatures w14:val="standardContextual"/>
              </w:rPr>
              <w:t xml:space="preserve">CVN shall be read from D-Flash on ECU power ON. </w:t>
            </w:r>
          </w:p>
          <w:p w14:paraId="40DF43A7" w14:textId="426ADA0A" w:rsidR="00DA6C9A" w:rsidRPr="00123177" w:rsidRDefault="00DA6C9A">
            <w:pPr>
              <w:pStyle w:val="TableText"/>
              <w:numPr>
                <w:ilvl w:val="0"/>
                <w:numId w:val="42"/>
              </w:numPr>
              <w:snapToGrid w:val="0"/>
              <w:spacing w:line="256" w:lineRule="auto"/>
              <w:ind w:left="194" w:hanging="180"/>
              <w:rPr>
                <w:rFonts w:eastAsia="Arial"/>
                <w:color w:val="000000" w:themeColor="text1"/>
                <w:kern w:val="2"/>
                <w14:ligatures w14:val="standardContextual"/>
              </w:rPr>
            </w:pPr>
            <w:r>
              <w:rPr>
                <w:rFonts w:eastAsia="Arial"/>
                <w:color w:val="000000" w:themeColor="text1"/>
                <w:kern w:val="2"/>
                <w14:ligatures w14:val="standardContextual"/>
              </w:rPr>
              <w:t>CVN timeout parameter of 120 sec</w:t>
            </w:r>
          </w:p>
        </w:tc>
      </w:tr>
      <w:tr w:rsidR="00DA6C9A" w:rsidRPr="00123177" w14:paraId="7429942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81065F5" w14:textId="77777777" w:rsidR="00DA6C9A" w:rsidRPr="00123177" w:rsidRDefault="00DA6C9A" w:rsidP="00DA6C9A">
            <w:pPr>
              <w:pStyle w:val="TableText"/>
              <w:snapToGrid w:val="0"/>
              <w:spacing w:line="254" w:lineRule="auto"/>
              <w:rPr>
                <w:b/>
                <w:bCs/>
                <w:kern w:val="2"/>
                <w14:ligatures w14:val="standardContextual"/>
              </w:rPr>
            </w:pPr>
            <w:r w:rsidRPr="00123177">
              <w:rPr>
                <w:kern w:val="2"/>
                <w14:ligatures w14:val="standardContextual"/>
              </w:rPr>
              <w:t>Output(s)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6DF21D" w14:textId="77777777" w:rsidR="00DA6C9A" w:rsidRDefault="00DA6C9A">
            <w:pPr>
              <w:pStyle w:val="TableText"/>
              <w:numPr>
                <w:ilvl w:val="0"/>
                <w:numId w:val="42"/>
              </w:numPr>
              <w:snapToGrid w:val="0"/>
              <w:spacing w:line="256" w:lineRule="auto"/>
              <w:ind w:left="194" w:hanging="180"/>
              <w:rPr>
                <w:kern w:val="2"/>
                <w14:ligatures w14:val="standardContextual"/>
              </w:rPr>
            </w:pPr>
            <w:r>
              <w:rPr>
                <w:kern w:val="2"/>
                <w14:ligatures w14:val="standardContextual"/>
              </w:rPr>
              <w:t xml:space="preserve">Upon ECU startup, HVDCDC shall </w:t>
            </w:r>
            <w:commentRangeStart w:id="226"/>
            <w:r>
              <w:rPr>
                <w:kern w:val="2"/>
                <w14:ligatures w14:val="standardContextual"/>
              </w:rPr>
              <w:t xml:space="preserve">calculate </w:t>
            </w:r>
            <w:commentRangeEnd w:id="226"/>
            <w:r w:rsidR="00960881">
              <w:rPr>
                <w:rStyle w:val="CommentReference"/>
                <w:kern w:val="2"/>
                <w:sz w:val="24"/>
                <w:szCs w:val="24"/>
                <w14:ligatures w14:val="standardContextual"/>
              </w:rPr>
              <w:commentReference w:id="226"/>
            </w:r>
            <w:r>
              <w:rPr>
                <w:kern w:val="2"/>
                <w14:ligatures w14:val="standardContextual"/>
              </w:rPr>
              <w:t>the corresponding CVN value for the Calibration within 120sec of power on.</w:t>
            </w:r>
          </w:p>
          <w:p w14:paraId="77EE0B70" w14:textId="77777777" w:rsidR="00DA6C9A" w:rsidRDefault="00DA6C9A">
            <w:pPr>
              <w:pStyle w:val="TableText"/>
              <w:numPr>
                <w:ilvl w:val="0"/>
                <w:numId w:val="42"/>
              </w:numPr>
              <w:snapToGrid w:val="0"/>
              <w:spacing w:line="256" w:lineRule="auto"/>
              <w:ind w:left="194" w:hanging="180"/>
              <w:rPr>
                <w:kern w:val="2"/>
                <w14:ligatures w14:val="standardContextual"/>
              </w:rPr>
            </w:pPr>
            <w:r>
              <w:rPr>
                <w:kern w:val="2"/>
                <w14:ligatures w14:val="standardContextual"/>
              </w:rPr>
              <w:t xml:space="preserve">HVDCDC shall </w:t>
            </w:r>
            <w:commentRangeStart w:id="227"/>
            <w:r>
              <w:rPr>
                <w:kern w:val="2"/>
                <w14:ligatures w14:val="standardContextual"/>
              </w:rPr>
              <w:t xml:space="preserve">verify </w:t>
            </w:r>
            <w:commentRangeEnd w:id="227"/>
            <w:r w:rsidR="001E4F5F">
              <w:rPr>
                <w:rStyle w:val="CommentReference"/>
                <w:kern w:val="2"/>
                <w:sz w:val="24"/>
                <w:szCs w:val="24"/>
                <w14:ligatures w14:val="standardContextual"/>
              </w:rPr>
              <w:commentReference w:id="227"/>
            </w:r>
            <w:r>
              <w:rPr>
                <w:kern w:val="2"/>
                <w14:ligatures w14:val="standardContextual"/>
              </w:rPr>
              <w:t xml:space="preserve">the calculated CVN with the CVN number stored in D-Flash. </w:t>
            </w:r>
          </w:p>
          <w:p w14:paraId="0824504F" w14:textId="5A28CF32" w:rsidR="00DA6C9A" w:rsidRPr="00123177" w:rsidRDefault="001E4F5F" w:rsidP="001E4F5F">
            <w:pPr>
              <w:pStyle w:val="TableText"/>
              <w:snapToGrid w:val="0"/>
              <w:spacing w:line="254" w:lineRule="auto"/>
              <w:rPr>
                <w:kern w:val="2"/>
                <w14:ligatures w14:val="standardContextual"/>
              </w:rPr>
            </w:pPr>
            <w:r w:rsidRPr="001E4F5F">
              <w:rPr>
                <w:kern w:val="2"/>
                <w14:ligatures w14:val="standardContextual"/>
              </w:rPr>
              <w:t>-</w:t>
            </w:r>
            <w:r>
              <w:rPr>
                <w:kern w:val="2"/>
                <w14:ligatures w14:val="standardContextual"/>
              </w:rPr>
              <w:t xml:space="preserve">  </w:t>
            </w:r>
            <w:r w:rsidR="00DA6C9A">
              <w:rPr>
                <w:kern w:val="2"/>
                <w14:ligatures w14:val="standardContextual"/>
              </w:rPr>
              <w:t>HVDCDC shall report CVN to primary controller.</w:t>
            </w:r>
          </w:p>
        </w:tc>
      </w:tr>
      <w:tr w:rsidR="00DA6C9A" w:rsidRPr="00123177" w14:paraId="0198DE7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A268C5D" w14:textId="77777777" w:rsidR="00DA6C9A" w:rsidRPr="00123177" w:rsidRDefault="00DA6C9A" w:rsidP="00DA6C9A">
            <w:pPr>
              <w:pStyle w:val="TableText"/>
              <w:snapToGrid w:val="0"/>
              <w:spacing w:line="254" w:lineRule="auto"/>
              <w:rPr>
                <w:kern w:val="2"/>
                <w14:ligatures w14:val="standardContextual"/>
              </w:rPr>
            </w:pPr>
            <w:r w:rsidRPr="00123177">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BFFBA7" w14:textId="77777777" w:rsidR="00DA6C9A" w:rsidRDefault="00DA6C9A">
            <w:pPr>
              <w:pStyle w:val="TableText"/>
              <w:numPr>
                <w:ilvl w:val="0"/>
                <w:numId w:val="42"/>
              </w:numPr>
              <w:snapToGrid w:val="0"/>
              <w:spacing w:line="256" w:lineRule="auto"/>
              <w:ind w:left="194" w:hanging="180"/>
              <w:rPr>
                <w:rFonts w:eastAsia="Arial"/>
                <w:kern w:val="2"/>
                <w14:ligatures w14:val="standardContextual"/>
              </w:rPr>
            </w:pPr>
            <w:r>
              <w:rPr>
                <w:rFonts w:eastAsia="Arial"/>
                <w:kern w:val="2"/>
                <w14:ligatures w14:val="standardContextual"/>
              </w:rPr>
              <w:t>Provide power on cycle to HVDCDC</w:t>
            </w:r>
          </w:p>
          <w:p w14:paraId="39260EC2" w14:textId="77777777" w:rsidR="00DA6C9A" w:rsidRPr="00204458" w:rsidRDefault="00DA6C9A">
            <w:pPr>
              <w:pStyle w:val="TableText"/>
              <w:numPr>
                <w:ilvl w:val="0"/>
                <w:numId w:val="42"/>
              </w:numPr>
              <w:snapToGrid w:val="0"/>
              <w:spacing w:line="256" w:lineRule="auto"/>
              <w:ind w:left="194" w:hanging="180"/>
              <w:rPr>
                <w:rFonts w:eastAsia="Arial"/>
                <w:kern w:val="2"/>
                <w14:ligatures w14:val="standardContextual"/>
              </w:rPr>
            </w:pPr>
            <w:r w:rsidRPr="008A79EE">
              <w:rPr>
                <w:rFonts w:eastAsia="Arial"/>
                <w:kern w:val="2"/>
                <w14:ligatures w14:val="standardContextual"/>
              </w:rPr>
              <w:t xml:space="preserve">HVDCDC shall </w:t>
            </w:r>
            <w:r>
              <w:rPr>
                <w:rFonts w:eastAsia="Arial"/>
                <w:kern w:val="2"/>
                <w14:ligatures w14:val="standardContextual"/>
              </w:rPr>
              <w:t xml:space="preserve">calculate the </w:t>
            </w:r>
            <w:r>
              <w:rPr>
                <w:rFonts w:eastAsia="Arial"/>
                <w:color w:val="000000" w:themeColor="text1"/>
                <w:kern w:val="2"/>
                <w14:ligatures w14:val="standardContextual"/>
              </w:rPr>
              <w:t>4 Byte CVN with in 120sec</w:t>
            </w:r>
          </w:p>
          <w:p w14:paraId="04110132" w14:textId="77777777" w:rsidR="00DA6C9A" w:rsidRPr="008A79EE" w:rsidRDefault="00DA6C9A">
            <w:pPr>
              <w:pStyle w:val="TableText"/>
              <w:numPr>
                <w:ilvl w:val="0"/>
                <w:numId w:val="42"/>
              </w:numPr>
              <w:snapToGrid w:val="0"/>
              <w:spacing w:line="256" w:lineRule="auto"/>
              <w:ind w:left="194" w:hanging="180"/>
              <w:rPr>
                <w:rFonts w:eastAsia="Arial"/>
                <w:kern w:val="2"/>
                <w14:ligatures w14:val="standardContextual"/>
              </w:rPr>
            </w:pPr>
            <w:r>
              <w:rPr>
                <w:rFonts w:eastAsia="Arial"/>
                <w:kern w:val="2"/>
                <w14:ligatures w14:val="standardContextual"/>
              </w:rPr>
              <w:t>HVDCDC shall read the CVN stored in NVM</w:t>
            </w:r>
          </w:p>
          <w:p w14:paraId="1B67910A" w14:textId="77777777" w:rsidR="00DA6C9A" w:rsidRPr="00D22141" w:rsidRDefault="00DA6C9A">
            <w:pPr>
              <w:pStyle w:val="TableText"/>
              <w:numPr>
                <w:ilvl w:val="0"/>
                <w:numId w:val="42"/>
              </w:numPr>
              <w:snapToGrid w:val="0"/>
              <w:spacing w:line="256" w:lineRule="auto"/>
              <w:ind w:left="194" w:hanging="180"/>
            </w:pPr>
            <w:r w:rsidRPr="008A79EE">
              <w:rPr>
                <w:rFonts w:eastAsia="Arial"/>
                <w:kern w:val="2"/>
                <w14:ligatures w14:val="standardContextual"/>
              </w:rPr>
              <w:t xml:space="preserve">HVDCDC shall </w:t>
            </w:r>
            <w:r w:rsidRPr="001E4F5F">
              <w:rPr>
                <w:rFonts w:eastAsia="Arial"/>
                <w:strike/>
                <w:kern w:val="2"/>
                <w14:ligatures w14:val="standardContextual"/>
              </w:rPr>
              <w:t>validate</w:t>
            </w:r>
            <w:r w:rsidRPr="008A79EE">
              <w:rPr>
                <w:rFonts w:eastAsia="Arial"/>
                <w:kern w:val="2"/>
                <w14:ligatures w14:val="standardContextual"/>
              </w:rPr>
              <w:t xml:space="preserve"> </w:t>
            </w:r>
            <w:r>
              <w:rPr>
                <w:rFonts w:eastAsia="Arial"/>
                <w:kern w:val="2"/>
                <w14:ligatures w14:val="standardContextual"/>
              </w:rPr>
              <w:t xml:space="preserve">the </w:t>
            </w:r>
            <w:r>
              <w:rPr>
                <w:rFonts w:eastAsia="Arial"/>
                <w:color w:val="000000" w:themeColor="text1"/>
                <w:kern w:val="2"/>
                <w14:ligatures w14:val="standardContextual"/>
              </w:rPr>
              <w:t>4 Byte CVN with Stored value of CVN</w:t>
            </w:r>
          </w:p>
          <w:p w14:paraId="6F33F71C" w14:textId="77777777" w:rsidR="00DA6C9A" w:rsidRPr="00E46D37" w:rsidRDefault="00DA6C9A">
            <w:pPr>
              <w:pStyle w:val="TableText"/>
              <w:numPr>
                <w:ilvl w:val="0"/>
                <w:numId w:val="42"/>
              </w:numPr>
              <w:snapToGrid w:val="0"/>
              <w:spacing w:line="256" w:lineRule="auto"/>
              <w:ind w:left="194" w:hanging="180"/>
            </w:pPr>
            <w:r w:rsidRPr="008A79EE">
              <w:rPr>
                <w:rFonts w:eastAsia="Arial"/>
                <w:kern w:val="2"/>
                <w14:ligatures w14:val="standardContextual"/>
              </w:rPr>
              <w:t>HVDCDC shall</w:t>
            </w:r>
            <w:r>
              <w:rPr>
                <w:rFonts w:eastAsia="Arial"/>
                <w:kern w:val="2"/>
                <w14:ligatures w14:val="standardContextual"/>
              </w:rPr>
              <w:t xml:space="preserve"> update the respective CVN parameter</w:t>
            </w:r>
          </w:p>
          <w:p w14:paraId="11BFAE92" w14:textId="6AA1A8F9" w:rsidR="00DA6C9A" w:rsidRPr="00123177" w:rsidRDefault="00CA29B6" w:rsidP="00CA29B6">
            <w:pPr>
              <w:pStyle w:val="TableText"/>
              <w:tabs>
                <w:tab w:val="left" w:pos="2060"/>
              </w:tabs>
              <w:snapToGrid w:val="0"/>
              <w:spacing w:line="256" w:lineRule="auto"/>
              <w:rPr>
                <w:rStyle w:val="normaltextrun"/>
              </w:rPr>
            </w:pPr>
            <w:r w:rsidRPr="00CA29B6">
              <w:rPr>
                <w:kern w:val="2"/>
                <w14:ligatures w14:val="standardContextual"/>
              </w:rPr>
              <w:t>-</w:t>
            </w:r>
            <w:r>
              <w:rPr>
                <w:kern w:val="2"/>
                <w14:ligatures w14:val="standardContextual"/>
              </w:rPr>
              <w:t xml:space="preserve">  </w:t>
            </w:r>
            <w:r w:rsidR="00DA6C9A">
              <w:rPr>
                <w:kern w:val="2"/>
                <w14:ligatures w14:val="standardContextual"/>
              </w:rPr>
              <w:t>HVDCDC shall report CVN to primary controller</w:t>
            </w:r>
          </w:p>
        </w:tc>
      </w:tr>
      <w:tr w:rsidR="00DA6C9A" w:rsidRPr="00123177" w14:paraId="4477B19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09A9939" w14:textId="77777777" w:rsidR="00DA6C9A" w:rsidRPr="00123177" w:rsidRDefault="00DA6C9A" w:rsidP="00DA6C9A">
            <w:pPr>
              <w:pStyle w:val="TableText"/>
              <w:snapToGrid w:val="0"/>
              <w:spacing w:line="254" w:lineRule="auto"/>
            </w:pPr>
            <w:r w:rsidRPr="00123177">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F5096F" w14:textId="04E18A45" w:rsidR="00DA6C9A" w:rsidRPr="00123177" w:rsidRDefault="00DA6C9A" w:rsidP="00DA6C9A">
            <w:pPr>
              <w:pStyle w:val="TableText"/>
              <w:snapToGrid w:val="0"/>
              <w:spacing w:line="254" w:lineRule="auto"/>
              <w:rPr>
                <w:kern w:val="2"/>
                <w14:ligatures w14:val="standardContextual"/>
              </w:rPr>
            </w:pPr>
            <w:r>
              <w:rPr>
                <w:kern w:val="2"/>
                <w14:ligatures w14:val="standardContextual"/>
              </w:rPr>
              <w:t>No such mandatory fields are applicable.</w:t>
            </w:r>
          </w:p>
        </w:tc>
      </w:tr>
      <w:tr w:rsidR="00DA6C9A" w:rsidRPr="00123177" w14:paraId="3B09A73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EE454D4" w14:textId="77777777" w:rsidR="00DA6C9A" w:rsidRPr="00123177" w:rsidRDefault="00DA6C9A" w:rsidP="00DA6C9A">
            <w:pPr>
              <w:pStyle w:val="TableText"/>
              <w:snapToGrid w:val="0"/>
              <w:spacing w:line="254" w:lineRule="auto"/>
              <w:rPr>
                <w:kern w:val="2"/>
                <w14:ligatures w14:val="standardContextual"/>
              </w:rPr>
            </w:pPr>
            <w:r w:rsidRPr="00123177">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972F97" w14:textId="2DED8B68" w:rsidR="00DA6C9A" w:rsidRPr="00123177" w:rsidRDefault="00DA6C9A" w:rsidP="00DA6C9A">
            <w:pPr>
              <w:pStyle w:val="TableText"/>
              <w:snapToGrid w:val="0"/>
              <w:spacing w:line="254" w:lineRule="auto"/>
              <w:rPr>
                <w:kern w:val="2"/>
                <w14:ligatures w14:val="standardContextual"/>
              </w:rPr>
            </w:pPr>
            <w:r>
              <w:rPr>
                <w:kern w:val="2"/>
                <w14:ligatures w14:val="standardContextual"/>
              </w:rPr>
              <w:t>The 4 Byte CVN shall be preloaded with default value as “</w:t>
            </w:r>
            <w:r>
              <w:rPr>
                <w:color w:val="000000" w:themeColor="text1"/>
                <w:kern w:val="2"/>
                <w14:ligatures w14:val="standardContextual"/>
              </w:rPr>
              <w:t>xxxx”</w:t>
            </w:r>
          </w:p>
        </w:tc>
      </w:tr>
      <w:tr w:rsidR="00DA6C9A" w:rsidRPr="00123177" w14:paraId="7A6CE55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C61EB3B" w14:textId="77777777" w:rsidR="00DA6C9A" w:rsidRPr="00123177" w:rsidRDefault="00DA6C9A" w:rsidP="00DA6C9A">
            <w:pPr>
              <w:pStyle w:val="TableText"/>
              <w:snapToGrid w:val="0"/>
              <w:spacing w:line="254" w:lineRule="auto"/>
              <w:rPr>
                <w:kern w:val="2"/>
                <w14:ligatures w14:val="standardContextual"/>
              </w:rPr>
            </w:pPr>
            <w:r w:rsidRPr="00123177">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8A4459" w14:textId="518CD600" w:rsidR="00DA6C9A" w:rsidRPr="00123177" w:rsidRDefault="00DA6C9A" w:rsidP="00DA6C9A">
            <w:pPr>
              <w:pStyle w:val="TableText"/>
              <w:snapToGrid w:val="0"/>
              <w:spacing w:line="254" w:lineRule="auto"/>
              <w:rPr>
                <w:kern w:val="2"/>
                <w14:ligatures w14:val="standardContextual"/>
              </w:rPr>
            </w:pPr>
            <w:r>
              <w:rPr>
                <w:kern w:val="2"/>
                <w:szCs w:val="20"/>
                <w14:ligatures w14:val="standardContextual"/>
              </w:rPr>
              <w:t>Default value is same as preloaded value</w:t>
            </w:r>
          </w:p>
        </w:tc>
      </w:tr>
      <w:tr w:rsidR="00DA6C9A" w:rsidRPr="00123177" w14:paraId="219ED37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EA83B96" w14:textId="77777777" w:rsidR="00DA6C9A" w:rsidRPr="00123177" w:rsidRDefault="00DA6C9A" w:rsidP="00DA6C9A">
            <w:pPr>
              <w:pStyle w:val="TableText"/>
              <w:snapToGrid w:val="0"/>
              <w:spacing w:line="254" w:lineRule="auto"/>
              <w:rPr>
                <w:kern w:val="2"/>
                <w14:ligatures w14:val="standardContextual"/>
              </w:rPr>
            </w:pPr>
            <w:r w:rsidRPr="00123177">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02CDD2" w14:textId="055D453A" w:rsidR="00DA6C9A" w:rsidRPr="00123177" w:rsidRDefault="00DA6C9A" w:rsidP="00DA6C9A">
            <w:pPr>
              <w:pStyle w:val="TableText"/>
              <w:snapToGrid w:val="0"/>
              <w:spacing w:line="254" w:lineRule="auto"/>
              <w:rPr>
                <w:kern w:val="2"/>
                <w14:ligatures w14:val="standardContextual"/>
              </w:rPr>
            </w:pPr>
            <w:r>
              <w:rPr>
                <w:kern w:val="2"/>
                <w:szCs w:val="20"/>
                <w14:ligatures w14:val="standardContextual"/>
              </w:rPr>
              <w:t>Valid range value is required.</w:t>
            </w:r>
          </w:p>
        </w:tc>
      </w:tr>
      <w:tr w:rsidR="00DA6C9A" w:rsidRPr="00123177" w14:paraId="7342C1C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522944E" w14:textId="77777777" w:rsidR="00DA6C9A" w:rsidRPr="00123177" w:rsidRDefault="00DA6C9A" w:rsidP="00DA6C9A">
            <w:pPr>
              <w:pStyle w:val="TableText"/>
              <w:snapToGrid w:val="0"/>
              <w:spacing w:line="254" w:lineRule="auto"/>
              <w:rPr>
                <w:kern w:val="2"/>
                <w14:ligatures w14:val="standardContextual"/>
              </w:rPr>
            </w:pPr>
            <w:r w:rsidRPr="00123177">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A050A5" w14:textId="2AA39C47" w:rsidR="00DA6C9A" w:rsidRPr="00123177" w:rsidRDefault="00DA6C9A" w:rsidP="00DA6C9A">
            <w:pPr>
              <w:pStyle w:val="TableText"/>
              <w:snapToGrid w:val="0"/>
              <w:spacing w:line="254" w:lineRule="auto"/>
              <w:rPr>
                <w:kern w:val="2"/>
                <w14:ligatures w14:val="standardContextual"/>
              </w:rPr>
            </w:pPr>
            <w:r>
              <w:rPr>
                <w:kern w:val="2"/>
                <w:szCs w:val="20"/>
                <w14:ligatures w14:val="standardContextual"/>
              </w:rPr>
              <w:t>Data latency period is not applicable</w:t>
            </w:r>
          </w:p>
        </w:tc>
      </w:tr>
      <w:tr w:rsidR="00DA6C9A" w:rsidRPr="00123177" w14:paraId="19CD496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30FCDAC" w14:textId="77777777" w:rsidR="00DA6C9A" w:rsidRPr="00123177" w:rsidRDefault="00DA6C9A" w:rsidP="00DA6C9A">
            <w:pPr>
              <w:pStyle w:val="TableText"/>
              <w:snapToGrid w:val="0"/>
              <w:spacing w:line="254" w:lineRule="auto"/>
              <w:rPr>
                <w:kern w:val="2"/>
                <w14:ligatures w14:val="standardContextual"/>
              </w:rPr>
            </w:pPr>
            <w:r w:rsidRPr="00123177">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52211D" w14:textId="13763039" w:rsidR="00DA6C9A" w:rsidRPr="00123177" w:rsidRDefault="00DA6C9A" w:rsidP="00DA6C9A">
            <w:pPr>
              <w:pStyle w:val="TableText"/>
              <w:snapToGrid w:val="0"/>
              <w:spacing w:line="254" w:lineRule="auto"/>
              <w:rPr>
                <w:kern w:val="2"/>
                <w14:ligatures w14:val="standardContextual"/>
              </w:rPr>
            </w:pPr>
            <w:r>
              <w:rPr>
                <w:kern w:val="2"/>
                <w:szCs w:val="20"/>
                <w14:ligatures w14:val="standardContextual"/>
              </w:rPr>
              <w:t>Data Retention period is the key cycle.</w:t>
            </w:r>
          </w:p>
        </w:tc>
      </w:tr>
      <w:tr w:rsidR="00DA6C9A" w:rsidRPr="00123177" w14:paraId="054FB2C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384BAD1" w14:textId="77777777" w:rsidR="00DA6C9A" w:rsidRPr="00123177" w:rsidRDefault="00DA6C9A" w:rsidP="00DA6C9A">
            <w:pPr>
              <w:pStyle w:val="TableText"/>
              <w:snapToGrid w:val="0"/>
              <w:spacing w:line="254" w:lineRule="auto"/>
              <w:rPr>
                <w:kern w:val="2"/>
                <w14:ligatures w14:val="standardContextual"/>
              </w:rPr>
            </w:pPr>
            <w:r w:rsidRPr="00123177">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FFE70D" w14:textId="72CACC47" w:rsidR="00DA6C9A" w:rsidRPr="00123177" w:rsidRDefault="00DA6C9A" w:rsidP="00DA6C9A">
            <w:pPr>
              <w:pStyle w:val="TableText"/>
              <w:spacing w:line="254"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DA6C9A" w:rsidRPr="00123177" w14:paraId="70C0446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D89E942" w14:textId="77777777" w:rsidR="00DA6C9A" w:rsidRPr="00123177" w:rsidRDefault="00DA6C9A" w:rsidP="00DA6C9A">
            <w:pPr>
              <w:pStyle w:val="TableText"/>
              <w:snapToGrid w:val="0"/>
              <w:spacing w:line="254" w:lineRule="auto"/>
              <w:rPr>
                <w:kern w:val="2"/>
                <w14:ligatures w14:val="standardContextual"/>
              </w:rPr>
            </w:pPr>
            <w:r w:rsidRPr="00123177">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683F0" w14:textId="009E04BC" w:rsidR="00DA6C9A" w:rsidRPr="00123177" w:rsidRDefault="00DA6C9A" w:rsidP="00DA6C9A">
            <w:pPr>
              <w:pStyle w:val="TableText"/>
              <w:spacing w:line="254" w:lineRule="auto"/>
              <w:rPr>
                <w:kern w:val="2"/>
                <w14:ligatures w14:val="standardContextual"/>
              </w:rPr>
            </w:pPr>
            <w:r>
              <w:rPr>
                <w:kern w:val="2"/>
                <w:szCs w:val="20"/>
                <w14:ligatures w14:val="standardContextual"/>
              </w:rPr>
              <w:t>External event is not required.</w:t>
            </w:r>
          </w:p>
        </w:tc>
      </w:tr>
      <w:tr w:rsidR="00DA6C9A" w:rsidRPr="00123177" w14:paraId="4E63CB4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B0E43A6" w14:textId="77777777" w:rsidR="00DA6C9A" w:rsidRPr="00123177" w:rsidRDefault="00DA6C9A" w:rsidP="00DA6C9A">
            <w:pPr>
              <w:pStyle w:val="TableText"/>
              <w:snapToGrid w:val="0"/>
              <w:spacing w:line="254" w:lineRule="auto"/>
              <w:rPr>
                <w:kern w:val="2"/>
                <w14:ligatures w14:val="standardContextual"/>
              </w:rPr>
            </w:pPr>
            <w:r w:rsidRPr="00123177">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45EB62" w14:textId="2C6D35BB" w:rsidR="00DA6C9A" w:rsidRPr="00123177" w:rsidRDefault="00DA6C9A" w:rsidP="00DA6C9A">
            <w:pPr>
              <w:pStyle w:val="TableText"/>
              <w:spacing w:line="254" w:lineRule="auto"/>
              <w:rPr>
                <w:kern w:val="2"/>
                <w14:ligatures w14:val="standardContextual"/>
              </w:rPr>
            </w:pPr>
            <w:r>
              <w:rPr>
                <w:kern w:val="2"/>
                <w:szCs w:val="20"/>
                <w14:ligatures w14:val="standardContextual"/>
              </w:rPr>
              <w:t>Temporal event is not applicable.</w:t>
            </w:r>
          </w:p>
        </w:tc>
      </w:tr>
      <w:tr w:rsidR="00DA6C9A" w:rsidRPr="00123177" w14:paraId="1EA3476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57ADB07" w14:textId="77777777" w:rsidR="00DA6C9A" w:rsidRPr="00123177" w:rsidRDefault="00DA6C9A" w:rsidP="00DA6C9A">
            <w:pPr>
              <w:pStyle w:val="TableText"/>
              <w:snapToGrid w:val="0"/>
              <w:spacing w:line="254" w:lineRule="auto"/>
              <w:rPr>
                <w:kern w:val="2"/>
                <w14:ligatures w14:val="standardContextual"/>
              </w:rPr>
            </w:pPr>
            <w:r w:rsidRPr="00123177">
              <w:rPr>
                <w:kern w:val="2"/>
                <w14:ligatures w14:val="standardContextual"/>
              </w:rPr>
              <w:t xml:space="preserve">Validation Rules/ </w:t>
            </w:r>
          </w:p>
          <w:p w14:paraId="35319321" w14:textId="77777777" w:rsidR="00DA6C9A" w:rsidRPr="00123177" w:rsidRDefault="00DA6C9A" w:rsidP="00DA6C9A">
            <w:pPr>
              <w:pStyle w:val="TableText"/>
              <w:snapToGrid w:val="0"/>
              <w:spacing w:line="254" w:lineRule="auto"/>
              <w:rPr>
                <w:kern w:val="2"/>
                <w:vertAlign w:val="superscript"/>
                <w14:ligatures w14:val="standardContextual"/>
              </w:rPr>
            </w:pPr>
            <w:r w:rsidRPr="00123177">
              <w:rPr>
                <w:kern w:val="2"/>
                <w14:ligatures w14:val="standardContextual"/>
              </w:rPr>
              <w:t>Verification criteria</w:t>
            </w:r>
            <w:r w:rsidRPr="00123177">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9B6200" w14:textId="77777777" w:rsidR="00DA6C9A" w:rsidRDefault="00DA6C9A" w:rsidP="00DA6C9A">
            <w:pPr>
              <w:pStyle w:val="TableText"/>
              <w:snapToGrid w:val="0"/>
              <w:spacing w:line="254" w:lineRule="auto"/>
            </w:pPr>
            <w:r>
              <w:rPr>
                <w:kern w:val="2"/>
                <w14:ligatures w14:val="standardContextual"/>
              </w:rPr>
              <w:t xml:space="preserve">Verify that the time required for HVDCDC to calculate the corresponding CVN value for the Calibration is less than or equal to 120sec. </w:t>
            </w:r>
          </w:p>
          <w:p w14:paraId="620B660D" w14:textId="77777777" w:rsidR="00DA6C9A" w:rsidRDefault="00DA6C9A" w:rsidP="00DA6C9A">
            <w:pPr>
              <w:pStyle w:val="TableText"/>
              <w:snapToGrid w:val="0"/>
              <w:spacing w:line="254" w:lineRule="auto"/>
            </w:pPr>
            <w:r w:rsidRPr="00004671">
              <w:t>Verify that the 4-byte CVN shall be maintained by HVDCDC in the specified format</w:t>
            </w:r>
            <w:r>
              <w:t>.</w:t>
            </w:r>
          </w:p>
          <w:p w14:paraId="49E62EEE" w14:textId="6A56E892" w:rsidR="00DA6C9A" w:rsidRPr="00123177" w:rsidRDefault="00DA6C9A" w:rsidP="00DA6C9A">
            <w:pPr>
              <w:pStyle w:val="TableText"/>
              <w:snapToGrid w:val="0"/>
              <w:spacing w:line="254" w:lineRule="auto"/>
              <w:rPr>
                <w:i/>
                <w:iCs/>
                <w:kern w:val="2"/>
                <w14:ligatures w14:val="standardContextual"/>
              </w:rPr>
            </w:pPr>
            <w:r>
              <w:rPr>
                <w:kern w:val="2"/>
                <w14:ligatures w14:val="standardContextual"/>
              </w:rPr>
              <w:t>Verify that the HVDCDC shall report verified CVN to primary controller continuously.</w:t>
            </w:r>
          </w:p>
        </w:tc>
      </w:tr>
      <w:tr w:rsidR="00A55B53" w:rsidRPr="00123177" w14:paraId="5F8B5A9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8F77702"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9D8F32" w14:textId="77777777" w:rsidR="00A55B53" w:rsidRPr="00123177" w:rsidRDefault="00A55B53" w:rsidP="00535342">
            <w:pPr>
              <w:pStyle w:val="TableText"/>
              <w:snapToGrid w:val="0"/>
              <w:spacing w:line="254" w:lineRule="auto"/>
              <w:rPr>
                <w:kern w:val="2"/>
                <w14:ligatures w14:val="standardContextual"/>
              </w:rPr>
            </w:pPr>
            <w:r w:rsidRPr="00123177">
              <w:rPr>
                <w:kern w:val="2"/>
                <w:szCs w:val="20"/>
                <w14:ligatures w14:val="standardContextual"/>
              </w:rPr>
              <w:t>Constraints are not applicable.</w:t>
            </w:r>
          </w:p>
        </w:tc>
      </w:tr>
      <w:tr w:rsidR="00A55B53" w:rsidRPr="00123177" w14:paraId="1252A4C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01F1C24"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lastRenderedPageBreak/>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736EB" w14:textId="77777777" w:rsidR="00A55B53" w:rsidRPr="00123177" w:rsidRDefault="00A55B53" w:rsidP="00535342">
            <w:pPr>
              <w:pStyle w:val="TableText"/>
              <w:snapToGrid w:val="0"/>
              <w:spacing w:line="254" w:lineRule="auto"/>
              <w:rPr>
                <w:kern w:val="2"/>
                <w14:ligatures w14:val="standardContextual"/>
              </w:rPr>
            </w:pPr>
            <w:r w:rsidRPr="00123177">
              <w:rPr>
                <w:kern w:val="2"/>
                <w:szCs w:val="20"/>
                <w14:ligatures w14:val="standardContextual"/>
              </w:rPr>
              <w:t>No effects on other system</w:t>
            </w:r>
          </w:p>
        </w:tc>
      </w:tr>
      <w:tr w:rsidR="00A55B53" w:rsidRPr="00123177" w14:paraId="2BBDDD1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788FCA8"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Testability with respect to test environment</w:t>
            </w:r>
          </w:p>
          <w:p w14:paraId="2D5164A4" w14:textId="77777777" w:rsidR="00A55B53" w:rsidRPr="00123177" w:rsidRDefault="00A55B53" w:rsidP="00535342">
            <w:pPr>
              <w:pStyle w:val="TableText"/>
              <w:spacing w:line="254" w:lineRule="auto"/>
              <w:rPr>
                <w:kern w:val="2"/>
                <w14:ligatures w14:val="standardContextual"/>
              </w:rPr>
            </w:pPr>
            <w:r w:rsidRPr="00123177">
              <w:rPr>
                <w:kern w:val="2"/>
                <w14:ligatures w14:val="standardContextual"/>
              </w:rPr>
              <w:t>(Yes/No)</w:t>
            </w:r>
          </w:p>
          <w:p w14:paraId="268EB67B" w14:textId="77777777" w:rsidR="00A55B53" w:rsidRPr="00123177" w:rsidRDefault="00A55B53" w:rsidP="00535342">
            <w:pPr>
              <w:pStyle w:val="TableText"/>
              <w:spacing w:line="254" w:lineRule="auto"/>
              <w:rPr>
                <w:kern w:val="2"/>
                <w14:ligatures w14:val="standardContextual"/>
              </w:rPr>
            </w:pPr>
            <w:r w:rsidRPr="00123177">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B4A6D"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026304DA" w14:textId="77777777" w:rsidR="00A55B53" w:rsidRPr="00123177" w:rsidRDefault="00A55B53" w:rsidP="00535342">
            <w:pPr>
              <w:pStyle w:val="TableText"/>
              <w:snapToGrid w:val="0"/>
              <w:spacing w:line="254" w:lineRule="auto"/>
              <w:rPr>
                <w:kern w:val="2"/>
                <w14:ligatures w14:val="standardContextual"/>
              </w:rPr>
            </w:pPr>
          </w:p>
        </w:tc>
      </w:tr>
      <w:tr w:rsidR="00A55B53" w:rsidRPr="00123177" w14:paraId="770DD6A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DD7702F"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Feasible within project constraints</w:t>
            </w:r>
          </w:p>
          <w:p w14:paraId="3CF787BA"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(Yes/No)</w:t>
            </w:r>
          </w:p>
          <w:p w14:paraId="7F1EBD70" w14:textId="77777777" w:rsidR="00A55B53" w:rsidRPr="00123177" w:rsidRDefault="00A55B53" w:rsidP="00535342">
            <w:pPr>
              <w:pStyle w:val="TableText"/>
              <w:snapToGrid w:val="0"/>
              <w:spacing w:line="254" w:lineRule="auto"/>
              <w:rPr>
                <w:kern w:val="2"/>
                <w14:ligatures w14:val="standardContextual"/>
              </w:rPr>
            </w:pPr>
            <w:r w:rsidRPr="00123177">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566DD8"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63C0D08E" w14:textId="77777777" w:rsidR="00A55B53" w:rsidRPr="00123177" w:rsidRDefault="00A55B53" w:rsidP="00535342">
            <w:pPr>
              <w:pStyle w:val="TableText"/>
              <w:snapToGrid w:val="0"/>
              <w:spacing w:line="254" w:lineRule="auto"/>
              <w:rPr>
                <w:i/>
                <w:iCs/>
                <w:kern w:val="2"/>
                <w14:ligatures w14:val="standardContextual"/>
              </w:rPr>
            </w:pPr>
          </w:p>
        </w:tc>
      </w:tr>
      <w:tr w:rsidR="00A55B53" w:rsidRPr="00123177" w14:paraId="3D8D8BF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8F113FE"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Critical</w:t>
            </w:r>
          </w:p>
          <w:p w14:paraId="0398E832"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106F61"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w:t>
            </w:r>
          </w:p>
        </w:tc>
      </w:tr>
      <w:tr w:rsidR="00A55B53" w:rsidRPr="00123177" w14:paraId="0525581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7A3F779E" w14:textId="77777777" w:rsidR="00A55B53" w:rsidRPr="00123177" w:rsidRDefault="00A55B53" w:rsidP="00535342">
            <w:pPr>
              <w:pStyle w:val="TableText"/>
              <w:snapToGrid w:val="0"/>
              <w:spacing w:line="254" w:lineRule="auto"/>
              <w:rPr>
                <w:kern w:val="2"/>
                <w14:ligatures w14:val="standardContextual"/>
              </w:rPr>
            </w:pPr>
            <w:r w:rsidRPr="00123177">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DCD006" w14:textId="77777777" w:rsidR="00A55B53" w:rsidRPr="00123177" w:rsidRDefault="00A55B53" w:rsidP="00535342">
            <w:pPr>
              <w:pStyle w:val="TableText"/>
              <w:snapToGrid w:val="0"/>
              <w:spacing w:line="254" w:lineRule="auto"/>
              <w:rPr>
                <w:kern w:val="2"/>
                <w14:ligatures w14:val="standardContextual"/>
              </w:rPr>
            </w:pPr>
            <w:r w:rsidRPr="00123177">
              <w:t>Acceptance Criteria for this requirement should be as per SECTION-6 ACCEPTANCE CRITERIA</w:t>
            </w:r>
          </w:p>
        </w:tc>
      </w:tr>
    </w:tbl>
    <w:p w14:paraId="04B2139A" w14:textId="77777777" w:rsidR="00A55B53" w:rsidRPr="00123177" w:rsidRDefault="00A55B53" w:rsidP="00A55B53">
      <w:pPr>
        <w:rPr>
          <w:lang w:bidi="ar-EG"/>
        </w:rPr>
      </w:pPr>
    </w:p>
    <w:p w14:paraId="29580FDA" w14:textId="77777777" w:rsidR="00A55B53" w:rsidRPr="00123177" w:rsidRDefault="00A55B53" w:rsidP="00A55B53">
      <w:pPr>
        <w:rPr>
          <w:lang w:bidi="ar-EG"/>
        </w:rPr>
      </w:pPr>
    </w:p>
    <w:p w14:paraId="050EE73D" w14:textId="1317B05E" w:rsidR="00A55B53" w:rsidRPr="00123177" w:rsidRDefault="00A55B53" w:rsidP="00A55B53">
      <w:pPr>
        <w:pStyle w:val="Heading5"/>
      </w:pPr>
      <w:r w:rsidRPr="00123177">
        <w:t xml:space="preserve">Requirement to report </w:t>
      </w:r>
      <w:r w:rsidR="002E5DA5">
        <w:rPr>
          <w:rFonts w:eastAsia="Arial"/>
        </w:rPr>
        <w:t>CAL ID bytes (1-7)</w:t>
      </w:r>
      <w:r w:rsidRPr="00123177">
        <w:t>.</w:t>
      </w:r>
    </w:p>
    <w:p w14:paraId="27C9C75C" w14:textId="77777777" w:rsidR="00A55B53" w:rsidRPr="00123177" w:rsidRDefault="00A55B53" w:rsidP="00A55B53"/>
    <w:tbl>
      <w:tblPr>
        <w:tblW w:w="9525" w:type="dxa"/>
        <w:tblInd w:w="108" w:type="dxa"/>
        <w:tblLayout w:type="fixed"/>
        <w:tblLook w:val="04A0" w:firstRow="1" w:lastRow="0" w:firstColumn="1" w:lastColumn="0" w:noHBand="0" w:noVBand="1"/>
      </w:tblPr>
      <w:tblGrid>
        <w:gridCol w:w="1921"/>
        <w:gridCol w:w="7604"/>
      </w:tblGrid>
      <w:tr w:rsidR="00A55B53" w:rsidRPr="00123177" w14:paraId="1D4E1D9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02F1D0BE" w14:textId="77777777" w:rsidR="00A55B53" w:rsidRPr="00123177" w:rsidRDefault="00A55B53" w:rsidP="00535342">
            <w:pPr>
              <w:pStyle w:val="TableColumnTitle"/>
              <w:snapToGrid w:val="0"/>
              <w:spacing w:line="254" w:lineRule="auto"/>
              <w:rPr>
                <w:kern w:val="2"/>
                <w14:ligatures w14:val="standardContextual"/>
              </w:rPr>
            </w:pPr>
            <w:r w:rsidRPr="00123177">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1E1C4F8" w14:textId="77777777" w:rsidR="00A55B53" w:rsidRPr="00123177" w:rsidRDefault="00A55B53" w:rsidP="00535342">
            <w:pPr>
              <w:pStyle w:val="TableColumnTitle"/>
              <w:snapToGrid w:val="0"/>
              <w:spacing w:line="254" w:lineRule="auto"/>
              <w:rPr>
                <w:kern w:val="2"/>
                <w14:ligatures w14:val="standardContextual"/>
              </w:rPr>
            </w:pPr>
            <w:r w:rsidRPr="00123177">
              <w:rPr>
                <w:kern w:val="2"/>
                <w14:ligatures w14:val="standardContextual"/>
              </w:rPr>
              <w:t>Description</w:t>
            </w:r>
          </w:p>
        </w:tc>
      </w:tr>
      <w:tr w:rsidR="00A55B53" w:rsidRPr="00123177" w14:paraId="07E6C055"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8D0E205"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7BC94F" w14:textId="77777777" w:rsidR="00A55B53" w:rsidRPr="00123177" w:rsidRDefault="00A55B53" w:rsidP="00535342">
            <w:pPr>
              <w:snapToGrid w:val="0"/>
            </w:pPr>
            <w:r w:rsidRPr="00123177">
              <w:rPr>
                <w:rFonts w:eastAsia="Arial"/>
                <w:color w:val="000000" w:themeColor="text1"/>
                <w:szCs w:val="20"/>
              </w:rPr>
              <w:t>SWRS_OBD_21</w:t>
            </w:r>
          </w:p>
        </w:tc>
      </w:tr>
      <w:tr w:rsidR="002E5DA5" w:rsidRPr="00123177" w14:paraId="2F2DB47F"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A6D2E2F" w14:textId="77777777" w:rsidR="002E5DA5" w:rsidRPr="00123177" w:rsidRDefault="002E5DA5" w:rsidP="002E5DA5">
            <w:pPr>
              <w:pStyle w:val="TableText"/>
              <w:spacing w:line="254" w:lineRule="auto"/>
              <w:rPr>
                <w:kern w:val="2"/>
                <w14:ligatures w14:val="standardContextual"/>
              </w:rPr>
            </w:pPr>
            <w:r w:rsidRPr="00123177">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CE4A6D" w14:textId="77777777" w:rsidR="002E5DA5" w:rsidRDefault="002E5DA5" w:rsidP="002E5DA5">
            <w:pPr>
              <w:rPr>
                <w:rFonts w:eastAsia="Arial"/>
                <w:color w:val="000000" w:themeColor="text1"/>
                <w:szCs w:val="20"/>
              </w:rPr>
            </w:pPr>
            <w:r w:rsidRPr="004242AD">
              <w:rPr>
                <w:rFonts w:eastAsia="Arial"/>
                <w:color w:val="000000" w:themeColor="text1"/>
                <w:szCs w:val="20"/>
              </w:rPr>
              <w:t>SDS18-DIA01-02-3028</w:t>
            </w:r>
            <w:r>
              <w:rPr>
                <w:rFonts w:eastAsia="Arial"/>
                <w:color w:val="000000" w:themeColor="text1"/>
                <w:szCs w:val="20"/>
              </w:rPr>
              <w:t xml:space="preserve">, </w:t>
            </w:r>
          </w:p>
          <w:p w14:paraId="0991887C" w14:textId="5309FBDB" w:rsidR="002E5DA5" w:rsidRPr="00123177" w:rsidRDefault="002E5DA5" w:rsidP="002E5DA5">
            <w:pPr>
              <w:rPr>
                <w:rFonts w:eastAsia="Arial"/>
                <w:color w:val="000000" w:themeColor="text1"/>
                <w:szCs w:val="20"/>
              </w:rPr>
            </w:pPr>
            <w:r>
              <w:rPr>
                <w:rFonts w:ascii="Calibri" w:hAnsi="Calibri" w:cs="Calibri"/>
                <w:sz w:val="22"/>
                <w:szCs w:val="22"/>
              </w:rPr>
              <w:t>SDS18-DIA01-02-3026</w:t>
            </w:r>
          </w:p>
        </w:tc>
      </w:tr>
      <w:tr w:rsidR="002E5DA5" w:rsidRPr="00123177" w14:paraId="6938F8F6"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7722F80"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95004A" w14:textId="1AF4CD4E" w:rsidR="002E5DA5" w:rsidRPr="00123177" w:rsidRDefault="002E5DA5" w:rsidP="002E5DA5">
            <w:pPr>
              <w:pStyle w:val="TableText"/>
              <w:snapToGrid w:val="0"/>
              <w:spacing w:line="254" w:lineRule="auto"/>
              <w:rPr>
                <w:kern w:val="2"/>
                <w14:ligatures w14:val="standardContextual"/>
              </w:rPr>
            </w:pPr>
            <w:r>
              <w:rPr>
                <w:kern w:val="2"/>
                <w14:ligatures w14:val="standardContextual"/>
              </w:rPr>
              <w:t>C SAMPLE/PF3.0</w:t>
            </w:r>
          </w:p>
        </w:tc>
      </w:tr>
      <w:tr w:rsidR="002E5DA5" w:rsidRPr="00123177" w14:paraId="5F9FED84"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9B3ECA7" w14:textId="77777777" w:rsidR="002E5DA5" w:rsidRPr="00123177" w:rsidRDefault="002E5DA5" w:rsidP="002E5DA5">
            <w:pPr>
              <w:pStyle w:val="TableText"/>
              <w:snapToGrid w:val="0"/>
              <w:spacing w:line="254" w:lineRule="auto"/>
              <w:rPr>
                <w:kern w:val="2"/>
                <w:vertAlign w:val="superscript"/>
                <w14:ligatures w14:val="standardContextual"/>
              </w:rPr>
            </w:pPr>
            <w:r w:rsidRPr="00123177">
              <w:rPr>
                <w:kern w:val="2"/>
                <w14:ligatures w14:val="standardContextual"/>
              </w:rPr>
              <w:t>Purpose</w:t>
            </w:r>
            <w:r w:rsidRPr="00123177">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8AA31B" w14:textId="699E50DD" w:rsidR="002E5DA5" w:rsidRPr="00123177" w:rsidRDefault="002E5DA5" w:rsidP="002E5DA5">
            <w:pPr>
              <w:snapToGrid w:val="0"/>
              <w:rPr>
                <w:rFonts w:eastAsia="Arial"/>
              </w:rPr>
            </w:pPr>
            <w:r w:rsidRPr="00733ADD">
              <w:rPr>
                <w:rFonts w:eastAsia="Arial"/>
              </w:rPr>
              <w:t xml:space="preserve">The </w:t>
            </w:r>
            <w:r>
              <w:rPr>
                <w:rFonts w:eastAsia="Arial"/>
              </w:rPr>
              <w:t>HVDCDC</w:t>
            </w:r>
            <w:r w:rsidRPr="00733ADD">
              <w:rPr>
                <w:rFonts w:eastAsia="Arial"/>
              </w:rPr>
              <w:t xml:space="preserve"> shall </w:t>
            </w:r>
            <w:r>
              <w:rPr>
                <w:rFonts w:eastAsia="Arial"/>
              </w:rPr>
              <w:t>report CAL ID bytes (1-7) if the mux value is equal to zero.</w:t>
            </w:r>
          </w:p>
        </w:tc>
      </w:tr>
      <w:tr w:rsidR="002E5DA5" w:rsidRPr="00123177" w14:paraId="15006B4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567CF53"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896BFB" w14:textId="4DD18FB3" w:rsidR="002E5DA5" w:rsidRPr="00123177" w:rsidRDefault="002E5DA5" w:rsidP="002E5DA5">
            <w:pPr>
              <w:snapToGrid w:val="0"/>
              <w:rPr>
                <w:rFonts w:eastAsia="Arial"/>
              </w:rPr>
            </w:pPr>
            <w:r>
              <w:rPr>
                <w:rFonts w:eastAsia="Arial"/>
              </w:rPr>
              <w:t>No Such derived requirement is applicable.</w:t>
            </w:r>
          </w:p>
        </w:tc>
      </w:tr>
      <w:tr w:rsidR="002E5DA5" w:rsidRPr="00123177" w14:paraId="59FE934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C21511F"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lastRenderedPageBreak/>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31FE89" w14:textId="5D8695F5" w:rsidR="002E5DA5" w:rsidRPr="00123177" w:rsidRDefault="002E5DA5" w:rsidP="002E5DA5">
            <w:pPr>
              <w:pStyle w:val="TableText"/>
              <w:snapToGrid w:val="0"/>
              <w:spacing w:line="254"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2E5DA5" w:rsidRPr="00123177" w14:paraId="6BE6EC0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665E065" w14:textId="77777777" w:rsidR="002E5DA5" w:rsidRPr="00123177" w:rsidRDefault="002E5DA5" w:rsidP="002E5DA5">
            <w:pPr>
              <w:pStyle w:val="TableText"/>
              <w:snapToGrid w:val="0"/>
              <w:spacing w:line="254" w:lineRule="auto"/>
              <w:rPr>
                <w:b/>
                <w:bCs/>
                <w:kern w:val="2"/>
                <w14:ligatures w14:val="standardContextual"/>
              </w:rPr>
            </w:pPr>
            <w:r w:rsidRPr="00123177">
              <w:rPr>
                <w:kern w:val="2"/>
                <w14:ligatures w14:val="standardContextual"/>
              </w:rPr>
              <w:t>Input(s)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2BDA79" w14:textId="33232E72" w:rsidR="00C10A74" w:rsidRDefault="00C10A74">
            <w:pPr>
              <w:pStyle w:val="TableText"/>
              <w:numPr>
                <w:ilvl w:val="0"/>
                <w:numId w:val="42"/>
              </w:numPr>
              <w:snapToGrid w:val="0"/>
              <w:spacing w:line="256" w:lineRule="auto"/>
              <w:ind w:left="194" w:hanging="180"/>
              <w:rPr>
                <w:rFonts w:eastAsia="Arial"/>
                <w:color w:val="000000" w:themeColor="text1"/>
                <w:kern w:val="2"/>
                <w14:ligatures w14:val="standardContextual"/>
              </w:rPr>
            </w:pPr>
            <w:r>
              <w:rPr>
                <w:rFonts w:eastAsia="Arial"/>
                <w:color w:val="000000" w:themeColor="text1"/>
                <w:kern w:val="2"/>
                <w14:ligatures w14:val="standardContextual"/>
              </w:rPr>
              <w:t>Read CAL ID from NVM (To Be confirm with MAL)</w:t>
            </w:r>
          </w:p>
          <w:p w14:paraId="02E37AB4" w14:textId="018D3B62" w:rsidR="002E5DA5" w:rsidRPr="00123177" w:rsidRDefault="002E5DA5">
            <w:pPr>
              <w:pStyle w:val="TableText"/>
              <w:numPr>
                <w:ilvl w:val="0"/>
                <w:numId w:val="42"/>
              </w:numPr>
              <w:snapToGrid w:val="0"/>
              <w:spacing w:line="256" w:lineRule="auto"/>
              <w:ind w:left="194" w:hanging="180"/>
              <w:rPr>
                <w:rFonts w:eastAsia="Arial"/>
                <w:color w:val="000000" w:themeColor="text1"/>
                <w:kern w:val="2"/>
                <w14:ligatures w14:val="standardContextual"/>
              </w:rPr>
            </w:pPr>
            <w:r>
              <w:rPr>
                <w:rFonts w:eastAsia="Arial"/>
                <w:color w:val="000000" w:themeColor="text1"/>
                <w:kern w:val="2"/>
                <w14:ligatures w14:val="standardContextual"/>
              </w:rPr>
              <w:t xml:space="preserve">Mux value </w:t>
            </w:r>
            <w:r w:rsidR="00CA29B6">
              <w:rPr>
                <w:rFonts w:eastAsia="Arial"/>
                <w:color w:val="000000" w:themeColor="text1"/>
                <w:kern w:val="2"/>
                <w14:ligatures w14:val="standardContextual"/>
              </w:rPr>
              <w:t>should be Zero</w:t>
            </w:r>
          </w:p>
        </w:tc>
      </w:tr>
      <w:tr w:rsidR="002E5DA5" w:rsidRPr="00123177" w14:paraId="29677B5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4FADCC9" w14:textId="77777777" w:rsidR="002E5DA5" w:rsidRPr="00123177" w:rsidRDefault="002E5DA5" w:rsidP="002E5DA5">
            <w:pPr>
              <w:pStyle w:val="TableText"/>
              <w:snapToGrid w:val="0"/>
              <w:spacing w:line="254" w:lineRule="auto"/>
              <w:rPr>
                <w:b/>
                <w:bCs/>
                <w:kern w:val="2"/>
                <w14:ligatures w14:val="standardContextual"/>
              </w:rPr>
            </w:pPr>
            <w:r w:rsidRPr="00123177">
              <w:rPr>
                <w:kern w:val="2"/>
                <w14:ligatures w14:val="standardContextual"/>
              </w:rPr>
              <w:t>Output(s)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FE27CA" w14:textId="1B013483" w:rsidR="002E5DA5" w:rsidRDefault="002E5DA5" w:rsidP="002E5DA5">
            <w:pPr>
              <w:pStyle w:val="TableText"/>
              <w:snapToGrid w:val="0"/>
              <w:spacing w:line="254" w:lineRule="auto"/>
              <w:rPr>
                <w:rStyle w:val="ui-provider"/>
              </w:rPr>
            </w:pPr>
            <w:r>
              <w:rPr>
                <w:rStyle w:val="ui-provider"/>
              </w:rPr>
              <w:t>Transmit “DCDC_CALID_CVN” PDU with bytes 1 to 7 periodically</w:t>
            </w:r>
            <w:r w:rsidR="006C4B7C">
              <w:rPr>
                <w:rStyle w:val="ui-provider"/>
              </w:rPr>
              <w:t>.</w:t>
            </w:r>
          </w:p>
          <w:p w14:paraId="76F4D39F" w14:textId="2416D4D1" w:rsidR="00C10A74" w:rsidRPr="00123177" w:rsidRDefault="00C10A74" w:rsidP="002E5DA5">
            <w:pPr>
              <w:pStyle w:val="TableText"/>
              <w:snapToGrid w:val="0"/>
              <w:spacing w:line="254" w:lineRule="auto"/>
              <w:rPr>
                <w:kern w:val="2"/>
                <w14:ligatures w14:val="standardContextual"/>
              </w:rPr>
            </w:pPr>
            <w:r>
              <w:rPr>
                <w:kern w:val="2"/>
                <w14:ligatures w14:val="standardContextual"/>
              </w:rPr>
              <w:t xml:space="preserve">(To be confirm with MAL - if need to send </w:t>
            </w:r>
            <w:commentRangeStart w:id="228"/>
            <w:r>
              <w:rPr>
                <w:kern w:val="2"/>
                <w14:ligatures w14:val="standardContextual"/>
              </w:rPr>
              <w:t xml:space="preserve">sequentially </w:t>
            </w:r>
            <w:commentRangeEnd w:id="228"/>
            <w:r w:rsidR="001E4F5F">
              <w:rPr>
                <w:rStyle w:val="CommentReference"/>
                <w:kern w:val="2"/>
                <w:sz w:val="24"/>
                <w:szCs w:val="24"/>
                <w14:ligatures w14:val="standardContextual"/>
              </w:rPr>
              <w:commentReference w:id="228"/>
            </w:r>
            <w:r>
              <w:rPr>
                <w:kern w:val="2"/>
                <w14:ligatures w14:val="standardContextual"/>
              </w:rPr>
              <w:t>as per mux value)</w:t>
            </w:r>
          </w:p>
        </w:tc>
      </w:tr>
      <w:tr w:rsidR="002E5DA5" w:rsidRPr="00123177" w14:paraId="4BBE9E8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1F386C3"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945C9E" w14:textId="77777777" w:rsidR="002E5DA5" w:rsidRDefault="002E5DA5">
            <w:pPr>
              <w:pStyle w:val="TableText"/>
              <w:numPr>
                <w:ilvl w:val="0"/>
                <w:numId w:val="55"/>
              </w:numPr>
              <w:tabs>
                <w:tab w:val="left" w:pos="2060"/>
              </w:tabs>
              <w:snapToGrid w:val="0"/>
              <w:spacing w:line="254" w:lineRule="auto"/>
              <w:rPr>
                <w:rStyle w:val="normaltextrun"/>
              </w:rPr>
            </w:pPr>
            <w:r>
              <w:rPr>
                <w:rStyle w:val="normaltextrun"/>
              </w:rPr>
              <w:t>Read the CALIB ID from Dflash.</w:t>
            </w:r>
          </w:p>
          <w:p w14:paraId="41B1F5C9" w14:textId="77777777" w:rsidR="002E5DA5" w:rsidRDefault="002E5DA5">
            <w:pPr>
              <w:pStyle w:val="TableText"/>
              <w:numPr>
                <w:ilvl w:val="0"/>
                <w:numId w:val="55"/>
              </w:numPr>
              <w:tabs>
                <w:tab w:val="left" w:pos="2060"/>
              </w:tabs>
              <w:snapToGrid w:val="0"/>
              <w:spacing w:line="254" w:lineRule="auto"/>
              <w:rPr>
                <w:rStyle w:val="normaltextrun"/>
              </w:rPr>
            </w:pPr>
            <w:r>
              <w:rPr>
                <w:rStyle w:val="normaltextrun"/>
              </w:rPr>
              <w:t>Set the value of mux to zero.</w:t>
            </w:r>
          </w:p>
          <w:p w14:paraId="6413194E" w14:textId="3E31A733" w:rsidR="002E5DA5" w:rsidRPr="00123177" w:rsidRDefault="00C10A74" w:rsidP="00C10A74">
            <w:pPr>
              <w:pStyle w:val="TableText"/>
              <w:tabs>
                <w:tab w:val="left" w:pos="2060"/>
              </w:tabs>
              <w:snapToGrid w:val="0"/>
              <w:spacing w:line="256" w:lineRule="auto"/>
              <w:ind w:left="293"/>
              <w:rPr>
                <w:rStyle w:val="normaltextrun"/>
              </w:rPr>
            </w:pPr>
            <w:r>
              <w:rPr>
                <w:rStyle w:val="normaltextrun"/>
              </w:rPr>
              <w:t xml:space="preserve"> 3- </w:t>
            </w:r>
            <w:r w:rsidR="002E5DA5">
              <w:rPr>
                <w:rStyle w:val="normaltextrun"/>
              </w:rPr>
              <w:t xml:space="preserve">DCDC shall send CAL ID bytes (1-7). </w:t>
            </w:r>
          </w:p>
        </w:tc>
      </w:tr>
      <w:tr w:rsidR="002E5DA5" w:rsidRPr="00123177" w14:paraId="6DA9ADA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AD3742E" w14:textId="77777777" w:rsidR="002E5DA5" w:rsidRPr="00123177" w:rsidRDefault="002E5DA5" w:rsidP="002E5DA5">
            <w:pPr>
              <w:pStyle w:val="TableText"/>
              <w:snapToGrid w:val="0"/>
              <w:spacing w:line="254" w:lineRule="auto"/>
            </w:pPr>
            <w:r w:rsidRPr="00123177">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1D0730" w14:textId="6C184AAF" w:rsidR="002E5DA5" w:rsidRPr="00123177" w:rsidRDefault="002E5DA5" w:rsidP="002E5DA5">
            <w:pPr>
              <w:pStyle w:val="TableText"/>
              <w:snapToGrid w:val="0"/>
              <w:spacing w:line="254" w:lineRule="auto"/>
              <w:rPr>
                <w:kern w:val="2"/>
                <w14:ligatures w14:val="standardContextual"/>
              </w:rPr>
            </w:pPr>
            <w:r>
              <w:rPr>
                <w:kern w:val="2"/>
                <w14:ligatures w14:val="standardContextual"/>
              </w:rPr>
              <w:t>No such mandatory fields are applicable.</w:t>
            </w:r>
          </w:p>
        </w:tc>
      </w:tr>
      <w:tr w:rsidR="002E5DA5" w:rsidRPr="00123177" w14:paraId="2D7121F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177CB1E"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B803A9" w14:textId="72A111B1" w:rsidR="002E5DA5" w:rsidRPr="00123177" w:rsidRDefault="002E5DA5" w:rsidP="002E5DA5">
            <w:pPr>
              <w:pStyle w:val="TableText"/>
              <w:snapToGrid w:val="0"/>
              <w:spacing w:line="254" w:lineRule="auto"/>
              <w:rPr>
                <w:kern w:val="2"/>
                <w14:ligatures w14:val="standardContextual"/>
              </w:rPr>
            </w:pPr>
            <w:r>
              <w:rPr>
                <w:kern w:val="2"/>
                <w14:ligatures w14:val="standardContextual"/>
              </w:rPr>
              <w:t>Pre-Loaded is same as CAL ID stored in D</w:t>
            </w:r>
            <w:r w:rsidR="00CA29B6">
              <w:rPr>
                <w:kern w:val="2"/>
                <w14:ligatures w14:val="standardContextual"/>
              </w:rPr>
              <w:t>-F</w:t>
            </w:r>
            <w:r>
              <w:rPr>
                <w:kern w:val="2"/>
                <w14:ligatures w14:val="standardContextual"/>
              </w:rPr>
              <w:t>lash</w:t>
            </w:r>
            <w:r w:rsidR="00CA29B6">
              <w:rPr>
                <w:kern w:val="2"/>
                <w14:ligatures w14:val="standardContextual"/>
              </w:rPr>
              <w:t>.</w:t>
            </w:r>
          </w:p>
        </w:tc>
      </w:tr>
      <w:tr w:rsidR="002E5DA5" w:rsidRPr="00123177" w14:paraId="60EB441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831DE92"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3463F3" w14:textId="7177358E"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Default value is required</w:t>
            </w:r>
          </w:p>
        </w:tc>
      </w:tr>
      <w:tr w:rsidR="002E5DA5" w:rsidRPr="00123177" w14:paraId="2E746B8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CA0B00D"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EC04E" w14:textId="2DEBA146"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Valid range value is required.</w:t>
            </w:r>
          </w:p>
        </w:tc>
      </w:tr>
      <w:tr w:rsidR="002E5DA5" w:rsidRPr="00123177" w14:paraId="132440B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34D9878"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DF148E" w14:textId="09A56BE9"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Data latency period is not applicable</w:t>
            </w:r>
          </w:p>
        </w:tc>
      </w:tr>
      <w:tr w:rsidR="002E5DA5" w:rsidRPr="00123177" w14:paraId="09E5DB7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0D357A3"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D5FA07" w14:textId="13FCC816"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Data Retention period is the key cycle.</w:t>
            </w:r>
          </w:p>
        </w:tc>
      </w:tr>
      <w:tr w:rsidR="002E5DA5" w:rsidRPr="00123177" w14:paraId="06456E4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2209CD3"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2D2085" w14:textId="5782286E" w:rsidR="002E5DA5" w:rsidRPr="00123177" w:rsidRDefault="002E5DA5" w:rsidP="002E5DA5">
            <w:pPr>
              <w:pStyle w:val="TableText"/>
              <w:spacing w:line="254"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2E5DA5" w:rsidRPr="00123177" w14:paraId="7651350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0A54D9A"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9EC750" w14:textId="768F1798" w:rsidR="002E5DA5" w:rsidRPr="00123177" w:rsidRDefault="002E5DA5" w:rsidP="002E5DA5">
            <w:pPr>
              <w:pStyle w:val="TableText"/>
              <w:spacing w:line="254" w:lineRule="auto"/>
              <w:rPr>
                <w:kern w:val="2"/>
                <w14:ligatures w14:val="standardContextual"/>
              </w:rPr>
            </w:pPr>
            <w:r>
              <w:rPr>
                <w:kern w:val="2"/>
                <w:szCs w:val="20"/>
                <w14:ligatures w14:val="standardContextual"/>
              </w:rPr>
              <w:t>External event is not required.</w:t>
            </w:r>
          </w:p>
        </w:tc>
      </w:tr>
      <w:tr w:rsidR="002E5DA5" w:rsidRPr="00123177" w14:paraId="16AB20B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46B6B9D"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0C3070" w14:textId="2A9873F2" w:rsidR="002E5DA5" w:rsidRPr="00123177" w:rsidRDefault="002E5DA5" w:rsidP="002E5DA5">
            <w:pPr>
              <w:pStyle w:val="TableText"/>
              <w:spacing w:line="254" w:lineRule="auto"/>
              <w:rPr>
                <w:kern w:val="2"/>
                <w14:ligatures w14:val="standardContextual"/>
              </w:rPr>
            </w:pPr>
            <w:r>
              <w:rPr>
                <w:kern w:val="2"/>
                <w:szCs w:val="20"/>
                <w14:ligatures w14:val="standardContextual"/>
              </w:rPr>
              <w:t>Temporal event is not applicable.</w:t>
            </w:r>
          </w:p>
        </w:tc>
      </w:tr>
      <w:tr w:rsidR="002E5DA5" w:rsidRPr="00123177" w14:paraId="1791C0A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E11DE46"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Validation Rules/ </w:t>
            </w:r>
          </w:p>
          <w:p w14:paraId="4E88F134" w14:textId="77777777" w:rsidR="002E5DA5" w:rsidRPr="00123177" w:rsidRDefault="002E5DA5" w:rsidP="002E5DA5">
            <w:pPr>
              <w:pStyle w:val="TableText"/>
              <w:snapToGrid w:val="0"/>
              <w:spacing w:line="254" w:lineRule="auto"/>
              <w:rPr>
                <w:kern w:val="2"/>
                <w:vertAlign w:val="superscript"/>
                <w14:ligatures w14:val="standardContextual"/>
              </w:rPr>
            </w:pPr>
            <w:r w:rsidRPr="00123177">
              <w:rPr>
                <w:kern w:val="2"/>
                <w14:ligatures w14:val="standardContextual"/>
              </w:rPr>
              <w:t>Verification criteria</w:t>
            </w:r>
            <w:r w:rsidRPr="00123177">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9A468F" w14:textId="0EB556A5" w:rsidR="002E5DA5" w:rsidRPr="00123177" w:rsidRDefault="002E5DA5" w:rsidP="002E5DA5">
            <w:pPr>
              <w:pStyle w:val="TableText"/>
              <w:snapToGrid w:val="0"/>
              <w:spacing w:line="254" w:lineRule="auto"/>
              <w:rPr>
                <w:i/>
                <w:iCs/>
                <w:kern w:val="2"/>
                <w14:ligatures w14:val="standardContextual"/>
              </w:rPr>
            </w:pPr>
            <w:r>
              <w:t>Verify that “</w:t>
            </w:r>
            <w:r>
              <w:rPr>
                <w:rStyle w:val="ui-provider"/>
              </w:rPr>
              <w:t>DCDC_CALID_CVN” byte position from 1 to 7 are received on CANanalyzer.</w:t>
            </w:r>
          </w:p>
        </w:tc>
      </w:tr>
      <w:tr w:rsidR="00A55B53" w:rsidRPr="00123177" w14:paraId="4DC305F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D98A54D"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0A649E" w14:textId="77777777" w:rsidR="00A55B53" w:rsidRPr="00123177" w:rsidRDefault="00A55B53" w:rsidP="00535342">
            <w:pPr>
              <w:pStyle w:val="TableText"/>
              <w:snapToGrid w:val="0"/>
              <w:spacing w:line="254" w:lineRule="auto"/>
              <w:rPr>
                <w:kern w:val="2"/>
                <w14:ligatures w14:val="standardContextual"/>
              </w:rPr>
            </w:pPr>
            <w:r w:rsidRPr="00123177">
              <w:rPr>
                <w:kern w:val="2"/>
                <w:szCs w:val="20"/>
                <w14:ligatures w14:val="standardContextual"/>
              </w:rPr>
              <w:t>Constraints are not applicable.</w:t>
            </w:r>
          </w:p>
        </w:tc>
      </w:tr>
      <w:tr w:rsidR="00A55B53" w:rsidRPr="00123177" w14:paraId="6BBB294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DC7FB31"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FC5E52" w14:textId="77777777" w:rsidR="00A55B53" w:rsidRPr="00123177" w:rsidRDefault="00A55B53" w:rsidP="00535342">
            <w:pPr>
              <w:pStyle w:val="TableText"/>
              <w:snapToGrid w:val="0"/>
              <w:spacing w:line="254" w:lineRule="auto"/>
              <w:rPr>
                <w:kern w:val="2"/>
                <w14:ligatures w14:val="standardContextual"/>
              </w:rPr>
            </w:pPr>
            <w:r w:rsidRPr="00123177">
              <w:rPr>
                <w:kern w:val="2"/>
                <w:szCs w:val="20"/>
                <w14:ligatures w14:val="standardContextual"/>
              </w:rPr>
              <w:t>No effects on other system</w:t>
            </w:r>
          </w:p>
        </w:tc>
      </w:tr>
      <w:tr w:rsidR="00A55B53" w:rsidRPr="00123177" w14:paraId="43D554D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62AAF08"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lastRenderedPageBreak/>
              <w:t>Testability with respect to test environment</w:t>
            </w:r>
          </w:p>
          <w:p w14:paraId="2E8988AB" w14:textId="77777777" w:rsidR="00A55B53" w:rsidRPr="00123177" w:rsidRDefault="00A55B53" w:rsidP="00535342">
            <w:pPr>
              <w:pStyle w:val="TableText"/>
              <w:spacing w:line="254" w:lineRule="auto"/>
              <w:rPr>
                <w:kern w:val="2"/>
                <w14:ligatures w14:val="standardContextual"/>
              </w:rPr>
            </w:pPr>
            <w:r w:rsidRPr="00123177">
              <w:rPr>
                <w:kern w:val="2"/>
                <w14:ligatures w14:val="standardContextual"/>
              </w:rPr>
              <w:t>(Yes/No)</w:t>
            </w:r>
          </w:p>
          <w:p w14:paraId="6D4CDBE3" w14:textId="77777777" w:rsidR="00A55B53" w:rsidRPr="00123177" w:rsidRDefault="00A55B53" w:rsidP="00535342">
            <w:pPr>
              <w:pStyle w:val="TableText"/>
              <w:spacing w:line="254" w:lineRule="auto"/>
              <w:rPr>
                <w:kern w:val="2"/>
                <w14:ligatures w14:val="standardContextual"/>
              </w:rPr>
            </w:pPr>
            <w:r w:rsidRPr="00123177">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C9684"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6A4713F4" w14:textId="77777777" w:rsidR="00A55B53" w:rsidRPr="00123177" w:rsidRDefault="00A55B53" w:rsidP="00535342">
            <w:pPr>
              <w:pStyle w:val="TableText"/>
              <w:snapToGrid w:val="0"/>
              <w:spacing w:line="254" w:lineRule="auto"/>
              <w:rPr>
                <w:kern w:val="2"/>
                <w14:ligatures w14:val="standardContextual"/>
              </w:rPr>
            </w:pPr>
          </w:p>
        </w:tc>
      </w:tr>
      <w:tr w:rsidR="00A55B53" w:rsidRPr="00123177" w14:paraId="1968B44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A250789"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Feasible within project constraints</w:t>
            </w:r>
          </w:p>
          <w:p w14:paraId="299EF288"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(Yes/No)</w:t>
            </w:r>
          </w:p>
          <w:p w14:paraId="51CB0420" w14:textId="77777777" w:rsidR="00A55B53" w:rsidRPr="00123177" w:rsidRDefault="00A55B53" w:rsidP="00535342">
            <w:pPr>
              <w:pStyle w:val="TableText"/>
              <w:snapToGrid w:val="0"/>
              <w:spacing w:line="254" w:lineRule="auto"/>
              <w:rPr>
                <w:kern w:val="2"/>
                <w14:ligatures w14:val="standardContextual"/>
              </w:rPr>
            </w:pPr>
            <w:r w:rsidRPr="00123177">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6A2CB8"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28427AAB" w14:textId="77777777" w:rsidR="00A55B53" w:rsidRPr="00123177" w:rsidRDefault="00A55B53" w:rsidP="00535342">
            <w:pPr>
              <w:pStyle w:val="TableText"/>
              <w:snapToGrid w:val="0"/>
              <w:spacing w:line="254" w:lineRule="auto"/>
              <w:rPr>
                <w:i/>
                <w:iCs/>
                <w:kern w:val="2"/>
                <w14:ligatures w14:val="standardContextual"/>
              </w:rPr>
            </w:pPr>
          </w:p>
        </w:tc>
      </w:tr>
      <w:tr w:rsidR="00A55B53" w:rsidRPr="00123177" w14:paraId="6428F3E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0D916E8"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Critical</w:t>
            </w:r>
          </w:p>
          <w:p w14:paraId="03509994"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206755"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w:t>
            </w:r>
          </w:p>
        </w:tc>
      </w:tr>
      <w:tr w:rsidR="00A55B53" w:rsidRPr="00123177" w14:paraId="3E915B5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1222F051" w14:textId="77777777" w:rsidR="00A55B53" w:rsidRPr="00123177" w:rsidRDefault="00A55B53" w:rsidP="00535342">
            <w:pPr>
              <w:pStyle w:val="TableText"/>
              <w:snapToGrid w:val="0"/>
              <w:spacing w:line="254" w:lineRule="auto"/>
              <w:rPr>
                <w:kern w:val="2"/>
                <w14:ligatures w14:val="standardContextual"/>
              </w:rPr>
            </w:pPr>
            <w:r w:rsidRPr="00123177">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A1AC1" w14:textId="77777777" w:rsidR="00A55B53" w:rsidRPr="00123177" w:rsidRDefault="00A55B53" w:rsidP="00535342">
            <w:pPr>
              <w:pStyle w:val="TableText"/>
              <w:snapToGrid w:val="0"/>
              <w:spacing w:line="254" w:lineRule="auto"/>
              <w:rPr>
                <w:kern w:val="2"/>
                <w14:ligatures w14:val="standardContextual"/>
              </w:rPr>
            </w:pPr>
            <w:r w:rsidRPr="00123177">
              <w:t>Acceptance Criteria for this requirement should be as per SECTION-6 ACCEPTANCE CRITERIA</w:t>
            </w:r>
          </w:p>
        </w:tc>
      </w:tr>
    </w:tbl>
    <w:p w14:paraId="69692045" w14:textId="77777777" w:rsidR="00A55B53" w:rsidRPr="00123177" w:rsidRDefault="00A55B53" w:rsidP="00A55B53">
      <w:pPr>
        <w:rPr>
          <w:lang w:bidi="ar-EG"/>
        </w:rPr>
      </w:pPr>
    </w:p>
    <w:p w14:paraId="0107DBD9" w14:textId="53779414" w:rsidR="00A55B53" w:rsidRPr="00123177" w:rsidRDefault="00A55B53" w:rsidP="00A55B53">
      <w:pPr>
        <w:pStyle w:val="Heading5"/>
      </w:pPr>
      <w:r w:rsidRPr="00123177">
        <w:t xml:space="preserve">Requirement to </w:t>
      </w:r>
      <w:r w:rsidR="002E5DA5">
        <w:rPr>
          <w:rFonts w:eastAsia="Arial"/>
        </w:rPr>
        <w:t>report CAL ID bytes (8-14).</w:t>
      </w:r>
    </w:p>
    <w:p w14:paraId="2589D313" w14:textId="77777777" w:rsidR="00A55B53" w:rsidRPr="00123177" w:rsidRDefault="00A55B53" w:rsidP="00A55B53">
      <w:pPr>
        <w:rPr>
          <w:lang w:bidi="ar-EG"/>
        </w:rPr>
      </w:pPr>
    </w:p>
    <w:tbl>
      <w:tblPr>
        <w:tblW w:w="9525" w:type="dxa"/>
        <w:tblInd w:w="108" w:type="dxa"/>
        <w:tblLayout w:type="fixed"/>
        <w:tblLook w:val="04A0" w:firstRow="1" w:lastRow="0" w:firstColumn="1" w:lastColumn="0" w:noHBand="0" w:noVBand="1"/>
      </w:tblPr>
      <w:tblGrid>
        <w:gridCol w:w="1921"/>
        <w:gridCol w:w="7604"/>
      </w:tblGrid>
      <w:tr w:rsidR="00A55B53" w:rsidRPr="00123177" w14:paraId="3737442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33733F12" w14:textId="77777777" w:rsidR="00A55B53" w:rsidRPr="00123177" w:rsidRDefault="00A55B53" w:rsidP="00535342">
            <w:pPr>
              <w:pStyle w:val="TableColumnTitle"/>
              <w:snapToGrid w:val="0"/>
              <w:spacing w:line="254" w:lineRule="auto"/>
              <w:rPr>
                <w:kern w:val="2"/>
                <w14:ligatures w14:val="standardContextual"/>
              </w:rPr>
            </w:pPr>
            <w:r w:rsidRPr="00123177">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747593C" w14:textId="77777777" w:rsidR="00A55B53" w:rsidRPr="00123177" w:rsidRDefault="00A55B53" w:rsidP="00535342">
            <w:pPr>
              <w:pStyle w:val="TableColumnTitle"/>
              <w:snapToGrid w:val="0"/>
              <w:spacing w:line="254" w:lineRule="auto"/>
              <w:rPr>
                <w:kern w:val="2"/>
                <w14:ligatures w14:val="standardContextual"/>
              </w:rPr>
            </w:pPr>
            <w:r w:rsidRPr="00123177">
              <w:rPr>
                <w:kern w:val="2"/>
                <w14:ligatures w14:val="standardContextual"/>
              </w:rPr>
              <w:t>Description</w:t>
            </w:r>
          </w:p>
        </w:tc>
      </w:tr>
      <w:tr w:rsidR="002E5DA5" w:rsidRPr="00123177" w14:paraId="7490DF4B"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E3D6261"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F40C82" w14:textId="27555F73" w:rsidR="002E5DA5" w:rsidRPr="00123177" w:rsidRDefault="002E5DA5" w:rsidP="002E5DA5">
            <w:pPr>
              <w:snapToGrid w:val="0"/>
            </w:pPr>
            <w:r>
              <w:rPr>
                <w:rFonts w:eastAsia="Arial"/>
                <w:color w:val="000000" w:themeColor="text1"/>
                <w:szCs w:val="20"/>
              </w:rPr>
              <w:t>SWRS_OBD_22</w:t>
            </w:r>
          </w:p>
        </w:tc>
      </w:tr>
      <w:tr w:rsidR="002E5DA5" w:rsidRPr="00123177" w14:paraId="574925FC"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4D33B0D" w14:textId="77777777" w:rsidR="002E5DA5" w:rsidRPr="00123177" w:rsidRDefault="002E5DA5" w:rsidP="002E5DA5">
            <w:pPr>
              <w:pStyle w:val="TableText"/>
              <w:spacing w:line="254" w:lineRule="auto"/>
              <w:rPr>
                <w:kern w:val="2"/>
                <w14:ligatures w14:val="standardContextual"/>
              </w:rPr>
            </w:pPr>
            <w:r w:rsidRPr="00123177">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C30BF7" w14:textId="77777777" w:rsidR="002E5DA5" w:rsidRDefault="002E5DA5" w:rsidP="002E5DA5">
            <w:pPr>
              <w:rPr>
                <w:rFonts w:eastAsia="Arial"/>
                <w:color w:val="000000" w:themeColor="text1"/>
                <w:szCs w:val="20"/>
              </w:rPr>
            </w:pPr>
            <w:r w:rsidRPr="004242AD">
              <w:rPr>
                <w:rFonts w:eastAsia="Arial"/>
                <w:color w:val="000000" w:themeColor="text1"/>
                <w:szCs w:val="20"/>
              </w:rPr>
              <w:t>SDS18-DIA01-02-302</w:t>
            </w:r>
            <w:r>
              <w:rPr>
                <w:rFonts w:eastAsia="Arial"/>
                <w:color w:val="000000" w:themeColor="text1"/>
                <w:szCs w:val="20"/>
              </w:rPr>
              <w:t xml:space="preserve">9, </w:t>
            </w:r>
          </w:p>
          <w:p w14:paraId="668D56D5" w14:textId="22AED9A6" w:rsidR="002E5DA5" w:rsidRPr="00123177" w:rsidRDefault="002E5DA5" w:rsidP="002E5DA5">
            <w:pPr>
              <w:rPr>
                <w:rFonts w:eastAsia="Arial"/>
                <w:color w:val="000000" w:themeColor="text1"/>
                <w:szCs w:val="20"/>
              </w:rPr>
            </w:pPr>
            <w:r>
              <w:rPr>
                <w:rFonts w:ascii="Calibri" w:hAnsi="Calibri" w:cs="Calibri"/>
                <w:sz w:val="22"/>
                <w:szCs w:val="22"/>
              </w:rPr>
              <w:t>SDS18-DIA01-02-3026</w:t>
            </w:r>
          </w:p>
        </w:tc>
      </w:tr>
      <w:tr w:rsidR="002E5DA5" w:rsidRPr="00123177" w14:paraId="569769C7"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C431103"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F0591D" w14:textId="482B63C5" w:rsidR="002E5DA5" w:rsidRPr="00123177" w:rsidRDefault="002E5DA5" w:rsidP="002E5DA5">
            <w:pPr>
              <w:pStyle w:val="TableText"/>
              <w:snapToGrid w:val="0"/>
              <w:spacing w:line="254" w:lineRule="auto"/>
              <w:rPr>
                <w:kern w:val="2"/>
                <w14:ligatures w14:val="standardContextual"/>
              </w:rPr>
            </w:pPr>
            <w:r>
              <w:rPr>
                <w:kern w:val="2"/>
                <w14:ligatures w14:val="standardContextual"/>
              </w:rPr>
              <w:t>C SAMPLE/PF3.0</w:t>
            </w:r>
          </w:p>
        </w:tc>
      </w:tr>
      <w:tr w:rsidR="002E5DA5" w:rsidRPr="00123177" w14:paraId="66462061"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9C1D2A2" w14:textId="77777777" w:rsidR="002E5DA5" w:rsidRPr="00123177" w:rsidRDefault="002E5DA5" w:rsidP="002E5DA5">
            <w:pPr>
              <w:pStyle w:val="TableText"/>
              <w:snapToGrid w:val="0"/>
              <w:spacing w:line="254" w:lineRule="auto"/>
              <w:rPr>
                <w:kern w:val="2"/>
                <w:vertAlign w:val="superscript"/>
                <w14:ligatures w14:val="standardContextual"/>
              </w:rPr>
            </w:pPr>
            <w:r w:rsidRPr="00123177">
              <w:rPr>
                <w:kern w:val="2"/>
                <w14:ligatures w14:val="standardContextual"/>
              </w:rPr>
              <w:t>Purpose</w:t>
            </w:r>
            <w:r w:rsidRPr="00123177">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BA546F" w14:textId="54945080" w:rsidR="002E5DA5" w:rsidRPr="00123177" w:rsidRDefault="002E5DA5" w:rsidP="002E5DA5">
            <w:pPr>
              <w:snapToGrid w:val="0"/>
              <w:rPr>
                <w:rFonts w:eastAsia="Arial"/>
              </w:rPr>
            </w:pPr>
            <w:r w:rsidRPr="00733ADD">
              <w:rPr>
                <w:rFonts w:eastAsia="Arial"/>
              </w:rPr>
              <w:t xml:space="preserve">The </w:t>
            </w:r>
            <w:r>
              <w:rPr>
                <w:rFonts w:eastAsia="Arial"/>
              </w:rPr>
              <w:t>HVDCDC</w:t>
            </w:r>
            <w:r w:rsidRPr="00733ADD">
              <w:rPr>
                <w:rFonts w:eastAsia="Arial"/>
              </w:rPr>
              <w:t xml:space="preserve"> shall </w:t>
            </w:r>
            <w:r>
              <w:rPr>
                <w:rFonts w:eastAsia="Arial"/>
              </w:rPr>
              <w:t>report CAL ID bytes (8-14) if the mux value is equal to one.</w:t>
            </w:r>
          </w:p>
        </w:tc>
      </w:tr>
      <w:tr w:rsidR="002E5DA5" w:rsidRPr="00123177" w14:paraId="18BF2D8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B552565"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886CB4" w14:textId="51CDEC7B" w:rsidR="002E5DA5" w:rsidRPr="00123177" w:rsidRDefault="002E5DA5" w:rsidP="002E5DA5">
            <w:pPr>
              <w:snapToGrid w:val="0"/>
              <w:rPr>
                <w:rFonts w:eastAsia="Arial"/>
              </w:rPr>
            </w:pPr>
            <w:r>
              <w:rPr>
                <w:rFonts w:eastAsia="Arial"/>
              </w:rPr>
              <w:t>No Such derived requirement is applicable.</w:t>
            </w:r>
          </w:p>
        </w:tc>
      </w:tr>
      <w:tr w:rsidR="002E5DA5" w:rsidRPr="00123177" w14:paraId="0A249BB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94167EE"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3D0CE5" w14:textId="6EB9AA20" w:rsidR="002E5DA5" w:rsidRPr="00123177" w:rsidRDefault="002E5DA5" w:rsidP="002E5DA5">
            <w:pPr>
              <w:pStyle w:val="TableText"/>
              <w:snapToGrid w:val="0"/>
              <w:spacing w:line="254"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2E5DA5" w:rsidRPr="00123177" w14:paraId="64E2F61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9766BE3" w14:textId="77777777" w:rsidR="002E5DA5" w:rsidRPr="00123177" w:rsidRDefault="002E5DA5" w:rsidP="002E5DA5">
            <w:pPr>
              <w:pStyle w:val="TableText"/>
              <w:snapToGrid w:val="0"/>
              <w:spacing w:line="254" w:lineRule="auto"/>
              <w:rPr>
                <w:b/>
                <w:bCs/>
                <w:kern w:val="2"/>
                <w14:ligatures w14:val="standardContextual"/>
              </w:rPr>
            </w:pPr>
            <w:r w:rsidRPr="00123177">
              <w:rPr>
                <w:kern w:val="2"/>
                <w14:ligatures w14:val="standardContextual"/>
              </w:rPr>
              <w:t>Input(s)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4096B8" w14:textId="3653CCB9" w:rsidR="002E5DA5" w:rsidRPr="00123177" w:rsidRDefault="00CA29B6">
            <w:pPr>
              <w:pStyle w:val="TableText"/>
              <w:numPr>
                <w:ilvl w:val="0"/>
                <w:numId w:val="42"/>
              </w:numPr>
              <w:snapToGrid w:val="0"/>
              <w:spacing w:line="256" w:lineRule="auto"/>
              <w:ind w:left="194" w:hanging="180"/>
              <w:rPr>
                <w:rFonts w:eastAsia="Arial"/>
                <w:color w:val="000000" w:themeColor="text1"/>
                <w:kern w:val="2"/>
                <w14:ligatures w14:val="standardContextual"/>
              </w:rPr>
            </w:pPr>
            <w:r>
              <w:rPr>
                <w:rFonts w:eastAsia="Arial"/>
                <w:color w:val="000000" w:themeColor="text1"/>
                <w:kern w:val="2"/>
                <w14:ligatures w14:val="standardContextual"/>
              </w:rPr>
              <w:t>Mux value should be One</w:t>
            </w:r>
          </w:p>
        </w:tc>
      </w:tr>
      <w:tr w:rsidR="002E5DA5" w:rsidRPr="00123177" w14:paraId="2D8127E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206F996" w14:textId="77777777" w:rsidR="002E5DA5" w:rsidRPr="00123177" w:rsidRDefault="002E5DA5" w:rsidP="002E5DA5">
            <w:pPr>
              <w:pStyle w:val="TableText"/>
              <w:snapToGrid w:val="0"/>
              <w:spacing w:line="254" w:lineRule="auto"/>
              <w:rPr>
                <w:b/>
                <w:bCs/>
                <w:kern w:val="2"/>
                <w14:ligatures w14:val="standardContextual"/>
              </w:rPr>
            </w:pPr>
            <w:r w:rsidRPr="00123177">
              <w:rPr>
                <w:kern w:val="2"/>
                <w14:ligatures w14:val="standardContextual"/>
              </w:rPr>
              <w:t>Output(s)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A1E2A9" w14:textId="1A0F1484" w:rsidR="002E5DA5" w:rsidRPr="00123177" w:rsidRDefault="002E5DA5" w:rsidP="002E5DA5">
            <w:pPr>
              <w:pStyle w:val="TableText"/>
              <w:snapToGrid w:val="0"/>
              <w:spacing w:line="254" w:lineRule="auto"/>
              <w:rPr>
                <w:kern w:val="2"/>
                <w14:ligatures w14:val="standardContextual"/>
              </w:rPr>
            </w:pPr>
            <w:r>
              <w:rPr>
                <w:rStyle w:val="ui-provider"/>
              </w:rPr>
              <w:t>Transmit “DCDC_CALID_CVN” PDU with bytes 8 to 14 periodically</w:t>
            </w:r>
          </w:p>
        </w:tc>
      </w:tr>
      <w:tr w:rsidR="002E5DA5" w:rsidRPr="00123177" w14:paraId="019DFC8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EE51087"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lastRenderedPageBreak/>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3C08CD" w14:textId="77777777" w:rsidR="002E5DA5" w:rsidRDefault="002E5DA5">
            <w:pPr>
              <w:pStyle w:val="TableText"/>
              <w:numPr>
                <w:ilvl w:val="0"/>
                <w:numId w:val="60"/>
              </w:numPr>
              <w:tabs>
                <w:tab w:val="left" w:pos="2060"/>
              </w:tabs>
              <w:snapToGrid w:val="0"/>
              <w:spacing w:line="254" w:lineRule="auto"/>
              <w:rPr>
                <w:rStyle w:val="normaltextrun"/>
              </w:rPr>
            </w:pPr>
            <w:r>
              <w:rPr>
                <w:rStyle w:val="normaltextrun"/>
              </w:rPr>
              <w:t>Read the CALIB ID from Dflash.</w:t>
            </w:r>
          </w:p>
          <w:p w14:paraId="4D2A7691" w14:textId="77777777" w:rsidR="002E5DA5" w:rsidRDefault="002E5DA5">
            <w:pPr>
              <w:pStyle w:val="TableText"/>
              <w:numPr>
                <w:ilvl w:val="0"/>
                <w:numId w:val="60"/>
              </w:numPr>
              <w:tabs>
                <w:tab w:val="left" w:pos="2060"/>
              </w:tabs>
              <w:snapToGrid w:val="0"/>
              <w:spacing w:line="254" w:lineRule="auto"/>
              <w:rPr>
                <w:rStyle w:val="normaltextrun"/>
              </w:rPr>
            </w:pPr>
            <w:r>
              <w:rPr>
                <w:rStyle w:val="normaltextrun"/>
              </w:rPr>
              <w:t>Set the value of mux to one.</w:t>
            </w:r>
          </w:p>
          <w:p w14:paraId="5E29B8A8" w14:textId="71136733" w:rsidR="002E5DA5" w:rsidRPr="00123177" w:rsidRDefault="002E5DA5">
            <w:pPr>
              <w:pStyle w:val="TableText"/>
              <w:numPr>
                <w:ilvl w:val="0"/>
                <w:numId w:val="53"/>
              </w:numPr>
              <w:tabs>
                <w:tab w:val="left" w:pos="2060"/>
              </w:tabs>
              <w:snapToGrid w:val="0"/>
              <w:spacing w:line="254" w:lineRule="auto"/>
              <w:rPr>
                <w:rStyle w:val="normaltextrun"/>
              </w:rPr>
            </w:pPr>
            <w:r>
              <w:rPr>
                <w:rStyle w:val="normaltextrun"/>
              </w:rPr>
              <w:t xml:space="preserve">DCDC shall send CAL ID bytes (8-14). </w:t>
            </w:r>
          </w:p>
        </w:tc>
      </w:tr>
      <w:tr w:rsidR="002E5DA5" w:rsidRPr="00123177" w14:paraId="7439E9C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4EE2F79" w14:textId="77777777" w:rsidR="002E5DA5" w:rsidRPr="00123177" w:rsidRDefault="002E5DA5" w:rsidP="002E5DA5">
            <w:pPr>
              <w:pStyle w:val="TableText"/>
              <w:snapToGrid w:val="0"/>
              <w:spacing w:line="254" w:lineRule="auto"/>
            </w:pPr>
            <w:r w:rsidRPr="00123177">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9FF9AA" w14:textId="72987519" w:rsidR="002E5DA5" w:rsidRPr="00123177" w:rsidRDefault="002E5DA5" w:rsidP="002E5DA5">
            <w:pPr>
              <w:pStyle w:val="TableText"/>
              <w:snapToGrid w:val="0"/>
              <w:spacing w:line="254" w:lineRule="auto"/>
              <w:rPr>
                <w:kern w:val="2"/>
                <w14:ligatures w14:val="standardContextual"/>
              </w:rPr>
            </w:pPr>
            <w:r>
              <w:rPr>
                <w:kern w:val="2"/>
                <w14:ligatures w14:val="standardContextual"/>
              </w:rPr>
              <w:t>No such mandatory fields are applicable.</w:t>
            </w:r>
          </w:p>
        </w:tc>
      </w:tr>
      <w:tr w:rsidR="002E5DA5" w:rsidRPr="00123177" w14:paraId="7E6BDB2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CC95DFD"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279AD7" w14:textId="3C2F49C9" w:rsidR="002E5DA5" w:rsidRPr="00123177" w:rsidRDefault="002E5DA5" w:rsidP="002E5DA5">
            <w:pPr>
              <w:pStyle w:val="TableText"/>
              <w:snapToGrid w:val="0"/>
              <w:spacing w:line="254" w:lineRule="auto"/>
              <w:rPr>
                <w:kern w:val="2"/>
                <w14:ligatures w14:val="standardContextual"/>
              </w:rPr>
            </w:pPr>
            <w:r>
              <w:rPr>
                <w:kern w:val="2"/>
                <w14:ligatures w14:val="standardContextual"/>
              </w:rPr>
              <w:t>Pre-Loaded is same as CAL ID stored in Dflash</w:t>
            </w:r>
          </w:p>
        </w:tc>
      </w:tr>
      <w:tr w:rsidR="002E5DA5" w:rsidRPr="00123177" w14:paraId="47AFB0C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AC472F1"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7A4B83" w14:textId="7C48CAF6"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Default value is required</w:t>
            </w:r>
          </w:p>
        </w:tc>
      </w:tr>
      <w:tr w:rsidR="002E5DA5" w:rsidRPr="00123177" w14:paraId="2D77659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A1D1051"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7C759" w14:textId="6956ECCE"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Valid range value is required.</w:t>
            </w:r>
          </w:p>
        </w:tc>
      </w:tr>
      <w:tr w:rsidR="002E5DA5" w:rsidRPr="00123177" w14:paraId="7126C90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8813DE7"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309DE8" w14:textId="6E802F3F"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Data latency period is not applicable</w:t>
            </w:r>
          </w:p>
        </w:tc>
      </w:tr>
      <w:tr w:rsidR="002E5DA5" w:rsidRPr="00123177" w14:paraId="4718830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7FC4759"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4A07C3" w14:textId="3D3B5957"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Data Retention period is the key cycle.</w:t>
            </w:r>
          </w:p>
        </w:tc>
      </w:tr>
      <w:tr w:rsidR="002E5DA5" w:rsidRPr="00123177" w14:paraId="7D22B7C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2669BED"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788F6B" w14:textId="1859CA02" w:rsidR="002E5DA5" w:rsidRPr="00123177" w:rsidRDefault="002E5DA5" w:rsidP="002E5DA5">
            <w:pPr>
              <w:pStyle w:val="TableText"/>
              <w:spacing w:line="254"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2E5DA5" w:rsidRPr="00123177" w14:paraId="07E5772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7F28C64"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00AC78" w14:textId="7E2F76E0" w:rsidR="002E5DA5" w:rsidRPr="00123177" w:rsidRDefault="002E5DA5" w:rsidP="002E5DA5">
            <w:pPr>
              <w:pStyle w:val="TableText"/>
              <w:spacing w:line="254" w:lineRule="auto"/>
              <w:rPr>
                <w:kern w:val="2"/>
                <w14:ligatures w14:val="standardContextual"/>
              </w:rPr>
            </w:pPr>
            <w:r>
              <w:rPr>
                <w:kern w:val="2"/>
                <w:szCs w:val="20"/>
                <w14:ligatures w14:val="standardContextual"/>
              </w:rPr>
              <w:t>External event is not required.</w:t>
            </w:r>
          </w:p>
        </w:tc>
      </w:tr>
      <w:tr w:rsidR="002E5DA5" w:rsidRPr="00123177" w14:paraId="4F41F48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917C019"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313EC5" w14:textId="0A0F8872" w:rsidR="002E5DA5" w:rsidRPr="00123177" w:rsidRDefault="002E5DA5" w:rsidP="002E5DA5">
            <w:pPr>
              <w:pStyle w:val="TableText"/>
              <w:spacing w:line="254" w:lineRule="auto"/>
              <w:rPr>
                <w:kern w:val="2"/>
                <w14:ligatures w14:val="standardContextual"/>
              </w:rPr>
            </w:pPr>
            <w:r>
              <w:rPr>
                <w:kern w:val="2"/>
                <w:szCs w:val="20"/>
                <w14:ligatures w14:val="standardContextual"/>
              </w:rPr>
              <w:t>Temporal event is not applicable.</w:t>
            </w:r>
          </w:p>
        </w:tc>
      </w:tr>
      <w:tr w:rsidR="002E5DA5" w:rsidRPr="00123177" w14:paraId="37A3B16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04F3E68"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Validation Rules/ </w:t>
            </w:r>
          </w:p>
          <w:p w14:paraId="6B19E150" w14:textId="77777777" w:rsidR="002E5DA5" w:rsidRPr="00123177" w:rsidRDefault="002E5DA5" w:rsidP="002E5DA5">
            <w:pPr>
              <w:pStyle w:val="TableText"/>
              <w:snapToGrid w:val="0"/>
              <w:spacing w:line="254" w:lineRule="auto"/>
              <w:rPr>
                <w:kern w:val="2"/>
                <w:vertAlign w:val="superscript"/>
                <w14:ligatures w14:val="standardContextual"/>
              </w:rPr>
            </w:pPr>
            <w:r w:rsidRPr="00123177">
              <w:rPr>
                <w:kern w:val="2"/>
                <w14:ligatures w14:val="standardContextual"/>
              </w:rPr>
              <w:t>Verification criteria</w:t>
            </w:r>
            <w:r w:rsidRPr="00123177">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E5A97B" w14:textId="3935CAE0" w:rsidR="002E5DA5" w:rsidRPr="00123177" w:rsidRDefault="002E5DA5" w:rsidP="002E5DA5">
            <w:pPr>
              <w:pStyle w:val="TableText"/>
              <w:snapToGrid w:val="0"/>
              <w:spacing w:line="254" w:lineRule="auto"/>
              <w:rPr>
                <w:i/>
                <w:iCs/>
                <w:kern w:val="2"/>
                <w14:ligatures w14:val="standardContextual"/>
              </w:rPr>
            </w:pPr>
            <w:r>
              <w:t>Verify that “</w:t>
            </w:r>
            <w:r>
              <w:rPr>
                <w:rStyle w:val="ui-provider"/>
              </w:rPr>
              <w:t>DCDC_CALID_CVN” byte position from 8 to 14 are received on CANanalyzer.</w:t>
            </w:r>
          </w:p>
        </w:tc>
      </w:tr>
      <w:tr w:rsidR="00A55B53" w:rsidRPr="00123177" w14:paraId="44E299C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DDA38A1"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BB3B66" w14:textId="77777777" w:rsidR="00A55B53" w:rsidRPr="00123177" w:rsidRDefault="00A55B53" w:rsidP="00535342">
            <w:pPr>
              <w:pStyle w:val="TableText"/>
              <w:snapToGrid w:val="0"/>
              <w:spacing w:line="254" w:lineRule="auto"/>
              <w:rPr>
                <w:kern w:val="2"/>
                <w14:ligatures w14:val="standardContextual"/>
              </w:rPr>
            </w:pPr>
            <w:r w:rsidRPr="00123177">
              <w:rPr>
                <w:kern w:val="2"/>
                <w:szCs w:val="20"/>
                <w14:ligatures w14:val="standardContextual"/>
              </w:rPr>
              <w:t>Constraints are not applicable.</w:t>
            </w:r>
          </w:p>
        </w:tc>
      </w:tr>
      <w:tr w:rsidR="00A55B53" w:rsidRPr="00123177" w14:paraId="06A0E25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431A249"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2B9932" w14:textId="77777777" w:rsidR="00A55B53" w:rsidRPr="00123177" w:rsidRDefault="00A55B53" w:rsidP="00535342">
            <w:pPr>
              <w:pStyle w:val="TableText"/>
              <w:snapToGrid w:val="0"/>
              <w:spacing w:line="254" w:lineRule="auto"/>
              <w:rPr>
                <w:kern w:val="2"/>
                <w14:ligatures w14:val="standardContextual"/>
              </w:rPr>
            </w:pPr>
            <w:r w:rsidRPr="00123177">
              <w:rPr>
                <w:kern w:val="2"/>
                <w:szCs w:val="20"/>
                <w14:ligatures w14:val="standardContextual"/>
              </w:rPr>
              <w:t>No effects on other system</w:t>
            </w:r>
          </w:p>
        </w:tc>
      </w:tr>
      <w:tr w:rsidR="00A55B53" w:rsidRPr="00123177" w14:paraId="3A1D676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518E366"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Testability with respect to test environment</w:t>
            </w:r>
          </w:p>
          <w:p w14:paraId="06D8A330" w14:textId="77777777" w:rsidR="00A55B53" w:rsidRPr="00123177" w:rsidRDefault="00A55B53" w:rsidP="00535342">
            <w:pPr>
              <w:pStyle w:val="TableText"/>
              <w:spacing w:line="254" w:lineRule="auto"/>
              <w:rPr>
                <w:kern w:val="2"/>
                <w14:ligatures w14:val="standardContextual"/>
              </w:rPr>
            </w:pPr>
            <w:r w:rsidRPr="00123177">
              <w:rPr>
                <w:kern w:val="2"/>
                <w14:ligatures w14:val="standardContextual"/>
              </w:rPr>
              <w:t>(Yes/No)</w:t>
            </w:r>
          </w:p>
          <w:p w14:paraId="3FF927D4" w14:textId="77777777" w:rsidR="00A55B53" w:rsidRPr="00123177" w:rsidRDefault="00A55B53" w:rsidP="00535342">
            <w:pPr>
              <w:pStyle w:val="TableText"/>
              <w:spacing w:line="254" w:lineRule="auto"/>
              <w:rPr>
                <w:kern w:val="2"/>
                <w14:ligatures w14:val="standardContextual"/>
              </w:rPr>
            </w:pPr>
            <w:r w:rsidRPr="00123177">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79BD1E"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5D58FE37" w14:textId="77777777" w:rsidR="00A55B53" w:rsidRPr="00123177" w:rsidRDefault="00A55B53" w:rsidP="00535342">
            <w:pPr>
              <w:pStyle w:val="TableText"/>
              <w:snapToGrid w:val="0"/>
              <w:spacing w:line="254" w:lineRule="auto"/>
              <w:rPr>
                <w:kern w:val="2"/>
                <w14:ligatures w14:val="standardContextual"/>
              </w:rPr>
            </w:pPr>
          </w:p>
        </w:tc>
      </w:tr>
      <w:tr w:rsidR="00A55B53" w:rsidRPr="00123177" w14:paraId="5565E58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5150269"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lastRenderedPageBreak/>
              <w:t>Feasible within project constraints</w:t>
            </w:r>
          </w:p>
          <w:p w14:paraId="620A32C3"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(Yes/No)</w:t>
            </w:r>
          </w:p>
          <w:p w14:paraId="3C4A3AA8" w14:textId="77777777" w:rsidR="00A55B53" w:rsidRPr="00123177" w:rsidRDefault="00A55B53" w:rsidP="00535342">
            <w:pPr>
              <w:pStyle w:val="TableText"/>
              <w:snapToGrid w:val="0"/>
              <w:spacing w:line="254" w:lineRule="auto"/>
              <w:rPr>
                <w:kern w:val="2"/>
                <w14:ligatures w14:val="standardContextual"/>
              </w:rPr>
            </w:pPr>
            <w:r w:rsidRPr="00123177">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91461"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054F7C72" w14:textId="77777777" w:rsidR="00A55B53" w:rsidRPr="00123177" w:rsidRDefault="00A55B53" w:rsidP="00535342">
            <w:pPr>
              <w:pStyle w:val="TableText"/>
              <w:snapToGrid w:val="0"/>
              <w:spacing w:line="254" w:lineRule="auto"/>
              <w:rPr>
                <w:i/>
                <w:iCs/>
                <w:kern w:val="2"/>
                <w14:ligatures w14:val="standardContextual"/>
              </w:rPr>
            </w:pPr>
          </w:p>
        </w:tc>
      </w:tr>
      <w:tr w:rsidR="00A55B53" w:rsidRPr="00123177" w14:paraId="7F199CE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12323CA"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Critical</w:t>
            </w:r>
          </w:p>
          <w:p w14:paraId="7C20DB9D"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961112"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w:t>
            </w:r>
          </w:p>
        </w:tc>
      </w:tr>
      <w:tr w:rsidR="00A55B53" w:rsidRPr="00123177" w14:paraId="5C33552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14A5410F" w14:textId="77777777" w:rsidR="00A55B53" w:rsidRPr="00123177" w:rsidRDefault="00A55B53" w:rsidP="00535342">
            <w:pPr>
              <w:pStyle w:val="TableText"/>
              <w:snapToGrid w:val="0"/>
              <w:spacing w:line="254" w:lineRule="auto"/>
              <w:rPr>
                <w:kern w:val="2"/>
                <w14:ligatures w14:val="standardContextual"/>
              </w:rPr>
            </w:pPr>
            <w:r w:rsidRPr="00123177">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BD88BC" w14:textId="77777777" w:rsidR="00A55B53" w:rsidRPr="00123177" w:rsidRDefault="00A55B53" w:rsidP="00535342">
            <w:pPr>
              <w:pStyle w:val="TableText"/>
              <w:snapToGrid w:val="0"/>
              <w:spacing w:line="254" w:lineRule="auto"/>
              <w:rPr>
                <w:kern w:val="2"/>
                <w14:ligatures w14:val="standardContextual"/>
              </w:rPr>
            </w:pPr>
            <w:r w:rsidRPr="00123177">
              <w:t>Acceptance Criteria for this requirement should be as per SECTION-6 ACCEPTANCE CRITERIA</w:t>
            </w:r>
          </w:p>
        </w:tc>
      </w:tr>
    </w:tbl>
    <w:p w14:paraId="3857D174" w14:textId="77777777" w:rsidR="00A55B53" w:rsidRPr="00123177" w:rsidRDefault="00A55B53" w:rsidP="00A55B53">
      <w:pPr>
        <w:rPr>
          <w:lang w:bidi="ar-EG"/>
        </w:rPr>
      </w:pPr>
    </w:p>
    <w:p w14:paraId="1C0B1FC4" w14:textId="28B2A030" w:rsidR="00A55B53" w:rsidRPr="00123177" w:rsidRDefault="00A55B53" w:rsidP="00A55B53">
      <w:pPr>
        <w:pStyle w:val="Heading5"/>
      </w:pPr>
      <w:r w:rsidRPr="00123177">
        <w:t xml:space="preserve">Requirement to </w:t>
      </w:r>
      <w:r w:rsidR="002E5DA5">
        <w:rPr>
          <w:rFonts w:eastAsia="Arial"/>
        </w:rPr>
        <w:t>report CAL ID bytes (15-16)</w:t>
      </w:r>
      <w:r w:rsidRPr="00123177">
        <w:t>.</w:t>
      </w:r>
    </w:p>
    <w:tbl>
      <w:tblPr>
        <w:tblW w:w="9525" w:type="dxa"/>
        <w:tblInd w:w="108" w:type="dxa"/>
        <w:tblLayout w:type="fixed"/>
        <w:tblLook w:val="04A0" w:firstRow="1" w:lastRow="0" w:firstColumn="1" w:lastColumn="0" w:noHBand="0" w:noVBand="1"/>
      </w:tblPr>
      <w:tblGrid>
        <w:gridCol w:w="1921"/>
        <w:gridCol w:w="7604"/>
      </w:tblGrid>
      <w:tr w:rsidR="00A55B53" w:rsidRPr="00123177" w14:paraId="0F9F97B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71CE66C3" w14:textId="77777777" w:rsidR="00A55B53" w:rsidRPr="00123177" w:rsidRDefault="00A55B53" w:rsidP="00535342">
            <w:pPr>
              <w:pStyle w:val="TableColumnTitle"/>
              <w:snapToGrid w:val="0"/>
              <w:spacing w:line="254" w:lineRule="auto"/>
              <w:rPr>
                <w:kern w:val="2"/>
                <w14:ligatures w14:val="standardContextual"/>
              </w:rPr>
            </w:pPr>
            <w:r w:rsidRPr="00123177">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6492866" w14:textId="77777777" w:rsidR="00A55B53" w:rsidRPr="00123177" w:rsidRDefault="00A55B53" w:rsidP="00535342">
            <w:pPr>
              <w:pStyle w:val="TableColumnTitle"/>
              <w:snapToGrid w:val="0"/>
              <w:spacing w:line="254" w:lineRule="auto"/>
              <w:rPr>
                <w:kern w:val="2"/>
                <w14:ligatures w14:val="standardContextual"/>
              </w:rPr>
            </w:pPr>
            <w:r w:rsidRPr="00123177">
              <w:rPr>
                <w:kern w:val="2"/>
                <w14:ligatures w14:val="standardContextual"/>
              </w:rPr>
              <w:t>Description</w:t>
            </w:r>
          </w:p>
        </w:tc>
      </w:tr>
      <w:tr w:rsidR="002E5DA5" w:rsidRPr="00123177" w14:paraId="2C3D463E"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88C05F8"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CDE7AB" w14:textId="76537E68" w:rsidR="002E5DA5" w:rsidRPr="00123177" w:rsidRDefault="002E5DA5" w:rsidP="002E5DA5">
            <w:pPr>
              <w:snapToGrid w:val="0"/>
            </w:pPr>
            <w:r>
              <w:rPr>
                <w:rFonts w:eastAsia="Arial"/>
                <w:color w:val="000000" w:themeColor="text1"/>
                <w:szCs w:val="20"/>
              </w:rPr>
              <w:t>SWRS_OBD_23</w:t>
            </w:r>
          </w:p>
        </w:tc>
      </w:tr>
      <w:tr w:rsidR="002E5DA5" w:rsidRPr="00123177" w14:paraId="20C9F146"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5BC7810" w14:textId="77777777" w:rsidR="002E5DA5" w:rsidRPr="00123177" w:rsidRDefault="002E5DA5" w:rsidP="002E5DA5">
            <w:pPr>
              <w:pStyle w:val="TableText"/>
              <w:spacing w:line="254" w:lineRule="auto"/>
              <w:rPr>
                <w:kern w:val="2"/>
                <w14:ligatures w14:val="standardContextual"/>
              </w:rPr>
            </w:pPr>
            <w:r w:rsidRPr="00123177">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27883F" w14:textId="77777777" w:rsidR="002E5DA5" w:rsidRDefault="002E5DA5" w:rsidP="002E5DA5">
            <w:pPr>
              <w:rPr>
                <w:rFonts w:eastAsia="Arial"/>
                <w:color w:val="000000" w:themeColor="text1"/>
                <w:szCs w:val="20"/>
              </w:rPr>
            </w:pPr>
            <w:r w:rsidRPr="004242AD">
              <w:rPr>
                <w:rFonts w:eastAsia="Arial"/>
                <w:color w:val="000000" w:themeColor="text1"/>
                <w:szCs w:val="20"/>
              </w:rPr>
              <w:t>SDS18-DIA01-02-3</w:t>
            </w:r>
            <w:r>
              <w:rPr>
                <w:rFonts w:eastAsia="Arial"/>
                <w:color w:val="000000" w:themeColor="text1"/>
                <w:szCs w:val="20"/>
              </w:rPr>
              <w:t xml:space="preserve">170, </w:t>
            </w:r>
          </w:p>
          <w:p w14:paraId="6A56D8D9" w14:textId="30A2B413" w:rsidR="002E5DA5" w:rsidRPr="00123177" w:rsidRDefault="002E5DA5" w:rsidP="002E5DA5">
            <w:pPr>
              <w:rPr>
                <w:rFonts w:eastAsia="Arial"/>
                <w:color w:val="000000" w:themeColor="text1"/>
                <w:szCs w:val="20"/>
              </w:rPr>
            </w:pPr>
            <w:r>
              <w:rPr>
                <w:rFonts w:ascii="Calibri" w:hAnsi="Calibri" w:cs="Calibri"/>
                <w:sz w:val="22"/>
                <w:szCs w:val="22"/>
              </w:rPr>
              <w:t>SDS18-DIA01-02-3026</w:t>
            </w:r>
          </w:p>
        </w:tc>
      </w:tr>
      <w:tr w:rsidR="002E5DA5" w:rsidRPr="00123177" w14:paraId="3C6C04F1"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E39C83E"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C3ED1C" w14:textId="5F3FA4F1" w:rsidR="002E5DA5" w:rsidRPr="00123177" w:rsidRDefault="002E5DA5" w:rsidP="002E5DA5">
            <w:pPr>
              <w:pStyle w:val="TableText"/>
              <w:snapToGrid w:val="0"/>
              <w:spacing w:line="254" w:lineRule="auto"/>
              <w:rPr>
                <w:kern w:val="2"/>
                <w14:ligatures w14:val="standardContextual"/>
              </w:rPr>
            </w:pPr>
            <w:r>
              <w:rPr>
                <w:kern w:val="2"/>
                <w14:ligatures w14:val="standardContextual"/>
              </w:rPr>
              <w:t>C SAMPLE/PF3.0</w:t>
            </w:r>
          </w:p>
        </w:tc>
      </w:tr>
      <w:tr w:rsidR="002E5DA5" w:rsidRPr="00123177" w14:paraId="231735E0"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7066D1E" w14:textId="77777777" w:rsidR="002E5DA5" w:rsidRPr="00123177" w:rsidRDefault="002E5DA5" w:rsidP="002E5DA5">
            <w:pPr>
              <w:pStyle w:val="TableText"/>
              <w:snapToGrid w:val="0"/>
              <w:spacing w:line="254" w:lineRule="auto"/>
              <w:rPr>
                <w:kern w:val="2"/>
                <w:vertAlign w:val="superscript"/>
                <w14:ligatures w14:val="standardContextual"/>
              </w:rPr>
            </w:pPr>
            <w:r w:rsidRPr="00123177">
              <w:rPr>
                <w:kern w:val="2"/>
                <w14:ligatures w14:val="standardContextual"/>
              </w:rPr>
              <w:t>Purpose</w:t>
            </w:r>
            <w:r w:rsidRPr="00123177">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94CA06" w14:textId="66A3130F" w:rsidR="002E5DA5" w:rsidRPr="00123177" w:rsidRDefault="002E5DA5" w:rsidP="002E5DA5">
            <w:pPr>
              <w:snapToGrid w:val="0"/>
              <w:rPr>
                <w:rFonts w:eastAsia="Arial"/>
              </w:rPr>
            </w:pPr>
            <w:r w:rsidRPr="00733ADD">
              <w:rPr>
                <w:rFonts w:eastAsia="Arial"/>
              </w:rPr>
              <w:t xml:space="preserve">The </w:t>
            </w:r>
            <w:r>
              <w:rPr>
                <w:rFonts w:eastAsia="Arial"/>
              </w:rPr>
              <w:t>HVDCDC</w:t>
            </w:r>
            <w:r w:rsidRPr="00733ADD">
              <w:rPr>
                <w:rFonts w:eastAsia="Arial"/>
              </w:rPr>
              <w:t xml:space="preserve"> shall </w:t>
            </w:r>
            <w:r>
              <w:rPr>
                <w:rFonts w:eastAsia="Arial"/>
              </w:rPr>
              <w:t>report CAL ID bytes (15-16) if the mux value is equal to two.</w:t>
            </w:r>
          </w:p>
        </w:tc>
      </w:tr>
      <w:tr w:rsidR="002E5DA5" w:rsidRPr="00123177" w14:paraId="4852D36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C7AA937"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BA90D4" w14:textId="5A516F64" w:rsidR="002E5DA5" w:rsidRPr="00123177" w:rsidRDefault="002E5DA5" w:rsidP="002E5DA5">
            <w:pPr>
              <w:snapToGrid w:val="0"/>
              <w:rPr>
                <w:rFonts w:eastAsia="Arial"/>
              </w:rPr>
            </w:pPr>
            <w:r>
              <w:rPr>
                <w:rFonts w:eastAsia="Arial"/>
              </w:rPr>
              <w:t>No Such derived requirement is applicable.</w:t>
            </w:r>
          </w:p>
        </w:tc>
      </w:tr>
      <w:tr w:rsidR="002E5DA5" w:rsidRPr="00123177" w14:paraId="75CD53A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C860891"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0361D8" w14:textId="72C286AA" w:rsidR="002E5DA5" w:rsidRPr="00123177" w:rsidRDefault="002E5DA5" w:rsidP="002E5DA5">
            <w:pPr>
              <w:pStyle w:val="TableText"/>
              <w:snapToGrid w:val="0"/>
              <w:spacing w:line="254"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2E5DA5" w:rsidRPr="00123177" w14:paraId="421D72F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10F8370" w14:textId="77777777" w:rsidR="002E5DA5" w:rsidRPr="00123177" w:rsidRDefault="002E5DA5" w:rsidP="002E5DA5">
            <w:pPr>
              <w:pStyle w:val="TableText"/>
              <w:snapToGrid w:val="0"/>
              <w:spacing w:line="254" w:lineRule="auto"/>
              <w:rPr>
                <w:b/>
                <w:bCs/>
                <w:kern w:val="2"/>
                <w14:ligatures w14:val="standardContextual"/>
              </w:rPr>
            </w:pPr>
            <w:r w:rsidRPr="00123177">
              <w:rPr>
                <w:kern w:val="2"/>
                <w14:ligatures w14:val="standardContextual"/>
              </w:rPr>
              <w:t>Input(s)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324212" w14:textId="2DA3F63A" w:rsidR="002E5DA5" w:rsidRPr="00123177" w:rsidRDefault="00CA29B6" w:rsidP="002E5DA5">
            <w:pPr>
              <w:pStyle w:val="TableText"/>
              <w:snapToGrid w:val="0"/>
              <w:spacing w:line="256" w:lineRule="auto"/>
              <w:rPr>
                <w:rFonts w:eastAsia="Arial"/>
                <w:color w:val="C00000"/>
                <w:kern w:val="2"/>
                <w14:ligatures w14:val="standardContextual"/>
              </w:rPr>
            </w:pPr>
            <w:r>
              <w:rPr>
                <w:rFonts w:eastAsia="Arial"/>
                <w:color w:val="000000" w:themeColor="text1"/>
                <w:kern w:val="2"/>
                <w14:ligatures w14:val="standardContextual"/>
              </w:rPr>
              <w:t>Mux value should be Two</w:t>
            </w:r>
          </w:p>
        </w:tc>
      </w:tr>
      <w:tr w:rsidR="002E5DA5" w:rsidRPr="00123177" w14:paraId="297A7F2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ED08A67" w14:textId="77777777" w:rsidR="002E5DA5" w:rsidRPr="00123177" w:rsidRDefault="002E5DA5" w:rsidP="002E5DA5">
            <w:pPr>
              <w:pStyle w:val="TableText"/>
              <w:snapToGrid w:val="0"/>
              <w:spacing w:line="254" w:lineRule="auto"/>
              <w:rPr>
                <w:b/>
                <w:bCs/>
                <w:kern w:val="2"/>
                <w14:ligatures w14:val="standardContextual"/>
              </w:rPr>
            </w:pPr>
            <w:r w:rsidRPr="00123177">
              <w:rPr>
                <w:kern w:val="2"/>
                <w14:ligatures w14:val="standardContextual"/>
              </w:rPr>
              <w:t>Output(s)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5A8A5B" w14:textId="5744B68A" w:rsidR="002E5DA5" w:rsidRPr="00123177" w:rsidRDefault="002E5DA5" w:rsidP="002E5DA5">
            <w:pPr>
              <w:pStyle w:val="TableText"/>
              <w:snapToGrid w:val="0"/>
              <w:spacing w:line="254" w:lineRule="auto"/>
              <w:rPr>
                <w:kern w:val="2"/>
                <w14:ligatures w14:val="standardContextual"/>
              </w:rPr>
            </w:pPr>
            <w:r>
              <w:rPr>
                <w:rStyle w:val="ui-provider"/>
              </w:rPr>
              <w:t>Transmit “DCDC_CALID_CVN” PDU with bytes 15 to 16 periodically</w:t>
            </w:r>
          </w:p>
        </w:tc>
      </w:tr>
      <w:tr w:rsidR="002E5DA5" w:rsidRPr="00123177" w14:paraId="4D87279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B6BE60F"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FFB900" w14:textId="77777777" w:rsidR="002E5DA5" w:rsidRDefault="002E5DA5">
            <w:pPr>
              <w:pStyle w:val="TableText"/>
              <w:numPr>
                <w:ilvl w:val="0"/>
                <w:numId w:val="61"/>
              </w:numPr>
              <w:tabs>
                <w:tab w:val="left" w:pos="2060"/>
              </w:tabs>
              <w:snapToGrid w:val="0"/>
              <w:spacing w:line="254" w:lineRule="auto"/>
              <w:rPr>
                <w:rStyle w:val="normaltextrun"/>
              </w:rPr>
            </w:pPr>
            <w:r>
              <w:rPr>
                <w:rStyle w:val="normaltextrun"/>
              </w:rPr>
              <w:t>Read the CALIB ID from Dflash.</w:t>
            </w:r>
          </w:p>
          <w:p w14:paraId="1C69404C" w14:textId="77777777" w:rsidR="002E5DA5" w:rsidRDefault="002E5DA5">
            <w:pPr>
              <w:pStyle w:val="TableText"/>
              <w:numPr>
                <w:ilvl w:val="0"/>
                <w:numId w:val="61"/>
              </w:numPr>
              <w:tabs>
                <w:tab w:val="left" w:pos="2060"/>
              </w:tabs>
              <w:snapToGrid w:val="0"/>
              <w:spacing w:line="254" w:lineRule="auto"/>
              <w:rPr>
                <w:rStyle w:val="normaltextrun"/>
              </w:rPr>
            </w:pPr>
            <w:r>
              <w:rPr>
                <w:rStyle w:val="normaltextrun"/>
              </w:rPr>
              <w:t>Set the value of mux to two.</w:t>
            </w:r>
          </w:p>
          <w:p w14:paraId="38B9DE05" w14:textId="0CD4616E" w:rsidR="002E5DA5" w:rsidRPr="00123177" w:rsidRDefault="002E5DA5">
            <w:pPr>
              <w:pStyle w:val="TableText"/>
              <w:numPr>
                <w:ilvl w:val="0"/>
                <w:numId w:val="54"/>
              </w:numPr>
              <w:tabs>
                <w:tab w:val="left" w:pos="2060"/>
              </w:tabs>
              <w:snapToGrid w:val="0"/>
              <w:spacing w:line="254" w:lineRule="auto"/>
              <w:rPr>
                <w:rStyle w:val="normaltextrun"/>
              </w:rPr>
            </w:pPr>
            <w:r>
              <w:rPr>
                <w:rStyle w:val="normaltextrun"/>
              </w:rPr>
              <w:t xml:space="preserve">DCDC shall send CAL ID bytes (15-16). </w:t>
            </w:r>
          </w:p>
        </w:tc>
      </w:tr>
      <w:tr w:rsidR="002E5DA5" w:rsidRPr="00123177" w14:paraId="385428C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5072B37" w14:textId="77777777" w:rsidR="002E5DA5" w:rsidRPr="00123177" w:rsidRDefault="002E5DA5" w:rsidP="002E5DA5">
            <w:pPr>
              <w:pStyle w:val="TableText"/>
              <w:snapToGrid w:val="0"/>
              <w:spacing w:line="254" w:lineRule="auto"/>
            </w:pPr>
            <w:r w:rsidRPr="00123177">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11C8E1" w14:textId="06374010" w:rsidR="002E5DA5" w:rsidRPr="00123177" w:rsidRDefault="002E5DA5" w:rsidP="002E5DA5">
            <w:pPr>
              <w:pStyle w:val="TableText"/>
              <w:snapToGrid w:val="0"/>
              <w:spacing w:line="254" w:lineRule="auto"/>
              <w:rPr>
                <w:kern w:val="2"/>
                <w14:ligatures w14:val="standardContextual"/>
              </w:rPr>
            </w:pPr>
            <w:r>
              <w:rPr>
                <w:kern w:val="2"/>
                <w14:ligatures w14:val="standardContextual"/>
              </w:rPr>
              <w:t>No such mandatory fields are applicable.</w:t>
            </w:r>
          </w:p>
        </w:tc>
      </w:tr>
      <w:tr w:rsidR="002E5DA5" w:rsidRPr="00123177" w14:paraId="3F03CE1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FADD169"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475E92" w14:textId="192D5A95" w:rsidR="002E5DA5" w:rsidRPr="00123177" w:rsidRDefault="002E5DA5" w:rsidP="002E5DA5">
            <w:pPr>
              <w:pStyle w:val="TableText"/>
              <w:snapToGrid w:val="0"/>
              <w:spacing w:line="254" w:lineRule="auto"/>
              <w:rPr>
                <w:kern w:val="2"/>
                <w14:ligatures w14:val="standardContextual"/>
              </w:rPr>
            </w:pPr>
            <w:r>
              <w:rPr>
                <w:kern w:val="2"/>
                <w14:ligatures w14:val="standardContextual"/>
              </w:rPr>
              <w:t>Pre-Loaded is same as CAL ID stored in Dflash</w:t>
            </w:r>
          </w:p>
        </w:tc>
      </w:tr>
      <w:tr w:rsidR="002E5DA5" w:rsidRPr="00123177" w14:paraId="4290C51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00569E0"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BB67FA" w14:textId="12EEFEB6"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Default value is required</w:t>
            </w:r>
          </w:p>
        </w:tc>
      </w:tr>
      <w:tr w:rsidR="002E5DA5" w:rsidRPr="00123177" w14:paraId="6D77677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6E643C5"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lastRenderedPageBreak/>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C2C7CB" w14:textId="3BCCD93B"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Valid range value is required.</w:t>
            </w:r>
          </w:p>
        </w:tc>
      </w:tr>
      <w:tr w:rsidR="002E5DA5" w:rsidRPr="00123177" w14:paraId="03751F1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8C8832B"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5CBABF" w14:textId="4274EFA7"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Data latency period is not applicable</w:t>
            </w:r>
          </w:p>
        </w:tc>
      </w:tr>
      <w:tr w:rsidR="002E5DA5" w:rsidRPr="00123177" w14:paraId="3B08C97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F363F79"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2DCC71" w14:textId="6957200E"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Data Retention period is the key cycle.</w:t>
            </w:r>
          </w:p>
        </w:tc>
      </w:tr>
      <w:tr w:rsidR="002E5DA5" w:rsidRPr="00123177" w14:paraId="10FD29D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B25BFD5"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3D33E8" w14:textId="1010DA15" w:rsidR="002E5DA5" w:rsidRPr="00123177" w:rsidRDefault="002E5DA5" w:rsidP="002E5DA5">
            <w:pPr>
              <w:pStyle w:val="TableText"/>
              <w:spacing w:line="254"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2E5DA5" w:rsidRPr="00123177" w14:paraId="4C73E9F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B3AFFC9"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73A454" w14:textId="7FB70B26" w:rsidR="002E5DA5" w:rsidRPr="00123177" w:rsidRDefault="002E5DA5" w:rsidP="002E5DA5">
            <w:pPr>
              <w:pStyle w:val="TableText"/>
              <w:spacing w:line="254" w:lineRule="auto"/>
              <w:rPr>
                <w:kern w:val="2"/>
                <w14:ligatures w14:val="standardContextual"/>
              </w:rPr>
            </w:pPr>
            <w:r>
              <w:rPr>
                <w:kern w:val="2"/>
                <w:szCs w:val="20"/>
                <w14:ligatures w14:val="standardContextual"/>
              </w:rPr>
              <w:t>External event is not required.</w:t>
            </w:r>
          </w:p>
        </w:tc>
      </w:tr>
      <w:tr w:rsidR="002E5DA5" w:rsidRPr="00123177" w14:paraId="4BA2EE3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5E41642"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369945" w14:textId="53C4865F" w:rsidR="002E5DA5" w:rsidRPr="00123177" w:rsidRDefault="002E5DA5" w:rsidP="002E5DA5">
            <w:pPr>
              <w:pStyle w:val="TableText"/>
              <w:spacing w:line="254" w:lineRule="auto"/>
              <w:rPr>
                <w:kern w:val="2"/>
                <w14:ligatures w14:val="standardContextual"/>
              </w:rPr>
            </w:pPr>
            <w:r>
              <w:rPr>
                <w:kern w:val="2"/>
                <w:szCs w:val="20"/>
                <w14:ligatures w14:val="standardContextual"/>
              </w:rPr>
              <w:t>Temporal event is not applicable.</w:t>
            </w:r>
          </w:p>
        </w:tc>
      </w:tr>
      <w:tr w:rsidR="002E5DA5" w:rsidRPr="00123177" w14:paraId="3CDCD5A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499A160"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Validation Rules/ </w:t>
            </w:r>
          </w:p>
          <w:p w14:paraId="54D0C135" w14:textId="77777777" w:rsidR="002E5DA5" w:rsidRPr="00123177" w:rsidRDefault="002E5DA5" w:rsidP="002E5DA5">
            <w:pPr>
              <w:pStyle w:val="TableText"/>
              <w:snapToGrid w:val="0"/>
              <w:spacing w:line="254" w:lineRule="auto"/>
              <w:rPr>
                <w:kern w:val="2"/>
                <w:vertAlign w:val="superscript"/>
                <w14:ligatures w14:val="standardContextual"/>
              </w:rPr>
            </w:pPr>
            <w:r w:rsidRPr="00123177">
              <w:rPr>
                <w:kern w:val="2"/>
                <w14:ligatures w14:val="standardContextual"/>
              </w:rPr>
              <w:t>Verification criteria</w:t>
            </w:r>
            <w:r w:rsidRPr="00123177">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90E638" w14:textId="5264805B" w:rsidR="002E5DA5" w:rsidRPr="00123177" w:rsidRDefault="002E5DA5" w:rsidP="002E5DA5">
            <w:pPr>
              <w:pStyle w:val="TableText"/>
              <w:snapToGrid w:val="0"/>
              <w:spacing w:line="254" w:lineRule="auto"/>
              <w:rPr>
                <w:i/>
                <w:iCs/>
                <w:kern w:val="2"/>
                <w14:ligatures w14:val="standardContextual"/>
              </w:rPr>
            </w:pPr>
            <w:r>
              <w:t>Verify that “</w:t>
            </w:r>
            <w:r>
              <w:rPr>
                <w:rStyle w:val="ui-provider"/>
              </w:rPr>
              <w:t>DCDC_CALIB_CVN” byte position from 15 and 16 are received on CANanalyzer.</w:t>
            </w:r>
          </w:p>
        </w:tc>
      </w:tr>
      <w:tr w:rsidR="00A55B53" w:rsidRPr="00123177" w14:paraId="244E6A2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EFC2873"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A8AF00" w14:textId="77777777" w:rsidR="00A55B53" w:rsidRPr="00123177" w:rsidRDefault="00A55B53" w:rsidP="00535342">
            <w:pPr>
              <w:pStyle w:val="TableText"/>
              <w:snapToGrid w:val="0"/>
              <w:spacing w:line="254" w:lineRule="auto"/>
              <w:rPr>
                <w:kern w:val="2"/>
                <w14:ligatures w14:val="standardContextual"/>
              </w:rPr>
            </w:pPr>
            <w:r w:rsidRPr="00123177">
              <w:rPr>
                <w:kern w:val="2"/>
                <w:szCs w:val="20"/>
                <w14:ligatures w14:val="standardContextual"/>
              </w:rPr>
              <w:t>Constraints are not applicable.</w:t>
            </w:r>
          </w:p>
        </w:tc>
      </w:tr>
      <w:tr w:rsidR="00A55B53" w:rsidRPr="00123177" w14:paraId="23370C9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F4ACA6E"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44D89F" w14:textId="77777777" w:rsidR="00A55B53" w:rsidRPr="00123177" w:rsidRDefault="00A55B53" w:rsidP="00535342">
            <w:pPr>
              <w:pStyle w:val="TableText"/>
              <w:snapToGrid w:val="0"/>
              <w:spacing w:line="254" w:lineRule="auto"/>
              <w:rPr>
                <w:kern w:val="2"/>
                <w14:ligatures w14:val="standardContextual"/>
              </w:rPr>
            </w:pPr>
            <w:r w:rsidRPr="00123177">
              <w:rPr>
                <w:kern w:val="2"/>
                <w:szCs w:val="20"/>
                <w14:ligatures w14:val="standardContextual"/>
              </w:rPr>
              <w:t>No effects on other system</w:t>
            </w:r>
          </w:p>
        </w:tc>
      </w:tr>
      <w:tr w:rsidR="00A55B53" w:rsidRPr="00123177" w14:paraId="16B220B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1EA41D1"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Testability with respect to test environment</w:t>
            </w:r>
          </w:p>
          <w:p w14:paraId="62EB9D4E" w14:textId="77777777" w:rsidR="00A55B53" w:rsidRPr="00123177" w:rsidRDefault="00A55B53" w:rsidP="00535342">
            <w:pPr>
              <w:pStyle w:val="TableText"/>
              <w:spacing w:line="254" w:lineRule="auto"/>
              <w:rPr>
                <w:kern w:val="2"/>
                <w14:ligatures w14:val="standardContextual"/>
              </w:rPr>
            </w:pPr>
            <w:r w:rsidRPr="00123177">
              <w:rPr>
                <w:kern w:val="2"/>
                <w14:ligatures w14:val="standardContextual"/>
              </w:rPr>
              <w:t>(Yes/No)</w:t>
            </w:r>
          </w:p>
          <w:p w14:paraId="03FEA3E3" w14:textId="77777777" w:rsidR="00A55B53" w:rsidRPr="00123177" w:rsidRDefault="00A55B53" w:rsidP="00535342">
            <w:pPr>
              <w:pStyle w:val="TableText"/>
              <w:spacing w:line="254" w:lineRule="auto"/>
              <w:rPr>
                <w:kern w:val="2"/>
                <w14:ligatures w14:val="standardContextual"/>
              </w:rPr>
            </w:pPr>
            <w:r w:rsidRPr="00123177">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E1FA2E"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2A4791D3" w14:textId="77777777" w:rsidR="00A55B53" w:rsidRPr="00123177" w:rsidRDefault="00A55B53" w:rsidP="00535342">
            <w:pPr>
              <w:pStyle w:val="TableText"/>
              <w:snapToGrid w:val="0"/>
              <w:spacing w:line="254" w:lineRule="auto"/>
              <w:rPr>
                <w:kern w:val="2"/>
                <w14:ligatures w14:val="standardContextual"/>
              </w:rPr>
            </w:pPr>
          </w:p>
        </w:tc>
      </w:tr>
      <w:tr w:rsidR="00A55B53" w:rsidRPr="00123177" w14:paraId="3EF7E79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A9D2CB9"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Feasible within project constraints</w:t>
            </w:r>
          </w:p>
          <w:p w14:paraId="0AC989CE"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(Yes/No)</w:t>
            </w:r>
          </w:p>
          <w:p w14:paraId="70B85A15" w14:textId="77777777" w:rsidR="00A55B53" w:rsidRPr="00123177" w:rsidRDefault="00A55B53" w:rsidP="00535342">
            <w:pPr>
              <w:pStyle w:val="TableText"/>
              <w:snapToGrid w:val="0"/>
              <w:spacing w:line="254" w:lineRule="auto"/>
              <w:rPr>
                <w:kern w:val="2"/>
                <w14:ligatures w14:val="standardContextual"/>
              </w:rPr>
            </w:pPr>
            <w:r w:rsidRPr="00123177">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64C4F2"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13E478B8" w14:textId="77777777" w:rsidR="00A55B53" w:rsidRPr="00123177" w:rsidRDefault="00A55B53" w:rsidP="00535342">
            <w:pPr>
              <w:pStyle w:val="TableText"/>
              <w:snapToGrid w:val="0"/>
              <w:spacing w:line="254" w:lineRule="auto"/>
              <w:rPr>
                <w:i/>
                <w:iCs/>
                <w:kern w:val="2"/>
                <w14:ligatures w14:val="standardContextual"/>
              </w:rPr>
            </w:pPr>
          </w:p>
        </w:tc>
      </w:tr>
      <w:tr w:rsidR="00A55B53" w:rsidRPr="00123177" w14:paraId="1C4C1F6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77D316D"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Critical</w:t>
            </w:r>
          </w:p>
          <w:p w14:paraId="28DDEFB3"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417C58"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w:t>
            </w:r>
          </w:p>
        </w:tc>
      </w:tr>
      <w:tr w:rsidR="00A55B53" w:rsidRPr="00123177" w14:paraId="28787A9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2F5D6752" w14:textId="77777777" w:rsidR="00A55B53" w:rsidRPr="00123177" w:rsidRDefault="00A55B53" w:rsidP="00535342">
            <w:pPr>
              <w:pStyle w:val="TableText"/>
              <w:snapToGrid w:val="0"/>
              <w:spacing w:line="254" w:lineRule="auto"/>
              <w:rPr>
                <w:kern w:val="2"/>
                <w14:ligatures w14:val="standardContextual"/>
              </w:rPr>
            </w:pPr>
            <w:r w:rsidRPr="00123177">
              <w:lastRenderedPageBreak/>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517168" w14:textId="77777777" w:rsidR="00A55B53" w:rsidRPr="00123177" w:rsidRDefault="00A55B53" w:rsidP="00535342">
            <w:pPr>
              <w:pStyle w:val="TableText"/>
              <w:snapToGrid w:val="0"/>
              <w:spacing w:line="254" w:lineRule="auto"/>
              <w:rPr>
                <w:kern w:val="2"/>
                <w14:ligatures w14:val="standardContextual"/>
              </w:rPr>
            </w:pPr>
            <w:r w:rsidRPr="00123177">
              <w:t>Acceptance Criteria for this requirement should be as per SECTION-6 ACCEPTANCE CRITERIA</w:t>
            </w:r>
          </w:p>
        </w:tc>
      </w:tr>
    </w:tbl>
    <w:p w14:paraId="310414ED" w14:textId="77777777" w:rsidR="00A55B53" w:rsidRPr="00123177" w:rsidRDefault="00A55B53" w:rsidP="00A55B53">
      <w:pPr>
        <w:rPr>
          <w:lang w:bidi="ar-EG"/>
        </w:rPr>
      </w:pPr>
    </w:p>
    <w:p w14:paraId="04A39DAB" w14:textId="5DE3E2C6" w:rsidR="00A55B53" w:rsidRPr="00123177" w:rsidRDefault="00A55B53" w:rsidP="00A55B53">
      <w:pPr>
        <w:pStyle w:val="Heading5"/>
      </w:pPr>
      <w:r w:rsidRPr="00123177">
        <w:t xml:space="preserve">Requirement to </w:t>
      </w:r>
      <w:r w:rsidR="002E5DA5">
        <w:rPr>
          <w:rFonts w:eastAsia="Arial"/>
        </w:rPr>
        <w:t xml:space="preserve">report </w:t>
      </w:r>
      <w:r w:rsidR="002E5DA5" w:rsidRPr="00696106">
        <w:rPr>
          <w:rFonts w:eastAsia="Arial"/>
        </w:rPr>
        <w:t>Calibration Verification Number (CVN)</w:t>
      </w:r>
      <w:r w:rsidR="002E5DA5">
        <w:rPr>
          <w:rFonts w:eastAsia="Arial"/>
        </w:rPr>
        <w:t xml:space="preserve"> if the mux value is equal to three.</w:t>
      </w:r>
    </w:p>
    <w:p w14:paraId="13E46D3C" w14:textId="77777777" w:rsidR="00A55B53" w:rsidRPr="00123177" w:rsidRDefault="00A55B53" w:rsidP="00A55B53">
      <w:pPr>
        <w:rPr>
          <w:lang w:bidi="ar-EG"/>
        </w:rPr>
      </w:pPr>
    </w:p>
    <w:tbl>
      <w:tblPr>
        <w:tblW w:w="9525" w:type="dxa"/>
        <w:tblInd w:w="108" w:type="dxa"/>
        <w:tblLayout w:type="fixed"/>
        <w:tblLook w:val="04A0" w:firstRow="1" w:lastRow="0" w:firstColumn="1" w:lastColumn="0" w:noHBand="0" w:noVBand="1"/>
      </w:tblPr>
      <w:tblGrid>
        <w:gridCol w:w="1921"/>
        <w:gridCol w:w="7604"/>
      </w:tblGrid>
      <w:tr w:rsidR="00A55B53" w:rsidRPr="00123177" w14:paraId="7C431F9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3D3F4E8B" w14:textId="77777777" w:rsidR="00A55B53" w:rsidRPr="00123177" w:rsidRDefault="00A55B53" w:rsidP="00535342">
            <w:pPr>
              <w:pStyle w:val="TableColumnTitle"/>
              <w:snapToGrid w:val="0"/>
              <w:spacing w:line="254" w:lineRule="auto"/>
              <w:rPr>
                <w:kern w:val="2"/>
                <w14:ligatures w14:val="standardContextual"/>
              </w:rPr>
            </w:pPr>
            <w:r w:rsidRPr="00123177">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0B509BB" w14:textId="77777777" w:rsidR="00A55B53" w:rsidRPr="00123177" w:rsidRDefault="00A55B53" w:rsidP="00535342">
            <w:pPr>
              <w:pStyle w:val="TableColumnTitle"/>
              <w:snapToGrid w:val="0"/>
              <w:spacing w:line="254" w:lineRule="auto"/>
              <w:rPr>
                <w:kern w:val="2"/>
                <w14:ligatures w14:val="standardContextual"/>
              </w:rPr>
            </w:pPr>
            <w:r w:rsidRPr="00123177">
              <w:rPr>
                <w:kern w:val="2"/>
                <w14:ligatures w14:val="standardContextual"/>
              </w:rPr>
              <w:t>Description</w:t>
            </w:r>
          </w:p>
        </w:tc>
      </w:tr>
      <w:tr w:rsidR="00A55B53" w:rsidRPr="00123177" w14:paraId="6BDAE558"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6203A87"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720FF5" w14:textId="77777777" w:rsidR="00A55B53" w:rsidRPr="00123177" w:rsidRDefault="00A55B53" w:rsidP="00535342">
            <w:pPr>
              <w:snapToGrid w:val="0"/>
            </w:pPr>
            <w:r w:rsidRPr="00123177">
              <w:rPr>
                <w:rFonts w:eastAsia="Arial"/>
                <w:color w:val="000000" w:themeColor="text1"/>
                <w:szCs w:val="20"/>
              </w:rPr>
              <w:t>SWRS_OBD_24</w:t>
            </w:r>
          </w:p>
        </w:tc>
      </w:tr>
      <w:tr w:rsidR="002E5DA5" w:rsidRPr="00123177" w14:paraId="192C6C2B"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79D5BC7" w14:textId="77777777" w:rsidR="002E5DA5" w:rsidRPr="00123177" w:rsidRDefault="002E5DA5" w:rsidP="002E5DA5">
            <w:pPr>
              <w:pStyle w:val="TableText"/>
              <w:spacing w:line="254" w:lineRule="auto"/>
              <w:rPr>
                <w:kern w:val="2"/>
                <w14:ligatures w14:val="standardContextual"/>
              </w:rPr>
            </w:pPr>
            <w:r w:rsidRPr="00123177">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3523D8" w14:textId="77777777" w:rsidR="002E5DA5" w:rsidRDefault="002E5DA5" w:rsidP="002E5DA5">
            <w:pPr>
              <w:rPr>
                <w:rFonts w:eastAsia="Arial"/>
                <w:color w:val="000000" w:themeColor="text1"/>
                <w:szCs w:val="20"/>
              </w:rPr>
            </w:pPr>
            <w:r w:rsidRPr="004242AD">
              <w:rPr>
                <w:rFonts w:eastAsia="Arial"/>
                <w:color w:val="000000" w:themeColor="text1"/>
                <w:szCs w:val="20"/>
              </w:rPr>
              <w:t>SDS18-DIA01-02-30</w:t>
            </w:r>
            <w:r>
              <w:rPr>
                <w:rFonts w:eastAsia="Arial"/>
                <w:color w:val="000000" w:themeColor="text1"/>
                <w:szCs w:val="20"/>
              </w:rPr>
              <w:t xml:space="preserve">30, </w:t>
            </w:r>
          </w:p>
          <w:p w14:paraId="7AD6B00A" w14:textId="2FACDFA6" w:rsidR="002E5DA5" w:rsidRPr="00123177" w:rsidRDefault="002E5DA5" w:rsidP="002E5DA5">
            <w:pPr>
              <w:rPr>
                <w:rFonts w:eastAsia="Arial"/>
                <w:color w:val="000000" w:themeColor="text1"/>
                <w:szCs w:val="20"/>
              </w:rPr>
            </w:pPr>
            <w:r>
              <w:rPr>
                <w:rFonts w:ascii="Calibri" w:hAnsi="Calibri" w:cs="Calibri"/>
                <w:sz w:val="22"/>
                <w:szCs w:val="22"/>
              </w:rPr>
              <w:t>SDS18-DIA01-02-3026</w:t>
            </w:r>
          </w:p>
        </w:tc>
      </w:tr>
      <w:tr w:rsidR="002E5DA5" w:rsidRPr="00123177" w14:paraId="7BBE149F"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83E5CE6"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7ED4FE" w14:textId="00BE51C2" w:rsidR="002E5DA5" w:rsidRPr="00123177" w:rsidRDefault="002E5DA5" w:rsidP="002E5DA5">
            <w:pPr>
              <w:pStyle w:val="TableText"/>
              <w:snapToGrid w:val="0"/>
              <w:spacing w:line="254" w:lineRule="auto"/>
              <w:rPr>
                <w:kern w:val="2"/>
                <w14:ligatures w14:val="standardContextual"/>
              </w:rPr>
            </w:pPr>
            <w:r>
              <w:rPr>
                <w:kern w:val="2"/>
                <w14:ligatures w14:val="standardContextual"/>
              </w:rPr>
              <w:t>C SAMPLE/PF3.0</w:t>
            </w:r>
          </w:p>
        </w:tc>
      </w:tr>
      <w:tr w:rsidR="002E5DA5" w:rsidRPr="00123177" w14:paraId="4E52DC26"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62A1DCF" w14:textId="77777777" w:rsidR="002E5DA5" w:rsidRPr="00123177" w:rsidRDefault="002E5DA5" w:rsidP="002E5DA5">
            <w:pPr>
              <w:pStyle w:val="TableText"/>
              <w:snapToGrid w:val="0"/>
              <w:spacing w:line="254" w:lineRule="auto"/>
              <w:rPr>
                <w:kern w:val="2"/>
                <w:vertAlign w:val="superscript"/>
                <w14:ligatures w14:val="standardContextual"/>
              </w:rPr>
            </w:pPr>
            <w:r w:rsidRPr="00123177">
              <w:rPr>
                <w:kern w:val="2"/>
                <w14:ligatures w14:val="standardContextual"/>
              </w:rPr>
              <w:t>Purpose</w:t>
            </w:r>
            <w:r w:rsidRPr="00123177">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C66663" w14:textId="30DCA314" w:rsidR="002E5DA5" w:rsidRPr="00123177" w:rsidRDefault="002E5DA5" w:rsidP="002E5DA5">
            <w:pPr>
              <w:snapToGrid w:val="0"/>
              <w:rPr>
                <w:rFonts w:eastAsia="Arial"/>
              </w:rPr>
            </w:pPr>
            <w:r w:rsidRPr="00733ADD">
              <w:rPr>
                <w:rFonts w:eastAsia="Arial"/>
              </w:rPr>
              <w:t xml:space="preserve">The </w:t>
            </w:r>
            <w:r>
              <w:rPr>
                <w:rFonts w:eastAsia="Arial"/>
              </w:rPr>
              <w:t>HVDCDC</w:t>
            </w:r>
            <w:r w:rsidRPr="00733ADD">
              <w:rPr>
                <w:rFonts w:eastAsia="Arial"/>
              </w:rPr>
              <w:t xml:space="preserve"> shall </w:t>
            </w:r>
            <w:r>
              <w:rPr>
                <w:rFonts w:eastAsia="Arial"/>
              </w:rPr>
              <w:t xml:space="preserve">report </w:t>
            </w:r>
            <w:r w:rsidRPr="00696106">
              <w:rPr>
                <w:rFonts w:eastAsia="Arial"/>
              </w:rPr>
              <w:t>Calibration Verification Number (CVN)</w:t>
            </w:r>
            <w:r>
              <w:rPr>
                <w:rFonts w:eastAsia="Arial"/>
              </w:rPr>
              <w:t xml:space="preserve"> if the mux value is equal to three.</w:t>
            </w:r>
          </w:p>
        </w:tc>
      </w:tr>
      <w:tr w:rsidR="002E5DA5" w:rsidRPr="00123177" w14:paraId="5298C2B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BD48521"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042F57" w14:textId="23F9F2D4" w:rsidR="002E5DA5" w:rsidRPr="00123177" w:rsidRDefault="002E5DA5" w:rsidP="002E5DA5">
            <w:pPr>
              <w:snapToGrid w:val="0"/>
              <w:rPr>
                <w:rFonts w:eastAsia="Arial"/>
              </w:rPr>
            </w:pPr>
            <w:r>
              <w:rPr>
                <w:rFonts w:eastAsia="Arial"/>
              </w:rPr>
              <w:t>No Such derived requirement is applicable.</w:t>
            </w:r>
          </w:p>
        </w:tc>
      </w:tr>
      <w:tr w:rsidR="002E5DA5" w:rsidRPr="00123177" w14:paraId="0B6B683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973DE53"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24E4D3" w14:textId="6D99687C" w:rsidR="002E5DA5" w:rsidRPr="00123177" w:rsidRDefault="002E5DA5" w:rsidP="002E5DA5">
            <w:pPr>
              <w:pStyle w:val="TableText"/>
              <w:snapToGrid w:val="0"/>
              <w:spacing w:line="254"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2E5DA5" w:rsidRPr="00123177" w14:paraId="09747EF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289DFAC" w14:textId="77777777" w:rsidR="002E5DA5" w:rsidRPr="00123177" w:rsidRDefault="002E5DA5" w:rsidP="002E5DA5">
            <w:pPr>
              <w:pStyle w:val="TableText"/>
              <w:snapToGrid w:val="0"/>
              <w:spacing w:line="254" w:lineRule="auto"/>
              <w:rPr>
                <w:b/>
                <w:bCs/>
                <w:kern w:val="2"/>
                <w14:ligatures w14:val="standardContextual"/>
              </w:rPr>
            </w:pPr>
            <w:r w:rsidRPr="00123177">
              <w:rPr>
                <w:kern w:val="2"/>
                <w14:ligatures w14:val="standardContextual"/>
              </w:rPr>
              <w:t>Input(s)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FD50C7" w14:textId="35E0DB2E" w:rsidR="00C10A74" w:rsidRDefault="00C10A74" w:rsidP="00C10A74">
            <w:pPr>
              <w:pStyle w:val="TableText"/>
              <w:numPr>
                <w:ilvl w:val="0"/>
                <w:numId w:val="42"/>
              </w:numPr>
              <w:snapToGrid w:val="0"/>
              <w:spacing w:line="256" w:lineRule="auto"/>
              <w:ind w:left="194" w:hanging="180"/>
              <w:rPr>
                <w:rFonts w:eastAsia="Arial"/>
                <w:color w:val="000000" w:themeColor="text1"/>
                <w:kern w:val="2"/>
                <w14:ligatures w14:val="standardContextual"/>
              </w:rPr>
            </w:pPr>
            <w:r>
              <w:rPr>
                <w:rFonts w:eastAsia="Arial"/>
                <w:color w:val="000000" w:themeColor="text1"/>
                <w:kern w:val="2"/>
                <w14:ligatures w14:val="standardContextual"/>
              </w:rPr>
              <w:t>Read CVN from NVM (To Be confirm with MAL)</w:t>
            </w:r>
          </w:p>
          <w:p w14:paraId="6E568D38" w14:textId="17A226DB" w:rsidR="002E5DA5" w:rsidRPr="00123177" w:rsidRDefault="00C10A74" w:rsidP="00C10A74">
            <w:pPr>
              <w:pStyle w:val="TableText"/>
              <w:snapToGrid w:val="0"/>
              <w:spacing w:line="256" w:lineRule="auto"/>
              <w:rPr>
                <w:rFonts w:eastAsia="Arial"/>
                <w:color w:val="000000" w:themeColor="text1"/>
                <w:kern w:val="2"/>
                <w14:ligatures w14:val="standardContextual"/>
              </w:rPr>
            </w:pPr>
            <w:r w:rsidRPr="00C10A74">
              <w:rPr>
                <w:rFonts w:eastAsia="Arial"/>
                <w:color w:val="000000" w:themeColor="text1"/>
                <w:kern w:val="2"/>
                <w14:ligatures w14:val="standardContextual"/>
              </w:rPr>
              <w:t>-</w:t>
            </w:r>
            <w:r>
              <w:rPr>
                <w:rFonts w:eastAsia="Arial"/>
                <w:color w:val="000000" w:themeColor="text1"/>
                <w:kern w:val="2"/>
                <w14:ligatures w14:val="standardContextual"/>
              </w:rPr>
              <w:t xml:space="preserve"> </w:t>
            </w:r>
            <w:r w:rsidR="00CA29B6">
              <w:rPr>
                <w:rFonts w:eastAsia="Arial"/>
                <w:color w:val="000000" w:themeColor="text1"/>
                <w:kern w:val="2"/>
                <w14:ligatures w14:val="standardContextual"/>
              </w:rPr>
              <w:t>Mux value should be Three</w:t>
            </w:r>
          </w:p>
        </w:tc>
      </w:tr>
      <w:tr w:rsidR="002E5DA5" w:rsidRPr="00123177" w14:paraId="3794467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5380A5F" w14:textId="77777777" w:rsidR="002E5DA5" w:rsidRPr="00123177" w:rsidRDefault="002E5DA5" w:rsidP="002E5DA5">
            <w:pPr>
              <w:pStyle w:val="TableText"/>
              <w:snapToGrid w:val="0"/>
              <w:spacing w:line="254" w:lineRule="auto"/>
              <w:rPr>
                <w:b/>
                <w:bCs/>
                <w:kern w:val="2"/>
                <w14:ligatures w14:val="standardContextual"/>
              </w:rPr>
            </w:pPr>
            <w:r w:rsidRPr="00123177">
              <w:rPr>
                <w:kern w:val="2"/>
                <w14:ligatures w14:val="standardContextual"/>
              </w:rPr>
              <w:t>Output(s)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F2B846" w14:textId="4E2B5D85" w:rsidR="002E5DA5" w:rsidRPr="00123177" w:rsidRDefault="002E5DA5" w:rsidP="002E5DA5">
            <w:pPr>
              <w:pStyle w:val="TableText"/>
              <w:snapToGrid w:val="0"/>
              <w:spacing w:line="254" w:lineRule="auto"/>
              <w:rPr>
                <w:kern w:val="2"/>
                <w14:ligatures w14:val="standardContextual"/>
              </w:rPr>
            </w:pPr>
            <w:r>
              <w:rPr>
                <w:rStyle w:val="ui-provider"/>
              </w:rPr>
              <w:t xml:space="preserve">Transmit </w:t>
            </w:r>
            <w:r>
              <w:rPr>
                <w:rStyle w:val="normaltextrun"/>
              </w:rPr>
              <w:t>“</w:t>
            </w:r>
            <w:r>
              <w:rPr>
                <w:rStyle w:val="ui-provider"/>
              </w:rPr>
              <w:t xml:space="preserve">DCDC_CALIB_CVN” PDU </w:t>
            </w:r>
          </w:p>
        </w:tc>
      </w:tr>
      <w:tr w:rsidR="002E5DA5" w:rsidRPr="00123177" w14:paraId="15AD65D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E6153A6"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C7CD0A" w14:textId="77777777" w:rsidR="002E5DA5" w:rsidRDefault="002E5DA5">
            <w:pPr>
              <w:pStyle w:val="TableText"/>
              <w:numPr>
                <w:ilvl w:val="0"/>
                <w:numId w:val="62"/>
              </w:numPr>
              <w:tabs>
                <w:tab w:val="left" w:pos="2060"/>
              </w:tabs>
              <w:snapToGrid w:val="0"/>
              <w:spacing w:line="254" w:lineRule="auto"/>
              <w:rPr>
                <w:rStyle w:val="normaltextrun"/>
              </w:rPr>
            </w:pPr>
            <w:r>
              <w:rPr>
                <w:rStyle w:val="normaltextrun"/>
              </w:rPr>
              <w:t>Read the CVN from Dflash.</w:t>
            </w:r>
          </w:p>
          <w:p w14:paraId="5B11C1B0" w14:textId="77777777" w:rsidR="002E5DA5" w:rsidRDefault="002E5DA5">
            <w:pPr>
              <w:pStyle w:val="TableText"/>
              <w:numPr>
                <w:ilvl w:val="0"/>
                <w:numId w:val="62"/>
              </w:numPr>
              <w:tabs>
                <w:tab w:val="left" w:pos="2060"/>
              </w:tabs>
              <w:snapToGrid w:val="0"/>
              <w:spacing w:line="254" w:lineRule="auto"/>
              <w:rPr>
                <w:rStyle w:val="normaltextrun"/>
              </w:rPr>
            </w:pPr>
            <w:r>
              <w:rPr>
                <w:rStyle w:val="normaltextrun"/>
              </w:rPr>
              <w:t>Set the value of mux to three.</w:t>
            </w:r>
          </w:p>
          <w:p w14:paraId="75FD68E1" w14:textId="53405A99" w:rsidR="002E5DA5" w:rsidRPr="00123177" w:rsidRDefault="002E5DA5">
            <w:pPr>
              <w:pStyle w:val="TableText"/>
              <w:numPr>
                <w:ilvl w:val="0"/>
                <w:numId w:val="55"/>
              </w:numPr>
              <w:tabs>
                <w:tab w:val="left" w:pos="2060"/>
              </w:tabs>
              <w:snapToGrid w:val="0"/>
              <w:spacing w:line="254" w:lineRule="auto"/>
              <w:rPr>
                <w:rStyle w:val="normaltextrun"/>
              </w:rPr>
            </w:pPr>
            <w:r>
              <w:rPr>
                <w:rStyle w:val="normaltextrun"/>
              </w:rPr>
              <w:t xml:space="preserve">DCDC shall send CVN PDU. </w:t>
            </w:r>
          </w:p>
        </w:tc>
      </w:tr>
      <w:tr w:rsidR="002E5DA5" w:rsidRPr="00123177" w14:paraId="00B166A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829BF4E" w14:textId="77777777" w:rsidR="002E5DA5" w:rsidRPr="00123177" w:rsidRDefault="002E5DA5" w:rsidP="002E5DA5">
            <w:pPr>
              <w:pStyle w:val="TableText"/>
              <w:snapToGrid w:val="0"/>
              <w:spacing w:line="254" w:lineRule="auto"/>
            </w:pPr>
            <w:r w:rsidRPr="00123177">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9CDC04" w14:textId="4CE9B28B" w:rsidR="002E5DA5" w:rsidRPr="00123177" w:rsidRDefault="002E5DA5" w:rsidP="002E5DA5">
            <w:pPr>
              <w:pStyle w:val="TableText"/>
              <w:snapToGrid w:val="0"/>
              <w:spacing w:line="254" w:lineRule="auto"/>
              <w:rPr>
                <w:kern w:val="2"/>
                <w14:ligatures w14:val="standardContextual"/>
              </w:rPr>
            </w:pPr>
            <w:r>
              <w:rPr>
                <w:kern w:val="2"/>
                <w14:ligatures w14:val="standardContextual"/>
              </w:rPr>
              <w:t>No such mandatory fields are applicable.</w:t>
            </w:r>
          </w:p>
        </w:tc>
      </w:tr>
      <w:tr w:rsidR="002E5DA5" w:rsidRPr="00123177" w14:paraId="3E1E6F7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0BB453F"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5C470D" w14:textId="31301FFC" w:rsidR="002E5DA5" w:rsidRPr="00123177" w:rsidRDefault="002E5DA5" w:rsidP="002E5DA5">
            <w:pPr>
              <w:pStyle w:val="TableText"/>
              <w:snapToGrid w:val="0"/>
              <w:spacing w:line="254" w:lineRule="auto"/>
              <w:rPr>
                <w:kern w:val="2"/>
                <w14:ligatures w14:val="standardContextual"/>
              </w:rPr>
            </w:pPr>
            <w:r>
              <w:rPr>
                <w:kern w:val="2"/>
                <w14:ligatures w14:val="standardContextual"/>
              </w:rPr>
              <w:t>Pre-Loaded is same as CVN stored in Dflash</w:t>
            </w:r>
          </w:p>
        </w:tc>
      </w:tr>
      <w:tr w:rsidR="002E5DA5" w:rsidRPr="00123177" w14:paraId="78BE5CC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0A5F63D"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E45C85" w14:textId="4222798F"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Default value is same as Pre-Loaded value</w:t>
            </w:r>
          </w:p>
        </w:tc>
      </w:tr>
      <w:tr w:rsidR="002E5DA5" w:rsidRPr="00123177" w14:paraId="232D4E4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9F9AE1C"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993905" w14:textId="316A0744"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Valid range value is required.</w:t>
            </w:r>
          </w:p>
        </w:tc>
      </w:tr>
      <w:tr w:rsidR="002E5DA5" w:rsidRPr="00123177" w14:paraId="0F7D73D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C20F55A"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714554" w14:textId="2AC882C6"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Data latency period is not applicable</w:t>
            </w:r>
          </w:p>
        </w:tc>
      </w:tr>
      <w:tr w:rsidR="002E5DA5" w:rsidRPr="00123177" w14:paraId="410875E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AD2E902"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41D800" w14:textId="62F16635" w:rsidR="002E5DA5" w:rsidRPr="00123177" w:rsidRDefault="002E5DA5" w:rsidP="002E5DA5">
            <w:pPr>
              <w:pStyle w:val="TableText"/>
              <w:snapToGrid w:val="0"/>
              <w:spacing w:line="254" w:lineRule="auto"/>
              <w:rPr>
                <w:kern w:val="2"/>
                <w14:ligatures w14:val="standardContextual"/>
              </w:rPr>
            </w:pPr>
            <w:r>
              <w:rPr>
                <w:kern w:val="2"/>
                <w:szCs w:val="20"/>
                <w14:ligatures w14:val="standardContextual"/>
              </w:rPr>
              <w:t>Data Retention period is the key cycle.</w:t>
            </w:r>
          </w:p>
        </w:tc>
      </w:tr>
      <w:tr w:rsidR="002E5DA5" w:rsidRPr="00123177" w14:paraId="55DE7E7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C9F1891"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7E7F17" w14:textId="0C885D83" w:rsidR="002E5DA5" w:rsidRPr="00123177" w:rsidRDefault="002E5DA5" w:rsidP="002E5DA5">
            <w:pPr>
              <w:pStyle w:val="TableText"/>
              <w:spacing w:line="254"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2E5DA5" w:rsidRPr="00123177" w14:paraId="57B0CAD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3A70887"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FF06B3" w14:textId="28404E32" w:rsidR="002E5DA5" w:rsidRPr="00123177" w:rsidRDefault="002E5DA5" w:rsidP="002E5DA5">
            <w:pPr>
              <w:pStyle w:val="TableText"/>
              <w:spacing w:line="254" w:lineRule="auto"/>
              <w:rPr>
                <w:kern w:val="2"/>
                <w14:ligatures w14:val="standardContextual"/>
              </w:rPr>
            </w:pPr>
            <w:r>
              <w:rPr>
                <w:kern w:val="2"/>
                <w:szCs w:val="20"/>
                <w14:ligatures w14:val="standardContextual"/>
              </w:rPr>
              <w:t>External event is not required.</w:t>
            </w:r>
          </w:p>
        </w:tc>
      </w:tr>
      <w:tr w:rsidR="002E5DA5" w:rsidRPr="00123177" w14:paraId="42CDE68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46223FF"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lastRenderedPageBreak/>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0BC694" w14:textId="3A2D09B6" w:rsidR="002E5DA5" w:rsidRPr="00123177" w:rsidRDefault="002E5DA5" w:rsidP="002E5DA5">
            <w:pPr>
              <w:pStyle w:val="TableText"/>
              <w:spacing w:line="254" w:lineRule="auto"/>
              <w:rPr>
                <w:kern w:val="2"/>
                <w14:ligatures w14:val="standardContextual"/>
              </w:rPr>
            </w:pPr>
            <w:r>
              <w:rPr>
                <w:kern w:val="2"/>
                <w:szCs w:val="20"/>
                <w14:ligatures w14:val="standardContextual"/>
              </w:rPr>
              <w:t>Temporal event is not applicable.</w:t>
            </w:r>
          </w:p>
        </w:tc>
      </w:tr>
      <w:tr w:rsidR="002E5DA5" w:rsidRPr="00123177" w14:paraId="5CE2161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01246F9" w14:textId="77777777" w:rsidR="002E5DA5" w:rsidRPr="00123177" w:rsidRDefault="002E5DA5" w:rsidP="002E5DA5">
            <w:pPr>
              <w:pStyle w:val="TableText"/>
              <w:snapToGrid w:val="0"/>
              <w:spacing w:line="254" w:lineRule="auto"/>
              <w:rPr>
                <w:kern w:val="2"/>
                <w14:ligatures w14:val="standardContextual"/>
              </w:rPr>
            </w:pPr>
            <w:r w:rsidRPr="00123177">
              <w:rPr>
                <w:kern w:val="2"/>
                <w14:ligatures w14:val="standardContextual"/>
              </w:rPr>
              <w:t xml:space="preserve">Validation Rules/ </w:t>
            </w:r>
          </w:p>
          <w:p w14:paraId="0839AE8E" w14:textId="77777777" w:rsidR="002E5DA5" w:rsidRPr="00123177" w:rsidRDefault="002E5DA5" w:rsidP="002E5DA5">
            <w:pPr>
              <w:pStyle w:val="TableText"/>
              <w:snapToGrid w:val="0"/>
              <w:spacing w:line="254" w:lineRule="auto"/>
              <w:rPr>
                <w:kern w:val="2"/>
                <w:vertAlign w:val="superscript"/>
                <w14:ligatures w14:val="standardContextual"/>
              </w:rPr>
            </w:pPr>
            <w:r w:rsidRPr="00123177">
              <w:rPr>
                <w:kern w:val="2"/>
                <w14:ligatures w14:val="standardContextual"/>
              </w:rPr>
              <w:t>Verification criteria</w:t>
            </w:r>
            <w:r w:rsidRPr="00123177">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EA26E0" w14:textId="113D5E3B" w:rsidR="002E5DA5" w:rsidRPr="00123177" w:rsidRDefault="002E5DA5" w:rsidP="002E5DA5">
            <w:pPr>
              <w:pStyle w:val="TableText"/>
              <w:snapToGrid w:val="0"/>
              <w:spacing w:line="254" w:lineRule="auto"/>
              <w:rPr>
                <w:i/>
                <w:iCs/>
                <w:kern w:val="2"/>
                <w14:ligatures w14:val="standardContextual"/>
              </w:rPr>
            </w:pPr>
            <w:r>
              <w:t xml:space="preserve">Verify that </w:t>
            </w:r>
            <w:r>
              <w:rPr>
                <w:rStyle w:val="normaltextrun"/>
              </w:rPr>
              <w:t>“</w:t>
            </w:r>
            <w:r>
              <w:rPr>
                <w:rStyle w:val="ui-provider"/>
              </w:rPr>
              <w:t>DCDC_CALIB_CVN” PDU is received on CANanalyzer.</w:t>
            </w:r>
          </w:p>
        </w:tc>
      </w:tr>
      <w:tr w:rsidR="00A55B53" w:rsidRPr="00123177" w14:paraId="14D1629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875A14E"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BA1557" w14:textId="77777777" w:rsidR="00A55B53" w:rsidRPr="00123177" w:rsidRDefault="00A55B53" w:rsidP="00535342">
            <w:pPr>
              <w:pStyle w:val="TableText"/>
              <w:snapToGrid w:val="0"/>
              <w:spacing w:line="254" w:lineRule="auto"/>
              <w:rPr>
                <w:kern w:val="2"/>
                <w14:ligatures w14:val="standardContextual"/>
              </w:rPr>
            </w:pPr>
            <w:r w:rsidRPr="00123177">
              <w:rPr>
                <w:kern w:val="2"/>
                <w:szCs w:val="20"/>
                <w14:ligatures w14:val="standardContextual"/>
              </w:rPr>
              <w:t>Constraints are not applicable.</w:t>
            </w:r>
          </w:p>
        </w:tc>
      </w:tr>
      <w:tr w:rsidR="00A55B53" w:rsidRPr="00123177" w14:paraId="1CF6462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FBF958B"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D8BDCE" w14:textId="77777777" w:rsidR="00A55B53" w:rsidRPr="00123177" w:rsidRDefault="00A55B53" w:rsidP="00535342">
            <w:pPr>
              <w:pStyle w:val="TableText"/>
              <w:snapToGrid w:val="0"/>
              <w:spacing w:line="254" w:lineRule="auto"/>
              <w:rPr>
                <w:kern w:val="2"/>
                <w14:ligatures w14:val="standardContextual"/>
              </w:rPr>
            </w:pPr>
            <w:r w:rsidRPr="00123177">
              <w:rPr>
                <w:kern w:val="2"/>
                <w:szCs w:val="20"/>
                <w14:ligatures w14:val="standardContextual"/>
              </w:rPr>
              <w:t>No effects on other system</w:t>
            </w:r>
          </w:p>
        </w:tc>
      </w:tr>
      <w:tr w:rsidR="00A55B53" w:rsidRPr="00123177" w14:paraId="5760A97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EEF0AFC"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Testability with respect to test environment</w:t>
            </w:r>
          </w:p>
          <w:p w14:paraId="238528D6" w14:textId="77777777" w:rsidR="00A55B53" w:rsidRPr="00123177" w:rsidRDefault="00A55B53" w:rsidP="00535342">
            <w:pPr>
              <w:pStyle w:val="TableText"/>
              <w:spacing w:line="254" w:lineRule="auto"/>
              <w:rPr>
                <w:kern w:val="2"/>
                <w14:ligatures w14:val="standardContextual"/>
              </w:rPr>
            </w:pPr>
            <w:r w:rsidRPr="00123177">
              <w:rPr>
                <w:kern w:val="2"/>
                <w14:ligatures w14:val="standardContextual"/>
              </w:rPr>
              <w:t>(Yes/No)</w:t>
            </w:r>
          </w:p>
          <w:p w14:paraId="467C5190" w14:textId="77777777" w:rsidR="00A55B53" w:rsidRPr="00123177" w:rsidRDefault="00A55B53" w:rsidP="00535342">
            <w:pPr>
              <w:pStyle w:val="TableText"/>
              <w:spacing w:line="254" w:lineRule="auto"/>
              <w:rPr>
                <w:kern w:val="2"/>
                <w14:ligatures w14:val="standardContextual"/>
              </w:rPr>
            </w:pPr>
            <w:r w:rsidRPr="00123177">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51E784"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232B8381" w14:textId="77777777" w:rsidR="00A55B53" w:rsidRPr="00123177" w:rsidRDefault="00A55B53" w:rsidP="00535342">
            <w:pPr>
              <w:pStyle w:val="TableText"/>
              <w:snapToGrid w:val="0"/>
              <w:spacing w:line="254" w:lineRule="auto"/>
              <w:rPr>
                <w:kern w:val="2"/>
                <w14:ligatures w14:val="standardContextual"/>
              </w:rPr>
            </w:pPr>
          </w:p>
        </w:tc>
      </w:tr>
      <w:tr w:rsidR="00A55B53" w:rsidRPr="00123177" w14:paraId="3D5014E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251ACD2"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Feasible within project constraints</w:t>
            </w:r>
          </w:p>
          <w:p w14:paraId="025FBA6D"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(Yes/No)</w:t>
            </w:r>
          </w:p>
          <w:p w14:paraId="2D7F9BAD" w14:textId="77777777" w:rsidR="00A55B53" w:rsidRPr="00123177" w:rsidRDefault="00A55B53" w:rsidP="00535342">
            <w:pPr>
              <w:pStyle w:val="TableText"/>
              <w:snapToGrid w:val="0"/>
              <w:spacing w:line="254" w:lineRule="auto"/>
              <w:rPr>
                <w:kern w:val="2"/>
                <w14:ligatures w14:val="standardContextual"/>
              </w:rPr>
            </w:pPr>
            <w:r w:rsidRPr="00123177">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3F88C" w14:textId="77777777" w:rsidR="00A55B53" w:rsidRPr="00123177" w:rsidRDefault="00A55B53" w:rsidP="00535342">
            <w:pPr>
              <w:pStyle w:val="TableText"/>
              <w:snapToGrid w:val="0"/>
              <w:spacing w:line="256" w:lineRule="auto"/>
              <w:rPr>
                <w:kern w:val="2"/>
                <w14:ligatures w14:val="standardContextual"/>
              </w:rPr>
            </w:pPr>
            <w:r w:rsidRPr="00123177">
              <w:rPr>
                <w:kern w:val="2"/>
                <w14:ligatures w14:val="standardContextual"/>
              </w:rPr>
              <w:t>YES</w:t>
            </w:r>
          </w:p>
          <w:p w14:paraId="48E2BBEB" w14:textId="77777777" w:rsidR="00A55B53" w:rsidRPr="00123177" w:rsidRDefault="00A55B53" w:rsidP="00535342">
            <w:pPr>
              <w:pStyle w:val="TableText"/>
              <w:snapToGrid w:val="0"/>
              <w:spacing w:line="254" w:lineRule="auto"/>
              <w:rPr>
                <w:i/>
                <w:iCs/>
                <w:kern w:val="2"/>
                <w14:ligatures w14:val="standardContextual"/>
              </w:rPr>
            </w:pPr>
          </w:p>
        </w:tc>
      </w:tr>
      <w:tr w:rsidR="00A55B53" w:rsidRPr="00123177" w14:paraId="35E266A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43E4598"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Critical</w:t>
            </w:r>
          </w:p>
          <w:p w14:paraId="2400BF19"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AFE49E"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w:t>
            </w:r>
          </w:p>
        </w:tc>
      </w:tr>
      <w:tr w:rsidR="00A55B53" w:rsidRPr="00123177" w14:paraId="3F774A9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4987F12D" w14:textId="77777777" w:rsidR="00A55B53" w:rsidRPr="00123177" w:rsidRDefault="00A55B53" w:rsidP="00535342">
            <w:pPr>
              <w:pStyle w:val="TableText"/>
              <w:snapToGrid w:val="0"/>
              <w:spacing w:line="254" w:lineRule="auto"/>
              <w:rPr>
                <w:kern w:val="2"/>
                <w14:ligatures w14:val="standardContextual"/>
              </w:rPr>
            </w:pPr>
            <w:r w:rsidRPr="00123177">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C1825" w14:textId="77777777" w:rsidR="00A55B53" w:rsidRPr="00123177" w:rsidRDefault="00A55B53" w:rsidP="00535342">
            <w:pPr>
              <w:pStyle w:val="TableText"/>
              <w:snapToGrid w:val="0"/>
              <w:spacing w:line="254" w:lineRule="auto"/>
              <w:rPr>
                <w:kern w:val="2"/>
                <w14:ligatures w14:val="standardContextual"/>
              </w:rPr>
            </w:pPr>
            <w:r w:rsidRPr="00123177">
              <w:t>Acceptance Criteria for this requirement should be as per SECTION-6 ACCEPTANCE CRITERIA</w:t>
            </w:r>
          </w:p>
        </w:tc>
      </w:tr>
    </w:tbl>
    <w:p w14:paraId="1456ABB9" w14:textId="77777777" w:rsidR="00A55B53" w:rsidRDefault="00A55B53" w:rsidP="00A55B53">
      <w:pPr>
        <w:rPr>
          <w:lang w:bidi="ar-EG"/>
        </w:rPr>
      </w:pPr>
    </w:p>
    <w:p w14:paraId="52E50420" w14:textId="77777777" w:rsidR="002E5DA5" w:rsidRDefault="002E5DA5" w:rsidP="00A55B53">
      <w:pPr>
        <w:rPr>
          <w:lang w:bidi="ar-EG"/>
        </w:rPr>
      </w:pPr>
    </w:p>
    <w:p w14:paraId="2C4E9854" w14:textId="431070CF" w:rsidR="002E5DA5" w:rsidRPr="00123177" w:rsidRDefault="002E5DA5" w:rsidP="007D7DF3">
      <w:pPr>
        <w:pStyle w:val="Heading5"/>
      </w:pPr>
      <w:r w:rsidRPr="00123177">
        <w:t xml:space="preserve">Requirement to </w:t>
      </w:r>
      <w:r w:rsidRPr="00543E38">
        <w:rPr>
          <w:rFonts w:eastAsia="Arial"/>
        </w:rPr>
        <w:t>report the previously stored CVN when requested via diagnostics for up to 120 seconds</w:t>
      </w:r>
      <w:r w:rsidRPr="00123177">
        <w:t>.</w:t>
      </w:r>
    </w:p>
    <w:tbl>
      <w:tblPr>
        <w:tblW w:w="9525" w:type="dxa"/>
        <w:tblInd w:w="108" w:type="dxa"/>
        <w:tblLayout w:type="fixed"/>
        <w:tblLook w:val="04A0" w:firstRow="1" w:lastRow="0" w:firstColumn="1" w:lastColumn="0" w:noHBand="0" w:noVBand="1"/>
      </w:tblPr>
      <w:tblGrid>
        <w:gridCol w:w="1921"/>
        <w:gridCol w:w="7604"/>
      </w:tblGrid>
      <w:tr w:rsidR="002E5DA5" w14:paraId="505A6BE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3465199E" w14:textId="77777777" w:rsidR="002E5DA5" w:rsidRDefault="002E5DA5" w:rsidP="00535342">
            <w:pPr>
              <w:pStyle w:val="TableColumnTitle"/>
              <w:snapToGrid w:val="0"/>
              <w:spacing w:line="254" w:lineRule="auto"/>
              <w:rPr>
                <w:kern w:val="2"/>
                <w14:ligatures w14:val="standardContextual"/>
              </w:rPr>
            </w:pPr>
            <w:r>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5949665" w14:textId="77777777" w:rsidR="002E5DA5" w:rsidRDefault="002E5DA5" w:rsidP="00535342">
            <w:pPr>
              <w:pStyle w:val="TableColumnTitle"/>
              <w:snapToGrid w:val="0"/>
              <w:spacing w:line="254" w:lineRule="auto"/>
              <w:rPr>
                <w:kern w:val="2"/>
                <w14:ligatures w14:val="standardContextual"/>
              </w:rPr>
            </w:pPr>
            <w:r>
              <w:rPr>
                <w:kern w:val="2"/>
                <w14:ligatures w14:val="standardContextual"/>
              </w:rPr>
              <w:t>Description</w:t>
            </w:r>
          </w:p>
        </w:tc>
      </w:tr>
      <w:tr w:rsidR="002E5DA5" w14:paraId="72A2C8B7"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7EAFE4C" w14:textId="77777777" w:rsidR="002E5DA5" w:rsidRDefault="002E5DA5" w:rsidP="00535342">
            <w:pPr>
              <w:pStyle w:val="TableText"/>
              <w:snapToGrid w:val="0"/>
              <w:spacing w:line="254" w:lineRule="auto"/>
              <w:rPr>
                <w:kern w:val="2"/>
                <w14:ligatures w14:val="standardContextual"/>
              </w:rPr>
            </w:pPr>
            <w:r>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2A80FA" w14:textId="77777777" w:rsidR="002E5DA5" w:rsidRDefault="002E5DA5" w:rsidP="00535342">
            <w:pPr>
              <w:snapToGrid w:val="0"/>
            </w:pPr>
            <w:r>
              <w:rPr>
                <w:rFonts w:eastAsia="Arial"/>
                <w:color w:val="000000" w:themeColor="text1"/>
                <w:szCs w:val="20"/>
              </w:rPr>
              <w:t>SWRS_OBD_25</w:t>
            </w:r>
          </w:p>
        </w:tc>
      </w:tr>
      <w:tr w:rsidR="002E5DA5" w14:paraId="50112168"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9FB02C6" w14:textId="77777777" w:rsidR="002E5DA5" w:rsidRDefault="002E5DA5" w:rsidP="00535342">
            <w:pPr>
              <w:pStyle w:val="TableText"/>
              <w:spacing w:line="254" w:lineRule="auto"/>
              <w:rPr>
                <w:kern w:val="2"/>
                <w14:ligatures w14:val="standardContextual"/>
              </w:rPr>
            </w:pPr>
            <w:r>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A64E27" w14:textId="77777777" w:rsidR="002E5DA5" w:rsidRPr="00FC3CE0" w:rsidRDefault="002E5DA5" w:rsidP="00535342">
            <w:pPr>
              <w:outlineLvl w:val="4"/>
              <w:rPr>
                <w:rFonts w:ascii="Calibri" w:hAnsi="Calibri" w:cs="Calibri"/>
                <w:sz w:val="22"/>
                <w:szCs w:val="22"/>
              </w:rPr>
            </w:pPr>
            <w:r>
              <w:rPr>
                <w:rFonts w:ascii="Calibri" w:hAnsi="Calibri" w:cs="Calibri"/>
                <w:sz w:val="22"/>
                <w:szCs w:val="22"/>
              </w:rPr>
              <w:t>SDS18-DIA01-02-2951</w:t>
            </w:r>
          </w:p>
        </w:tc>
      </w:tr>
      <w:tr w:rsidR="002E5DA5" w14:paraId="44782861"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C3B7A8F" w14:textId="77777777" w:rsidR="002E5DA5" w:rsidRDefault="002E5DA5" w:rsidP="00535342">
            <w:pPr>
              <w:pStyle w:val="TableText"/>
              <w:snapToGrid w:val="0"/>
              <w:spacing w:line="254" w:lineRule="auto"/>
              <w:rPr>
                <w:kern w:val="2"/>
                <w14:ligatures w14:val="standardContextual"/>
              </w:rPr>
            </w:pPr>
            <w:r>
              <w:rPr>
                <w:kern w:val="2"/>
                <w14:ligatures w14:val="standardContextual"/>
              </w:rPr>
              <w:lastRenderedPageBreak/>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D98961" w14:textId="77777777" w:rsidR="002E5DA5" w:rsidRDefault="002E5DA5" w:rsidP="00535342">
            <w:pPr>
              <w:pStyle w:val="TableText"/>
              <w:snapToGrid w:val="0"/>
              <w:spacing w:line="254" w:lineRule="auto"/>
              <w:rPr>
                <w:kern w:val="2"/>
                <w14:ligatures w14:val="standardContextual"/>
              </w:rPr>
            </w:pPr>
            <w:r>
              <w:rPr>
                <w:kern w:val="2"/>
                <w14:ligatures w14:val="standardContextual"/>
              </w:rPr>
              <w:t>C SAMPLE/PF3.0</w:t>
            </w:r>
          </w:p>
        </w:tc>
      </w:tr>
      <w:tr w:rsidR="002E5DA5" w:rsidRPr="00733ADD" w14:paraId="1182E4CE"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0B1D86B" w14:textId="77777777" w:rsidR="002E5DA5" w:rsidRDefault="002E5DA5" w:rsidP="00535342">
            <w:pPr>
              <w:pStyle w:val="TableText"/>
              <w:snapToGrid w:val="0"/>
              <w:spacing w:line="254" w:lineRule="auto"/>
              <w:rPr>
                <w:kern w:val="2"/>
                <w:vertAlign w:val="superscript"/>
                <w14:ligatures w14:val="standardContextual"/>
              </w:rPr>
            </w:pPr>
            <w:r>
              <w:rPr>
                <w:kern w:val="2"/>
                <w14:ligatures w14:val="standardContextual"/>
              </w:rPr>
              <w:t>Purpose</w:t>
            </w:r>
            <w:r>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C87024" w14:textId="77777777" w:rsidR="002E5DA5" w:rsidRPr="00733ADD" w:rsidRDefault="002E5DA5" w:rsidP="00535342">
            <w:pPr>
              <w:snapToGrid w:val="0"/>
              <w:rPr>
                <w:rFonts w:eastAsia="Arial"/>
              </w:rPr>
            </w:pPr>
            <w:r w:rsidRPr="00543E38">
              <w:rPr>
                <w:rFonts w:eastAsia="Arial"/>
              </w:rPr>
              <w:t xml:space="preserve">The </w:t>
            </w:r>
            <w:r>
              <w:rPr>
                <w:rFonts w:eastAsia="Arial"/>
              </w:rPr>
              <w:t>HV</w:t>
            </w:r>
            <w:r w:rsidRPr="00543E38">
              <w:rPr>
                <w:rFonts w:eastAsia="Arial"/>
              </w:rPr>
              <w:t xml:space="preserve">DCDC shall </w:t>
            </w:r>
            <w:bookmarkStart w:id="229" w:name="_Hlk164616824"/>
            <w:r w:rsidRPr="00543E38">
              <w:rPr>
                <w:rFonts w:eastAsia="Arial"/>
              </w:rPr>
              <w:t xml:space="preserve">report the previously stored Calibration Verification Number (CVN) when requested via diagnostics for up to 120 seconds </w:t>
            </w:r>
            <w:bookmarkEnd w:id="229"/>
            <w:r w:rsidRPr="00543E38">
              <w:rPr>
                <w:rFonts w:eastAsia="Arial"/>
              </w:rPr>
              <w:t>from ECU initialization until the CVN is recalculated.</w:t>
            </w:r>
          </w:p>
        </w:tc>
      </w:tr>
      <w:tr w:rsidR="002E5DA5" w14:paraId="2AD632D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5907080" w14:textId="77777777" w:rsidR="002E5DA5" w:rsidRDefault="002E5DA5" w:rsidP="00535342">
            <w:pPr>
              <w:pStyle w:val="TableText"/>
              <w:snapToGrid w:val="0"/>
              <w:spacing w:line="254" w:lineRule="auto"/>
              <w:rPr>
                <w:kern w:val="2"/>
                <w14:ligatures w14:val="standardContextual"/>
              </w:rPr>
            </w:pPr>
            <w:r>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38CB25" w14:textId="77777777" w:rsidR="002E5DA5" w:rsidRDefault="002E5DA5" w:rsidP="00535342">
            <w:pPr>
              <w:snapToGrid w:val="0"/>
              <w:rPr>
                <w:rFonts w:eastAsia="Arial"/>
              </w:rPr>
            </w:pPr>
            <w:r>
              <w:rPr>
                <w:rFonts w:eastAsia="Arial"/>
              </w:rPr>
              <w:t>No Such derived requirement is applicable.</w:t>
            </w:r>
          </w:p>
        </w:tc>
      </w:tr>
      <w:tr w:rsidR="002E5DA5" w14:paraId="2E27623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66856D0" w14:textId="77777777" w:rsidR="002E5DA5" w:rsidRDefault="002E5DA5" w:rsidP="00535342">
            <w:pPr>
              <w:pStyle w:val="TableText"/>
              <w:snapToGrid w:val="0"/>
              <w:spacing w:line="254" w:lineRule="auto"/>
              <w:rPr>
                <w:kern w:val="2"/>
                <w14:ligatures w14:val="standardContextual"/>
              </w:rPr>
            </w:pPr>
            <w:r>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D75011" w14:textId="77777777" w:rsidR="002E5DA5" w:rsidRDefault="002E5DA5" w:rsidP="00535342">
            <w:pPr>
              <w:pStyle w:val="TableText"/>
              <w:snapToGrid w:val="0"/>
              <w:spacing w:line="254"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2E5DA5" w:rsidRPr="00A602D6" w14:paraId="1FBEF42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7F06B45" w14:textId="77777777" w:rsidR="002E5DA5" w:rsidRDefault="002E5DA5" w:rsidP="00535342">
            <w:pPr>
              <w:pStyle w:val="TableText"/>
              <w:snapToGrid w:val="0"/>
              <w:spacing w:line="254" w:lineRule="auto"/>
              <w:rPr>
                <w:b/>
                <w:bCs/>
                <w:kern w:val="2"/>
                <w14:ligatures w14:val="standardContextual"/>
              </w:rPr>
            </w:pPr>
            <w:r>
              <w:rPr>
                <w:kern w:val="2"/>
                <w14:ligatures w14:val="standardContextual"/>
              </w:rPr>
              <w:t>Input(s)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4FF6E2" w14:textId="236F1C60" w:rsidR="002E5DA5" w:rsidRPr="00A602D6" w:rsidRDefault="002E5DA5" w:rsidP="00535342">
            <w:pPr>
              <w:pStyle w:val="TableText"/>
              <w:snapToGrid w:val="0"/>
              <w:spacing w:line="256" w:lineRule="auto"/>
              <w:rPr>
                <w:rFonts w:eastAsia="Arial"/>
                <w:color w:val="000000" w:themeColor="text1"/>
                <w:kern w:val="2"/>
                <w14:ligatures w14:val="standardContextual"/>
              </w:rPr>
            </w:pPr>
            <w:r>
              <w:rPr>
                <w:rFonts w:eastAsia="Arial"/>
                <w:color w:val="000000" w:themeColor="text1"/>
                <w:kern w:val="2"/>
                <w14:ligatures w14:val="standardContextual"/>
              </w:rPr>
              <w:t>Diagnostics request</w:t>
            </w:r>
            <w:r w:rsidR="00CA29B6">
              <w:rPr>
                <w:rFonts w:eastAsia="Arial"/>
                <w:color w:val="000000" w:themeColor="text1"/>
                <w:kern w:val="2"/>
                <w14:ligatures w14:val="standardContextual"/>
              </w:rPr>
              <w:t xml:space="preserve"> to read the store CVN value</w:t>
            </w:r>
          </w:p>
        </w:tc>
      </w:tr>
      <w:tr w:rsidR="002E5DA5" w14:paraId="503EA60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BA92A8C" w14:textId="77777777" w:rsidR="002E5DA5" w:rsidRDefault="002E5DA5" w:rsidP="00535342">
            <w:pPr>
              <w:pStyle w:val="TableText"/>
              <w:snapToGrid w:val="0"/>
              <w:spacing w:line="254" w:lineRule="auto"/>
              <w:rPr>
                <w:b/>
                <w:bCs/>
                <w:kern w:val="2"/>
                <w14:ligatures w14:val="standardContextual"/>
              </w:rPr>
            </w:pPr>
            <w:r>
              <w:rPr>
                <w:kern w:val="2"/>
                <w14:ligatures w14:val="standardContextual"/>
              </w:rPr>
              <w:t>Output(s)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570277" w14:textId="77777777" w:rsidR="002E5DA5" w:rsidRPr="00DA0598" w:rsidRDefault="002E5DA5" w:rsidP="00DA0598">
            <w:pPr>
              <w:pStyle w:val="TableText"/>
              <w:numPr>
                <w:ilvl w:val="0"/>
                <w:numId w:val="42"/>
              </w:numPr>
              <w:tabs>
                <w:tab w:val="left" w:pos="5650"/>
              </w:tabs>
              <w:snapToGrid w:val="0"/>
              <w:spacing w:line="254" w:lineRule="auto"/>
              <w:rPr>
                <w:rStyle w:val="ui-provider"/>
                <w:kern w:val="2"/>
                <w14:ligatures w14:val="standardContextual"/>
              </w:rPr>
            </w:pPr>
            <w:r>
              <w:rPr>
                <w:rStyle w:val="ui-provider"/>
              </w:rPr>
              <w:t>Transmit</w:t>
            </w:r>
            <w:r w:rsidR="00DA0598">
              <w:rPr>
                <w:rStyle w:val="ui-provider"/>
              </w:rPr>
              <w:t xml:space="preserve"> the previous stored value in</w:t>
            </w:r>
            <w:r>
              <w:rPr>
                <w:rStyle w:val="ui-provider"/>
              </w:rPr>
              <w:t xml:space="preserve"> </w:t>
            </w:r>
            <w:r>
              <w:rPr>
                <w:rStyle w:val="normaltextrun"/>
              </w:rPr>
              <w:t>“</w:t>
            </w:r>
            <w:r>
              <w:rPr>
                <w:rStyle w:val="ui-provider"/>
              </w:rPr>
              <w:t>DCDC_CALIB_CVN” PDU</w:t>
            </w:r>
            <w:r w:rsidR="00DA0598">
              <w:rPr>
                <w:rStyle w:val="ui-provider"/>
              </w:rPr>
              <w:t xml:space="preserve"> for 120 seconds after Power ON</w:t>
            </w:r>
          </w:p>
          <w:p w14:paraId="23D22769" w14:textId="5FB0C04D" w:rsidR="00DA0598" w:rsidRDefault="00DA0598" w:rsidP="00DA0598">
            <w:pPr>
              <w:pStyle w:val="TableText"/>
              <w:numPr>
                <w:ilvl w:val="0"/>
                <w:numId w:val="42"/>
              </w:numPr>
              <w:tabs>
                <w:tab w:val="left" w:pos="5650"/>
              </w:tabs>
              <w:snapToGrid w:val="0"/>
              <w:spacing w:line="254" w:lineRule="auto"/>
              <w:rPr>
                <w:kern w:val="2"/>
                <w14:ligatures w14:val="standardContextual"/>
              </w:rPr>
            </w:pPr>
            <w:r>
              <w:rPr>
                <w:rStyle w:val="ui-provider"/>
              </w:rPr>
              <w:t xml:space="preserve">Transmit the Calculated CVN value in </w:t>
            </w:r>
            <w:r>
              <w:rPr>
                <w:rStyle w:val="normaltextrun"/>
              </w:rPr>
              <w:t>“</w:t>
            </w:r>
            <w:r>
              <w:rPr>
                <w:rStyle w:val="ui-provider"/>
              </w:rPr>
              <w:t xml:space="preserve">DCDC_CALIB_CVN” PDU after 120 seconds </w:t>
            </w:r>
          </w:p>
        </w:tc>
      </w:tr>
      <w:tr w:rsidR="002E5DA5" w14:paraId="37CFA80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E7383C8" w14:textId="77777777" w:rsidR="002E5DA5" w:rsidRDefault="002E5DA5" w:rsidP="00535342">
            <w:pPr>
              <w:pStyle w:val="TableText"/>
              <w:snapToGrid w:val="0"/>
              <w:spacing w:line="254" w:lineRule="auto"/>
              <w:rPr>
                <w:kern w:val="2"/>
                <w14:ligatures w14:val="standardContextual"/>
              </w:rPr>
            </w:pPr>
            <w:r>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933619" w14:textId="77777777" w:rsidR="002E5DA5" w:rsidRDefault="002E5DA5">
            <w:pPr>
              <w:pStyle w:val="TableText"/>
              <w:numPr>
                <w:ilvl w:val="0"/>
                <w:numId w:val="63"/>
              </w:numPr>
              <w:tabs>
                <w:tab w:val="left" w:pos="2060"/>
              </w:tabs>
              <w:snapToGrid w:val="0"/>
              <w:spacing w:line="254" w:lineRule="auto"/>
              <w:rPr>
                <w:rStyle w:val="normaltextrun"/>
              </w:rPr>
            </w:pPr>
            <w:r>
              <w:rPr>
                <w:rStyle w:val="normaltextrun"/>
              </w:rPr>
              <w:t>Initialize the ECU.</w:t>
            </w:r>
          </w:p>
          <w:p w14:paraId="2A8F1787" w14:textId="77777777" w:rsidR="002E5DA5" w:rsidRDefault="002E5DA5">
            <w:pPr>
              <w:pStyle w:val="TableText"/>
              <w:numPr>
                <w:ilvl w:val="0"/>
                <w:numId w:val="63"/>
              </w:numPr>
              <w:tabs>
                <w:tab w:val="left" w:pos="2060"/>
              </w:tabs>
              <w:snapToGrid w:val="0"/>
              <w:spacing w:line="254" w:lineRule="auto"/>
              <w:rPr>
                <w:rStyle w:val="normaltextrun"/>
              </w:rPr>
            </w:pPr>
            <w:r>
              <w:rPr>
                <w:rStyle w:val="normaltextrun"/>
              </w:rPr>
              <w:t xml:space="preserve">Start the CVN_TX_TIMER for timeout </w:t>
            </w:r>
          </w:p>
          <w:p w14:paraId="4E866398" w14:textId="02EED971" w:rsidR="002E5DA5" w:rsidRDefault="002E5DA5">
            <w:pPr>
              <w:pStyle w:val="TableText"/>
              <w:numPr>
                <w:ilvl w:val="0"/>
                <w:numId w:val="63"/>
              </w:numPr>
              <w:tabs>
                <w:tab w:val="left" w:pos="2060"/>
              </w:tabs>
              <w:snapToGrid w:val="0"/>
              <w:spacing w:line="254" w:lineRule="auto"/>
              <w:rPr>
                <w:rStyle w:val="normaltextrun"/>
              </w:rPr>
            </w:pPr>
            <w:r>
              <w:rPr>
                <w:rStyle w:val="normaltextrun"/>
              </w:rPr>
              <w:t>Check if CVN_TX_TIMER is less than</w:t>
            </w:r>
            <w:r w:rsidR="00DA0598">
              <w:rPr>
                <w:rStyle w:val="normaltextrun"/>
              </w:rPr>
              <w:t xml:space="preserve"> or equal to</w:t>
            </w:r>
            <w:r>
              <w:rPr>
                <w:rStyle w:val="normaltextrun"/>
              </w:rPr>
              <w:t xml:space="preserve"> 120s</w:t>
            </w:r>
            <w:r w:rsidR="00DA0598">
              <w:rPr>
                <w:rStyle w:val="normaltextrun"/>
              </w:rPr>
              <w:t>.</w:t>
            </w:r>
          </w:p>
          <w:p w14:paraId="14A7A37D" w14:textId="77777777" w:rsidR="002E5DA5" w:rsidRDefault="002E5DA5">
            <w:pPr>
              <w:pStyle w:val="TableText"/>
              <w:numPr>
                <w:ilvl w:val="0"/>
                <w:numId w:val="63"/>
              </w:numPr>
              <w:tabs>
                <w:tab w:val="left" w:pos="2060"/>
              </w:tabs>
              <w:snapToGrid w:val="0"/>
              <w:spacing w:line="254" w:lineRule="auto"/>
              <w:rPr>
                <w:rStyle w:val="normaltextrun"/>
              </w:rPr>
            </w:pPr>
            <w:r>
              <w:rPr>
                <w:rStyle w:val="normaltextrun"/>
              </w:rPr>
              <w:t>Read the CVN from Dflash.</w:t>
            </w:r>
          </w:p>
          <w:p w14:paraId="25035BC1" w14:textId="7A13B62B" w:rsidR="002E5DA5" w:rsidRDefault="002E5DA5">
            <w:pPr>
              <w:pStyle w:val="TableText"/>
              <w:numPr>
                <w:ilvl w:val="0"/>
                <w:numId w:val="63"/>
              </w:numPr>
              <w:tabs>
                <w:tab w:val="left" w:pos="2060"/>
              </w:tabs>
              <w:snapToGrid w:val="0"/>
              <w:spacing w:line="254" w:lineRule="auto"/>
              <w:rPr>
                <w:rStyle w:val="normaltextrun"/>
              </w:rPr>
            </w:pPr>
            <w:r>
              <w:rPr>
                <w:rStyle w:val="normaltextrun"/>
              </w:rPr>
              <w:t xml:space="preserve">HVDCDC shall send CVN value </w:t>
            </w:r>
            <w:r w:rsidR="00DA0598">
              <w:rPr>
                <w:rStyle w:val="normaltextrun"/>
              </w:rPr>
              <w:t>in</w:t>
            </w:r>
            <w:r>
              <w:rPr>
                <w:rStyle w:val="normaltextrun"/>
              </w:rPr>
              <w:t xml:space="preserve"> “</w:t>
            </w:r>
            <w:r>
              <w:rPr>
                <w:rStyle w:val="ui-provider"/>
              </w:rPr>
              <w:t>DCDC_CALIB_CVN”</w:t>
            </w:r>
            <w:r>
              <w:rPr>
                <w:rStyle w:val="normaltextrun"/>
              </w:rPr>
              <w:t xml:space="preserve"> PDU when request is received from diagnostic</w:t>
            </w:r>
          </w:p>
          <w:p w14:paraId="0CE3BC87" w14:textId="61408302" w:rsidR="00DA0598" w:rsidRDefault="00DA0598">
            <w:pPr>
              <w:pStyle w:val="TableText"/>
              <w:numPr>
                <w:ilvl w:val="0"/>
                <w:numId w:val="63"/>
              </w:numPr>
              <w:tabs>
                <w:tab w:val="left" w:pos="2060"/>
              </w:tabs>
              <w:snapToGrid w:val="0"/>
              <w:spacing w:line="254" w:lineRule="auto"/>
              <w:rPr>
                <w:rStyle w:val="normaltextrun"/>
              </w:rPr>
            </w:pPr>
            <w:r>
              <w:rPr>
                <w:rStyle w:val="normaltextrun"/>
              </w:rPr>
              <w:t>Check if CVN_TX_TIMER is greater than 120s.</w:t>
            </w:r>
          </w:p>
          <w:p w14:paraId="7E37A55C" w14:textId="10E6907D" w:rsidR="00DA0598" w:rsidRDefault="00DA0598">
            <w:pPr>
              <w:pStyle w:val="TableText"/>
              <w:numPr>
                <w:ilvl w:val="0"/>
                <w:numId w:val="63"/>
              </w:numPr>
              <w:tabs>
                <w:tab w:val="left" w:pos="2060"/>
              </w:tabs>
              <w:snapToGrid w:val="0"/>
              <w:spacing w:line="254" w:lineRule="auto"/>
              <w:rPr>
                <w:rStyle w:val="normaltextrun"/>
              </w:rPr>
            </w:pPr>
            <w:r>
              <w:rPr>
                <w:rStyle w:val="normaltextrun"/>
              </w:rPr>
              <w:t>HVDCDC shall send calculated CVN value in “</w:t>
            </w:r>
            <w:r>
              <w:rPr>
                <w:rStyle w:val="ui-provider"/>
              </w:rPr>
              <w:t>DCDC_CALIB_CVN”</w:t>
            </w:r>
            <w:r>
              <w:rPr>
                <w:rStyle w:val="normaltextrun"/>
              </w:rPr>
              <w:t xml:space="preserve"> PDU</w:t>
            </w:r>
          </w:p>
        </w:tc>
      </w:tr>
      <w:tr w:rsidR="002E5DA5" w14:paraId="4541985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46E7DF2" w14:textId="77777777" w:rsidR="002E5DA5" w:rsidRDefault="002E5DA5" w:rsidP="00535342">
            <w:pPr>
              <w:pStyle w:val="TableText"/>
              <w:snapToGrid w:val="0"/>
              <w:spacing w:line="254" w:lineRule="auto"/>
            </w:pPr>
            <w:r>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E27F7D" w14:textId="77777777" w:rsidR="002E5DA5" w:rsidRDefault="002E5DA5" w:rsidP="00535342">
            <w:pPr>
              <w:pStyle w:val="TableText"/>
              <w:snapToGrid w:val="0"/>
              <w:spacing w:line="254" w:lineRule="auto"/>
              <w:rPr>
                <w:kern w:val="2"/>
                <w14:ligatures w14:val="standardContextual"/>
              </w:rPr>
            </w:pPr>
            <w:r>
              <w:rPr>
                <w:kern w:val="2"/>
                <w14:ligatures w14:val="standardContextual"/>
              </w:rPr>
              <w:t>No such mandatory fields are applicable.</w:t>
            </w:r>
          </w:p>
        </w:tc>
      </w:tr>
      <w:tr w:rsidR="002E5DA5" w14:paraId="682A5E7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07DB805" w14:textId="77777777" w:rsidR="002E5DA5" w:rsidRDefault="002E5DA5" w:rsidP="00535342">
            <w:pPr>
              <w:pStyle w:val="TableText"/>
              <w:snapToGrid w:val="0"/>
              <w:spacing w:line="254" w:lineRule="auto"/>
              <w:rPr>
                <w:kern w:val="2"/>
                <w14:ligatures w14:val="standardContextual"/>
              </w:rPr>
            </w:pPr>
            <w:r>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0941B3" w14:textId="77777777" w:rsidR="002E5DA5" w:rsidRDefault="002E5DA5" w:rsidP="00535342">
            <w:pPr>
              <w:pStyle w:val="TableText"/>
              <w:snapToGrid w:val="0"/>
              <w:spacing w:line="254" w:lineRule="auto"/>
              <w:rPr>
                <w:kern w:val="2"/>
                <w14:ligatures w14:val="standardContextual"/>
              </w:rPr>
            </w:pPr>
            <w:r>
              <w:rPr>
                <w:kern w:val="2"/>
                <w14:ligatures w14:val="standardContextual"/>
              </w:rPr>
              <w:t>Pre-Loaded value is CVN stored in Dflash</w:t>
            </w:r>
          </w:p>
        </w:tc>
      </w:tr>
      <w:tr w:rsidR="002E5DA5" w14:paraId="1405F7D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C77234C" w14:textId="77777777" w:rsidR="002E5DA5" w:rsidRDefault="002E5DA5" w:rsidP="00535342">
            <w:pPr>
              <w:pStyle w:val="TableText"/>
              <w:snapToGrid w:val="0"/>
              <w:spacing w:line="254" w:lineRule="auto"/>
              <w:rPr>
                <w:kern w:val="2"/>
                <w14:ligatures w14:val="standardContextual"/>
              </w:rPr>
            </w:pPr>
            <w:r>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91DE32" w14:textId="77777777" w:rsidR="002E5DA5" w:rsidRDefault="002E5DA5" w:rsidP="00535342">
            <w:pPr>
              <w:pStyle w:val="TableText"/>
              <w:snapToGrid w:val="0"/>
              <w:spacing w:line="254" w:lineRule="auto"/>
              <w:rPr>
                <w:kern w:val="2"/>
                <w14:ligatures w14:val="standardContextual"/>
              </w:rPr>
            </w:pPr>
            <w:r>
              <w:rPr>
                <w:kern w:val="2"/>
                <w:szCs w:val="20"/>
                <w14:ligatures w14:val="standardContextual"/>
              </w:rPr>
              <w:t>Default value is same as Pre-Loaded value</w:t>
            </w:r>
          </w:p>
        </w:tc>
      </w:tr>
      <w:tr w:rsidR="002E5DA5" w14:paraId="411D48FE"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40288A4" w14:textId="77777777" w:rsidR="002E5DA5" w:rsidRDefault="002E5DA5" w:rsidP="00535342">
            <w:pPr>
              <w:pStyle w:val="TableText"/>
              <w:snapToGrid w:val="0"/>
              <w:spacing w:line="254" w:lineRule="auto"/>
              <w:rPr>
                <w:kern w:val="2"/>
                <w14:ligatures w14:val="standardContextual"/>
              </w:rPr>
            </w:pPr>
            <w:r>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40CDA0" w14:textId="77777777" w:rsidR="002E5DA5" w:rsidRDefault="002E5DA5" w:rsidP="00535342">
            <w:pPr>
              <w:pStyle w:val="TableText"/>
              <w:snapToGrid w:val="0"/>
              <w:spacing w:line="254" w:lineRule="auto"/>
              <w:rPr>
                <w:kern w:val="2"/>
                <w14:ligatures w14:val="standardContextual"/>
              </w:rPr>
            </w:pPr>
            <w:r>
              <w:rPr>
                <w:kern w:val="2"/>
                <w:szCs w:val="20"/>
                <w14:ligatures w14:val="standardContextual"/>
              </w:rPr>
              <w:t>Valid range value is required.</w:t>
            </w:r>
          </w:p>
        </w:tc>
      </w:tr>
      <w:tr w:rsidR="002E5DA5" w14:paraId="54A919A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1B861842" w14:textId="77777777" w:rsidR="002E5DA5" w:rsidRDefault="002E5DA5" w:rsidP="00535342">
            <w:pPr>
              <w:pStyle w:val="TableText"/>
              <w:snapToGrid w:val="0"/>
              <w:spacing w:line="254" w:lineRule="auto"/>
              <w:rPr>
                <w:kern w:val="2"/>
                <w14:ligatures w14:val="standardContextual"/>
              </w:rPr>
            </w:pPr>
            <w:r>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5D699B" w14:textId="77777777" w:rsidR="002E5DA5" w:rsidRDefault="002E5DA5" w:rsidP="00535342">
            <w:pPr>
              <w:pStyle w:val="TableText"/>
              <w:snapToGrid w:val="0"/>
              <w:spacing w:line="254" w:lineRule="auto"/>
              <w:rPr>
                <w:kern w:val="2"/>
                <w14:ligatures w14:val="standardContextual"/>
              </w:rPr>
            </w:pPr>
            <w:r>
              <w:rPr>
                <w:kern w:val="2"/>
                <w:szCs w:val="20"/>
                <w14:ligatures w14:val="standardContextual"/>
              </w:rPr>
              <w:t>Data latency period is not applicable</w:t>
            </w:r>
          </w:p>
        </w:tc>
      </w:tr>
      <w:tr w:rsidR="002E5DA5" w14:paraId="2EB1EC7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64AEECB" w14:textId="77777777" w:rsidR="002E5DA5" w:rsidRDefault="002E5DA5" w:rsidP="00535342">
            <w:pPr>
              <w:pStyle w:val="TableText"/>
              <w:snapToGrid w:val="0"/>
              <w:spacing w:line="254" w:lineRule="auto"/>
              <w:rPr>
                <w:kern w:val="2"/>
                <w14:ligatures w14:val="standardContextual"/>
              </w:rPr>
            </w:pPr>
            <w:r>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B7D6A3" w14:textId="77777777" w:rsidR="002E5DA5" w:rsidRDefault="002E5DA5" w:rsidP="00535342">
            <w:pPr>
              <w:pStyle w:val="TableText"/>
              <w:snapToGrid w:val="0"/>
              <w:spacing w:line="254" w:lineRule="auto"/>
              <w:rPr>
                <w:kern w:val="2"/>
                <w14:ligatures w14:val="standardContextual"/>
              </w:rPr>
            </w:pPr>
            <w:r>
              <w:rPr>
                <w:kern w:val="2"/>
                <w:szCs w:val="20"/>
                <w14:ligatures w14:val="standardContextual"/>
              </w:rPr>
              <w:t>Data Retention period is the key cycle.</w:t>
            </w:r>
          </w:p>
        </w:tc>
      </w:tr>
      <w:tr w:rsidR="002E5DA5" w14:paraId="6C5D827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AC9E62C" w14:textId="77777777" w:rsidR="002E5DA5" w:rsidRDefault="002E5DA5" w:rsidP="00535342">
            <w:pPr>
              <w:pStyle w:val="TableText"/>
              <w:snapToGrid w:val="0"/>
              <w:spacing w:line="254" w:lineRule="auto"/>
              <w:rPr>
                <w:kern w:val="2"/>
                <w14:ligatures w14:val="standardContextual"/>
              </w:rPr>
            </w:pPr>
            <w:r>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02EBB" w14:textId="77777777" w:rsidR="002E5DA5" w:rsidRDefault="002E5DA5" w:rsidP="00535342">
            <w:pPr>
              <w:pStyle w:val="TableText"/>
              <w:spacing w:line="254"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2E5DA5" w14:paraId="784D042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A61FFF7" w14:textId="77777777" w:rsidR="002E5DA5" w:rsidRDefault="002E5DA5" w:rsidP="00535342">
            <w:pPr>
              <w:pStyle w:val="TableText"/>
              <w:snapToGrid w:val="0"/>
              <w:spacing w:line="254" w:lineRule="auto"/>
              <w:rPr>
                <w:kern w:val="2"/>
                <w14:ligatures w14:val="standardContextual"/>
              </w:rPr>
            </w:pPr>
            <w:r>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A59B8A" w14:textId="77777777" w:rsidR="002E5DA5" w:rsidRDefault="002E5DA5" w:rsidP="00535342">
            <w:pPr>
              <w:pStyle w:val="TableText"/>
              <w:spacing w:line="254" w:lineRule="auto"/>
              <w:rPr>
                <w:kern w:val="2"/>
                <w14:ligatures w14:val="standardContextual"/>
              </w:rPr>
            </w:pPr>
            <w:r>
              <w:rPr>
                <w:kern w:val="2"/>
                <w:szCs w:val="20"/>
                <w14:ligatures w14:val="standardContextual"/>
              </w:rPr>
              <w:t>External event is not required.</w:t>
            </w:r>
          </w:p>
        </w:tc>
      </w:tr>
      <w:tr w:rsidR="002E5DA5" w14:paraId="342B946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DA5324C" w14:textId="77777777" w:rsidR="002E5DA5" w:rsidRDefault="002E5DA5" w:rsidP="00535342">
            <w:pPr>
              <w:pStyle w:val="TableText"/>
              <w:snapToGrid w:val="0"/>
              <w:spacing w:line="254" w:lineRule="auto"/>
              <w:rPr>
                <w:kern w:val="2"/>
                <w14:ligatures w14:val="standardContextual"/>
              </w:rPr>
            </w:pPr>
            <w:r>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875745" w14:textId="77777777" w:rsidR="002E5DA5" w:rsidRDefault="002E5DA5" w:rsidP="00535342">
            <w:pPr>
              <w:pStyle w:val="TableText"/>
              <w:spacing w:line="254" w:lineRule="auto"/>
              <w:rPr>
                <w:kern w:val="2"/>
                <w14:ligatures w14:val="standardContextual"/>
              </w:rPr>
            </w:pPr>
            <w:r>
              <w:rPr>
                <w:kern w:val="2"/>
                <w:szCs w:val="20"/>
                <w14:ligatures w14:val="standardContextual"/>
              </w:rPr>
              <w:t>Temporal event is not applicable.</w:t>
            </w:r>
          </w:p>
        </w:tc>
      </w:tr>
      <w:tr w:rsidR="002E5DA5" w14:paraId="5890BAAD"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6E854CA" w14:textId="77777777" w:rsidR="002E5DA5" w:rsidRDefault="002E5DA5" w:rsidP="00535342">
            <w:pPr>
              <w:pStyle w:val="TableText"/>
              <w:snapToGrid w:val="0"/>
              <w:spacing w:line="254" w:lineRule="auto"/>
              <w:rPr>
                <w:kern w:val="2"/>
                <w14:ligatures w14:val="standardContextual"/>
              </w:rPr>
            </w:pPr>
            <w:r>
              <w:rPr>
                <w:kern w:val="2"/>
                <w14:ligatures w14:val="standardContextual"/>
              </w:rPr>
              <w:lastRenderedPageBreak/>
              <w:t xml:space="preserve">Validation Rules/ </w:t>
            </w:r>
          </w:p>
          <w:p w14:paraId="1A096D0D" w14:textId="77777777" w:rsidR="002E5DA5" w:rsidRDefault="002E5DA5" w:rsidP="00535342">
            <w:pPr>
              <w:pStyle w:val="TableText"/>
              <w:snapToGrid w:val="0"/>
              <w:spacing w:line="254" w:lineRule="auto"/>
              <w:rPr>
                <w:kern w:val="2"/>
                <w:vertAlign w:val="superscript"/>
                <w14:ligatures w14:val="standardContextual"/>
              </w:rPr>
            </w:pPr>
            <w:r>
              <w:rPr>
                <w:kern w:val="2"/>
                <w14:ligatures w14:val="standardContextual"/>
              </w:rPr>
              <w:t>Verification criteria</w:t>
            </w:r>
            <w:r>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A950E1" w14:textId="77777777" w:rsidR="002E5DA5" w:rsidRDefault="002E5DA5" w:rsidP="00535342">
            <w:pPr>
              <w:pStyle w:val="TableText"/>
              <w:snapToGrid w:val="0"/>
              <w:spacing w:line="254" w:lineRule="auto"/>
              <w:rPr>
                <w:i/>
                <w:iCs/>
                <w:kern w:val="2"/>
                <w14:ligatures w14:val="standardContextual"/>
              </w:rPr>
            </w:pPr>
            <w:r>
              <w:t>Verify that “</w:t>
            </w:r>
            <w:r>
              <w:rPr>
                <w:rStyle w:val="ui-provider"/>
              </w:rPr>
              <w:t>DCDC_CALIB_CVN” PDU is received on CANanalyzer within 120s from start up.</w:t>
            </w:r>
          </w:p>
        </w:tc>
      </w:tr>
      <w:tr w:rsidR="002E5DA5" w14:paraId="59A1CB3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3567143" w14:textId="77777777" w:rsidR="002E5DA5" w:rsidRDefault="002E5DA5" w:rsidP="00535342">
            <w:pPr>
              <w:pStyle w:val="TableText"/>
              <w:snapToGrid w:val="0"/>
              <w:spacing w:line="254" w:lineRule="auto"/>
              <w:rPr>
                <w:kern w:val="2"/>
                <w14:ligatures w14:val="standardContextual"/>
              </w:rPr>
            </w:pPr>
            <w:r>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43FF30" w14:textId="77777777" w:rsidR="002E5DA5" w:rsidRDefault="002E5DA5" w:rsidP="00535342">
            <w:pPr>
              <w:pStyle w:val="TableText"/>
              <w:snapToGrid w:val="0"/>
              <w:spacing w:line="254" w:lineRule="auto"/>
              <w:rPr>
                <w:kern w:val="2"/>
                <w14:ligatures w14:val="standardContextual"/>
              </w:rPr>
            </w:pPr>
            <w:r>
              <w:rPr>
                <w:kern w:val="2"/>
                <w:szCs w:val="20"/>
                <w14:ligatures w14:val="standardContextual"/>
              </w:rPr>
              <w:t>Constraints are not applicable.</w:t>
            </w:r>
          </w:p>
        </w:tc>
      </w:tr>
      <w:tr w:rsidR="002E5DA5" w14:paraId="5813094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EFD398C" w14:textId="77777777" w:rsidR="002E5DA5" w:rsidRDefault="002E5DA5" w:rsidP="00535342">
            <w:pPr>
              <w:pStyle w:val="TableText"/>
              <w:snapToGrid w:val="0"/>
              <w:spacing w:line="254" w:lineRule="auto"/>
              <w:rPr>
                <w:kern w:val="2"/>
                <w14:ligatures w14:val="standardContextual"/>
              </w:rPr>
            </w:pPr>
            <w:r>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95776A" w14:textId="77777777" w:rsidR="002E5DA5" w:rsidRDefault="002E5DA5" w:rsidP="00535342">
            <w:pPr>
              <w:pStyle w:val="TableText"/>
              <w:snapToGrid w:val="0"/>
              <w:spacing w:line="254" w:lineRule="auto"/>
              <w:rPr>
                <w:kern w:val="2"/>
                <w14:ligatures w14:val="standardContextual"/>
              </w:rPr>
            </w:pPr>
            <w:r>
              <w:rPr>
                <w:kern w:val="2"/>
                <w:szCs w:val="20"/>
                <w14:ligatures w14:val="standardContextual"/>
              </w:rPr>
              <w:t>No effects on other system</w:t>
            </w:r>
          </w:p>
        </w:tc>
      </w:tr>
      <w:tr w:rsidR="002E5DA5" w14:paraId="0447A49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D56E418" w14:textId="77777777" w:rsidR="002E5DA5" w:rsidRDefault="002E5DA5" w:rsidP="00535342">
            <w:pPr>
              <w:pStyle w:val="TableText"/>
              <w:snapToGrid w:val="0"/>
              <w:spacing w:line="254" w:lineRule="auto"/>
              <w:rPr>
                <w:kern w:val="2"/>
                <w14:ligatures w14:val="standardContextual"/>
              </w:rPr>
            </w:pPr>
            <w:r>
              <w:rPr>
                <w:kern w:val="2"/>
                <w14:ligatures w14:val="standardContextual"/>
              </w:rPr>
              <w:t>Testability with respect to test environment</w:t>
            </w:r>
          </w:p>
          <w:p w14:paraId="3979529F" w14:textId="77777777" w:rsidR="002E5DA5" w:rsidRDefault="002E5DA5" w:rsidP="00535342">
            <w:pPr>
              <w:pStyle w:val="TableText"/>
              <w:spacing w:line="254" w:lineRule="auto"/>
              <w:rPr>
                <w:kern w:val="2"/>
                <w14:ligatures w14:val="standardContextual"/>
              </w:rPr>
            </w:pPr>
            <w:r>
              <w:rPr>
                <w:kern w:val="2"/>
                <w14:ligatures w14:val="standardContextual"/>
              </w:rPr>
              <w:t>(Yes/No)</w:t>
            </w:r>
          </w:p>
          <w:p w14:paraId="7E6378CC" w14:textId="77777777" w:rsidR="002E5DA5" w:rsidRDefault="002E5DA5" w:rsidP="00535342">
            <w:pPr>
              <w:pStyle w:val="TableText"/>
              <w:spacing w:line="254" w:lineRule="auto"/>
              <w:rPr>
                <w:kern w:val="2"/>
                <w14:ligatures w14:val="standardContextual"/>
              </w:rPr>
            </w:pPr>
            <w:r>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1E1E8C" w14:textId="77777777" w:rsidR="002E5DA5" w:rsidRDefault="002E5DA5" w:rsidP="00535342">
            <w:pPr>
              <w:pStyle w:val="TableText"/>
              <w:snapToGrid w:val="0"/>
              <w:spacing w:line="256" w:lineRule="auto"/>
              <w:rPr>
                <w:kern w:val="2"/>
                <w14:ligatures w14:val="standardContextual"/>
              </w:rPr>
            </w:pPr>
            <w:r>
              <w:rPr>
                <w:kern w:val="2"/>
                <w14:ligatures w14:val="standardContextual"/>
              </w:rPr>
              <w:t>YES</w:t>
            </w:r>
          </w:p>
          <w:p w14:paraId="2386C531" w14:textId="77777777" w:rsidR="002E5DA5" w:rsidRDefault="002E5DA5" w:rsidP="00535342">
            <w:pPr>
              <w:pStyle w:val="TableText"/>
              <w:snapToGrid w:val="0"/>
              <w:spacing w:line="254" w:lineRule="auto"/>
              <w:rPr>
                <w:kern w:val="2"/>
                <w14:ligatures w14:val="standardContextual"/>
              </w:rPr>
            </w:pPr>
          </w:p>
        </w:tc>
      </w:tr>
      <w:tr w:rsidR="002E5DA5" w14:paraId="68B30C1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B82331C" w14:textId="77777777" w:rsidR="002E5DA5" w:rsidRDefault="002E5DA5" w:rsidP="00535342">
            <w:pPr>
              <w:pStyle w:val="TableText"/>
              <w:snapToGrid w:val="0"/>
              <w:spacing w:line="254" w:lineRule="auto"/>
              <w:rPr>
                <w:kern w:val="2"/>
                <w14:ligatures w14:val="standardContextual"/>
              </w:rPr>
            </w:pPr>
            <w:r>
              <w:rPr>
                <w:kern w:val="2"/>
                <w14:ligatures w14:val="standardContextual"/>
              </w:rPr>
              <w:t>Feasible within project constraints</w:t>
            </w:r>
          </w:p>
          <w:p w14:paraId="5CEF957B" w14:textId="77777777" w:rsidR="002E5DA5" w:rsidRDefault="002E5DA5" w:rsidP="00535342">
            <w:pPr>
              <w:pStyle w:val="TableText"/>
              <w:snapToGrid w:val="0"/>
              <w:spacing w:line="254" w:lineRule="auto"/>
              <w:rPr>
                <w:kern w:val="2"/>
                <w14:ligatures w14:val="standardContextual"/>
              </w:rPr>
            </w:pPr>
            <w:r>
              <w:rPr>
                <w:kern w:val="2"/>
                <w14:ligatures w14:val="standardContextual"/>
              </w:rPr>
              <w:t>(Yes/No)</w:t>
            </w:r>
          </w:p>
          <w:p w14:paraId="6E46877E" w14:textId="77777777" w:rsidR="002E5DA5" w:rsidRDefault="002E5DA5" w:rsidP="00535342">
            <w:pPr>
              <w:pStyle w:val="TableText"/>
              <w:snapToGrid w:val="0"/>
              <w:spacing w:line="254" w:lineRule="auto"/>
              <w:rPr>
                <w:kern w:val="2"/>
                <w14:ligatures w14:val="standardContextual"/>
              </w:rPr>
            </w:pPr>
            <w:r>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C8D7A0" w14:textId="77777777" w:rsidR="002E5DA5" w:rsidRDefault="002E5DA5" w:rsidP="00535342">
            <w:pPr>
              <w:pStyle w:val="TableText"/>
              <w:snapToGrid w:val="0"/>
              <w:spacing w:line="256" w:lineRule="auto"/>
              <w:rPr>
                <w:kern w:val="2"/>
                <w14:ligatures w14:val="standardContextual"/>
              </w:rPr>
            </w:pPr>
            <w:r>
              <w:rPr>
                <w:kern w:val="2"/>
                <w14:ligatures w14:val="standardContextual"/>
              </w:rPr>
              <w:t>YES</w:t>
            </w:r>
          </w:p>
          <w:p w14:paraId="0E04C981" w14:textId="77777777" w:rsidR="002E5DA5" w:rsidRDefault="002E5DA5" w:rsidP="00535342">
            <w:pPr>
              <w:pStyle w:val="TableText"/>
              <w:snapToGrid w:val="0"/>
              <w:spacing w:line="254" w:lineRule="auto"/>
              <w:rPr>
                <w:i/>
                <w:iCs/>
                <w:kern w:val="2"/>
                <w14:ligatures w14:val="standardContextual"/>
              </w:rPr>
            </w:pPr>
          </w:p>
        </w:tc>
      </w:tr>
      <w:tr w:rsidR="002E5DA5" w14:paraId="3291E67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7E2B67A" w14:textId="77777777" w:rsidR="002E5DA5" w:rsidRDefault="002E5DA5" w:rsidP="00535342">
            <w:pPr>
              <w:pStyle w:val="TableText"/>
              <w:snapToGrid w:val="0"/>
              <w:spacing w:line="254" w:lineRule="auto"/>
              <w:rPr>
                <w:kern w:val="2"/>
                <w14:ligatures w14:val="standardContextual"/>
              </w:rPr>
            </w:pPr>
            <w:r>
              <w:rPr>
                <w:kern w:val="2"/>
                <w14:ligatures w14:val="standardContextual"/>
              </w:rPr>
              <w:t>Critical</w:t>
            </w:r>
          </w:p>
          <w:p w14:paraId="0F7F390B" w14:textId="77777777" w:rsidR="002E5DA5" w:rsidRDefault="002E5DA5" w:rsidP="00535342">
            <w:pPr>
              <w:pStyle w:val="TableText"/>
              <w:snapToGrid w:val="0"/>
              <w:spacing w:line="254" w:lineRule="auto"/>
              <w:rPr>
                <w:kern w:val="2"/>
                <w14:ligatures w14:val="standardContextual"/>
              </w:rPr>
            </w:pPr>
            <w:r>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BC22DB" w14:textId="77777777" w:rsidR="002E5DA5" w:rsidRDefault="002E5DA5" w:rsidP="00535342">
            <w:pPr>
              <w:pStyle w:val="TableText"/>
              <w:snapToGrid w:val="0"/>
              <w:spacing w:line="254" w:lineRule="auto"/>
              <w:rPr>
                <w:kern w:val="2"/>
                <w14:ligatures w14:val="standardContextual"/>
              </w:rPr>
            </w:pPr>
            <w:r>
              <w:rPr>
                <w:kern w:val="2"/>
                <w14:ligatures w14:val="standardContextual"/>
              </w:rPr>
              <w:t>YES</w:t>
            </w:r>
          </w:p>
        </w:tc>
      </w:tr>
    </w:tbl>
    <w:p w14:paraId="359B9276" w14:textId="77777777" w:rsidR="002E5DA5" w:rsidRPr="00123177" w:rsidRDefault="002E5DA5" w:rsidP="00A55B53">
      <w:pPr>
        <w:rPr>
          <w:lang w:bidi="ar-EG"/>
        </w:rPr>
      </w:pPr>
    </w:p>
    <w:p w14:paraId="4870777F" w14:textId="77777777" w:rsidR="00A55B53" w:rsidRDefault="00A55B53" w:rsidP="00A55B53">
      <w:pPr>
        <w:rPr>
          <w:lang w:bidi="ar-EG"/>
        </w:rPr>
      </w:pPr>
    </w:p>
    <w:p w14:paraId="3F2AC875" w14:textId="0BA86091" w:rsidR="002E5DA5" w:rsidRPr="00123177" w:rsidRDefault="002E5DA5" w:rsidP="007D7DF3">
      <w:pPr>
        <w:pStyle w:val="Heading5"/>
      </w:pPr>
      <w:r w:rsidRPr="00123177">
        <w:t xml:space="preserve">Requirement to </w:t>
      </w:r>
      <w:r w:rsidRPr="002E5DA5">
        <w:rPr>
          <w:rFonts w:eastAsia="Arial"/>
        </w:rPr>
        <w:t xml:space="preserve">report the </w:t>
      </w:r>
      <w:r w:rsidRPr="00463A20">
        <w:rPr>
          <w:rFonts w:eastAsia="Arial"/>
        </w:rPr>
        <w:t xml:space="preserve">default </w:t>
      </w:r>
      <w:r w:rsidRPr="002E5DA5">
        <w:rPr>
          <w:rFonts w:eastAsia="Arial"/>
        </w:rPr>
        <w:t>CVN</w:t>
      </w:r>
      <w:r w:rsidR="007D7DF3">
        <w:rPr>
          <w:rFonts w:eastAsia="Arial"/>
        </w:rPr>
        <w:t xml:space="preserve"> </w:t>
      </w:r>
      <w:r w:rsidR="007D7DF3" w:rsidRPr="00463A20">
        <w:rPr>
          <w:rFonts w:eastAsia="Arial"/>
        </w:rPr>
        <w:t>with value $0</w:t>
      </w:r>
      <w:r w:rsidR="005778B0">
        <w:rPr>
          <w:rFonts w:eastAsia="Arial"/>
        </w:rPr>
        <w:t>0</w:t>
      </w:r>
      <w:r w:rsidRPr="002E5DA5">
        <w:rPr>
          <w:rFonts w:eastAsia="Arial"/>
        </w:rPr>
        <w:t xml:space="preserve"> when requested via diagnostics for up to 120 seconds</w:t>
      </w:r>
      <w:r w:rsidRPr="00123177">
        <w:t>.</w:t>
      </w:r>
    </w:p>
    <w:tbl>
      <w:tblPr>
        <w:tblW w:w="9525" w:type="dxa"/>
        <w:tblInd w:w="108" w:type="dxa"/>
        <w:tblLayout w:type="fixed"/>
        <w:tblLook w:val="04A0" w:firstRow="1" w:lastRow="0" w:firstColumn="1" w:lastColumn="0" w:noHBand="0" w:noVBand="1"/>
      </w:tblPr>
      <w:tblGrid>
        <w:gridCol w:w="1921"/>
        <w:gridCol w:w="7604"/>
      </w:tblGrid>
      <w:tr w:rsidR="007D7DF3" w14:paraId="7A8259B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5418C795" w14:textId="77777777" w:rsidR="007D7DF3" w:rsidRDefault="007D7DF3" w:rsidP="00535342">
            <w:pPr>
              <w:pStyle w:val="TableColumnTitle"/>
              <w:snapToGrid w:val="0"/>
              <w:spacing w:line="254" w:lineRule="auto"/>
              <w:rPr>
                <w:kern w:val="2"/>
                <w14:ligatures w14:val="standardContextual"/>
              </w:rPr>
            </w:pPr>
            <w:r>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5AD7585" w14:textId="77777777" w:rsidR="007D7DF3" w:rsidRDefault="007D7DF3" w:rsidP="00535342">
            <w:pPr>
              <w:pStyle w:val="TableColumnTitle"/>
              <w:snapToGrid w:val="0"/>
              <w:spacing w:line="254" w:lineRule="auto"/>
              <w:rPr>
                <w:kern w:val="2"/>
                <w14:ligatures w14:val="standardContextual"/>
              </w:rPr>
            </w:pPr>
            <w:r>
              <w:rPr>
                <w:kern w:val="2"/>
                <w14:ligatures w14:val="standardContextual"/>
              </w:rPr>
              <w:t>Description</w:t>
            </w:r>
          </w:p>
        </w:tc>
      </w:tr>
      <w:tr w:rsidR="007D7DF3" w14:paraId="08BC0624"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5B8989E" w14:textId="77777777" w:rsidR="007D7DF3" w:rsidRDefault="007D7DF3" w:rsidP="00535342">
            <w:pPr>
              <w:pStyle w:val="TableText"/>
              <w:snapToGrid w:val="0"/>
              <w:spacing w:line="254" w:lineRule="auto"/>
              <w:rPr>
                <w:kern w:val="2"/>
                <w14:ligatures w14:val="standardContextual"/>
              </w:rPr>
            </w:pPr>
            <w:r>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C3EF31" w14:textId="77777777" w:rsidR="007D7DF3" w:rsidRDefault="007D7DF3" w:rsidP="00535342">
            <w:pPr>
              <w:snapToGrid w:val="0"/>
            </w:pPr>
            <w:r>
              <w:rPr>
                <w:rFonts w:eastAsia="Arial"/>
                <w:color w:val="000000" w:themeColor="text1"/>
                <w:szCs w:val="20"/>
              </w:rPr>
              <w:t>SWRS_OBD_26</w:t>
            </w:r>
          </w:p>
        </w:tc>
      </w:tr>
      <w:tr w:rsidR="007D7DF3" w14:paraId="2A9BB6DC"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04456AA" w14:textId="77777777" w:rsidR="007D7DF3" w:rsidRDefault="007D7DF3" w:rsidP="00535342">
            <w:pPr>
              <w:pStyle w:val="TableText"/>
              <w:spacing w:line="254" w:lineRule="auto"/>
              <w:rPr>
                <w:kern w:val="2"/>
                <w14:ligatures w14:val="standardContextual"/>
              </w:rPr>
            </w:pPr>
            <w:r>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BD8B74" w14:textId="77777777" w:rsidR="007D7DF3" w:rsidRPr="00FC3CE0" w:rsidRDefault="007D7DF3" w:rsidP="00535342">
            <w:pPr>
              <w:outlineLvl w:val="4"/>
              <w:rPr>
                <w:rFonts w:ascii="Calibri" w:hAnsi="Calibri" w:cs="Calibri"/>
                <w:sz w:val="22"/>
                <w:szCs w:val="22"/>
              </w:rPr>
            </w:pPr>
            <w:r w:rsidRPr="00385150">
              <w:rPr>
                <w:rFonts w:ascii="Calibri" w:hAnsi="Calibri" w:cs="Calibri"/>
                <w:sz w:val="22"/>
                <w:szCs w:val="22"/>
              </w:rPr>
              <w:t>SDS18-DIA01-02-2960</w:t>
            </w:r>
          </w:p>
        </w:tc>
      </w:tr>
      <w:tr w:rsidR="007D7DF3" w14:paraId="00C7BF5B"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2C2E7F8" w14:textId="77777777" w:rsidR="007D7DF3" w:rsidRDefault="007D7DF3" w:rsidP="00535342">
            <w:pPr>
              <w:pStyle w:val="TableText"/>
              <w:snapToGrid w:val="0"/>
              <w:spacing w:line="254" w:lineRule="auto"/>
              <w:rPr>
                <w:kern w:val="2"/>
                <w14:ligatures w14:val="standardContextual"/>
              </w:rPr>
            </w:pPr>
            <w:r>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49EAF5" w14:textId="77777777" w:rsidR="007D7DF3" w:rsidRDefault="007D7DF3" w:rsidP="00535342">
            <w:pPr>
              <w:pStyle w:val="TableText"/>
              <w:snapToGrid w:val="0"/>
              <w:spacing w:line="254" w:lineRule="auto"/>
              <w:rPr>
                <w:kern w:val="2"/>
                <w14:ligatures w14:val="standardContextual"/>
              </w:rPr>
            </w:pPr>
            <w:r>
              <w:rPr>
                <w:kern w:val="2"/>
                <w14:ligatures w14:val="standardContextual"/>
              </w:rPr>
              <w:t>C SAMPLE/PF3.0</w:t>
            </w:r>
          </w:p>
        </w:tc>
      </w:tr>
      <w:tr w:rsidR="007D7DF3" w:rsidRPr="00733ADD" w14:paraId="022C67A9"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A04AD66" w14:textId="77777777" w:rsidR="007D7DF3" w:rsidRDefault="007D7DF3" w:rsidP="00535342">
            <w:pPr>
              <w:pStyle w:val="TableText"/>
              <w:snapToGrid w:val="0"/>
              <w:spacing w:line="254" w:lineRule="auto"/>
              <w:rPr>
                <w:kern w:val="2"/>
                <w:vertAlign w:val="superscript"/>
                <w14:ligatures w14:val="standardContextual"/>
              </w:rPr>
            </w:pPr>
            <w:r>
              <w:rPr>
                <w:kern w:val="2"/>
                <w14:ligatures w14:val="standardContextual"/>
              </w:rPr>
              <w:t>Purpose</w:t>
            </w:r>
            <w:r>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7CE364" w14:textId="77777777" w:rsidR="007D7DF3" w:rsidRPr="00733ADD" w:rsidRDefault="007D7DF3" w:rsidP="00535342">
            <w:pPr>
              <w:snapToGrid w:val="0"/>
              <w:rPr>
                <w:rFonts w:eastAsia="Arial"/>
              </w:rPr>
            </w:pPr>
            <w:r w:rsidRPr="00463A20">
              <w:rPr>
                <w:rFonts w:eastAsia="Arial"/>
              </w:rPr>
              <w:t xml:space="preserve">The DCDC shall return the </w:t>
            </w:r>
            <w:bookmarkStart w:id="230" w:name="_Hlk164616934"/>
            <w:r w:rsidRPr="00463A20">
              <w:rPr>
                <w:rFonts w:eastAsia="Arial"/>
              </w:rPr>
              <w:t xml:space="preserve">default </w:t>
            </w:r>
            <w:bookmarkEnd w:id="230"/>
            <w:r w:rsidRPr="00463A20">
              <w:rPr>
                <w:rFonts w:eastAsia="Arial"/>
              </w:rPr>
              <w:t xml:space="preserve">Calibration Verification Number (CVN) </w:t>
            </w:r>
            <w:bookmarkStart w:id="231" w:name="_Hlk164616959"/>
            <w:r w:rsidRPr="00463A20">
              <w:rPr>
                <w:rFonts w:eastAsia="Arial"/>
              </w:rPr>
              <w:t xml:space="preserve">with value $00 </w:t>
            </w:r>
            <w:bookmarkEnd w:id="231"/>
            <w:r w:rsidRPr="00463A20">
              <w:rPr>
                <w:rFonts w:eastAsia="Arial"/>
              </w:rPr>
              <w:t>when requested via diagnostics within the first 120 seconds after the ECU has been reprogrammed and the new CVN is calculated.</w:t>
            </w:r>
          </w:p>
        </w:tc>
      </w:tr>
      <w:tr w:rsidR="007D7DF3" w14:paraId="0F0FCB0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C915EAF" w14:textId="77777777" w:rsidR="007D7DF3" w:rsidRDefault="007D7DF3" w:rsidP="00535342">
            <w:pPr>
              <w:pStyle w:val="TableText"/>
              <w:snapToGrid w:val="0"/>
              <w:spacing w:line="254" w:lineRule="auto"/>
              <w:rPr>
                <w:kern w:val="2"/>
                <w14:ligatures w14:val="standardContextual"/>
              </w:rPr>
            </w:pPr>
            <w:r>
              <w:rPr>
                <w:kern w:val="2"/>
                <w14:ligatures w14:val="standardContextual"/>
              </w:rPr>
              <w:lastRenderedPageBreak/>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EA6ACA" w14:textId="77777777" w:rsidR="007D7DF3" w:rsidRDefault="007D7DF3" w:rsidP="00535342">
            <w:pPr>
              <w:snapToGrid w:val="0"/>
              <w:rPr>
                <w:rFonts w:eastAsia="Arial"/>
              </w:rPr>
            </w:pPr>
            <w:r>
              <w:rPr>
                <w:rFonts w:eastAsia="Arial"/>
              </w:rPr>
              <w:t>No Such derived requirement is applicable.</w:t>
            </w:r>
          </w:p>
        </w:tc>
      </w:tr>
      <w:tr w:rsidR="007D7DF3" w14:paraId="040824C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BECD14A" w14:textId="77777777" w:rsidR="007D7DF3" w:rsidRDefault="007D7DF3" w:rsidP="00535342">
            <w:pPr>
              <w:pStyle w:val="TableText"/>
              <w:snapToGrid w:val="0"/>
              <w:spacing w:line="254" w:lineRule="auto"/>
              <w:rPr>
                <w:kern w:val="2"/>
                <w14:ligatures w14:val="standardContextual"/>
              </w:rPr>
            </w:pPr>
            <w:r>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25E67C" w14:textId="77777777" w:rsidR="007D7DF3" w:rsidRDefault="007D7DF3" w:rsidP="00535342">
            <w:pPr>
              <w:pStyle w:val="TableText"/>
              <w:snapToGrid w:val="0"/>
              <w:spacing w:line="254" w:lineRule="auto"/>
              <w:rPr>
                <w:kern w:val="2"/>
                <w14:ligatures w14:val="standardContextual"/>
              </w:rPr>
            </w:pPr>
            <w:r>
              <w:rPr>
                <w:rFonts w:eastAsia="Arial"/>
                <w:color w:val="000000" w:themeColor="text1"/>
                <w:kern w:val="2"/>
                <w:szCs w:val="20"/>
                <w14:ligatures w14:val="standardContextual"/>
              </w:rPr>
              <w:t>No Specific access restrictions is applicable.</w:t>
            </w:r>
          </w:p>
        </w:tc>
      </w:tr>
      <w:tr w:rsidR="007D7DF3" w:rsidRPr="00A602D6" w14:paraId="4104F98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7769D69" w14:textId="77777777" w:rsidR="007D7DF3" w:rsidRDefault="007D7DF3" w:rsidP="00535342">
            <w:pPr>
              <w:pStyle w:val="TableText"/>
              <w:snapToGrid w:val="0"/>
              <w:spacing w:line="254" w:lineRule="auto"/>
              <w:rPr>
                <w:b/>
                <w:bCs/>
                <w:kern w:val="2"/>
                <w14:ligatures w14:val="standardContextual"/>
              </w:rPr>
            </w:pPr>
            <w:r>
              <w:rPr>
                <w:kern w:val="2"/>
                <w14:ligatures w14:val="standardContextual"/>
              </w:rPr>
              <w:t>Input(s)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819FCF" w14:textId="77777777" w:rsidR="007D7DF3" w:rsidRDefault="007D7DF3" w:rsidP="00535342">
            <w:pPr>
              <w:pStyle w:val="TableText"/>
              <w:snapToGrid w:val="0"/>
              <w:spacing w:line="256" w:lineRule="auto"/>
              <w:rPr>
                <w:rFonts w:eastAsia="Arial"/>
                <w:color w:val="000000" w:themeColor="text1"/>
                <w:kern w:val="2"/>
                <w14:ligatures w14:val="standardContextual"/>
              </w:rPr>
            </w:pPr>
            <w:r>
              <w:rPr>
                <w:rFonts w:eastAsia="Arial"/>
                <w:color w:val="000000" w:themeColor="text1"/>
                <w:kern w:val="2"/>
                <w14:ligatures w14:val="standardContextual"/>
              </w:rPr>
              <w:t>1. Reprogram the ECU</w:t>
            </w:r>
          </w:p>
          <w:p w14:paraId="03DC99CD" w14:textId="659CF75D" w:rsidR="007D7DF3" w:rsidRPr="00A602D6" w:rsidRDefault="007D7DF3" w:rsidP="00535342">
            <w:pPr>
              <w:pStyle w:val="TableText"/>
              <w:snapToGrid w:val="0"/>
              <w:spacing w:line="256" w:lineRule="auto"/>
              <w:rPr>
                <w:rFonts w:eastAsia="Arial"/>
                <w:color w:val="000000" w:themeColor="text1"/>
                <w:kern w:val="2"/>
                <w14:ligatures w14:val="standardContextual"/>
              </w:rPr>
            </w:pPr>
            <w:r>
              <w:rPr>
                <w:rFonts w:eastAsia="Arial"/>
                <w:color w:val="000000" w:themeColor="text1"/>
                <w:kern w:val="2"/>
                <w14:ligatures w14:val="standardContextual"/>
              </w:rPr>
              <w:t xml:space="preserve">2. </w:t>
            </w:r>
            <w:r w:rsidR="00DA0598">
              <w:rPr>
                <w:rFonts w:eastAsia="Arial"/>
                <w:color w:val="000000" w:themeColor="text1"/>
                <w:kern w:val="2"/>
                <w14:ligatures w14:val="standardContextual"/>
              </w:rPr>
              <w:t>Calculate</w:t>
            </w:r>
            <w:r>
              <w:rPr>
                <w:rFonts w:eastAsia="Arial"/>
                <w:color w:val="000000" w:themeColor="text1"/>
                <w:kern w:val="2"/>
                <w14:ligatures w14:val="standardContextual"/>
              </w:rPr>
              <w:t xml:space="preserve"> the CVN value with in first 120 Seconds.  </w:t>
            </w:r>
          </w:p>
        </w:tc>
      </w:tr>
      <w:tr w:rsidR="007D7DF3" w14:paraId="69CA146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6E5A8C0" w14:textId="77777777" w:rsidR="007D7DF3" w:rsidRDefault="007D7DF3" w:rsidP="00535342">
            <w:pPr>
              <w:pStyle w:val="TableText"/>
              <w:snapToGrid w:val="0"/>
              <w:spacing w:line="254" w:lineRule="auto"/>
              <w:rPr>
                <w:b/>
                <w:bCs/>
                <w:kern w:val="2"/>
                <w14:ligatures w14:val="standardContextual"/>
              </w:rPr>
            </w:pPr>
            <w:r>
              <w:rPr>
                <w:kern w:val="2"/>
                <w14:ligatures w14:val="standardContextual"/>
              </w:rPr>
              <w:t>Output(s)</w:t>
            </w:r>
            <w:r>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B48269" w14:textId="436199EC" w:rsidR="007D7DF3" w:rsidRDefault="007D7DF3" w:rsidP="00DA0598">
            <w:pPr>
              <w:pStyle w:val="TableText"/>
              <w:numPr>
                <w:ilvl w:val="0"/>
                <w:numId w:val="42"/>
              </w:numPr>
              <w:tabs>
                <w:tab w:val="left" w:pos="5650"/>
              </w:tabs>
              <w:snapToGrid w:val="0"/>
              <w:spacing w:line="254" w:lineRule="auto"/>
              <w:rPr>
                <w:rStyle w:val="ui-provider"/>
              </w:rPr>
            </w:pPr>
            <w:r>
              <w:rPr>
                <w:rStyle w:val="ui-provider"/>
              </w:rPr>
              <w:t xml:space="preserve">Transmit </w:t>
            </w:r>
            <w:r w:rsidR="00DA0598">
              <w:rPr>
                <w:rStyle w:val="ui-provider"/>
              </w:rPr>
              <w:t xml:space="preserve">CVN values as </w:t>
            </w:r>
            <w:r>
              <w:rPr>
                <w:rStyle w:val="ui-provider"/>
              </w:rPr>
              <w:t xml:space="preserve">“$00” </w:t>
            </w:r>
            <w:r w:rsidR="00DA0598">
              <w:rPr>
                <w:rStyle w:val="ui-provider"/>
              </w:rPr>
              <w:t>in</w:t>
            </w:r>
            <w:r>
              <w:rPr>
                <w:rStyle w:val="ui-provider"/>
              </w:rPr>
              <w:t xml:space="preserve"> the “DCDC_CALIB_CVN” PDU </w:t>
            </w:r>
            <w:r w:rsidR="00DA0598">
              <w:rPr>
                <w:rStyle w:val="ui-provider"/>
              </w:rPr>
              <w:t>for first 120 seconds after power on</w:t>
            </w:r>
          </w:p>
          <w:p w14:paraId="6387BF7D" w14:textId="6AFCB6EA" w:rsidR="00DA0598" w:rsidRDefault="00DA0598" w:rsidP="00DA0598">
            <w:pPr>
              <w:pStyle w:val="TableText"/>
              <w:numPr>
                <w:ilvl w:val="0"/>
                <w:numId w:val="42"/>
              </w:numPr>
              <w:tabs>
                <w:tab w:val="left" w:pos="5650"/>
              </w:tabs>
              <w:snapToGrid w:val="0"/>
              <w:spacing w:line="254" w:lineRule="auto"/>
              <w:rPr>
                <w:kern w:val="2"/>
                <w14:ligatures w14:val="standardContextual"/>
              </w:rPr>
            </w:pPr>
            <w:r>
              <w:rPr>
                <w:kern w:val="2"/>
                <w14:ligatures w14:val="standardContextual"/>
              </w:rPr>
              <w:t>Send calculated CVN after 120 seconds of power ON.</w:t>
            </w:r>
          </w:p>
        </w:tc>
      </w:tr>
      <w:tr w:rsidR="007D7DF3" w14:paraId="71580D1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87E504D" w14:textId="77777777" w:rsidR="007D7DF3" w:rsidRDefault="007D7DF3" w:rsidP="00535342">
            <w:pPr>
              <w:pStyle w:val="TableText"/>
              <w:snapToGrid w:val="0"/>
              <w:spacing w:line="254" w:lineRule="auto"/>
              <w:rPr>
                <w:kern w:val="2"/>
                <w14:ligatures w14:val="standardContextual"/>
              </w:rPr>
            </w:pPr>
            <w:r>
              <w:rPr>
                <w:kern w:val="2"/>
                <w14:ligatures w14:val="standardContextual"/>
              </w:rPr>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DB3E03" w14:textId="77777777" w:rsidR="007D7DF3" w:rsidRDefault="007D7DF3">
            <w:pPr>
              <w:pStyle w:val="TableText"/>
              <w:numPr>
                <w:ilvl w:val="0"/>
                <w:numId w:val="64"/>
              </w:numPr>
              <w:tabs>
                <w:tab w:val="left" w:pos="2060"/>
              </w:tabs>
              <w:snapToGrid w:val="0"/>
              <w:spacing w:line="254" w:lineRule="auto"/>
              <w:rPr>
                <w:rStyle w:val="normaltextrun"/>
              </w:rPr>
            </w:pPr>
            <w:r>
              <w:rPr>
                <w:rStyle w:val="normaltextrun"/>
              </w:rPr>
              <w:t>Reprogram the ECU</w:t>
            </w:r>
          </w:p>
          <w:p w14:paraId="25E6E118" w14:textId="77777777" w:rsidR="007D7DF3" w:rsidRDefault="007D7DF3">
            <w:pPr>
              <w:pStyle w:val="TableText"/>
              <w:numPr>
                <w:ilvl w:val="0"/>
                <w:numId w:val="64"/>
              </w:numPr>
              <w:tabs>
                <w:tab w:val="left" w:pos="2060"/>
              </w:tabs>
              <w:snapToGrid w:val="0"/>
              <w:spacing w:line="254" w:lineRule="auto"/>
              <w:rPr>
                <w:rStyle w:val="normaltextrun"/>
              </w:rPr>
            </w:pPr>
            <w:r>
              <w:rPr>
                <w:rStyle w:val="normaltextrun"/>
              </w:rPr>
              <w:t>Set the “</w:t>
            </w:r>
            <w:r>
              <w:rPr>
                <w:rStyle w:val="ui-provider"/>
              </w:rPr>
              <w:t xml:space="preserve">DCDC_CALIB_CVN” </w:t>
            </w:r>
            <w:r>
              <w:rPr>
                <w:rStyle w:val="normaltextrun"/>
              </w:rPr>
              <w:t>PDU value to $00</w:t>
            </w:r>
          </w:p>
          <w:p w14:paraId="188A4819" w14:textId="77777777" w:rsidR="007D7DF3" w:rsidRDefault="007D7DF3">
            <w:pPr>
              <w:pStyle w:val="TableText"/>
              <w:numPr>
                <w:ilvl w:val="0"/>
                <w:numId w:val="64"/>
              </w:numPr>
              <w:tabs>
                <w:tab w:val="left" w:pos="2060"/>
              </w:tabs>
              <w:snapToGrid w:val="0"/>
              <w:spacing w:line="254" w:lineRule="auto"/>
              <w:rPr>
                <w:rStyle w:val="normaltextrun"/>
              </w:rPr>
            </w:pPr>
            <w:r>
              <w:rPr>
                <w:rStyle w:val="normaltextrun"/>
              </w:rPr>
              <w:t>HVDCDC shall send “</w:t>
            </w:r>
            <w:r>
              <w:rPr>
                <w:rStyle w:val="ui-provider"/>
              </w:rPr>
              <w:t xml:space="preserve">DCDC_CALIB_CVN” </w:t>
            </w:r>
            <w:r>
              <w:rPr>
                <w:rStyle w:val="normaltextrun"/>
              </w:rPr>
              <w:t>PDU within 120s from reprogramming</w:t>
            </w:r>
          </w:p>
          <w:p w14:paraId="25560DB1" w14:textId="0BFCAB58" w:rsidR="00DA0598" w:rsidRDefault="00DA0598">
            <w:pPr>
              <w:pStyle w:val="TableText"/>
              <w:numPr>
                <w:ilvl w:val="0"/>
                <w:numId w:val="64"/>
              </w:numPr>
              <w:tabs>
                <w:tab w:val="left" w:pos="2060"/>
              </w:tabs>
              <w:snapToGrid w:val="0"/>
              <w:spacing w:line="254" w:lineRule="auto"/>
              <w:rPr>
                <w:rStyle w:val="normaltextrun"/>
              </w:rPr>
            </w:pPr>
            <w:r>
              <w:rPr>
                <w:kern w:val="2"/>
                <w14:ligatures w14:val="standardContextual"/>
              </w:rPr>
              <w:t>Send calculated CVN after 120 seconds of power ON.</w:t>
            </w:r>
          </w:p>
        </w:tc>
      </w:tr>
      <w:tr w:rsidR="007D7DF3" w14:paraId="363A488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9FA8092" w14:textId="77777777" w:rsidR="007D7DF3" w:rsidRDefault="007D7DF3" w:rsidP="00535342">
            <w:pPr>
              <w:pStyle w:val="TableText"/>
              <w:snapToGrid w:val="0"/>
              <w:spacing w:line="254" w:lineRule="auto"/>
            </w:pPr>
            <w:r>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2345D0" w14:textId="77777777" w:rsidR="007D7DF3" w:rsidRDefault="007D7DF3" w:rsidP="00535342">
            <w:pPr>
              <w:pStyle w:val="TableText"/>
              <w:snapToGrid w:val="0"/>
              <w:spacing w:line="254" w:lineRule="auto"/>
              <w:rPr>
                <w:kern w:val="2"/>
                <w14:ligatures w14:val="standardContextual"/>
              </w:rPr>
            </w:pPr>
            <w:r>
              <w:rPr>
                <w:kern w:val="2"/>
                <w14:ligatures w14:val="standardContextual"/>
              </w:rPr>
              <w:t>No such mandatory fields are applicable.</w:t>
            </w:r>
          </w:p>
        </w:tc>
      </w:tr>
      <w:tr w:rsidR="007D7DF3" w14:paraId="3022BB6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4FD4891" w14:textId="77777777" w:rsidR="007D7DF3" w:rsidRDefault="007D7DF3" w:rsidP="00535342">
            <w:pPr>
              <w:pStyle w:val="TableText"/>
              <w:snapToGrid w:val="0"/>
              <w:spacing w:line="254" w:lineRule="auto"/>
              <w:rPr>
                <w:kern w:val="2"/>
                <w14:ligatures w14:val="standardContextual"/>
              </w:rPr>
            </w:pPr>
            <w:r>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D5E79A" w14:textId="77777777" w:rsidR="007D7DF3" w:rsidRDefault="007D7DF3" w:rsidP="00535342">
            <w:pPr>
              <w:pStyle w:val="TableText"/>
              <w:snapToGrid w:val="0"/>
              <w:spacing w:line="254" w:lineRule="auto"/>
              <w:rPr>
                <w:kern w:val="2"/>
                <w14:ligatures w14:val="standardContextual"/>
              </w:rPr>
            </w:pPr>
            <w:r>
              <w:rPr>
                <w:kern w:val="2"/>
                <w14:ligatures w14:val="standardContextual"/>
              </w:rPr>
              <w:t>Pre-Loaded is CVN stored in Dflash</w:t>
            </w:r>
          </w:p>
        </w:tc>
      </w:tr>
      <w:tr w:rsidR="007D7DF3" w14:paraId="0D08B00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F7C9B63" w14:textId="77777777" w:rsidR="007D7DF3" w:rsidRDefault="007D7DF3" w:rsidP="00535342">
            <w:pPr>
              <w:pStyle w:val="TableText"/>
              <w:snapToGrid w:val="0"/>
              <w:spacing w:line="254" w:lineRule="auto"/>
              <w:rPr>
                <w:kern w:val="2"/>
                <w14:ligatures w14:val="standardContextual"/>
              </w:rPr>
            </w:pPr>
            <w:r>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62028D" w14:textId="77777777" w:rsidR="007D7DF3" w:rsidRDefault="007D7DF3" w:rsidP="00535342">
            <w:pPr>
              <w:pStyle w:val="TableText"/>
              <w:snapToGrid w:val="0"/>
              <w:spacing w:line="254" w:lineRule="auto"/>
              <w:rPr>
                <w:kern w:val="2"/>
                <w14:ligatures w14:val="standardContextual"/>
              </w:rPr>
            </w:pPr>
            <w:r>
              <w:rPr>
                <w:kern w:val="2"/>
                <w:szCs w:val="20"/>
                <w14:ligatures w14:val="standardContextual"/>
              </w:rPr>
              <w:t>Default value is same as Pre-Loaded value</w:t>
            </w:r>
          </w:p>
        </w:tc>
      </w:tr>
      <w:tr w:rsidR="007D7DF3" w14:paraId="0404475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1566127" w14:textId="77777777" w:rsidR="007D7DF3" w:rsidRDefault="007D7DF3" w:rsidP="00535342">
            <w:pPr>
              <w:pStyle w:val="TableText"/>
              <w:snapToGrid w:val="0"/>
              <w:spacing w:line="254" w:lineRule="auto"/>
              <w:rPr>
                <w:kern w:val="2"/>
                <w14:ligatures w14:val="standardContextual"/>
              </w:rPr>
            </w:pPr>
            <w:r>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D9CFC4" w14:textId="77777777" w:rsidR="007D7DF3" w:rsidRDefault="007D7DF3" w:rsidP="00535342">
            <w:pPr>
              <w:pStyle w:val="TableText"/>
              <w:snapToGrid w:val="0"/>
              <w:spacing w:line="254" w:lineRule="auto"/>
              <w:rPr>
                <w:kern w:val="2"/>
                <w14:ligatures w14:val="standardContextual"/>
              </w:rPr>
            </w:pPr>
            <w:r>
              <w:rPr>
                <w:kern w:val="2"/>
                <w:szCs w:val="20"/>
                <w14:ligatures w14:val="standardContextual"/>
              </w:rPr>
              <w:t>Valid range value is required.</w:t>
            </w:r>
          </w:p>
        </w:tc>
      </w:tr>
      <w:tr w:rsidR="007D7DF3" w14:paraId="1FAB6C7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331330A" w14:textId="77777777" w:rsidR="007D7DF3" w:rsidRDefault="007D7DF3" w:rsidP="00535342">
            <w:pPr>
              <w:pStyle w:val="TableText"/>
              <w:snapToGrid w:val="0"/>
              <w:spacing w:line="254" w:lineRule="auto"/>
              <w:rPr>
                <w:kern w:val="2"/>
                <w14:ligatures w14:val="standardContextual"/>
              </w:rPr>
            </w:pPr>
            <w:r>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7FD217" w14:textId="77777777" w:rsidR="007D7DF3" w:rsidRDefault="007D7DF3" w:rsidP="00535342">
            <w:pPr>
              <w:pStyle w:val="TableText"/>
              <w:snapToGrid w:val="0"/>
              <w:spacing w:line="254" w:lineRule="auto"/>
              <w:rPr>
                <w:kern w:val="2"/>
                <w14:ligatures w14:val="standardContextual"/>
              </w:rPr>
            </w:pPr>
            <w:r>
              <w:rPr>
                <w:kern w:val="2"/>
                <w:szCs w:val="20"/>
                <w14:ligatures w14:val="standardContextual"/>
              </w:rPr>
              <w:t>Data latency period is not applicable</w:t>
            </w:r>
          </w:p>
        </w:tc>
      </w:tr>
      <w:tr w:rsidR="007D7DF3" w14:paraId="79C2F5C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E6CB5E0" w14:textId="77777777" w:rsidR="007D7DF3" w:rsidRDefault="007D7DF3" w:rsidP="00535342">
            <w:pPr>
              <w:pStyle w:val="TableText"/>
              <w:snapToGrid w:val="0"/>
              <w:spacing w:line="254" w:lineRule="auto"/>
              <w:rPr>
                <w:kern w:val="2"/>
                <w14:ligatures w14:val="standardContextual"/>
              </w:rPr>
            </w:pPr>
            <w:r>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A0A88" w14:textId="77777777" w:rsidR="007D7DF3" w:rsidRDefault="007D7DF3" w:rsidP="00535342">
            <w:pPr>
              <w:pStyle w:val="TableText"/>
              <w:snapToGrid w:val="0"/>
              <w:spacing w:line="254" w:lineRule="auto"/>
              <w:rPr>
                <w:kern w:val="2"/>
                <w14:ligatures w14:val="standardContextual"/>
              </w:rPr>
            </w:pPr>
            <w:r>
              <w:rPr>
                <w:kern w:val="2"/>
                <w:szCs w:val="20"/>
                <w14:ligatures w14:val="standardContextual"/>
              </w:rPr>
              <w:t>Data Retention period is the key cycle.</w:t>
            </w:r>
          </w:p>
        </w:tc>
      </w:tr>
      <w:tr w:rsidR="007D7DF3" w14:paraId="604EDEF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75BF151" w14:textId="77777777" w:rsidR="007D7DF3" w:rsidRDefault="007D7DF3" w:rsidP="00535342">
            <w:pPr>
              <w:pStyle w:val="TableText"/>
              <w:snapToGrid w:val="0"/>
              <w:spacing w:line="254" w:lineRule="auto"/>
              <w:rPr>
                <w:kern w:val="2"/>
                <w14:ligatures w14:val="standardContextual"/>
              </w:rPr>
            </w:pPr>
            <w:r>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458D6A" w14:textId="77777777" w:rsidR="007D7DF3" w:rsidRDefault="007D7DF3" w:rsidP="00535342">
            <w:pPr>
              <w:pStyle w:val="TableText"/>
              <w:spacing w:line="254" w:lineRule="auto"/>
              <w:rPr>
                <w:kern w:val="2"/>
                <w14:ligatures w14:val="standardContextual"/>
              </w:rPr>
            </w:pPr>
            <w:r>
              <w:rPr>
                <w:kern w:val="2"/>
                <w:szCs w:val="20"/>
                <w14:ligatures w14:val="standardContextual"/>
              </w:rPr>
              <w:t>Data rate is not applicable.</w:t>
            </w:r>
            <w:r>
              <w:rPr>
                <w:kern w:val="2"/>
                <w14:ligatures w14:val="standardContextual"/>
              </w:rPr>
              <w:t xml:space="preserve"> </w:t>
            </w:r>
          </w:p>
        </w:tc>
      </w:tr>
      <w:tr w:rsidR="007D7DF3" w14:paraId="719EE1B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CCBAFAC" w14:textId="77777777" w:rsidR="007D7DF3" w:rsidRDefault="007D7DF3" w:rsidP="00535342">
            <w:pPr>
              <w:pStyle w:val="TableText"/>
              <w:snapToGrid w:val="0"/>
              <w:spacing w:line="254" w:lineRule="auto"/>
              <w:rPr>
                <w:kern w:val="2"/>
                <w14:ligatures w14:val="standardContextual"/>
              </w:rPr>
            </w:pPr>
            <w:r>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1F3772" w14:textId="77777777" w:rsidR="007D7DF3" w:rsidRDefault="007D7DF3" w:rsidP="00535342">
            <w:pPr>
              <w:pStyle w:val="TableText"/>
              <w:spacing w:line="254" w:lineRule="auto"/>
              <w:rPr>
                <w:kern w:val="2"/>
                <w14:ligatures w14:val="standardContextual"/>
              </w:rPr>
            </w:pPr>
            <w:r>
              <w:rPr>
                <w:kern w:val="2"/>
                <w:szCs w:val="20"/>
                <w14:ligatures w14:val="standardContextual"/>
              </w:rPr>
              <w:t>External event is not required.</w:t>
            </w:r>
          </w:p>
        </w:tc>
      </w:tr>
      <w:tr w:rsidR="007D7DF3" w14:paraId="5CE1DFD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745E006" w14:textId="77777777" w:rsidR="007D7DF3" w:rsidRDefault="007D7DF3" w:rsidP="00535342">
            <w:pPr>
              <w:pStyle w:val="TableText"/>
              <w:snapToGrid w:val="0"/>
              <w:spacing w:line="254" w:lineRule="auto"/>
              <w:rPr>
                <w:kern w:val="2"/>
                <w14:ligatures w14:val="standardContextual"/>
              </w:rPr>
            </w:pPr>
            <w:r>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B04F5F" w14:textId="77777777" w:rsidR="007D7DF3" w:rsidRDefault="007D7DF3" w:rsidP="00535342">
            <w:pPr>
              <w:pStyle w:val="TableText"/>
              <w:spacing w:line="254" w:lineRule="auto"/>
              <w:rPr>
                <w:kern w:val="2"/>
                <w14:ligatures w14:val="standardContextual"/>
              </w:rPr>
            </w:pPr>
            <w:r>
              <w:rPr>
                <w:kern w:val="2"/>
                <w:szCs w:val="20"/>
                <w14:ligatures w14:val="standardContextual"/>
              </w:rPr>
              <w:t>Temporal event is not applicable.</w:t>
            </w:r>
          </w:p>
        </w:tc>
      </w:tr>
      <w:tr w:rsidR="007D7DF3" w14:paraId="596949D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054AC91" w14:textId="77777777" w:rsidR="007D7DF3" w:rsidRDefault="007D7DF3" w:rsidP="00535342">
            <w:pPr>
              <w:pStyle w:val="TableText"/>
              <w:snapToGrid w:val="0"/>
              <w:spacing w:line="254" w:lineRule="auto"/>
              <w:rPr>
                <w:kern w:val="2"/>
                <w14:ligatures w14:val="standardContextual"/>
              </w:rPr>
            </w:pPr>
            <w:r>
              <w:rPr>
                <w:kern w:val="2"/>
                <w14:ligatures w14:val="standardContextual"/>
              </w:rPr>
              <w:t xml:space="preserve">Validation Rules/ </w:t>
            </w:r>
          </w:p>
          <w:p w14:paraId="2B6D2DBD" w14:textId="77777777" w:rsidR="007D7DF3" w:rsidRDefault="007D7DF3" w:rsidP="00535342">
            <w:pPr>
              <w:pStyle w:val="TableText"/>
              <w:snapToGrid w:val="0"/>
              <w:spacing w:line="254" w:lineRule="auto"/>
              <w:rPr>
                <w:kern w:val="2"/>
                <w:vertAlign w:val="superscript"/>
                <w14:ligatures w14:val="standardContextual"/>
              </w:rPr>
            </w:pPr>
            <w:r>
              <w:rPr>
                <w:kern w:val="2"/>
                <w14:ligatures w14:val="standardContextual"/>
              </w:rPr>
              <w:t>Verification criteria</w:t>
            </w:r>
            <w:r>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807731" w14:textId="4619588D" w:rsidR="007D7DF3" w:rsidRDefault="007D7DF3" w:rsidP="00535342">
            <w:pPr>
              <w:pStyle w:val="TableText"/>
              <w:snapToGrid w:val="0"/>
              <w:spacing w:line="254" w:lineRule="auto"/>
              <w:rPr>
                <w:i/>
                <w:iCs/>
                <w:kern w:val="2"/>
                <w14:ligatures w14:val="standardContextual"/>
              </w:rPr>
            </w:pPr>
            <w:r>
              <w:t xml:space="preserve">Verify that </w:t>
            </w:r>
            <w:r w:rsidR="00DA0598">
              <w:t xml:space="preserve">the CVN values shall be “00” in </w:t>
            </w:r>
            <w:r>
              <w:t>“</w:t>
            </w:r>
            <w:r>
              <w:rPr>
                <w:rStyle w:val="ui-provider"/>
              </w:rPr>
              <w:t>DCDC_CALIB_CVN” PDU received on CANanalyzer within 120s from ECU reprogramming</w:t>
            </w:r>
          </w:p>
        </w:tc>
      </w:tr>
      <w:tr w:rsidR="007D7DF3" w14:paraId="32F71CB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3743DD42" w14:textId="77777777" w:rsidR="007D7DF3" w:rsidRDefault="007D7DF3" w:rsidP="00535342">
            <w:pPr>
              <w:pStyle w:val="TableText"/>
              <w:snapToGrid w:val="0"/>
              <w:spacing w:line="254" w:lineRule="auto"/>
              <w:rPr>
                <w:kern w:val="2"/>
                <w14:ligatures w14:val="standardContextual"/>
              </w:rPr>
            </w:pPr>
            <w:r>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8C005F" w14:textId="77777777" w:rsidR="007D7DF3" w:rsidRDefault="007D7DF3" w:rsidP="00535342">
            <w:pPr>
              <w:pStyle w:val="TableText"/>
              <w:snapToGrid w:val="0"/>
              <w:spacing w:line="254" w:lineRule="auto"/>
              <w:rPr>
                <w:kern w:val="2"/>
                <w14:ligatures w14:val="standardContextual"/>
              </w:rPr>
            </w:pPr>
            <w:r>
              <w:rPr>
                <w:kern w:val="2"/>
                <w:szCs w:val="20"/>
                <w14:ligatures w14:val="standardContextual"/>
              </w:rPr>
              <w:t>Constraints are not applicable.</w:t>
            </w:r>
          </w:p>
        </w:tc>
      </w:tr>
      <w:tr w:rsidR="007D7DF3" w14:paraId="1AFB9C98"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D15A160" w14:textId="77777777" w:rsidR="007D7DF3" w:rsidRDefault="007D7DF3" w:rsidP="00535342">
            <w:pPr>
              <w:pStyle w:val="TableText"/>
              <w:snapToGrid w:val="0"/>
              <w:spacing w:line="254" w:lineRule="auto"/>
              <w:rPr>
                <w:kern w:val="2"/>
                <w14:ligatures w14:val="standardContextual"/>
              </w:rPr>
            </w:pPr>
            <w:r>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DCB43E" w14:textId="77777777" w:rsidR="007D7DF3" w:rsidRDefault="007D7DF3" w:rsidP="00535342">
            <w:pPr>
              <w:pStyle w:val="TableText"/>
              <w:snapToGrid w:val="0"/>
              <w:spacing w:line="254" w:lineRule="auto"/>
              <w:rPr>
                <w:kern w:val="2"/>
                <w14:ligatures w14:val="standardContextual"/>
              </w:rPr>
            </w:pPr>
            <w:r>
              <w:rPr>
                <w:kern w:val="2"/>
                <w:szCs w:val="20"/>
                <w14:ligatures w14:val="standardContextual"/>
              </w:rPr>
              <w:t>No effects on other system</w:t>
            </w:r>
          </w:p>
        </w:tc>
      </w:tr>
      <w:tr w:rsidR="007D7DF3" w14:paraId="71629307"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1B3468A" w14:textId="77777777" w:rsidR="007D7DF3" w:rsidRDefault="007D7DF3" w:rsidP="00535342">
            <w:pPr>
              <w:pStyle w:val="TableText"/>
              <w:snapToGrid w:val="0"/>
              <w:spacing w:line="254" w:lineRule="auto"/>
              <w:rPr>
                <w:kern w:val="2"/>
                <w14:ligatures w14:val="standardContextual"/>
              </w:rPr>
            </w:pPr>
            <w:r>
              <w:rPr>
                <w:kern w:val="2"/>
                <w14:ligatures w14:val="standardContextual"/>
              </w:rPr>
              <w:lastRenderedPageBreak/>
              <w:t>Testability with respect to test environment</w:t>
            </w:r>
          </w:p>
          <w:p w14:paraId="15A5F560" w14:textId="77777777" w:rsidR="007D7DF3" w:rsidRDefault="007D7DF3" w:rsidP="00535342">
            <w:pPr>
              <w:pStyle w:val="TableText"/>
              <w:spacing w:line="254" w:lineRule="auto"/>
              <w:rPr>
                <w:kern w:val="2"/>
                <w14:ligatures w14:val="standardContextual"/>
              </w:rPr>
            </w:pPr>
            <w:r>
              <w:rPr>
                <w:kern w:val="2"/>
                <w14:ligatures w14:val="standardContextual"/>
              </w:rPr>
              <w:t>(Yes/No)</w:t>
            </w:r>
          </w:p>
          <w:p w14:paraId="1AC3242B" w14:textId="77777777" w:rsidR="007D7DF3" w:rsidRDefault="007D7DF3" w:rsidP="00535342">
            <w:pPr>
              <w:pStyle w:val="TableText"/>
              <w:spacing w:line="254" w:lineRule="auto"/>
              <w:rPr>
                <w:kern w:val="2"/>
                <w14:ligatures w14:val="standardContextual"/>
              </w:rPr>
            </w:pPr>
            <w:r>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4F3341" w14:textId="77777777" w:rsidR="007D7DF3" w:rsidRDefault="007D7DF3" w:rsidP="00535342">
            <w:pPr>
              <w:pStyle w:val="TableText"/>
              <w:snapToGrid w:val="0"/>
              <w:spacing w:line="256" w:lineRule="auto"/>
              <w:rPr>
                <w:kern w:val="2"/>
                <w14:ligatures w14:val="standardContextual"/>
              </w:rPr>
            </w:pPr>
            <w:r>
              <w:rPr>
                <w:kern w:val="2"/>
                <w14:ligatures w14:val="standardContextual"/>
              </w:rPr>
              <w:t>YES</w:t>
            </w:r>
          </w:p>
          <w:p w14:paraId="386E0FD8" w14:textId="77777777" w:rsidR="007D7DF3" w:rsidRDefault="007D7DF3" w:rsidP="00535342">
            <w:pPr>
              <w:pStyle w:val="TableText"/>
              <w:snapToGrid w:val="0"/>
              <w:spacing w:line="254" w:lineRule="auto"/>
              <w:rPr>
                <w:kern w:val="2"/>
                <w14:ligatures w14:val="standardContextual"/>
              </w:rPr>
            </w:pPr>
          </w:p>
        </w:tc>
      </w:tr>
      <w:tr w:rsidR="007D7DF3" w14:paraId="164229C0"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6DAF7145" w14:textId="77777777" w:rsidR="007D7DF3" w:rsidRDefault="007D7DF3" w:rsidP="00535342">
            <w:pPr>
              <w:pStyle w:val="TableText"/>
              <w:snapToGrid w:val="0"/>
              <w:spacing w:line="254" w:lineRule="auto"/>
              <w:rPr>
                <w:kern w:val="2"/>
                <w14:ligatures w14:val="standardContextual"/>
              </w:rPr>
            </w:pPr>
            <w:r>
              <w:rPr>
                <w:kern w:val="2"/>
                <w14:ligatures w14:val="standardContextual"/>
              </w:rPr>
              <w:t>Feasible within project constraints</w:t>
            </w:r>
          </w:p>
          <w:p w14:paraId="7E995C79" w14:textId="77777777" w:rsidR="007D7DF3" w:rsidRDefault="007D7DF3" w:rsidP="00535342">
            <w:pPr>
              <w:pStyle w:val="TableText"/>
              <w:snapToGrid w:val="0"/>
              <w:spacing w:line="254" w:lineRule="auto"/>
              <w:rPr>
                <w:kern w:val="2"/>
                <w14:ligatures w14:val="standardContextual"/>
              </w:rPr>
            </w:pPr>
            <w:r>
              <w:rPr>
                <w:kern w:val="2"/>
                <w14:ligatures w14:val="standardContextual"/>
              </w:rPr>
              <w:t>(Yes/No)</w:t>
            </w:r>
          </w:p>
          <w:p w14:paraId="5C7D8A43" w14:textId="77777777" w:rsidR="007D7DF3" w:rsidRDefault="007D7DF3" w:rsidP="00535342">
            <w:pPr>
              <w:pStyle w:val="TableText"/>
              <w:snapToGrid w:val="0"/>
              <w:spacing w:line="254" w:lineRule="auto"/>
              <w:rPr>
                <w:kern w:val="2"/>
                <w14:ligatures w14:val="standardContextual"/>
              </w:rPr>
            </w:pPr>
            <w:r>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2E135D" w14:textId="77777777" w:rsidR="007D7DF3" w:rsidRDefault="007D7DF3" w:rsidP="00535342">
            <w:pPr>
              <w:pStyle w:val="TableText"/>
              <w:snapToGrid w:val="0"/>
              <w:spacing w:line="256" w:lineRule="auto"/>
              <w:rPr>
                <w:kern w:val="2"/>
                <w14:ligatures w14:val="standardContextual"/>
              </w:rPr>
            </w:pPr>
            <w:r>
              <w:rPr>
                <w:kern w:val="2"/>
                <w14:ligatures w14:val="standardContextual"/>
              </w:rPr>
              <w:t>YES</w:t>
            </w:r>
          </w:p>
          <w:p w14:paraId="1DA9CDA0" w14:textId="77777777" w:rsidR="007D7DF3" w:rsidRDefault="007D7DF3" w:rsidP="00535342">
            <w:pPr>
              <w:pStyle w:val="TableText"/>
              <w:snapToGrid w:val="0"/>
              <w:spacing w:line="254" w:lineRule="auto"/>
              <w:rPr>
                <w:i/>
                <w:iCs/>
                <w:kern w:val="2"/>
                <w14:ligatures w14:val="standardContextual"/>
              </w:rPr>
            </w:pPr>
          </w:p>
        </w:tc>
      </w:tr>
      <w:tr w:rsidR="007D7DF3" w14:paraId="108134E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3486E31" w14:textId="77777777" w:rsidR="007D7DF3" w:rsidRDefault="007D7DF3" w:rsidP="00535342">
            <w:pPr>
              <w:pStyle w:val="TableText"/>
              <w:snapToGrid w:val="0"/>
              <w:spacing w:line="254" w:lineRule="auto"/>
              <w:rPr>
                <w:kern w:val="2"/>
                <w14:ligatures w14:val="standardContextual"/>
              </w:rPr>
            </w:pPr>
            <w:r>
              <w:rPr>
                <w:kern w:val="2"/>
                <w14:ligatures w14:val="standardContextual"/>
              </w:rPr>
              <w:t>Critical</w:t>
            </w:r>
          </w:p>
          <w:p w14:paraId="0CB7ED33" w14:textId="77777777" w:rsidR="007D7DF3" w:rsidRDefault="007D7DF3" w:rsidP="00535342">
            <w:pPr>
              <w:pStyle w:val="TableText"/>
              <w:snapToGrid w:val="0"/>
              <w:spacing w:line="254" w:lineRule="auto"/>
              <w:rPr>
                <w:kern w:val="2"/>
                <w14:ligatures w14:val="standardContextual"/>
              </w:rPr>
            </w:pPr>
            <w:r>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137521" w14:textId="77777777" w:rsidR="007D7DF3" w:rsidRDefault="007D7DF3" w:rsidP="00535342">
            <w:pPr>
              <w:pStyle w:val="TableText"/>
              <w:snapToGrid w:val="0"/>
              <w:spacing w:line="254" w:lineRule="auto"/>
              <w:rPr>
                <w:kern w:val="2"/>
                <w14:ligatures w14:val="standardContextual"/>
              </w:rPr>
            </w:pPr>
            <w:r>
              <w:rPr>
                <w:kern w:val="2"/>
                <w14:ligatures w14:val="standardContextual"/>
              </w:rPr>
              <w:t>YES</w:t>
            </w:r>
          </w:p>
        </w:tc>
      </w:tr>
    </w:tbl>
    <w:p w14:paraId="1741FDC6" w14:textId="77777777" w:rsidR="002E5DA5" w:rsidRDefault="002E5DA5" w:rsidP="00A55B53">
      <w:pPr>
        <w:rPr>
          <w:lang w:bidi="ar-EG"/>
        </w:rPr>
      </w:pPr>
    </w:p>
    <w:p w14:paraId="04EDE485" w14:textId="77777777" w:rsidR="002E5DA5" w:rsidRPr="00123177" w:rsidRDefault="002E5DA5" w:rsidP="00A55B53">
      <w:pPr>
        <w:rPr>
          <w:lang w:bidi="ar-EG"/>
        </w:rPr>
      </w:pPr>
    </w:p>
    <w:p w14:paraId="1DA51D81" w14:textId="77777777" w:rsidR="00A55B53" w:rsidRPr="00123177" w:rsidRDefault="00A55B53" w:rsidP="00A55B53">
      <w:pPr>
        <w:pStyle w:val="Heading4"/>
      </w:pPr>
      <w:bookmarkStart w:id="232" w:name="_Toc162140781"/>
      <w:r w:rsidRPr="00123177">
        <w:t>Diagnostic Services</w:t>
      </w:r>
      <w:bookmarkEnd w:id="232"/>
    </w:p>
    <w:p w14:paraId="62699396" w14:textId="77777777" w:rsidR="00A55B53" w:rsidRPr="00123177" w:rsidRDefault="00A55B53" w:rsidP="00A55B53">
      <w:pPr>
        <w:pStyle w:val="Heading5"/>
      </w:pPr>
      <w:r w:rsidRPr="00123177">
        <w:t>Requirement to renew its OBD diagnosis results.</w:t>
      </w:r>
    </w:p>
    <w:p w14:paraId="074FC467" w14:textId="77777777" w:rsidR="00A55B53" w:rsidRPr="00123177" w:rsidRDefault="00A55B53" w:rsidP="00A55B53"/>
    <w:tbl>
      <w:tblPr>
        <w:tblW w:w="9525" w:type="dxa"/>
        <w:tblInd w:w="108" w:type="dxa"/>
        <w:tblLayout w:type="fixed"/>
        <w:tblLook w:val="04A0" w:firstRow="1" w:lastRow="0" w:firstColumn="1" w:lastColumn="0" w:noHBand="0" w:noVBand="1"/>
      </w:tblPr>
      <w:tblGrid>
        <w:gridCol w:w="1921"/>
        <w:gridCol w:w="7604"/>
      </w:tblGrid>
      <w:tr w:rsidR="00A55B53" w:rsidRPr="00123177" w14:paraId="373734C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hideMark/>
          </w:tcPr>
          <w:p w14:paraId="1A2E4DE8" w14:textId="77777777" w:rsidR="00A55B53" w:rsidRPr="00123177" w:rsidRDefault="00A55B53" w:rsidP="00535342">
            <w:pPr>
              <w:pStyle w:val="TableColumnTitle"/>
              <w:snapToGrid w:val="0"/>
              <w:spacing w:line="252" w:lineRule="auto"/>
              <w:rPr>
                <w:kern w:val="2"/>
                <w14:ligatures w14:val="standardContextual"/>
              </w:rPr>
            </w:pPr>
            <w:r w:rsidRPr="00123177">
              <w:rPr>
                <w:kern w:val="2"/>
                <w14:ligatures w14:val="standardContextual"/>
              </w:rPr>
              <w:t>Term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D6F7061" w14:textId="77777777" w:rsidR="00A55B53" w:rsidRPr="00123177" w:rsidRDefault="00A55B53" w:rsidP="00535342">
            <w:pPr>
              <w:pStyle w:val="TableColumnTitle"/>
              <w:snapToGrid w:val="0"/>
              <w:spacing w:line="252" w:lineRule="auto"/>
              <w:rPr>
                <w:kern w:val="2"/>
                <w14:ligatures w14:val="standardContextual"/>
              </w:rPr>
            </w:pPr>
            <w:r w:rsidRPr="00123177">
              <w:rPr>
                <w:kern w:val="2"/>
                <w14:ligatures w14:val="standardContextual"/>
              </w:rPr>
              <w:t>Description</w:t>
            </w:r>
          </w:p>
        </w:tc>
      </w:tr>
      <w:tr w:rsidR="00A55B53" w:rsidRPr="00123177" w14:paraId="550FA020"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BF13DD0"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DD4E3F" w14:textId="77777777" w:rsidR="00A55B53" w:rsidRPr="00123177" w:rsidRDefault="00A55B53" w:rsidP="00535342">
            <w:pPr>
              <w:snapToGrid w:val="0"/>
            </w:pPr>
            <w:r w:rsidRPr="00123177">
              <w:rPr>
                <w:rFonts w:eastAsia="Arial"/>
                <w:color w:val="000000" w:themeColor="text1"/>
                <w:szCs w:val="20"/>
              </w:rPr>
              <w:t>SWRS_OBD_28</w:t>
            </w:r>
          </w:p>
        </w:tc>
      </w:tr>
      <w:tr w:rsidR="00A55B53" w:rsidRPr="00123177" w14:paraId="4BF82D9C"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37ED247" w14:textId="77777777" w:rsidR="00A55B53" w:rsidRPr="00123177" w:rsidRDefault="00A55B53" w:rsidP="00535342">
            <w:pPr>
              <w:pStyle w:val="TableText"/>
              <w:spacing w:line="252" w:lineRule="auto"/>
              <w:rPr>
                <w:kern w:val="2"/>
                <w14:ligatures w14:val="standardContextual"/>
              </w:rPr>
            </w:pPr>
            <w:r w:rsidRPr="00123177">
              <w:rPr>
                <w:kern w:val="2"/>
                <w14:ligatures w14:val="standardContextual"/>
              </w:rPr>
              <w:t>Customer Req ID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55C1C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SDS18-DIA01-02-3093</w:t>
            </w:r>
          </w:p>
        </w:tc>
      </w:tr>
      <w:tr w:rsidR="00A55B53" w:rsidRPr="00123177" w14:paraId="0CECD92D"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AFAA19A"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Milestone</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1641F3"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C SAMPLE/PF3.0</w:t>
            </w:r>
          </w:p>
        </w:tc>
      </w:tr>
      <w:tr w:rsidR="00A55B53" w:rsidRPr="00123177" w14:paraId="3CCDDBC5" w14:textId="77777777" w:rsidTr="00535342">
        <w:trPr>
          <w:cantSplit/>
          <w:trHeight w:val="133"/>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5545B47" w14:textId="77777777" w:rsidR="00A55B53" w:rsidRPr="00123177" w:rsidRDefault="00A55B53" w:rsidP="00535342">
            <w:pPr>
              <w:pStyle w:val="TableText"/>
              <w:snapToGrid w:val="0"/>
              <w:spacing w:line="252" w:lineRule="auto"/>
              <w:rPr>
                <w:kern w:val="2"/>
                <w:vertAlign w:val="superscript"/>
                <w14:ligatures w14:val="standardContextual"/>
              </w:rPr>
            </w:pPr>
            <w:r w:rsidRPr="00123177">
              <w:rPr>
                <w:kern w:val="2"/>
                <w14:ligatures w14:val="standardContextual"/>
              </w:rPr>
              <w:t>Purpose</w:t>
            </w:r>
            <w:r w:rsidRPr="00123177">
              <w:rPr>
                <w:kern w:val="2"/>
                <w:vertAlign w:val="superscript"/>
                <w14:ligatures w14:val="standardContextual"/>
              </w:rPr>
              <w:t>1</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3E9B05" w14:textId="77777777" w:rsidR="00A55B53" w:rsidRPr="00123177" w:rsidRDefault="00A55B53" w:rsidP="00535342">
            <w:pPr>
              <w:snapToGrid w:val="0"/>
              <w:rPr>
                <w:rFonts w:eastAsia="Arial"/>
              </w:rPr>
            </w:pPr>
            <w:r w:rsidRPr="00123177">
              <w:rPr>
                <w:rFonts w:eastAsia="Arial"/>
              </w:rPr>
              <w:t>The HVHVDCDC shall renew its OBD diagnosis results in case ZC1_ObdMode4_Request CAN signal is 0x01.</w:t>
            </w:r>
          </w:p>
        </w:tc>
      </w:tr>
      <w:tr w:rsidR="00A55B53" w:rsidRPr="00123177" w14:paraId="4F28240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074DCF3"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 xml:space="preserve">Derived Requirement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4D1B96"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764E261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1FA2463"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Access Restrictions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52C4A2" w14:textId="77777777" w:rsidR="00A55B53" w:rsidRPr="00123177" w:rsidRDefault="00A55B53" w:rsidP="00535342">
            <w:pPr>
              <w:pStyle w:val="TableText"/>
              <w:snapToGrid w:val="0"/>
              <w:spacing w:line="252" w:lineRule="auto"/>
              <w:rPr>
                <w:kern w:val="2"/>
                <w14:ligatures w14:val="standardContextual"/>
              </w:rPr>
            </w:pPr>
            <w:r w:rsidRPr="00123177">
              <w:rPr>
                <w:rFonts w:eastAsia="Arial"/>
                <w:color w:val="000000" w:themeColor="text1"/>
                <w:kern w:val="2"/>
                <w:szCs w:val="20"/>
                <w14:ligatures w14:val="standardContextual"/>
              </w:rPr>
              <w:t>No Specific access restrictions is applicable.</w:t>
            </w:r>
          </w:p>
        </w:tc>
      </w:tr>
      <w:tr w:rsidR="00A55B53" w:rsidRPr="00123177" w14:paraId="6E574CE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F17EC6A" w14:textId="77777777" w:rsidR="00A55B53" w:rsidRPr="00123177" w:rsidRDefault="00A55B53" w:rsidP="00535342">
            <w:pPr>
              <w:pStyle w:val="TableText"/>
              <w:snapToGrid w:val="0"/>
              <w:spacing w:line="252" w:lineRule="auto"/>
              <w:rPr>
                <w:b/>
                <w:bCs/>
                <w:kern w:val="2"/>
                <w14:ligatures w14:val="standardContextual"/>
              </w:rPr>
            </w:pPr>
            <w:r w:rsidRPr="00123177">
              <w:rPr>
                <w:kern w:val="2"/>
                <w14:ligatures w14:val="standardContextual"/>
              </w:rPr>
              <w:t>Input(s)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D570DB" w14:textId="77777777" w:rsidR="00A55B53" w:rsidRPr="00123177" w:rsidRDefault="00A55B53" w:rsidP="00535342">
            <w:pPr>
              <w:pStyle w:val="TableText"/>
              <w:snapToGrid w:val="0"/>
              <w:spacing w:line="254" w:lineRule="auto"/>
              <w:rPr>
                <w:rFonts w:eastAsia="Arial"/>
                <w:color w:val="000000" w:themeColor="text1"/>
                <w:kern w:val="2"/>
                <w14:ligatures w14:val="standardContextual"/>
              </w:rPr>
            </w:pPr>
            <w:r w:rsidRPr="00123177">
              <w:rPr>
                <w:rFonts w:eastAsia="Arial"/>
              </w:rPr>
              <w:t>ZC1_ObdMode4_Request CAN signal received by 0x01 value.</w:t>
            </w:r>
          </w:p>
        </w:tc>
      </w:tr>
      <w:tr w:rsidR="00A55B53" w:rsidRPr="00123177" w14:paraId="5DD61D5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62F62B0" w14:textId="77777777" w:rsidR="00A55B53" w:rsidRPr="00123177" w:rsidRDefault="00A55B53" w:rsidP="00535342">
            <w:pPr>
              <w:pStyle w:val="TableText"/>
              <w:snapToGrid w:val="0"/>
              <w:spacing w:line="252" w:lineRule="auto"/>
              <w:rPr>
                <w:b/>
                <w:bCs/>
                <w:kern w:val="2"/>
                <w14:ligatures w14:val="standardContextual"/>
              </w:rPr>
            </w:pPr>
            <w:r w:rsidRPr="00123177">
              <w:rPr>
                <w:kern w:val="2"/>
                <w14:ligatures w14:val="standardContextual"/>
              </w:rPr>
              <w:t>Output(s)</w:t>
            </w:r>
            <w:r w:rsidRPr="00123177">
              <w:rPr>
                <w:b/>
                <w:bCs/>
                <w:kern w:val="2"/>
                <w14:ligatures w14:val="standardContextual"/>
              </w:rPr>
              <w:t xml:space="preserve">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E9C924" w14:textId="77777777" w:rsidR="00A55B53" w:rsidRPr="00123177" w:rsidRDefault="00A55B53" w:rsidP="00535342">
            <w:r w:rsidRPr="00123177">
              <w:t xml:space="preserve">DCDC shall refresh (renew) the OBD diagnosis results </w:t>
            </w:r>
          </w:p>
        </w:tc>
      </w:tr>
      <w:tr w:rsidR="00A55B53" w:rsidRPr="00123177" w14:paraId="286568E3"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A3002A5"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lastRenderedPageBreak/>
              <w:t>Process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E270B3" w14:textId="77777777" w:rsidR="00A55B53" w:rsidRPr="00123177" w:rsidRDefault="00A55B53">
            <w:pPr>
              <w:pStyle w:val="TableText"/>
              <w:numPr>
                <w:ilvl w:val="0"/>
                <w:numId w:val="56"/>
              </w:numPr>
              <w:tabs>
                <w:tab w:val="left" w:pos="2060"/>
              </w:tabs>
              <w:snapToGrid w:val="0"/>
              <w:spacing w:line="252" w:lineRule="auto"/>
              <w:ind w:left="383" w:hanging="270"/>
              <w:rPr>
                <w:rStyle w:val="normaltextrun"/>
              </w:rPr>
            </w:pPr>
            <w:r w:rsidRPr="00123177">
              <w:rPr>
                <w:rStyle w:val="normaltextrun"/>
                <w:kern w:val="2"/>
                <w14:ligatures w14:val="standardContextual"/>
              </w:rPr>
              <w:t>Establish the CAN communication.</w:t>
            </w:r>
          </w:p>
          <w:p w14:paraId="700A4722" w14:textId="77777777" w:rsidR="00A55B53" w:rsidRPr="00294B2E" w:rsidRDefault="00A55B53">
            <w:pPr>
              <w:pStyle w:val="TableText"/>
              <w:numPr>
                <w:ilvl w:val="0"/>
                <w:numId w:val="56"/>
              </w:numPr>
              <w:tabs>
                <w:tab w:val="left" w:pos="2060"/>
              </w:tabs>
              <w:snapToGrid w:val="0"/>
              <w:spacing w:line="252" w:lineRule="auto"/>
              <w:ind w:left="383" w:hanging="270"/>
              <w:rPr>
                <w:rStyle w:val="normaltextrun"/>
              </w:rPr>
            </w:pPr>
            <w:r w:rsidRPr="00123177">
              <w:rPr>
                <w:rFonts w:eastAsia="Arial"/>
              </w:rPr>
              <w:t>Set ZC1_ObdMode4_Request CAN signal with 0x01 through canalyzer</w:t>
            </w:r>
            <w:r w:rsidRPr="00123177">
              <w:rPr>
                <w:rStyle w:val="normaltextrun"/>
                <w:kern w:val="2"/>
                <w14:ligatures w14:val="standardContextual"/>
              </w:rPr>
              <w:t>.</w:t>
            </w:r>
          </w:p>
          <w:p w14:paraId="4377F1A9" w14:textId="5706CAF4" w:rsidR="00294B2E" w:rsidRPr="00123177" w:rsidRDefault="00294B2E">
            <w:pPr>
              <w:pStyle w:val="TableText"/>
              <w:numPr>
                <w:ilvl w:val="0"/>
                <w:numId w:val="56"/>
              </w:numPr>
              <w:tabs>
                <w:tab w:val="left" w:pos="2060"/>
              </w:tabs>
              <w:snapToGrid w:val="0"/>
              <w:spacing w:line="252" w:lineRule="auto"/>
              <w:ind w:left="383" w:hanging="270"/>
              <w:rPr>
                <w:rStyle w:val="normaltextrun"/>
              </w:rPr>
            </w:pPr>
            <w:r>
              <w:rPr>
                <w:rStyle w:val="normaltextrun"/>
              </w:rPr>
              <w:t xml:space="preserve">All </w:t>
            </w:r>
            <w:r w:rsidRPr="00123177">
              <w:rPr>
                <w:rFonts w:eastAsia="Arial"/>
              </w:rPr>
              <w:t>OBD diagnosis results</w:t>
            </w:r>
            <w:r>
              <w:rPr>
                <w:rFonts w:eastAsia="Arial"/>
              </w:rPr>
              <w:t xml:space="preserve"> shall be erased from NVM.</w:t>
            </w:r>
          </w:p>
          <w:p w14:paraId="0EFBEAC7" w14:textId="3D59D758" w:rsidR="00294B2E" w:rsidRPr="00294B2E" w:rsidRDefault="00294B2E">
            <w:pPr>
              <w:pStyle w:val="TableText"/>
              <w:numPr>
                <w:ilvl w:val="0"/>
                <w:numId w:val="56"/>
              </w:numPr>
              <w:tabs>
                <w:tab w:val="left" w:pos="2060"/>
              </w:tabs>
              <w:snapToGrid w:val="0"/>
              <w:spacing w:line="252" w:lineRule="auto"/>
              <w:ind w:left="383" w:hanging="270"/>
              <w:rPr>
                <w:rStyle w:val="normaltextrun"/>
              </w:rPr>
            </w:pPr>
            <w:r>
              <w:rPr>
                <w:rStyle w:val="normaltextrun"/>
                <w:kern w:val="2"/>
                <w14:ligatures w14:val="standardContextual"/>
              </w:rPr>
              <w:t xml:space="preserve">Recalculate and </w:t>
            </w:r>
            <w:r w:rsidR="00A55B53" w:rsidRPr="00123177">
              <w:rPr>
                <w:rStyle w:val="normaltextrun"/>
                <w:kern w:val="2"/>
                <w14:ligatures w14:val="standardContextual"/>
              </w:rPr>
              <w:t>Re</w:t>
            </w:r>
            <w:r>
              <w:rPr>
                <w:rStyle w:val="normaltextrun"/>
                <w:kern w:val="2"/>
                <w14:ligatures w14:val="standardContextual"/>
              </w:rPr>
              <w:t>new</w:t>
            </w:r>
            <w:r w:rsidR="00A55B53" w:rsidRPr="00123177">
              <w:rPr>
                <w:rStyle w:val="normaltextrun"/>
                <w:kern w:val="2"/>
                <w14:ligatures w14:val="standardContextual"/>
              </w:rPr>
              <w:t xml:space="preserve"> all OBD diagnosis </w:t>
            </w:r>
            <w:r>
              <w:rPr>
                <w:rStyle w:val="normaltextrun"/>
                <w:kern w:val="2"/>
                <w14:ligatures w14:val="standardContextual"/>
              </w:rPr>
              <w:t>result.</w:t>
            </w:r>
          </w:p>
          <w:p w14:paraId="45AD6FCF" w14:textId="1081E0ED" w:rsidR="00A55B53" w:rsidRPr="00294B2E" w:rsidRDefault="00294B2E">
            <w:pPr>
              <w:pStyle w:val="TableText"/>
              <w:numPr>
                <w:ilvl w:val="0"/>
                <w:numId w:val="56"/>
              </w:numPr>
              <w:tabs>
                <w:tab w:val="left" w:pos="2060"/>
              </w:tabs>
              <w:snapToGrid w:val="0"/>
              <w:spacing w:line="252" w:lineRule="auto"/>
              <w:ind w:left="383" w:hanging="270"/>
              <w:rPr>
                <w:rStyle w:val="normaltextrun"/>
              </w:rPr>
            </w:pPr>
            <w:r>
              <w:rPr>
                <w:rStyle w:val="normaltextrun"/>
                <w:kern w:val="2"/>
                <w14:ligatures w14:val="standardContextual"/>
              </w:rPr>
              <w:t xml:space="preserve">Store </w:t>
            </w:r>
            <w:r w:rsidRPr="00123177">
              <w:rPr>
                <w:rStyle w:val="normaltextrun"/>
                <w:kern w:val="2"/>
                <w14:ligatures w14:val="standardContextual"/>
              </w:rPr>
              <w:t xml:space="preserve">OBD diagnosis </w:t>
            </w:r>
            <w:r>
              <w:rPr>
                <w:rStyle w:val="normaltextrun"/>
                <w:kern w:val="2"/>
                <w14:ligatures w14:val="standardContextual"/>
              </w:rPr>
              <w:t>result into NVM</w:t>
            </w:r>
            <w:r w:rsidR="00A55B53" w:rsidRPr="00123177">
              <w:rPr>
                <w:rStyle w:val="normaltextrun"/>
                <w:kern w:val="2"/>
                <w14:ligatures w14:val="standardContextual"/>
              </w:rPr>
              <w:t>.</w:t>
            </w:r>
          </w:p>
          <w:p w14:paraId="5557E7D3" w14:textId="379CFE18" w:rsidR="00294B2E" w:rsidRPr="00123177" w:rsidRDefault="00294B2E">
            <w:pPr>
              <w:pStyle w:val="TableText"/>
              <w:numPr>
                <w:ilvl w:val="0"/>
                <w:numId w:val="56"/>
              </w:numPr>
              <w:tabs>
                <w:tab w:val="left" w:pos="2060"/>
              </w:tabs>
              <w:snapToGrid w:val="0"/>
              <w:spacing w:line="252" w:lineRule="auto"/>
              <w:ind w:left="383" w:hanging="270"/>
              <w:rPr>
                <w:rStyle w:val="normaltextrun"/>
              </w:rPr>
            </w:pPr>
            <w:r>
              <w:rPr>
                <w:rStyle w:val="normaltextrun"/>
                <w:kern w:val="2"/>
                <w14:ligatures w14:val="standardContextual"/>
              </w:rPr>
              <w:t xml:space="preserve">Send </w:t>
            </w:r>
            <w:r w:rsidRPr="00123177">
              <w:rPr>
                <w:rStyle w:val="normaltextrun"/>
                <w:kern w:val="2"/>
                <w14:ligatures w14:val="standardContextual"/>
              </w:rPr>
              <w:t xml:space="preserve">OBD diagnosis </w:t>
            </w:r>
            <w:r>
              <w:rPr>
                <w:rStyle w:val="normaltextrun"/>
                <w:kern w:val="2"/>
                <w14:ligatures w14:val="standardContextual"/>
              </w:rPr>
              <w:t>result over CAN</w:t>
            </w:r>
          </w:p>
        </w:tc>
      </w:tr>
      <w:tr w:rsidR="00A55B53" w:rsidRPr="00123177" w14:paraId="2C332BA9"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575A122" w14:textId="77777777" w:rsidR="00A55B53" w:rsidRPr="00123177" w:rsidRDefault="00A55B53" w:rsidP="00535342">
            <w:pPr>
              <w:pStyle w:val="TableText"/>
              <w:snapToGrid w:val="0"/>
              <w:spacing w:line="252" w:lineRule="auto"/>
            </w:pPr>
            <w:r w:rsidRPr="00123177">
              <w:rPr>
                <w:kern w:val="2"/>
                <w14:ligatures w14:val="standardContextual"/>
              </w:rPr>
              <w:t>Mandatory Fields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B378EF"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No such mandatory fields are applicable.</w:t>
            </w:r>
          </w:p>
        </w:tc>
      </w:tr>
      <w:tr w:rsidR="00A55B53" w:rsidRPr="00123177" w14:paraId="34DC2AAC"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21ECD22"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Pre-Loaded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B069EB" w14:textId="3D1C6949" w:rsidR="00A55B53" w:rsidRPr="00123177" w:rsidRDefault="00294B2E" w:rsidP="00535342">
            <w:pPr>
              <w:pStyle w:val="TableText"/>
              <w:snapToGrid w:val="0"/>
              <w:spacing w:line="252" w:lineRule="auto"/>
              <w:rPr>
                <w:kern w:val="2"/>
                <w14:ligatures w14:val="standardContextual"/>
              </w:rPr>
            </w:pPr>
            <w:r w:rsidRPr="00123177">
              <w:rPr>
                <w:kern w:val="2"/>
                <w14:ligatures w14:val="standardContextual"/>
              </w:rPr>
              <w:t>No such Pre-Loaded Values are applicable.</w:t>
            </w:r>
          </w:p>
        </w:tc>
      </w:tr>
      <w:tr w:rsidR="00A55B53" w:rsidRPr="00123177" w14:paraId="236E3B81"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D5DDB34"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Default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AF481D" w14:textId="77777777" w:rsidR="00A55B53" w:rsidRPr="00123177" w:rsidRDefault="00A55B53" w:rsidP="00535342">
            <w:pPr>
              <w:pStyle w:val="TableText"/>
              <w:snapToGrid w:val="0"/>
              <w:spacing w:line="252" w:lineRule="auto"/>
              <w:rPr>
                <w:kern w:val="2"/>
                <w14:ligatures w14:val="standardContextual"/>
              </w:rPr>
            </w:pPr>
            <w:r w:rsidRPr="00123177">
              <w:rPr>
                <w:kern w:val="2"/>
                <w:szCs w:val="20"/>
                <w14:ligatures w14:val="standardContextual"/>
              </w:rPr>
              <w:t>Default value is required</w:t>
            </w:r>
          </w:p>
        </w:tc>
      </w:tr>
      <w:tr w:rsidR="00A55B53" w:rsidRPr="00123177" w14:paraId="6C3EEBEF"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6ED9BD4"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Valid range of Values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7FF74B" w14:textId="77777777" w:rsidR="00A55B53" w:rsidRPr="00123177" w:rsidRDefault="00A55B53" w:rsidP="00535342">
            <w:pPr>
              <w:pStyle w:val="TableText"/>
              <w:snapToGrid w:val="0"/>
              <w:spacing w:line="252" w:lineRule="auto"/>
              <w:rPr>
                <w:kern w:val="2"/>
                <w14:ligatures w14:val="standardContextual"/>
              </w:rPr>
            </w:pPr>
            <w:r w:rsidRPr="00123177">
              <w:rPr>
                <w:kern w:val="2"/>
                <w:szCs w:val="20"/>
                <w14:ligatures w14:val="standardContextual"/>
              </w:rPr>
              <w:t>Valid range value is required.</w:t>
            </w:r>
          </w:p>
        </w:tc>
      </w:tr>
      <w:tr w:rsidR="00A55B53" w:rsidRPr="00123177" w14:paraId="29857BD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4EE1B0C"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 xml:space="preserve">Data Latency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90727F" w14:textId="77777777" w:rsidR="00A55B53" w:rsidRPr="00123177" w:rsidRDefault="00A55B53" w:rsidP="00535342">
            <w:pPr>
              <w:pStyle w:val="TableText"/>
              <w:snapToGrid w:val="0"/>
              <w:spacing w:line="252" w:lineRule="auto"/>
              <w:rPr>
                <w:kern w:val="2"/>
                <w14:ligatures w14:val="standardContextual"/>
              </w:rPr>
            </w:pPr>
            <w:r w:rsidRPr="00123177">
              <w:rPr>
                <w:kern w:val="2"/>
                <w:szCs w:val="20"/>
                <w14:ligatures w14:val="standardContextual"/>
              </w:rPr>
              <w:t>Data latency period is not applicable</w:t>
            </w:r>
          </w:p>
        </w:tc>
      </w:tr>
      <w:tr w:rsidR="00A55B53" w:rsidRPr="00123177" w14:paraId="383A0CD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0ED5502"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 xml:space="preserve">Data Retention Period  </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E2D60A" w14:textId="77777777" w:rsidR="00A55B53" w:rsidRPr="00123177" w:rsidRDefault="00A55B53" w:rsidP="00535342">
            <w:pPr>
              <w:pStyle w:val="TableText"/>
              <w:snapToGrid w:val="0"/>
              <w:spacing w:line="252" w:lineRule="auto"/>
              <w:rPr>
                <w:kern w:val="2"/>
                <w14:ligatures w14:val="standardContextual"/>
              </w:rPr>
            </w:pPr>
            <w:r w:rsidRPr="00123177">
              <w:rPr>
                <w:kern w:val="2"/>
                <w:szCs w:val="20"/>
                <w14:ligatures w14:val="standardContextual"/>
              </w:rPr>
              <w:t>Data Retention period is the key cycle.</w:t>
            </w:r>
          </w:p>
        </w:tc>
      </w:tr>
      <w:tr w:rsidR="00A55B53" w:rsidRPr="00123177" w14:paraId="2143CA7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60B2C7F"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Data Rate/ &lt;Daily&gt; Number of transactions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B6CF84" w14:textId="77777777" w:rsidR="00A55B53" w:rsidRPr="00123177" w:rsidRDefault="00A55B53" w:rsidP="00535342">
            <w:pPr>
              <w:pStyle w:val="TableText"/>
              <w:spacing w:line="252" w:lineRule="auto"/>
              <w:rPr>
                <w:kern w:val="2"/>
                <w14:ligatures w14:val="standardContextual"/>
              </w:rPr>
            </w:pPr>
            <w:r w:rsidRPr="00123177">
              <w:rPr>
                <w:kern w:val="2"/>
                <w:szCs w:val="20"/>
                <w14:ligatures w14:val="standardContextual"/>
              </w:rPr>
              <w:t>Data rate is not applicable.</w:t>
            </w:r>
            <w:r w:rsidRPr="00123177">
              <w:rPr>
                <w:kern w:val="2"/>
                <w14:ligatures w14:val="standardContextual"/>
              </w:rPr>
              <w:t xml:space="preserve"> </w:t>
            </w:r>
          </w:p>
        </w:tc>
      </w:tr>
      <w:tr w:rsidR="00A55B53" w:rsidRPr="00123177" w14:paraId="1AECBF9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0BA9344"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External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B06A59" w14:textId="77777777" w:rsidR="00A55B53" w:rsidRPr="00123177" w:rsidRDefault="00A55B53" w:rsidP="00535342">
            <w:pPr>
              <w:pStyle w:val="TableText"/>
              <w:spacing w:line="252" w:lineRule="auto"/>
              <w:rPr>
                <w:kern w:val="2"/>
                <w14:ligatures w14:val="standardContextual"/>
              </w:rPr>
            </w:pPr>
            <w:r w:rsidRPr="00123177">
              <w:rPr>
                <w:kern w:val="2"/>
                <w:szCs w:val="20"/>
                <w14:ligatures w14:val="standardContextual"/>
              </w:rPr>
              <w:t>External event is not required.</w:t>
            </w:r>
          </w:p>
        </w:tc>
      </w:tr>
      <w:tr w:rsidR="00A55B53" w:rsidRPr="00123177" w14:paraId="009F2AC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77E9C83"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Temporal Events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46F7DA" w14:textId="77777777" w:rsidR="00A55B53" w:rsidRPr="00123177" w:rsidRDefault="00A55B53" w:rsidP="00535342">
            <w:pPr>
              <w:pStyle w:val="TableText"/>
              <w:spacing w:line="252" w:lineRule="auto"/>
              <w:rPr>
                <w:kern w:val="2"/>
                <w14:ligatures w14:val="standardContextual"/>
              </w:rPr>
            </w:pPr>
            <w:r w:rsidRPr="00123177">
              <w:rPr>
                <w:kern w:val="2"/>
                <w:szCs w:val="20"/>
                <w14:ligatures w14:val="standardContextual"/>
              </w:rPr>
              <w:t>Temporal event is not applicable.</w:t>
            </w:r>
          </w:p>
        </w:tc>
      </w:tr>
      <w:tr w:rsidR="00A55B53" w:rsidRPr="00123177" w14:paraId="3A09D435"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75380FAB"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 xml:space="preserve">Validation Rules/ </w:t>
            </w:r>
          </w:p>
          <w:p w14:paraId="02BDFFFF" w14:textId="77777777" w:rsidR="00A55B53" w:rsidRPr="00123177" w:rsidRDefault="00A55B53" w:rsidP="00535342">
            <w:pPr>
              <w:pStyle w:val="TableText"/>
              <w:snapToGrid w:val="0"/>
              <w:spacing w:line="252" w:lineRule="auto"/>
              <w:rPr>
                <w:kern w:val="2"/>
                <w:vertAlign w:val="superscript"/>
                <w14:ligatures w14:val="standardContextual"/>
              </w:rPr>
            </w:pPr>
            <w:r w:rsidRPr="00123177">
              <w:rPr>
                <w:kern w:val="2"/>
                <w14:ligatures w14:val="standardContextual"/>
              </w:rPr>
              <w:t>Verification criteria</w:t>
            </w:r>
            <w:r w:rsidRPr="00123177">
              <w:rPr>
                <w:kern w:val="2"/>
                <w:vertAlign w:val="superscript"/>
                <w14:ligatures w14:val="standardContextual"/>
              </w:rPr>
              <w:t>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E4732A" w14:textId="04A3E821" w:rsidR="00294B2E" w:rsidRDefault="00294B2E" w:rsidP="00294B2E">
            <w:pPr>
              <w:pStyle w:val="TableText"/>
              <w:snapToGrid w:val="0"/>
              <w:spacing w:line="252" w:lineRule="auto"/>
            </w:pPr>
            <w:r>
              <w:t>1- Recalculate and Renew all OBD diagnosis result.</w:t>
            </w:r>
          </w:p>
          <w:p w14:paraId="2322D76B" w14:textId="4DD0C1F9" w:rsidR="00294B2E" w:rsidRDefault="00294B2E" w:rsidP="00294B2E">
            <w:pPr>
              <w:pStyle w:val="TableText"/>
              <w:snapToGrid w:val="0"/>
              <w:spacing w:line="252" w:lineRule="auto"/>
            </w:pPr>
            <w:r>
              <w:t>2- Store OBD diagnosis result into NVM.</w:t>
            </w:r>
          </w:p>
          <w:p w14:paraId="4E1295CE" w14:textId="55BF97F2" w:rsidR="00A55B53" w:rsidRPr="00123177" w:rsidRDefault="00294B2E" w:rsidP="00294B2E">
            <w:pPr>
              <w:pStyle w:val="TableText"/>
              <w:snapToGrid w:val="0"/>
              <w:spacing w:line="252" w:lineRule="auto"/>
              <w:rPr>
                <w:i/>
                <w:iCs/>
                <w:kern w:val="2"/>
                <w14:ligatures w14:val="standardContextual"/>
              </w:rPr>
            </w:pPr>
            <w:r>
              <w:t>3. Send OBD diagnosis result over CAN</w:t>
            </w:r>
          </w:p>
        </w:tc>
      </w:tr>
      <w:tr w:rsidR="00A55B53" w:rsidRPr="00123177" w14:paraId="7DB2C19B"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261ED3F7"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Constraints</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B674FD" w14:textId="77777777" w:rsidR="00A55B53" w:rsidRPr="00123177" w:rsidRDefault="00A55B53" w:rsidP="00535342">
            <w:pPr>
              <w:pStyle w:val="TableText"/>
              <w:snapToGrid w:val="0"/>
              <w:spacing w:line="252" w:lineRule="auto"/>
              <w:rPr>
                <w:kern w:val="2"/>
                <w14:ligatures w14:val="standardContextual"/>
              </w:rPr>
            </w:pPr>
            <w:r w:rsidRPr="00123177">
              <w:rPr>
                <w:kern w:val="2"/>
                <w:szCs w:val="20"/>
                <w14:ligatures w14:val="standardContextual"/>
              </w:rPr>
              <w:t>Constraints are not applicable.</w:t>
            </w:r>
          </w:p>
        </w:tc>
      </w:tr>
      <w:tr w:rsidR="00A55B53" w:rsidRPr="00123177" w14:paraId="04412B04"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DBA6440"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Effects on other systems/sub system</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A4B85B" w14:textId="77777777" w:rsidR="00A55B53" w:rsidRPr="00123177" w:rsidRDefault="00A55B53" w:rsidP="00535342">
            <w:pPr>
              <w:pStyle w:val="TableText"/>
              <w:snapToGrid w:val="0"/>
              <w:spacing w:line="252" w:lineRule="auto"/>
              <w:rPr>
                <w:kern w:val="2"/>
                <w14:ligatures w14:val="standardContextual"/>
              </w:rPr>
            </w:pPr>
            <w:r w:rsidRPr="00123177">
              <w:rPr>
                <w:kern w:val="2"/>
                <w:szCs w:val="20"/>
                <w14:ligatures w14:val="standardContextual"/>
              </w:rPr>
              <w:t>No effects on other system</w:t>
            </w:r>
          </w:p>
        </w:tc>
      </w:tr>
      <w:tr w:rsidR="00A55B53" w:rsidRPr="00123177" w14:paraId="6D2F29A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531BF585"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Testability with respect to test environment</w:t>
            </w:r>
          </w:p>
          <w:p w14:paraId="72A6E192" w14:textId="77777777" w:rsidR="00A55B53" w:rsidRPr="00123177" w:rsidRDefault="00A55B53" w:rsidP="00535342">
            <w:pPr>
              <w:pStyle w:val="TableText"/>
              <w:spacing w:line="252" w:lineRule="auto"/>
              <w:rPr>
                <w:kern w:val="2"/>
                <w14:ligatures w14:val="standardContextual"/>
              </w:rPr>
            </w:pPr>
            <w:r w:rsidRPr="00123177">
              <w:rPr>
                <w:kern w:val="2"/>
                <w14:ligatures w14:val="standardContextual"/>
              </w:rPr>
              <w:t>(Yes/No)</w:t>
            </w:r>
          </w:p>
          <w:p w14:paraId="07288F09" w14:textId="77777777" w:rsidR="00A55B53" w:rsidRPr="00123177" w:rsidRDefault="00A55B53" w:rsidP="00535342">
            <w:pPr>
              <w:pStyle w:val="TableText"/>
              <w:spacing w:line="252" w:lineRule="auto"/>
              <w:rPr>
                <w:kern w:val="2"/>
                <w14:ligatures w14:val="standardContextual"/>
              </w:rPr>
            </w:pPr>
            <w:r w:rsidRPr="00123177">
              <w:rPr>
                <w:i/>
                <w:iCs/>
                <w:kern w:val="2"/>
                <w14:ligatures w14:val="standardContextual"/>
              </w:rPr>
              <w:t>Note: Mention in which phase of testing, this requirement will be tested</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03FC73"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w:t>
            </w:r>
          </w:p>
          <w:p w14:paraId="45F899C0" w14:textId="77777777" w:rsidR="00A55B53" w:rsidRPr="00123177" w:rsidRDefault="00A55B53" w:rsidP="00535342">
            <w:pPr>
              <w:pStyle w:val="TableText"/>
              <w:snapToGrid w:val="0"/>
              <w:spacing w:line="252" w:lineRule="auto"/>
              <w:rPr>
                <w:kern w:val="2"/>
                <w14:ligatures w14:val="standardContextual"/>
              </w:rPr>
            </w:pPr>
          </w:p>
        </w:tc>
      </w:tr>
      <w:tr w:rsidR="00A55B53" w:rsidRPr="00123177" w14:paraId="24C74472"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455DA969"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lastRenderedPageBreak/>
              <w:t>Feasible within project constraints</w:t>
            </w:r>
          </w:p>
          <w:p w14:paraId="3538EE66"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(Yes/No)</w:t>
            </w:r>
          </w:p>
          <w:p w14:paraId="641E7CF2" w14:textId="77777777" w:rsidR="00A55B53" w:rsidRPr="00123177" w:rsidRDefault="00A55B53" w:rsidP="00535342">
            <w:pPr>
              <w:pStyle w:val="TableText"/>
              <w:snapToGrid w:val="0"/>
              <w:spacing w:line="252" w:lineRule="auto"/>
              <w:rPr>
                <w:kern w:val="2"/>
                <w14:ligatures w14:val="standardContextual"/>
              </w:rPr>
            </w:pPr>
            <w:r w:rsidRPr="00123177">
              <w:rPr>
                <w:i/>
                <w:iCs/>
                <w:kern w:val="2"/>
                <w14:ligatures w14:val="standardContextual"/>
              </w:rPr>
              <w:t>Note: Add the impact of requirement on operating environment defined in section 4.2</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AC2B1B" w14:textId="77777777" w:rsidR="00A55B53" w:rsidRPr="00123177" w:rsidRDefault="00A55B53" w:rsidP="00535342">
            <w:pPr>
              <w:pStyle w:val="TableText"/>
              <w:snapToGrid w:val="0"/>
              <w:spacing w:line="254" w:lineRule="auto"/>
              <w:rPr>
                <w:kern w:val="2"/>
                <w14:ligatures w14:val="standardContextual"/>
              </w:rPr>
            </w:pPr>
            <w:r w:rsidRPr="00123177">
              <w:rPr>
                <w:kern w:val="2"/>
                <w14:ligatures w14:val="standardContextual"/>
              </w:rPr>
              <w:t>YES</w:t>
            </w:r>
          </w:p>
          <w:p w14:paraId="67FE6075" w14:textId="77777777" w:rsidR="00A55B53" w:rsidRPr="00123177" w:rsidRDefault="00A55B53" w:rsidP="00535342">
            <w:pPr>
              <w:pStyle w:val="TableText"/>
              <w:snapToGrid w:val="0"/>
              <w:spacing w:line="252" w:lineRule="auto"/>
              <w:rPr>
                <w:i/>
                <w:iCs/>
                <w:kern w:val="2"/>
                <w14:ligatures w14:val="standardContextual"/>
              </w:rPr>
            </w:pPr>
          </w:p>
        </w:tc>
      </w:tr>
      <w:tr w:rsidR="00A55B53" w:rsidRPr="00123177" w14:paraId="3BE65DE6"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hideMark/>
          </w:tcPr>
          <w:p w14:paraId="0B99837D"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Critical</w:t>
            </w:r>
          </w:p>
          <w:p w14:paraId="1B55FD1F"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(Yes/No)</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C5644" w14:textId="77777777" w:rsidR="00A55B53" w:rsidRPr="00123177" w:rsidRDefault="00A55B53" w:rsidP="00535342">
            <w:pPr>
              <w:pStyle w:val="TableText"/>
              <w:snapToGrid w:val="0"/>
              <w:spacing w:line="252" w:lineRule="auto"/>
              <w:rPr>
                <w:kern w:val="2"/>
                <w14:ligatures w14:val="standardContextual"/>
              </w:rPr>
            </w:pPr>
            <w:r w:rsidRPr="00123177">
              <w:rPr>
                <w:kern w:val="2"/>
                <w14:ligatures w14:val="standardContextual"/>
              </w:rPr>
              <w:t>YES</w:t>
            </w:r>
          </w:p>
        </w:tc>
      </w:tr>
      <w:tr w:rsidR="00A55B53" w:rsidRPr="00123177" w14:paraId="64DF881A" w14:textId="77777777" w:rsidTr="00535342">
        <w:trPr>
          <w:cantSplit/>
        </w:trPr>
        <w:tc>
          <w:tcPr>
            <w:tcW w:w="1921" w:type="dxa"/>
            <w:tcBorders>
              <w:top w:val="single" w:sz="4" w:space="0" w:color="000000" w:themeColor="text1"/>
              <w:left w:val="single" w:sz="4" w:space="0" w:color="000000" w:themeColor="text1"/>
              <w:bottom w:val="single" w:sz="4" w:space="0" w:color="000000" w:themeColor="text1"/>
              <w:right w:val="nil"/>
            </w:tcBorders>
          </w:tcPr>
          <w:p w14:paraId="0FAD0950" w14:textId="77777777" w:rsidR="00A55B53" w:rsidRPr="00123177" w:rsidRDefault="00A55B53" w:rsidP="00535342">
            <w:pPr>
              <w:pStyle w:val="TableText"/>
              <w:snapToGrid w:val="0"/>
              <w:spacing w:line="252" w:lineRule="auto"/>
              <w:rPr>
                <w:kern w:val="2"/>
                <w14:ligatures w14:val="standardContextual"/>
              </w:rPr>
            </w:pPr>
            <w:r w:rsidRPr="00123177">
              <w:t>Acceptance Criteria</w:t>
            </w:r>
          </w:p>
        </w:tc>
        <w:tc>
          <w:tcPr>
            <w:tcW w:w="7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4B03D9" w14:textId="77777777" w:rsidR="00A55B53" w:rsidRPr="00123177" w:rsidRDefault="00A55B53" w:rsidP="00535342">
            <w:pPr>
              <w:pStyle w:val="TableText"/>
              <w:snapToGrid w:val="0"/>
              <w:spacing w:line="252" w:lineRule="auto"/>
              <w:rPr>
                <w:kern w:val="2"/>
                <w14:ligatures w14:val="standardContextual"/>
              </w:rPr>
            </w:pPr>
            <w:r w:rsidRPr="00123177">
              <w:t>Acceptance Criteria for this requirement should be as per SECTION-6 ACCEPTANCE CRITERIA</w:t>
            </w:r>
          </w:p>
        </w:tc>
      </w:tr>
    </w:tbl>
    <w:p w14:paraId="6E75396A" w14:textId="77777777" w:rsidR="00A55B53" w:rsidRPr="00123177" w:rsidRDefault="00A55B53" w:rsidP="00A55B53">
      <w:pPr>
        <w:rPr>
          <w:lang w:bidi="ar-EG"/>
        </w:rPr>
      </w:pPr>
    </w:p>
    <w:p w14:paraId="382D57D9" w14:textId="26FCE1DE" w:rsidR="00A55B53" w:rsidRPr="00137447" w:rsidRDefault="00A55B53" w:rsidP="00A55B53">
      <w:pPr>
        <w:pStyle w:val="Heading4"/>
      </w:pPr>
      <w:bookmarkStart w:id="233" w:name="_Toc162140782"/>
      <w:r w:rsidRPr="00123177">
        <w:t>Fault Management.</w:t>
      </w:r>
      <w:bookmarkEnd w:id="233"/>
    </w:p>
    <w:p w14:paraId="3E8FF793" w14:textId="77777777" w:rsidR="00A55B53" w:rsidRPr="00123177" w:rsidRDefault="00A55B53" w:rsidP="00A55B53">
      <w:pPr>
        <w:pStyle w:val="BodyText"/>
        <w:rPr>
          <w:i/>
          <w:color w:val="3366FF"/>
        </w:rPr>
      </w:pPr>
    </w:p>
    <w:p w14:paraId="341990C7" w14:textId="77777777" w:rsidR="00A55B53" w:rsidRPr="00123177" w:rsidRDefault="00A55B53" w:rsidP="00A55B53">
      <w:pPr>
        <w:pStyle w:val="Heading4"/>
        <w:rPr>
          <w:sz w:val="24"/>
          <w:szCs w:val="24"/>
        </w:rPr>
      </w:pPr>
      <w:r w:rsidRPr="00123177">
        <w:rPr>
          <w:sz w:val="24"/>
          <w:szCs w:val="24"/>
        </w:rPr>
        <w:t>Requirement to configure as a secondary OBD II device.</w:t>
      </w:r>
    </w:p>
    <w:p w14:paraId="53D3FBFB" w14:textId="77777777" w:rsidR="00A55B53" w:rsidRPr="00123177" w:rsidRDefault="00A55B53" w:rsidP="00A55B53">
      <w:pPr>
        <w:pStyle w:val="BodyText"/>
      </w:pPr>
    </w:p>
    <w:tbl>
      <w:tblPr>
        <w:tblW w:w="9518" w:type="dxa"/>
        <w:tblInd w:w="108" w:type="dxa"/>
        <w:tblLayout w:type="fixed"/>
        <w:tblLook w:val="0000" w:firstRow="0" w:lastRow="0" w:firstColumn="0" w:lastColumn="0" w:noHBand="0" w:noVBand="0"/>
      </w:tblPr>
      <w:tblGrid>
        <w:gridCol w:w="1920"/>
        <w:gridCol w:w="7598"/>
      </w:tblGrid>
      <w:tr w:rsidR="00A55B53" w:rsidRPr="00123177" w14:paraId="77B917D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676B649"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33BC9CA" w14:textId="77777777" w:rsidR="00A55B53" w:rsidRPr="00123177" w:rsidRDefault="00A55B53" w:rsidP="00535342">
            <w:pPr>
              <w:pStyle w:val="TableColumnTitle"/>
              <w:snapToGrid w:val="0"/>
            </w:pPr>
            <w:r w:rsidRPr="00123177">
              <w:t>Description</w:t>
            </w:r>
          </w:p>
        </w:tc>
      </w:tr>
      <w:tr w:rsidR="00A55B53" w:rsidRPr="00123177" w14:paraId="37E5A72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2D525B9"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14D2BF" w14:textId="77777777" w:rsidR="00A55B53" w:rsidRPr="00123177" w:rsidRDefault="00A55B53" w:rsidP="00535342">
            <w:pPr>
              <w:snapToGrid w:val="0"/>
            </w:pPr>
            <w:r w:rsidRPr="00123177">
              <w:t>SWRS_OBD_30</w:t>
            </w:r>
          </w:p>
        </w:tc>
      </w:tr>
      <w:tr w:rsidR="00A55B53" w:rsidRPr="00123177" w14:paraId="3A33DFB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0496A3E"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7D8A6B" w14:textId="77777777" w:rsidR="00A55B53" w:rsidRPr="00123177" w:rsidRDefault="00A55B53" w:rsidP="00535342">
            <w:pPr>
              <w:rPr>
                <w:rFonts w:eastAsia="Arial"/>
                <w:szCs w:val="20"/>
              </w:rPr>
            </w:pPr>
            <w:r w:rsidRPr="00123177">
              <w:rPr>
                <w:rFonts w:eastAsia="Arial"/>
                <w:szCs w:val="20"/>
              </w:rPr>
              <w:t>SDS-HVDCDC-249, SDS18-DIA01-02-2886</w:t>
            </w:r>
          </w:p>
        </w:tc>
      </w:tr>
      <w:tr w:rsidR="00A55B53" w:rsidRPr="00123177" w14:paraId="5E6E2A1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3199A0F"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382EF4" w14:textId="77777777" w:rsidR="00A55B53" w:rsidRPr="00123177" w:rsidRDefault="00A55B53" w:rsidP="00535342">
            <w:pPr>
              <w:rPr>
                <w:rFonts w:eastAsia="Arial"/>
                <w:szCs w:val="20"/>
              </w:rPr>
            </w:pPr>
            <w:r w:rsidRPr="00123177">
              <w:rPr>
                <w:rFonts w:eastAsia="Arial"/>
                <w:szCs w:val="20"/>
              </w:rPr>
              <w:t xml:space="preserve">Pre-C Sample/ PF3.0 Phase 2 </w:t>
            </w:r>
          </w:p>
        </w:tc>
      </w:tr>
      <w:tr w:rsidR="00A55B53" w:rsidRPr="00123177" w14:paraId="673D0FF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350CFCD"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40CE75" w14:textId="77777777" w:rsidR="00A55B53" w:rsidRPr="00123177" w:rsidRDefault="00A55B53" w:rsidP="00535342">
            <w:pPr>
              <w:rPr>
                <w:rFonts w:eastAsia="Arial"/>
                <w:szCs w:val="20"/>
              </w:rPr>
            </w:pPr>
            <w:r w:rsidRPr="00123177">
              <w:rPr>
                <w:rFonts w:eastAsia="Arial"/>
                <w:szCs w:val="20"/>
              </w:rPr>
              <w:t>The HVDCDC shall be configure as secondary OBD II device</w:t>
            </w:r>
          </w:p>
        </w:tc>
      </w:tr>
      <w:tr w:rsidR="00A55B53" w:rsidRPr="00123177" w14:paraId="4D3F38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99FF59"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E5CEE7" w14:textId="77777777" w:rsidR="00A55B53" w:rsidRPr="00123177" w:rsidRDefault="00A55B53" w:rsidP="00535342">
            <w:pPr>
              <w:rPr>
                <w:rFonts w:eastAsia="Arial"/>
                <w:szCs w:val="20"/>
              </w:rPr>
            </w:pPr>
            <w:r w:rsidRPr="00123177">
              <w:rPr>
                <w:rFonts w:eastAsia="Arial"/>
                <w:szCs w:val="20"/>
              </w:rPr>
              <w:t>No Such derived requirement is applicable.</w:t>
            </w:r>
          </w:p>
        </w:tc>
      </w:tr>
      <w:tr w:rsidR="00A55B53" w:rsidRPr="00123177" w14:paraId="3F9C759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5542A8"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EADFE8" w14:textId="77777777" w:rsidR="00A55B53" w:rsidRPr="00123177" w:rsidRDefault="00A55B53" w:rsidP="00535342">
            <w:pPr>
              <w:pStyle w:val="TableText"/>
              <w:snapToGrid w:val="0"/>
            </w:pPr>
            <w:r w:rsidRPr="00123177">
              <w:rPr>
                <w:rFonts w:eastAsia="Arial"/>
                <w:szCs w:val="20"/>
              </w:rPr>
              <w:t>No Specific access restrictions is applicable.</w:t>
            </w:r>
          </w:p>
        </w:tc>
      </w:tr>
      <w:tr w:rsidR="00A55B53" w:rsidRPr="00123177" w14:paraId="245E88B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57DF12"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159EBC" w14:textId="77777777" w:rsidR="00A55B53" w:rsidRPr="00123177" w:rsidRDefault="00A55B53" w:rsidP="00535342">
            <w:pPr>
              <w:pStyle w:val="TableText"/>
              <w:snapToGrid w:val="0"/>
              <w:rPr>
                <w:rFonts w:eastAsia="Arial"/>
              </w:rPr>
            </w:pPr>
            <w:r w:rsidRPr="00123177">
              <w:rPr>
                <w:rFonts w:eastAsia="Arial"/>
              </w:rPr>
              <w:t>1. Provide the various faults like Short To Ground, Short To High, Open Circuit, Over Temp, Over current, Over Voltage, Under Voltage, Sensor Stuck, Implausible input to HVDCDC</w:t>
            </w:r>
          </w:p>
          <w:p w14:paraId="36779366" w14:textId="77777777" w:rsidR="00A55B53" w:rsidRPr="00123177" w:rsidRDefault="00A55B53" w:rsidP="00535342">
            <w:pPr>
              <w:pStyle w:val="TableText"/>
              <w:snapToGrid w:val="0"/>
              <w:rPr>
                <w:rFonts w:eastAsia="Arial"/>
              </w:rPr>
            </w:pPr>
            <w:r w:rsidRPr="00123177">
              <w:rPr>
                <w:rFonts w:eastAsia="Arial"/>
              </w:rPr>
              <w:t>2. Calibration ID and CVN shall be provided to HVDCDC</w:t>
            </w:r>
          </w:p>
        </w:tc>
      </w:tr>
      <w:tr w:rsidR="00A55B53" w:rsidRPr="00123177" w14:paraId="77C58D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AEE9EE" w14:textId="77777777" w:rsidR="00A55B53" w:rsidRPr="00123177" w:rsidRDefault="00A55B53" w:rsidP="00535342">
            <w:pPr>
              <w:pStyle w:val="TableText"/>
              <w:snapToGrid w:val="0"/>
              <w:rPr>
                <w:b/>
                <w:bCs/>
              </w:rPr>
            </w:pPr>
            <w:r w:rsidRPr="00123177">
              <w:lastRenderedPageBreak/>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51446D" w14:textId="77777777" w:rsidR="00A55B53" w:rsidRPr="00123177" w:rsidRDefault="00A55B53" w:rsidP="00535342">
            <w:pPr>
              <w:pStyle w:val="TableText"/>
              <w:snapToGrid w:val="0"/>
            </w:pPr>
            <w:r w:rsidRPr="00123177">
              <w:t>1. The HVDCDC shall send DTC for each fault type (</w:t>
            </w:r>
            <w:r w:rsidRPr="00123177">
              <w:rPr>
                <w:rFonts w:eastAsia="Arial"/>
              </w:rPr>
              <w:t>Short To Ground, Short To High, Open Circuit, Over Temp, Over current, Over Voltage, Under Voltage, Sensor Stuck, Implausible input</w:t>
            </w:r>
            <w:r w:rsidRPr="00123177">
              <w:t xml:space="preserve">) over vehicle CAN. </w:t>
            </w:r>
          </w:p>
          <w:p w14:paraId="16BAD1D5" w14:textId="77777777" w:rsidR="00A55B53" w:rsidRPr="00123177" w:rsidRDefault="00A55B53" w:rsidP="00535342">
            <w:pPr>
              <w:pStyle w:val="TableText"/>
              <w:snapToGrid w:val="0"/>
            </w:pPr>
            <w:r w:rsidRPr="00123177">
              <w:t>2. The HVDCDC shall store DTC for each fault into NVM</w:t>
            </w:r>
          </w:p>
          <w:p w14:paraId="18108FC1" w14:textId="77777777" w:rsidR="00A55B53" w:rsidRPr="00123177" w:rsidRDefault="00A55B53" w:rsidP="00535342">
            <w:pPr>
              <w:pStyle w:val="TableText"/>
              <w:snapToGrid w:val="0"/>
            </w:pPr>
            <w:r w:rsidRPr="00123177">
              <w:t>3. The HVDCDC shall continuously report all the diagnostics fault, CALID and CVN to primary controller</w:t>
            </w:r>
          </w:p>
          <w:p w14:paraId="4E679B81" w14:textId="77777777" w:rsidR="00A55B53" w:rsidRPr="00123177" w:rsidRDefault="00A55B53" w:rsidP="00535342">
            <w:pPr>
              <w:pStyle w:val="TableText"/>
              <w:snapToGrid w:val="0"/>
            </w:pPr>
            <w:r w:rsidRPr="00123177">
              <w:t xml:space="preserve">4. </w:t>
            </w:r>
            <w:r w:rsidRPr="00123177">
              <w:rPr>
                <w:rFonts w:eastAsia="Arial"/>
              </w:rPr>
              <w:t>HVDCDC shall store Calibration ID and CVN into NVM</w:t>
            </w:r>
          </w:p>
        </w:tc>
      </w:tr>
      <w:tr w:rsidR="00A55B53" w:rsidRPr="00123177" w14:paraId="03DEDF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C4596B"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A758AE" w14:textId="77777777" w:rsidR="00A55B53" w:rsidRPr="00123177" w:rsidRDefault="00A55B53" w:rsidP="00535342">
            <w:pPr>
              <w:pStyle w:val="TableText"/>
              <w:snapToGrid w:val="0"/>
            </w:pPr>
            <w:r w:rsidRPr="00123177">
              <w:rPr>
                <w:rStyle w:val="normaltextrun"/>
              </w:rPr>
              <w:t xml:space="preserve">1. Provide the fault </w:t>
            </w:r>
            <w:r w:rsidRPr="00123177">
              <w:t>(</w:t>
            </w:r>
            <w:r w:rsidRPr="00123177">
              <w:rPr>
                <w:rFonts w:eastAsia="Arial"/>
              </w:rPr>
              <w:t>Short To Ground, Short To High, Open Circuit, Over Temp, Over current, Over Voltage, Under Voltage, Sensor Stuck, Implausible input</w:t>
            </w:r>
            <w:r w:rsidRPr="00123177">
              <w:t>) one by one on HVDCDC Hardware</w:t>
            </w:r>
          </w:p>
          <w:p w14:paraId="2A01D9F6" w14:textId="77777777" w:rsidR="00A55B53" w:rsidRPr="00123177" w:rsidRDefault="00A55B53" w:rsidP="00535342">
            <w:pPr>
              <w:pStyle w:val="TableText"/>
              <w:snapToGrid w:val="0"/>
            </w:pPr>
            <w:r w:rsidRPr="00123177">
              <w:t>2. HVDCDC shall detect the fault within the calibratable time</w:t>
            </w:r>
          </w:p>
          <w:p w14:paraId="24138889" w14:textId="77777777" w:rsidR="00A55B53" w:rsidRPr="00123177" w:rsidRDefault="00A55B53" w:rsidP="00535342">
            <w:pPr>
              <w:pStyle w:val="TableText"/>
              <w:snapToGrid w:val="0"/>
            </w:pPr>
            <w:r w:rsidRPr="00123177">
              <w:t>3. HVDCDC shall send the fault DTC over CAN within the calibratable time</w:t>
            </w:r>
          </w:p>
          <w:p w14:paraId="1C69C544" w14:textId="77777777" w:rsidR="00A55B53" w:rsidRPr="00123177" w:rsidRDefault="00A55B53" w:rsidP="00535342">
            <w:pPr>
              <w:pStyle w:val="TableText"/>
              <w:snapToGrid w:val="0"/>
            </w:pPr>
            <w:r w:rsidRPr="00123177">
              <w:t>4. The HVDCDC shall store DTC for each fault into NVM</w:t>
            </w:r>
          </w:p>
          <w:p w14:paraId="20C17ED9" w14:textId="77777777" w:rsidR="00A55B53" w:rsidRPr="00123177" w:rsidRDefault="00A55B53" w:rsidP="00535342">
            <w:pPr>
              <w:pStyle w:val="TableText"/>
              <w:snapToGrid w:val="0"/>
              <w:rPr>
                <w:rFonts w:eastAsia="Arial"/>
              </w:rPr>
            </w:pPr>
            <w:r w:rsidRPr="00123177">
              <w:t xml:space="preserve">5. provide the </w:t>
            </w:r>
            <w:r w:rsidRPr="00123177">
              <w:rPr>
                <w:rFonts w:eastAsia="Arial"/>
              </w:rPr>
              <w:t>CALID and CVN to HVDCDC</w:t>
            </w:r>
          </w:p>
          <w:p w14:paraId="3A2C06B3" w14:textId="77777777" w:rsidR="00A55B53" w:rsidRPr="00123177" w:rsidRDefault="00A55B53" w:rsidP="00535342">
            <w:pPr>
              <w:pStyle w:val="TableText"/>
              <w:snapToGrid w:val="0"/>
            </w:pPr>
            <w:r w:rsidRPr="00123177">
              <w:rPr>
                <w:rFonts w:eastAsia="Arial"/>
              </w:rPr>
              <w:t>6. HVDCDC shall store CALID and CVN into NVM</w:t>
            </w:r>
          </w:p>
          <w:p w14:paraId="4609DFE3" w14:textId="77777777" w:rsidR="00A55B53" w:rsidRPr="00123177" w:rsidRDefault="00A55B53" w:rsidP="00535342">
            <w:pPr>
              <w:pStyle w:val="TableText"/>
              <w:snapToGrid w:val="0"/>
              <w:rPr>
                <w:rStyle w:val="normaltextrun"/>
              </w:rPr>
            </w:pPr>
            <w:r w:rsidRPr="00123177">
              <w:rPr>
                <w:rStyle w:val="normaltextrun"/>
              </w:rPr>
              <w:t xml:space="preserve">7. </w:t>
            </w:r>
            <w:r w:rsidRPr="00123177">
              <w:t>The HVDCDC shall continuously report all the diagnostics fault, CALID and CVN to primary controller</w:t>
            </w:r>
          </w:p>
        </w:tc>
      </w:tr>
      <w:tr w:rsidR="00A55B53" w:rsidRPr="00123177" w14:paraId="1C47ADA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3701DB"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4EEF86" w14:textId="77777777" w:rsidR="00A55B53" w:rsidRPr="00123177" w:rsidRDefault="00A55B53" w:rsidP="00535342">
            <w:pPr>
              <w:pStyle w:val="TableText"/>
              <w:snapToGrid w:val="0"/>
            </w:pPr>
            <w:r w:rsidRPr="00123177">
              <w:t>No such mandatory fields is applicable.</w:t>
            </w:r>
          </w:p>
        </w:tc>
      </w:tr>
      <w:tr w:rsidR="00A55B53" w:rsidRPr="00123177" w14:paraId="4563E5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DE1F43"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621246" w14:textId="77777777" w:rsidR="00A55B53" w:rsidRPr="00123177" w:rsidRDefault="00A55B53" w:rsidP="00535342">
            <w:pPr>
              <w:pStyle w:val="TableText"/>
              <w:snapToGrid w:val="0"/>
            </w:pPr>
            <w:r w:rsidRPr="00123177">
              <w:rPr>
                <w:rFonts w:eastAsia="Arial"/>
              </w:rPr>
              <w:t>Calibration ID and CVN shall be define</w:t>
            </w:r>
          </w:p>
        </w:tc>
      </w:tr>
      <w:tr w:rsidR="00A55B53" w:rsidRPr="00123177" w14:paraId="59AF15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66DE7F"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7286EE"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AFF20A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D117B2"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86D0A4" w14:textId="77777777" w:rsidR="00A55B53" w:rsidRPr="00123177" w:rsidRDefault="00A55B53" w:rsidP="00535342">
            <w:pPr>
              <w:pStyle w:val="TableText"/>
              <w:snapToGrid w:val="0"/>
            </w:pPr>
            <w:r w:rsidRPr="00123177">
              <w:rPr>
                <w:szCs w:val="20"/>
              </w:rPr>
              <w:t>Valid range value is not required.</w:t>
            </w:r>
          </w:p>
        </w:tc>
      </w:tr>
      <w:tr w:rsidR="00A55B53" w:rsidRPr="00123177" w14:paraId="22B66FE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93C6D5"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3FCD5E"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9B6C33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EEF7AF"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A0D276"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27D6E7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6B3633"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0AFE9F" w14:textId="77777777" w:rsidR="00A55B53" w:rsidRPr="00123177" w:rsidRDefault="00A55B53" w:rsidP="00535342">
            <w:pPr>
              <w:pStyle w:val="TableText"/>
            </w:pPr>
            <w:r w:rsidRPr="00123177">
              <w:rPr>
                <w:szCs w:val="20"/>
              </w:rPr>
              <w:t>Data rate is not applicable.</w:t>
            </w:r>
          </w:p>
        </w:tc>
      </w:tr>
      <w:tr w:rsidR="00A55B53" w:rsidRPr="00123177" w14:paraId="68224C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6F0215"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AFD8F1"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097A8D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CB5E0C"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E399FF"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642B81B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35652C" w14:textId="77777777" w:rsidR="00A55B53" w:rsidRPr="00123177" w:rsidRDefault="00A55B53" w:rsidP="00535342">
            <w:pPr>
              <w:pStyle w:val="TableText"/>
              <w:snapToGrid w:val="0"/>
            </w:pPr>
            <w:r w:rsidRPr="00123177">
              <w:t xml:space="preserve">Validation Rules/ </w:t>
            </w:r>
          </w:p>
          <w:p w14:paraId="2C7728BF"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62E01B" w14:textId="77777777" w:rsidR="00A55B53" w:rsidRPr="00123177" w:rsidRDefault="00A55B53" w:rsidP="00535342">
            <w:pPr>
              <w:pStyle w:val="TableText"/>
              <w:snapToGrid w:val="0"/>
            </w:pPr>
            <w:r w:rsidRPr="00123177">
              <w:t>1. Verify that the HVDCDC shall continuously report all the diagnostics fault, CALID and CVN to primary controller</w:t>
            </w:r>
          </w:p>
          <w:p w14:paraId="563C58E7" w14:textId="77777777" w:rsidR="00A55B53" w:rsidRPr="00123177" w:rsidRDefault="00A55B53" w:rsidP="00535342">
            <w:pPr>
              <w:pStyle w:val="TableText"/>
              <w:snapToGrid w:val="0"/>
              <w:rPr>
                <w:i/>
                <w:iCs/>
              </w:rPr>
            </w:pPr>
            <w:r w:rsidRPr="00123177">
              <w:t>2. The HVDCDC shall send DTC for each fault type over vehicle CAN</w:t>
            </w:r>
          </w:p>
        </w:tc>
      </w:tr>
      <w:tr w:rsidR="00A55B53" w:rsidRPr="00123177" w14:paraId="06C72B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1D181B"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32CBF5" w14:textId="77777777" w:rsidR="00A55B53" w:rsidRPr="00123177" w:rsidRDefault="00A55B53" w:rsidP="00535342">
            <w:pPr>
              <w:pStyle w:val="TableText"/>
              <w:snapToGrid w:val="0"/>
            </w:pPr>
            <w:r w:rsidRPr="00123177">
              <w:rPr>
                <w:szCs w:val="20"/>
              </w:rPr>
              <w:t>Constraints is not applicable.</w:t>
            </w:r>
          </w:p>
        </w:tc>
      </w:tr>
      <w:tr w:rsidR="00A55B53" w:rsidRPr="00123177" w14:paraId="4D69077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CE6283"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6070C" w14:textId="77777777" w:rsidR="00A55B53" w:rsidRPr="00123177" w:rsidRDefault="00A55B53" w:rsidP="00535342">
            <w:pPr>
              <w:pStyle w:val="TableText"/>
              <w:snapToGrid w:val="0"/>
            </w:pPr>
            <w:r w:rsidRPr="00123177">
              <w:rPr>
                <w:szCs w:val="20"/>
              </w:rPr>
              <w:t>No effects on other system</w:t>
            </w:r>
          </w:p>
        </w:tc>
      </w:tr>
      <w:tr w:rsidR="00A55B53" w:rsidRPr="00123177" w14:paraId="250A62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502B3C" w14:textId="77777777" w:rsidR="00A55B53" w:rsidRPr="00123177" w:rsidRDefault="00A55B53" w:rsidP="00535342">
            <w:pPr>
              <w:pStyle w:val="TableText"/>
              <w:snapToGrid w:val="0"/>
            </w:pPr>
            <w:r w:rsidRPr="00123177">
              <w:lastRenderedPageBreak/>
              <w:t>Testability with respect to test environment</w:t>
            </w:r>
          </w:p>
          <w:p w14:paraId="0B976FD2" w14:textId="77777777" w:rsidR="00A55B53" w:rsidRPr="00123177" w:rsidRDefault="00A55B53" w:rsidP="00535342">
            <w:pPr>
              <w:pStyle w:val="TableText"/>
            </w:pPr>
            <w:r w:rsidRPr="00123177">
              <w:t>(Yes/No)</w:t>
            </w:r>
          </w:p>
          <w:p w14:paraId="4BA988A8"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EC65CE" w14:textId="77777777" w:rsidR="00A55B53" w:rsidRPr="00123177" w:rsidRDefault="00A55B53" w:rsidP="00535342">
            <w:pPr>
              <w:pStyle w:val="TableText"/>
              <w:snapToGrid w:val="0"/>
            </w:pPr>
          </w:p>
        </w:tc>
      </w:tr>
      <w:tr w:rsidR="00A55B53" w:rsidRPr="00123177" w14:paraId="570B39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6B3032" w14:textId="77777777" w:rsidR="00A55B53" w:rsidRPr="00123177" w:rsidRDefault="00A55B53" w:rsidP="00535342">
            <w:pPr>
              <w:pStyle w:val="TableText"/>
              <w:snapToGrid w:val="0"/>
            </w:pPr>
            <w:r w:rsidRPr="00123177">
              <w:t>Feasible within project constraints</w:t>
            </w:r>
          </w:p>
          <w:p w14:paraId="1D24B56C" w14:textId="77777777" w:rsidR="00A55B53" w:rsidRPr="00123177" w:rsidRDefault="00A55B53" w:rsidP="00535342">
            <w:pPr>
              <w:pStyle w:val="TableText"/>
              <w:snapToGrid w:val="0"/>
            </w:pPr>
            <w:r w:rsidRPr="00123177">
              <w:t>(Yes/No)</w:t>
            </w:r>
          </w:p>
          <w:p w14:paraId="2450C01C"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E6BDC6" w14:textId="77777777" w:rsidR="00A55B53" w:rsidRPr="00123177" w:rsidRDefault="00A55B53" w:rsidP="00535342">
            <w:pPr>
              <w:pStyle w:val="TableText"/>
              <w:snapToGrid w:val="0"/>
            </w:pPr>
          </w:p>
        </w:tc>
      </w:tr>
      <w:tr w:rsidR="00A55B53" w:rsidRPr="00123177" w14:paraId="09FD5F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A35B00" w14:textId="77777777" w:rsidR="00A55B53" w:rsidRPr="00123177" w:rsidRDefault="00A55B53" w:rsidP="00535342">
            <w:pPr>
              <w:pStyle w:val="TableText"/>
              <w:snapToGrid w:val="0"/>
            </w:pPr>
            <w:r w:rsidRPr="00123177">
              <w:t>Critical</w:t>
            </w:r>
          </w:p>
          <w:p w14:paraId="69E70922"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563A09" w14:textId="77777777" w:rsidR="00A55B53" w:rsidRPr="00123177" w:rsidRDefault="00A55B53" w:rsidP="00535342">
            <w:pPr>
              <w:pStyle w:val="TableText"/>
              <w:snapToGrid w:val="0"/>
            </w:pPr>
          </w:p>
        </w:tc>
      </w:tr>
      <w:tr w:rsidR="00A55B53" w:rsidRPr="00123177" w14:paraId="386C0C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47C731"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17F43"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430F7D1" w14:textId="77777777" w:rsidR="00A55B53" w:rsidRPr="00123177" w:rsidRDefault="00A55B53" w:rsidP="00A55B53">
      <w:pPr>
        <w:pStyle w:val="BodyText"/>
        <w:rPr>
          <w:i/>
          <w:color w:val="3366FF"/>
        </w:rPr>
      </w:pPr>
    </w:p>
    <w:p w14:paraId="059FC1E7" w14:textId="77777777" w:rsidR="00A55B53" w:rsidRPr="00123177" w:rsidRDefault="00A55B53" w:rsidP="00A55B53">
      <w:pPr>
        <w:pStyle w:val="BodyText"/>
        <w:rPr>
          <w:i/>
          <w:color w:val="3366FF"/>
        </w:rPr>
      </w:pPr>
    </w:p>
    <w:p w14:paraId="5CDE7E80" w14:textId="77777777" w:rsidR="00A55B53" w:rsidRPr="00123177" w:rsidRDefault="00A55B53" w:rsidP="00A55B53">
      <w:pPr>
        <w:pStyle w:val="Heading4"/>
        <w:rPr>
          <w:sz w:val="24"/>
          <w:szCs w:val="24"/>
        </w:rPr>
      </w:pPr>
      <w:r w:rsidRPr="00123177">
        <w:rPr>
          <w:sz w:val="24"/>
          <w:szCs w:val="24"/>
        </w:rPr>
        <w:t>Requirement to implement the specific requirements for the OBD II device.</w:t>
      </w:r>
    </w:p>
    <w:p w14:paraId="5EA7EE8E" w14:textId="77777777" w:rsidR="00A55B53" w:rsidRPr="00123177" w:rsidRDefault="00A55B53" w:rsidP="00A55B53">
      <w:pPr>
        <w:pStyle w:val="BodyText"/>
        <w:rPr>
          <w:iCs/>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788BF2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B77B9AA"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B1AA72A" w14:textId="77777777" w:rsidR="00A55B53" w:rsidRPr="00123177" w:rsidRDefault="00A55B53" w:rsidP="00535342">
            <w:pPr>
              <w:pStyle w:val="TableColumnTitle"/>
              <w:snapToGrid w:val="0"/>
            </w:pPr>
            <w:r w:rsidRPr="00123177">
              <w:t>Description</w:t>
            </w:r>
          </w:p>
        </w:tc>
      </w:tr>
      <w:tr w:rsidR="00A55B53" w:rsidRPr="00123177" w14:paraId="77803B1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BE56557"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6D8B28" w14:textId="77777777" w:rsidR="00A55B53" w:rsidRPr="00123177" w:rsidRDefault="00A55B53" w:rsidP="00535342">
            <w:pPr>
              <w:snapToGrid w:val="0"/>
            </w:pPr>
            <w:r w:rsidRPr="00123177">
              <w:t>SWRS_OBD_31</w:t>
            </w:r>
          </w:p>
        </w:tc>
      </w:tr>
      <w:tr w:rsidR="00A55B53" w:rsidRPr="00123177" w14:paraId="0BDEEBE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D68F9F1"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4958C3" w14:textId="77777777" w:rsidR="00A55B53" w:rsidRPr="00123177" w:rsidRDefault="00A55B53" w:rsidP="00535342">
            <w:pPr>
              <w:rPr>
                <w:rFonts w:eastAsia="Arial"/>
                <w:szCs w:val="20"/>
              </w:rPr>
            </w:pPr>
            <w:r w:rsidRPr="00123177">
              <w:rPr>
                <w:rFonts w:eastAsia="Arial"/>
                <w:szCs w:val="20"/>
              </w:rPr>
              <w:t xml:space="preserve">SDS-HVDCDC-358 </w:t>
            </w:r>
          </w:p>
        </w:tc>
      </w:tr>
      <w:tr w:rsidR="00A55B53" w:rsidRPr="00123177" w14:paraId="7BC59DA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20C1C0A"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9C646E" w14:textId="77777777" w:rsidR="00A55B53" w:rsidRPr="00123177" w:rsidRDefault="00A55B53" w:rsidP="00535342">
            <w:pPr>
              <w:rPr>
                <w:rFonts w:eastAsia="Arial"/>
                <w:szCs w:val="20"/>
              </w:rPr>
            </w:pPr>
            <w:r w:rsidRPr="00123177">
              <w:rPr>
                <w:rFonts w:eastAsia="Arial"/>
                <w:szCs w:val="20"/>
              </w:rPr>
              <w:t xml:space="preserve">Pre-C Sample/ PF3.0 Phase 2 </w:t>
            </w:r>
          </w:p>
        </w:tc>
      </w:tr>
      <w:tr w:rsidR="00A55B53" w:rsidRPr="00123177" w14:paraId="65D1D00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73E5B19"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39ADEA" w14:textId="77777777" w:rsidR="00A55B53" w:rsidRPr="00123177" w:rsidRDefault="00A55B53" w:rsidP="00535342">
            <w:pPr>
              <w:rPr>
                <w:rFonts w:eastAsia="Arial"/>
                <w:szCs w:val="20"/>
              </w:rPr>
            </w:pPr>
            <w:r w:rsidRPr="00123177">
              <w:rPr>
                <w:rFonts w:eastAsia="Arial"/>
                <w:szCs w:val="20"/>
              </w:rPr>
              <w:t>The HVDCDC shall implement the specific requirements for the OBD II device stated in [SDS18-DIA01-02_DCDC]</w:t>
            </w:r>
          </w:p>
        </w:tc>
      </w:tr>
      <w:tr w:rsidR="00A55B53" w:rsidRPr="00123177" w14:paraId="65B9A7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27B86D"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DAF36F" w14:textId="77777777" w:rsidR="00A55B53" w:rsidRPr="00123177" w:rsidRDefault="00A55B53" w:rsidP="00535342">
            <w:pPr>
              <w:rPr>
                <w:rFonts w:eastAsia="Arial"/>
                <w:szCs w:val="20"/>
              </w:rPr>
            </w:pPr>
            <w:r w:rsidRPr="00123177">
              <w:rPr>
                <w:rFonts w:eastAsia="Arial"/>
                <w:szCs w:val="20"/>
              </w:rPr>
              <w:t>No Such derived requirement is applicable.</w:t>
            </w:r>
          </w:p>
        </w:tc>
      </w:tr>
      <w:tr w:rsidR="00A55B53" w:rsidRPr="00123177" w14:paraId="1662D19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6AA302"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FC3AA5" w14:textId="77777777" w:rsidR="00A55B53" w:rsidRPr="00123177" w:rsidRDefault="00A55B53" w:rsidP="00535342">
            <w:pPr>
              <w:pStyle w:val="TableText"/>
              <w:snapToGrid w:val="0"/>
            </w:pPr>
            <w:r w:rsidRPr="00123177">
              <w:rPr>
                <w:rFonts w:eastAsia="Arial"/>
                <w:szCs w:val="20"/>
              </w:rPr>
              <w:t>No Specific access restrictions is applicable.</w:t>
            </w:r>
          </w:p>
        </w:tc>
      </w:tr>
      <w:tr w:rsidR="00A55B53" w:rsidRPr="00123177" w14:paraId="64D9FF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104FAC"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CD58F1" w14:textId="77777777" w:rsidR="00A55B53" w:rsidRPr="00123177" w:rsidRDefault="00A55B53" w:rsidP="00535342">
            <w:pPr>
              <w:pStyle w:val="TableText"/>
              <w:snapToGrid w:val="0"/>
              <w:rPr>
                <w:rFonts w:eastAsia="Arial"/>
              </w:rPr>
            </w:pPr>
            <w:r w:rsidRPr="00123177">
              <w:rPr>
                <w:rFonts w:eastAsia="Arial"/>
              </w:rPr>
              <w:t xml:space="preserve">Input as expected to a specific requirement mention in </w:t>
            </w:r>
            <w:r w:rsidRPr="00123177">
              <w:rPr>
                <w:rFonts w:eastAsia="Arial"/>
                <w:szCs w:val="20"/>
              </w:rPr>
              <w:t>SDS18-DIA01-02_DCDC document</w:t>
            </w:r>
          </w:p>
        </w:tc>
      </w:tr>
      <w:tr w:rsidR="00A55B53" w:rsidRPr="00123177" w14:paraId="457AD3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1D45D8" w14:textId="77777777" w:rsidR="00A55B53" w:rsidRPr="00123177" w:rsidRDefault="00A55B53" w:rsidP="00535342">
            <w:pPr>
              <w:pStyle w:val="TableText"/>
              <w:snapToGrid w:val="0"/>
              <w:rPr>
                <w:b/>
                <w:bCs/>
              </w:rPr>
            </w:pPr>
            <w:r w:rsidRPr="00123177">
              <w:lastRenderedPageBreak/>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D336D" w14:textId="77777777" w:rsidR="00A55B53" w:rsidRPr="00123177" w:rsidRDefault="00A55B53" w:rsidP="00535342">
            <w:pPr>
              <w:pStyle w:val="TableText"/>
              <w:snapToGrid w:val="0"/>
            </w:pPr>
            <w:r w:rsidRPr="00123177">
              <w:rPr>
                <w:rFonts w:eastAsia="Arial"/>
              </w:rPr>
              <w:t xml:space="preserve">Output as expected to a specific requirement mention in </w:t>
            </w:r>
            <w:r w:rsidRPr="00123177">
              <w:rPr>
                <w:rFonts w:eastAsia="Arial"/>
                <w:szCs w:val="20"/>
              </w:rPr>
              <w:t>SDS18-DIA01-02_DCDC document</w:t>
            </w:r>
          </w:p>
        </w:tc>
      </w:tr>
      <w:tr w:rsidR="00A55B53" w:rsidRPr="00123177" w14:paraId="7A231D3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02A6FB"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CCA6AD" w14:textId="77777777" w:rsidR="00A55B53" w:rsidRPr="00123177" w:rsidRDefault="00A55B53" w:rsidP="00535342">
            <w:pPr>
              <w:pStyle w:val="TableText"/>
              <w:snapToGrid w:val="0"/>
              <w:rPr>
                <w:rStyle w:val="normaltextrun"/>
              </w:rPr>
            </w:pPr>
            <w:r w:rsidRPr="00123177">
              <w:rPr>
                <w:rFonts w:eastAsia="Arial"/>
              </w:rPr>
              <w:t xml:space="preserve">Process shall be as per specific Software requirement </w:t>
            </w:r>
          </w:p>
        </w:tc>
      </w:tr>
      <w:tr w:rsidR="00A55B53" w:rsidRPr="00123177" w14:paraId="6611DA2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2526D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50E299" w14:textId="77777777" w:rsidR="00A55B53" w:rsidRPr="00123177" w:rsidRDefault="00A55B53" w:rsidP="00535342">
            <w:pPr>
              <w:pStyle w:val="TableText"/>
              <w:snapToGrid w:val="0"/>
            </w:pPr>
            <w:r w:rsidRPr="00123177">
              <w:t>No such mandatory fields is applicable.</w:t>
            </w:r>
          </w:p>
        </w:tc>
      </w:tr>
      <w:tr w:rsidR="00A55B53" w:rsidRPr="00123177" w14:paraId="68BC9F0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EAEA73"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312747" w14:textId="77777777" w:rsidR="00A55B53" w:rsidRPr="00123177" w:rsidRDefault="00A55B53" w:rsidP="00535342">
            <w:pPr>
              <w:pStyle w:val="TableText"/>
              <w:snapToGrid w:val="0"/>
            </w:pPr>
            <w:r w:rsidRPr="00123177">
              <w:rPr>
                <w:rFonts w:eastAsia="Arial"/>
              </w:rPr>
              <w:t>As per specific Software requirement.</w:t>
            </w:r>
          </w:p>
        </w:tc>
      </w:tr>
      <w:tr w:rsidR="00A55B53" w:rsidRPr="00123177" w14:paraId="34F8FC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2E3114"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1D9C11"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590D0C4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0779B9"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D596F4" w14:textId="77777777" w:rsidR="00A55B53" w:rsidRPr="00123177" w:rsidRDefault="00A55B53" w:rsidP="00535342">
            <w:pPr>
              <w:pStyle w:val="TableText"/>
              <w:snapToGrid w:val="0"/>
            </w:pPr>
            <w:r w:rsidRPr="00123177">
              <w:rPr>
                <w:szCs w:val="20"/>
              </w:rPr>
              <w:t>Valid range value is not required.</w:t>
            </w:r>
          </w:p>
        </w:tc>
      </w:tr>
      <w:tr w:rsidR="00A55B53" w:rsidRPr="00123177" w14:paraId="213308D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9D8A9C"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B7C0F"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4005B8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E60AB3"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354786"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1CC291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96D5E5"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988210" w14:textId="77777777" w:rsidR="00A55B53" w:rsidRPr="00123177" w:rsidRDefault="00A55B53" w:rsidP="00535342">
            <w:pPr>
              <w:pStyle w:val="TableText"/>
            </w:pPr>
            <w:r w:rsidRPr="00123177">
              <w:rPr>
                <w:szCs w:val="20"/>
              </w:rPr>
              <w:t>Data rate is not applicable.</w:t>
            </w:r>
          </w:p>
        </w:tc>
      </w:tr>
      <w:tr w:rsidR="00A55B53" w:rsidRPr="00123177" w14:paraId="13A5F53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5F63B2"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808CCA"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18D19B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BD95B9"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5CA5F"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7AE563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4709B7" w14:textId="77777777" w:rsidR="00A55B53" w:rsidRPr="00123177" w:rsidRDefault="00A55B53" w:rsidP="00535342">
            <w:pPr>
              <w:pStyle w:val="TableText"/>
              <w:snapToGrid w:val="0"/>
            </w:pPr>
            <w:r w:rsidRPr="00123177">
              <w:t xml:space="preserve">Validation Rules/ </w:t>
            </w:r>
          </w:p>
          <w:p w14:paraId="0C4C7C43"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47D474" w14:textId="77777777" w:rsidR="00A55B53" w:rsidRPr="00123177" w:rsidRDefault="00A55B53" w:rsidP="00535342">
            <w:pPr>
              <w:pStyle w:val="TableText"/>
              <w:snapToGrid w:val="0"/>
              <w:rPr>
                <w:i/>
                <w:iCs/>
              </w:rPr>
            </w:pPr>
            <w:r w:rsidRPr="00123177">
              <w:rPr>
                <w:rFonts w:eastAsia="Arial"/>
              </w:rPr>
              <w:t>Verify the input and out section on CANalyzer Tool</w:t>
            </w:r>
          </w:p>
        </w:tc>
      </w:tr>
      <w:tr w:rsidR="00A55B53" w:rsidRPr="00123177" w14:paraId="21FD7F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2F0B71"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D6F18E" w14:textId="77777777" w:rsidR="00A55B53" w:rsidRPr="00123177" w:rsidRDefault="00A55B53" w:rsidP="00535342">
            <w:pPr>
              <w:pStyle w:val="TableText"/>
              <w:snapToGrid w:val="0"/>
            </w:pPr>
            <w:r w:rsidRPr="00123177">
              <w:rPr>
                <w:szCs w:val="20"/>
              </w:rPr>
              <w:t>Constraints is not applicable.</w:t>
            </w:r>
          </w:p>
        </w:tc>
      </w:tr>
      <w:tr w:rsidR="00A55B53" w:rsidRPr="00123177" w14:paraId="063A4D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17ADF9"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79DDAF" w14:textId="77777777" w:rsidR="00A55B53" w:rsidRPr="00123177" w:rsidRDefault="00A55B53" w:rsidP="00535342">
            <w:pPr>
              <w:pStyle w:val="TableText"/>
              <w:snapToGrid w:val="0"/>
            </w:pPr>
            <w:r w:rsidRPr="00123177">
              <w:rPr>
                <w:szCs w:val="20"/>
              </w:rPr>
              <w:t>No effects on other system</w:t>
            </w:r>
          </w:p>
        </w:tc>
      </w:tr>
      <w:tr w:rsidR="00A55B53" w:rsidRPr="00123177" w14:paraId="4E364D2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B09A70" w14:textId="77777777" w:rsidR="00A55B53" w:rsidRPr="00123177" w:rsidRDefault="00A55B53" w:rsidP="00535342">
            <w:pPr>
              <w:pStyle w:val="TableText"/>
              <w:snapToGrid w:val="0"/>
            </w:pPr>
            <w:r w:rsidRPr="00123177">
              <w:t>Testability with respect to test environment</w:t>
            </w:r>
          </w:p>
          <w:p w14:paraId="6321664B" w14:textId="77777777" w:rsidR="00A55B53" w:rsidRPr="00123177" w:rsidRDefault="00A55B53" w:rsidP="00535342">
            <w:pPr>
              <w:pStyle w:val="TableText"/>
            </w:pPr>
            <w:r w:rsidRPr="00123177">
              <w:t>(Yes/No)</w:t>
            </w:r>
          </w:p>
          <w:p w14:paraId="135E4083"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DD9F55" w14:textId="77777777" w:rsidR="00A55B53" w:rsidRPr="00123177" w:rsidRDefault="00A55B53" w:rsidP="00535342">
            <w:pPr>
              <w:pStyle w:val="TableText"/>
              <w:snapToGrid w:val="0"/>
            </w:pPr>
            <w:r w:rsidRPr="00123177">
              <w:t>YES</w:t>
            </w:r>
          </w:p>
        </w:tc>
      </w:tr>
      <w:tr w:rsidR="00A55B53" w:rsidRPr="00123177" w14:paraId="5F843C1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39CF3F" w14:textId="77777777" w:rsidR="00A55B53" w:rsidRPr="00123177" w:rsidRDefault="00A55B53" w:rsidP="00535342">
            <w:pPr>
              <w:pStyle w:val="TableText"/>
              <w:snapToGrid w:val="0"/>
            </w:pPr>
            <w:r w:rsidRPr="00123177">
              <w:lastRenderedPageBreak/>
              <w:t>Feasible within project constraints</w:t>
            </w:r>
          </w:p>
          <w:p w14:paraId="08D058B7" w14:textId="77777777" w:rsidR="00A55B53" w:rsidRPr="00123177" w:rsidRDefault="00A55B53" w:rsidP="00535342">
            <w:pPr>
              <w:pStyle w:val="TableText"/>
              <w:snapToGrid w:val="0"/>
            </w:pPr>
            <w:r w:rsidRPr="00123177">
              <w:t>(Yes/No)</w:t>
            </w:r>
          </w:p>
          <w:p w14:paraId="3BE81A21"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3F3FED" w14:textId="77777777" w:rsidR="00A55B53" w:rsidRPr="00123177" w:rsidRDefault="00A55B53" w:rsidP="00535342">
            <w:pPr>
              <w:pStyle w:val="TableText"/>
              <w:snapToGrid w:val="0"/>
            </w:pPr>
            <w:r w:rsidRPr="00123177">
              <w:t>YES</w:t>
            </w:r>
          </w:p>
        </w:tc>
      </w:tr>
      <w:tr w:rsidR="00A55B53" w:rsidRPr="00123177" w14:paraId="389733A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013143" w14:textId="77777777" w:rsidR="00A55B53" w:rsidRPr="00123177" w:rsidRDefault="00A55B53" w:rsidP="00535342">
            <w:pPr>
              <w:pStyle w:val="TableText"/>
              <w:snapToGrid w:val="0"/>
            </w:pPr>
            <w:r w:rsidRPr="00123177">
              <w:t>Critical</w:t>
            </w:r>
          </w:p>
          <w:p w14:paraId="1BCBD66C"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EDA31B" w14:textId="77777777" w:rsidR="00A55B53" w:rsidRPr="00123177" w:rsidRDefault="00A55B53" w:rsidP="00535342">
            <w:pPr>
              <w:pStyle w:val="TableText"/>
              <w:snapToGrid w:val="0"/>
            </w:pPr>
            <w:r w:rsidRPr="00123177">
              <w:t>YES</w:t>
            </w:r>
          </w:p>
        </w:tc>
      </w:tr>
      <w:tr w:rsidR="00A55B53" w:rsidRPr="00123177" w14:paraId="35657C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A5566D"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F15563"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117462E9" w14:textId="77777777" w:rsidR="00A55B53" w:rsidRPr="00123177" w:rsidRDefault="00A55B53" w:rsidP="00A55B53">
      <w:pPr>
        <w:pStyle w:val="BodyText"/>
        <w:rPr>
          <w:i/>
          <w:color w:val="3366FF"/>
        </w:rPr>
      </w:pPr>
    </w:p>
    <w:p w14:paraId="39034DB3" w14:textId="77777777" w:rsidR="00A55B53" w:rsidRPr="00123177" w:rsidRDefault="00A55B53" w:rsidP="00A55B53">
      <w:pPr>
        <w:pStyle w:val="BodyText"/>
        <w:rPr>
          <w:i/>
          <w:color w:val="3366FF"/>
        </w:rPr>
      </w:pPr>
    </w:p>
    <w:p w14:paraId="0322A0BB" w14:textId="77777777" w:rsidR="00A55B53" w:rsidRPr="00123177" w:rsidRDefault="00A55B53" w:rsidP="00A55B53">
      <w:pPr>
        <w:pStyle w:val="Heading4"/>
        <w:rPr>
          <w:lang w:val="fr-FR"/>
        </w:rPr>
      </w:pPr>
      <w:r w:rsidRPr="00123177">
        <w:rPr>
          <w:lang w:val="fr-FR"/>
        </w:rPr>
        <w:t xml:space="preserve">Non-MIL/OBD </w:t>
      </w:r>
      <w:r w:rsidRPr="00123177">
        <w:t>Components</w:t>
      </w:r>
      <w:r w:rsidRPr="00123177">
        <w:rPr>
          <w:lang w:val="fr-FR"/>
        </w:rPr>
        <w:t xml:space="preserve"> document.</w:t>
      </w:r>
    </w:p>
    <w:p w14:paraId="4DF4D319" w14:textId="77777777" w:rsidR="00463DCC" w:rsidRPr="00123177" w:rsidRDefault="00463DCC" w:rsidP="00463DCC">
      <w:pPr>
        <w:pStyle w:val="ListParagraph"/>
        <w:numPr>
          <w:ilvl w:val="0"/>
          <w:numId w:val="45"/>
        </w:numPr>
        <w:snapToGrid w:val="0"/>
        <w:spacing w:after="160" w:line="259" w:lineRule="auto"/>
        <w:ind w:left="900"/>
        <w:rPr>
          <w:b/>
          <w:bCs/>
          <w:u w:val="single"/>
        </w:rPr>
      </w:pPr>
      <w:r w:rsidRPr="00123177">
        <w:t>A justification must be supplied for every component identified as non-OBD relevant.</w:t>
      </w:r>
    </w:p>
    <w:p w14:paraId="445336EE" w14:textId="77777777" w:rsidR="00463DCC" w:rsidRPr="00123177" w:rsidRDefault="00463DCC" w:rsidP="00463DCC">
      <w:pPr>
        <w:pStyle w:val="ListParagraph"/>
        <w:numPr>
          <w:ilvl w:val="0"/>
          <w:numId w:val="45"/>
        </w:numPr>
        <w:snapToGrid w:val="0"/>
        <w:spacing w:after="160" w:line="259" w:lineRule="auto"/>
        <w:ind w:left="900"/>
        <w:rPr>
          <w:b/>
          <w:bCs/>
          <w:u w:val="single"/>
        </w:rPr>
      </w:pPr>
      <w:r>
        <w:t xml:space="preserve">However, for HVDCDC no such a Non-MIL/OBD components observed. </w:t>
      </w:r>
      <w:r w:rsidRPr="000458FD">
        <w:rPr>
          <w:b/>
          <w:bCs/>
        </w:rPr>
        <w:t>(Need confirmation from MAL).</w:t>
      </w:r>
      <w:r>
        <w:t xml:space="preserve">  </w:t>
      </w:r>
    </w:p>
    <w:p w14:paraId="79AB09C2" w14:textId="05708956" w:rsidR="00A55B53" w:rsidRPr="00123177" w:rsidRDefault="00A55B53" w:rsidP="00A55B53">
      <w:pPr>
        <w:snapToGrid w:val="0"/>
      </w:pPr>
    </w:p>
    <w:p w14:paraId="31A2580E" w14:textId="77777777" w:rsidR="00A55B53" w:rsidRPr="00123177" w:rsidRDefault="00A55B53" w:rsidP="00A55B53">
      <w:pPr>
        <w:pStyle w:val="Heading4"/>
        <w:rPr>
          <w:sz w:val="24"/>
          <w:szCs w:val="24"/>
        </w:rPr>
      </w:pPr>
      <w:bookmarkStart w:id="234" w:name="_Toc162140788"/>
      <w:r w:rsidRPr="00123177">
        <w:rPr>
          <w:sz w:val="24"/>
          <w:szCs w:val="24"/>
        </w:rPr>
        <w:t>General Description document.</w:t>
      </w:r>
      <w:bookmarkEnd w:id="234"/>
    </w:p>
    <w:p w14:paraId="3C18DF3D" w14:textId="77777777" w:rsidR="00A55B53" w:rsidRPr="00123177" w:rsidRDefault="00A55B53" w:rsidP="00A55B53">
      <w:pPr>
        <w:pStyle w:val="Heading5"/>
        <w:rPr>
          <w:sz w:val="20"/>
          <w:szCs w:val="20"/>
        </w:rPr>
      </w:pPr>
      <w:bookmarkStart w:id="235" w:name="_Toc162140789"/>
      <w:r w:rsidRPr="00123177">
        <w:rPr>
          <w:sz w:val="20"/>
          <w:szCs w:val="20"/>
        </w:rPr>
        <w:t>Hybrid Architecture Overview.</w:t>
      </w:r>
      <w:bookmarkEnd w:id="235"/>
    </w:p>
    <w:p w14:paraId="2138EBF2" w14:textId="77777777" w:rsidR="00A55B53" w:rsidRPr="00123177" w:rsidRDefault="00A55B53">
      <w:pPr>
        <w:pStyle w:val="Default"/>
        <w:numPr>
          <w:ilvl w:val="0"/>
          <w:numId w:val="46"/>
        </w:numPr>
        <w:rPr>
          <w:sz w:val="22"/>
          <w:szCs w:val="22"/>
        </w:rPr>
      </w:pPr>
      <w:r w:rsidRPr="00123177">
        <w:rPr>
          <w:b/>
          <w:bCs/>
          <w:sz w:val="22"/>
          <w:szCs w:val="22"/>
        </w:rPr>
        <w:t xml:space="preserve">High Voltage DC to DC Converter: </w:t>
      </w:r>
      <w:r w:rsidRPr="00123177">
        <w:rPr>
          <w:sz w:val="22"/>
          <w:szCs w:val="22"/>
        </w:rPr>
        <w:t xml:space="preserve">The HV HVDCDC performs the following functions which are necessary for ensuring the integrity of operation of the Hybrid Vehicle: </w:t>
      </w:r>
    </w:p>
    <w:p w14:paraId="1FC07304" w14:textId="77777777" w:rsidR="00A55B53" w:rsidRPr="00123177" w:rsidRDefault="00A55B53" w:rsidP="00A55B53">
      <w:pPr>
        <w:pStyle w:val="Default"/>
        <w:ind w:left="1080"/>
        <w:rPr>
          <w:sz w:val="22"/>
          <w:szCs w:val="22"/>
        </w:rPr>
      </w:pPr>
    </w:p>
    <w:p w14:paraId="339F81CF" w14:textId="77777777" w:rsidR="002F42E5" w:rsidRPr="002F42E5" w:rsidRDefault="002F42E5" w:rsidP="002F42E5">
      <w:pPr>
        <w:numPr>
          <w:ilvl w:val="0"/>
          <w:numId w:val="47"/>
        </w:numPr>
        <w:contextualSpacing/>
        <w:rPr>
          <w:rFonts w:asciiTheme="minorHAnsi" w:eastAsia="Arial" w:hAnsiTheme="minorHAnsi" w:cstheme="minorHAnsi"/>
          <w:sz w:val="22"/>
          <w:szCs w:val="22"/>
          <w:lang w:val="en-GB"/>
        </w:rPr>
      </w:pPr>
      <w:r w:rsidRPr="002F42E5">
        <w:rPr>
          <w:rFonts w:asciiTheme="minorHAnsi" w:eastAsia="Arial" w:hAnsiTheme="minorHAnsi" w:cstheme="minorHAnsi"/>
          <w:b/>
          <w:bCs/>
          <w:sz w:val="22"/>
          <w:szCs w:val="22"/>
          <w:lang w:val="en-GB"/>
        </w:rPr>
        <w:t>400V Power Conversion (Buck)</w:t>
      </w:r>
      <w:r w:rsidRPr="002F42E5">
        <w:rPr>
          <w:rFonts w:asciiTheme="minorHAnsi" w:eastAsia="Arial" w:hAnsiTheme="minorHAnsi" w:cstheme="minorHAnsi"/>
          <w:sz w:val="22"/>
          <w:szCs w:val="22"/>
          <w:lang w:val="en-GB"/>
        </w:rPr>
        <w:t xml:space="preserve"> – The HV DCDC shall convert electrical power from the 800V HV bus to the 400V HV bus. The HV DCDC shall supply power to the 400V bus in form of electrical current and maintain the voltage at the 400V bus to sustain the loads on 12V HVDCDC, PTC and eAC. </w:t>
      </w:r>
    </w:p>
    <w:p w14:paraId="0943A45D" w14:textId="77777777" w:rsidR="002F42E5" w:rsidRPr="002F42E5" w:rsidRDefault="002F42E5" w:rsidP="002F42E5">
      <w:pPr>
        <w:numPr>
          <w:ilvl w:val="0"/>
          <w:numId w:val="47"/>
        </w:numPr>
        <w:contextualSpacing/>
        <w:rPr>
          <w:rFonts w:asciiTheme="minorHAnsi" w:eastAsia="Arial" w:hAnsiTheme="minorHAnsi" w:cstheme="minorHAnsi"/>
          <w:sz w:val="22"/>
          <w:szCs w:val="22"/>
          <w:lang w:val="en-GB"/>
        </w:rPr>
      </w:pPr>
      <w:r w:rsidRPr="002F42E5">
        <w:rPr>
          <w:rFonts w:asciiTheme="minorHAnsi" w:eastAsia="Arial" w:hAnsiTheme="minorHAnsi" w:cstheme="minorHAnsi"/>
          <w:b/>
          <w:bCs/>
          <w:sz w:val="22"/>
          <w:szCs w:val="22"/>
          <w:lang w:val="en-GB"/>
        </w:rPr>
        <w:t xml:space="preserve">800V Power Conversion (Boost) </w:t>
      </w:r>
      <w:r w:rsidRPr="002F42E5">
        <w:rPr>
          <w:rFonts w:asciiTheme="minorHAnsi" w:eastAsia="Arial" w:hAnsiTheme="minorHAnsi" w:cstheme="minorHAnsi"/>
          <w:sz w:val="22"/>
          <w:szCs w:val="22"/>
          <w:lang w:val="en-GB"/>
        </w:rPr>
        <w:t>– The DCDC shall convert electrical power from the 400V HV bus to the 800V ESS HV bus during charging. The DCDC shall control voltage and current on the 800V bus during charging.</w:t>
      </w:r>
    </w:p>
    <w:p w14:paraId="0305462D" w14:textId="77777777" w:rsidR="002F42E5" w:rsidRPr="002F42E5" w:rsidRDefault="002F42E5" w:rsidP="002F42E5">
      <w:pPr>
        <w:numPr>
          <w:ilvl w:val="0"/>
          <w:numId w:val="47"/>
        </w:numPr>
        <w:contextualSpacing/>
        <w:rPr>
          <w:rFonts w:asciiTheme="minorHAnsi" w:eastAsia="Arial" w:hAnsiTheme="minorHAnsi" w:cstheme="minorHAnsi"/>
          <w:sz w:val="22"/>
          <w:szCs w:val="22"/>
          <w:lang w:val="en-GB"/>
        </w:rPr>
      </w:pPr>
      <w:r w:rsidRPr="002F42E5">
        <w:rPr>
          <w:rFonts w:asciiTheme="minorHAnsi" w:eastAsia="Arial" w:hAnsiTheme="minorHAnsi" w:cstheme="minorHAnsi"/>
          <w:b/>
          <w:bCs/>
          <w:sz w:val="22"/>
          <w:szCs w:val="22"/>
          <w:lang w:val="en-GB"/>
        </w:rPr>
        <w:t>Control Topology</w:t>
      </w:r>
      <w:r w:rsidRPr="002F42E5">
        <w:rPr>
          <w:rFonts w:asciiTheme="minorHAnsi" w:eastAsia="Arial" w:hAnsiTheme="minorHAnsi" w:cstheme="minorHAnsi"/>
          <w:sz w:val="22"/>
          <w:szCs w:val="22"/>
          <w:lang w:val="en-GB"/>
        </w:rPr>
        <w:t xml:space="preserve"> – The HV DCDC shall respond to commands from the Electric Drive Supervisory Unit for all supported functions.</w:t>
      </w:r>
    </w:p>
    <w:p w14:paraId="089A4BCA" w14:textId="0D105F54" w:rsidR="002F42E5" w:rsidRDefault="002F42E5">
      <w:pPr>
        <w:pStyle w:val="Default"/>
        <w:numPr>
          <w:ilvl w:val="0"/>
          <w:numId w:val="47"/>
        </w:numPr>
        <w:rPr>
          <w:sz w:val="22"/>
          <w:szCs w:val="22"/>
        </w:rPr>
      </w:pPr>
      <w:r>
        <w:rPr>
          <w:sz w:val="22"/>
          <w:szCs w:val="22"/>
        </w:rPr>
        <w:t>HVDCDC shall report all the faults and status messages over CAN.</w:t>
      </w:r>
    </w:p>
    <w:p w14:paraId="31906F73" w14:textId="77777777" w:rsidR="002F42E5" w:rsidRPr="00123177" w:rsidRDefault="002F42E5" w:rsidP="002F42E5">
      <w:pPr>
        <w:pStyle w:val="Default"/>
        <w:ind w:left="1440"/>
        <w:rPr>
          <w:sz w:val="22"/>
          <w:szCs w:val="22"/>
        </w:rPr>
      </w:pPr>
    </w:p>
    <w:p w14:paraId="08B8B904" w14:textId="466AF862" w:rsidR="00A55B53" w:rsidRPr="00123177" w:rsidRDefault="004338C4" w:rsidP="00A55B53">
      <w:pPr>
        <w:pStyle w:val="Heading5"/>
        <w:rPr>
          <w:sz w:val="20"/>
          <w:szCs w:val="20"/>
        </w:rPr>
      </w:pPr>
      <w:bookmarkStart w:id="236" w:name="_Toc162140790"/>
      <w:r w:rsidRPr="004338C4">
        <w:rPr>
          <w:sz w:val="20"/>
          <w:szCs w:val="20"/>
        </w:rPr>
        <w:t>System voltage high – 800V side</w:t>
      </w:r>
      <w:r w:rsidRPr="000436A8">
        <w:rPr>
          <w:sz w:val="20"/>
          <w:szCs w:val="20"/>
        </w:rPr>
        <w:t xml:space="preserve"> </w:t>
      </w:r>
      <w:r w:rsidR="00A55B53" w:rsidRPr="00123177">
        <w:rPr>
          <w:sz w:val="20"/>
          <w:szCs w:val="20"/>
        </w:rPr>
        <w:t>Diagnostic text Descriptions.</w:t>
      </w:r>
      <w:bookmarkEnd w:id="236"/>
    </w:p>
    <w:p w14:paraId="319E714C" w14:textId="5EC2204B" w:rsidR="00A55B53" w:rsidRPr="00123177" w:rsidRDefault="00A55B53">
      <w:pPr>
        <w:pStyle w:val="Default"/>
        <w:numPr>
          <w:ilvl w:val="0"/>
          <w:numId w:val="48"/>
        </w:numPr>
        <w:rPr>
          <w:sz w:val="22"/>
          <w:szCs w:val="22"/>
        </w:rPr>
      </w:pPr>
      <w:r w:rsidRPr="00123177">
        <w:rPr>
          <w:sz w:val="22"/>
          <w:szCs w:val="22"/>
        </w:rPr>
        <w:t xml:space="preserve">For each diagnostic included in the summary table (section </w:t>
      </w:r>
      <w:r w:rsidR="00463DCC" w:rsidRPr="00123177">
        <w:rPr>
          <w:sz w:val="22"/>
          <w:szCs w:val="22"/>
        </w:rPr>
        <w:t>4.</w:t>
      </w:r>
      <w:r w:rsidR="00463DCC">
        <w:rPr>
          <w:sz w:val="22"/>
          <w:szCs w:val="22"/>
        </w:rPr>
        <w:t xml:space="preserve">7.1.2 </w:t>
      </w:r>
      <w:r w:rsidRPr="00123177">
        <w:rPr>
          <w:sz w:val="22"/>
          <w:szCs w:val="22"/>
        </w:rPr>
        <w:t>above), a text description must be made available to explain how a diagnostic operates.</w:t>
      </w:r>
    </w:p>
    <w:p w14:paraId="266D35D8" w14:textId="77777777" w:rsidR="00A55B53" w:rsidRPr="00123177" w:rsidRDefault="00A55B53">
      <w:pPr>
        <w:pStyle w:val="Default"/>
        <w:numPr>
          <w:ilvl w:val="0"/>
          <w:numId w:val="48"/>
        </w:numPr>
        <w:rPr>
          <w:sz w:val="22"/>
          <w:szCs w:val="22"/>
        </w:rPr>
      </w:pPr>
      <w:r w:rsidRPr="00123177">
        <w:rPr>
          <w:sz w:val="22"/>
          <w:szCs w:val="22"/>
        </w:rPr>
        <w:t>The following is an example of a Diagnostic Description:</w:t>
      </w:r>
    </w:p>
    <w:p w14:paraId="46B77304" w14:textId="77777777" w:rsidR="00A55B53" w:rsidRPr="00123177" w:rsidRDefault="00A55B53" w:rsidP="00A55B53">
      <w:pPr>
        <w:pStyle w:val="Default"/>
        <w:ind w:left="720"/>
        <w:rPr>
          <w:sz w:val="22"/>
          <w:szCs w:val="22"/>
        </w:rPr>
      </w:pPr>
    </w:p>
    <w:p w14:paraId="06C4283D" w14:textId="474EB39E" w:rsidR="00A55B53" w:rsidRPr="00123177" w:rsidRDefault="00A55B53" w:rsidP="00A55B53">
      <w:pPr>
        <w:pStyle w:val="Default"/>
        <w:ind w:left="1080"/>
        <w:rPr>
          <w:rFonts w:ascii="Cambria" w:hAnsi="Cambria" w:cs="Cambria"/>
          <w:sz w:val="22"/>
          <w:szCs w:val="22"/>
        </w:rPr>
      </w:pPr>
      <w:r w:rsidRPr="00123177">
        <w:rPr>
          <w:rFonts w:ascii="Cambria" w:hAnsi="Cambria" w:cs="Cambria"/>
          <w:b/>
          <w:bCs/>
          <w:i/>
          <w:iCs/>
          <w:sz w:val="22"/>
          <w:szCs w:val="22"/>
        </w:rPr>
        <w:t xml:space="preserve">System voltage high – </w:t>
      </w:r>
      <w:r w:rsidR="00512EC7">
        <w:rPr>
          <w:rFonts w:ascii="Cambria" w:hAnsi="Cambria" w:cs="Cambria"/>
          <w:b/>
          <w:bCs/>
          <w:i/>
          <w:iCs/>
          <w:sz w:val="22"/>
          <w:szCs w:val="22"/>
        </w:rPr>
        <w:t>800V side</w:t>
      </w:r>
    </w:p>
    <w:p w14:paraId="2E486016" w14:textId="6EADDE09" w:rsidR="00A55B53" w:rsidRPr="00123177" w:rsidRDefault="00A55B53" w:rsidP="00A55B53">
      <w:pPr>
        <w:pStyle w:val="Default"/>
        <w:ind w:left="1080"/>
        <w:rPr>
          <w:sz w:val="22"/>
          <w:szCs w:val="22"/>
        </w:rPr>
      </w:pPr>
      <w:r w:rsidRPr="00123177">
        <w:rPr>
          <w:b/>
          <w:bCs/>
          <w:i/>
          <w:iCs/>
          <w:sz w:val="22"/>
          <w:szCs w:val="22"/>
        </w:rPr>
        <w:lastRenderedPageBreak/>
        <w:t>Associated DTC</w:t>
      </w:r>
      <w:r w:rsidRPr="00123177">
        <w:rPr>
          <w:i/>
          <w:iCs/>
          <w:sz w:val="22"/>
          <w:szCs w:val="22"/>
        </w:rPr>
        <w:t xml:space="preserve">: </w:t>
      </w:r>
      <w:r w:rsidR="00512EC7">
        <w:rPr>
          <w:i/>
          <w:iCs/>
          <w:sz w:val="22"/>
          <w:szCs w:val="22"/>
        </w:rPr>
        <w:t>&lt;TBD&gt;</w:t>
      </w:r>
      <w:r w:rsidRPr="00123177">
        <w:rPr>
          <w:i/>
          <w:iCs/>
          <w:sz w:val="22"/>
          <w:szCs w:val="22"/>
        </w:rPr>
        <w:t xml:space="preserve"> </w:t>
      </w:r>
    </w:p>
    <w:p w14:paraId="299B011D" w14:textId="72C15C69" w:rsidR="00A55B53" w:rsidRPr="00123177" w:rsidRDefault="00A55B53" w:rsidP="00A55B53">
      <w:pPr>
        <w:pStyle w:val="Default"/>
        <w:ind w:left="1080"/>
        <w:rPr>
          <w:sz w:val="22"/>
          <w:szCs w:val="22"/>
        </w:rPr>
      </w:pPr>
      <w:r w:rsidRPr="00123177">
        <w:rPr>
          <w:b/>
          <w:bCs/>
          <w:i/>
          <w:iCs/>
          <w:sz w:val="22"/>
          <w:szCs w:val="22"/>
        </w:rPr>
        <w:t>McLaren Identifier</w:t>
      </w:r>
      <w:r w:rsidRPr="00123177">
        <w:rPr>
          <w:i/>
          <w:iCs/>
          <w:sz w:val="22"/>
          <w:szCs w:val="22"/>
        </w:rPr>
        <w:t xml:space="preserve">: </w:t>
      </w:r>
      <w:r w:rsidR="00512EC7">
        <w:rPr>
          <w:i/>
          <w:iCs/>
          <w:sz w:val="22"/>
          <w:szCs w:val="22"/>
        </w:rPr>
        <w:t>&lt;TBD&gt;</w:t>
      </w:r>
    </w:p>
    <w:p w14:paraId="3A867633" w14:textId="11B33E7D" w:rsidR="00A55B53" w:rsidRPr="00123177" w:rsidRDefault="00A55B53" w:rsidP="00A55B53">
      <w:pPr>
        <w:pStyle w:val="Default"/>
        <w:ind w:left="1080"/>
        <w:rPr>
          <w:sz w:val="21"/>
          <w:szCs w:val="21"/>
        </w:rPr>
      </w:pPr>
      <w:r w:rsidRPr="00123177">
        <w:rPr>
          <w:b/>
          <w:bCs/>
          <w:i/>
          <w:iCs/>
          <w:sz w:val="21"/>
          <w:szCs w:val="21"/>
        </w:rPr>
        <w:t>Description</w:t>
      </w:r>
      <w:r w:rsidRPr="00123177">
        <w:rPr>
          <w:i/>
          <w:iCs/>
          <w:sz w:val="21"/>
          <w:szCs w:val="21"/>
        </w:rPr>
        <w:t xml:space="preserve">: The diagnostic is continuous in operation. A fault is detected if the </w:t>
      </w:r>
      <w:r w:rsidR="00512EC7">
        <w:rPr>
          <w:i/>
          <w:iCs/>
          <w:sz w:val="21"/>
          <w:szCs w:val="21"/>
        </w:rPr>
        <w:t xml:space="preserve">800V side </w:t>
      </w:r>
      <w:r w:rsidRPr="00123177">
        <w:rPr>
          <w:i/>
          <w:iCs/>
          <w:sz w:val="21"/>
          <w:szCs w:val="21"/>
        </w:rPr>
        <w:t>voltage</w:t>
      </w:r>
      <w:r w:rsidR="00512EC7">
        <w:rPr>
          <w:i/>
          <w:iCs/>
          <w:sz w:val="21"/>
          <w:szCs w:val="21"/>
        </w:rPr>
        <w:t xml:space="preserve"> </w:t>
      </w:r>
      <w:r w:rsidRPr="00123177">
        <w:rPr>
          <w:i/>
          <w:iCs/>
          <w:sz w:val="21"/>
          <w:szCs w:val="21"/>
        </w:rPr>
        <w:t xml:space="preserve"> measured at the ECU is greater than a calibrated threshold. To ensure robustness of diagnostic a debounce time is required to have elapsed prior to failure judgement. At ignition on, the voltage of the internal power stages is also checked against a threshold. </w:t>
      </w:r>
    </w:p>
    <w:p w14:paraId="53715300" w14:textId="77777777" w:rsidR="00A55B53" w:rsidRPr="00123177" w:rsidRDefault="00A55B53" w:rsidP="00A55B53">
      <w:pPr>
        <w:pStyle w:val="BodyText"/>
        <w:ind w:left="1080"/>
      </w:pPr>
      <w:r w:rsidRPr="00123177">
        <w:rPr>
          <w:b/>
          <w:bCs/>
          <w:i/>
          <w:iCs/>
          <w:sz w:val="22"/>
          <w:szCs w:val="22"/>
        </w:rPr>
        <w:t xml:space="preserve">Monitoring Conditions: </w:t>
      </w:r>
      <w:r w:rsidRPr="00123177">
        <w:rPr>
          <w:i/>
          <w:iCs/>
          <w:sz w:val="22"/>
          <w:szCs w:val="22"/>
        </w:rPr>
        <w:t>See McLaren Federal Certification - ECU Diagnostic Summary Table</w:t>
      </w:r>
    </w:p>
    <w:p w14:paraId="3D8A03FD" w14:textId="77777777" w:rsidR="00A55B53" w:rsidRPr="00123177" w:rsidRDefault="00A55B53" w:rsidP="00A55B53">
      <w:pPr>
        <w:pStyle w:val="BodyText"/>
        <w:ind w:left="1440"/>
      </w:pPr>
    </w:p>
    <w:p w14:paraId="72C7C458" w14:textId="77777777" w:rsidR="00A55B53" w:rsidRPr="00123177" w:rsidRDefault="00A55B53" w:rsidP="00A55B53">
      <w:pPr>
        <w:pStyle w:val="Heading5"/>
        <w:rPr>
          <w:sz w:val="20"/>
          <w:szCs w:val="20"/>
        </w:rPr>
      </w:pPr>
      <w:bookmarkStart w:id="237" w:name="_Toc162140791"/>
      <w:r w:rsidRPr="00123177">
        <w:rPr>
          <w:sz w:val="20"/>
          <w:szCs w:val="20"/>
        </w:rPr>
        <w:t>Flow Charts.</w:t>
      </w:r>
      <w:bookmarkEnd w:id="237"/>
    </w:p>
    <w:p w14:paraId="74C45016" w14:textId="1180388B" w:rsidR="00A55B53" w:rsidRPr="00123177" w:rsidRDefault="00A55B53">
      <w:pPr>
        <w:pStyle w:val="BodyText"/>
        <w:numPr>
          <w:ilvl w:val="0"/>
          <w:numId w:val="49"/>
        </w:numPr>
        <w:ind w:left="720"/>
      </w:pPr>
      <w:r w:rsidRPr="00123177">
        <w:rPr>
          <w:sz w:val="22"/>
          <w:szCs w:val="22"/>
        </w:rPr>
        <w:t>For each diagnostic included in the summary table (section</w:t>
      </w:r>
      <w:r w:rsidR="000436A8">
        <w:rPr>
          <w:sz w:val="22"/>
          <w:szCs w:val="22"/>
        </w:rPr>
        <w:t xml:space="preserve"> </w:t>
      </w:r>
      <w:r w:rsidR="00463DCC" w:rsidRPr="00123177">
        <w:rPr>
          <w:sz w:val="22"/>
          <w:szCs w:val="22"/>
        </w:rPr>
        <w:t>4.</w:t>
      </w:r>
      <w:r w:rsidR="00463DCC">
        <w:rPr>
          <w:sz w:val="22"/>
          <w:szCs w:val="22"/>
        </w:rPr>
        <w:t xml:space="preserve">7.1.2 </w:t>
      </w:r>
      <w:r w:rsidRPr="00123177">
        <w:rPr>
          <w:sz w:val="22"/>
          <w:szCs w:val="22"/>
        </w:rPr>
        <w:t>above), a flow chart must be made available to explain how a diagnostic operates.</w:t>
      </w:r>
    </w:p>
    <w:p w14:paraId="2A416064" w14:textId="05EBAB9F" w:rsidR="00A55B53" w:rsidRPr="00123177" w:rsidRDefault="00A55B53">
      <w:pPr>
        <w:pStyle w:val="BodyText"/>
        <w:numPr>
          <w:ilvl w:val="0"/>
          <w:numId w:val="49"/>
        </w:numPr>
        <w:ind w:left="720"/>
      </w:pPr>
      <w:r w:rsidRPr="00123177">
        <w:rPr>
          <w:sz w:val="22"/>
          <w:szCs w:val="22"/>
        </w:rPr>
        <w:t>The following is an example of a Diagnostic Flow Chart</w:t>
      </w:r>
      <w:r w:rsidR="00512EC7">
        <w:rPr>
          <w:sz w:val="22"/>
          <w:szCs w:val="22"/>
        </w:rPr>
        <w:t xml:space="preserve"> for 800V side (To be confirmed with MAL)</w:t>
      </w:r>
      <w:r w:rsidRPr="00123177">
        <w:rPr>
          <w:sz w:val="22"/>
          <w:szCs w:val="22"/>
        </w:rPr>
        <w:t>:</w:t>
      </w:r>
      <w:r w:rsidR="00512EC7">
        <w:rPr>
          <w:sz w:val="22"/>
          <w:szCs w:val="22"/>
        </w:rPr>
        <w:t xml:space="preserve"> </w:t>
      </w:r>
    </w:p>
    <w:p w14:paraId="291BB4AC" w14:textId="3D239E12" w:rsidR="00A55B53" w:rsidRPr="00123177" w:rsidRDefault="000D7CA6" w:rsidP="00A55B53">
      <w:pPr>
        <w:pStyle w:val="BodyText"/>
      </w:pPr>
      <w:r w:rsidRPr="000D7CA6">
        <w:rPr>
          <w:noProof/>
        </w:rPr>
        <w:drawing>
          <wp:anchor distT="0" distB="0" distL="114300" distR="114300" simplePos="0" relativeHeight="251658241" behindDoc="0" locked="0" layoutInCell="1" allowOverlap="1" wp14:anchorId="1A73F1EE" wp14:editId="3B47548B">
            <wp:simplePos x="0" y="0"/>
            <wp:positionH relativeFrom="margin">
              <wp:align>center</wp:align>
            </wp:positionH>
            <wp:positionV relativeFrom="paragraph">
              <wp:posOffset>189561</wp:posOffset>
            </wp:positionV>
            <wp:extent cx="2990850" cy="2906395"/>
            <wp:effectExtent l="0" t="0" r="0" b="8255"/>
            <wp:wrapTopAndBottom/>
            <wp:docPr id="876097321"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97321" name="Picture 1" descr="A diagram of a computer pro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990850" cy="2906395"/>
                    </a:xfrm>
                    <a:prstGeom prst="rect">
                      <a:avLst/>
                    </a:prstGeom>
                  </pic:spPr>
                </pic:pic>
              </a:graphicData>
            </a:graphic>
            <wp14:sizeRelH relativeFrom="page">
              <wp14:pctWidth>0</wp14:pctWidth>
            </wp14:sizeRelH>
            <wp14:sizeRelV relativeFrom="page">
              <wp14:pctHeight>0</wp14:pctHeight>
            </wp14:sizeRelV>
          </wp:anchor>
        </w:drawing>
      </w:r>
    </w:p>
    <w:p w14:paraId="378BD4E7" w14:textId="1D86164B" w:rsidR="000436A8" w:rsidRPr="00123177" w:rsidRDefault="004338C4" w:rsidP="000436A8">
      <w:pPr>
        <w:pStyle w:val="Heading5"/>
        <w:rPr>
          <w:sz w:val="20"/>
          <w:szCs w:val="20"/>
        </w:rPr>
      </w:pPr>
      <w:r w:rsidRPr="004338C4">
        <w:rPr>
          <w:sz w:val="20"/>
          <w:szCs w:val="20"/>
        </w:rPr>
        <w:t xml:space="preserve">System voltage high – </w:t>
      </w:r>
      <w:r>
        <w:rPr>
          <w:sz w:val="20"/>
          <w:szCs w:val="20"/>
        </w:rPr>
        <w:t>4</w:t>
      </w:r>
      <w:r w:rsidRPr="004338C4">
        <w:rPr>
          <w:sz w:val="20"/>
          <w:szCs w:val="20"/>
        </w:rPr>
        <w:t>00V side</w:t>
      </w:r>
      <w:r w:rsidRPr="000436A8">
        <w:rPr>
          <w:sz w:val="20"/>
          <w:szCs w:val="20"/>
        </w:rPr>
        <w:t xml:space="preserve"> </w:t>
      </w:r>
      <w:r w:rsidRPr="00123177">
        <w:rPr>
          <w:sz w:val="20"/>
          <w:szCs w:val="20"/>
        </w:rPr>
        <w:t>Diagnostic text Descriptions</w:t>
      </w:r>
      <w:r w:rsidR="000436A8" w:rsidRPr="00123177">
        <w:rPr>
          <w:sz w:val="20"/>
          <w:szCs w:val="20"/>
        </w:rPr>
        <w:t>.</w:t>
      </w:r>
    </w:p>
    <w:p w14:paraId="0A736296" w14:textId="3B8F270F" w:rsidR="000436A8" w:rsidRPr="00123177" w:rsidRDefault="000436A8" w:rsidP="000436A8">
      <w:pPr>
        <w:pStyle w:val="Default"/>
        <w:numPr>
          <w:ilvl w:val="0"/>
          <w:numId w:val="48"/>
        </w:numPr>
        <w:rPr>
          <w:sz w:val="22"/>
          <w:szCs w:val="22"/>
        </w:rPr>
      </w:pPr>
      <w:r w:rsidRPr="00123177">
        <w:rPr>
          <w:sz w:val="22"/>
          <w:szCs w:val="22"/>
        </w:rPr>
        <w:t xml:space="preserve">For each diagnostic included in the summary table (section </w:t>
      </w:r>
      <w:r w:rsidR="00463DCC" w:rsidRPr="00123177">
        <w:rPr>
          <w:sz w:val="22"/>
          <w:szCs w:val="22"/>
        </w:rPr>
        <w:t>4.</w:t>
      </w:r>
      <w:r w:rsidR="00463DCC">
        <w:rPr>
          <w:sz w:val="22"/>
          <w:szCs w:val="22"/>
        </w:rPr>
        <w:t xml:space="preserve">7.1.2 </w:t>
      </w:r>
      <w:r w:rsidRPr="00123177">
        <w:rPr>
          <w:sz w:val="22"/>
          <w:szCs w:val="22"/>
        </w:rPr>
        <w:t>above), a text description must be made available to explain how a diagnostic operates.</w:t>
      </w:r>
    </w:p>
    <w:p w14:paraId="0799BE9B" w14:textId="77777777" w:rsidR="000436A8" w:rsidRPr="00123177" w:rsidRDefault="000436A8" w:rsidP="000436A8">
      <w:pPr>
        <w:pStyle w:val="Default"/>
        <w:numPr>
          <w:ilvl w:val="0"/>
          <w:numId w:val="48"/>
        </w:numPr>
        <w:rPr>
          <w:sz w:val="22"/>
          <w:szCs w:val="22"/>
        </w:rPr>
      </w:pPr>
      <w:r w:rsidRPr="00123177">
        <w:rPr>
          <w:sz w:val="22"/>
          <w:szCs w:val="22"/>
        </w:rPr>
        <w:t>The following is an example of a Diagnostic Description:</w:t>
      </w:r>
    </w:p>
    <w:p w14:paraId="3031F6EF" w14:textId="77777777" w:rsidR="000436A8" w:rsidRPr="00123177" w:rsidRDefault="000436A8" w:rsidP="000436A8">
      <w:pPr>
        <w:pStyle w:val="Default"/>
        <w:ind w:left="720"/>
        <w:rPr>
          <w:sz w:val="22"/>
          <w:szCs w:val="22"/>
        </w:rPr>
      </w:pPr>
    </w:p>
    <w:p w14:paraId="07DAF243" w14:textId="4FAF696F" w:rsidR="000436A8" w:rsidRPr="00123177" w:rsidRDefault="000436A8" w:rsidP="000436A8">
      <w:pPr>
        <w:pStyle w:val="Default"/>
        <w:ind w:left="1080"/>
        <w:rPr>
          <w:rFonts w:ascii="Cambria" w:hAnsi="Cambria" w:cs="Cambria"/>
          <w:sz w:val="22"/>
          <w:szCs w:val="22"/>
        </w:rPr>
      </w:pPr>
      <w:r w:rsidRPr="00123177">
        <w:rPr>
          <w:rFonts w:ascii="Cambria" w:hAnsi="Cambria" w:cs="Cambria"/>
          <w:b/>
          <w:bCs/>
          <w:i/>
          <w:iCs/>
          <w:sz w:val="22"/>
          <w:szCs w:val="22"/>
        </w:rPr>
        <w:t xml:space="preserve">System voltage high – </w:t>
      </w:r>
      <w:r>
        <w:rPr>
          <w:rFonts w:ascii="Cambria" w:hAnsi="Cambria" w:cs="Cambria"/>
          <w:b/>
          <w:bCs/>
          <w:i/>
          <w:iCs/>
          <w:sz w:val="22"/>
          <w:szCs w:val="22"/>
        </w:rPr>
        <w:t>400V side</w:t>
      </w:r>
    </w:p>
    <w:p w14:paraId="758CBA18" w14:textId="77777777" w:rsidR="000436A8" w:rsidRPr="00123177" w:rsidRDefault="000436A8" w:rsidP="000436A8">
      <w:pPr>
        <w:pStyle w:val="Default"/>
        <w:ind w:left="1080"/>
        <w:rPr>
          <w:sz w:val="22"/>
          <w:szCs w:val="22"/>
        </w:rPr>
      </w:pPr>
      <w:r w:rsidRPr="00123177">
        <w:rPr>
          <w:b/>
          <w:bCs/>
          <w:i/>
          <w:iCs/>
          <w:sz w:val="22"/>
          <w:szCs w:val="22"/>
        </w:rPr>
        <w:t>Associated DTC</w:t>
      </w:r>
      <w:r w:rsidRPr="00123177">
        <w:rPr>
          <w:i/>
          <w:iCs/>
          <w:sz w:val="22"/>
          <w:szCs w:val="22"/>
        </w:rPr>
        <w:t xml:space="preserve">: </w:t>
      </w:r>
      <w:r>
        <w:rPr>
          <w:i/>
          <w:iCs/>
          <w:sz w:val="22"/>
          <w:szCs w:val="22"/>
        </w:rPr>
        <w:t>&lt;TBD&gt;</w:t>
      </w:r>
      <w:r w:rsidRPr="00123177">
        <w:rPr>
          <w:i/>
          <w:iCs/>
          <w:sz w:val="22"/>
          <w:szCs w:val="22"/>
        </w:rPr>
        <w:t xml:space="preserve"> </w:t>
      </w:r>
    </w:p>
    <w:p w14:paraId="32CC2F0B" w14:textId="77777777" w:rsidR="000436A8" w:rsidRPr="00123177" w:rsidRDefault="000436A8" w:rsidP="000436A8">
      <w:pPr>
        <w:pStyle w:val="Default"/>
        <w:ind w:left="1080"/>
        <w:rPr>
          <w:sz w:val="22"/>
          <w:szCs w:val="22"/>
        </w:rPr>
      </w:pPr>
      <w:r w:rsidRPr="00123177">
        <w:rPr>
          <w:b/>
          <w:bCs/>
          <w:i/>
          <w:iCs/>
          <w:sz w:val="22"/>
          <w:szCs w:val="22"/>
        </w:rPr>
        <w:t>McLaren Identifier</w:t>
      </w:r>
      <w:r w:rsidRPr="00123177">
        <w:rPr>
          <w:i/>
          <w:iCs/>
          <w:sz w:val="22"/>
          <w:szCs w:val="22"/>
        </w:rPr>
        <w:t xml:space="preserve">: </w:t>
      </w:r>
      <w:r>
        <w:rPr>
          <w:i/>
          <w:iCs/>
          <w:sz w:val="22"/>
          <w:szCs w:val="22"/>
        </w:rPr>
        <w:t>&lt;TBD&gt;</w:t>
      </w:r>
    </w:p>
    <w:p w14:paraId="5E358A71" w14:textId="6259157D" w:rsidR="000436A8" w:rsidRPr="00123177" w:rsidRDefault="000436A8" w:rsidP="000436A8">
      <w:pPr>
        <w:pStyle w:val="Default"/>
        <w:ind w:left="1080"/>
        <w:rPr>
          <w:sz w:val="21"/>
          <w:szCs w:val="21"/>
        </w:rPr>
      </w:pPr>
      <w:r w:rsidRPr="00123177">
        <w:rPr>
          <w:b/>
          <w:bCs/>
          <w:i/>
          <w:iCs/>
          <w:sz w:val="21"/>
          <w:szCs w:val="21"/>
        </w:rPr>
        <w:t>Description</w:t>
      </w:r>
      <w:r w:rsidRPr="00123177">
        <w:rPr>
          <w:i/>
          <w:iCs/>
          <w:sz w:val="21"/>
          <w:szCs w:val="21"/>
        </w:rPr>
        <w:t xml:space="preserve">: The diagnostic is continuous in operation. A fault is detected if the </w:t>
      </w:r>
      <w:r>
        <w:rPr>
          <w:i/>
          <w:iCs/>
          <w:sz w:val="21"/>
          <w:szCs w:val="21"/>
        </w:rPr>
        <w:t xml:space="preserve">400V side </w:t>
      </w:r>
      <w:r w:rsidRPr="00123177">
        <w:rPr>
          <w:i/>
          <w:iCs/>
          <w:sz w:val="21"/>
          <w:szCs w:val="21"/>
        </w:rPr>
        <w:t>voltage</w:t>
      </w:r>
      <w:r>
        <w:rPr>
          <w:i/>
          <w:iCs/>
          <w:sz w:val="21"/>
          <w:szCs w:val="21"/>
        </w:rPr>
        <w:t xml:space="preserve"> </w:t>
      </w:r>
      <w:r w:rsidRPr="00123177">
        <w:rPr>
          <w:i/>
          <w:iCs/>
          <w:sz w:val="21"/>
          <w:szCs w:val="21"/>
        </w:rPr>
        <w:t xml:space="preserve"> measured at the ECU is greater than a calibrated threshold. To ensure robustness of diagnostic a debounce time is required to have elapsed prior to failure judgement. At ignition on, the voltage of the internal power stages is also checked against a threshold. </w:t>
      </w:r>
    </w:p>
    <w:p w14:paraId="470CFBE6" w14:textId="77777777" w:rsidR="000436A8" w:rsidRPr="00123177" w:rsidRDefault="000436A8" w:rsidP="000436A8">
      <w:pPr>
        <w:pStyle w:val="BodyText"/>
        <w:ind w:left="1080"/>
      </w:pPr>
      <w:r w:rsidRPr="00123177">
        <w:rPr>
          <w:b/>
          <w:bCs/>
          <w:i/>
          <w:iCs/>
          <w:sz w:val="22"/>
          <w:szCs w:val="22"/>
        </w:rPr>
        <w:t xml:space="preserve">Monitoring Conditions: </w:t>
      </w:r>
      <w:r w:rsidRPr="00123177">
        <w:rPr>
          <w:i/>
          <w:iCs/>
          <w:sz w:val="22"/>
          <w:szCs w:val="22"/>
        </w:rPr>
        <w:t>See McLaren Federal Certification - ECU Diagnostic Summary Table</w:t>
      </w:r>
    </w:p>
    <w:p w14:paraId="58288124" w14:textId="77777777" w:rsidR="000436A8" w:rsidRPr="00123177" w:rsidRDefault="000436A8" w:rsidP="000436A8">
      <w:pPr>
        <w:pStyle w:val="BodyText"/>
        <w:ind w:left="1440"/>
      </w:pPr>
    </w:p>
    <w:p w14:paraId="24EF3312" w14:textId="77777777" w:rsidR="000436A8" w:rsidRPr="00123177" w:rsidRDefault="000436A8" w:rsidP="000436A8">
      <w:pPr>
        <w:pStyle w:val="Heading5"/>
        <w:rPr>
          <w:sz w:val="20"/>
          <w:szCs w:val="20"/>
        </w:rPr>
      </w:pPr>
      <w:r w:rsidRPr="00123177">
        <w:rPr>
          <w:sz w:val="20"/>
          <w:szCs w:val="20"/>
        </w:rPr>
        <w:lastRenderedPageBreak/>
        <w:t>Flow Charts.</w:t>
      </w:r>
    </w:p>
    <w:p w14:paraId="07871016" w14:textId="2C1A94E7" w:rsidR="000436A8" w:rsidRPr="00123177" w:rsidRDefault="000436A8" w:rsidP="000436A8">
      <w:pPr>
        <w:pStyle w:val="BodyText"/>
        <w:numPr>
          <w:ilvl w:val="0"/>
          <w:numId w:val="49"/>
        </w:numPr>
        <w:ind w:left="720"/>
      </w:pPr>
      <w:r w:rsidRPr="00123177">
        <w:rPr>
          <w:sz w:val="22"/>
          <w:szCs w:val="22"/>
        </w:rPr>
        <w:t>For each diagnostic included in the summary table (section</w:t>
      </w:r>
      <w:r>
        <w:rPr>
          <w:sz w:val="22"/>
          <w:szCs w:val="22"/>
        </w:rPr>
        <w:t xml:space="preserve"> </w:t>
      </w:r>
      <w:r w:rsidR="00463DCC" w:rsidRPr="00123177">
        <w:rPr>
          <w:sz w:val="22"/>
          <w:szCs w:val="22"/>
        </w:rPr>
        <w:t>4.</w:t>
      </w:r>
      <w:r w:rsidR="00463DCC">
        <w:rPr>
          <w:sz w:val="22"/>
          <w:szCs w:val="22"/>
        </w:rPr>
        <w:t xml:space="preserve">7.1.2 </w:t>
      </w:r>
      <w:r w:rsidRPr="00123177">
        <w:rPr>
          <w:sz w:val="22"/>
          <w:szCs w:val="22"/>
        </w:rPr>
        <w:t>above), a flow chart must be made available to explain how a diagnostic operates.</w:t>
      </w:r>
    </w:p>
    <w:p w14:paraId="012BBD01" w14:textId="181E821E" w:rsidR="000D7CA6" w:rsidRDefault="000436A8" w:rsidP="000D7CA6">
      <w:pPr>
        <w:pStyle w:val="BodyText"/>
        <w:numPr>
          <w:ilvl w:val="0"/>
          <w:numId w:val="49"/>
        </w:numPr>
        <w:ind w:left="720"/>
      </w:pPr>
      <w:r w:rsidRPr="00123177">
        <w:rPr>
          <w:sz w:val="22"/>
          <w:szCs w:val="22"/>
        </w:rPr>
        <w:t>The following is an example of a Diagnostic Flow Chart</w:t>
      </w:r>
      <w:r>
        <w:rPr>
          <w:sz w:val="22"/>
          <w:szCs w:val="22"/>
        </w:rPr>
        <w:t xml:space="preserve"> for 400V side (To be confirmed with MAL)</w:t>
      </w:r>
      <w:r w:rsidRPr="00123177">
        <w:rPr>
          <w:sz w:val="22"/>
          <w:szCs w:val="22"/>
        </w:rPr>
        <w:t>:</w:t>
      </w:r>
      <w:r>
        <w:rPr>
          <w:sz w:val="22"/>
          <w:szCs w:val="22"/>
        </w:rPr>
        <w:t xml:space="preserve"> </w:t>
      </w:r>
    </w:p>
    <w:p w14:paraId="3A8DA87D" w14:textId="222F06FC" w:rsidR="00624FE9" w:rsidRDefault="000D7CA6" w:rsidP="000D7CA6">
      <w:pPr>
        <w:pStyle w:val="BodyText"/>
        <w:ind w:left="1620"/>
      </w:pPr>
      <w:r w:rsidRPr="000D7CA6">
        <w:rPr>
          <w:noProof/>
        </w:rPr>
        <w:drawing>
          <wp:inline distT="0" distB="0" distL="0" distR="0" wp14:anchorId="4DB4743A" wp14:editId="1A9A07EE">
            <wp:extent cx="3210314" cy="3104866"/>
            <wp:effectExtent l="0" t="0" r="9525" b="635"/>
            <wp:docPr id="126404081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40812" name="Picture 1" descr="A diagram of a computer&#10;&#10;Description automatically generated"/>
                    <pic:cNvPicPr/>
                  </pic:nvPicPr>
                  <pic:blipFill>
                    <a:blip r:embed="rId30"/>
                    <a:stretch>
                      <a:fillRect/>
                    </a:stretch>
                  </pic:blipFill>
                  <pic:spPr>
                    <a:xfrm>
                      <a:off x="0" y="0"/>
                      <a:ext cx="3211862" cy="3106363"/>
                    </a:xfrm>
                    <a:prstGeom prst="rect">
                      <a:avLst/>
                    </a:prstGeom>
                  </pic:spPr>
                </pic:pic>
              </a:graphicData>
            </a:graphic>
          </wp:inline>
        </w:drawing>
      </w:r>
    </w:p>
    <w:p w14:paraId="5E762DD8" w14:textId="6CD8D49F" w:rsidR="000436A8" w:rsidRPr="00123177" w:rsidRDefault="000436A8" w:rsidP="000436A8">
      <w:pPr>
        <w:pStyle w:val="BodyText"/>
      </w:pPr>
    </w:p>
    <w:p w14:paraId="28927D88" w14:textId="43407A33" w:rsidR="000436A8" w:rsidRPr="00123177" w:rsidRDefault="004338C4" w:rsidP="000436A8">
      <w:pPr>
        <w:pStyle w:val="Heading5"/>
        <w:rPr>
          <w:sz w:val="20"/>
          <w:szCs w:val="20"/>
        </w:rPr>
      </w:pPr>
      <w:r w:rsidRPr="004338C4">
        <w:rPr>
          <w:sz w:val="20"/>
          <w:szCs w:val="20"/>
        </w:rPr>
        <w:t xml:space="preserve">System voltage </w:t>
      </w:r>
      <w:r>
        <w:rPr>
          <w:sz w:val="20"/>
          <w:szCs w:val="20"/>
        </w:rPr>
        <w:t>low</w:t>
      </w:r>
      <w:r w:rsidRPr="004338C4">
        <w:rPr>
          <w:sz w:val="20"/>
          <w:szCs w:val="20"/>
        </w:rPr>
        <w:t xml:space="preserve"> – </w:t>
      </w:r>
      <w:r>
        <w:rPr>
          <w:sz w:val="20"/>
          <w:szCs w:val="20"/>
        </w:rPr>
        <w:t>4</w:t>
      </w:r>
      <w:r w:rsidRPr="004338C4">
        <w:rPr>
          <w:sz w:val="20"/>
          <w:szCs w:val="20"/>
        </w:rPr>
        <w:t>00V side</w:t>
      </w:r>
      <w:r w:rsidRPr="000436A8">
        <w:rPr>
          <w:sz w:val="20"/>
          <w:szCs w:val="20"/>
        </w:rPr>
        <w:t xml:space="preserve"> </w:t>
      </w:r>
      <w:r w:rsidRPr="00123177">
        <w:rPr>
          <w:sz w:val="20"/>
          <w:szCs w:val="20"/>
        </w:rPr>
        <w:t>Diagnostic text Descriptions</w:t>
      </w:r>
      <w:r w:rsidR="000436A8" w:rsidRPr="00123177">
        <w:rPr>
          <w:sz w:val="20"/>
          <w:szCs w:val="20"/>
        </w:rPr>
        <w:t>.</w:t>
      </w:r>
    </w:p>
    <w:p w14:paraId="16E68826" w14:textId="5A88407D" w:rsidR="000436A8" w:rsidRPr="00123177" w:rsidRDefault="000436A8" w:rsidP="000436A8">
      <w:pPr>
        <w:pStyle w:val="Default"/>
        <w:numPr>
          <w:ilvl w:val="0"/>
          <w:numId w:val="48"/>
        </w:numPr>
        <w:rPr>
          <w:sz w:val="22"/>
          <w:szCs w:val="22"/>
        </w:rPr>
      </w:pPr>
      <w:r w:rsidRPr="00123177">
        <w:rPr>
          <w:sz w:val="22"/>
          <w:szCs w:val="22"/>
        </w:rPr>
        <w:t xml:space="preserve">For each diagnostic included in the summary table (section </w:t>
      </w:r>
      <w:r w:rsidR="00463DCC" w:rsidRPr="00123177">
        <w:rPr>
          <w:sz w:val="22"/>
          <w:szCs w:val="22"/>
        </w:rPr>
        <w:t>4.</w:t>
      </w:r>
      <w:r w:rsidR="00463DCC">
        <w:rPr>
          <w:sz w:val="22"/>
          <w:szCs w:val="22"/>
        </w:rPr>
        <w:t xml:space="preserve">7.1.2 </w:t>
      </w:r>
      <w:r w:rsidRPr="00123177">
        <w:rPr>
          <w:sz w:val="22"/>
          <w:szCs w:val="22"/>
        </w:rPr>
        <w:t>above), a text description must be made available to explain how a diagnostic operates.</w:t>
      </w:r>
    </w:p>
    <w:p w14:paraId="2501E70F" w14:textId="77777777" w:rsidR="000436A8" w:rsidRDefault="000436A8" w:rsidP="000436A8">
      <w:pPr>
        <w:pStyle w:val="Default"/>
        <w:numPr>
          <w:ilvl w:val="0"/>
          <w:numId w:val="48"/>
        </w:numPr>
        <w:rPr>
          <w:sz w:val="22"/>
          <w:szCs w:val="22"/>
        </w:rPr>
      </w:pPr>
      <w:r w:rsidRPr="00123177">
        <w:rPr>
          <w:sz w:val="22"/>
          <w:szCs w:val="22"/>
        </w:rPr>
        <w:t>The following is an example of a Diagnostic Description:</w:t>
      </w:r>
    </w:p>
    <w:p w14:paraId="7F54AC23" w14:textId="77777777" w:rsidR="00624FE9" w:rsidRPr="00123177" w:rsidRDefault="00624FE9" w:rsidP="00624FE9">
      <w:pPr>
        <w:pStyle w:val="Default"/>
        <w:ind w:left="720"/>
        <w:rPr>
          <w:sz w:val="22"/>
          <w:szCs w:val="22"/>
        </w:rPr>
      </w:pPr>
    </w:p>
    <w:p w14:paraId="78232CCA" w14:textId="2423AEF3" w:rsidR="000436A8" w:rsidRPr="00123177" w:rsidRDefault="000436A8" w:rsidP="000436A8">
      <w:pPr>
        <w:pStyle w:val="Default"/>
        <w:ind w:left="1080"/>
        <w:rPr>
          <w:rFonts w:ascii="Cambria" w:hAnsi="Cambria" w:cs="Cambria"/>
          <w:sz w:val="22"/>
          <w:szCs w:val="22"/>
        </w:rPr>
      </w:pPr>
      <w:r w:rsidRPr="00123177">
        <w:rPr>
          <w:rFonts w:ascii="Cambria" w:hAnsi="Cambria" w:cs="Cambria"/>
          <w:b/>
          <w:bCs/>
          <w:i/>
          <w:iCs/>
          <w:sz w:val="22"/>
          <w:szCs w:val="22"/>
        </w:rPr>
        <w:t xml:space="preserve">System voltage </w:t>
      </w:r>
      <w:r w:rsidR="004338C4">
        <w:rPr>
          <w:rFonts w:ascii="Cambria" w:hAnsi="Cambria" w:cs="Cambria"/>
          <w:b/>
          <w:bCs/>
          <w:i/>
          <w:iCs/>
          <w:sz w:val="22"/>
          <w:szCs w:val="22"/>
        </w:rPr>
        <w:t>low</w:t>
      </w:r>
      <w:r w:rsidRPr="00123177">
        <w:rPr>
          <w:rFonts w:ascii="Cambria" w:hAnsi="Cambria" w:cs="Cambria"/>
          <w:b/>
          <w:bCs/>
          <w:i/>
          <w:iCs/>
          <w:sz w:val="22"/>
          <w:szCs w:val="22"/>
        </w:rPr>
        <w:t xml:space="preserve"> – </w:t>
      </w:r>
      <w:r>
        <w:rPr>
          <w:rFonts w:ascii="Cambria" w:hAnsi="Cambria" w:cs="Cambria"/>
          <w:b/>
          <w:bCs/>
          <w:i/>
          <w:iCs/>
          <w:sz w:val="22"/>
          <w:szCs w:val="22"/>
        </w:rPr>
        <w:t>400V side</w:t>
      </w:r>
    </w:p>
    <w:p w14:paraId="787A43C1" w14:textId="77777777" w:rsidR="000436A8" w:rsidRPr="00123177" w:rsidRDefault="000436A8" w:rsidP="000436A8">
      <w:pPr>
        <w:pStyle w:val="Default"/>
        <w:ind w:left="1080"/>
        <w:rPr>
          <w:sz w:val="22"/>
          <w:szCs w:val="22"/>
        </w:rPr>
      </w:pPr>
      <w:r w:rsidRPr="00123177">
        <w:rPr>
          <w:b/>
          <w:bCs/>
          <w:i/>
          <w:iCs/>
          <w:sz w:val="22"/>
          <w:szCs w:val="22"/>
        </w:rPr>
        <w:t>Associated DTC</w:t>
      </w:r>
      <w:r w:rsidRPr="00123177">
        <w:rPr>
          <w:i/>
          <w:iCs/>
          <w:sz w:val="22"/>
          <w:szCs w:val="22"/>
        </w:rPr>
        <w:t xml:space="preserve">: </w:t>
      </w:r>
      <w:r>
        <w:rPr>
          <w:i/>
          <w:iCs/>
          <w:sz w:val="22"/>
          <w:szCs w:val="22"/>
        </w:rPr>
        <w:t>&lt;TBD&gt;</w:t>
      </w:r>
      <w:r w:rsidRPr="00123177">
        <w:rPr>
          <w:i/>
          <w:iCs/>
          <w:sz w:val="22"/>
          <w:szCs w:val="22"/>
        </w:rPr>
        <w:t xml:space="preserve"> </w:t>
      </w:r>
    </w:p>
    <w:p w14:paraId="0586456B" w14:textId="77777777" w:rsidR="000436A8" w:rsidRPr="00123177" w:rsidRDefault="000436A8" w:rsidP="000436A8">
      <w:pPr>
        <w:pStyle w:val="Default"/>
        <w:ind w:left="1080"/>
        <w:rPr>
          <w:sz w:val="22"/>
          <w:szCs w:val="22"/>
        </w:rPr>
      </w:pPr>
      <w:r w:rsidRPr="00123177">
        <w:rPr>
          <w:b/>
          <w:bCs/>
          <w:i/>
          <w:iCs/>
          <w:sz w:val="22"/>
          <w:szCs w:val="22"/>
        </w:rPr>
        <w:t>McLaren Identifier</w:t>
      </w:r>
      <w:r w:rsidRPr="00123177">
        <w:rPr>
          <w:i/>
          <w:iCs/>
          <w:sz w:val="22"/>
          <w:szCs w:val="22"/>
        </w:rPr>
        <w:t xml:space="preserve">: </w:t>
      </w:r>
      <w:r>
        <w:rPr>
          <w:i/>
          <w:iCs/>
          <w:sz w:val="22"/>
          <w:szCs w:val="22"/>
        </w:rPr>
        <w:t>&lt;TBD&gt;</w:t>
      </w:r>
    </w:p>
    <w:p w14:paraId="0B21C88E" w14:textId="69E34E95" w:rsidR="000436A8" w:rsidRPr="00123177" w:rsidRDefault="000436A8" w:rsidP="000436A8">
      <w:pPr>
        <w:pStyle w:val="Default"/>
        <w:ind w:left="1080"/>
        <w:rPr>
          <w:sz w:val="21"/>
          <w:szCs w:val="21"/>
        </w:rPr>
      </w:pPr>
      <w:r w:rsidRPr="00123177">
        <w:rPr>
          <w:b/>
          <w:bCs/>
          <w:i/>
          <w:iCs/>
          <w:sz w:val="21"/>
          <w:szCs w:val="21"/>
        </w:rPr>
        <w:t>Description</w:t>
      </w:r>
      <w:r w:rsidRPr="00123177">
        <w:rPr>
          <w:i/>
          <w:iCs/>
          <w:sz w:val="21"/>
          <w:szCs w:val="21"/>
        </w:rPr>
        <w:t xml:space="preserve">: The diagnostic is continuous in operation. A fault is detected if the </w:t>
      </w:r>
      <w:r>
        <w:rPr>
          <w:i/>
          <w:iCs/>
          <w:sz w:val="21"/>
          <w:szCs w:val="21"/>
        </w:rPr>
        <w:t xml:space="preserve">400V side </w:t>
      </w:r>
      <w:r w:rsidRPr="00123177">
        <w:rPr>
          <w:i/>
          <w:iCs/>
          <w:sz w:val="21"/>
          <w:szCs w:val="21"/>
        </w:rPr>
        <w:t>voltage</w:t>
      </w:r>
      <w:r>
        <w:rPr>
          <w:i/>
          <w:iCs/>
          <w:sz w:val="21"/>
          <w:szCs w:val="21"/>
        </w:rPr>
        <w:t xml:space="preserve"> </w:t>
      </w:r>
      <w:r w:rsidRPr="00123177">
        <w:rPr>
          <w:i/>
          <w:iCs/>
          <w:sz w:val="21"/>
          <w:szCs w:val="21"/>
        </w:rPr>
        <w:t xml:space="preserve"> measured at the ECU is </w:t>
      </w:r>
      <w:r w:rsidR="004338C4">
        <w:rPr>
          <w:i/>
          <w:iCs/>
          <w:sz w:val="21"/>
          <w:szCs w:val="21"/>
        </w:rPr>
        <w:t>less</w:t>
      </w:r>
      <w:r w:rsidRPr="00123177">
        <w:rPr>
          <w:i/>
          <w:iCs/>
          <w:sz w:val="21"/>
          <w:szCs w:val="21"/>
        </w:rPr>
        <w:t xml:space="preserve"> than a calibrated threshold. To ensure robustness of diagnostic a debounce time is required to have elapsed prior to failure judgement. At ignition on, the voltage of the internal power stages is also checked against a threshold. </w:t>
      </w:r>
    </w:p>
    <w:p w14:paraId="2A17A948" w14:textId="77777777" w:rsidR="000436A8" w:rsidRDefault="000436A8" w:rsidP="000436A8">
      <w:pPr>
        <w:pStyle w:val="BodyText"/>
        <w:ind w:left="1080"/>
        <w:rPr>
          <w:i/>
          <w:iCs/>
          <w:sz w:val="22"/>
          <w:szCs w:val="22"/>
        </w:rPr>
      </w:pPr>
      <w:r w:rsidRPr="00123177">
        <w:rPr>
          <w:b/>
          <w:bCs/>
          <w:i/>
          <w:iCs/>
          <w:sz w:val="22"/>
          <w:szCs w:val="22"/>
        </w:rPr>
        <w:t xml:space="preserve">Monitoring Conditions: </w:t>
      </w:r>
      <w:r w:rsidRPr="00123177">
        <w:rPr>
          <w:i/>
          <w:iCs/>
          <w:sz w:val="22"/>
          <w:szCs w:val="22"/>
        </w:rPr>
        <w:t>See McLaren Federal Certification - ECU Diagnostic Summary Table</w:t>
      </w:r>
    </w:p>
    <w:p w14:paraId="76BAD845" w14:textId="77777777" w:rsidR="00624FE9" w:rsidRPr="00123177" w:rsidRDefault="00624FE9" w:rsidP="000436A8">
      <w:pPr>
        <w:pStyle w:val="BodyText"/>
        <w:ind w:left="1080"/>
      </w:pPr>
    </w:p>
    <w:p w14:paraId="0F8AB95D" w14:textId="77777777" w:rsidR="000436A8" w:rsidRPr="00123177" w:rsidRDefault="000436A8" w:rsidP="000436A8">
      <w:pPr>
        <w:pStyle w:val="Heading5"/>
        <w:rPr>
          <w:sz w:val="20"/>
          <w:szCs w:val="20"/>
        </w:rPr>
      </w:pPr>
      <w:r w:rsidRPr="00123177">
        <w:rPr>
          <w:sz w:val="20"/>
          <w:szCs w:val="20"/>
        </w:rPr>
        <w:t>Flow Charts.</w:t>
      </w:r>
    </w:p>
    <w:p w14:paraId="57F5EBBE" w14:textId="34E19B04" w:rsidR="000436A8" w:rsidRPr="00123177" w:rsidRDefault="000436A8" w:rsidP="000436A8">
      <w:pPr>
        <w:pStyle w:val="BodyText"/>
        <w:numPr>
          <w:ilvl w:val="0"/>
          <w:numId w:val="49"/>
        </w:numPr>
        <w:ind w:left="720"/>
      </w:pPr>
      <w:r w:rsidRPr="00123177">
        <w:rPr>
          <w:sz w:val="22"/>
          <w:szCs w:val="22"/>
        </w:rPr>
        <w:t>For each diagnostic included in the summary table (section</w:t>
      </w:r>
      <w:r>
        <w:rPr>
          <w:sz w:val="22"/>
          <w:szCs w:val="22"/>
        </w:rPr>
        <w:t xml:space="preserve"> </w:t>
      </w:r>
      <w:r w:rsidR="00463DCC" w:rsidRPr="00123177">
        <w:rPr>
          <w:sz w:val="22"/>
          <w:szCs w:val="22"/>
        </w:rPr>
        <w:t>4.</w:t>
      </w:r>
      <w:r w:rsidR="00463DCC">
        <w:rPr>
          <w:sz w:val="22"/>
          <w:szCs w:val="22"/>
        </w:rPr>
        <w:t xml:space="preserve">7.1.2 </w:t>
      </w:r>
      <w:r w:rsidRPr="00123177">
        <w:rPr>
          <w:sz w:val="22"/>
          <w:szCs w:val="22"/>
        </w:rPr>
        <w:t>above), a flow chart must be made available to explain how a diagnostic operates.</w:t>
      </w:r>
    </w:p>
    <w:p w14:paraId="1061B264" w14:textId="77777777" w:rsidR="000436A8" w:rsidRPr="00123177" w:rsidRDefault="000436A8" w:rsidP="000436A8">
      <w:pPr>
        <w:pStyle w:val="BodyText"/>
        <w:numPr>
          <w:ilvl w:val="0"/>
          <w:numId w:val="49"/>
        </w:numPr>
        <w:ind w:left="720"/>
      </w:pPr>
      <w:r w:rsidRPr="00123177">
        <w:rPr>
          <w:sz w:val="22"/>
          <w:szCs w:val="22"/>
        </w:rPr>
        <w:t>The following is an example of a Diagnostic Flow Chart</w:t>
      </w:r>
      <w:r>
        <w:rPr>
          <w:sz w:val="22"/>
          <w:szCs w:val="22"/>
        </w:rPr>
        <w:t xml:space="preserve"> for 400V side (To be confirmed with MAL)</w:t>
      </w:r>
      <w:r w:rsidRPr="00123177">
        <w:rPr>
          <w:sz w:val="22"/>
          <w:szCs w:val="22"/>
        </w:rPr>
        <w:t>:</w:t>
      </w:r>
      <w:r>
        <w:rPr>
          <w:sz w:val="22"/>
          <w:szCs w:val="22"/>
        </w:rPr>
        <w:t xml:space="preserve"> </w:t>
      </w:r>
    </w:p>
    <w:p w14:paraId="31841E63" w14:textId="10FA8597" w:rsidR="00A55B53" w:rsidRDefault="00A55B53" w:rsidP="00A55B53">
      <w:pPr>
        <w:pStyle w:val="BodyText"/>
        <w:rPr>
          <w:i/>
          <w:color w:val="3366FF"/>
        </w:rPr>
      </w:pPr>
    </w:p>
    <w:p w14:paraId="7D4C6D1E" w14:textId="67B5CE0F" w:rsidR="00624FE9" w:rsidRDefault="000D7CA6" w:rsidP="00A55B53">
      <w:pPr>
        <w:pStyle w:val="BodyText"/>
        <w:rPr>
          <w:i/>
          <w:color w:val="3366FF"/>
        </w:rPr>
      </w:pPr>
      <w:r w:rsidRPr="000D7CA6">
        <w:rPr>
          <w:i/>
          <w:noProof/>
          <w:color w:val="3366FF"/>
        </w:rPr>
        <w:lastRenderedPageBreak/>
        <w:drawing>
          <wp:anchor distT="0" distB="0" distL="114300" distR="114300" simplePos="0" relativeHeight="251658242" behindDoc="0" locked="0" layoutInCell="1" allowOverlap="1" wp14:anchorId="44AEF62F" wp14:editId="1C751EA0">
            <wp:simplePos x="0" y="0"/>
            <wp:positionH relativeFrom="margin">
              <wp:posOffset>1381125</wp:posOffset>
            </wp:positionH>
            <wp:positionV relativeFrom="paragraph">
              <wp:posOffset>0</wp:posOffset>
            </wp:positionV>
            <wp:extent cx="3089275" cy="2981960"/>
            <wp:effectExtent l="0" t="0" r="0" b="8890"/>
            <wp:wrapTopAndBottom/>
            <wp:docPr id="542406190"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06190" name="Picture 1" descr="A diagram of a flowchar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089275" cy="2981960"/>
                    </a:xfrm>
                    <a:prstGeom prst="rect">
                      <a:avLst/>
                    </a:prstGeom>
                  </pic:spPr>
                </pic:pic>
              </a:graphicData>
            </a:graphic>
            <wp14:sizeRelH relativeFrom="page">
              <wp14:pctWidth>0</wp14:pctWidth>
            </wp14:sizeRelH>
            <wp14:sizeRelV relativeFrom="page">
              <wp14:pctHeight>0</wp14:pctHeight>
            </wp14:sizeRelV>
          </wp:anchor>
        </w:drawing>
      </w:r>
    </w:p>
    <w:p w14:paraId="764E594C" w14:textId="0F1FCB14" w:rsidR="004338C4" w:rsidRPr="00123177" w:rsidRDefault="004338C4" w:rsidP="004338C4">
      <w:pPr>
        <w:pStyle w:val="Heading5"/>
        <w:rPr>
          <w:sz w:val="20"/>
          <w:szCs w:val="20"/>
        </w:rPr>
      </w:pPr>
      <w:r w:rsidRPr="004338C4">
        <w:rPr>
          <w:sz w:val="20"/>
          <w:szCs w:val="20"/>
        </w:rPr>
        <w:t xml:space="preserve">System voltage </w:t>
      </w:r>
      <w:r>
        <w:rPr>
          <w:sz w:val="20"/>
          <w:szCs w:val="20"/>
        </w:rPr>
        <w:t>low</w:t>
      </w:r>
      <w:r w:rsidRPr="004338C4">
        <w:rPr>
          <w:sz w:val="20"/>
          <w:szCs w:val="20"/>
        </w:rPr>
        <w:t xml:space="preserve"> – </w:t>
      </w:r>
      <w:r>
        <w:rPr>
          <w:sz w:val="20"/>
          <w:szCs w:val="20"/>
        </w:rPr>
        <w:t>8</w:t>
      </w:r>
      <w:r w:rsidRPr="004338C4">
        <w:rPr>
          <w:sz w:val="20"/>
          <w:szCs w:val="20"/>
        </w:rPr>
        <w:t>00V side</w:t>
      </w:r>
      <w:r w:rsidRPr="000436A8">
        <w:rPr>
          <w:sz w:val="20"/>
          <w:szCs w:val="20"/>
        </w:rPr>
        <w:t xml:space="preserve"> </w:t>
      </w:r>
      <w:r w:rsidRPr="00123177">
        <w:rPr>
          <w:sz w:val="20"/>
          <w:szCs w:val="20"/>
        </w:rPr>
        <w:t>Diagnostic text Descriptions.</w:t>
      </w:r>
    </w:p>
    <w:p w14:paraId="36C4A4F5" w14:textId="415732B9" w:rsidR="004338C4" w:rsidRPr="00123177" w:rsidRDefault="004338C4" w:rsidP="004338C4">
      <w:pPr>
        <w:pStyle w:val="Default"/>
        <w:numPr>
          <w:ilvl w:val="0"/>
          <w:numId w:val="48"/>
        </w:numPr>
        <w:rPr>
          <w:sz w:val="22"/>
          <w:szCs w:val="22"/>
        </w:rPr>
      </w:pPr>
      <w:r w:rsidRPr="00123177">
        <w:rPr>
          <w:sz w:val="22"/>
          <w:szCs w:val="22"/>
        </w:rPr>
        <w:t xml:space="preserve">For each diagnostic included in the summary table (section </w:t>
      </w:r>
      <w:r w:rsidR="00463DCC" w:rsidRPr="00123177">
        <w:rPr>
          <w:sz w:val="22"/>
          <w:szCs w:val="22"/>
        </w:rPr>
        <w:t>4.</w:t>
      </w:r>
      <w:r w:rsidR="00463DCC">
        <w:rPr>
          <w:sz w:val="22"/>
          <w:szCs w:val="22"/>
        </w:rPr>
        <w:t xml:space="preserve">7.1.2 </w:t>
      </w:r>
      <w:r w:rsidRPr="00123177">
        <w:rPr>
          <w:sz w:val="22"/>
          <w:szCs w:val="22"/>
        </w:rPr>
        <w:t>above), a text description must be made available to explain how a diagnostic operates.</w:t>
      </w:r>
    </w:p>
    <w:p w14:paraId="30F917A8" w14:textId="77777777" w:rsidR="004338C4" w:rsidRPr="00123177" w:rsidRDefault="004338C4" w:rsidP="004338C4">
      <w:pPr>
        <w:pStyle w:val="Default"/>
        <w:numPr>
          <w:ilvl w:val="0"/>
          <w:numId w:val="48"/>
        </w:numPr>
        <w:rPr>
          <w:sz w:val="22"/>
          <w:szCs w:val="22"/>
        </w:rPr>
      </w:pPr>
      <w:r w:rsidRPr="00123177">
        <w:rPr>
          <w:sz w:val="22"/>
          <w:szCs w:val="22"/>
        </w:rPr>
        <w:t>The following is an example of a Diagnostic Description:</w:t>
      </w:r>
    </w:p>
    <w:p w14:paraId="1E6525B7" w14:textId="138B6746" w:rsidR="004338C4" w:rsidRPr="00123177" w:rsidRDefault="004338C4" w:rsidP="004338C4">
      <w:pPr>
        <w:pStyle w:val="Default"/>
        <w:ind w:left="1080"/>
        <w:rPr>
          <w:rFonts w:ascii="Cambria" w:hAnsi="Cambria" w:cs="Cambria"/>
          <w:sz w:val="22"/>
          <w:szCs w:val="22"/>
        </w:rPr>
      </w:pPr>
      <w:r w:rsidRPr="00123177">
        <w:rPr>
          <w:rFonts w:ascii="Cambria" w:hAnsi="Cambria" w:cs="Cambria"/>
          <w:b/>
          <w:bCs/>
          <w:i/>
          <w:iCs/>
          <w:sz w:val="22"/>
          <w:szCs w:val="22"/>
        </w:rPr>
        <w:t xml:space="preserve">System voltage </w:t>
      </w:r>
      <w:r>
        <w:rPr>
          <w:rFonts w:ascii="Cambria" w:hAnsi="Cambria" w:cs="Cambria"/>
          <w:b/>
          <w:bCs/>
          <w:i/>
          <w:iCs/>
          <w:sz w:val="22"/>
          <w:szCs w:val="22"/>
        </w:rPr>
        <w:t>low</w:t>
      </w:r>
      <w:r w:rsidRPr="00123177">
        <w:rPr>
          <w:rFonts w:ascii="Cambria" w:hAnsi="Cambria" w:cs="Cambria"/>
          <w:b/>
          <w:bCs/>
          <w:i/>
          <w:iCs/>
          <w:sz w:val="22"/>
          <w:szCs w:val="22"/>
        </w:rPr>
        <w:t xml:space="preserve"> – </w:t>
      </w:r>
      <w:r>
        <w:rPr>
          <w:rFonts w:ascii="Cambria" w:hAnsi="Cambria" w:cs="Cambria"/>
          <w:b/>
          <w:bCs/>
          <w:i/>
          <w:iCs/>
          <w:sz w:val="22"/>
          <w:szCs w:val="22"/>
        </w:rPr>
        <w:t>800V side</w:t>
      </w:r>
    </w:p>
    <w:p w14:paraId="29649022" w14:textId="77777777" w:rsidR="004338C4" w:rsidRPr="00123177" w:rsidRDefault="004338C4" w:rsidP="004338C4">
      <w:pPr>
        <w:pStyle w:val="Default"/>
        <w:ind w:left="1080"/>
        <w:rPr>
          <w:sz w:val="22"/>
          <w:szCs w:val="22"/>
        </w:rPr>
      </w:pPr>
      <w:r w:rsidRPr="00123177">
        <w:rPr>
          <w:b/>
          <w:bCs/>
          <w:i/>
          <w:iCs/>
          <w:sz w:val="22"/>
          <w:szCs w:val="22"/>
        </w:rPr>
        <w:t>Associated DTC</w:t>
      </w:r>
      <w:r w:rsidRPr="00123177">
        <w:rPr>
          <w:i/>
          <w:iCs/>
          <w:sz w:val="22"/>
          <w:szCs w:val="22"/>
        </w:rPr>
        <w:t xml:space="preserve">: </w:t>
      </w:r>
      <w:r>
        <w:rPr>
          <w:i/>
          <w:iCs/>
          <w:sz w:val="22"/>
          <w:szCs w:val="22"/>
        </w:rPr>
        <w:t>&lt;TBD&gt;</w:t>
      </w:r>
      <w:r w:rsidRPr="00123177">
        <w:rPr>
          <w:i/>
          <w:iCs/>
          <w:sz w:val="22"/>
          <w:szCs w:val="22"/>
        </w:rPr>
        <w:t xml:space="preserve"> </w:t>
      </w:r>
    </w:p>
    <w:p w14:paraId="11FA3A1A" w14:textId="77777777" w:rsidR="004338C4" w:rsidRPr="00123177" w:rsidRDefault="004338C4" w:rsidP="004338C4">
      <w:pPr>
        <w:pStyle w:val="Default"/>
        <w:ind w:left="1080"/>
        <w:rPr>
          <w:sz w:val="22"/>
          <w:szCs w:val="22"/>
        </w:rPr>
      </w:pPr>
      <w:r w:rsidRPr="00123177">
        <w:rPr>
          <w:b/>
          <w:bCs/>
          <w:i/>
          <w:iCs/>
          <w:sz w:val="22"/>
          <w:szCs w:val="22"/>
        </w:rPr>
        <w:t>McLaren Identifier</w:t>
      </w:r>
      <w:r w:rsidRPr="00123177">
        <w:rPr>
          <w:i/>
          <w:iCs/>
          <w:sz w:val="22"/>
          <w:szCs w:val="22"/>
        </w:rPr>
        <w:t xml:space="preserve">: </w:t>
      </w:r>
      <w:r>
        <w:rPr>
          <w:i/>
          <w:iCs/>
          <w:sz w:val="22"/>
          <w:szCs w:val="22"/>
        </w:rPr>
        <w:t>&lt;TBD&gt;</w:t>
      </w:r>
    </w:p>
    <w:p w14:paraId="4793B171" w14:textId="0237AE11" w:rsidR="004338C4" w:rsidRPr="00123177" w:rsidRDefault="004338C4" w:rsidP="004338C4">
      <w:pPr>
        <w:pStyle w:val="Default"/>
        <w:ind w:left="1080"/>
        <w:rPr>
          <w:sz w:val="21"/>
          <w:szCs w:val="21"/>
        </w:rPr>
      </w:pPr>
      <w:r w:rsidRPr="00123177">
        <w:rPr>
          <w:b/>
          <w:bCs/>
          <w:i/>
          <w:iCs/>
          <w:sz w:val="21"/>
          <w:szCs w:val="21"/>
        </w:rPr>
        <w:t>Description</w:t>
      </w:r>
      <w:r w:rsidRPr="00123177">
        <w:rPr>
          <w:i/>
          <w:iCs/>
          <w:sz w:val="21"/>
          <w:szCs w:val="21"/>
        </w:rPr>
        <w:t xml:space="preserve">: The diagnostic is continuous in operation. A fault is detected if the </w:t>
      </w:r>
      <w:r>
        <w:rPr>
          <w:i/>
          <w:iCs/>
          <w:sz w:val="21"/>
          <w:szCs w:val="21"/>
        </w:rPr>
        <w:t xml:space="preserve">800V side </w:t>
      </w:r>
      <w:r w:rsidRPr="00123177">
        <w:rPr>
          <w:i/>
          <w:iCs/>
          <w:sz w:val="21"/>
          <w:szCs w:val="21"/>
        </w:rPr>
        <w:t>voltage</w:t>
      </w:r>
      <w:r>
        <w:rPr>
          <w:i/>
          <w:iCs/>
          <w:sz w:val="21"/>
          <w:szCs w:val="21"/>
        </w:rPr>
        <w:t xml:space="preserve"> </w:t>
      </w:r>
      <w:r w:rsidRPr="00123177">
        <w:rPr>
          <w:i/>
          <w:iCs/>
          <w:sz w:val="21"/>
          <w:szCs w:val="21"/>
        </w:rPr>
        <w:t xml:space="preserve"> measured at the ECU is </w:t>
      </w:r>
      <w:r>
        <w:rPr>
          <w:i/>
          <w:iCs/>
          <w:sz w:val="21"/>
          <w:szCs w:val="21"/>
        </w:rPr>
        <w:t>less</w:t>
      </w:r>
      <w:r w:rsidRPr="00123177">
        <w:rPr>
          <w:i/>
          <w:iCs/>
          <w:sz w:val="21"/>
          <w:szCs w:val="21"/>
        </w:rPr>
        <w:t xml:space="preserve"> than a calibrated threshold. To ensure robustness of diagnostic a debounce time is required to have elapsed prior to failure judgement. At ignition on, the voltage of the internal power stages is also checked against a threshold. </w:t>
      </w:r>
    </w:p>
    <w:p w14:paraId="080B0629" w14:textId="77777777" w:rsidR="004338C4" w:rsidRPr="00123177" w:rsidRDefault="004338C4" w:rsidP="004338C4">
      <w:pPr>
        <w:pStyle w:val="BodyText"/>
        <w:ind w:left="1080"/>
      </w:pPr>
      <w:r w:rsidRPr="00123177">
        <w:rPr>
          <w:b/>
          <w:bCs/>
          <w:i/>
          <w:iCs/>
          <w:sz w:val="22"/>
          <w:szCs w:val="22"/>
        </w:rPr>
        <w:t xml:space="preserve">Monitoring Conditions: </w:t>
      </w:r>
      <w:r w:rsidRPr="00123177">
        <w:rPr>
          <w:i/>
          <w:iCs/>
          <w:sz w:val="22"/>
          <w:szCs w:val="22"/>
        </w:rPr>
        <w:t>See McLaren Federal Certification - ECU Diagnostic Summary Table</w:t>
      </w:r>
    </w:p>
    <w:p w14:paraId="29F7F8A9" w14:textId="77777777" w:rsidR="004338C4" w:rsidRPr="00123177" w:rsidRDefault="004338C4" w:rsidP="004338C4">
      <w:pPr>
        <w:pStyle w:val="BodyText"/>
        <w:ind w:left="1440"/>
      </w:pPr>
    </w:p>
    <w:p w14:paraId="290B33DA" w14:textId="77777777" w:rsidR="004338C4" w:rsidRPr="00123177" w:rsidRDefault="004338C4" w:rsidP="004338C4">
      <w:pPr>
        <w:pStyle w:val="Heading5"/>
        <w:rPr>
          <w:sz w:val="20"/>
          <w:szCs w:val="20"/>
        </w:rPr>
      </w:pPr>
      <w:r w:rsidRPr="00123177">
        <w:rPr>
          <w:sz w:val="20"/>
          <w:szCs w:val="20"/>
        </w:rPr>
        <w:t>Flow Charts.</w:t>
      </w:r>
    </w:p>
    <w:p w14:paraId="2DD0FE79" w14:textId="7ECFD32A" w:rsidR="004338C4" w:rsidRPr="00123177" w:rsidRDefault="004338C4" w:rsidP="004338C4">
      <w:pPr>
        <w:pStyle w:val="BodyText"/>
        <w:numPr>
          <w:ilvl w:val="0"/>
          <w:numId w:val="49"/>
        </w:numPr>
        <w:ind w:left="720"/>
      </w:pPr>
      <w:r w:rsidRPr="00123177">
        <w:rPr>
          <w:sz w:val="22"/>
          <w:szCs w:val="22"/>
        </w:rPr>
        <w:t>For each diagnostic included in the summary table (section</w:t>
      </w:r>
      <w:r>
        <w:rPr>
          <w:sz w:val="22"/>
          <w:szCs w:val="22"/>
        </w:rPr>
        <w:t xml:space="preserve"> </w:t>
      </w:r>
      <w:r w:rsidR="00463DCC" w:rsidRPr="00123177">
        <w:rPr>
          <w:sz w:val="22"/>
          <w:szCs w:val="22"/>
        </w:rPr>
        <w:t>4.</w:t>
      </w:r>
      <w:r w:rsidR="00463DCC">
        <w:rPr>
          <w:sz w:val="22"/>
          <w:szCs w:val="22"/>
        </w:rPr>
        <w:t xml:space="preserve">7.1.2 </w:t>
      </w:r>
      <w:r w:rsidRPr="00123177">
        <w:rPr>
          <w:sz w:val="22"/>
          <w:szCs w:val="22"/>
        </w:rPr>
        <w:t>above), a flow chart must be made available to explain how a diagnostic operates.</w:t>
      </w:r>
    </w:p>
    <w:p w14:paraId="45BF3E59" w14:textId="77777777" w:rsidR="004338C4" w:rsidRPr="00123177" w:rsidRDefault="004338C4" w:rsidP="004338C4">
      <w:pPr>
        <w:pStyle w:val="BodyText"/>
        <w:numPr>
          <w:ilvl w:val="0"/>
          <w:numId w:val="49"/>
        </w:numPr>
        <w:ind w:left="720"/>
      </w:pPr>
      <w:r w:rsidRPr="00123177">
        <w:rPr>
          <w:sz w:val="22"/>
          <w:szCs w:val="22"/>
        </w:rPr>
        <w:t>The following is an example of a Diagnostic Flow Chart</w:t>
      </w:r>
      <w:r>
        <w:rPr>
          <w:sz w:val="22"/>
          <w:szCs w:val="22"/>
        </w:rPr>
        <w:t xml:space="preserve"> for 400V side (To be confirmed with MAL)</w:t>
      </w:r>
      <w:r w:rsidRPr="00123177">
        <w:rPr>
          <w:sz w:val="22"/>
          <w:szCs w:val="22"/>
        </w:rPr>
        <w:t>:</w:t>
      </w:r>
      <w:r>
        <w:rPr>
          <w:sz w:val="22"/>
          <w:szCs w:val="22"/>
        </w:rPr>
        <w:t xml:space="preserve"> </w:t>
      </w:r>
    </w:p>
    <w:p w14:paraId="3BDF084E" w14:textId="0259B203" w:rsidR="004338C4" w:rsidRPr="00123177" w:rsidRDefault="000D7CA6" w:rsidP="00A55B53">
      <w:pPr>
        <w:pStyle w:val="BodyText"/>
        <w:rPr>
          <w:i/>
          <w:color w:val="3366FF"/>
        </w:rPr>
      </w:pPr>
      <w:r w:rsidRPr="000D7CA6">
        <w:rPr>
          <w:i/>
          <w:noProof/>
          <w:color w:val="3366FF"/>
        </w:rPr>
        <w:lastRenderedPageBreak/>
        <w:drawing>
          <wp:anchor distT="0" distB="0" distL="114300" distR="114300" simplePos="0" relativeHeight="251658240" behindDoc="0" locked="0" layoutInCell="1" allowOverlap="1" wp14:anchorId="460ECE8B" wp14:editId="4136C2B8">
            <wp:simplePos x="0" y="0"/>
            <wp:positionH relativeFrom="page">
              <wp:align>center</wp:align>
            </wp:positionH>
            <wp:positionV relativeFrom="paragraph">
              <wp:posOffset>0</wp:posOffset>
            </wp:positionV>
            <wp:extent cx="2763520" cy="2652395"/>
            <wp:effectExtent l="0" t="0" r="0" b="0"/>
            <wp:wrapTopAndBottom/>
            <wp:docPr id="143259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90236" name=""/>
                    <pic:cNvPicPr/>
                  </pic:nvPicPr>
                  <pic:blipFill>
                    <a:blip r:embed="rId32">
                      <a:extLst>
                        <a:ext uri="{28A0092B-C50C-407E-A947-70E740481C1C}">
                          <a14:useLocalDpi xmlns:a14="http://schemas.microsoft.com/office/drawing/2010/main" val="0"/>
                        </a:ext>
                      </a:extLst>
                    </a:blip>
                    <a:stretch>
                      <a:fillRect/>
                    </a:stretch>
                  </pic:blipFill>
                  <pic:spPr>
                    <a:xfrm>
                      <a:off x="0" y="0"/>
                      <a:ext cx="2763520" cy="2652395"/>
                    </a:xfrm>
                    <a:prstGeom prst="rect">
                      <a:avLst/>
                    </a:prstGeom>
                  </pic:spPr>
                </pic:pic>
              </a:graphicData>
            </a:graphic>
            <wp14:sizeRelH relativeFrom="page">
              <wp14:pctWidth>0</wp14:pctWidth>
            </wp14:sizeRelH>
            <wp14:sizeRelV relativeFrom="page">
              <wp14:pctHeight>0</wp14:pctHeight>
            </wp14:sizeRelV>
          </wp:anchor>
        </w:drawing>
      </w:r>
    </w:p>
    <w:p w14:paraId="348E816D" w14:textId="77777777" w:rsidR="00A55B53" w:rsidRPr="00123177" w:rsidRDefault="00A55B53" w:rsidP="00A55B53">
      <w:pPr>
        <w:pStyle w:val="BodyText"/>
        <w:rPr>
          <w:i/>
          <w:color w:val="3366FF"/>
        </w:rPr>
      </w:pPr>
    </w:p>
    <w:p w14:paraId="5A07F4AF" w14:textId="77777777" w:rsidR="00A55B53" w:rsidRPr="00123177" w:rsidRDefault="00A55B53" w:rsidP="00A55B53">
      <w:pPr>
        <w:pStyle w:val="Heading3"/>
      </w:pPr>
      <w:bookmarkStart w:id="238" w:name="_Toc164692405"/>
      <w:bookmarkStart w:id="239" w:name="_Toc162140783"/>
      <w:r w:rsidRPr="00123177">
        <w:t>Safety Requirements</w:t>
      </w:r>
      <w:bookmarkEnd w:id="238"/>
    </w:p>
    <w:p w14:paraId="7E42BF5A" w14:textId="77777777" w:rsidR="00A55B53" w:rsidRPr="00123177" w:rsidRDefault="00A55B53" w:rsidP="00A55B53">
      <w:pPr>
        <w:pStyle w:val="BodyText"/>
      </w:pPr>
    </w:p>
    <w:p w14:paraId="61B3E178" w14:textId="77777777" w:rsidR="00A55B53" w:rsidRPr="00123177" w:rsidRDefault="00A55B53" w:rsidP="00A55B53">
      <w:pPr>
        <w:pStyle w:val="BodyText"/>
      </w:pPr>
      <w:r w:rsidRPr="00123177">
        <w:t>Please refer to section 4.8 for details.</w:t>
      </w:r>
    </w:p>
    <w:p w14:paraId="4CDDA983" w14:textId="77777777" w:rsidR="00A55B53" w:rsidRPr="00123177" w:rsidRDefault="00A55B53" w:rsidP="00A55B53">
      <w:pPr>
        <w:pStyle w:val="BodyText"/>
      </w:pPr>
    </w:p>
    <w:p w14:paraId="6EBCD629" w14:textId="77777777" w:rsidR="00A55B53" w:rsidRPr="00123177" w:rsidRDefault="00A55B53" w:rsidP="00A55B53">
      <w:pPr>
        <w:pStyle w:val="Heading3"/>
      </w:pPr>
      <w:bookmarkStart w:id="240" w:name="_Toc164692406"/>
      <w:r w:rsidRPr="00123177">
        <w:t>Business Rules</w:t>
      </w:r>
      <w:bookmarkEnd w:id="240"/>
    </w:p>
    <w:p w14:paraId="5D70DF59" w14:textId="77777777" w:rsidR="00A55B53" w:rsidRPr="00123177" w:rsidRDefault="00A55B53" w:rsidP="00A55B53">
      <w:pPr>
        <w:pStyle w:val="BodyText"/>
      </w:pPr>
    </w:p>
    <w:p w14:paraId="4E354E4B" w14:textId="77777777" w:rsidR="00A55B53" w:rsidRPr="00123177" w:rsidRDefault="00A55B53" w:rsidP="00A55B53">
      <w:pPr>
        <w:pStyle w:val="BodyText"/>
      </w:pPr>
      <w:r w:rsidRPr="00123177">
        <w:t>As defined in SoW document.</w:t>
      </w:r>
    </w:p>
    <w:p w14:paraId="6E0981D6" w14:textId="77777777" w:rsidR="00A55B53" w:rsidRPr="00123177" w:rsidRDefault="00A55B53" w:rsidP="00A55B53">
      <w:pPr>
        <w:pStyle w:val="BodyText"/>
      </w:pPr>
    </w:p>
    <w:p w14:paraId="7DC6F2D6" w14:textId="77777777" w:rsidR="00A55B53" w:rsidRPr="00123177" w:rsidRDefault="00A55B53" w:rsidP="00A55B53">
      <w:pPr>
        <w:pStyle w:val="BodyText"/>
      </w:pPr>
    </w:p>
    <w:p w14:paraId="545F04EF" w14:textId="77777777" w:rsidR="00A55B53" w:rsidRPr="00123177" w:rsidRDefault="00A55B53" w:rsidP="00A55B53">
      <w:pPr>
        <w:pStyle w:val="Heading3"/>
      </w:pPr>
      <w:bookmarkStart w:id="241" w:name="_Toc164692407"/>
      <w:r w:rsidRPr="00123177">
        <w:t>Screens / Wireframes</w:t>
      </w:r>
      <w:bookmarkEnd w:id="241"/>
    </w:p>
    <w:p w14:paraId="5C4D3524" w14:textId="77777777" w:rsidR="00A55B53" w:rsidRPr="00123177" w:rsidRDefault="00A55B53" w:rsidP="00A55B53">
      <w:pPr>
        <w:pStyle w:val="BodyText"/>
      </w:pPr>
      <w:r w:rsidRPr="00123177">
        <w:t>Not applicable</w:t>
      </w:r>
    </w:p>
    <w:p w14:paraId="18FC8AA2" w14:textId="77777777" w:rsidR="00A55B53" w:rsidRPr="00123177" w:rsidRDefault="00A55B53" w:rsidP="00A55B53">
      <w:pPr>
        <w:pStyle w:val="BodyText"/>
      </w:pPr>
    </w:p>
    <w:p w14:paraId="2B5F398D" w14:textId="77777777" w:rsidR="00A55B53" w:rsidRPr="00123177" w:rsidRDefault="00A55B53" w:rsidP="00A55B53">
      <w:pPr>
        <w:pStyle w:val="Heading2"/>
        <w:rPr>
          <w:vanish/>
          <w:specVanish/>
        </w:rPr>
      </w:pPr>
      <w:bookmarkStart w:id="242" w:name="_Toc164692408"/>
      <w:r w:rsidRPr="00123177">
        <w:t>P18 OBD Required Documents</w:t>
      </w:r>
      <w:bookmarkEnd w:id="239"/>
      <w:bookmarkEnd w:id="242"/>
    </w:p>
    <w:p w14:paraId="7F2FA1BF" w14:textId="77777777" w:rsidR="00A55B53" w:rsidRPr="00123177" w:rsidRDefault="00A55B53" w:rsidP="00A55B53">
      <w:pPr>
        <w:pStyle w:val="BodyText"/>
        <w:rPr>
          <w:vanish/>
          <w:specVanish/>
        </w:rPr>
      </w:pPr>
      <w:r w:rsidRPr="00123177">
        <w:t>.</w:t>
      </w:r>
    </w:p>
    <w:p w14:paraId="615D202F" w14:textId="77777777" w:rsidR="00A55B53" w:rsidRPr="00123177" w:rsidRDefault="00A55B53" w:rsidP="00A55B53">
      <w:pPr>
        <w:pStyle w:val="BodyText"/>
      </w:pPr>
    </w:p>
    <w:p w14:paraId="4CA89865" w14:textId="77777777" w:rsidR="00A55B53" w:rsidRPr="00123177" w:rsidRDefault="00A55B53" w:rsidP="00A55B53">
      <w:pPr>
        <w:pStyle w:val="Heading3"/>
      </w:pPr>
      <w:bookmarkStart w:id="243" w:name="_Toc162140784"/>
      <w:bookmarkStart w:id="244" w:name="_Toc164692409"/>
      <w:r w:rsidRPr="00123177">
        <w:t>Requirements</w:t>
      </w:r>
      <w:bookmarkEnd w:id="243"/>
      <w:bookmarkEnd w:id="244"/>
    </w:p>
    <w:p w14:paraId="7AEB350D" w14:textId="77777777" w:rsidR="00A55B53" w:rsidRPr="00123177" w:rsidRDefault="00A55B53" w:rsidP="00A55B53">
      <w:pPr>
        <w:pStyle w:val="Heading4"/>
      </w:pPr>
      <w:r w:rsidRPr="00123177">
        <w:t>A-P Document</w:t>
      </w:r>
    </w:p>
    <w:p w14:paraId="2C5F362D" w14:textId="77777777" w:rsidR="00A55B53" w:rsidRPr="00123177" w:rsidRDefault="00A55B53" w:rsidP="00A55B53">
      <w:pPr>
        <w:pStyle w:val="BodyText"/>
      </w:pPr>
    </w:p>
    <w:p w14:paraId="01022D85" w14:textId="73857528" w:rsidR="004E29F2" w:rsidRPr="004E29F2" w:rsidRDefault="00A55B53" w:rsidP="004E29F2">
      <w:pPr>
        <w:pStyle w:val="ListParagraph"/>
        <w:numPr>
          <w:ilvl w:val="0"/>
          <w:numId w:val="44"/>
        </w:numPr>
        <w:snapToGrid w:val="0"/>
        <w:spacing w:after="160" w:line="259" w:lineRule="auto"/>
        <w:ind w:left="900"/>
        <w:rPr>
          <w:rFonts w:eastAsia="Arial"/>
        </w:rPr>
      </w:pPr>
      <w:r w:rsidRPr="00123177">
        <w:rPr>
          <w:rFonts w:eastAsia="Arial"/>
        </w:rPr>
        <w:t>Each module owner shall provide a table of all diagnostics faults codes and categorize it like the following table</w:t>
      </w:r>
      <w:r w:rsidR="004E29F2">
        <w:rPr>
          <w:rFonts w:eastAsia="Arial"/>
        </w:rPr>
        <w:t xml:space="preserve">: </w:t>
      </w:r>
    </w:p>
    <w:p w14:paraId="5BAE18F7" w14:textId="76B8F9BE" w:rsidR="00A55B53" w:rsidRPr="00123177" w:rsidRDefault="004E29F2">
      <w:pPr>
        <w:pStyle w:val="ListParagraph"/>
        <w:numPr>
          <w:ilvl w:val="0"/>
          <w:numId w:val="44"/>
        </w:numPr>
        <w:snapToGrid w:val="0"/>
        <w:spacing w:after="160" w:line="259" w:lineRule="auto"/>
        <w:ind w:left="900"/>
        <w:rPr>
          <w:rFonts w:eastAsia="Arial"/>
        </w:rPr>
      </w:pPr>
      <w:r>
        <w:rPr>
          <w:rFonts w:eastAsia="Arial"/>
        </w:rPr>
        <w:t>The OBD DTC code is subject to change if any modifications required after MAL review</w:t>
      </w:r>
    </w:p>
    <w:p w14:paraId="4100938C" w14:textId="73A5C681" w:rsidR="00A55B53" w:rsidRPr="00123177" w:rsidRDefault="004E29F2" w:rsidP="00A55B53">
      <w:pPr>
        <w:pStyle w:val="BodyText"/>
      </w:pPr>
      <w:r w:rsidRPr="004E29F2">
        <w:rPr>
          <w:noProof/>
        </w:rPr>
        <w:lastRenderedPageBreak/>
        <w:drawing>
          <wp:inline distT="0" distB="0" distL="0" distR="0" wp14:anchorId="39BD2731" wp14:editId="4E074183">
            <wp:extent cx="5969635" cy="3856355"/>
            <wp:effectExtent l="0" t="0" r="0" b="0"/>
            <wp:docPr id="22491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12746" name=""/>
                    <pic:cNvPicPr/>
                  </pic:nvPicPr>
                  <pic:blipFill>
                    <a:blip r:embed="rId33"/>
                    <a:stretch>
                      <a:fillRect/>
                    </a:stretch>
                  </pic:blipFill>
                  <pic:spPr>
                    <a:xfrm>
                      <a:off x="0" y="0"/>
                      <a:ext cx="5969635" cy="3856355"/>
                    </a:xfrm>
                    <a:prstGeom prst="rect">
                      <a:avLst/>
                    </a:prstGeom>
                  </pic:spPr>
                </pic:pic>
              </a:graphicData>
            </a:graphic>
          </wp:inline>
        </w:drawing>
      </w:r>
    </w:p>
    <w:p w14:paraId="4E293734" w14:textId="77777777" w:rsidR="00A55B53" w:rsidRPr="00123177" w:rsidRDefault="00A55B53">
      <w:pPr>
        <w:pStyle w:val="Default"/>
        <w:numPr>
          <w:ilvl w:val="0"/>
          <w:numId w:val="44"/>
        </w:numPr>
        <w:ind w:left="900"/>
        <w:rPr>
          <w:rStyle w:val="Hyperlink"/>
          <w:rFonts w:ascii="Calibri" w:hAnsi="Calibri"/>
          <w:color w:val="000000"/>
          <w:szCs w:val="22"/>
          <w:u w:val="none"/>
        </w:rPr>
      </w:pPr>
      <w:r w:rsidRPr="00123177">
        <w:rPr>
          <w:sz w:val="22"/>
          <w:szCs w:val="22"/>
        </w:rPr>
        <w:t xml:space="preserve">This format is supplied by CARB here: </w:t>
      </w:r>
      <w:hyperlink r:id="rId34" w:history="1">
        <w:r w:rsidRPr="00123177">
          <w:rPr>
            <w:rStyle w:val="Hyperlink"/>
            <w:szCs w:val="22"/>
          </w:rPr>
          <w:t>https://www.arb.ca.gov/msprog/obdprog/obdii_gas_monitor_checklist.xls</w:t>
        </w:r>
      </w:hyperlink>
    </w:p>
    <w:p w14:paraId="1E379B76" w14:textId="77777777" w:rsidR="00A55B53" w:rsidRPr="00123177" w:rsidRDefault="00A55B53" w:rsidP="00A55B53">
      <w:pPr>
        <w:pStyle w:val="Default"/>
        <w:ind w:left="900"/>
        <w:rPr>
          <w:sz w:val="22"/>
          <w:szCs w:val="22"/>
        </w:rPr>
      </w:pPr>
    </w:p>
    <w:p w14:paraId="5653C1FA" w14:textId="77777777" w:rsidR="00A55B53" w:rsidRPr="00123177" w:rsidRDefault="00A55B53" w:rsidP="00A55B53">
      <w:pPr>
        <w:pStyle w:val="Heading4"/>
      </w:pPr>
      <w:bookmarkStart w:id="245" w:name="_Toc162140785"/>
      <w:r w:rsidRPr="00123177">
        <w:t>Summary Table Document.</w:t>
      </w:r>
    </w:p>
    <w:p w14:paraId="664571EE" w14:textId="77777777" w:rsidR="00A55B53" w:rsidRPr="00123177" w:rsidRDefault="00A55B53" w:rsidP="00A55B53"/>
    <w:p w14:paraId="113096B3" w14:textId="77777777" w:rsidR="00A55B53" w:rsidRPr="00123177" w:rsidRDefault="00A55B53">
      <w:pPr>
        <w:pStyle w:val="ListParagraph"/>
        <w:numPr>
          <w:ilvl w:val="0"/>
          <w:numId w:val="44"/>
        </w:numPr>
        <w:snapToGrid w:val="0"/>
        <w:spacing w:after="160" w:line="259" w:lineRule="auto"/>
        <w:ind w:left="900"/>
      </w:pPr>
      <w:r w:rsidRPr="00123177">
        <w:t xml:space="preserve">The </w:t>
      </w:r>
      <w:r w:rsidRPr="00123177">
        <w:rPr>
          <w:rFonts w:eastAsia="Arial"/>
        </w:rPr>
        <w:t>summary</w:t>
      </w:r>
      <w:r w:rsidRPr="00123177">
        <w:t xml:space="preserve"> </w:t>
      </w:r>
      <w:r w:rsidRPr="00123177">
        <w:rPr>
          <w:rFonts w:eastAsia="Arial"/>
        </w:rPr>
        <w:t>table</w:t>
      </w:r>
      <w:r w:rsidRPr="00123177">
        <w:t xml:space="preserve"> must be completed giving detail of every OBD relevant diagnostic detailed in the checklist, along with the conditions required for the diagnostic to run and detect a fault.</w:t>
      </w:r>
    </w:p>
    <w:p w14:paraId="1011FF56" w14:textId="77777777" w:rsidR="00A55B53" w:rsidRPr="00123177" w:rsidRDefault="00A55B53">
      <w:pPr>
        <w:pStyle w:val="ListParagraph"/>
        <w:numPr>
          <w:ilvl w:val="0"/>
          <w:numId w:val="44"/>
        </w:numPr>
        <w:snapToGrid w:val="0"/>
        <w:spacing w:after="160" w:line="259" w:lineRule="auto"/>
        <w:ind w:left="900"/>
      </w:pPr>
      <w:r w:rsidRPr="00123177">
        <w:t>The following screenshot is for example:</w:t>
      </w:r>
    </w:p>
    <w:p w14:paraId="1D7D4376" w14:textId="634BD62C" w:rsidR="00A55B53" w:rsidRPr="00123177" w:rsidRDefault="00B84B71" w:rsidP="00A55B53">
      <w:pPr>
        <w:pStyle w:val="BodyText"/>
      </w:pPr>
      <w:r w:rsidRPr="00B84B71">
        <w:rPr>
          <w:noProof/>
        </w:rPr>
        <w:drawing>
          <wp:inline distT="0" distB="0" distL="0" distR="0" wp14:anchorId="6F643ECE" wp14:editId="1675346A">
            <wp:extent cx="5969635" cy="2701925"/>
            <wp:effectExtent l="0" t="0" r="0" b="3175"/>
            <wp:docPr id="64059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97754" name=""/>
                    <pic:cNvPicPr/>
                  </pic:nvPicPr>
                  <pic:blipFill>
                    <a:blip r:embed="rId35"/>
                    <a:stretch>
                      <a:fillRect/>
                    </a:stretch>
                  </pic:blipFill>
                  <pic:spPr>
                    <a:xfrm>
                      <a:off x="0" y="0"/>
                      <a:ext cx="5969635" cy="2701925"/>
                    </a:xfrm>
                    <a:prstGeom prst="rect">
                      <a:avLst/>
                    </a:prstGeom>
                  </pic:spPr>
                </pic:pic>
              </a:graphicData>
            </a:graphic>
          </wp:inline>
        </w:drawing>
      </w:r>
    </w:p>
    <w:p w14:paraId="6991C8B3" w14:textId="77777777" w:rsidR="00A55B53" w:rsidRPr="00123177" w:rsidRDefault="00A55B53" w:rsidP="00A55B53">
      <w:pPr>
        <w:pStyle w:val="BodyText"/>
      </w:pPr>
    </w:p>
    <w:p w14:paraId="18CD7C22" w14:textId="77777777" w:rsidR="00A55B53" w:rsidRPr="00123177" w:rsidRDefault="00A55B53" w:rsidP="00A55B53"/>
    <w:p w14:paraId="4676D3E3" w14:textId="056C1BEC" w:rsidR="00A55B53" w:rsidRPr="00123177" w:rsidRDefault="00A55B53" w:rsidP="00A55B53">
      <w:pPr>
        <w:pStyle w:val="Heading4"/>
      </w:pPr>
      <w:r w:rsidRPr="00123177">
        <w:t>Input/Output Signals List Document.</w:t>
      </w:r>
    </w:p>
    <w:p w14:paraId="57AB7E2F" w14:textId="77777777" w:rsidR="00A55B53" w:rsidRPr="00123177" w:rsidRDefault="00A55B53">
      <w:pPr>
        <w:pStyle w:val="ListParagraph"/>
        <w:numPr>
          <w:ilvl w:val="0"/>
          <w:numId w:val="44"/>
        </w:numPr>
        <w:snapToGrid w:val="0"/>
        <w:spacing w:after="160" w:line="259" w:lineRule="auto"/>
        <w:ind w:left="900"/>
      </w:pPr>
      <w:r w:rsidRPr="00123177">
        <w:t>Every HW pin on every OBD module must be listed and categorized as OBD relevant or not.</w:t>
      </w:r>
    </w:p>
    <w:p w14:paraId="6914BF4B" w14:textId="302A54CA" w:rsidR="00A55B53" w:rsidRPr="00123177" w:rsidRDefault="00A61CC1">
      <w:pPr>
        <w:pStyle w:val="ListParagraph"/>
        <w:numPr>
          <w:ilvl w:val="0"/>
          <w:numId w:val="44"/>
        </w:numPr>
        <w:snapToGrid w:val="0"/>
        <w:spacing w:after="160" w:line="259" w:lineRule="auto"/>
        <w:ind w:left="900"/>
      </w:pPr>
      <w:r w:rsidRPr="00F8086D">
        <w:rPr>
          <w:noProof/>
        </w:rPr>
        <w:drawing>
          <wp:anchor distT="0" distB="0" distL="114300" distR="114300" simplePos="0" relativeHeight="251658243" behindDoc="0" locked="0" layoutInCell="1" allowOverlap="1" wp14:anchorId="0E9376C4" wp14:editId="63038AF1">
            <wp:simplePos x="0" y="0"/>
            <wp:positionH relativeFrom="page">
              <wp:align>center</wp:align>
            </wp:positionH>
            <wp:positionV relativeFrom="paragraph">
              <wp:posOffset>277774</wp:posOffset>
            </wp:positionV>
            <wp:extent cx="4015408" cy="3030356"/>
            <wp:effectExtent l="0" t="0" r="4445" b="0"/>
            <wp:wrapTopAndBottom/>
            <wp:docPr id="119560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08552" name=""/>
                    <pic:cNvPicPr/>
                  </pic:nvPicPr>
                  <pic:blipFill>
                    <a:blip r:embed="rId36">
                      <a:extLst>
                        <a:ext uri="{28A0092B-C50C-407E-A947-70E740481C1C}">
                          <a14:useLocalDpi xmlns:a14="http://schemas.microsoft.com/office/drawing/2010/main" val="0"/>
                        </a:ext>
                      </a:extLst>
                    </a:blip>
                    <a:stretch>
                      <a:fillRect/>
                    </a:stretch>
                  </pic:blipFill>
                  <pic:spPr>
                    <a:xfrm>
                      <a:off x="0" y="0"/>
                      <a:ext cx="4015408" cy="3030356"/>
                    </a:xfrm>
                    <a:prstGeom prst="rect">
                      <a:avLst/>
                    </a:prstGeom>
                  </pic:spPr>
                </pic:pic>
              </a:graphicData>
            </a:graphic>
            <wp14:sizeRelH relativeFrom="page">
              <wp14:pctWidth>0</wp14:pctWidth>
            </wp14:sizeRelH>
            <wp14:sizeRelV relativeFrom="page">
              <wp14:pctHeight>0</wp14:pctHeight>
            </wp14:sizeRelV>
          </wp:anchor>
        </w:drawing>
      </w:r>
      <w:r w:rsidR="00A55B53" w:rsidRPr="00123177">
        <w:t>Example documentation, below:</w:t>
      </w:r>
    </w:p>
    <w:p w14:paraId="5BFB8180" w14:textId="78B418DA" w:rsidR="00A55B53" w:rsidRPr="00123177" w:rsidRDefault="00A55B53" w:rsidP="00A55B53">
      <w:pPr>
        <w:snapToGrid w:val="0"/>
        <w:ind w:left="180"/>
      </w:pPr>
    </w:p>
    <w:p w14:paraId="5AA402DC" w14:textId="77777777" w:rsidR="00A55B53" w:rsidRPr="00123177" w:rsidRDefault="00A55B53">
      <w:pPr>
        <w:pStyle w:val="ListParagraph"/>
        <w:numPr>
          <w:ilvl w:val="0"/>
          <w:numId w:val="44"/>
        </w:numPr>
        <w:snapToGrid w:val="0"/>
        <w:spacing w:after="160" w:line="259" w:lineRule="auto"/>
        <w:ind w:left="900"/>
      </w:pPr>
      <w:r w:rsidRPr="00123177">
        <w:t>Every OBD relevant pin must have associated diagnostics listed in the Checklist and Summary Table.</w:t>
      </w:r>
    </w:p>
    <w:p w14:paraId="610E9952" w14:textId="5318FD0C" w:rsidR="00A55B53" w:rsidRPr="00123177" w:rsidRDefault="00A55B53">
      <w:pPr>
        <w:pStyle w:val="ListParagraph"/>
        <w:numPr>
          <w:ilvl w:val="0"/>
          <w:numId w:val="44"/>
        </w:numPr>
        <w:snapToGrid w:val="0"/>
        <w:spacing w:after="160" w:line="259" w:lineRule="auto"/>
        <w:ind w:left="900"/>
      </w:pPr>
      <w:r w:rsidRPr="00123177">
        <w:t xml:space="preserve">Every component connected to a non-OBD relevant pin must have associated justification in the Non-MIL/OBD components </w:t>
      </w:r>
      <w:r w:rsidR="00463DCC" w:rsidRPr="00123177">
        <w:rPr>
          <w:b/>
          <w:bCs/>
          <w:u w:val="single"/>
        </w:rPr>
        <w:t>4.</w:t>
      </w:r>
      <w:r w:rsidR="00463DCC">
        <w:rPr>
          <w:b/>
          <w:bCs/>
          <w:u w:val="single"/>
        </w:rPr>
        <w:t>6.1.8</w:t>
      </w:r>
      <w:r w:rsidR="00463DCC" w:rsidRPr="00123177">
        <w:rPr>
          <w:b/>
          <w:bCs/>
          <w:u w:val="single"/>
        </w:rPr>
        <w:t xml:space="preserve"> section</w:t>
      </w:r>
      <w:r w:rsidR="00463DCC" w:rsidRPr="00123177">
        <w:t>.</w:t>
      </w:r>
    </w:p>
    <w:p w14:paraId="081CD21C" w14:textId="77777777" w:rsidR="00A55B53" w:rsidRPr="00123177" w:rsidRDefault="00A55B53" w:rsidP="00A55B53">
      <w:pPr>
        <w:snapToGrid w:val="0"/>
        <w:rPr>
          <w:b/>
          <w:bCs/>
          <w:sz w:val="28"/>
          <w:szCs w:val="28"/>
          <w:u w:val="single"/>
        </w:rPr>
      </w:pPr>
      <w:r w:rsidRPr="00123177">
        <w:rPr>
          <w:b/>
          <w:bCs/>
          <w:sz w:val="28"/>
          <w:szCs w:val="28"/>
          <w:u w:val="single"/>
        </w:rPr>
        <w:t>Note:</w:t>
      </w:r>
    </w:p>
    <w:p w14:paraId="54B51E30" w14:textId="77777777" w:rsidR="00A55B53" w:rsidRPr="00123177" w:rsidRDefault="00A55B53">
      <w:pPr>
        <w:pStyle w:val="ListParagraph"/>
        <w:numPr>
          <w:ilvl w:val="0"/>
          <w:numId w:val="45"/>
        </w:numPr>
        <w:snapToGrid w:val="0"/>
        <w:spacing w:after="160" w:line="259" w:lineRule="auto"/>
        <w:ind w:left="900"/>
        <w:rPr>
          <w:b/>
          <w:bCs/>
          <w:u w:val="single"/>
        </w:rPr>
      </w:pPr>
      <w:r w:rsidRPr="00123177">
        <w:t>In addition to hardwired inputs/outputs, also a separate list of each sent/received CAN message should be supplied, and if not OBD monitored, and explanation of why not.</w:t>
      </w:r>
    </w:p>
    <w:p w14:paraId="4354031C" w14:textId="77777777" w:rsidR="00A55B53" w:rsidRPr="00123177" w:rsidRDefault="00A55B53" w:rsidP="00A55B53"/>
    <w:p w14:paraId="090823B0" w14:textId="77777777" w:rsidR="00A55B53" w:rsidRPr="00123177" w:rsidRDefault="00A55B53" w:rsidP="00A55B53">
      <w:pPr>
        <w:pStyle w:val="Heading3"/>
      </w:pPr>
      <w:bookmarkStart w:id="246" w:name="_Toc164692410"/>
      <w:r w:rsidRPr="00123177">
        <w:t>Safety Requirements.</w:t>
      </w:r>
      <w:bookmarkEnd w:id="245"/>
      <w:bookmarkEnd w:id="246"/>
    </w:p>
    <w:p w14:paraId="184DDA9A" w14:textId="77777777" w:rsidR="00A55B53" w:rsidRPr="00123177" w:rsidRDefault="00A55B53" w:rsidP="00A55B53">
      <w:pPr>
        <w:pStyle w:val="BodyText"/>
      </w:pPr>
      <w:r w:rsidRPr="00123177">
        <w:t>Please refer to section 4.8 for details.</w:t>
      </w:r>
    </w:p>
    <w:p w14:paraId="7DC7FA3E" w14:textId="77777777" w:rsidR="00A55B53" w:rsidRPr="00123177" w:rsidRDefault="00A55B53" w:rsidP="00A55B53">
      <w:pPr>
        <w:pStyle w:val="BodyText"/>
      </w:pPr>
    </w:p>
    <w:p w14:paraId="7BD8147B" w14:textId="77777777" w:rsidR="00A55B53" w:rsidRPr="00123177" w:rsidRDefault="00A55B53" w:rsidP="00A55B53">
      <w:pPr>
        <w:pStyle w:val="BodyText"/>
      </w:pPr>
    </w:p>
    <w:p w14:paraId="2B96AB8B" w14:textId="77777777" w:rsidR="00A55B53" w:rsidRPr="00123177" w:rsidRDefault="00A55B53" w:rsidP="00A55B53">
      <w:pPr>
        <w:pStyle w:val="Heading3"/>
      </w:pPr>
      <w:bookmarkStart w:id="247" w:name="_Toc162140786"/>
      <w:bookmarkStart w:id="248" w:name="_Toc164692411"/>
      <w:r w:rsidRPr="00123177">
        <w:t>Business Rules.</w:t>
      </w:r>
      <w:bookmarkEnd w:id="247"/>
      <w:bookmarkEnd w:id="248"/>
    </w:p>
    <w:p w14:paraId="4E3FCCE3" w14:textId="77777777" w:rsidR="00A55B53" w:rsidRPr="00123177" w:rsidRDefault="00A55B53" w:rsidP="00A55B53">
      <w:pPr>
        <w:pStyle w:val="BodyText"/>
      </w:pPr>
      <w:r w:rsidRPr="00123177">
        <w:t>As defined in SoW document.</w:t>
      </w:r>
    </w:p>
    <w:p w14:paraId="00A3EEB2" w14:textId="77777777" w:rsidR="00A55B53" w:rsidRPr="00123177" w:rsidRDefault="00A55B53" w:rsidP="00A55B53">
      <w:pPr>
        <w:pStyle w:val="BodyText"/>
      </w:pPr>
    </w:p>
    <w:p w14:paraId="2C08C80E" w14:textId="77777777" w:rsidR="00A55B53" w:rsidRPr="00123177" w:rsidRDefault="00A55B53" w:rsidP="00A55B53">
      <w:pPr>
        <w:pStyle w:val="ListParagraph"/>
        <w:snapToGrid w:val="0"/>
        <w:ind w:left="900"/>
        <w:rPr>
          <w:b/>
          <w:bCs/>
          <w:u w:val="single"/>
        </w:rPr>
      </w:pPr>
    </w:p>
    <w:p w14:paraId="67EF8D10" w14:textId="77777777" w:rsidR="00A55B53" w:rsidRPr="00123177" w:rsidRDefault="00A55B53" w:rsidP="00A55B53">
      <w:pPr>
        <w:pStyle w:val="Heading2"/>
      </w:pPr>
      <w:bookmarkStart w:id="249" w:name="_Toc164692412"/>
      <w:bookmarkStart w:id="250" w:name="_Toc162140787"/>
      <w:r w:rsidRPr="00123177">
        <w:lastRenderedPageBreak/>
        <w:t xml:space="preserve">Safety </w:t>
      </w:r>
      <w:commentRangeStart w:id="251"/>
      <w:r w:rsidRPr="00123177">
        <w:t>Requirements</w:t>
      </w:r>
      <w:bookmarkEnd w:id="249"/>
      <w:commentRangeEnd w:id="251"/>
      <w:r w:rsidRPr="00123177">
        <w:rPr>
          <w:rStyle w:val="CommentReference"/>
          <w:sz w:val="26"/>
          <w:szCs w:val="36"/>
        </w:rPr>
        <w:commentReference w:id="251"/>
      </w:r>
    </w:p>
    <w:p w14:paraId="6C038B32" w14:textId="77777777" w:rsidR="00A55B53" w:rsidRPr="00123177" w:rsidRDefault="00A55B53" w:rsidP="00A55B53">
      <w:pPr>
        <w:pStyle w:val="Heading3"/>
      </w:pPr>
      <w:bookmarkStart w:id="252" w:name="_Toc164692413"/>
      <w:r w:rsidRPr="00123177">
        <w:t>Requirements</w:t>
      </w:r>
      <w:bookmarkEnd w:id="252"/>
    </w:p>
    <w:p w14:paraId="5EFFE05E" w14:textId="77777777" w:rsidR="00A55B53" w:rsidRPr="00123177" w:rsidRDefault="00A55B53" w:rsidP="00A55B53">
      <w:pPr>
        <w:pStyle w:val="Heading4"/>
      </w:pPr>
      <w:r w:rsidRPr="00123177">
        <w:t>Functional Safety</w:t>
      </w:r>
    </w:p>
    <w:p w14:paraId="194F62DF" w14:textId="77777777" w:rsidR="00A55B53" w:rsidRPr="00123177" w:rsidRDefault="00A55B53" w:rsidP="00A55B53">
      <w:pPr>
        <w:pStyle w:val="Heading5"/>
      </w:pPr>
      <w:r w:rsidRPr="00123177">
        <w:t>Requirement to achieve the FSRs allocated to the HVDCDC.</w:t>
      </w:r>
    </w:p>
    <w:tbl>
      <w:tblPr>
        <w:tblW w:w="9518" w:type="dxa"/>
        <w:tblInd w:w="108" w:type="dxa"/>
        <w:tblLayout w:type="fixed"/>
        <w:tblLook w:val="0000" w:firstRow="0" w:lastRow="0" w:firstColumn="0" w:lastColumn="0" w:noHBand="0" w:noVBand="0"/>
      </w:tblPr>
      <w:tblGrid>
        <w:gridCol w:w="1920"/>
        <w:gridCol w:w="7598"/>
      </w:tblGrid>
      <w:tr w:rsidR="00A55B53" w:rsidRPr="00123177" w14:paraId="53DD66A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590CDFF" w14:textId="77777777" w:rsidR="00A55B53" w:rsidRPr="00176A52" w:rsidRDefault="00A55B53" w:rsidP="00535342">
            <w:pPr>
              <w:pStyle w:val="TableColumnTitle"/>
              <w:snapToGrid w:val="0"/>
            </w:pPr>
            <w:r w:rsidRPr="00176A52">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F3B5FF7" w14:textId="77777777" w:rsidR="00A55B53" w:rsidRPr="00176A52" w:rsidRDefault="00A55B53" w:rsidP="00535342">
            <w:pPr>
              <w:pStyle w:val="TableColumnTitle"/>
              <w:snapToGrid w:val="0"/>
            </w:pPr>
            <w:r w:rsidRPr="00176A52">
              <w:t>Description</w:t>
            </w:r>
          </w:p>
        </w:tc>
      </w:tr>
      <w:tr w:rsidR="00A55B53" w:rsidRPr="00123177" w14:paraId="686D8F0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FB7683C" w14:textId="77777777" w:rsidR="00A55B53" w:rsidRPr="00176A52" w:rsidRDefault="00A55B53" w:rsidP="00535342">
            <w:pPr>
              <w:pStyle w:val="TableText"/>
              <w:snapToGrid w:val="0"/>
            </w:pPr>
            <w:r w:rsidRPr="00176A52">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26AAA6" w14:textId="06804FD2" w:rsidR="00A55B53" w:rsidRPr="00176A52" w:rsidRDefault="00A55B53" w:rsidP="00535342">
            <w:pPr>
              <w:snapToGrid w:val="0"/>
            </w:pPr>
            <w:r w:rsidRPr="00176A52">
              <w:rPr>
                <w:rFonts w:eastAsia="Arial"/>
                <w:szCs w:val="20"/>
              </w:rPr>
              <w:t>SWRS_</w:t>
            </w:r>
            <w:r w:rsidR="00176A52" w:rsidRPr="00176A52">
              <w:rPr>
                <w:rFonts w:eastAsia="Arial"/>
                <w:szCs w:val="20"/>
              </w:rPr>
              <w:t>FUSA_01</w:t>
            </w:r>
          </w:p>
        </w:tc>
      </w:tr>
      <w:tr w:rsidR="00A55B53" w:rsidRPr="00123177" w14:paraId="36EB836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E14C886" w14:textId="77777777" w:rsidR="00A55B53" w:rsidRPr="00176A52" w:rsidRDefault="00A55B53" w:rsidP="00535342">
            <w:pPr>
              <w:pStyle w:val="TableText"/>
            </w:pPr>
            <w:r w:rsidRPr="00176A52">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5D9360" w14:textId="039FB846" w:rsidR="00A55B53" w:rsidRPr="00176A52" w:rsidRDefault="00A55B53" w:rsidP="00535342">
            <w:pPr>
              <w:rPr>
                <w:rFonts w:eastAsia="Arial"/>
                <w:szCs w:val="20"/>
              </w:rPr>
            </w:pPr>
            <w:r w:rsidRPr="00176A52">
              <w:rPr>
                <w:rFonts w:eastAsia="Arial"/>
                <w:szCs w:val="20"/>
              </w:rPr>
              <w:t xml:space="preserve">SDS-HVDCDC-253 </w:t>
            </w:r>
          </w:p>
        </w:tc>
      </w:tr>
      <w:tr w:rsidR="00A55B53" w:rsidRPr="00123177" w14:paraId="77085EC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41D8CE5" w14:textId="77777777" w:rsidR="00A55B53" w:rsidRPr="00176A52" w:rsidRDefault="00A55B53" w:rsidP="00535342">
            <w:pPr>
              <w:pStyle w:val="TableText"/>
              <w:snapToGrid w:val="0"/>
            </w:pPr>
            <w:r w:rsidRPr="00176A52">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2EBAE" w14:textId="77777777" w:rsidR="00A55B53" w:rsidRPr="00176A52" w:rsidRDefault="00A55B53" w:rsidP="00535342">
            <w:pPr>
              <w:pStyle w:val="TableText"/>
              <w:snapToGrid w:val="0"/>
            </w:pPr>
            <w:r w:rsidRPr="00176A52">
              <w:t xml:space="preserve">Pre-C Sample/PF3.0 </w:t>
            </w:r>
          </w:p>
        </w:tc>
      </w:tr>
      <w:tr w:rsidR="00A55B53" w:rsidRPr="00123177" w14:paraId="16477C4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7290024" w14:textId="77777777" w:rsidR="00A55B53" w:rsidRPr="00176A52" w:rsidRDefault="00A55B53" w:rsidP="00535342">
            <w:pPr>
              <w:pStyle w:val="TableText"/>
              <w:snapToGrid w:val="0"/>
              <w:rPr>
                <w:vertAlign w:val="superscript"/>
              </w:rPr>
            </w:pPr>
            <w:r w:rsidRPr="00176A52">
              <w:t>Purpose</w:t>
            </w:r>
            <w:r w:rsidRPr="00176A52">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F724B2" w14:textId="77777777" w:rsidR="00A55B53" w:rsidRPr="00176A52" w:rsidRDefault="00A55B53" w:rsidP="00535342">
            <w:pPr>
              <w:snapToGrid w:val="0"/>
              <w:rPr>
                <w:rFonts w:eastAsia="Arial"/>
              </w:rPr>
            </w:pPr>
            <w:r w:rsidRPr="00176A52">
              <w:rPr>
                <w:rFonts w:eastAsia="Arial"/>
              </w:rPr>
              <w:t>The HVDCDC implementation of the TSRs shall achieve the FSRs allocated to the HVDCDC.</w:t>
            </w:r>
          </w:p>
        </w:tc>
      </w:tr>
      <w:tr w:rsidR="00A55B53" w:rsidRPr="00123177" w14:paraId="6978C6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78ACA7" w14:textId="77777777" w:rsidR="00A55B53" w:rsidRPr="00176A52" w:rsidRDefault="00A55B53" w:rsidP="00535342">
            <w:pPr>
              <w:pStyle w:val="TableText"/>
              <w:snapToGrid w:val="0"/>
            </w:pPr>
            <w:r w:rsidRPr="00176A52">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846738" w14:textId="77777777" w:rsidR="00A55B53" w:rsidRPr="00176A52" w:rsidRDefault="00A55B53" w:rsidP="00535342">
            <w:pPr>
              <w:snapToGrid w:val="0"/>
              <w:rPr>
                <w:rFonts w:eastAsia="Arial"/>
              </w:rPr>
            </w:pPr>
            <w:r w:rsidRPr="00176A52">
              <w:rPr>
                <w:rFonts w:eastAsia="Arial"/>
              </w:rPr>
              <w:t>No Such derived requirement is applicable.</w:t>
            </w:r>
          </w:p>
        </w:tc>
      </w:tr>
      <w:tr w:rsidR="00A55B53" w:rsidRPr="00123177" w14:paraId="55B470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604F4F" w14:textId="77777777" w:rsidR="00A55B53" w:rsidRPr="00176A52" w:rsidRDefault="00A55B53" w:rsidP="00535342">
            <w:pPr>
              <w:pStyle w:val="TableText"/>
              <w:snapToGrid w:val="0"/>
            </w:pPr>
            <w:r w:rsidRPr="00176A52">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CF6722" w14:textId="77777777" w:rsidR="00A55B53" w:rsidRPr="00176A52" w:rsidRDefault="00A55B53" w:rsidP="00535342">
            <w:pPr>
              <w:pStyle w:val="TableText"/>
              <w:snapToGrid w:val="0"/>
            </w:pPr>
            <w:r w:rsidRPr="00176A52">
              <w:rPr>
                <w:rFonts w:eastAsia="Arial"/>
                <w:szCs w:val="20"/>
              </w:rPr>
              <w:t>No Specific access restrictions is applicable.</w:t>
            </w:r>
          </w:p>
        </w:tc>
      </w:tr>
      <w:tr w:rsidR="00176A52" w:rsidRPr="00123177" w14:paraId="356CFF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5070FB" w14:textId="77777777" w:rsidR="00176A52" w:rsidRPr="00176A52" w:rsidRDefault="00176A52" w:rsidP="00176A52">
            <w:pPr>
              <w:pStyle w:val="TableText"/>
              <w:snapToGrid w:val="0"/>
              <w:rPr>
                <w:b/>
                <w:bCs/>
              </w:rPr>
            </w:pPr>
            <w:r w:rsidRPr="00176A52">
              <w:t>Input(s)</w:t>
            </w:r>
            <w:r w:rsidRPr="00176A52">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197A12" w14:textId="5B551191" w:rsidR="00176A52" w:rsidRPr="00176A52" w:rsidRDefault="00176A52" w:rsidP="00176A52">
            <w:pPr>
              <w:pStyle w:val="TableText"/>
              <w:snapToGrid w:val="0"/>
              <w:rPr>
                <w:rFonts w:eastAsia="Arial"/>
              </w:rPr>
            </w:pPr>
            <w:r w:rsidRPr="00176A52">
              <w:t xml:space="preserve">Input as expected to a specific requirement </w:t>
            </w:r>
            <w:r w:rsidRPr="00176A52">
              <w:rPr>
                <w:rFonts w:eastAsia="Arial"/>
                <w:szCs w:val="20"/>
              </w:rPr>
              <w:t>covered in TSC and SSR document for FUSA</w:t>
            </w:r>
          </w:p>
        </w:tc>
      </w:tr>
      <w:tr w:rsidR="00176A52" w:rsidRPr="00123177" w14:paraId="6CD9E4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89E823" w14:textId="77777777" w:rsidR="00176A52" w:rsidRPr="00176A52" w:rsidRDefault="00176A52" w:rsidP="00176A52">
            <w:pPr>
              <w:pStyle w:val="TableText"/>
              <w:snapToGrid w:val="0"/>
              <w:rPr>
                <w:b/>
                <w:bCs/>
              </w:rPr>
            </w:pPr>
            <w:r w:rsidRPr="00176A52">
              <w:t>Output(s)</w:t>
            </w:r>
            <w:r w:rsidRPr="00176A52">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9B5A0A" w14:textId="4E32F1C4" w:rsidR="00176A52" w:rsidRPr="00176A52" w:rsidRDefault="00176A52" w:rsidP="00176A52">
            <w:pPr>
              <w:pStyle w:val="TableText"/>
              <w:snapToGrid w:val="0"/>
            </w:pPr>
            <w:r w:rsidRPr="00176A52">
              <w:t xml:space="preserve">Output as expected to a specific requirement </w:t>
            </w:r>
            <w:r w:rsidRPr="00176A52">
              <w:rPr>
                <w:rFonts w:eastAsia="Arial"/>
                <w:szCs w:val="20"/>
              </w:rPr>
              <w:t>covered in TSC and SSR document for FUSA</w:t>
            </w:r>
          </w:p>
        </w:tc>
      </w:tr>
      <w:tr w:rsidR="00176A52" w:rsidRPr="00123177" w14:paraId="3D23D35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2035E0" w14:textId="77777777" w:rsidR="00176A52" w:rsidRPr="00176A52" w:rsidRDefault="00176A52" w:rsidP="00176A52">
            <w:pPr>
              <w:pStyle w:val="TableText"/>
              <w:snapToGrid w:val="0"/>
            </w:pPr>
            <w:r w:rsidRPr="00176A52">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BFCCE2" w14:textId="1371D45B" w:rsidR="00176A52" w:rsidRPr="00176A52" w:rsidRDefault="00176A52" w:rsidP="00176A52">
            <w:pPr>
              <w:pStyle w:val="TableText"/>
              <w:snapToGrid w:val="0"/>
              <w:rPr>
                <w:rStyle w:val="normaltextrun"/>
              </w:rPr>
            </w:pPr>
            <w:r w:rsidRPr="00176A52">
              <w:t xml:space="preserve">Process shall be as per specific Software requirement </w:t>
            </w:r>
            <w:r w:rsidRPr="00176A52">
              <w:rPr>
                <w:rFonts w:eastAsia="Arial"/>
                <w:szCs w:val="20"/>
              </w:rPr>
              <w:t>covered in TSC and SSR document for FUSA</w:t>
            </w:r>
          </w:p>
        </w:tc>
      </w:tr>
      <w:tr w:rsidR="00176A52" w:rsidRPr="00123177" w14:paraId="66B525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6F9742" w14:textId="77777777" w:rsidR="00176A52" w:rsidRPr="00176A52" w:rsidRDefault="00176A52" w:rsidP="00176A52">
            <w:pPr>
              <w:pStyle w:val="TableText"/>
              <w:snapToGrid w:val="0"/>
            </w:pPr>
            <w:r w:rsidRPr="00176A52">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0A92F9" w14:textId="65677523" w:rsidR="00176A52" w:rsidRPr="00176A52" w:rsidRDefault="00176A52" w:rsidP="00176A52">
            <w:pPr>
              <w:pStyle w:val="TableText"/>
              <w:snapToGrid w:val="0"/>
            </w:pPr>
            <w:r w:rsidRPr="00176A52">
              <w:t>No such mandatory fields is applicable.</w:t>
            </w:r>
          </w:p>
        </w:tc>
      </w:tr>
      <w:tr w:rsidR="00176A52" w:rsidRPr="00123177" w14:paraId="1015898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739280" w14:textId="77777777" w:rsidR="00176A52" w:rsidRPr="00176A52" w:rsidRDefault="00176A52" w:rsidP="00176A52">
            <w:pPr>
              <w:pStyle w:val="TableText"/>
              <w:snapToGrid w:val="0"/>
            </w:pPr>
            <w:r w:rsidRPr="00176A52">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C80FDE" w14:textId="07C61A29" w:rsidR="00176A52" w:rsidRPr="00176A52" w:rsidRDefault="00176A52" w:rsidP="00176A52">
            <w:pPr>
              <w:pStyle w:val="TableText"/>
              <w:snapToGrid w:val="0"/>
            </w:pPr>
            <w:r w:rsidRPr="00176A52">
              <w:t xml:space="preserve">As per specific Software requirement </w:t>
            </w:r>
            <w:r w:rsidRPr="00176A52">
              <w:rPr>
                <w:rFonts w:eastAsia="Arial"/>
                <w:szCs w:val="20"/>
              </w:rPr>
              <w:t>covered in TSC and SSR document for FUSA.</w:t>
            </w:r>
          </w:p>
        </w:tc>
      </w:tr>
      <w:tr w:rsidR="00A55B53" w:rsidRPr="00123177" w14:paraId="68B0858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4A87CB" w14:textId="77777777" w:rsidR="00A55B53" w:rsidRPr="00176A52" w:rsidRDefault="00A55B53" w:rsidP="00535342">
            <w:pPr>
              <w:pStyle w:val="TableText"/>
              <w:snapToGrid w:val="0"/>
            </w:pPr>
            <w:r w:rsidRPr="00176A52">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48389C" w14:textId="77777777" w:rsidR="00A55B53" w:rsidRPr="00176A52" w:rsidRDefault="00A55B53" w:rsidP="00535342">
            <w:pPr>
              <w:pStyle w:val="TableText"/>
              <w:snapToGrid w:val="0"/>
            </w:pPr>
            <w:r w:rsidRPr="00176A52">
              <w:rPr>
                <w:szCs w:val="20"/>
              </w:rPr>
              <w:t>Default values shall be applicable with respect to Pre-Loaded Values</w:t>
            </w:r>
          </w:p>
        </w:tc>
      </w:tr>
      <w:tr w:rsidR="00A55B53" w:rsidRPr="00123177" w14:paraId="7F7D3D1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0033A2" w14:textId="77777777" w:rsidR="00A55B53" w:rsidRPr="00176A52" w:rsidRDefault="00A55B53" w:rsidP="00535342">
            <w:pPr>
              <w:pStyle w:val="TableText"/>
              <w:snapToGrid w:val="0"/>
            </w:pPr>
            <w:r w:rsidRPr="00176A52">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9BDA5" w14:textId="77777777" w:rsidR="00A55B53" w:rsidRPr="00176A52" w:rsidRDefault="00A55B53" w:rsidP="00535342">
            <w:pPr>
              <w:pStyle w:val="TableText"/>
              <w:snapToGrid w:val="0"/>
            </w:pPr>
            <w:r w:rsidRPr="00176A52">
              <w:t>Valid range of Values</w:t>
            </w:r>
            <w:r w:rsidRPr="00176A52">
              <w:rPr>
                <w:szCs w:val="20"/>
              </w:rPr>
              <w:t xml:space="preserve"> is not applicable</w:t>
            </w:r>
          </w:p>
        </w:tc>
      </w:tr>
      <w:tr w:rsidR="00A55B53" w:rsidRPr="00123177" w14:paraId="312AAC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9D15D1" w14:textId="77777777" w:rsidR="00A55B53" w:rsidRPr="00176A52" w:rsidRDefault="00A55B53" w:rsidP="00535342">
            <w:pPr>
              <w:pStyle w:val="TableText"/>
              <w:snapToGrid w:val="0"/>
            </w:pPr>
            <w:r w:rsidRPr="00176A52">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5A959E" w14:textId="77777777" w:rsidR="00A55B53" w:rsidRPr="00176A52" w:rsidRDefault="00A55B53" w:rsidP="00535342">
            <w:pPr>
              <w:pStyle w:val="TableText"/>
              <w:snapToGrid w:val="0"/>
            </w:pPr>
            <w:r w:rsidRPr="00176A52">
              <w:rPr>
                <w:szCs w:val="20"/>
              </w:rPr>
              <w:t>Data latency period is not applicable</w:t>
            </w:r>
          </w:p>
        </w:tc>
      </w:tr>
      <w:tr w:rsidR="00A55B53" w:rsidRPr="00123177" w14:paraId="0C5E239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17AE3D" w14:textId="77777777" w:rsidR="00A55B53" w:rsidRPr="00176A52" w:rsidRDefault="00A55B53" w:rsidP="00535342">
            <w:pPr>
              <w:pStyle w:val="TableText"/>
              <w:snapToGrid w:val="0"/>
            </w:pPr>
            <w:r w:rsidRPr="00176A52">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843E7E" w14:textId="77777777" w:rsidR="00A55B53" w:rsidRPr="00176A52" w:rsidRDefault="00A55B53" w:rsidP="00535342">
            <w:pPr>
              <w:pStyle w:val="TableText"/>
              <w:snapToGrid w:val="0"/>
            </w:pPr>
            <w:r w:rsidRPr="00176A52">
              <w:rPr>
                <w:szCs w:val="20"/>
              </w:rPr>
              <w:t>Data Retention period is not applicable.</w:t>
            </w:r>
          </w:p>
        </w:tc>
      </w:tr>
      <w:tr w:rsidR="00A55B53" w:rsidRPr="00123177" w14:paraId="7D248A5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874992" w14:textId="77777777" w:rsidR="00A55B53" w:rsidRPr="00176A52" w:rsidRDefault="00A55B53" w:rsidP="00535342">
            <w:pPr>
              <w:pStyle w:val="TableText"/>
              <w:snapToGrid w:val="0"/>
            </w:pPr>
            <w:r w:rsidRPr="00176A52">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1E1BFC" w14:textId="77777777" w:rsidR="00A55B53" w:rsidRPr="00176A52" w:rsidRDefault="00A55B53" w:rsidP="00535342">
            <w:pPr>
              <w:pStyle w:val="TableText"/>
            </w:pPr>
            <w:r w:rsidRPr="00176A52">
              <w:rPr>
                <w:szCs w:val="20"/>
              </w:rPr>
              <w:t>Data rate is not applicable.</w:t>
            </w:r>
          </w:p>
        </w:tc>
      </w:tr>
      <w:tr w:rsidR="00A55B53" w:rsidRPr="00123177" w14:paraId="4BB04C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DCAFFA" w14:textId="77777777" w:rsidR="00A55B53" w:rsidRPr="00176A52" w:rsidRDefault="00A55B53" w:rsidP="00535342">
            <w:pPr>
              <w:pStyle w:val="TableText"/>
              <w:snapToGrid w:val="0"/>
            </w:pPr>
            <w:r w:rsidRPr="00176A52">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5811D1" w14:textId="77777777" w:rsidR="00A55B53" w:rsidRPr="00176A52" w:rsidRDefault="00A55B53" w:rsidP="00535342">
            <w:pPr>
              <w:pStyle w:val="TableText"/>
              <w:spacing w:line="259" w:lineRule="auto"/>
            </w:pPr>
            <w:r w:rsidRPr="00176A52">
              <w:rPr>
                <w:szCs w:val="20"/>
              </w:rPr>
              <w:t>External event is not required.</w:t>
            </w:r>
          </w:p>
        </w:tc>
      </w:tr>
      <w:tr w:rsidR="00A55B53" w:rsidRPr="00123177" w14:paraId="52A0B62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72BE16" w14:textId="77777777" w:rsidR="00A55B53" w:rsidRPr="00176A52" w:rsidRDefault="00A55B53" w:rsidP="00535342">
            <w:pPr>
              <w:pStyle w:val="TableText"/>
              <w:snapToGrid w:val="0"/>
            </w:pPr>
            <w:r w:rsidRPr="00176A52">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F31CB2" w14:textId="77777777" w:rsidR="00A55B53" w:rsidRPr="00176A52" w:rsidRDefault="00A55B53" w:rsidP="00535342">
            <w:pPr>
              <w:pStyle w:val="TableText"/>
              <w:spacing w:line="259" w:lineRule="auto"/>
            </w:pPr>
            <w:r w:rsidRPr="00176A52">
              <w:rPr>
                <w:szCs w:val="20"/>
              </w:rPr>
              <w:t>Temporal event is not applicable.</w:t>
            </w:r>
          </w:p>
        </w:tc>
      </w:tr>
      <w:tr w:rsidR="00A55B53" w:rsidRPr="00123177" w14:paraId="2AC6E9D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79AA32" w14:textId="77777777" w:rsidR="00A55B53" w:rsidRPr="00176A52" w:rsidRDefault="00A55B53" w:rsidP="00535342">
            <w:pPr>
              <w:pStyle w:val="TableText"/>
              <w:snapToGrid w:val="0"/>
            </w:pPr>
            <w:r w:rsidRPr="00176A52">
              <w:t xml:space="preserve">Validation Rules/ </w:t>
            </w:r>
          </w:p>
          <w:p w14:paraId="288335CE" w14:textId="77777777" w:rsidR="00A55B53" w:rsidRPr="00176A52" w:rsidRDefault="00A55B53" w:rsidP="00535342">
            <w:pPr>
              <w:pStyle w:val="TableText"/>
              <w:snapToGrid w:val="0"/>
              <w:rPr>
                <w:vertAlign w:val="superscript"/>
              </w:rPr>
            </w:pPr>
            <w:r w:rsidRPr="00176A52">
              <w:t>Verification criteria</w:t>
            </w:r>
            <w:r w:rsidRPr="00176A52">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B3DA34" w14:textId="77777777" w:rsidR="00A55B53" w:rsidRPr="00176A52" w:rsidRDefault="00A55B53" w:rsidP="00535342">
            <w:pPr>
              <w:pStyle w:val="TableText"/>
              <w:snapToGrid w:val="0"/>
              <w:rPr>
                <w:i/>
                <w:iCs/>
              </w:rPr>
            </w:pPr>
            <w:r w:rsidRPr="00176A52">
              <w:rPr>
                <w:rFonts w:eastAsia="Arial"/>
              </w:rPr>
              <w:t>Verify the CAN messages and CAN signal mentioned in input and out section on CANalyzer Tool</w:t>
            </w:r>
          </w:p>
        </w:tc>
      </w:tr>
      <w:tr w:rsidR="00A55B53" w:rsidRPr="00123177" w14:paraId="0CF668F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0594A1" w14:textId="77777777" w:rsidR="00A55B53" w:rsidRPr="00176A52" w:rsidRDefault="00A55B53" w:rsidP="00535342">
            <w:pPr>
              <w:pStyle w:val="TableText"/>
              <w:snapToGrid w:val="0"/>
            </w:pPr>
            <w:r w:rsidRPr="00176A52">
              <w:lastRenderedPageBreak/>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23AED1" w14:textId="77777777" w:rsidR="00A55B53" w:rsidRPr="00176A52" w:rsidRDefault="00A55B53" w:rsidP="00535342">
            <w:pPr>
              <w:pStyle w:val="TableText"/>
              <w:snapToGrid w:val="0"/>
            </w:pPr>
            <w:r w:rsidRPr="00176A52">
              <w:rPr>
                <w:szCs w:val="20"/>
              </w:rPr>
              <w:t>Constraints is not applicable.</w:t>
            </w:r>
          </w:p>
        </w:tc>
      </w:tr>
      <w:tr w:rsidR="00A55B53" w:rsidRPr="00123177" w14:paraId="02CEC1C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256188" w14:textId="77777777" w:rsidR="00A55B53" w:rsidRPr="00176A52" w:rsidRDefault="00A55B53" w:rsidP="00535342">
            <w:pPr>
              <w:pStyle w:val="TableText"/>
              <w:snapToGrid w:val="0"/>
            </w:pPr>
            <w:r w:rsidRPr="00176A52">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1B9924" w14:textId="77777777" w:rsidR="00A55B53" w:rsidRPr="00176A52" w:rsidRDefault="00A55B53" w:rsidP="00535342">
            <w:pPr>
              <w:pStyle w:val="TableText"/>
              <w:snapToGrid w:val="0"/>
            </w:pPr>
            <w:r w:rsidRPr="00176A52">
              <w:rPr>
                <w:szCs w:val="20"/>
              </w:rPr>
              <w:t>No effects on other systems</w:t>
            </w:r>
          </w:p>
        </w:tc>
      </w:tr>
      <w:tr w:rsidR="00A55B53" w:rsidRPr="00123177" w14:paraId="5CF676A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ED0F57" w14:textId="77777777" w:rsidR="00A55B53" w:rsidRPr="00176A52" w:rsidRDefault="00A55B53" w:rsidP="00535342">
            <w:pPr>
              <w:pStyle w:val="TableText"/>
              <w:snapToGrid w:val="0"/>
            </w:pPr>
            <w:r w:rsidRPr="00176A52">
              <w:t>Testability with respect to test environment</w:t>
            </w:r>
          </w:p>
          <w:p w14:paraId="317255D9" w14:textId="77777777" w:rsidR="00A55B53" w:rsidRPr="00176A52" w:rsidRDefault="00A55B53" w:rsidP="00535342">
            <w:pPr>
              <w:pStyle w:val="TableText"/>
            </w:pPr>
            <w:r w:rsidRPr="00176A52">
              <w:t>(Yes/No)</w:t>
            </w:r>
          </w:p>
          <w:p w14:paraId="0A543D21" w14:textId="77777777" w:rsidR="00A55B53" w:rsidRPr="00176A52" w:rsidRDefault="00A55B53" w:rsidP="00535342">
            <w:pPr>
              <w:pStyle w:val="TableText"/>
            </w:pPr>
            <w:r w:rsidRPr="00176A52">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B9BF8D" w14:textId="77777777" w:rsidR="00A55B53" w:rsidRPr="00176A52" w:rsidRDefault="00A55B53" w:rsidP="00535342">
            <w:pPr>
              <w:pStyle w:val="TableText"/>
              <w:snapToGrid w:val="0"/>
            </w:pPr>
            <w:r w:rsidRPr="00176A52">
              <w:t>YES</w:t>
            </w:r>
          </w:p>
        </w:tc>
      </w:tr>
      <w:tr w:rsidR="00A55B53" w:rsidRPr="00123177" w14:paraId="0AB3CCE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323310" w14:textId="77777777" w:rsidR="00A55B53" w:rsidRPr="00176A52" w:rsidRDefault="00A55B53" w:rsidP="00535342">
            <w:pPr>
              <w:pStyle w:val="TableText"/>
              <w:snapToGrid w:val="0"/>
            </w:pPr>
            <w:r w:rsidRPr="00176A52">
              <w:t>Feasible within project constraints</w:t>
            </w:r>
          </w:p>
          <w:p w14:paraId="7EDDE392" w14:textId="77777777" w:rsidR="00A55B53" w:rsidRPr="00176A52" w:rsidRDefault="00A55B53" w:rsidP="00535342">
            <w:pPr>
              <w:pStyle w:val="TableText"/>
              <w:snapToGrid w:val="0"/>
            </w:pPr>
            <w:r w:rsidRPr="00176A52">
              <w:t>(Yes/No)</w:t>
            </w:r>
          </w:p>
          <w:p w14:paraId="2170547F" w14:textId="77777777" w:rsidR="00A55B53" w:rsidRPr="00176A52" w:rsidRDefault="00A55B53" w:rsidP="00535342">
            <w:pPr>
              <w:pStyle w:val="TableText"/>
              <w:snapToGrid w:val="0"/>
            </w:pPr>
            <w:r w:rsidRPr="00176A52">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665ABC" w14:textId="77777777" w:rsidR="00A55B53" w:rsidRPr="00176A52" w:rsidRDefault="00A55B53" w:rsidP="00535342">
            <w:pPr>
              <w:pStyle w:val="TableText"/>
              <w:snapToGrid w:val="0"/>
            </w:pPr>
            <w:r w:rsidRPr="00176A52">
              <w:t>YES</w:t>
            </w:r>
          </w:p>
        </w:tc>
      </w:tr>
      <w:tr w:rsidR="00A55B53" w:rsidRPr="00123177" w14:paraId="360CC1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C82491" w14:textId="77777777" w:rsidR="00A55B53" w:rsidRPr="00176A52" w:rsidRDefault="00A55B53" w:rsidP="00535342">
            <w:pPr>
              <w:pStyle w:val="TableText"/>
              <w:snapToGrid w:val="0"/>
            </w:pPr>
            <w:r w:rsidRPr="00176A52">
              <w:t>Critical</w:t>
            </w:r>
          </w:p>
          <w:p w14:paraId="4F2F8B11" w14:textId="77777777" w:rsidR="00A55B53" w:rsidRPr="00176A52" w:rsidRDefault="00A55B53" w:rsidP="00535342">
            <w:pPr>
              <w:pStyle w:val="TableText"/>
              <w:snapToGrid w:val="0"/>
            </w:pPr>
            <w:r w:rsidRPr="00176A52">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F6F473" w14:textId="77777777" w:rsidR="00A55B53" w:rsidRPr="00176A52" w:rsidRDefault="00A55B53" w:rsidP="00535342">
            <w:pPr>
              <w:pStyle w:val="TableText"/>
              <w:snapToGrid w:val="0"/>
            </w:pPr>
            <w:r w:rsidRPr="00176A52">
              <w:t>YES</w:t>
            </w:r>
          </w:p>
        </w:tc>
      </w:tr>
      <w:tr w:rsidR="00A55B53" w:rsidRPr="00123177" w14:paraId="14F730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67867E" w14:textId="77777777" w:rsidR="00A55B53" w:rsidRPr="00176A52" w:rsidRDefault="00A55B53" w:rsidP="00535342">
            <w:pPr>
              <w:pStyle w:val="TableText"/>
              <w:snapToGrid w:val="0"/>
            </w:pPr>
            <w:r w:rsidRPr="00176A52">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9F5E72" w14:textId="77777777" w:rsidR="00A55B53" w:rsidRPr="00176A52" w:rsidRDefault="00A55B53" w:rsidP="00535342">
            <w:pPr>
              <w:pStyle w:val="TableText"/>
              <w:snapToGrid w:val="0"/>
            </w:pPr>
            <w:r w:rsidRPr="00176A52">
              <w:t>Acceptance Criteria for this requirement should be as per SECTION-6 ACCEPTANCE CRITERIA</w:t>
            </w:r>
          </w:p>
        </w:tc>
      </w:tr>
    </w:tbl>
    <w:p w14:paraId="6A1EC082" w14:textId="77777777" w:rsidR="00A55B53" w:rsidRPr="00123177" w:rsidRDefault="00A55B53" w:rsidP="00A55B53">
      <w:pPr>
        <w:pStyle w:val="BodyText"/>
      </w:pPr>
    </w:p>
    <w:p w14:paraId="38CC2553" w14:textId="77777777" w:rsidR="00A55B53" w:rsidRPr="00123177" w:rsidRDefault="00A55B53" w:rsidP="00A55B53">
      <w:pPr>
        <w:pStyle w:val="Heading5"/>
      </w:pPr>
      <w:r w:rsidRPr="00123177">
        <w:t>Requirement to categorise and report the fault levels of all safety diagnostics.</w:t>
      </w:r>
    </w:p>
    <w:tbl>
      <w:tblPr>
        <w:tblW w:w="9518" w:type="dxa"/>
        <w:tblInd w:w="108" w:type="dxa"/>
        <w:tblLayout w:type="fixed"/>
        <w:tblLook w:val="0000" w:firstRow="0" w:lastRow="0" w:firstColumn="0" w:lastColumn="0" w:noHBand="0" w:noVBand="0"/>
      </w:tblPr>
      <w:tblGrid>
        <w:gridCol w:w="1920"/>
        <w:gridCol w:w="7598"/>
      </w:tblGrid>
      <w:tr w:rsidR="007374F6" w:rsidRPr="007374F6" w14:paraId="5751E8E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AC0C2CA" w14:textId="77777777" w:rsidR="00A55B53" w:rsidRPr="007374F6" w:rsidRDefault="00A55B53" w:rsidP="00535342">
            <w:pPr>
              <w:pStyle w:val="TableColumnTitle"/>
              <w:snapToGrid w:val="0"/>
            </w:pPr>
            <w:r w:rsidRPr="007374F6">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FFD667F" w14:textId="77777777" w:rsidR="00A55B53" w:rsidRPr="007374F6" w:rsidRDefault="00A55B53" w:rsidP="00535342">
            <w:pPr>
              <w:pStyle w:val="TableColumnTitle"/>
              <w:snapToGrid w:val="0"/>
            </w:pPr>
            <w:r w:rsidRPr="007374F6">
              <w:t>Description</w:t>
            </w:r>
          </w:p>
        </w:tc>
      </w:tr>
      <w:tr w:rsidR="007374F6" w:rsidRPr="007374F6" w14:paraId="5B4AC87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C61E7A5" w14:textId="77777777" w:rsidR="00A55B53" w:rsidRPr="007374F6" w:rsidRDefault="00A55B53" w:rsidP="00535342">
            <w:pPr>
              <w:pStyle w:val="TableText"/>
              <w:snapToGrid w:val="0"/>
            </w:pPr>
            <w:r w:rsidRPr="007374F6">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00A871" w14:textId="02957268" w:rsidR="00A55B53" w:rsidRPr="007374F6" w:rsidRDefault="00A55B53" w:rsidP="00535342">
            <w:pPr>
              <w:snapToGrid w:val="0"/>
            </w:pPr>
            <w:r w:rsidRPr="007374F6">
              <w:rPr>
                <w:rFonts w:eastAsia="Arial"/>
                <w:szCs w:val="20"/>
              </w:rPr>
              <w:t>SWRS_</w:t>
            </w:r>
            <w:r w:rsidR="00176A52" w:rsidRPr="007374F6">
              <w:rPr>
                <w:rFonts w:eastAsia="Arial"/>
                <w:szCs w:val="20"/>
              </w:rPr>
              <w:t>FUSA_01</w:t>
            </w:r>
          </w:p>
        </w:tc>
      </w:tr>
      <w:tr w:rsidR="007374F6" w:rsidRPr="007374F6" w14:paraId="7C5E595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EFA9AFC" w14:textId="77777777" w:rsidR="00A55B53" w:rsidRPr="007374F6" w:rsidRDefault="00A55B53" w:rsidP="00535342">
            <w:pPr>
              <w:pStyle w:val="TableText"/>
            </w:pPr>
            <w:r w:rsidRPr="007374F6">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189022" w14:textId="0235CC90" w:rsidR="00A55B53" w:rsidRPr="007374F6" w:rsidRDefault="00A55B53" w:rsidP="00535342">
            <w:pPr>
              <w:rPr>
                <w:rFonts w:eastAsia="Arial"/>
                <w:szCs w:val="20"/>
              </w:rPr>
            </w:pPr>
            <w:r w:rsidRPr="007374F6">
              <w:rPr>
                <w:rFonts w:eastAsia="Arial"/>
                <w:szCs w:val="20"/>
              </w:rPr>
              <w:t>SDS-HVDCDC-254</w:t>
            </w:r>
          </w:p>
        </w:tc>
      </w:tr>
      <w:tr w:rsidR="007374F6" w:rsidRPr="007374F6" w14:paraId="3D3D7D1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A965B83" w14:textId="77777777" w:rsidR="00A55B53" w:rsidRPr="007374F6" w:rsidRDefault="00A55B53" w:rsidP="00535342">
            <w:pPr>
              <w:pStyle w:val="TableText"/>
              <w:snapToGrid w:val="0"/>
            </w:pPr>
            <w:r w:rsidRPr="007374F6">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4182A4" w14:textId="77777777" w:rsidR="00A55B53" w:rsidRPr="007374F6" w:rsidRDefault="00A55B53" w:rsidP="00535342">
            <w:pPr>
              <w:pStyle w:val="TableText"/>
              <w:snapToGrid w:val="0"/>
            </w:pPr>
            <w:r w:rsidRPr="007374F6">
              <w:t>B-Sample/PF2.0</w:t>
            </w:r>
          </w:p>
        </w:tc>
      </w:tr>
      <w:tr w:rsidR="007374F6" w:rsidRPr="007374F6" w14:paraId="58AFFA3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AF46E9C" w14:textId="77777777" w:rsidR="00A55B53" w:rsidRPr="007374F6" w:rsidRDefault="00A55B53" w:rsidP="00535342">
            <w:pPr>
              <w:pStyle w:val="TableText"/>
              <w:snapToGrid w:val="0"/>
              <w:rPr>
                <w:vertAlign w:val="superscript"/>
              </w:rPr>
            </w:pPr>
            <w:r w:rsidRPr="007374F6">
              <w:t>Purpose</w:t>
            </w:r>
            <w:r w:rsidRPr="007374F6">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444AAA" w14:textId="77777777" w:rsidR="00A55B53" w:rsidRPr="007374F6" w:rsidRDefault="00A55B53" w:rsidP="00535342">
            <w:pPr>
              <w:snapToGrid w:val="0"/>
              <w:rPr>
                <w:rFonts w:eastAsia="Arial"/>
              </w:rPr>
            </w:pPr>
            <w:r w:rsidRPr="007374F6">
              <w:rPr>
                <w:rFonts w:eastAsia="Arial"/>
              </w:rPr>
              <w:t>The HVDCDC shall categorise and report the fault levels of all safety diagnostics using the vehicle CAN signal NHVDCDCFault.</w:t>
            </w:r>
          </w:p>
          <w:p w14:paraId="6CF11620" w14:textId="77777777" w:rsidR="00A55B53" w:rsidRPr="007374F6" w:rsidRDefault="00A55B53" w:rsidP="00535342">
            <w:pPr>
              <w:snapToGrid w:val="0"/>
              <w:rPr>
                <w:rFonts w:eastAsia="Arial"/>
              </w:rPr>
            </w:pPr>
          </w:p>
          <w:p w14:paraId="77EAB691" w14:textId="77777777" w:rsidR="00A55B53" w:rsidRPr="007374F6" w:rsidRDefault="00A55B53" w:rsidP="00535342">
            <w:pPr>
              <w:snapToGrid w:val="0"/>
              <w:rPr>
                <w:rFonts w:eastAsia="Arial"/>
              </w:rPr>
            </w:pPr>
            <w:r w:rsidRPr="007374F6">
              <w:rPr>
                <w:rFonts w:eastAsia="Arial"/>
              </w:rPr>
              <w:t>Refer to Section 3.4 HVDCDC Fault Management for HVDCDC fault categorization.</w:t>
            </w:r>
          </w:p>
          <w:p w14:paraId="026ADD14" w14:textId="77777777" w:rsidR="00A55B53" w:rsidRPr="007374F6" w:rsidRDefault="00A55B53" w:rsidP="00535342">
            <w:pPr>
              <w:snapToGrid w:val="0"/>
              <w:rPr>
                <w:rFonts w:eastAsia="Arial"/>
              </w:rPr>
            </w:pPr>
            <w:r w:rsidRPr="007374F6">
              <w:rPr>
                <w:rFonts w:eastAsia="Arial"/>
              </w:rPr>
              <w:t>Refer to Section 3.2.6 HVDCDC Faulty State and 3.2.7 Exit HVDCDC Faulty State for HVDCDC state management on safety level 2 faults.</w:t>
            </w:r>
          </w:p>
        </w:tc>
      </w:tr>
      <w:tr w:rsidR="007374F6" w:rsidRPr="007374F6" w14:paraId="355FCA8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1FFC48" w14:textId="77777777" w:rsidR="00A55B53" w:rsidRPr="007374F6" w:rsidRDefault="00A55B53" w:rsidP="00535342">
            <w:pPr>
              <w:pStyle w:val="TableText"/>
              <w:snapToGrid w:val="0"/>
            </w:pPr>
            <w:r w:rsidRPr="007374F6">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1E4C3E" w14:textId="77777777" w:rsidR="00A55B53" w:rsidRPr="007374F6" w:rsidRDefault="00A55B53" w:rsidP="00535342">
            <w:pPr>
              <w:snapToGrid w:val="0"/>
              <w:rPr>
                <w:rFonts w:eastAsia="Arial"/>
              </w:rPr>
            </w:pPr>
            <w:r w:rsidRPr="007374F6">
              <w:rPr>
                <w:rFonts w:eastAsia="Arial"/>
              </w:rPr>
              <w:t>No Such derived requirement is applicable.</w:t>
            </w:r>
          </w:p>
        </w:tc>
      </w:tr>
      <w:tr w:rsidR="007374F6" w:rsidRPr="007374F6" w14:paraId="588640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EA6FDF" w14:textId="77777777" w:rsidR="00A55B53" w:rsidRPr="007374F6" w:rsidRDefault="00A55B53" w:rsidP="00535342">
            <w:pPr>
              <w:pStyle w:val="TableText"/>
              <w:snapToGrid w:val="0"/>
            </w:pPr>
            <w:r w:rsidRPr="007374F6">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28006" w14:textId="77777777" w:rsidR="00A55B53" w:rsidRPr="007374F6" w:rsidRDefault="00A55B53" w:rsidP="00535342">
            <w:pPr>
              <w:pStyle w:val="TableText"/>
              <w:snapToGrid w:val="0"/>
            </w:pPr>
            <w:r w:rsidRPr="007374F6">
              <w:rPr>
                <w:rFonts w:eastAsia="Arial"/>
                <w:szCs w:val="20"/>
              </w:rPr>
              <w:t>No Specific access restrictions is applicable.</w:t>
            </w:r>
          </w:p>
        </w:tc>
      </w:tr>
      <w:tr w:rsidR="007374F6" w:rsidRPr="007374F6" w14:paraId="1DCF76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782FCF" w14:textId="77777777" w:rsidR="00A919D3" w:rsidRPr="007374F6" w:rsidRDefault="00A919D3" w:rsidP="00A919D3">
            <w:pPr>
              <w:pStyle w:val="TableText"/>
              <w:snapToGrid w:val="0"/>
              <w:rPr>
                <w:b/>
                <w:bCs/>
              </w:rPr>
            </w:pPr>
            <w:r w:rsidRPr="007374F6">
              <w:t>Input(s)</w:t>
            </w:r>
            <w:r w:rsidRPr="007374F6">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C1D895" w14:textId="2E78E58D" w:rsidR="00A919D3" w:rsidRPr="007374F6" w:rsidRDefault="00A919D3" w:rsidP="00A919D3">
            <w:pPr>
              <w:pStyle w:val="TableText"/>
              <w:snapToGrid w:val="0"/>
            </w:pPr>
            <w:r w:rsidRPr="007374F6">
              <w:t xml:space="preserve">1. Input as expected to a specific requirement mention in section </w:t>
            </w:r>
            <w:r w:rsidR="007374F6" w:rsidRPr="007374F6">
              <w:t>“</w:t>
            </w:r>
            <w:r w:rsidRPr="007374F6">
              <w:t>4.2.1.3 Application State: HVDCDC Fault unlatching</w:t>
            </w:r>
            <w:r w:rsidR="007374F6" w:rsidRPr="007374F6">
              <w:t>”</w:t>
            </w:r>
            <w:r w:rsidRPr="007374F6">
              <w:t xml:space="preserve"> </w:t>
            </w:r>
            <w:r w:rsidR="007374F6" w:rsidRPr="007374F6">
              <w:t>of this document</w:t>
            </w:r>
          </w:p>
          <w:p w14:paraId="557BEEA1" w14:textId="50DF41A9" w:rsidR="007374F6" w:rsidRPr="007374F6" w:rsidRDefault="00A919D3" w:rsidP="007374F6">
            <w:pPr>
              <w:pStyle w:val="TableText"/>
              <w:snapToGrid w:val="0"/>
            </w:pPr>
            <w:r w:rsidRPr="007374F6">
              <w:t xml:space="preserve">2. </w:t>
            </w:r>
            <w:r w:rsidR="007374F6" w:rsidRPr="007374F6">
              <w:t>Input as expected to a specific requirement mention in section “4.3 Diagnostics” of this document</w:t>
            </w:r>
          </w:p>
          <w:p w14:paraId="6ACEE260" w14:textId="016B4A82" w:rsidR="00A919D3" w:rsidRPr="007374F6" w:rsidRDefault="007374F6" w:rsidP="007374F6">
            <w:pPr>
              <w:pStyle w:val="TableText"/>
              <w:snapToGrid w:val="0"/>
              <w:rPr>
                <w:rFonts w:eastAsia="Arial"/>
              </w:rPr>
            </w:pPr>
            <w:r w:rsidRPr="007374F6">
              <w:t>3. Input as expected to a specific requirement mention in section “4.2. State-Machine” of this document</w:t>
            </w:r>
          </w:p>
        </w:tc>
      </w:tr>
      <w:tr w:rsidR="007374F6" w:rsidRPr="007374F6" w14:paraId="51E084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FB85A7" w14:textId="77777777" w:rsidR="00A919D3" w:rsidRPr="007374F6" w:rsidRDefault="00A919D3" w:rsidP="00A919D3">
            <w:pPr>
              <w:pStyle w:val="TableText"/>
              <w:snapToGrid w:val="0"/>
              <w:rPr>
                <w:b/>
                <w:bCs/>
              </w:rPr>
            </w:pPr>
            <w:r w:rsidRPr="007374F6">
              <w:t>Output(s)</w:t>
            </w:r>
            <w:r w:rsidRPr="007374F6">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592E9D" w14:textId="52F27E78" w:rsidR="007374F6" w:rsidRPr="007374F6" w:rsidRDefault="007374F6" w:rsidP="007374F6">
            <w:pPr>
              <w:pStyle w:val="TableText"/>
              <w:snapToGrid w:val="0"/>
            </w:pPr>
            <w:r w:rsidRPr="007374F6">
              <w:t>1. Output as expected to a specific requirement mention in section “4.2.1.3 Application State: HVDCDC Fault unlatching” of this document</w:t>
            </w:r>
          </w:p>
          <w:p w14:paraId="065E2F88" w14:textId="09248B5F" w:rsidR="007374F6" w:rsidRPr="007374F6" w:rsidRDefault="007374F6" w:rsidP="007374F6">
            <w:pPr>
              <w:pStyle w:val="TableText"/>
              <w:snapToGrid w:val="0"/>
            </w:pPr>
            <w:r w:rsidRPr="007374F6">
              <w:t>2. Output as expected to a specific requirement mention in section “4.3 Diagnostics” of this document</w:t>
            </w:r>
          </w:p>
          <w:p w14:paraId="5E432B49" w14:textId="450ED0FA" w:rsidR="00A919D3" w:rsidRPr="007374F6" w:rsidRDefault="007374F6" w:rsidP="007374F6">
            <w:pPr>
              <w:pStyle w:val="TableText"/>
              <w:snapToGrid w:val="0"/>
            </w:pPr>
            <w:r w:rsidRPr="007374F6">
              <w:t>3. Output as expected to a specific requirement mention in section “4.2. State-Machine” of this document</w:t>
            </w:r>
          </w:p>
        </w:tc>
      </w:tr>
      <w:tr w:rsidR="007374F6" w:rsidRPr="007374F6" w14:paraId="193534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4D1105" w14:textId="77777777" w:rsidR="00A919D3" w:rsidRPr="007374F6" w:rsidRDefault="00A919D3" w:rsidP="00A919D3">
            <w:pPr>
              <w:pStyle w:val="TableText"/>
              <w:snapToGrid w:val="0"/>
            </w:pPr>
            <w:r w:rsidRPr="007374F6">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E53EB" w14:textId="041D9777" w:rsidR="007374F6" w:rsidRPr="007374F6" w:rsidRDefault="007374F6" w:rsidP="007374F6">
            <w:pPr>
              <w:pStyle w:val="TableText"/>
              <w:snapToGrid w:val="0"/>
            </w:pPr>
            <w:r w:rsidRPr="007374F6">
              <w:t>1. Process as expected to a specific requirement mention in section “4.2.1.3 Application State: HVDCDC Fault unlatching” of this document</w:t>
            </w:r>
          </w:p>
          <w:p w14:paraId="220623AF" w14:textId="767154CE" w:rsidR="007374F6" w:rsidRPr="007374F6" w:rsidRDefault="007374F6" w:rsidP="007374F6">
            <w:pPr>
              <w:pStyle w:val="TableText"/>
              <w:snapToGrid w:val="0"/>
            </w:pPr>
            <w:r w:rsidRPr="007374F6">
              <w:t>2. Process as expected to a specific requirement mention in section “4.3 Diagnostics” of this document</w:t>
            </w:r>
          </w:p>
          <w:p w14:paraId="0092C250" w14:textId="52149405" w:rsidR="00A919D3" w:rsidRPr="007374F6" w:rsidRDefault="007374F6" w:rsidP="007374F6">
            <w:pPr>
              <w:pStyle w:val="TableText"/>
              <w:snapToGrid w:val="0"/>
              <w:rPr>
                <w:rStyle w:val="normaltextrun"/>
              </w:rPr>
            </w:pPr>
            <w:r w:rsidRPr="007374F6">
              <w:t>3. Process as expected to a specific requirement mention in section “4.2. State-Machine” of this document</w:t>
            </w:r>
          </w:p>
        </w:tc>
      </w:tr>
      <w:tr w:rsidR="007374F6" w:rsidRPr="007374F6" w14:paraId="105E86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209120" w14:textId="77777777" w:rsidR="00A919D3" w:rsidRPr="007374F6" w:rsidRDefault="00A919D3" w:rsidP="00A919D3">
            <w:pPr>
              <w:pStyle w:val="TableText"/>
              <w:snapToGrid w:val="0"/>
            </w:pPr>
            <w:r w:rsidRPr="007374F6">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C3C9F" w14:textId="41ABA781" w:rsidR="00A919D3" w:rsidRPr="007374F6" w:rsidRDefault="00A919D3" w:rsidP="00A919D3">
            <w:pPr>
              <w:pStyle w:val="TableText"/>
              <w:snapToGrid w:val="0"/>
            </w:pPr>
            <w:r w:rsidRPr="007374F6">
              <w:t>No such mandatory fields is applicable.</w:t>
            </w:r>
          </w:p>
        </w:tc>
      </w:tr>
      <w:tr w:rsidR="007374F6" w:rsidRPr="007374F6" w14:paraId="1C4F7BB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5E9438" w14:textId="77777777" w:rsidR="00A919D3" w:rsidRPr="007374F6" w:rsidRDefault="00A919D3" w:rsidP="00A919D3">
            <w:pPr>
              <w:pStyle w:val="TableText"/>
              <w:snapToGrid w:val="0"/>
            </w:pPr>
            <w:r w:rsidRPr="007374F6">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68ECC0" w14:textId="34D6241B" w:rsidR="00A919D3" w:rsidRPr="007374F6" w:rsidRDefault="00A919D3" w:rsidP="00A919D3">
            <w:pPr>
              <w:pStyle w:val="TableText"/>
              <w:snapToGrid w:val="0"/>
            </w:pPr>
            <w:r w:rsidRPr="007374F6">
              <w:t xml:space="preserve">As per </w:t>
            </w:r>
            <w:r w:rsidR="007374F6" w:rsidRPr="007374F6">
              <w:t>individual</w:t>
            </w:r>
            <w:r w:rsidRPr="007374F6">
              <w:t xml:space="preserve"> Software requirement.</w:t>
            </w:r>
          </w:p>
        </w:tc>
      </w:tr>
      <w:tr w:rsidR="007374F6" w:rsidRPr="007374F6" w14:paraId="7B9F64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4AAA0C" w14:textId="77777777" w:rsidR="00A55B53" w:rsidRPr="007374F6" w:rsidRDefault="00A55B53" w:rsidP="00535342">
            <w:pPr>
              <w:pStyle w:val="TableText"/>
              <w:snapToGrid w:val="0"/>
            </w:pPr>
            <w:r w:rsidRPr="007374F6">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A6487" w14:textId="77777777" w:rsidR="00A55B53" w:rsidRPr="007374F6" w:rsidRDefault="00A55B53" w:rsidP="00535342">
            <w:pPr>
              <w:pStyle w:val="TableText"/>
              <w:snapToGrid w:val="0"/>
            </w:pPr>
            <w:r w:rsidRPr="007374F6">
              <w:rPr>
                <w:szCs w:val="20"/>
              </w:rPr>
              <w:t>Default values shall be applicable with respect to Pre-Loaded Values</w:t>
            </w:r>
          </w:p>
        </w:tc>
      </w:tr>
      <w:tr w:rsidR="002D005E" w:rsidRPr="007374F6" w14:paraId="1536AC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E0BF47" w14:textId="77777777" w:rsidR="002D005E" w:rsidRPr="007374F6" w:rsidRDefault="002D005E" w:rsidP="002D005E">
            <w:pPr>
              <w:pStyle w:val="TableText"/>
              <w:snapToGrid w:val="0"/>
            </w:pPr>
            <w:r w:rsidRPr="007374F6">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16C2A9" w14:textId="50865C69" w:rsidR="002D005E" w:rsidRPr="007374F6" w:rsidRDefault="002D005E" w:rsidP="002D005E">
            <w:pPr>
              <w:pStyle w:val="TableText"/>
              <w:snapToGrid w:val="0"/>
            </w:pPr>
            <w:r w:rsidRPr="007374F6">
              <w:t xml:space="preserve">No such </w:t>
            </w:r>
            <w:r>
              <w:t>valid range</w:t>
            </w:r>
            <w:r w:rsidRPr="007374F6">
              <w:t xml:space="preserve"> is applicable.</w:t>
            </w:r>
          </w:p>
        </w:tc>
      </w:tr>
      <w:tr w:rsidR="002D005E" w:rsidRPr="007374F6" w14:paraId="76525D5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7B11CD" w14:textId="77777777" w:rsidR="002D005E" w:rsidRPr="007374F6" w:rsidRDefault="002D005E" w:rsidP="002D005E">
            <w:pPr>
              <w:pStyle w:val="TableText"/>
              <w:snapToGrid w:val="0"/>
            </w:pPr>
            <w:r w:rsidRPr="007374F6">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66DDA9" w14:textId="77777777" w:rsidR="002D005E" w:rsidRPr="007374F6" w:rsidRDefault="002D005E" w:rsidP="002D005E">
            <w:pPr>
              <w:pStyle w:val="TableText"/>
              <w:snapToGrid w:val="0"/>
            </w:pPr>
            <w:r w:rsidRPr="007374F6">
              <w:rPr>
                <w:szCs w:val="20"/>
              </w:rPr>
              <w:t>Data latency period is not applicable</w:t>
            </w:r>
          </w:p>
        </w:tc>
      </w:tr>
      <w:tr w:rsidR="002D005E" w:rsidRPr="007374F6" w14:paraId="0EAA273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0D45867" w14:textId="77777777" w:rsidR="002D005E" w:rsidRPr="007374F6" w:rsidRDefault="002D005E" w:rsidP="002D005E">
            <w:pPr>
              <w:pStyle w:val="TableText"/>
              <w:snapToGrid w:val="0"/>
            </w:pPr>
            <w:r w:rsidRPr="007374F6">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505A6E" w14:textId="77777777" w:rsidR="002D005E" w:rsidRPr="007374F6" w:rsidRDefault="002D005E" w:rsidP="002D005E">
            <w:pPr>
              <w:pStyle w:val="TableText"/>
              <w:snapToGrid w:val="0"/>
            </w:pPr>
            <w:r w:rsidRPr="007374F6">
              <w:rPr>
                <w:szCs w:val="20"/>
              </w:rPr>
              <w:t>Data Retention period is not applicable.</w:t>
            </w:r>
          </w:p>
        </w:tc>
      </w:tr>
      <w:tr w:rsidR="002D005E" w:rsidRPr="007374F6" w14:paraId="4202A3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AE7F1C" w14:textId="77777777" w:rsidR="002D005E" w:rsidRPr="007374F6" w:rsidRDefault="002D005E" w:rsidP="002D005E">
            <w:pPr>
              <w:pStyle w:val="TableText"/>
              <w:snapToGrid w:val="0"/>
            </w:pPr>
            <w:r w:rsidRPr="007374F6">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4F15C3" w14:textId="77777777" w:rsidR="002D005E" w:rsidRPr="007374F6" w:rsidRDefault="002D005E" w:rsidP="002D005E">
            <w:pPr>
              <w:pStyle w:val="TableText"/>
            </w:pPr>
            <w:r w:rsidRPr="007374F6">
              <w:rPr>
                <w:szCs w:val="20"/>
              </w:rPr>
              <w:t>Data rate is not applicable.</w:t>
            </w:r>
          </w:p>
        </w:tc>
      </w:tr>
      <w:tr w:rsidR="002D005E" w:rsidRPr="007374F6" w14:paraId="2E0861D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414813" w14:textId="77777777" w:rsidR="002D005E" w:rsidRPr="007374F6" w:rsidRDefault="002D005E" w:rsidP="002D005E">
            <w:pPr>
              <w:pStyle w:val="TableText"/>
              <w:snapToGrid w:val="0"/>
            </w:pPr>
            <w:r w:rsidRPr="007374F6">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76EA54" w14:textId="77777777" w:rsidR="002D005E" w:rsidRPr="007374F6" w:rsidRDefault="002D005E" w:rsidP="002D005E">
            <w:pPr>
              <w:pStyle w:val="TableText"/>
              <w:spacing w:line="259" w:lineRule="auto"/>
            </w:pPr>
            <w:r w:rsidRPr="007374F6">
              <w:rPr>
                <w:szCs w:val="20"/>
              </w:rPr>
              <w:t>External event is not required.</w:t>
            </w:r>
          </w:p>
        </w:tc>
      </w:tr>
      <w:tr w:rsidR="002D005E" w:rsidRPr="007374F6" w14:paraId="051AA2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9F7B2F" w14:textId="77777777" w:rsidR="002D005E" w:rsidRPr="007374F6" w:rsidRDefault="002D005E" w:rsidP="002D005E">
            <w:pPr>
              <w:pStyle w:val="TableText"/>
              <w:snapToGrid w:val="0"/>
            </w:pPr>
            <w:r w:rsidRPr="007374F6">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458561" w14:textId="77777777" w:rsidR="002D005E" w:rsidRPr="007374F6" w:rsidRDefault="002D005E" w:rsidP="002D005E">
            <w:pPr>
              <w:pStyle w:val="TableText"/>
              <w:spacing w:line="259" w:lineRule="auto"/>
            </w:pPr>
            <w:r w:rsidRPr="007374F6">
              <w:rPr>
                <w:szCs w:val="20"/>
              </w:rPr>
              <w:t>Temporal event is not applicable.</w:t>
            </w:r>
          </w:p>
        </w:tc>
      </w:tr>
      <w:tr w:rsidR="002D005E" w:rsidRPr="007374F6" w14:paraId="7AF308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E332CF" w14:textId="77777777" w:rsidR="002D005E" w:rsidRPr="007374F6" w:rsidRDefault="002D005E" w:rsidP="002D005E">
            <w:pPr>
              <w:pStyle w:val="TableText"/>
              <w:snapToGrid w:val="0"/>
            </w:pPr>
            <w:r w:rsidRPr="007374F6">
              <w:t xml:space="preserve">Validation Rules/ </w:t>
            </w:r>
          </w:p>
          <w:p w14:paraId="4C2127D5" w14:textId="77777777" w:rsidR="002D005E" w:rsidRPr="007374F6" w:rsidRDefault="002D005E" w:rsidP="002D005E">
            <w:pPr>
              <w:pStyle w:val="TableText"/>
              <w:snapToGrid w:val="0"/>
              <w:rPr>
                <w:vertAlign w:val="superscript"/>
              </w:rPr>
            </w:pPr>
            <w:r w:rsidRPr="007374F6">
              <w:t>Verification criteria</w:t>
            </w:r>
            <w:r w:rsidRPr="007374F6">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020127" w14:textId="2B47F2AE" w:rsidR="002D005E" w:rsidRPr="007374F6" w:rsidRDefault="002D005E" w:rsidP="002D005E">
            <w:pPr>
              <w:pStyle w:val="TableText"/>
              <w:snapToGrid w:val="0"/>
            </w:pPr>
            <w:r w:rsidRPr="007374F6">
              <w:t>Verify the input and out section on CANalyzer Tool</w:t>
            </w:r>
          </w:p>
        </w:tc>
      </w:tr>
      <w:tr w:rsidR="002D005E" w:rsidRPr="007374F6" w14:paraId="0590F5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A4FC22" w14:textId="77777777" w:rsidR="002D005E" w:rsidRPr="007374F6" w:rsidRDefault="002D005E" w:rsidP="002D005E">
            <w:pPr>
              <w:pStyle w:val="TableText"/>
              <w:snapToGrid w:val="0"/>
            </w:pPr>
            <w:r w:rsidRPr="007374F6">
              <w:lastRenderedPageBreak/>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697A98" w14:textId="77777777" w:rsidR="002D005E" w:rsidRPr="007374F6" w:rsidRDefault="002D005E" w:rsidP="002D005E">
            <w:pPr>
              <w:pStyle w:val="TableText"/>
              <w:snapToGrid w:val="0"/>
            </w:pPr>
            <w:r w:rsidRPr="007374F6">
              <w:rPr>
                <w:szCs w:val="20"/>
              </w:rPr>
              <w:t>Constraints is not applicable.</w:t>
            </w:r>
          </w:p>
        </w:tc>
      </w:tr>
      <w:tr w:rsidR="002D005E" w:rsidRPr="007374F6" w14:paraId="2CB1A9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2DF399" w14:textId="77777777" w:rsidR="002D005E" w:rsidRPr="007374F6" w:rsidRDefault="002D005E" w:rsidP="002D005E">
            <w:pPr>
              <w:pStyle w:val="TableText"/>
              <w:snapToGrid w:val="0"/>
            </w:pPr>
            <w:r w:rsidRPr="007374F6">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E6F0D2" w14:textId="77777777" w:rsidR="002D005E" w:rsidRPr="007374F6" w:rsidRDefault="002D005E" w:rsidP="002D005E">
            <w:pPr>
              <w:pStyle w:val="TableText"/>
              <w:snapToGrid w:val="0"/>
            </w:pPr>
            <w:r w:rsidRPr="007374F6">
              <w:rPr>
                <w:szCs w:val="20"/>
              </w:rPr>
              <w:t>No effects on other systems</w:t>
            </w:r>
          </w:p>
        </w:tc>
      </w:tr>
      <w:tr w:rsidR="002D005E" w:rsidRPr="007374F6" w14:paraId="67D38B2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D338EF" w14:textId="77777777" w:rsidR="002D005E" w:rsidRPr="007374F6" w:rsidRDefault="002D005E" w:rsidP="002D005E">
            <w:pPr>
              <w:pStyle w:val="TableText"/>
              <w:snapToGrid w:val="0"/>
            </w:pPr>
            <w:r w:rsidRPr="007374F6">
              <w:t>Testability with respect to test environment</w:t>
            </w:r>
          </w:p>
          <w:p w14:paraId="603C037C" w14:textId="77777777" w:rsidR="002D005E" w:rsidRPr="007374F6" w:rsidRDefault="002D005E" w:rsidP="002D005E">
            <w:pPr>
              <w:pStyle w:val="TableText"/>
            </w:pPr>
            <w:r w:rsidRPr="007374F6">
              <w:t>(Yes/No)</w:t>
            </w:r>
          </w:p>
          <w:p w14:paraId="795EA401" w14:textId="77777777" w:rsidR="002D005E" w:rsidRPr="007374F6" w:rsidRDefault="002D005E" w:rsidP="002D005E">
            <w:pPr>
              <w:pStyle w:val="TableText"/>
            </w:pPr>
            <w:r w:rsidRPr="007374F6">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C6B326" w14:textId="77777777" w:rsidR="002D005E" w:rsidRPr="007374F6" w:rsidRDefault="002D005E" w:rsidP="002D005E">
            <w:pPr>
              <w:pStyle w:val="TableText"/>
              <w:snapToGrid w:val="0"/>
            </w:pPr>
            <w:r w:rsidRPr="007374F6">
              <w:t>YES</w:t>
            </w:r>
          </w:p>
        </w:tc>
      </w:tr>
      <w:tr w:rsidR="002D005E" w:rsidRPr="007374F6" w14:paraId="251FC1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8E228C" w14:textId="77777777" w:rsidR="002D005E" w:rsidRPr="007374F6" w:rsidRDefault="002D005E" w:rsidP="002D005E">
            <w:pPr>
              <w:pStyle w:val="TableText"/>
              <w:snapToGrid w:val="0"/>
            </w:pPr>
            <w:r w:rsidRPr="007374F6">
              <w:t>Feasible within project constraints</w:t>
            </w:r>
          </w:p>
          <w:p w14:paraId="1CD0245C" w14:textId="77777777" w:rsidR="002D005E" w:rsidRPr="007374F6" w:rsidRDefault="002D005E" w:rsidP="002D005E">
            <w:pPr>
              <w:pStyle w:val="TableText"/>
              <w:snapToGrid w:val="0"/>
            </w:pPr>
            <w:r w:rsidRPr="007374F6">
              <w:t>(Yes/No)</w:t>
            </w:r>
          </w:p>
          <w:p w14:paraId="780FAC8B" w14:textId="77777777" w:rsidR="002D005E" w:rsidRPr="007374F6" w:rsidRDefault="002D005E" w:rsidP="002D005E">
            <w:pPr>
              <w:pStyle w:val="TableText"/>
              <w:snapToGrid w:val="0"/>
            </w:pPr>
            <w:r w:rsidRPr="007374F6">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B4982" w14:textId="77777777" w:rsidR="002D005E" w:rsidRPr="007374F6" w:rsidRDefault="002D005E" w:rsidP="002D005E">
            <w:pPr>
              <w:pStyle w:val="TableText"/>
              <w:snapToGrid w:val="0"/>
            </w:pPr>
            <w:r w:rsidRPr="007374F6">
              <w:t>YES</w:t>
            </w:r>
          </w:p>
        </w:tc>
      </w:tr>
      <w:tr w:rsidR="002D005E" w:rsidRPr="007374F6" w14:paraId="0A1ADF1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433AC9" w14:textId="77777777" w:rsidR="002D005E" w:rsidRPr="007374F6" w:rsidRDefault="002D005E" w:rsidP="002D005E">
            <w:pPr>
              <w:pStyle w:val="TableText"/>
              <w:snapToGrid w:val="0"/>
            </w:pPr>
            <w:r w:rsidRPr="007374F6">
              <w:t>Critical</w:t>
            </w:r>
          </w:p>
          <w:p w14:paraId="0432FD86" w14:textId="77777777" w:rsidR="002D005E" w:rsidRPr="007374F6" w:rsidRDefault="002D005E" w:rsidP="002D005E">
            <w:pPr>
              <w:pStyle w:val="TableText"/>
              <w:snapToGrid w:val="0"/>
            </w:pPr>
            <w:r w:rsidRPr="007374F6">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34C29D" w14:textId="77777777" w:rsidR="002D005E" w:rsidRPr="007374F6" w:rsidRDefault="002D005E" w:rsidP="002D005E">
            <w:pPr>
              <w:pStyle w:val="TableText"/>
              <w:snapToGrid w:val="0"/>
            </w:pPr>
            <w:r w:rsidRPr="007374F6">
              <w:t>YES</w:t>
            </w:r>
          </w:p>
        </w:tc>
      </w:tr>
      <w:tr w:rsidR="002D005E" w:rsidRPr="007374F6" w14:paraId="23040D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EC8DCE" w14:textId="77777777" w:rsidR="002D005E" w:rsidRPr="007374F6" w:rsidRDefault="002D005E" w:rsidP="002D005E">
            <w:pPr>
              <w:pStyle w:val="TableText"/>
              <w:snapToGrid w:val="0"/>
            </w:pPr>
            <w:r w:rsidRPr="007374F6">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08F0A0" w14:textId="77777777" w:rsidR="002D005E" w:rsidRPr="007374F6" w:rsidRDefault="002D005E" w:rsidP="002D005E">
            <w:pPr>
              <w:pStyle w:val="TableText"/>
              <w:snapToGrid w:val="0"/>
            </w:pPr>
            <w:r w:rsidRPr="007374F6">
              <w:t>Acceptance Criteria for this requirement should be as per SECTION-6 ACCEPTANCE CRITERIA</w:t>
            </w:r>
          </w:p>
        </w:tc>
      </w:tr>
    </w:tbl>
    <w:p w14:paraId="6D803C3C" w14:textId="77777777" w:rsidR="00A55B53" w:rsidRPr="00123177" w:rsidRDefault="00A55B53" w:rsidP="00A55B53">
      <w:pPr>
        <w:pStyle w:val="BodyText"/>
      </w:pPr>
    </w:p>
    <w:p w14:paraId="6B93B923" w14:textId="77777777" w:rsidR="00A55B53" w:rsidRPr="00123177" w:rsidRDefault="00A55B53" w:rsidP="00A55B53">
      <w:pPr>
        <w:pStyle w:val="BodyText"/>
      </w:pPr>
    </w:p>
    <w:p w14:paraId="1D3270EC" w14:textId="77777777" w:rsidR="00A55B53" w:rsidRPr="00123177" w:rsidRDefault="00A55B53" w:rsidP="00A55B53">
      <w:pPr>
        <w:pStyle w:val="BodyText"/>
      </w:pPr>
    </w:p>
    <w:p w14:paraId="3322D54B" w14:textId="77777777" w:rsidR="00A55B53" w:rsidRPr="00123177" w:rsidRDefault="00A55B53" w:rsidP="00A55B53">
      <w:pPr>
        <w:pStyle w:val="Heading4"/>
        <w:rPr>
          <w:rFonts w:eastAsia="Arial"/>
        </w:rPr>
      </w:pPr>
      <w:r w:rsidRPr="00123177">
        <w:rPr>
          <w:rFonts w:eastAsia="Arial"/>
        </w:rPr>
        <w:t>HVDCDC Input Diagnostics (DFMEA Monitor1)</w:t>
      </w:r>
    </w:p>
    <w:p w14:paraId="5A5D63A1" w14:textId="77777777" w:rsidR="00A55B53" w:rsidRPr="00123177" w:rsidRDefault="00A55B53" w:rsidP="00A55B53">
      <w:pPr>
        <w:pStyle w:val="Heading5"/>
        <w:rPr>
          <w:rFonts w:eastAsia="Arial"/>
        </w:rPr>
      </w:pPr>
      <w:r w:rsidRPr="00123177">
        <w:rPr>
          <w:rFonts w:eastAsia="Arial"/>
        </w:rPr>
        <w:t>Requirement to perform input diagnostics by HVDCDC.</w:t>
      </w:r>
    </w:p>
    <w:tbl>
      <w:tblPr>
        <w:tblW w:w="9518" w:type="dxa"/>
        <w:tblInd w:w="108" w:type="dxa"/>
        <w:tblLayout w:type="fixed"/>
        <w:tblLook w:val="0000" w:firstRow="0" w:lastRow="0" w:firstColumn="0" w:lastColumn="0" w:noHBand="0" w:noVBand="0"/>
      </w:tblPr>
      <w:tblGrid>
        <w:gridCol w:w="1920"/>
        <w:gridCol w:w="7598"/>
      </w:tblGrid>
      <w:tr w:rsidR="00C05B2D" w:rsidRPr="00C05B2D" w14:paraId="1D923CA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BC3F8F8" w14:textId="77777777" w:rsidR="00A55B53" w:rsidRPr="00C05B2D" w:rsidRDefault="00A55B53" w:rsidP="00535342">
            <w:pPr>
              <w:pStyle w:val="TableColumnTitle"/>
              <w:snapToGrid w:val="0"/>
            </w:pPr>
            <w:r w:rsidRPr="00C05B2D">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83327FF" w14:textId="77777777" w:rsidR="00A55B53" w:rsidRPr="00C05B2D" w:rsidRDefault="00A55B53" w:rsidP="00535342">
            <w:pPr>
              <w:pStyle w:val="TableColumnTitle"/>
              <w:snapToGrid w:val="0"/>
            </w:pPr>
            <w:r w:rsidRPr="00C05B2D">
              <w:t>Description</w:t>
            </w:r>
          </w:p>
        </w:tc>
      </w:tr>
      <w:tr w:rsidR="00C05B2D" w:rsidRPr="00C05B2D" w14:paraId="1AD2B83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E2E86ED" w14:textId="77777777" w:rsidR="00A55B53" w:rsidRPr="00C05B2D" w:rsidRDefault="00A55B53" w:rsidP="00535342">
            <w:pPr>
              <w:pStyle w:val="TableText"/>
              <w:snapToGrid w:val="0"/>
            </w:pPr>
            <w:r w:rsidRPr="00C05B2D">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FAEFEA" w14:textId="77777777" w:rsidR="00A55B53" w:rsidRPr="00C05B2D" w:rsidRDefault="00A55B53" w:rsidP="00535342">
            <w:pPr>
              <w:snapToGrid w:val="0"/>
            </w:pPr>
            <w:r w:rsidRPr="00C05B2D">
              <w:t>SWRS_DFMEA_01</w:t>
            </w:r>
          </w:p>
        </w:tc>
      </w:tr>
      <w:tr w:rsidR="00C05B2D" w:rsidRPr="00C05B2D" w14:paraId="2F1BF9A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0F26935" w14:textId="77777777" w:rsidR="00A55B53" w:rsidRPr="00C05B2D" w:rsidRDefault="00A55B53" w:rsidP="00535342">
            <w:pPr>
              <w:pStyle w:val="TableText"/>
            </w:pPr>
            <w:r w:rsidRPr="00C05B2D">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BACB75" w14:textId="216CF534" w:rsidR="00A55B53" w:rsidRPr="00C05B2D" w:rsidRDefault="00A55B53" w:rsidP="00535342">
            <w:pPr>
              <w:rPr>
                <w:rFonts w:eastAsia="Arial"/>
                <w:szCs w:val="20"/>
              </w:rPr>
            </w:pPr>
            <w:r w:rsidRPr="00C05B2D">
              <w:rPr>
                <w:rFonts w:eastAsia="Arial"/>
                <w:szCs w:val="20"/>
              </w:rPr>
              <w:t xml:space="preserve">SDS-HVDCDC-329 </w:t>
            </w:r>
          </w:p>
        </w:tc>
      </w:tr>
      <w:tr w:rsidR="00C05B2D" w:rsidRPr="00C05B2D" w14:paraId="035096D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F44832F" w14:textId="77777777" w:rsidR="00A55B53" w:rsidRPr="00C05B2D" w:rsidRDefault="00A55B53" w:rsidP="00535342">
            <w:pPr>
              <w:pStyle w:val="TableText"/>
              <w:snapToGrid w:val="0"/>
            </w:pPr>
            <w:r w:rsidRPr="00C05B2D">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6978EA" w14:textId="77777777" w:rsidR="00A55B53" w:rsidRPr="00C05B2D" w:rsidRDefault="00A55B53" w:rsidP="00535342">
            <w:pPr>
              <w:pStyle w:val="TableText"/>
              <w:snapToGrid w:val="0"/>
            </w:pPr>
            <w:r w:rsidRPr="00C05B2D">
              <w:t>Pre C-Sample/PF3.0 Phase 2</w:t>
            </w:r>
          </w:p>
        </w:tc>
      </w:tr>
      <w:tr w:rsidR="00C05B2D" w:rsidRPr="00C05B2D" w14:paraId="426C0EF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5B80DF9" w14:textId="77777777" w:rsidR="00A55B53" w:rsidRPr="00C05B2D" w:rsidRDefault="00A55B53" w:rsidP="00535342">
            <w:pPr>
              <w:pStyle w:val="TableText"/>
              <w:snapToGrid w:val="0"/>
              <w:rPr>
                <w:vertAlign w:val="superscript"/>
              </w:rPr>
            </w:pPr>
            <w:r w:rsidRPr="00C05B2D">
              <w:t>Purpose</w:t>
            </w:r>
            <w:r w:rsidRPr="00C05B2D">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FCEF10" w14:textId="29CF4BC6" w:rsidR="00A55B53" w:rsidRPr="00C05B2D" w:rsidRDefault="00A55B53" w:rsidP="00676F6C">
            <w:pPr>
              <w:pStyle w:val="TableText"/>
              <w:snapToGrid w:val="0"/>
              <w:rPr>
                <w:rFonts w:eastAsia="Arial"/>
              </w:rPr>
            </w:pPr>
            <w:r w:rsidRPr="00C05B2D">
              <w:t xml:space="preserve">The input diagnostics shall be </w:t>
            </w:r>
            <w:r w:rsidR="00676F6C" w:rsidRPr="00C05B2D">
              <w:t>performed</w:t>
            </w:r>
            <w:r w:rsidRPr="00C05B2D">
              <w:t xml:space="preserve"> by HVDCDC before any inputs are used in HVDCDC functions or functional diagnostics.</w:t>
            </w:r>
            <w:r w:rsidRPr="00C05B2D">
              <w:br/>
            </w:r>
          </w:p>
        </w:tc>
      </w:tr>
      <w:tr w:rsidR="00C05B2D" w:rsidRPr="00C05B2D" w14:paraId="22E5B6E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8788AD" w14:textId="77777777" w:rsidR="00A55B53" w:rsidRPr="00C05B2D" w:rsidRDefault="00A55B53" w:rsidP="00535342">
            <w:pPr>
              <w:pStyle w:val="TableText"/>
              <w:snapToGrid w:val="0"/>
            </w:pPr>
            <w:r w:rsidRPr="00C05B2D">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3385A" w14:textId="77777777" w:rsidR="00A55B53" w:rsidRPr="00C05B2D" w:rsidRDefault="00A55B53" w:rsidP="00535342">
            <w:pPr>
              <w:snapToGrid w:val="0"/>
              <w:rPr>
                <w:rFonts w:eastAsia="Arial"/>
              </w:rPr>
            </w:pPr>
            <w:r w:rsidRPr="00C05B2D">
              <w:rPr>
                <w:rFonts w:eastAsia="Arial"/>
              </w:rPr>
              <w:t>No Such derived requirement is applicable.</w:t>
            </w:r>
          </w:p>
        </w:tc>
      </w:tr>
      <w:tr w:rsidR="00C05B2D" w:rsidRPr="00C05B2D" w14:paraId="2D52C2F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A780F5" w14:textId="77777777" w:rsidR="00A55B53" w:rsidRPr="00C05B2D" w:rsidRDefault="00A55B53" w:rsidP="00535342">
            <w:pPr>
              <w:pStyle w:val="TableText"/>
              <w:snapToGrid w:val="0"/>
            </w:pPr>
            <w:r w:rsidRPr="00C05B2D">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0B0F31" w14:textId="77777777" w:rsidR="00A55B53" w:rsidRPr="00C05B2D" w:rsidRDefault="00A55B53" w:rsidP="00535342">
            <w:pPr>
              <w:pStyle w:val="TableText"/>
              <w:snapToGrid w:val="0"/>
            </w:pPr>
            <w:r w:rsidRPr="00C05B2D">
              <w:rPr>
                <w:rFonts w:eastAsia="Arial"/>
                <w:szCs w:val="20"/>
              </w:rPr>
              <w:t>No Specific access restrictions is applicable.</w:t>
            </w:r>
          </w:p>
        </w:tc>
      </w:tr>
      <w:tr w:rsidR="00C05B2D" w:rsidRPr="00C05B2D" w14:paraId="645174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0F24DF" w14:textId="77777777" w:rsidR="00A55B53" w:rsidRPr="00C05B2D" w:rsidRDefault="00A55B53" w:rsidP="00535342">
            <w:pPr>
              <w:pStyle w:val="TableText"/>
              <w:snapToGrid w:val="0"/>
              <w:rPr>
                <w:b/>
                <w:bCs/>
              </w:rPr>
            </w:pPr>
            <w:r w:rsidRPr="00C05B2D">
              <w:t>Input(s)</w:t>
            </w:r>
            <w:r w:rsidRPr="00C05B2D">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066B5B" w14:textId="65582B91" w:rsidR="00A55B53" w:rsidRPr="00C05B2D" w:rsidRDefault="00676F6C" w:rsidP="00535342">
            <w:pPr>
              <w:pStyle w:val="TableText"/>
              <w:snapToGrid w:val="0"/>
              <w:rPr>
                <w:rFonts w:eastAsia="Arial"/>
              </w:rPr>
            </w:pPr>
            <w:r w:rsidRPr="00C05B2D">
              <w:rPr>
                <w:rFonts w:eastAsia="Arial"/>
              </w:rPr>
              <w:t>The TSC and SSR document for FUSA shall provide input for this requirement</w:t>
            </w:r>
          </w:p>
        </w:tc>
      </w:tr>
      <w:tr w:rsidR="00C05B2D" w:rsidRPr="00C05B2D" w14:paraId="1DF8C4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3FF6D1C" w14:textId="77777777" w:rsidR="00A55B53" w:rsidRPr="00C05B2D" w:rsidRDefault="00A55B53" w:rsidP="00535342">
            <w:pPr>
              <w:pStyle w:val="TableText"/>
              <w:snapToGrid w:val="0"/>
              <w:rPr>
                <w:b/>
                <w:bCs/>
              </w:rPr>
            </w:pPr>
            <w:r w:rsidRPr="00C05B2D">
              <w:t>Output(s)</w:t>
            </w:r>
            <w:r w:rsidRPr="00C05B2D">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0989D1" w14:textId="668CB495" w:rsidR="00A55B53" w:rsidRPr="00C05B2D" w:rsidRDefault="00676F6C" w:rsidP="00535342">
            <w:pPr>
              <w:pStyle w:val="TableText"/>
              <w:snapToGrid w:val="0"/>
            </w:pPr>
            <w:r w:rsidRPr="00C05B2D">
              <w:rPr>
                <w:rFonts w:eastAsia="Arial"/>
              </w:rPr>
              <w:t>The TSC and SSR document for FUSA shall provide output for this requirement</w:t>
            </w:r>
          </w:p>
        </w:tc>
      </w:tr>
      <w:tr w:rsidR="00C05B2D" w:rsidRPr="00C05B2D" w14:paraId="7666D8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9F2CEB" w14:textId="77777777" w:rsidR="00A55B53" w:rsidRPr="00C05B2D" w:rsidRDefault="00A55B53" w:rsidP="00535342">
            <w:pPr>
              <w:pStyle w:val="TableText"/>
              <w:snapToGrid w:val="0"/>
            </w:pPr>
            <w:r w:rsidRPr="00C05B2D">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8B130E" w14:textId="075D5FA7" w:rsidR="00A55B53" w:rsidRPr="00C05B2D" w:rsidRDefault="00676F6C" w:rsidP="00535342">
            <w:pPr>
              <w:pStyle w:val="TableText"/>
              <w:snapToGrid w:val="0"/>
              <w:rPr>
                <w:rStyle w:val="normaltextrun"/>
              </w:rPr>
            </w:pPr>
            <w:r w:rsidRPr="00C05B2D">
              <w:rPr>
                <w:rFonts w:eastAsia="Arial"/>
              </w:rPr>
              <w:t>The TSC and SSR document for FUSA shall provide process for this requirement</w:t>
            </w:r>
          </w:p>
        </w:tc>
      </w:tr>
      <w:tr w:rsidR="00C05B2D" w:rsidRPr="00C05B2D" w14:paraId="7238C0C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83ED9D" w14:textId="77777777" w:rsidR="00A55B53" w:rsidRPr="00C05B2D" w:rsidRDefault="00A55B53" w:rsidP="00535342">
            <w:pPr>
              <w:pStyle w:val="TableText"/>
              <w:snapToGrid w:val="0"/>
            </w:pPr>
            <w:r w:rsidRPr="00C05B2D">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3F875C" w14:textId="77777777" w:rsidR="00A55B53" w:rsidRPr="00C05B2D" w:rsidRDefault="00A55B53" w:rsidP="00535342">
            <w:pPr>
              <w:pStyle w:val="TableText"/>
              <w:snapToGrid w:val="0"/>
            </w:pPr>
            <w:r w:rsidRPr="00C05B2D">
              <w:t>No such mandatory fields is applicable.</w:t>
            </w:r>
          </w:p>
        </w:tc>
      </w:tr>
      <w:tr w:rsidR="00C05B2D" w:rsidRPr="00C05B2D" w14:paraId="29D710A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481239" w14:textId="77777777" w:rsidR="00A55B53" w:rsidRPr="00C05B2D" w:rsidRDefault="00A55B53" w:rsidP="00535342">
            <w:pPr>
              <w:pStyle w:val="TableText"/>
              <w:snapToGrid w:val="0"/>
            </w:pPr>
            <w:r w:rsidRPr="00C05B2D">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EFC14B" w14:textId="77777777" w:rsidR="00A55B53" w:rsidRPr="00C05B2D" w:rsidRDefault="00A55B53" w:rsidP="00535342">
            <w:pPr>
              <w:pStyle w:val="TableText"/>
              <w:snapToGrid w:val="0"/>
            </w:pPr>
            <w:r w:rsidRPr="00C05B2D">
              <w:t>NHVDCDCStatus = 0, NHVDCDCStatusDebug = 0, NHVDCDCFault = 0.</w:t>
            </w:r>
          </w:p>
        </w:tc>
      </w:tr>
      <w:tr w:rsidR="00C05B2D" w:rsidRPr="00C05B2D" w14:paraId="2634402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A65ED6" w14:textId="77777777" w:rsidR="00A55B53" w:rsidRPr="00C05B2D" w:rsidRDefault="00A55B53" w:rsidP="00535342">
            <w:pPr>
              <w:pStyle w:val="TableText"/>
              <w:snapToGrid w:val="0"/>
            </w:pPr>
            <w:r w:rsidRPr="00C05B2D">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9109DE" w14:textId="77777777" w:rsidR="00A55B53" w:rsidRPr="00C05B2D" w:rsidRDefault="00A55B53" w:rsidP="00535342">
            <w:pPr>
              <w:pStyle w:val="TableText"/>
              <w:snapToGrid w:val="0"/>
            </w:pPr>
            <w:r w:rsidRPr="00C05B2D">
              <w:rPr>
                <w:szCs w:val="20"/>
              </w:rPr>
              <w:t>Default values shall be applicable with respect to Pre-Loaded Values</w:t>
            </w:r>
          </w:p>
        </w:tc>
      </w:tr>
      <w:tr w:rsidR="00C05B2D" w:rsidRPr="00C05B2D" w14:paraId="4A3FF5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8CC120" w14:textId="77777777" w:rsidR="00A55B53" w:rsidRPr="00C05B2D" w:rsidRDefault="00A55B53" w:rsidP="00535342">
            <w:pPr>
              <w:pStyle w:val="TableText"/>
              <w:snapToGrid w:val="0"/>
            </w:pPr>
            <w:r w:rsidRPr="00C05B2D">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D9B6A0" w14:textId="77777777" w:rsidR="00A55B53" w:rsidRPr="00C05B2D" w:rsidRDefault="00A55B53" w:rsidP="00535342">
            <w:pPr>
              <w:pStyle w:val="TableText"/>
              <w:snapToGrid w:val="0"/>
            </w:pPr>
            <w:r w:rsidRPr="00C05B2D">
              <w:rPr>
                <w:szCs w:val="20"/>
              </w:rPr>
              <w:t>Valid range value is not required.</w:t>
            </w:r>
          </w:p>
        </w:tc>
      </w:tr>
      <w:tr w:rsidR="00C05B2D" w:rsidRPr="00C05B2D" w14:paraId="5575068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B3BC96" w14:textId="77777777" w:rsidR="00A55B53" w:rsidRPr="00C05B2D" w:rsidRDefault="00A55B53" w:rsidP="00535342">
            <w:pPr>
              <w:pStyle w:val="TableText"/>
              <w:snapToGrid w:val="0"/>
            </w:pPr>
            <w:r w:rsidRPr="00C05B2D">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567FE4" w14:textId="77777777" w:rsidR="00A55B53" w:rsidRPr="00C05B2D" w:rsidRDefault="00A55B53" w:rsidP="00535342">
            <w:pPr>
              <w:pStyle w:val="TableText"/>
              <w:snapToGrid w:val="0"/>
            </w:pPr>
            <w:r w:rsidRPr="00C05B2D">
              <w:rPr>
                <w:szCs w:val="20"/>
              </w:rPr>
              <w:t>Data latency period is not applicable</w:t>
            </w:r>
          </w:p>
        </w:tc>
      </w:tr>
      <w:tr w:rsidR="00C05B2D" w:rsidRPr="00C05B2D" w14:paraId="0CA3205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8915F5" w14:textId="77777777" w:rsidR="00A55B53" w:rsidRPr="00C05B2D" w:rsidRDefault="00A55B53" w:rsidP="00535342">
            <w:pPr>
              <w:pStyle w:val="TableText"/>
              <w:snapToGrid w:val="0"/>
            </w:pPr>
            <w:r w:rsidRPr="00C05B2D">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1C1D76" w14:textId="77777777" w:rsidR="00A55B53" w:rsidRPr="00C05B2D" w:rsidRDefault="00A55B53" w:rsidP="00535342">
            <w:pPr>
              <w:pStyle w:val="TableText"/>
              <w:snapToGrid w:val="0"/>
            </w:pPr>
            <w:r w:rsidRPr="00C05B2D">
              <w:rPr>
                <w:szCs w:val="20"/>
              </w:rPr>
              <w:t>Data Retention period is not applicable.</w:t>
            </w:r>
          </w:p>
        </w:tc>
      </w:tr>
      <w:tr w:rsidR="00C05B2D" w:rsidRPr="00C05B2D" w14:paraId="6F0EE77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1BA55B" w14:textId="77777777" w:rsidR="00A55B53" w:rsidRPr="00C05B2D" w:rsidRDefault="00A55B53" w:rsidP="00535342">
            <w:pPr>
              <w:pStyle w:val="TableText"/>
              <w:snapToGrid w:val="0"/>
            </w:pPr>
            <w:r w:rsidRPr="00C05B2D">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A37D68" w14:textId="77777777" w:rsidR="00A55B53" w:rsidRPr="00C05B2D" w:rsidRDefault="00A55B53" w:rsidP="00535342">
            <w:pPr>
              <w:pStyle w:val="TableText"/>
            </w:pPr>
            <w:r w:rsidRPr="00C05B2D">
              <w:rPr>
                <w:szCs w:val="20"/>
              </w:rPr>
              <w:t>Data rate is not applicable.</w:t>
            </w:r>
          </w:p>
        </w:tc>
      </w:tr>
      <w:tr w:rsidR="00C05B2D" w:rsidRPr="00C05B2D" w14:paraId="26C6B6D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D243D4" w14:textId="77777777" w:rsidR="00A55B53" w:rsidRPr="00C05B2D" w:rsidRDefault="00A55B53" w:rsidP="00535342">
            <w:pPr>
              <w:pStyle w:val="TableText"/>
              <w:snapToGrid w:val="0"/>
            </w:pPr>
            <w:r w:rsidRPr="00C05B2D">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80EB12" w14:textId="77777777" w:rsidR="00A55B53" w:rsidRPr="00C05B2D" w:rsidRDefault="00A55B53" w:rsidP="00535342">
            <w:pPr>
              <w:pStyle w:val="TableText"/>
              <w:spacing w:line="259" w:lineRule="auto"/>
            </w:pPr>
            <w:r w:rsidRPr="00C05B2D">
              <w:rPr>
                <w:szCs w:val="20"/>
              </w:rPr>
              <w:t>External event is not required.</w:t>
            </w:r>
          </w:p>
        </w:tc>
      </w:tr>
      <w:tr w:rsidR="00C05B2D" w:rsidRPr="00C05B2D" w14:paraId="086176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61B492" w14:textId="77777777" w:rsidR="00A55B53" w:rsidRPr="00C05B2D" w:rsidRDefault="00A55B53" w:rsidP="00535342">
            <w:pPr>
              <w:pStyle w:val="TableText"/>
              <w:snapToGrid w:val="0"/>
            </w:pPr>
            <w:r w:rsidRPr="00C05B2D">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591AAF" w14:textId="77777777" w:rsidR="00A55B53" w:rsidRPr="00C05B2D" w:rsidRDefault="00A55B53" w:rsidP="00535342">
            <w:pPr>
              <w:pStyle w:val="TableText"/>
              <w:spacing w:line="259" w:lineRule="auto"/>
            </w:pPr>
            <w:r w:rsidRPr="00C05B2D">
              <w:rPr>
                <w:szCs w:val="20"/>
              </w:rPr>
              <w:t>Temporal event is not applicable.</w:t>
            </w:r>
          </w:p>
        </w:tc>
      </w:tr>
      <w:tr w:rsidR="00C05B2D" w:rsidRPr="00C05B2D" w14:paraId="6D1A24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11BEA9" w14:textId="77777777" w:rsidR="00A55B53" w:rsidRPr="00C05B2D" w:rsidRDefault="00A55B53" w:rsidP="00535342">
            <w:pPr>
              <w:pStyle w:val="TableText"/>
              <w:snapToGrid w:val="0"/>
            </w:pPr>
            <w:r w:rsidRPr="00C05B2D">
              <w:t xml:space="preserve">Validation Rules/ </w:t>
            </w:r>
          </w:p>
          <w:p w14:paraId="29CC12A4" w14:textId="77777777" w:rsidR="00A55B53" w:rsidRPr="00C05B2D" w:rsidRDefault="00A55B53" w:rsidP="00535342">
            <w:pPr>
              <w:pStyle w:val="TableText"/>
              <w:snapToGrid w:val="0"/>
              <w:rPr>
                <w:vertAlign w:val="superscript"/>
              </w:rPr>
            </w:pPr>
            <w:r w:rsidRPr="00C05B2D">
              <w:t>Verification criteria</w:t>
            </w:r>
            <w:r w:rsidRPr="00C05B2D">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00314" w14:textId="77777777" w:rsidR="00676F6C" w:rsidRPr="00C05B2D" w:rsidRDefault="00676F6C" w:rsidP="00676F6C">
            <w:pPr>
              <w:pStyle w:val="TableText"/>
              <w:snapToGrid w:val="0"/>
            </w:pPr>
            <w:r w:rsidRPr="00C05B2D">
              <w:rPr>
                <w:rFonts w:eastAsia="Arial"/>
              </w:rPr>
              <w:t xml:space="preserve">The TSC and SSR document for FUSA shall provide </w:t>
            </w:r>
            <w:r w:rsidRPr="00C05B2D">
              <w:t xml:space="preserve">Validation Rules/ </w:t>
            </w:r>
          </w:p>
          <w:p w14:paraId="14F3EEBA" w14:textId="20E40F20" w:rsidR="00A55B53" w:rsidRPr="00C05B2D" w:rsidRDefault="00676F6C" w:rsidP="00676F6C">
            <w:pPr>
              <w:pStyle w:val="TableText"/>
              <w:snapToGrid w:val="0"/>
              <w:rPr>
                <w:i/>
                <w:iCs/>
              </w:rPr>
            </w:pPr>
            <w:r w:rsidRPr="00C05B2D">
              <w:t>Verification criteria</w:t>
            </w:r>
            <w:r w:rsidRPr="00C05B2D">
              <w:rPr>
                <w:vertAlign w:val="superscript"/>
              </w:rPr>
              <w:t xml:space="preserve"> </w:t>
            </w:r>
            <w:r w:rsidRPr="00C05B2D">
              <w:rPr>
                <w:rFonts w:eastAsia="Arial"/>
              </w:rPr>
              <w:t>for this requirement</w:t>
            </w:r>
          </w:p>
        </w:tc>
      </w:tr>
      <w:tr w:rsidR="00C05B2D" w:rsidRPr="00C05B2D" w14:paraId="0E0EA32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F8D392" w14:textId="77777777" w:rsidR="00A55B53" w:rsidRPr="00C05B2D" w:rsidRDefault="00A55B53" w:rsidP="00535342">
            <w:pPr>
              <w:pStyle w:val="TableText"/>
              <w:snapToGrid w:val="0"/>
            </w:pPr>
            <w:r w:rsidRPr="00C05B2D">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D9513E" w14:textId="77777777" w:rsidR="00A55B53" w:rsidRPr="00C05B2D" w:rsidRDefault="00A55B53" w:rsidP="00535342">
            <w:pPr>
              <w:pStyle w:val="TableText"/>
              <w:snapToGrid w:val="0"/>
            </w:pPr>
            <w:r w:rsidRPr="00C05B2D">
              <w:rPr>
                <w:szCs w:val="20"/>
              </w:rPr>
              <w:t>Constraints is not applicable.</w:t>
            </w:r>
          </w:p>
        </w:tc>
      </w:tr>
      <w:tr w:rsidR="00C05B2D" w:rsidRPr="00C05B2D" w14:paraId="3753FA7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94AFCE" w14:textId="77777777" w:rsidR="00A55B53" w:rsidRPr="00C05B2D" w:rsidRDefault="00A55B53" w:rsidP="00535342">
            <w:pPr>
              <w:pStyle w:val="TableText"/>
              <w:snapToGrid w:val="0"/>
            </w:pPr>
            <w:r w:rsidRPr="00C05B2D">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95FFA" w14:textId="77777777" w:rsidR="00A55B53" w:rsidRPr="00C05B2D" w:rsidRDefault="00A55B53" w:rsidP="00535342">
            <w:pPr>
              <w:pStyle w:val="TableText"/>
              <w:snapToGrid w:val="0"/>
            </w:pPr>
            <w:r w:rsidRPr="00C05B2D">
              <w:rPr>
                <w:szCs w:val="20"/>
              </w:rPr>
              <w:t>No effects on other system</w:t>
            </w:r>
          </w:p>
        </w:tc>
      </w:tr>
      <w:tr w:rsidR="00C05B2D" w:rsidRPr="00C05B2D" w14:paraId="70D13D5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BCC927" w14:textId="77777777" w:rsidR="00A55B53" w:rsidRPr="00C05B2D" w:rsidRDefault="00A55B53" w:rsidP="00535342">
            <w:pPr>
              <w:pStyle w:val="TableText"/>
              <w:snapToGrid w:val="0"/>
            </w:pPr>
            <w:r w:rsidRPr="00C05B2D">
              <w:lastRenderedPageBreak/>
              <w:t>Testability with respect to test environment</w:t>
            </w:r>
          </w:p>
          <w:p w14:paraId="047DA4CE" w14:textId="77777777" w:rsidR="00A55B53" w:rsidRPr="00C05B2D" w:rsidRDefault="00A55B53" w:rsidP="00535342">
            <w:pPr>
              <w:pStyle w:val="TableText"/>
            </w:pPr>
            <w:r w:rsidRPr="00C05B2D">
              <w:t>(Yes/No)</w:t>
            </w:r>
          </w:p>
          <w:p w14:paraId="632818D3" w14:textId="77777777" w:rsidR="00A55B53" w:rsidRPr="00C05B2D" w:rsidRDefault="00A55B53" w:rsidP="00535342">
            <w:pPr>
              <w:pStyle w:val="TableText"/>
            </w:pPr>
            <w:r w:rsidRPr="00C05B2D">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D3404" w14:textId="77777777" w:rsidR="00A55B53" w:rsidRPr="00C05B2D" w:rsidRDefault="00A55B53" w:rsidP="00535342">
            <w:pPr>
              <w:pStyle w:val="TableText"/>
              <w:snapToGrid w:val="0"/>
            </w:pPr>
            <w:r w:rsidRPr="00C05B2D">
              <w:t>YES</w:t>
            </w:r>
          </w:p>
        </w:tc>
      </w:tr>
      <w:tr w:rsidR="00C05B2D" w:rsidRPr="00C05B2D" w14:paraId="11086BD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2C16AB" w14:textId="77777777" w:rsidR="00A55B53" w:rsidRPr="00C05B2D" w:rsidRDefault="00A55B53" w:rsidP="00535342">
            <w:pPr>
              <w:pStyle w:val="TableText"/>
              <w:snapToGrid w:val="0"/>
            </w:pPr>
            <w:r w:rsidRPr="00C05B2D">
              <w:t>Feasible within project constraints</w:t>
            </w:r>
          </w:p>
          <w:p w14:paraId="046E5798" w14:textId="77777777" w:rsidR="00A55B53" w:rsidRPr="00C05B2D" w:rsidRDefault="00A55B53" w:rsidP="00535342">
            <w:pPr>
              <w:pStyle w:val="TableText"/>
              <w:snapToGrid w:val="0"/>
            </w:pPr>
            <w:r w:rsidRPr="00C05B2D">
              <w:t>(Yes/No)</w:t>
            </w:r>
          </w:p>
          <w:p w14:paraId="182321E9" w14:textId="77777777" w:rsidR="00A55B53" w:rsidRPr="00C05B2D" w:rsidRDefault="00A55B53" w:rsidP="00535342">
            <w:pPr>
              <w:pStyle w:val="TableText"/>
              <w:snapToGrid w:val="0"/>
            </w:pPr>
            <w:r w:rsidRPr="00C05B2D">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D8AA42" w14:textId="77777777" w:rsidR="00A55B53" w:rsidRPr="00C05B2D" w:rsidRDefault="00A55B53" w:rsidP="00535342">
            <w:pPr>
              <w:pStyle w:val="TableText"/>
              <w:snapToGrid w:val="0"/>
            </w:pPr>
            <w:r w:rsidRPr="00C05B2D">
              <w:t>YES</w:t>
            </w:r>
          </w:p>
        </w:tc>
      </w:tr>
      <w:tr w:rsidR="00C05B2D" w:rsidRPr="00C05B2D" w14:paraId="04911FC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1CC922" w14:textId="77777777" w:rsidR="00A55B53" w:rsidRPr="00C05B2D" w:rsidRDefault="00A55B53" w:rsidP="00535342">
            <w:pPr>
              <w:pStyle w:val="TableText"/>
              <w:snapToGrid w:val="0"/>
            </w:pPr>
            <w:r w:rsidRPr="00C05B2D">
              <w:t>Critical</w:t>
            </w:r>
          </w:p>
          <w:p w14:paraId="6A5CC42A" w14:textId="77777777" w:rsidR="00A55B53" w:rsidRPr="00C05B2D" w:rsidRDefault="00A55B53" w:rsidP="00535342">
            <w:pPr>
              <w:pStyle w:val="TableText"/>
              <w:snapToGrid w:val="0"/>
            </w:pPr>
            <w:r w:rsidRPr="00C05B2D">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DE5C8C" w14:textId="77777777" w:rsidR="00A55B53" w:rsidRPr="00C05B2D" w:rsidRDefault="00A55B53" w:rsidP="00535342">
            <w:pPr>
              <w:pStyle w:val="TableText"/>
              <w:snapToGrid w:val="0"/>
            </w:pPr>
            <w:r w:rsidRPr="00C05B2D">
              <w:t>YES</w:t>
            </w:r>
          </w:p>
        </w:tc>
      </w:tr>
      <w:tr w:rsidR="00C05B2D" w:rsidRPr="00C05B2D" w14:paraId="773ACE1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7DFD79" w14:textId="77777777" w:rsidR="00A55B53" w:rsidRPr="00C05B2D" w:rsidRDefault="00A55B53" w:rsidP="00535342">
            <w:pPr>
              <w:pStyle w:val="TableText"/>
              <w:snapToGrid w:val="0"/>
            </w:pPr>
            <w:r w:rsidRPr="00C05B2D">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71EA6A" w14:textId="77777777" w:rsidR="00A55B53" w:rsidRPr="00C05B2D" w:rsidRDefault="00A55B53" w:rsidP="00535342">
            <w:pPr>
              <w:pStyle w:val="TableText"/>
              <w:snapToGrid w:val="0"/>
            </w:pPr>
            <w:r w:rsidRPr="00C05B2D">
              <w:t>Acceptance Criteria for this requirement should be as per SECTION-6 ACCEPTANCE CRITERIA</w:t>
            </w:r>
          </w:p>
        </w:tc>
      </w:tr>
    </w:tbl>
    <w:p w14:paraId="2600D2D9" w14:textId="77777777" w:rsidR="00A55B53" w:rsidRPr="00123177" w:rsidRDefault="00A55B53" w:rsidP="00A55B53">
      <w:pPr>
        <w:pStyle w:val="BodyText"/>
        <w:rPr>
          <w:rFonts w:eastAsia="Arial"/>
        </w:rPr>
      </w:pPr>
    </w:p>
    <w:p w14:paraId="08A592CC" w14:textId="77777777" w:rsidR="00A55B53" w:rsidRPr="00123177" w:rsidRDefault="00A55B53" w:rsidP="00A55B53">
      <w:pPr>
        <w:pStyle w:val="Heading5"/>
        <w:rPr>
          <w:rFonts w:eastAsia="Arial"/>
        </w:rPr>
      </w:pPr>
      <w:r w:rsidRPr="00123177">
        <w:rPr>
          <w:rFonts w:eastAsia="Arial"/>
        </w:rPr>
        <w:t>Requirement to check CAN signal transmission quality.</w:t>
      </w:r>
    </w:p>
    <w:tbl>
      <w:tblPr>
        <w:tblW w:w="9518" w:type="dxa"/>
        <w:tblInd w:w="108" w:type="dxa"/>
        <w:tblLayout w:type="fixed"/>
        <w:tblLook w:val="0000" w:firstRow="0" w:lastRow="0" w:firstColumn="0" w:lastColumn="0" w:noHBand="0" w:noVBand="0"/>
      </w:tblPr>
      <w:tblGrid>
        <w:gridCol w:w="1920"/>
        <w:gridCol w:w="7598"/>
      </w:tblGrid>
      <w:tr w:rsidR="00C05B2D" w:rsidRPr="00C05B2D" w14:paraId="3FE86BC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2FD45EB" w14:textId="77777777" w:rsidR="00A55B53" w:rsidRPr="00C05B2D" w:rsidRDefault="00A55B53" w:rsidP="00535342">
            <w:pPr>
              <w:pStyle w:val="TableColumnTitle"/>
              <w:snapToGrid w:val="0"/>
            </w:pPr>
            <w:r w:rsidRPr="00C05B2D">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9702FD9" w14:textId="77777777" w:rsidR="00A55B53" w:rsidRPr="00C05B2D" w:rsidRDefault="00A55B53" w:rsidP="00535342">
            <w:pPr>
              <w:pStyle w:val="TableColumnTitle"/>
              <w:snapToGrid w:val="0"/>
            </w:pPr>
            <w:r w:rsidRPr="00C05B2D">
              <w:t>Description</w:t>
            </w:r>
          </w:p>
        </w:tc>
      </w:tr>
      <w:tr w:rsidR="00C05B2D" w:rsidRPr="00C05B2D" w14:paraId="6ABD13F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27A8F5F" w14:textId="77777777" w:rsidR="00A55B53" w:rsidRPr="00C05B2D" w:rsidRDefault="00A55B53" w:rsidP="00535342">
            <w:pPr>
              <w:pStyle w:val="TableText"/>
              <w:snapToGrid w:val="0"/>
            </w:pPr>
            <w:r w:rsidRPr="00C05B2D">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DB1B8F" w14:textId="77777777" w:rsidR="00A55B53" w:rsidRPr="00C05B2D" w:rsidRDefault="00A55B53" w:rsidP="00535342">
            <w:pPr>
              <w:snapToGrid w:val="0"/>
            </w:pPr>
            <w:r w:rsidRPr="00C05B2D">
              <w:t>SWRS_DFMEA_02</w:t>
            </w:r>
          </w:p>
        </w:tc>
      </w:tr>
      <w:tr w:rsidR="00C05B2D" w:rsidRPr="00C05B2D" w14:paraId="68D695E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2B2D9F7" w14:textId="77777777" w:rsidR="00A55B53" w:rsidRPr="00C05B2D" w:rsidRDefault="00A55B53" w:rsidP="00535342">
            <w:pPr>
              <w:pStyle w:val="TableText"/>
            </w:pPr>
            <w:r w:rsidRPr="00C05B2D">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60DBA1" w14:textId="77777777" w:rsidR="00A55B53" w:rsidRPr="00C05B2D" w:rsidRDefault="00A55B53" w:rsidP="00535342">
            <w:pPr>
              <w:rPr>
                <w:rFonts w:eastAsia="Arial"/>
                <w:szCs w:val="20"/>
              </w:rPr>
            </w:pPr>
            <w:r w:rsidRPr="00C05B2D">
              <w:rPr>
                <w:rFonts w:eastAsia="Arial"/>
                <w:szCs w:val="20"/>
              </w:rPr>
              <w:t>SDS-HVDCDC-329(This requirement will be covered in TSC and SSR document for FUSA)</w:t>
            </w:r>
          </w:p>
        </w:tc>
      </w:tr>
      <w:tr w:rsidR="00C05B2D" w:rsidRPr="00C05B2D" w14:paraId="47F82C4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B421777" w14:textId="77777777" w:rsidR="00A55B53" w:rsidRPr="00C05B2D" w:rsidRDefault="00A55B53" w:rsidP="00535342">
            <w:pPr>
              <w:pStyle w:val="TableText"/>
              <w:snapToGrid w:val="0"/>
            </w:pPr>
            <w:r w:rsidRPr="00C05B2D">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8AE176" w14:textId="77777777" w:rsidR="00A55B53" w:rsidRPr="00C05B2D" w:rsidRDefault="00A55B53" w:rsidP="00535342">
            <w:pPr>
              <w:pStyle w:val="TableText"/>
              <w:snapToGrid w:val="0"/>
            </w:pPr>
            <w:r w:rsidRPr="00C05B2D">
              <w:t>Pre C-Sample/PF3.0 Phase-2</w:t>
            </w:r>
          </w:p>
        </w:tc>
      </w:tr>
      <w:tr w:rsidR="00C05B2D" w:rsidRPr="00C05B2D" w14:paraId="4854979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6C88E45" w14:textId="77777777" w:rsidR="00A55B53" w:rsidRPr="00C05B2D" w:rsidRDefault="00A55B53" w:rsidP="00535342">
            <w:pPr>
              <w:pStyle w:val="TableText"/>
              <w:snapToGrid w:val="0"/>
              <w:rPr>
                <w:vertAlign w:val="superscript"/>
              </w:rPr>
            </w:pPr>
            <w:r w:rsidRPr="00C05B2D">
              <w:t>Purpose</w:t>
            </w:r>
            <w:r w:rsidRPr="00C05B2D">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06BB85" w14:textId="77777777" w:rsidR="00A55B53" w:rsidRPr="00C05B2D" w:rsidRDefault="00A55B53" w:rsidP="00535342">
            <w:pPr>
              <w:outlineLvl w:val="2"/>
              <w:rPr>
                <w:rFonts w:eastAsia="Arial"/>
              </w:rPr>
            </w:pPr>
            <w:r w:rsidRPr="00C05B2D">
              <w:rPr>
                <w:rFonts w:ascii="Calibri" w:hAnsi="Calibri" w:cs="Calibri"/>
                <w:sz w:val="22"/>
                <w:szCs w:val="22"/>
              </w:rPr>
              <w:t xml:space="preserve">The HVDCDC shall check communication, CAN signal transmission quality, E2E status, value plausibility and/or invalid enums where applicable for signal input diagnostics. </w:t>
            </w:r>
          </w:p>
        </w:tc>
      </w:tr>
      <w:tr w:rsidR="00C05B2D" w:rsidRPr="00C05B2D" w14:paraId="58642A0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4921A6" w14:textId="77777777" w:rsidR="00A55B53" w:rsidRPr="00C05B2D" w:rsidRDefault="00A55B53" w:rsidP="00535342">
            <w:pPr>
              <w:pStyle w:val="TableText"/>
              <w:snapToGrid w:val="0"/>
            </w:pPr>
            <w:r w:rsidRPr="00C05B2D">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9CBF50" w14:textId="77777777" w:rsidR="00A55B53" w:rsidRPr="00C05B2D" w:rsidRDefault="00A55B53" w:rsidP="00535342">
            <w:pPr>
              <w:snapToGrid w:val="0"/>
              <w:rPr>
                <w:rFonts w:eastAsia="Arial"/>
              </w:rPr>
            </w:pPr>
            <w:r w:rsidRPr="00C05B2D">
              <w:rPr>
                <w:rFonts w:eastAsia="Arial"/>
              </w:rPr>
              <w:t>No Such derived requirement is applicable.</w:t>
            </w:r>
          </w:p>
        </w:tc>
      </w:tr>
      <w:tr w:rsidR="00C05B2D" w:rsidRPr="00C05B2D" w14:paraId="2F916A2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ACC003" w14:textId="77777777" w:rsidR="00A55B53" w:rsidRPr="00C05B2D" w:rsidRDefault="00A55B53" w:rsidP="00535342">
            <w:pPr>
              <w:pStyle w:val="TableText"/>
              <w:snapToGrid w:val="0"/>
            </w:pPr>
            <w:r w:rsidRPr="00C05B2D">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4EDD6D" w14:textId="77777777" w:rsidR="00A55B53" w:rsidRPr="00C05B2D" w:rsidRDefault="00A55B53" w:rsidP="00535342">
            <w:pPr>
              <w:pStyle w:val="TableText"/>
              <w:snapToGrid w:val="0"/>
            </w:pPr>
            <w:r w:rsidRPr="00C05B2D">
              <w:rPr>
                <w:rFonts w:eastAsia="Arial"/>
                <w:szCs w:val="20"/>
              </w:rPr>
              <w:t>No Specific access restrictions is applicable.</w:t>
            </w:r>
          </w:p>
        </w:tc>
      </w:tr>
      <w:tr w:rsidR="00C05B2D" w:rsidRPr="00C05B2D" w14:paraId="787C3F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A12B0F" w14:textId="77777777" w:rsidR="00676F6C" w:rsidRPr="00C05B2D" w:rsidRDefault="00676F6C" w:rsidP="00676F6C">
            <w:pPr>
              <w:pStyle w:val="TableText"/>
              <w:snapToGrid w:val="0"/>
              <w:rPr>
                <w:b/>
                <w:bCs/>
              </w:rPr>
            </w:pPr>
            <w:r w:rsidRPr="00C05B2D">
              <w:t>Input(s)</w:t>
            </w:r>
            <w:r w:rsidRPr="00C05B2D">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FDCBB2" w14:textId="26473135" w:rsidR="00676F6C" w:rsidRPr="00C05B2D" w:rsidRDefault="00676F6C" w:rsidP="00676F6C">
            <w:pPr>
              <w:pStyle w:val="TableText"/>
              <w:snapToGrid w:val="0"/>
              <w:rPr>
                <w:rFonts w:eastAsia="Arial"/>
              </w:rPr>
            </w:pPr>
            <w:r w:rsidRPr="00C05B2D">
              <w:rPr>
                <w:rFonts w:eastAsia="Arial"/>
              </w:rPr>
              <w:t>The TSC and SSR document for FUSA shall provide input for this requirement</w:t>
            </w:r>
          </w:p>
        </w:tc>
      </w:tr>
      <w:tr w:rsidR="00C05B2D" w:rsidRPr="00C05B2D" w14:paraId="0735CDD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91C266" w14:textId="77777777" w:rsidR="00676F6C" w:rsidRPr="00C05B2D" w:rsidRDefault="00676F6C" w:rsidP="00676F6C">
            <w:pPr>
              <w:pStyle w:val="TableText"/>
              <w:snapToGrid w:val="0"/>
              <w:rPr>
                <w:b/>
                <w:bCs/>
              </w:rPr>
            </w:pPr>
            <w:r w:rsidRPr="00C05B2D">
              <w:t>Output(s)</w:t>
            </w:r>
            <w:r w:rsidRPr="00C05B2D">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DB9D7E" w14:textId="14379301" w:rsidR="00676F6C" w:rsidRPr="00C05B2D" w:rsidRDefault="00676F6C" w:rsidP="00676F6C">
            <w:pPr>
              <w:pStyle w:val="TableText"/>
              <w:snapToGrid w:val="0"/>
            </w:pPr>
            <w:r w:rsidRPr="00C05B2D">
              <w:rPr>
                <w:rFonts w:eastAsia="Arial"/>
              </w:rPr>
              <w:t>The TSC and SSR document for FUSA shall provide output for this requirement</w:t>
            </w:r>
          </w:p>
        </w:tc>
      </w:tr>
      <w:tr w:rsidR="00C05B2D" w:rsidRPr="00C05B2D" w14:paraId="7AE643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261CCD" w14:textId="77777777" w:rsidR="00676F6C" w:rsidRPr="00C05B2D" w:rsidRDefault="00676F6C" w:rsidP="00676F6C">
            <w:pPr>
              <w:pStyle w:val="TableText"/>
              <w:snapToGrid w:val="0"/>
            </w:pPr>
            <w:r w:rsidRPr="00C05B2D">
              <w:lastRenderedPageBreak/>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BB5B1" w14:textId="330F36B0" w:rsidR="00676F6C" w:rsidRPr="00C05B2D" w:rsidRDefault="00676F6C" w:rsidP="00676F6C">
            <w:pPr>
              <w:pStyle w:val="TableText"/>
              <w:snapToGrid w:val="0"/>
              <w:rPr>
                <w:rStyle w:val="normaltextrun"/>
              </w:rPr>
            </w:pPr>
            <w:r w:rsidRPr="00C05B2D">
              <w:rPr>
                <w:rFonts w:eastAsia="Arial"/>
              </w:rPr>
              <w:t>The TSC and SSR document for FUSA shall provide process for this requirement</w:t>
            </w:r>
          </w:p>
        </w:tc>
      </w:tr>
      <w:tr w:rsidR="00C05B2D" w:rsidRPr="00C05B2D" w14:paraId="62A568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BC7855" w14:textId="77777777" w:rsidR="00A55B53" w:rsidRPr="00C05B2D" w:rsidRDefault="00A55B53" w:rsidP="00535342">
            <w:pPr>
              <w:pStyle w:val="TableText"/>
              <w:snapToGrid w:val="0"/>
            </w:pPr>
            <w:r w:rsidRPr="00C05B2D">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614BCA" w14:textId="77777777" w:rsidR="00A55B53" w:rsidRPr="00C05B2D" w:rsidRDefault="00A55B53" w:rsidP="00535342">
            <w:pPr>
              <w:pStyle w:val="TableText"/>
              <w:snapToGrid w:val="0"/>
            </w:pPr>
            <w:r w:rsidRPr="00C05B2D">
              <w:t>No such mandatory fields is applicable.</w:t>
            </w:r>
          </w:p>
        </w:tc>
      </w:tr>
      <w:tr w:rsidR="00C05B2D" w:rsidRPr="00C05B2D" w14:paraId="0A8A36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A370C9" w14:textId="77777777" w:rsidR="00A55B53" w:rsidRPr="00C05B2D" w:rsidRDefault="00A55B53" w:rsidP="00535342">
            <w:pPr>
              <w:pStyle w:val="TableText"/>
              <w:snapToGrid w:val="0"/>
            </w:pPr>
            <w:r w:rsidRPr="00C05B2D">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2ADDC2" w14:textId="77777777" w:rsidR="00A55B53" w:rsidRPr="00C05B2D" w:rsidRDefault="00A55B53" w:rsidP="00535342">
            <w:pPr>
              <w:pStyle w:val="TableText"/>
              <w:snapToGrid w:val="0"/>
            </w:pPr>
            <w:r w:rsidRPr="00C05B2D">
              <w:t>NHVDCDCStatus = 0, NHVDCDCStatusDebug = 0, NHVDCDCFault = 0.</w:t>
            </w:r>
          </w:p>
        </w:tc>
      </w:tr>
      <w:tr w:rsidR="00C05B2D" w:rsidRPr="00C05B2D" w14:paraId="7076F1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547449" w14:textId="77777777" w:rsidR="00A55B53" w:rsidRPr="00C05B2D" w:rsidRDefault="00A55B53" w:rsidP="00535342">
            <w:pPr>
              <w:pStyle w:val="TableText"/>
              <w:snapToGrid w:val="0"/>
            </w:pPr>
            <w:r w:rsidRPr="00C05B2D">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FE00F2" w14:textId="77777777" w:rsidR="00A55B53" w:rsidRPr="00C05B2D" w:rsidRDefault="00A55B53" w:rsidP="00535342">
            <w:pPr>
              <w:pStyle w:val="TableText"/>
              <w:snapToGrid w:val="0"/>
            </w:pPr>
            <w:r w:rsidRPr="00C05B2D">
              <w:rPr>
                <w:szCs w:val="20"/>
              </w:rPr>
              <w:t>Default values shall be applicable with respect to Pre-Loaded Values</w:t>
            </w:r>
          </w:p>
        </w:tc>
      </w:tr>
      <w:tr w:rsidR="00C05B2D" w:rsidRPr="00C05B2D" w14:paraId="7C2D9F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0C13DE" w14:textId="77777777" w:rsidR="00A55B53" w:rsidRPr="00C05B2D" w:rsidRDefault="00A55B53" w:rsidP="00535342">
            <w:pPr>
              <w:pStyle w:val="TableText"/>
              <w:snapToGrid w:val="0"/>
            </w:pPr>
            <w:r w:rsidRPr="00C05B2D">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62DFB9" w14:textId="77777777" w:rsidR="00A55B53" w:rsidRPr="00C05B2D" w:rsidRDefault="00A55B53" w:rsidP="00535342">
            <w:pPr>
              <w:pStyle w:val="TableText"/>
              <w:snapToGrid w:val="0"/>
            </w:pPr>
            <w:r w:rsidRPr="00C05B2D">
              <w:rPr>
                <w:szCs w:val="20"/>
              </w:rPr>
              <w:t>Valid range value is not required.</w:t>
            </w:r>
          </w:p>
        </w:tc>
      </w:tr>
      <w:tr w:rsidR="00C05B2D" w:rsidRPr="00C05B2D" w14:paraId="31DBF2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43AC1F" w14:textId="77777777" w:rsidR="00A55B53" w:rsidRPr="00C05B2D" w:rsidRDefault="00A55B53" w:rsidP="00535342">
            <w:pPr>
              <w:pStyle w:val="TableText"/>
              <w:snapToGrid w:val="0"/>
            </w:pPr>
            <w:r w:rsidRPr="00C05B2D">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2F18ED" w14:textId="77777777" w:rsidR="00A55B53" w:rsidRPr="00C05B2D" w:rsidRDefault="00A55B53" w:rsidP="00535342">
            <w:pPr>
              <w:pStyle w:val="TableText"/>
              <w:snapToGrid w:val="0"/>
            </w:pPr>
            <w:r w:rsidRPr="00C05B2D">
              <w:rPr>
                <w:szCs w:val="20"/>
              </w:rPr>
              <w:t>Data latency period is not applicable</w:t>
            </w:r>
          </w:p>
        </w:tc>
      </w:tr>
      <w:tr w:rsidR="00C05B2D" w:rsidRPr="00C05B2D" w14:paraId="0751E9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FB66A4" w14:textId="77777777" w:rsidR="00A55B53" w:rsidRPr="00C05B2D" w:rsidRDefault="00A55B53" w:rsidP="00535342">
            <w:pPr>
              <w:pStyle w:val="TableText"/>
              <w:snapToGrid w:val="0"/>
            </w:pPr>
            <w:r w:rsidRPr="00C05B2D">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D8DB4" w14:textId="77777777" w:rsidR="00A55B53" w:rsidRPr="00C05B2D" w:rsidRDefault="00A55B53" w:rsidP="00535342">
            <w:pPr>
              <w:pStyle w:val="TableText"/>
              <w:snapToGrid w:val="0"/>
            </w:pPr>
            <w:r w:rsidRPr="00C05B2D">
              <w:rPr>
                <w:szCs w:val="20"/>
              </w:rPr>
              <w:t>Data Retention period is not applicable.</w:t>
            </w:r>
          </w:p>
        </w:tc>
      </w:tr>
      <w:tr w:rsidR="00C05B2D" w:rsidRPr="00C05B2D" w14:paraId="09BB64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8A6034" w14:textId="77777777" w:rsidR="00A55B53" w:rsidRPr="00C05B2D" w:rsidRDefault="00A55B53" w:rsidP="00535342">
            <w:pPr>
              <w:pStyle w:val="TableText"/>
              <w:snapToGrid w:val="0"/>
            </w:pPr>
            <w:r w:rsidRPr="00C05B2D">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9AE2B" w14:textId="77777777" w:rsidR="00A55B53" w:rsidRPr="00C05B2D" w:rsidRDefault="00A55B53" w:rsidP="00535342">
            <w:pPr>
              <w:pStyle w:val="TableText"/>
            </w:pPr>
            <w:r w:rsidRPr="00C05B2D">
              <w:rPr>
                <w:szCs w:val="20"/>
              </w:rPr>
              <w:t>Data rate is not applicable.</w:t>
            </w:r>
          </w:p>
        </w:tc>
      </w:tr>
      <w:tr w:rsidR="00C05B2D" w:rsidRPr="00C05B2D" w14:paraId="336223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FB903B" w14:textId="77777777" w:rsidR="00A55B53" w:rsidRPr="00C05B2D" w:rsidRDefault="00A55B53" w:rsidP="00535342">
            <w:pPr>
              <w:pStyle w:val="TableText"/>
              <w:snapToGrid w:val="0"/>
            </w:pPr>
            <w:r w:rsidRPr="00C05B2D">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D92B61" w14:textId="77777777" w:rsidR="00A55B53" w:rsidRPr="00C05B2D" w:rsidRDefault="00A55B53" w:rsidP="00535342">
            <w:pPr>
              <w:pStyle w:val="TableText"/>
              <w:spacing w:line="259" w:lineRule="auto"/>
            </w:pPr>
            <w:r w:rsidRPr="00C05B2D">
              <w:rPr>
                <w:szCs w:val="20"/>
              </w:rPr>
              <w:t>External event is not required.</w:t>
            </w:r>
          </w:p>
        </w:tc>
      </w:tr>
      <w:tr w:rsidR="00C05B2D" w:rsidRPr="00C05B2D" w14:paraId="3C6D0A5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F89155" w14:textId="77777777" w:rsidR="00A55B53" w:rsidRPr="00C05B2D" w:rsidRDefault="00A55B53" w:rsidP="00535342">
            <w:pPr>
              <w:pStyle w:val="TableText"/>
              <w:snapToGrid w:val="0"/>
            </w:pPr>
            <w:r w:rsidRPr="00C05B2D">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EC4DB0" w14:textId="77777777" w:rsidR="00A55B53" w:rsidRPr="00C05B2D" w:rsidRDefault="00A55B53" w:rsidP="00535342">
            <w:pPr>
              <w:pStyle w:val="TableText"/>
              <w:spacing w:line="259" w:lineRule="auto"/>
            </w:pPr>
            <w:r w:rsidRPr="00C05B2D">
              <w:rPr>
                <w:szCs w:val="20"/>
              </w:rPr>
              <w:t>Temporal event is not applicable.</w:t>
            </w:r>
          </w:p>
        </w:tc>
      </w:tr>
      <w:tr w:rsidR="00C05B2D" w:rsidRPr="00C05B2D" w14:paraId="4E0288E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3193CD" w14:textId="77777777" w:rsidR="00A55B53" w:rsidRPr="00C05B2D" w:rsidRDefault="00A55B53" w:rsidP="00535342">
            <w:pPr>
              <w:pStyle w:val="TableText"/>
              <w:snapToGrid w:val="0"/>
            </w:pPr>
            <w:r w:rsidRPr="00C05B2D">
              <w:t xml:space="preserve">Validation Rules/ </w:t>
            </w:r>
          </w:p>
          <w:p w14:paraId="0EFFF92A" w14:textId="77777777" w:rsidR="00A55B53" w:rsidRPr="00C05B2D" w:rsidRDefault="00A55B53" w:rsidP="00535342">
            <w:pPr>
              <w:pStyle w:val="TableText"/>
              <w:snapToGrid w:val="0"/>
              <w:rPr>
                <w:vertAlign w:val="superscript"/>
              </w:rPr>
            </w:pPr>
            <w:r w:rsidRPr="00C05B2D">
              <w:t>Verification criteria</w:t>
            </w:r>
            <w:r w:rsidRPr="00C05B2D">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720449" w14:textId="77777777" w:rsidR="00676F6C" w:rsidRPr="00C05B2D" w:rsidRDefault="00676F6C" w:rsidP="00676F6C">
            <w:pPr>
              <w:pStyle w:val="TableText"/>
              <w:snapToGrid w:val="0"/>
            </w:pPr>
            <w:r w:rsidRPr="00C05B2D">
              <w:rPr>
                <w:rFonts w:eastAsia="Arial"/>
              </w:rPr>
              <w:t xml:space="preserve">The TSC and SSR document for FUSA shall provide </w:t>
            </w:r>
            <w:r w:rsidRPr="00C05B2D">
              <w:t xml:space="preserve">Validation Rules/ </w:t>
            </w:r>
          </w:p>
          <w:p w14:paraId="0D0683FF" w14:textId="1F1B50CB" w:rsidR="00A55B53" w:rsidRPr="00C05B2D" w:rsidRDefault="00676F6C" w:rsidP="00676F6C">
            <w:pPr>
              <w:pStyle w:val="TableText"/>
              <w:snapToGrid w:val="0"/>
              <w:rPr>
                <w:i/>
                <w:iCs/>
              </w:rPr>
            </w:pPr>
            <w:r w:rsidRPr="00C05B2D">
              <w:t>Verification criteria</w:t>
            </w:r>
            <w:r w:rsidRPr="00C05B2D">
              <w:rPr>
                <w:vertAlign w:val="superscript"/>
              </w:rPr>
              <w:t xml:space="preserve"> </w:t>
            </w:r>
            <w:r w:rsidRPr="00C05B2D">
              <w:rPr>
                <w:rFonts w:eastAsia="Arial"/>
              </w:rPr>
              <w:t>for this requirement</w:t>
            </w:r>
          </w:p>
        </w:tc>
      </w:tr>
      <w:tr w:rsidR="00C05B2D" w:rsidRPr="00C05B2D" w14:paraId="6EFFFE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4AF9C2" w14:textId="77777777" w:rsidR="00A55B53" w:rsidRPr="00C05B2D" w:rsidRDefault="00A55B53" w:rsidP="00535342">
            <w:pPr>
              <w:pStyle w:val="TableText"/>
              <w:snapToGrid w:val="0"/>
            </w:pPr>
            <w:r w:rsidRPr="00C05B2D">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5C5A46" w14:textId="77777777" w:rsidR="00A55B53" w:rsidRPr="00C05B2D" w:rsidRDefault="00A55B53" w:rsidP="00535342">
            <w:pPr>
              <w:pStyle w:val="TableText"/>
              <w:snapToGrid w:val="0"/>
            </w:pPr>
            <w:r w:rsidRPr="00C05B2D">
              <w:rPr>
                <w:szCs w:val="20"/>
              </w:rPr>
              <w:t>Constraints is not applicable.</w:t>
            </w:r>
          </w:p>
        </w:tc>
      </w:tr>
      <w:tr w:rsidR="00C05B2D" w:rsidRPr="00C05B2D" w14:paraId="037B24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C9E0BF" w14:textId="77777777" w:rsidR="00A55B53" w:rsidRPr="00C05B2D" w:rsidRDefault="00A55B53" w:rsidP="00535342">
            <w:pPr>
              <w:pStyle w:val="TableText"/>
              <w:snapToGrid w:val="0"/>
            </w:pPr>
            <w:r w:rsidRPr="00C05B2D">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BFF732" w14:textId="77777777" w:rsidR="00A55B53" w:rsidRPr="00C05B2D" w:rsidRDefault="00A55B53" w:rsidP="00535342">
            <w:pPr>
              <w:pStyle w:val="TableText"/>
              <w:snapToGrid w:val="0"/>
            </w:pPr>
            <w:r w:rsidRPr="00C05B2D">
              <w:rPr>
                <w:szCs w:val="20"/>
              </w:rPr>
              <w:t>No effects on other system</w:t>
            </w:r>
          </w:p>
        </w:tc>
      </w:tr>
      <w:tr w:rsidR="00C05B2D" w:rsidRPr="00C05B2D" w14:paraId="25A3B6F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2441A0" w14:textId="77777777" w:rsidR="00A55B53" w:rsidRPr="00C05B2D" w:rsidRDefault="00A55B53" w:rsidP="00535342">
            <w:pPr>
              <w:pStyle w:val="TableText"/>
              <w:snapToGrid w:val="0"/>
            </w:pPr>
            <w:r w:rsidRPr="00C05B2D">
              <w:t>Testability with respect to test environment</w:t>
            </w:r>
          </w:p>
          <w:p w14:paraId="57F6649A" w14:textId="77777777" w:rsidR="00A55B53" w:rsidRPr="00C05B2D" w:rsidRDefault="00A55B53" w:rsidP="00535342">
            <w:pPr>
              <w:pStyle w:val="TableText"/>
            </w:pPr>
            <w:r w:rsidRPr="00C05B2D">
              <w:t>(Yes/No)</w:t>
            </w:r>
          </w:p>
          <w:p w14:paraId="227E3ABE" w14:textId="77777777" w:rsidR="00A55B53" w:rsidRPr="00C05B2D" w:rsidRDefault="00A55B53" w:rsidP="00535342">
            <w:pPr>
              <w:pStyle w:val="TableText"/>
            </w:pPr>
            <w:r w:rsidRPr="00C05B2D">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059D9" w14:textId="77777777" w:rsidR="00A55B53" w:rsidRPr="00C05B2D" w:rsidRDefault="00A55B53" w:rsidP="00535342">
            <w:pPr>
              <w:pStyle w:val="TableText"/>
              <w:snapToGrid w:val="0"/>
            </w:pPr>
            <w:r w:rsidRPr="00C05B2D">
              <w:t>YES</w:t>
            </w:r>
          </w:p>
        </w:tc>
      </w:tr>
      <w:tr w:rsidR="00C05B2D" w:rsidRPr="00C05B2D" w14:paraId="2A571B2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AF1978" w14:textId="77777777" w:rsidR="00A55B53" w:rsidRPr="00C05B2D" w:rsidRDefault="00A55B53" w:rsidP="00535342">
            <w:pPr>
              <w:pStyle w:val="TableText"/>
              <w:snapToGrid w:val="0"/>
            </w:pPr>
            <w:r w:rsidRPr="00C05B2D">
              <w:lastRenderedPageBreak/>
              <w:t>Feasible within project constraints</w:t>
            </w:r>
          </w:p>
          <w:p w14:paraId="1C70CE1D" w14:textId="77777777" w:rsidR="00A55B53" w:rsidRPr="00C05B2D" w:rsidRDefault="00A55B53" w:rsidP="00535342">
            <w:pPr>
              <w:pStyle w:val="TableText"/>
              <w:snapToGrid w:val="0"/>
            </w:pPr>
            <w:r w:rsidRPr="00C05B2D">
              <w:t>(Yes/No)</w:t>
            </w:r>
          </w:p>
          <w:p w14:paraId="2E9FE6E2" w14:textId="77777777" w:rsidR="00A55B53" w:rsidRPr="00C05B2D" w:rsidRDefault="00A55B53" w:rsidP="00535342">
            <w:pPr>
              <w:pStyle w:val="TableText"/>
              <w:snapToGrid w:val="0"/>
            </w:pPr>
            <w:r w:rsidRPr="00C05B2D">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69365B" w14:textId="77777777" w:rsidR="00A55B53" w:rsidRPr="00C05B2D" w:rsidRDefault="00A55B53" w:rsidP="00535342">
            <w:pPr>
              <w:pStyle w:val="TableText"/>
              <w:snapToGrid w:val="0"/>
            </w:pPr>
            <w:r w:rsidRPr="00C05B2D">
              <w:t>YES</w:t>
            </w:r>
          </w:p>
        </w:tc>
      </w:tr>
      <w:tr w:rsidR="00C05B2D" w:rsidRPr="00C05B2D" w14:paraId="30E654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B85AD6" w14:textId="77777777" w:rsidR="00A55B53" w:rsidRPr="00C05B2D" w:rsidRDefault="00A55B53" w:rsidP="00535342">
            <w:pPr>
              <w:pStyle w:val="TableText"/>
              <w:snapToGrid w:val="0"/>
            </w:pPr>
            <w:r w:rsidRPr="00C05B2D">
              <w:t>Critical</w:t>
            </w:r>
          </w:p>
          <w:p w14:paraId="3D81B722" w14:textId="77777777" w:rsidR="00A55B53" w:rsidRPr="00C05B2D" w:rsidRDefault="00A55B53" w:rsidP="00535342">
            <w:pPr>
              <w:pStyle w:val="TableText"/>
              <w:snapToGrid w:val="0"/>
            </w:pPr>
            <w:r w:rsidRPr="00C05B2D">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5B62B4" w14:textId="77777777" w:rsidR="00A55B53" w:rsidRPr="00C05B2D" w:rsidRDefault="00A55B53" w:rsidP="00535342">
            <w:pPr>
              <w:pStyle w:val="TableText"/>
              <w:snapToGrid w:val="0"/>
            </w:pPr>
            <w:r w:rsidRPr="00C05B2D">
              <w:t>YES</w:t>
            </w:r>
          </w:p>
        </w:tc>
      </w:tr>
      <w:tr w:rsidR="00C05B2D" w:rsidRPr="00C05B2D" w14:paraId="5E91630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478CA8" w14:textId="77777777" w:rsidR="00A55B53" w:rsidRPr="00C05B2D" w:rsidRDefault="00A55B53" w:rsidP="00535342">
            <w:pPr>
              <w:pStyle w:val="TableText"/>
              <w:snapToGrid w:val="0"/>
            </w:pPr>
            <w:r w:rsidRPr="00C05B2D">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BC92B" w14:textId="77777777" w:rsidR="00A55B53" w:rsidRPr="00C05B2D" w:rsidRDefault="00A55B53" w:rsidP="00535342">
            <w:pPr>
              <w:pStyle w:val="TableText"/>
              <w:snapToGrid w:val="0"/>
            </w:pPr>
            <w:r w:rsidRPr="00C05B2D">
              <w:t>Acceptance Criteria for this requirement should be as per SECTION-6 ACCEPTANCE CRITERIA</w:t>
            </w:r>
          </w:p>
        </w:tc>
      </w:tr>
    </w:tbl>
    <w:p w14:paraId="0A917078" w14:textId="77777777" w:rsidR="00A55B53" w:rsidRPr="00123177" w:rsidRDefault="00A55B53" w:rsidP="00A55B53">
      <w:pPr>
        <w:pStyle w:val="BodyText"/>
        <w:rPr>
          <w:rFonts w:eastAsia="Arial"/>
        </w:rPr>
      </w:pPr>
    </w:p>
    <w:p w14:paraId="08946C69" w14:textId="77777777" w:rsidR="00A55B53" w:rsidRPr="00123177" w:rsidRDefault="00A55B53" w:rsidP="00A55B53">
      <w:pPr>
        <w:pStyle w:val="Heading5"/>
        <w:rPr>
          <w:rFonts w:eastAsia="Arial"/>
        </w:rPr>
      </w:pPr>
      <w:r w:rsidRPr="00123177">
        <w:rPr>
          <w:rFonts w:eastAsia="Arial"/>
        </w:rPr>
        <w:t>Requirement to set the input to a DEFAULT value.</w:t>
      </w:r>
    </w:p>
    <w:tbl>
      <w:tblPr>
        <w:tblW w:w="9518" w:type="dxa"/>
        <w:tblInd w:w="108" w:type="dxa"/>
        <w:tblLayout w:type="fixed"/>
        <w:tblLook w:val="0000" w:firstRow="0" w:lastRow="0" w:firstColumn="0" w:lastColumn="0" w:noHBand="0" w:noVBand="0"/>
      </w:tblPr>
      <w:tblGrid>
        <w:gridCol w:w="1920"/>
        <w:gridCol w:w="7598"/>
      </w:tblGrid>
      <w:tr w:rsidR="00C05B2D" w:rsidRPr="00C05B2D" w14:paraId="6A3EEB0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10FB031" w14:textId="77777777" w:rsidR="00A55B53" w:rsidRPr="00C05B2D" w:rsidRDefault="00A55B53" w:rsidP="00535342">
            <w:pPr>
              <w:pStyle w:val="TableColumnTitle"/>
              <w:snapToGrid w:val="0"/>
            </w:pPr>
            <w:r w:rsidRPr="00C05B2D">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1E71C8C" w14:textId="77777777" w:rsidR="00A55B53" w:rsidRPr="00C05B2D" w:rsidRDefault="00A55B53" w:rsidP="00535342">
            <w:pPr>
              <w:pStyle w:val="TableColumnTitle"/>
              <w:snapToGrid w:val="0"/>
            </w:pPr>
            <w:r w:rsidRPr="00C05B2D">
              <w:t>Description</w:t>
            </w:r>
          </w:p>
        </w:tc>
      </w:tr>
      <w:tr w:rsidR="00C05B2D" w:rsidRPr="00C05B2D" w14:paraId="60568C7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ACBEA14" w14:textId="77777777" w:rsidR="00A55B53" w:rsidRPr="00C05B2D" w:rsidRDefault="00A55B53" w:rsidP="00535342">
            <w:pPr>
              <w:pStyle w:val="TableText"/>
              <w:snapToGrid w:val="0"/>
            </w:pPr>
            <w:r w:rsidRPr="00C05B2D">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DFB604" w14:textId="77777777" w:rsidR="00A55B53" w:rsidRPr="00C05B2D" w:rsidRDefault="00A55B53" w:rsidP="00535342">
            <w:pPr>
              <w:snapToGrid w:val="0"/>
            </w:pPr>
            <w:r w:rsidRPr="00C05B2D">
              <w:t>SWRS_DFMEA_03</w:t>
            </w:r>
          </w:p>
        </w:tc>
      </w:tr>
      <w:tr w:rsidR="00C05B2D" w:rsidRPr="00C05B2D" w14:paraId="4B1D9D2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358C431" w14:textId="77777777" w:rsidR="00A55B53" w:rsidRPr="00C05B2D" w:rsidRDefault="00A55B53" w:rsidP="00535342">
            <w:pPr>
              <w:pStyle w:val="TableText"/>
            </w:pPr>
            <w:r w:rsidRPr="00C05B2D">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6B86C2" w14:textId="77777777" w:rsidR="00A55B53" w:rsidRPr="00C05B2D" w:rsidRDefault="00A55B53" w:rsidP="00535342">
            <w:pPr>
              <w:rPr>
                <w:rFonts w:eastAsia="Arial"/>
                <w:szCs w:val="20"/>
              </w:rPr>
            </w:pPr>
            <w:r w:rsidRPr="00C05B2D">
              <w:rPr>
                <w:rFonts w:eastAsia="Arial"/>
                <w:szCs w:val="20"/>
              </w:rPr>
              <w:t>SDS-HVDCDC-329(This requirement will be covered in TSC and SSR document for FUSA)</w:t>
            </w:r>
          </w:p>
        </w:tc>
      </w:tr>
      <w:tr w:rsidR="00C05B2D" w:rsidRPr="00C05B2D" w14:paraId="68676EE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A23222F" w14:textId="77777777" w:rsidR="00A55B53" w:rsidRPr="00C05B2D" w:rsidRDefault="00A55B53" w:rsidP="00535342">
            <w:pPr>
              <w:pStyle w:val="TableText"/>
              <w:snapToGrid w:val="0"/>
            </w:pPr>
            <w:r w:rsidRPr="00C05B2D">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33B51" w14:textId="77777777" w:rsidR="00A55B53" w:rsidRPr="00C05B2D" w:rsidRDefault="00A55B53" w:rsidP="00535342">
            <w:pPr>
              <w:pStyle w:val="TableText"/>
              <w:snapToGrid w:val="0"/>
            </w:pPr>
            <w:r w:rsidRPr="00C05B2D">
              <w:t>Pre C-Sample/PF3.0 Phase-2</w:t>
            </w:r>
          </w:p>
        </w:tc>
      </w:tr>
      <w:tr w:rsidR="00C05B2D" w:rsidRPr="00C05B2D" w14:paraId="6BD0802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315D9D9" w14:textId="77777777" w:rsidR="00A55B53" w:rsidRPr="00C05B2D" w:rsidRDefault="00A55B53" w:rsidP="00535342">
            <w:pPr>
              <w:pStyle w:val="TableText"/>
              <w:snapToGrid w:val="0"/>
              <w:rPr>
                <w:vertAlign w:val="superscript"/>
              </w:rPr>
            </w:pPr>
            <w:r w:rsidRPr="00C05B2D">
              <w:t>Purpose</w:t>
            </w:r>
            <w:r w:rsidRPr="00C05B2D">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533C70" w14:textId="77777777" w:rsidR="00A55B53" w:rsidRPr="00C05B2D" w:rsidRDefault="00A55B53" w:rsidP="00535342">
            <w:pPr>
              <w:outlineLvl w:val="2"/>
              <w:rPr>
                <w:rFonts w:ascii="Calibri" w:hAnsi="Calibri" w:cs="Calibri"/>
                <w:sz w:val="22"/>
                <w:szCs w:val="22"/>
              </w:rPr>
            </w:pPr>
            <w:r w:rsidRPr="00C05B2D">
              <w:rPr>
                <w:rFonts w:ascii="Calibri" w:hAnsi="Calibri" w:cs="Calibri"/>
                <w:sz w:val="22"/>
                <w:szCs w:val="22"/>
              </w:rPr>
              <w:t>The HVDCDC shall discard the input, and/or set the input to a DEFAULT value, and/or trigger an appropriate fault as per individual input diagnostic reaction instructed.</w:t>
            </w:r>
          </w:p>
          <w:p w14:paraId="0C427007" w14:textId="77777777" w:rsidR="00A55B53" w:rsidRPr="00C05B2D" w:rsidRDefault="00A55B53" w:rsidP="00535342">
            <w:pPr>
              <w:snapToGrid w:val="0"/>
              <w:rPr>
                <w:rFonts w:eastAsia="Arial"/>
              </w:rPr>
            </w:pPr>
          </w:p>
        </w:tc>
      </w:tr>
      <w:tr w:rsidR="00C05B2D" w:rsidRPr="00C05B2D" w14:paraId="1DFC8F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D045AF" w14:textId="77777777" w:rsidR="00A55B53" w:rsidRPr="00C05B2D" w:rsidRDefault="00A55B53" w:rsidP="00535342">
            <w:pPr>
              <w:pStyle w:val="TableText"/>
              <w:snapToGrid w:val="0"/>
            </w:pPr>
            <w:r w:rsidRPr="00C05B2D">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0E205E" w14:textId="77777777" w:rsidR="00A55B53" w:rsidRPr="00C05B2D" w:rsidRDefault="00A55B53" w:rsidP="00535342">
            <w:pPr>
              <w:snapToGrid w:val="0"/>
              <w:rPr>
                <w:rFonts w:eastAsia="Arial"/>
              </w:rPr>
            </w:pPr>
            <w:r w:rsidRPr="00C05B2D">
              <w:rPr>
                <w:rFonts w:eastAsia="Arial"/>
              </w:rPr>
              <w:t>No Such derived requirement is applicable.</w:t>
            </w:r>
          </w:p>
        </w:tc>
      </w:tr>
      <w:tr w:rsidR="00C05B2D" w:rsidRPr="00C05B2D" w14:paraId="21D941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0D1000" w14:textId="77777777" w:rsidR="00A55B53" w:rsidRPr="00C05B2D" w:rsidRDefault="00A55B53" w:rsidP="00535342">
            <w:pPr>
              <w:pStyle w:val="TableText"/>
              <w:snapToGrid w:val="0"/>
            </w:pPr>
            <w:r w:rsidRPr="00C05B2D">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2BD6B8" w14:textId="77777777" w:rsidR="00A55B53" w:rsidRPr="00C05B2D" w:rsidRDefault="00A55B53" w:rsidP="00535342">
            <w:pPr>
              <w:pStyle w:val="TableText"/>
              <w:snapToGrid w:val="0"/>
            </w:pPr>
            <w:r w:rsidRPr="00C05B2D">
              <w:rPr>
                <w:rFonts w:eastAsia="Arial"/>
                <w:szCs w:val="20"/>
              </w:rPr>
              <w:t>No Specific access restrictions is applicable.</w:t>
            </w:r>
          </w:p>
        </w:tc>
      </w:tr>
      <w:tr w:rsidR="00C05B2D" w:rsidRPr="00C05B2D" w14:paraId="63E6708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B12602" w14:textId="77777777" w:rsidR="00676F6C" w:rsidRPr="00C05B2D" w:rsidRDefault="00676F6C" w:rsidP="00676F6C">
            <w:pPr>
              <w:pStyle w:val="TableText"/>
              <w:snapToGrid w:val="0"/>
              <w:rPr>
                <w:b/>
                <w:bCs/>
              </w:rPr>
            </w:pPr>
            <w:r w:rsidRPr="00C05B2D">
              <w:t>Input(s)</w:t>
            </w:r>
            <w:r w:rsidRPr="00C05B2D">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0BE1E8" w14:textId="327FA9FA" w:rsidR="00676F6C" w:rsidRPr="00C05B2D" w:rsidRDefault="00676F6C" w:rsidP="00676F6C">
            <w:pPr>
              <w:pStyle w:val="TableText"/>
              <w:snapToGrid w:val="0"/>
              <w:rPr>
                <w:rFonts w:eastAsia="Arial"/>
              </w:rPr>
            </w:pPr>
            <w:r w:rsidRPr="00C05B2D">
              <w:rPr>
                <w:rFonts w:eastAsia="Arial"/>
              </w:rPr>
              <w:t>The TSC and SSR document for FUSA shall provide input for this requirement</w:t>
            </w:r>
          </w:p>
        </w:tc>
      </w:tr>
      <w:tr w:rsidR="00C05B2D" w:rsidRPr="00C05B2D" w14:paraId="6CF23F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78A106" w14:textId="77777777" w:rsidR="00676F6C" w:rsidRPr="00C05B2D" w:rsidRDefault="00676F6C" w:rsidP="00676F6C">
            <w:pPr>
              <w:pStyle w:val="TableText"/>
              <w:snapToGrid w:val="0"/>
              <w:rPr>
                <w:b/>
                <w:bCs/>
              </w:rPr>
            </w:pPr>
            <w:r w:rsidRPr="00C05B2D">
              <w:t>Output(s)</w:t>
            </w:r>
            <w:r w:rsidRPr="00C05B2D">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C627D1" w14:textId="66A8A10D" w:rsidR="00676F6C" w:rsidRPr="00C05B2D" w:rsidRDefault="00676F6C" w:rsidP="00676F6C">
            <w:pPr>
              <w:pStyle w:val="TableText"/>
              <w:snapToGrid w:val="0"/>
            </w:pPr>
            <w:r w:rsidRPr="00C05B2D">
              <w:rPr>
                <w:rFonts w:eastAsia="Arial"/>
              </w:rPr>
              <w:t>The TSC and SSR document for FUSA shall provide output for this requirement</w:t>
            </w:r>
          </w:p>
        </w:tc>
      </w:tr>
      <w:tr w:rsidR="00C05B2D" w:rsidRPr="00C05B2D" w14:paraId="6C10CD1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6B17BE" w14:textId="77777777" w:rsidR="00676F6C" w:rsidRPr="00C05B2D" w:rsidRDefault="00676F6C" w:rsidP="00676F6C">
            <w:pPr>
              <w:pStyle w:val="TableText"/>
              <w:snapToGrid w:val="0"/>
            </w:pPr>
            <w:r w:rsidRPr="00C05B2D">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AAB77" w14:textId="6E3769A1" w:rsidR="00676F6C" w:rsidRPr="00C05B2D" w:rsidRDefault="00676F6C" w:rsidP="00676F6C">
            <w:pPr>
              <w:pStyle w:val="TableText"/>
              <w:snapToGrid w:val="0"/>
              <w:rPr>
                <w:rStyle w:val="normaltextrun"/>
              </w:rPr>
            </w:pPr>
            <w:r w:rsidRPr="00C05B2D">
              <w:rPr>
                <w:rFonts w:eastAsia="Arial"/>
              </w:rPr>
              <w:t>The TSC and SSR document for FUSA shall provide process for this requirement</w:t>
            </w:r>
          </w:p>
        </w:tc>
      </w:tr>
      <w:tr w:rsidR="00C05B2D" w:rsidRPr="00C05B2D" w14:paraId="19781F3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98FBE4" w14:textId="77777777" w:rsidR="00A55B53" w:rsidRPr="00C05B2D" w:rsidRDefault="00A55B53" w:rsidP="00535342">
            <w:pPr>
              <w:pStyle w:val="TableText"/>
              <w:snapToGrid w:val="0"/>
            </w:pPr>
            <w:r w:rsidRPr="00C05B2D">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044281" w14:textId="77777777" w:rsidR="00A55B53" w:rsidRPr="00C05B2D" w:rsidRDefault="00A55B53" w:rsidP="00535342">
            <w:pPr>
              <w:pStyle w:val="TableText"/>
              <w:snapToGrid w:val="0"/>
            </w:pPr>
            <w:r w:rsidRPr="00C05B2D">
              <w:t>No such mandatory fields is applicable.</w:t>
            </w:r>
          </w:p>
        </w:tc>
      </w:tr>
      <w:tr w:rsidR="00C05B2D" w:rsidRPr="00C05B2D" w14:paraId="0ED2DD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51437D" w14:textId="77777777" w:rsidR="00A55B53" w:rsidRPr="00C05B2D" w:rsidRDefault="00A55B53" w:rsidP="00535342">
            <w:pPr>
              <w:pStyle w:val="TableText"/>
              <w:snapToGrid w:val="0"/>
            </w:pPr>
            <w:r w:rsidRPr="00C05B2D">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6DE17" w14:textId="77777777" w:rsidR="00A55B53" w:rsidRPr="00C05B2D" w:rsidRDefault="00A55B53" w:rsidP="00535342">
            <w:pPr>
              <w:pStyle w:val="TableText"/>
              <w:snapToGrid w:val="0"/>
            </w:pPr>
            <w:r w:rsidRPr="00C05B2D">
              <w:t>NHVDCDCStatus = 0, NHVDCDCStatusDebug = 0, NHVDCDCFault = 0.</w:t>
            </w:r>
          </w:p>
        </w:tc>
      </w:tr>
      <w:tr w:rsidR="00C05B2D" w:rsidRPr="00C05B2D" w14:paraId="4FD9EE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831DCA" w14:textId="77777777" w:rsidR="00A55B53" w:rsidRPr="00C05B2D" w:rsidRDefault="00A55B53" w:rsidP="00535342">
            <w:pPr>
              <w:pStyle w:val="TableText"/>
              <w:snapToGrid w:val="0"/>
            </w:pPr>
            <w:r w:rsidRPr="00C05B2D">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1AA288" w14:textId="77777777" w:rsidR="00A55B53" w:rsidRPr="00C05B2D" w:rsidRDefault="00A55B53" w:rsidP="00535342">
            <w:pPr>
              <w:pStyle w:val="TableText"/>
              <w:snapToGrid w:val="0"/>
            </w:pPr>
            <w:r w:rsidRPr="00C05B2D">
              <w:rPr>
                <w:szCs w:val="20"/>
              </w:rPr>
              <w:t>Default values shall be applicable with respect to Pre-Loaded Values</w:t>
            </w:r>
          </w:p>
        </w:tc>
      </w:tr>
      <w:tr w:rsidR="00C05B2D" w:rsidRPr="00C05B2D" w14:paraId="06A6A4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9446EF" w14:textId="77777777" w:rsidR="00A55B53" w:rsidRPr="00C05B2D" w:rsidRDefault="00A55B53" w:rsidP="00535342">
            <w:pPr>
              <w:pStyle w:val="TableText"/>
              <w:snapToGrid w:val="0"/>
            </w:pPr>
            <w:r w:rsidRPr="00C05B2D">
              <w:lastRenderedPageBreak/>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723D4E" w14:textId="77777777" w:rsidR="00A55B53" w:rsidRPr="00C05B2D" w:rsidRDefault="00A55B53" w:rsidP="00535342">
            <w:pPr>
              <w:pStyle w:val="TableText"/>
              <w:snapToGrid w:val="0"/>
            </w:pPr>
            <w:r w:rsidRPr="00C05B2D">
              <w:rPr>
                <w:szCs w:val="20"/>
              </w:rPr>
              <w:t>Valid range value is not required.</w:t>
            </w:r>
          </w:p>
        </w:tc>
      </w:tr>
      <w:tr w:rsidR="00C05B2D" w:rsidRPr="00C05B2D" w14:paraId="69E23A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1F5B0E3" w14:textId="77777777" w:rsidR="00A55B53" w:rsidRPr="00C05B2D" w:rsidRDefault="00A55B53" w:rsidP="00535342">
            <w:pPr>
              <w:pStyle w:val="TableText"/>
              <w:snapToGrid w:val="0"/>
            </w:pPr>
            <w:r w:rsidRPr="00C05B2D">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8FBA14" w14:textId="77777777" w:rsidR="00A55B53" w:rsidRPr="00C05B2D" w:rsidRDefault="00A55B53" w:rsidP="00535342">
            <w:pPr>
              <w:pStyle w:val="TableText"/>
              <w:snapToGrid w:val="0"/>
            </w:pPr>
            <w:r w:rsidRPr="00C05B2D">
              <w:rPr>
                <w:szCs w:val="20"/>
              </w:rPr>
              <w:t>Data latency period is not applicable</w:t>
            </w:r>
          </w:p>
        </w:tc>
      </w:tr>
      <w:tr w:rsidR="00C05B2D" w:rsidRPr="00C05B2D" w14:paraId="0DD9F8C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FB6FA4" w14:textId="77777777" w:rsidR="00A55B53" w:rsidRPr="00C05B2D" w:rsidRDefault="00A55B53" w:rsidP="00535342">
            <w:pPr>
              <w:pStyle w:val="TableText"/>
              <w:snapToGrid w:val="0"/>
            </w:pPr>
            <w:r w:rsidRPr="00C05B2D">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F69C61" w14:textId="77777777" w:rsidR="00A55B53" w:rsidRPr="00C05B2D" w:rsidRDefault="00A55B53" w:rsidP="00535342">
            <w:pPr>
              <w:pStyle w:val="TableText"/>
              <w:snapToGrid w:val="0"/>
            </w:pPr>
            <w:r w:rsidRPr="00C05B2D">
              <w:rPr>
                <w:szCs w:val="20"/>
              </w:rPr>
              <w:t>Data Retention period is not applicable.</w:t>
            </w:r>
          </w:p>
        </w:tc>
      </w:tr>
      <w:tr w:rsidR="00C05B2D" w:rsidRPr="00C05B2D" w14:paraId="7DDDCAA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28AA79" w14:textId="77777777" w:rsidR="00A55B53" w:rsidRPr="00C05B2D" w:rsidRDefault="00A55B53" w:rsidP="00535342">
            <w:pPr>
              <w:pStyle w:val="TableText"/>
              <w:snapToGrid w:val="0"/>
            </w:pPr>
            <w:r w:rsidRPr="00C05B2D">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20E428" w14:textId="77777777" w:rsidR="00A55B53" w:rsidRPr="00C05B2D" w:rsidRDefault="00A55B53" w:rsidP="00535342">
            <w:pPr>
              <w:pStyle w:val="TableText"/>
            </w:pPr>
            <w:r w:rsidRPr="00C05B2D">
              <w:rPr>
                <w:szCs w:val="20"/>
              </w:rPr>
              <w:t>Data rate is not applicable.</w:t>
            </w:r>
          </w:p>
        </w:tc>
      </w:tr>
      <w:tr w:rsidR="00C05B2D" w:rsidRPr="00C05B2D" w14:paraId="2330AD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B3D603" w14:textId="77777777" w:rsidR="00A55B53" w:rsidRPr="00C05B2D" w:rsidRDefault="00A55B53" w:rsidP="00535342">
            <w:pPr>
              <w:pStyle w:val="TableText"/>
              <w:snapToGrid w:val="0"/>
            </w:pPr>
            <w:r w:rsidRPr="00C05B2D">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6023D" w14:textId="77777777" w:rsidR="00A55B53" w:rsidRPr="00C05B2D" w:rsidRDefault="00A55B53" w:rsidP="00535342">
            <w:pPr>
              <w:pStyle w:val="TableText"/>
              <w:spacing w:line="259" w:lineRule="auto"/>
            </w:pPr>
            <w:r w:rsidRPr="00C05B2D">
              <w:rPr>
                <w:szCs w:val="20"/>
              </w:rPr>
              <w:t>External event is not required.</w:t>
            </w:r>
          </w:p>
        </w:tc>
      </w:tr>
      <w:tr w:rsidR="00C05B2D" w:rsidRPr="00C05B2D" w14:paraId="5FA7663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6EDC6D" w14:textId="77777777" w:rsidR="00A55B53" w:rsidRPr="00C05B2D" w:rsidRDefault="00A55B53" w:rsidP="00535342">
            <w:pPr>
              <w:pStyle w:val="TableText"/>
              <w:snapToGrid w:val="0"/>
            </w:pPr>
            <w:r w:rsidRPr="00C05B2D">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0B0ABA" w14:textId="77777777" w:rsidR="00A55B53" w:rsidRPr="00C05B2D" w:rsidRDefault="00A55B53" w:rsidP="00535342">
            <w:pPr>
              <w:pStyle w:val="TableText"/>
              <w:spacing w:line="259" w:lineRule="auto"/>
            </w:pPr>
            <w:r w:rsidRPr="00C05B2D">
              <w:rPr>
                <w:szCs w:val="20"/>
              </w:rPr>
              <w:t>Temporal event is not applicable.</w:t>
            </w:r>
          </w:p>
        </w:tc>
      </w:tr>
      <w:tr w:rsidR="00C05B2D" w:rsidRPr="00C05B2D" w14:paraId="41D6538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088A32" w14:textId="77777777" w:rsidR="00A55B53" w:rsidRPr="00C05B2D" w:rsidRDefault="00A55B53" w:rsidP="00535342">
            <w:pPr>
              <w:pStyle w:val="TableText"/>
              <w:snapToGrid w:val="0"/>
            </w:pPr>
            <w:r w:rsidRPr="00C05B2D">
              <w:t xml:space="preserve">Validation Rules/ </w:t>
            </w:r>
          </w:p>
          <w:p w14:paraId="46AA6792" w14:textId="77777777" w:rsidR="00A55B53" w:rsidRPr="00C05B2D" w:rsidRDefault="00A55B53" w:rsidP="00535342">
            <w:pPr>
              <w:pStyle w:val="TableText"/>
              <w:snapToGrid w:val="0"/>
              <w:rPr>
                <w:vertAlign w:val="superscript"/>
              </w:rPr>
            </w:pPr>
            <w:r w:rsidRPr="00C05B2D">
              <w:t>Verification criteria</w:t>
            </w:r>
            <w:r w:rsidRPr="00C05B2D">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F74147" w14:textId="77777777" w:rsidR="00676F6C" w:rsidRPr="00C05B2D" w:rsidRDefault="00676F6C" w:rsidP="00676F6C">
            <w:pPr>
              <w:pStyle w:val="TableText"/>
              <w:snapToGrid w:val="0"/>
            </w:pPr>
            <w:r w:rsidRPr="00C05B2D">
              <w:rPr>
                <w:rFonts w:eastAsia="Arial"/>
              </w:rPr>
              <w:t xml:space="preserve">The TSC and SSR document for FUSA shall provide </w:t>
            </w:r>
            <w:r w:rsidRPr="00C05B2D">
              <w:t xml:space="preserve">Validation Rules/ </w:t>
            </w:r>
          </w:p>
          <w:p w14:paraId="125429DA" w14:textId="29903037" w:rsidR="00A55B53" w:rsidRPr="00C05B2D" w:rsidRDefault="00676F6C" w:rsidP="00676F6C">
            <w:pPr>
              <w:pStyle w:val="TableText"/>
              <w:snapToGrid w:val="0"/>
              <w:rPr>
                <w:i/>
                <w:iCs/>
              </w:rPr>
            </w:pPr>
            <w:r w:rsidRPr="00C05B2D">
              <w:t>Verification criteria</w:t>
            </w:r>
            <w:r w:rsidRPr="00C05B2D">
              <w:rPr>
                <w:vertAlign w:val="superscript"/>
              </w:rPr>
              <w:t xml:space="preserve"> </w:t>
            </w:r>
            <w:r w:rsidRPr="00C05B2D">
              <w:rPr>
                <w:rFonts w:eastAsia="Arial"/>
              </w:rPr>
              <w:t>for this requirement</w:t>
            </w:r>
          </w:p>
        </w:tc>
      </w:tr>
      <w:tr w:rsidR="00C05B2D" w:rsidRPr="00C05B2D" w14:paraId="163158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5053BD" w14:textId="77777777" w:rsidR="00A55B53" w:rsidRPr="00C05B2D" w:rsidRDefault="00A55B53" w:rsidP="00535342">
            <w:pPr>
              <w:pStyle w:val="TableText"/>
              <w:snapToGrid w:val="0"/>
            </w:pPr>
            <w:r w:rsidRPr="00C05B2D">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A95BBD" w14:textId="77777777" w:rsidR="00A55B53" w:rsidRPr="00C05B2D" w:rsidRDefault="00A55B53" w:rsidP="00535342">
            <w:pPr>
              <w:pStyle w:val="TableText"/>
              <w:snapToGrid w:val="0"/>
            </w:pPr>
            <w:r w:rsidRPr="00C05B2D">
              <w:rPr>
                <w:szCs w:val="20"/>
              </w:rPr>
              <w:t>Constraints is not applicable.</w:t>
            </w:r>
          </w:p>
        </w:tc>
      </w:tr>
      <w:tr w:rsidR="00C05B2D" w:rsidRPr="00C05B2D" w14:paraId="564684F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2E1C58" w14:textId="77777777" w:rsidR="00A55B53" w:rsidRPr="00C05B2D" w:rsidRDefault="00A55B53" w:rsidP="00535342">
            <w:pPr>
              <w:pStyle w:val="TableText"/>
              <w:snapToGrid w:val="0"/>
            </w:pPr>
            <w:r w:rsidRPr="00C05B2D">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025367" w14:textId="77777777" w:rsidR="00A55B53" w:rsidRPr="00C05B2D" w:rsidRDefault="00A55B53" w:rsidP="00535342">
            <w:pPr>
              <w:pStyle w:val="TableText"/>
              <w:snapToGrid w:val="0"/>
            </w:pPr>
            <w:r w:rsidRPr="00C05B2D">
              <w:rPr>
                <w:szCs w:val="20"/>
              </w:rPr>
              <w:t>No effects on other system</w:t>
            </w:r>
          </w:p>
        </w:tc>
      </w:tr>
      <w:tr w:rsidR="00C05B2D" w:rsidRPr="00C05B2D" w14:paraId="141E93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66C1F4" w14:textId="77777777" w:rsidR="00A55B53" w:rsidRPr="00C05B2D" w:rsidRDefault="00A55B53" w:rsidP="00535342">
            <w:pPr>
              <w:pStyle w:val="TableText"/>
              <w:snapToGrid w:val="0"/>
            </w:pPr>
            <w:r w:rsidRPr="00C05B2D">
              <w:t>Testability with respect to test environment</w:t>
            </w:r>
          </w:p>
          <w:p w14:paraId="032B9485" w14:textId="77777777" w:rsidR="00A55B53" w:rsidRPr="00C05B2D" w:rsidRDefault="00A55B53" w:rsidP="00535342">
            <w:pPr>
              <w:pStyle w:val="TableText"/>
            </w:pPr>
            <w:r w:rsidRPr="00C05B2D">
              <w:t>(Yes/No)</w:t>
            </w:r>
          </w:p>
          <w:p w14:paraId="39ED74DA" w14:textId="77777777" w:rsidR="00A55B53" w:rsidRPr="00C05B2D" w:rsidRDefault="00A55B53" w:rsidP="00535342">
            <w:pPr>
              <w:pStyle w:val="TableText"/>
            </w:pPr>
            <w:r w:rsidRPr="00C05B2D">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8B46C" w14:textId="77777777" w:rsidR="00A55B53" w:rsidRPr="00C05B2D" w:rsidRDefault="00A55B53" w:rsidP="00535342">
            <w:pPr>
              <w:pStyle w:val="TableText"/>
              <w:snapToGrid w:val="0"/>
            </w:pPr>
            <w:r w:rsidRPr="00C05B2D">
              <w:t>YES</w:t>
            </w:r>
          </w:p>
        </w:tc>
      </w:tr>
      <w:tr w:rsidR="00C05B2D" w:rsidRPr="00C05B2D" w14:paraId="758A97C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05419D" w14:textId="77777777" w:rsidR="00A55B53" w:rsidRPr="00C05B2D" w:rsidRDefault="00A55B53" w:rsidP="00535342">
            <w:pPr>
              <w:pStyle w:val="TableText"/>
              <w:snapToGrid w:val="0"/>
            </w:pPr>
            <w:r w:rsidRPr="00C05B2D">
              <w:t>Feasible within project constraints</w:t>
            </w:r>
          </w:p>
          <w:p w14:paraId="08B32C09" w14:textId="77777777" w:rsidR="00A55B53" w:rsidRPr="00C05B2D" w:rsidRDefault="00A55B53" w:rsidP="00535342">
            <w:pPr>
              <w:pStyle w:val="TableText"/>
              <w:snapToGrid w:val="0"/>
            </w:pPr>
            <w:r w:rsidRPr="00C05B2D">
              <w:t>(Yes/No)</w:t>
            </w:r>
          </w:p>
          <w:p w14:paraId="5CACFC75" w14:textId="77777777" w:rsidR="00A55B53" w:rsidRPr="00C05B2D" w:rsidRDefault="00A55B53" w:rsidP="00535342">
            <w:pPr>
              <w:pStyle w:val="TableText"/>
              <w:snapToGrid w:val="0"/>
            </w:pPr>
            <w:r w:rsidRPr="00C05B2D">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5DEE44" w14:textId="77777777" w:rsidR="00A55B53" w:rsidRPr="00C05B2D" w:rsidRDefault="00A55B53" w:rsidP="00535342">
            <w:pPr>
              <w:pStyle w:val="TableText"/>
              <w:snapToGrid w:val="0"/>
            </w:pPr>
            <w:r w:rsidRPr="00C05B2D">
              <w:t>YES</w:t>
            </w:r>
          </w:p>
        </w:tc>
      </w:tr>
      <w:tr w:rsidR="00C05B2D" w:rsidRPr="00C05B2D" w14:paraId="2756B3A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ED3E26" w14:textId="77777777" w:rsidR="00A55B53" w:rsidRPr="00C05B2D" w:rsidRDefault="00A55B53" w:rsidP="00535342">
            <w:pPr>
              <w:pStyle w:val="TableText"/>
              <w:snapToGrid w:val="0"/>
            </w:pPr>
            <w:r w:rsidRPr="00C05B2D">
              <w:t>Critical</w:t>
            </w:r>
          </w:p>
          <w:p w14:paraId="08763311" w14:textId="77777777" w:rsidR="00A55B53" w:rsidRPr="00C05B2D" w:rsidRDefault="00A55B53" w:rsidP="00535342">
            <w:pPr>
              <w:pStyle w:val="TableText"/>
              <w:snapToGrid w:val="0"/>
            </w:pPr>
            <w:r w:rsidRPr="00C05B2D">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91BEEF" w14:textId="77777777" w:rsidR="00A55B53" w:rsidRPr="00C05B2D" w:rsidRDefault="00A55B53" w:rsidP="00535342">
            <w:pPr>
              <w:pStyle w:val="TableText"/>
              <w:snapToGrid w:val="0"/>
            </w:pPr>
            <w:r w:rsidRPr="00C05B2D">
              <w:t>YES</w:t>
            </w:r>
          </w:p>
        </w:tc>
      </w:tr>
      <w:tr w:rsidR="00C05B2D" w:rsidRPr="00C05B2D" w14:paraId="6CEE07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373642" w14:textId="77777777" w:rsidR="00A55B53" w:rsidRPr="00C05B2D" w:rsidRDefault="00A55B53" w:rsidP="00535342">
            <w:pPr>
              <w:pStyle w:val="TableText"/>
              <w:snapToGrid w:val="0"/>
            </w:pPr>
            <w:r w:rsidRPr="00C05B2D">
              <w:lastRenderedPageBreak/>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294FFB" w14:textId="77777777" w:rsidR="00A55B53" w:rsidRPr="00C05B2D" w:rsidRDefault="00A55B53" w:rsidP="00535342">
            <w:pPr>
              <w:pStyle w:val="TableText"/>
              <w:snapToGrid w:val="0"/>
            </w:pPr>
            <w:r w:rsidRPr="00C05B2D">
              <w:t>Acceptance Criteria for this requirement should be as per SECTION-6 ACCEPTANCE CRITERIA</w:t>
            </w:r>
          </w:p>
        </w:tc>
      </w:tr>
    </w:tbl>
    <w:p w14:paraId="02909640" w14:textId="77777777" w:rsidR="00A55B53" w:rsidRPr="00123177" w:rsidRDefault="00A55B53" w:rsidP="00A55B53">
      <w:pPr>
        <w:pStyle w:val="BodyText"/>
        <w:rPr>
          <w:rFonts w:eastAsia="Arial"/>
        </w:rPr>
      </w:pPr>
    </w:p>
    <w:p w14:paraId="4710E423" w14:textId="0CA75142" w:rsidR="002671CD" w:rsidRPr="00137447" w:rsidRDefault="002671CD" w:rsidP="002671CD">
      <w:pPr>
        <w:pStyle w:val="Heading4"/>
        <w:rPr>
          <w:rFonts w:eastAsia="Arial"/>
          <w:sz w:val="24"/>
          <w:szCs w:val="24"/>
          <w:rtl/>
        </w:rPr>
      </w:pPr>
      <w:r w:rsidRPr="0087471E">
        <w:rPr>
          <w:rFonts w:eastAsia="Arial"/>
        </w:rPr>
        <w:t>Monitor 2: HVDCDC Status Monitor</w:t>
      </w:r>
      <w:r>
        <w:rPr>
          <w:rFonts w:eastAsia="Arial"/>
        </w:rPr>
        <w:t xml:space="preserve"> (</w:t>
      </w:r>
      <w:r w:rsidRPr="0087471E">
        <w:rPr>
          <w:rFonts w:eastAsia="Arial"/>
        </w:rPr>
        <w:t>Contactor Diagnostics</w:t>
      </w:r>
      <w:r>
        <w:rPr>
          <w:rFonts w:eastAsia="Arial"/>
        </w:rPr>
        <w:t>)</w:t>
      </w:r>
    </w:p>
    <w:p w14:paraId="03B8C8EE" w14:textId="77777777" w:rsidR="00EF6812" w:rsidRPr="00EF6812" w:rsidRDefault="00EF6812" w:rsidP="00EF6812">
      <w:pPr>
        <w:pStyle w:val="Heading5"/>
        <w:rPr>
          <w:rFonts w:eastAsia="Arial"/>
        </w:rPr>
      </w:pPr>
      <w:r w:rsidRPr="00EF6812">
        <w:rPr>
          <w:rFonts w:eastAsia="Arial"/>
        </w:rPr>
        <w:t>Requirement to report the equivalent failure codes onto the Debug CAN.</w:t>
      </w:r>
    </w:p>
    <w:p w14:paraId="6300FDEB" w14:textId="77777777" w:rsidR="00EF6812" w:rsidRPr="00123177" w:rsidRDefault="00EF6812" w:rsidP="00EF6812"/>
    <w:tbl>
      <w:tblPr>
        <w:tblW w:w="9518" w:type="dxa"/>
        <w:tblInd w:w="108" w:type="dxa"/>
        <w:tblLayout w:type="fixed"/>
        <w:tblLook w:val="0000" w:firstRow="0" w:lastRow="0" w:firstColumn="0" w:lastColumn="0" w:noHBand="0" w:noVBand="0"/>
      </w:tblPr>
      <w:tblGrid>
        <w:gridCol w:w="1920"/>
        <w:gridCol w:w="7598"/>
      </w:tblGrid>
      <w:tr w:rsidR="00EF6812" w:rsidRPr="00123177" w14:paraId="55C0539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81A07B3" w14:textId="77777777" w:rsidR="00EF6812" w:rsidRPr="00123177" w:rsidRDefault="00EF6812" w:rsidP="0063659A">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9A62402" w14:textId="77777777" w:rsidR="00EF6812" w:rsidRPr="00123177" w:rsidRDefault="00EF6812" w:rsidP="0063659A">
            <w:pPr>
              <w:pStyle w:val="TableColumnTitle"/>
              <w:snapToGrid w:val="0"/>
            </w:pPr>
            <w:r w:rsidRPr="00123177">
              <w:t>Description</w:t>
            </w:r>
          </w:p>
        </w:tc>
      </w:tr>
      <w:tr w:rsidR="00EF6812" w:rsidRPr="00123177" w14:paraId="0FC34C29"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E53B327" w14:textId="77777777" w:rsidR="00EF6812" w:rsidRPr="00123177" w:rsidRDefault="00EF6812" w:rsidP="0063659A">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0CBD33" w14:textId="29299931" w:rsidR="00EF6812" w:rsidRPr="00123177" w:rsidRDefault="00EF6812" w:rsidP="0063659A">
            <w:pPr>
              <w:snapToGrid w:val="0"/>
            </w:pPr>
            <w:r w:rsidRPr="00123177">
              <w:t>SWRS_D</w:t>
            </w:r>
            <w:r>
              <w:t>FMEA</w:t>
            </w:r>
            <w:r w:rsidRPr="00123177">
              <w:t>_</w:t>
            </w:r>
            <w:r>
              <w:t>05</w:t>
            </w:r>
          </w:p>
        </w:tc>
      </w:tr>
      <w:tr w:rsidR="00EF6812" w:rsidRPr="00123177" w14:paraId="262317C7"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24D7378" w14:textId="77777777" w:rsidR="00EF6812" w:rsidRPr="00123177" w:rsidRDefault="00EF6812" w:rsidP="0063659A">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53B3BD" w14:textId="22F2B374" w:rsidR="00EF6812" w:rsidRPr="00123177" w:rsidRDefault="00EF6812" w:rsidP="0063659A">
            <w:pPr>
              <w:rPr>
                <w:rFonts w:eastAsia="Arial"/>
                <w:color w:val="000000" w:themeColor="text1"/>
                <w:szCs w:val="20"/>
              </w:rPr>
            </w:pPr>
            <w:r w:rsidRPr="00123177">
              <w:rPr>
                <w:rFonts w:eastAsia="Arial"/>
                <w:color w:val="000000" w:themeColor="text1"/>
                <w:szCs w:val="20"/>
              </w:rPr>
              <w:t>SDS-HVDCDC-</w:t>
            </w:r>
            <w:r>
              <w:rPr>
                <w:rFonts w:eastAsia="Arial"/>
                <w:color w:val="000000" w:themeColor="text1"/>
                <w:szCs w:val="20"/>
              </w:rPr>
              <w:t>511</w:t>
            </w:r>
          </w:p>
        </w:tc>
      </w:tr>
      <w:tr w:rsidR="00EF6812" w:rsidRPr="00123177" w14:paraId="4575393F"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B53F707" w14:textId="77777777" w:rsidR="00EF6812" w:rsidRPr="00123177" w:rsidRDefault="00EF6812" w:rsidP="0063659A">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387F37" w14:textId="40AD488C" w:rsidR="00EF6812" w:rsidRPr="00123177" w:rsidRDefault="00EF6812" w:rsidP="0063659A">
            <w:pPr>
              <w:pStyle w:val="TableText"/>
              <w:snapToGrid w:val="0"/>
            </w:pPr>
            <w:r>
              <w:t>Pre C</w:t>
            </w:r>
            <w:r w:rsidRPr="00123177">
              <w:t>-Sample/PF</w:t>
            </w:r>
            <w:r>
              <w:t>3</w:t>
            </w:r>
            <w:r w:rsidRPr="00123177">
              <w:t>.0</w:t>
            </w:r>
          </w:p>
        </w:tc>
      </w:tr>
      <w:tr w:rsidR="00EF6812" w:rsidRPr="00123177" w14:paraId="1E6E2463" w14:textId="77777777" w:rsidTr="0063659A">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D21FEAD" w14:textId="77777777" w:rsidR="00EF6812" w:rsidRPr="00123177" w:rsidRDefault="00EF6812" w:rsidP="0063659A">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3EDD71" w14:textId="68A3C1C5" w:rsidR="00EF6812" w:rsidRPr="0013346E" w:rsidRDefault="00EF6812" w:rsidP="0063659A">
            <w:pPr>
              <w:snapToGrid w:val="0"/>
              <w:rPr>
                <w:rFonts w:eastAsia="Arial"/>
                <w:color w:val="000000" w:themeColor="text1"/>
              </w:rPr>
            </w:pPr>
            <w:r w:rsidRPr="00EF6812">
              <w:rPr>
                <w:rFonts w:eastAsia="Arial"/>
                <w:color w:val="000000" w:themeColor="text1"/>
              </w:rPr>
              <w:t>The HVDCDC shall monitor the Discharge contactor status against the command of closing the contactor, within calibratable time period and reset threshold. When the fault is set, Level 0 fault shall be raised</w:t>
            </w:r>
          </w:p>
          <w:p w14:paraId="67C22764" w14:textId="77777777" w:rsidR="00EF6812" w:rsidRPr="00123177" w:rsidRDefault="00EF6812" w:rsidP="0063659A">
            <w:pPr>
              <w:snapToGrid w:val="0"/>
              <w:rPr>
                <w:rFonts w:eastAsia="Arial"/>
                <w:color w:val="000000" w:themeColor="text1"/>
              </w:rPr>
            </w:pPr>
          </w:p>
        </w:tc>
      </w:tr>
      <w:tr w:rsidR="00EF6812" w:rsidRPr="00123177" w14:paraId="67C918BE"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276A384" w14:textId="77777777" w:rsidR="00EF6812" w:rsidRPr="00123177" w:rsidRDefault="00EF6812" w:rsidP="0063659A">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6B9F40" w14:textId="77777777" w:rsidR="00EF6812" w:rsidRPr="00123177" w:rsidRDefault="00EF6812" w:rsidP="0063659A">
            <w:pPr>
              <w:snapToGrid w:val="0"/>
              <w:rPr>
                <w:rFonts w:eastAsia="Arial"/>
              </w:rPr>
            </w:pPr>
            <w:r w:rsidRPr="00123177">
              <w:rPr>
                <w:rFonts w:eastAsia="Arial"/>
              </w:rPr>
              <w:t>No Such derived requirement is applicable.</w:t>
            </w:r>
          </w:p>
        </w:tc>
      </w:tr>
      <w:tr w:rsidR="00EF6812" w:rsidRPr="00123177" w14:paraId="1B64DA7A"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8C70E3C" w14:textId="77777777" w:rsidR="00EF6812" w:rsidRPr="00123177" w:rsidRDefault="00EF6812" w:rsidP="0063659A">
            <w:pPr>
              <w:pStyle w:val="TableText"/>
              <w:snapToGrid w:val="0"/>
            </w:pPr>
            <w:r w:rsidRPr="00123177">
              <w:t>Requirement Priority</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9EC22" w14:textId="77777777" w:rsidR="00EF6812" w:rsidRPr="00123177" w:rsidRDefault="00EF6812" w:rsidP="0063659A">
            <w:pPr>
              <w:snapToGrid w:val="0"/>
              <w:rPr>
                <w:rFonts w:eastAsia="Arial"/>
              </w:rPr>
            </w:pPr>
            <w:r w:rsidRPr="00123177">
              <w:rPr>
                <w:rFonts w:eastAsia="Arial"/>
                <w:color w:val="000000" w:themeColor="text1"/>
                <w:szCs w:val="20"/>
              </w:rPr>
              <w:t>Medium</w:t>
            </w:r>
          </w:p>
        </w:tc>
      </w:tr>
      <w:tr w:rsidR="00EF6812" w:rsidRPr="00123177" w14:paraId="5F57E62C"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71E3332" w14:textId="77777777" w:rsidR="00EF6812" w:rsidRPr="00123177" w:rsidRDefault="00EF6812" w:rsidP="0063659A">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9EB379" w14:textId="77777777" w:rsidR="00EF6812" w:rsidRPr="00123177" w:rsidRDefault="00EF6812" w:rsidP="0063659A">
            <w:pPr>
              <w:pStyle w:val="TableText"/>
              <w:snapToGrid w:val="0"/>
            </w:pPr>
            <w:r w:rsidRPr="00123177">
              <w:rPr>
                <w:rFonts w:eastAsia="Arial"/>
                <w:color w:val="000000" w:themeColor="text1"/>
                <w:szCs w:val="20"/>
              </w:rPr>
              <w:t>No Specific access restrictions is applicable.</w:t>
            </w:r>
          </w:p>
        </w:tc>
      </w:tr>
      <w:tr w:rsidR="00EF6812" w:rsidRPr="00123177" w14:paraId="5BCD4C49"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A260F2F" w14:textId="77777777" w:rsidR="00EF6812" w:rsidRPr="00123177" w:rsidRDefault="00EF6812" w:rsidP="0063659A">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73A031" w14:textId="77598E05" w:rsidR="00752FD3" w:rsidRPr="00752FD3" w:rsidRDefault="00752FD3" w:rsidP="00752FD3">
            <w:pPr>
              <w:pStyle w:val="TableText"/>
              <w:snapToGrid w:val="0"/>
              <w:rPr>
                <w:rFonts w:eastAsia="Arial"/>
                <w:color w:val="000000" w:themeColor="text1"/>
              </w:rPr>
            </w:pPr>
            <w:r>
              <w:rPr>
                <w:rFonts w:eastAsia="Arial"/>
                <w:color w:val="000000" w:themeColor="text1"/>
              </w:rPr>
              <w:t>1. The Signal</w:t>
            </w:r>
            <w:r w:rsidRPr="00752FD3">
              <w:rPr>
                <w:rFonts w:eastAsia="Arial"/>
                <w:color w:val="000000" w:themeColor="text1"/>
              </w:rPr>
              <w:t xml:space="preserve"> NHVDCDCCommand @ EDSU_HVDCDC_Cmd </w:t>
            </w:r>
            <w:r>
              <w:rPr>
                <w:rFonts w:eastAsia="Arial"/>
                <w:color w:val="000000" w:themeColor="text1"/>
              </w:rPr>
              <w:t>shall set with</w:t>
            </w:r>
            <w:r w:rsidRPr="00752FD3">
              <w:rPr>
                <w:rFonts w:eastAsia="Arial"/>
                <w:color w:val="000000" w:themeColor="text1"/>
              </w:rPr>
              <w:t xml:space="preserve"> value as 0x00 ("Standby") via Canalyzer to HCDCDC application.</w:t>
            </w:r>
          </w:p>
          <w:p w14:paraId="7D8A93CD" w14:textId="77777777" w:rsidR="00752FD3" w:rsidRDefault="00752FD3" w:rsidP="00752FD3">
            <w:pPr>
              <w:pStyle w:val="TableText"/>
              <w:snapToGrid w:val="0"/>
              <w:rPr>
                <w:rFonts w:eastAsia="Arial"/>
                <w:color w:val="000000" w:themeColor="text1"/>
              </w:rPr>
            </w:pPr>
            <w:r w:rsidRPr="00752FD3">
              <w:rPr>
                <w:rFonts w:eastAsia="Arial"/>
                <w:color w:val="000000" w:themeColor="text1"/>
              </w:rPr>
              <w:t xml:space="preserve">2. </w:t>
            </w:r>
            <w:r>
              <w:rPr>
                <w:rFonts w:eastAsia="Arial"/>
                <w:color w:val="000000" w:themeColor="text1"/>
              </w:rPr>
              <w:t>T</w:t>
            </w:r>
            <w:r w:rsidRPr="00752FD3">
              <w:rPr>
                <w:rFonts w:eastAsia="Arial"/>
                <w:color w:val="000000" w:themeColor="text1"/>
              </w:rPr>
              <w:t xml:space="preserve">he HVDCDC application </w:t>
            </w:r>
            <w:r>
              <w:rPr>
                <w:rFonts w:eastAsia="Arial"/>
                <w:color w:val="000000" w:themeColor="text1"/>
              </w:rPr>
              <w:t>shall</w:t>
            </w:r>
            <w:r w:rsidRPr="00752FD3">
              <w:rPr>
                <w:rFonts w:eastAsia="Arial"/>
                <w:color w:val="000000" w:themeColor="text1"/>
              </w:rPr>
              <w:t xml:space="preserve"> </w:t>
            </w:r>
            <w:r>
              <w:rPr>
                <w:rFonts w:eastAsia="Arial"/>
                <w:color w:val="000000" w:themeColor="text1"/>
              </w:rPr>
              <w:t xml:space="preserve">be set </w:t>
            </w:r>
            <w:r w:rsidRPr="00752FD3">
              <w:rPr>
                <w:rFonts w:eastAsia="Arial"/>
                <w:color w:val="000000" w:themeColor="text1"/>
              </w:rPr>
              <w:t xml:space="preserve">in the "Disable" substate of the "discharge" state within 10 seconds, </w:t>
            </w:r>
          </w:p>
          <w:p w14:paraId="66D55815" w14:textId="7F2570AE" w:rsidR="00752FD3" w:rsidRPr="00752FD3" w:rsidRDefault="00752FD3" w:rsidP="00752FD3">
            <w:pPr>
              <w:pStyle w:val="TableText"/>
              <w:snapToGrid w:val="0"/>
              <w:rPr>
                <w:rFonts w:eastAsia="Arial"/>
                <w:color w:val="000000" w:themeColor="text1"/>
              </w:rPr>
            </w:pPr>
            <w:r>
              <w:rPr>
                <w:rFonts w:eastAsia="Arial"/>
                <w:color w:val="000000" w:themeColor="text1"/>
              </w:rPr>
              <w:t xml:space="preserve">3. The </w:t>
            </w:r>
            <w:r w:rsidRPr="00752FD3">
              <w:rPr>
                <w:rFonts w:eastAsia="Arial"/>
                <w:color w:val="000000" w:themeColor="text1"/>
              </w:rPr>
              <w:t xml:space="preserve">VICOR output voltage(HVDCDCPwrModule400V) </w:t>
            </w:r>
            <w:r>
              <w:rPr>
                <w:rFonts w:eastAsia="Arial"/>
                <w:color w:val="000000" w:themeColor="text1"/>
              </w:rPr>
              <w:t xml:space="preserve">shall be decrease </w:t>
            </w:r>
            <w:r w:rsidRPr="00752FD3">
              <w:rPr>
                <w:rFonts w:eastAsia="Arial"/>
                <w:color w:val="000000" w:themeColor="text1"/>
              </w:rPr>
              <w:t>to less than half of VICOR input voltage(high side) minus 15V and give more than 60V to 400V bus(400V EMI).</w:t>
            </w:r>
          </w:p>
          <w:p w14:paraId="21A10721" w14:textId="5B6B3CEA" w:rsidR="00752FD3" w:rsidRPr="00752FD3" w:rsidRDefault="00752FD3" w:rsidP="00752FD3">
            <w:pPr>
              <w:pStyle w:val="TableText"/>
              <w:snapToGrid w:val="0"/>
              <w:rPr>
                <w:rFonts w:eastAsia="Arial"/>
                <w:color w:val="000000" w:themeColor="text1"/>
              </w:rPr>
            </w:pPr>
            <w:r w:rsidRPr="00752FD3">
              <w:rPr>
                <w:rFonts w:eastAsia="Arial"/>
                <w:color w:val="000000" w:themeColor="text1"/>
              </w:rPr>
              <w:t xml:space="preserve">3. </w:t>
            </w:r>
            <w:r w:rsidR="000B1F77">
              <w:rPr>
                <w:rFonts w:eastAsia="Arial"/>
                <w:color w:val="000000" w:themeColor="text1"/>
              </w:rPr>
              <w:t>T</w:t>
            </w:r>
            <w:r w:rsidRPr="00752FD3">
              <w:rPr>
                <w:rFonts w:eastAsia="Arial"/>
                <w:color w:val="000000" w:themeColor="text1"/>
              </w:rPr>
              <w:t>he fault response time by checking the HVDCDC applications transition time from "Active_Discharge_400V" to "Disable_400V_AD" substate of the "Discharge" state.</w:t>
            </w:r>
          </w:p>
          <w:p w14:paraId="6758FC20" w14:textId="7E3F2B78" w:rsidR="00EF6812" w:rsidRPr="00123177" w:rsidRDefault="00EF6812" w:rsidP="0063659A">
            <w:pPr>
              <w:pStyle w:val="TableText"/>
              <w:snapToGrid w:val="0"/>
              <w:rPr>
                <w:rFonts w:eastAsia="Arial"/>
                <w:color w:val="000000" w:themeColor="text1"/>
              </w:rPr>
            </w:pPr>
          </w:p>
        </w:tc>
      </w:tr>
      <w:tr w:rsidR="00EF6812" w:rsidRPr="00123177" w14:paraId="2FC850AF"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6DF4859A" w14:textId="77777777" w:rsidR="00EF6812" w:rsidRPr="00123177" w:rsidRDefault="00EF6812" w:rsidP="0063659A">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11DBE" w14:textId="664FB613" w:rsidR="000B1F77" w:rsidRPr="000B1F77" w:rsidRDefault="000B1F77" w:rsidP="000B1F77">
            <w:pPr>
              <w:pStyle w:val="TableText"/>
              <w:snapToGrid w:val="0"/>
            </w:pPr>
            <w:r w:rsidRPr="000B1F77">
              <w:t xml:space="preserve">NHVDCDCFault @ HVDCDC_Status1 </w:t>
            </w:r>
            <w:r>
              <w:t>shall</w:t>
            </w:r>
            <w:r w:rsidRPr="000B1F77">
              <w:t xml:space="preserve"> equal to 0x1 (“level 0")</w:t>
            </w:r>
          </w:p>
          <w:p w14:paraId="7D187EE0" w14:textId="69A189E4" w:rsidR="00EF6812" w:rsidRPr="00123177" w:rsidRDefault="000B1F77" w:rsidP="000B1F77">
            <w:pPr>
              <w:pStyle w:val="TableText"/>
              <w:snapToGrid w:val="0"/>
            </w:pPr>
            <w:r w:rsidRPr="000B1F77">
              <w:t xml:space="preserve">NHVDCDCFaultID @ HVDCDC_Debug_PDU </w:t>
            </w:r>
            <w:r>
              <w:t>shall</w:t>
            </w:r>
            <w:r w:rsidRPr="000B1F77">
              <w:t xml:space="preserve"> equal to 24 and is raised after the fault response time of 1800ms.</w:t>
            </w:r>
          </w:p>
        </w:tc>
      </w:tr>
      <w:tr w:rsidR="00EF6812" w:rsidRPr="00123177" w14:paraId="275828BB"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2CC2669" w14:textId="77777777" w:rsidR="00EF6812" w:rsidRPr="00123177" w:rsidRDefault="00EF6812" w:rsidP="0063659A">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EA6601" w14:textId="288E053F" w:rsidR="00EF6812" w:rsidRPr="00123177" w:rsidRDefault="000B1F77" w:rsidP="0063659A">
            <w:pPr>
              <w:pStyle w:val="TableText"/>
              <w:snapToGrid w:val="0"/>
              <w:rPr>
                <w:rStyle w:val="normaltextrun"/>
              </w:rPr>
            </w:pPr>
            <w:r w:rsidRPr="000B1F77">
              <w:t>Verify that the HVDCDC detects the 400V active discharge is not effective and raise a level 0 fault.</w:t>
            </w:r>
          </w:p>
        </w:tc>
      </w:tr>
      <w:tr w:rsidR="00EF6812" w:rsidRPr="00123177" w14:paraId="1A610A79"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C1F44C7" w14:textId="77777777" w:rsidR="00EF6812" w:rsidRPr="00123177" w:rsidRDefault="00EF6812" w:rsidP="0063659A">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9E84FF" w14:textId="77777777" w:rsidR="00EF6812" w:rsidRPr="00123177" w:rsidRDefault="00EF6812" w:rsidP="0063659A">
            <w:pPr>
              <w:pStyle w:val="TableText"/>
              <w:snapToGrid w:val="0"/>
            </w:pPr>
            <w:r w:rsidRPr="00123177">
              <w:t>No such mandatory fields is applicable.</w:t>
            </w:r>
          </w:p>
        </w:tc>
      </w:tr>
      <w:tr w:rsidR="00EF6812" w:rsidRPr="00123177" w14:paraId="15F8B235"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7DB83A6" w14:textId="77777777" w:rsidR="00EF6812" w:rsidRPr="00123177" w:rsidRDefault="00EF6812" w:rsidP="0063659A">
            <w:pPr>
              <w:pStyle w:val="TableText"/>
              <w:snapToGrid w:val="0"/>
            </w:pPr>
            <w:r w:rsidRPr="00123177">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4BDF70" w14:textId="77777777" w:rsidR="00752FD3" w:rsidRPr="00752FD3" w:rsidRDefault="00752FD3" w:rsidP="00752FD3">
            <w:pPr>
              <w:pStyle w:val="TableText"/>
              <w:snapToGrid w:val="0"/>
            </w:pPr>
            <w:r w:rsidRPr="00752FD3">
              <w:t>1. The HVDCDC application is in Normal substate of HV_ON state, value of CAN signal HVDCDCStatus @ HVDCDC_Status1 is equal to 0x1 ("Normal") and signal NHVDCDCStatusDebug @ HVDCDC_Debug is equal to 0x6 ("Normal")</w:t>
            </w:r>
          </w:p>
          <w:p w14:paraId="06C7CB98" w14:textId="77777777" w:rsidR="00752FD3" w:rsidRPr="00752FD3" w:rsidRDefault="00752FD3" w:rsidP="00752FD3">
            <w:pPr>
              <w:pStyle w:val="TableText"/>
              <w:snapToGrid w:val="0"/>
            </w:pPr>
            <w:r w:rsidRPr="00752FD3">
              <w:t>2. No fault is raised, value of CAN signal NHVDCDCFault @ HVDCDC_Status1 is equal to 0</w:t>
            </w:r>
          </w:p>
          <w:p w14:paraId="5B5639EA" w14:textId="77777777" w:rsidR="00752FD3" w:rsidRPr="00123177" w:rsidRDefault="00752FD3" w:rsidP="0063659A">
            <w:pPr>
              <w:pStyle w:val="TableText"/>
              <w:snapToGrid w:val="0"/>
            </w:pPr>
          </w:p>
        </w:tc>
      </w:tr>
      <w:tr w:rsidR="00EF6812" w:rsidRPr="00123177" w14:paraId="14CDA485"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0D959D3" w14:textId="77777777" w:rsidR="00EF6812" w:rsidRPr="00123177" w:rsidRDefault="00EF6812" w:rsidP="0063659A">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579A77" w14:textId="77777777" w:rsidR="00EF6812" w:rsidRPr="00123177" w:rsidRDefault="00EF6812" w:rsidP="0063659A">
            <w:pPr>
              <w:pStyle w:val="TableText"/>
              <w:snapToGrid w:val="0"/>
            </w:pPr>
            <w:r w:rsidRPr="00123177">
              <w:rPr>
                <w:szCs w:val="20"/>
              </w:rPr>
              <w:t>Default values shall be applicable with respect to Pre-Loaded Values</w:t>
            </w:r>
          </w:p>
        </w:tc>
      </w:tr>
      <w:tr w:rsidR="00EF6812" w:rsidRPr="00123177" w14:paraId="34CC587F"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302D46C4" w14:textId="77777777" w:rsidR="00EF6812" w:rsidRPr="00123177" w:rsidRDefault="00EF6812" w:rsidP="0063659A">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009120" w14:textId="77777777" w:rsidR="00EF6812" w:rsidRPr="00123177" w:rsidRDefault="00EF6812" w:rsidP="0063659A">
            <w:pPr>
              <w:pStyle w:val="TableText"/>
              <w:snapToGrid w:val="0"/>
            </w:pPr>
            <w:r w:rsidRPr="00123177">
              <w:rPr>
                <w:szCs w:val="20"/>
              </w:rPr>
              <w:t>Valid range value is not required.</w:t>
            </w:r>
          </w:p>
        </w:tc>
      </w:tr>
      <w:tr w:rsidR="00EF6812" w:rsidRPr="00123177" w14:paraId="1D08D34E"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1E6BD675" w14:textId="77777777" w:rsidR="00EF6812" w:rsidRPr="00123177" w:rsidRDefault="00EF6812" w:rsidP="0063659A">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0F0392" w14:textId="77777777" w:rsidR="00EF6812" w:rsidRPr="00123177" w:rsidRDefault="00EF6812" w:rsidP="0063659A">
            <w:pPr>
              <w:pStyle w:val="TableText"/>
              <w:snapToGrid w:val="0"/>
            </w:pPr>
            <w:r w:rsidRPr="00123177">
              <w:rPr>
                <w:szCs w:val="20"/>
              </w:rPr>
              <w:t>Data latency period is not applicable</w:t>
            </w:r>
          </w:p>
        </w:tc>
      </w:tr>
      <w:tr w:rsidR="00EF6812" w:rsidRPr="00123177" w14:paraId="126E10DA"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769F13F3" w14:textId="77777777" w:rsidR="00EF6812" w:rsidRPr="00123177" w:rsidRDefault="00EF6812" w:rsidP="0063659A">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CD4F75" w14:textId="77777777" w:rsidR="00EF6812" w:rsidRPr="00123177" w:rsidRDefault="00EF6812" w:rsidP="0063659A">
            <w:pPr>
              <w:pStyle w:val="TableText"/>
              <w:snapToGrid w:val="0"/>
            </w:pPr>
            <w:r w:rsidRPr="00123177">
              <w:rPr>
                <w:szCs w:val="20"/>
              </w:rPr>
              <w:t>Data Retention period is not applicable.</w:t>
            </w:r>
          </w:p>
        </w:tc>
      </w:tr>
      <w:tr w:rsidR="00EF6812" w:rsidRPr="00123177" w14:paraId="24A59A28"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3892A67" w14:textId="77777777" w:rsidR="00EF6812" w:rsidRPr="00123177" w:rsidRDefault="00EF6812" w:rsidP="0063659A">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2C7587" w14:textId="77777777" w:rsidR="00EF6812" w:rsidRPr="00123177" w:rsidRDefault="00EF6812" w:rsidP="0063659A">
            <w:pPr>
              <w:pStyle w:val="TableText"/>
            </w:pPr>
            <w:r w:rsidRPr="00123177">
              <w:rPr>
                <w:szCs w:val="20"/>
              </w:rPr>
              <w:t>Data rate is not applicable.</w:t>
            </w:r>
          </w:p>
        </w:tc>
      </w:tr>
      <w:tr w:rsidR="00EF6812" w:rsidRPr="00123177" w14:paraId="47C59493"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017A968" w14:textId="77777777" w:rsidR="00EF6812" w:rsidRPr="00123177" w:rsidRDefault="00EF6812" w:rsidP="0063659A">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AA917" w14:textId="77777777" w:rsidR="00EF6812" w:rsidRPr="00123177" w:rsidRDefault="00EF6812" w:rsidP="0063659A">
            <w:pPr>
              <w:pStyle w:val="TableText"/>
              <w:spacing w:line="259" w:lineRule="auto"/>
            </w:pPr>
            <w:r w:rsidRPr="00123177">
              <w:rPr>
                <w:szCs w:val="20"/>
              </w:rPr>
              <w:t>External event is not required.</w:t>
            </w:r>
          </w:p>
        </w:tc>
      </w:tr>
      <w:tr w:rsidR="00EF6812" w:rsidRPr="00123177" w14:paraId="0DDE5C3A"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1E19BE1" w14:textId="77777777" w:rsidR="00EF6812" w:rsidRPr="00123177" w:rsidRDefault="00EF6812" w:rsidP="0063659A">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25BD5C" w14:textId="77777777" w:rsidR="00EF6812" w:rsidRPr="00123177" w:rsidRDefault="00EF6812" w:rsidP="0063659A">
            <w:pPr>
              <w:pStyle w:val="TableText"/>
              <w:spacing w:line="259" w:lineRule="auto"/>
            </w:pPr>
            <w:r w:rsidRPr="00123177">
              <w:rPr>
                <w:szCs w:val="20"/>
              </w:rPr>
              <w:t>Temporal event is not applicable.</w:t>
            </w:r>
          </w:p>
        </w:tc>
      </w:tr>
      <w:tr w:rsidR="00EF6812" w:rsidRPr="00123177" w14:paraId="623407F7"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684D378" w14:textId="77777777" w:rsidR="00EF6812" w:rsidRPr="00123177" w:rsidRDefault="00EF6812" w:rsidP="0063659A">
            <w:pPr>
              <w:pStyle w:val="TableText"/>
              <w:snapToGrid w:val="0"/>
            </w:pPr>
            <w:r w:rsidRPr="00123177">
              <w:t xml:space="preserve">Validation Rules/ </w:t>
            </w:r>
          </w:p>
          <w:p w14:paraId="50B1777D" w14:textId="77777777" w:rsidR="00EF6812" w:rsidRPr="00123177" w:rsidRDefault="00EF6812" w:rsidP="0063659A">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1C888" w14:textId="77777777" w:rsidR="00EF6812" w:rsidRPr="00123177" w:rsidRDefault="00EF6812" w:rsidP="0063659A">
            <w:pPr>
              <w:pStyle w:val="TableText"/>
              <w:snapToGrid w:val="0"/>
              <w:rPr>
                <w:rFonts w:eastAsia="Arial"/>
                <w:color w:val="000000" w:themeColor="text1"/>
              </w:rPr>
            </w:pPr>
            <w:r w:rsidRPr="00123177">
              <w:rPr>
                <w:rFonts w:eastAsia="Arial"/>
                <w:color w:val="000000" w:themeColor="text1"/>
              </w:rPr>
              <w:t>Verify the CAN messages and CAN signal mentioned in input and out section on CANalyzer Tool.</w:t>
            </w:r>
          </w:p>
          <w:p w14:paraId="73D2DCC3" w14:textId="77777777" w:rsidR="000B1F77" w:rsidRPr="000B1F77" w:rsidRDefault="000B1F77" w:rsidP="000B1F77">
            <w:pPr>
              <w:pStyle w:val="TableText"/>
              <w:snapToGrid w:val="0"/>
            </w:pPr>
            <w:r w:rsidRPr="000B1F77">
              <w:t xml:space="preserve">NHVDCDCFault @ HVDCDC_Status1 </w:t>
            </w:r>
            <w:r>
              <w:t>shall</w:t>
            </w:r>
            <w:r w:rsidRPr="000B1F77">
              <w:t xml:space="preserve"> equal to 0x1 (“level 0")</w:t>
            </w:r>
          </w:p>
          <w:p w14:paraId="7CABB462" w14:textId="7B6C0891" w:rsidR="00EF6812" w:rsidRPr="00123177" w:rsidRDefault="000B1F77" w:rsidP="000B1F77">
            <w:pPr>
              <w:pStyle w:val="TableText"/>
              <w:snapToGrid w:val="0"/>
              <w:rPr>
                <w:i/>
                <w:iCs/>
              </w:rPr>
            </w:pPr>
            <w:r w:rsidRPr="000B1F77">
              <w:t xml:space="preserve">NHVDCDCFaultID @ HVDCDC_Debug_PDU </w:t>
            </w:r>
            <w:r>
              <w:t>shall</w:t>
            </w:r>
            <w:r w:rsidRPr="000B1F77">
              <w:t xml:space="preserve"> equal to 24 and is raised after the fault response time of 1800ms.</w:t>
            </w:r>
          </w:p>
        </w:tc>
      </w:tr>
      <w:tr w:rsidR="00EF6812" w:rsidRPr="00123177" w14:paraId="50A1787A"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1226C05" w14:textId="77777777" w:rsidR="00EF6812" w:rsidRPr="00123177" w:rsidRDefault="00EF6812" w:rsidP="0063659A">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96B4C4" w14:textId="77777777" w:rsidR="00EF6812" w:rsidRPr="00123177" w:rsidRDefault="00EF6812" w:rsidP="0063659A">
            <w:pPr>
              <w:pStyle w:val="TableText"/>
              <w:snapToGrid w:val="0"/>
            </w:pPr>
            <w:r w:rsidRPr="00123177">
              <w:rPr>
                <w:szCs w:val="20"/>
              </w:rPr>
              <w:t>Constraints is not applicable.</w:t>
            </w:r>
          </w:p>
        </w:tc>
      </w:tr>
      <w:tr w:rsidR="00EF6812" w:rsidRPr="00123177" w14:paraId="75D51025"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D97CB47" w14:textId="77777777" w:rsidR="00EF6812" w:rsidRPr="00123177" w:rsidRDefault="00EF6812" w:rsidP="0063659A">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E5AFB" w14:textId="77777777" w:rsidR="00EF6812" w:rsidRPr="00123177" w:rsidRDefault="00EF6812" w:rsidP="0063659A">
            <w:pPr>
              <w:pStyle w:val="TableText"/>
              <w:snapToGrid w:val="0"/>
            </w:pPr>
            <w:r w:rsidRPr="00123177">
              <w:rPr>
                <w:szCs w:val="20"/>
              </w:rPr>
              <w:t>No effects on other system</w:t>
            </w:r>
          </w:p>
        </w:tc>
      </w:tr>
      <w:tr w:rsidR="00EF6812" w:rsidRPr="00123177" w14:paraId="07E6F2D9"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09D947CB" w14:textId="77777777" w:rsidR="00EF6812" w:rsidRPr="00123177" w:rsidRDefault="00EF6812" w:rsidP="0063659A">
            <w:pPr>
              <w:pStyle w:val="TableText"/>
              <w:snapToGrid w:val="0"/>
            </w:pPr>
            <w:r w:rsidRPr="00123177">
              <w:t>Testability with respect to test environment</w:t>
            </w:r>
          </w:p>
          <w:p w14:paraId="6FA3DD08" w14:textId="77777777" w:rsidR="00EF6812" w:rsidRPr="00123177" w:rsidRDefault="00EF6812" w:rsidP="0063659A">
            <w:pPr>
              <w:pStyle w:val="TableText"/>
            </w:pPr>
            <w:r w:rsidRPr="00123177">
              <w:t>(Yes/No)</w:t>
            </w:r>
          </w:p>
          <w:p w14:paraId="7C637523" w14:textId="77777777" w:rsidR="00EF6812" w:rsidRPr="00123177" w:rsidRDefault="00EF6812" w:rsidP="0063659A">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91BC06" w14:textId="77777777" w:rsidR="00EF6812" w:rsidRPr="00123177" w:rsidRDefault="00EF6812" w:rsidP="0063659A">
            <w:pPr>
              <w:pStyle w:val="TableText"/>
              <w:snapToGrid w:val="0"/>
            </w:pPr>
            <w:r w:rsidRPr="00123177">
              <w:t>YES</w:t>
            </w:r>
          </w:p>
        </w:tc>
      </w:tr>
      <w:tr w:rsidR="00EF6812" w:rsidRPr="00123177" w14:paraId="4543F112"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41FF18F1" w14:textId="77777777" w:rsidR="00EF6812" w:rsidRPr="00123177" w:rsidRDefault="00EF6812" w:rsidP="0063659A">
            <w:pPr>
              <w:pStyle w:val="TableText"/>
              <w:snapToGrid w:val="0"/>
            </w:pPr>
            <w:r w:rsidRPr="00123177">
              <w:lastRenderedPageBreak/>
              <w:t>Feasible within project constraints</w:t>
            </w:r>
          </w:p>
          <w:p w14:paraId="726CB289" w14:textId="77777777" w:rsidR="00EF6812" w:rsidRPr="00123177" w:rsidRDefault="00EF6812" w:rsidP="0063659A">
            <w:pPr>
              <w:pStyle w:val="TableText"/>
              <w:snapToGrid w:val="0"/>
            </w:pPr>
            <w:r w:rsidRPr="00123177">
              <w:t>(Yes/No)</w:t>
            </w:r>
          </w:p>
          <w:p w14:paraId="4F0A1B91" w14:textId="77777777" w:rsidR="00EF6812" w:rsidRPr="00123177" w:rsidRDefault="00EF6812" w:rsidP="0063659A">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D075CC" w14:textId="77777777" w:rsidR="00EF6812" w:rsidRPr="00123177" w:rsidRDefault="00EF6812" w:rsidP="0063659A">
            <w:pPr>
              <w:pStyle w:val="TableText"/>
              <w:snapToGrid w:val="0"/>
            </w:pPr>
            <w:r w:rsidRPr="00123177">
              <w:t>YES</w:t>
            </w:r>
          </w:p>
        </w:tc>
      </w:tr>
      <w:tr w:rsidR="00EF6812" w:rsidRPr="00123177" w14:paraId="4D8CCB61"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5A8410D6" w14:textId="77777777" w:rsidR="00EF6812" w:rsidRPr="00123177" w:rsidRDefault="00EF6812" w:rsidP="0063659A">
            <w:pPr>
              <w:pStyle w:val="TableText"/>
              <w:snapToGrid w:val="0"/>
            </w:pPr>
            <w:r w:rsidRPr="00123177">
              <w:t>Critical</w:t>
            </w:r>
          </w:p>
          <w:p w14:paraId="1786BEA8" w14:textId="77777777" w:rsidR="00EF6812" w:rsidRPr="00123177" w:rsidRDefault="00EF6812" w:rsidP="0063659A">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4CEF80" w14:textId="77777777" w:rsidR="00EF6812" w:rsidRPr="00123177" w:rsidRDefault="00EF6812" w:rsidP="0063659A">
            <w:pPr>
              <w:pStyle w:val="TableText"/>
              <w:snapToGrid w:val="0"/>
            </w:pPr>
            <w:r w:rsidRPr="00123177">
              <w:t>YES</w:t>
            </w:r>
          </w:p>
        </w:tc>
      </w:tr>
      <w:tr w:rsidR="00EF6812" w:rsidRPr="00123177" w14:paraId="037FC11D" w14:textId="77777777" w:rsidTr="0063659A">
        <w:trPr>
          <w:cantSplit/>
        </w:trPr>
        <w:tc>
          <w:tcPr>
            <w:tcW w:w="1920" w:type="dxa"/>
            <w:tcBorders>
              <w:top w:val="single" w:sz="4" w:space="0" w:color="000000" w:themeColor="text1"/>
              <w:left w:val="single" w:sz="4" w:space="0" w:color="000000" w:themeColor="text1"/>
              <w:bottom w:val="single" w:sz="4" w:space="0" w:color="000000" w:themeColor="text1"/>
            </w:tcBorders>
          </w:tcPr>
          <w:p w14:paraId="2D6325D3" w14:textId="77777777" w:rsidR="00EF6812" w:rsidRPr="00123177" w:rsidRDefault="00EF6812" w:rsidP="0063659A">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EE478" w14:textId="77777777" w:rsidR="00EF6812" w:rsidRPr="00123177" w:rsidRDefault="00EF6812" w:rsidP="0063659A">
            <w:pPr>
              <w:pStyle w:val="TableText"/>
              <w:snapToGrid w:val="0"/>
            </w:pPr>
            <w:r w:rsidRPr="00123177">
              <w:t>Acceptance Criteria for this requirement should be as per SECTION-6 ACCEPTANCE CRITERIA</w:t>
            </w:r>
          </w:p>
        </w:tc>
      </w:tr>
    </w:tbl>
    <w:p w14:paraId="6E0CF8FD" w14:textId="77777777" w:rsidR="002671CD" w:rsidRPr="00123177" w:rsidRDefault="002671CD" w:rsidP="002671CD">
      <w:pPr>
        <w:pStyle w:val="BodyText"/>
        <w:rPr>
          <w:i/>
          <w:color w:val="3366FF"/>
        </w:rPr>
      </w:pPr>
    </w:p>
    <w:p w14:paraId="02B8FFCB" w14:textId="77777777" w:rsidR="002671CD" w:rsidRPr="00123177" w:rsidRDefault="002671CD" w:rsidP="002671CD">
      <w:pPr>
        <w:pStyle w:val="BodyText"/>
        <w:rPr>
          <w:i/>
          <w:color w:val="3366FF"/>
        </w:rPr>
      </w:pPr>
    </w:p>
    <w:p w14:paraId="7FE0CEB7" w14:textId="77777777" w:rsidR="00A55B53" w:rsidRPr="00123177" w:rsidRDefault="00A55B53" w:rsidP="00A55B53">
      <w:pPr>
        <w:pStyle w:val="Heading4"/>
        <w:rPr>
          <w:rFonts w:eastAsia="Arial"/>
        </w:rPr>
      </w:pPr>
      <w:r w:rsidRPr="00123177">
        <w:rPr>
          <w:rFonts w:eastAsia="Arial"/>
        </w:rPr>
        <w:t>Signal Integrity and Plausibility Checks</w:t>
      </w:r>
    </w:p>
    <w:p w14:paraId="6E674EE5" w14:textId="77777777" w:rsidR="00A55B53" w:rsidRPr="00BB707E" w:rsidRDefault="00A55B53" w:rsidP="00A55B53">
      <w:pPr>
        <w:pStyle w:val="Heading5"/>
        <w:rPr>
          <w:rFonts w:eastAsia="Arial"/>
          <w:strike/>
        </w:rPr>
      </w:pPr>
      <w:r w:rsidRPr="00BB707E">
        <w:rPr>
          <w:rFonts w:eastAsia="Arial"/>
          <w:strike/>
        </w:rPr>
        <w:t>Requirement to use AUTOSAR profile 1 for the E2E checksum calculation and E2E diagnostics.</w:t>
      </w:r>
    </w:p>
    <w:tbl>
      <w:tblPr>
        <w:tblW w:w="9518" w:type="dxa"/>
        <w:tblInd w:w="108" w:type="dxa"/>
        <w:tblLayout w:type="fixed"/>
        <w:tblLook w:val="0000" w:firstRow="0" w:lastRow="0" w:firstColumn="0" w:lastColumn="0" w:noHBand="0" w:noVBand="0"/>
      </w:tblPr>
      <w:tblGrid>
        <w:gridCol w:w="1920"/>
        <w:gridCol w:w="7598"/>
      </w:tblGrid>
      <w:tr w:rsidR="00A55B53" w:rsidRPr="00BB707E" w14:paraId="1AD898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C4AA73F" w14:textId="77777777" w:rsidR="00A55B53" w:rsidRPr="00BB707E" w:rsidRDefault="00A55B53" w:rsidP="00535342">
            <w:pPr>
              <w:pStyle w:val="TableColumnTitle"/>
              <w:snapToGrid w:val="0"/>
              <w:rPr>
                <w:strike/>
                <w:color w:val="C00000"/>
              </w:rPr>
            </w:pPr>
            <w:r w:rsidRPr="00BB707E">
              <w:rPr>
                <w:strike/>
                <w:color w:val="C0000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6FEDFB3" w14:textId="77777777" w:rsidR="00A55B53" w:rsidRPr="00BB707E" w:rsidRDefault="00A55B53" w:rsidP="00535342">
            <w:pPr>
              <w:pStyle w:val="TableColumnTitle"/>
              <w:snapToGrid w:val="0"/>
              <w:rPr>
                <w:strike/>
                <w:color w:val="C00000"/>
              </w:rPr>
            </w:pPr>
            <w:r w:rsidRPr="00BB707E">
              <w:rPr>
                <w:strike/>
                <w:color w:val="C00000"/>
              </w:rPr>
              <w:t>Description</w:t>
            </w:r>
          </w:p>
        </w:tc>
      </w:tr>
      <w:tr w:rsidR="00A55B53" w:rsidRPr="00BB707E" w14:paraId="72E16B1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2563210" w14:textId="77777777" w:rsidR="00A55B53" w:rsidRPr="00BB707E" w:rsidRDefault="00A55B53" w:rsidP="00535342">
            <w:pPr>
              <w:pStyle w:val="TableText"/>
              <w:snapToGrid w:val="0"/>
              <w:rPr>
                <w:strike/>
                <w:color w:val="C00000"/>
              </w:rPr>
            </w:pPr>
            <w:r w:rsidRPr="00BB707E">
              <w:rPr>
                <w:strike/>
                <w:color w:val="C0000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CB3C9F" w14:textId="77777777" w:rsidR="00A55B53" w:rsidRPr="00BB707E" w:rsidRDefault="00A55B53" w:rsidP="00535342">
            <w:pPr>
              <w:snapToGrid w:val="0"/>
              <w:rPr>
                <w:strike/>
                <w:color w:val="C00000"/>
              </w:rPr>
            </w:pPr>
            <w:r w:rsidRPr="00BB707E">
              <w:rPr>
                <w:rFonts w:eastAsia="Arial"/>
                <w:strike/>
                <w:color w:val="C00000"/>
                <w:szCs w:val="20"/>
              </w:rPr>
              <w:t>SWRS_SI_01</w:t>
            </w:r>
          </w:p>
        </w:tc>
      </w:tr>
      <w:tr w:rsidR="00A55B53" w:rsidRPr="00BB707E" w14:paraId="6C22009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CD54AB5" w14:textId="77777777" w:rsidR="00A55B53" w:rsidRPr="00BB707E" w:rsidRDefault="00A55B53" w:rsidP="00535342">
            <w:pPr>
              <w:pStyle w:val="TableText"/>
              <w:rPr>
                <w:strike/>
                <w:color w:val="C00000"/>
              </w:rPr>
            </w:pPr>
            <w:r w:rsidRPr="00BB707E">
              <w:rPr>
                <w:strike/>
                <w:color w:val="C0000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9FF25F" w14:textId="77777777" w:rsidR="00A55B53" w:rsidRPr="00BB707E" w:rsidRDefault="00A55B53" w:rsidP="00535342">
            <w:pPr>
              <w:rPr>
                <w:rFonts w:eastAsia="Arial"/>
                <w:strike/>
                <w:color w:val="C00000"/>
                <w:szCs w:val="20"/>
              </w:rPr>
            </w:pPr>
            <w:r w:rsidRPr="00BB707E">
              <w:rPr>
                <w:rFonts w:eastAsia="Arial"/>
                <w:strike/>
                <w:color w:val="C00000"/>
                <w:szCs w:val="20"/>
              </w:rPr>
              <w:t>SDS-HVDCDC-348 (It is an information. We will going to use non autosar profile, Need to confirm with MAL)</w:t>
            </w:r>
          </w:p>
        </w:tc>
      </w:tr>
      <w:tr w:rsidR="00A55B53" w:rsidRPr="00BB707E" w14:paraId="0F335DE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F7CEDFA" w14:textId="77777777" w:rsidR="00A55B53" w:rsidRPr="00BB707E" w:rsidRDefault="00A55B53" w:rsidP="00535342">
            <w:pPr>
              <w:pStyle w:val="TableText"/>
              <w:snapToGrid w:val="0"/>
              <w:rPr>
                <w:strike/>
                <w:color w:val="C00000"/>
              </w:rPr>
            </w:pPr>
            <w:r w:rsidRPr="00BB707E">
              <w:rPr>
                <w:strike/>
                <w:color w:val="C0000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28349" w14:textId="77777777" w:rsidR="00A55B53" w:rsidRPr="00BB707E" w:rsidRDefault="00A55B53" w:rsidP="00535342">
            <w:pPr>
              <w:pStyle w:val="TableText"/>
              <w:snapToGrid w:val="0"/>
              <w:rPr>
                <w:strike/>
                <w:color w:val="C00000"/>
              </w:rPr>
            </w:pPr>
            <w:r w:rsidRPr="00BB707E">
              <w:rPr>
                <w:strike/>
                <w:color w:val="C00000"/>
              </w:rPr>
              <w:t>Pre C-Sample/PF3.0 Phase-2</w:t>
            </w:r>
          </w:p>
        </w:tc>
      </w:tr>
      <w:tr w:rsidR="00A55B53" w:rsidRPr="00BB707E" w14:paraId="3D5B991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0A69E0B" w14:textId="77777777" w:rsidR="00A55B53" w:rsidRPr="00BB707E" w:rsidRDefault="00A55B53" w:rsidP="00535342">
            <w:pPr>
              <w:pStyle w:val="TableText"/>
              <w:snapToGrid w:val="0"/>
              <w:rPr>
                <w:strike/>
                <w:color w:val="C00000"/>
                <w:vertAlign w:val="superscript"/>
              </w:rPr>
            </w:pPr>
            <w:r w:rsidRPr="00BB707E">
              <w:rPr>
                <w:strike/>
                <w:color w:val="C00000"/>
              </w:rPr>
              <w:t>Purpose</w:t>
            </w:r>
            <w:r w:rsidRPr="00BB707E">
              <w:rPr>
                <w:strike/>
                <w:color w:val="C00000"/>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09E323" w14:textId="77777777" w:rsidR="00A55B53" w:rsidRPr="00BB707E" w:rsidRDefault="00A55B53" w:rsidP="00535342">
            <w:pPr>
              <w:snapToGrid w:val="0"/>
              <w:rPr>
                <w:rFonts w:eastAsia="Arial"/>
                <w:strike/>
                <w:color w:val="C00000"/>
              </w:rPr>
            </w:pPr>
            <w:r w:rsidRPr="00BB707E">
              <w:rPr>
                <w:rFonts w:eastAsia="Arial"/>
                <w:strike/>
                <w:color w:val="C00000"/>
              </w:rPr>
              <w:t>The HVDCDC shall use AUTOSAR profile 1 for the E2E checksum calculation and E2E diagnostics</w:t>
            </w:r>
            <w:r w:rsidRPr="00BB707E">
              <w:rPr>
                <w:rFonts w:ascii="Calibri" w:hAnsi="Calibri" w:cs="Calibri"/>
                <w:strike/>
                <w:color w:val="C00000"/>
                <w:sz w:val="22"/>
                <w:szCs w:val="22"/>
              </w:rPr>
              <w:t>.</w:t>
            </w:r>
          </w:p>
        </w:tc>
      </w:tr>
      <w:tr w:rsidR="00A55B53" w:rsidRPr="00BB707E" w14:paraId="2E03C32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0C1BD4" w14:textId="77777777" w:rsidR="00A55B53" w:rsidRPr="00BB707E" w:rsidRDefault="00A55B53" w:rsidP="00535342">
            <w:pPr>
              <w:pStyle w:val="TableText"/>
              <w:snapToGrid w:val="0"/>
              <w:rPr>
                <w:strike/>
                <w:color w:val="C00000"/>
              </w:rPr>
            </w:pPr>
            <w:r w:rsidRPr="00BB707E">
              <w:rPr>
                <w:strike/>
                <w:color w:val="C0000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4A17B" w14:textId="77777777" w:rsidR="00A55B53" w:rsidRPr="00BB707E" w:rsidRDefault="00A55B53" w:rsidP="00535342">
            <w:pPr>
              <w:snapToGrid w:val="0"/>
              <w:rPr>
                <w:rFonts w:eastAsia="Arial"/>
                <w:strike/>
                <w:color w:val="C00000"/>
              </w:rPr>
            </w:pPr>
            <w:r w:rsidRPr="00BB707E">
              <w:rPr>
                <w:rFonts w:eastAsia="Arial"/>
                <w:strike/>
                <w:color w:val="C00000"/>
              </w:rPr>
              <w:t>No Such derived requirement is applicable.</w:t>
            </w:r>
          </w:p>
        </w:tc>
      </w:tr>
      <w:tr w:rsidR="00A55B53" w:rsidRPr="00BB707E" w14:paraId="5A78C0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617B7D" w14:textId="77777777" w:rsidR="00A55B53" w:rsidRPr="00BB707E" w:rsidRDefault="00A55B53" w:rsidP="00535342">
            <w:pPr>
              <w:pStyle w:val="TableText"/>
              <w:snapToGrid w:val="0"/>
              <w:rPr>
                <w:strike/>
                <w:color w:val="C00000"/>
              </w:rPr>
            </w:pPr>
            <w:r w:rsidRPr="00BB707E">
              <w:rPr>
                <w:strike/>
                <w:color w:val="C0000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B5495" w14:textId="77777777" w:rsidR="00A55B53" w:rsidRPr="00BB707E" w:rsidRDefault="00A55B53" w:rsidP="00535342">
            <w:pPr>
              <w:pStyle w:val="TableText"/>
              <w:snapToGrid w:val="0"/>
              <w:rPr>
                <w:strike/>
                <w:color w:val="C00000"/>
              </w:rPr>
            </w:pPr>
            <w:r w:rsidRPr="00BB707E">
              <w:rPr>
                <w:rFonts w:eastAsia="Arial"/>
                <w:strike/>
                <w:color w:val="C00000"/>
                <w:szCs w:val="20"/>
              </w:rPr>
              <w:t>No Specific access restrictions is applicable.</w:t>
            </w:r>
          </w:p>
        </w:tc>
      </w:tr>
      <w:tr w:rsidR="00A55B53" w:rsidRPr="00BB707E" w14:paraId="3EB42D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868F49" w14:textId="77777777" w:rsidR="00A55B53" w:rsidRPr="00BB707E" w:rsidRDefault="00A55B53" w:rsidP="00535342">
            <w:pPr>
              <w:pStyle w:val="TableText"/>
              <w:snapToGrid w:val="0"/>
              <w:rPr>
                <w:b/>
                <w:bCs/>
                <w:strike/>
                <w:color w:val="C00000"/>
              </w:rPr>
            </w:pPr>
            <w:r w:rsidRPr="00BB707E">
              <w:rPr>
                <w:strike/>
                <w:color w:val="C00000"/>
              </w:rPr>
              <w:t>Input(s)</w:t>
            </w:r>
            <w:r w:rsidRPr="00BB707E">
              <w:rPr>
                <w:b/>
                <w:bCs/>
                <w:strike/>
                <w:color w:val="C00000"/>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33DD0D" w14:textId="77777777" w:rsidR="00A55B53" w:rsidRPr="00BB707E" w:rsidRDefault="00A55B53" w:rsidP="00535342">
            <w:pPr>
              <w:pStyle w:val="TableText"/>
              <w:snapToGrid w:val="0"/>
              <w:rPr>
                <w:rFonts w:eastAsia="Arial"/>
                <w:strike/>
                <w:color w:val="C00000"/>
              </w:rPr>
            </w:pPr>
          </w:p>
        </w:tc>
      </w:tr>
      <w:tr w:rsidR="00A55B53" w:rsidRPr="00BB707E" w14:paraId="4D4C31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3E1DF0" w14:textId="77777777" w:rsidR="00A55B53" w:rsidRPr="00BB707E" w:rsidRDefault="00A55B53" w:rsidP="00535342">
            <w:pPr>
              <w:pStyle w:val="TableText"/>
              <w:snapToGrid w:val="0"/>
              <w:rPr>
                <w:b/>
                <w:bCs/>
                <w:strike/>
                <w:color w:val="C00000"/>
              </w:rPr>
            </w:pPr>
            <w:r w:rsidRPr="00BB707E">
              <w:rPr>
                <w:strike/>
                <w:color w:val="C00000"/>
              </w:rPr>
              <w:t>Output(s)</w:t>
            </w:r>
            <w:r w:rsidRPr="00BB707E">
              <w:rPr>
                <w:b/>
                <w:bCs/>
                <w:strike/>
                <w:color w:val="C00000"/>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0F3409" w14:textId="77777777" w:rsidR="00A55B53" w:rsidRPr="00BB707E" w:rsidRDefault="00A55B53" w:rsidP="00535342">
            <w:pPr>
              <w:pStyle w:val="TableText"/>
              <w:snapToGrid w:val="0"/>
              <w:rPr>
                <w:strike/>
                <w:color w:val="C00000"/>
              </w:rPr>
            </w:pPr>
          </w:p>
        </w:tc>
      </w:tr>
      <w:tr w:rsidR="00A55B53" w:rsidRPr="00BB707E" w14:paraId="3CEB176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1EB0CD" w14:textId="77777777" w:rsidR="00A55B53" w:rsidRPr="00BB707E" w:rsidRDefault="00A55B53" w:rsidP="00535342">
            <w:pPr>
              <w:pStyle w:val="TableText"/>
              <w:snapToGrid w:val="0"/>
              <w:rPr>
                <w:strike/>
                <w:color w:val="C00000"/>
              </w:rPr>
            </w:pPr>
            <w:r w:rsidRPr="00BB707E">
              <w:rPr>
                <w:strike/>
                <w:color w:val="C0000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719EEF" w14:textId="77777777" w:rsidR="00A55B53" w:rsidRPr="00BB707E" w:rsidRDefault="00A55B53" w:rsidP="00535342">
            <w:pPr>
              <w:pStyle w:val="TableText"/>
              <w:snapToGrid w:val="0"/>
              <w:rPr>
                <w:rStyle w:val="normaltextrun"/>
                <w:strike/>
                <w:color w:val="C00000"/>
              </w:rPr>
            </w:pPr>
          </w:p>
        </w:tc>
      </w:tr>
      <w:tr w:rsidR="00A55B53" w:rsidRPr="00BB707E" w14:paraId="08BB912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EDCFCB" w14:textId="77777777" w:rsidR="00A55B53" w:rsidRPr="00BB707E" w:rsidRDefault="00A55B53" w:rsidP="00535342">
            <w:pPr>
              <w:pStyle w:val="TableText"/>
              <w:snapToGrid w:val="0"/>
              <w:rPr>
                <w:strike/>
                <w:color w:val="C00000"/>
              </w:rPr>
            </w:pPr>
            <w:r w:rsidRPr="00BB707E">
              <w:rPr>
                <w:strike/>
                <w:color w:val="C0000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95E83" w14:textId="77777777" w:rsidR="00A55B53" w:rsidRPr="00BB707E" w:rsidRDefault="00A55B53" w:rsidP="00535342">
            <w:pPr>
              <w:pStyle w:val="TableText"/>
              <w:snapToGrid w:val="0"/>
              <w:rPr>
                <w:strike/>
                <w:color w:val="C00000"/>
              </w:rPr>
            </w:pPr>
            <w:r w:rsidRPr="00BB707E">
              <w:rPr>
                <w:strike/>
                <w:color w:val="C00000"/>
              </w:rPr>
              <w:t>No such mandatory fields is applicable.</w:t>
            </w:r>
          </w:p>
        </w:tc>
      </w:tr>
      <w:tr w:rsidR="00A55B53" w:rsidRPr="00BB707E" w14:paraId="01EF56C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BD06B3" w14:textId="77777777" w:rsidR="00A55B53" w:rsidRPr="00BB707E" w:rsidRDefault="00A55B53" w:rsidP="00535342">
            <w:pPr>
              <w:pStyle w:val="TableText"/>
              <w:snapToGrid w:val="0"/>
              <w:rPr>
                <w:strike/>
                <w:color w:val="C00000"/>
              </w:rPr>
            </w:pPr>
            <w:r w:rsidRPr="00BB707E">
              <w:rPr>
                <w:strike/>
                <w:color w:val="C0000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6BFF7" w14:textId="77777777" w:rsidR="00A55B53" w:rsidRPr="00BB707E" w:rsidRDefault="00A55B53" w:rsidP="00535342">
            <w:pPr>
              <w:pStyle w:val="TableText"/>
              <w:snapToGrid w:val="0"/>
              <w:rPr>
                <w:strike/>
                <w:color w:val="C00000"/>
              </w:rPr>
            </w:pPr>
            <w:r w:rsidRPr="00BB707E">
              <w:rPr>
                <w:strike/>
                <w:color w:val="C00000"/>
              </w:rPr>
              <w:t>NHVDCDCStatus = 0, NHVDCDCStatusDebug = 0, NHVDCDCFault = 0.</w:t>
            </w:r>
          </w:p>
        </w:tc>
      </w:tr>
      <w:tr w:rsidR="00A55B53" w:rsidRPr="00BB707E" w14:paraId="2ADE61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DFCC6E" w14:textId="77777777" w:rsidR="00A55B53" w:rsidRPr="00BB707E" w:rsidRDefault="00A55B53" w:rsidP="00535342">
            <w:pPr>
              <w:pStyle w:val="TableText"/>
              <w:snapToGrid w:val="0"/>
              <w:rPr>
                <w:strike/>
                <w:color w:val="C00000"/>
              </w:rPr>
            </w:pPr>
            <w:r w:rsidRPr="00BB707E">
              <w:rPr>
                <w:strike/>
                <w:color w:val="C0000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B27926" w14:textId="77777777" w:rsidR="00A55B53" w:rsidRPr="00BB707E" w:rsidRDefault="00A55B53" w:rsidP="00535342">
            <w:pPr>
              <w:pStyle w:val="TableText"/>
              <w:snapToGrid w:val="0"/>
              <w:rPr>
                <w:strike/>
                <w:color w:val="C00000"/>
              </w:rPr>
            </w:pPr>
            <w:r w:rsidRPr="00BB707E">
              <w:rPr>
                <w:strike/>
                <w:color w:val="C00000"/>
                <w:szCs w:val="20"/>
              </w:rPr>
              <w:t>Default values shall be applicable with respect to Pre-Loaded Values</w:t>
            </w:r>
          </w:p>
        </w:tc>
      </w:tr>
      <w:tr w:rsidR="00A55B53" w:rsidRPr="00BB707E" w14:paraId="690352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4E416A" w14:textId="77777777" w:rsidR="00A55B53" w:rsidRPr="00BB707E" w:rsidRDefault="00A55B53" w:rsidP="00535342">
            <w:pPr>
              <w:pStyle w:val="TableText"/>
              <w:snapToGrid w:val="0"/>
              <w:rPr>
                <w:strike/>
                <w:color w:val="C00000"/>
              </w:rPr>
            </w:pPr>
            <w:r w:rsidRPr="00BB707E">
              <w:rPr>
                <w:strike/>
                <w:color w:val="C0000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304CE9" w14:textId="77777777" w:rsidR="00A55B53" w:rsidRPr="00BB707E" w:rsidRDefault="00A55B53" w:rsidP="00535342">
            <w:pPr>
              <w:pStyle w:val="TableText"/>
              <w:snapToGrid w:val="0"/>
              <w:rPr>
                <w:strike/>
                <w:color w:val="C00000"/>
              </w:rPr>
            </w:pPr>
            <w:r w:rsidRPr="00BB707E">
              <w:rPr>
                <w:strike/>
                <w:color w:val="C00000"/>
                <w:szCs w:val="20"/>
              </w:rPr>
              <w:t>Valid range value is not required.</w:t>
            </w:r>
          </w:p>
        </w:tc>
      </w:tr>
      <w:tr w:rsidR="00A55B53" w:rsidRPr="00BB707E" w14:paraId="7414681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7FBEE7" w14:textId="77777777" w:rsidR="00A55B53" w:rsidRPr="00BB707E" w:rsidRDefault="00A55B53" w:rsidP="00535342">
            <w:pPr>
              <w:pStyle w:val="TableText"/>
              <w:snapToGrid w:val="0"/>
              <w:rPr>
                <w:strike/>
                <w:color w:val="C00000"/>
              </w:rPr>
            </w:pPr>
            <w:r w:rsidRPr="00BB707E">
              <w:rPr>
                <w:strike/>
                <w:color w:val="C00000"/>
              </w:rPr>
              <w:lastRenderedPageBreak/>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CB80AE" w14:textId="77777777" w:rsidR="00A55B53" w:rsidRPr="00BB707E" w:rsidRDefault="00A55B53" w:rsidP="00535342">
            <w:pPr>
              <w:pStyle w:val="TableText"/>
              <w:snapToGrid w:val="0"/>
              <w:rPr>
                <w:strike/>
                <w:color w:val="C00000"/>
              </w:rPr>
            </w:pPr>
            <w:r w:rsidRPr="00BB707E">
              <w:rPr>
                <w:strike/>
                <w:color w:val="C00000"/>
                <w:szCs w:val="20"/>
              </w:rPr>
              <w:t>Data latency period is not applicable</w:t>
            </w:r>
          </w:p>
        </w:tc>
      </w:tr>
      <w:tr w:rsidR="00A55B53" w:rsidRPr="00BB707E" w14:paraId="33CFD77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EAA5EE" w14:textId="77777777" w:rsidR="00A55B53" w:rsidRPr="00BB707E" w:rsidRDefault="00A55B53" w:rsidP="00535342">
            <w:pPr>
              <w:pStyle w:val="TableText"/>
              <w:snapToGrid w:val="0"/>
              <w:rPr>
                <w:strike/>
                <w:color w:val="C00000"/>
              </w:rPr>
            </w:pPr>
            <w:r w:rsidRPr="00BB707E">
              <w:rPr>
                <w:strike/>
                <w:color w:val="C0000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EC784C" w14:textId="77777777" w:rsidR="00A55B53" w:rsidRPr="00BB707E" w:rsidRDefault="00A55B53" w:rsidP="00535342">
            <w:pPr>
              <w:pStyle w:val="TableText"/>
              <w:snapToGrid w:val="0"/>
              <w:rPr>
                <w:strike/>
                <w:color w:val="C00000"/>
              </w:rPr>
            </w:pPr>
            <w:r w:rsidRPr="00BB707E">
              <w:rPr>
                <w:strike/>
                <w:color w:val="C00000"/>
                <w:szCs w:val="20"/>
              </w:rPr>
              <w:t>Data Retention period is not applicable.</w:t>
            </w:r>
          </w:p>
        </w:tc>
      </w:tr>
      <w:tr w:rsidR="00A55B53" w:rsidRPr="00BB707E" w14:paraId="62D3B45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8A0AF5" w14:textId="77777777" w:rsidR="00A55B53" w:rsidRPr="00BB707E" w:rsidRDefault="00A55B53" w:rsidP="00535342">
            <w:pPr>
              <w:pStyle w:val="TableText"/>
              <w:snapToGrid w:val="0"/>
              <w:rPr>
                <w:strike/>
                <w:color w:val="C00000"/>
              </w:rPr>
            </w:pPr>
            <w:r w:rsidRPr="00BB707E">
              <w:rPr>
                <w:strike/>
                <w:color w:val="C0000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33638" w14:textId="77777777" w:rsidR="00A55B53" w:rsidRPr="00BB707E" w:rsidRDefault="00A55B53" w:rsidP="00535342">
            <w:pPr>
              <w:pStyle w:val="TableText"/>
              <w:rPr>
                <w:strike/>
                <w:color w:val="C00000"/>
              </w:rPr>
            </w:pPr>
            <w:r w:rsidRPr="00BB707E">
              <w:rPr>
                <w:strike/>
                <w:color w:val="C00000"/>
                <w:szCs w:val="20"/>
              </w:rPr>
              <w:t>Data rate is not applicable.</w:t>
            </w:r>
          </w:p>
        </w:tc>
      </w:tr>
      <w:tr w:rsidR="00A55B53" w:rsidRPr="00BB707E" w14:paraId="1C7B94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B98D8B" w14:textId="77777777" w:rsidR="00A55B53" w:rsidRPr="00BB707E" w:rsidRDefault="00A55B53" w:rsidP="00535342">
            <w:pPr>
              <w:pStyle w:val="TableText"/>
              <w:snapToGrid w:val="0"/>
              <w:rPr>
                <w:strike/>
                <w:color w:val="C00000"/>
              </w:rPr>
            </w:pPr>
            <w:r w:rsidRPr="00BB707E">
              <w:rPr>
                <w:strike/>
                <w:color w:val="C0000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7812F1" w14:textId="77777777" w:rsidR="00A55B53" w:rsidRPr="00BB707E" w:rsidRDefault="00A55B53" w:rsidP="00535342">
            <w:pPr>
              <w:pStyle w:val="TableText"/>
              <w:spacing w:line="259" w:lineRule="auto"/>
              <w:rPr>
                <w:strike/>
                <w:color w:val="C00000"/>
              </w:rPr>
            </w:pPr>
            <w:r w:rsidRPr="00BB707E">
              <w:rPr>
                <w:strike/>
                <w:color w:val="C00000"/>
                <w:szCs w:val="20"/>
              </w:rPr>
              <w:t>External event is not required.</w:t>
            </w:r>
          </w:p>
        </w:tc>
      </w:tr>
      <w:tr w:rsidR="00A55B53" w:rsidRPr="00BB707E" w14:paraId="0A01B6D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0549A2" w14:textId="77777777" w:rsidR="00A55B53" w:rsidRPr="00BB707E" w:rsidRDefault="00A55B53" w:rsidP="00535342">
            <w:pPr>
              <w:pStyle w:val="TableText"/>
              <w:snapToGrid w:val="0"/>
              <w:rPr>
                <w:strike/>
                <w:color w:val="C00000"/>
              </w:rPr>
            </w:pPr>
            <w:r w:rsidRPr="00BB707E">
              <w:rPr>
                <w:strike/>
                <w:color w:val="C0000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E6B02F" w14:textId="77777777" w:rsidR="00A55B53" w:rsidRPr="00BB707E" w:rsidRDefault="00A55B53" w:rsidP="00535342">
            <w:pPr>
              <w:pStyle w:val="TableText"/>
              <w:spacing w:line="259" w:lineRule="auto"/>
              <w:rPr>
                <w:strike/>
                <w:color w:val="C00000"/>
              </w:rPr>
            </w:pPr>
            <w:r w:rsidRPr="00BB707E">
              <w:rPr>
                <w:strike/>
                <w:color w:val="C00000"/>
                <w:szCs w:val="20"/>
              </w:rPr>
              <w:t>Temporal event is not applicable.</w:t>
            </w:r>
          </w:p>
        </w:tc>
      </w:tr>
      <w:tr w:rsidR="00A55B53" w:rsidRPr="00BB707E" w14:paraId="5975E7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D13A8A" w14:textId="77777777" w:rsidR="00A55B53" w:rsidRPr="00BB707E" w:rsidRDefault="00A55B53" w:rsidP="00535342">
            <w:pPr>
              <w:pStyle w:val="TableText"/>
              <w:snapToGrid w:val="0"/>
              <w:rPr>
                <w:strike/>
                <w:color w:val="C00000"/>
              </w:rPr>
            </w:pPr>
            <w:r w:rsidRPr="00BB707E">
              <w:rPr>
                <w:strike/>
                <w:color w:val="C00000"/>
              </w:rPr>
              <w:t xml:space="preserve">Validation Rules/ </w:t>
            </w:r>
          </w:p>
          <w:p w14:paraId="3BBFB370" w14:textId="77777777" w:rsidR="00A55B53" w:rsidRPr="00BB707E" w:rsidRDefault="00A55B53" w:rsidP="00535342">
            <w:pPr>
              <w:pStyle w:val="TableText"/>
              <w:snapToGrid w:val="0"/>
              <w:rPr>
                <w:strike/>
                <w:color w:val="C00000"/>
                <w:vertAlign w:val="superscript"/>
              </w:rPr>
            </w:pPr>
            <w:r w:rsidRPr="00BB707E">
              <w:rPr>
                <w:strike/>
                <w:color w:val="C00000"/>
              </w:rPr>
              <w:t>Verification criteria</w:t>
            </w:r>
            <w:r w:rsidRPr="00BB707E">
              <w:rPr>
                <w:strike/>
                <w:color w:val="C00000"/>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53AF39" w14:textId="77777777" w:rsidR="00A55B53" w:rsidRPr="00BB707E" w:rsidRDefault="00A55B53" w:rsidP="00535342">
            <w:pPr>
              <w:pStyle w:val="TableText"/>
              <w:snapToGrid w:val="0"/>
              <w:rPr>
                <w:i/>
                <w:iCs/>
                <w:strike/>
                <w:color w:val="C00000"/>
              </w:rPr>
            </w:pPr>
          </w:p>
        </w:tc>
      </w:tr>
      <w:tr w:rsidR="00A55B53" w:rsidRPr="00BB707E" w14:paraId="25F6F6F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4DC290" w14:textId="77777777" w:rsidR="00A55B53" w:rsidRPr="00BB707E" w:rsidRDefault="00A55B53" w:rsidP="00535342">
            <w:pPr>
              <w:pStyle w:val="TableText"/>
              <w:snapToGrid w:val="0"/>
              <w:rPr>
                <w:strike/>
                <w:color w:val="C00000"/>
              </w:rPr>
            </w:pPr>
            <w:r w:rsidRPr="00BB707E">
              <w:rPr>
                <w:strike/>
                <w:color w:val="C0000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DD2A6" w14:textId="77777777" w:rsidR="00A55B53" w:rsidRPr="00BB707E" w:rsidRDefault="00A55B53" w:rsidP="00535342">
            <w:pPr>
              <w:pStyle w:val="TableText"/>
              <w:snapToGrid w:val="0"/>
              <w:rPr>
                <w:strike/>
                <w:color w:val="C00000"/>
              </w:rPr>
            </w:pPr>
            <w:r w:rsidRPr="00BB707E">
              <w:rPr>
                <w:strike/>
                <w:color w:val="C00000"/>
                <w:szCs w:val="20"/>
              </w:rPr>
              <w:t>Constraints is not applicable.</w:t>
            </w:r>
          </w:p>
        </w:tc>
      </w:tr>
      <w:tr w:rsidR="00A55B53" w:rsidRPr="00BB707E" w14:paraId="714514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6CE7E1" w14:textId="77777777" w:rsidR="00A55B53" w:rsidRPr="00BB707E" w:rsidRDefault="00A55B53" w:rsidP="00535342">
            <w:pPr>
              <w:pStyle w:val="TableText"/>
              <w:snapToGrid w:val="0"/>
              <w:rPr>
                <w:strike/>
                <w:color w:val="C00000"/>
              </w:rPr>
            </w:pPr>
            <w:r w:rsidRPr="00BB707E">
              <w:rPr>
                <w:strike/>
                <w:color w:val="C0000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08522C" w14:textId="77777777" w:rsidR="00A55B53" w:rsidRPr="00BB707E" w:rsidRDefault="00A55B53" w:rsidP="00535342">
            <w:pPr>
              <w:pStyle w:val="TableText"/>
              <w:snapToGrid w:val="0"/>
              <w:rPr>
                <w:strike/>
                <w:color w:val="C00000"/>
              </w:rPr>
            </w:pPr>
            <w:r w:rsidRPr="00BB707E">
              <w:rPr>
                <w:strike/>
                <w:color w:val="C00000"/>
                <w:szCs w:val="20"/>
              </w:rPr>
              <w:t>No effects on other system</w:t>
            </w:r>
          </w:p>
        </w:tc>
      </w:tr>
      <w:tr w:rsidR="00A55B53" w:rsidRPr="00BB707E" w14:paraId="5DD941D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3582F8" w14:textId="77777777" w:rsidR="00A55B53" w:rsidRPr="00BB707E" w:rsidRDefault="00A55B53" w:rsidP="00535342">
            <w:pPr>
              <w:pStyle w:val="TableText"/>
              <w:snapToGrid w:val="0"/>
              <w:rPr>
                <w:strike/>
                <w:color w:val="C00000"/>
              </w:rPr>
            </w:pPr>
            <w:r w:rsidRPr="00BB707E">
              <w:rPr>
                <w:strike/>
                <w:color w:val="C00000"/>
              </w:rPr>
              <w:t>Testability with respect to test environment</w:t>
            </w:r>
          </w:p>
          <w:p w14:paraId="59EE0EBA" w14:textId="77777777" w:rsidR="00A55B53" w:rsidRPr="00BB707E" w:rsidRDefault="00A55B53" w:rsidP="00535342">
            <w:pPr>
              <w:pStyle w:val="TableText"/>
              <w:rPr>
                <w:strike/>
                <w:color w:val="C00000"/>
              </w:rPr>
            </w:pPr>
            <w:r w:rsidRPr="00BB707E">
              <w:rPr>
                <w:strike/>
                <w:color w:val="C00000"/>
              </w:rPr>
              <w:t>(Yes/No)</w:t>
            </w:r>
          </w:p>
          <w:p w14:paraId="1CB7DCFA" w14:textId="77777777" w:rsidR="00A55B53" w:rsidRPr="00BB707E" w:rsidRDefault="00A55B53" w:rsidP="00535342">
            <w:pPr>
              <w:pStyle w:val="TableText"/>
              <w:rPr>
                <w:strike/>
                <w:color w:val="C00000"/>
              </w:rPr>
            </w:pPr>
            <w:r w:rsidRPr="00BB707E">
              <w:rPr>
                <w:i/>
                <w:iCs/>
                <w:strike/>
                <w:color w:val="C0000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A52069" w14:textId="77777777" w:rsidR="00A55B53" w:rsidRPr="00BB707E" w:rsidRDefault="00A55B53" w:rsidP="00535342">
            <w:pPr>
              <w:pStyle w:val="TableText"/>
              <w:snapToGrid w:val="0"/>
              <w:rPr>
                <w:strike/>
                <w:color w:val="C00000"/>
              </w:rPr>
            </w:pPr>
            <w:r w:rsidRPr="00BB707E">
              <w:rPr>
                <w:strike/>
                <w:color w:val="C00000"/>
              </w:rPr>
              <w:t>YES</w:t>
            </w:r>
          </w:p>
        </w:tc>
      </w:tr>
      <w:tr w:rsidR="00A55B53" w:rsidRPr="00BB707E" w14:paraId="0DC3B46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BF01C8" w14:textId="77777777" w:rsidR="00A55B53" w:rsidRPr="00BB707E" w:rsidRDefault="00A55B53" w:rsidP="00535342">
            <w:pPr>
              <w:pStyle w:val="TableText"/>
              <w:snapToGrid w:val="0"/>
              <w:rPr>
                <w:strike/>
                <w:color w:val="C00000"/>
              </w:rPr>
            </w:pPr>
            <w:r w:rsidRPr="00BB707E">
              <w:rPr>
                <w:strike/>
                <w:color w:val="C00000"/>
              </w:rPr>
              <w:t>Feasible within project constraints</w:t>
            </w:r>
          </w:p>
          <w:p w14:paraId="24B45676" w14:textId="77777777" w:rsidR="00A55B53" w:rsidRPr="00BB707E" w:rsidRDefault="00A55B53" w:rsidP="00535342">
            <w:pPr>
              <w:pStyle w:val="TableText"/>
              <w:snapToGrid w:val="0"/>
              <w:rPr>
                <w:strike/>
                <w:color w:val="C00000"/>
              </w:rPr>
            </w:pPr>
            <w:r w:rsidRPr="00BB707E">
              <w:rPr>
                <w:strike/>
                <w:color w:val="C00000"/>
              </w:rPr>
              <w:t>(Yes/No)</w:t>
            </w:r>
          </w:p>
          <w:p w14:paraId="3565A9A3" w14:textId="77777777" w:rsidR="00A55B53" w:rsidRPr="00BB707E" w:rsidRDefault="00A55B53" w:rsidP="00535342">
            <w:pPr>
              <w:pStyle w:val="TableText"/>
              <w:snapToGrid w:val="0"/>
              <w:rPr>
                <w:strike/>
                <w:color w:val="C00000"/>
              </w:rPr>
            </w:pPr>
            <w:r w:rsidRPr="00BB707E">
              <w:rPr>
                <w:i/>
                <w:iCs/>
                <w:strike/>
                <w:color w:val="C0000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29919B" w14:textId="77777777" w:rsidR="00A55B53" w:rsidRPr="00BB707E" w:rsidRDefault="00A55B53" w:rsidP="00535342">
            <w:pPr>
              <w:pStyle w:val="TableText"/>
              <w:snapToGrid w:val="0"/>
              <w:rPr>
                <w:strike/>
                <w:color w:val="C00000"/>
              </w:rPr>
            </w:pPr>
            <w:r w:rsidRPr="00BB707E">
              <w:rPr>
                <w:strike/>
                <w:color w:val="C00000"/>
              </w:rPr>
              <w:t>YES</w:t>
            </w:r>
          </w:p>
        </w:tc>
      </w:tr>
      <w:tr w:rsidR="00A55B53" w:rsidRPr="00BB707E" w14:paraId="00CC43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ECF677" w14:textId="77777777" w:rsidR="00A55B53" w:rsidRPr="00BB707E" w:rsidRDefault="00A55B53" w:rsidP="00535342">
            <w:pPr>
              <w:pStyle w:val="TableText"/>
              <w:snapToGrid w:val="0"/>
              <w:rPr>
                <w:strike/>
                <w:color w:val="C00000"/>
              </w:rPr>
            </w:pPr>
            <w:r w:rsidRPr="00BB707E">
              <w:rPr>
                <w:strike/>
                <w:color w:val="C00000"/>
              </w:rPr>
              <w:t>Critical</w:t>
            </w:r>
          </w:p>
          <w:p w14:paraId="48B7F04C" w14:textId="77777777" w:rsidR="00A55B53" w:rsidRPr="00BB707E" w:rsidRDefault="00A55B53" w:rsidP="00535342">
            <w:pPr>
              <w:pStyle w:val="TableText"/>
              <w:snapToGrid w:val="0"/>
              <w:rPr>
                <w:strike/>
                <w:color w:val="C00000"/>
              </w:rPr>
            </w:pPr>
            <w:r w:rsidRPr="00BB707E">
              <w:rPr>
                <w:strike/>
                <w:color w:val="C0000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A6EDF" w14:textId="77777777" w:rsidR="00A55B53" w:rsidRPr="00BB707E" w:rsidRDefault="00A55B53" w:rsidP="00535342">
            <w:pPr>
              <w:pStyle w:val="TableText"/>
              <w:snapToGrid w:val="0"/>
              <w:rPr>
                <w:strike/>
                <w:color w:val="C00000"/>
              </w:rPr>
            </w:pPr>
            <w:r w:rsidRPr="00BB707E">
              <w:rPr>
                <w:strike/>
                <w:color w:val="C00000"/>
              </w:rPr>
              <w:t>YES</w:t>
            </w:r>
          </w:p>
        </w:tc>
      </w:tr>
      <w:tr w:rsidR="00A55B53" w:rsidRPr="00BB707E" w14:paraId="3430F60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593F17" w14:textId="77777777" w:rsidR="00A55B53" w:rsidRPr="00BB707E" w:rsidRDefault="00A55B53" w:rsidP="00535342">
            <w:pPr>
              <w:pStyle w:val="TableText"/>
              <w:snapToGrid w:val="0"/>
              <w:rPr>
                <w:strike/>
                <w:color w:val="C00000"/>
              </w:rPr>
            </w:pPr>
            <w:r w:rsidRPr="00BB707E">
              <w:rPr>
                <w:strike/>
                <w:color w:val="C00000"/>
              </w:rPr>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D62AB2" w14:textId="77777777" w:rsidR="00A55B53" w:rsidRPr="00BB707E" w:rsidRDefault="00A55B53" w:rsidP="00535342">
            <w:pPr>
              <w:pStyle w:val="TableText"/>
              <w:snapToGrid w:val="0"/>
              <w:rPr>
                <w:strike/>
                <w:color w:val="C00000"/>
              </w:rPr>
            </w:pPr>
            <w:r w:rsidRPr="00BB707E">
              <w:rPr>
                <w:strike/>
                <w:color w:val="C00000"/>
              </w:rPr>
              <w:t>Acceptance Criteria for this requirement should be as per SECTION-6 ACCEPTANCE CRITERIA</w:t>
            </w:r>
          </w:p>
        </w:tc>
      </w:tr>
    </w:tbl>
    <w:p w14:paraId="555C7FFB" w14:textId="77777777" w:rsidR="00A55B53" w:rsidRPr="00123177" w:rsidRDefault="00A55B53" w:rsidP="00A55B53">
      <w:pPr>
        <w:pStyle w:val="BodyText"/>
        <w:rPr>
          <w:rFonts w:eastAsia="Arial"/>
        </w:rPr>
      </w:pPr>
    </w:p>
    <w:p w14:paraId="58A6948D" w14:textId="77777777" w:rsidR="00A55B53" w:rsidRPr="00123177" w:rsidRDefault="00A55B53" w:rsidP="00A55B53">
      <w:pPr>
        <w:pStyle w:val="Heading5"/>
        <w:rPr>
          <w:rFonts w:eastAsia="Arial"/>
        </w:rPr>
      </w:pPr>
      <w:r w:rsidRPr="00123177">
        <w:rPr>
          <w:rFonts w:eastAsia="Arial"/>
        </w:rPr>
        <w:lastRenderedPageBreak/>
        <w:t>Requirement to perform E2E checksum and counter diagnostics on the Rx PDU.</w:t>
      </w:r>
    </w:p>
    <w:tbl>
      <w:tblPr>
        <w:tblW w:w="9518" w:type="dxa"/>
        <w:tblInd w:w="108" w:type="dxa"/>
        <w:tblLayout w:type="fixed"/>
        <w:tblLook w:val="0000" w:firstRow="0" w:lastRow="0" w:firstColumn="0" w:lastColumn="0" w:noHBand="0" w:noVBand="0"/>
      </w:tblPr>
      <w:tblGrid>
        <w:gridCol w:w="1920"/>
        <w:gridCol w:w="7598"/>
      </w:tblGrid>
      <w:tr w:rsidR="00A55B53" w:rsidRPr="00123177" w14:paraId="03F20EE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99DD34C"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6BFB792" w14:textId="77777777" w:rsidR="00A55B53" w:rsidRPr="00123177" w:rsidRDefault="00A55B53" w:rsidP="00535342">
            <w:pPr>
              <w:pStyle w:val="TableColumnTitle"/>
              <w:snapToGrid w:val="0"/>
            </w:pPr>
            <w:r w:rsidRPr="00123177">
              <w:t>Description</w:t>
            </w:r>
          </w:p>
        </w:tc>
      </w:tr>
      <w:tr w:rsidR="00A55B53" w:rsidRPr="00123177" w14:paraId="657027A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8330DA8"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FE063" w14:textId="77777777" w:rsidR="00A55B53" w:rsidRPr="00123177" w:rsidRDefault="00A55B53" w:rsidP="00535342">
            <w:pPr>
              <w:snapToGrid w:val="0"/>
            </w:pPr>
            <w:r w:rsidRPr="00123177">
              <w:rPr>
                <w:rFonts w:eastAsia="Arial"/>
                <w:szCs w:val="20"/>
              </w:rPr>
              <w:t>SWRS_SI_02</w:t>
            </w:r>
          </w:p>
        </w:tc>
      </w:tr>
      <w:tr w:rsidR="00A55B53" w:rsidRPr="00123177" w14:paraId="254C1B1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AAD3A62"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A594D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SDS-HVDCDC-333</w:t>
            </w:r>
          </w:p>
        </w:tc>
      </w:tr>
      <w:tr w:rsidR="00A55B53" w:rsidRPr="00123177" w14:paraId="65DB1CD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3B89F38"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C111F8" w14:textId="77777777" w:rsidR="00A55B53" w:rsidRPr="00123177" w:rsidRDefault="00A55B53" w:rsidP="00535342">
            <w:pPr>
              <w:pStyle w:val="TableText"/>
              <w:snapToGrid w:val="0"/>
            </w:pPr>
            <w:r w:rsidRPr="00123177">
              <w:t>Pre C-Sample/PF3.0 Phase-2</w:t>
            </w:r>
          </w:p>
        </w:tc>
      </w:tr>
      <w:tr w:rsidR="00A55B53" w:rsidRPr="00123177" w14:paraId="479BBB5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1EEB528"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A890D4"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The HVDCDC shall perform E2E checksum and counter diagnostics on the following Rx PDU:</w:t>
            </w:r>
          </w:p>
          <w:p w14:paraId="26C8F1EE" w14:textId="77777777" w:rsidR="00A55B53" w:rsidRPr="00123177" w:rsidRDefault="00A55B53" w:rsidP="00535342">
            <w:pPr>
              <w:pStyle w:val="TableText"/>
              <w:snapToGrid w:val="0"/>
              <w:rPr>
                <w:rFonts w:eastAsia="Arial"/>
                <w:color w:val="000000" w:themeColor="text1"/>
                <w:szCs w:val="20"/>
              </w:rPr>
            </w:pPr>
          </w:p>
          <w:p w14:paraId="05F5F3E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szCs w:val="20"/>
              </w:rPr>
              <w:t>- EDSU_HVDCDC_Cmd shall be E2E protected.</w:t>
            </w:r>
          </w:p>
        </w:tc>
      </w:tr>
      <w:tr w:rsidR="00A55B53" w:rsidRPr="00123177" w14:paraId="6104A0E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6ED631"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1BEAA0"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5680A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9E11F9"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242339"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DF6764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5AB98A"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8C932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Receive the frame/PDU from EDSU</w:t>
            </w:r>
          </w:p>
        </w:tc>
      </w:tr>
      <w:tr w:rsidR="00A55B53" w:rsidRPr="00123177" w14:paraId="27C5ED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24F264"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73A353" w14:textId="77777777" w:rsidR="00A55B53" w:rsidRPr="00123177" w:rsidRDefault="00A55B53" w:rsidP="00535342">
            <w:pPr>
              <w:pStyle w:val="TableText"/>
              <w:snapToGrid w:val="0"/>
            </w:pPr>
            <w:r w:rsidRPr="00123177">
              <w:t xml:space="preserve">The HVDCDC shall validate correct CRC byte and frame count for the received </w:t>
            </w:r>
            <w:commentRangeStart w:id="253"/>
            <w:r w:rsidRPr="00123177">
              <w:t>PDU</w:t>
            </w:r>
            <w:commentRangeEnd w:id="253"/>
            <w:r w:rsidRPr="00123177">
              <w:rPr>
                <w:rStyle w:val="CommentReference"/>
                <w:sz w:val="24"/>
                <w:szCs w:val="24"/>
              </w:rPr>
              <w:commentReference w:id="253"/>
            </w:r>
            <w:r w:rsidRPr="00123177">
              <w:t>.</w:t>
            </w:r>
          </w:p>
          <w:p w14:paraId="6E4D5515" w14:textId="77777777" w:rsidR="00A55B53" w:rsidRPr="00123177" w:rsidRDefault="00A55B53" w:rsidP="00535342">
            <w:pPr>
              <w:pStyle w:val="TableText"/>
              <w:snapToGrid w:val="0"/>
            </w:pPr>
          </w:p>
        </w:tc>
      </w:tr>
      <w:tr w:rsidR="00A55B53" w:rsidRPr="00123177" w14:paraId="1F13D1F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3DF65F"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2199BE" w14:textId="77777777" w:rsidR="00A55B53" w:rsidRPr="00123177" w:rsidRDefault="00A55B53" w:rsidP="00535342">
            <w:pPr>
              <w:pStyle w:val="TableText"/>
              <w:snapToGrid w:val="0"/>
              <w:rPr>
                <w:rStyle w:val="normaltextrun"/>
              </w:rPr>
            </w:pPr>
            <w:r w:rsidRPr="00123177">
              <w:rPr>
                <w:rStyle w:val="normaltextrun"/>
              </w:rPr>
              <w:t>Verify that the CRC byte and frame count shall be validate by HVDCDC as part of E2E protection</w:t>
            </w:r>
          </w:p>
        </w:tc>
      </w:tr>
      <w:tr w:rsidR="00A55B53" w:rsidRPr="00123177" w14:paraId="32D0EF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6B80B8"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5FA51" w14:textId="77777777" w:rsidR="00A55B53" w:rsidRPr="00123177" w:rsidRDefault="00A55B53" w:rsidP="00535342">
            <w:pPr>
              <w:pStyle w:val="TableText"/>
              <w:snapToGrid w:val="0"/>
            </w:pPr>
            <w:r w:rsidRPr="00123177">
              <w:t>No such mandatory fields is applicable.</w:t>
            </w:r>
          </w:p>
        </w:tc>
      </w:tr>
      <w:tr w:rsidR="00A55B53" w:rsidRPr="00123177" w14:paraId="0F4E0F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88DD61"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197EB" w14:textId="77777777" w:rsidR="00A55B53" w:rsidRPr="00123177" w:rsidRDefault="00A55B53" w:rsidP="00535342">
            <w:pPr>
              <w:pStyle w:val="TableText"/>
              <w:snapToGrid w:val="0"/>
            </w:pPr>
            <w:r w:rsidRPr="00123177">
              <w:t>No such Pre-Loaded Values is applicable.</w:t>
            </w:r>
          </w:p>
        </w:tc>
      </w:tr>
      <w:tr w:rsidR="00A55B53" w:rsidRPr="00123177" w14:paraId="570B88C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BE27FD"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10F172"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ED4C2B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8AA5AF"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032CA7" w14:textId="77777777" w:rsidR="00A55B53" w:rsidRPr="00123177" w:rsidRDefault="00A55B53" w:rsidP="00535342">
            <w:pPr>
              <w:pStyle w:val="TableText"/>
              <w:snapToGrid w:val="0"/>
            </w:pPr>
            <w:r w:rsidRPr="00123177">
              <w:rPr>
                <w:szCs w:val="20"/>
              </w:rPr>
              <w:t>Valid range value is not required.</w:t>
            </w:r>
          </w:p>
        </w:tc>
      </w:tr>
      <w:tr w:rsidR="00A55B53" w:rsidRPr="00123177" w14:paraId="253554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3F6562"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215E8F"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656DFBC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F33BE6"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4DA98A"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3CB66C9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620486"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5457BB" w14:textId="77777777" w:rsidR="00A55B53" w:rsidRPr="00123177" w:rsidRDefault="00A55B53" w:rsidP="00535342">
            <w:pPr>
              <w:pStyle w:val="TableText"/>
            </w:pPr>
            <w:r w:rsidRPr="00123177">
              <w:rPr>
                <w:szCs w:val="20"/>
              </w:rPr>
              <w:t>Data rate is not applicable.</w:t>
            </w:r>
          </w:p>
        </w:tc>
      </w:tr>
      <w:tr w:rsidR="00A55B53" w:rsidRPr="00123177" w14:paraId="1F831B2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71880B"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CF300"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FF208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B5339C"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89A0FE"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8ACE1E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38AF2E" w14:textId="77777777" w:rsidR="00A55B53" w:rsidRPr="00123177" w:rsidRDefault="00A55B53" w:rsidP="00535342">
            <w:pPr>
              <w:pStyle w:val="TableText"/>
              <w:snapToGrid w:val="0"/>
            </w:pPr>
            <w:r w:rsidRPr="00123177">
              <w:t xml:space="preserve">Validation Rules/ </w:t>
            </w:r>
          </w:p>
          <w:p w14:paraId="40A56329"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D9E181" w14:textId="77777777" w:rsidR="00A55B53" w:rsidRPr="00123177" w:rsidRDefault="00A55B53" w:rsidP="00535342">
            <w:pPr>
              <w:pStyle w:val="TableText"/>
              <w:snapToGrid w:val="0"/>
              <w:rPr>
                <w:i/>
                <w:iCs/>
              </w:rPr>
            </w:pPr>
            <w:r w:rsidRPr="00123177">
              <w:rPr>
                <w:rStyle w:val="normaltextrun"/>
              </w:rPr>
              <w:t>Verify that the CRC byte and frame count shall be validate by HVDCDC as part of E2E protection</w:t>
            </w:r>
          </w:p>
        </w:tc>
      </w:tr>
      <w:tr w:rsidR="00A55B53" w:rsidRPr="00123177" w14:paraId="4F044B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629B02" w14:textId="77777777" w:rsidR="00A55B53" w:rsidRPr="00123177" w:rsidRDefault="00A55B53" w:rsidP="00535342">
            <w:pPr>
              <w:pStyle w:val="TableText"/>
              <w:snapToGrid w:val="0"/>
            </w:pPr>
            <w:r w:rsidRPr="00123177">
              <w:lastRenderedPageBreak/>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E1519A" w14:textId="77777777" w:rsidR="00A55B53" w:rsidRPr="00123177" w:rsidRDefault="00A55B53" w:rsidP="00535342">
            <w:pPr>
              <w:pStyle w:val="TableText"/>
              <w:snapToGrid w:val="0"/>
            </w:pPr>
            <w:r w:rsidRPr="00123177">
              <w:rPr>
                <w:szCs w:val="20"/>
              </w:rPr>
              <w:t>Constraints is not applicable.</w:t>
            </w:r>
          </w:p>
        </w:tc>
      </w:tr>
      <w:tr w:rsidR="00A55B53" w:rsidRPr="00123177" w14:paraId="63BECFF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CE5D33"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DA6E1A" w14:textId="77777777" w:rsidR="00A55B53" w:rsidRPr="00123177" w:rsidRDefault="00A55B53" w:rsidP="00535342">
            <w:pPr>
              <w:pStyle w:val="TableText"/>
              <w:snapToGrid w:val="0"/>
            </w:pPr>
            <w:r w:rsidRPr="00123177">
              <w:rPr>
                <w:szCs w:val="20"/>
              </w:rPr>
              <w:t>No effects on other system</w:t>
            </w:r>
          </w:p>
        </w:tc>
      </w:tr>
      <w:tr w:rsidR="00A55B53" w:rsidRPr="00123177" w14:paraId="378227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3CD53A" w14:textId="77777777" w:rsidR="00A55B53" w:rsidRPr="00123177" w:rsidRDefault="00A55B53" w:rsidP="00535342">
            <w:pPr>
              <w:pStyle w:val="TableText"/>
              <w:snapToGrid w:val="0"/>
            </w:pPr>
            <w:r w:rsidRPr="00123177">
              <w:t>Testability with respect to test environment</w:t>
            </w:r>
          </w:p>
          <w:p w14:paraId="7ACCE922" w14:textId="77777777" w:rsidR="00A55B53" w:rsidRPr="00123177" w:rsidRDefault="00A55B53" w:rsidP="00535342">
            <w:pPr>
              <w:pStyle w:val="TableText"/>
            </w:pPr>
            <w:r w:rsidRPr="00123177">
              <w:t>(Yes/No)</w:t>
            </w:r>
          </w:p>
          <w:p w14:paraId="2218C01B"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8E7DF0" w14:textId="77777777" w:rsidR="00A55B53" w:rsidRPr="00123177" w:rsidRDefault="00A55B53" w:rsidP="00535342">
            <w:pPr>
              <w:pStyle w:val="TableText"/>
              <w:snapToGrid w:val="0"/>
            </w:pPr>
            <w:r w:rsidRPr="00123177">
              <w:t>YES</w:t>
            </w:r>
          </w:p>
        </w:tc>
      </w:tr>
      <w:tr w:rsidR="00A55B53" w:rsidRPr="00123177" w14:paraId="40A0439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32F029" w14:textId="77777777" w:rsidR="00A55B53" w:rsidRPr="00123177" w:rsidRDefault="00A55B53" w:rsidP="00535342">
            <w:pPr>
              <w:pStyle w:val="TableText"/>
              <w:snapToGrid w:val="0"/>
            </w:pPr>
            <w:r w:rsidRPr="00123177">
              <w:t>Feasible within project constraints</w:t>
            </w:r>
          </w:p>
          <w:p w14:paraId="18341C61" w14:textId="77777777" w:rsidR="00A55B53" w:rsidRPr="00123177" w:rsidRDefault="00A55B53" w:rsidP="00535342">
            <w:pPr>
              <w:pStyle w:val="TableText"/>
              <w:snapToGrid w:val="0"/>
            </w:pPr>
            <w:r w:rsidRPr="00123177">
              <w:t>(Yes/No)</w:t>
            </w:r>
          </w:p>
          <w:p w14:paraId="223173A8"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2EB345" w14:textId="77777777" w:rsidR="00A55B53" w:rsidRPr="00123177" w:rsidRDefault="00A55B53" w:rsidP="00535342">
            <w:pPr>
              <w:pStyle w:val="TableText"/>
              <w:snapToGrid w:val="0"/>
            </w:pPr>
            <w:r w:rsidRPr="00123177">
              <w:t>YES</w:t>
            </w:r>
          </w:p>
        </w:tc>
      </w:tr>
      <w:tr w:rsidR="00A55B53" w:rsidRPr="00123177" w14:paraId="14A388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4DFCC7" w14:textId="77777777" w:rsidR="00A55B53" w:rsidRPr="00123177" w:rsidRDefault="00A55B53" w:rsidP="00535342">
            <w:pPr>
              <w:pStyle w:val="TableText"/>
              <w:snapToGrid w:val="0"/>
            </w:pPr>
            <w:r w:rsidRPr="00123177">
              <w:t>Critical</w:t>
            </w:r>
          </w:p>
          <w:p w14:paraId="4DE740F9"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B472C3" w14:textId="77777777" w:rsidR="00A55B53" w:rsidRPr="00123177" w:rsidRDefault="00A55B53" w:rsidP="00535342">
            <w:pPr>
              <w:pStyle w:val="TableText"/>
              <w:snapToGrid w:val="0"/>
            </w:pPr>
            <w:r w:rsidRPr="00123177">
              <w:t>YES</w:t>
            </w:r>
          </w:p>
        </w:tc>
      </w:tr>
      <w:tr w:rsidR="00A55B53" w:rsidRPr="00123177" w14:paraId="71E2BB70" w14:textId="77777777" w:rsidTr="00535342">
        <w:trPr>
          <w:cantSplit/>
        </w:trPr>
        <w:tc>
          <w:tcPr>
            <w:tcW w:w="1920" w:type="dxa"/>
            <w:tcBorders>
              <w:top w:val="single" w:sz="4" w:space="0" w:color="000000" w:themeColor="text1"/>
              <w:left w:val="single" w:sz="4" w:space="0" w:color="000000" w:themeColor="text1"/>
              <w:bottom w:val="single" w:sz="4" w:space="0" w:color="auto"/>
            </w:tcBorders>
          </w:tcPr>
          <w:p w14:paraId="60BEDC30"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auto"/>
              <w:right w:val="single" w:sz="4" w:space="0" w:color="000000" w:themeColor="text1"/>
            </w:tcBorders>
          </w:tcPr>
          <w:p w14:paraId="15121600"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23DB5CB" w14:textId="77777777" w:rsidR="00A55B53" w:rsidRPr="00123177" w:rsidRDefault="00A55B53" w:rsidP="00A55B53"/>
    <w:p w14:paraId="3473FB32" w14:textId="77777777" w:rsidR="00A55B53" w:rsidRPr="00123177" w:rsidRDefault="00A55B53" w:rsidP="00A55B53">
      <w:pPr>
        <w:pStyle w:val="Heading5"/>
        <w:rPr>
          <w:rFonts w:eastAsia="Arial"/>
        </w:rPr>
      </w:pPr>
      <w:r w:rsidRPr="00123177">
        <w:rPr>
          <w:rFonts w:eastAsia="Arial"/>
        </w:rPr>
        <w:t>Requirement to perform E2E checksum and counter diagnostics on the Tx PDU.</w:t>
      </w:r>
    </w:p>
    <w:tbl>
      <w:tblPr>
        <w:tblW w:w="9518" w:type="dxa"/>
        <w:tblInd w:w="108" w:type="dxa"/>
        <w:tblLayout w:type="fixed"/>
        <w:tblLook w:val="0000" w:firstRow="0" w:lastRow="0" w:firstColumn="0" w:lastColumn="0" w:noHBand="0" w:noVBand="0"/>
      </w:tblPr>
      <w:tblGrid>
        <w:gridCol w:w="1920"/>
        <w:gridCol w:w="7598"/>
      </w:tblGrid>
      <w:tr w:rsidR="00A55B53" w:rsidRPr="00123177" w14:paraId="01E8EDB7" w14:textId="77777777" w:rsidTr="00535342">
        <w:trPr>
          <w:cantSplit/>
        </w:trPr>
        <w:tc>
          <w:tcPr>
            <w:tcW w:w="1920" w:type="dxa"/>
            <w:tcBorders>
              <w:top w:val="single" w:sz="4" w:space="0" w:color="auto"/>
              <w:left w:val="single" w:sz="4" w:space="0" w:color="000000" w:themeColor="text1"/>
              <w:bottom w:val="single" w:sz="4" w:space="0" w:color="000000" w:themeColor="text1"/>
            </w:tcBorders>
          </w:tcPr>
          <w:p w14:paraId="60788DD2" w14:textId="77777777" w:rsidR="00A55B53" w:rsidRPr="00123177" w:rsidRDefault="00A55B53" w:rsidP="00535342">
            <w:pPr>
              <w:pStyle w:val="TableText"/>
              <w:rPr>
                <w:b/>
                <w:bCs/>
              </w:rPr>
            </w:pPr>
            <w:r w:rsidRPr="00123177">
              <w:rPr>
                <w:b/>
                <w:bCs/>
              </w:rPr>
              <w:t>Term</w:t>
            </w:r>
          </w:p>
        </w:tc>
        <w:tc>
          <w:tcPr>
            <w:tcW w:w="7598" w:type="dxa"/>
            <w:tcBorders>
              <w:top w:val="single" w:sz="4" w:space="0" w:color="auto"/>
              <w:left w:val="single" w:sz="4" w:space="0" w:color="000000" w:themeColor="text1"/>
              <w:bottom w:val="single" w:sz="4" w:space="0" w:color="000000" w:themeColor="text1"/>
              <w:right w:val="single" w:sz="4" w:space="0" w:color="000000" w:themeColor="text1"/>
            </w:tcBorders>
          </w:tcPr>
          <w:p w14:paraId="0BE59745" w14:textId="77777777" w:rsidR="00A55B53" w:rsidRPr="00123177" w:rsidRDefault="00A55B53" w:rsidP="00535342">
            <w:pPr>
              <w:pStyle w:val="TableText"/>
              <w:rPr>
                <w:b/>
                <w:bCs/>
              </w:rPr>
            </w:pPr>
            <w:r w:rsidRPr="00123177">
              <w:rPr>
                <w:b/>
                <w:bCs/>
              </w:rPr>
              <w:t>Description</w:t>
            </w:r>
          </w:p>
        </w:tc>
      </w:tr>
      <w:tr w:rsidR="00A55B53" w:rsidRPr="00123177" w14:paraId="701D8C6B" w14:textId="77777777" w:rsidTr="00535342">
        <w:trPr>
          <w:cantSplit/>
          <w:trHeight w:val="274"/>
        </w:trPr>
        <w:tc>
          <w:tcPr>
            <w:tcW w:w="1920" w:type="dxa"/>
            <w:tcBorders>
              <w:top w:val="single" w:sz="4" w:space="0" w:color="000000" w:themeColor="text1"/>
              <w:left w:val="single" w:sz="4" w:space="0" w:color="000000" w:themeColor="text1"/>
              <w:bottom w:val="single" w:sz="4" w:space="0" w:color="000000" w:themeColor="text1"/>
            </w:tcBorders>
          </w:tcPr>
          <w:p w14:paraId="5FF42912"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87C19" w14:textId="77777777" w:rsidR="00A55B53" w:rsidRPr="00123177" w:rsidRDefault="00A55B53" w:rsidP="00535342">
            <w:pPr>
              <w:pStyle w:val="TableText"/>
            </w:pPr>
            <w:r w:rsidRPr="00123177">
              <w:rPr>
                <w:rFonts w:eastAsia="Arial"/>
                <w:szCs w:val="20"/>
              </w:rPr>
              <w:t>SWRS_SI_03</w:t>
            </w:r>
          </w:p>
        </w:tc>
      </w:tr>
      <w:tr w:rsidR="00A55B53" w:rsidRPr="00123177" w14:paraId="77A641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A0CDB2" w14:textId="77777777" w:rsidR="00A55B53" w:rsidRPr="00123177" w:rsidRDefault="00A55B53" w:rsidP="00535342">
            <w:pPr>
              <w:pStyle w:val="TableText"/>
              <w:snapToGrid w:val="0"/>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000401" w14:textId="77777777" w:rsidR="00A55B53" w:rsidRPr="00123177" w:rsidRDefault="00A55B53" w:rsidP="00535342">
            <w:pPr>
              <w:pStyle w:val="TableText"/>
              <w:snapToGrid w:val="0"/>
            </w:pPr>
            <w:r w:rsidRPr="00123177">
              <w:t>SDS-HVDCDC-334</w:t>
            </w:r>
          </w:p>
        </w:tc>
      </w:tr>
      <w:tr w:rsidR="00A55B53" w:rsidRPr="00123177" w14:paraId="427628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363799"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FFCD5B" w14:textId="77777777" w:rsidR="00A55B53" w:rsidRPr="00123177" w:rsidRDefault="00A55B53" w:rsidP="00535342">
            <w:pPr>
              <w:pStyle w:val="TableText"/>
              <w:snapToGrid w:val="0"/>
            </w:pPr>
            <w:r w:rsidRPr="00123177">
              <w:t>Pre C-Sample/PF3.0 Phase-2</w:t>
            </w:r>
          </w:p>
        </w:tc>
      </w:tr>
      <w:tr w:rsidR="00A55B53" w:rsidRPr="00123177" w14:paraId="6AA46B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EA53B5" w14:textId="77777777" w:rsidR="00A55B53" w:rsidRPr="00123177" w:rsidRDefault="00A55B53" w:rsidP="00535342">
            <w:pPr>
              <w:pStyle w:val="TableText"/>
              <w:snapToGrid w:val="0"/>
            </w:pPr>
            <w:r w:rsidRPr="00123177">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9A2550" w14:textId="77777777" w:rsidR="00A55B53" w:rsidRPr="00123177" w:rsidRDefault="00A55B53" w:rsidP="00535342">
            <w:pPr>
              <w:pStyle w:val="TableText"/>
            </w:pPr>
            <w:r w:rsidRPr="00123177">
              <w:t>The HVDCDC shall perform E2E checksum and counter diagnostics on the following Tx PDU:</w:t>
            </w:r>
          </w:p>
          <w:p w14:paraId="5D9650BE" w14:textId="77777777" w:rsidR="00A55B53" w:rsidRPr="00123177" w:rsidRDefault="00A55B53" w:rsidP="00535342">
            <w:pPr>
              <w:pStyle w:val="TableText"/>
            </w:pPr>
            <w:r w:rsidRPr="00123177">
              <w:t>- NHVDCDCStatus1 shall be E2E protected.</w:t>
            </w:r>
          </w:p>
        </w:tc>
      </w:tr>
      <w:tr w:rsidR="00A55B53" w:rsidRPr="00123177" w14:paraId="257638D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B65B58"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DB130A" w14:textId="77777777" w:rsidR="00A55B53" w:rsidRPr="00123177" w:rsidRDefault="00A55B53" w:rsidP="00535342">
            <w:pPr>
              <w:pStyle w:val="TableText"/>
            </w:pPr>
            <w:r w:rsidRPr="00123177">
              <w:t>No Such derived requirement is applicable.</w:t>
            </w:r>
          </w:p>
        </w:tc>
      </w:tr>
      <w:tr w:rsidR="00A55B53" w:rsidRPr="00123177" w14:paraId="732E114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6F00D2"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7F5008" w14:textId="77777777" w:rsidR="00A55B53" w:rsidRPr="00123177" w:rsidRDefault="00A55B53" w:rsidP="00535342">
            <w:pPr>
              <w:pStyle w:val="TableText"/>
              <w:snapToGrid w:val="0"/>
            </w:pPr>
            <w:r w:rsidRPr="00123177">
              <w:t>No Specific access restrictions is applicable.</w:t>
            </w:r>
          </w:p>
        </w:tc>
      </w:tr>
      <w:tr w:rsidR="00A55B53" w:rsidRPr="00123177" w14:paraId="495CF42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59D0D8" w14:textId="77777777" w:rsidR="00A55B53" w:rsidRPr="00123177" w:rsidRDefault="00A55B53" w:rsidP="00535342">
            <w:pPr>
              <w:pStyle w:val="TableText"/>
              <w:snapToGrid w:val="0"/>
            </w:pPr>
            <w:r w:rsidRPr="00123177">
              <w:lastRenderedPageBreak/>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ADD8A5" w14:textId="77777777" w:rsidR="00A55B53" w:rsidRPr="00123177" w:rsidRDefault="00A55B53" w:rsidP="00535342">
            <w:pPr>
              <w:pStyle w:val="TableText"/>
              <w:snapToGrid w:val="0"/>
            </w:pPr>
            <w:r w:rsidRPr="00123177">
              <w:t>The HVDCDC shall add CRC byte and frame count for the transmit PDU before sending</w:t>
            </w:r>
          </w:p>
        </w:tc>
      </w:tr>
      <w:tr w:rsidR="00A55B53" w:rsidRPr="00123177" w14:paraId="514269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105212" w14:textId="77777777" w:rsidR="00A55B53" w:rsidRPr="00123177" w:rsidRDefault="00A55B53" w:rsidP="00535342">
            <w:pPr>
              <w:pStyle w:val="TableText"/>
              <w:snapToGrid w:val="0"/>
            </w:pPr>
            <w:r w:rsidRPr="00123177">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292959" w14:textId="77777777" w:rsidR="00A55B53" w:rsidRPr="00123177" w:rsidRDefault="00A55B53" w:rsidP="00535342">
            <w:pPr>
              <w:pStyle w:val="TableText"/>
              <w:snapToGrid w:val="0"/>
            </w:pPr>
            <w:r w:rsidRPr="00123177">
              <w:t xml:space="preserve">The HVDCDC shall transmit TX PDU with CRC byte and frame count included. </w:t>
            </w:r>
          </w:p>
          <w:p w14:paraId="7D2406A2" w14:textId="77777777" w:rsidR="00A55B53" w:rsidRPr="00123177" w:rsidRDefault="00A55B53" w:rsidP="00535342">
            <w:pPr>
              <w:pStyle w:val="TableText"/>
              <w:snapToGrid w:val="0"/>
            </w:pPr>
            <w:r w:rsidRPr="00123177">
              <w:t xml:space="preserve">The HVDCDC shall not transmit TX PDU if CRC byte and frame count is </w:t>
            </w:r>
            <w:commentRangeStart w:id="254"/>
            <w:r w:rsidRPr="00123177">
              <w:t>missing</w:t>
            </w:r>
            <w:commentRangeEnd w:id="254"/>
            <w:r w:rsidRPr="00123177">
              <w:rPr>
                <w:rStyle w:val="CommentReference"/>
                <w:sz w:val="24"/>
                <w:szCs w:val="24"/>
              </w:rPr>
              <w:commentReference w:id="254"/>
            </w:r>
            <w:r w:rsidRPr="00123177">
              <w:t xml:space="preserve">. </w:t>
            </w:r>
          </w:p>
          <w:p w14:paraId="6A1F63BE" w14:textId="77777777" w:rsidR="00A55B53" w:rsidRPr="00123177" w:rsidRDefault="00A55B53" w:rsidP="00535342">
            <w:pPr>
              <w:pStyle w:val="TableText"/>
              <w:snapToGrid w:val="0"/>
            </w:pPr>
          </w:p>
        </w:tc>
      </w:tr>
      <w:tr w:rsidR="00A55B53" w:rsidRPr="00123177" w14:paraId="69B92AF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DB3E1F"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EB1609" w14:textId="77777777" w:rsidR="00A55B53" w:rsidRPr="00123177" w:rsidRDefault="00A55B53" w:rsidP="00535342">
            <w:pPr>
              <w:pStyle w:val="TableText"/>
              <w:snapToGrid w:val="0"/>
              <w:rPr>
                <w:rStyle w:val="normaltextrun"/>
              </w:rPr>
            </w:pPr>
            <w:r w:rsidRPr="00123177">
              <w:rPr>
                <w:rStyle w:val="normaltextrun"/>
              </w:rPr>
              <w:t>Verify that the CRC byte and frame count shall be included by HVDCDC as part of E2E protection in the TX PDU</w:t>
            </w:r>
          </w:p>
        </w:tc>
      </w:tr>
      <w:tr w:rsidR="00A55B53" w:rsidRPr="00123177" w14:paraId="50CB609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B21B72"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D3DCD2" w14:textId="77777777" w:rsidR="00A55B53" w:rsidRPr="00123177" w:rsidRDefault="00A55B53" w:rsidP="00535342">
            <w:pPr>
              <w:pStyle w:val="TableText"/>
              <w:snapToGrid w:val="0"/>
            </w:pPr>
            <w:r w:rsidRPr="00123177">
              <w:t>No such mandatory fields is applicable.</w:t>
            </w:r>
          </w:p>
        </w:tc>
      </w:tr>
      <w:tr w:rsidR="00A55B53" w:rsidRPr="00123177" w14:paraId="4F48C16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458E3F"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6ED75B" w14:textId="77777777" w:rsidR="00A55B53" w:rsidRPr="00123177" w:rsidRDefault="00A55B53" w:rsidP="00535342">
            <w:pPr>
              <w:pStyle w:val="TableText"/>
              <w:snapToGrid w:val="0"/>
            </w:pPr>
            <w:r w:rsidRPr="00123177">
              <w:t>No such Pre-Loaded Values is applicable.</w:t>
            </w:r>
          </w:p>
        </w:tc>
      </w:tr>
      <w:tr w:rsidR="00A55B53" w:rsidRPr="00123177" w14:paraId="2541DD5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309CA8"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F6A5C3" w14:textId="77777777" w:rsidR="00A55B53" w:rsidRPr="00123177" w:rsidRDefault="00A55B53" w:rsidP="00535342">
            <w:pPr>
              <w:pStyle w:val="TableText"/>
              <w:snapToGrid w:val="0"/>
            </w:pPr>
            <w:r w:rsidRPr="00123177">
              <w:t>Default values shall be applicable with respect to Pre-Loaded Values</w:t>
            </w:r>
          </w:p>
        </w:tc>
      </w:tr>
      <w:tr w:rsidR="00A55B53" w:rsidRPr="00123177" w14:paraId="3B20D6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D43E18"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5F1E78" w14:textId="77777777" w:rsidR="00A55B53" w:rsidRPr="00123177" w:rsidRDefault="00A55B53" w:rsidP="00535342">
            <w:pPr>
              <w:pStyle w:val="TableText"/>
              <w:snapToGrid w:val="0"/>
            </w:pPr>
            <w:r w:rsidRPr="00123177">
              <w:t>Valid range value is not required.</w:t>
            </w:r>
          </w:p>
        </w:tc>
      </w:tr>
      <w:tr w:rsidR="00A55B53" w:rsidRPr="00123177" w14:paraId="4BBB2F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C874C5"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349EC2" w14:textId="77777777" w:rsidR="00A55B53" w:rsidRPr="00123177" w:rsidRDefault="00A55B53" w:rsidP="00535342">
            <w:pPr>
              <w:pStyle w:val="TableText"/>
              <w:snapToGrid w:val="0"/>
            </w:pPr>
            <w:r w:rsidRPr="00123177">
              <w:t>Data latency period is not applicable</w:t>
            </w:r>
          </w:p>
        </w:tc>
      </w:tr>
      <w:tr w:rsidR="00A55B53" w:rsidRPr="00123177" w14:paraId="466580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107B9F"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6366A3" w14:textId="77777777" w:rsidR="00A55B53" w:rsidRPr="00123177" w:rsidRDefault="00A55B53" w:rsidP="00535342">
            <w:pPr>
              <w:pStyle w:val="TableText"/>
              <w:snapToGrid w:val="0"/>
            </w:pPr>
            <w:r w:rsidRPr="00123177">
              <w:t>Data Retention period is not applicable.</w:t>
            </w:r>
          </w:p>
        </w:tc>
      </w:tr>
      <w:tr w:rsidR="00A55B53" w:rsidRPr="00123177" w14:paraId="122599D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F76123"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5655C8" w14:textId="77777777" w:rsidR="00A55B53" w:rsidRPr="00123177" w:rsidRDefault="00A55B53" w:rsidP="00535342">
            <w:pPr>
              <w:pStyle w:val="TableText"/>
              <w:snapToGrid w:val="0"/>
            </w:pPr>
            <w:r w:rsidRPr="00123177">
              <w:t>Data rate is not applicable.</w:t>
            </w:r>
          </w:p>
        </w:tc>
      </w:tr>
      <w:tr w:rsidR="00A55B53" w:rsidRPr="00123177" w14:paraId="22DECFB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8CCD0A"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A2C7FA" w14:textId="77777777" w:rsidR="00A55B53" w:rsidRPr="00123177" w:rsidRDefault="00A55B53" w:rsidP="00535342">
            <w:pPr>
              <w:pStyle w:val="TableText"/>
              <w:snapToGrid w:val="0"/>
            </w:pPr>
            <w:r w:rsidRPr="00123177">
              <w:t>External event is not required.</w:t>
            </w:r>
          </w:p>
        </w:tc>
      </w:tr>
      <w:tr w:rsidR="00A55B53" w:rsidRPr="00123177" w14:paraId="7727DE9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D43A55"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CEC351" w14:textId="77777777" w:rsidR="00A55B53" w:rsidRPr="00123177" w:rsidRDefault="00A55B53" w:rsidP="00535342">
            <w:pPr>
              <w:pStyle w:val="TableText"/>
              <w:snapToGrid w:val="0"/>
            </w:pPr>
            <w:r w:rsidRPr="00123177">
              <w:t>Temporal event is not applicable.</w:t>
            </w:r>
          </w:p>
        </w:tc>
      </w:tr>
      <w:tr w:rsidR="00A55B53" w:rsidRPr="00123177" w14:paraId="0B740F4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93B487" w14:textId="77777777" w:rsidR="00A55B53" w:rsidRPr="00123177" w:rsidRDefault="00A55B53" w:rsidP="00535342">
            <w:pPr>
              <w:pStyle w:val="TableText"/>
              <w:snapToGrid w:val="0"/>
            </w:pPr>
            <w:r w:rsidRPr="00123177">
              <w:t xml:space="preserve">Validation Rules/ </w:t>
            </w:r>
          </w:p>
          <w:p w14:paraId="70817F2C" w14:textId="77777777" w:rsidR="00A55B53" w:rsidRPr="00123177" w:rsidRDefault="00A55B53" w:rsidP="00535342">
            <w:pPr>
              <w:pStyle w:val="TableText"/>
              <w:snapToGrid w:val="0"/>
            </w:pPr>
            <w:r w:rsidRPr="00123177">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F8BCE9" w14:textId="77777777" w:rsidR="00A55B53" w:rsidRPr="00123177" w:rsidRDefault="00A55B53" w:rsidP="00535342">
            <w:pPr>
              <w:pStyle w:val="TableText"/>
              <w:snapToGrid w:val="0"/>
            </w:pPr>
            <w:r w:rsidRPr="00123177">
              <w:rPr>
                <w:rStyle w:val="normaltextrun"/>
              </w:rPr>
              <w:t>Verify that the CRC byte and frame count shall be included by HVDCDC as part of E2E protection in the TX PDU</w:t>
            </w:r>
          </w:p>
        </w:tc>
      </w:tr>
      <w:tr w:rsidR="00A55B53" w:rsidRPr="00123177" w14:paraId="6DC16AD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7B38C9"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3E6BFB" w14:textId="77777777" w:rsidR="00A55B53" w:rsidRPr="00123177" w:rsidRDefault="00A55B53" w:rsidP="00535342">
            <w:pPr>
              <w:pStyle w:val="TableText"/>
              <w:snapToGrid w:val="0"/>
            </w:pPr>
            <w:r w:rsidRPr="00123177">
              <w:t>Constraints is not applicable.</w:t>
            </w:r>
          </w:p>
        </w:tc>
      </w:tr>
      <w:tr w:rsidR="00A55B53" w:rsidRPr="00123177" w14:paraId="49F9B2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2D11E6"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148330" w14:textId="77777777" w:rsidR="00A55B53" w:rsidRPr="00123177" w:rsidRDefault="00A55B53" w:rsidP="00535342">
            <w:pPr>
              <w:pStyle w:val="TableText"/>
              <w:snapToGrid w:val="0"/>
            </w:pPr>
            <w:r w:rsidRPr="00123177">
              <w:t>No effects on other system</w:t>
            </w:r>
          </w:p>
        </w:tc>
      </w:tr>
      <w:tr w:rsidR="00A55B53" w:rsidRPr="00123177" w14:paraId="2C2E79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31D42E" w14:textId="77777777" w:rsidR="00A55B53" w:rsidRPr="00123177" w:rsidRDefault="00A55B53" w:rsidP="00535342">
            <w:pPr>
              <w:pStyle w:val="TableText"/>
              <w:snapToGrid w:val="0"/>
            </w:pPr>
            <w:r w:rsidRPr="00123177">
              <w:t>Testability with respect to test environment</w:t>
            </w:r>
          </w:p>
          <w:p w14:paraId="11A5A88E" w14:textId="77777777" w:rsidR="00A55B53" w:rsidRPr="00123177" w:rsidRDefault="00A55B53" w:rsidP="00535342">
            <w:pPr>
              <w:pStyle w:val="TableText"/>
              <w:snapToGrid w:val="0"/>
            </w:pPr>
            <w:r w:rsidRPr="00123177">
              <w:t>(Yes/No)</w:t>
            </w:r>
          </w:p>
          <w:p w14:paraId="1B3FF9C6" w14:textId="77777777" w:rsidR="00A55B53" w:rsidRPr="00123177" w:rsidRDefault="00A55B53" w:rsidP="00535342">
            <w:pPr>
              <w:pStyle w:val="TableText"/>
              <w:snapToGrid w:val="0"/>
            </w:pPr>
            <w:r w:rsidRPr="00123177">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5DDE86" w14:textId="77777777" w:rsidR="00A55B53" w:rsidRPr="00123177" w:rsidRDefault="00A55B53" w:rsidP="00535342">
            <w:pPr>
              <w:pStyle w:val="TableText"/>
              <w:snapToGrid w:val="0"/>
            </w:pPr>
            <w:r w:rsidRPr="00123177">
              <w:t>YES</w:t>
            </w:r>
          </w:p>
        </w:tc>
      </w:tr>
      <w:tr w:rsidR="00A55B53" w:rsidRPr="00123177" w14:paraId="0CC6C23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0AF1C6" w14:textId="77777777" w:rsidR="00A55B53" w:rsidRPr="00123177" w:rsidRDefault="00A55B53" w:rsidP="00535342">
            <w:pPr>
              <w:pStyle w:val="TableText"/>
              <w:snapToGrid w:val="0"/>
            </w:pPr>
            <w:r w:rsidRPr="00123177">
              <w:lastRenderedPageBreak/>
              <w:t>Feasible within project constraints</w:t>
            </w:r>
          </w:p>
          <w:p w14:paraId="54E9FB64" w14:textId="77777777" w:rsidR="00A55B53" w:rsidRPr="00123177" w:rsidRDefault="00A55B53" w:rsidP="00535342">
            <w:pPr>
              <w:pStyle w:val="TableText"/>
              <w:snapToGrid w:val="0"/>
            </w:pPr>
            <w:r w:rsidRPr="00123177">
              <w:t>(Yes/No)</w:t>
            </w:r>
          </w:p>
          <w:p w14:paraId="2F5E0997" w14:textId="77777777" w:rsidR="00A55B53" w:rsidRPr="00123177" w:rsidRDefault="00A55B53" w:rsidP="00535342">
            <w:pPr>
              <w:pStyle w:val="TableText"/>
              <w:snapToGrid w:val="0"/>
            </w:pPr>
            <w:r w:rsidRPr="00123177">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A2ACAA" w14:textId="77777777" w:rsidR="00A55B53" w:rsidRPr="00123177" w:rsidRDefault="00A55B53" w:rsidP="00535342">
            <w:pPr>
              <w:pStyle w:val="TableText"/>
              <w:snapToGrid w:val="0"/>
            </w:pPr>
            <w:r w:rsidRPr="00123177">
              <w:t>YES</w:t>
            </w:r>
          </w:p>
        </w:tc>
      </w:tr>
      <w:tr w:rsidR="00A55B53" w:rsidRPr="00123177" w14:paraId="0153C2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146967" w14:textId="77777777" w:rsidR="00A55B53" w:rsidRPr="00123177" w:rsidRDefault="00A55B53" w:rsidP="00535342">
            <w:pPr>
              <w:pStyle w:val="TableText"/>
              <w:snapToGrid w:val="0"/>
            </w:pPr>
            <w:r w:rsidRPr="00123177">
              <w:t>Critical</w:t>
            </w:r>
          </w:p>
          <w:p w14:paraId="6A1C7692"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DBD4B" w14:textId="77777777" w:rsidR="00A55B53" w:rsidRPr="00123177" w:rsidRDefault="00A55B53" w:rsidP="00535342">
            <w:pPr>
              <w:pStyle w:val="TableText"/>
              <w:snapToGrid w:val="0"/>
            </w:pPr>
            <w:r w:rsidRPr="00123177">
              <w:t>YES</w:t>
            </w:r>
          </w:p>
        </w:tc>
      </w:tr>
      <w:tr w:rsidR="00A55B53" w:rsidRPr="00123177" w14:paraId="11D98E3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5BB966"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E4428B"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6231CBFA" w14:textId="77777777" w:rsidR="00A55B53" w:rsidRDefault="00A55B53" w:rsidP="00A55B53">
      <w:pPr>
        <w:pStyle w:val="BodyText"/>
        <w:rPr>
          <w:b/>
          <w:bCs/>
        </w:rPr>
      </w:pPr>
    </w:p>
    <w:p w14:paraId="7304C566" w14:textId="574204ED" w:rsidR="00257A18" w:rsidRDefault="00CB2C27" w:rsidP="00CB2C27">
      <w:pPr>
        <w:pStyle w:val="Heading5"/>
        <w:rPr>
          <w:rFonts w:eastAsia="Arial"/>
        </w:rPr>
      </w:pPr>
      <w:r>
        <w:rPr>
          <w:rFonts w:eastAsia="Arial"/>
        </w:rPr>
        <w:t xml:space="preserve"> </w:t>
      </w:r>
      <w:r w:rsidR="00B54671">
        <w:rPr>
          <w:rFonts w:eastAsia="Arial"/>
        </w:rPr>
        <w:t xml:space="preserve">The HVDCDC software shall </w:t>
      </w:r>
      <w:r w:rsidR="00BC266C">
        <w:rPr>
          <w:rFonts w:eastAsia="Arial"/>
        </w:rPr>
        <w:t>continuously monitor if</w:t>
      </w:r>
      <w:r w:rsidR="00EE3597">
        <w:rPr>
          <w:rFonts w:eastAsia="Arial"/>
        </w:rPr>
        <w:t xml:space="preserve"> it receives an invalid combination of </w:t>
      </w:r>
      <w:r w:rsidR="007A62E0">
        <w:rPr>
          <w:rFonts w:eastAsia="Arial"/>
        </w:rPr>
        <w:t>requests</w:t>
      </w:r>
      <w:r w:rsidR="00EE3597">
        <w:rPr>
          <w:rFonts w:eastAsia="Arial"/>
        </w:rPr>
        <w:t xml:space="preserve"> </w:t>
      </w:r>
      <w:r w:rsidR="000F0D14">
        <w:rPr>
          <w:rFonts w:eastAsia="Arial"/>
        </w:rPr>
        <w:t xml:space="preserve">for NHVDCDCCommand </w:t>
      </w:r>
      <w:r w:rsidR="00EE3597">
        <w:rPr>
          <w:rFonts w:eastAsia="Arial"/>
        </w:rPr>
        <w:t>from the domain controller</w:t>
      </w:r>
      <w:r w:rsidR="00A94B97">
        <w:rPr>
          <w:rFonts w:eastAsia="Arial"/>
        </w:rPr>
        <w:t>.</w:t>
      </w:r>
    </w:p>
    <w:tbl>
      <w:tblPr>
        <w:tblW w:w="9518" w:type="dxa"/>
        <w:tblInd w:w="108" w:type="dxa"/>
        <w:tblLayout w:type="fixed"/>
        <w:tblLook w:val="0000" w:firstRow="0" w:lastRow="0" w:firstColumn="0" w:lastColumn="0" w:noHBand="0" w:noVBand="0"/>
      </w:tblPr>
      <w:tblGrid>
        <w:gridCol w:w="1920"/>
        <w:gridCol w:w="7598"/>
      </w:tblGrid>
      <w:tr w:rsidR="002A211B" w:rsidRPr="00123177" w14:paraId="3933281D" w14:textId="77777777" w:rsidTr="00FA691B">
        <w:trPr>
          <w:cantSplit/>
        </w:trPr>
        <w:tc>
          <w:tcPr>
            <w:tcW w:w="1920" w:type="dxa"/>
            <w:tcBorders>
              <w:top w:val="single" w:sz="4" w:space="0" w:color="auto"/>
              <w:left w:val="single" w:sz="4" w:space="0" w:color="000000" w:themeColor="text1"/>
              <w:bottom w:val="single" w:sz="4" w:space="0" w:color="000000" w:themeColor="text1"/>
            </w:tcBorders>
          </w:tcPr>
          <w:p w14:paraId="659348D0" w14:textId="77777777" w:rsidR="002A211B" w:rsidRPr="00123177" w:rsidRDefault="002A211B" w:rsidP="00FA691B">
            <w:pPr>
              <w:pStyle w:val="TableText"/>
              <w:rPr>
                <w:b/>
                <w:bCs/>
              </w:rPr>
            </w:pPr>
            <w:r w:rsidRPr="00123177">
              <w:rPr>
                <w:b/>
                <w:bCs/>
              </w:rPr>
              <w:t>Term</w:t>
            </w:r>
          </w:p>
        </w:tc>
        <w:tc>
          <w:tcPr>
            <w:tcW w:w="7598" w:type="dxa"/>
            <w:tcBorders>
              <w:top w:val="single" w:sz="4" w:space="0" w:color="auto"/>
              <w:left w:val="single" w:sz="4" w:space="0" w:color="000000" w:themeColor="text1"/>
              <w:bottom w:val="single" w:sz="4" w:space="0" w:color="000000" w:themeColor="text1"/>
              <w:right w:val="single" w:sz="4" w:space="0" w:color="000000" w:themeColor="text1"/>
            </w:tcBorders>
          </w:tcPr>
          <w:p w14:paraId="5E5D37D1" w14:textId="77777777" w:rsidR="002A211B" w:rsidRPr="00123177" w:rsidRDefault="002A211B" w:rsidP="00FA691B">
            <w:pPr>
              <w:pStyle w:val="TableText"/>
              <w:rPr>
                <w:b/>
                <w:bCs/>
              </w:rPr>
            </w:pPr>
            <w:r w:rsidRPr="00123177">
              <w:rPr>
                <w:b/>
                <w:bCs/>
              </w:rPr>
              <w:t>Description</w:t>
            </w:r>
          </w:p>
        </w:tc>
      </w:tr>
      <w:tr w:rsidR="002A211B" w:rsidRPr="00123177" w14:paraId="495FC127" w14:textId="77777777" w:rsidTr="00FA691B">
        <w:trPr>
          <w:cantSplit/>
          <w:trHeight w:val="274"/>
        </w:trPr>
        <w:tc>
          <w:tcPr>
            <w:tcW w:w="1920" w:type="dxa"/>
            <w:tcBorders>
              <w:top w:val="single" w:sz="4" w:space="0" w:color="000000" w:themeColor="text1"/>
              <w:left w:val="single" w:sz="4" w:space="0" w:color="000000" w:themeColor="text1"/>
              <w:bottom w:val="single" w:sz="4" w:space="0" w:color="000000" w:themeColor="text1"/>
            </w:tcBorders>
          </w:tcPr>
          <w:p w14:paraId="7A96BC8B" w14:textId="77777777" w:rsidR="002A211B" w:rsidRPr="00123177" w:rsidRDefault="002A211B" w:rsidP="00FA691B">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CC22CD" w14:textId="6FC7B866" w:rsidR="002A211B" w:rsidRPr="00123177" w:rsidRDefault="002A211B" w:rsidP="00FA691B">
            <w:pPr>
              <w:pStyle w:val="TableText"/>
            </w:pPr>
            <w:r w:rsidRPr="00123177">
              <w:rPr>
                <w:rFonts w:eastAsia="Arial"/>
                <w:szCs w:val="20"/>
              </w:rPr>
              <w:t>SWRS_SI_0</w:t>
            </w:r>
            <w:r w:rsidR="007A62E0">
              <w:rPr>
                <w:rFonts w:eastAsia="Arial"/>
                <w:szCs w:val="20"/>
              </w:rPr>
              <w:t>4</w:t>
            </w:r>
          </w:p>
        </w:tc>
      </w:tr>
      <w:tr w:rsidR="002A211B" w:rsidRPr="00123177" w14:paraId="4FE6E47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981D539" w14:textId="77777777" w:rsidR="002A211B" w:rsidRPr="00123177" w:rsidRDefault="002A211B" w:rsidP="00FA691B">
            <w:pPr>
              <w:pStyle w:val="TableText"/>
              <w:snapToGrid w:val="0"/>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DDE6AB" w14:textId="739662F7" w:rsidR="002A211B" w:rsidRPr="00123177" w:rsidRDefault="002A211B" w:rsidP="00FA691B">
            <w:pPr>
              <w:pStyle w:val="TableText"/>
              <w:snapToGrid w:val="0"/>
            </w:pPr>
            <w:r w:rsidRPr="00123177">
              <w:t>SDS-HVDCDC-</w:t>
            </w:r>
            <w:r w:rsidR="007A62E0">
              <w:t>512</w:t>
            </w:r>
          </w:p>
        </w:tc>
      </w:tr>
      <w:tr w:rsidR="002A211B" w:rsidRPr="00123177" w14:paraId="605E134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7D6B756" w14:textId="77777777" w:rsidR="002A211B" w:rsidRPr="00123177" w:rsidRDefault="002A211B" w:rsidP="00FA691B">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445AD9" w14:textId="77777777" w:rsidR="002A211B" w:rsidRPr="00123177" w:rsidRDefault="002A211B" w:rsidP="00FA691B">
            <w:pPr>
              <w:pStyle w:val="TableText"/>
              <w:snapToGrid w:val="0"/>
            </w:pPr>
            <w:r w:rsidRPr="00123177">
              <w:t>Pre C-Sample/PF3.0 Phase-2</w:t>
            </w:r>
          </w:p>
        </w:tc>
      </w:tr>
      <w:tr w:rsidR="002A211B" w:rsidRPr="00123177" w14:paraId="1952910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41703A2" w14:textId="77777777" w:rsidR="002A211B" w:rsidRPr="00123177" w:rsidRDefault="002A211B" w:rsidP="00FA691B">
            <w:pPr>
              <w:pStyle w:val="TableText"/>
              <w:snapToGrid w:val="0"/>
            </w:pPr>
            <w:r w:rsidRPr="00123177">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F31A18" w14:textId="1169FCFF" w:rsidR="007A62E0" w:rsidRPr="00123177" w:rsidRDefault="002A211B" w:rsidP="007A62E0">
            <w:pPr>
              <w:pStyle w:val="TableText"/>
            </w:pPr>
            <w:r w:rsidRPr="00123177">
              <w:t>The HVDCDC sha</w:t>
            </w:r>
            <w:r w:rsidR="007A62E0">
              <w:t xml:space="preserve">ll </w:t>
            </w:r>
            <w:r w:rsidR="00030E12">
              <w:t xml:space="preserve">continuously monitor if it receives an invalid combination of requests from the controller </w:t>
            </w:r>
            <w:r w:rsidR="00F817E2">
              <w:t xml:space="preserve">and raise a fault if it </w:t>
            </w:r>
            <w:r w:rsidR="004A10BE">
              <w:t>does, if</w:t>
            </w:r>
            <w:r w:rsidR="00F817E2">
              <w:t xml:space="preserve"> the situation persists for more than a cali</w:t>
            </w:r>
            <w:r w:rsidR="00486456">
              <w:t>bratable time</w:t>
            </w:r>
            <w:r w:rsidR="004A10BE">
              <w:t xml:space="preserve"> HVDCDC_CAL</w:t>
            </w:r>
          </w:p>
          <w:p w14:paraId="763CE60E" w14:textId="47DCAA43" w:rsidR="002A211B" w:rsidRPr="00123177" w:rsidRDefault="002A211B" w:rsidP="00FA691B">
            <w:pPr>
              <w:pStyle w:val="TableText"/>
            </w:pPr>
          </w:p>
        </w:tc>
      </w:tr>
      <w:tr w:rsidR="002A211B" w:rsidRPr="00123177" w14:paraId="4A7E179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F92DA1E" w14:textId="77777777" w:rsidR="002A211B" w:rsidRPr="00123177" w:rsidRDefault="002A211B" w:rsidP="00FA691B">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C66E31" w14:textId="77777777" w:rsidR="002A211B" w:rsidRPr="00123177" w:rsidRDefault="002A211B" w:rsidP="00FA691B">
            <w:pPr>
              <w:pStyle w:val="TableText"/>
            </w:pPr>
            <w:r w:rsidRPr="00123177">
              <w:t>No Such derived requirement is applicable.</w:t>
            </w:r>
          </w:p>
        </w:tc>
      </w:tr>
      <w:tr w:rsidR="002A211B" w:rsidRPr="00123177" w14:paraId="73FD166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25C6BED" w14:textId="77777777" w:rsidR="002A211B" w:rsidRPr="00123177" w:rsidRDefault="002A211B" w:rsidP="00FA691B">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A53C0A" w14:textId="77777777" w:rsidR="002A211B" w:rsidRPr="00123177" w:rsidRDefault="002A211B" w:rsidP="00FA691B">
            <w:pPr>
              <w:pStyle w:val="TableText"/>
              <w:snapToGrid w:val="0"/>
            </w:pPr>
            <w:r w:rsidRPr="00123177">
              <w:t>No Specific access restrictions is applicable.</w:t>
            </w:r>
          </w:p>
        </w:tc>
      </w:tr>
      <w:tr w:rsidR="002A211B" w:rsidRPr="00123177" w14:paraId="5738661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F519E9F" w14:textId="77777777" w:rsidR="002A211B" w:rsidRPr="00123177" w:rsidRDefault="002A211B" w:rsidP="00FA691B">
            <w:pPr>
              <w:pStyle w:val="TableText"/>
              <w:snapToGrid w:val="0"/>
            </w:pPr>
            <w:r w:rsidRPr="00123177">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3F29EF" w14:textId="286CA774" w:rsidR="002A211B" w:rsidRPr="00123177" w:rsidRDefault="002A211B" w:rsidP="00FA691B">
            <w:pPr>
              <w:pStyle w:val="TableText"/>
              <w:snapToGrid w:val="0"/>
            </w:pPr>
            <w:r w:rsidRPr="00123177">
              <w:t xml:space="preserve">The HVDCDC shall </w:t>
            </w:r>
            <w:r w:rsidR="00BF36D0">
              <w:t xml:space="preserve">receive </w:t>
            </w:r>
            <w:r w:rsidR="00E24AFE">
              <w:t xml:space="preserve">either of </w:t>
            </w:r>
            <w:r w:rsidR="00E9178F">
              <w:t xml:space="preserve"> the</w:t>
            </w:r>
            <w:r w:rsidR="00E24AFE">
              <w:t xml:space="preserve"> below values</w:t>
            </w:r>
            <w:r w:rsidR="00060B41">
              <w:t>,</w:t>
            </w:r>
            <w:r w:rsidR="00060B41">
              <w:br/>
              <w:t>1.</w:t>
            </w:r>
            <w:r w:rsidR="00E9178F">
              <w:t xml:space="preserve"> NHVDCDCCommand</w:t>
            </w:r>
            <w:r w:rsidR="00703FFE">
              <w:t xml:space="preserve"> </w:t>
            </w:r>
            <w:r w:rsidR="005167DF">
              <w:t xml:space="preserve">signal </w:t>
            </w:r>
            <w:r w:rsidR="00060B41">
              <w:t>with value 0x3 (</w:t>
            </w:r>
            <w:r w:rsidR="00577A21" w:rsidRPr="00577A21">
              <w:t>Unused_NHVDCDCCommand_NW</w:t>
            </w:r>
            <w:r w:rsidR="00060B41">
              <w:t>)</w:t>
            </w:r>
            <w:r w:rsidR="00577A21">
              <w:t xml:space="preserve"> OR</w:t>
            </w:r>
            <w:r w:rsidR="00577A21">
              <w:br/>
              <w:t>2.NHVDCDCCommand signal with value 0x4 (</w:t>
            </w:r>
            <w:r w:rsidR="00577A21" w:rsidRPr="00577A21">
              <w:t>Unused1_NHVDCDCCommand_NW</w:t>
            </w:r>
            <w:r w:rsidR="00577A21">
              <w:t>) OR</w:t>
            </w:r>
            <w:r w:rsidR="00BF36D0">
              <w:br/>
              <w:t>3.NHVDCDCCommand signal with value 0x5 (</w:t>
            </w:r>
            <w:r w:rsidR="00BF36D0" w:rsidRPr="00577A21">
              <w:t>Unused</w:t>
            </w:r>
            <w:r w:rsidR="00BF36D0">
              <w:t>2</w:t>
            </w:r>
            <w:r w:rsidR="00BF36D0" w:rsidRPr="00577A21">
              <w:t>_NHVDCDCCommand_NW</w:t>
            </w:r>
            <w:r w:rsidR="00BF36D0">
              <w:t>) OR</w:t>
            </w:r>
            <w:r w:rsidR="00F7695D">
              <w:br/>
              <w:t>4. NHVDCDCCommand signal with value 0x</w:t>
            </w:r>
            <w:r w:rsidR="00201053">
              <w:t>6</w:t>
            </w:r>
            <w:r w:rsidR="00F7695D">
              <w:t xml:space="preserve"> (</w:t>
            </w:r>
            <w:r w:rsidR="00F7695D" w:rsidRPr="00577A21">
              <w:t>Unused</w:t>
            </w:r>
            <w:r w:rsidR="00201053">
              <w:t>3</w:t>
            </w:r>
            <w:r w:rsidR="00F7695D" w:rsidRPr="00577A21">
              <w:t>_NHVDCDCCommand_NW</w:t>
            </w:r>
            <w:r w:rsidR="00F7695D">
              <w:t xml:space="preserve">) </w:t>
            </w:r>
          </w:p>
        </w:tc>
      </w:tr>
      <w:tr w:rsidR="002A211B" w:rsidRPr="00123177" w14:paraId="0012D76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9B0E635" w14:textId="77777777" w:rsidR="002A211B" w:rsidRPr="00123177" w:rsidRDefault="002A211B" w:rsidP="00FA691B">
            <w:pPr>
              <w:pStyle w:val="TableText"/>
              <w:snapToGrid w:val="0"/>
            </w:pPr>
            <w:r w:rsidRPr="00123177">
              <w:lastRenderedPageBreak/>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43581D" w14:textId="775CC5B1" w:rsidR="007F6F63" w:rsidRPr="00123177" w:rsidRDefault="007A705B" w:rsidP="007F6F63">
            <w:pPr>
              <w:spacing w:line="259" w:lineRule="auto"/>
              <w:rPr>
                <w:rFonts w:eastAsia="Arial"/>
                <w:color w:val="000000" w:themeColor="text1"/>
                <w:szCs w:val="20"/>
              </w:rPr>
            </w:pPr>
            <w:r>
              <w:rPr>
                <w:rFonts w:eastAsia="Arial"/>
                <w:color w:val="000000" w:themeColor="text1"/>
                <w:szCs w:val="20"/>
              </w:rPr>
              <w:t>1.</w:t>
            </w:r>
            <w:r w:rsidR="007F6F63" w:rsidRPr="00123177">
              <w:rPr>
                <w:rFonts w:eastAsia="Arial"/>
                <w:color w:val="000000" w:themeColor="text1"/>
                <w:szCs w:val="20"/>
              </w:rPr>
              <w:t>NHVDCDCFault @  HVDCDC_Status1 is equal to 0x3 ("Level 2")</w:t>
            </w:r>
          </w:p>
          <w:p w14:paraId="72DC14B2" w14:textId="6AAB1B99" w:rsidR="002A211B" w:rsidRPr="00123177" w:rsidRDefault="007F6F63" w:rsidP="007F6F63">
            <w:pPr>
              <w:pStyle w:val="TableText"/>
              <w:snapToGrid w:val="0"/>
            </w:pPr>
            <w:r w:rsidRPr="00123177">
              <w:rPr>
                <w:rFonts w:eastAsia="Arial"/>
                <w:color w:val="000000" w:themeColor="text1"/>
                <w:szCs w:val="20"/>
              </w:rPr>
              <w:t>NVHDCDCFaultID @  HVDCDC_Debug_PDU should provide Fault ID</w:t>
            </w:r>
            <w:r w:rsidR="00C94E8D">
              <w:rPr>
                <w:rFonts w:eastAsia="Arial"/>
                <w:color w:val="000000" w:themeColor="text1"/>
                <w:szCs w:val="20"/>
              </w:rPr>
              <w:t xml:space="preserve"> </w:t>
            </w:r>
            <w:r w:rsidR="00330050">
              <w:rPr>
                <w:rFonts w:eastAsia="Arial"/>
                <w:color w:val="000000" w:themeColor="text1"/>
                <w:szCs w:val="20"/>
              </w:rPr>
              <w:t>37</w:t>
            </w:r>
            <w:r w:rsidRPr="00123177">
              <w:rPr>
                <w:rFonts w:eastAsia="Arial"/>
                <w:color w:val="000000" w:themeColor="text1"/>
                <w:szCs w:val="20"/>
              </w:rPr>
              <w:t xml:space="preserve"> </w:t>
            </w:r>
            <w:r w:rsidR="007A705B">
              <w:rPr>
                <w:rFonts w:eastAsia="Arial"/>
                <w:color w:val="000000" w:themeColor="text1"/>
                <w:szCs w:val="20"/>
              </w:rPr>
              <w:t>2.W</w:t>
            </w:r>
            <w:r w:rsidRPr="00123177">
              <w:rPr>
                <w:rFonts w:eastAsia="Arial"/>
                <w:color w:val="000000" w:themeColor="text1"/>
                <w:szCs w:val="20"/>
              </w:rPr>
              <w:t xml:space="preserve">hen the </w:t>
            </w:r>
            <w:r w:rsidR="008A7FFB">
              <w:rPr>
                <w:rFonts w:eastAsia="Arial"/>
                <w:color w:val="000000" w:themeColor="text1"/>
                <w:szCs w:val="20"/>
              </w:rPr>
              <w:t xml:space="preserve">invalid </w:t>
            </w:r>
            <w:r w:rsidR="009E6558">
              <w:rPr>
                <w:rFonts w:eastAsia="Arial"/>
                <w:color w:val="000000" w:themeColor="text1"/>
                <w:szCs w:val="20"/>
              </w:rPr>
              <w:t>value</w:t>
            </w:r>
            <w:r w:rsidR="008A7FFB">
              <w:rPr>
                <w:rFonts w:eastAsia="Arial"/>
                <w:color w:val="000000" w:themeColor="text1"/>
                <w:szCs w:val="20"/>
              </w:rPr>
              <w:t xml:space="preserve"> for NHVDCDCCommand are received </w:t>
            </w:r>
            <w:r w:rsidR="00046B40">
              <w:rPr>
                <w:rFonts w:eastAsia="Arial"/>
                <w:color w:val="000000" w:themeColor="text1"/>
                <w:szCs w:val="20"/>
              </w:rPr>
              <w:t xml:space="preserve">for </w:t>
            </w:r>
            <w:r w:rsidRPr="00123177">
              <w:rPr>
                <w:rFonts w:eastAsia="Arial"/>
                <w:color w:val="000000" w:themeColor="text1"/>
                <w:szCs w:val="20"/>
              </w:rPr>
              <w:t xml:space="preserve"> </w:t>
            </w:r>
            <w:r w:rsidR="00046B40">
              <w:rPr>
                <w:rFonts w:eastAsia="Arial"/>
                <w:color w:val="000000" w:themeColor="text1"/>
                <w:szCs w:val="20"/>
              </w:rPr>
              <w:t xml:space="preserve">a configured </w:t>
            </w:r>
            <w:r w:rsidR="0008435E">
              <w:rPr>
                <w:rFonts w:eastAsia="Arial"/>
                <w:color w:val="000000" w:themeColor="text1"/>
                <w:szCs w:val="20"/>
              </w:rPr>
              <w:t>calibratable</w:t>
            </w:r>
            <w:r w:rsidR="00046B40">
              <w:rPr>
                <w:rFonts w:eastAsia="Arial"/>
                <w:color w:val="000000" w:themeColor="text1"/>
                <w:szCs w:val="20"/>
              </w:rPr>
              <w:t xml:space="preserve"> time </w:t>
            </w:r>
            <w:r>
              <w:rPr>
                <w:rFonts w:eastAsia="Arial"/>
                <w:color w:val="000000" w:themeColor="text1"/>
              </w:rPr>
              <w:t xml:space="preserve">HVDCDC_CAL </w:t>
            </w:r>
            <w:r w:rsidRPr="00123177">
              <w:rPr>
                <w:rFonts w:eastAsia="Arial"/>
                <w:color w:val="000000" w:themeColor="text1"/>
                <w:szCs w:val="20"/>
              </w:rPr>
              <w:t xml:space="preserve">and </w:t>
            </w:r>
            <w:r w:rsidR="0008435E">
              <w:rPr>
                <w:rFonts w:eastAsia="Arial"/>
                <w:color w:val="000000" w:themeColor="text1"/>
                <w:szCs w:val="20"/>
              </w:rPr>
              <w:t xml:space="preserve">the debounce time for this fault </w:t>
            </w:r>
            <w:r w:rsidR="00EF6C5E">
              <w:rPr>
                <w:rFonts w:eastAsia="Arial"/>
                <w:color w:val="000000" w:themeColor="text1"/>
                <w:szCs w:val="20"/>
              </w:rPr>
              <w:t xml:space="preserve">shall be calibratable time (Default- </w:t>
            </w:r>
            <w:r w:rsidR="00330050">
              <w:rPr>
                <w:rFonts w:eastAsia="Arial"/>
                <w:color w:val="000000" w:themeColor="text1"/>
                <w:szCs w:val="20"/>
              </w:rPr>
              <w:t>50</w:t>
            </w:r>
            <w:r w:rsidRPr="00123177">
              <w:rPr>
                <w:rFonts w:eastAsia="Arial"/>
                <w:color w:val="000000" w:themeColor="text1"/>
                <w:szCs w:val="20"/>
              </w:rPr>
              <w:t xml:space="preserve"> msec</w:t>
            </w:r>
            <w:r w:rsidR="00EF6C5E">
              <w:rPr>
                <w:rFonts w:eastAsia="Arial"/>
                <w:color w:val="000000" w:themeColor="text1"/>
                <w:szCs w:val="20"/>
              </w:rPr>
              <w:t>).</w:t>
            </w:r>
            <w:r w:rsidR="001229A5">
              <w:rPr>
                <w:rFonts w:eastAsia="Arial"/>
                <w:color w:val="000000" w:themeColor="text1"/>
                <w:szCs w:val="20"/>
              </w:rPr>
              <w:br/>
            </w:r>
            <w:r w:rsidR="007A705B">
              <w:rPr>
                <w:rFonts w:eastAsia="Arial"/>
                <w:color w:val="000000" w:themeColor="text1"/>
                <w:szCs w:val="20"/>
              </w:rPr>
              <w:t>3.</w:t>
            </w:r>
            <w:r w:rsidR="00F244E1">
              <w:rPr>
                <w:rFonts w:eastAsia="Arial"/>
                <w:color w:val="000000" w:themeColor="text1"/>
                <w:szCs w:val="20"/>
              </w:rPr>
              <w:t xml:space="preserve">Set </w:t>
            </w:r>
            <w:r w:rsidR="007A705B">
              <w:rPr>
                <w:rFonts w:eastAsia="Arial"/>
                <w:color w:val="000000" w:themeColor="text1"/>
                <w:szCs w:val="20"/>
              </w:rPr>
              <w:t xml:space="preserve">the </w:t>
            </w:r>
            <w:r w:rsidR="00F244E1">
              <w:rPr>
                <w:rFonts w:eastAsia="Arial"/>
                <w:color w:val="000000" w:themeColor="text1"/>
                <w:szCs w:val="20"/>
              </w:rPr>
              <w:t xml:space="preserve">DTC </w:t>
            </w:r>
            <w:r w:rsidR="007A705B" w:rsidRPr="00BB674C">
              <w:rPr>
                <w:rFonts w:eastAsia="Arial"/>
                <w:b/>
                <w:bCs/>
                <w:color w:val="000000" w:themeColor="text1"/>
                <w:szCs w:val="20"/>
              </w:rPr>
              <w:t>“</w:t>
            </w:r>
            <w:r w:rsidR="007A705B" w:rsidRPr="007A705B">
              <w:rPr>
                <w:rFonts w:eastAsia="Arial"/>
                <w:color w:val="000000" w:themeColor="text1"/>
                <w:szCs w:val="20"/>
              </w:rPr>
              <w:t>0x1E2500</w:t>
            </w:r>
            <w:r w:rsidR="007A705B" w:rsidRPr="00BB674C">
              <w:rPr>
                <w:rFonts w:eastAsia="Arial"/>
                <w:b/>
                <w:bCs/>
                <w:color w:val="000000" w:themeColor="text1"/>
                <w:szCs w:val="20"/>
              </w:rPr>
              <w:t>”</w:t>
            </w:r>
          </w:p>
        </w:tc>
      </w:tr>
      <w:tr w:rsidR="002A211B" w:rsidRPr="00123177" w14:paraId="1E9F52A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DDDF25D" w14:textId="77777777" w:rsidR="002A211B" w:rsidRPr="00123177" w:rsidRDefault="002A211B" w:rsidP="00FA691B">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A7CE39" w14:textId="39B05FCE" w:rsidR="002A211B" w:rsidRPr="00123177" w:rsidRDefault="00473E75" w:rsidP="00FA691B">
            <w:pPr>
              <w:pStyle w:val="TableText"/>
              <w:snapToGrid w:val="0"/>
              <w:rPr>
                <w:rStyle w:val="normaltextrun"/>
              </w:rPr>
            </w:pPr>
            <w:r>
              <w:t>1.The HVDCDC shall receive CAN NM message.</w:t>
            </w:r>
            <w:r>
              <w:br/>
            </w:r>
            <w:r w:rsidR="00D06D7A">
              <w:t>2.</w:t>
            </w:r>
            <w:r w:rsidR="00D06D7A" w:rsidRPr="00123177">
              <w:t xml:space="preserve"> The</w:t>
            </w:r>
            <w:r w:rsidR="00183243" w:rsidRPr="00123177">
              <w:t xml:space="preserve"> HVDCDC sh</w:t>
            </w:r>
            <w:r w:rsidR="00492562">
              <w:t xml:space="preserve">all receive </w:t>
            </w:r>
            <w:r w:rsidR="00C6483D">
              <w:t xml:space="preserve">signal </w:t>
            </w:r>
            <w:r w:rsidR="00183243" w:rsidRPr="00123177">
              <w:t xml:space="preserve"> </w:t>
            </w:r>
            <w:r w:rsidR="00C6483D">
              <w:t>NHVDCDCCommand with any value mentioned in the input section.</w:t>
            </w:r>
            <w:r w:rsidR="00AF51AE">
              <w:br/>
              <w:t>3.Run the diagnostic to validate input command value</w:t>
            </w:r>
            <w:r w:rsidR="00FE6AD4">
              <w:t xml:space="preserve"> </w:t>
            </w:r>
            <w:r w:rsidR="00DD3A91" w:rsidRPr="00DD3A91">
              <w:t>EDSU_HVDCDC_Cmd</w:t>
            </w:r>
            <w:r w:rsidR="00363F9B">
              <w:t xml:space="preserve"> </w:t>
            </w:r>
            <w:r w:rsidR="00FE6AD4">
              <w:t>@</w:t>
            </w:r>
            <w:r w:rsidR="00363F9B">
              <w:t xml:space="preserve"> </w:t>
            </w:r>
            <w:r w:rsidR="00363F9B" w:rsidRPr="00363F9B">
              <w:t>NHVDCDCCommand</w:t>
            </w:r>
            <w:r w:rsidR="00FE6AD4">
              <w:t xml:space="preserve"> </w:t>
            </w:r>
            <w:r w:rsidR="00C6483D">
              <w:br/>
            </w:r>
            <w:r w:rsidR="003F2FC0">
              <w:t>4</w:t>
            </w:r>
            <w:r w:rsidR="0085300C">
              <w:t>.</w:t>
            </w:r>
            <w:r w:rsidR="003F2FC0">
              <w:t>If the invalid value is received increment the debounce counter</w:t>
            </w:r>
            <w:r w:rsidR="00B617DD">
              <w:br/>
              <w:t>5.Check if the debounce counter maximum physical value is exceeded</w:t>
            </w:r>
            <w:r w:rsidR="003F2FC0">
              <w:br/>
            </w:r>
            <w:r w:rsidR="00B617DD">
              <w:t>6</w:t>
            </w:r>
            <w:r w:rsidR="00257D44">
              <w:t>.</w:t>
            </w:r>
            <w:r w:rsidR="0085300C">
              <w:t xml:space="preserve">The fault should be raised </w:t>
            </w:r>
            <w:r w:rsidR="00B617DD">
              <w:t>after</w:t>
            </w:r>
            <w:r w:rsidR="0085300C">
              <w:t xml:space="preserve"> a configurable debounce time</w:t>
            </w:r>
            <w:r w:rsidR="00B109FC">
              <w:t>(50 msec)</w:t>
            </w:r>
            <w:r w:rsidR="00B617DD">
              <w:t xml:space="preserve"> is elapsed</w:t>
            </w:r>
            <w:r w:rsidR="00B109FC">
              <w:t>.</w:t>
            </w:r>
          </w:p>
        </w:tc>
      </w:tr>
      <w:tr w:rsidR="002A211B" w:rsidRPr="00123177" w14:paraId="3AAE0B8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13374F6" w14:textId="77777777" w:rsidR="002A211B" w:rsidRPr="00123177" w:rsidRDefault="002A211B" w:rsidP="00FA691B">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1AF177" w14:textId="4AF62D32" w:rsidR="002A211B" w:rsidRPr="00123177" w:rsidRDefault="002A211B" w:rsidP="00FA691B">
            <w:pPr>
              <w:pStyle w:val="TableText"/>
              <w:snapToGrid w:val="0"/>
            </w:pPr>
            <w:r w:rsidRPr="00123177">
              <w:t xml:space="preserve">No such mandatory fields </w:t>
            </w:r>
            <w:r w:rsidR="000F6487" w:rsidRPr="00123177">
              <w:t>are</w:t>
            </w:r>
            <w:r w:rsidRPr="00123177">
              <w:t xml:space="preserve"> applicable.</w:t>
            </w:r>
          </w:p>
        </w:tc>
      </w:tr>
      <w:tr w:rsidR="00517C62" w:rsidRPr="00123177" w14:paraId="1C2D7490"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1FCA404" w14:textId="77777777" w:rsidR="00517C62" w:rsidRPr="00123177" w:rsidRDefault="00517C62" w:rsidP="00517C6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2CF7DC" w14:textId="6279AE73" w:rsidR="00517C62" w:rsidRPr="00123177" w:rsidRDefault="00517C62" w:rsidP="00517C62">
            <w:pPr>
              <w:pStyle w:val="TableText"/>
              <w:snapToGrid w:val="0"/>
            </w:pPr>
            <w:r w:rsidRPr="00123177">
              <w:t>NHVDCDCStatus = 0, NHVDCDCStatusDebug = 0, NHVDCDCFault = 0.</w:t>
            </w:r>
          </w:p>
        </w:tc>
      </w:tr>
      <w:tr w:rsidR="00517C62" w:rsidRPr="00123177" w14:paraId="787921E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6DD7049" w14:textId="77777777" w:rsidR="00517C62" w:rsidRPr="00123177" w:rsidRDefault="00517C62" w:rsidP="00517C6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96E4C" w14:textId="77777777" w:rsidR="00517C62" w:rsidRPr="00123177" w:rsidRDefault="00517C62" w:rsidP="00517C62">
            <w:pPr>
              <w:pStyle w:val="TableText"/>
              <w:snapToGrid w:val="0"/>
            </w:pPr>
            <w:r w:rsidRPr="00123177">
              <w:t>Default values shall be applicable with respect to Pre-Loaded Values</w:t>
            </w:r>
          </w:p>
        </w:tc>
      </w:tr>
      <w:tr w:rsidR="00517C62" w:rsidRPr="00123177" w14:paraId="28C4C56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A16F2B6" w14:textId="77777777" w:rsidR="00517C62" w:rsidRPr="00123177" w:rsidRDefault="00517C62" w:rsidP="00517C6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A0EC1" w14:textId="77777777" w:rsidR="00517C62" w:rsidRPr="00123177" w:rsidRDefault="00517C62" w:rsidP="00517C62">
            <w:pPr>
              <w:pStyle w:val="TableText"/>
              <w:snapToGrid w:val="0"/>
            </w:pPr>
            <w:r w:rsidRPr="00123177">
              <w:t>Valid range value is not required.</w:t>
            </w:r>
          </w:p>
        </w:tc>
      </w:tr>
      <w:tr w:rsidR="00517C62" w:rsidRPr="00123177" w14:paraId="473DDA5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FD5B83E" w14:textId="77777777" w:rsidR="00517C62" w:rsidRPr="00123177" w:rsidRDefault="00517C62" w:rsidP="00517C6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09E25C" w14:textId="77777777" w:rsidR="00517C62" w:rsidRPr="00123177" w:rsidRDefault="00517C62" w:rsidP="00517C62">
            <w:pPr>
              <w:pStyle w:val="TableText"/>
              <w:snapToGrid w:val="0"/>
            </w:pPr>
            <w:r w:rsidRPr="00123177">
              <w:t>Data latency period is not applicable</w:t>
            </w:r>
          </w:p>
        </w:tc>
      </w:tr>
      <w:tr w:rsidR="00517C62" w:rsidRPr="00123177" w14:paraId="1820D49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AEDD2D6" w14:textId="77777777" w:rsidR="00517C62" w:rsidRPr="00123177" w:rsidRDefault="00517C62" w:rsidP="00517C6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BE1B10" w14:textId="77777777" w:rsidR="00517C62" w:rsidRPr="00123177" w:rsidRDefault="00517C62" w:rsidP="00517C62">
            <w:pPr>
              <w:pStyle w:val="TableText"/>
              <w:snapToGrid w:val="0"/>
            </w:pPr>
            <w:r w:rsidRPr="00123177">
              <w:t>Data Retention period is not applicable.</w:t>
            </w:r>
          </w:p>
        </w:tc>
      </w:tr>
      <w:tr w:rsidR="00517C62" w:rsidRPr="00123177" w14:paraId="0F9C6BD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E883292" w14:textId="77777777" w:rsidR="00517C62" w:rsidRPr="00123177" w:rsidRDefault="00517C62" w:rsidP="00517C6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08D33C" w14:textId="77777777" w:rsidR="00517C62" w:rsidRPr="00123177" w:rsidRDefault="00517C62" w:rsidP="00517C62">
            <w:pPr>
              <w:pStyle w:val="TableText"/>
              <w:snapToGrid w:val="0"/>
            </w:pPr>
            <w:r w:rsidRPr="00123177">
              <w:t>Data rate is not applicable.</w:t>
            </w:r>
          </w:p>
        </w:tc>
      </w:tr>
      <w:tr w:rsidR="00517C62" w:rsidRPr="00123177" w14:paraId="2FB16A0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EE18558" w14:textId="77777777" w:rsidR="00517C62" w:rsidRPr="00123177" w:rsidRDefault="00517C62" w:rsidP="00517C6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C57F4D" w14:textId="77777777" w:rsidR="00517C62" w:rsidRPr="00123177" w:rsidRDefault="00517C62" w:rsidP="00517C62">
            <w:pPr>
              <w:pStyle w:val="TableText"/>
              <w:snapToGrid w:val="0"/>
            </w:pPr>
            <w:r w:rsidRPr="00123177">
              <w:t>External event is not required.</w:t>
            </w:r>
          </w:p>
        </w:tc>
      </w:tr>
      <w:tr w:rsidR="00517C62" w:rsidRPr="00123177" w14:paraId="60EF0FC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43DDCE5" w14:textId="77777777" w:rsidR="00517C62" w:rsidRPr="00123177" w:rsidRDefault="00517C62" w:rsidP="00517C6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50202D" w14:textId="77777777" w:rsidR="00517C62" w:rsidRPr="00123177" w:rsidRDefault="00517C62" w:rsidP="00517C62">
            <w:pPr>
              <w:pStyle w:val="TableText"/>
              <w:snapToGrid w:val="0"/>
            </w:pPr>
            <w:r w:rsidRPr="00123177">
              <w:t>Temporal event is not applicable.</w:t>
            </w:r>
          </w:p>
        </w:tc>
      </w:tr>
      <w:tr w:rsidR="00517C62" w:rsidRPr="00123177" w14:paraId="2C970A00"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E3E00D1" w14:textId="77777777" w:rsidR="00517C62" w:rsidRPr="00123177" w:rsidRDefault="00517C62" w:rsidP="00517C62">
            <w:pPr>
              <w:pStyle w:val="TableText"/>
              <w:snapToGrid w:val="0"/>
            </w:pPr>
            <w:r w:rsidRPr="00123177">
              <w:t xml:space="preserve">Validation Rules/ </w:t>
            </w:r>
          </w:p>
          <w:p w14:paraId="3BB2277F" w14:textId="77777777" w:rsidR="00517C62" w:rsidRPr="00123177" w:rsidRDefault="00517C62" w:rsidP="00517C62">
            <w:pPr>
              <w:pStyle w:val="TableText"/>
              <w:snapToGrid w:val="0"/>
            </w:pPr>
            <w:r w:rsidRPr="00123177">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7BE619" w14:textId="4FD0A9DC" w:rsidR="009305DF" w:rsidRPr="00123177" w:rsidRDefault="007F3ED4" w:rsidP="009305DF">
            <w:pPr>
              <w:pStyle w:val="TableText"/>
              <w:snapToGrid w:val="0"/>
              <w:rPr>
                <w:rFonts w:eastAsia="Arial"/>
                <w:color w:val="000000" w:themeColor="text1"/>
              </w:rPr>
            </w:pPr>
            <w:r>
              <w:rPr>
                <w:rFonts w:eastAsia="Arial"/>
                <w:color w:val="000000" w:themeColor="text1"/>
              </w:rPr>
              <w:t>1.</w:t>
            </w:r>
            <w:r w:rsidR="009305DF" w:rsidRPr="00123177">
              <w:rPr>
                <w:rFonts w:eastAsia="Arial"/>
                <w:color w:val="000000" w:themeColor="text1"/>
              </w:rPr>
              <w:t>Verify the CAN messages and CAN signal mentioned in input and out</w:t>
            </w:r>
            <w:r w:rsidR="00B07B33">
              <w:rPr>
                <w:rFonts w:eastAsia="Arial"/>
                <w:color w:val="000000" w:themeColor="text1"/>
              </w:rPr>
              <w:t>put</w:t>
            </w:r>
            <w:r w:rsidR="009305DF" w:rsidRPr="00123177">
              <w:rPr>
                <w:rFonts w:eastAsia="Arial"/>
                <w:color w:val="000000" w:themeColor="text1"/>
              </w:rPr>
              <w:t xml:space="preserve"> section on CANalyzer Tool</w:t>
            </w:r>
          </w:p>
          <w:p w14:paraId="3569034F" w14:textId="69AEAB0F" w:rsidR="00BD73E4" w:rsidRPr="00123177" w:rsidRDefault="007F3ED4" w:rsidP="00BD73E4">
            <w:pPr>
              <w:spacing w:line="259" w:lineRule="auto"/>
              <w:rPr>
                <w:rFonts w:eastAsia="Arial"/>
                <w:color w:val="000000" w:themeColor="text1"/>
                <w:szCs w:val="20"/>
              </w:rPr>
            </w:pPr>
            <w:r>
              <w:rPr>
                <w:rFonts w:eastAsia="Arial"/>
                <w:color w:val="000000" w:themeColor="text1"/>
                <w:szCs w:val="20"/>
              </w:rPr>
              <w:t>2.</w:t>
            </w:r>
            <w:r w:rsidR="00BD73E4" w:rsidRPr="00123177">
              <w:rPr>
                <w:rFonts w:eastAsia="Arial"/>
                <w:color w:val="000000" w:themeColor="text1"/>
                <w:szCs w:val="20"/>
              </w:rPr>
              <w:t>NHVDCDCFault @  HVDCDC_Status1 is equal to 0x3 ("Level 2")</w:t>
            </w:r>
          </w:p>
          <w:p w14:paraId="3CA1F73F" w14:textId="2F80771A" w:rsidR="00517C62" w:rsidRPr="00123177" w:rsidRDefault="00BD73E4" w:rsidP="00BD73E4">
            <w:pPr>
              <w:pStyle w:val="TableText"/>
              <w:snapToGrid w:val="0"/>
            </w:pPr>
            <w:r w:rsidRPr="00123177">
              <w:rPr>
                <w:rFonts w:eastAsia="Arial"/>
                <w:color w:val="000000" w:themeColor="text1"/>
                <w:szCs w:val="20"/>
              </w:rPr>
              <w:t>NVHDCDCFaultID @  HVDCDC_Debug_PDU should provide Fault ID</w:t>
            </w:r>
            <w:r>
              <w:rPr>
                <w:rFonts w:eastAsia="Arial"/>
                <w:color w:val="000000" w:themeColor="text1"/>
                <w:szCs w:val="20"/>
              </w:rPr>
              <w:t xml:space="preserve"> 37</w:t>
            </w:r>
            <w:r w:rsidR="007F3ED4">
              <w:rPr>
                <w:rFonts w:eastAsia="Arial"/>
                <w:color w:val="000000" w:themeColor="text1"/>
                <w:szCs w:val="20"/>
              </w:rPr>
              <w:br/>
              <w:t xml:space="preserve">3. </w:t>
            </w:r>
            <w:r w:rsidR="00522635">
              <w:rPr>
                <w:rFonts w:eastAsia="Arial"/>
                <w:color w:val="000000" w:themeColor="text1"/>
                <w:szCs w:val="20"/>
              </w:rPr>
              <w:t>Verify</w:t>
            </w:r>
            <w:r w:rsidR="007F3ED4">
              <w:rPr>
                <w:rFonts w:eastAsia="Arial"/>
                <w:color w:val="000000" w:themeColor="text1"/>
                <w:szCs w:val="20"/>
              </w:rPr>
              <w:t xml:space="preserve"> </w:t>
            </w:r>
            <w:r w:rsidR="007A7457">
              <w:rPr>
                <w:rFonts w:eastAsia="Arial"/>
                <w:color w:val="000000" w:themeColor="text1"/>
                <w:szCs w:val="20"/>
              </w:rPr>
              <w:t>the</w:t>
            </w:r>
            <w:r w:rsidR="007F3ED4">
              <w:rPr>
                <w:rFonts w:eastAsia="Arial"/>
                <w:color w:val="000000" w:themeColor="text1"/>
                <w:szCs w:val="20"/>
              </w:rPr>
              <w:t xml:space="preserve"> DTC </w:t>
            </w:r>
            <w:r w:rsidR="007F3ED4" w:rsidRPr="00BB674C">
              <w:rPr>
                <w:rFonts w:eastAsia="Arial"/>
                <w:b/>
                <w:bCs/>
                <w:color w:val="000000" w:themeColor="text1"/>
                <w:szCs w:val="20"/>
              </w:rPr>
              <w:t>“</w:t>
            </w:r>
            <w:r w:rsidR="007F3ED4" w:rsidRPr="007A705B">
              <w:rPr>
                <w:rFonts w:eastAsia="Arial"/>
                <w:color w:val="000000" w:themeColor="text1"/>
                <w:szCs w:val="20"/>
              </w:rPr>
              <w:t>0x1E2500</w:t>
            </w:r>
            <w:r w:rsidR="007F3ED4" w:rsidRPr="00BB674C">
              <w:rPr>
                <w:rFonts w:eastAsia="Arial"/>
                <w:b/>
                <w:bCs/>
                <w:color w:val="000000" w:themeColor="text1"/>
                <w:szCs w:val="20"/>
              </w:rPr>
              <w:t>”</w:t>
            </w:r>
          </w:p>
        </w:tc>
      </w:tr>
      <w:tr w:rsidR="00517C62" w:rsidRPr="00123177" w14:paraId="5DE583C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9675ADF" w14:textId="77777777" w:rsidR="00517C62" w:rsidRPr="00123177" w:rsidRDefault="00517C62" w:rsidP="00517C6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15F1AE" w14:textId="77777777" w:rsidR="00517C62" w:rsidRPr="00123177" w:rsidRDefault="00517C62" w:rsidP="00517C62">
            <w:pPr>
              <w:pStyle w:val="TableText"/>
              <w:snapToGrid w:val="0"/>
            </w:pPr>
            <w:r w:rsidRPr="00123177">
              <w:t>Constraints is not applicable.</w:t>
            </w:r>
          </w:p>
        </w:tc>
      </w:tr>
      <w:tr w:rsidR="00517C62" w:rsidRPr="00123177" w14:paraId="547A803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8FDC595" w14:textId="77777777" w:rsidR="00517C62" w:rsidRPr="00123177" w:rsidRDefault="00517C62" w:rsidP="00517C6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91BFDE" w14:textId="77777777" w:rsidR="00517C62" w:rsidRPr="00123177" w:rsidRDefault="00517C62" w:rsidP="00517C62">
            <w:pPr>
              <w:pStyle w:val="TableText"/>
              <w:snapToGrid w:val="0"/>
            </w:pPr>
            <w:r w:rsidRPr="00123177">
              <w:t>No effects on other system</w:t>
            </w:r>
          </w:p>
        </w:tc>
      </w:tr>
      <w:tr w:rsidR="00517C62" w:rsidRPr="00123177" w14:paraId="7B09305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A958C47" w14:textId="77777777" w:rsidR="00517C62" w:rsidRPr="00123177" w:rsidRDefault="00517C62" w:rsidP="00517C62">
            <w:pPr>
              <w:pStyle w:val="TableText"/>
              <w:snapToGrid w:val="0"/>
            </w:pPr>
            <w:r w:rsidRPr="00123177">
              <w:lastRenderedPageBreak/>
              <w:t>Testability with respect to test environment</w:t>
            </w:r>
          </w:p>
          <w:p w14:paraId="563378E0" w14:textId="77777777" w:rsidR="00517C62" w:rsidRPr="00123177" w:rsidRDefault="00517C62" w:rsidP="00517C62">
            <w:pPr>
              <w:pStyle w:val="TableText"/>
              <w:snapToGrid w:val="0"/>
            </w:pPr>
            <w:r w:rsidRPr="00123177">
              <w:t>(Yes/No)</w:t>
            </w:r>
          </w:p>
          <w:p w14:paraId="0FB11799" w14:textId="77777777" w:rsidR="00517C62" w:rsidRPr="00123177" w:rsidRDefault="00517C62" w:rsidP="00517C62">
            <w:pPr>
              <w:pStyle w:val="TableText"/>
              <w:snapToGrid w:val="0"/>
            </w:pPr>
            <w:r w:rsidRPr="00123177">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E3037A" w14:textId="77777777" w:rsidR="00517C62" w:rsidRPr="00123177" w:rsidRDefault="00517C62" w:rsidP="00517C62">
            <w:pPr>
              <w:pStyle w:val="TableText"/>
              <w:snapToGrid w:val="0"/>
            </w:pPr>
            <w:r w:rsidRPr="00123177">
              <w:t>YES</w:t>
            </w:r>
          </w:p>
        </w:tc>
      </w:tr>
      <w:tr w:rsidR="00517C62" w:rsidRPr="00123177" w14:paraId="6E9B251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A8F7AD4" w14:textId="77777777" w:rsidR="00517C62" w:rsidRPr="00123177" w:rsidRDefault="00517C62" w:rsidP="00517C62">
            <w:pPr>
              <w:pStyle w:val="TableText"/>
              <w:snapToGrid w:val="0"/>
            </w:pPr>
            <w:r w:rsidRPr="00123177">
              <w:t>Feasible within project constraints</w:t>
            </w:r>
          </w:p>
          <w:p w14:paraId="5D67E3F7" w14:textId="77777777" w:rsidR="00517C62" w:rsidRPr="00123177" w:rsidRDefault="00517C62" w:rsidP="00517C62">
            <w:pPr>
              <w:pStyle w:val="TableText"/>
              <w:snapToGrid w:val="0"/>
            </w:pPr>
            <w:r w:rsidRPr="00123177">
              <w:t>(Yes/No)</w:t>
            </w:r>
          </w:p>
          <w:p w14:paraId="75A16979" w14:textId="77777777" w:rsidR="00517C62" w:rsidRPr="00123177" w:rsidRDefault="00517C62" w:rsidP="00517C62">
            <w:pPr>
              <w:pStyle w:val="TableText"/>
              <w:snapToGrid w:val="0"/>
            </w:pPr>
            <w:r w:rsidRPr="00123177">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5832A1" w14:textId="77777777" w:rsidR="00517C62" w:rsidRPr="00123177" w:rsidRDefault="00517C62" w:rsidP="00517C62">
            <w:pPr>
              <w:pStyle w:val="TableText"/>
              <w:snapToGrid w:val="0"/>
            </w:pPr>
            <w:r w:rsidRPr="00123177">
              <w:t>YES</w:t>
            </w:r>
          </w:p>
        </w:tc>
      </w:tr>
      <w:tr w:rsidR="00517C62" w:rsidRPr="00123177" w14:paraId="2F632CF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0EA3AE5" w14:textId="77777777" w:rsidR="00517C62" w:rsidRPr="00123177" w:rsidRDefault="00517C62" w:rsidP="00517C62">
            <w:pPr>
              <w:pStyle w:val="TableText"/>
              <w:snapToGrid w:val="0"/>
            </w:pPr>
            <w:r w:rsidRPr="00123177">
              <w:t>Critical</w:t>
            </w:r>
          </w:p>
          <w:p w14:paraId="44E239BC" w14:textId="77777777" w:rsidR="00517C62" w:rsidRPr="00123177" w:rsidRDefault="00517C62" w:rsidP="00517C6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CDB345" w14:textId="77777777" w:rsidR="00517C62" w:rsidRPr="00123177" w:rsidRDefault="00517C62" w:rsidP="00517C62">
            <w:pPr>
              <w:pStyle w:val="TableText"/>
              <w:snapToGrid w:val="0"/>
            </w:pPr>
            <w:r w:rsidRPr="00123177">
              <w:t>YES</w:t>
            </w:r>
          </w:p>
        </w:tc>
      </w:tr>
      <w:tr w:rsidR="00517C62" w:rsidRPr="00123177" w14:paraId="597CD58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AC0E3D7" w14:textId="77777777" w:rsidR="00517C62" w:rsidRPr="00123177" w:rsidRDefault="00517C62" w:rsidP="00517C6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F155FF" w14:textId="77777777" w:rsidR="00517C62" w:rsidRPr="00123177" w:rsidRDefault="00517C62" w:rsidP="00517C62">
            <w:pPr>
              <w:pStyle w:val="TableText"/>
              <w:snapToGrid w:val="0"/>
            </w:pPr>
            <w:r w:rsidRPr="00123177">
              <w:t>Acceptance Criteria for this requirement should be as per SECTION-6 ACCEPTANCE CRITERIA</w:t>
            </w:r>
          </w:p>
        </w:tc>
      </w:tr>
    </w:tbl>
    <w:p w14:paraId="0BA63B9C" w14:textId="46F08EE2" w:rsidR="007F3BC8" w:rsidRDefault="007F3BC8" w:rsidP="00B17357">
      <w:pPr>
        <w:rPr>
          <w:rFonts w:eastAsia="Arial"/>
        </w:rPr>
      </w:pPr>
    </w:p>
    <w:p w14:paraId="57125827" w14:textId="1D72FD3C" w:rsidR="000310ED" w:rsidRPr="00BC1D7A" w:rsidRDefault="000310ED" w:rsidP="000310ED">
      <w:pPr>
        <w:pStyle w:val="Heading5"/>
        <w:rPr>
          <w:rFonts w:eastAsia="Arial"/>
          <w:strike/>
        </w:rPr>
      </w:pPr>
      <w:commentRangeStart w:id="255"/>
      <w:r w:rsidRPr="00BC1D7A">
        <w:rPr>
          <w:rFonts w:eastAsia="Arial"/>
          <w:strike/>
        </w:rPr>
        <w:t xml:space="preserve">The HVDCDC software shall continuously monitor if it receives an invalid combination of requests for </w:t>
      </w:r>
      <w:r w:rsidR="008F19F7" w:rsidRPr="00BC1D7A">
        <w:rPr>
          <w:rFonts w:eastAsia="Arial"/>
          <w:strike/>
        </w:rPr>
        <w:t xml:space="preserve">NHVDCDCCommand </w:t>
      </w:r>
      <w:r w:rsidRPr="00BC1D7A">
        <w:rPr>
          <w:rFonts w:eastAsia="Arial"/>
          <w:strike/>
        </w:rPr>
        <w:t>from the domain controller</w:t>
      </w:r>
      <w:r w:rsidR="002A4672" w:rsidRPr="00BC1D7A">
        <w:rPr>
          <w:rFonts w:eastAsia="Arial"/>
          <w:strike/>
        </w:rPr>
        <w:t xml:space="preserve"> (2)</w:t>
      </w:r>
      <w:r w:rsidRPr="00BC1D7A">
        <w:rPr>
          <w:rFonts w:eastAsia="Arial"/>
          <w:strike/>
        </w:rPr>
        <w:t>.</w:t>
      </w:r>
      <w:commentRangeEnd w:id="255"/>
      <w:r w:rsidR="000E0425" w:rsidRPr="00BC1D7A">
        <w:rPr>
          <w:rStyle w:val="CommentReference"/>
          <w:rFonts w:eastAsia="Arial"/>
          <w:strike/>
          <w:sz w:val="24"/>
          <w:szCs w:val="24"/>
        </w:rPr>
        <w:commentReference w:id="255"/>
      </w:r>
    </w:p>
    <w:tbl>
      <w:tblPr>
        <w:tblW w:w="9518" w:type="dxa"/>
        <w:tblInd w:w="108" w:type="dxa"/>
        <w:tblLayout w:type="fixed"/>
        <w:tblLook w:val="0000" w:firstRow="0" w:lastRow="0" w:firstColumn="0" w:lastColumn="0" w:noHBand="0" w:noVBand="0"/>
      </w:tblPr>
      <w:tblGrid>
        <w:gridCol w:w="1920"/>
        <w:gridCol w:w="7598"/>
      </w:tblGrid>
      <w:tr w:rsidR="000310ED" w:rsidRPr="00BC1D7A" w14:paraId="58674E28" w14:textId="77777777" w:rsidTr="00FA691B">
        <w:trPr>
          <w:cantSplit/>
        </w:trPr>
        <w:tc>
          <w:tcPr>
            <w:tcW w:w="1920" w:type="dxa"/>
            <w:tcBorders>
              <w:top w:val="single" w:sz="4" w:space="0" w:color="auto"/>
              <w:left w:val="single" w:sz="4" w:space="0" w:color="000000" w:themeColor="text1"/>
              <w:bottom w:val="single" w:sz="4" w:space="0" w:color="000000" w:themeColor="text1"/>
            </w:tcBorders>
          </w:tcPr>
          <w:p w14:paraId="75CCA8E1" w14:textId="77777777" w:rsidR="000310ED" w:rsidRPr="00BC1D7A" w:rsidRDefault="000310ED" w:rsidP="00FA691B">
            <w:pPr>
              <w:pStyle w:val="TableText"/>
              <w:rPr>
                <w:b/>
                <w:bCs/>
                <w:strike/>
              </w:rPr>
            </w:pPr>
            <w:r w:rsidRPr="00BC1D7A">
              <w:rPr>
                <w:b/>
                <w:bCs/>
                <w:strike/>
              </w:rPr>
              <w:t>Term</w:t>
            </w:r>
          </w:p>
        </w:tc>
        <w:tc>
          <w:tcPr>
            <w:tcW w:w="7598" w:type="dxa"/>
            <w:tcBorders>
              <w:top w:val="single" w:sz="4" w:space="0" w:color="auto"/>
              <w:left w:val="single" w:sz="4" w:space="0" w:color="000000" w:themeColor="text1"/>
              <w:bottom w:val="single" w:sz="4" w:space="0" w:color="000000" w:themeColor="text1"/>
              <w:right w:val="single" w:sz="4" w:space="0" w:color="000000" w:themeColor="text1"/>
            </w:tcBorders>
          </w:tcPr>
          <w:p w14:paraId="4777C257" w14:textId="77777777" w:rsidR="000310ED" w:rsidRPr="00BC1D7A" w:rsidRDefault="000310ED" w:rsidP="00FA691B">
            <w:pPr>
              <w:pStyle w:val="TableText"/>
              <w:rPr>
                <w:b/>
                <w:bCs/>
                <w:strike/>
              </w:rPr>
            </w:pPr>
            <w:r w:rsidRPr="00BC1D7A">
              <w:rPr>
                <w:b/>
                <w:bCs/>
                <w:strike/>
              </w:rPr>
              <w:t>Description</w:t>
            </w:r>
          </w:p>
        </w:tc>
      </w:tr>
      <w:tr w:rsidR="000310ED" w:rsidRPr="00BC1D7A" w14:paraId="0D593577" w14:textId="77777777" w:rsidTr="00FA691B">
        <w:trPr>
          <w:cantSplit/>
          <w:trHeight w:val="274"/>
        </w:trPr>
        <w:tc>
          <w:tcPr>
            <w:tcW w:w="1920" w:type="dxa"/>
            <w:tcBorders>
              <w:top w:val="single" w:sz="4" w:space="0" w:color="000000" w:themeColor="text1"/>
              <w:left w:val="single" w:sz="4" w:space="0" w:color="000000" w:themeColor="text1"/>
              <w:bottom w:val="single" w:sz="4" w:space="0" w:color="000000" w:themeColor="text1"/>
            </w:tcBorders>
          </w:tcPr>
          <w:p w14:paraId="0E2E4A79" w14:textId="77777777" w:rsidR="000310ED" w:rsidRPr="00BC1D7A" w:rsidRDefault="000310ED" w:rsidP="00FA691B">
            <w:pPr>
              <w:pStyle w:val="TableText"/>
              <w:snapToGrid w:val="0"/>
              <w:rPr>
                <w:strike/>
              </w:rPr>
            </w:pPr>
            <w:r w:rsidRPr="00BC1D7A">
              <w:rPr>
                <w:strike/>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EBB3B0" w14:textId="6B4C41F4" w:rsidR="000310ED" w:rsidRPr="00BC1D7A" w:rsidRDefault="000310ED" w:rsidP="00FA691B">
            <w:pPr>
              <w:pStyle w:val="TableText"/>
              <w:rPr>
                <w:strike/>
              </w:rPr>
            </w:pPr>
            <w:r w:rsidRPr="00BC1D7A">
              <w:rPr>
                <w:rFonts w:eastAsia="Arial"/>
                <w:strike/>
                <w:szCs w:val="20"/>
              </w:rPr>
              <w:t>SWRS_SI_05</w:t>
            </w:r>
          </w:p>
        </w:tc>
      </w:tr>
      <w:tr w:rsidR="000310ED" w:rsidRPr="00BC1D7A" w14:paraId="1988A8D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264D77F" w14:textId="77777777" w:rsidR="000310ED" w:rsidRPr="00BC1D7A" w:rsidRDefault="000310ED" w:rsidP="00FA691B">
            <w:pPr>
              <w:pStyle w:val="TableText"/>
              <w:snapToGrid w:val="0"/>
              <w:rPr>
                <w:strike/>
              </w:rPr>
            </w:pPr>
            <w:r w:rsidRPr="00BC1D7A">
              <w:rPr>
                <w:strike/>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BDEA1" w14:textId="77777777" w:rsidR="000310ED" w:rsidRPr="00BC1D7A" w:rsidRDefault="000310ED" w:rsidP="00FA691B">
            <w:pPr>
              <w:pStyle w:val="TableText"/>
              <w:snapToGrid w:val="0"/>
              <w:rPr>
                <w:strike/>
              </w:rPr>
            </w:pPr>
            <w:r w:rsidRPr="00BC1D7A">
              <w:rPr>
                <w:strike/>
              </w:rPr>
              <w:t>SDS-HVDCDC-512</w:t>
            </w:r>
          </w:p>
        </w:tc>
      </w:tr>
      <w:tr w:rsidR="000310ED" w:rsidRPr="00BC1D7A" w14:paraId="2051B45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AC33972" w14:textId="77777777" w:rsidR="000310ED" w:rsidRPr="00BC1D7A" w:rsidRDefault="000310ED" w:rsidP="00FA691B">
            <w:pPr>
              <w:pStyle w:val="TableText"/>
              <w:snapToGrid w:val="0"/>
              <w:rPr>
                <w:strike/>
              </w:rPr>
            </w:pPr>
            <w:r w:rsidRPr="00BC1D7A">
              <w:rPr>
                <w:strike/>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7F9A5D" w14:textId="77777777" w:rsidR="000310ED" w:rsidRPr="00BC1D7A" w:rsidRDefault="000310ED" w:rsidP="00FA691B">
            <w:pPr>
              <w:pStyle w:val="TableText"/>
              <w:snapToGrid w:val="0"/>
              <w:rPr>
                <w:strike/>
              </w:rPr>
            </w:pPr>
            <w:r w:rsidRPr="00BC1D7A">
              <w:rPr>
                <w:strike/>
              </w:rPr>
              <w:t>Pre C-Sample/PF3.0 Phase-2</w:t>
            </w:r>
          </w:p>
        </w:tc>
      </w:tr>
      <w:tr w:rsidR="000310ED" w:rsidRPr="00BC1D7A" w14:paraId="269A418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980E757" w14:textId="77777777" w:rsidR="000310ED" w:rsidRPr="00BC1D7A" w:rsidRDefault="000310ED" w:rsidP="00FA691B">
            <w:pPr>
              <w:pStyle w:val="TableText"/>
              <w:snapToGrid w:val="0"/>
              <w:rPr>
                <w:strike/>
              </w:rPr>
            </w:pPr>
            <w:r w:rsidRPr="00BC1D7A">
              <w:rPr>
                <w:strike/>
              </w:rPr>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7DE1A" w14:textId="77777777" w:rsidR="000310ED" w:rsidRPr="00BC1D7A" w:rsidRDefault="000310ED" w:rsidP="00FA691B">
            <w:pPr>
              <w:pStyle w:val="TableText"/>
              <w:rPr>
                <w:strike/>
              </w:rPr>
            </w:pPr>
            <w:r w:rsidRPr="00BC1D7A">
              <w:rPr>
                <w:strike/>
              </w:rPr>
              <w:t>The HVDCDC shall continuously monitor if it receives an invalid combination of requests from the controller and raise a fault if it does, if the situation persists for more than a calibratable time HVDCDC_CAL</w:t>
            </w:r>
          </w:p>
          <w:p w14:paraId="3750820F" w14:textId="77777777" w:rsidR="000310ED" w:rsidRPr="00BC1D7A" w:rsidRDefault="000310ED" w:rsidP="00FA691B">
            <w:pPr>
              <w:pStyle w:val="TableText"/>
              <w:rPr>
                <w:strike/>
              </w:rPr>
            </w:pPr>
          </w:p>
        </w:tc>
      </w:tr>
      <w:tr w:rsidR="000310ED" w:rsidRPr="00BC1D7A" w14:paraId="389A6BF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6D0CE35" w14:textId="77777777" w:rsidR="000310ED" w:rsidRPr="00BC1D7A" w:rsidRDefault="000310ED" w:rsidP="00FA691B">
            <w:pPr>
              <w:pStyle w:val="TableText"/>
              <w:snapToGrid w:val="0"/>
              <w:rPr>
                <w:strike/>
              </w:rPr>
            </w:pPr>
            <w:r w:rsidRPr="00BC1D7A">
              <w:rPr>
                <w:strike/>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38BE4" w14:textId="77777777" w:rsidR="000310ED" w:rsidRPr="00BC1D7A" w:rsidRDefault="000310ED" w:rsidP="00FA691B">
            <w:pPr>
              <w:pStyle w:val="TableText"/>
              <w:rPr>
                <w:strike/>
              </w:rPr>
            </w:pPr>
            <w:r w:rsidRPr="00BC1D7A">
              <w:rPr>
                <w:strike/>
              </w:rPr>
              <w:t>No Such derived requirement is applicable.</w:t>
            </w:r>
          </w:p>
        </w:tc>
      </w:tr>
      <w:tr w:rsidR="000310ED" w:rsidRPr="00BC1D7A" w14:paraId="1FCD65D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72DB1AA" w14:textId="77777777" w:rsidR="000310ED" w:rsidRPr="00BC1D7A" w:rsidRDefault="000310ED" w:rsidP="00FA691B">
            <w:pPr>
              <w:pStyle w:val="TableText"/>
              <w:snapToGrid w:val="0"/>
              <w:rPr>
                <w:strike/>
              </w:rPr>
            </w:pPr>
            <w:r w:rsidRPr="00BC1D7A">
              <w:rPr>
                <w:strike/>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577AF" w14:textId="77777777" w:rsidR="000310ED" w:rsidRPr="00BC1D7A" w:rsidRDefault="000310ED" w:rsidP="00FA691B">
            <w:pPr>
              <w:pStyle w:val="TableText"/>
              <w:snapToGrid w:val="0"/>
              <w:rPr>
                <w:strike/>
              </w:rPr>
            </w:pPr>
            <w:r w:rsidRPr="00BC1D7A">
              <w:rPr>
                <w:strike/>
              </w:rPr>
              <w:t>No Specific access restrictions is applicable.</w:t>
            </w:r>
          </w:p>
        </w:tc>
      </w:tr>
      <w:tr w:rsidR="000310ED" w:rsidRPr="00BC1D7A" w14:paraId="7C1EA32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5C9C1B4" w14:textId="77777777" w:rsidR="000310ED" w:rsidRPr="00BC1D7A" w:rsidRDefault="000310ED" w:rsidP="00FA691B">
            <w:pPr>
              <w:pStyle w:val="TableText"/>
              <w:snapToGrid w:val="0"/>
              <w:rPr>
                <w:strike/>
              </w:rPr>
            </w:pPr>
            <w:r w:rsidRPr="00BC1D7A">
              <w:rPr>
                <w:strike/>
              </w:rPr>
              <w:lastRenderedPageBreak/>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18D7E1" w14:textId="5AC14AFE" w:rsidR="000310ED" w:rsidRPr="00BC1D7A" w:rsidRDefault="006D38D4" w:rsidP="00FA691B">
            <w:pPr>
              <w:pStyle w:val="TableText"/>
              <w:snapToGrid w:val="0"/>
              <w:rPr>
                <w:strike/>
              </w:rPr>
            </w:pPr>
            <w:r w:rsidRPr="00BC1D7A">
              <w:rPr>
                <w:strike/>
              </w:rPr>
              <w:t>The HVDCDC shall receive the below value,</w:t>
            </w:r>
            <w:r w:rsidRPr="00BC1D7A">
              <w:rPr>
                <w:strike/>
              </w:rPr>
              <w:br/>
              <w:t>1. NHVDCDCCommand signal with value 0x</w:t>
            </w:r>
            <w:r w:rsidR="002069CE" w:rsidRPr="00BC1D7A">
              <w:rPr>
                <w:strike/>
              </w:rPr>
              <w:t xml:space="preserve">7 </w:t>
            </w:r>
            <w:r w:rsidRPr="00BC1D7A">
              <w:rPr>
                <w:strike/>
              </w:rPr>
              <w:t>(</w:t>
            </w:r>
            <w:r w:rsidR="002069CE" w:rsidRPr="00BC1D7A">
              <w:rPr>
                <w:strike/>
              </w:rPr>
              <w:t>SNA_NHVDCDCCommand_NW</w:t>
            </w:r>
            <w:r w:rsidRPr="00BC1D7A">
              <w:rPr>
                <w:strike/>
              </w:rPr>
              <w:t xml:space="preserve">) </w:t>
            </w:r>
          </w:p>
        </w:tc>
      </w:tr>
      <w:tr w:rsidR="000310ED" w:rsidRPr="00BC1D7A" w14:paraId="4624BF0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E654BBC" w14:textId="77777777" w:rsidR="000310ED" w:rsidRPr="00BC1D7A" w:rsidRDefault="000310ED" w:rsidP="00FA691B">
            <w:pPr>
              <w:pStyle w:val="TableText"/>
              <w:snapToGrid w:val="0"/>
              <w:rPr>
                <w:strike/>
              </w:rPr>
            </w:pPr>
            <w:r w:rsidRPr="00BC1D7A">
              <w:rPr>
                <w:strike/>
              </w:rPr>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06C0F1" w14:textId="6908EDD2" w:rsidR="000310ED" w:rsidRPr="00BC1D7A" w:rsidRDefault="006A17A6" w:rsidP="00FA691B">
            <w:pPr>
              <w:pStyle w:val="TableText"/>
              <w:snapToGrid w:val="0"/>
              <w:rPr>
                <w:strike/>
              </w:rPr>
            </w:pPr>
            <w:r w:rsidRPr="00BC1D7A">
              <w:rPr>
                <w:strike/>
              </w:rPr>
              <w:t xml:space="preserve">The HVDCDC shall </w:t>
            </w:r>
            <w:r w:rsidR="00EF255A" w:rsidRPr="00BC1D7A">
              <w:rPr>
                <w:strike/>
              </w:rPr>
              <w:t xml:space="preserve">raise the respective SNA Fault </w:t>
            </w:r>
            <w:r w:rsidR="00886F19" w:rsidRPr="00BC1D7A">
              <w:rPr>
                <w:strike/>
              </w:rPr>
              <w:t>.</w:t>
            </w:r>
          </w:p>
        </w:tc>
      </w:tr>
      <w:tr w:rsidR="000310ED" w:rsidRPr="00BC1D7A" w14:paraId="0BFEE53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AC17BD0" w14:textId="77777777" w:rsidR="000310ED" w:rsidRPr="00BC1D7A" w:rsidRDefault="000310ED" w:rsidP="00FA691B">
            <w:pPr>
              <w:pStyle w:val="TableText"/>
              <w:snapToGrid w:val="0"/>
              <w:rPr>
                <w:strike/>
              </w:rPr>
            </w:pPr>
            <w:r w:rsidRPr="00BC1D7A">
              <w:rPr>
                <w:strike/>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B78F3D" w14:textId="4C057AB9" w:rsidR="000310ED" w:rsidRPr="00BC1D7A" w:rsidRDefault="000310ED" w:rsidP="00FA691B">
            <w:pPr>
              <w:pStyle w:val="TableText"/>
              <w:snapToGrid w:val="0"/>
              <w:rPr>
                <w:rStyle w:val="normaltextrun"/>
                <w:strike/>
              </w:rPr>
            </w:pPr>
            <w:r w:rsidRPr="00BC1D7A">
              <w:rPr>
                <w:strike/>
              </w:rPr>
              <w:t xml:space="preserve">The HVDCDC shall check for the value of  </w:t>
            </w:r>
            <w:r w:rsidR="008F19F7" w:rsidRPr="00BC1D7A">
              <w:rPr>
                <w:rFonts w:eastAsia="Arial"/>
                <w:strike/>
              </w:rPr>
              <w:t xml:space="preserve">NHVDCDCCommand </w:t>
            </w:r>
            <w:r w:rsidRPr="00BC1D7A">
              <w:rPr>
                <w:strike/>
              </w:rPr>
              <w:t>== 0x</w:t>
            </w:r>
            <w:r w:rsidR="007A5D9B" w:rsidRPr="00BC1D7A">
              <w:rPr>
                <w:strike/>
              </w:rPr>
              <w:t>7</w:t>
            </w:r>
            <w:r w:rsidRPr="00BC1D7A">
              <w:rPr>
                <w:strike/>
              </w:rPr>
              <w:t>,</w:t>
            </w:r>
            <w:r w:rsidR="007A5D9B" w:rsidRPr="00BC1D7A">
              <w:rPr>
                <w:strike/>
              </w:rPr>
              <w:t xml:space="preserve"> </w:t>
            </w:r>
            <w:r w:rsidRPr="00BC1D7A">
              <w:rPr>
                <w:strike/>
              </w:rPr>
              <w:t xml:space="preserve">If found then the software should raise </w:t>
            </w:r>
            <w:r w:rsidR="0077329F" w:rsidRPr="00BC1D7A">
              <w:rPr>
                <w:strike/>
              </w:rPr>
              <w:t xml:space="preserve">respective SNA Fault </w:t>
            </w:r>
            <w:r w:rsidR="006A17A6" w:rsidRPr="00BC1D7A">
              <w:rPr>
                <w:strike/>
              </w:rPr>
              <w:t xml:space="preserve">if it </w:t>
            </w:r>
            <w:r w:rsidRPr="00BC1D7A">
              <w:rPr>
                <w:strike/>
              </w:rPr>
              <w:t>exceeds a HVDCDC_CAL time in msecs.</w:t>
            </w:r>
          </w:p>
        </w:tc>
      </w:tr>
      <w:tr w:rsidR="000310ED" w:rsidRPr="00BC1D7A" w14:paraId="5BA2C0C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CAD12FA" w14:textId="77777777" w:rsidR="000310ED" w:rsidRPr="00BC1D7A" w:rsidRDefault="000310ED" w:rsidP="00FA691B">
            <w:pPr>
              <w:pStyle w:val="TableText"/>
              <w:snapToGrid w:val="0"/>
              <w:rPr>
                <w:strike/>
              </w:rPr>
            </w:pPr>
            <w:r w:rsidRPr="00BC1D7A">
              <w:rPr>
                <w:strike/>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BDD50B" w14:textId="77777777" w:rsidR="000310ED" w:rsidRPr="00BC1D7A" w:rsidRDefault="000310ED" w:rsidP="00FA691B">
            <w:pPr>
              <w:pStyle w:val="TableText"/>
              <w:snapToGrid w:val="0"/>
              <w:rPr>
                <w:strike/>
              </w:rPr>
            </w:pPr>
            <w:r w:rsidRPr="00BC1D7A">
              <w:rPr>
                <w:strike/>
              </w:rPr>
              <w:t>No such mandatory fields is applicable.</w:t>
            </w:r>
          </w:p>
        </w:tc>
      </w:tr>
      <w:tr w:rsidR="000310ED" w:rsidRPr="00BC1D7A" w14:paraId="34CEB8F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DC9FAC5" w14:textId="77777777" w:rsidR="000310ED" w:rsidRPr="00BC1D7A" w:rsidRDefault="000310ED" w:rsidP="00FA691B">
            <w:pPr>
              <w:pStyle w:val="TableText"/>
              <w:snapToGrid w:val="0"/>
              <w:rPr>
                <w:strike/>
              </w:rPr>
            </w:pPr>
            <w:r w:rsidRPr="00BC1D7A">
              <w:rPr>
                <w:strike/>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609B2" w14:textId="77777777" w:rsidR="000310ED" w:rsidRPr="00BC1D7A" w:rsidRDefault="000310ED" w:rsidP="00FA691B">
            <w:pPr>
              <w:pStyle w:val="TableText"/>
              <w:snapToGrid w:val="0"/>
              <w:rPr>
                <w:strike/>
              </w:rPr>
            </w:pPr>
            <w:r w:rsidRPr="00BC1D7A">
              <w:rPr>
                <w:strike/>
              </w:rPr>
              <w:t>NHVDCDCStatus = 0, NHVDCDCStatusDebug = 0, NHVDCDCFault = 0.</w:t>
            </w:r>
          </w:p>
        </w:tc>
      </w:tr>
      <w:tr w:rsidR="000310ED" w:rsidRPr="00BC1D7A" w14:paraId="05E59B3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99BE57A" w14:textId="77777777" w:rsidR="000310ED" w:rsidRPr="00BC1D7A" w:rsidRDefault="000310ED" w:rsidP="00FA691B">
            <w:pPr>
              <w:pStyle w:val="TableText"/>
              <w:snapToGrid w:val="0"/>
              <w:rPr>
                <w:strike/>
              </w:rPr>
            </w:pPr>
            <w:r w:rsidRPr="00BC1D7A">
              <w:rPr>
                <w:strike/>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BF672A" w14:textId="77777777" w:rsidR="000310ED" w:rsidRPr="00BC1D7A" w:rsidRDefault="000310ED" w:rsidP="00FA691B">
            <w:pPr>
              <w:pStyle w:val="TableText"/>
              <w:snapToGrid w:val="0"/>
              <w:rPr>
                <w:strike/>
              </w:rPr>
            </w:pPr>
            <w:r w:rsidRPr="00BC1D7A">
              <w:rPr>
                <w:strike/>
              </w:rPr>
              <w:t>Default values shall be applicable with respect to Pre-Loaded Values</w:t>
            </w:r>
          </w:p>
        </w:tc>
      </w:tr>
      <w:tr w:rsidR="000310ED" w:rsidRPr="00BC1D7A" w14:paraId="133C5BF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47F4DB0" w14:textId="77777777" w:rsidR="000310ED" w:rsidRPr="00BC1D7A" w:rsidRDefault="000310ED" w:rsidP="00FA691B">
            <w:pPr>
              <w:pStyle w:val="TableText"/>
              <w:snapToGrid w:val="0"/>
              <w:rPr>
                <w:strike/>
              </w:rPr>
            </w:pPr>
            <w:r w:rsidRPr="00BC1D7A">
              <w:rPr>
                <w:strike/>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D43D31" w14:textId="77777777" w:rsidR="000310ED" w:rsidRPr="00BC1D7A" w:rsidRDefault="000310ED" w:rsidP="00FA691B">
            <w:pPr>
              <w:pStyle w:val="TableText"/>
              <w:snapToGrid w:val="0"/>
              <w:rPr>
                <w:strike/>
              </w:rPr>
            </w:pPr>
            <w:r w:rsidRPr="00BC1D7A">
              <w:rPr>
                <w:strike/>
              </w:rPr>
              <w:t>Valid range value is not required.</w:t>
            </w:r>
          </w:p>
        </w:tc>
      </w:tr>
      <w:tr w:rsidR="000310ED" w:rsidRPr="00BC1D7A" w14:paraId="7DB4C47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DA1D4ED" w14:textId="77777777" w:rsidR="000310ED" w:rsidRPr="00BC1D7A" w:rsidRDefault="000310ED" w:rsidP="00FA691B">
            <w:pPr>
              <w:pStyle w:val="TableText"/>
              <w:snapToGrid w:val="0"/>
              <w:rPr>
                <w:strike/>
              </w:rPr>
            </w:pPr>
            <w:r w:rsidRPr="00BC1D7A">
              <w:rPr>
                <w:strike/>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723DAD" w14:textId="77777777" w:rsidR="000310ED" w:rsidRPr="00BC1D7A" w:rsidRDefault="000310ED" w:rsidP="00FA691B">
            <w:pPr>
              <w:pStyle w:val="TableText"/>
              <w:snapToGrid w:val="0"/>
              <w:rPr>
                <w:strike/>
              </w:rPr>
            </w:pPr>
            <w:r w:rsidRPr="00BC1D7A">
              <w:rPr>
                <w:strike/>
              </w:rPr>
              <w:t>Data latency period is not applicable</w:t>
            </w:r>
          </w:p>
        </w:tc>
      </w:tr>
      <w:tr w:rsidR="000310ED" w:rsidRPr="00BC1D7A" w14:paraId="050984E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AE16F3C" w14:textId="77777777" w:rsidR="000310ED" w:rsidRPr="00BC1D7A" w:rsidRDefault="000310ED" w:rsidP="00FA691B">
            <w:pPr>
              <w:pStyle w:val="TableText"/>
              <w:snapToGrid w:val="0"/>
              <w:rPr>
                <w:strike/>
              </w:rPr>
            </w:pPr>
            <w:r w:rsidRPr="00BC1D7A">
              <w:rPr>
                <w:strike/>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750339" w14:textId="77777777" w:rsidR="000310ED" w:rsidRPr="00BC1D7A" w:rsidRDefault="000310ED" w:rsidP="00FA691B">
            <w:pPr>
              <w:pStyle w:val="TableText"/>
              <w:snapToGrid w:val="0"/>
              <w:rPr>
                <w:strike/>
              </w:rPr>
            </w:pPr>
            <w:r w:rsidRPr="00BC1D7A">
              <w:rPr>
                <w:strike/>
              </w:rPr>
              <w:t>Data Retention period is not applicable.</w:t>
            </w:r>
          </w:p>
        </w:tc>
      </w:tr>
      <w:tr w:rsidR="000310ED" w:rsidRPr="00BC1D7A" w14:paraId="58892EA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93CCB5D" w14:textId="77777777" w:rsidR="000310ED" w:rsidRPr="00BC1D7A" w:rsidRDefault="000310ED" w:rsidP="00FA691B">
            <w:pPr>
              <w:pStyle w:val="TableText"/>
              <w:snapToGrid w:val="0"/>
              <w:rPr>
                <w:strike/>
              </w:rPr>
            </w:pPr>
            <w:r w:rsidRPr="00BC1D7A">
              <w:rPr>
                <w:strike/>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29E22" w14:textId="77777777" w:rsidR="000310ED" w:rsidRPr="00BC1D7A" w:rsidRDefault="000310ED" w:rsidP="00FA691B">
            <w:pPr>
              <w:pStyle w:val="TableText"/>
              <w:snapToGrid w:val="0"/>
              <w:rPr>
                <w:strike/>
              </w:rPr>
            </w:pPr>
            <w:r w:rsidRPr="00BC1D7A">
              <w:rPr>
                <w:strike/>
              </w:rPr>
              <w:t>Data rate is not applicable.</w:t>
            </w:r>
          </w:p>
        </w:tc>
      </w:tr>
      <w:tr w:rsidR="000310ED" w:rsidRPr="00BC1D7A" w14:paraId="36FFAC3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1D0A91F" w14:textId="77777777" w:rsidR="000310ED" w:rsidRPr="00BC1D7A" w:rsidRDefault="000310ED" w:rsidP="00FA691B">
            <w:pPr>
              <w:pStyle w:val="TableText"/>
              <w:snapToGrid w:val="0"/>
              <w:rPr>
                <w:strike/>
              </w:rPr>
            </w:pPr>
            <w:r w:rsidRPr="00BC1D7A">
              <w:rPr>
                <w:strike/>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F4D0EB" w14:textId="77777777" w:rsidR="000310ED" w:rsidRPr="00BC1D7A" w:rsidRDefault="000310ED" w:rsidP="00FA691B">
            <w:pPr>
              <w:pStyle w:val="TableText"/>
              <w:snapToGrid w:val="0"/>
              <w:rPr>
                <w:strike/>
              </w:rPr>
            </w:pPr>
            <w:r w:rsidRPr="00BC1D7A">
              <w:rPr>
                <w:strike/>
              </w:rPr>
              <w:t>External event is not required.</w:t>
            </w:r>
          </w:p>
        </w:tc>
      </w:tr>
      <w:tr w:rsidR="000310ED" w:rsidRPr="00BC1D7A" w14:paraId="6B719F7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97EF348" w14:textId="77777777" w:rsidR="000310ED" w:rsidRPr="00BC1D7A" w:rsidRDefault="000310ED" w:rsidP="00FA691B">
            <w:pPr>
              <w:pStyle w:val="TableText"/>
              <w:snapToGrid w:val="0"/>
              <w:rPr>
                <w:strike/>
              </w:rPr>
            </w:pPr>
            <w:r w:rsidRPr="00BC1D7A">
              <w:rPr>
                <w:strike/>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47CC33" w14:textId="77777777" w:rsidR="000310ED" w:rsidRPr="00BC1D7A" w:rsidRDefault="000310ED" w:rsidP="00FA691B">
            <w:pPr>
              <w:pStyle w:val="TableText"/>
              <w:snapToGrid w:val="0"/>
              <w:rPr>
                <w:strike/>
              </w:rPr>
            </w:pPr>
            <w:r w:rsidRPr="00BC1D7A">
              <w:rPr>
                <w:strike/>
              </w:rPr>
              <w:t>Temporal event is not applicable.</w:t>
            </w:r>
          </w:p>
        </w:tc>
      </w:tr>
      <w:tr w:rsidR="000310ED" w:rsidRPr="00BC1D7A" w14:paraId="77353BC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0FF5108" w14:textId="77777777" w:rsidR="000310ED" w:rsidRPr="00BC1D7A" w:rsidRDefault="000310ED" w:rsidP="00FA691B">
            <w:pPr>
              <w:pStyle w:val="TableText"/>
              <w:snapToGrid w:val="0"/>
              <w:rPr>
                <w:strike/>
              </w:rPr>
            </w:pPr>
            <w:r w:rsidRPr="00BC1D7A">
              <w:rPr>
                <w:strike/>
              </w:rPr>
              <w:t xml:space="preserve">Validation Rules/ </w:t>
            </w:r>
          </w:p>
          <w:p w14:paraId="5DD44764" w14:textId="77777777" w:rsidR="000310ED" w:rsidRPr="00BC1D7A" w:rsidRDefault="000310ED" w:rsidP="00FA691B">
            <w:pPr>
              <w:pStyle w:val="TableText"/>
              <w:snapToGrid w:val="0"/>
              <w:rPr>
                <w:strike/>
              </w:rPr>
            </w:pPr>
            <w:r w:rsidRPr="00BC1D7A">
              <w:rPr>
                <w:strike/>
              </w:rPr>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C3BCF8" w14:textId="5FCB375A" w:rsidR="000310ED" w:rsidRPr="00BC1D7A" w:rsidRDefault="000310ED" w:rsidP="00FA691B">
            <w:pPr>
              <w:pStyle w:val="TableText"/>
              <w:snapToGrid w:val="0"/>
              <w:rPr>
                <w:strike/>
              </w:rPr>
            </w:pPr>
            <w:r w:rsidRPr="00BC1D7A">
              <w:rPr>
                <w:rStyle w:val="normaltextrun"/>
                <w:strike/>
              </w:rPr>
              <w:t xml:space="preserve">Verify that the </w:t>
            </w:r>
            <w:r w:rsidR="00886F19" w:rsidRPr="00BC1D7A">
              <w:rPr>
                <w:strike/>
              </w:rPr>
              <w:t xml:space="preserve">respective SNA Fault  </w:t>
            </w:r>
            <w:r w:rsidRPr="00BC1D7A">
              <w:rPr>
                <w:rStyle w:val="normaltextrun"/>
                <w:strike/>
              </w:rPr>
              <w:t xml:space="preserve">is raised in case of receiving the  </w:t>
            </w:r>
            <w:r w:rsidR="00195ACA" w:rsidRPr="00BC1D7A">
              <w:rPr>
                <w:rStyle w:val="normaltextrun"/>
                <w:strike/>
              </w:rPr>
              <w:t xml:space="preserve">value </w:t>
            </w:r>
            <w:r w:rsidR="00886F19" w:rsidRPr="00BC1D7A">
              <w:rPr>
                <w:rFonts w:eastAsia="Arial"/>
                <w:strike/>
              </w:rPr>
              <w:t>0x7</w:t>
            </w:r>
            <w:r w:rsidR="008F19F7" w:rsidRPr="00BC1D7A">
              <w:rPr>
                <w:rFonts w:eastAsia="Arial"/>
                <w:strike/>
              </w:rPr>
              <w:t xml:space="preserve"> </w:t>
            </w:r>
            <w:r w:rsidR="00195ACA" w:rsidRPr="00BC1D7A">
              <w:rPr>
                <w:rFonts w:eastAsia="Arial"/>
                <w:strike/>
              </w:rPr>
              <w:t xml:space="preserve">on NHVDCDCCommand </w:t>
            </w:r>
            <w:r w:rsidR="005167DF" w:rsidRPr="00BC1D7A">
              <w:rPr>
                <w:rFonts w:eastAsia="Arial"/>
                <w:strike/>
              </w:rPr>
              <w:t>signal</w:t>
            </w:r>
            <w:r w:rsidRPr="00BC1D7A">
              <w:rPr>
                <w:strike/>
              </w:rPr>
              <w:t>.</w:t>
            </w:r>
          </w:p>
        </w:tc>
      </w:tr>
      <w:tr w:rsidR="000310ED" w:rsidRPr="00BC1D7A" w14:paraId="6F7A1C9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0431849" w14:textId="77777777" w:rsidR="000310ED" w:rsidRPr="00BC1D7A" w:rsidRDefault="000310ED" w:rsidP="00FA691B">
            <w:pPr>
              <w:pStyle w:val="TableText"/>
              <w:snapToGrid w:val="0"/>
              <w:rPr>
                <w:strike/>
              </w:rPr>
            </w:pPr>
            <w:r w:rsidRPr="00BC1D7A">
              <w:rPr>
                <w:strike/>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77E03" w14:textId="77777777" w:rsidR="000310ED" w:rsidRPr="00BC1D7A" w:rsidRDefault="000310ED" w:rsidP="00FA691B">
            <w:pPr>
              <w:pStyle w:val="TableText"/>
              <w:snapToGrid w:val="0"/>
              <w:rPr>
                <w:strike/>
              </w:rPr>
            </w:pPr>
            <w:r w:rsidRPr="00BC1D7A">
              <w:rPr>
                <w:strike/>
              </w:rPr>
              <w:t>Constraints is not applicable.</w:t>
            </w:r>
          </w:p>
        </w:tc>
      </w:tr>
      <w:tr w:rsidR="000310ED" w:rsidRPr="00BC1D7A" w14:paraId="4DFAD44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AA7D573" w14:textId="77777777" w:rsidR="000310ED" w:rsidRPr="00BC1D7A" w:rsidRDefault="000310ED" w:rsidP="00FA691B">
            <w:pPr>
              <w:pStyle w:val="TableText"/>
              <w:snapToGrid w:val="0"/>
              <w:rPr>
                <w:strike/>
              </w:rPr>
            </w:pPr>
            <w:r w:rsidRPr="00BC1D7A">
              <w:rPr>
                <w:strike/>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B47BB6" w14:textId="77777777" w:rsidR="000310ED" w:rsidRPr="00BC1D7A" w:rsidRDefault="000310ED" w:rsidP="00FA691B">
            <w:pPr>
              <w:pStyle w:val="TableText"/>
              <w:snapToGrid w:val="0"/>
              <w:rPr>
                <w:strike/>
              </w:rPr>
            </w:pPr>
            <w:r w:rsidRPr="00BC1D7A">
              <w:rPr>
                <w:strike/>
              </w:rPr>
              <w:t>No effects on other system</w:t>
            </w:r>
          </w:p>
        </w:tc>
      </w:tr>
      <w:tr w:rsidR="000310ED" w:rsidRPr="00BC1D7A" w14:paraId="326C1F2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AAE757F" w14:textId="77777777" w:rsidR="000310ED" w:rsidRPr="00BC1D7A" w:rsidRDefault="000310ED" w:rsidP="00FA691B">
            <w:pPr>
              <w:pStyle w:val="TableText"/>
              <w:snapToGrid w:val="0"/>
              <w:rPr>
                <w:strike/>
              </w:rPr>
            </w:pPr>
            <w:r w:rsidRPr="00BC1D7A">
              <w:rPr>
                <w:strike/>
              </w:rPr>
              <w:t>Testability with respect to test environment</w:t>
            </w:r>
          </w:p>
          <w:p w14:paraId="01DE4A7A" w14:textId="77777777" w:rsidR="000310ED" w:rsidRPr="00BC1D7A" w:rsidRDefault="000310ED" w:rsidP="00FA691B">
            <w:pPr>
              <w:pStyle w:val="TableText"/>
              <w:snapToGrid w:val="0"/>
              <w:rPr>
                <w:strike/>
              </w:rPr>
            </w:pPr>
            <w:r w:rsidRPr="00BC1D7A">
              <w:rPr>
                <w:strike/>
              </w:rPr>
              <w:t>(Yes/No)</w:t>
            </w:r>
          </w:p>
          <w:p w14:paraId="47DBECC8" w14:textId="77777777" w:rsidR="000310ED" w:rsidRPr="00BC1D7A" w:rsidRDefault="000310ED" w:rsidP="00FA691B">
            <w:pPr>
              <w:pStyle w:val="TableText"/>
              <w:snapToGrid w:val="0"/>
              <w:rPr>
                <w:strike/>
              </w:rPr>
            </w:pPr>
            <w:r w:rsidRPr="00BC1D7A">
              <w:rPr>
                <w:strike/>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792EB" w14:textId="77777777" w:rsidR="000310ED" w:rsidRPr="00BC1D7A" w:rsidRDefault="000310ED" w:rsidP="00FA691B">
            <w:pPr>
              <w:pStyle w:val="TableText"/>
              <w:snapToGrid w:val="0"/>
              <w:rPr>
                <w:strike/>
              </w:rPr>
            </w:pPr>
            <w:r w:rsidRPr="00BC1D7A">
              <w:rPr>
                <w:strike/>
              </w:rPr>
              <w:t>YES</w:t>
            </w:r>
          </w:p>
        </w:tc>
      </w:tr>
      <w:tr w:rsidR="000310ED" w:rsidRPr="00BC1D7A" w14:paraId="7DDC5BC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8F5116E" w14:textId="77777777" w:rsidR="000310ED" w:rsidRPr="00BC1D7A" w:rsidRDefault="000310ED" w:rsidP="00FA691B">
            <w:pPr>
              <w:pStyle w:val="TableText"/>
              <w:snapToGrid w:val="0"/>
              <w:rPr>
                <w:strike/>
              </w:rPr>
            </w:pPr>
            <w:r w:rsidRPr="00BC1D7A">
              <w:rPr>
                <w:strike/>
              </w:rPr>
              <w:lastRenderedPageBreak/>
              <w:t>Feasible within project constraints</w:t>
            </w:r>
          </w:p>
          <w:p w14:paraId="6CAAB47A" w14:textId="77777777" w:rsidR="000310ED" w:rsidRPr="00BC1D7A" w:rsidRDefault="000310ED" w:rsidP="00FA691B">
            <w:pPr>
              <w:pStyle w:val="TableText"/>
              <w:snapToGrid w:val="0"/>
              <w:rPr>
                <w:strike/>
              </w:rPr>
            </w:pPr>
            <w:r w:rsidRPr="00BC1D7A">
              <w:rPr>
                <w:strike/>
              </w:rPr>
              <w:t>(Yes/No)</w:t>
            </w:r>
          </w:p>
          <w:p w14:paraId="6BDA8E8D" w14:textId="77777777" w:rsidR="000310ED" w:rsidRPr="00BC1D7A" w:rsidRDefault="000310ED" w:rsidP="00FA691B">
            <w:pPr>
              <w:pStyle w:val="TableText"/>
              <w:snapToGrid w:val="0"/>
              <w:rPr>
                <w:strike/>
              </w:rPr>
            </w:pPr>
            <w:r w:rsidRPr="00BC1D7A">
              <w:rPr>
                <w:strike/>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9B9628" w14:textId="77777777" w:rsidR="000310ED" w:rsidRPr="00BC1D7A" w:rsidRDefault="000310ED" w:rsidP="00FA691B">
            <w:pPr>
              <w:pStyle w:val="TableText"/>
              <w:snapToGrid w:val="0"/>
              <w:rPr>
                <w:strike/>
              </w:rPr>
            </w:pPr>
            <w:r w:rsidRPr="00BC1D7A">
              <w:rPr>
                <w:strike/>
              </w:rPr>
              <w:t>YES</w:t>
            </w:r>
          </w:p>
        </w:tc>
      </w:tr>
      <w:tr w:rsidR="000310ED" w:rsidRPr="00BC1D7A" w14:paraId="2520719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9B942E0" w14:textId="77777777" w:rsidR="000310ED" w:rsidRPr="00BC1D7A" w:rsidRDefault="000310ED" w:rsidP="00FA691B">
            <w:pPr>
              <w:pStyle w:val="TableText"/>
              <w:snapToGrid w:val="0"/>
              <w:rPr>
                <w:strike/>
              </w:rPr>
            </w:pPr>
            <w:r w:rsidRPr="00BC1D7A">
              <w:rPr>
                <w:strike/>
              </w:rPr>
              <w:t>Critical</w:t>
            </w:r>
          </w:p>
          <w:p w14:paraId="234748BE" w14:textId="77777777" w:rsidR="000310ED" w:rsidRPr="00BC1D7A" w:rsidRDefault="000310ED" w:rsidP="00FA691B">
            <w:pPr>
              <w:pStyle w:val="TableText"/>
              <w:snapToGrid w:val="0"/>
              <w:rPr>
                <w:strike/>
              </w:rPr>
            </w:pPr>
            <w:r w:rsidRPr="00BC1D7A">
              <w:rPr>
                <w:strike/>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BE71CD" w14:textId="77777777" w:rsidR="000310ED" w:rsidRPr="00BC1D7A" w:rsidRDefault="000310ED" w:rsidP="00FA691B">
            <w:pPr>
              <w:pStyle w:val="TableText"/>
              <w:snapToGrid w:val="0"/>
              <w:rPr>
                <w:strike/>
              </w:rPr>
            </w:pPr>
            <w:r w:rsidRPr="00BC1D7A">
              <w:rPr>
                <w:strike/>
              </w:rPr>
              <w:t>YES</w:t>
            </w:r>
          </w:p>
        </w:tc>
      </w:tr>
      <w:tr w:rsidR="000310ED" w:rsidRPr="00BC1D7A" w14:paraId="4118F8A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8B3209F" w14:textId="77777777" w:rsidR="000310ED" w:rsidRPr="00BC1D7A" w:rsidRDefault="000310ED" w:rsidP="00FA691B">
            <w:pPr>
              <w:pStyle w:val="TableText"/>
              <w:snapToGrid w:val="0"/>
              <w:rPr>
                <w:strike/>
              </w:rPr>
            </w:pPr>
            <w:r w:rsidRPr="00BC1D7A">
              <w:rPr>
                <w:strike/>
              </w:rPr>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F76CE2" w14:textId="77777777" w:rsidR="000310ED" w:rsidRPr="00BC1D7A" w:rsidRDefault="000310ED" w:rsidP="00FA691B">
            <w:pPr>
              <w:pStyle w:val="TableText"/>
              <w:snapToGrid w:val="0"/>
              <w:rPr>
                <w:strike/>
              </w:rPr>
            </w:pPr>
            <w:r w:rsidRPr="00BC1D7A">
              <w:rPr>
                <w:strike/>
              </w:rPr>
              <w:t>Acceptance Criteria for this requirement should be as per SECTION-6 ACCEPTANCE CRITERIA</w:t>
            </w:r>
          </w:p>
        </w:tc>
      </w:tr>
    </w:tbl>
    <w:p w14:paraId="76084E12" w14:textId="77777777" w:rsidR="000310ED" w:rsidRPr="00B17357" w:rsidRDefault="000310ED" w:rsidP="000310ED">
      <w:pPr>
        <w:rPr>
          <w:rFonts w:eastAsia="Arial"/>
        </w:rPr>
      </w:pPr>
    </w:p>
    <w:p w14:paraId="37A81136" w14:textId="77777777" w:rsidR="000310ED" w:rsidRDefault="000310ED" w:rsidP="000310ED">
      <w:pPr>
        <w:rPr>
          <w:rFonts w:eastAsia="Arial"/>
        </w:rPr>
      </w:pPr>
    </w:p>
    <w:p w14:paraId="3A262B1E" w14:textId="1E926E20" w:rsidR="00F47250" w:rsidRDefault="00F47250" w:rsidP="00E03CAA">
      <w:pPr>
        <w:pStyle w:val="Heading5"/>
        <w:rPr>
          <w:rFonts w:eastAsia="Arial"/>
        </w:rPr>
      </w:pPr>
      <w:r w:rsidRPr="00F47250">
        <w:rPr>
          <w:rFonts w:eastAsia="Arial"/>
        </w:rPr>
        <w:t>The HVDCDC software shall continuously monitor if it receives an invalid combination of requests for NHVDCDCFaultUnlatchRequestHVDCDC from the domain controller.</w:t>
      </w:r>
    </w:p>
    <w:tbl>
      <w:tblPr>
        <w:tblW w:w="9518" w:type="dxa"/>
        <w:tblInd w:w="108" w:type="dxa"/>
        <w:tblLayout w:type="fixed"/>
        <w:tblLook w:val="0000" w:firstRow="0" w:lastRow="0" w:firstColumn="0" w:lastColumn="0" w:noHBand="0" w:noVBand="0"/>
      </w:tblPr>
      <w:tblGrid>
        <w:gridCol w:w="1920"/>
        <w:gridCol w:w="7598"/>
      </w:tblGrid>
      <w:tr w:rsidR="00F64CA3" w:rsidRPr="00123177" w14:paraId="6A357154" w14:textId="77777777" w:rsidTr="00FA691B">
        <w:trPr>
          <w:cantSplit/>
        </w:trPr>
        <w:tc>
          <w:tcPr>
            <w:tcW w:w="1920" w:type="dxa"/>
            <w:tcBorders>
              <w:top w:val="single" w:sz="4" w:space="0" w:color="auto"/>
              <w:left w:val="single" w:sz="4" w:space="0" w:color="000000" w:themeColor="text1"/>
              <w:bottom w:val="single" w:sz="4" w:space="0" w:color="000000" w:themeColor="text1"/>
            </w:tcBorders>
          </w:tcPr>
          <w:p w14:paraId="713CA42D" w14:textId="77777777" w:rsidR="00F64CA3" w:rsidRPr="00123177" w:rsidRDefault="00F64CA3" w:rsidP="00FA691B">
            <w:pPr>
              <w:pStyle w:val="TableText"/>
              <w:rPr>
                <w:b/>
                <w:bCs/>
              </w:rPr>
            </w:pPr>
            <w:r w:rsidRPr="00123177">
              <w:rPr>
                <w:b/>
                <w:bCs/>
              </w:rPr>
              <w:t>Term</w:t>
            </w:r>
          </w:p>
        </w:tc>
        <w:tc>
          <w:tcPr>
            <w:tcW w:w="7598" w:type="dxa"/>
            <w:tcBorders>
              <w:top w:val="single" w:sz="4" w:space="0" w:color="auto"/>
              <w:left w:val="single" w:sz="4" w:space="0" w:color="000000" w:themeColor="text1"/>
              <w:bottom w:val="single" w:sz="4" w:space="0" w:color="000000" w:themeColor="text1"/>
              <w:right w:val="single" w:sz="4" w:space="0" w:color="000000" w:themeColor="text1"/>
            </w:tcBorders>
          </w:tcPr>
          <w:p w14:paraId="3E73594B" w14:textId="77777777" w:rsidR="00F64CA3" w:rsidRPr="00123177" w:rsidRDefault="00F64CA3" w:rsidP="00FA691B">
            <w:pPr>
              <w:pStyle w:val="TableText"/>
              <w:rPr>
                <w:b/>
                <w:bCs/>
              </w:rPr>
            </w:pPr>
            <w:r w:rsidRPr="00123177">
              <w:rPr>
                <w:b/>
                <w:bCs/>
              </w:rPr>
              <w:t>Description</w:t>
            </w:r>
          </w:p>
        </w:tc>
      </w:tr>
      <w:tr w:rsidR="00F64CA3" w:rsidRPr="00123177" w14:paraId="2AA9763A" w14:textId="77777777" w:rsidTr="00FA691B">
        <w:trPr>
          <w:cantSplit/>
          <w:trHeight w:val="274"/>
        </w:trPr>
        <w:tc>
          <w:tcPr>
            <w:tcW w:w="1920" w:type="dxa"/>
            <w:tcBorders>
              <w:top w:val="single" w:sz="4" w:space="0" w:color="000000" w:themeColor="text1"/>
              <w:left w:val="single" w:sz="4" w:space="0" w:color="000000" w:themeColor="text1"/>
              <w:bottom w:val="single" w:sz="4" w:space="0" w:color="000000" w:themeColor="text1"/>
            </w:tcBorders>
          </w:tcPr>
          <w:p w14:paraId="1F49909D" w14:textId="77777777" w:rsidR="00F64CA3" w:rsidRPr="00123177" w:rsidRDefault="00F64CA3" w:rsidP="00FA691B">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D9C7E" w14:textId="6836E045" w:rsidR="00F64CA3" w:rsidRPr="00123177" w:rsidRDefault="00F64CA3" w:rsidP="00FA691B">
            <w:pPr>
              <w:pStyle w:val="TableText"/>
            </w:pPr>
            <w:r w:rsidRPr="00123177">
              <w:rPr>
                <w:rFonts w:eastAsia="Arial"/>
                <w:szCs w:val="20"/>
              </w:rPr>
              <w:t>SWRS_SI_0</w:t>
            </w:r>
            <w:r w:rsidR="00F645B2">
              <w:rPr>
                <w:rFonts w:eastAsia="Arial"/>
                <w:szCs w:val="20"/>
              </w:rPr>
              <w:t>6</w:t>
            </w:r>
          </w:p>
        </w:tc>
      </w:tr>
      <w:tr w:rsidR="00F64CA3" w:rsidRPr="00123177" w14:paraId="49F7013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2294A7D" w14:textId="77777777" w:rsidR="00F64CA3" w:rsidRPr="00123177" w:rsidRDefault="00F64CA3" w:rsidP="00FA691B">
            <w:pPr>
              <w:pStyle w:val="TableText"/>
              <w:snapToGrid w:val="0"/>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1B78D3" w14:textId="77777777" w:rsidR="00F64CA3" w:rsidRPr="00123177" w:rsidRDefault="00F64CA3" w:rsidP="00FA691B">
            <w:pPr>
              <w:pStyle w:val="TableText"/>
              <w:snapToGrid w:val="0"/>
            </w:pPr>
            <w:r w:rsidRPr="00123177">
              <w:t>SDS-HVDCDC-</w:t>
            </w:r>
            <w:r>
              <w:t>512</w:t>
            </w:r>
          </w:p>
        </w:tc>
      </w:tr>
      <w:tr w:rsidR="00F64CA3" w:rsidRPr="00123177" w14:paraId="2BED14B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3F61DD4" w14:textId="77777777" w:rsidR="00F64CA3" w:rsidRPr="00123177" w:rsidRDefault="00F64CA3" w:rsidP="00FA691B">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E3241C" w14:textId="77777777" w:rsidR="00F64CA3" w:rsidRPr="00123177" w:rsidRDefault="00F64CA3" w:rsidP="00FA691B">
            <w:pPr>
              <w:pStyle w:val="TableText"/>
              <w:snapToGrid w:val="0"/>
            </w:pPr>
            <w:r w:rsidRPr="00123177">
              <w:t>Pre C-Sample/PF3.0 Phase-2</w:t>
            </w:r>
          </w:p>
        </w:tc>
      </w:tr>
      <w:tr w:rsidR="00F64CA3" w:rsidRPr="00123177" w14:paraId="45CD9D6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13FD84A" w14:textId="77777777" w:rsidR="00F64CA3" w:rsidRPr="00123177" w:rsidRDefault="00F64CA3" w:rsidP="00FA691B">
            <w:pPr>
              <w:pStyle w:val="TableText"/>
              <w:snapToGrid w:val="0"/>
            </w:pPr>
            <w:r w:rsidRPr="00123177">
              <w:t>Purpose1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5970BD" w14:textId="77777777" w:rsidR="00F64CA3" w:rsidRPr="00123177" w:rsidRDefault="00F64CA3" w:rsidP="00FA691B">
            <w:pPr>
              <w:pStyle w:val="TableText"/>
            </w:pPr>
            <w:r w:rsidRPr="00123177">
              <w:t>The HVDCDC sha</w:t>
            </w:r>
            <w:r>
              <w:t>ll continuously monitor if it receives an invalid combination of requests from the controller and raise a fault if it does, if the situation persists for more than a calibratable time HVDCDC_CAL</w:t>
            </w:r>
          </w:p>
          <w:p w14:paraId="0746E50B" w14:textId="77777777" w:rsidR="00F64CA3" w:rsidRPr="00123177" w:rsidRDefault="00F64CA3" w:rsidP="00FA691B">
            <w:pPr>
              <w:pStyle w:val="TableText"/>
            </w:pPr>
          </w:p>
        </w:tc>
      </w:tr>
      <w:tr w:rsidR="00F64CA3" w:rsidRPr="00123177" w14:paraId="5785BB6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C1D54E8" w14:textId="77777777" w:rsidR="00F64CA3" w:rsidRPr="00123177" w:rsidRDefault="00F64CA3" w:rsidP="00FA691B">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4F4138" w14:textId="77777777" w:rsidR="00F64CA3" w:rsidRPr="00123177" w:rsidRDefault="00F64CA3" w:rsidP="00FA691B">
            <w:pPr>
              <w:pStyle w:val="TableText"/>
            </w:pPr>
            <w:r w:rsidRPr="00123177">
              <w:t>No Such derived requirement is applicable.</w:t>
            </w:r>
          </w:p>
        </w:tc>
      </w:tr>
      <w:tr w:rsidR="00F64CA3" w:rsidRPr="00123177" w14:paraId="045F658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073A295" w14:textId="77777777" w:rsidR="00F64CA3" w:rsidRPr="00123177" w:rsidRDefault="00F64CA3" w:rsidP="00FA691B">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30F623" w14:textId="77777777" w:rsidR="00F64CA3" w:rsidRPr="00123177" w:rsidRDefault="00F64CA3" w:rsidP="00FA691B">
            <w:pPr>
              <w:pStyle w:val="TableText"/>
              <w:snapToGrid w:val="0"/>
            </w:pPr>
            <w:r w:rsidRPr="00123177">
              <w:t>No Specific access restrictions is applicable.</w:t>
            </w:r>
          </w:p>
        </w:tc>
      </w:tr>
      <w:tr w:rsidR="00F64CA3" w:rsidRPr="00123177" w14:paraId="73085E5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AC7749D" w14:textId="77777777" w:rsidR="00F64CA3" w:rsidRPr="00123177" w:rsidRDefault="00F64CA3" w:rsidP="00FA691B">
            <w:pPr>
              <w:pStyle w:val="TableText"/>
              <w:snapToGrid w:val="0"/>
            </w:pPr>
            <w:r w:rsidRPr="00123177">
              <w:t xml:space="preserve">Input(s)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19330" w14:textId="032F9064" w:rsidR="00F64CA3" w:rsidRPr="00123177" w:rsidRDefault="00EF2801" w:rsidP="00FA691B">
            <w:pPr>
              <w:pStyle w:val="TableText"/>
              <w:snapToGrid w:val="0"/>
            </w:pPr>
            <w:r w:rsidRPr="00123177">
              <w:t xml:space="preserve">The HVDCDC shall </w:t>
            </w:r>
            <w:r>
              <w:t>receive either of  the below values,</w:t>
            </w:r>
            <w:r>
              <w:br/>
            </w:r>
            <w:r w:rsidR="00497066">
              <w:t>1.</w:t>
            </w:r>
            <w:r w:rsidR="00F64CA3" w:rsidRPr="007363B0">
              <w:rPr>
                <w:rFonts w:eastAsia="Arial"/>
              </w:rPr>
              <w:t>NHVDCDCFaultUnlatchRequestHVDCDC</w:t>
            </w:r>
            <w:r w:rsidR="00497066">
              <w:rPr>
                <w:rFonts w:eastAsia="Arial"/>
              </w:rPr>
              <w:t xml:space="preserve"> ==</w:t>
            </w:r>
            <w:r w:rsidR="001E4705">
              <w:rPr>
                <w:rFonts w:eastAsia="Arial"/>
              </w:rPr>
              <w:t xml:space="preserve">  </w:t>
            </w:r>
            <w:r w:rsidR="00497066">
              <w:rPr>
                <w:rFonts w:eastAsia="Arial"/>
              </w:rPr>
              <w:t>0x2</w:t>
            </w:r>
            <w:r w:rsidR="006F66BE">
              <w:rPr>
                <w:rFonts w:eastAsia="Arial"/>
              </w:rPr>
              <w:t xml:space="preserve"> </w:t>
            </w:r>
            <w:r w:rsidR="00497066">
              <w:rPr>
                <w:rFonts w:eastAsia="Arial"/>
              </w:rPr>
              <w:t>(</w:t>
            </w:r>
            <w:r w:rsidR="001100F4" w:rsidRPr="001100F4">
              <w:rPr>
                <w:rFonts w:eastAsia="Arial"/>
              </w:rPr>
              <w:t>Unused_NFaultUnlatchRequestHVDCDC_NW</w:t>
            </w:r>
            <w:r w:rsidR="00497066">
              <w:rPr>
                <w:rFonts w:eastAsia="Arial"/>
              </w:rPr>
              <w:t>)</w:t>
            </w:r>
            <w:r w:rsidR="00F64CA3">
              <w:rPr>
                <w:rFonts w:eastAsia="Arial"/>
              </w:rPr>
              <w:t xml:space="preserve"> </w:t>
            </w:r>
            <w:r w:rsidR="006F66BE">
              <w:rPr>
                <w:rFonts w:eastAsia="Arial"/>
              </w:rPr>
              <w:t>OR</w:t>
            </w:r>
            <w:r w:rsidR="006F66BE">
              <w:rPr>
                <w:rFonts w:eastAsia="Arial"/>
              </w:rPr>
              <w:br/>
              <w:t>2.</w:t>
            </w:r>
            <w:r w:rsidR="00746D92" w:rsidRPr="007363B0">
              <w:rPr>
                <w:rFonts w:eastAsia="Arial"/>
              </w:rPr>
              <w:t xml:space="preserve"> NHVDCDCFaultUnlatchRequestHVDCDC</w:t>
            </w:r>
            <w:r w:rsidR="00746D92">
              <w:rPr>
                <w:rFonts w:eastAsia="Arial"/>
              </w:rPr>
              <w:t xml:space="preserve"> ==  0x3 (</w:t>
            </w:r>
            <w:r w:rsidR="00815E77" w:rsidRPr="00815E77">
              <w:rPr>
                <w:rFonts w:eastAsia="Arial"/>
              </w:rPr>
              <w:t>Invalid_NFaultUnlatchRequestHVDCDC_NW</w:t>
            </w:r>
            <w:r w:rsidR="00746D92">
              <w:rPr>
                <w:rFonts w:eastAsia="Arial"/>
              </w:rPr>
              <w:t>)</w:t>
            </w:r>
          </w:p>
        </w:tc>
      </w:tr>
      <w:tr w:rsidR="00F64CA3" w:rsidRPr="00123177" w14:paraId="217463A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31841DE" w14:textId="77777777" w:rsidR="00F64CA3" w:rsidRPr="00123177" w:rsidRDefault="00F64CA3" w:rsidP="00FA691B">
            <w:pPr>
              <w:pStyle w:val="TableText"/>
              <w:snapToGrid w:val="0"/>
            </w:pPr>
            <w:r w:rsidRPr="00123177">
              <w:lastRenderedPageBreak/>
              <w:t xml:space="preserve">Output(s)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AE3DA" w14:textId="24D67F8F" w:rsidR="0075017F" w:rsidRPr="00123177" w:rsidRDefault="0075017F" w:rsidP="0075017F">
            <w:pPr>
              <w:spacing w:line="259" w:lineRule="auto"/>
              <w:rPr>
                <w:rFonts w:eastAsia="Arial"/>
                <w:color w:val="000000" w:themeColor="text1"/>
                <w:szCs w:val="20"/>
              </w:rPr>
            </w:pPr>
            <w:r>
              <w:rPr>
                <w:rFonts w:eastAsia="Arial"/>
                <w:color w:val="000000" w:themeColor="text1"/>
                <w:szCs w:val="20"/>
              </w:rPr>
              <w:t>1.</w:t>
            </w:r>
            <w:r w:rsidRPr="00123177">
              <w:rPr>
                <w:rFonts w:eastAsia="Arial"/>
                <w:color w:val="000000" w:themeColor="text1"/>
                <w:szCs w:val="20"/>
              </w:rPr>
              <w:t>NHVDCDCFault @  HVDCDC_Status1 is equal to 0x3 ("Level 2")</w:t>
            </w:r>
          </w:p>
          <w:p w14:paraId="45D8990D" w14:textId="4621D467" w:rsidR="00F64CA3" w:rsidRPr="00123177" w:rsidRDefault="0075017F" w:rsidP="0075017F">
            <w:pPr>
              <w:pStyle w:val="TableText"/>
              <w:snapToGrid w:val="0"/>
            </w:pPr>
            <w:r w:rsidRPr="00123177">
              <w:rPr>
                <w:rFonts w:eastAsia="Arial"/>
                <w:color w:val="000000" w:themeColor="text1"/>
                <w:szCs w:val="20"/>
              </w:rPr>
              <w:t>NVHDCDCFaultID @  HVDCDC_Debug_PDU sh</w:t>
            </w:r>
            <w:r w:rsidR="00667C2A">
              <w:rPr>
                <w:rFonts w:eastAsia="Arial"/>
                <w:color w:val="000000" w:themeColor="text1"/>
                <w:szCs w:val="20"/>
              </w:rPr>
              <w:t>all</w:t>
            </w:r>
            <w:r w:rsidRPr="00123177">
              <w:rPr>
                <w:rFonts w:eastAsia="Arial"/>
                <w:color w:val="000000" w:themeColor="text1"/>
                <w:szCs w:val="20"/>
              </w:rPr>
              <w:t xml:space="preserve"> provide Fault ID</w:t>
            </w:r>
            <w:r>
              <w:rPr>
                <w:rFonts w:eastAsia="Arial"/>
                <w:color w:val="000000" w:themeColor="text1"/>
                <w:szCs w:val="20"/>
              </w:rPr>
              <w:t xml:space="preserve"> 37</w:t>
            </w:r>
            <w:r w:rsidRPr="00123177">
              <w:rPr>
                <w:rFonts w:eastAsia="Arial"/>
                <w:color w:val="000000" w:themeColor="text1"/>
                <w:szCs w:val="20"/>
              </w:rPr>
              <w:t xml:space="preserve"> </w:t>
            </w:r>
            <w:r>
              <w:rPr>
                <w:rFonts w:eastAsia="Arial"/>
                <w:color w:val="000000" w:themeColor="text1"/>
                <w:szCs w:val="20"/>
              </w:rPr>
              <w:t>2.W</w:t>
            </w:r>
            <w:r w:rsidRPr="00123177">
              <w:rPr>
                <w:rFonts w:eastAsia="Arial"/>
                <w:color w:val="000000" w:themeColor="text1"/>
                <w:szCs w:val="20"/>
              </w:rPr>
              <w:t xml:space="preserve">hen the </w:t>
            </w:r>
            <w:r>
              <w:rPr>
                <w:rFonts w:eastAsia="Arial"/>
                <w:color w:val="000000" w:themeColor="text1"/>
                <w:szCs w:val="20"/>
              </w:rPr>
              <w:t xml:space="preserve">invalid value for </w:t>
            </w:r>
            <w:r w:rsidRPr="007363B0">
              <w:rPr>
                <w:rFonts w:eastAsia="Arial"/>
              </w:rPr>
              <w:t>NHVDCDCFaultUnlatchRequestHVDCDC</w:t>
            </w:r>
            <w:r>
              <w:rPr>
                <w:rFonts w:eastAsia="Arial"/>
              </w:rPr>
              <w:t xml:space="preserve"> </w:t>
            </w:r>
            <w:r>
              <w:rPr>
                <w:rFonts w:eastAsia="Arial"/>
                <w:color w:val="000000" w:themeColor="text1"/>
                <w:szCs w:val="20"/>
              </w:rPr>
              <w:t xml:space="preserve">are received for </w:t>
            </w:r>
            <w:r w:rsidRPr="00123177">
              <w:rPr>
                <w:rFonts w:eastAsia="Arial"/>
                <w:color w:val="000000" w:themeColor="text1"/>
                <w:szCs w:val="20"/>
              </w:rPr>
              <w:t xml:space="preserve"> </w:t>
            </w:r>
            <w:r>
              <w:rPr>
                <w:rFonts w:eastAsia="Arial"/>
                <w:color w:val="000000" w:themeColor="text1"/>
                <w:szCs w:val="20"/>
              </w:rPr>
              <w:t xml:space="preserve">a configured calibratable time </w:t>
            </w:r>
            <w:r>
              <w:rPr>
                <w:rFonts w:eastAsia="Arial"/>
                <w:color w:val="000000" w:themeColor="text1"/>
              </w:rPr>
              <w:t xml:space="preserve">HVDCDC_CAL </w:t>
            </w:r>
            <w:r w:rsidRPr="00123177">
              <w:rPr>
                <w:rFonts w:eastAsia="Arial"/>
                <w:color w:val="000000" w:themeColor="text1"/>
                <w:szCs w:val="20"/>
              </w:rPr>
              <w:t xml:space="preserve">and </w:t>
            </w:r>
            <w:r>
              <w:rPr>
                <w:rFonts w:eastAsia="Arial"/>
                <w:color w:val="000000" w:themeColor="text1"/>
                <w:szCs w:val="20"/>
              </w:rPr>
              <w:t>the debounce time for this fault shall be calibratable time (Default- 50</w:t>
            </w:r>
            <w:r w:rsidRPr="00123177">
              <w:rPr>
                <w:rFonts w:eastAsia="Arial"/>
                <w:color w:val="000000" w:themeColor="text1"/>
                <w:szCs w:val="20"/>
              </w:rPr>
              <w:t xml:space="preserve"> msec</w:t>
            </w:r>
            <w:r>
              <w:rPr>
                <w:rFonts w:eastAsia="Arial"/>
                <w:color w:val="000000" w:themeColor="text1"/>
                <w:szCs w:val="20"/>
              </w:rPr>
              <w:t>).</w:t>
            </w:r>
          </w:p>
        </w:tc>
      </w:tr>
      <w:tr w:rsidR="00F64CA3" w:rsidRPr="00123177" w14:paraId="6FB4691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9201F5E" w14:textId="77777777" w:rsidR="00F64CA3" w:rsidRPr="00123177" w:rsidRDefault="00F64CA3" w:rsidP="00FA691B">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600BE0" w14:textId="72306690" w:rsidR="00B617DD" w:rsidRPr="00123177" w:rsidRDefault="00454CCA" w:rsidP="00FA691B">
            <w:pPr>
              <w:pStyle w:val="TableText"/>
              <w:snapToGrid w:val="0"/>
              <w:rPr>
                <w:rStyle w:val="normaltextrun"/>
              </w:rPr>
            </w:pPr>
            <w:r>
              <w:t>1.The HVDCDC shall receive CAN NM message.</w:t>
            </w:r>
            <w:r>
              <w:br/>
              <w:t>2.</w:t>
            </w:r>
            <w:r w:rsidRPr="00123177">
              <w:t xml:space="preserve"> The HVDCDC sh</w:t>
            </w:r>
            <w:r>
              <w:t xml:space="preserve">all receive signal </w:t>
            </w:r>
            <w:r w:rsidRPr="00123177">
              <w:t xml:space="preserve"> </w:t>
            </w:r>
            <w:r w:rsidRPr="007363B0">
              <w:rPr>
                <w:rFonts w:eastAsia="Arial"/>
              </w:rPr>
              <w:t>NHVDCDCFaultUnlatchRequestHVDCDC</w:t>
            </w:r>
            <w:r>
              <w:rPr>
                <w:rFonts w:eastAsia="Arial"/>
              </w:rPr>
              <w:t xml:space="preserve"> </w:t>
            </w:r>
            <w:r>
              <w:t>with any value mentioned in the input section.</w:t>
            </w:r>
            <w:r>
              <w:br/>
              <w:t xml:space="preserve">3.Run the diagnostic to validate input command value </w:t>
            </w:r>
            <w:r w:rsidRPr="00DD3A91">
              <w:t>EDSU_HVDCDC_Cmd</w:t>
            </w:r>
            <w:r>
              <w:t xml:space="preserve"> @ </w:t>
            </w:r>
            <w:r w:rsidRPr="007363B0">
              <w:rPr>
                <w:rFonts w:eastAsia="Arial"/>
              </w:rPr>
              <w:t>NHVDCDCFaultUnlatchRequestHVDCDC</w:t>
            </w:r>
            <w:r>
              <w:br/>
            </w:r>
            <w:r w:rsidR="00B617DD">
              <w:t>4.If the invalid value is received increment the debounce counter</w:t>
            </w:r>
            <w:r w:rsidR="00B617DD">
              <w:br/>
              <w:t>5.Check if the debounce counter maximum physical value is exceeded</w:t>
            </w:r>
            <w:r w:rsidR="00B617DD">
              <w:br/>
              <w:t>6.The fault should be raised after a configurable debounce time(50 msec) is elapsed.</w:t>
            </w:r>
          </w:p>
        </w:tc>
      </w:tr>
      <w:tr w:rsidR="00F64CA3" w:rsidRPr="00123177" w14:paraId="658D739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7307397" w14:textId="77777777" w:rsidR="00F64CA3" w:rsidRPr="00123177" w:rsidRDefault="00F64CA3" w:rsidP="00FA691B">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CF58C6" w14:textId="77777777" w:rsidR="00F64CA3" w:rsidRPr="00123177" w:rsidRDefault="00F64CA3" w:rsidP="00FA691B">
            <w:pPr>
              <w:pStyle w:val="TableText"/>
              <w:snapToGrid w:val="0"/>
            </w:pPr>
            <w:r w:rsidRPr="00123177">
              <w:t>No such mandatory fields is applicable.</w:t>
            </w:r>
          </w:p>
        </w:tc>
      </w:tr>
      <w:tr w:rsidR="00F64CA3" w:rsidRPr="00123177" w14:paraId="0106FCF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E97D1D3" w14:textId="77777777" w:rsidR="00F64CA3" w:rsidRPr="00123177" w:rsidRDefault="00F64CA3" w:rsidP="00FA691B">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597C6C" w14:textId="77777777" w:rsidR="00F64CA3" w:rsidRPr="00123177" w:rsidRDefault="00F64CA3" w:rsidP="00FA691B">
            <w:pPr>
              <w:pStyle w:val="TableText"/>
              <w:snapToGrid w:val="0"/>
            </w:pPr>
            <w:r w:rsidRPr="00123177">
              <w:t>NHVDCDCStatus = 0, NHVDCDCStatusDebug = 0, NHVDCDCFault = 0.</w:t>
            </w:r>
          </w:p>
        </w:tc>
      </w:tr>
      <w:tr w:rsidR="00F64CA3" w:rsidRPr="00123177" w14:paraId="0073A72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422B539" w14:textId="77777777" w:rsidR="00F64CA3" w:rsidRPr="00123177" w:rsidRDefault="00F64CA3" w:rsidP="00FA691B">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8EEF00" w14:textId="77777777" w:rsidR="00F64CA3" w:rsidRPr="00123177" w:rsidRDefault="00F64CA3" w:rsidP="00FA691B">
            <w:pPr>
              <w:pStyle w:val="TableText"/>
              <w:snapToGrid w:val="0"/>
            </w:pPr>
            <w:r w:rsidRPr="00123177">
              <w:t>Default values shall be applicable with respect to Pre-Loaded Values</w:t>
            </w:r>
          </w:p>
        </w:tc>
      </w:tr>
      <w:tr w:rsidR="00F64CA3" w:rsidRPr="00123177" w14:paraId="41EC341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FE15192" w14:textId="77777777" w:rsidR="00F64CA3" w:rsidRPr="00123177" w:rsidRDefault="00F64CA3" w:rsidP="00FA691B">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034148" w14:textId="77777777" w:rsidR="00F64CA3" w:rsidRPr="00123177" w:rsidRDefault="00F64CA3" w:rsidP="00FA691B">
            <w:pPr>
              <w:pStyle w:val="TableText"/>
              <w:snapToGrid w:val="0"/>
            </w:pPr>
            <w:r w:rsidRPr="00123177">
              <w:t>Valid range value is not required.</w:t>
            </w:r>
          </w:p>
        </w:tc>
      </w:tr>
      <w:tr w:rsidR="00F64CA3" w:rsidRPr="00123177" w14:paraId="0178D5B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D97DE8E" w14:textId="77777777" w:rsidR="00F64CA3" w:rsidRPr="00123177" w:rsidRDefault="00F64CA3" w:rsidP="00FA691B">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41B2E5" w14:textId="77777777" w:rsidR="00F64CA3" w:rsidRPr="00123177" w:rsidRDefault="00F64CA3" w:rsidP="00FA691B">
            <w:pPr>
              <w:pStyle w:val="TableText"/>
              <w:snapToGrid w:val="0"/>
            </w:pPr>
            <w:r w:rsidRPr="00123177">
              <w:t>Data latency period is not applicable</w:t>
            </w:r>
          </w:p>
        </w:tc>
      </w:tr>
      <w:tr w:rsidR="00F64CA3" w:rsidRPr="00123177" w14:paraId="573E821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3AB446B" w14:textId="77777777" w:rsidR="00F64CA3" w:rsidRPr="00123177" w:rsidRDefault="00F64CA3" w:rsidP="00FA691B">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6C712C" w14:textId="77777777" w:rsidR="00F64CA3" w:rsidRPr="00123177" w:rsidRDefault="00F64CA3" w:rsidP="00FA691B">
            <w:pPr>
              <w:pStyle w:val="TableText"/>
              <w:snapToGrid w:val="0"/>
            </w:pPr>
            <w:r w:rsidRPr="00123177">
              <w:t>Data Retention period is not applicable.</w:t>
            </w:r>
          </w:p>
        </w:tc>
      </w:tr>
      <w:tr w:rsidR="00F64CA3" w:rsidRPr="00123177" w14:paraId="18D9BE9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41140B4" w14:textId="77777777" w:rsidR="00F64CA3" w:rsidRPr="00123177" w:rsidRDefault="00F64CA3" w:rsidP="00FA691B">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EBE5BF" w14:textId="77777777" w:rsidR="00F64CA3" w:rsidRPr="00123177" w:rsidRDefault="00F64CA3" w:rsidP="00FA691B">
            <w:pPr>
              <w:pStyle w:val="TableText"/>
              <w:snapToGrid w:val="0"/>
            </w:pPr>
            <w:r w:rsidRPr="00123177">
              <w:t>Data rate is not applicable.</w:t>
            </w:r>
          </w:p>
        </w:tc>
      </w:tr>
      <w:tr w:rsidR="00F64CA3" w:rsidRPr="00123177" w14:paraId="54947FE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47221A3" w14:textId="77777777" w:rsidR="00F64CA3" w:rsidRPr="00123177" w:rsidRDefault="00F64CA3" w:rsidP="00FA691B">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81688B" w14:textId="77777777" w:rsidR="00F64CA3" w:rsidRPr="00123177" w:rsidRDefault="00F64CA3" w:rsidP="00FA691B">
            <w:pPr>
              <w:pStyle w:val="TableText"/>
              <w:snapToGrid w:val="0"/>
            </w:pPr>
            <w:r w:rsidRPr="00123177">
              <w:t>External event is not required.</w:t>
            </w:r>
          </w:p>
        </w:tc>
      </w:tr>
      <w:tr w:rsidR="00F64CA3" w:rsidRPr="00123177" w14:paraId="3090D53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FFC825C" w14:textId="77777777" w:rsidR="00F64CA3" w:rsidRPr="00123177" w:rsidRDefault="00F64CA3" w:rsidP="00FA691B">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21E666" w14:textId="77777777" w:rsidR="00F64CA3" w:rsidRPr="00123177" w:rsidRDefault="00F64CA3" w:rsidP="00FA691B">
            <w:pPr>
              <w:pStyle w:val="TableText"/>
              <w:snapToGrid w:val="0"/>
            </w:pPr>
            <w:r w:rsidRPr="00123177">
              <w:t>Temporal event is not applicable.</w:t>
            </w:r>
          </w:p>
        </w:tc>
      </w:tr>
      <w:tr w:rsidR="00F64CA3" w:rsidRPr="00123177" w14:paraId="1378E29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F513424" w14:textId="77777777" w:rsidR="00F64CA3" w:rsidRPr="00123177" w:rsidRDefault="00F64CA3" w:rsidP="00FA691B">
            <w:pPr>
              <w:pStyle w:val="TableText"/>
              <w:snapToGrid w:val="0"/>
            </w:pPr>
            <w:r w:rsidRPr="00123177">
              <w:t xml:space="preserve">Validation Rules/ </w:t>
            </w:r>
          </w:p>
          <w:p w14:paraId="294A1EA6" w14:textId="77777777" w:rsidR="00F64CA3" w:rsidRPr="00123177" w:rsidRDefault="00F64CA3" w:rsidP="00FA691B">
            <w:pPr>
              <w:pStyle w:val="TableText"/>
              <w:snapToGrid w:val="0"/>
            </w:pPr>
            <w:r w:rsidRPr="00123177">
              <w:t>Verification criteria2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BD3CC9" w14:textId="0F1CBE07" w:rsidR="004610A4" w:rsidRPr="00123177" w:rsidRDefault="004610A4" w:rsidP="004610A4">
            <w:pPr>
              <w:pStyle w:val="TableText"/>
              <w:snapToGrid w:val="0"/>
              <w:rPr>
                <w:rFonts w:eastAsia="Arial"/>
                <w:color w:val="000000" w:themeColor="text1"/>
              </w:rPr>
            </w:pPr>
            <w:r>
              <w:rPr>
                <w:rFonts w:eastAsia="Arial"/>
                <w:color w:val="000000" w:themeColor="text1"/>
              </w:rPr>
              <w:t>1.</w:t>
            </w:r>
            <w:r w:rsidRPr="00123177">
              <w:rPr>
                <w:rFonts w:eastAsia="Arial"/>
                <w:color w:val="000000" w:themeColor="text1"/>
              </w:rPr>
              <w:t>Verify the CAN messages and CAN signal mentioned in input and out</w:t>
            </w:r>
            <w:r w:rsidR="00B07B33">
              <w:rPr>
                <w:rFonts w:eastAsia="Arial"/>
                <w:color w:val="000000" w:themeColor="text1"/>
              </w:rPr>
              <w:t>put</w:t>
            </w:r>
            <w:r w:rsidRPr="00123177">
              <w:rPr>
                <w:rFonts w:eastAsia="Arial"/>
                <w:color w:val="000000" w:themeColor="text1"/>
              </w:rPr>
              <w:t xml:space="preserve"> section on CANalyzer Tool</w:t>
            </w:r>
          </w:p>
          <w:p w14:paraId="65D1C1DC" w14:textId="77777777" w:rsidR="004610A4" w:rsidRPr="00123177" w:rsidRDefault="004610A4" w:rsidP="004610A4">
            <w:pPr>
              <w:spacing w:line="259" w:lineRule="auto"/>
              <w:rPr>
                <w:rFonts w:eastAsia="Arial"/>
                <w:color w:val="000000" w:themeColor="text1"/>
                <w:szCs w:val="20"/>
              </w:rPr>
            </w:pPr>
            <w:r>
              <w:rPr>
                <w:rFonts w:eastAsia="Arial"/>
                <w:color w:val="000000" w:themeColor="text1"/>
                <w:szCs w:val="20"/>
              </w:rPr>
              <w:t>2.</w:t>
            </w:r>
            <w:r w:rsidRPr="00123177">
              <w:rPr>
                <w:rFonts w:eastAsia="Arial"/>
                <w:color w:val="000000" w:themeColor="text1"/>
                <w:szCs w:val="20"/>
              </w:rPr>
              <w:t>NHVDCDCFault @  HVDCDC_Status1 is equal to 0x3 ("Level 2")</w:t>
            </w:r>
          </w:p>
          <w:p w14:paraId="1B868A6B" w14:textId="27999D40" w:rsidR="00F64CA3" w:rsidRPr="00123177" w:rsidRDefault="004610A4" w:rsidP="004610A4">
            <w:pPr>
              <w:pStyle w:val="TableText"/>
              <w:snapToGrid w:val="0"/>
            </w:pPr>
            <w:r w:rsidRPr="00123177">
              <w:rPr>
                <w:rFonts w:eastAsia="Arial"/>
                <w:color w:val="000000" w:themeColor="text1"/>
                <w:szCs w:val="20"/>
              </w:rPr>
              <w:t xml:space="preserve">NVHDCDCFaultID @  HVDCDC_Debug_PDU </w:t>
            </w:r>
            <w:r w:rsidR="00667C2A">
              <w:rPr>
                <w:rFonts w:eastAsia="Arial"/>
                <w:color w:val="000000" w:themeColor="text1"/>
                <w:szCs w:val="20"/>
              </w:rPr>
              <w:t>shall</w:t>
            </w:r>
            <w:r w:rsidRPr="00123177">
              <w:rPr>
                <w:rFonts w:eastAsia="Arial"/>
                <w:color w:val="000000" w:themeColor="text1"/>
                <w:szCs w:val="20"/>
              </w:rPr>
              <w:t xml:space="preserve"> provide Fault ID</w:t>
            </w:r>
            <w:r>
              <w:rPr>
                <w:rFonts w:eastAsia="Arial"/>
                <w:color w:val="000000" w:themeColor="text1"/>
                <w:szCs w:val="20"/>
              </w:rPr>
              <w:t xml:space="preserve"> 37</w:t>
            </w:r>
          </w:p>
        </w:tc>
      </w:tr>
      <w:tr w:rsidR="00F64CA3" w:rsidRPr="00123177" w14:paraId="5097F6E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F9AA6A2" w14:textId="77777777" w:rsidR="00F64CA3" w:rsidRPr="00123177" w:rsidRDefault="00F64CA3" w:rsidP="00FA691B">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F76986" w14:textId="77777777" w:rsidR="00F64CA3" w:rsidRPr="00123177" w:rsidRDefault="00F64CA3" w:rsidP="00FA691B">
            <w:pPr>
              <w:pStyle w:val="TableText"/>
              <w:snapToGrid w:val="0"/>
            </w:pPr>
            <w:r w:rsidRPr="00123177">
              <w:t>Constraints is not applicable.</w:t>
            </w:r>
          </w:p>
        </w:tc>
      </w:tr>
      <w:tr w:rsidR="00F64CA3" w:rsidRPr="00123177" w14:paraId="1F24D7D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0E79863" w14:textId="77777777" w:rsidR="00F64CA3" w:rsidRPr="00123177" w:rsidRDefault="00F64CA3" w:rsidP="00FA691B">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CE0F10" w14:textId="77777777" w:rsidR="00F64CA3" w:rsidRPr="00123177" w:rsidRDefault="00F64CA3" w:rsidP="00FA691B">
            <w:pPr>
              <w:pStyle w:val="TableText"/>
              <w:snapToGrid w:val="0"/>
            </w:pPr>
            <w:r w:rsidRPr="00123177">
              <w:t>No effects on other system</w:t>
            </w:r>
          </w:p>
        </w:tc>
      </w:tr>
      <w:tr w:rsidR="00F64CA3" w:rsidRPr="00123177" w14:paraId="46CC769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3784244" w14:textId="77777777" w:rsidR="00F64CA3" w:rsidRPr="00123177" w:rsidRDefault="00F64CA3" w:rsidP="00FA691B">
            <w:pPr>
              <w:pStyle w:val="TableText"/>
              <w:snapToGrid w:val="0"/>
            </w:pPr>
            <w:r w:rsidRPr="00123177">
              <w:lastRenderedPageBreak/>
              <w:t>Testability with respect to test environment</w:t>
            </w:r>
          </w:p>
          <w:p w14:paraId="179326A3" w14:textId="77777777" w:rsidR="00F64CA3" w:rsidRPr="00123177" w:rsidRDefault="00F64CA3" w:rsidP="00FA691B">
            <w:pPr>
              <w:pStyle w:val="TableText"/>
              <w:snapToGrid w:val="0"/>
            </w:pPr>
            <w:r w:rsidRPr="00123177">
              <w:t>(Yes/No)</w:t>
            </w:r>
          </w:p>
          <w:p w14:paraId="033DFF54" w14:textId="77777777" w:rsidR="00F64CA3" w:rsidRPr="00123177" w:rsidRDefault="00F64CA3" w:rsidP="00FA691B">
            <w:pPr>
              <w:pStyle w:val="TableText"/>
              <w:snapToGrid w:val="0"/>
            </w:pPr>
            <w:r w:rsidRPr="00123177">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8F142" w14:textId="77777777" w:rsidR="00F64CA3" w:rsidRPr="00123177" w:rsidRDefault="00F64CA3" w:rsidP="00FA691B">
            <w:pPr>
              <w:pStyle w:val="TableText"/>
              <w:snapToGrid w:val="0"/>
            </w:pPr>
            <w:r w:rsidRPr="00123177">
              <w:t>YES</w:t>
            </w:r>
          </w:p>
        </w:tc>
      </w:tr>
      <w:tr w:rsidR="00F64CA3" w:rsidRPr="00123177" w14:paraId="76A79C2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CEDD113" w14:textId="77777777" w:rsidR="00F64CA3" w:rsidRPr="00123177" w:rsidRDefault="00F64CA3" w:rsidP="00FA691B">
            <w:pPr>
              <w:pStyle w:val="TableText"/>
              <w:snapToGrid w:val="0"/>
            </w:pPr>
            <w:r w:rsidRPr="00123177">
              <w:t>Feasible within project constraints</w:t>
            </w:r>
          </w:p>
          <w:p w14:paraId="3A7AA06B" w14:textId="77777777" w:rsidR="00F64CA3" w:rsidRPr="00123177" w:rsidRDefault="00F64CA3" w:rsidP="00FA691B">
            <w:pPr>
              <w:pStyle w:val="TableText"/>
              <w:snapToGrid w:val="0"/>
            </w:pPr>
            <w:r w:rsidRPr="00123177">
              <w:t>(Yes/No)</w:t>
            </w:r>
          </w:p>
          <w:p w14:paraId="0D68EC89" w14:textId="77777777" w:rsidR="00F64CA3" w:rsidRPr="00123177" w:rsidRDefault="00F64CA3" w:rsidP="00FA691B">
            <w:pPr>
              <w:pStyle w:val="TableText"/>
              <w:snapToGrid w:val="0"/>
            </w:pPr>
            <w:r w:rsidRPr="00123177">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46F813" w14:textId="77777777" w:rsidR="00F64CA3" w:rsidRPr="00123177" w:rsidRDefault="00F64CA3" w:rsidP="00FA691B">
            <w:pPr>
              <w:pStyle w:val="TableText"/>
              <w:snapToGrid w:val="0"/>
            </w:pPr>
            <w:r w:rsidRPr="00123177">
              <w:t>YES</w:t>
            </w:r>
          </w:p>
        </w:tc>
      </w:tr>
      <w:tr w:rsidR="00F64CA3" w:rsidRPr="00123177" w14:paraId="6DD7FE7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71DBD24" w14:textId="77777777" w:rsidR="00F64CA3" w:rsidRPr="00123177" w:rsidRDefault="00F64CA3" w:rsidP="00FA691B">
            <w:pPr>
              <w:pStyle w:val="TableText"/>
              <w:snapToGrid w:val="0"/>
            </w:pPr>
            <w:r w:rsidRPr="00123177">
              <w:t>Critical</w:t>
            </w:r>
          </w:p>
          <w:p w14:paraId="6AEDBA0F" w14:textId="77777777" w:rsidR="00F64CA3" w:rsidRPr="00123177" w:rsidRDefault="00F64CA3" w:rsidP="00FA691B">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07C331" w14:textId="77777777" w:rsidR="00F64CA3" w:rsidRPr="00123177" w:rsidRDefault="00F64CA3" w:rsidP="00FA691B">
            <w:pPr>
              <w:pStyle w:val="TableText"/>
              <w:snapToGrid w:val="0"/>
            </w:pPr>
            <w:r w:rsidRPr="00123177">
              <w:t>YES</w:t>
            </w:r>
          </w:p>
        </w:tc>
      </w:tr>
      <w:tr w:rsidR="00F64CA3" w:rsidRPr="00123177" w14:paraId="50CCAAF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2495ED7" w14:textId="77777777" w:rsidR="00F64CA3" w:rsidRPr="00123177" w:rsidRDefault="00F64CA3" w:rsidP="00FA691B">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C828A9" w14:textId="77777777" w:rsidR="00F64CA3" w:rsidRPr="00123177" w:rsidRDefault="00F64CA3" w:rsidP="00FA691B">
            <w:pPr>
              <w:pStyle w:val="TableText"/>
              <w:snapToGrid w:val="0"/>
            </w:pPr>
            <w:r w:rsidRPr="00123177">
              <w:t>Acceptance Criteria for this requirement should be as per SECTION-6 ACCEPTANCE CRITERIA</w:t>
            </w:r>
          </w:p>
        </w:tc>
      </w:tr>
    </w:tbl>
    <w:p w14:paraId="1E7B0A08" w14:textId="77777777" w:rsidR="00F64CA3" w:rsidRPr="00F64CA3" w:rsidRDefault="00F64CA3" w:rsidP="00F64CA3">
      <w:pPr>
        <w:rPr>
          <w:rFonts w:eastAsia="Arial"/>
        </w:rPr>
      </w:pPr>
    </w:p>
    <w:p w14:paraId="45A90415" w14:textId="77777777" w:rsidR="000310ED" w:rsidRDefault="000310ED" w:rsidP="000310ED">
      <w:pPr>
        <w:pStyle w:val="BodyText"/>
        <w:rPr>
          <w:b/>
          <w:bCs/>
        </w:rPr>
      </w:pPr>
    </w:p>
    <w:p w14:paraId="000E6DB4" w14:textId="77777777" w:rsidR="000310ED" w:rsidRDefault="000310ED" w:rsidP="000310ED">
      <w:pPr>
        <w:pStyle w:val="BodyText"/>
        <w:rPr>
          <w:b/>
          <w:bCs/>
        </w:rPr>
      </w:pPr>
    </w:p>
    <w:p w14:paraId="0D036A51" w14:textId="77777777" w:rsidR="000310ED" w:rsidRPr="00B17357" w:rsidRDefault="000310ED" w:rsidP="00B17357">
      <w:pPr>
        <w:rPr>
          <w:rFonts w:eastAsia="Arial"/>
        </w:rPr>
      </w:pPr>
    </w:p>
    <w:p w14:paraId="68494966" w14:textId="77777777" w:rsidR="00C30BAA" w:rsidRDefault="00C30BAA" w:rsidP="002A211B">
      <w:pPr>
        <w:rPr>
          <w:rFonts w:eastAsia="Arial"/>
        </w:rPr>
      </w:pPr>
    </w:p>
    <w:p w14:paraId="22A019A6" w14:textId="77777777" w:rsidR="00257A18" w:rsidRDefault="00257A18" w:rsidP="00A55B53">
      <w:pPr>
        <w:pStyle w:val="BodyText"/>
        <w:rPr>
          <w:b/>
          <w:bCs/>
        </w:rPr>
      </w:pPr>
    </w:p>
    <w:p w14:paraId="29054F7B" w14:textId="77777777" w:rsidR="00552A3F" w:rsidRDefault="00552A3F" w:rsidP="00A55B53">
      <w:pPr>
        <w:pStyle w:val="BodyText"/>
        <w:rPr>
          <w:b/>
          <w:bCs/>
        </w:rPr>
      </w:pPr>
    </w:p>
    <w:p w14:paraId="7163D3CF" w14:textId="4979DEF4" w:rsidR="00552A3F" w:rsidRPr="00C0216F" w:rsidRDefault="00F728C7" w:rsidP="00552A3F">
      <w:pPr>
        <w:pStyle w:val="Heading4"/>
        <w:rPr>
          <w:rFonts w:eastAsia="Arial"/>
          <w:szCs w:val="20"/>
        </w:rPr>
      </w:pPr>
      <w:r w:rsidRPr="00C0216F">
        <w:rPr>
          <w:rFonts w:eastAsia="Arial"/>
          <w:szCs w:val="20"/>
        </w:rPr>
        <w:t>Voltage rail monitoring</w:t>
      </w:r>
    </w:p>
    <w:p w14:paraId="7D4A4B55" w14:textId="68D9114A" w:rsidR="00552A3F" w:rsidRPr="00123177" w:rsidRDefault="000F1FA4" w:rsidP="00552A3F">
      <w:pPr>
        <w:pStyle w:val="Heading5"/>
        <w:rPr>
          <w:rFonts w:eastAsia="Arial"/>
        </w:rPr>
      </w:pPr>
      <w:r>
        <w:rPr>
          <w:rFonts w:eastAsia="Arial"/>
        </w:rPr>
        <w:t>The HVDCDC software shall monitor</w:t>
      </w:r>
      <w:r w:rsidR="00AC29FB">
        <w:rPr>
          <w:rFonts w:eastAsia="Arial"/>
        </w:rPr>
        <w:t xml:space="preserve"> the overvoltage fault of the 3V3 rail and raise level 2 fault.</w:t>
      </w:r>
    </w:p>
    <w:tbl>
      <w:tblPr>
        <w:tblW w:w="9518" w:type="dxa"/>
        <w:tblInd w:w="108" w:type="dxa"/>
        <w:tblLayout w:type="fixed"/>
        <w:tblLook w:val="0000" w:firstRow="0" w:lastRow="0" w:firstColumn="0" w:lastColumn="0" w:noHBand="0" w:noVBand="0"/>
      </w:tblPr>
      <w:tblGrid>
        <w:gridCol w:w="1920"/>
        <w:gridCol w:w="7598"/>
      </w:tblGrid>
      <w:tr w:rsidR="00552A3F" w:rsidRPr="00123177" w14:paraId="3802E13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638FF88" w14:textId="77777777" w:rsidR="00552A3F" w:rsidRPr="00123177" w:rsidRDefault="00552A3F" w:rsidP="00FA691B">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3AFBD6D" w14:textId="77777777" w:rsidR="00552A3F" w:rsidRPr="00123177" w:rsidRDefault="00552A3F" w:rsidP="00FA691B">
            <w:pPr>
              <w:pStyle w:val="TableColumnTitle"/>
              <w:snapToGrid w:val="0"/>
            </w:pPr>
            <w:r w:rsidRPr="00123177">
              <w:t>Description</w:t>
            </w:r>
          </w:p>
        </w:tc>
      </w:tr>
      <w:tr w:rsidR="00552A3F" w:rsidRPr="00123177" w14:paraId="4D839D83" w14:textId="77777777" w:rsidTr="00FA691B">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186633A" w14:textId="77777777" w:rsidR="00552A3F" w:rsidRPr="00123177" w:rsidRDefault="00552A3F" w:rsidP="00FA691B">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999204" w14:textId="1E3358C0" w:rsidR="00552A3F" w:rsidRPr="00123177" w:rsidRDefault="00552A3F" w:rsidP="00FA691B">
            <w:pPr>
              <w:snapToGrid w:val="0"/>
            </w:pPr>
            <w:r w:rsidRPr="00123177">
              <w:rPr>
                <w:rFonts w:eastAsia="Arial"/>
                <w:szCs w:val="20"/>
              </w:rPr>
              <w:t>SWRS_</w:t>
            </w:r>
            <w:r w:rsidR="00757302">
              <w:rPr>
                <w:rFonts w:eastAsia="Arial"/>
                <w:szCs w:val="20"/>
              </w:rPr>
              <w:t>VRM_</w:t>
            </w:r>
            <w:r w:rsidRPr="00123177">
              <w:rPr>
                <w:rFonts w:eastAsia="Arial"/>
                <w:szCs w:val="20"/>
              </w:rPr>
              <w:t>0</w:t>
            </w:r>
            <w:r w:rsidR="00757302">
              <w:rPr>
                <w:rFonts w:eastAsia="Arial"/>
                <w:szCs w:val="20"/>
              </w:rPr>
              <w:t>1</w:t>
            </w:r>
          </w:p>
        </w:tc>
      </w:tr>
      <w:tr w:rsidR="00552A3F" w:rsidRPr="00123177" w14:paraId="54E76725" w14:textId="77777777" w:rsidTr="00FA691B">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D3E8062" w14:textId="77777777" w:rsidR="00552A3F" w:rsidRPr="00123177" w:rsidRDefault="00552A3F" w:rsidP="00FA691B">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D0089D" w14:textId="37CBDFE9" w:rsidR="00552A3F" w:rsidRPr="00123177" w:rsidRDefault="00552A3F" w:rsidP="00FA691B">
            <w:pPr>
              <w:rPr>
                <w:rFonts w:eastAsia="Arial"/>
                <w:color w:val="000000" w:themeColor="text1"/>
                <w:szCs w:val="20"/>
              </w:rPr>
            </w:pPr>
            <w:r w:rsidRPr="00123177">
              <w:rPr>
                <w:rFonts w:eastAsia="Arial"/>
                <w:color w:val="000000" w:themeColor="text1"/>
                <w:szCs w:val="20"/>
              </w:rPr>
              <w:t>SDS-HVDCDC-</w:t>
            </w:r>
            <w:r w:rsidR="00757302">
              <w:rPr>
                <w:rFonts w:eastAsia="Arial"/>
                <w:color w:val="000000" w:themeColor="text1"/>
                <w:szCs w:val="20"/>
              </w:rPr>
              <w:t>542</w:t>
            </w:r>
          </w:p>
        </w:tc>
      </w:tr>
      <w:tr w:rsidR="00552A3F" w:rsidRPr="00123177" w14:paraId="62F5A3C8" w14:textId="77777777" w:rsidTr="00FA691B">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C6CD6E0" w14:textId="77777777" w:rsidR="00552A3F" w:rsidRPr="00123177" w:rsidRDefault="00552A3F" w:rsidP="00FA691B">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7C2074" w14:textId="77777777" w:rsidR="00552A3F" w:rsidRPr="00123177" w:rsidRDefault="00552A3F" w:rsidP="00FA691B">
            <w:pPr>
              <w:pStyle w:val="TableText"/>
              <w:snapToGrid w:val="0"/>
            </w:pPr>
            <w:r w:rsidRPr="00123177">
              <w:t>Pre C-Sample/PF3.0 Phase-2</w:t>
            </w:r>
          </w:p>
        </w:tc>
      </w:tr>
      <w:tr w:rsidR="00552A3F" w:rsidRPr="00123177" w14:paraId="2C86F803" w14:textId="77777777" w:rsidTr="00FA691B">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4991EDB" w14:textId="77777777" w:rsidR="00552A3F" w:rsidRPr="00123177" w:rsidRDefault="00552A3F" w:rsidP="00FA691B">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37ECDE" w14:textId="0AFD9AC9" w:rsidR="00552A3F" w:rsidRPr="00123177" w:rsidRDefault="0045166A" w:rsidP="00FA691B">
            <w:pPr>
              <w:pStyle w:val="TableText"/>
              <w:snapToGrid w:val="0"/>
              <w:rPr>
                <w:rFonts w:eastAsia="Arial"/>
                <w:color w:val="000000" w:themeColor="text1"/>
              </w:rPr>
            </w:pPr>
            <w:r w:rsidRPr="006E0432">
              <w:rPr>
                <w:rFonts w:eastAsia="Arial"/>
                <w:szCs w:val="20"/>
              </w:rPr>
              <w:t>The HVDCDC shall transit to the Faulty state</w:t>
            </w:r>
            <w:r>
              <w:rPr>
                <w:rFonts w:eastAsia="Arial"/>
                <w:szCs w:val="20"/>
              </w:rPr>
              <w:t xml:space="preserve"> (Level 2 fault)</w:t>
            </w:r>
            <w:r w:rsidRPr="006E0432">
              <w:rPr>
                <w:rFonts w:eastAsia="Arial"/>
                <w:szCs w:val="20"/>
              </w:rPr>
              <w:t xml:space="preserve"> </w:t>
            </w:r>
            <w:r>
              <w:rPr>
                <w:rFonts w:eastAsia="Arial"/>
                <w:szCs w:val="20"/>
              </w:rPr>
              <w:t>when the overvoltage condition occurs in 3V3 rail to avoid the damage of surrounding H/W components.</w:t>
            </w:r>
          </w:p>
        </w:tc>
      </w:tr>
      <w:tr w:rsidR="00552A3F" w:rsidRPr="00123177" w14:paraId="024201D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0E54C34" w14:textId="77777777" w:rsidR="00552A3F" w:rsidRPr="00123177" w:rsidRDefault="00552A3F" w:rsidP="00FA691B">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A93AD0" w14:textId="77777777" w:rsidR="00552A3F" w:rsidRPr="00123177" w:rsidRDefault="00552A3F" w:rsidP="00FA691B">
            <w:pPr>
              <w:snapToGrid w:val="0"/>
              <w:rPr>
                <w:rFonts w:eastAsia="Arial"/>
              </w:rPr>
            </w:pPr>
            <w:r w:rsidRPr="00123177">
              <w:rPr>
                <w:rFonts w:eastAsia="Arial"/>
              </w:rPr>
              <w:t>No Such derived requirement is applicable.</w:t>
            </w:r>
          </w:p>
        </w:tc>
      </w:tr>
      <w:tr w:rsidR="00552A3F" w:rsidRPr="00123177" w14:paraId="6BCB053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94CC156" w14:textId="77777777" w:rsidR="00552A3F" w:rsidRPr="00123177" w:rsidRDefault="00552A3F" w:rsidP="00FA691B">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1D73C" w14:textId="77777777" w:rsidR="00552A3F" w:rsidRPr="00123177" w:rsidRDefault="00552A3F" w:rsidP="00FA691B">
            <w:pPr>
              <w:pStyle w:val="TableText"/>
              <w:snapToGrid w:val="0"/>
            </w:pPr>
            <w:r w:rsidRPr="00123177">
              <w:rPr>
                <w:rFonts w:eastAsia="Arial"/>
                <w:color w:val="000000" w:themeColor="text1"/>
                <w:szCs w:val="20"/>
              </w:rPr>
              <w:t>No Specific access restrictions is applicable.</w:t>
            </w:r>
          </w:p>
        </w:tc>
      </w:tr>
      <w:tr w:rsidR="00552A3F" w:rsidRPr="00123177" w14:paraId="50FFC2C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69408D0" w14:textId="77777777" w:rsidR="00552A3F" w:rsidRPr="00123177" w:rsidRDefault="00552A3F" w:rsidP="00FA691B">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22FAE3" w14:textId="00ED9AF0" w:rsidR="00552A3F" w:rsidRPr="00002607" w:rsidRDefault="00876FED" w:rsidP="00FA691B">
            <w:pPr>
              <w:pStyle w:val="TableText"/>
              <w:snapToGrid w:val="0"/>
              <w:rPr>
                <w:rFonts w:eastAsia="Arial"/>
                <w:color w:val="000000" w:themeColor="text1"/>
                <w:szCs w:val="20"/>
              </w:rPr>
            </w:pPr>
            <w:r w:rsidRPr="00876FED">
              <w:rPr>
                <w:rFonts w:eastAsia="Arial"/>
                <w:color w:val="000000" w:themeColor="text1"/>
              </w:rPr>
              <w:t>The analog sensor shall sense the 3V3 Rail that if it goes beyond the HVDCDC_CAL value.</w:t>
            </w:r>
          </w:p>
        </w:tc>
      </w:tr>
      <w:tr w:rsidR="00552A3F" w:rsidRPr="00123177" w14:paraId="06F26C8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EE17210" w14:textId="77777777" w:rsidR="00552A3F" w:rsidRPr="00123177" w:rsidRDefault="00552A3F" w:rsidP="00FA691B">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A9758" w14:textId="77777777" w:rsidR="00830899" w:rsidRPr="00830899" w:rsidRDefault="00830899" w:rsidP="00830899">
            <w:pPr>
              <w:spacing w:line="259" w:lineRule="auto"/>
              <w:rPr>
                <w:rFonts w:eastAsia="Arial"/>
                <w:color w:val="000000" w:themeColor="text1"/>
                <w:szCs w:val="20"/>
              </w:rPr>
            </w:pPr>
            <w:r w:rsidRPr="00830899">
              <w:rPr>
                <w:rFonts w:eastAsia="Arial"/>
                <w:color w:val="000000" w:themeColor="text1"/>
                <w:szCs w:val="20"/>
              </w:rPr>
              <w:t>1.NHVDCDCFault @  HVDCDC_Status1 is equal to 0x3 ("Level 2")</w:t>
            </w:r>
          </w:p>
          <w:p w14:paraId="53D3FF35" w14:textId="638D15CF" w:rsidR="00552A3F" w:rsidRPr="00123177" w:rsidRDefault="00830899" w:rsidP="00830899">
            <w:pPr>
              <w:pStyle w:val="TableText"/>
              <w:snapToGrid w:val="0"/>
            </w:pPr>
            <w:r w:rsidRPr="00830899">
              <w:rPr>
                <w:rFonts w:eastAsia="Arial"/>
                <w:color w:val="000000" w:themeColor="text1"/>
                <w:szCs w:val="20"/>
              </w:rPr>
              <w:t>NVHDCDCFaultID @  HVDCDC_Debug_PDU shall provide Fault ID 11 2.When the analog  sensor detects the voltage more than HVDCDC_CAL a fault shall be raised after a  debounce time  (Default- 100 msec).</w:t>
            </w:r>
            <w:r w:rsidRPr="00830899">
              <w:rPr>
                <w:rFonts w:eastAsia="Arial"/>
                <w:color w:val="000000" w:themeColor="text1"/>
                <w:szCs w:val="20"/>
              </w:rPr>
              <w:br/>
              <w:t>3.Set the DTC</w:t>
            </w:r>
            <w:r w:rsidRPr="00830899">
              <w:rPr>
                <w:rFonts w:eastAsia="Arial"/>
                <w:b/>
                <w:bCs/>
                <w:color w:val="000000" w:themeColor="text1"/>
                <w:szCs w:val="20"/>
              </w:rPr>
              <w:t xml:space="preserve"> ”</w:t>
            </w:r>
            <w:r w:rsidRPr="00830899">
              <w:rPr>
                <w:rFonts w:eastAsia="Arial"/>
                <w:color w:val="000000" w:themeColor="text1"/>
                <w:szCs w:val="20"/>
              </w:rPr>
              <w:t>0x1E0B00</w:t>
            </w:r>
            <w:r w:rsidRPr="00830899">
              <w:rPr>
                <w:rFonts w:eastAsia="Arial"/>
                <w:b/>
                <w:bCs/>
                <w:color w:val="000000" w:themeColor="text1"/>
                <w:szCs w:val="20"/>
              </w:rPr>
              <w:t>”</w:t>
            </w:r>
          </w:p>
        </w:tc>
      </w:tr>
      <w:tr w:rsidR="00552A3F" w:rsidRPr="00123177" w14:paraId="77718DC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D3A031C" w14:textId="77777777" w:rsidR="00552A3F" w:rsidRPr="00123177" w:rsidRDefault="00552A3F" w:rsidP="00FA691B">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960603" w14:textId="38835252" w:rsidR="00572D2D" w:rsidRPr="00123177" w:rsidRDefault="009142ED" w:rsidP="00B54F25">
            <w:pPr>
              <w:pStyle w:val="TableText"/>
              <w:snapToGrid w:val="0"/>
              <w:rPr>
                <w:rStyle w:val="normaltextrun"/>
              </w:rPr>
            </w:pPr>
            <w:r w:rsidRPr="009142ED">
              <w:t xml:space="preserve">1.The HVDCDC analog sensor shall sense the overvoltage. </w:t>
            </w:r>
            <w:r w:rsidRPr="009142ED">
              <w:br/>
              <w:t xml:space="preserve">2. The fault with level 2 </w:t>
            </w:r>
            <w:r w:rsidR="008047A8">
              <w:t>shall</w:t>
            </w:r>
            <w:r w:rsidRPr="009142ED">
              <w:t xml:space="preserve"> be raised within a configurable debounce time(100 msec) ,with Fault ID 11</w:t>
            </w:r>
          </w:p>
        </w:tc>
      </w:tr>
      <w:tr w:rsidR="00552A3F" w:rsidRPr="00123177" w14:paraId="0CBD451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A5A2D8B" w14:textId="77777777" w:rsidR="00552A3F" w:rsidRPr="00123177" w:rsidRDefault="00552A3F" w:rsidP="00FA691B">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920456" w14:textId="77777777" w:rsidR="00552A3F" w:rsidRPr="00123177" w:rsidRDefault="00552A3F" w:rsidP="00FA691B">
            <w:pPr>
              <w:pStyle w:val="TableText"/>
              <w:snapToGrid w:val="0"/>
            </w:pPr>
            <w:r w:rsidRPr="00123177">
              <w:t>No such mandatory fields is applicable.</w:t>
            </w:r>
          </w:p>
        </w:tc>
      </w:tr>
      <w:tr w:rsidR="00552A3F" w:rsidRPr="00123177" w14:paraId="451E3F2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41041C5" w14:textId="77777777" w:rsidR="00552A3F" w:rsidRPr="00123177" w:rsidRDefault="00552A3F" w:rsidP="00FA691B">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B8082C" w14:textId="1234A4E8" w:rsidR="00552A3F" w:rsidRPr="00123177" w:rsidRDefault="00FF1ED8" w:rsidP="00FA691B">
            <w:pPr>
              <w:pStyle w:val="TableText"/>
              <w:snapToGrid w:val="0"/>
            </w:pPr>
            <w:r w:rsidRPr="00123177">
              <w:t>NHVDCDCStatus = 0, NHVDCDCStatusDebug = 0, NHVDCDCFault = 0.</w:t>
            </w:r>
          </w:p>
        </w:tc>
      </w:tr>
      <w:tr w:rsidR="00552A3F" w:rsidRPr="00123177" w14:paraId="3CBB4C8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469735D" w14:textId="77777777" w:rsidR="00552A3F" w:rsidRPr="00123177" w:rsidRDefault="00552A3F" w:rsidP="00FA691B">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7B9977" w14:textId="77777777" w:rsidR="00552A3F" w:rsidRPr="00123177" w:rsidRDefault="00552A3F" w:rsidP="00FA691B">
            <w:pPr>
              <w:pStyle w:val="TableText"/>
              <w:snapToGrid w:val="0"/>
            </w:pPr>
            <w:r w:rsidRPr="00123177">
              <w:rPr>
                <w:szCs w:val="20"/>
              </w:rPr>
              <w:t>Default values shall be applicable with respect to Pre-Loaded Values</w:t>
            </w:r>
          </w:p>
        </w:tc>
      </w:tr>
      <w:tr w:rsidR="00552A3F" w:rsidRPr="00123177" w14:paraId="3A89070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8740998" w14:textId="77777777" w:rsidR="00552A3F" w:rsidRPr="00123177" w:rsidRDefault="00552A3F" w:rsidP="00FA691B">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106A8" w14:textId="77777777" w:rsidR="00552A3F" w:rsidRPr="00123177" w:rsidRDefault="00552A3F" w:rsidP="00FA691B">
            <w:pPr>
              <w:pStyle w:val="TableText"/>
              <w:snapToGrid w:val="0"/>
            </w:pPr>
            <w:r w:rsidRPr="00123177">
              <w:rPr>
                <w:szCs w:val="20"/>
              </w:rPr>
              <w:t>Valid range value is not required.</w:t>
            </w:r>
          </w:p>
        </w:tc>
      </w:tr>
      <w:tr w:rsidR="00552A3F" w:rsidRPr="00123177" w14:paraId="5186BFD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5DEEFD5" w14:textId="77777777" w:rsidR="00552A3F" w:rsidRPr="00123177" w:rsidRDefault="00552A3F" w:rsidP="00FA691B">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A38DE1" w14:textId="77777777" w:rsidR="00552A3F" w:rsidRPr="00123177" w:rsidRDefault="00552A3F" w:rsidP="00FA691B">
            <w:pPr>
              <w:pStyle w:val="TableText"/>
              <w:snapToGrid w:val="0"/>
            </w:pPr>
            <w:r w:rsidRPr="00123177">
              <w:rPr>
                <w:szCs w:val="20"/>
              </w:rPr>
              <w:t>Data latency period is not applicable</w:t>
            </w:r>
          </w:p>
        </w:tc>
      </w:tr>
      <w:tr w:rsidR="00552A3F" w:rsidRPr="00123177" w14:paraId="4C6E037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97B53EF" w14:textId="77777777" w:rsidR="00552A3F" w:rsidRPr="00123177" w:rsidRDefault="00552A3F" w:rsidP="00FA691B">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4FB8B6" w14:textId="77777777" w:rsidR="00552A3F" w:rsidRPr="00123177" w:rsidRDefault="00552A3F" w:rsidP="00FA691B">
            <w:pPr>
              <w:pStyle w:val="TableText"/>
              <w:snapToGrid w:val="0"/>
            </w:pPr>
            <w:r w:rsidRPr="00123177">
              <w:rPr>
                <w:szCs w:val="20"/>
              </w:rPr>
              <w:t>Data Retention period is not applicable.</w:t>
            </w:r>
          </w:p>
        </w:tc>
      </w:tr>
      <w:tr w:rsidR="00552A3F" w:rsidRPr="00123177" w14:paraId="14E1BA9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388EFC3" w14:textId="77777777" w:rsidR="00552A3F" w:rsidRPr="00123177" w:rsidRDefault="00552A3F" w:rsidP="00FA691B">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62D067" w14:textId="77777777" w:rsidR="00552A3F" w:rsidRPr="00123177" w:rsidRDefault="00552A3F" w:rsidP="00FA691B">
            <w:pPr>
              <w:pStyle w:val="TableText"/>
            </w:pPr>
            <w:r w:rsidRPr="00123177">
              <w:rPr>
                <w:szCs w:val="20"/>
              </w:rPr>
              <w:t>Data rate is not applicable.</w:t>
            </w:r>
          </w:p>
        </w:tc>
      </w:tr>
      <w:tr w:rsidR="00552A3F" w:rsidRPr="00123177" w14:paraId="14CBE6F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2C0DF8B" w14:textId="77777777" w:rsidR="00552A3F" w:rsidRPr="00123177" w:rsidRDefault="00552A3F" w:rsidP="00FA691B">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4CAE6A" w14:textId="77777777" w:rsidR="00552A3F" w:rsidRPr="00123177" w:rsidRDefault="00552A3F" w:rsidP="00FA691B">
            <w:pPr>
              <w:pStyle w:val="TableText"/>
              <w:spacing w:line="259" w:lineRule="auto"/>
            </w:pPr>
            <w:r w:rsidRPr="00123177">
              <w:rPr>
                <w:szCs w:val="20"/>
              </w:rPr>
              <w:t>External event is not required.</w:t>
            </w:r>
          </w:p>
        </w:tc>
      </w:tr>
      <w:tr w:rsidR="00552A3F" w:rsidRPr="00123177" w14:paraId="0989E09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D6825A9" w14:textId="77777777" w:rsidR="00552A3F" w:rsidRPr="00123177" w:rsidRDefault="00552A3F" w:rsidP="00FA691B">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79AA5F" w14:textId="77777777" w:rsidR="00552A3F" w:rsidRPr="00123177" w:rsidRDefault="00552A3F" w:rsidP="00FA691B">
            <w:pPr>
              <w:pStyle w:val="TableText"/>
              <w:spacing w:line="259" w:lineRule="auto"/>
            </w:pPr>
            <w:r w:rsidRPr="00123177">
              <w:rPr>
                <w:szCs w:val="20"/>
              </w:rPr>
              <w:t>Temporal event is not applicable.</w:t>
            </w:r>
          </w:p>
        </w:tc>
      </w:tr>
      <w:tr w:rsidR="00667573" w:rsidRPr="00123177" w14:paraId="6146B0C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979F825" w14:textId="77777777" w:rsidR="00667573" w:rsidRPr="00123177" w:rsidRDefault="00667573" w:rsidP="00667573">
            <w:pPr>
              <w:pStyle w:val="TableText"/>
              <w:snapToGrid w:val="0"/>
            </w:pPr>
            <w:r w:rsidRPr="00123177">
              <w:t xml:space="preserve">Validation Rules/ </w:t>
            </w:r>
          </w:p>
          <w:p w14:paraId="27315D83" w14:textId="77777777" w:rsidR="00667573" w:rsidRPr="00123177" w:rsidRDefault="00667573" w:rsidP="00667573">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C2EBA" w14:textId="47E5ABB1" w:rsidR="00667573" w:rsidRPr="00123177" w:rsidRDefault="008A786A" w:rsidP="00667573">
            <w:pPr>
              <w:spacing w:line="259" w:lineRule="auto"/>
              <w:rPr>
                <w:rFonts w:eastAsia="Arial"/>
                <w:color w:val="000000" w:themeColor="text1"/>
                <w:szCs w:val="20"/>
              </w:rPr>
            </w:pPr>
            <w:r>
              <w:rPr>
                <w:rStyle w:val="normaltextrun"/>
              </w:rPr>
              <w:t>1.</w:t>
            </w:r>
            <w:r w:rsidR="00667573">
              <w:rPr>
                <w:rStyle w:val="normaltextrun"/>
              </w:rPr>
              <w:t xml:space="preserve">To verify that the HVDCDC shall sense the overvoltage fault and </w:t>
            </w:r>
            <w:r w:rsidR="00667573" w:rsidRPr="00123177">
              <w:rPr>
                <w:rFonts w:eastAsia="Arial"/>
                <w:color w:val="000000" w:themeColor="text1"/>
                <w:szCs w:val="20"/>
              </w:rPr>
              <w:t>NHVDCDCFault @  HVDCDC_Status1 is equal to 0x3 ("Level 2")</w:t>
            </w:r>
          </w:p>
          <w:p w14:paraId="2BDD3BAA" w14:textId="4D4900A0" w:rsidR="00667573" w:rsidRPr="00123177" w:rsidRDefault="00667573" w:rsidP="00667573">
            <w:pPr>
              <w:pStyle w:val="TableText"/>
              <w:snapToGrid w:val="0"/>
              <w:rPr>
                <w:i/>
                <w:iCs/>
              </w:rPr>
            </w:pPr>
            <w:r w:rsidRPr="00123177">
              <w:rPr>
                <w:rFonts w:eastAsia="Arial"/>
                <w:color w:val="000000" w:themeColor="text1"/>
                <w:szCs w:val="20"/>
              </w:rPr>
              <w:t xml:space="preserve">NVHDCDCFaultID @  HVDCDC_Debug_PDU </w:t>
            </w:r>
            <w:r w:rsidR="008047A8">
              <w:rPr>
                <w:rFonts w:eastAsia="Arial"/>
                <w:color w:val="000000" w:themeColor="text1"/>
                <w:szCs w:val="20"/>
              </w:rPr>
              <w:t>shall</w:t>
            </w:r>
            <w:r w:rsidRPr="00123177">
              <w:rPr>
                <w:rFonts w:eastAsia="Arial"/>
                <w:color w:val="000000" w:themeColor="text1"/>
                <w:szCs w:val="20"/>
              </w:rPr>
              <w:t xml:space="preserve"> provide Fault ID</w:t>
            </w:r>
            <w:r>
              <w:rPr>
                <w:rFonts w:eastAsia="Arial"/>
                <w:color w:val="000000" w:themeColor="text1"/>
                <w:szCs w:val="20"/>
              </w:rPr>
              <w:t xml:space="preserve"> 11</w:t>
            </w:r>
            <w:r w:rsidRPr="00123177">
              <w:rPr>
                <w:rFonts w:eastAsia="Arial"/>
                <w:color w:val="000000" w:themeColor="text1"/>
                <w:szCs w:val="20"/>
              </w:rPr>
              <w:t xml:space="preserve"> </w:t>
            </w:r>
            <w:r>
              <w:rPr>
                <w:rStyle w:val="normaltextrun"/>
              </w:rPr>
              <w:t>after 100 msec.</w:t>
            </w:r>
            <w:r w:rsidR="008A786A">
              <w:rPr>
                <w:rStyle w:val="normaltextrun"/>
              </w:rPr>
              <w:br/>
              <w:t>2.</w:t>
            </w:r>
            <w:r w:rsidR="00B95F6A" w:rsidRPr="00B95F6A">
              <w:t xml:space="preserve"> Verify the DTC</w:t>
            </w:r>
            <w:r w:rsidR="00B95F6A" w:rsidRPr="00B95F6A">
              <w:rPr>
                <w:b/>
                <w:bCs/>
              </w:rPr>
              <w:t xml:space="preserve"> ”</w:t>
            </w:r>
            <w:r w:rsidR="00B95F6A" w:rsidRPr="00B95F6A">
              <w:t>0x1E0B00</w:t>
            </w:r>
            <w:r w:rsidR="00B95F6A" w:rsidRPr="00B95F6A">
              <w:rPr>
                <w:b/>
                <w:bCs/>
              </w:rPr>
              <w:t>”</w:t>
            </w:r>
          </w:p>
        </w:tc>
      </w:tr>
      <w:tr w:rsidR="00667573" w:rsidRPr="00123177" w14:paraId="03BF006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FF81808" w14:textId="77777777" w:rsidR="00667573" w:rsidRPr="00123177" w:rsidRDefault="00667573" w:rsidP="00667573">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BEDA07" w14:textId="77777777" w:rsidR="00667573" w:rsidRPr="00123177" w:rsidRDefault="00667573" w:rsidP="00667573">
            <w:pPr>
              <w:pStyle w:val="TableText"/>
              <w:snapToGrid w:val="0"/>
            </w:pPr>
            <w:r w:rsidRPr="00123177">
              <w:rPr>
                <w:szCs w:val="20"/>
              </w:rPr>
              <w:t>Constraints is not applicable.</w:t>
            </w:r>
          </w:p>
        </w:tc>
      </w:tr>
      <w:tr w:rsidR="00667573" w:rsidRPr="00123177" w14:paraId="455704A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17F62A8" w14:textId="77777777" w:rsidR="00667573" w:rsidRPr="00123177" w:rsidRDefault="00667573" w:rsidP="00667573">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F8AECF" w14:textId="77777777" w:rsidR="00667573" w:rsidRPr="00123177" w:rsidRDefault="00667573" w:rsidP="00667573">
            <w:pPr>
              <w:pStyle w:val="TableText"/>
              <w:snapToGrid w:val="0"/>
            </w:pPr>
            <w:r w:rsidRPr="00123177">
              <w:rPr>
                <w:szCs w:val="20"/>
              </w:rPr>
              <w:t>No effects on other system</w:t>
            </w:r>
          </w:p>
        </w:tc>
      </w:tr>
      <w:tr w:rsidR="00667573" w:rsidRPr="00123177" w14:paraId="69BE8AC0"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6596EA1" w14:textId="77777777" w:rsidR="00667573" w:rsidRPr="00123177" w:rsidRDefault="00667573" w:rsidP="00667573">
            <w:pPr>
              <w:pStyle w:val="TableText"/>
              <w:snapToGrid w:val="0"/>
            </w:pPr>
            <w:r w:rsidRPr="00123177">
              <w:lastRenderedPageBreak/>
              <w:t>Testability with respect to test environment</w:t>
            </w:r>
          </w:p>
          <w:p w14:paraId="1FF5DDAC" w14:textId="77777777" w:rsidR="00667573" w:rsidRPr="00123177" w:rsidRDefault="00667573" w:rsidP="00667573">
            <w:pPr>
              <w:pStyle w:val="TableText"/>
            </w:pPr>
            <w:r w:rsidRPr="00123177">
              <w:t>(Yes/No)</w:t>
            </w:r>
          </w:p>
          <w:p w14:paraId="3645D864" w14:textId="77777777" w:rsidR="00667573" w:rsidRPr="00123177" w:rsidRDefault="00667573" w:rsidP="00667573">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8B440E" w14:textId="77777777" w:rsidR="00667573" w:rsidRPr="00123177" w:rsidRDefault="00667573" w:rsidP="00667573">
            <w:pPr>
              <w:pStyle w:val="TableText"/>
              <w:snapToGrid w:val="0"/>
            </w:pPr>
            <w:r w:rsidRPr="00123177">
              <w:t>YES</w:t>
            </w:r>
          </w:p>
        </w:tc>
      </w:tr>
      <w:tr w:rsidR="00667573" w:rsidRPr="00123177" w14:paraId="1156459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DDDD465" w14:textId="77777777" w:rsidR="00667573" w:rsidRPr="00123177" w:rsidRDefault="00667573" w:rsidP="00667573">
            <w:pPr>
              <w:pStyle w:val="TableText"/>
              <w:snapToGrid w:val="0"/>
            </w:pPr>
            <w:r w:rsidRPr="00123177">
              <w:t>Feasible within project constraints</w:t>
            </w:r>
          </w:p>
          <w:p w14:paraId="522A0F11" w14:textId="77777777" w:rsidR="00667573" w:rsidRPr="00123177" w:rsidRDefault="00667573" w:rsidP="00667573">
            <w:pPr>
              <w:pStyle w:val="TableText"/>
              <w:snapToGrid w:val="0"/>
            </w:pPr>
            <w:r w:rsidRPr="00123177">
              <w:t>(Yes/No)</w:t>
            </w:r>
          </w:p>
          <w:p w14:paraId="3290D9FD" w14:textId="77777777" w:rsidR="00667573" w:rsidRPr="00123177" w:rsidRDefault="00667573" w:rsidP="00667573">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079E71" w14:textId="77777777" w:rsidR="00667573" w:rsidRPr="00123177" w:rsidRDefault="00667573" w:rsidP="00667573">
            <w:pPr>
              <w:pStyle w:val="TableText"/>
              <w:snapToGrid w:val="0"/>
            </w:pPr>
            <w:r w:rsidRPr="00123177">
              <w:t>YES</w:t>
            </w:r>
          </w:p>
        </w:tc>
      </w:tr>
      <w:tr w:rsidR="00667573" w:rsidRPr="00123177" w14:paraId="0205DC0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5B8AB77" w14:textId="77777777" w:rsidR="00667573" w:rsidRPr="00123177" w:rsidRDefault="00667573" w:rsidP="00667573">
            <w:pPr>
              <w:pStyle w:val="TableText"/>
              <w:snapToGrid w:val="0"/>
            </w:pPr>
            <w:r w:rsidRPr="00123177">
              <w:t>Critical</w:t>
            </w:r>
          </w:p>
          <w:p w14:paraId="0896C681" w14:textId="77777777" w:rsidR="00667573" w:rsidRPr="00123177" w:rsidRDefault="00667573" w:rsidP="00667573">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4A0746" w14:textId="77777777" w:rsidR="00667573" w:rsidRPr="00123177" w:rsidRDefault="00667573" w:rsidP="00667573">
            <w:pPr>
              <w:pStyle w:val="TableText"/>
              <w:snapToGrid w:val="0"/>
            </w:pPr>
            <w:r w:rsidRPr="00123177">
              <w:t>YES</w:t>
            </w:r>
          </w:p>
        </w:tc>
      </w:tr>
      <w:tr w:rsidR="00667573" w:rsidRPr="00123177" w14:paraId="2231A520" w14:textId="77777777" w:rsidTr="00FA691B">
        <w:trPr>
          <w:cantSplit/>
        </w:trPr>
        <w:tc>
          <w:tcPr>
            <w:tcW w:w="1920" w:type="dxa"/>
            <w:tcBorders>
              <w:top w:val="single" w:sz="4" w:space="0" w:color="000000" w:themeColor="text1"/>
              <w:left w:val="single" w:sz="4" w:space="0" w:color="000000" w:themeColor="text1"/>
              <w:bottom w:val="single" w:sz="4" w:space="0" w:color="auto"/>
            </w:tcBorders>
          </w:tcPr>
          <w:p w14:paraId="35D7AD79" w14:textId="77777777" w:rsidR="00667573" w:rsidRPr="00123177" w:rsidRDefault="00667573" w:rsidP="00667573">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auto"/>
              <w:right w:val="single" w:sz="4" w:space="0" w:color="000000" w:themeColor="text1"/>
            </w:tcBorders>
          </w:tcPr>
          <w:p w14:paraId="2E26D121" w14:textId="77777777" w:rsidR="00667573" w:rsidRPr="00123177" w:rsidRDefault="00667573" w:rsidP="00667573">
            <w:pPr>
              <w:pStyle w:val="TableText"/>
              <w:snapToGrid w:val="0"/>
            </w:pPr>
            <w:r w:rsidRPr="00123177">
              <w:t>Acceptance Criteria for this requirement should be as per SECTION-6 ACCEPTANCE CRITERIA</w:t>
            </w:r>
          </w:p>
        </w:tc>
      </w:tr>
    </w:tbl>
    <w:p w14:paraId="659870B3" w14:textId="77777777" w:rsidR="00552A3F" w:rsidRPr="00123177" w:rsidRDefault="00552A3F" w:rsidP="00552A3F"/>
    <w:p w14:paraId="24286616" w14:textId="3DEDE61C" w:rsidR="00552A3F" w:rsidRPr="00123177" w:rsidRDefault="00FD1D44" w:rsidP="00552A3F">
      <w:pPr>
        <w:pStyle w:val="Heading5"/>
        <w:rPr>
          <w:rFonts w:eastAsia="Arial"/>
        </w:rPr>
      </w:pPr>
      <w:r>
        <w:rPr>
          <w:rFonts w:eastAsia="Arial"/>
        </w:rPr>
        <w:t xml:space="preserve">The HVDCDC software shall </w:t>
      </w:r>
      <w:r w:rsidR="00486474">
        <w:rPr>
          <w:rFonts w:eastAsia="Arial"/>
        </w:rPr>
        <w:t>monitor the undervoltage fault of the 3V3 rail and raise level 2 fault.</w:t>
      </w:r>
    </w:p>
    <w:tbl>
      <w:tblPr>
        <w:tblW w:w="9518" w:type="dxa"/>
        <w:tblInd w:w="108" w:type="dxa"/>
        <w:tblLayout w:type="fixed"/>
        <w:tblLook w:val="0000" w:firstRow="0" w:lastRow="0" w:firstColumn="0" w:lastColumn="0" w:noHBand="0" w:noVBand="0"/>
      </w:tblPr>
      <w:tblGrid>
        <w:gridCol w:w="1920"/>
        <w:gridCol w:w="7598"/>
      </w:tblGrid>
      <w:tr w:rsidR="00020093" w:rsidRPr="00123177" w14:paraId="1C2904E1" w14:textId="77777777" w:rsidTr="00020093">
        <w:trPr>
          <w:cantSplit/>
        </w:trPr>
        <w:tc>
          <w:tcPr>
            <w:tcW w:w="1920" w:type="dxa"/>
            <w:tcBorders>
              <w:top w:val="single" w:sz="4" w:space="0" w:color="auto"/>
              <w:left w:val="single" w:sz="4" w:space="0" w:color="000000" w:themeColor="text1"/>
              <w:bottom w:val="single" w:sz="4" w:space="0" w:color="000000" w:themeColor="text1"/>
            </w:tcBorders>
            <w:shd w:val="clear" w:color="auto" w:fill="D0CECE" w:themeFill="background2" w:themeFillShade="E6"/>
          </w:tcPr>
          <w:p w14:paraId="3CE1126A" w14:textId="58272293" w:rsidR="00020093" w:rsidRPr="00020093" w:rsidRDefault="00020093" w:rsidP="00020093">
            <w:pPr>
              <w:pStyle w:val="TableText"/>
              <w:rPr>
                <w:b/>
                <w:bCs/>
              </w:rPr>
            </w:pPr>
            <w:r w:rsidRPr="00020093">
              <w:rPr>
                <w:b/>
                <w:bCs/>
              </w:rPr>
              <w:t>Term</w:t>
            </w:r>
          </w:p>
        </w:tc>
        <w:tc>
          <w:tcPr>
            <w:tcW w:w="759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0CECE" w:themeFill="background2" w:themeFillShade="E6"/>
          </w:tcPr>
          <w:p w14:paraId="218C3DBB" w14:textId="2156D905" w:rsidR="00020093" w:rsidRPr="00020093" w:rsidRDefault="00020093" w:rsidP="00020093">
            <w:pPr>
              <w:pStyle w:val="TableText"/>
              <w:rPr>
                <w:b/>
                <w:bCs/>
              </w:rPr>
            </w:pPr>
            <w:r w:rsidRPr="00020093">
              <w:rPr>
                <w:b/>
                <w:bCs/>
              </w:rPr>
              <w:t>Description</w:t>
            </w:r>
          </w:p>
        </w:tc>
      </w:tr>
      <w:tr w:rsidR="00FF11C7" w:rsidRPr="00123177" w14:paraId="4986CD00" w14:textId="77777777" w:rsidTr="00FA691B">
        <w:trPr>
          <w:cantSplit/>
          <w:trHeight w:val="274"/>
        </w:trPr>
        <w:tc>
          <w:tcPr>
            <w:tcW w:w="1920" w:type="dxa"/>
            <w:tcBorders>
              <w:top w:val="single" w:sz="4" w:space="0" w:color="000000" w:themeColor="text1"/>
              <w:left w:val="single" w:sz="4" w:space="0" w:color="000000" w:themeColor="text1"/>
              <w:bottom w:val="single" w:sz="4" w:space="0" w:color="000000" w:themeColor="text1"/>
            </w:tcBorders>
          </w:tcPr>
          <w:p w14:paraId="6CACEC53" w14:textId="06BB8EBD" w:rsidR="00FF11C7" w:rsidRPr="00123177" w:rsidRDefault="00FF11C7" w:rsidP="00FF11C7">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F31C05" w14:textId="24457685" w:rsidR="00FF11C7" w:rsidRPr="00123177" w:rsidRDefault="00FF11C7" w:rsidP="00FF11C7">
            <w:pPr>
              <w:pStyle w:val="TableText"/>
            </w:pPr>
            <w:r w:rsidRPr="00123177">
              <w:rPr>
                <w:rFonts w:eastAsia="Arial"/>
                <w:szCs w:val="20"/>
              </w:rPr>
              <w:t>SWRS_</w:t>
            </w:r>
            <w:r>
              <w:rPr>
                <w:rFonts w:eastAsia="Arial"/>
                <w:szCs w:val="20"/>
              </w:rPr>
              <w:t>VRM_</w:t>
            </w:r>
            <w:r w:rsidRPr="00123177">
              <w:rPr>
                <w:rFonts w:eastAsia="Arial"/>
                <w:szCs w:val="20"/>
              </w:rPr>
              <w:t>0</w:t>
            </w:r>
            <w:r>
              <w:rPr>
                <w:rFonts w:eastAsia="Arial"/>
                <w:szCs w:val="20"/>
              </w:rPr>
              <w:t>2</w:t>
            </w:r>
          </w:p>
        </w:tc>
      </w:tr>
      <w:tr w:rsidR="00FF11C7" w:rsidRPr="00123177" w14:paraId="1CE90BC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3734307" w14:textId="006BCB38" w:rsidR="00FF11C7" w:rsidRPr="00123177" w:rsidRDefault="00FF11C7" w:rsidP="00FF11C7">
            <w:pPr>
              <w:pStyle w:val="TableText"/>
              <w:snapToGrid w:val="0"/>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DF4F12" w14:textId="1BCF9232" w:rsidR="00FF11C7" w:rsidRPr="00123177" w:rsidRDefault="00FF11C7" w:rsidP="00FF11C7">
            <w:pPr>
              <w:pStyle w:val="TableText"/>
              <w:snapToGrid w:val="0"/>
            </w:pPr>
            <w:r w:rsidRPr="00123177">
              <w:rPr>
                <w:rFonts w:eastAsia="Arial"/>
                <w:color w:val="000000" w:themeColor="text1"/>
                <w:szCs w:val="20"/>
              </w:rPr>
              <w:t>SDS-HVDCDC-</w:t>
            </w:r>
            <w:r>
              <w:rPr>
                <w:rFonts w:eastAsia="Arial"/>
                <w:color w:val="000000" w:themeColor="text1"/>
                <w:szCs w:val="20"/>
              </w:rPr>
              <w:t>543</w:t>
            </w:r>
          </w:p>
        </w:tc>
      </w:tr>
      <w:tr w:rsidR="00FF11C7" w:rsidRPr="00123177" w14:paraId="08CE64C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374B704" w14:textId="70A6B27C" w:rsidR="00FF11C7" w:rsidRPr="00123177" w:rsidRDefault="00FF11C7" w:rsidP="00FF11C7">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9DEE5F" w14:textId="76AEBACB" w:rsidR="00FF11C7" w:rsidRPr="00123177" w:rsidRDefault="00FF11C7" w:rsidP="00FF11C7">
            <w:pPr>
              <w:pStyle w:val="TableText"/>
              <w:snapToGrid w:val="0"/>
            </w:pPr>
            <w:r w:rsidRPr="00123177">
              <w:t>Pre C-Sample/PF3.0 Phase-2</w:t>
            </w:r>
          </w:p>
        </w:tc>
      </w:tr>
      <w:tr w:rsidR="00FF11C7" w:rsidRPr="00123177" w14:paraId="67F3C73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0FD6EA6" w14:textId="5C9270AE" w:rsidR="00FF11C7" w:rsidRPr="00123177" w:rsidRDefault="00FF11C7" w:rsidP="00FF11C7">
            <w:pPr>
              <w:pStyle w:val="TableText"/>
              <w:snapToGrid w:val="0"/>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A4DE5E" w14:textId="4D7E3CFF" w:rsidR="00FF11C7" w:rsidRPr="00123177" w:rsidRDefault="00FF11C7" w:rsidP="00FF11C7">
            <w:pPr>
              <w:pStyle w:val="TableText"/>
            </w:pPr>
            <w:r w:rsidRPr="006E0432">
              <w:rPr>
                <w:rFonts w:eastAsia="Arial"/>
                <w:szCs w:val="20"/>
              </w:rPr>
              <w:t>The HVDCDC shall transit to the Faulty state</w:t>
            </w:r>
            <w:r>
              <w:rPr>
                <w:rFonts w:eastAsia="Arial"/>
                <w:szCs w:val="20"/>
              </w:rPr>
              <w:t xml:space="preserve"> (Level 2 fault)</w:t>
            </w:r>
            <w:r w:rsidRPr="006E0432">
              <w:rPr>
                <w:rFonts w:eastAsia="Arial"/>
                <w:szCs w:val="20"/>
              </w:rPr>
              <w:t xml:space="preserve"> </w:t>
            </w:r>
            <w:r>
              <w:rPr>
                <w:rFonts w:eastAsia="Arial"/>
                <w:szCs w:val="20"/>
              </w:rPr>
              <w:t xml:space="preserve">when the </w:t>
            </w:r>
            <w:r w:rsidR="00C92551">
              <w:rPr>
                <w:rFonts w:eastAsia="Arial"/>
                <w:szCs w:val="20"/>
              </w:rPr>
              <w:t>under</w:t>
            </w:r>
            <w:r>
              <w:rPr>
                <w:rFonts w:eastAsia="Arial"/>
                <w:szCs w:val="20"/>
              </w:rPr>
              <w:t>voltage condition occurs in 3V3 rail to avoid the damage of surrounding H/W components.</w:t>
            </w:r>
          </w:p>
        </w:tc>
      </w:tr>
      <w:tr w:rsidR="00FF11C7" w:rsidRPr="00123177" w14:paraId="1D7DA6C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E2E679E" w14:textId="68D5FE1B" w:rsidR="00FF11C7" w:rsidRPr="00123177" w:rsidRDefault="00FF11C7" w:rsidP="00FF11C7">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49DBB0" w14:textId="43F62CC4" w:rsidR="00FF11C7" w:rsidRPr="00123177" w:rsidRDefault="00FF11C7" w:rsidP="00FF11C7">
            <w:pPr>
              <w:pStyle w:val="TableText"/>
            </w:pPr>
            <w:r w:rsidRPr="00123177">
              <w:rPr>
                <w:rFonts w:eastAsia="Arial"/>
              </w:rPr>
              <w:t>No Such derived requirement is applicable.</w:t>
            </w:r>
          </w:p>
        </w:tc>
      </w:tr>
      <w:tr w:rsidR="00FF11C7" w:rsidRPr="00123177" w14:paraId="252C638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87346AD" w14:textId="2C213E5C" w:rsidR="00FF11C7" w:rsidRPr="00123177" w:rsidRDefault="00FF11C7" w:rsidP="00FF11C7">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6B51C1" w14:textId="593213E4" w:rsidR="00FF11C7" w:rsidRPr="00123177" w:rsidRDefault="00FF11C7" w:rsidP="00FF11C7">
            <w:pPr>
              <w:pStyle w:val="TableText"/>
              <w:snapToGrid w:val="0"/>
            </w:pPr>
            <w:r w:rsidRPr="00123177">
              <w:rPr>
                <w:rFonts w:eastAsia="Arial"/>
                <w:color w:val="000000" w:themeColor="text1"/>
                <w:szCs w:val="20"/>
              </w:rPr>
              <w:t>No Specific access restrictions is applicable.</w:t>
            </w:r>
          </w:p>
        </w:tc>
      </w:tr>
      <w:tr w:rsidR="00FF11C7" w:rsidRPr="00123177" w14:paraId="4E6647A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2F23896" w14:textId="2707A44F" w:rsidR="00FF11C7" w:rsidRPr="00123177" w:rsidRDefault="00FF11C7" w:rsidP="00FF11C7">
            <w:pPr>
              <w:pStyle w:val="TableText"/>
              <w:snapToGrid w:val="0"/>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719B7A" w14:textId="5C4EA9B1" w:rsidR="00FF11C7" w:rsidRPr="00123177" w:rsidRDefault="00FF11C7" w:rsidP="00FF11C7">
            <w:pPr>
              <w:pStyle w:val="TableText"/>
              <w:snapToGrid w:val="0"/>
            </w:pPr>
            <w:r>
              <w:rPr>
                <w:rFonts w:eastAsia="Arial"/>
                <w:color w:val="000000" w:themeColor="text1"/>
              </w:rPr>
              <w:t xml:space="preserve">The </w:t>
            </w:r>
            <w:r w:rsidR="00A266E7">
              <w:rPr>
                <w:rFonts w:eastAsia="Arial"/>
                <w:color w:val="000000" w:themeColor="text1"/>
              </w:rPr>
              <w:t xml:space="preserve">analog </w:t>
            </w:r>
            <w:r>
              <w:rPr>
                <w:rFonts w:eastAsia="Arial"/>
                <w:color w:val="000000" w:themeColor="text1"/>
              </w:rPr>
              <w:t>sensor sh</w:t>
            </w:r>
            <w:r w:rsidR="00B122C3">
              <w:rPr>
                <w:rFonts w:eastAsia="Arial"/>
                <w:color w:val="000000" w:themeColor="text1"/>
              </w:rPr>
              <w:t>all</w:t>
            </w:r>
            <w:r>
              <w:rPr>
                <w:rFonts w:eastAsia="Arial"/>
                <w:color w:val="000000" w:themeColor="text1"/>
              </w:rPr>
              <w:t xml:space="preserve"> sense the 3V3 Rail that if it goes be</w:t>
            </w:r>
            <w:r w:rsidR="00913EEA">
              <w:rPr>
                <w:rFonts w:eastAsia="Arial"/>
                <w:color w:val="000000" w:themeColor="text1"/>
              </w:rPr>
              <w:t>low</w:t>
            </w:r>
            <w:r>
              <w:rPr>
                <w:rFonts w:eastAsia="Arial"/>
                <w:color w:val="000000" w:themeColor="text1"/>
              </w:rPr>
              <w:t xml:space="preserve"> the HVDCDC_CAL value.</w:t>
            </w:r>
          </w:p>
        </w:tc>
      </w:tr>
      <w:tr w:rsidR="00FF11C7" w:rsidRPr="00123177" w14:paraId="52DE09D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4D78B37" w14:textId="3AE6FE47" w:rsidR="00FF11C7" w:rsidRPr="00123177" w:rsidRDefault="00FF11C7" w:rsidP="00FF11C7">
            <w:pPr>
              <w:pStyle w:val="TableText"/>
              <w:snapToGrid w:val="0"/>
            </w:pPr>
            <w:r w:rsidRPr="00123177">
              <w:lastRenderedPageBreak/>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779017" w14:textId="3450B035" w:rsidR="00AB03D7" w:rsidRPr="00AB03D7" w:rsidRDefault="00AB03D7" w:rsidP="00AB03D7">
            <w:pPr>
              <w:pStyle w:val="TableText"/>
              <w:snapToGrid w:val="0"/>
            </w:pPr>
            <w:r w:rsidRPr="00AB03D7">
              <w:t>1.NHVDCDCFault @  HVDCDC_Status1 is equal to 0x3 ("Level 2")</w:t>
            </w:r>
          </w:p>
          <w:p w14:paraId="130C1DC0" w14:textId="6DA60512" w:rsidR="00FF11C7" w:rsidRPr="00123177" w:rsidRDefault="00AB03D7" w:rsidP="00FF11C7">
            <w:pPr>
              <w:pStyle w:val="TableText"/>
              <w:snapToGrid w:val="0"/>
            </w:pPr>
            <w:r w:rsidRPr="00AB03D7">
              <w:t xml:space="preserve">NVHDCDCFaultID @  HVDCDC_Debug_PDU </w:t>
            </w:r>
            <w:r w:rsidR="00B122C3">
              <w:t>shall</w:t>
            </w:r>
            <w:r w:rsidRPr="00AB03D7">
              <w:t xml:space="preserve"> provide Fault ID 1</w:t>
            </w:r>
            <w:r>
              <w:t>2</w:t>
            </w:r>
            <w:r w:rsidRPr="00AB03D7">
              <w:t xml:space="preserve"> 2.When the analog  sensor detects the voltage more than HVDCDC_CAL a fault shall be raised after a  debounce time  (Default- 100 msec).</w:t>
            </w:r>
            <w:r w:rsidR="000D22A8">
              <w:br/>
            </w:r>
            <w:r w:rsidR="000D22A8" w:rsidRPr="000D22A8">
              <w:t>3.Set the DTC</w:t>
            </w:r>
            <w:r w:rsidR="000D22A8" w:rsidRPr="000D22A8">
              <w:rPr>
                <w:b/>
                <w:bCs/>
              </w:rPr>
              <w:t xml:space="preserve"> ”</w:t>
            </w:r>
            <w:r w:rsidR="000D22A8" w:rsidRPr="000D22A8">
              <w:t xml:space="preserve"> 0x1E0C00</w:t>
            </w:r>
            <w:r w:rsidR="000D22A8" w:rsidRPr="000D22A8">
              <w:rPr>
                <w:b/>
                <w:bCs/>
              </w:rPr>
              <w:t>”</w:t>
            </w:r>
          </w:p>
        </w:tc>
      </w:tr>
      <w:tr w:rsidR="00FF11C7" w:rsidRPr="00123177" w14:paraId="44768B6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B2D6F8D" w14:textId="614B925F" w:rsidR="00FF11C7" w:rsidRPr="00123177" w:rsidRDefault="00FF11C7" w:rsidP="00FF11C7">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1D4F44" w14:textId="3E90B9B3" w:rsidR="00FF11C7" w:rsidRPr="00123177" w:rsidRDefault="00AB03D7" w:rsidP="00FF11C7">
            <w:pPr>
              <w:pStyle w:val="TableText"/>
              <w:snapToGrid w:val="0"/>
              <w:rPr>
                <w:rStyle w:val="normaltextrun"/>
              </w:rPr>
            </w:pPr>
            <w:r w:rsidRPr="00AB03D7">
              <w:t>1.The HVDCDC analog sensor shall sense the overvoltage. </w:t>
            </w:r>
            <w:r w:rsidRPr="00AB03D7">
              <w:br/>
              <w:t xml:space="preserve">2. The fault with level 2 </w:t>
            </w:r>
            <w:r w:rsidR="008047A8">
              <w:t>shall</w:t>
            </w:r>
            <w:r w:rsidRPr="00AB03D7">
              <w:t xml:space="preserve"> be raised within a configurable debounce time(100 msec) ,with Fault ID 1</w:t>
            </w:r>
            <w:r>
              <w:t>2</w:t>
            </w:r>
          </w:p>
        </w:tc>
      </w:tr>
      <w:tr w:rsidR="00FF11C7" w:rsidRPr="00123177" w14:paraId="0FB6EFA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2CF45B1" w14:textId="161DAA27" w:rsidR="00FF11C7" w:rsidRPr="00123177" w:rsidRDefault="00FF11C7" w:rsidP="00FF11C7">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B14528" w14:textId="4EC5DCC8" w:rsidR="00FF11C7" w:rsidRPr="00123177" w:rsidRDefault="00FF11C7" w:rsidP="00FF11C7">
            <w:pPr>
              <w:pStyle w:val="TableText"/>
              <w:snapToGrid w:val="0"/>
            </w:pPr>
            <w:r w:rsidRPr="00123177">
              <w:t>No such mandatory fields is applicable.</w:t>
            </w:r>
          </w:p>
        </w:tc>
      </w:tr>
      <w:tr w:rsidR="00FF11C7" w:rsidRPr="00123177" w14:paraId="6D69538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8152851" w14:textId="65102646" w:rsidR="00FF11C7" w:rsidRPr="00123177" w:rsidRDefault="00FF11C7" w:rsidP="00FF11C7">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B8AA47" w14:textId="0B4881F2" w:rsidR="00FF11C7" w:rsidRPr="00123177" w:rsidRDefault="00FF11C7" w:rsidP="00FF11C7">
            <w:pPr>
              <w:pStyle w:val="TableText"/>
              <w:snapToGrid w:val="0"/>
            </w:pPr>
            <w:r w:rsidRPr="00123177">
              <w:t>NHVDCDCStatus = 0, NHVDCDCStatusDebug = 0, NHVDCDCFault = 0.</w:t>
            </w:r>
          </w:p>
        </w:tc>
      </w:tr>
      <w:tr w:rsidR="00FF11C7" w:rsidRPr="00123177" w14:paraId="2AC35FC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CB7991F" w14:textId="64018341" w:rsidR="00FF11C7" w:rsidRPr="00123177" w:rsidRDefault="00FF11C7" w:rsidP="00FF11C7">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7A23FD" w14:textId="30E838AB" w:rsidR="00FF11C7" w:rsidRPr="00123177" w:rsidRDefault="00FF11C7" w:rsidP="00FF11C7">
            <w:pPr>
              <w:pStyle w:val="TableText"/>
              <w:snapToGrid w:val="0"/>
            </w:pPr>
            <w:r w:rsidRPr="00123177">
              <w:rPr>
                <w:szCs w:val="20"/>
              </w:rPr>
              <w:t>Default values shall be applicable with respect to Pre-Loaded Values</w:t>
            </w:r>
          </w:p>
        </w:tc>
      </w:tr>
      <w:tr w:rsidR="00FF11C7" w:rsidRPr="00123177" w14:paraId="6CD3D85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43E17FB" w14:textId="4EC4D0EB" w:rsidR="00FF11C7" w:rsidRPr="00123177" w:rsidRDefault="00FF11C7" w:rsidP="00FF11C7">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AC4FB" w14:textId="72B876D7" w:rsidR="00FF11C7" w:rsidRPr="00123177" w:rsidRDefault="00FF11C7" w:rsidP="00FF11C7">
            <w:pPr>
              <w:pStyle w:val="TableText"/>
              <w:snapToGrid w:val="0"/>
            </w:pPr>
            <w:r w:rsidRPr="00123177">
              <w:rPr>
                <w:szCs w:val="20"/>
              </w:rPr>
              <w:t>Valid range value is not required.</w:t>
            </w:r>
          </w:p>
        </w:tc>
      </w:tr>
      <w:tr w:rsidR="00FF11C7" w:rsidRPr="00123177" w14:paraId="5D3AAD4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61FE89D" w14:textId="7B4D3784" w:rsidR="00FF11C7" w:rsidRPr="00123177" w:rsidRDefault="00FF11C7" w:rsidP="00FF11C7">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2B8282" w14:textId="2A29726C" w:rsidR="00FF11C7" w:rsidRPr="00123177" w:rsidRDefault="00FF11C7" w:rsidP="00FF11C7">
            <w:pPr>
              <w:pStyle w:val="TableText"/>
              <w:snapToGrid w:val="0"/>
            </w:pPr>
            <w:r w:rsidRPr="00123177">
              <w:rPr>
                <w:szCs w:val="20"/>
              </w:rPr>
              <w:t>Data latency period is not applicable</w:t>
            </w:r>
          </w:p>
        </w:tc>
      </w:tr>
      <w:tr w:rsidR="00FF11C7" w:rsidRPr="00123177" w14:paraId="503C90A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F15BCBB" w14:textId="009BCBA5" w:rsidR="00FF11C7" w:rsidRPr="00123177" w:rsidRDefault="00FF11C7" w:rsidP="00FF11C7">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62028" w14:textId="7B59A7ED" w:rsidR="00FF11C7" w:rsidRPr="00123177" w:rsidRDefault="00FF11C7" w:rsidP="00FF11C7">
            <w:pPr>
              <w:pStyle w:val="TableText"/>
              <w:snapToGrid w:val="0"/>
            </w:pPr>
            <w:r w:rsidRPr="00123177">
              <w:rPr>
                <w:szCs w:val="20"/>
              </w:rPr>
              <w:t>Data Retention period is not applicable.</w:t>
            </w:r>
          </w:p>
        </w:tc>
      </w:tr>
      <w:tr w:rsidR="00FF11C7" w:rsidRPr="00123177" w14:paraId="6A8EB90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E85FC5B" w14:textId="52DFA4A2" w:rsidR="00FF11C7" w:rsidRPr="00123177" w:rsidRDefault="00FF11C7" w:rsidP="00FF11C7">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F16E9" w14:textId="02DC29D1" w:rsidR="00FF11C7" w:rsidRPr="00123177" w:rsidRDefault="00FF11C7" w:rsidP="00FF11C7">
            <w:pPr>
              <w:pStyle w:val="TableText"/>
              <w:snapToGrid w:val="0"/>
            </w:pPr>
            <w:r w:rsidRPr="00123177">
              <w:rPr>
                <w:szCs w:val="20"/>
              </w:rPr>
              <w:t>Data rate is not applicable.</w:t>
            </w:r>
          </w:p>
        </w:tc>
      </w:tr>
      <w:tr w:rsidR="00FF11C7" w:rsidRPr="00123177" w14:paraId="6F8C6E7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05DB105" w14:textId="5FFF855D" w:rsidR="00FF11C7" w:rsidRPr="00123177" w:rsidRDefault="00FF11C7" w:rsidP="00FF11C7">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5CAE03" w14:textId="2DD6BA2D" w:rsidR="00FF11C7" w:rsidRPr="00123177" w:rsidRDefault="00FF11C7" w:rsidP="00FF11C7">
            <w:pPr>
              <w:pStyle w:val="TableText"/>
              <w:snapToGrid w:val="0"/>
            </w:pPr>
            <w:r w:rsidRPr="00123177">
              <w:rPr>
                <w:szCs w:val="20"/>
              </w:rPr>
              <w:t>External event is not required.</w:t>
            </w:r>
          </w:p>
        </w:tc>
      </w:tr>
      <w:tr w:rsidR="00FF11C7" w:rsidRPr="00123177" w14:paraId="0CD07DD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97707D2" w14:textId="248F8668" w:rsidR="00FF11C7" w:rsidRPr="00123177" w:rsidRDefault="00FF11C7" w:rsidP="00FF11C7">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740AD5" w14:textId="4C2D6C82" w:rsidR="00FF11C7" w:rsidRPr="00123177" w:rsidRDefault="00FF11C7" w:rsidP="00FF11C7">
            <w:pPr>
              <w:pStyle w:val="TableText"/>
              <w:snapToGrid w:val="0"/>
            </w:pPr>
            <w:r w:rsidRPr="00123177">
              <w:rPr>
                <w:szCs w:val="20"/>
              </w:rPr>
              <w:t>Temporal event is not applicable.</w:t>
            </w:r>
          </w:p>
        </w:tc>
      </w:tr>
      <w:tr w:rsidR="00FF11C7" w:rsidRPr="00123177" w14:paraId="04BE2D0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1FCA661" w14:textId="77777777" w:rsidR="00FF11C7" w:rsidRPr="00123177" w:rsidRDefault="00FF11C7" w:rsidP="00FF11C7">
            <w:pPr>
              <w:pStyle w:val="TableText"/>
              <w:snapToGrid w:val="0"/>
            </w:pPr>
            <w:r w:rsidRPr="00123177">
              <w:t xml:space="preserve">Validation Rules/ </w:t>
            </w:r>
          </w:p>
          <w:p w14:paraId="7382DAD2" w14:textId="4487A563" w:rsidR="00FF11C7" w:rsidRPr="00123177" w:rsidRDefault="00FF11C7" w:rsidP="00FF11C7">
            <w:pPr>
              <w:pStyle w:val="TableText"/>
              <w:snapToGrid w:val="0"/>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88AE32" w14:textId="5B281897" w:rsidR="00C537F8" w:rsidRPr="00123177" w:rsidRDefault="000D22A8" w:rsidP="00C537F8">
            <w:pPr>
              <w:spacing w:line="259" w:lineRule="auto"/>
              <w:rPr>
                <w:rFonts w:eastAsia="Arial"/>
                <w:color w:val="000000" w:themeColor="text1"/>
                <w:szCs w:val="20"/>
              </w:rPr>
            </w:pPr>
            <w:r>
              <w:rPr>
                <w:rStyle w:val="normaltextrun"/>
              </w:rPr>
              <w:t>1.</w:t>
            </w:r>
            <w:r w:rsidR="00FF11C7">
              <w:rPr>
                <w:rStyle w:val="normaltextrun"/>
              </w:rPr>
              <w:t xml:space="preserve">To verify that the HVDCDC shall sense the </w:t>
            </w:r>
            <w:r w:rsidR="00913EEA">
              <w:rPr>
                <w:rStyle w:val="normaltextrun"/>
              </w:rPr>
              <w:t>under</w:t>
            </w:r>
            <w:r w:rsidR="00FF11C7">
              <w:rPr>
                <w:rStyle w:val="normaltextrun"/>
              </w:rPr>
              <w:t xml:space="preserve">voltage fault and </w:t>
            </w:r>
            <w:r w:rsidR="00C537F8" w:rsidRPr="00123177">
              <w:rPr>
                <w:rFonts w:eastAsia="Arial"/>
                <w:color w:val="000000" w:themeColor="text1"/>
                <w:szCs w:val="20"/>
              </w:rPr>
              <w:t>NHVDCDCFault @  HVDCDC_Status1 is equal to 0x3 ("Level 2")</w:t>
            </w:r>
          </w:p>
          <w:p w14:paraId="7E119CED" w14:textId="6C0914E9" w:rsidR="00FF11C7" w:rsidRPr="00123177" w:rsidRDefault="00C537F8" w:rsidP="00C537F8">
            <w:pPr>
              <w:pStyle w:val="TableText"/>
              <w:snapToGrid w:val="0"/>
            </w:pPr>
            <w:r w:rsidRPr="00123177">
              <w:rPr>
                <w:rFonts w:eastAsia="Arial"/>
                <w:color w:val="000000" w:themeColor="text1"/>
                <w:szCs w:val="20"/>
              </w:rPr>
              <w:t xml:space="preserve">NVHDCDCFaultID @  HVDCDC_Debug_PDU </w:t>
            </w:r>
            <w:r w:rsidR="008047A8">
              <w:rPr>
                <w:rFonts w:eastAsia="Arial"/>
                <w:color w:val="000000" w:themeColor="text1"/>
                <w:szCs w:val="20"/>
              </w:rPr>
              <w:t>shall</w:t>
            </w:r>
            <w:r w:rsidRPr="00123177">
              <w:rPr>
                <w:rFonts w:eastAsia="Arial"/>
                <w:color w:val="000000" w:themeColor="text1"/>
                <w:szCs w:val="20"/>
              </w:rPr>
              <w:t xml:space="preserve"> provide Fault ID</w:t>
            </w:r>
            <w:r>
              <w:rPr>
                <w:rFonts w:eastAsia="Arial"/>
                <w:color w:val="000000" w:themeColor="text1"/>
                <w:szCs w:val="20"/>
              </w:rPr>
              <w:t xml:space="preserve"> 12</w:t>
            </w:r>
            <w:r w:rsidRPr="00123177">
              <w:rPr>
                <w:rFonts w:eastAsia="Arial"/>
                <w:color w:val="000000" w:themeColor="text1"/>
                <w:szCs w:val="20"/>
              </w:rPr>
              <w:t xml:space="preserve"> </w:t>
            </w:r>
            <w:r w:rsidR="00FF11C7">
              <w:rPr>
                <w:rStyle w:val="normaltextrun"/>
              </w:rPr>
              <w:t>after 100 msec.</w:t>
            </w:r>
            <w:r w:rsidR="000D22A8">
              <w:rPr>
                <w:rStyle w:val="normaltextrun"/>
              </w:rPr>
              <w:br/>
              <w:t xml:space="preserve">2.Verify </w:t>
            </w:r>
            <w:r w:rsidR="000D22A8" w:rsidRPr="000D22A8">
              <w:t>the DTC</w:t>
            </w:r>
            <w:r w:rsidR="000D22A8" w:rsidRPr="000D22A8">
              <w:rPr>
                <w:b/>
                <w:bCs/>
              </w:rPr>
              <w:t xml:space="preserve"> ”</w:t>
            </w:r>
            <w:r w:rsidR="000D22A8" w:rsidRPr="000D22A8">
              <w:t xml:space="preserve"> 0x1E0C00</w:t>
            </w:r>
            <w:r w:rsidR="000D22A8" w:rsidRPr="000D22A8">
              <w:rPr>
                <w:b/>
                <w:bCs/>
              </w:rPr>
              <w:t>”</w:t>
            </w:r>
          </w:p>
        </w:tc>
      </w:tr>
      <w:tr w:rsidR="00FF11C7" w:rsidRPr="00123177" w14:paraId="4C3FF61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ED1516A" w14:textId="2DD7AE77" w:rsidR="00FF11C7" w:rsidRPr="00123177" w:rsidRDefault="00FF11C7" w:rsidP="00FF11C7">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2CFF04" w14:textId="0BB27B1B" w:rsidR="00FF11C7" w:rsidRPr="00123177" w:rsidRDefault="00FF11C7" w:rsidP="00FF11C7">
            <w:pPr>
              <w:pStyle w:val="TableText"/>
              <w:snapToGrid w:val="0"/>
            </w:pPr>
            <w:r w:rsidRPr="00123177">
              <w:rPr>
                <w:szCs w:val="20"/>
              </w:rPr>
              <w:t>Constraints is not applicable.</w:t>
            </w:r>
          </w:p>
        </w:tc>
      </w:tr>
      <w:tr w:rsidR="00FF11C7" w:rsidRPr="00123177" w14:paraId="3E7A8BE0"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CD00487" w14:textId="2821F98B" w:rsidR="00FF11C7" w:rsidRPr="00123177" w:rsidRDefault="00FF11C7" w:rsidP="00FF11C7">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4A8FC6" w14:textId="51F6AB15" w:rsidR="00FF11C7" w:rsidRPr="00123177" w:rsidRDefault="00FF11C7" w:rsidP="00FF11C7">
            <w:pPr>
              <w:pStyle w:val="TableText"/>
              <w:snapToGrid w:val="0"/>
            </w:pPr>
            <w:r w:rsidRPr="00123177">
              <w:rPr>
                <w:szCs w:val="20"/>
              </w:rPr>
              <w:t>No effects on other system</w:t>
            </w:r>
          </w:p>
        </w:tc>
      </w:tr>
      <w:tr w:rsidR="00FF11C7" w:rsidRPr="00123177" w14:paraId="5E31148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AFE9B69" w14:textId="77777777" w:rsidR="00FF11C7" w:rsidRPr="00123177" w:rsidRDefault="00FF11C7" w:rsidP="00FF11C7">
            <w:pPr>
              <w:pStyle w:val="TableText"/>
              <w:snapToGrid w:val="0"/>
            </w:pPr>
            <w:r w:rsidRPr="00123177">
              <w:t>Testability with respect to test environment</w:t>
            </w:r>
          </w:p>
          <w:p w14:paraId="749D020E" w14:textId="77777777" w:rsidR="00FF11C7" w:rsidRPr="00123177" w:rsidRDefault="00FF11C7" w:rsidP="00FF11C7">
            <w:pPr>
              <w:pStyle w:val="TableText"/>
            </w:pPr>
            <w:r w:rsidRPr="00123177">
              <w:t>(Yes/No)</w:t>
            </w:r>
          </w:p>
          <w:p w14:paraId="4C4E6327" w14:textId="4664B70A" w:rsidR="00FF11C7" w:rsidRPr="00123177" w:rsidRDefault="00FF11C7" w:rsidP="00FF11C7">
            <w:pPr>
              <w:pStyle w:val="TableText"/>
              <w:snapToGrid w:val="0"/>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3EB19F" w14:textId="3B85E2F0" w:rsidR="00FF11C7" w:rsidRPr="00123177" w:rsidRDefault="00FF11C7" w:rsidP="00FF11C7">
            <w:pPr>
              <w:pStyle w:val="TableText"/>
              <w:snapToGrid w:val="0"/>
            </w:pPr>
            <w:r w:rsidRPr="00123177">
              <w:t>YES</w:t>
            </w:r>
          </w:p>
        </w:tc>
      </w:tr>
      <w:tr w:rsidR="00FF11C7" w:rsidRPr="00123177" w14:paraId="5843327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BA30A67" w14:textId="77777777" w:rsidR="00FF11C7" w:rsidRPr="00123177" w:rsidRDefault="00FF11C7" w:rsidP="00FF11C7">
            <w:pPr>
              <w:pStyle w:val="TableText"/>
              <w:snapToGrid w:val="0"/>
            </w:pPr>
            <w:r w:rsidRPr="00123177">
              <w:lastRenderedPageBreak/>
              <w:t>Feasible within project constraints</w:t>
            </w:r>
          </w:p>
          <w:p w14:paraId="68D30F85" w14:textId="77777777" w:rsidR="00FF11C7" w:rsidRPr="00123177" w:rsidRDefault="00FF11C7" w:rsidP="00FF11C7">
            <w:pPr>
              <w:pStyle w:val="TableText"/>
              <w:snapToGrid w:val="0"/>
            </w:pPr>
            <w:r w:rsidRPr="00123177">
              <w:t>(Yes/No)</w:t>
            </w:r>
          </w:p>
          <w:p w14:paraId="194340A9" w14:textId="04075622" w:rsidR="00FF11C7" w:rsidRPr="00123177" w:rsidRDefault="00FF11C7" w:rsidP="00FF11C7">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144260" w14:textId="540B6FEB" w:rsidR="00FF11C7" w:rsidRPr="00123177" w:rsidRDefault="00FF11C7" w:rsidP="00FF11C7">
            <w:pPr>
              <w:pStyle w:val="TableText"/>
              <w:snapToGrid w:val="0"/>
            </w:pPr>
            <w:r w:rsidRPr="00123177">
              <w:t>YES</w:t>
            </w:r>
          </w:p>
        </w:tc>
      </w:tr>
      <w:tr w:rsidR="00FF11C7" w:rsidRPr="00123177" w14:paraId="1AC7A71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E378F31" w14:textId="77777777" w:rsidR="00FF11C7" w:rsidRPr="00123177" w:rsidRDefault="00FF11C7" w:rsidP="00FF11C7">
            <w:pPr>
              <w:pStyle w:val="TableText"/>
              <w:snapToGrid w:val="0"/>
            </w:pPr>
            <w:r w:rsidRPr="00123177">
              <w:t>Critical</w:t>
            </w:r>
          </w:p>
          <w:p w14:paraId="19DB09CB" w14:textId="147D2F5C" w:rsidR="00FF11C7" w:rsidRPr="00123177" w:rsidRDefault="00FF11C7" w:rsidP="00FF11C7">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13699F" w14:textId="73D48C00" w:rsidR="00FF11C7" w:rsidRPr="00123177" w:rsidRDefault="00FF11C7" w:rsidP="00FF11C7">
            <w:pPr>
              <w:pStyle w:val="TableText"/>
              <w:snapToGrid w:val="0"/>
            </w:pPr>
            <w:r w:rsidRPr="00123177">
              <w:t>YES</w:t>
            </w:r>
          </w:p>
        </w:tc>
      </w:tr>
      <w:tr w:rsidR="00FF11C7" w:rsidRPr="00123177" w14:paraId="4CCB1B2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8611AC1" w14:textId="2E95826E" w:rsidR="00FF11C7" w:rsidRPr="00123177" w:rsidRDefault="00FF11C7" w:rsidP="00FF11C7">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C5E51" w14:textId="41E29C3D" w:rsidR="00FF11C7" w:rsidRPr="00123177" w:rsidRDefault="00FF11C7" w:rsidP="00FF11C7">
            <w:pPr>
              <w:pStyle w:val="TableText"/>
              <w:snapToGrid w:val="0"/>
            </w:pPr>
            <w:r w:rsidRPr="00123177">
              <w:t>Acceptance Criteria for this requirement should be as per SECTION-6 ACCEPTANCE CRITERIA</w:t>
            </w:r>
          </w:p>
        </w:tc>
      </w:tr>
    </w:tbl>
    <w:p w14:paraId="26DE4758" w14:textId="77777777" w:rsidR="00552A3F" w:rsidRDefault="00552A3F" w:rsidP="00552A3F">
      <w:pPr>
        <w:pStyle w:val="BodyText"/>
        <w:rPr>
          <w:b/>
          <w:bCs/>
        </w:rPr>
      </w:pPr>
    </w:p>
    <w:p w14:paraId="50A24755" w14:textId="4EAAE568" w:rsidR="00CB6A2A" w:rsidRDefault="00CB6A2A" w:rsidP="0049707C">
      <w:pPr>
        <w:pStyle w:val="Heading5"/>
        <w:rPr>
          <w:rFonts w:eastAsia="Arial"/>
        </w:rPr>
      </w:pPr>
      <w:r w:rsidRPr="00CB6A2A">
        <w:rPr>
          <w:rFonts w:eastAsia="Arial"/>
        </w:rPr>
        <w:t xml:space="preserve">The HVDCDC software shall monitor the </w:t>
      </w:r>
      <w:r w:rsidR="00C82605">
        <w:rPr>
          <w:rFonts w:eastAsia="Arial"/>
        </w:rPr>
        <w:t>overcurrent</w:t>
      </w:r>
      <w:r w:rsidRPr="00CB6A2A">
        <w:rPr>
          <w:rFonts w:eastAsia="Arial"/>
        </w:rPr>
        <w:t xml:space="preserve"> fault of the 3V3 rail and raise level 2 fault.</w:t>
      </w:r>
    </w:p>
    <w:tbl>
      <w:tblPr>
        <w:tblW w:w="9518" w:type="dxa"/>
        <w:tblInd w:w="108" w:type="dxa"/>
        <w:tblLayout w:type="fixed"/>
        <w:tblLook w:val="0000" w:firstRow="0" w:lastRow="0" w:firstColumn="0" w:lastColumn="0" w:noHBand="0" w:noVBand="0"/>
      </w:tblPr>
      <w:tblGrid>
        <w:gridCol w:w="1920"/>
        <w:gridCol w:w="7598"/>
      </w:tblGrid>
      <w:tr w:rsidR="00C82605" w:rsidRPr="00123177" w14:paraId="28624027" w14:textId="77777777" w:rsidTr="00020093">
        <w:trPr>
          <w:cantSplit/>
        </w:trPr>
        <w:tc>
          <w:tcPr>
            <w:tcW w:w="1920" w:type="dxa"/>
            <w:tcBorders>
              <w:top w:val="single" w:sz="4" w:space="0" w:color="auto"/>
              <w:left w:val="single" w:sz="4" w:space="0" w:color="000000" w:themeColor="text1"/>
              <w:bottom w:val="single" w:sz="4" w:space="0" w:color="000000" w:themeColor="text1"/>
            </w:tcBorders>
            <w:shd w:val="clear" w:color="auto" w:fill="D0CECE" w:themeFill="background2" w:themeFillShade="E6"/>
          </w:tcPr>
          <w:p w14:paraId="1811D9D8" w14:textId="77777777" w:rsidR="00C82605" w:rsidRPr="00020093" w:rsidRDefault="00C82605" w:rsidP="00FA691B">
            <w:pPr>
              <w:pStyle w:val="TableText"/>
              <w:rPr>
                <w:b/>
                <w:bCs/>
              </w:rPr>
            </w:pPr>
            <w:r w:rsidRPr="00020093">
              <w:rPr>
                <w:b/>
                <w:bCs/>
              </w:rPr>
              <w:t>Term</w:t>
            </w:r>
          </w:p>
        </w:tc>
        <w:tc>
          <w:tcPr>
            <w:tcW w:w="759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0CECE" w:themeFill="background2" w:themeFillShade="E6"/>
          </w:tcPr>
          <w:p w14:paraId="7FDEFB79" w14:textId="77777777" w:rsidR="00C82605" w:rsidRPr="00020093" w:rsidRDefault="00C82605" w:rsidP="00FA691B">
            <w:pPr>
              <w:pStyle w:val="TableText"/>
              <w:rPr>
                <w:b/>
                <w:bCs/>
              </w:rPr>
            </w:pPr>
            <w:r w:rsidRPr="00020093">
              <w:rPr>
                <w:b/>
                <w:bCs/>
              </w:rPr>
              <w:t>Description</w:t>
            </w:r>
          </w:p>
        </w:tc>
      </w:tr>
      <w:tr w:rsidR="00C82605" w:rsidRPr="00123177" w14:paraId="53A0BB5F" w14:textId="77777777" w:rsidTr="00FA691B">
        <w:trPr>
          <w:cantSplit/>
          <w:trHeight w:val="274"/>
        </w:trPr>
        <w:tc>
          <w:tcPr>
            <w:tcW w:w="1920" w:type="dxa"/>
            <w:tcBorders>
              <w:top w:val="single" w:sz="4" w:space="0" w:color="000000" w:themeColor="text1"/>
              <w:left w:val="single" w:sz="4" w:space="0" w:color="000000" w:themeColor="text1"/>
              <w:bottom w:val="single" w:sz="4" w:space="0" w:color="000000" w:themeColor="text1"/>
            </w:tcBorders>
          </w:tcPr>
          <w:p w14:paraId="5C43E0EC" w14:textId="77777777" w:rsidR="00C82605" w:rsidRPr="00123177" w:rsidRDefault="00C82605" w:rsidP="00FA691B">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18A5E3" w14:textId="22D9550E" w:rsidR="00C82605" w:rsidRPr="00123177" w:rsidRDefault="00C82605" w:rsidP="00FA691B">
            <w:pPr>
              <w:pStyle w:val="TableText"/>
            </w:pPr>
            <w:r w:rsidRPr="00123177">
              <w:rPr>
                <w:rFonts w:eastAsia="Arial"/>
                <w:szCs w:val="20"/>
              </w:rPr>
              <w:t>SWRS_</w:t>
            </w:r>
            <w:r>
              <w:rPr>
                <w:rFonts w:eastAsia="Arial"/>
                <w:szCs w:val="20"/>
              </w:rPr>
              <w:t>VRM_</w:t>
            </w:r>
            <w:r w:rsidRPr="00123177">
              <w:rPr>
                <w:rFonts w:eastAsia="Arial"/>
                <w:szCs w:val="20"/>
              </w:rPr>
              <w:t>0</w:t>
            </w:r>
            <w:r>
              <w:rPr>
                <w:rFonts w:eastAsia="Arial"/>
                <w:szCs w:val="20"/>
              </w:rPr>
              <w:t>3</w:t>
            </w:r>
          </w:p>
        </w:tc>
      </w:tr>
      <w:tr w:rsidR="00C82605" w:rsidRPr="00123177" w14:paraId="3244E230"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8411768" w14:textId="77777777" w:rsidR="00C82605" w:rsidRPr="00123177" w:rsidRDefault="00C82605" w:rsidP="00FA691B">
            <w:pPr>
              <w:pStyle w:val="TableText"/>
              <w:snapToGrid w:val="0"/>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2BE033" w14:textId="1EB168F6" w:rsidR="00C82605" w:rsidRPr="00123177" w:rsidRDefault="00C82605" w:rsidP="00FA691B">
            <w:pPr>
              <w:pStyle w:val="TableText"/>
              <w:snapToGrid w:val="0"/>
            </w:pPr>
            <w:r w:rsidRPr="00123177">
              <w:rPr>
                <w:rFonts w:eastAsia="Arial"/>
                <w:color w:val="000000" w:themeColor="text1"/>
                <w:szCs w:val="20"/>
              </w:rPr>
              <w:t>SDS-HVDCDC-</w:t>
            </w:r>
            <w:r>
              <w:rPr>
                <w:rFonts w:eastAsia="Arial"/>
                <w:color w:val="000000" w:themeColor="text1"/>
                <w:szCs w:val="20"/>
              </w:rPr>
              <w:t>54</w:t>
            </w:r>
            <w:r w:rsidR="00232A3C">
              <w:rPr>
                <w:rFonts w:eastAsia="Arial"/>
                <w:color w:val="000000" w:themeColor="text1"/>
                <w:szCs w:val="20"/>
              </w:rPr>
              <w:t>4</w:t>
            </w:r>
          </w:p>
        </w:tc>
      </w:tr>
      <w:tr w:rsidR="00C82605" w:rsidRPr="00123177" w14:paraId="76ECFDC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7A6273A" w14:textId="77777777" w:rsidR="00C82605" w:rsidRPr="00123177" w:rsidRDefault="00C82605" w:rsidP="00FA691B">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3BA31A" w14:textId="77777777" w:rsidR="00C82605" w:rsidRPr="00123177" w:rsidRDefault="00C82605" w:rsidP="00FA691B">
            <w:pPr>
              <w:pStyle w:val="TableText"/>
              <w:snapToGrid w:val="0"/>
            </w:pPr>
            <w:r w:rsidRPr="00123177">
              <w:t>Pre C-Sample/PF3.0 Phase-2</w:t>
            </w:r>
          </w:p>
        </w:tc>
      </w:tr>
      <w:tr w:rsidR="00C82605" w:rsidRPr="00123177" w14:paraId="7D37271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CD09341" w14:textId="77777777" w:rsidR="00C82605" w:rsidRPr="00123177" w:rsidRDefault="00C82605" w:rsidP="00FA691B">
            <w:pPr>
              <w:pStyle w:val="TableText"/>
              <w:snapToGrid w:val="0"/>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AE2E67" w14:textId="3EAC4588" w:rsidR="00C82605" w:rsidRPr="00123177" w:rsidRDefault="00C82605" w:rsidP="00FA691B">
            <w:pPr>
              <w:pStyle w:val="TableText"/>
            </w:pPr>
            <w:r w:rsidRPr="006E0432">
              <w:rPr>
                <w:rFonts w:eastAsia="Arial"/>
                <w:szCs w:val="20"/>
              </w:rPr>
              <w:t>The HVDCDC shall transit to the Faulty state</w:t>
            </w:r>
            <w:r>
              <w:rPr>
                <w:rFonts w:eastAsia="Arial"/>
                <w:szCs w:val="20"/>
              </w:rPr>
              <w:t xml:space="preserve"> (Level 2 fault)</w:t>
            </w:r>
            <w:r w:rsidRPr="006E0432">
              <w:rPr>
                <w:rFonts w:eastAsia="Arial"/>
                <w:szCs w:val="20"/>
              </w:rPr>
              <w:t xml:space="preserve"> </w:t>
            </w:r>
            <w:r>
              <w:rPr>
                <w:rFonts w:eastAsia="Arial"/>
                <w:szCs w:val="20"/>
              </w:rPr>
              <w:t xml:space="preserve">when the </w:t>
            </w:r>
            <w:r w:rsidR="00232A3C">
              <w:rPr>
                <w:rFonts w:eastAsia="Arial"/>
                <w:szCs w:val="20"/>
              </w:rPr>
              <w:t>overcurrent</w:t>
            </w:r>
            <w:r>
              <w:rPr>
                <w:rFonts w:eastAsia="Arial"/>
                <w:szCs w:val="20"/>
              </w:rPr>
              <w:t xml:space="preserve"> condition occurs in 3V3 rail to avoid the damage of surrounding H/W components.</w:t>
            </w:r>
          </w:p>
        </w:tc>
      </w:tr>
      <w:tr w:rsidR="00C82605" w:rsidRPr="00123177" w14:paraId="15AE338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7E493D9" w14:textId="77777777" w:rsidR="00C82605" w:rsidRPr="00123177" w:rsidRDefault="00C82605" w:rsidP="00FA691B">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08BFAE" w14:textId="77777777" w:rsidR="00C82605" w:rsidRPr="00123177" w:rsidRDefault="00C82605" w:rsidP="00FA691B">
            <w:pPr>
              <w:pStyle w:val="TableText"/>
            </w:pPr>
            <w:r w:rsidRPr="00123177">
              <w:rPr>
                <w:rFonts w:eastAsia="Arial"/>
              </w:rPr>
              <w:t>No Such derived requirement is applicable.</w:t>
            </w:r>
          </w:p>
        </w:tc>
      </w:tr>
      <w:tr w:rsidR="00C82605" w:rsidRPr="00123177" w14:paraId="1F42969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6FAA5AB" w14:textId="77777777" w:rsidR="00C82605" w:rsidRPr="00123177" w:rsidRDefault="00C82605" w:rsidP="00FA691B">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B267BC" w14:textId="77777777" w:rsidR="00C82605" w:rsidRPr="00123177" w:rsidRDefault="00C82605" w:rsidP="00FA691B">
            <w:pPr>
              <w:pStyle w:val="TableText"/>
              <w:snapToGrid w:val="0"/>
            </w:pPr>
            <w:r w:rsidRPr="00123177">
              <w:rPr>
                <w:rFonts w:eastAsia="Arial"/>
                <w:color w:val="000000" w:themeColor="text1"/>
                <w:szCs w:val="20"/>
              </w:rPr>
              <w:t>No Specific access restrictions is applicable.</w:t>
            </w:r>
          </w:p>
        </w:tc>
      </w:tr>
      <w:tr w:rsidR="00C82605" w:rsidRPr="00123177" w14:paraId="2FC26EA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8985CB9" w14:textId="77777777" w:rsidR="00C82605" w:rsidRPr="00123177" w:rsidRDefault="00C82605" w:rsidP="00FA691B">
            <w:pPr>
              <w:pStyle w:val="TableText"/>
              <w:snapToGrid w:val="0"/>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130DC2" w14:textId="0E0AD4E2" w:rsidR="00747519" w:rsidRPr="00747519" w:rsidRDefault="00747519" w:rsidP="00747519">
            <w:pPr>
              <w:pStyle w:val="TableText"/>
              <w:rPr>
                <w:rFonts w:eastAsia="Arial"/>
                <w:color w:val="000000" w:themeColor="text1"/>
              </w:rPr>
            </w:pPr>
            <w:r w:rsidRPr="00747519">
              <w:rPr>
                <w:rFonts w:eastAsia="Arial"/>
                <w:color w:val="000000" w:themeColor="text1"/>
              </w:rPr>
              <w:t xml:space="preserve">1. </w:t>
            </w:r>
            <w:r w:rsidR="00C016DB">
              <w:rPr>
                <w:rFonts w:eastAsia="Arial"/>
                <w:color w:val="000000" w:themeColor="text1"/>
              </w:rPr>
              <w:t xml:space="preserve">Read the </w:t>
            </w:r>
            <w:r w:rsidRPr="00747519">
              <w:rPr>
                <w:rFonts w:eastAsia="Arial"/>
                <w:color w:val="000000" w:themeColor="text1"/>
              </w:rPr>
              <w:t xml:space="preserve">3V3 rail voltage </w:t>
            </w:r>
            <w:r w:rsidR="00C016DB">
              <w:rPr>
                <w:rFonts w:eastAsia="Arial"/>
                <w:color w:val="000000" w:themeColor="text1"/>
              </w:rPr>
              <w:t xml:space="preserve">value </w:t>
            </w:r>
            <w:r w:rsidR="002C2723">
              <w:rPr>
                <w:rFonts w:eastAsia="Arial"/>
                <w:color w:val="000000" w:themeColor="text1"/>
              </w:rPr>
              <w:t>from ADC sensor</w:t>
            </w:r>
          </w:p>
          <w:p w14:paraId="682A09AF" w14:textId="2D7AB90F" w:rsidR="00C82605" w:rsidRPr="00123177" w:rsidRDefault="00747519" w:rsidP="00747519">
            <w:pPr>
              <w:pStyle w:val="TableText"/>
              <w:snapToGrid w:val="0"/>
            </w:pPr>
            <w:r w:rsidRPr="00747519">
              <w:rPr>
                <w:rFonts w:eastAsia="Arial"/>
                <w:color w:val="000000" w:themeColor="text1"/>
              </w:rPr>
              <w:t xml:space="preserve">2. </w:t>
            </w:r>
            <w:r w:rsidR="00C016DB">
              <w:rPr>
                <w:rFonts w:eastAsia="Arial"/>
                <w:color w:val="000000" w:themeColor="text1"/>
              </w:rPr>
              <w:t xml:space="preserve">Threshold value for </w:t>
            </w:r>
            <w:r w:rsidR="002B3E39">
              <w:rPr>
                <w:rFonts w:eastAsia="Arial"/>
                <w:color w:val="000000" w:themeColor="text1"/>
              </w:rPr>
              <w:t xml:space="preserve">3V3 Rail </w:t>
            </w:r>
            <w:r w:rsidR="00D560B1">
              <w:rPr>
                <w:rFonts w:eastAsia="Arial"/>
                <w:color w:val="000000" w:themeColor="text1"/>
              </w:rPr>
              <w:t>“</w:t>
            </w:r>
            <w:r w:rsidR="00D560B1" w:rsidRPr="00D560B1">
              <w:rPr>
                <w:rFonts w:eastAsia="Arial"/>
                <w:color w:val="000000" w:themeColor="text1"/>
              </w:rPr>
              <w:t>HVDCDC_CAL</w:t>
            </w:r>
            <w:r w:rsidR="00D560B1">
              <w:rPr>
                <w:rFonts w:eastAsia="Arial"/>
                <w:color w:val="000000" w:themeColor="text1"/>
              </w:rPr>
              <w:t>” shall be a calibratable parameter</w:t>
            </w:r>
            <w:r w:rsidR="00D560B1">
              <w:rPr>
                <w:rFonts w:eastAsia="Arial"/>
                <w:color w:val="000000" w:themeColor="text1"/>
              </w:rPr>
              <w:br/>
              <w:t>3.The debounce time shall be “500ms”</w:t>
            </w:r>
          </w:p>
        </w:tc>
      </w:tr>
      <w:tr w:rsidR="00C82605" w:rsidRPr="00123177" w14:paraId="326AFFD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11C65C5" w14:textId="77777777" w:rsidR="00C82605" w:rsidRPr="00123177" w:rsidRDefault="00C82605" w:rsidP="00FA691B">
            <w:pPr>
              <w:pStyle w:val="TableText"/>
              <w:snapToGrid w:val="0"/>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D2FBAB" w14:textId="628D9167" w:rsidR="00DB3EA3" w:rsidRPr="00DB3EA3" w:rsidRDefault="00DB3EA3" w:rsidP="00DB3EA3">
            <w:pPr>
              <w:pStyle w:val="TableText"/>
              <w:snapToGrid w:val="0"/>
            </w:pPr>
            <w:r w:rsidRPr="00DB3EA3">
              <w:t>1.NHVDCDCFault @  HVDCDC_Status1 is equal to 0x3 ("Level 2")</w:t>
            </w:r>
          </w:p>
          <w:p w14:paraId="44F2D1E4" w14:textId="1780C467" w:rsidR="00C82605" w:rsidRPr="00123177" w:rsidRDefault="00DB3EA3" w:rsidP="00FA691B">
            <w:pPr>
              <w:pStyle w:val="TableText"/>
              <w:snapToGrid w:val="0"/>
            </w:pPr>
            <w:r w:rsidRPr="00DB3EA3">
              <w:t xml:space="preserve">NVHDCDCFaultID @  HVDCDC_Debug_PDU </w:t>
            </w:r>
            <w:r w:rsidR="006E7486">
              <w:t>shall</w:t>
            </w:r>
            <w:r w:rsidRPr="00DB3EA3">
              <w:t xml:space="preserve"> provide Fault ID </w:t>
            </w:r>
            <w:r>
              <w:t>97</w:t>
            </w:r>
            <w:r w:rsidRPr="00DB3EA3">
              <w:t xml:space="preserve"> 2.When the analog sensor detects the voltage more than HVDCDC_CAL a fault shall be raised after a  debounce time  (Default- </w:t>
            </w:r>
            <w:r>
              <w:t>5</w:t>
            </w:r>
            <w:r w:rsidRPr="00DB3EA3">
              <w:t>00 msec).</w:t>
            </w:r>
            <w:r w:rsidR="003847C4">
              <w:br/>
            </w:r>
            <w:r w:rsidR="00F83391">
              <w:t>3.Set the DTC</w:t>
            </w:r>
            <w:r w:rsidR="00F83391" w:rsidRPr="00F83391">
              <w:rPr>
                <w:b/>
                <w:bCs/>
              </w:rPr>
              <w:t xml:space="preserve"> ”</w:t>
            </w:r>
            <w:r w:rsidR="009450AD" w:rsidRPr="009450AD">
              <w:t>0x1E6100</w:t>
            </w:r>
            <w:r w:rsidR="00F83391" w:rsidRPr="00F83391">
              <w:rPr>
                <w:b/>
                <w:bCs/>
              </w:rPr>
              <w:t>”</w:t>
            </w:r>
          </w:p>
        </w:tc>
      </w:tr>
      <w:tr w:rsidR="00C82605" w:rsidRPr="00123177" w14:paraId="0259C24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DE5465A" w14:textId="77777777" w:rsidR="00C82605" w:rsidRPr="00123177" w:rsidRDefault="00C82605" w:rsidP="00FA691B">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C8B878" w14:textId="17BCBEF6" w:rsidR="00C82605" w:rsidRPr="00123177" w:rsidRDefault="00545EE6" w:rsidP="00FA691B">
            <w:pPr>
              <w:pStyle w:val="TableText"/>
              <w:snapToGrid w:val="0"/>
              <w:rPr>
                <w:rStyle w:val="normaltextrun"/>
              </w:rPr>
            </w:pPr>
            <w:r>
              <w:rPr>
                <w:rStyle w:val="normaltextrun"/>
              </w:rPr>
              <w:t xml:space="preserve">1.The ADC </w:t>
            </w:r>
            <w:r w:rsidR="008047A8">
              <w:rPr>
                <w:rStyle w:val="normaltextrun"/>
              </w:rPr>
              <w:t>shall</w:t>
            </w:r>
            <w:r>
              <w:rPr>
                <w:rStyle w:val="normaltextrun"/>
              </w:rPr>
              <w:t xml:space="preserve"> be powered up and communicating.</w:t>
            </w:r>
            <w:r>
              <w:rPr>
                <w:rStyle w:val="normaltextrun"/>
              </w:rPr>
              <w:br/>
            </w:r>
            <w:r w:rsidR="00891419">
              <w:rPr>
                <w:rStyle w:val="normaltextrun"/>
              </w:rPr>
              <w:t>2.</w:t>
            </w:r>
            <w:r w:rsidR="00C82605">
              <w:rPr>
                <w:rStyle w:val="normaltextrun"/>
              </w:rPr>
              <w:t xml:space="preserve">The HVDCDC shall sense the </w:t>
            </w:r>
            <w:r w:rsidR="001F4751">
              <w:rPr>
                <w:rStyle w:val="normaltextrun"/>
              </w:rPr>
              <w:t xml:space="preserve">current if it is </w:t>
            </w:r>
            <w:r w:rsidR="009A086C">
              <w:rPr>
                <w:rStyle w:val="normaltextrun"/>
              </w:rPr>
              <w:t xml:space="preserve">more than HVDCDC_CAL </w:t>
            </w:r>
            <w:r w:rsidR="00C82605">
              <w:rPr>
                <w:rStyle w:val="normaltextrun"/>
              </w:rPr>
              <w:t xml:space="preserve">and raise a level 2 fault with </w:t>
            </w:r>
            <w:r w:rsidR="00C82605" w:rsidRPr="00123177">
              <w:rPr>
                <w:rFonts w:eastAsia="Arial"/>
                <w:color w:val="000000" w:themeColor="text1"/>
                <w:szCs w:val="20"/>
              </w:rPr>
              <w:t>Fault ID</w:t>
            </w:r>
            <w:r w:rsidR="00C82605">
              <w:rPr>
                <w:rFonts w:eastAsia="Arial"/>
                <w:color w:val="000000" w:themeColor="text1"/>
                <w:szCs w:val="20"/>
              </w:rPr>
              <w:t xml:space="preserve"> </w:t>
            </w:r>
            <w:r w:rsidR="009A086C">
              <w:rPr>
                <w:rFonts w:eastAsia="Arial"/>
                <w:color w:val="000000" w:themeColor="text1"/>
                <w:szCs w:val="20"/>
              </w:rPr>
              <w:t>97</w:t>
            </w:r>
            <w:r w:rsidR="00C82605">
              <w:rPr>
                <w:rStyle w:val="normaltextrun"/>
              </w:rPr>
              <w:t xml:space="preserve"> after </w:t>
            </w:r>
            <w:r w:rsidR="009A086C">
              <w:rPr>
                <w:rStyle w:val="normaltextrun"/>
              </w:rPr>
              <w:t>5</w:t>
            </w:r>
            <w:r w:rsidR="00C82605">
              <w:rPr>
                <w:rStyle w:val="normaltextrun"/>
              </w:rPr>
              <w:t>00 msec.</w:t>
            </w:r>
          </w:p>
        </w:tc>
      </w:tr>
      <w:tr w:rsidR="00C82605" w:rsidRPr="00123177" w14:paraId="1B0EF00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87E691E" w14:textId="77777777" w:rsidR="00C82605" w:rsidRPr="00123177" w:rsidRDefault="00C82605" w:rsidP="00FA691B">
            <w:pPr>
              <w:pStyle w:val="TableText"/>
              <w:snapToGrid w:val="0"/>
            </w:pPr>
            <w:r w:rsidRPr="00123177">
              <w:lastRenderedPageBreak/>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938981" w14:textId="77777777" w:rsidR="00C82605" w:rsidRPr="00123177" w:rsidRDefault="00C82605" w:rsidP="00FA691B">
            <w:pPr>
              <w:pStyle w:val="TableText"/>
              <w:snapToGrid w:val="0"/>
            </w:pPr>
            <w:r w:rsidRPr="00123177">
              <w:t>No such mandatory fields is applicable.</w:t>
            </w:r>
          </w:p>
        </w:tc>
      </w:tr>
      <w:tr w:rsidR="00C82605" w:rsidRPr="00123177" w14:paraId="379D442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71B3867" w14:textId="77777777" w:rsidR="00C82605" w:rsidRPr="00123177" w:rsidRDefault="00C82605" w:rsidP="00FA691B">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4F848F" w14:textId="77777777" w:rsidR="00C82605" w:rsidRPr="00123177" w:rsidRDefault="00C82605" w:rsidP="00FA691B">
            <w:pPr>
              <w:pStyle w:val="TableText"/>
              <w:snapToGrid w:val="0"/>
            </w:pPr>
            <w:r w:rsidRPr="00123177">
              <w:t>NHVDCDCStatus = 0, NHVDCDCStatusDebug = 0, NHVDCDCFault = 0.</w:t>
            </w:r>
          </w:p>
        </w:tc>
      </w:tr>
      <w:tr w:rsidR="00C82605" w:rsidRPr="00123177" w14:paraId="73D64D4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74D7792" w14:textId="77777777" w:rsidR="00C82605" w:rsidRPr="00123177" w:rsidRDefault="00C82605" w:rsidP="00FA691B">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F0F43A" w14:textId="77777777" w:rsidR="00C82605" w:rsidRPr="00123177" w:rsidRDefault="00C82605" w:rsidP="00FA691B">
            <w:pPr>
              <w:pStyle w:val="TableText"/>
              <w:snapToGrid w:val="0"/>
            </w:pPr>
            <w:r w:rsidRPr="00123177">
              <w:rPr>
                <w:szCs w:val="20"/>
              </w:rPr>
              <w:t>Default values shall be applicable with respect to Pre-Loaded Values</w:t>
            </w:r>
          </w:p>
        </w:tc>
      </w:tr>
      <w:tr w:rsidR="00C82605" w:rsidRPr="00123177" w14:paraId="3BCAF03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F5E9DF0" w14:textId="77777777" w:rsidR="00C82605" w:rsidRPr="00123177" w:rsidRDefault="00C82605" w:rsidP="00FA691B">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DDEC9B" w14:textId="77777777" w:rsidR="00C82605" w:rsidRPr="00123177" w:rsidRDefault="00C82605" w:rsidP="00FA691B">
            <w:pPr>
              <w:pStyle w:val="TableText"/>
              <w:snapToGrid w:val="0"/>
            </w:pPr>
            <w:r w:rsidRPr="00123177">
              <w:rPr>
                <w:szCs w:val="20"/>
              </w:rPr>
              <w:t>Valid range value is not required.</w:t>
            </w:r>
          </w:p>
        </w:tc>
      </w:tr>
      <w:tr w:rsidR="00C82605" w:rsidRPr="00123177" w14:paraId="3CEF7D2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36E5C32" w14:textId="77777777" w:rsidR="00C82605" w:rsidRPr="00123177" w:rsidRDefault="00C82605" w:rsidP="00FA691B">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D3F1C8" w14:textId="77777777" w:rsidR="00C82605" w:rsidRPr="00123177" w:rsidRDefault="00C82605" w:rsidP="00FA691B">
            <w:pPr>
              <w:pStyle w:val="TableText"/>
              <w:snapToGrid w:val="0"/>
            </w:pPr>
            <w:r w:rsidRPr="00123177">
              <w:rPr>
                <w:szCs w:val="20"/>
              </w:rPr>
              <w:t>Data latency period is not applicable</w:t>
            </w:r>
          </w:p>
        </w:tc>
      </w:tr>
      <w:tr w:rsidR="00C82605" w:rsidRPr="00123177" w14:paraId="3B74CB4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AA1A9AC" w14:textId="77777777" w:rsidR="00C82605" w:rsidRPr="00123177" w:rsidRDefault="00C82605" w:rsidP="00FA691B">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F6F72A" w14:textId="77777777" w:rsidR="00C82605" w:rsidRPr="00123177" w:rsidRDefault="00C82605" w:rsidP="00FA691B">
            <w:pPr>
              <w:pStyle w:val="TableText"/>
              <w:snapToGrid w:val="0"/>
            </w:pPr>
            <w:r w:rsidRPr="00123177">
              <w:rPr>
                <w:szCs w:val="20"/>
              </w:rPr>
              <w:t>Data Retention period is not applicable.</w:t>
            </w:r>
          </w:p>
        </w:tc>
      </w:tr>
      <w:tr w:rsidR="00C82605" w:rsidRPr="00123177" w14:paraId="1A450BB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AA6D4B6" w14:textId="77777777" w:rsidR="00C82605" w:rsidRPr="00123177" w:rsidRDefault="00C82605" w:rsidP="00FA691B">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3AF7E6" w14:textId="77777777" w:rsidR="00C82605" w:rsidRPr="00123177" w:rsidRDefault="00C82605" w:rsidP="00FA691B">
            <w:pPr>
              <w:pStyle w:val="TableText"/>
              <w:snapToGrid w:val="0"/>
            </w:pPr>
            <w:r w:rsidRPr="00123177">
              <w:rPr>
                <w:szCs w:val="20"/>
              </w:rPr>
              <w:t>Data rate is not applicable.</w:t>
            </w:r>
          </w:p>
        </w:tc>
      </w:tr>
      <w:tr w:rsidR="00C82605" w:rsidRPr="00123177" w14:paraId="20C58FC0"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5DF7186" w14:textId="77777777" w:rsidR="00C82605" w:rsidRPr="00123177" w:rsidRDefault="00C82605" w:rsidP="00FA691B">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132029" w14:textId="77777777" w:rsidR="00C82605" w:rsidRPr="00123177" w:rsidRDefault="00C82605" w:rsidP="00FA691B">
            <w:pPr>
              <w:pStyle w:val="TableText"/>
              <w:snapToGrid w:val="0"/>
            </w:pPr>
            <w:r w:rsidRPr="00123177">
              <w:rPr>
                <w:szCs w:val="20"/>
              </w:rPr>
              <w:t>External event is not required.</w:t>
            </w:r>
          </w:p>
        </w:tc>
      </w:tr>
      <w:tr w:rsidR="00C82605" w:rsidRPr="00123177" w14:paraId="6F618CB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6287DD5" w14:textId="77777777" w:rsidR="00C82605" w:rsidRPr="00123177" w:rsidRDefault="00C82605" w:rsidP="00FA691B">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704059" w14:textId="77777777" w:rsidR="00C82605" w:rsidRPr="00123177" w:rsidRDefault="00C82605" w:rsidP="00FA691B">
            <w:pPr>
              <w:pStyle w:val="TableText"/>
              <w:snapToGrid w:val="0"/>
            </w:pPr>
            <w:r w:rsidRPr="00123177">
              <w:rPr>
                <w:szCs w:val="20"/>
              </w:rPr>
              <w:t>Temporal event is not applicable.</w:t>
            </w:r>
          </w:p>
        </w:tc>
      </w:tr>
      <w:tr w:rsidR="00C82605" w:rsidRPr="00123177" w14:paraId="3657014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C604863" w14:textId="77777777" w:rsidR="00C82605" w:rsidRPr="00123177" w:rsidRDefault="00C82605" w:rsidP="00FA691B">
            <w:pPr>
              <w:pStyle w:val="TableText"/>
              <w:snapToGrid w:val="0"/>
            </w:pPr>
            <w:r w:rsidRPr="00123177">
              <w:t xml:space="preserve">Validation Rules/ </w:t>
            </w:r>
          </w:p>
          <w:p w14:paraId="64C5B3D6" w14:textId="77777777" w:rsidR="00C82605" w:rsidRPr="00123177" w:rsidRDefault="00C82605" w:rsidP="00FA691B">
            <w:pPr>
              <w:pStyle w:val="TableText"/>
              <w:snapToGrid w:val="0"/>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910996" w14:textId="1F10DEA7" w:rsidR="00C82605" w:rsidRPr="00123177" w:rsidRDefault="00F82E01" w:rsidP="00FA691B">
            <w:pPr>
              <w:spacing w:line="259" w:lineRule="auto"/>
              <w:rPr>
                <w:rFonts w:eastAsia="Arial"/>
                <w:color w:val="000000" w:themeColor="text1"/>
                <w:szCs w:val="20"/>
              </w:rPr>
            </w:pPr>
            <w:r>
              <w:rPr>
                <w:rStyle w:val="normaltextrun"/>
              </w:rPr>
              <w:t>1.</w:t>
            </w:r>
            <w:r w:rsidR="00C82605">
              <w:rPr>
                <w:rStyle w:val="normaltextrun"/>
              </w:rPr>
              <w:t xml:space="preserve">To verify that the HVDCDC shall sense the </w:t>
            </w:r>
            <w:r w:rsidR="000D580A">
              <w:rPr>
                <w:rStyle w:val="normaltextrun"/>
              </w:rPr>
              <w:t>overcurrent</w:t>
            </w:r>
            <w:r w:rsidR="00C82605">
              <w:rPr>
                <w:rStyle w:val="normaltextrun"/>
              </w:rPr>
              <w:t xml:space="preserve"> fault and </w:t>
            </w:r>
            <w:r w:rsidR="00C82605" w:rsidRPr="00123177">
              <w:rPr>
                <w:rFonts w:eastAsia="Arial"/>
                <w:color w:val="000000" w:themeColor="text1"/>
                <w:szCs w:val="20"/>
              </w:rPr>
              <w:t>NHVDCDCFault @  HVDCDC_Status1 is equal to 0x3 ("Level 2")</w:t>
            </w:r>
          </w:p>
          <w:p w14:paraId="4A298819" w14:textId="3E640648" w:rsidR="00C82605" w:rsidRPr="00123177" w:rsidRDefault="00C82605" w:rsidP="00FA691B">
            <w:pPr>
              <w:pStyle w:val="TableText"/>
              <w:snapToGrid w:val="0"/>
            </w:pPr>
            <w:r w:rsidRPr="00123177">
              <w:rPr>
                <w:rFonts w:eastAsia="Arial"/>
                <w:color w:val="000000" w:themeColor="text1"/>
                <w:szCs w:val="20"/>
              </w:rPr>
              <w:t xml:space="preserve">NVHDCDCFaultID @  HVDCDC_Debug_PDU </w:t>
            </w:r>
            <w:r w:rsidR="008047A8">
              <w:rPr>
                <w:rFonts w:eastAsia="Arial"/>
                <w:color w:val="000000" w:themeColor="text1"/>
                <w:szCs w:val="20"/>
              </w:rPr>
              <w:t>shall</w:t>
            </w:r>
            <w:r w:rsidRPr="00123177">
              <w:rPr>
                <w:rFonts w:eastAsia="Arial"/>
                <w:color w:val="000000" w:themeColor="text1"/>
                <w:szCs w:val="20"/>
              </w:rPr>
              <w:t xml:space="preserve"> provide Fault ID</w:t>
            </w:r>
            <w:r>
              <w:rPr>
                <w:rFonts w:eastAsia="Arial"/>
                <w:color w:val="000000" w:themeColor="text1"/>
                <w:szCs w:val="20"/>
              </w:rPr>
              <w:t xml:space="preserve"> </w:t>
            </w:r>
            <w:r w:rsidR="00EF3AB3">
              <w:rPr>
                <w:rFonts w:eastAsia="Arial"/>
                <w:color w:val="000000" w:themeColor="text1"/>
                <w:szCs w:val="20"/>
              </w:rPr>
              <w:t>97</w:t>
            </w:r>
            <w:r w:rsidRPr="00123177">
              <w:rPr>
                <w:rFonts w:eastAsia="Arial"/>
                <w:color w:val="000000" w:themeColor="text1"/>
                <w:szCs w:val="20"/>
              </w:rPr>
              <w:t xml:space="preserve"> </w:t>
            </w:r>
            <w:r>
              <w:rPr>
                <w:rStyle w:val="normaltextrun"/>
              </w:rPr>
              <w:t xml:space="preserve">after </w:t>
            </w:r>
            <w:r w:rsidR="00EF3AB3">
              <w:rPr>
                <w:rStyle w:val="normaltextrun"/>
              </w:rPr>
              <w:t>5</w:t>
            </w:r>
            <w:r>
              <w:rPr>
                <w:rStyle w:val="normaltextrun"/>
              </w:rPr>
              <w:t>00 msec.</w:t>
            </w:r>
            <w:r w:rsidR="00F82E01">
              <w:rPr>
                <w:rStyle w:val="normaltextrun"/>
              </w:rPr>
              <w:br/>
              <w:t>2.</w:t>
            </w:r>
            <w:r w:rsidR="00F82E01">
              <w:t xml:space="preserve"> Verify </w:t>
            </w:r>
            <w:r w:rsidR="009450AD">
              <w:t>the DTC</w:t>
            </w:r>
            <w:r w:rsidR="009450AD" w:rsidRPr="00F83391">
              <w:rPr>
                <w:b/>
                <w:bCs/>
              </w:rPr>
              <w:t xml:space="preserve"> ”</w:t>
            </w:r>
            <w:r w:rsidR="009450AD" w:rsidRPr="009450AD">
              <w:t>0x1E6100</w:t>
            </w:r>
            <w:r w:rsidR="009450AD" w:rsidRPr="00F83391">
              <w:rPr>
                <w:b/>
                <w:bCs/>
              </w:rPr>
              <w:t>”</w:t>
            </w:r>
          </w:p>
        </w:tc>
      </w:tr>
      <w:tr w:rsidR="00C82605" w:rsidRPr="00123177" w14:paraId="419A313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2D98EC2" w14:textId="77777777" w:rsidR="00C82605" w:rsidRPr="00123177" w:rsidRDefault="00C82605" w:rsidP="00FA691B">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4693A0" w14:textId="77777777" w:rsidR="00C82605" w:rsidRPr="00123177" w:rsidRDefault="00C82605" w:rsidP="00FA691B">
            <w:pPr>
              <w:pStyle w:val="TableText"/>
              <w:snapToGrid w:val="0"/>
            </w:pPr>
            <w:r w:rsidRPr="00123177">
              <w:rPr>
                <w:szCs w:val="20"/>
              </w:rPr>
              <w:t>Constraints is not applicable.</w:t>
            </w:r>
          </w:p>
        </w:tc>
      </w:tr>
      <w:tr w:rsidR="00C82605" w:rsidRPr="00123177" w14:paraId="1D15A01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35F3837" w14:textId="77777777" w:rsidR="00C82605" w:rsidRPr="00123177" w:rsidRDefault="00C82605" w:rsidP="00FA691B">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FC6E06" w14:textId="77777777" w:rsidR="00C82605" w:rsidRPr="00123177" w:rsidRDefault="00C82605" w:rsidP="00FA691B">
            <w:pPr>
              <w:pStyle w:val="TableText"/>
              <w:snapToGrid w:val="0"/>
            </w:pPr>
            <w:r w:rsidRPr="00123177">
              <w:rPr>
                <w:szCs w:val="20"/>
              </w:rPr>
              <w:t>No effects on other system</w:t>
            </w:r>
          </w:p>
        </w:tc>
      </w:tr>
      <w:tr w:rsidR="00C82605" w:rsidRPr="00123177" w14:paraId="5B7C900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1AA7561" w14:textId="77777777" w:rsidR="00C82605" w:rsidRPr="00123177" w:rsidRDefault="00C82605" w:rsidP="00FA691B">
            <w:pPr>
              <w:pStyle w:val="TableText"/>
              <w:snapToGrid w:val="0"/>
            </w:pPr>
            <w:r w:rsidRPr="00123177">
              <w:t>Testability with respect to test environment</w:t>
            </w:r>
          </w:p>
          <w:p w14:paraId="6365F5D5" w14:textId="77777777" w:rsidR="00C82605" w:rsidRPr="00123177" w:rsidRDefault="00C82605" w:rsidP="00FA691B">
            <w:pPr>
              <w:pStyle w:val="TableText"/>
            </w:pPr>
            <w:r w:rsidRPr="00123177">
              <w:t>(Yes/No)</w:t>
            </w:r>
          </w:p>
          <w:p w14:paraId="5994E649" w14:textId="77777777" w:rsidR="00C82605" w:rsidRPr="00123177" w:rsidRDefault="00C82605" w:rsidP="00FA691B">
            <w:pPr>
              <w:pStyle w:val="TableText"/>
              <w:snapToGrid w:val="0"/>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536CAA" w14:textId="77777777" w:rsidR="00C82605" w:rsidRPr="00123177" w:rsidRDefault="00C82605" w:rsidP="00FA691B">
            <w:pPr>
              <w:pStyle w:val="TableText"/>
              <w:snapToGrid w:val="0"/>
            </w:pPr>
            <w:r w:rsidRPr="00123177">
              <w:t>YES</w:t>
            </w:r>
          </w:p>
        </w:tc>
      </w:tr>
      <w:tr w:rsidR="00C82605" w:rsidRPr="00123177" w14:paraId="2E84D31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4AEF17A" w14:textId="77777777" w:rsidR="00C82605" w:rsidRPr="00123177" w:rsidRDefault="00C82605" w:rsidP="00FA691B">
            <w:pPr>
              <w:pStyle w:val="TableText"/>
              <w:snapToGrid w:val="0"/>
            </w:pPr>
            <w:r w:rsidRPr="00123177">
              <w:lastRenderedPageBreak/>
              <w:t>Feasible within project constraints</w:t>
            </w:r>
          </w:p>
          <w:p w14:paraId="5672BC58" w14:textId="77777777" w:rsidR="00C82605" w:rsidRPr="00123177" w:rsidRDefault="00C82605" w:rsidP="00FA691B">
            <w:pPr>
              <w:pStyle w:val="TableText"/>
              <w:snapToGrid w:val="0"/>
            </w:pPr>
            <w:r w:rsidRPr="00123177">
              <w:t>(Yes/No)</w:t>
            </w:r>
          </w:p>
          <w:p w14:paraId="0AB072CF" w14:textId="77777777" w:rsidR="00C82605" w:rsidRPr="00123177" w:rsidRDefault="00C82605" w:rsidP="00FA691B">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3125D3" w14:textId="77777777" w:rsidR="00C82605" w:rsidRPr="00123177" w:rsidRDefault="00C82605" w:rsidP="00FA691B">
            <w:pPr>
              <w:pStyle w:val="TableText"/>
              <w:snapToGrid w:val="0"/>
            </w:pPr>
            <w:r w:rsidRPr="00123177">
              <w:t>YES</w:t>
            </w:r>
          </w:p>
        </w:tc>
      </w:tr>
      <w:tr w:rsidR="00C82605" w:rsidRPr="00123177" w14:paraId="15AD153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8A2DF1D" w14:textId="77777777" w:rsidR="00C82605" w:rsidRPr="00123177" w:rsidRDefault="00C82605" w:rsidP="00FA691B">
            <w:pPr>
              <w:pStyle w:val="TableText"/>
              <w:snapToGrid w:val="0"/>
            </w:pPr>
            <w:r w:rsidRPr="00123177">
              <w:t>Critical</w:t>
            </w:r>
          </w:p>
          <w:p w14:paraId="5B56397E" w14:textId="77777777" w:rsidR="00C82605" w:rsidRPr="00123177" w:rsidRDefault="00C82605" w:rsidP="00FA691B">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E88E70" w14:textId="77777777" w:rsidR="00C82605" w:rsidRPr="00123177" w:rsidRDefault="00C82605" w:rsidP="00FA691B">
            <w:pPr>
              <w:pStyle w:val="TableText"/>
              <w:snapToGrid w:val="0"/>
            </w:pPr>
            <w:r w:rsidRPr="00123177">
              <w:t>YES</w:t>
            </w:r>
          </w:p>
        </w:tc>
      </w:tr>
      <w:tr w:rsidR="00C82605" w:rsidRPr="00123177" w14:paraId="70963EB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C1481A1" w14:textId="77777777" w:rsidR="00C82605" w:rsidRPr="00123177" w:rsidRDefault="00C82605" w:rsidP="00FA691B">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DC75F" w14:textId="77777777" w:rsidR="00C82605" w:rsidRPr="00123177" w:rsidRDefault="00C82605" w:rsidP="00FA691B">
            <w:pPr>
              <w:pStyle w:val="TableText"/>
              <w:snapToGrid w:val="0"/>
            </w:pPr>
            <w:r w:rsidRPr="00123177">
              <w:t>Acceptance Criteria for this requirement should be as per SECTION-6 ACCEPTANCE CRITERIA</w:t>
            </w:r>
          </w:p>
        </w:tc>
      </w:tr>
    </w:tbl>
    <w:p w14:paraId="6F5E8499" w14:textId="77777777" w:rsidR="00C82605" w:rsidRDefault="00C82605" w:rsidP="00C82605">
      <w:pPr>
        <w:rPr>
          <w:rFonts w:eastAsia="Arial"/>
        </w:rPr>
      </w:pPr>
    </w:p>
    <w:p w14:paraId="347747E0" w14:textId="52F0055B" w:rsidR="00856898" w:rsidRDefault="00856898" w:rsidP="00856898">
      <w:pPr>
        <w:pStyle w:val="Heading5"/>
        <w:rPr>
          <w:rFonts w:eastAsia="Arial"/>
        </w:rPr>
      </w:pPr>
      <w:r w:rsidRPr="00856898">
        <w:rPr>
          <w:rFonts w:eastAsia="Arial"/>
        </w:rPr>
        <w:t xml:space="preserve">The HVDCDC software shall monitor the </w:t>
      </w:r>
      <w:r w:rsidR="00DD5ABE">
        <w:rPr>
          <w:rFonts w:eastAsia="Arial"/>
        </w:rPr>
        <w:t>short circuit</w:t>
      </w:r>
      <w:r w:rsidRPr="00856898">
        <w:rPr>
          <w:rFonts w:eastAsia="Arial"/>
        </w:rPr>
        <w:t xml:space="preserve"> fault of the 3V3 rail and raise level 2 fault.</w:t>
      </w:r>
    </w:p>
    <w:tbl>
      <w:tblPr>
        <w:tblW w:w="9518" w:type="dxa"/>
        <w:tblInd w:w="108" w:type="dxa"/>
        <w:tblLayout w:type="fixed"/>
        <w:tblLook w:val="0000" w:firstRow="0" w:lastRow="0" w:firstColumn="0" w:lastColumn="0" w:noHBand="0" w:noVBand="0"/>
      </w:tblPr>
      <w:tblGrid>
        <w:gridCol w:w="1920"/>
        <w:gridCol w:w="7598"/>
      </w:tblGrid>
      <w:tr w:rsidR="00020093" w:rsidRPr="00123177" w14:paraId="54A80EC6" w14:textId="77777777" w:rsidTr="00020093">
        <w:trPr>
          <w:cantSplit/>
        </w:trPr>
        <w:tc>
          <w:tcPr>
            <w:tcW w:w="1920" w:type="dxa"/>
            <w:tcBorders>
              <w:top w:val="single" w:sz="4" w:space="0" w:color="auto"/>
              <w:left w:val="single" w:sz="4" w:space="0" w:color="000000" w:themeColor="text1"/>
              <w:bottom w:val="single" w:sz="4" w:space="0" w:color="000000" w:themeColor="text1"/>
            </w:tcBorders>
            <w:shd w:val="clear" w:color="auto" w:fill="D0CECE" w:themeFill="background2" w:themeFillShade="E6"/>
          </w:tcPr>
          <w:p w14:paraId="1CAFCE85" w14:textId="77777777" w:rsidR="00020093" w:rsidRPr="00020093" w:rsidRDefault="00020093" w:rsidP="00FA691B">
            <w:pPr>
              <w:pStyle w:val="TableText"/>
              <w:rPr>
                <w:b/>
                <w:bCs/>
              </w:rPr>
            </w:pPr>
            <w:r w:rsidRPr="00020093">
              <w:rPr>
                <w:b/>
                <w:bCs/>
              </w:rPr>
              <w:t>Term</w:t>
            </w:r>
          </w:p>
        </w:tc>
        <w:tc>
          <w:tcPr>
            <w:tcW w:w="759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0CECE" w:themeFill="background2" w:themeFillShade="E6"/>
          </w:tcPr>
          <w:p w14:paraId="1F928FEC" w14:textId="77777777" w:rsidR="00020093" w:rsidRPr="00020093" w:rsidRDefault="00020093" w:rsidP="00FA691B">
            <w:pPr>
              <w:pStyle w:val="TableText"/>
              <w:rPr>
                <w:b/>
                <w:bCs/>
              </w:rPr>
            </w:pPr>
            <w:r w:rsidRPr="00020093">
              <w:rPr>
                <w:b/>
                <w:bCs/>
              </w:rPr>
              <w:t>Description</w:t>
            </w:r>
          </w:p>
        </w:tc>
      </w:tr>
      <w:tr w:rsidR="00020093" w:rsidRPr="00123177" w14:paraId="1249AD3F" w14:textId="77777777" w:rsidTr="00FA691B">
        <w:trPr>
          <w:cantSplit/>
          <w:trHeight w:val="274"/>
        </w:trPr>
        <w:tc>
          <w:tcPr>
            <w:tcW w:w="1920" w:type="dxa"/>
            <w:tcBorders>
              <w:top w:val="single" w:sz="4" w:space="0" w:color="000000" w:themeColor="text1"/>
              <w:left w:val="single" w:sz="4" w:space="0" w:color="000000" w:themeColor="text1"/>
              <w:bottom w:val="single" w:sz="4" w:space="0" w:color="000000" w:themeColor="text1"/>
            </w:tcBorders>
          </w:tcPr>
          <w:p w14:paraId="4E4BAB0E" w14:textId="77777777" w:rsidR="00020093" w:rsidRPr="00123177" w:rsidRDefault="00020093" w:rsidP="00FA691B">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EE0BDB" w14:textId="148020DE" w:rsidR="00020093" w:rsidRPr="00123177" w:rsidRDefault="00020093" w:rsidP="00FA691B">
            <w:pPr>
              <w:pStyle w:val="TableText"/>
            </w:pPr>
            <w:r w:rsidRPr="00123177">
              <w:rPr>
                <w:rFonts w:eastAsia="Arial"/>
                <w:szCs w:val="20"/>
              </w:rPr>
              <w:t>SWRS_</w:t>
            </w:r>
            <w:r>
              <w:rPr>
                <w:rFonts w:eastAsia="Arial"/>
                <w:szCs w:val="20"/>
              </w:rPr>
              <w:t>VRM_</w:t>
            </w:r>
            <w:r w:rsidRPr="00123177">
              <w:rPr>
                <w:rFonts w:eastAsia="Arial"/>
                <w:szCs w:val="20"/>
              </w:rPr>
              <w:t>0</w:t>
            </w:r>
            <w:r w:rsidR="00071DB4">
              <w:rPr>
                <w:rFonts w:eastAsia="Arial"/>
                <w:szCs w:val="20"/>
              </w:rPr>
              <w:t>4</w:t>
            </w:r>
          </w:p>
        </w:tc>
      </w:tr>
      <w:tr w:rsidR="00020093" w:rsidRPr="00123177" w14:paraId="7623274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F8817D0" w14:textId="77777777" w:rsidR="00020093" w:rsidRPr="00123177" w:rsidRDefault="00020093" w:rsidP="00FA691B">
            <w:pPr>
              <w:pStyle w:val="TableText"/>
              <w:snapToGrid w:val="0"/>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065CCF" w14:textId="6FBCCC83" w:rsidR="00020093" w:rsidRPr="00123177" w:rsidRDefault="00020093" w:rsidP="00FA691B">
            <w:pPr>
              <w:pStyle w:val="TableText"/>
              <w:snapToGrid w:val="0"/>
            </w:pPr>
            <w:r w:rsidRPr="00123177">
              <w:rPr>
                <w:rFonts w:eastAsia="Arial"/>
                <w:color w:val="000000" w:themeColor="text1"/>
                <w:szCs w:val="20"/>
              </w:rPr>
              <w:t>SDS-HVDCDC-</w:t>
            </w:r>
            <w:r>
              <w:rPr>
                <w:rFonts w:eastAsia="Arial"/>
                <w:color w:val="000000" w:themeColor="text1"/>
                <w:szCs w:val="20"/>
              </w:rPr>
              <w:t>545</w:t>
            </w:r>
          </w:p>
        </w:tc>
      </w:tr>
      <w:tr w:rsidR="00020093" w:rsidRPr="00123177" w14:paraId="638CF1F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DA76DFE" w14:textId="77777777" w:rsidR="00020093" w:rsidRPr="00123177" w:rsidRDefault="00020093" w:rsidP="00FA691B">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338BF4" w14:textId="77777777" w:rsidR="00020093" w:rsidRPr="00123177" w:rsidRDefault="00020093" w:rsidP="00FA691B">
            <w:pPr>
              <w:pStyle w:val="TableText"/>
              <w:snapToGrid w:val="0"/>
            </w:pPr>
            <w:r w:rsidRPr="00123177">
              <w:t>Pre C-Sample/PF3.0 Phase-2</w:t>
            </w:r>
          </w:p>
        </w:tc>
      </w:tr>
      <w:tr w:rsidR="00020093" w:rsidRPr="00123177" w14:paraId="076649E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12AB6BE" w14:textId="77777777" w:rsidR="00020093" w:rsidRPr="00123177" w:rsidRDefault="00020093" w:rsidP="00FA691B">
            <w:pPr>
              <w:pStyle w:val="TableText"/>
              <w:snapToGrid w:val="0"/>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B16B18" w14:textId="4AB074BC" w:rsidR="00020093" w:rsidRPr="00123177" w:rsidRDefault="00020093" w:rsidP="00FA691B">
            <w:pPr>
              <w:pStyle w:val="TableText"/>
            </w:pPr>
            <w:r w:rsidRPr="006E0432">
              <w:rPr>
                <w:rFonts w:eastAsia="Arial"/>
                <w:szCs w:val="20"/>
              </w:rPr>
              <w:t>The HVDCDC shall transit to the Faulty state</w:t>
            </w:r>
            <w:r>
              <w:rPr>
                <w:rFonts w:eastAsia="Arial"/>
                <w:szCs w:val="20"/>
              </w:rPr>
              <w:t xml:space="preserve"> (Level 2 fault)</w:t>
            </w:r>
            <w:r w:rsidRPr="006E0432">
              <w:rPr>
                <w:rFonts w:eastAsia="Arial"/>
                <w:szCs w:val="20"/>
              </w:rPr>
              <w:t xml:space="preserve"> </w:t>
            </w:r>
            <w:r>
              <w:rPr>
                <w:rFonts w:eastAsia="Arial"/>
                <w:szCs w:val="20"/>
              </w:rPr>
              <w:t>when the short circuit condition occurs in 3V3 rail to avoid the damage of surrounding H/W components.</w:t>
            </w:r>
          </w:p>
        </w:tc>
      </w:tr>
      <w:tr w:rsidR="00020093" w:rsidRPr="00123177" w14:paraId="075996C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A2E79CF" w14:textId="77777777" w:rsidR="00020093" w:rsidRPr="00123177" w:rsidRDefault="00020093" w:rsidP="00FA691B">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03F84D" w14:textId="77777777" w:rsidR="00020093" w:rsidRPr="00123177" w:rsidRDefault="00020093" w:rsidP="00FA691B">
            <w:pPr>
              <w:pStyle w:val="TableText"/>
            </w:pPr>
            <w:r w:rsidRPr="00123177">
              <w:rPr>
                <w:rFonts w:eastAsia="Arial"/>
              </w:rPr>
              <w:t>No Such derived requirement is applicable.</w:t>
            </w:r>
          </w:p>
        </w:tc>
      </w:tr>
      <w:tr w:rsidR="00020093" w:rsidRPr="00123177" w14:paraId="5367EFA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2FA7DAE" w14:textId="77777777" w:rsidR="00020093" w:rsidRPr="00123177" w:rsidRDefault="00020093" w:rsidP="00FA691B">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B43BD4" w14:textId="77777777" w:rsidR="00020093" w:rsidRPr="00123177" w:rsidRDefault="00020093" w:rsidP="00FA691B">
            <w:pPr>
              <w:pStyle w:val="TableText"/>
              <w:snapToGrid w:val="0"/>
            </w:pPr>
            <w:r w:rsidRPr="00123177">
              <w:rPr>
                <w:rFonts w:eastAsia="Arial"/>
                <w:color w:val="000000" w:themeColor="text1"/>
                <w:szCs w:val="20"/>
              </w:rPr>
              <w:t>No Specific access restrictions is applicable.</w:t>
            </w:r>
          </w:p>
        </w:tc>
      </w:tr>
      <w:tr w:rsidR="00020093" w:rsidRPr="00123177" w14:paraId="4067572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561F059" w14:textId="77777777" w:rsidR="00020093" w:rsidRPr="00123177" w:rsidRDefault="00020093" w:rsidP="00FA691B">
            <w:pPr>
              <w:pStyle w:val="TableText"/>
              <w:snapToGrid w:val="0"/>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E6AE3" w14:textId="5AC3503B" w:rsidR="00020093" w:rsidRPr="00123177" w:rsidRDefault="00020093" w:rsidP="00FA691B">
            <w:pPr>
              <w:pStyle w:val="TableText"/>
              <w:snapToGrid w:val="0"/>
            </w:pPr>
            <w:r>
              <w:rPr>
                <w:rFonts w:eastAsia="Arial"/>
                <w:color w:val="000000" w:themeColor="text1"/>
              </w:rPr>
              <w:t xml:space="preserve">The </w:t>
            </w:r>
            <w:r w:rsidR="00DB3EA3">
              <w:rPr>
                <w:rFonts w:eastAsia="Arial"/>
                <w:color w:val="000000" w:themeColor="text1"/>
              </w:rPr>
              <w:t xml:space="preserve">analog </w:t>
            </w:r>
            <w:r>
              <w:rPr>
                <w:rFonts w:eastAsia="Arial"/>
                <w:color w:val="000000" w:themeColor="text1"/>
              </w:rPr>
              <w:t xml:space="preserve">sensor </w:t>
            </w:r>
            <w:r w:rsidR="008047A8">
              <w:rPr>
                <w:rFonts w:eastAsia="Arial"/>
                <w:color w:val="000000" w:themeColor="text1"/>
              </w:rPr>
              <w:t>shall</w:t>
            </w:r>
            <w:r>
              <w:rPr>
                <w:rFonts w:eastAsia="Arial"/>
                <w:color w:val="000000" w:themeColor="text1"/>
              </w:rPr>
              <w:t xml:space="preserve"> sense the voltage of  3V3 Rail that if it goes above the HVDCDC_CAL</w:t>
            </w:r>
          </w:p>
        </w:tc>
      </w:tr>
      <w:tr w:rsidR="00020093" w:rsidRPr="00123177" w14:paraId="2492AD5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787B1C9" w14:textId="77777777" w:rsidR="00020093" w:rsidRPr="00123177" w:rsidRDefault="00020093" w:rsidP="00FA691B">
            <w:pPr>
              <w:pStyle w:val="TableText"/>
              <w:snapToGrid w:val="0"/>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3EE9AC" w14:textId="30CE50B3" w:rsidR="00DB3EA3" w:rsidRPr="00DB3EA3" w:rsidRDefault="00DB3EA3" w:rsidP="00DB3EA3">
            <w:pPr>
              <w:pStyle w:val="TableText"/>
              <w:snapToGrid w:val="0"/>
            </w:pPr>
            <w:r w:rsidRPr="00DB3EA3">
              <w:t>1.NHVDCDCFault @  HVDCDC_Status1 is equal to 0x3 ("Level 2")</w:t>
            </w:r>
          </w:p>
          <w:p w14:paraId="515AD463" w14:textId="7BCE67BD" w:rsidR="00020093" w:rsidRPr="00123177" w:rsidRDefault="00DB3EA3" w:rsidP="00FA691B">
            <w:pPr>
              <w:pStyle w:val="TableText"/>
              <w:snapToGrid w:val="0"/>
            </w:pPr>
            <w:r w:rsidRPr="00DB3EA3">
              <w:t xml:space="preserve">NVHDCDCFaultID @  HVDCDC_Debug_PDU </w:t>
            </w:r>
            <w:r w:rsidR="00B8053D">
              <w:t>shall</w:t>
            </w:r>
            <w:r w:rsidRPr="00DB3EA3">
              <w:t xml:space="preserve"> provide Fault ID </w:t>
            </w:r>
            <w:r>
              <w:t>98</w:t>
            </w:r>
            <w:r w:rsidRPr="00DB3EA3">
              <w:t xml:space="preserve"> 2.When the analog  sensor detects the voltage more than HVDCDC_CAL a fault shall be raised after a  debounce time  (Default- </w:t>
            </w:r>
            <w:r>
              <w:t>5</w:t>
            </w:r>
            <w:r w:rsidRPr="00DB3EA3">
              <w:t>00 msec).</w:t>
            </w:r>
            <w:r w:rsidR="00805481">
              <w:br/>
              <w:t>3.Set the DTC</w:t>
            </w:r>
            <w:r w:rsidR="00805481" w:rsidRPr="00F83391">
              <w:rPr>
                <w:b/>
                <w:bCs/>
              </w:rPr>
              <w:t xml:space="preserve"> ”</w:t>
            </w:r>
            <w:r w:rsidR="00F6212C" w:rsidRPr="00F6212C">
              <w:t>0x1E6200</w:t>
            </w:r>
            <w:r w:rsidR="00805481" w:rsidRPr="00F83391">
              <w:rPr>
                <w:b/>
                <w:bCs/>
              </w:rPr>
              <w:t>”</w:t>
            </w:r>
          </w:p>
        </w:tc>
      </w:tr>
      <w:tr w:rsidR="00020093" w:rsidRPr="00123177" w14:paraId="68AABD2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A1182A2" w14:textId="77777777" w:rsidR="00020093" w:rsidRPr="00123177" w:rsidRDefault="00020093" w:rsidP="00FA691B">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CD3D04" w14:textId="610A3C99" w:rsidR="00020093" w:rsidRPr="00123177" w:rsidRDefault="00020093" w:rsidP="00FA691B">
            <w:pPr>
              <w:pStyle w:val="TableText"/>
              <w:snapToGrid w:val="0"/>
              <w:rPr>
                <w:rStyle w:val="normaltextrun"/>
              </w:rPr>
            </w:pPr>
            <w:r>
              <w:rPr>
                <w:rStyle w:val="normaltextrun"/>
              </w:rPr>
              <w:t xml:space="preserve">The HVDCDC shall sense the </w:t>
            </w:r>
            <w:r w:rsidR="00AE57CC">
              <w:rPr>
                <w:rStyle w:val="normaltextrun"/>
              </w:rPr>
              <w:t>voltage</w:t>
            </w:r>
            <w:r>
              <w:rPr>
                <w:rStyle w:val="normaltextrun"/>
              </w:rPr>
              <w:t xml:space="preserve"> if it is more than HVDCDC_CAL and raise a level 2 fault with </w:t>
            </w:r>
            <w:r w:rsidRPr="00123177">
              <w:rPr>
                <w:rFonts w:eastAsia="Arial"/>
                <w:color w:val="000000" w:themeColor="text1"/>
                <w:szCs w:val="20"/>
              </w:rPr>
              <w:t>Fault ID</w:t>
            </w:r>
            <w:r>
              <w:rPr>
                <w:rFonts w:eastAsia="Arial"/>
                <w:color w:val="000000" w:themeColor="text1"/>
                <w:szCs w:val="20"/>
              </w:rPr>
              <w:t xml:space="preserve"> 9</w:t>
            </w:r>
            <w:r w:rsidR="00AE57CC">
              <w:rPr>
                <w:rFonts w:eastAsia="Arial"/>
                <w:color w:val="000000" w:themeColor="text1"/>
                <w:szCs w:val="20"/>
              </w:rPr>
              <w:t>8</w:t>
            </w:r>
            <w:r>
              <w:rPr>
                <w:rStyle w:val="normaltextrun"/>
              </w:rPr>
              <w:t xml:space="preserve"> after 500 msec.</w:t>
            </w:r>
          </w:p>
        </w:tc>
      </w:tr>
      <w:tr w:rsidR="00020093" w:rsidRPr="00123177" w14:paraId="05D83E0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928A24A" w14:textId="77777777" w:rsidR="00020093" w:rsidRPr="00123177" w:rsidRDefault="00020093" w:rsidP="00FA691B">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E6F881" w14:textId="77777777" w:rsidR="00020093" w:rsidRPr="00123177" w:rsidRDefault="00020093" w:rsidP="00FA691B">
            <w:pPr>
              <w:pStyle w:val="TableText"/>
              <w:snapToGrid w:val="0"/>
            </w:pPr>
            <w:r w:rsidRPr="00123177">
              <w:t>No such mandatory fields is applicable.</w:t>
            </w:r>
          </w:p>
        </w:tc>
      </w:tr>
      <w:tr w:rsidR="00020093" w:rsidRPr="00123177" w14:paraId="226AE59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3CFC810" w14:textId="77777777" w:rsidR="00020093" w:rsidRPr="00123177" w:rsidRDefault="00020093" w:rsidP="00FA691B">
            <w:pPr>
              <w:pStyle w:val="TableText"/>
              <w:snapToGrid w:val="0"/>
            </w:pPr>
            <w:r w:rsidRPr="00123177">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AF8E2" w14:textId="77777777" w:rsidR="00020093" w:rsidRPr="00123177" w:rsidRDefault="00020093" w:rsidP="00FA691B">
            <w:pPr>
              <w:pStyle w:val="TableText"/>
              <w:snapToGrid w:val="0"/>
            </w:pPr>
            <w:r w:rsidRPr="00123177">
              <w:t>NHVDCDCStatus = 0, NHVDCDCStatusDebug = 0, NHVDCDCFault = 0.</w:t>
            </w:r>
          </w:p>
        </w:tc>
      </w:tr>
      <w:tr w:rsidR="00020093" w:rsidRPr="00123177" w14:paraId="5D811E0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9F6DCD8" w14:textId="77777777" w:rsidR="00020093" w:rsidRPr="00123177" w:rsidRDefault="00020093" w:rsidP="00FA691B">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834880" w14:textId="77777777" w:rsidR="00020093" w:rsidRPr="00123177" w:rsidRDefault="00020093" w:rsidP="00FA691B">
            <w:pPr>
              <w:pStyle w:val="TableText"/>
              <w:snapToGrid w:val="0"/>
            </w:pPr>
            <w:r w:rsidRPr="00123177">
              <w:rPr>
                <w:szCs w:val="20"/>
              </w:rPr>
              <w:t>Default values shall be applicable with respect to Pre-Loaded Values</w:t>
            </w:r>
          </w:p>
        </w:tc>
      </w:tr>
      <w:tr w:rsidR="00020093" w:rsidRPr="00123177" w14:paraId="5E6FB3D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D6AEAD5" w14:textId="77777777" w:rsidR="00020093" w:rsidRPr="00123177" w:rsidRDefault="00020093" w:rsidP="00FA691B">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BFCEDC" w14:textId="77777777" w:rsidR="00020093" w:rsidRPr="00123177" w:rsidRDefault="00020093" w:rsidP="00FA691B">
            <w:pPr>
              <w:pStyle w:val="TableText"/>
              <w:snapToGrid w:val="0"/>
            </w:pPr>
            <w:r w:rsidRPr="00123177">
              <w:rPr>
                <w:szCs w:val="20"/>
              </w:rPr>
              <w:t>Valid range value is not required.</w:t>
            </w:r>
          </w:p>
        </w:tc>
      </w:tr>
      <w:tr w:rsidR="00020093" w:rsidRPr="00123177" w14:paraId="66234B3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E5280B0" w14:textId="77777777" w:rsidR="00020093" w:rsidRPr="00123177" w:rsidRDefault="00020093" w:rsidP="00FA691B">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1FD460" w14:textId="77777777" w:rsidR="00020093" w:rsidRPr="00123177" w:rsidRDefault="00020093" w:rsidP="00FA691B">
            <w:pPr>
              <w:pStyle w:val="TableText"/>
              <w:snapToGrid w:val="0"/>
            </w:pPr>
            <w:r w:rsidRPr="00123177">
              <w:rPr>
                <w:szCs w:val="20"/>
              </w:rPr>
              <w:t>Data latency period is not applicable</w:t>
            </w:r>
          </w:p>
        </w:tc>
      </w:tr>
      <w:tr w:rsidR="00020093" w:rsidRPr="00123177" w14:paraId="17FD53A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308EC0B" w14:textId="77777777" w:rsidR="00020093" w:rsidRPr="00123177" w:rsidRDefault="00020093" w:rsidP="00FA691B">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546040" w14:textId="77777777" w:rsidR="00020093" w:rsidRPr="00123177" w:rsidRDefault="00020093" w:rsidP="00FA691B">
            <w:pPr>
              <w:pStyle w:val="TableText"/>
              <w:snapToGrid w:val="0"/>
            </w:pPr>
            <w:r w:rsidRPr="00123177">
              <w:rPr>
                <w:szCs w:val="20"/>
              </w:rPr>
              <w:t>Data Retention period is not applicable.</w:t>
            </w:r>
          </w:p>
        </w:tc>
      </w:tr>
      <w:tr w:rsidR="00020093" w:rsidRPr="00123177" w14:paraId="0F91700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C7E6CA1" w14:textId="77777777" w:rsidR="00020093" w:rsidRPr="00123177" w:rsidRDefault="00020093" w:rsidP="00FA691B">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1A4337" w14:textId="77777777" w:rsidR="00020093" w:rsidRPr="00123177" w:rsidRDefault="00020093" w:rsidP="00FA691B">
            <w:pPr>
              <w:pStyle w:val="TableText"/>
              <w:snapToGrid w:val="0"/>
            </w:pPr>
            <w:r w:rsidRPr="00123177">
              <w:rPr>
                <w:szCs w:val="20"/>
              </w:rPr>
              <w:t>Data rate is not applicable.</w:t>
            </w:r>
          </w:p>
        </w:tc>
      </w:tr>
      <w:tr w:rsidR="00020093" w:rsidRPr="00123177" w14:paraId="267378F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9833DE4" w14:textId="77777777" w:rsidR="00020093" w:rsidRPr="00123177" w:rsidRDefault="00020093" w:rsidP="00FA691B">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EA3803" w14:textId="77777777" w:rsidR="00020093" w:rsidRPr="00123177" w:rsidRDefault="00020093" w:rsidP="00FA691B">
            <w:pPr>
              <w:pStyle w:val="TableText"/>
              <w:snapToGrid w:val="0"/>
            </w:pPr>
            <w:r w:rsidRPr="00123177">
              <w:rPr>
                <w:szCs w:val="20"/>
              </w:rPr>
              <w:t>External event is not required.</w:t>
            </w:r>
          </w:p>
        </w:tc>
      </w:tr>
      <w:tr w:rsidR="00020093" w:rsidRPr="00123177" w14:paraId="77777D3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6F3BC0C" w14:textId="77777777" w:rsidR="00020093" w:rsidRPr="00123177" w:rsidRDefault="00020093" w:rsidP="00FA691B">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81F3EC" w14:textId="77777777" w:rsidR="00020093" w:rsidRPr="00123177" w:rsidRDefault="00020093" w:rsidP="00FA691B">
            <w:pPr>
              <w:pStyle w:val="TableText"/>
              <w:snapToGrid w:val="0"/>
            </w:pPr>
            <w:r w:rsidRPr="00123177">
              <w:rPr>
                <w:szCs w:val="20"/>
              </w:rPr>
              <w:t>Temporal event is not applicable.</w:t>
            </w:r>
          </w:p>
        </w:tc>
      </w:tr>
      <w:tr w:rsidR="00020093" w:rsidRPr="00123177" w14:paraId="7BA962C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E0BE167" w14:textId="77777777" w:rsidR="00020093" w:rsidRPr="00123177" w:rsidRDefault="00020093" w:rsidP="00FA691B">
            <w:pPr>
              <w:pStyle w:val="TableText"/>
              <w:snapToGrid w:val="0"/>
            </w:pPr>
            <w:r w:rsidRPr="00123177">
              <w:t xml:space="preserve">Validation Rules/ </w:t>
            </w:r>
          </w:p>
          <w:p w14:paraId="68D30342" w14:textId="77777777" w:rsidR="00020093" w:rsidRPr="00123177" w:rsidRDefault="00020093" w:rsidP="00FA691B">
            <w:pPr>
              <w:pStyle w:val="TableText"/>
              <w:snapToGrid w:val="0"/>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30E8D3" w14:textId="4928C8C9" w:rsidR="00020093" w:rsidRPr="00123177" w:rsidRDefault="00F6212C" w:rsidP="00FA691B">
            <w:pPr>
              <w:spacing w:line="259" w:lineRule="auto"/>
              <w:rPr>
                <w:rFonts w:eastAsia="Arial"/>
                <w:color w:val="000000" w:themeColor="text1"/>
                <w:szCs w:val="20"/>
              </w:rPr>
            </w:pPr>
            <w:r>
              <w:rPr>
                <w:rStyle w:val="normaltextrun"/>
              </w:rPr>
              <w:t>1.</w:t>
            </w:r>
            <w:r w:rsidR="00020093">
              <w:rPr>
                <w:rStyle w:val="normaltextrun"/>
              </w:rPr>
              <w:t xml:space="preserve">To verify that the HVDCDC shall sense the </w:t>
            </w:r>
            <w:r w:rsidR="00AE57CC">
              <w:rPr>
                <w:rStyle w:val="normaltextrun"/>
              </w:rPr>
              <w:t>short circuit</w:t>
            </w:r>
            <w:r w:rsidR="00020093">
              <w:rPr>
                <w:rStyle w:val="normaltextrun"/>
              </w:rPr>
              <w:t xml:space="preserve"> fault and </w:t>
            </w:r>
            <w:r w:rsidR="00020093" w:rsidRPr="00123177">
              <w:rPr>
                <w:rFonts w:eastAsia="Arial"/>
                <w:color w:val="000000" w:themeColor="text1"/>
                <w:szCs w:val="20"/>
              </w:rPr>
              <w:t>NHVDCDCFault @  HVDCDC_Status1 is equal to 0x3 ("Level 2")</w:t>
            </w:r>
          </w:p>
          <w:p w14:paraId="2960A512" w14:textId="242A38AA" w:rsidR="00020093" w:rsidRPr="00123177" w:rsidRDefault="00020093" w:rsidP="00FA691B">
            <w:pPr>
              <w:pStyle w:val="TableText"/>
              <w:snapToGrid w:val="0"/>
            </w:pPr>
            <w:r w:rsidRPr="00123177">
              <w:rPr>
                <w:rFonts w:eastAsia="Arial"/>
                <w:color w:val="000000" w:themeColor="text1"/>
                <w:szCs w:val="20"/>
              </w:rPr>
              <w:t xml:space="preserve">NVHDCDCFaultID @  HVDCDC_Debug_PDU </w:t>
            </w:r>
            <w:r w:rsidR="008047A8">
              <w:rPr>
                <w:rFonts w:eastAsia="Arial"/>
                <w:color w:val="000000" w:themeColor="text1"/>
                <w:szCs w:val="20"/>
              </w:rPr>
              <w:t>shall</w:t>
            </w:r>
            <w:r w:rsidRPr="00123177">
              <w:rPr>
                <w:rFonts w:eastAsia="Arial"/>
                <w:color w:val="000000" w:themeColor="text1"/>
                <w:szCs w:val="20"/>
              </w:rPr>
              <w:t xml:space="preserve"> provide Fault ID</w:t>
            </w:r>
            <w:r>
              <w:rPr>
                <w:rFonts w:eastAsia="Arial"/>
                <w:color w:val="000000" w:themeColor="text1"/>
                <w:szCs w:val="20"/>
              </w:rPr>
              <w:t xml:space="preserve"> 9</w:t>
            </w:r>
            <w:r w:rsidR="00AE57CC">
              <w:rPr>
                <w:rFonts w:eastAsia="Arial"/>
                <w:color w:val="000000" w:themeColor="text1"/>
                <w:szCs w:val="20"/>
              </w:rPr>
              <w:t>8</w:t>
            </w:r>
            <w:r w:rsidRPr="00123177">
              <w:rPr>
                <w:rFonts w:eastAsia="Arial"/>
                <w:color w:val="000000" w:themeColor="text1"/>
                <w:szCs w:val="20"/>
              </w:rPr>
              <w:t xml:space="preserve"> </w:t>
            </w:r>
            <w:r>
              <w:rPr>
                <w:rStyle w:val="normaltextrun"/>
              </w:rPr>
              <w:t>after 500 msec.</w:t>
            </w:r>
            <w:r w:rsidR="00F6212C">
              <w:rPr>
                <w:rStyle w:val="normaltextrun"/>
              </w:rPr>
              <w:br/>
              <w:t>2.</w:t>
            </w:r>
            <w:r w:rsidR="00F6212C">
              <w:t xml:space="preserve"> Verify the DTC</w:t>
            </w:r>
            <w:r w:rsidR="00F6212C" w:rsidRPr="00F83391">
              <w:rPr>
                <w:b/>
                <w:bCs/>
              </w:rPr>
              <w:t xml:space="preserve"> ”</w:t>
            </w:r>
            <w:r w:rsidR="00F6212C" w:rsidRPr="00F6212C">
              <w:t>0x1E6200</w:t>
            </w:r>
            <w:r w:rsidR="00F6212C" w:rsidRPr="00F83391">
              <w:rPr>
                <w:b/>
                <w:bCs/>
              </w:rPr>
              <w:t>”</w:t>
            </w:r>
          </w:p>
        </w:tc>
      </w:tr>
      <w:tr w:rsidR="00020093" w:rsidRPr="00123177" w14:paraId="3906FAB0"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C3F68D3" w14:textId="77777777" w:rsidR="00020093" w:rsidRPr="00123177" w:rsidRDefault="00020093" w:rsidP="00FA691B">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A53C4C" w14:textId="77777777" w:rsidR="00020093" w:rsidRPr="00123177" w:rsidRDefault="00020093" w:rsidP="00FA691B">
            <w:pPr>
              <w:pStyle w:val="TableText"/>
              <w:snapToGrid w:val="0"/>
            </w:pPr>
            <w:r w:rsidRPr="00123177">
              <w:rPr>
                <w:szCs w:val="20"/>
              </w:rPr>
              <w:t>Constraints is not applicable.</w:t>
            </w:r>
          </w:p>
        </w:tc>
      </w:tr>
      <w:tr w:rsidR="00020093" w:rsidRPr="00123177" w14:paraId="16C18AE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BCC0BED" w14:textId="77777777" w:rsidR="00020093" w:rsidRPr="00123177" w:rsidRDefault="00020093" w:rsidP="00FA691B">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262B5" w14:textId="77777777" w:rsidR="00020093" w:rsidRPr="00123177" w:rsidRDefault="00020093" w:rsidP="00FA691B">
            <w:pPr>
              <w:pStyle w:val="TableText"/>
              <w:snapToGrid w:val="0"/>
            </w:pPr>
            <w:r w:rsidRPr="00123177">
              <w:rPr>
                <w:szCs w:val="20"/>
              </w:rPr>
              <w:t>No effects on other system</w:t>
            </w:r>
          </w:p>
        </w:tc>
      </w:tr>
      <w:tr w:rsidR="00020093" w:rsidRPr="00123177" w14:paraId="31EEE79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9FA8EE5" w14:textId="77777777" w:rsidR="00020093" w:rsidRPr="00123177" w:rsidRDefault="00020093" w:rsidP="00FA691B">
            <w:pPr>
              <w:pStyle w:val="TableText"/>
              <w:snapToGrid w:val="0"/>
            </w:pPr>
            <w:r w:rsidRPr="00123177">
              <w:t>Testability with respect to test environment</w:t>
            </w:r>
          </w:p>
          <w:p w14:paraId="3C48ABE7" w14:textId="77777777" w:rsidR="00020093" w:rsidRPr="00123177" w:rsidRDefault="00020093" w:rsidP="00FA691B">
            <w:pPr>
              <w:pStyle w:val="TableText"/>
            </w:pPr>
            <w:r w:rsidRPr="00123177">
              <w:t>(Yes/No)</w:t>
            </w:r>
          </w:p>
          <w:p w14:paraId="4AF7860C" w14:textId="77777777" w:rsidR="00020093" w:rsidRPr="00123177" w:rsidRDefault="00020093" w:rsidP="00FA691B">
            <w:pPr>
              <w:pStyle w:val="TableText"/>
              <w:snapToGrid w:val="0"/>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DE5EFE" w14:textId="77777777" w:rsidR="00020093" w:rsidRPr="00123177" w:rsidRDefault="00020093" w:rsidP="00FA691B">
            <w:pPr>
              <w:pStyle w:val="TableText"/>
              <w:snapToGrid w:val="0"/>
            </w:pPr>
            <w:r w:rsidRPr="00123177">
              <w:t>YES</w:t>
            </w:r>
          </w:p>
        </w:tc>
      </w:tr>
      <w:tr w:rsidR="00020093" w:rsidRPr="00123177" w14:paraId="781DC77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536E02C" w14:textId="77777777" w:rsidR="00020093" w:rsidRPr="00123177" w:rsidRDefault="00020093" w:rsidP="00FA691B">
            <w:pPr>
              <w:pStyle w:val="TableText"/>
              <w:snapToGrid w:val="0"/>
            </w:pPr>
            <w:r w:rsidRPr="00123177">
              <w:lastRenderedPageBreak/>
              <w:t>Feasible within project constraints</w:t>
            </w:r>
          </w:p>
          <w:p w14:paraId="1542D5CC" w14:textId="77777777" w:rsidR="00020093" w:rsidRPr="00123177" w:rsidRDefault="00020093" w:rsidP="00FA691B">
            <w:pPr>
              <w:pStyle w:val="TableText"/>
              <w:snapToGrid w:val="0"/>
            </w:pPr>
            <w:r w:rsidRPr="00123177">
              <w:t>(Yes/No)</w:t>
            </w:r>
          </w:p>
          <w:p w14:paraId="4010B678" w14:textId="77777777" w:rsidR="00020093" w:rsidRPr="00123177" w:rsidRDefault="00020093" w:rsidP="00FA691B">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34FEBF" w14:textId="77777777" w:rsidR="00020093" w:rsidRPr="00123177" w:rsidRDefault="00020093" w:rsidP="00FA691B">
            <w:pPr>
              <w:pStyle w:val="TableText"/>
              <w:snapToGrid w:val="0"/>
            </w:pPr>
            <w:r w:rsidRPr="00123177">
              <w:t>YES</w:t>
            </w:r>
          </w:p>
        </w:tc>
      </w:tr>
      <w:tr w:rsidR="00020093" w:rsidRPr="00123177" w14:paraId="75EA4DA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97A1785" w14:textId="77777777" w:rsidR="00020093" w:rsidRPr="00123177" w:rsidRDefault="00020093" w:rsidP="00FA691B">
            <w:pPr>
              <w:pStyle w:val="TableText"/>
              <w:snapToGrid w:val="0"/>
            </w:pPr>
            <w:r w:rsidRPr="00123177">
              <w:t>Critical</w:t>
            </w:r>
          </w:p>
          <w:p w14:paraId="4BE50363" w14:textId="77777777" w:rsidR="00020093" w:rsidRPr="00123177" w:rsidRDefault="00020093" w:rsidP="00FA691B">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BFBE0A" w14:textId="77777777" w:rsidR="00020093" w:rsidRPr="00123177" w:rsidRDefault="00020093" w:rsidP="00FA691B">
            <w:pPr>
              <w:pStyle w:val="TableText"/>
              <w:snapToGrid w:val="0"/>
            </w:pPr>
            <w:r w:rsidRPr="00123177">
              <w:t>YES</w:t>
            </w:r>
          </w:p>
        </w:tc>
      </w:tr>
      <w:tr w:rsidR="00020093" w:rsidRPr="00123177" w14:paraId="0A2010B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8B15569" w14:textId="77777777" w:rsidR="00020093" w:rsidRPr="00123177" w:rsidRDefault="00020093" w:rsidP="00FA691B">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2665E7" w14:textId="77777777" w:rsidR="00020093" w:rsidRPr="00123177" w:rsidRDefault="00020093" w:rsidP="00FA691B">
            <w:pPr>
              <w:pStyle w:val="TableText"/>
              <w:snapToGrid w:val="0"/>
            </w:pPr>
            <w:r w:rsidRPr="00123177">
              <w:t>Acceptance Criteria for this requirement should be as per SECTION-6 ACCEPTANCE CRITERIA</w:t>
            </w:r>
          </w:p>
        </w:tc>
      </w:tr>
    </w:tbl>
    <w:p w14:paraId="71AD33F9" w14:textId="77777777" w:rsidR="00020093" w:rsidRDefault="00020093" w:rsidP="00020093">
      <w:pPr>
        <w:rPr>
          <w:rFonts w:eastAsia="Arial"/>
        </w:rPr>
      </w:pPr>
    </w:p>
    <w:p w14:paraId="1FC7CCD2" w14:textId="4B96C0EE" w:rsidR="00472694" w:rsidRDefault="00472694" w:rsidP="009834BA">
      <w:pPr>
        <w:pStyle w:val="Heading5"/>
        <w:rPr>
          <w:rFonts w:eastAsia="Arial"/>
        </w:rPr>
      </w:pPr>
      <w:r w:rsidRPr="00472694">
        <w:rPr>
          <w:rFonts w:eastAsia="Arial"/>
        </w:rPr>
        <w:t xml:space="preserve">The HVDCDC software shall monitor the short </w:t>
      </w:r>
      <w:r w:rsidR="00072020">
        <w:rPr>
          <w:rFonts w:eastAsia="Arial"/>
        </w:rPr>
        <w:t>to ground</w:t>
      </w:r>
      <w:r w:rsidRPr="00472694">
        <w:rPr>
          <w:rFonts w:eastAsia="Arial"/>
        </w:rPr>
        <w:t xml:space="preserve"> fault of the 3V3 rail and raise level 2 fault.</w:t>
      </w:r>
    </w:p>
    <w:tbl>
      <w:tblPr>
        <w:tblW w:w="9518" w:type="dxa"/>
        <w:tblInd w:w="108" w:type="dxa"/>
        <w:tblLayout w:type="fixed"/>
        <w:tblLook w:val="0000" w:firstRow="0" w:lastRow="0" w:firstColumn="0" w:lastColumn="0" w:noHBand="0" w:noVBand="0"/>
      </w:tblPr>
      <w:tblGrid>
        <w:gridCol w:w="1920"/>
        <w:gridCol w:w="7598"/>
      </w:tblGrid>
      <w:tr w:rsidR="00071DB4" w:rsidRPr="00020093" w14:paraId="6A6B4E4A" w14:textId="77777777" w:rsidTr="00FA691B">
        <w:trPr>
          <w:cantSplit/>
        </w:trPr>
        <w:tc>
          <w:tcPr>
            <w:tcW w:w="1920" w:type="dxa"/>
            <w:tcBorders>
              <w:top w:val="single" w:sz="4" w:space="0" w:color="auto"/>
              <w:left w:val="single" w:sz="4" w:space="0" w:color="000000" w:themeColor="text1"/>
              <w:bottom w:val="single" w:sz="4" w:space="0" w:color="000000" w:themeColor="text1"/>
            </w:tcBorders>
            <w:shd w:val="clear" w:color="auto" w:fill="D0CECE" w:themeFill="background2" w:themeFillShade="E6"/>
          </w:tcPr>
          <w:p w14:paraId="2B6E4652" w14:textId="77777777" w:rsidR="00071DB4" w:rsidRPr="00020093" w:rsidRDefault="00071DB4" w:rsidP="00FA691B">
            <w:pPr>
              <w:pStyle w:val="TableText"/>
              <w:rPr>
                <w:b/>
                <w:bCs/>
              </w:rPr>
            </w:pPr>
            <w:r w:rsidRPr="00020093">
              <w:rPr>
                <w:b/>
                <w:bCs/>
              </w:rPr>
              <w:t>Term</w:t>
            </w:r>
          </w:p>
        </w:tc>
        <w:tc>
          <w:tcPr>
            <w:tcW w:w="759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0CECE" w:themeFill="background2" w:themeFillShade="E6"/>
          </w:tcPr>
          <w:p w14:paraId="408C88DD" w14:textId="77777777" w:rsidR="00071DB4" w:rsidRPr="00020093" w:rsidRDefault="00071DB4" w:rsidP="00FA691B">
            <w:pPr>
              <w:pStyle w:val="TableText"/>
              <w:rPr>
                <w:b/>
                <w:bCs/>
              </w:rPr>
            </w:pPr>
            <w:r w:rsidRPr="00020093">
              <w:rPr>
                <w:b/>
                <w:bCs/>
              </w:rPr>
              <w:t>Description</w:t>
            </w:r>
          </w:p>
        </w:tc>
      </w:tr>
      <w:tr w:rsidR="00071DB4" w:rsidRPr="00123177" w14:paraId="76CC8BF7" w14:textId="77777777" w:rsidTr="00FA691B">
        <w:trPr>
          <w:cantSplit/>
          <w:trHeight w:val="274"/>
        </w:trPr>
        <w:tc>
          <w:tcPr>
            <w:tcW w:w="1920" w:type="dxa"/>
            <w:tcBorders>
              <w:top w:val="single" w:sz="4" w:space="0" w:color="000000" w:themeColor="text1"/>
              <w:left w:val="single" w:sz="4" w:space="0" w:color="000000" w:themeColor="text1"/>
              <w:bottom w:val="single" w:sz="4" w:space="0" w:color="000000" w:themeColor="text1"/>
            </w:tcBorders>
          </w:tcPr>
          <w:p w14:paraId="31A75C14" w14:textId="77777777" w:rsidR="00071DB4" w:rsidRPr="00123177" w:rsidRDefault="00071DB4" w:rsidP="00FA691B">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843405" w14:textId="60B373EE" w:rsidR="00071DB4" w:rsidRPr="00123177" w:rsidRDefault="00071DB4" w:rsidP="00FA691B">
            <w:pPr>
              <w:pStyle w:val="TableText"/>
            </w:pPr>
            <w:r w:rsidRPr="00123177">
              <w:rPr>
                <w:rFonts w:eastAsia="Arial"/>
                <w:szCs w:val="20"/>
              </w:rPr>
              <w:t>SWRS_</w:t>
            </w:r>
            <w:r>
              <w:rPr>
                <w:rFonts w:eastAsia="Arial"/>
                <w:szCs w:val="20"/>
              </w:rPr>
              <w:t>VRM_</w:t>
            </w:r>
            <w:r w:rsidRPr="00123177">
              <w:rPr>
                <w:rFonts w:eastAsia="Arial"/>
                <w:szCs w:val="20"/>
              </w:rPr>
              <w:t>0</w:t>
            </w:r>
            <w:r>
              <w:rPr>
                <w:rFonts w:eastAsia="Arial"/>
                <w:szCs w:val="20"/>
              </w:rPr>
              <w:t>5</w:t>
            </w:r>
          </w:p>
        </w:tc>
      </w:tr>
      <w:tr w:rsidR="00071DB4" w:rsidRPr="00123177" w14:paraId="2E4E7A4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0226F27" w14:textId="77777777" w:rsidR="00071DB4" w:rsidRPr="00123177" w:rsidRDefault="00071DB4" w:rsidP="00FA691B">
            <w:pPr>
              <w:pStyle w:val="TableText"/>
              <w:snapToGrid w:val="0"/>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0EFEB6" w14:textId="068A7796" w:rsidR="00071DB4" w:rsidRPr="00123177" w:rsidRDefault="00071DB4" w:rsidP="00FA691B">
            <w:pPr>
              <w:pStyle w:val="TableText"/>
              <w:snapToGrid w:val="0"/>
            </w:pPr>
            <w:r w:rsidRPr="00123177">
              <w:rPr>
                <w:rFonts w:eastAsia="Arial"/>
                <w:color w:val="000000" w:themeColor="text1"/>
                <w:szCs w:val="20"/>
              </w:rPr>
              <w:t>SDS-HVDCDC-</w:t>
            </w:r>
            <w:r>
              <w:rPr>
                <w:rFonts w:eastAsia="Arial"/>
                <w:color w:val="000000" w:themeColor="text1"/>
                <w:szCs w:val="20"/>
              </w:rPr>
              <w:t>54</w:t>
            </w:r>
            <w:r w:rsidR="00426F9F">
              <w:rPr>
                <w:rFonts w:eastAsia="Arial"/>
                <w:color w:val="000000" w:themeColor="text1"/>
                <w:szCs w:val="20"/>
              </w:rPr>
              <w:t>6</w:t>
            </w:r>
          </w:p>
        </w:tc>
      </w:tr>
      <w:tr w:rsidR="00071DB4" w:rsidRPr="00123177" w14:paraId="0014885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3B536A2" w14:textId="77777777" w:rsidR="00071DB4" w:rsidRPr="00123177" w:rsidRDefault="00071DB4" w:rsidP="00FA691B">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FD939C" w14:textId="77777777" w:rsidR="00071DB4" w:rsidRPr="00123177" w:rsidRDefault="00071DB4" w:rsidP="00FA691B">
            <w:pPr>
              <w:pStyle w:val="TableText"/>
              <w:snapToGrid w:val="0"/>
            </w:pPr>
            <w:r w:rsidRPr="00123177">
              <w:t>Pre C-Sample/PF3.0 Phase-2</w:t>
            </w:r>
          </w:p>
        </w:tc>
      </w:tr>
      <w:tr w:rsidR="00071DB4" w:rsidRPr="00123177" w14:paraId="639284A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EBF1BB7" w14:textId="77777777" w:rsidR="00071DB4" w:rsidRPr="00123177" w:rsidRDefault="00071DB4" w:rsidP="00FA691B">
            <w:pPr>
              <w:pStyle w:val="TableText"/>
              <w:snapToGrid w:val="0"/>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971877" w14:textId="5BA6270D" w:rsidR="00071DB4" w:rsidRPr="00123177" w:rsidRDefault="00071DB4" w:rsidP="00FA691B">
            <w:pPr>
              <w:pStyle w:val="TableText"/>
            </w:pPr>
            <w:r w:rsidRPr="006E0432">
              <w:rPr>
                <w:rFonts w:eastAsia="Arial"/>
                <w:szCs w:val="20"/>
              </w:rPr>
              <w:t>The HVDCDC shall transit to the Faulty state</w:t>
            </w:r>
            <w:r>
              <w:rPr>
                <w:rFonts w:eastAsia="Arial"/>
                <w:szCs w:val="20"/>
              </w:rPr>
              <w:t xml:space="preserve"> (Level 2 fault)</w:t>
            </w:r>
            <w:r w:rsidRPr="006E0432">
              <w:rPr>
                <w:rFonts w:eastAsia="Arial"/>
                <w:szCs w:val="20"/>
              </w:rPr>
              <w:t xml:space="preserve"> </w:t>
            </w:r>
            <w:r>
              <w:rPr>
                <w:rFonts w:eastAsia="Arial"/>
                <w:szCs w:val="20"/>
              </w:rPr>
              <w:t xml:space="preserve">when the short </w:t>
            </w:r>
            <w:r w:rsidR="00426F9F">
              <w:rPr>
                <w:rFonts w:eastAsia="Arial"/>
                <w:szCs w:val="20"/>
              </w:rPr>
              <w:t>to ground</w:t>
            </w:r>
            <w:r>
              <w:rPr>
                <w:rFonts w:eastAsia="Arial"/>
                <w:szCs w:val="20"/>
              </w:rPr>
              <w:t xml:space="preserve"> condition occurs in 3V3 rail to avoid the damage of surrounding H/W components.</w:t>
            </w:r>
          </w:p>
        </w:tc>
      </w:tr>
      <w:tr w:rsidR="00071DB4" w:rsidRPr="00123177" w14:paraId="67B1E2D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6F85C48" w14:textId="77777777" w:rsidR="00071DB4" w:rsidRPr="00123177" w:rsidRDefault="00071DB4" w:rsidP="00FA691B">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F8E690" w14:textId="77777777" w:rsidR="00071DB4" w:rsidRPr="00123177" w:rsidRDefault="00071DB4" w:rsidP="00FA691B">
            <w:pPr>
              <w:pStyle w:val="TableText"/>
            </w:pPr>
            <w:r w:rsidRPr="00123177">
              <w:rPr>
                <w:rFonts w:eastAsia="Arial"/>
              </w:rPr>
              <w:t>No Such derived requirement is applicable.</w:t>
            </w:r>
          </w:p>
        </w:tc>
      </w:tr>
      <w:tr w:rsidR="00071DB4" w:rsidRPr="00123177" w14:paraId="38C0880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E57A18E" w14:textId="77777777" w:rsidR="00071DB4" w:rsidRPr="00123177" w:rsidRDefault="00071DB4" w:rsidP="00FA691B">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DD8EE9" w14:textId="77777777" w:rsidR="00071DB4" w:rsidRPr="00123177" w:rsidRDefault="00071DB4" w:rsidP="00FA691B">
            <w:pPr>
              <w:pStyle w:val="TableText"/>
              <w:snapToGrid w:val="0"/>
            </w:pPr>
            <w:r w:rsidRPr="00123177">
              <w:rPr>
                <w:rFonts w:eastAsia="Arial"/>
                <w:color w:val="000000" w:themeColor="text1"/>
                <w:szCs w:val="20"/>
              </w:rPr>
              <w:t>No Specific access restrictions is applicable.</w:t>
            </w:r>
          </w:p>
        </w:tc>
      </w:tr>
      <w:tr w:rsidR="00071DB4" w:rsidRPr="00123177" w14:paraId="6058C53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D2FCA2A" w14:textId="77777777" w:rsidR="00071DB4" w:rsidRPr="00123177" w:rsidRDefault="00071DB4" w:rsidP="00FA691B">
            <w:pPr>
              <w:pStyle w:val="TableText"/>
              <w:snapToGrid w:val="0"/>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B81A1" w14:textId="0A7A3230" w:rsidR="00071DB4" w:rsidRPr="00123177" w:rsidRDefault="00071DB4" w:rsidP="00FA691B">
            <w:pPr>
              <w:pStyle w:val="TableText"/>
              <w:snapToGrid w:val="0"/>
            </w:pPr>
            <w:r>
              <w:rPr>
                <w:rFonts w:eastAsia="Arial"/>
                <w:color w:val="000000" w:themeColor="text1"/>
              </w:rPr>
              <w:t xml:space="preserve">The </w:t>
            </w:r>
            <w:r w:rsidR="00D168F7">
              <w:rPr>
                <w:rFonts w:eastAsia="Arial"/>
                <w:color w:val="000000" w:themeColor="text1"/>
              </w:rPr>
              <w:t xml:space="preserve">analog </w:t>
            </w:r>
            <w:r>
              <w:rPr>
                <w:rFonts w:eastAsia="Arial"/>
                <w:color w:val="000000" w:themeColor="text1"/>
              </w:rPr>
              <w:t xml:space="preserve">sensor </w:t>
            </w:r>
            <w:r w:rsidR="008047A8">
              <w:rPr>
                <w:rFonts w:eastAsia="Arial"/>
                <w:color w:val="000000" w:themeColor="text1"/>
              </w:rPr>
              <w:t>shall</w:t>
            </w:r>
            <w:r>
              <w:rPr>
                <w:rFonts w:eastAsia="Arial"/>
                <w:color w:val="000000" w:themeColor="text1"/>
              </w:rPr>
              <w:t xml:space="preserve"> sense the voltage of  3V3 Rail that if it goes </w:t>
            </w:r>
            <w:r w:rsidR="00426F9F">
              <w:rPr>
                <w:rFonts w:eastAsia="Arial"/>
                <w:color w:val="000000" w:themeColor="text1"/>
              </w:rPr>
              <w:t>beyond</w:t>
            </w:r>
            <w:r>
              <w:rPr>
                <w:rFonts w:eastAsia="Arial"/>
                <w:color w:val="000000" w:themeColor="text1"/>
              </w:rPr>
              <w:t xml:space="preserve"> the HVDCDC_CAL</w:t>
            </w:r>
            <w:r w:rsidR="00426F9F">
              <w:rPr>
                <w:rFonts w:eastAsia="Arial"/>
                <w:color w:val="000000" w:themeColor="text1"/>
              </w:rPr>
              <w:t xml:space="preserve"> value.</w:t>
            </w:r>
          </w:p>
        </w:tc>
      </w:tr>
      <w:tr w:rsidR="00071DB4" w:rsidRPr="00123177" w14:paraId="37F34EF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891E27C" w14:textId="77777777" w:rsidR="00071DB4" w:rsidRPr="00123177" w:rsidRDefault="00071DB4" w:rsidP="00FA691B">
            <w:pPr>
              <w:pStyle w:val="TableText"/>
              <w:snapToGrid w:val="0"/>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FE2703" w14:textId="52B40E4D" w:rsidR="00D13C0A" w:rsidRPr="00D13C0A" w:rsidRDefault="00D13C0A" w:rsidP="00D13C0A">
            <w:pPr>
              <w:pStyle w:val="TableText"/>
              <w:snapToGrid w:val="0"/>
            </w:pPr>
            <w:r w:rsidRPr="00D13C0A">
              <w:t>1.NHVDCDCFault @  HVDCDC_Status1 is equal to 0x3 ("Level 2")</w:t>
            </w:r>
          </w:p>
          <w:p w14:paraId="6C3B3F2B" w14:textId="5161B35B" w:rsidR="00071DB4" w:rsidRPr="00123177" w:rsidRDefault="00D13C0A" w:rsidP="00FA691B">
            <w:pPr>
              <w:pStyle w:val="TableText"/>
              <w:snapToGrid w:val="0"/>
            </w:pPr>
            <w:r w:rsidRPr="00D13C0A">
              <w:t xml:space="preserve">NVHDCDCFaultID @  HVDCDC_Debug_PDU </w:t>
            </w:r>
            <w:r w:rsidR="008047A8">
              <w:t>shall</w:t>
            </w:r>
            <w:r w:rsidRPr="00D13C0A">
              <w:t xml:space="preserve"> provide Fault ID </w:t>
            </w:r>
            <w:r>
              <w:t>99</w:t>
            </w:r>
            <w:r w:rsidRPr="00D13C0A">
              <w:t xml:space="preserve"> 2.When the analog  sensor detects the voltage more than HVDCDC_CAL a fault shall be raised after a  debounce time  (Default- </w:t>
            </w:r>
            <w:r>
              <w:t>5</w:t>
            </w:r>
            <w:r w:rsidRPr="00D13C0A">
              <w:t>00 msec).</w:t>
            </w:r>
            <w:r w:rsidR="00F6212C">
              <w:br/>
              <w:t>3.Set the DTC</w:t>
            </w:r>
            <w:r w:rsidR="006F7E0D">
              <w:t xml:space="preserve"> </w:t>
            </w:r>
            <w:r w:rsidR="00F6212C" w:rsidRPr="006F7E0D">
              <w:rPr>
                <w:b/>
                <w:bCs/>
              </w:rPr>
              <w:t>”</w:t>
            </w:r>
            <w:r w:rsidR="006F7E0D" w:rsidRPr="006F7E0D">
              <w:t>0x1E6300</w:t>
            </w:r>
            <w:r w:rsidR="00F6212C" w:rsidRPr="006F7E0D">
              <w:rPr>
                <w:b/>
                <w:bCs/>
              </w:rPr>
              <w:t>”</w:t>
            </w:r>
          </w:p>
        </w:tc>
      </w:tr>
      <w:tr w:rsidR="00071DB4" w:rsidRPr="00123177" w14:paraId="4321B5C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C29BE7D" w14:textId="77777777" w:rsidR="00071DB4" w:rsidRPr="00123177" w:rsidRDefault="00071DB4" w:rsidP="00FA691B">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7D89F1" w14:textId="2F309339" w:rsidR="00071DB4" w:rsidRPr="00123177" w:rsidRDefault="00D168F7" w:rsidP="00FA691B">
            <w:pPr>
              <w:pStyle w:val="TableText"/>
              <w:snapToGrid w:val="0"/>
              <w:rPr>
                <w:rStyle w:val="normaltextrun"/>
              </w:rPr>
            </w:pPr>
            <w:r>
              <w:rPr>
                <w:rStyle w:val="normaltextrun"/>
              </w:rPr>
              <w:t>1.</w:t>
            </w:r>
            <w:r w:rsidR="00071DB4">
              <w:rPr>
                <w:rStyle w:val="normaltextrun"/>
              </w:rPr>
              <w:t xml:space="preserve">The HVDCDC shall sense the voltage if it is more than HVDCDC_CAL </w:t>
            </w:r>
            <w:r w:rsidR="002B56FD">
              <w:rPr>
                <w:rStyle w:val="normaltextrun"/>
              </w:rPr>
              <w:t>indicating a short to ground condition</w:t>
            </w:r>
            <w:r>
              <w:rPr>
                <w:rStyle w:val="normaltextrun"/>
              </w:rPr>
              <w:t>.</w:t>
            </w:r>
            <w:r>
              <w:rPr>
                <w:rStyle w:val="normaltextrun"/>
              </w:rPr>
              <w:br/>
              <w:t>2.R</w:t>
            </w:r>
            <w:r w:rsidR="00071DB4">
              <w:rPr>
                <w:rStyle w:val="normaltextrun"/>
              </w:rPr>
              <w:t xml:space="preserve">aise a level 2 fault with </w:t>
            </w:r>
            <w:r w:rsidR="00071DB4" w:rsidRPr="00123177">
              <w:rPr>
                <w:rFonts w:eastAsia="Arial"/>
                <w:color w:val="000000" w:themeColor="text1"/>
                <w:szCs w:val="20"/>
              </w:rPr>
              <w:t>Fault ID</w:t>
            </w:r>
            <w:r w:rsidR="00071DB4">
              <w:rPr>
                <w:rFonts w:eastAsia="Arial"/>
                <w:color w:val="000000" w:themeColor="text1"/>
                <w:szCs w:val="20"/>
              </w:rPr>
              <w:t xml:space="preserve"> 9</w:t>
            </w:r>
            <w:r w:rsidR="00053CB8">
              <w:rPr>
                <w:rFonts w:eastAsia="Arial"/>
                <w:color w:val="000000" w:themeColor="text1"/>
                <w:szCs w:val="20"/>
              </w:rPr>
              <w:t>9</w:t>
            </w:r>
            <w:r w:rsidR="00071DB4">
              <w:rPr>
                <w:rStyle w:val="normaltextrun"/>
              </w:rPr>
              <w:t xml:space="preserve"> after 500 msec.</w:t>
            </w:r>
          </w:p>
        </w:tc>
      </w:tr>
      <w:tr w:rsidR="00071DB4" w:rsidRPr="00123177" w14:paraId="553477C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F482561" w14:textId="77777777" w:rsidR="00071DB4" w:rsidRPr="00123177" w:rsidRDefault="00071DB4" w:rsidP="00FA691B">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CEE504" w14:textId="77777777" w:rsidR="00071DB4" w:rsidRPr="00123177" w:rsidRDefault="00071DB4" w:rsidP="00FA691B">
            <w:pPr>
              <w:pStyle w:val="TableText"/>
              <w:snapToGrid w:val="0"/>
            </w:pPr>
            <w:r w:rsidRPr="00123177">
              <w:t>No such mandatory fields is applicable.</w:t>
            </w:r>
          </w:p>
        </w:tc>
      </w:tr>
      <w:tr w:rsidR="00071DB4" w:rsidRPr="00123177" w14:paraId="674DF09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8E42FBC" w14:textId="77777777" w:rsidR="00071DB4" w:rsidRPr="00123177" w:rsidRDefault="00071DB4" w:rsidP="00FA691B">
            <w:pPr>
              <w:pStyle w:val="TableText"/>
              <w:snapToGrid w:val="0"/>
            </w:pPr>
            <w:r w:rsidRPr="00123177">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0837B5" w14:textId="77777777" w:rsidR="00071DB4" w:rsidRPr="00123177" w:rsidRDefault="00071DB4" w:rsidP="00FA691B">
            <w:pPr>
              <w:pStyle w:val="TableText"/>
              <w:snapToGrid w:val="0"/>
            </w:pPr>
            <w:r w:rsidRPr="00123177">
              <w:t>NHVDCDCStatus = 0, NHVDCDCStatusDebug = 0, NHVDCDCFault = 0.</w:t>
            </w:r>
          </w:p>
        </w:tc>
      </w:tr>
      <w:tr w:rsidR="00071DB4" w:rsidRPr="00123177" w14:paraId="4C4527D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414E3BF" w14:textId="77777777" w:rsidR="00071DB4" w:rsidRPr="00123177" w:rsidRDefault="00071DB4" w:rsidP="00FA691B">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71E404" w14:textId="77777777" w:rsidR="00071DB4" w:rsidRPr="00123177" w:rsidRDefault="00071DB4" w:rsidP="00FA691B">
            <w:pPr>
              <w:pStyle w:val="TableText"/>
              <w:snapToGrid w:val="0"/>
            </w:pPr>
            <w:r w:rsidRPr="00123177">
              <w:rPr>
                <w:szCs w:val="20"/>
              </w:rPr>
              <w:t>Default values shall be applicable with respect to Pre-Loaded Values</w:t>
            </w:r>
          </w:p>
        </w:tc>
      </w:tr>
      <w:tr w:rsidR="00071DB4" w:rsidRPr="00123177" w14:paraId="50D7A2E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415903D" w14:textId="77777777" w:rsidR="00071DB4" w:rsidRPr="00123177" w:rsidRDefault="00071DB4" w:rsidP="00FA691B">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4B2BAF" w14:textId="77777777" w:rsidR="00071DB4" w:rsidRPr="00123177" w:rsidRDefault="00071DB4" w:rsidP="00FA691B">
            <w:pPr>
              <w:pStyle w:val="TableText"/>
              <w:snapToGrid w:val="0"/>
            </w:pPr>
            <w:r w:rsidRPr="00123177">
              <w:rPr>
                <w:szCs w:val="20"/>
              </w:rPr>
              <w:t>Valid range value is not required.</w:t>
            </w:r>
          </w:p>
        </w:tc>
      </w:tr>
      <w:tr w:rsidR="00071DB4" w:rsidRPr="00123177" w14:paraId="486FADD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B9158F2" w14:textId="77777777" w:rsidR="00071DB4" w:rsidRPr="00123177" w:rsidRDefault="00071DB4" w:rsidP="00FA691B">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0E44BC" w14:textId="77777777" w:rsidR="00071DB4" w:rsidRPr="00123177" w:rsidRDefault="00071DB4" w:rsidP="00FA691B">
            <w:pPr>
              <w:pStyle w:val="TableText"/>
              <w:snapToGrid w:val="0"/>
            </w:pPr>
            <w:r w:rsidRPr="00123177">
              <w:rPr>
                <w:szCs w:val="20"/>
              </w:rPr>
              <w:t>Data latency period is not applicable</w:t>
            </w:r>
          </w:p>
        </w:tc>
      </w:tr>
      <w:tr w:rsidR="00071DB4" w:rsidRPr="00123177" w14:paraId="7BBCD51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F6D3798" w14:textId="77777777" w:rsidR="00071DB4" w:rsidRPr="00123177" w:rsidRDefault="00071DB4" w:rsidP="00FA691B">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FAB34A" w14:textId="77777777" w:rsidR="00071DB4" w:rsidRPr="00123177" w:rsidRDefault="00071DB4" w:rsidP="00FA691B">
            <w:pPr>
              <w:pStyle w:val="TableText"/>
              <w:snapToGrid w:val="0"/>
            </w:pPr>
            <w:r w:rsidRPr="00123177">
              <w:rPr>
                <w:szCs w:val="20"/>
              </w:rPr>
              <w:t>Data Retention period is not applicable.</w:t>
            </w:r>
          </w:p>
        </w:tc>
      </w:tr>
      <w:tr w:rsidR="00071DB4" w:rsidRPr="00123177" w14:paraId="4828DC8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64841A1" w14:textId="77777777" w:rsidR="00071DB4" w:rsidRPr="00123177" w:rsidRDefault="00071DB4" w:rsidP="00FA691B">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0A88A4" w14:textId="77777777" w:rsidR="00071DB4" w:rsidRPr="00123177" w:rsidRDefault="00071DB4" w:rsidP="00FA691B">
            <w:pPr>
              <w:pStyle w:val="TableText"/>
              <w:snapToGrid w:val="0"/>
            </w:pPr>
            <w:r w:rsidRPr="00123177">
              <w:rPr>
                <w:szCs w:val="20"/>
              </w:rPr>
              <w:t>Data rate is not applicable.</w:t>
            </w:r>
          </w:p>
        </w:tc>
      </w:tr>
      <w:tr w:rsidR="00071DB4" w:rsidRPr="00123177" w14:paraId="26C495B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2A14F68" w14:textId="77777777" w:rsidR="00071DB4" w:rsidRPr="00123177" w:rsidRDefault="00071DB4" w:rsidP="00FA691B">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70283D" w14:textId="77777777" w:rsidR="00071DB4" w:rsidRPr="00123177" w:rsidRDefault="00071DB4" w:rsidP="00FA691B">
            <w:pPr>
              <w:pStyle w:val="TableText"/>
              <w:snapToGrid w:val="0"/>
            </w:pPr>
            <w:r w:rsidRPr="00123177">
              <w:rPr>
                <w:szCs w:val="20"/>
              </w:rPr>
              <w:t>External event is not required.</w:t>
            </w:r>
          </w:p>
        </w:tc>
      </w:tr>
      <w:tr w:rsidR="00071DB4" w:rsidRPr="00123177" w14:paraId="474DA42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EB12483" w14:textId="77777777" w:rsidR="00071DB4" w:rsidRPr="00123177" w:rsidRDefault="00071DB4" w:rsidP="00FA691B">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D29FEA" w14:textId="77777777" w:rsidR="00071DB4" w:rsidRPr="00123177" w:rsidRDefault="00071DB4" w:rsidP="00FA691B">
            <w:pPr>
              <w:pStyle w:val="TableText"/>
              <w:snapToGrid w:val="0"/>
            </w:pPr>
            <w:r w:rsidRPr="00123177">
              <w:rPr>
                <w:szCs w:val="20"/>
              </w:rPr>
              <w:t>Temporal event is not applicable.</w:t>
            </w:r>
          </w:p>
        </w:tc>
      </w:tr>
      <w:tr w:rsidR="00071DB4" w:rsidRPr="00123177" w14:paraId="32E78BF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8A06031" w14:textId="77777777" w:rsidR="00071DB4" w:rsidRPr="00123177" w:rsidRDefault="00071DB4" w:rsidP="00FA691B">
            <w:pPr>
              <w:pStyle w:val="TableText"/>
              <w:snapToGrid w:val="0"/>
            </w:pPr>
            <w:r w:rsidRPr="00123177">
              <w:t xml:space="preserve">Validation Rules/ </w:t>
            </w:r>
          </w:p>
          <w:p w14:paraId="0B96E55C" w14:textId="77777777" w:rsidR="00071DB4" w:rsidRPr="00123177" w:rsidRDefault="00071DB4" w:rsidP="00FA691B">
            <w:pPr>
              <w:pStyle w:val="TableText"/>
              <w:snapToGrid w:val="0"/>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E9BEAF" w14:textId="6C41FFC9" w:rsidR="00071DB4" w:rsidRPr="00123177" w:rsidRDefault="006F7E0D" w:rsidP="00FA691B">
            <w:pPr>
              <w:spacing w:line="259" w:lineRule="auto"/>
              <w:rPr>
                <w:rFonts w:eastAsia="Arial"/>
                <w:color w:val="000000" w:themeColor="text1"/>
                <w:szCs w:val="20"/>
              </w:rPr>
            </w:pPr>
            <w:r>
              <w:rPr>
                <w:rStyle w:val="normaltextrun"/>
              </w:rPr>
              <w:t>1.</w:t>
            </w:r>
            <w:r w:rsidR="00071DB4">
              <w:rPr>
                <w:rStyle w:val="normaltextrun"/>
              </w:rPr>
              <w:t xml:space="preserve">To verify that the HVDCDC shall sense the short </w:t>
            </w:r>
            <w:r w:rsidR="003D722B">
              <w:rPr>
                <w:rStyle w:val="normaltextrun"/>
              </w:rPr>
              <w:t>to ground</w:t>
            </w:r>
            <w:r w:rsidR="00071DB4">
              <w:rPr>
                <w:rStyle w:val="normaltextrun"/>
              </w:rPr>
              <w:t xml:space="preserve"> fault and </w:t>
            </w:r>
            <w:r w:rsidR="00071DB4" w:rsidRPr="00123177">
              <w:rPr>
                <w:rFonts w:eastAsia="Arial"/>
                <w:color w:val="000000" w:themeColor="text1"/>
                <w:szCs w:val="20"/>
              </w:rPr>
              <w:t>NHVDCDCFault @  HVDCDC_Status1 is equal to 0x3 ("Level 2")</w:t>
            </w:r>
          </w:p>
          <w:p w14:paraId="40450542" w14:textId="60989C02" w:rsidR="00071DB4" w:rsidRPr="00123177" w:rsidRDefault="00071DB4" w:rsidP="00FA691B">
            <w:pPr>
              <w:pStyle w:val="TableText"/>
              <w:snapToGrid w:val="0"/>
            </w:pPr>
            <w:r w:rsidRPr="00123177">
              <w:rPr>
                <w:rFonts w:eastAsia="Arial"/>
                <w:color w:val="000000" w:themeColor="text1"/>
                <w:szCs w:val="20"/>
              </w:rPr>
              <w:t xml:space="preserve">NVHDCDCFaultID @  HVDCDC_Debug_PDU </w:t>
            </w:r>
            <w:r w:rsidR="00A375A6">
              <w:rPr>
                <w:rFonts w:eastAsia="Arial"/>
                <w:color w:val="000000" w:themeColor="text1"/>
                <w:szCs w:val="20"/>
              </w:rPr>
              <w:t>shall</w:t>
            </w:r>
            <w:r w:rsidRPr="00123177">
              <w:rPr>
                <w:rFonts w:eastAsia="Arial"/>
                <w:color w:val="000000" w:themeColor="text1"/>
                <w:szCs w:val="20"/>
              </w:rPr>
              <w:t xml:space="preserve"> provide Fault ID</w:t>
            </w:r>
            <w:r>
              <w:rPr>
                <w:rFonts w:eastAsia="Arial"/>
                <w:color w:val="000000" w:themeColor="text1"/>
                <w:szCs w:val="20"/>
              </w:rPr>
              <w:t xml:space="preserve"> 9</w:t>
            </w:r>
            <w:r w:rsidR="003D722B">
              <w:rPr>
                <w:rFonts w:eastAsia="Arial"/>
                <w:color w:val="000000" w:themeColor="text1"/>
                <w:szCs w:val="20"/>
              </w:rPr>
              <w:t>9</w:t>
            </w:r>
            <w:r w:rsidRPr="00123177">
              <w:rPr>
                <w:rFonts w:eastAsia="Arial"/>
                <w:color w:val="000000" w:themeColor="text1"/>
                <w:szCs w:val="20"/>
              </w:rPr>
              <w:t xml:space="preserve"> </w:t>
            </w:r>
            <w:r>
              <w:rPr>
                <w:rStyle w:val="normaltextrun"/>
              </w:rPr>
              <w:t>after 500 msec.</w:t>
            </w:r>
            <w:r w:rsidR="006F7E0D">
              <w:rPr>
                <w:rStyle w:val="normaltextrun"/>
              </w:rPr>
              <w:br/>
              <w:t>2.</w:t>
            </w:r>
            <w:r w:rsidR="006F7E0D">
              <w:t xml:space="preserve"> Verify the DTC </w:t>
            </w:r>
            <w:r w:rsidR="006F7E0D" w:rsidRPr="006F7E0D">
              <w:rPr>
                <w:b/>
                <w:bCs/>
              </w:rPr>
              <w:t>”</w:t>
            </w:r>
            <w:r w:rsidR="006F7E0D" w:rsidRPr="006F7E0D">
              <w:t>0x1E6300</w:t>
            </w:r>
            <w:r w:rsidR="006F7E0D" w:rsidRPr="006F7E0D">
              <w:rPr>
                <w:b/>
                <w:bCs/>
              </w:rPr>
              <w:t>”</w:t>
            </w:r>
          </w:p>
        </w:tc>
      </w:tr>
      <w:tr w:rsidR="00071DB4" w:rsidRPr="00123177" w14:paraId="4135660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7F17E82" w14:textId="77777777" w:rsidR="00071DB4" w:rsidRPr="00123177" w:rsidRDefault="00071DB4" w:rsidP="00FA691B">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8F4421" w14:textId="77777777" w:rsidR="00071DB4" w:rsidRPr="00123177" w:rsidRDefault="00071DB4" w:rsidP="00FA691B">
            <w:pPr>
              <w:pStyle w:val="TableText"/>
              <w:snapToGrid w:val="0"/>
            </w:pPr>
            <w:r w:rsidRPr="00123177">
              <w:rPr>
                <w:szCs w:val="20"/>
              </w:rPr>
              <w:t>Constraints is not applicable.</w:t>
            </w:r>
          </w:p>
        </w:tc>
      </w:tr>
      <w:tr w:rsidR="00071DB4" w:rsidRPr="00123177" w14:paraId="454694F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898E62D" w14:textId="77777777" w:rsidR="00071DB4" w:rsidRPr="00123177" w:rsidRDefault="00071DB4" w:rsidP="00FA691B">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C323F0" w14:textId="77777777" w:rsidR="00071DB4" w:rsidRPr="00123177" w:rsidRDefault="00071DB4" w:rsidP="00FA691B">
            <w:pPr>
              <w:pStyle w:val="TableText"/>
              <w:snapToGrid w:val="0"/>
            </w:pPr>
            <w:r w:rsidRPr="00123177">
              <w:rPr>
                <w:szCs w:val="20"/>
              </w:rPr>
              <w:t>No effects on other system</w:t>
            </w:r>
          </w:p>
        </w:tc>
      </w:tr>
      <w:tr w:rsidR="00071DB4" w:rsidRPr="00123177" w14:paraId="746D1E3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FCE8FD7" w14:textId="77777777" w:rsidR="00071DB4" w:rsidRPr="00123177" w:rsidRDefault="00071DB4" w:rsidP="00FA691B">
            <w:pPr>
              <w:pStyle w:val="TableText"/>
              <w:snapToGrid w:val="0"/>
            </w:pPr>
            <w:r w:rsidRPr="00123177">
              <w:t>Testability with respect to test environment</w:t>
            </w:r>
          </w:p>
          <w:p w14:paraId="72711474" w14:textId="77777777" w:rsidR="00071DB4" w:rsidRPr="00123177" w:rsidRDefault="00071DB4" w:rsidP="00FA691B">
            <w:pPr>
              <w:pStyle w:val="TableText"/>
            </w:pPr>
            <w:r w:rsidRPr="00123177">
              <w:t>(Yes/No)</w:t>
            </w:r>
          </w:p>
          <w:p w14:paraId="772A8ED0" w14:textId="77777777" w:rsidR="00071DB4" w:rsidRPr="00123177" w:rsidRDefault="00071DB4" w:rsidP="00FA691B">
            <w:pPr>
              <w:pStyle w:val="TableText"/>
              <w:snapToGrid w:val="0"/>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B5B853" w14:textId="77777777" w:rsidR="00071DB4" w:rsidRPr="00123177" w:rsidRDefault="00071DB4" w:rsidP="00FA691B">
            <w:pPr>
              <w:pStyle w:val="TableText"/>
              <w:snapToGrid w:val="0"/>
            </w:pPr>
            <w:r w:rsidRPr="00123177">
              <w:t>YES</w:t>
            </w:r>
          </w:p>
        </w:tc>
      </w:tr>
      <w:tr w:rsidR="00071DB4" w:rsidRPr="00123177" w14:paraId="4005E3D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92E256A" w14:textId="77777777" w:rsidR="00071DB4" w:rsidRPr="00123177" w:rsidRDefault="00071DB4" w:rsidP="00FA691B">
            <w:pPr>
              <w:pStyle w:val="TableText"/>
              <w:snapToGrid w:val="0"/>
            </w:pPr>
            <w:r w:rsidRPr="00123177">
              <w:lastRenderedPageBreak/>
              <w:t>Feasible within project constraints</w:t>
            </w:r>
          </w:p>
          <w:p w14:paraId="1A5E14C6" w14:textId="77777777" w:rsidR="00071DB4" w:rsidRPr="00123177" w:rsidRDefault="00071DB4" w:rsidP="00FA691B">
            <w:pPr>
              <w:pStyle w:val="TableText"/>
              <w:snapToGrid w:val="0"/>
            </w:pPr>
            <w:r w:rsidRPr="00123177">
              <w:t>(Yes/No)</w:t>
            </w:r>
          </w:p>
          <w:p w14:paraId="264FAB6D" w14:textId="77777777" w:rsidR="00071DB4" w:rsidRPr="00123177" w:rsidRDefault="00071DB4" w:rsidP="00FA691B">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70309D" w14:textId="77777777" w:rsidR="00071DB4" w:rsidRPr="00123177" w:rsidRDefault="00071DB4" w:rsidP="00FA691B">
            <w:pPr>
              <w:pStyle w:val="TableText"/>
              <w:snapToGrid w:val="0"/>
            </w:pPr>
            <w:r w:rsidRPr="00123177">
              <w:t>YES</w:t>
            </w:r>
          </w:p>
        </w:tc>
      </w:tr>
      <w:tr w:rsidR="00071DB4" w:rsidRPr="00123177" w14:paraId="5512CDE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D023254" w14:textId="77777777" w:rsidR="00071DB4" w:rsidRPr="00123177" w:rsidRDefault="00071DB4" w:rsidP="00FA691B">
            <w:pPr>
              <w:pStyle w:val="TableText"/>
              <w:snapToGrid w:val="0"/>
            </w:pPr>
            <w:r w:rsidRPr="00123177">
              <w:t>Critical</w:t>
            </w:r>
          </w:p>
          <w:p w14:paraId="18519317" w14:textId="77777777" w:rsidR="00071DB4" w:rsidRPr="00123177" w:rsidRDefault="00071DB4" w:rsidP="00FA691B">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849347" w14:textId="77777777" w:rsidR="00071DB4" w:rsidRPr="00123177" w:rsidRDefault="00071DB4" w:rsidP="00FA691B">
            <w:pPr>
              <w:pStyle w:val="TableText"/>
              <w:snapToGrid w:val="0"/>
            </w:pPr>
            <w:r w:rsidRPr="00123177">
              <w:t>YES</w:t>
            </w:r>
          </w:p>
        </w:tc>
      </w:tr>
      <w:tr w:rsidR="00071DB4" w:rsidRPr="00123177" w14:paraId="645D555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D72F3B5" w14:textId="77777777" w:rsidR="00071DB4" w:rsidRPr="00123177" w:rsidRDefault="00071DB4" w:rsidP="00FA691B">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C5533" w14:textId="77777777" w:rsidR="00071DB4" w:rsidRPr="00123177" w:rsidRDefault="00071DB4" w:rsidP="00FA691B">
            <w:pPr>
              <w:pStyle w:val="TableText"/>
              <w:snapToGrid w:val="0"/>
            </w:pPr>
            <w:r w:rsidRPr="00123177">
              <w:t>Acceptance Criteria for this requirement should be as per SECTION-6 ACCEPTANCE CRITERIA</w:t>
            </w:r>
          </w:p>
        </w:tc>
      </w:tr>
    </w:tbl>
    <w:p w14:paraId="67AE793F" w14:textId="77777777" w:rsidR="00071DB4" w:rsidRDefault="00071DB4" w:rsidP="00071DB4">
      <w:pPr>
        <w:rPr>
          <w:rFonts w:eastAsia="Arial"/>
        </w:rPr>
      </w:pPr>
    </w:p>
    <w:p w14:paraId="6AC6D797" w14:textId="5F0B5AEF" w:rsidR="00BD1BC2" w:rsidRPr="00BD1BC2" w:rsidRDefault="00BD1BC2" w:rsidP="00BD1BC2">
      <w:pPr>
        <w:pStyle w:val="Heading5"/>
        <w:rPr>
          <w:rFonts w:eastAsia="Arial"/>
        </w:rPr>
      </w:pPr>
      <w:r w:rsidRPr="00BD1BC2">
        <w:rPr>
          <w:rFonts w:eastAsia="Arial"/>
        </w:rPr>
        <w:t xml:space="preserve">The HVDCDC software shall monitor the </w:t>
      </w:r>
      <w:r w:rsidR="0000677A">
        <w:rPr>
          <w:rFonts w:eastAsia="Arial"/>
        </w:rPr>
        <w:t>overvoltage</w:t>
      </w:r>
      <w:r w:rsidRPr="00BD1BC2">
        <w:rPr>
          <w:rFonts w:eastAsia="Arial"/>
        </w:rPr>
        <w:t xml:space="preserve"> fault of the </w:t>
      </w:r>
      <w:r w:rsidR="0000677A">
        <w:rPr>
          <w:rFonts w:eastAsia="Arial"/>
        </w:rPr>
        <w:t>5VS voltage</w:t>
      </w:r>
      <w:r w:rsidRPr="00BD1BC2">
        <w:rPr>
          <w:rFonts w:eastAsia="Arial"/>
        </w:rPr>
        <w:t xml:space="preserve"> rail and raise level 2 fault.</w:t>
      </w:r>
    </w:p>
    <w:tbl>
      <w:tblPr>
        <w:tblW w:w="9518" w:type="dxa"/>
        <w:tblInd w:w="108" w:type="dxa"/>
        <w:tblLayout w:type="fixed"/>
        <w:tblLook w:val="0000" w:firstRow="0" w:lastRow="0" w:firstColumn="0" w:lastColumn="0" w:noHBand="0" w:noVBand="0"/>
      </w:tblPr>
      <w:tblGrid>
        <w:gridCol w:w="1920"/>
        <w:gridCol w:w="7598"/>
      </w:tblGrid>
      <w:tr w:rsidR="00F55AEC" w:rsidRPr="00020093" w14:paraId="47080F9F" w14:textId="77777777" w:rsidTr="00FA691B">
        <w:trPr>
          <w:cantSplit/>
        </w:trPr>
        <w:tc>
          <w:tcPr>
            <w:tcW w:w="1920" w:type="dxa"/>
            <w:tcBorders>
              <w:top w:val="single" w:sz="4" w:space="0" w:color="auto"/>
              <w:left w:val="single" w:sz="4" w:space="0" w:color="000000" w:themeColor="text1"/>
              <w:bottom w:val="single" w:sz="4" w:space="0" w:color="000000" w:themeColor="text1"/>
            </w:tcBorders>
            <w:shd w:val="clear" w:color="auto" w:fill="D0CECE" w:themeFill="background2" w:themeFillShade="E6"/>
          </w:tcPr>
          <w:p w14:paraId="52463C0A" w14:textId="77777777" w:rsidR="00F55AEC" w:rsidRPr="00020093" w:rsidRDefault="00F55AEC" w:rsidP="00FA691B">
            <w:pPr>
              <w:pStyle w:val="TableText"/>
              <w:rPr>
                <w:b/>
                <w:bCs/>
              </w:rPr>
            </w:pPr>
            <w:r w:rsidRPr="00020093">
              <w:rPr>
                <w:b/>
                <w:bCs/>
              </w:rPr>
              <w:t>Term</w:t>
            </w:r>
          </w:p>
        </w:tc>
        <w:tc>
          <w:tcPr>
            <w:tcW w:w="759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0CECE" w:themeFill="background2" w:themeFillShade="E6"/>
          </w:tcPr>
          <w:p w14:paraId="6B7A1F1A" w14:textId="77777777" w:rsidR="00F55AEC" w:rsidRPr="00020093" w:rsidRDefault="00F55AEC" w:rsidP="00FA691B">
            <w:pPr>
              <w:pStyle w:val="TableText"/>
              <w:rPr>
                <w:b/>
                <w:bCs/>
              </w:rPr>
            </w:pPr>
            <w:r w:rsidRPr="00020093">
              <w:rPr>
                <w:b/>
                <w:bCs/>
              </w:rPr>
              <w:t>Description</w:t>
            </w:r>
          </w:p>
        </w:tc>
      </w:tr>
      <w:tr w:rsidR="00F55AEC" w:rsidRPr="00123177" w14:paraId="029F7D03" w14:textId="77777777" w:rsidTr="00FA691B">
        <w:trPr>
          <w:cantSplit/>
          <w:trHeight w:val="274"/>
        </w:trPr>
        <w:tc>
          <w:tcPr>
            <w:tcW w:w="1920" w:type="dxa"/>
            <w:tcBorders>
              <w:top w:val="single" w:sz="4" w:space="0" w:color="000000" w:themeColor="text1"/>
              <w:left w:val="single" w:sz="4" w:space="0" w:color="000000" w:themeColor="text1"/>
              <w:bottom w:val="single" w:sz="4" w:space="0" w:color="000000" w:themeColor="text1"/>
            </w:tcBorders>
          </w:tcPr>
          <w:p w14:paraId="1B4C2540" w14:textId="77777777" w:rsidR="00F55AEC" w:rsidRPr="00123177" w:rsidRDefault="00F55AEC" w:rsidP="00FA691B">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3DBD99" w14:textId="6749DFB0" w:rsidR="00F55AEC" w:rsidRPr="00123177" w:rsidRDefault="00F55AEC" w:rsidP="00FA691B">
            <w:pPr>
              <w:pStyle w:val="TableText"/>
            </w:pPr>
            <w:r w:rsidRPr="00123177">
              <w:rPr>
                <w:rFonts w:eastAsia="Arial"/>
                <w:szCs w:val="20"/>
              </w:rPr>
              <w:t>SWRS_</w:t>
            </w:r>
            <w:r>
              <w:rPr>
                <w:rFonts w:eastAsia="Arial"/>
                <w:szCs w:val="20"/>
              </w:rPr>
              <w:t>VRM_</w:t>
            </w:r>
            <w:r w:rsidRPr="00123177">
              <w:rPr>
                <w:rFonts w:eastAsia="Arial"/>
                <w:szCs w:val="20"/>
              </w:rPr>
              <w:t>0</w:t>
            </w:r>
            <w:r w:rsidR="00564A48">
              <w:rPr>
                <w:rFonts w:eastAsia="Arial"/>
                <w:szCs w:val="20"/>
              </w:rPr>
              <w:t>6</w:t>
            </w:r>
          </w:p>
        </w:tc>
      </w:tr>
      <w:tr w:rsidR="00F55AEC" w:rsidRPr="00123177" w14:paraId="563786C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B8B9B2E" w14:textId="77777777" w:rsidR="00F55AEC" w:rsidRPr="00123177" w:rsidRDefault="00F55AEC" w:rsidP="00FA691B">
            <w:pPr>
              <w:pStyle w:val="TableText"/>
              <w:snapToGrid w:val="0"/>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D0B4D" w14:textId="50049EA2" w:rsidR="00F55AEC" w:rsidRPr="00123177" w:rsidRDefault="00F55AEC" w:rsidP="00FA691B">
            <w:pPr>
              <w:pStyle w:val="TableText"/>
              <w:snapToGrid w:val="0"/>
            </w:pPr>
            <w:r w:rsidRPr="00123177">
              <w:rPr>
                <w:rFonts w:eastAsia="Arial"/>
                <w:color w:val="000000" w:themeColor="text1"/>
                <w:szCs w:val="20"/>
              </w:rPr>
              <w:t>SDS-HVDCDC-</w:t>
            </w:r>
            <w:r>
              <w:rPr>
                <w:rFonts w:eastAsia="Arial"/>
                <w:color w:val="000000" w:themeColor="text1"/>
                <w:szCs w:val="20"/>
              </w:rPr>
              <w:t>54</w:t>
            </w:r>
            <w:r w:rsidR="00564A48">
              <w:rPr>
                <w:rFonts w:eastAsia="Arial"/>
                <w:color w:val="000000" w:themeColor="text1"/>
                <w:szCs w:val="20"/>
              </w:rPr>
              <w:t>7</w:t>
            </w:r>
          </w:p>
        </w:tc>
      </w:tr>
      <w:tr w:rsidR="00F55AEC" w:rsidRPr="00123177" w14:paraId="194174E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B3A593C" w14:textId="77777777" w:rsidR="00F55AEC" w:rsidRPr="00123177" w:rsidRDefault="00F55AEC" w:rsidP="00FA691B">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7E1D92" w14:textId="77777777" w:rsidR="00F55AEC" w:rsidRPr="00123177" w:rsidRDefault="00F55AEC" w:rsidP="00FA691B">
            <w:pPr>
              <w:pStyle w:val="TableText"/>
              <w:snapToGrid w:val="0"/>
            </w:pPr>
            <w:r w:rsidRPr="00123177">
              <w:t>Pre C-Sample/PF3.0 Phase-2</w:t>
            </w:r>
          </w:p>
        </w:tc>
      </w:tr>
      <w:tr w:rsidR="00F55AEC" w:rsidRPr="00123177" w14:paraId="2B29A57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F2DCBE7" w14:textId="77777777" w:rsidR="00F55AEC" w:rsidRPr="00123177" w:rsidRDefault="00F55AEC" w:rsidP="00FA691B">
            <w:pPr>
              <w:pStyle w:val="TableText"/>
              <w:snapToGrid w:val="0"/>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F459E7" w14:textId="33223271" w:rsidR="00F55AEC" w:rsidRPr="00123177" w:rsidRDefault="00F55AEC" w:rsidP="00FA691B">
            <w:pPr>
              <w:pStyle w:val="TableText"/>
            </w:pPr>
            <w:r w:rsidRPr="006E0432">
              <w:rPr>
                <w:rFonts w:eastAsia="Arial"/>
                <w:szCs w:val="20"/>
              </w:rPr>
              <w:t>The HVDCDC shall transit to the Faulty state</w:t>
            </w:r>
            <w:r>
              <w:rPr>
                <w:rFonts w:eastAsia="Arial"/>
                <w:szCs w:val="20"/>
              </w:rPr>
              <w:t xml:space="preserve"> (Level 2 fault)</w:t>
            </w:r>
            <w:r w:rsidRPr="006E0432">
              <w:rPr>
                <w:rFonts w:eastAsia="Arial"/>
                <w:szCs w:val="20"/>
              </w:rPr>
              <w:t xml:space="preserve"> </w:t>
            </w:r>
            <w:r>
              <w:rPr>
                <w:rFonts w:eastAsia="Arial"/>
                <w:szCs w:val="20"/>
              </w:rPr>
              <w:t xml:space="preserve">when the </w:t>
            </w:r>
            <w:r w:rsidR="00564A48">
              <w:rPr>
                <w:rFonts w:eastAsia="Arial"/>
                <w:szCs w:val="20"/>
              </w:rPr>
              <w:t>overvoltage</w:t>
            </w:r>
            <w:r>
              <w:rPr>
                <w:rFonts w:eastAsia="Arial"/>
                <w:szCs w:val="20"/>
              </w:rPr>
              <w:t xml:space="preserve"> condition occurs in </w:t>
            </w:r>
            <w:r w:rsidR="00C15848">
              <w:rPr>
                <w:rFonts w:eastAsia="Arial"/>
                <w:szCs w:val="20"/>
              </w:rPr>
              <w:t>5VS</w:t>
            </w:r>
            <w:r>
              <w:rPr>
                <w:rFonts w:eastAsia="Arial"/>
                <w:szCs w:val="20"/>
              </w:rPr>
              <w:t xml:space="preserve"> rail to avoid the damage of surrounding H/W components.</w:t>
            </w:r>
          </w:p>
        </w:tc>
      </w:tr>
      <w:tr w:rsidR="00F55AEC" w:rsidRPr="00123177" w14:paraId="71A7A13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7BEC3E9" w14:textId="77777777" w:rsidR="00F55AEC" w:rsidRPr="00123177" w:rsidRDefault="00F55AEC" w:rsidP="00FA691B">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ECC7C" w14:textId="77777777" w:rsidR="00F55AEC" w:rsidRPr="00123177" w:rsidRDefault="00F55AEC" w:rsidP="00FA691B">
            <w:pPr>
              <w:pStyle w:val="TableText"/>
            </w:pPr>
            <w:r w:rsidRPr="00123177">
              <w:rPr>
                <w:rFonts w:eastAsia="Arial"/>
              </w:rPr>
              <w:t>No Such derived requirement is applicable.</w:t>
            </w:r>
          </w:p>
        </w:tc>
      </w:tr>
      <w:tr w:rsidR="00F55AEC" w:rsidRPr="00123177" w14:paraId="552BF03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6E091AC" w14:textId="77777777" w:rsidR="00F55AEC" w:rsidRPr="00123177" w:rsidRDefault="00F55AEC" w:rsidP="00FA691B">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15378" w14:textId="77777777" w:rsidR="00F55AEC" w:rsidRPr="00123177" w:rsidRDefault="00F55AEC" w:rsidP="00FA691B">
            <w:pPr>
              <w:pStyle w:val="TableText"/>
              <w:snapToGrid w:val="0"/>
            </w:pPr>
            <w:r w:rsidRPr="00123177">
              <w:rPr>
                <w:rFonts w:eastAsia="Arial"/>
                <w:color w:val="000000" w:themeColor="text1"/>
                <w:szCs w:val="20"/>
              </w:rPr>
              <w:t>No Specific access restrictions is applicable.</w:t>
            </w:r>
          </w:p>
        </w:tc>
      </w:tr>
      <w:tr w:rsidR="00F55AEC" w:rsidRPr="00123177" w14:paraId="0725D0B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1AB7514" w14:textId="77777777" w:rsidR="00F55AEC" w:rsidRPr="00123177" w:rsidRDefault="00F55AEC" w:rsidP="00FA691B">
            <w:pPr>
              <w:pStyle w:val="TableText"/>
              <w:snapToGrid w:val="0"/>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B746D8" w14:textId="4AADC33F" w:rsidR="00F55AEC" w:rsidRPr="00123177" w:rsidRDefault="00F55AEC" w:rsidP="00FA691B">
            <w:pPr>
              <w:pStyle w:val="TableText"/>
              <w:snapToGrid w:val="0"/>
            </w:pPr>
            <w:r>
              <w:rPr>
                <w:rFonts w:eastAsia="Arial"/>
                <w:color w:val="000000" w:themeColor="text1"/>
              </w:rPr>
              <w:t xml:space="preserve">The sensor </w:t>
            </w:r>
            <w:r w:rsidR="00A375A6">
              <w:rPr>
                <w:rFonts w:eastAsia="Arial"/>
                <w:color w:val="000000" w:themeColor="text1"/>
              </w:rPr>
              <w:t>shall</w:t>
            </w:r>
            <w:r>
              <w:rPr>
                <w:rFonts w:eastAsia="Arial"/>
                <w:color w:val="000000" w:themeColor="text1"/>
              </w:rPr>
              <w:t xml:space="preserve"> sense the voltage of</w:t>
            </w:r>
            <w:r w:rsidR="00C15848">
              <w:rPr>
                <w:rFonts w:eastAsia="Arial"/>
                <w:color w:val="000000" w:themeColor="text1"/>
              </w:rPr>
              <w:t xml:space="preserve"> </w:t>
            </w:r>
            <w:r w:rsidR="00C15848">
              <w:rPr>
                <w:rFonts w:eastAsia="Arial"/>
                <w:szCs w:val="20"/>
              </w:rPr>
              <w:t xml:space="preserve">5VS rail </w:t>
            </w:r>
            <w:r>
              <w:rPr>
                <w:rFonts w:eastAsia="Arial"/>
                <w:color w:val="000000" w:themeColor="text1"/>
              </w:rPr>
              <w:t>that if it goes beyond the HVDCDC_CAL value.</w:t>
            </w:r>
          </w:p>
        </w:tc>
      </w:tr>
      <w:tr w:rsidR="00F55AEC" w:rsidRPr="00123177" w14:paraId="20435940"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0C4ED3F" w14:textId="77777777" w:rsidR="00F55AEC" w:rsidRPr="00123177" w:rsidRDefault="00F55AEC" w:rsidP="00FA691B">
            <w:pPr>
              <w:pStyle w:val="TableText"/>
              <w:snapToGrid w:val="0"/>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CE71E3" w14:textId="4EBEA069" w:rsidR="00F55AEC" w:rsidRPr="00123177" w:rsidRDefault="003F181C" w:rsidP="00FA691B">
            <w:pPr>
              <w:spacing w:line="259" w:lineRule="auto"/>
              <w:rPr>
                <w:rFonts w:eastAsia="Arial"/>
                <w:color w:val="000000" w:themeColor="text1"/>
                <w:szCs w:val="20"/>
              </w:rPr>
            </w:pPr>
            <w:r>
              <w:rPr>
                <w:rFonts w:eastAsia="Arial"/>
                <w:color w:val="000000" w:themeColor="text1"/>
                <w:szCs w:val="20"/>
              </w:rPr>
              <w:t>1.</w:t>
            </w:r>
            <w:r w:rsidR="00F55AEC" w:rsidRPr="00123177">
              <w:rPr>
                <w:rFonts w:eastAsia="Arial"/>
                <w:color w:val="000000" w:themeColor="text1"/>
                <w:szCs w:val="20"/>
              </w:rPr>
              <w:t>NHVDCDCFault @  HVDCDC_Status1 is equal to 0x3 ("Level 2")</w:t>
            </w:r>
          </w:p>
          <w:p w14:paraId="63F3EFCC" w14:textId="24BC17D1" w:rsidR="00F55AEC" w:rsidRPr="00123177" w:rsidRDefault="00F55AEC" w:rsidP="00FA691B">
            <w:pPr>
              <w:pStyle w:val="TableText"/>
              <w:snapToGrid w:val="0"/>
            </w:pPr>
            <w:r w:rsidRPr="00123177">
              <w:rPr>
                <w:rFonts w:eastAsia="Arial"/>
                <w:color w:val="000000" w:themeColor="text1"/>
                <w:szCs w:val="20"/>
              </w:rPr>
              <w:t xml:space="preserve">NVHDCDCFaultID @  HVDCDC_Debug_PDU </w:t>
            </w:r>
            <w:r w:rsidR="00A375A6">
              <w:rPr>
                <w:rFonts w:eastAsia="Arial"/>
                <w:color w:val="000000" w:themeColor="text1"/>
                <w:szCs w:val="20"/>
              </w:rPr>
              <w:t>shall</w:t>
            </w:r>
            <w:r w:rsidRPr="00123177">
              <w:rPr>
                <w:rFonts w:eastAsia="Arial"/>
                <w:color w:val="000000" w:themeColor="text1"/>
                <w:szCs w:val="20"/>
              </w:rPr>
              <w:t xml:space="preserve"> provide Fault ID</w:t>
            </w:r>
            <w:r>
              <w:rPr>
                <w:rFonts w:eastAsia="Arial"/>
                <w:color w:val="000000" w:themeColor="text1"/>
                <w:szCs w:val="20"/>
              </w:rPr>
              <w:t xml:space="preserve"> </w:t>
            </w:r>
            <w:r w:rsidR="00FF092E">
              <w:rPr>
                <w:rFonts w:eastAsia="Arial"/>
                <w:color w:val="000000" w:themeColor="text1"/>
                <w:szCs w:val="20"/>
              </w:rPr>
              <w:t>13</w:t>
            </w:r>
            <w:r w:rsidRPr="00123177">
              <w:rPr>
                <w:rFonts w:eastAsia="Arial"/>
                <w:color w:val="000000" w:themeColor="text1"/>
                <w:szCs w:val="20"/>
              </w:rPr>
              <w:t xml:space="preserve"> when the sensor detects the </w:t>
            </w:r>
            <w:r>
              <w:rPr>
                <w:rFonts w:eastAsia="Arial"/>
                <w:color w:val="000000" w:themeColor="text1"/>
                <w:szCs w:val="20"/>
              </w:rPr>
              <w:t>voltage more</w:t>
            </w:r>
            <w:r w:rsidRPr="00123177">
              <w:rPr>
                <w:rFonts w:eastAsia="Arial"/>
                <w:color w:val="000000" w:themeColor="text1"/>
                <w:szCs w:val="20"/>
              </w:rPr>
              <w:t xml:space="preserve"> than </w:t>
            </w:r>
            <w:r>
              <w:rPr>
                <w:rFonts w:eastAsia="Arial"/>
                <w:color w:val="000000" w:themeColor="text1"/>
              </w:rPr>
              <w:t xml:space="preserve">HVDCDC_CAL </w:t>
            </w:r>
            <w:r w:rsidRPr="00123177">
              <w:rPr>
                <w:rFonts w:eastAsia="Arial"/>
                <w:color w:val="000000" w:themeColor="text1"/>
                <w:szCs w:val="20"/>
              </w:rPr>
              <w:t xml:space="preserve">and this fault is raised after </w:t>
            </w:r>
            <w:r w:rsidR="006C182B">
              <w:rPr>
                <w:rFonts w:eastAsia="Arial"/>
                <w:color w:val="000000" w:themeColor="text1"/>
                <w:szCs w:val="20"/>
              </w:rPr>
              <w:t>1</w:t>
            </w:r>
            <w:r>
              <w:rPr>
                <w:rFonts w:eastAsia="Arial"/>
                <w:color w:val="000000" w:themeColor="text1"/>
                <w:szCs w:val="20"/>
              </w:rPr>
              <w:t>00</w:t>
            </w:r>
            <w:r w:rsidRPr="00123177">
              <w:rPr>
                <w:rFonts w:eastAsia="Arial"/>
                <w:color w:val="000000" w:themeColor="text1"/>
                <w:szCs w:val="20"/>
              </w:rPr>
              <w:t xml:space="preserve"> msec</w:t>
            </w:r>
            <w:r>
              <w:rPr>
                <w:rFonts w:eastAsia="Arial"/>
                <w:color w:val="000000" w:themeColor="text1"/>
                <w:szCs w:val="20"/>
              </w:rPr>
              <w:t>.</w:t>
            </w:r>
            <w:r w:rsidR="003F181C">
              <w:rPr>
                <w:rFonts w:eastAsia="Arial"/>
                <w:color w:val="000000" w:themeColor="text1"/>
                <w:szCs w:val="20"/>
              </w:rPr>
              <w:br/>
              <w:t xml:space="preserve">2.Set the DTC </w:t>
            </w:r>
            <w:r w:rsidR="003F181C" w:rsidRPr="003F181C">
              <w:rPr>
                <w:rFonts w:eastAsia="Arial"/>
                <w:b/>
                <w:bCs/>
                <w:color w:val="000000" w:themeColor="text1"/>
                <w:szCs w:val="20"/>
              </w:rPr>
              <w:t>“</w:t>
            </w:r>
            <w:r w:rsidR="003F181C" w:rsidRPr="003F181C">
              <w:rPr>
                <w:rFonts w:eastAsia="Arial"/>
                <w:color w:val="000000" w:themeColor="text1"/>
                <w:szCs w:val="20"/>
              </w:rPr>
              <w:t>0x1E0D00</w:t>
            </w:r>
            <w:r w:rsidR="003F181C" w:rsidRPr="003F181C">
              <w:rPr>
                <w:rFonts w:eastAsia="Arial"/>
                <w:b/>
                <w:bCs/>
                <w:color w:val="000000" w:themeColor="text1"/>
                <w:szCs w:val="20"/>
              </w:rPr>
              <w:t>”</w:t>
            </w:r>
          </w:p>
        </w:tc>
      </w:tr>
      <w:tr w:rsidR="00F55AEC" w:rsidRPr="00123177" w14:paraId="4C96458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2C3B48E" w14:textId="77777777" w:rsidR="00F55AEC" w:rsidRPr="00123177" w:rsidRDefault="00F55AEC" w:rsidP="00FA691B">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F2904A" w14:textId="4C12D232" w:rsidR="00F55AEC" w:rsidRPr="00123177" w:rsidRDefault="005B7237" w:rsidP="00FA691B">
            <w:pPr>
              <w:pStyle w:val="TableText"/>
              <w:snapToGrid w:val="0"/>
              <w:rPr>
                <w:rStyle w:val="normaltextrun"/>
              </w:rPr>
            </w:pPr>
            <w:r w:rsidRPr="005B7237">
              <w:t>1.The HVDCDC analog sensor shall sense the overvoltage. </w:t>
            </w:r>
            <w:r w:rsidRPr="005B7237">
              <w:br/>
              <w:t xml:space="preserve">2. The fault with level 2 </w:t>
            </w:r>
            <w:r w:rsidR="00A375A6">
              <w:t>shall</w:t>
            </w:r>
            <w:r w:rsidRPr="005B7237">
              <w:t xml:space="preserve"> be raised within a configurable debounce time(100 msec) ,with Fault ID 1</w:t>
            </w:r>
            <w:r>
              <w:t>3</w:t>
            </w:r>
          </w:p>
        </w:tc>
      </w:tr>
      <w:tr w:rsidR="00F55AEC" w:rsidRPr="00123177" w14:paraId="0F3C143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BF5C29A" w14:textId="77777777" w:rsidR="00F55AEC" w:rsidRPr="00123177" w:rsidRDefault="00F55AEC" w:rsidP="00FA691B">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376C21" w14:textId="77777777" w:rsidR="00F55AEC" w:rsidRPr="00123177" w:rsidRDefault="00F55AEC" w:rsidP="00FA691B">
            <w:pPr>
              <w:pStyle w:val="TableText"/>
              <w:snapToGrid w:val="0"/>
            </w:pPr>
            <w:r w:rsidRPr="00123177">
              <w:t>No such mandatory fields is applicable.</w:t>
            </w:r>
          </w:p>
        </w:tc>
      </w:tr>
      <w:tr w:rsidR="00F55AEC" w:rsidRPr="00123177" w14:paraId="0C62B43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EDF6C5A" w14:textId="77777777" w:rsidR="00F55AEC" w:rsidRPr="00123177" w:rsidRDefault="00F55AEC" w:rsidP="00FA691B">
            <w:pPr>
              <w:pStyle w:val="TableText"/>
              <w:snapToGrid w:val="0"/>
            </w:pPr>
            <w:r w:rsidRPr="00123177">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4C764A" w14:textId="77777777" w:rsidR="00F55AEC" w:rsidRPr="00123177" w:rsidRDefault="00F55AEC" w:rsidP="00FA691B">
            <w:pPr>
              <w:pStyle w:val="TableText"/>
              <w:snapToGrid w:val="0"/>
            </w:pPr>
            <w:r w:rsidRPr="00123177">
              <w:t>NHVDCDCStatus = 0, NHVDCDCStatusDebug = 0, NHVDCDCFault = 0.</w:t>
            </w:r>
          </w:p>
        </w:tc>
      </w:tr>
      <w:tr w:rsidR="00F55AEC" w:rsidRPr="00123177" w14:paraId="448FE56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1A7CEA9" w14:textId="77777777" w:rsidR="00F55AEC" w:rsidRPr="00123177" w:rsidRDefault="00F55AEC" w:rsidP="00FA691B">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003D5" w14:textId="77777777" w:rsidR="00F55AEC" w:rsidRPr="00123177" w:rsidRDefault="00F55AEC" w:rsidP="00FA691B">
            <w:pPr>
              <w:pStyle w:val="TableText"/>
              <w:snapToGrid w:val="0"/>
            </w:pPr>
            <w:r w:rsidRPr="00123177">
              <w:rPr>
                <w:szCs w:val="20"/>
              </w:rPr>
              <w:t>Default values shall be applicable with respect to Pre-Loaded Values</w:t>
            </w:r>
          </w:p>
        </w:tc>
      </w:tr>
      <w:tr w:rsidR="00F55AEC" w:rsidRPr="00123177" w14:paraId="48DAD1A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F61B21B" w14:textId="77777777" w:rsidR="00F55AEC" w:rsidRPr="00123177" w:rsidRDefault="00F55AEC" w:rsidP="00FA691B">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AAD65" w14:textId="77777777" w:rsidR="00F55AEC" w:rsidRPr="00123177" w:rsidRDefault="00F55AEC" w:rsidP="00FA691B">
            <w:pPr>
              <w:pStyle w:val="TableText"/>
              <w:snapToGrid w:val="0"/>
            </w:pPr>
            <w:r w:rsidRPr="00123177">
              <w:rPr>
                <w:szCs w:val="20"/>
              </w:rPr>
              <w:t>Valid range value is not required.</w:t>
            </w:r>
          </w:p>
        </w:tc>
      </w:tr>
      <w:tr w:rsidR="00F55AEC" w:rsidRPr="00123177" w14:paraId="6CDD5CB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DA91ACE" w14:textId="77777777" w:rsidR="00F55AEC" w:rsidRPr="00123177" w:rsidRDefault="00F55AEC" w:rsidP="00FA691B">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761A58" w14:textId="77777777" w:rsidR="00F55AEC" w:rsidRPr="00123177" w:rsidRDefault="00F55AEC" w:rsidP="00FA691B">
            <w:pPr>
              <w:pStyle w:val="TableText"/>
              <w:snapToGrid w:val="0"/>
            </w:pPr>
            <w:r w:rsidRPr="00123177">
              <w:rPr>
                <w:szCs w:val="20"/>
              </w:rPr>
              <w:t>Data latency period is not applicable</w:t>
            </w:r>
          </w:p>
        </w:tc>
      </w:tr>
      <w:tr w:rsidR="00F55AEC" w:rsidRPr="00123177" w14:paraId="66243A5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33A9B8C" w14:textId="77777777" w:rsidR="00F55AEC" w:rsidRPr="00123177" w:rsidRDefault="00F55AEC" w:rsidP="00FA691B">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6DECD9" w14:textId="77777777" w:rsidR="00F55AEC" w:rsidRPr="00123177" w:rsidRDefault="00F55AEC" w:rsidP="00FA691B">
            <w:pPr>
              <w:pStyle w:val="TableText"/>
              <w:snapToGrid w:val="0"/>
            </w:pPr>
            <w:r w:rsidRPr="00123177">
              <w:rPr>
                <w:szCs w:val="20"/>
              </w:rPr>
              <w:t>Data Retention period is not applicable.</w:t>
            </w:r>
          </w:p>
        </w:tc>
      </w:tr>
      <w:tr w:rsidR="00F55AEC" w:rsidRPr="00123177" w14:paraId="354C0D0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6E00A88" w14:textId="77777777" w:rsidR="00F55AEC" w:rsidRPr="00123177" w:rsidRDefault="00F55AEC" w:rsidP="00FA691B">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00C9D7" w14:textId="77777777" w:rsidR="00F55AEC" w:rsidRPr="00123177" w:rsidRDefault="00F55AEC" w:rsidP="00FA691B">
            <w:pPr>
              <w:pStyle w:val="TableText"/>
              <w:snapToGrid w:val="0"/>
            </w:pPr>
            <w:r w:rsidRPr="00123177">
              <w:rPr>
                <w:szCs w:val="20"/>
              </w:rPr>
              <w:t>Data rate is not applicable.</w:t>
            </w:r>
          </w:p>
        </w:tc>
      </w:tr>
      <w:tr w:rsidR="00F55AEC" w:rsidRPr="00123177" w14:paraId="60B3638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19DA4A8" w14:textId="77777777" w:rsidR="00F55AEC" w:rsidRPr="00123177" w:rsidRDefault="00F55AEC" w:rsidP="00FA691B">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C2A150" w14:textId="77777777" w:rsidR="00F55AEC" w:rsidRPr="00123177" w:rsidRDefault="00F55AEC" w:rsidP="00FA691B">
            <w:pPr>
              <w:pStyle w:val="TableText"/>
              <w:snapToGrid w:val="0"/>
            </w:pPr>
            <w:r w:rsidRPr="00123177">
              <w:rPr>
                <w:szCs w:val="20"/>
              </w:rPr>
              <w:t>External event is not required.</w:t>
            </w:r>
          </w:p>
        </w:tc>
      </w:tr>
      <w:tr w:rsidR="00F55AEC" w:rsidRPr="00123177" w14:paraId="7FECD17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CFF5B8F" w14:textId="77777777" w:rsidR="00F55AEC" w:rsidRPr="00123177" w:rsidRDefault="00F55AEC" w:rsidP="00FA691B">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686B65" w14:textId="77777777" w:rsidR="00F55AEC" w:rsidRPr="00123177" w:rsidRDefault="00F55AEC" w:rsidP="00FA691B">
            <w:pPr>
              <w:pStyle w:val="TableText"/>
              <w:snapToGrid w:val="0"/>
            </w:pPr>
            <w:r w:rsidRPr="00123177">
              <w:rPr>
                <w:szCs w:val="20"/>
              </w:rPr>
              <w:t>Temporal event is not applicable.</w:t>
            </w:r>
          </w:p>
        </w:tc>
      </w:tr>
      <w:tr w:rsidR="00F55AEC" w:rsidRPr="00123177" w14:paraId="15C40C8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B2D9369" w14:textId="77777777" w:rsidR="00F55AEC" w:rsidRPr="00123177" w:rsidRDefault="00F55AEC" w:rsidP="00FA691B">
            <w:pPr>
              <w:pStyle w:val="TableText"/>
              <w:snapToGrid w:val="0"/>
            </w:pPr>
            <w:r w:rsidRPr="00123177">
              <w:t xml:space="preserve">Validation Rules/ </w:t>
            </w:r>
          </w:p>
          <w:p w14:paraId="5E7CE54E" w14:textId="77777777" w:rsidR="00F55AEC" w:rsidRPr="00123177" w:rsidRDefault="00F55AEC" w:rsidP="00FA691B">
            <w:pPr>
              <w:pStyle w:val="TableText"/>
              <w:snapToGrid w:val="0"/>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75CA15" w14:textId="363B6621" w:rsidR="00F55AEC" w:rsidRPr="00123177" w:rsidRDefault="003F181C" w:rsidP="00FA691B">
            <w:pPr>
              <w:spacing w:line="259" w:lineRule="auto"/>
              <w:rPr>
                <w:rFonts w:eastAsia="Arial"/>
                <w:color w:val="000000" w:themeColor="text1"/>
                <w:szCs w:val="20"/>
              </w:rPr>
            </w:pPr>
            <w:r>
              <w:rPr>
                <w:rStyle w:val="normaltextrun"/>
              </w:rPr>
              <w:t>1.</w:t>
            </w:r>
            <w:r w:rsidR="00F55AEC">
              <w:rPr>
                <w:rStyle w:val="normaltextrun"/>
              </w:rPr>
              <w:t xml:space="preserve">To verify that the HVDCDC shall sense </w:t>
            </w:r>
            <w:r w:rsidR="00DA2E24">
              <w:rPr>
                <w:rStyle w:val="normaltextrun"/>
              </w:rPr>
              <w:t>overvoltage fault</w:t>
            </w:r>
            <w:r w:rsidR="00F55AEC">
              <w:rPr>
                <w:rStyle w:val="normaltextrun"/>
              </w:rPr>
              <w:t xml:space="preserve"> and </w:t>
            </w:r>
            <w:r w:rsidR="00F55AEC" w:rsidRPr="00123177">
              <w:rPr>
                <w:rFonts w:eastAsia="Arial"/>
                <w:color w:val="000000" w:themeColor="text1"/>
                <w:szCs w:val="20"/>
              </w:rPr>
              <w:t>NHVDCDCFault @  HVDCDC_Status1 is equal to 0x3 ("Level 2")</w:t>
            </w:r>
          </w:p>
          <w:p w14:paraId="59D68548" w14:textId="309DC27C" w:rsidR="00F55AEC" w:rsidRPr="00123177" w:rsidRDefault="00F55AEC" w:rsidP="00FA691B">
            <w:pPr>
              <w:pStyle w:val="TableText"/>
              <w:snapToGrid w:val="0"/>
            </w:pPr>
            <w:r w:rsidRPr="00123177">
              <w:rPr>
                <w:rFonts w:eastAsia="Arial"/>
                <w:color w:val="000000" w:themeColor="text1"/>
                <w:szCs w:val="20"/>
              </w:rPr>
              <w:t xml:space="preserve">NVHDCDCFaultID @  HVDCDC_Debug_PDU </w:t>
            </w:r>
            <w:r w:rsidR="00A375A6">
              <w:rPr>
                <w:rFonts w:eastAsia="Arial"/>
                <w:color w:val="000000" w:themeColor="text1"/>
                <w:szCs w:val="20"/>
              </w:rPr>
              <w:t>shall</w:t>
            </w:r>
            <w:r w:rsidRPr="00123177">
              <w:rPr>
                <w:rFonts w:eastAsia="Arial"/>
                <w:color w:val="000000" w:themeColor="text1"/>
                <w:szCs w:val="20"/>
              </w:rPr>
              <w:t xml:space="preserve"> provide Fault ID</w:t>
            </w:r>
            <w:r>
              <w:rPr>
                <w:rFonts w:eastAsia="Arial"/>
                <w:color w:val="000000" w:themeColor="text1"/>
                <w:szCs w:val="20"/>
              </w:rPr>
              <w:t xml:space="preserve"> </w:t>
            </w:r>
            <w:r w:rsidR="00DA2E24">
              <w:rPr>
                <w:rFonts w:eastAsia="Arial"/>
                <w:color w:val="000000" w:themeColor="text1"/>
                <w:szCs w:val="20"/>
              </w:rPr>
              <w:t>13</w:t>
            </w:r>
            <w:r w:rsidRPr="00123177">
              <w:rPr>
                <w:rFonts w:eastAsia="Arial"/>
                <w:color w:val="000000" w:themeColor="text1"/>
                <w:szCs w:val="20"/>
              </w:rPr>
              <w:t xml:space="preserve"> </w:t>
            </w:r>
            <w:r>
              <w:rPr>
                <w:rStyle w:val="normaltextrun"/>
              </w:rPr>
              <w:t xml:space="preserve">after </w:t>
            </w:r>
            <w:r w:rsidR="00DA2E24">
              <w:rPr>
                <w:rStyle w:val="normaltextrun"/>
              </w:rPr>
              <w:t>1</w:t>
            </w:r>
            <w:r>
              <w:rPr>
                <w:rStyle w:val="normaltextrun"/>
              </w:rPr>
              <w:t>00 msec.</w:t>
            </w:r>
            <w:r w:rsidR="003F181C">
              <w:rPr>
                <w:rStyle w:val="normaltextrun"/>
              </w:rPr>
              <w:br/>
              <w:t>2.</w:t>
            </w:r>
            <w:r w:rsidR="003F181C">
              <w:rPr>
                <w:rFonts w:eastAsia="Arial"/>
                <w:color w:val="000000" w:themeColor="text1"/>
                <w:szCs w:val="20"/>
              </w:rPr>
              <w:t xml:space="preserve"> Verify the DTC </w:t>
            </w:r>
            <w:r w:rsidR="003F181C" w:rsidRPr="003F181C">
              <w:rPr>
                <w:rFonts w:eastAsia="Arial"/>
                <w:b/>
                <w:bCs/>
                <w:color w:val="000000" w:themeColor="text1"/>
                <w:szCs w:val="20"/>
              </w:rPr>
              <w:t>“</w:t>
            </w:r>
            <w:r w:rsidR="003F181C" w:rsidRPr="003F181C">
              <w:rPr>
                <w:rFonts w:eastAsia="Arial"/>
                <w:color w:val="000000" w:themeColor="text1"/>
                <w:szCs w:val="20"/>
              </w:rPr>
              <w:t>0x1E0D00</w:t>
            </w:r>
            <w:r w:rsidR="003F181C" w:rsidRPr="003F181C">
              <w:rPr>
                <w:rFonts w:eastAsia="Arial"/>
                <w:b/>
                <w:bCs/>
                <w:color w:val="000000" w:themeColor="text1"/>
                <w:szCs w:val="20"/>
              </w:rPr>
              <w:t>”</w:t>
            </w:r>
          </w:p>
        </w:tc>
      </w:tr>
      <w:tr w:rsidR="00F55AEC" w:rsidRPr="00123177" w14:paraId="482F9C40"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D2143B4" w14:textId="77777777" w:rsidR="00F55AEC" w:rsidRPr="00123177" w:rsidRDefault="00F55AEC" w:rsidP="00FA691B">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2F0DC2" w14:textId="77777777" w:rsidR="00F55AEC" w:rsidRPr="00123177" w:rsidRDefault="00F55AEC" w:rsidP="00FA691B">
            <w:pPr>
              <w:pStyle w:val="TableText"/>
              <w:snapToGrid w:val="0"/>
            </w:pPr>
            <w:r w:rsidRPr="00123177">
              <w:rPr>
                <w:szCs w:val="20"/>
              </w:rPr>
              <w:t>Constraints is not applicable.</w:t>
            </w:r>
          </w:p>
        </w:tc>
      </w:tr>
      <w:tr w:rsidR="00F55AEC" w:rsidRPr="00123177" w14:paraId="76F3D5A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58A15BE" w14:textId="77777777" w:rsidR="00F55AEC" w:rsidRPr="00123177" w:rsidRDefault="00F55AEC" w:rsidP="00FA691B">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119B3" w14:textId="77777777" w:rsidR="00F55AEC" w:rsidRPr="00123177" w:rsidRDefault="00F55AEC" w:rsidP="00FA691B">
            <w:pPr>
              <w:pStyle w:val="TableText"/>
              <w:snapToGrid w:val="0"/>
            </w:pPr>
            <w:r w:rsidRPr="00123177">
              <w:rPr>
                <w:szCs w:val="20"/>
              </w:rPr>
              <w:t>No effects on other system</w:t>
            </w:r>
          </w:p>
        </w:tc>
      </w:tr>
      <w:tr w:rsidR="00F55AEC" w:rsidRPr="00123177" w14:paraId="55AB9E6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3581142" w14:textId="77777777" w:rsidR="00F55AEC" w:rsidRPr="00123177" w:rsidRDefault="00F55AEC" w:rsidP="00FA691B">
            <w:pPr>
              <w:pStyle w:val="TableText"/>
              <w:snapToGrid w:val="0"/>
            </w:pPr>
            <w:r w:rsidRPr="00123177">
              <w:t>Testability with respect to test environment</w:t>
            </w:r>
          </w:p>
          <w:p w14:paraId="649ABD42" w14:textId="77777777" w:rsidR="00F55AEC" w:rsidRPr="00123177" w:rsidRDefault="00F55AEC" w:rsidP="00FA691B">
            <w:pPr>
              <w:pStyle w:val="TableText"/>
            </w:pPr>
            <w:r w:rsidRPr="00123177">
              <w:t>(Yes/No)</w:t>
            </w:r>
          </w:p>
          <w:p w14:paraId="1F5B743B" w14:textId="77777777" w:rsidR="00F55AEC" w:rsidRPr="00123177" w:rsidRDefault="00F55AEC" w:rsidP="00FA691B">
            <w:pPr>
              <w:pStyle w:val="TableText"/>
              <w:snapToGrid w:val="0"/>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86BA74" w14:textId="77777777" w:rsidR="00F55AEC" w:rsidRPr="00123177" w:rsidRDefault="00F55AEC" w:rsidP="00FA691B">
            <w:pPr>
              <w:pStyle w:val="TableText"/>
              <w:snapToGrid w:val="0"/>
            </w:pPr>
            <w:r w:rsidRPr="00123177">
              <w:t>YES</w:t>
            </w:r>
          </w:p>
        </w:tc>
      </w:tr>
      <w:tr w:rsidR="00F55AEC" w:rsidRPr="00123177" w14:paraId="7EA2E4A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3E899FA" w14:textId="77777777" w:rsidR="00F55AEC" w:rsidRPr="00123177" w:rsidRDefault="00F55AEC" w:rsidP="00FA691B">
            <w:pPr>
              <w:pStyle w:val="TableText"/>
              <w:snapToGrid w:val="0"/>
            </w:pPr>
            <w:r w:rsidRPr="00123177">
              <w:lastRenderedPageBreak/>
              <w:t>Feasible within project constraints</w:t>
            </w:r>
          </w:p>
          <w:p w14:paraId="7D67ED60" w14:textId="77777777" w:rsidR="00F55AEC" w:rsidRPr="00123177" w:rsidRDefault="00F55AEC" w:rsidP="00FA691B">
            <w:pPr>
              <w:pStyle w:val="TableText"/>
              <w:snapToGrid w:val="0"/>
            </w:pPr>
            <w:r w:rsidRPr="00123177">
              <w:t>(Yes/No)</w:t>
            </w:r>
          </w:p>
          <w:p w14:paraId="170A68C0" w14:textId="77777777" w:rsidR="00F55AEC" w:rsidRPr="00123177" w:rsidRDefault="00F55AEC" w:rsidP="00FA691B">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613E62" w14:textId="77777777" w:rsidR="00F55AEC" w:rsidRPr="00123177" w:rsidRDefault="00F55AEC" w:rsidP="00FA691B">
            <w:pPr>
              <w:pStyle w:val="TableText"/>
              <w:snapToGrid w:val="0"/>
            </w:pPr>
            <w:r w:rsidRPr="00123177">
              <w:t>YES</w:t>
            </w:r>
          </w:p>
        </w:tc>
      </w:tr>
      <w:tr w:rsidR="00F55AEC" w:rsidRPr="00123177" w14:paraId="02D06B2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A2ADD91" w14:textId="77777777" w:rsidR="00F55AEC" w:rsidRPr="00123177" w:rsidRDefault="00F55AEC" w:rsidP="00FA691B">
            <w:pPr>
              <w:pStyle w:val="TableText"/>
              <w:snapToGrid w:val="0"/>
            </w:pPr>
            <w:r w:rsidRPr="00123177">
              <w:t>Critical</w:t>
            </w:r>
          </w:p>
          <w:p w14:paraId="6982EA1A" w14:textId="77777777" w:rsidR="00F55AEC" w:rsidRPr="00123177" w:rsidRDefault="00F55AEC" w:rsidP="00FA691B">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5BCCE6" w14:textId="77777777" w:rsidR="00F55AEC" w:rsidRPr="00123177" w:rsidRDefault="00F55AEC" w:rsidP="00FA691B">
            <w:pPr>
              <w:pStyle w:val="TableText"/>
              <w:snapToGrid w:val="0"/>
            </w:pPr>
            <w:r w:rsidRPr="00123177">
              <w:t>YES</w:t>
            </w:r>
          </w:p>
        </w:tc>
      </w:tr>
      <w:tr w:rsidR="00F55AEC" w:rsidRPr="00123177" w14:paraId="3D03F77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0AB513F" w14:textId="77777777" w:rsidR="00F55AEC" w:rsidRPr="00123177" w:rsidRDefault="00F55AEC" w:rsidP="00FA691B">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589976" w14:textId="77777777" w:rsidR="00F55AEC" w:rsidRPr="00123177" w:rsidRDefault="00F55AEC" w:rsidP="00FA691B">
            <w:pPr>
              <w:pStyle w:val="TableText"/>
              <w:snapToGrid w:val="0"/>
            </w:pPr>
            <w:r w:rsidRPr="00123177">
              <w:t>Acceptance Criteria for this requirement should be as per SECTION-6 ACCEPTANCE CRITERIA</w:t>
            </w:r>
          </w:p>
        </w:tc>
      </w:tr>
    </w:tbl>
    <w:p w14:paraId="38F359BF" w14:textId="77777777" w:rsidR="00BD1BC2" w:rsidRDefault="00BD1BC2" w:rsidP="00071DB4">
      <w:pPr>
        <w:rPr>
          <w:rFonts w:eastAsia="Arial"/>
        </w:rPr>
      </w:pPr>
    </w:p>
    <w:p w14:paraId="44CFC3A5" w14:textId="4EB18E14" w:rsidR="00AB1ED3" w:rsidRDefault="00AB1ED3" w:rsidP="00370A18">
      <w:pPr>
        <w:pStyle w:val="Heading5"/>
        <w:rPr>
          <w:rFonts w:eastAsia="Arial"/>
        </w:rPr>
      </w:pPr>
      <w:r w:rsidRPr="00AB1ED3">
        <w:rPr>
          <w:rFonts w:eastAsia="Arial"/>
        </w:rPr>
        <w:t xml:space="preserve">The HVDCDC software shall monitor the </w:t>
      </w:r>
      <w:r w:rsidR="00AF2FB5">
        <w:rPr>
          <w:rFonts w:eastAsia="Arial"/>
        </w:rPr>
        <w:t>under</w:t>
      </w:r>
      <w:r w:rsidRPr="00AB1ED3">
        <w:rPr>
          <w:rFonts w:eastAsia="Arial"/>
        </w:rPr>
        <w:t>voltage fault of the 5VS voltage rail and raise level 2 fault.</w:t>
      </w:r>
    </w:p>
    <w:tbl>
      <w:tblPr>
        <w:tblW w:w="9518" w:type="dxa"/>
        <w:tblInd w:w="108" w:type="dxa"/>
        <w:tblLayout w:type="fixed"/>
        <w:tblLook w:val="0000" w:firstRow="0" w:lastRow="0" w:firstColumn="0" w:lastColumn="0" w:noHBand="0" w:noVBand="0"/>
      </w:tblPr>
      <w:tblGrid>
        <w:gridCol w:w="1920"/>
        <w:gridCol w:w="7598"/>
      </w:tblGrid>
      <w:tr w:rsidR="001C0732" w:rsidRPr="00020093" w14:paraId="46B25399" w14:textId="77777777" w:rsidTr="00FA691B">
        <w:trPr>
          <w:cantSplit/>
        </w:trPr>
        <w:tc>
          <w:tcPr>
            <w:tcW w:w="1920" w:type="dxa"/>
            <w:tcBorders>
              <w:top w:val="single" w:sz="4" w:space="0" w:color="auto"/>
              <w:left w:val="single" w:sz="4" w:space="0" w:color="000000" w:themeColor="text1"/>
              <w:bottom w:val="single" w:sz="4" w:space="0" w:color="000000" w:themeColor="text1"/>
            </w:tcBorders>
            <w:shd w:val="clear" w:color="auto" w:fill="D0CECE" w:themeFill="background2" w:themeFillShade="E6"/>
          </w:tcPr>
          <w:p w14:paraId="0EEB2587" w14:textId="77777777" w:rsidR="001C0732" w:rsidRPr="00020093" w:rsidRDefault="001C0732" w:rsidP="00FA691B">
            <w:pPr>
              <w:pStyle w:val="TableText"/>
              <w:rPr>
                <w:b/>
                <w:bCs/>
              </w:rPr>
            </w:pPr>
            <w:r w:rsidRPr="00020093">
              <w:rPr>
                <w:b/>
                <w:bCs/>
              </w:rPr>
              <w:t>Term</w:t>
            </w:r>
          </w:p>
        </w:tc>
        <w:tc>
          <w:tcPr>
            <w:tcW w:w="759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0CECE" w:themeFill="background2" w:themeFillShade="E6"/>
          </w:tcPr>
          <w:p w14:paraId="6E0B686F" w14:textId="77777777" w:rsidR="001C0732" w:rsidRPr="00020093" w:rsidRDefault="001C0732" w:rsidP="00FA691B">
            <w:pPr>
              <w:pStyle w:val="TableText"/>
              <w:rPr>
                <w:b/>
                <w:bCs/>
              </w:rPr>
            </w:pPr>
            <w:r w:rsidRPr="00020093">
              <w:rPr>
                <w:b/>
                <w:bCs/>
              </w:rPr>
              <w:t>Description</w:t>
            </w:r>
          </w:p>
        </w:tc>
      </w:tr>
      <w:tr w:rsidR="001C0732" w:rsidRPr="00123177" w14:paraId="39365415" w14:textId="77777777" w:rsidTr="00FA691B">
        <w:trPr>
          <w:cantSplit/>
          <w:trHeight w:val="274"/>
        </w:trPr>
        <w:tc>
          <w:tcPr>
            <w:tcW w:w="1920" w:type="dxa"/>
            <w:tcBorders>
              <w:top w:val="single" w:sz="4" w:space="0" w:color="000000" w:themeColor="text1"/>
              <w:left w:val="single" w:sz="4" w:space="0" w:color="000000" w:themeColor="text1"/>
              <w:bottom w:val="single" w:sz="4" w:space="0" w:color="000000" w:themeColor="text1"/>
            </w:tcBorders>
          </w:tcPr>
          <w:p w14:paraId="423DF65D" w14:textId="77777777" w:rsidR="001C0732" w:rsidRPr="00123177" w:rsidRDefault="001C0732" w:rsidP="00FA691B">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212932" w14:textId="51DFAD33" w:rsidR="001C0732" w:rsidRPr="00123177" w:rsidRDefault="001C0732" w:rsidP="00FA691B">
            <w:pPr>
              <w:pStyle w:val="TableText"/>
            </w:pPr>
            <w:r w:rsidRPr="00123177">
              <w:rPr>
                <w:rFonts w:eastAsia="Arial"/>
                <w:szCs w:val="20"/>
              </w:rPr>
              <w:t>SWRS_</w:t>
            </w:r>
            <w:r>
              <w:rPr>
                <w:rFonts w:eastAsia="Arial"/>
                <w:szCs w:val="20"/>
              </w:rPr>
              <w:t>VRM_</w:t>
            </w:r>
            <w:r w:rsidRPr="00123177">
              <w:rPr>
                <w:rFonts w:eastAsia="Arial"/>
                <w:szCs w:val="20"/>
              </w:rPr>
              <w:t>0</w:t>
            </w:r>
            <w:r w:rsidR="00BA43FB">
              <w:rPr>
                <w:rFonts w:eastAsia="Arial"/>
                <w:szCs w:val="20"/>
              </w:rPr>
              <w:t>7</w:t>
            </w:r>
          </w:p>
        </w:tc>
      </w:tr>
      <w:tr w:rsidR="001C0732" w:rsidRPr="00123177" w14:paraId="1F88B32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4447933" w14:textId="77777777" w:rsidR="001C0732" w:rsidRPr="00123177" w:rsidRDefault="001C0732" w:rsidP="00FA691B">
            <w:pPr>
              <w:pStyle w:val="TableText"/>
              <w:snapToGrid w:val="0"/>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EA95FD" w14:textId="7A92C313" w:rsidR="001C0732" w:rsidRPr="00123177" w:rsidRDefault="001C0732" w:rsidP="00FA691B">
            <w:pPr>
              <w:pStyle w:val="TableText"/>
              <w:snapToGrid w:val="0"/>
            </w:pPr>
            <w:r w:rsidRPr="00123177">
              <w:rPr>
                <w:rFonts w:eastAsia="Arial"/>
                <w:color w:val="000000" w:themeColor="text1"/>
                <w:szCs w:val="20"/>
              </w:rPr>
              <w:t>SDS-HVDCDC-</w:t>
            </w:r>
            <w:r>
              <w:rPr>
                <w:rFonts w:eastAsia="Arial"/>
                <w:color w:val="000000" w:themeColor="text1"/>
                <w:szCs w:val="20"/>
              </w:rPr>
              <w:t>54</w:t>
            </w:r>
            <w:r w:rsidR="00BA43FB">
              <w:rPr>
                <w:rFonts w:eastAsia="Arial"/>
                <w:color w:val="000000" w:themeColor="text1"/>
                <w:szCs w:val="20"/>
              </w:rPr>
              <w:t>8</w:t>
            </w:r>
          </w:p>
        </w:tc>
      </w:tr>
      <w:tr w:rsidR="001C0732" w:rsidRPr="00123177" w14:paraId="6CEAC56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A4D8109" w14:textId="77777777" w:rsidR="001C0732" w:rsidRPr="00123177" w:rsidRDefault="001C0732" w:rsidP="00FA691B">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5C2B01" w14:textId="77777777" w:rsidR="001C0732" w:rsidRPr="00123177" w:rsidRDefault="001C0732" w:rsidP="00FA691B">
            <w:pPr>
              <w:pStyle w:val="TableText"/>
              <w:snapToGrid w:val="0"/>
            </w:pPr>
            <w:r w:rsidRPr="00123177">
              <w:t>Pre C-Sample/PF3.0 Phase-2</w:t>
            </w:r>
          </w:p>
        </w:tc>
      </w:tr>
      <w:tr w:rsidR="001C0732" w:rsidRPr="00123177" w14:paraId="7D06BF0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5A45D9C" w14:textId="77777777" w:rsidR="001C0732" w:rsidRPr="00123177" w:rsidRDefault="001C0732" w:rsidP="00FA691B">
            <w:pPr>
              <w:pStyle w:val="TableText"/>
              <w:snapToGrid w:val="0"/>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A7E4F2" w14:textId="5BE9F553" w:rsidR="001C0732" w:rsidRPr="00123177" w:rsidRDefault="001C0732" w:rsidP="00FA691B">
            <w:pPr>
              <w:pStyle w:val="TableText"/>
            </w:pPr>
            <w:r w:rsidRPr="006E0432">
              <w:rPr>
                <w:rFonts w:eastAsia="Arial"/>
                <w:szCs w:val="20"/>
              </w:rPr>
              <w:t>The HVDCDC shall transit to the Faulty state</w:t>
            </w:r>
            <w:r>
              <w:rPr>
                <w:rFonts w:eastAsia="Arial"/>
                <w:szCs w:val="20"/>
              </w:rPr>
              <w:t xml:space="preserve"> (Level 2 fault)</w:t>
            </w:r>
            <w:r w:rsidRPr="006E0432">
              <w:rPr>
                <w:rFonts w:eastAsia="Arial"/>
                <w:szCs w:val="20"/>
              </w:rPr>
              <w:t xml:space="preserve"> </w:t>
            </w:r>
            <w:r>
              <w:rPr>
                <w:rFonts w:eastAsia="Arial"/>
                <w:szCs w:val="20"/>
              </w:rPr>
              <w:t xml:space="preserve">when the </w:t>
            </w:r>
            <w:r w:rsidR="00BA43FB">
              <w:rPr>
                <w:rFonts w:eastAsia="Arial"/>
                <w:szCs w:val="20"/>
              </w:rPr>
              <w:t>under</w:t>
            </w:r>
            <w:r>
              <w:rPr>
                <w:rFonts w:eastAsia="Arial"/>
                <w:szCs w:val="20"/>
              </w:rPr>
              <w:t>voltage condition occurs in 5VS rail to avoid the damage of surrounding H/W components.</w:t>
            </w:r>
          </w:p>
        </w:tc>
      </w:tr>
      <w:tr w:rsidR="001C0732" w:rsidRPr="00123177" w14:paraId="497482F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6DB4258" w14:textId="77777777" w:rsidR="001C0732" w:rsidRPr="00123177" w:rsidRDefault="001C0732" w:rsidP="00FA691B">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8CD282" w14:textId="77777777" w:rsidR="001C0732" w:rsidRPr="00123177" w:rsidRDefault="001C0732" w:rsidP="00FA691B">
            <w:pPr>
              <w:pStyle w:val="TableText"/>
            </w:pPr>
            <w:r w:rsidRPr="00123177">
              <w:rPr>
                <w:rFonts w:eastAsia="Arial"/>
              </w:rPr>
              <w:t>No Such derived requirement is applicable.</w:t>
            </w:r>
          </w:p>
        </w:tc>
      </w:tr>
      <w:tr w:rsidR="001C0732" w:rsidRPr="00123177" w14:paraId="73F322E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5D13159" w14:textId="77777777" w:rsidR="001C0732" w:rsidRPr="00123177" w:rsidRDefault="001C0732" w:rsidP="00FA691B">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5EE13A" w14:textId="77777777" w:rsidR="001C0732" w:rsidRPr="00123177" w:rsidRDefault="001C0732" w:rsidP="00FA691B">
            <w:pPr>
              <w:pStyle w:val="TableText"/>
              <w:snapToGrid w:val="0"/>
            </w:pPr>
            <w:r w:rsidRPr="00123177">
              <w:rPr>
                <w:rFonts w:eastAsia="Arial"/>
                <w:color w:val="000000" w:themeColor="text1"/>
                <w:szCs w:val="20"/>
              </w:rPr>
              <w:t>No Specific access restrictions is applicable.</w:t>
            </w:r>
          </w:p>
        </w:tc>
      </w:tr>
      <w:tr w:rsidR="001C0732" w:rsidRPr="00123177" w14:paraId="7DE3E6F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18E8734" w14:textId="77777777" w:rsidR="001C0732" w:rsidRPr="00123177" w:rsidRDefault="001C0732" w:rsidP="00FA691B">
            <w:pPr>
              <w:pStyle w:val="TableText"/>
              <w:snapToGrid w:val="0"/>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E5B1D3" w14:textId="380910AF" w:rsidR="001C0732" w:rsidRPr="00123177" w:rsidRDefault="001C0732" w:rsidP="00FA691B">
            <w:pPr>
              <w:pStyle w:val="TableText"/>
              <w:snapToGrid w:val="0"/>
            </w:pPr>
            <w:r>
              <w:rPr>
                <w:rFonts w:eastAsia="Arial"/>
                <w:color w:val="000000" w:themeColor="text1"/>
              </w:rPr>
              <w:t xml:space="preserve">The </w:t>
            </w:r>
            <w:r w:rsidR="005B7237">
              <w:rPr>
                <w:rFonts w:eastAsia="Arial"/>
                <w:color w:val="000000" w:themeColor="text1"/>
              </w:rPr>
              <w:t xml:space="preserve">analog </w:t>
            </w:r>
            <w:r>
              <w:rPr>
                <w:rFonts w:eastAsia="Arial"/>
                <w:color w:val="000000" w:themeColor="text1"/>
              </w:rPr>
              <w:t xml:space="preserve">sensor </w:t>
            </w:r>
            <w:r w:rsidR="00A375A6">
              <w:rPr>
                <w:rFonts w:eastAsia="Arial"/>
                <w:color w:val="000000" w:themeColor="text1"/>
              </w:rPr>
              <w:t>shall</w:t>
            </w:r>
            <w:r>
              <w:rPr>
                <w:rFonts w:eastAsia="Arial"/>
                <w:color w:val="000000" w:themeColor="text1"/>
              </w:rPr>
              <w:t xml:space="preserve"> sense the voltage of </w:t>
            </w:r>
            <w:r>
              <w:rPr>
                <w:rFonts w:eastAsia="Arial"/>
                <w:szCs w:val="20"/>
              </w:rPr>
              <w:t xml:space="preserve">5VS rail </w:t>
            </w:r>
            <w:r>
              <w:rPr>
                <w:rFonts w:eastAsia="Arial"/>
                <w:color w:val="000000" w:themeColor="text1"/>
              </w:rPr>
              <w:t xml:space="preserve">that if it goes </w:t>
            </w:r>
            <w:r w:rsidR="00BA43FB">
              <w:rPr>
                <w:rFonts w:eastAsia="Arial"/>
                <w:color w:val="000000" w:themeColor="text1"/>
              </w:rPr>
              <w:t>below</w:t>
            </w:r>
            <w:r>
              <w:rPr>
                <w:rFonts w:eastAsia="Arial"/>
                <w:color w:val="000000" w:themeColor="text1"/>
              </w:rPr>
              <w:t xml:space="preserve"> the HVDCDC_CAL value.</w:t>
            </w:r>
          </w:p>
        </w:tc>
      </w:tr>
      <w:tr w:rsidR="001C0732" w:rsidRPr="00123177" w14:paraId="4B9CB46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B212AA3" w14:textId="77777777" w:rsidR="001C0732" w:rsidRPr="00123177" w:rsidRDefault="001C0732" w:rsidP="00FA691B">
            <w:pPr>
              <w:pStyle w:val="TableText"/>
              <w:snapToGrid w:val="0"/>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D9FAFE" w14:textId="52E4903C" w:rsidR="007F436D" w:rsidRPr="007F436D" w:rsidRDefault="007F436D" w:rsidP="007F436D">
            <w:pPr>
              <w:pStyle w:val="TableText"/>
              <w:snapToGrid w:val="0"/>
            </w:pPr>
            <w:r w:rsidRPr="007F436D">
              <w:t>1.NHVDCDCFault @  HVDCDC_Status1 is equal to 0x3 ("Level 2")</w:t>
            </w:r>
          </w:p>
          <w:p w14:paraId="2F077192" w14:textId="16C961E6" w:rsidR="001C0732" w:rsidRPr="00123177" w:rsidRDefault="007F436D" w:rsidP="00FA691B">
            <w:pPr>
              <w:pStyle w:val="TableText"/>
              <w:snapToGrid w:val="0"/>
            </w:pPr>
            <w:r w:rsidRPr="007F436D">
              <w:t xml:space="preserve">NVHDCDCFaultID @  HVDCDC_Debug_PDU </w:t>
            </w:r>
            <w:r w:rsidR="00A375A6">
              <w:t>shall</w:t>
            </w:r>
            <w:r w:rsidRPr="007F436D">
              <w:t xml:space="preserve"> provide Fault ID 1</w:t>
            </w:r>
            <w:r>
              <w:t>4</w:t>
            </w:r>
            <w:r w:rsidRPr="007F436D">
              <w:t xml:space="preserve"> 2.When the analog  sensor detects the voltage </w:t>
            </w:r>
            <w:r>
              <w:t>less</w:t>
            </w:r>
            <w:r w:rsidRPr="007F436D">
              <w:t xml:space="preserve"> than HVDCDC_CAL a fault shall be raised after a  debounce time  (Default- 100 msec).</w:t>
            </w:r>
            <w:r w:rsidR="00DE5E7E">
              <w:br/>
              <w:t>3.</w:t>
            </w:r>
            <w:r w:rsidR="00EB6332">
              <w:t xml:space="preserve">Set the DTC </w:t>
            </w:r>
            <w:r w:rsidR="00EB6332" w:rsidRPr="00EB6332">
              <w:rPr>
                <w:b/>
                <w:bCs/>
              </w:rPr>
              <w:t>“</w:t>
            </w:r>
            <w:r w:rsidR="00EB6332" w:rsidRPr="00EB6332">
              <w:t>0x1E0E00</w:t>
            </w:r>
            <w:r w:rsidR="00EB6332" w:rsidRPr="00EB6332">
              <w:rPr>
                <w:b/>
                <w:bCs/>
              </w:rPr>
              <w:t>”</w:t>
            </w:r>
          </w:p>
        </w:tc>
      </w:tr>
      <w:tr w:rsidR="001C0732" w:rsidRPr="00123177" w14:paraId="3D56764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5C17609" w14:textId="77777777" w:rsidR="001C0732" w:rsidRPr="00123177" w:rsidRDefault="001C0732" w:rsidP="00FA691B">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DA0DF5" w14:textId="784EF936" w:rsidR="001C0732" w:rsidRPr="00123177" w:rsidRDefault="008D2F36" w:rsidP="00FA691B">
            <w:pPr>
              <w:pStyle w:val="TableText"/>
              <w:snapToGrid w:val="0"/>
              <w:rPr>
                <w:rStyle w:val="normaltextrun"/>
              </w:rPr>
            </w:pPr>
            <w:r w:rsidRPr="008D2F36">
              <w:t>1.</w:t>
            </w:r>
            <w:r>
              <w:rPr>
                <w:rStyle w:val="normaltextrun"/>
              </w:rPr>
              <w:t xml:space="preserve"> The HVDCDC shall sense the voltage if it is less than HVDCDC_CAL</w:t>
            </w:r>
            <w:r w:rsidRPr="008D2F36">
              <w:t>. </w:t>
            </w:r>
            <w:r w:rsidRPr="008D2F36">
              <w:br/>
              <w:t xml:space="preserve">2. The fault with level 2 </w:t>
            </w:r>
            <w:r w:rsidR="00A375A6">
              <w:t>shall</w:t>
            </w:r>
            <w:r w:rsidRPr="008D2F36">
              <w:t xml:space="preserve"> be raised within a configurable debounce time(100 msec) ,with Fault ID 1</w:t>
            </w:r>
            <w:r>
              <w:t>4</w:t>
            </w:r>
          </w:p>
        </w:tc>
      </w:tr>
      <w:tr w:rsidR="001C0732" w:rsidRPr="00123177" w14:paraId="135B3510"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9044873" w14:textId="77777777" w:rsidR="001C0732" w:rsidRPr="00123177" w:rsidRDefault="001C0732" w:rsidP="00FA691B">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5C48A1" w14:textId="77777777" w:rsidR="001C0732" w:rsidRPr="00123177" w:rsidRDefault="001C0732" w:rsidP="00FA691B">
            <w:pPr>
              <w:pStyle w:val="TableText"/>
              <w:snapToGrid w:val="0"/>
            </w:pPr>
            <w:r w:rsidRPr="00123177">
              <w:t>No such mandatory fields is applicable.</w:t>
            </w:r>
          </w:p>
        </w:tc>
      </w:tr>
      <w:tr w:rsidR="001C0732" w:rsidRPr="00123177" w14:paraId="4BCF43D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D0F61EF" w14:textId="77777777" w:rsidR="001C0732" w:rsidRPr="00123177" w:rsidRDefault="001C0732" w:rsidP="00FA691B">
            <w:pPr>
              <w:pStyle w:val="TableText"/>
              <w:snapToGrid w:val="0"/>
            </w:pPr>
            <w:r w:rsidRPr="00123177">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2CCD5D" w14:textId="77777777" w:rsidR="001C0732" w:rsidRPr="00123177" w:rsidRDefault="001C0732" w:rsidP="00FA691B">
            <w:pPr>
              <w:pStyle w:val="TableText"/>
              <w:snapToGrid w:val="0"/>
            </w:pPr>
            <w:r w:rsidRPr="00123177">
              <w:t>NHVDCDCStatus = 0, NHVDCDCStatusDebug = 0, NHVDCDCFault = 0.</w:t>
            </w:r>
          </w:p>
        </w:tc>
      </w:tr>
      <w:tr w:rsidR="001C0732" w:rsidRPr="00123177" w14:paraId="5BEB8BF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969C3BA" w14:textId="77777777" w:rsidR="001C0732" w:rsidRPr="00123177" w:rsidRDefault="001C0732" w:rsidP="00FA691B">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869AC1" w14:textId="77777777" w:rsidR="001C0732" w:rsidRPr="00123177" w:rsidRDefault="001C0732" w:rsidP="00FA691B">
            <w:pPr>
              <w:pStyle w:val="TableText"/>
              <w:snapToGrid w:val="0"/>
            </w:pPr>
            <w:r w:rsidRPr="00123177">
              <w:rPr>
                <w:szCs w:val="20"/>
              </w:rPr>
              <w:t>Default values shall be applicable with respect to Pre-Loaded Values</w:t>
            </w:r>
          </w:p>
        </w:tc>
      </w:tr>
      <w:tr w:rsidR="001C0732" w:rsidRPr="00123177" w14:paraId="479E8C7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6658939" w14:textId="77777777" w:rsidR="001C0732" w:rsidRPr="00123177" w:rsidRDefault="001C0732" w:rsidP="00FA691B">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E51A2" w14:textId="77777777" w:rsidR="001C0732" w:rsidRPr="00123177" w:rsidRDefault="001C0732" w:rsidP="00FA691B">
            <w:pPr>
              <w:pStyle w:val="TableText"/>
              <w:snapToGrid w:val="0"/>
            </w:pPr>
            <w:r w:rsidRPr="00123177">
              <w:rPr>
                <w:szCs w:val="20"/>
              </w:rPr>
              <w:t>Valid range value is not required.</w:t>
            </w:r>
          </w:p>
        </w:tc>
      </w:tr>
      <w:tr w:rsidR="001C0732" w:rsidRPr="00123177" w14:paraId="7B1644C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880930B" w14:textId="77777777" w:rsidR="001C0732" w:rsidRPr="00123177" w:rsidRDefault="001C0732" w:rsidP="00FA691B">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95DB98" w14:textId="77777777" w:rsidR="001C0732" w:rsidRPr="00123177" w:rsidRDefault="001C0732" w:rsidP="00FA691B">
            <w:pPr>
              <w:pStyle w:val="TableText"/>
              <w:snapToGrid w:val="0"/>
            </w:pPr>
            <w:r w:rsidRPr="00123177">
              <w:rPr>
                <w:szCs w:val="20"/>
              </w:rPr>
              <w:t>Data latency period is not applicable</w:t>
            </w:r>
          </w:p>
        </w:tc>
      </w:tr>
      <w:tr w:rsidR="001C0732" w:rsidRPr="00123177" w14:paraId="751A8BE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05ABD4D" w14:textId="77777777" w:rsidR="001C0732" w:rsidRPr="00123177" w:rsidRDefault="001C0732" w:rsidP="00FA691B">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1CEF70" w14:textId="77777777" w:rsidR="001C0732" w:rsidRPr="00123177" w:rsidRDefault="001C0732" w:rsidP="00FA691B">
            <w:pPr>
              <w:pStyle w:val="TableText"/>
              <w:snapToGrid w:val="0"/>
            </w:pPr>
            <w:r w:rsidRPr="00123177">
              <w:rPr>
                <w:szCs w:val="20"/>
              </w:rPr>
              <w:t>Data Retention period is not applicable.</w:t>
            </w:r>
          </w:p>
        </w:tc>
      </w:tr>
      <w:tr w:rsidR="001C0732" w:rsidRPr="00123177" w14:paraId="57EC8BB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677070D" w14:textId="77777777" w:rsidR="001C0732" w:rsidRPr="00123177" w:rsidRDefault="001C0732" w:rsidP="00FA691B">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562C40" w14:textId="77777777" w:rsidR="001C0732" w:rsidRPr="00123177" w:rsidRDefault="001C0732" w:rsidP="00FA691B">
            <w:pPr>
              <w:pStyle w:val="TableText"/>
              <w:snapToGrid w:val="0"/>
            </w:pPr>
            <w:r w:rsidRPr="00123177">
              <w:rPr>
                <w:szCs w:val="20"/>
              </w:rPr>
              <w:t>Data rate is not applicable.</w:t>
            </w:r>
          </w:p>
        </w:tc>
      </w:tr>
      <w:tr w:rsidR="001C0732" w:rsidRPr="00123177" w14:paraId="05E677F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8B98823" w14:textId="77777777" w:rsidR="001C0732" w:rsidRPr="00123177" w:rsidRDefault="001C0732" w:rsidP="00FA691B">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A85C36" w14:textId="77777777" w:rsidR="001C0732" w:rsidRPr="00123177" w:rsidRDefault="001C0732" w:rsidP="00FA691B">
            <w:pPr>
              <w:pStyle w:val="TableText"/>
              <w:snapToGrid w:val="0"/>
            </w:pPr>
            <w:r w:rsidRPr="00123177">
              <w:rPr>
                <w:szCs w:val="20"/>
              </w:rPr>
              <w:t>External event is not required.</w:t>
            </w:r>
          </w:p>
        </w:tc>
      </w:tr>
      <w:tr w:rsidR="001C0732" w:rsidRPr="00123177" w14:paraId="6DECC88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595B577" w14:textId="77777777" w:rsidR="001C0732" w:rsidRPr="00123177" w:rsidRDefault="001C0732" w:rsidP="00FA691B">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F9BE8" w14:textId="77777777" w:rsidR="001C0732" w:rsidRPr="00123177" w:rsidRDefault="001C0732" w:rsidP="00FA691B">
            <w:pPr>
              <w:pStyle w:val="TableText"/>
              <w:snapToGrid w:val="0"/>
            </w:pPr>
            <w:r w:rsidRPr="00123177">
              <w:rPr>
                <w:szCs w:val="20"/>
              </w:rPr>
              <w:t>Temporal event is not applicable.</w:t>
            </w:r>
          </w:p>
        </w:tc>
      </w:tr>
      <w:tr w:rsidR="001C0732" w:rsidRPr="00123177" w14:paraId="2D9154C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FD6CF0C" w14:textId="77777777" w:rsidR="001C0732" w:rsidRPr="00123177" w:rsidRDefault="001C0732" w:rsidP="00FA691B">
            <w:pPr>
              <w:pStyle w:val="TableText"/>
              <w:snapToGrid w:val="0"/>
            </w:pPr>
            <w:r w:rsidRPr="00123177">
              <w:t xml:space="preserve">Validation Rules/ </w:t>
            </w:r>
          </w:p>
          <w:p w14:paraId="5ED1C2B8" w14:textId="77777777" w:rsidR="001C0732" w:rsidRPr="00123177" w:rsidRDefault="001C0732" w:rsidP="00FA691B">
            <w:pPr>
              <w:pStyle w:val="TableText"/>
              <w:snapToGrid w:val="0"/>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27F200" w14:textId="09913114" w:rsidR="001C0732" w:rsidRPr="00123177" w:rsidRDefault="00EB6332" w:rsidP="00FA691B">
            <w:pPr>
              <w:spacing w:line="259" w:lineRule="auto"/>
              <w:rPr>
                <w:rFonts w:eastAsia="Arial"/>
                <w:color w:val="000000" w:themeColor="text1"/>
                <w:szCs w:val="20"/>
              </w:rPr>
            </w:pPr>
            <w:r>
              <w:rPr>
                <w:rStyle w:val="normaltextrun"/>
              </w:rPr>
              <w:t>1.</w:t>
            </w:r>
            <w:r w:rsidR="001C0732">
              <w:rPr>
                <w:rStyle w:val="normaltextrun"/>
              </w:rPr>
              <w:t xml:space="preserve">To verify that the HVDCDC shall sense </w:t>
            </w:r>
            <w:r w:rsidR="002824B0">
              <w:rPr>
                <w:rStyle w:val="normaltextrun"/>
              </w:rPr>
              <w:t>undervoltage</w:t>
            </w:r>
            <w:r w:rsidR="001C0732">
              <w:rPr>
                <w:rStyle w:val="normaltextrun"/>
              </w:rPr>
              <w:t xml:space="preserve"> fault and </w:t>
            </w:r>
            <w:r w:rsidR="001C0732" w:rsidRPr="00123177">
              <w:rPr>
                <w:rFonts w:eastAsia="Arial"/>
                <w:color w:val="000000" w:themeColor="text1"/>
                <w:szCs w:val="20"/>
              </w:rPr>
              <w:t>NHVDCDCFault @  HVDCDC_Status1 is equal to 0x3 ("Level 2")</w:t>
            </w:r>
          </w:p>
          <w:p w14:paraId="077BA5B9" w14:textId="2292658A" w:rsidR="001C0732" w:rsidRPr="00123177" w:rsidRDefault="001C0732" w:rsidP="00FA691B">
            <w:pPr>
              <w:pStyle w:val="TableText"/>
              <w:snapToGrid w:val="0"/>
            </w:pPr>
            <w:r w:rsidRPr="00123177">
              <w:rPr>
                <w:rFonts w:eastAsia="Arial"/>
                <w:color w:val="000000" w:themeColor="text1"/>
                <w:szCs w:val="20"/>
              </w:rPr>
              <w:t xml:space="preserve">NVHDCDCFaultID @  HVDCDC_Debug_PDU </w:t>
            </w:r>
            <w:r w:rsidR="00A375A6">
              <w:rPr>
                <w:rFonts w:eastAsia="Arial"/>
                <w:color w:val="000000" w:themeColor="text1"/>
                <w:szCs w:val="20"/>
              </w:rPr>
              <w:t>shall</w:t>
            </w:r>
            <w:r w:rsidRPr="00123177">
              <w:rPr>
                <w:rFonts w:eastAsia="Arial"/>
                <w:color w:val="000000" w:themeColor="text1"/>
                <w:szCs w:val="20"/>
              </w:rPr>
              <w:t xml:space="preserve"> provide Fault ID</w:t>
            </w:r>
            <w:r>
              <w:rPr>
                <w:rFonts w:eastAsia="Arial"/>
                <w:color w:val="000000" w:themeColor="text1"/>
                <w:szCs w:val="20"/>
              </w:rPr>
              <w:t xml:space="preserve"> 1</w:t>
            </w:r>
            <w:r w:rsidR="00FB69C5">
              <w:rPr>
                <w:rFonts w:eastAsia="Arial"/>
                <w:color w:val="000000" w:themeColor="text1"/>
                <w:szCs w:val="20"/>
              </w:rPr>
              <w:t>4</w:t>
            </w:r>
            <w:r w:rsidRPr="00123177">
              <w:rPr>
                <w:rFonts w:eastAsia="Arial"/>
                <w:color w:val="000000" w:themeColor="text1"/>
                <w:szCs w:val="20"/>
              </w:rPr>
              <w:t xml:space="preserve"> </w:t>
            </w:r>
            <w:r>
              <w:rPr>
                <w:rStyle w:val="normaltextrun"/>
              </w:rPr>
              <w:t>after 100 msec.</w:t>
            </w:r>
            <w:r w:rsidR="00EB6332">
              <w:rPr>
                <w:rStyle w:val="normaltextrun"/>
              </w:rPr>
              <w:br/>
              <w:t xml:space="preserve">2.Verify </w:t>
            </w:r>
            <w:r w:rsidR="00EB6332">
              <w:t xml:space="preserve"> the DTC </w:t>
            </w:r>
            <w:r w:rsidR="00EB6332" w:rsidRPr="00EB6332">
              <w:rPr>
                <w:b/>
                <w:bCs/>
              </w:rPr>
              <w:t>“</w:t>
            </w:r>
            <w:r w:rsidR="00EB6332" w:rsidRPr="00EB6332">
              <w:t>0x1E0E00</w:t>
            </w:r>
            <w:r w:rsidR="00EB6332" w:rsidRPr="00EB6332">
              <w:rPr>
                <w:b/>
                <w:bCs/>
              </w:rPr>
              <w:t>”</w:t>
            </w:r>
          </w:p>
        </w:tc>
      </w:tr>
      <w:tr w:rsidR="001C0732" w:rsidRPr="00123177" w14:paraId="2DF87FE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B6DC3A3" w14:textId="77777777" w:rsidR="001C0732" w:rsidRPr="00123177" w:rsidRDefault="001C0732" w:rsidP="00FA691B">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F71549" w14:textId="77777777" w:rsidR="001C0732" w:rsidRPr="00123177" w:rsidRDefault="001C0732" w:rsidP="00FA691B">
            <w:pPr>
              <w:pStyle w:val="TableText"/>
              <w:snapToGrid w:val="0"/>
            </w:pPr>
            <w:r w:rsidRPr="00123177">
              <w:rPr>
                <w:szCs w:val="20"/>
              </w:rPr>
              <w:t>Constraints is not applicable.</w:t>
            </w:r>
          </w:p>
        </w:tc>
      </w:tr>
      <w:tr w:rsidR="001C0732" w:rsidRPr="00123177" w14:paraId="12AF75D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14F16BC" w14:textId="77777777" w:rsidR="001C0732" w:rsidRPr="00123177" w:rsidRDefault="001C0732" w:rsidP="00FA691B">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27FA05" w14:textId="77777777" w:rsidR="001C0732" w:rsidRPr="00123177" w:rsidRDefault="001C0732" w:rsidP="00FA691B">
            <w:pPr>
              <w:pStyle w:val="TableText"/>
              <w:snapToGrid w:val="0"/>
            </w:pPr>
            <w:r w:rsidRPr="00123177">
              <w:rPr>
                <w:szCs w:val="20"/>
              </w:rPr>
              <w:t>No effects on other system</w:t>
            </w:r>
          </w:p>
        </w:tc>
      </w:tr>
      <w:tr w:rsidR="001C0732" w:rsidRPr="00123177" w14:paraId="359BF4B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048CC1D" w14:textId="77777777" w:rsidR="001C0732" w:rsidRPr="00123177" w:rsidRDefault="001C0732" w:rsidP="00FA691B">
            <w:pPr>
              <w:pStyle w:val="TableText"/>
              <w:snapToGrid w:val="0"/>
            </w:pPr>
            <w:r w:rsidRPr="00123177">
              <w:t>Testability with respect to test environment</w:t>
            </w:r>
          </w:p>
          <w:p w14:paraId="33CB5CE9" w14:textId="77777777" w:rsidR="001C0732" w:rsidRPr="00123177" w:rsidRDefault="001C0732" w:rsidP="00FA691B">
            <w:pPr>
              <w:pStyle w:val="TableText"/>
            </w:pPr>
            <w:r w:rsidRPr="00123177">
              <w:t>(Yes/No)</w:t>
            </w:r>
          </w:p>
          <w:p w14:paraId="1BB83189" w14:textId="77777777" w:rsidR="001C0732" w:rsidRPr="00123177" w:rsidRDefault="001C0732" w:rsidP="00FA691B">
            <w:pPr>
              <w:pStyle w:val="TableText"/>
              <w:snapToGrid w:val="0"/>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5114EA" w14:textId="77777777" w:rsidR="001C0732" w:rsidRPr="00123177" w:rsidRDefault="001C0732" w:rsidP="00FA691B">
            <w:pPr>
              <w:pStyle w:val="TableText"/>
              <w:snapToGrid w:val="0"/>
            </w:pPr>
            <w:r w:rsidRPr="00123177">
              <w:t>YES</w:t>
            </w:r>
          </w:p>
        </w:tc>
      </w:tr>
      <w:tr w:rsidR="001C0732" w:rsidRPr="00123177" w14:paraId="2BDDE08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B0770DD" w14:textId="77777777" w:rsidR="001C0732" w:rsidRPr="00123177" w:rsidRDefault="001C0732" w:rsidP="00FA691B">
            <w:pPr>
              <w:pStyle w:val="TableText"/>
              <w:snapToGrid w:val="0"/>
            </w:pPr>
            <w:r w:rsidRPr="00123177">
              <w:lastRenderedPageBreak/>
              <w:t>Feasible within project constraints</w:t>
            </w:r>
          </w:p>
          <w:p w14:paraId="27818F1A" w14:textId="77777777" w:rsidR="001C0732" w:rsidRPr="00123177" w:rsidRDefault="001C0732" w:rsidP="00FA691B">
            <w:pPr>
              <w:pStyle w:val="TableText"/>
              <w:snapToGrid w:val="0"/>
            </w:pPr>
            <w:r w:rsidRPr="00123177">
              <w:t>(Yes/No)</w:t>
            </w:r>
          </w:p>
          <w:p w14:paraId="305B907E" w14:textId="77777777" w:rsidR="001C0732" w:rsidRPr="00123177" w:rsidRDefault="001C0732" w:rsidP="00FA691B">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C30684" w14:textId="77777777" w:rsidR="001C0732" w:rsidRPr="00123177" w:rsidRDefault="001C0732" w:rsidP="00FA691B">
            <w:pPr>
              <w:pStyle w:val="TableText"/>
              <w:snapToGrid w:val="0"/>
            </w:pPr>
            <w:r w:rsidRPr="00123177">
              <w:t>YES</w:t>
            </w:r>
          </w:p>
        </w:tc>
      </w:tr>
      <w:tr w:rsidR="001C0732" w:rsidRPr="00123177" w14:paraId="5C013BB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9FA7393" w14:textId="77777777" w:rsidR="001C0732" w:rsidRPr="00123177" w:rsidRDefault="001C0732" w:rsidP="00FA691B">
            <w:pPr>
              <w:pStyle w:val="TableText"/>
              <w:snapToGrid w:val="0"/>
            </w:pPr>
            <w:r w:rsidRPr="00123177">
              <w:t>Critical</w:t>
            </w:r>
          </w:p>
          <w:p w14:paraId="1830CFE2" w14:textId="77777777" w:rsidR="001C0732" w:rsidRPr="00123177" w:rsidRDefault="001C0732" w:rsidP="00FA691B">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A3BFC9" w14:textId="77777777" w:rsidR="001C0732" w:rsidRPr="00123177" w:rsidRDefault="001C0732" w:rsidP="00FA691B">
            <w:pPr>
              <w:pStyle w:val="TableText"/>
              <w:snapToGrid w:val="0"/>
            </w:pPr>
            <w:r w:rsidRPr="00123177">
              <w:t>YES</w:t>
            </w:r>
          </w:p>
        </w:tc>
      </w:tr>
      <w:tr w:rsidR="001C0732" w:rsidRPr="00123177" w14:paraId="31697FE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65CB013" w14:textId="77777777" w:rsidR="001C0732" w:rsidRPr="00123177" w:rsidRDefault="001C0732" w:rsidP="00FA691B">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DBA584" w14:textId="77777777" w:rsidR="001C0732" w:rsidRPr="00123177" w:rsidRDefault="001C0732" w:rsidP="00FA691B">
            <w:pPr>
              <w:pStyle w:val="TableText"/>
              <w:snapToGrid w:val="0"/>
            </w:pPr>
            <w:r w:rsidRPr="00123177">
              <w:t>Acceptance Criteria for this requirement should be as per SECTION-6 ACCEPTANCE CRITERIA</w:t>
            </w:r>
          </w:p>
        </w:tc>
      </w:tr>
    </w:tbl>
    <w:p w14:paraId="532913AD" w14:textId="77777777" w:rsidR="009235A5" w:rsidRDefault="009235A5" w:rsidP="0056715D">
      <w:pPr>
        <w:rPr>
          <w:rFonts w:eastAsia="Arial"/>
        </w:rPr>
      </w:pPr>
    </w:p>
    <w:p w14:paraId="5AB1D3F1" w14:textId="760A1E6D" w:rsidR="009235A5" w:rsidRDefault="009235A5" w:rsidP="00CB2E1D">
      <w:pPr>
        <w:pStyle w:val="Heading5"/>
        <w:rPr>
          <w:rFonts w:eastAsia="Arial"/>
        </w:rPr>
      </w:pPr>
      <w:r w:rsidRPr="00D25D99">
        <w:rPr>
          <w:rFonts w:eastAsia="Arial"/>
        </w:rPr>
        <w:t xml:space="preserve">The HVDCDC software shall monitor the </w:t>
      </w:r>
      <w:r w:rsidR="00D25D99" w:rsidRPr="00D25D99">
        <w:rPr>
          <w:rFonts w:eastAsia="Arial"/>
        </w:rPr>
        <w:t>overcurrent fault of the 5VS short to ground voltage rail and raise a level 2 fault.</w:t>
      </w:r>
    </w:p>
    <w:tbl>
      <w:tblPr>
        <w:tblW w:w="9518" w:type="dxa"/>
        <w:tblInd w:w="108" w:type="dxa"/>
        <w:tblLayout w:type="fixed"/>
        <w:tblLook w:val="0000" w:firstRow="0" w:lastRow="0" w:firstColumn="0" w:lastColumn="0" w:noHBand="0" w:noVBand="0"/>
      </w:tblPr>
      <w:tblGrid>
        <w:gridCol w:w="1920"/>
        <w:gridCol w:w="7598"/>
      </w:tblGrid>
      <w:tr w:rsidR="00646BD3" w:rsidRPr="00123177" w14:paraId="149CA075" w14:textId="77777777" w:rsidTr="009266EB">
        <w:trPr>
          <w:cantSplit/>
        </w:trPr>
        <w:tc>
          <w:tcPr>
            <w:tcW w:w="1920" w:type="dxa"/>
            <w:tcBorders>
              <w:top w:val="single" w:sz="4" w:space="0" w:color="auto"/>
              <w:left w:val="single" w:sz="4" w:space="0" w:color="000000" w:themeColor="text1"/>
              <w:bottom w:val="single" w:sz="4" w:space="0" w:color="000000" w:themeColor="text1"/>
            </w:tcBorders>
            <w:shd w:val="clear" w:color="auto" w:fill="D0CECE" w:themeFill="background2" w:themeFillShade="E6"/>
          </w:tcPr>
          <w:p w14:paraId="18F9AB90" w14:textId="77777777" w:rsidR="00646BD3" w:rsidRPr="00123177" w:rsidRDefault="00646BD3" w:rsidP="00FA691B">
            <w:pPr>
              <w:pStyle w:val="TableText"/>
              <w:rPr>
                <w:b/>
                <w:bCs/>
              </w:rPr>
            </w:pPr>
            <w:r w:rsidRPr="00123177">
              <w:t>Term</w:t>
            </w:r>
          </w:p>
        </w:tc>
        <w:tc>
          <w:tcPr>
            <w:tcW w:w="759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0CECE" w:themeFill="background2" w:themeFillShade="E6"/>
          </w:tcPr>
          <w:p w14:paraId="3D377BFE" w14:textId="77777777" w:rsidR="00646BD3" w:rsidRPr="00123177" w:rsidRDefault="00646BD3" w:rsidP="00FA691B">
            <w:pPr>
              <w:pStyle w:val="TableText"/>
              <w:rPr>
                <w:b/>
                <w:bCs/>
              </w:rPr>
            </w:pPr>
            <w:r w:rsidRPr="00123177">
              <w:t>Description</w:t>
            </w:r>
          </w:p>
        </w:tc>
      </w:tr>
      <w:tr w:rsidR="00646BD3" w:rsidRPr="00123177" w14:paraId="66F89509" w14:textId="77777777" w:rsidTr="00FA691B">
        <w:trPr>
          <w:cantSplit/>
          <w:trHeight w:val="274"/>
        </w:trPr>
        <w:tc>
          <w:tcPr>
            <w:tcW w:w="1920" w:type="dxa"/>
            <w:tcBorders>
              <w:top w:val="single" w:sz="4" w:space="0" w:color="000000" w:themeColor="text1"/>
              <w:left w:val="single" w:sz="4" w:space="0" w:color="000000" w:themeColor="text1"/>
              <w:bottom w:val="single" w:sz="4" w:space="0" w:color="000000" w:themeColor="text1"/>
            </w:tcBorders>
          </w:tcPr>
          <w:p w14:paraId="57C47288" w14:textId="77777777" w:rsidR="00646BD3" w:rsidRPr="00123177" w:rsidRDefault="00646BD3" w:rsidP="00FA691B">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6AB6EE" w14:textId="77777777" w:rsidR="00646BD3" w:rsidRPr="00123177" w:rsidRDefault="00646BD3" w:rsidP="00FA691B">
            <w:pPr>
              <w:pStyle w:val="TableText"/>
            </w:pPr>
            <w:r w:rsidRPr="00123177">
              <w:rPr>
                <w:rFonts w:eastAsia="Arial"/>
                <w:szCs w:val="20"/>
              </w:rPr>
              <w:t>SWRS_</w:t>
            </w:r>
            <w:r>
              <w:rPr>
                <w:rFonts w:eastAsia="Arial"/>
                <w:szCs w:val="20"/>
              </w:rPr>
              <w:t>VRM_08</w:t>
            </w:r>
          </w:p>
        </w:tc>
      </w:tr>
      <w:tr w:rsidR="00646BD3" w:rsidRPr="00123177" w14:paraId="31881B3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97A6C88" w14:textId="77777777" w:rsidR="00646BD3" w:rsidRPr="00123177" w:rsidRDefault="00646BD3" w:rsidP="00FA691B">
            <w:pPr>
              <w:pStyle w:val="TableText"/>
              <w:snapToGrid w:val="0"/>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29DB0" w14:textId="77777777" w:rsidR="00646BD3" w:rsidRPr="00123177" w:rsidRDefault="00646BD3" w:rsidP="00FA691B">
            <w:pPr>
              <w:pStyle w:val="TableText"/>
              <w:snapToGrid w:val="0"/>
            </w:pPr>
            <w:r w:rsidRPr="00123177">
              <w:rPr>
                <w:rFonts w:eastAsia="Arial"/>
                <w:color w:val="000000" w:themeColor="text1"/>
                <w:szCs w:val="20"/>
              </w:rPr>
              <w:t>SDS-HVDCDC-</w:t>
            </w:r>
            <w:r>
              <w:rPr>
                <w:rFonts w:eastAsia="Arial"/>
                <w:color w:val="000000" w:themeColor="text1"/>
                <w:szCs w:val="20"/>
              </w:rPr>
              <w:t>549</w:t>
            </w:r>
          </w:p>
        </w:tc>
      </w:tr>
      <w:tr w:rsidR="00646BD3" w:rsidRPr="00123177" w14:paraId="52A1966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D88E240" w14:textId="77777777" w:rsidR="00646BD3" w:rsidRPr="00123177" w:rsidRDefault="00646BD3" w:rsidP="00FA691B">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5C7FDA" w14:textId="77777777" w:rsidR="00646BD3" w:rsidRPr="00123177" w:rsidRDefault="00646BD3" w:rsidP="00FA691B">
            <w:pPr>
              <w:pStyle w:val="TableText"/>
              <w:snapToGrid w:val="0"/>
            </w:pPr>
            <w:r w:rsidRPr="00123177">
              <w:t>Pre C-Sample/PF3.0 Phase-2</w:t>
            </w:r>
          </w:p>
        </w:tc>
      </w:tr>
      <w:tr w:rsidR="00646BD3" w:rsidRPr="00123177" w14:paraId="68E4695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C14B156" w14:textId="77777777" w:rsidR="00646BD3" w:rsidRPr="00123177" w:rsidRDefault="00646BD3" w:rsidP="00FA691B">
            <w:pPr>
              <w:pStyle w:val="TableText"/>
              <w:snapToGrid w:val="0"/>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F9EC21" w14:textId="11D3FDE2" w:rsidR="00646BD3" w:rsidRPr="009266EB" w:rsidRDefault="00646BD3" w:rsidP="00FA691B">
            <w:pPr>
              <w:pStyle w:val="TableText"/>
              <w:rPr>
                <w:rFonts w:eastAsia="Arial"/>
                <w:szCs w:val="20"/>
              </w:rPr>
            </w:pPr>
            <w:r w:rsidRPr="0088590E">
              <w:rPr>
                <w:rFonts w:eastAsia="Arial"/>
                <w:szCs w:val="20"/>
              </w:rPr>
              <w:t>The HVDCDC shall monitor the overcurrent fault of the 5VS short to ground voltage rail and raise a level 2 fault.</w:t>
            </w:r>
          </w:p>
        </w:tc>
      </w:tr>
      <w:tr w:rsidR="00646BD3" w:rsidRPr="00123177" w14:paraId="122A003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DA9B653" w14:textId="77777777" w:rsidR="00646BD3" w:rsidRPr="00123177" w:rsidRDefault="00646BD3" w:rsidP="00FA691B">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C45CD5" w14:textId="77777777" w:rsidR="00646BD3" w:rsidRPr="00123177" w:rsidRDefault="00646BD3" w:rsidP="00FA691B">
            <w:pPr>
              <w:pStyle w:val="TableText"/>
            </w:pPr>
            <w:r w:rsidRPr="00123177">
              <w:rPr>
                <w:rFonts w:eastAsia="Arial"/>
              </w:rPr>
              <w:t>No Such derived requirement is applicable.</w:t>
            </w:r>
          </w:p>
        </w:tc>
      </w:tr>
      <w:tr w:rsidR="00646BD3" w:rsidRPr="00123177" w14:paraId="6BA70D2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0571798" w14:textId="77777777" w:rsidR="00646BD3" w:rsidRPr="00123177" w:rsidRDefault="00646BD3" w:rsidP="00FA691B">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310559" w14:textId="77777777" w:rsidR="00646BD3" w:rsidRPr="00123177" w:rsidRDefault="00646BD3" w:rsidP="00FA691B">
            <w:pPr>
              <w:pStyle w:val="TableText"/>
              <w:snapToGrid w:val="0"/>
            </w:pPr>
            <w:r w:rsidRPr="00123177">
              <w:rPr>
                <w:rFonts w:eastAsia="Arial"/>
                <w:color w:val="000000" w:themeColor="text1"/>
                <w:szCs w:val="20"/>
              </w:rPr>
              <w:t>No Specific access restrictions is applicable.</w:t>
            </w:r>
          </w:p>
        </w:tc>
      </w:tr>
      <w:tr w:rsidR="00646BD3" w:rsidRPr="00123177" w14:paraId="005681A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2B0B1F8" w14:textId="77777777" w:rsidR="00646BD3" w:rsidRPr="00123177" w:rsidRDefault="00646BD3" w:rsidP="00FA691B">
            <w:pPr>
              <w:pStyle w:val="TableText"/>
              <w:snapToGrid w:val="0"/>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82313" w14:textId="462CE354" w:rsidR="00646BD3" w:rsidRPr="00123177" w:rsidRDefault="00646BD3" w:rsidP="00FA691B">
            <w:pPr>
              <w:pStyle w:val="TableText"/>
              <w:snapToGrid w:val="0"/>
            </w:pPr>
            <w:r>
              <w:rPr>
                <w:rFonts w:eastAsia="Arial"/>
                <w:color w:val="000000" w:themeColor="text1"/>
              </w:rPr>
              <w:t xml:space="preserve">The </w:t>
            </w:r>
            <w:r w:rsidR="008D2F36">
              <w:rPr>
                <w:rFonts w:eastAsia="Arial"/>
                <w:color w:val="000000" w:themeColor="text1"/>
              </w:rPr>
              <w:t xml:space="preserve">analog </w:t>
            </w:r>
            <w:r>
              <w:rPr>
                <w:rFonts w:eastAsia="Arial"/>
                <w:color w:val="000000" w:themeColor="text1"/>
              </w:rPr>
              <w:t xml:space="preserve">sensor </w:t>
            </w:r>
            <w:r w:rsidR="00A375A6">
              <w:rPr>
                <w:rFonts w:eastAsia="Arial"/>
                <w:color w:val="000000" w:themeColor="text1"/>
              </w:rPr>
              <w:t>shall</w:t>
            </w:r>
            <w:r>
              <w:rPr>
                <w:rFonts w:eastAsia="Arial"/>
                <w:color w:val="000000" w:themeColor="text1"/>
              </w:rPr>
              <w:t xml:space="preserve"> sense </w:t>
            </w:r>
            <w:r w:rsidRPr="0088590E">
              <w:rPr>
                <w:rFonts w:eastAsia="Arial"/>
                <w:szCs w:val="20"/>
              </w:rPr>
              <w:t xml:space="preserve">overcurrent </w:t>
            </w:r>
            <w:r w:rsidRPr="000802BB">
              <w:rPr>
                <w:rFonts w:eastAsia="Arial"/>
                <w:szCs w:val="20"/>
              </w:rPr>
              <w:t>fault</w:t>
            </w:r>
            <w:r>
              <w:rPr>
                <w:rFonts w:eastAsia="Arial"/>
                <w:szCs w:val="20"/>
              </w:rPr>
              <w:t xml:space="preserve"> of</w:t>
            </w:r>
            <w:r>
              <w:rPr>
                <w:rFonts w:eastAsia="Arial"/>
                <w:color w:val="000000" w:themeColor="text1"/>
              </w:rPr>
              <w:t xml:space="preserve"> the </w:t>
            </w:r>
            <w:r w:rsidRPr="00EB220C">
              <w:rPr>
                <w:rFonts w:eastAsia="Arial"/>
                <w:szCs w:val="20"/>
              </w:rPr>
              <w:t>5VS voltage rail</w:t>
            </w:r>
            <w:r>
              <w:rPr>
                <w:rFonts w:eastAsia="Arial"/>
                <w:color w:val="000000" w:themeColor="text1"/>
              </w:rPr>
              <w:t xml:space="preserve"> that if it goes below the HVDCDC_CAL (7.9V) value.</w:t>
            </w:r>
          </w:p>
        </w:tc>
      </w:tr>
      <w:tr w:rsidR="00646BD3" w:rsidRPr="00123177" w14:paraId="4B43D11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1B87D72" w14:textId="77777777" w:rsidR="00646BD3" w:rsidRPr="00123177" w:rsidRDefault="00646BD3" w:rsidP="00FA691B">
            <w:pPr>
              <w:pStyle w:val="TableText"/>
              <w:snapToGrid w:val="0"/>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A6D53" w14:textId="6252C55A" w:rsidR="009E36CF" w:rsidRPr="009E36CF" w:rsidRDefault="009E36CF" w:rsidP="009E36CF">
            <w:pPr>
              <w:pStyle w:val="TableText"/>
              <w:snapToGrid w:val="0"/>
            </w:pPr>
            <w:r w:rsidRPr="009E36CF">
              <w:t>1.NHVDCDCFault @  HVDCDC_Status1 is equal to 0x3 ("Level 2")</w:t>
            </w:r>
          </w:p>
          <w:p w14:paraId="449CB7CB" w14:textId="76349226" w:rsidR="00646BD3" w:rsidRPr="00123177" w:rsidRDefault="009E36CF" w:rsidP="00FA691B">
            <w:pPr>
              <w:pStyle w:val="TableText"/>
              <w:snapToGrid w:val="0"/>
            </w:pPr>
            <w:r w:rsidRPr="009E36CF">
              <w:t xml:space="preserve">NVHDCDCFaultID @  HVDCDC_Debug_PDU </w:t>
            </w:r>
            <w:r w:rsidR="00A375A6">
              <w:t>shall</w:t>
            </w:r>
            <w:r w:rsidRPr="009E36CF">
              <w:t xml:space="preserve"> provide Fault ID 1</w:t>
            </w:r>
            <w:r>
              <w:t>00</w:t>
            </w:r>
            <w:r>
              <w:br/>
            </w:r>
            <w:r w:rsidRPr="009E36CF">
              <w:t xml:space="preserve">2.When the analog  sensor detects the voltage </w:t>
            </w:r>
            <w:r>
              <w:t>less</w:t>
            </w:r>
            <w:r w:rsidRPr="009E36CF">
              <w:t xml:space="preserve"> than HVDCDC_CAL a fault shall be raised after a  debounce time  (Default- </w:t>
            </w:r>
            <w:r>
              <w:t>5</w:t>
            </w:r>
            <w:r w:rsidRPr="009E36CF">
              <w:t>00 msec).</w:t>
            </w:r>
            <w:r w:rsidR="003F4F83">
              <w:br/>
              <w:t xml:space="preserve">3.Set the DTC </w:t>
            </w:r>
            <w:r w:rsidR="003F4F83" w:rsidRPr="003F4F83">
              <w:rPr>
                <w:b/>
                <w:bCs/>
              </w:rPr>
              <w:t>”</w:t>
            </w:r>
            <w:r w:rsidR="0031621E" w:rsidRPr="0031621E">
              <w:t>0x1E6400</w:t>
            </w:r>
            <w:r w:rsidR="003F4F83" w:rsidRPr="003F4F83">
              <w:rPr>
                <w:b/>
                <w:bCs/>
              </w:rPr>
              <w:t>”</w:t>
            </w:r>
          </w:p>
        </w:tc>
      </w:tr>
      <w:tr w:rsidR="00646BD3" w:rsidRPr="00123177" w14:paraId="562C1B2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3B86FB7" w14:textId="77777777" w:rsidR="00646BD3" w:rsidRPr="00123177" w:rsidRDefault="00646BD3" w:rsidP="00FA691B">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A28098" w14:textId="43B6EA23" w:rsidR="00646BD3" w:rsidRPr="00123177" w:rsidRDefault="00646BD3" w:rsidP="00FA691B">
            <w:pPr>
              <w:pStyle w:val="TableText"/>
              <w:snapToGrid w:val="0"/>
              <w:rPr>
                <w:rStyle w:val="normaltextrun"/>
              </w:rPr>
            </w:pPr>
            <w:r>
              <w:rPr>
                <w:rStyle w:val="ui-provider"/>
              </w:rPr>
              <w:t xml:space="preserve">1.The ADC </w:t>
            </w:r>
            <w:r w:rsidR="00A375A6">
              <w:rPr>
                <w:rStyle w:val="ui-provider"/>
              </w:rPr>
              <w:t>shall</w:t>
            </w:r>
            <w:r>
              <w:rPr>
                <w:rStyle w:val="ui-provider"/>
              </w:rPr>
              <w:t xml:space="preserve"> be powered up and communicating.</w:t>
            </w:r>
            <w:r>
              <w:br/>
            </w:r>
            <w:r>
              <w:rPr>
                <w:rStyle w:val="ui-provider"/>
              </w:rPr>
              <w:t>2.</w:t>
            </w:r>
            <w:r>
              <w:rPr>
                <w:rStyle w:val="normaltextrun"/>
              </w:rPr>
              <w:t xml:space="preserve">The HVDCDC shall sense the </w:t>
            </w:r>
            <w:r w:rsidRPr="0088590E">
              <w:rPr>
                <w:rFonts w:eastAsia="Arial"/>
                <w:szCs w:val="20"/>
              </w:rPr>
              <w:t xml:space="preserve">overcurrent </w:t>
            </w:r>
            <w:r>
              <w:rPr>
                <w:rStyle w:val="normaltextrun"/>
              </w:rPr>
              <w:t xml:space="preserve">fault and raise a level 2 fault with </w:t>
            </w:r>
            <w:r w:rsidRPr="00123177">
              <w:rPr>
                <w:rFonts w:eastAsia="Arial"/>
                <w:color w:val="000000" w:themeColor="text1"/>
                <w:szCs w:val="20"/>
              </w:rPr>
              <w:t>Fault ID</w:t>
            </w:r>
            <w:r>
              <w:rPr>
                <w:rFonts w:eastAsia="Arial"/>
                <w:color w:val="000000" w:themeColor="text1"/>
                <w:szCs w:val="20"/>
              </w:rPr>
              <w:t xml:space="preserve"> 100</w:t>
            </w:r>
            <w:r>
              <w:rPr>
                <w:rStyle w:val="normaltextrun"/>
              </w:rPr>
              <w:t xml:space="preserve"> after 500 msec.</w:t>
            </w:r>
          </w:p>
        </w:tc>
      </w:tr>
      <w:tr w:rsidR="00646BD3" w:rsidRPr="00123177" w14:paraId="6DADD90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519F856" w14:textId="77777777" w:rsidR="00646BD3" w:rsidRPr="00123177" w:rsidRDefault="00646BD3" w:rsidP="00FA691B">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58E74B" w14:textId="77777777" w:rsidR="00646BD3" w:rsidRPr="00123177" w:rsidRDefault="00646BD3" w:rsidP="00FA691B">
            <w:pPr>
              <w:pStyle w:val="TableText"/>
              <w:snapToGrid w:val="0"/>
            </w:pPr>
            <w:r w:rsidRPr="00123177">
              <w:t>No such mandatory fields is applicable.</w:t>
            </w:r>
          </w:p>
        </w:tc>
      </w:tr>
      <w:tr w:rsidR="00646BD3" w:rsidRPr="00123177" w14:paraId="1F22AE1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16B9E89" w14:textId="77777777" w:rsidR="00646BD3" w:rsidRPr="00123177" w:rsidRDefault="00646BD3" w:rsidP="00FA691B">
            <w:pPr>
              <w:pStyle w:val="TableText"/>
              <w:snapToGrid w:val="0"/>
            </w:pPr>
            <w:r w:rsidRPr="00123177">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ADD073" w14:textId="77777777" w:rsidR="00646BD3" w:rsidRPr="00123177" w:rsidRDefault="00646BD3" w:rsidP="00FA691B">
            <w:pPr>
              <w:pStyle w:val="TableText"/>
              <w:snapToGrid w:val="0"/>
            </w:pPr>
            <w:r w:rsidRPr="00123177">
              <w:t>NHVDCDCStatus = 0, NHVDCDCStatusDebug = 0, NHVDCDCFault = 0.</w:t>
            </w:r>
          </w:p>
        </w:tc>
      </w:tr>
      <w:tr w:rsidR="00646BD3" w:rsidRPr="00123177" w14:paraId="61274E9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07D4176" w14:textId="77777777" w:rsidR="00646BD3" w:rsidRPr="00123177" w:rsidRDefault="00646BD3" w:rsidP="00FA691B">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4F993" w14:textId="77777777" w:rsidR="00646BD3" w:rsidRPr="00123177" w:rsidRDefault="00646BD3" w:rsidP="00FA691B">
            <w:pPr>
              <w:pStyle w:val="TableText"/>
              <w:snapToGrid w:val="0"/>
            </w:pPr>
            <w:r w:rsidRPr="00123177">
              <w:rPr>
                <w:szCs w:val="20"/>
              </w:rPr>
              <w:t>Default values shall be applicable with respect to Pre-Loaded Values</w:t>
            </w:r>
          </w:p>
        </w:tc>
      </w:tr>
      <w:tr w:rsidR="00646BD3" w:rsidRPr="00123177" w14:paraId="2404662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BFF2763" w14:textId="77777777" w:rsidR="00646BD3" w:rsidRPr="00123177" w:rsidRDefault="00646BD3" w:rsidP="00FA691B">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6D8B5" w14:textId="77777777" w:rsidR="00646BD3" w:rsidRPr="00123177" w:rsidRDefault="00646BD3" w:rsidP="00FA691B">
            <w:pPr>
              <w:pStyle w:val="TableText"/>
              <w:snapToGrid w:val="0"/>
            </w:pPr>
            <w:r w:rsidRPr="00123177">
              <w:rPr>
                <w:szCs w:val="20"/>
              </w:rPr>
              <w:t>Valid range value is not required.</w:t>
            </w:r>
          </w:p>
        </w:tc>
      </w:tr>
      <w:tr w:rsidR="00646BD3" w:rsidRPr="00123177" w14:paraId="4AAE448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7CED9AD" w14:textId="77777777" w:rsidR="00646BD3" w:rsidRPr="00123177" w:rsidRDefault="00646BD3" w:rsidP="00FA691B">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81ABF2" w14:textId="77777777" w:rsidR="00646BD3" w:rsidRPr="00123177" w:rsidRDefault="00646BD3" w:rsidP="00FA691B">
            <w:pPr>
              <w:pStyle w:val="TableText"/>
              <w:snapToGrid w:val="0"/>
            </w:pPr>
            <w:r w:rsidRPr="00123177">
              <w:rPr>
                <w:szCs w:val="20"/>
              </w:rPr>
              <w:t>Data latency period is not applicable</w:t>
            </w:r>
          </w:p>
        </w:tc>
      </w:tr>
      <w:tr w:rsidR="00646BD3" w:rsidRPr="00123177" w14:paraId="611EC87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A887C56" w14:textId="77777777" w:rsidR="00646BD3" w:rsidRPr="00123177" w:rsidRDefault="00646BD3" w:rsidP="00FA691B">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6C20B" w14:textId="77777777" w:rsidR="00646BD3" w:rsidRPr="00123177" w:rsidRDefault="00646BD3" w:rsidP="00FA691B">
            <w:pPr>
              <w:pStyle w:val="TableText"/>
              <w:snapToGrid w:val="0"/>
            </w:pPr>
            <w:r w:rsidRPr="00123177">
              <w:rPr>
                <w:szCs w:val="20"/>
              </w:rPr>
              <w:t>Data Retention period is not applicable.</w:t>
            </w:r>
          </w:p>
        </w:tc>
      </w:tr>
      <w:tr w:rsidR="00646BD3" w:rsidRPr="00123177" w14:paraId="669EA37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4FD0DA3" w14:textId="77777777" w:rsidR="00646BD3" w:rsidRPr="00123177" w:rsidRDefault="00646BD3" w:rsidP="00FA691B">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01296A" w14:textId="77777777" w:rsidR="00646BD3" w:rsidRPr="00123177" w:rsidRDefault="00646BD3" w:rsidP="00FA691B">
            <w:pPr>
              <w:pStyle w:val="TableText"/>
              <w:snapToGrid w:val="0"/>
            </w:pPr>
            <w:r w:rsidRPr="00123177">
              <w:rPr>
                <w:szCs w:val="20"/>
              </w:rPr>
              <w:t>Data rate is not applicable.</w:t>
            </w:r>
          </w:p>
        </w:tc>
      </w:tr>
      <w:tr w:rsidR="00646BD3" w:rsidRPr="00123177" w14:paraId="4A07B01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EF12161" w14:textId="77777777" w:rsidR="00646BD3" w:rsidRPr="00123177" w:rsidRDefault="00646BD3" w:rsidP="00FA691B">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9A85B1" w14:textId="77777777" w:rsidR="00646BD3" w:rsidRPr="00123177" w:rsidRDefault="00646BD3" w:rsidP="00FA691B">
            <w:pPr>
              <w:pStyle w:val="TableText"/>
              <w:snapToGrid w:val="0"/>
            </w:pPr>
            <w:r w:rsidRPr="00123177">
              <w:rPr>
                <w:szCs w:val="20"/>
              </w:rPr>
              <w:t>External event is not required.</w:t>
            </w:r>
          </w:p>
        </w:tc>
      </w:tr>
      <w:tr w:rsidR="00646BD3" w:rsidRPr="00123177" w14:paraId="4D376E7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3FB4590" w14:textId="77777777" w:rsidR="00646BD3" w:rsidRPr="00123177" w:rsidRDefault="00646BD3" w:rsidP="00FA691B">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A86BAB" w14:textId="77777777" w:rsidR="00646BD3" w:rsidRPr="00123177" w:rsidRDefault="00646BD3" w:rsidP="00FA691B">
            <w:pPr>
              <w:pStyle w:val="TableText"/>
              <w:snapToGrid w:val="0"/>
            </w:pPr>
            <w:r w:rsidRPr="00123177">
              <w:rPr>
                <w:szCs w:val="20"/>
              </w:rPr>
              <w:t>Temporal event is not applicable.</w:t>
            </w:r>
          </w:p>
        </w:tc>
      </w:tr>
      <w:tr w:rsidR="00646BD3" w:rsidRPr="00123177" w14:paraId="2408A9A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295A212" w14:textId="77777777" w:rsidR="00646BD3" w:rsidRPr="00123177" w:rsidRDefault="00646BD3" w:rsidP="00FA691B">
            <w:pPr>
              <w:pStyle w:val="TableText"/>
              <w:snapToGrid w:val="0"/>
            </w:pPr>
            <w:r w:rsidRPr="00123177">
              <w:t xml:space="preserve">Validation Rules/ </w:t>
            </w:r>
          </w:p>
          <w:p w14:paraId="21777A63" w14:textId="77777777" w:rsidR="00646BD3" w:rsidRPr="00123177" w:rsidRDefault="00646BD3" w:rsidP="00FA691B">
            <w:pPr>
              <w:pStyle w:val="TableText"/>
              <w:snapToGrid w:val="0"/>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9EE660" w14:textId="56DDDDC0" w:rsidR="00646BD3" w:rsidRPr="00123177" w:rsidRDefault="0031621E" w:rsidP="00FA691B">
            <w:pPr>
              <w:spacing w:line="259" w:lineRule="auto"/>
              <w:rPr>
                <w:rFonts w:eastAsia="Arial"/>
                <w:color w:val="000000" w:themeColor="text1"/>
                <w:szCs w:val="20"/>
              </w:rPr>
            </w:pPr>
            <w:r>
              <w:rPr>
                <w:rStyle w:val="normaltextrun"/>
              </w:rPr>
              <w:t>1.</w:t>
            </w:r>
            <w:r w:rsidR="00646BD3">
              <w:rPr>
                <w:rStyle w:val="normaltextrun"/>
              </w:rPr>
              <w:t xml:space="preserve">To verify that the HVDCDC shall sense the </w:t>
            </w:r>
            <w:r w:rsidR="00646BD3" w:rsidRPr="0088590E">
              <w:rPr>
                <w:rFonts w:eastAsia="Arial"/>
                <w:szCs w:val="20"/>
              </w:rPr>
              <w:t xml:space="preserve">overcurrent </w:t>
            </w:r>
            <w:r w:rsidR="00646BD3">
              <w:rPr>
                <w:rStyle w:val="normaltextrun"/>
              </w:rPr>
              <w:t xml:space="preserve">fault and </w:t>
            </w:r>
            <w:r w:rsidR="00646BD3" w:rsidRPr="00123177">
              <w:rPr>
                <w:rFonts w:eastAsia="Arial"/>
                <w:color w:val="000000" w:themeColor="text1"/>
                <w:szCs w:val="20"/>
              </w:rPr>
              <w:t>NHVDCDCFault @  HVDCDC_Status1 is equal to 0x3 ("Level 2")</w:t>
            </w:r>
          </w:p>
          <w:p w14:paraId="0DF8FCD8" w14:textId="5ABEC74E" w:rsidR="00646BD3" w:rsidRPr="00123177" w:rsidRDefault="00646BD3" w:rsidP="00FA691B">
            <w:pPr>
              <w:pStyle w:val="TableText"/>
              <w:snapToGrid w:val="0"/>
            </w:pPr>
            <w:r w:rsidRPr="00123177">
              <w:rPr>
                <w:rFonts w:eastAsia="Arial"/>
                <w:color w:val="000000" w:themeColor="text1"/>
                <w:szCs w:val="20"/>
              </w:rPr>
              <w:t xml:space="preserve">NVHDCDCFaultID @  HVDCDC_Debug_PDU </w:t>
            </w:r>
            <w:r w:rsidR="00A375A6">
              <w:rPr>
                <w:rFonts w:eastAsia="Arial"/>
                <w:color w:val="000000" w:themeColor="text1"/>
                <w:szCs w:val="20"/>
              </w:rPr>
              <w:t>shall</w:t>
            </w:r>
            <w:r w:rsidRPr="00123177">
              <w:rPr>
                <w:rFonts w:eastAsia="Arial"/>
                <w:color w:val="000000" w:themeColor="text1"/>
                <w:szCs w:val="20"/>
              </w:rPr>
              <w:t xml:space="preserve"> provide Fault ID</w:t>
            </w:r>
            <w:r>
              <w:rPr>
                <w:rFonts w:eastAsia="Arial"/>
                <w:color w:val="000000" w:themeColor="text1"/>
                <w:szCs w:val="20"/>
              </w:rPr>
              <w:t xml:space="preserve"> 100</w:t>
            </w:r>
            <w:r w:rsidRPr="00123177">
              <w:rPr>
                <w:rFonts w:eastAsia="Arial"/>
                <w:color w:val="000000" w:themeColor="text1"/>
                <w:szCs w:val="20"/>
              </w:rPr>
              <w:t xml:space="preserve"> </w:t>
            </w:r>
            <w:r>
              <w:rPr>
                <w:rStyle w:val="normaltextrun"/>
              </w:rPr>
              <w:t>after 500 msec.</w:t>
            </w:r>
            <w:r w:rsidR="0031621E">
              <w:rPr>
                <w:rStyle w:val="normaltextrun"/>
              </w:rPr>
              <w:br/>
              <w:t>2.</w:t>
            </w:r>
            <w:r w:rsidR="0031621E">
              <w:t xml:space="preserve"> Verify the DTC </w:t>
            </w:r>
            <w:r w:rsidR="0031621E" w:rsidRPr="003F4F83">
              <w:rPr>
                <w:b/>
                <w:bCs/>
              </w:rPr>
              <w:t>”</w:t>
            </w:r>
            <w:r w:rsidR="0031621E" w:rsidRPr="0031621E">
              <w:t>0x1E6400</w:t>
            </w:r>
            <w:r w:rsidR="0031621E" w:rsidRPr="003F4F83">
              <w:rPr>
                <w:b/>
                <w:bCs/>
              </w:rPr>
              <w:t>”</w:t>
            </w:r>
          </w:p>
        </w:tc>
      </w:tr>
      <w:tr w:rsidR="00646BD3" w:rsidRPr="00123177" w14:paraId="4EB4410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B608A68" w14:textId="77777777" w:rsidR="00646BD3" w:rsidRPr="00123177" w:rsidRDefault="00646BD3" w:rsidP="00FA691B">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AAC0D3" w14:textId="77777777" w:rsidR="00646BD3" w:rsidRPr="00123177" w:rsidRDefault="00646BD3" w:rsidP="00FA691B">
            <w:pPr>
              <w:pStyle w:val="TableText"/>
              <w:snapToGrid w:val="0"/>
            </w:pPr>
            <w:r w:rsidRPr="00123177">
              <w:rPr>
                <w:szCs w:val="20"/>
              </w:rPr>
              <w:t>Constraints is not applicable.</w:t>
            </w:r>
          </w:p>
        </w:tc>
      </w:tr>
      <w:tr w:rsidR="00646BD3" w:rsidRPr="00123177" w14:paraId="1BAA7D4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42FBCB3" w14:textId="77777777" w:rsidR="00646BD3" w:rsidRPr="00123177" w:rsidRDefault="00646BD3" w:rsidP="00FA691B">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71556" w14:textId="77777777" w:rsidR="00646BD3" w:rsidRPr="00123177" w:rsidRDefault="00646BD3" w:rsidP="00FA691B">
            <w:pPr>
              <w:pStyle w:val="TableText"/>
              <w:snapToGrid w:val="0"/>
            </w:pPr>
            <w:r w:rsidRPr="00123177">
              <w:rPr>
                <w:szCs w:val="20"/>
              </w:rPr>
              <w:t>No effects on other system</w:t>
            </w:r>
          </w:p>
        </w:tc>
      </w:tr>
      <w:tr w:rsidR="00646BD3" w:rsidRPr="00123177" w14:paraId="72E59D6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693E780" w14:textId="77777777" w:rsidR="00646BD3" w:rsidRPr="00123177" w:rsidRDefault="00646BD3" w:rsidP="00FA691B">
            <w:pPr>
              <w:pStyle w:val="TableText"/>
              <w:snapToGrid w:val="0"/>
            </w:pPr>
            <w:r w:rsidRPr="00123177">
              <w:t>Testability with respect to test environment</w:t>
            </w:r>
          </w:p>
          <w:p w14:paraId="2324FEE1" w14:textId="77777777" w:rsidR="00646BD3" w:rsidRPr="00123177" w:rsidRDefault="00646BD3" w:rsidP="00FA691B">
            <w:pPr>
              <w:pStyle w:val="TableText"/>
            </w:pPr>
            <w:r w:rsidRPr="00123177">
              <w:t>(Yes/No)</w:t>
            </w:r>
          </w:p>
          <w:p w14:paraId="5D52CE6F" w14:textId="77777777" w:rsidR="00646BD3" w:rsidRPr="00123177" w:rsidRDefault="00646BD3" w:rsidP="00FA691B">
            <w:pPr>
              <w:pStyle w:val="TableText"/>
              <w:snapToGrid w:val="0"/>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C66A37" w14:textId="77777777" w:rsidR="00646BD3" w:rsidRPr="00123177" w:rsidRDefault="00646BD3" w:rsidP="00FA691B">
            <w:pPr>
              <w:pStyle w:val="TableText"/>
              <w:snapToGrid w:val="0"/>
            </w:pPr>
            <w:r w:rsidRPr="00123177">
              <w:t>YES</w:t>
            </w:r>
          </w:p>
        </w:tc>
      </w:tr>
      <w:tr w:rsidR="00646BD3" w:rsidRPr="00123177" w14:paraId="3FA92A3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DD4D8C0" w14:textId="77777777" w:rsidR="00646BD3" w:rsidRPr="00123177" w:rsidRDefault="00646BD3" w:rsidP="00FA691B">
            <w:pPr>
              <w:pStyle w:val="TableText"/>
              <w:snapToGrid w:val="0"/>
            </w:pPr>
            <w:r w:rsidRPr="00123177">
              <w:lastRenderedPageBreak/>
              <w:t>Feasible within project constraints</w:t>
            </w:r>
          </w:p>
          <w:p w14:paraId="198C37A9" w14:textId="77777777" w:rsidR="00646BD3" w:rsidRPr="00123177" w:rsidRDefault="00646BD3" w:rsidP="00FA691B">
            <w:pPr>
              <w:pStyle w:val="TableText"/>
              <w:snapToGrid w:val="0"/>
            </w:pPr>
            <w:r w:rsidRPr="00123177">
              <w:t>(Yes/No)</w:t>
            </w:r>
          </w:p>
          <w:p w14:paraId="33401640" w14:textId="77777777" w:rsidR="00646BD3" w:rsidRPr="00123177" w:rsidRDefault="00646BD3" w:rsidP="00FA691B">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A27682" w14:textId="77777777" w:rsidR="00646BD3" w:rsidRPr="00123177" w:rsidRDefault="00646BD3" w:rsidP="00FA691B">
            <w:pPr>
              <w:pStyle w:val="TableText"/>
              <w:snapToGrid w:val="0"/>
            </w:pPr>
            <w:r w:rsidRPr="00123177">
              <w:t>YES</w:t>
            </w:r>
          </w:p>
        </w:tc>
      </w:tr>
      <w:tr w:rsidR="00646BD3" w:rsidRPr="00123177" w14:paraId="217F910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7C5B41B" w14:textId="77777777" w:rsidR="00646BD3" w:rsidRPr="00123177" w:rsidRDefault="00646BD3" w:rsidP="00FA691B">
            <w:pPr>
              <w:pStyle w:val="TableText"/>
              <w:snapToGrid w:val="0"/>
            </w:pPr>
            <w:r w:rsidRPr="00123177">
              <w:t>Critical</w:t>
            </w:r>
          </w:p>
          <w:p w14:paraId="569B631F" w14:textId="77777777" w:rsidR="00646BD3" w:rsidRPr="00123177" w:rsidRDefault="00646BD3" w:rsidP="00FA691B">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368B02" w14:textId="77777777" w:rsidR="00646BD3" w:rsidRPr="00123177" w:rsidRDefault="00646BD3" w:rsidP="00FA691B">
            <w:pPr>
              <w:pStyle w:val="TableText"/>
              <w:snapToGrid w:val="0"/>
            </w:pPr>
            <w:r w:rsidRPr="00123177">
              <w:t>YES</w:t>
            </w:r>
          </w:p>
        </w:tc>
      </w:tr>
      <w:tr w:rsidR="00646BD3" w:rsidRPr="00123177" w14:paraId="71D9E7D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5EBE0C9" w14:textId="77777777" w:rsidR="00646BD3" w:rsidRPr="00123177" w:rsidRDefault="00646BD3" w:rsidP="00FA691B">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B42AE" w14:textId="77777777" w:rsidR="00646BD3" w:rsidRPr="00123177" w:rsidRDefault="00646BD3" w:rsidP="00FA691B">
            <w:pPr>
              <w:pStyle w:val="TableText"/>
              <w:snapToGrid w:val="0"/>
            </w:pPr>
            <w:r w:rsidRPr="00123177">
              <w:t>Acceptance Criteria for this requirement should be as per SECTION-6 ACCEPTANCE CRITERIA</w:t>
            </w:r>
          </w:p>
        </w:tc>
      </w:tr>
    </w:tbl>
    <w:p w14:paraId="5CA9BD72" w14:textId="77777777" w:rsidR="00D25D99" w:rsidRDefault="00D25D99" w:rsidP="00D25D99">
      <w:pPr>
        <w:rPr>
          <w:rFonts w:eastAsia="Arial"/>
        </w:rPr>
      </w:pPr>
    </w:p>
    <w:p w14:paraId="6DE76BEF" w14:textId="5BE8FA50" w:rsidR="00431FF4" w:rsidRDefault="00431FF4" w:rsidP="0023781F">
      <w:pPr>
        <w:pStyle w:val="Heading5"/>
        <w:rPr>
          <w:rFonts w:eastAsia="Arial"/>
        </w:rPr>
      </w:pPr>
      <w:r w:rsidRPr="00431FF4">
        <w:rPr>
          <w:rFonts w:eastAsia="Arial"/>
        </w:rPr>
        <w:t xml:space="preserve">The HVDCDC software shall monitor the </w:t>
      </w:r>
      <w:r w:rsidR="00B349A9">
        <w:rPr>
          <w:rFonts w:eastAsia="Arial"/>
        </w:rPr>
        <w:t>short circuit</w:t>
      </w:r>
      <w:r w:rsidRPr="00431FF4">
        <w:rPr>
          <w:rFonts w:eastAsia="Arial"/>
        </w:rPr>
        <w:t xml:space="preserve"> fault of the 5VS voltage rail and raise a level 2 fault.</w:t>
      </w:r>
    </w:p>
    <w:tbl>
      <w:tblPr>
        <w:tblW w:w="9518" w:type="dxa"/>
        <w:tblInd w:w="108" w:type="dxa"/>
        <w:tblLayout w:type="fixed"/>
        <w:tblLook w:val="0000" w:firstRow="0" w:lastRow="0" w:firstColumn="0" w:lastColumn="0" w:noHBand="0" w:noVBand="0"/>
      </w:tblPr>
      <w:tblGrid>
        <w:gridCol w:w="1920"/>
        <w:gridCol w:w="7598"/>
      </w:tblGrid>
      <w:tr w:rsidR="00E07882" w:rsidRPr="00123177" w14:paraId="71B3F7C1" w14:textId="77777777" w:rsidTr="00FA691B">
        <w:trPr>
          <w:cantSplit/>
        </w:trPr>
        <w:tc>
          <w:tcPr>
            <w:tcW w:w="1920" w:type="dxa"/>
            <w:tcBorders>
              <w:top w:val="single" w:sz="4" w:space="0" w:color="auto"/>
              <w:left w:val="single" w:sz="4" w:space="0" w:color="000000" w:themeColor="text1"/>
              <w:bottom w:val="single" w:sz="4" w:space="0" w:color="000000" w:themeColor="text1"/>
            </w:tcBorders>
          </w:tcPr>
          <w:p w14:paraId="145CBA28" w14:textId="77777777" w:rsidR="00E07882" w:rsidRPr="00123177" w:rsidRDefault="00E07882" w:rsidP="00FA691B">
            <w:pPr>
              <w:pStyle w:val="TableText"/>
              <w:rPr>
                <w:b/>
                <w:bCs/>
              </w:rPr>
            </w:pPr>
            <w:r w:rsidRPr="00123177">
              <w:t>Term</w:t>
            </w:r>
          </w:p>
        </w:tc>
        <w:tc>
          <w:tcPr>
            <w:tcW w:w="7598" w:type="dxa"/>
            <w:tcBorders>
              <w:top w:val="single" w:sz="4" w:space="0" w:color="auto"/>
              <w:left w:val="single" w:sz="4" w:space="0" w:color="000000" w:themeColor="text1"/>
              <w:bottom w:val="single" w:sz="4" w:space="0" w:color="000000" w:themeColor="text1"/>
              <w:right w:val="single" w:sz="4" w:space="0" w:color="000000" w:themeColor="text1"/>
            </w:tcBorders>
          </w:tcPr>
          <w:p w14:paraId="445E5371" w14:textId="77777777" w:rsidR="00E07882" w:rsidRPr="00123177" w:rsidRDefault="00E07882" w:rsidP="00FA691B">
            <w:pPr>
              <w:pStyle w:val="TableText"/>
              <w:rPr>
                <w:b/>
                <w:bCs/>
              </w:rPr>
            </w:pPr>
            <w:r w:rsidRPr="00123177">
              <w:t>Description</w:t>
            </w:r>
          </w:p>
        </w:tc>
      </w:tr>
      <w:tr w:rsidR="00E07882" w:rsidRPr="00123177" w14:paraId="6556D036" w14:textId="77777777" w:rsidTr="00FA691B">
        <w:trPr>
          <w:cantSplit/>
          <w:trHeight w:val="274"/>
        </w:trPr>
        <w:tc>
          <w:tcPr>
            <w:tcW w:w="1920" w:type="dxa"/>
            <w:tcBorders>
              <w:top w:val="single" w:sz="4" w:space="0" w:color="000000" w:themeColor="text1"/>
              <w:left w:val="single" w:sz="4" w:space="0" w:color="000000" w:themeColor="text1"/>
              <w:bottom w:val="single" w:sz="4" w:space="0" w:color="000000" w:themeColor="text1"/>
            </w:tcBorders>
          </w:tcPr>
          <w:p w14:paraId="2034A1EC" w14:textId="77777777" w:rsidR="00E07882" w:rsidRPr="00123177" w:rsidRDefault="00E07882" w:rsidP="00FA691B">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34A97D" w14:textId="77777777" w:rsidR="00E07882" w:rsidRPr="00123177" w:rsidRDefault="00E07882" w:rsidP="00FA691B">
            <w:pPr>
              <w:pStyle w:val="TableText"/>
            </w:pPr>
            <w:r w:rsidRPr="00123177">
              <w:rPr>
                <w:rFonts w:eastAsia="Arial"/>
                <w:szCs w:val="20"/>
              </w:rPr>
              <w:t>SWRS_</w:t>
            </w:r>
            <w:r>
              <w:rPr>
                <w:rFonts w:eastAsia="Arial"/>
                <w:szCs w:val="20"/>
              </w:rPr>
              <w:t>VRM_09</w:t>
            </w:r>
          </w:p>
        </w:tc>
      </w:tr>
      <w:tr w:rsidR="00E07882" w:rsidRPr="00123177" w14:paraId="4CE65D1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E7EA379" w14:textId="77777777" w:rsidR="00E07882" w:rsidRPr="00123177" w:rsidRDefault="00E07882" w:rsidP="00FA691B">
            <w:pPr>
              <w:pStyle w:val="TableText"/>
              <w:snapToGrid w:val="0"/>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523C76" w14:textId="77777777" w:rsidR="00E07882" w:rsidRPr="00123177" w:rsidRDefault="00E07882" w:rsidP="00FA691B">
            <w:pPr>
              <w:pStyle w:val="TableText"/>
              <w:snapToGrid w:val="0"/>
            </w:pPr>
            <w:r w:rsidRPr="00123177">
              <w:rPr>
                <w:rFonts w:eastAsia="Arial"/>
                <w:color w:val="000000" w:themeColor="text1"/>
                <w:szCs w:val="20"/>
              </w:rPr>
              <w:t>SDS-HVDCDC-</w:t>
            </w:r>
            <w:r>
              <w:rPr>
                <w:rFonts w:eastAsia="Arial"/>
                <w:color w:val="000000" w:themeColor="text1"/>
                <w:szCs w:val="20"/>
              </w:rPr>
              <w:t>550</w:t>
            </w:r>
          </w:p>
        </w:tc>
      </w:tr>
      <w:tr w:rsidR="00E07882" w:rsidRPr="00123177" w14:paraId="75B2CBB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C8E6704" w14:textId="77777777" w:rsidR="00E07882" w:rsidRPr="00123177" w:rsidRDefault="00E07882" w:rsidP="00FA691B">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12E39D" w14:textId="77777777" w:rsidR="00E07882" w:rsidRPr="00123177" w:rsidRDefault="00E07882" w:rsidP="00FA691B">
            <w:pPr>
              <w:pStyle w:val="TableText"/>
              <w:snapToGrid w:val="0"/>
            </w:pPr>
            <w:r w:rsidRPr="00123177">
              <w:t>Pre C-Sample/PF3.0 Phase-2</w:t>
            </w:r>
          </w:p>
        </w:tc>
      </w:tr>
      <w:tr w:rsidR="00E07882" w:rsidRPr="00123177" w14:paraId="666962F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73ED2FF" w14:textId="77777777" w:rsidR="00E07882" w:rsidRPr="00123177" w:rsidRDefault="00E07882" w:rsidP="00FA691B">
            <w:pPr>
              <w:pStyle w:val="TableText"/>
              <w:snapToGrid w:val="0"/>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316975" w14:textId="77777777" w:rsidR="00E07882" w:rsidRPr="000802BB" w:rsidRDefault="00E07882" w:rsidP="00FA691B">
            <w:pPr>
              <w:pStyle w:val="TableText"/>
              <w:rPr>
                <w:rFonts w:eastAsia="Arial"/>
                <w:szCs w:val="20"/>
              </w:rPr>
            </w:pPr>
            <w:r w:rsidRPr="000802BB">
              <w:rPr>
                <w:rFonts w:eastAsia="Arial"/>
                <w:szCs w:val="20"/>
              </w:rPr>
              <w:t>The HVDCDC shall monitor the short circuit fault of the 5VS voltage rail and raise a level 2 fault.</w:t>
            </w:r>
          </w:p>
          <w:p w14:paraId="32A7B221" w14:textId="77777777" w:rsidR="00E07882" w:rsidRPr="00123177" w:rsidRDefault="00E07882" w:rsidP="00FA691B">
            <w:pPr>
              <w:pStyle w:val="TableText"/>
            </w:pPr>
            <w:r w:rsidRPr="000802BB">
              <w:rPr>
                <w:rFonts w:eastAsia="Arial"/>
                <w:szCs w:val="20"/>
              </w:rPr>
              <w:t>The fault diagnostics shall be done as stated on the Interface Specification Document.</w:t>
            </w:r>
          </w:p>
        </w:tc>
      </w:tr>
      <w:tr w:rsidR="00E07882" w:rsidRPr="00123177" w14:paraId="08E735B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405B846" w14:textId="77777777" w:rsidR="00E07882" w:rsidRPr="00123177" w:rsidRDefault="00E07882" w:rsidP="00FA691B">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7B57E2" w14:textId="77777777" w:rsidR="00E07882" w:rsidRPr="00123177" w:rsidRDefault="00E07882" w:rsidP="00FA691B">
            <w:pPr>
              <w:pStyle w:val="TableText"/>
            </w:pPr>
            <w:r w:rsidRPr="00123177">
              <w:rPr>
                <w:rFonts w:eastAsia="Arial"/>
              </w:rPr>
              <w:t>No Such derived requirement is applicable.</w:t>
            </w:r>
          </w:p>
        </w:tc>
      </w:tr>
      <w:tr w:rsidR="00E07882" w:rsidRPr="00123177" w14:paraId="5DDEF33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904ABA9" w14:textId="77777777" w:rsidR="00E07882" w:rsidRPr="00123177" w:rsidRDefault="00E07882" w:rsidP="00FA691B">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3A47BD" w14:textId="77777777" w:rsidR="00E07882" w:rsidRPr="00123177" w:rsidRDefault="00E07882" w:rsidP="00FA691B">
            <w:pPr>
              <w:pStyle w:val="TableText"/>
              <w:snapToGrid w:val="0"/>
            </w:pPr>
            <w:r w:rsidRPr="00123177">
              <w:rPr>
                <w:rFonts w:eastAsia="Arial"/>
                <w:color w:val="000000" w:themeColor="text1"/>
                <w:szCs w:val="20"/>
              </w:rPr>
              <w:t>No Specific access restrictions is applicable.</w:t>
            </w:r>
          </w:p>
        </w:tc>
      </w:tr>
      <w:tr w:rsidR="00E07882" w:rsidRPr="00123177" w14:paraId="1F66358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D25E28B" w14:textId="77777777" w:rsidR="00E07882" w:rsidRPr="00123177" w:rsidRDefault="00E07882" w:rsidP="00FA691B">
            <w:pPr>
              <w:pStyle w:val="TableText"/>
              <w:snapToGrid w:val="0"/>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70CC9B" w14:textId="322526C4" w:rsidR="00E07882" w:rsidRPr="00123177" w:rsidRDefault="00E07882" w:rsidP="00FA691B">
            <w:pPr>
              <w:pStyle w:val="TableText"/>
              <w:snapToGrid w:val="0"/>
            </w:pPr>
            <w:r>
              <w:rPr>
                <w:rFonts w:eastAsia="Arial"/>
                <w:color w:val="000000" w:themeColor="text1"/>
              </w:rPr>
              <w:t xml:space="preserve">The </w:t>
            </w:r>
            <w:r w:rsidR="000E0C88">
              <w:rPr>
                <w:rFonts w:eastAsia="Arial"/>
                <w:color w:val="000000" w:themeColor="text1"/>
              </w:rPr>
              <w:t xml:space="preserve">analog </w:t>
            </w:r>
            <w:r>
              <w:rPr>
                <w:rFonts w:eastAsia="Arial"/>
                <w:color w:val="000000" w:themeColor="text1"/>
              </w:rPr>
              <w:t xml:space="preserve">sensor </w:t>
            </w:r>
            <w:r w:rsidR="00A375A6">
              <w:rPr>
                <w:rFonts w:eastAsia="Arial"/>
                <w:color w:val="000000" w:themeColor="text1"/>
              </w:rPr>
              <w:t>shall</w:t>
            </w:r>
            <w:r>
              <w:rPr>
                <w:rFonts w:eastAsia="Arial"/>
                <w:color w:val="000000" w:themeColor="text1"/>
              </w:rPr>
              <w:t xml:space="preserve"> sense </w:t>
            </w:r>
            <w:r w:rsidRPr="000802BB">
              <w:rPr>
                <w:rFonts w:eastAsia="Arial"/>
                <w:szCs w:val="20"/>
              </w:rPr>
              <w:t>short circuit</w:t>
            </w:r>
            <w:r>
              <w:rPr>
                <w:rFonts w:eastAsia="Arial"/>
                <w:szCs w:val="20"/>
              </w:rPr>
              <w:t xml:space="preserve"> </w:t>
            </w:r>
            <w:r w:rsidRPr="000802BB">
              <w:rPr>
                <w:rFonts w:eastAsia="Arial"/>
                <w:szCs w:val="20"/>
              </w:rPr>
              <w:t>fault</w:t>
            </w:r>
            <w:r>
              <w:rPr>
                <w:rFonts w:eastAsia="Arial"/>
                <w:szCs w:val="20"/>
              </w:rPr>
              <w:t xml:space="preserve"> of</w:t>
            </w:r>
            <w:r>
              <w:rPr>
                <w:rFonts w:eastAsia="Arial"/>
                <w:color w:val="000000" w:themeColor="text1"/>
              </w:rPr>
              <w:t xml:space="preserve"> the </w:t>
            </w:r>
            <w:r w:rsidRPr="00EB220C">
              <w:rPr>
                <w:rFonts w:eastAsia="Arial"/>
                <w:szCs w:val="20"/>
              </w:rPr>
              <w:t>5VS voltage rail</w:t>
            </w:r>
            <w:r>
              <w:rPr>
                <w:rFonts w:eastAsia="Arial"/>
                <w:color w:val="000000" w:themeColor="text1"/>
              </w:rPr>
              <w:t xml:space="preserve"> that if it goes below the HVDCDC_CAL (5.4V) value.</w:t>
            </w:r>
          </w:p>
        </w:tc>
      </w:tr>
      <w:tr w:rsidR="00E07882" w:rsidRPr="00123177" w14:paraId="651D7A4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F20EA2B" w14:textId="77777777" w:rsidR="00E07882" w:rsidRPr="00123177" w:rsidRDefault="00E07882" w:rsidP="00FA691B">
            <w:pPr>
              <w:pStyle w:val="TableText"/>
              <w:snapToGrid w:val="0"/>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C630A" w14:textId="782EB98A" w:rsidR="000E0C88" w:rsidRPr="000E0C88" w:rsidRDefault="000E0C88" w:rsidP="000E0C88">
            <w:pPr>
              <w:pStyle w:val="TableText"/>
              <w:snapToGrid w:val="0"/>
            </w:pPr>
            <w:r w:rsidRPr="000E0C88">
              <w:t>1.NHVDCDCFault @  HVDCDC_Status1 is equal to 0x3 ("Level 2")</w:t>
            </w:r>
          </w:p>
          <w:p w14:paraId="2D926AF1" w14:textId="31E7D3F2" w:rsidR="00E07882" w:rsidRPr="00123177" w:rsidRDefault="000E0C88" w:rsidP="00FA691B">
            <w:pPr>
              <w:pStyle w:val="TableText"/>
              <w:snapToGrid w:val="0"/>
            </w:pPr>
            <w:r w:rsidRPr="000E0C88">
              <w:t xml:space="preserve">NVHDCDCFaultID @  HVDCDC_Debug_PDU </w:t>
            </w:r>
            <w:r w:rsidR="00A375A6">
              <w:t>shall</w:t>
            </w:r>
            <w:r w:rsidRPr="000E0C88">
              <w:t xml:space="preserve"> provide Fault ID 1</w:t>
            </w:r>
            <w:r>
              <w:t>0</w:t>
            </w:r>
            <w:r w:rsidRPr="000E0C88">
              <w:t>1</w:t>
            </w:r>
            <w:r>
              <w:br/>
            </w:r>
            <w:r w:rsidRPr="000E0C88">
              <w:t xml:space="preserve">2.When the analog  sensor detects </w:t>
            </w:r>
            <w:r w:rsidR="00CC23A1">
              <w:t>a short circuit condition</w:t>
            </w:r>
            <w:r w:rsidRPr="000E0C88">
              <w:t xml:space="preserve"> a fault shall be raised after a  debounce time  (Default- </w:t>
            </w:r>
            <w:r w:rsidR="00BB6D8A">
              <w:t>5</w:t>
            </w:r>
            <w:r w:rsidRPr="000E0C88">
              <w:t>00 msec).</w:t>
            </w:r>
            <w:r w:rsidR="0031621E">
              <w:br/>
              <w:t xml:space="preserve">3.Set the DTC </w:t>
            </w:r>
            <w:r w:rsidR="0031621E" w:rsidRPr="0031621E">
              <w:rPr>
                <w:b/>
                <w:bCs/>
              </w:rPr>
              <w:t>“</w:t>
            </w:r>
            <w:r w:rsidR="006C7BDA" w:rsidRPr="006C7BDA">
              <w:t>0x1E6500</w:t>
            </w:r>
            <w:r w:rsidR="0031621E" w:rsidRPr="0031621E">
              <w:rPr>
                <w:b/>
                <w:bCs/>
              </w:rPr>
              <w:t>”</w:t>
            </w:r>
          </w:p>
        </w:tc>
      </w:tr>
      <w:tr w:rsidR="00E07882" w:rsidRPr="00123177" w14:paraId="3B967CF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6E94173" w14:textId="77777777" w:rsidR="00E07882" w:rsidRPr="00123177" w:rsidRDefault="00E07882" w:rsidP="00FA691B">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80A714" w14:textId="5C1D98A1" w:rsidR="00E07882" w:rsidRPr="00123177" w:rsidRDefault="00E07882" w:rsidP="00FA691B">
            <w:pPr>
              <w:pStyle w:val="TableText"/>
              <w:snapToGrid w:val="0"/>
              <w:rPr>
                <w:rStyle w:val="normaltextrun"/>
              </w:rPr>
            </w:pPr>
            <w:r>
              <w:rPr>
                <w:rStyle w:val="ui-provider"/>
              </w:rPr>
              <w:t xml:space="preserve">1.The ADC </w:t>
            </w:r>
            <w:r w:rsidR="00A375A6">
              <w:rPr>
                <w:rStyle w:val="ui-provider"/>
              </w:rPr>
              <w:t>shall</w:t>
            </w:r>
            <w:r>
              <w:rPr>
                <w:rStyle w:val="ui-provider"/>
              </w:rPr>
              <w:t xml:space="preserve"> be powered up and communicating.</w:t>
            </w:r>
            <w:r>
              <w:br/>
            </w:r>
            <w:r>
              <w:rPr>
                <w:rStyle w:val="ui-provider"/>
              </w:rPr>
              <w:t>2.</w:t>
            </w:r>
            <w:r>
              <w:rPr>
                <w:rStyle w:val="normaltextrun"/>
              </w:rPr>
              <w:t xml:space="preserve">The HVDCDC shall sense the </w:t>
            </w:r>
            <w:r w:rsidRPr="000802BB">
              <w:rPr>
                <w:rFonts w:eastAsia="Arial"/>
                <w:szCs w:val="20"/>
              </w:rPr>
              <w:t>short circuit</w:t>
            </w:r>
            <w:r>
              <w:rPr>
                <w:rFonts w:eastAsia="Arial"/>
                <w:szCs w:val="20"/>
              </w:rPr>
              <w:t xml:space="preserve">  </w:t>
            </w:r>
            <w:r>
              <w:rPr>
                <w:rStyle w:val="normaltextrun"/>
              </w:rPr>
              <w:t xml:space="preserve">fault and raise a level 2 fault with </w:t>
            </w:r>
            <w:r w:rsidRPr="00123177">
              <w:rPr>
                <w:rFonts w:eastAsia="Arial"/>
                <w:color w:val="000000" w:themeColor="text1"/>
                <w:szCs w:val="20"/>
              </w:rPr>
              <w:t>Fault ID</w:t>
            </w:r>
            <w:r>
              <w:rPr>
                <w:rFonts w:eastAsia="Arial"/>
                <w:color w:val="000000" w:themeColor="text1"/>
                <w:szCs w:val="20"/>
              </w:rPr>
              <w:t xml:space="preserve"> 101</w:t>
            </w:r>
            <w:r>
              <w:rPr>
                <w:rStyle w:val="normaltextrun"/>
              </w:rPr>
              <w:t xml:space="preserve"> after 500 msec.</w:t>
            </w:r>
          </w:p>
        </w:tc>
      </w:tr>
      <w:tr w:rsidR="00E07882" w:rsidRPr="00123177" w14:paraId="044224D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745BDC5" w14:textId="77777777" w:rsidR="00E07882" w:rsidRPr="00123177" w:rsidRDefault="00E07882" w:rsidP="00FA691B">
            <w:pPr>
              <w:pStyle w:val="TableText"/>
              <w:snapToGrid w:val="0"/>
            </w:pPr>
            <w:r w:rsidRPr="00123177">
              <w:lastRenderedPageBreak/>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8DE975" w14:textId="77777777" w:rsidR="00E07882" w:rsidRPr="00123177" w:rsidRDefault="00E07882" w:rsidP="00FA691B">
            <w:pPr>
              <w:pStyle w:val="TableText"/>
              <w:snapToGrid w:val="0"/>
            </w:pPr>
            <w:r w:rsidRPr="00123177">
              <w:t>No such mandatory fields is applicable.</w:t>
            </w:r>
          </w:p>
        </w:tc>
      </w:tr>
      <w:tr w:rsidR="00E07882" w:rsidRPr="00123177" w14:paraId="422F904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88D19AF" w14:textId="77777777" w:rsidR="00E07882" w:rsidRPr="00123177" w:rsidRDefault="00E07882" w:rsidP="00FA691B">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1F41E3" w14:textId="77777777" w:rsidR="00E07882" w:rsidRPr="00123177" w:rsidRDefault="00E07882" w:rsidP="00FA691B">
            <w:pPr>
              <w:pStyle w:val="TableText"/>
              <w:snapToGrid w:val="0"/>
            </w:pPr>
            <w:r w:rsidRPr="00123177">
              <w:t>NHVDCDCStatus = 0, NHVDCDCStatusDebug = 0, NHVDCDCFault = 0.</w:t>
            </w:r>
          </w:p>
        </w:tc>
      </w:tr>
      <w:tr w:rsidR="00E07882" w:rsidRPr="00123177" w14:paraId="1E314CE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5BF0CCC" w14:textId="77777777" w:rsidR="00E07882" w:rsidRPr="00123177" w:rsidRDefault="00E07882" w:rsidP="00FA691B">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5AC480" w14:textId="77777777" w:rsidR="00E07882" w:rsidRPr="00123177" w:rsidRDefault="00E07882" w:rsidP="00FA691B">
            <w:pPr>
              <w:pStyle w:val="TableText"/>
              <w:snapToGrid w:val="0"/>
            </w:pPr>
            <w:r w:rsidRPr="00123177">
              <w:rPr>
                <w:szCs w:val="20"/>
              </w:rPr>
              <w:t>Default values shall be applicable with respect to Pre-Loaded Values</w:t>
            </w:r>
          </w:p>
        </w:tc>
      </w:tr>
      <w:tr w:rsidR="00E07882" w:rsidRPr="00123177" w14:paraId="0CDD9E1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45FEAB2" w14:textId="77777777" w:rsidR="00E07882" w:rsidRPr="00123177" w:rsidRDefault="00E07882" w:rsidP="00FA691B">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BB9205" w14:textId="77777777" w:rsidR="00E07882" w:rsidRPr="00123177" w:rsidRDefault="00E07882" w:rsidP="00FA691B">
            <w:pPr>
              <w:pStyle w:val="TableText"/>
              <w:snapToGrid w:val="0"/>
            </w:pPr>
            <w:r w:rsidRPr="00123177">
              <w:rPr>
                <w:szCs w:val="20"/>
              </w:rPr>
              <w:t>Valid range value is not required.</w:t>
            </w:r>
          </w:p>
        </w:tc>
      </w:tr>
      <w:tr w:rsidR="00E07882" w:rsidRPr="00123177" w14:paraId="0DC57EE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D077F46" w14:textId="77777777" w:rsidR="00E07882" w:rsidRPr="00123177" w:rsidRDefault="00E07882" w:rsidP="00FA691B">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AA77E0" w14:textId="77777777" w:rsidR="00E07882" w:rsidRPr="00123177" w:rsidRDefault="00E07882" w:rsidP="00FA691B">
            <w:pPr>
              <w:pStyle w:val="TableText"/>
              <w:snapToGrid w:val="0"/>
            </w:pPr>
            <w:r w:rsidRPr="00123177">
              <w:rPr>
                <w:szCs w:val="20"/>
              </w:rPr>
              <w:t>Data latency period is not applicable</w:t>
            </w:r>
          </w:p>
        </w:tc>
      </w:tr>
      <w:tr w:rsidR="00E07882" w:rsidRPr="00123177" w14:paraId="54B8F83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CA1418C" w14:textId="77777777" w:rsidR="00E07882" w:rsidRPr="00123177" w:rsidRDefault="00E07882" w:rsidP="00FA691B">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C8077" w14:textId="77777777" w:rsidR="00E07882" w:rsidRPr="00123177" w:rsidRDefault="00E07882" w:rsidP="00FA691B">
            <w:pPr>
              <w:pStyle w:val="TableText"/>
              <w:snapToGrid w:val="0"/>
            </w:pPr>
            <w:r w:rsidRPr="00123177">
              <w:rPr>
                <w:szCs w:val="20"/>
              </w:rPr>
              <w:t>Data Retention period is not applicable.</w:t>
            </w:r>
          </w:p>
        </w:tc>
      </w:tr>
      <w:tr w:rsidR="00E07882" w:rsidRPr="00123177" w14:paraId="61E9AEB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71775E1" w14:textId="77777777" w:rsidR="00E07882" w:rsidRPr="00123177" w:rsidRDefault="00E07882" w:rsidP="00FA691B">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120F82" w14:textId="77777777" w:rsidR="00E07882" w:rsidRPr="00123177" w:rsidRDefault="00E07882" w:rsidP="00FA691B">
            <w:pPr>
              <w:pStyle w:val="TableText"/>
              <w:snapToGrid w:val="0"/>
            </w:pPr>
            <w:r w:rsidRPr="00123177">
              <w:rPr>
                <w:szCs w:val="20"/>
              </w:rPr>
              <w:t>Data rate is not applicable.</w:t>
            </w:r>
          </w:p>
        </w:tc>
      </w:tr>
      <w:tr w:rsidR="00E07882" w:rsidRPr="00123177" w14:paraId="3B4C876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CE1718F" w14:textId="77777777" w:rsidR="00E07882" w:rsidRPr="00123177" w:rsidRDefault="00E07882" w:rsidP="00FA691B">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CE602D" w14:textId="77777777" w:rsidR="00E07882" w:rsidRPr="00123177" w:rsidRDefault="00E07882" w:rsidP="00FA691B">
            <w:pPr>
              <w:pStyle w:val="TableText"/>
              <w:snapToGrid w:val="0"/>
            </w:pPr>
            <w:r w:rsidRPr="00123177">
              <w:rPr>
                <w:szCs w:val="20"/>
              </w:rPr>
              <w:t>External event is not required.</w:t>
            </w:r>
          </w:p>
        </w:tc>
      </w:tr>
      <w:tr w:rsidR="00E07882" w:rsidRPr="00123177" w14:paraId="29A4ADB4"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1F320DC" w14:textId="77777777" w:rsidR="00E07882" w:rsidRPr="00123177" w:rsidRDefault="00E07882" w:rsidP="00FA691B">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40525D" w14:textId="77777777" w:rsidR="00E07882" w:rsidRPr="00123177" w:rsidRDefault="00E07882" w:rsidP="00FA691B">
            <w:pPr>
              <w:pStyle w:val="TableText"/>
              <w:snapToGrid w:val="0"/>
            </w:pPr>
            <w:r w:rsidRPr="00123177">
              <w:rPr>
                <w:szCs w:val="20"/>
              </w:rPr>
              <w:t>Temporal event is not applicable.</w:t>
            </w:r>
          </w:p>
        </w:tc>
      </w:tr>
      <w:tr w:rsidR="00E07882" w:rsidRPr="00123177" w14:paraId="1BC759D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DA89CCC" w14:textId="77777777" w:rsidR="00E07882" w:rsidRPr="00123177" w:rsidRDefault="00E07882" w:rsidP="00FA691B">
            <w:pPr>
              <w:pStyle w:val="TableText"/>
              <w:snapToGrid w:val="0"/>
            </w:pPr>
            <w:r w:rsidRPr="00123177">
              <w:t xml:space="preserve">Validation Rules/ </w:t>
            </w:r>
          </w:p>
          <w:p w14:paraId="3893FFBF" w14:textId="77777777" w:rsidR="00E07882" w:rsidRPr="00123177" w:rsidRDefault="00E07882" w:rsidP="00FA691B">
            <w:pPr>
              <w:pStyle w:val="TableText"/>
              <w:snapToGrid w:val="0"/>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C720B9" w14:textId="6DE0BD43" w:rsidR="00E07882" w:rsidRPr="00123177" w:rsidRDefault="006C7BDA" w:rsidP="00FA691B">
            <w:pPr>
              <w:spacing w:line="259" w:lineRule="auto"/>
              <w:rPr>
                <w:rFonts w:eastAsia="Arial"/>
                <w:color w:val="000000" w:themeColor="text1"/>
                <w:szCs w:val="20"/>
              </w:rPr>
            </w:pPr>
            <w:r>
              <w:rPr>
                <w:rStyle w:val="normaltextrun"/>
              </w:rPr>
              <w:t>1.</w:t>
            </w:r>
            <w:r w:rsidR="00E07882">
              <w:rPr>
                <w:rStyle w:val="normaltextrun"/>
              </w:rPr>
              <w:t xml:space="preserve">To verify that the HVDCDC shall sense the </w:t>
            </w:r>
            <w:r w:rsidR="00E07882" w:rsidRPr="000802BB">
              <w:rPr>
                <w:rFonts w:eastAsia="Arial"/>
                <w:szCs w:val="20"/>
              </w:rPr>
              <w:t>short circuit</w:t>
            </w:r>
            <w:r w:rsidR="00E07882">
              <w:rPr>
                <w:rFonts w:eastAsia="Arial"/>
                <w:szCs w:val="20"/>
              </w:rPr>
              <w:t xml:space="preserve"> </w:t>
            </w:r>
            <w:r w:rsidR="00E07882">
              <w:rPr>
                <w:rStyle w:val="normaltextrun"/>
              </w:rPr>
              <w:t xml:space="preserve">fault and </w:t>
            </w:r>
            <w:r w:rsidR="00E07882" w:rsidRPr="00123177">
              <w:rPr>
                <w:rFonts w:eastAsia="Arial"/>
                <w:color w:val="000000" w:themeColor="text1"/>
                <w:szCs w:val="20"/>
              </w:rPr>
              <w:t>NHVDCDCFault @  HVDCDC_Status1 is equal to 0x3 ("Level 2")</w:t>
            </w:r>
          </w:p>
          <w:p w14:paraId="123F26FC" w14:textId="20BD43E8" w:rsidR="00E07882" w:rsidRPr="00123177" w:rsidRDefault="00E07882" w:rsidP="00FA691B">
            <w:pPr>
              <w:pStyle w:val="TableText"/>
              <w:snapToGrid w:val="0"/>
            </w:pPr>
            <w:r w:rsidRPr="00123177">
              <w:rPr>
                <w:rFonts w:eastAsia="Arial"/>
                <w:color w:val="000000" w:themeColor="text1"/>
                <w:szCs w:val="20"/>
              </w:rPr>
              <w:t xml:space="preserve">NVHDCDCFaultID @  HVDCDC_Debug_PDU </w:t>
            </w:r>
            <w:r w:rsidR="00A375A6">
              <w:rPr>
                <w:rFonts w:eastAsia="Arial"/>
                <w:color w:val="000000" w:themeColor="text1"/>
                <w:szCs w:val="20"/>
              </w:rPr>
              <w:t>shall</w:t>
            </w:r>
            <w:r w:rsidRPr="00123177">
              <w:rPr>
                <w:rFonts w:eastAsia="Arial"/>
                <w:color w:val="000000" w:themeColor="text1"/>
                <w:szCs w:val="20"/>
              </w:rPr>
              <w:t xml:space="preserve"> provide Fault ID</w:t>
            </w:r>
            <w:r>
              <w:rPr>
                <w:rFonts w:eastAsia="Arial"/>
                <w:color w:val="000000" w:themeColor="text1"/>
                <w:szCs w:val="20"/>
              </w:rPr>
              <w:t xml:space="preserve"> 101</w:t>
            </w:r>
            <w:r w:rsidRPr="00123177">
              <w:rPr>
                <w:rFonts w:eastAsia="Arial"/>
                <w:color w:val="000000" w:themeColor="text1"/>
                <w:szCs w:val="20"/>
              </w:rPr>
              <w:t xml:space="preserve"> </w:t>
            </w:r>
            <w:r>
              <w:rPr>
                <w:rStyle w:val="normaltextrun"/>
              </w:rPr>
              <w:t>after 500 msec.</w:t>
            </w:r>
            <w:r w:rsidR="006C7BDA">
              <w:rPr>
                <w:rStyle w:val="normaltextrun"/>
              </w:rPr>
              <w:br/>
              <w:t>2.</w:t>
            </w:r>
            <w:r w:rsidR="006C7BDA">
              <w:t xml:space="preserve"> Verify the DTC </w:t>
            </w:r>
            <w:r w:rsidR="006C7BDA" w:rsidRPr="0031621E">
              <w:rPr>
                <w:b/>
                <w:bCs/>
              </w:rPr>
              <w:t>“</w:t>
            </w:r>
            <w:r w:rsidR="006C7BDA" w:rsidRPr="006C7BDA">
              <w:t>0x1E6500</w:t>
            </w:r>
            <w:r w:rsidR="006C7BDA" w:rsidRPr="0031621E">
              <w:rPr>
                <w:b/>
                <w:bCs/>
              </w:rPr>
              <w:t>”</w:t>
            </w:r>
          </w:p>
        </w:tc>
      </w:tr>
      <w:tr w:rsidR="00E07882" w:rsidRPr="00123177" w14:paraId="4FCF5D1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9CEE4E6" w14:textId="77777777" w:rsidR="00E07882" w:rsidRPr="00123177" w:rsidRDefault="00E07882" w:rsidP="00FA691B">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302A31" w14:textId="77777777" w:rsidR="00E07882" w:rsidRPr="00123177" w:rsidRDefault="00E07882" w:rsidP="00FA691B">
            <w:pPr>
              <w:pStyle w:val="TableText"/>
              <w:snapToGrid w:val="0"/>
            </w:pPr>
            <w:r w:rsidRPr="00123177">
              <w:rPr>
                <w:szCs w:val="20"/>
              </w:rPr>
              <w:t>Constraints is not applicable.</w:t>
            </w:r>
          </w:p>
        </w:tc>
      </w:tr>
      <w:tr w:rsidR="00E07882" w:rsidRPr="00123177" w14:paraId="170450C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132F32D" w14:textId="77777777" w:rsidR="00E07882" w:rsidRPr="00123177" w:rsidRDefault="00E07882" w:rsidP="00FA691B">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A7EB8C" w14:textId="77777777" w:rsidR="00E07882" w:rsidRPr="00123177" w:rsidRDefault="00E07882" w:rsidP="00FA691B">
            <w:pPr>
              <w:pStyle w:val="TableText"/>
              <w:snapToGrid w:val="0"/>
            </w:pPr>
            <w:r w:rsidRPr="00123177">
              <w:rPr>
                <w:szCs w:val="20"/>
              </w:rPr>
              <w:t>No effects on other system</w:t>
            </w:r>
          </w:p>
        </w:tc>
      </w:tr>
      <w:tr w:rsidR="00E07882" w:rsidRPr="00123177" w14:paraId="1A7F84C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B9B7999" w14:textId="77777777" w:rsidR="00E07882" w:rsidRPr="00123177" w:rsidRDefault="00E07882" w:rsidP="00FA691B">
            <w:pPr>
              <w:pStyle w:val="TableText"/>
              <w:snapToGrid w:val="0"/>
            </w:pPr>
            <w:r w:rsidRPr="00123177">
              <w:t>Testability with respect to test environment</w:t>
            </w:r>
          </w:p>
          <w:p w14:paraId="3694A8DE" w14:textId="77777777" w:rsidR="00E07882" w:rsidRPr="00123177" w:rsidRDefault="00E07882" w:rsidP="00FA691B">
            <w:pPr>
              <w:pStyle w:val="TableText"/>
            </w:pPr>
            <w:r w:rsidRPr="00123177">
              <w:t>(Yes/No)</w:t>
            </w:r>
          </w:p>
          <w:p w14:paraId="001F0EAA" w14:textId="77777777" w:rsidR="00E07882" w:rsidRPr="00123177" w:rsidRDefault="00E07882" w:rsidP="00FA691B">
            <w:pPr>
              <w:pStyle w:val="TableText"/>
              <w:snapToGrid w:val="0"/>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824435" w14:textId="77777777" w:rsidR="00E07882" w:rsidRPr="00123177" w:rsidRDefault="00E07882" w:rsidP="00FA691B">
            <w:pPr>
              <w:pStyle w:val="TableText"/>
              <w:snapToGrid w:val="0"/>
            </w:pPr>
            <w:r w:rsidRPr="00123177">
              <w:t>YES</w:t>
            </w:r>
          </w:p>
        </w:tc>
      </w:tr>
      <w:tr w:rsidR="00E07882" w:rsidRPr="00123177" w14:paraId="7807A1F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91611F3" w14:textId="77777777" w:rsidR="00E07882" w:rsidRPr="00123177" w:rsidRDefault="00E07882" w:rsidP="00FA691B">
            <w:pPr>
              <w:pStyle w:val="TableText"/>
              <w:snapToGrid w:val="0"/>
            </w:pPr>
            <w:r w:rsidRPr="00123177">
              <w:lastRenderedPageBreak/>
              <w:t>Feasible within project constraints</w:t>
            </w:r>
          </w:p>
          <w:p w14:paraId="4EBB6594" w14:textId="77777777" w:rsidR="00E07882" w:rsidRPr="00123177" w:rsidRDefault="00E07882" w:rsidP="00FA691B">
            <w:pPr>
              <w:pStyle w:val="TableText"/>
              <w:snapToGrid w:val="0"/>
            </w:pPr>
            <w:r w:rsidRPr="00123177">
              <w:t>(Yes/No)</w:t>
            </w:r>
          </w:p>
          <w:p w14:paraId="0634B17E" w14:textId="77777777" w:rsidR="00E07882" w:rsidRPr="00123177" w:rsidRDefault="00E07882" w:rsidP="00FA691B">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89D045" w14:textId="77777777" w:rsidR="00E07882" w:rsidRPr="00123177" w:rsidRDefault="00E07882" w:rsidP="00FA691B">
            <w:pPr>
              <w:pStyle w:val="TableText"/>
              <w:snapToGrid w:val="0"/>
            </w:pPr>
            <w:r w:rsidRPr="00123177">
              <w:t>YES</w:t>
            </w:r>
          </w:p>
        </w:tc>
      </w:tr>
      <w:tr w:rsidR="00E07882" w:rsidRPr="00123177" w14:paraId="4B111A99"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57DD2B5D" w14:textId="77777777" w:rsidR="00E07882" w:rsidRPr="00123177" w:rsidRDefault="00E07882" w:rsidP="00FA691B">
            <w:pPr>
              <w:pStyle w:val="TableText"/>
              <w:snapToGrid w:val="0"/>
            </w:pPr>
            <w:r w:rsidRPr="00123177">
              <w:t>Critical</w:t>
            </w:r>
          </w:p>
          <w:p w14:paraId="5AD57643" w14:textId="77777777" w:rsidR="00E07882" w:rsidRPr="00123177" w:rsidRDefault="00E07882" w:rsidP="00FA691B">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26BC42" w14:textId="77777777" w:rsidR="00E07882" w:rsidRPr="00123177" w:rsidRDefault="00E07882" w:rsidP="00FA691B">
            <w:pPr>
              <w:pStyle w:val="TableText"/>
              <w:snapToGrid w:val="0"/>
            </w:pPr>
            <w:r w:rsidRPr="00123177">
              <w:t>YES</w:t>
            </w:r>
          </w:p>
        </w:tc>
      </w:tr>
      <w:tr w:rsidR="00E07882" w:rsidRPr="00123177" w14:paraId="6336E21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A364BA0" w14:textId="77777777" w:rsidR="00E07882" w:rsidRPr="00123177" w:rsidRDefault="00E07882" w:rsidP="00FA691B">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0367B" w14:textId="77777777" w:rsidR="00E07882" w:rsidRPr="00123177" w:rsidRDefault="00E07882" w:rsidP="00FA691B">
            <w:pPr>
              <w:pStyle w:val="TableText"/>
              <w:snapToGrid w:val="0"/>
            </w:pPr>
            <w:r w:rsidRPr="00123177">
              <w:t>Acceptance Criteria for this requirement should be as per SECTION-6 ACCEPTANCE CRITERIA</w:t>
            </w:r>
          </w:p>
        </w:tc>
      </w:tr>
    </w:tbl>
    <w:p w14:paraId="6902329E" w14:textId="77777777" w:rsidR="00E07882" w:rsidRDefault="00E07882" w:rsidP="00E07882">
      <w:pPr>
        <w:rPr>
          <w:rFonts w:eastAsia="Arial"/>
        </w:rPr>
      </w:pPr>
    </w:p>
    <w:p w14:paraId="6783DC1E" w14:textId="4B45A13D" w:rsidR="00E72674" w:rsidRPr="00E72674" w:rsidRDefault="00E72674" w:rsidP="00E72674">
      <w:pPr>
        <w:pStyle w:val="Heading5"/>
        <w:rPr>
          <w:rFonts w:eastAsia="Arial"/>
        </w:rPr>
      </w:pPr>
      <w:r>
        <w:rPr>
          <w:rFonts w:eastAsia="Arial"/>
        </w:rPr>
        <w:t xml:space="preserve">  </w:t>
      </w:r>
      <w:r w:rsidRPr="00E72674">
        <w:rPr>
          <w:rFonts w:eastAsia="Arial"/>
        </w:rPr>
        <w:t xml:space="preserve">The HVDCDC software shall monitor the short </w:t>
      </w:r>
      <w:r>
        <w:rPr>
          <w:rFonts w:eastAsia="Arial"/>
        </w:rPr>
        <w:t>to ground</w:t>
      </w:r>
      <w:r w:rsidRPr="00E72674">
        <w:rPr>
          <w:rFonts w:eastAsia="Arial"/>
        </w:rPr>
        <w:t xml:space="preserve"> fault of the 5VS voltage rail and raise a level 2 fault.</w:t>
      </w:r>
    </w:p>
    <w:p w14:paraId="73DFB085" w14:textId="77777777" w:rsidR="00E72674" w:rsidRPr="00E07882" w:rsidRDefault="00E72674" w:rsidP="00E07882">
      <w:pPr>
        <w:rPr>
          <w:rFonts w:eastAsia="Arial"/>
        </w:rPr>
      </w:pPr>
    </w:p>
    <w:tbl>
      <w:tblPr>
        <w:tblW w:w="9518" w:type="dxa"/>
        <w:tblInd w:w="108" w:type="dxa"/>
        <w:tblLayout w:type="fixed"/>
        <w:tblLook w:val="0000" w:firstRow="0" w:lastRow="0" w:firstColumn="0" w:lastColumn="0" w:noHBand="0" w:noVBand="0"/>
      </w:tblPr>
      <w:tblGrid>
        <w:gridCol w:w="1920"/>
        <w:gridCol w:w="7598"/>
      </w:tblGrid>
      <w:tr w:rsidR="0054214F" w:rsidRPr="00123177" w14:paraId="042BE823" w14:textId="77777777" w:rsidTr="00FA691B">
        <w:trPr>
          <w:cantSplit/>
        </w:trPr>
        <w:tc>
          <w:tcPr>
            <w:tcW w:w="1920" w:type="dxa"/>
            <w:tcBorders>
              <w:top w:val="single" w:sz="4" w:space="0" w:color="auto"/>
              <w:left w:val="single" w:sz="4" w:space="0" w:color="000000" w:themeColor="text1"/>
              <w:bottom w:val="single" w:sz="4" w:space="0" w:color="000000" w:themeColor="text1"/>
            </w:tcBorders>
          </w:tcPr>
          <w:p w14:paraId="64026570" w14:textId="77777777" w:rsidR="0054214F" w:rsidRPr="00123177" w:rsidRDefault="0054214F" w:rsidP="00FA691B">
            <w:pPr>
              <w:pStyle w:val="TableText"/>
              <w:rPr>
                <w:b/>
                <w:bCs/>
              </w:rPr>
            </w:pPr>
            <w:r w:rsidRPr="00123177">
              <w:t>Term</w:t>
            </w:r>
          </w:p>
        </w:tc>
        <w:tc>
          <w:tcPr>
            <w:tcW w:w="7598" w:type="dxa"/>
            <w:tcBorders>
              <w:top w:val="single" w:sz="4" w:space="0" w:color="auto"/>
              <w:left w:val="single" w:sz="4" w:space="0" w:color="000000" w:themeColor="text1"/>
              <w:bottom w:val="single" w:sz="4" w:space="0" w:color="000000" w:themeColor="text1"/>
              <w:right w:val="single" w:sz="4" w:space="0" w:color="000000" w:themeColor="text1"/>
            </w:tcBorders>
          </w:tcPr>
          <w:p w14:paraId="4AFA6CC7" w14:textId="77777777" w:rsidR="0054214F" w:rsidRPr="00123177" w:rsidRDefault="0054214F" w:rsidP="00FA691B">
            <w:pPr>
              <w:pStyle w:val="TableText"/>
              <w:rPr>
                <w:b/>
                <w:bCs/>
              </w:rPr>
            </w:pPr>
            <w:r w:rsidRPr="00123177">
              <w:t>Description</w:t>
            </w:r>
          </w:p>
        </w:tc>
      </w:tr>
      <w:tr w:rsidR="0054214F" w:rsidRPr="00123177" w14:paraId="24695444" w14:textId="77777777" w:rsidTr="00FA691B">
        <w:trPr>
          <w:cantSplit/>
          <w:trHeight w:val="274"/>
        </w:trPr>
        <w:tc>
          <w:tcPr>
            <w:tcW w:w="1920" w:type="dxa"/>
            <w:tcBorders>
              <w:top w:val="single" w:sz="4" w:space="0" w:color="000000" w:themeColor="text1"/>
              <w:left w:val="single" w:sz="4" w:space="0" w:color="000000" w:themeColor="text1"/>
              <w:bottom w:val="single" w:sz="4" w:space="0" w:color="000000" w:themeColor="text1"/>
            </w:tcBorders>
          </w:tcPr>
          <w:p w14:paraId="23753207" w14:textId="77777777" w:rsidR="0054214F" w:rsidRPr="00123177" w:rsidRDefault="0054214F" w:rsidP="00FA691B">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0CE991" w14:textId="77777777" w:rsidR="0054214F" w:rsidRPr="00123177" w:rsidRDefault="0054214F" w:rsidP="00FA691B">
            <w:pPr>
              <w:pStyle w:val="TableText"/>
            </w:pPr>
            <w:r w:rsidRPr="00123177">
              <w:rPr>
                <w:rFonts w:eastAsia="Arial"/>
                <w:szCs w:val="20"/>
              </w:rPr>
              <w:t>SWRS_</w:t>
            </w:r>
            <w:r>
              <w:rPr>
                <w:rFonts w:eastAsia="Arial"/>
                <w:szCs w:val="20"/>
              </w:rPr>
              <w:t>VRM_10</w:t>
            </w:r>
          </w:p>
        </w:tc>
      </w:tr>
      <w:tr w:rsidR="0054214F" w:rsidRPr="00123177" w14:paraId="726253B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7D28074" w14:textId="77777777" w:rsidR="0054214F" w:rsidRPr="00123177" w:rsidRDefault="0054214F" w:rsidP="00FA691B">
            <w:pPr>
              <w:pStyle w:val="TableText"/>
              <w:snapToGrid w:val="0"/>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96D47B" w14:textId="77777777" w:rsidR="0054214F" w:rsidRPr="00123177" w:rsidRDefault="0054214F" w:rsidP="00FA691B">
            <w:pPr>
              <w:pStyle w:val="TableText"/>
              <w:snapToGrid w:val="0"/>
            </w:pPr>
            <w:r w:rsidRPr="00123177">
              <w:rPr>
                <w:rFonts w:eastAsia="Arial"/>
                <w:color w:val="000000" w:themeColor="text1"/>
                <w:szCs w:val="20"/>
              </w:rPr>
              <w:t>SDS-HVDCDC-</w:t>
            </w:r>
            <w:r>
              <w:rPr>
                <w:rFonts w:eastAsia="Arial"/>
                <w:color w:val="000000" w:themeColor="text1"/>
                <w:szCs w:val="20"/>
              </w:rPr>
              <w:t>551</w:t>
            </w:r>
          </w:p>
        </w:tc>
      </w:tr>
      <w:tr w:rsidR="0054214F" w:rsidRPr="00123177" w14:paraId="74F73D6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13275F0" w14:textId="77777777" w:rsidR="0054214F" w:rsidRPr="00123177" w:rsidRDefault="0054214F" w:rsidP="00FA691B">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E345BD" w14:textId="77777777" w:rsidR="0054214F" w:rsidRPr="00123177" w:rsidRDefault="0054214F" w:rsidP="00FA691B">
            <w:pPr>
              <w:pStyle w:val="TableText"/>
              <w:snapToGrid w:val="0"/>
            </w:pPr>
            <w:r w:rsidRPr="00123177">
              <w:t>Pre C-Sample/PF3.0 Phase-2</w:t>
            </w:r>
          </w:p>
        </w:tc>
      </w:tr>
      <w:tr w:rsidR="0054214F" w:rsidRPr="00123177" w14:paraId="6F9196B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BFC494D" w14:textId="77777777" w:rsidR="0054214F" w:rsidRPr="00123177" w:rsidRDefault="0054214F" w:rsidP="00FA691B">
            <w:pPr>
              <w:pStyle w:val="TableText"/>
              <w:snapToGrid w:val="0"/>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43FEC4" w14:textId="140A70B9" w:rsidR="0054214F" w:rsidRPr="00D10A8F" w:rsidRDefault="0054214F" w:rsidP="00FA691B">
            <w:pPr>
              <w:pStyle w:val="TableText"/>
              <w:rPr>
                <w:rFonts w:eastAsia="Arial"/>
                <w:szCs w:val="20"/>
              </w:rPr>
            </w:pPr>
            <w:r w:rsidRPr="00EB220C">
              <w:rPr>
                <w:rFonts w:eastAsia="Arial"/>
                <w:szCs w:val="20"/>
              </w:rPr>
              <w:t>The HVDCDC shall monitor the short to ground fault of the 5VS voltage rail and raise a level 2 fault.</w:t>
            </w:r>
          </w:p>
        </w:tc>
      </w:tr>
      <w:tr w:rsidR="0054214F" w:rsidRPr="00123177" w14:paraId="69D298A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F4FF1E0" w14:textId="77777777" w:rsidR="0054214F" w:rsidRPr="00123177" w:rsidRDefault="0054214F" w:rsidP="00FA691B">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F00E7" w14:textId="77777777" w:rsidR="0054214F" w:rsidRPr="00123177" w:rsidRDefault="0054214F" w:rsidP="00FA691B">
            <w:pPr>
              <w:pStyle w:val="TableText"/>
            </w:pPr>
            <w:r w:rsidRPr="00123177">
              <w:rPr>
                <w:rFonts w:eastAsia="Arial"/>
              </w:rPr>
              <w:t>No Such derived requirement is applicable.</w:t>
            </w:r>
          </w:p>
        </w:tc>
      </w:tr>
      <w:tr w:rsidR="0054214F" w:rsidRPr="00123177" w14:paraId="26297F30"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F370686" w14:textId="77777777" w:rsidR="0054214F" w:rsidRPr="00123177" w:rsidRDefault="0054214F" w:rsidP="00FA691B">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0223F1" w14:textId="77777777" w:rsidR="0054214F" w:rsidRPr="00123177" w:rsidRDefault="0054214F" w:rsidP="00FA691B">
            <w:pPr>
              <w:pStyle w:val="TableText"/>
              <w:snapToGrid w:val="0"/>
            </w:pPr>
            <w:r w:rsidRPr="00123177">
              <w:rPr>
                <w:rFonts w:eastAsia="Arial"/>
                <w:color w:val="000000" w:themeColor="text1"/>
                <w:szCs w:val="20"/>
              </w:rPr>
              <w:t>No Specific access restrictions is applicable.</w:t>
            </w:r>
          </w:p>
        </w:tc>
      </w:tr>
      <w:tr w:rsidR="0054214F" w:rsidRPr="00123177" w14:paraId="73DA63C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101157A" w14:textId="77777777" w:rsidR="0054214F" w:rsidRPr="00123177" w:rsidRDefault="0054214F" w:rsidP="00FA691B">
            <w:pPr>
              <w:pStyle w:val="TableText"/>
              <w:snapToGrid w:val="0"/>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A1B646" w14:textId="523285C9" w:rsidR="0054214F" w:rsidRPr="00123177" w:rsidRDefault="0054214F" w:rsidP="00FA691B">
            <w:pPr>
              <w:pStyle w:val="TableText"/>
              <w:snapToGrid w:val="0"/>
            </w:pPr>
            <w:r>
              <w:rPr>
                <w:rFonts w:eastAsia="Arial"/>
                <w:color w:val="000000" w:themeColor="text1"/>
              </w:rPr>
              <w:t xml:space="preserve">The sensor </w:t>
            </w:r>
            <w:r w:rsidR="00A375A6">
              <w:rPr>
                <w:rFonts w:eastAsia="Arial"/>
                <w:color w:val="000000" w:themeColor="text1"/>
              </w:rPr>
              <w:t>shall</w:t>
            </w:r>
            <w:r>
              <w:rPr>
                <w:rFonts w:eastAsia="Arial"/>
                <w:color w:val="000000" w:themeColor="text1"/>
              </w:rPr>
              <w:t xml:space="preserve"> sense </w:t>
            </w:r>
            <w:r w:rsidRPr="00EB220C">
              <w:rPr>
                <w:rFonts w:eastAsia="Arial"/>
                <w:szCs w:val="20"/>
              </w:rPr>
              <w:t>short to ground fault</w:t>
            </w:r>
            <w:r>
              <w:rPr>
                <w:rFonts w:eastAsia="Arial"/>
                <w:szCs w:val="20"/>
              </w:rPr>
              <w:t xml:space="preserve"> of</w:t>
            </w:r>
            <w:r>
              <w:rPr>
                <w:rFonts w:eastAsia="Arial"/>
                <w:color w:val="000000" w:themeColor="text1"/>
              </w:rPr>
              <w:t xml:space="preserve"> the </w:t>
            </w:r>
            <w:r w:rsidRPr="00EB220C">
              <w:rPr>
                <w:rFonts w:eastAsia="Arial"/>
                <w:szCs w:val="20"/>
              </w:rPr>
              <w:t>5VS voltage rail</w:t>
            </w:r>
            <w:r>
              <w:rPr>
                <w:rFonts w:eastAsia="Arial"/>
                <w:color w:val="000000" w:themeColor="text1"/>
              </w:rPr>
              <w:t xml:space="preserve"> that if it goes below the HVDCDC_CAL (0.1V) value.</w:t>
            </w:r>
          </w:p>
        </w:tc>
      </w:tr>
      <w:tr w:rsidR="0054214F" w:rsidRPr="00123177" w14:paraId="43DF33F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C33E7E0" w14:textId="77777777" w:rsidR="0054214F" w:rsidRPr="00123177" w:rsidRDefault="0054214F" w:rsidP="00FA691B">
            <w:pPr>
              <w:pStyle w:val="TableText"/>
              <w:snapToGrid w:val="0"/>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88620" w14:textId="64370648" w:rsidR="006670BF" w:rsidRPr="006670BF" w:rsidRDefault="006670BF" w:rsidP="006670BF">
            <w:pPr>
              <w:pStyle w:val="TableText"/>
              <w:snapToGrid w:val="0"/>
            </w:pPr>
            <w:r w:rsidRPr="006670BF">
              <w:t>1.NHVDCDCFault @  HVDCDC_Status1 is equal to 0x3 ("Level 2")</w:t>
            </w:r>
          </w:p>
          <w:p w14:paraId="287C4E93" w14:textId="0D5195B8" w:rsidR="0054214F" w:rsidRPr="00123177" w:rsidRDefault="006670BF" w:rsidP="00FA691B">
            <w:pPr>
              <w:pStyle w:val="TableText"/>
              <w:snapToGrid w:val="0"/>
            </w:pPr>
            <w:r w:rsidRPr="006670BF">
              <w:t xml:space="preserve">NVHDCDCFaultID @  HVDCDC_Debug_PDU </w:t>
            </w:r>
            <w:r w:rsidR="00A375A6">
              <w:t>shall</w:t>
            </w:r>
            <w:r w:rsidRPr="006670BF">
              <w:t xml:space="preserve"> provide Fault ID 1</w:t>
            </w:r>
            <w:r>
              <w:t>02</w:t>
            </w:r>
            <w:r w:rsidRPr="006670BF">
              <w:t xml:space="preserve"> </w:t>
            </w:r>
            <w:r>
              <w:br/>
            </w:r>
            <w:r w:rsidRPr="006670BF">
              <w:t xml:space="preserve">2.When the analog  sensor detects </w:t>
            </w:r>
            <w:r>
              <w:t xml:space="preserve">a short to ground condition </w:t>
            </w:r>
            <w:r w:rsidRPr="006670BF">
              <w:t xml:space="preserve">a fault shall be raised after a  debounce time  (Default- </w:t>
            </w:r>
            <w:r>
              <w:t>5</w:t>
            </w:r>
            <w:r w:rsidRPr="006670BF">
              <w:t>00 msec).</w:t>
            </w:r>
            <w:r w:rsidR="00A01FAD">
              <w:br/>
              <w:t xml:space="preserve">3.Set the DTC </w:t>
            </w:r>
            <w:r w:rsidR="00A01FAD" w:rsidRPr="00A01FAD">
              <w:rPr>
                <w:b/>
                <w:bCs/>
              </w:rPr>
              <w:t>”</w:t>
            </w:r>
            <w:r w:rsidR="00A01FAD" w:rsidRPr="00A01FAD">
              <w:t>0x1E6600</w:t>
            </w:r>
            <w:r w:rsidR="00A01FAD" w:rsidRPr="00A01FAD">
              <w:rPr>
                <w:b/>
                <w:bCs/>
              </w:rPr>
              <w:t>”</w:t>
            </w:r>
          </w:p>
        </w:tc>
      </w:tr>
      <w:tr w:rsidR="0054214F" w:rsidRPr="00123177" w14:paraId="6BADF6E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4D89CE2" w14:textId="77777777" w:rsidR="0054214F" w:rsidRPr="00123177" w:rsidRDefault="0054214F" w:rsidP="00FA691B">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077F5D" w14:textId="72DEE58C" w:rsidR="0054214F" w:rsidRPr="00123177" w:rsidRDefault="0054214F" w:rsidP="00FA691B">
            <w:pPr>
              <w:pStyle w:val="TableText"/>
              <w:snapToGrid w:val="0"/>
              <w:rPr>
                <w:rStyle w:val="normaltextrun"/>
              </w:rPr>
            </w:pPr>
            <w:r>
              <w:rPr>
                <w:rStyle w:val="ui-provider"/>
              </w:rPr>
              <w:t xml:space="preserve">1.The ADC </w:t>
            </w:r>
            <w:r w:rsidR="00A375A6">
              <w:rPr>
                <w:rStyle w:val="ui-provider"/>
              </w:rPr>
              <w:t>shall</w:t>
            </w:r>
            <w:r>
              <w:rPr>
                <w:rStyle w:val="ui-provider"/>
              </w:rPr>
              <w:t xml:space="preserve"> be powered up and communicating.</w:t>
            </w:r>
            <w:r>
              <w:br/>
            </w:r>
            <w:r>
              <w:rPr>
                <w:rStyle w:val="ui-provider"/>
              </w:rPr>
              <w:t>2.</w:t>
            </w:r>
            <w:r>
              <w:rPr>
                <w:rStyle w:val="normaltextrun"/>
              </w:rPr>
              <w:t xml:space="preserve">The HVDCDC shall sense the </w:t>
            </w:r>
            <w:r w:rsidRPr="00467C63">
              <w:rPr>
                <w:rStyle w:val="normaltextrun"/>
              </w:rPr>
              <w:t>short to ground</w:t>
            </w:r>
            <w:r>
              <w:rPr>
                <w:rStyle w:val="normaltextrun"/>
              </w:rPr>
              <w:t xml:space="preserve"> fault and raise a level 2 fault with </w:t>
            </w:r>
            <w:r w:rsidRPr="00123177">
              <w:rPr>
                <w:rFonts w:eastAsia="Arial"/>
                <w:color w:val="000000" w:themeColor="text1"/>
                <w:szCs w:val="20"/>
              </w:rPr>
              <w:t>Fault ID</w:t>
            </w:r>
            <w:r>
              <w:rPr>
                <w:rFonts w:eastAsia="Arial"/>
                <w:color w:val="000000" w:themeColor="text1"/>
                <w:szCs w:val="20"/>
              </w:rPr>
              <w:t xml:space="preserve"> 102</w:t>
            </w:r>
            <w:r>
              <w:rPr>
                <w:rStyle w:val="normaltextrun"/>
              </w:rPr>
              <w:t xml:space="preserve"> after 500 msec.</w:t>
            </w:r>
          </w:p>
        </w:tc>
      </w:tr>
      <w:tr w:rsidR="0054214F" w:rsidRPr="00123177" w14:paraId="1D29A66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BE55615" w14:textId="77777777" w:rsidR="0054214F" w:rsidRPr="00123177" w:rsidRDefault="0054214F" w:rsidP="00FA691B">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42197" w14:textId="77777777" w:rsidR="0054214F" w:rsidRPr="00123177" w:rsidRDefault="0054214F" w:rsidP="00FA691B">
            <w:pPr>
              <w:pStyle w:val="TableText"/>
              <w:snapToGrid w:val="0"/>
            </w:pPr>
            <w:r w:rsidRPr="00123177">
              <w:t>No such mandatory fields is applicable.</w:t>
            </w:r>
          </w:p>
        </w:tc>
      </w:tr>
      <w:tr w:rsidR="0054214F" w:rsidRPr="00123177" w14:paraId="3079A42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1E088EA" w14:textId="77777777" w:rsidR="0054214F" w:rsidRPr="00123177" w:rsidRDefault="0054214F" w:rsidP="00FA691B">
            <w:pPr>
              <w:pStyle w:val="TableText"/>
              <w:snapToGrid w:val="0"/>
            </w:pPr>
            <w:r w:rsidRPr="00123177">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F16341" w14:textId="77777777" w:rsidR="0054214F" w:rsidRPr="00123177" w:rsidRDefault="0054214F" w:rsidP="00FA691B">
            <w:pPr>
              <w:pStyle w:val="TableText"/>
              <w:snapToGrid w:val="0"/>
            </w:pPr>
            <w:r w:rsidRPr="00123177">
              <w:t>NHVDCDCStatus = 0, NHVDCDCStatusDebug = 0, NHVDCDCFault = 0.</w:t>
            </w:r>
          </w:p>
        </w:tc>
      </w:tr>
      <w:tr w:rsidR="0054214F" w:rsidRPr="00123177" w14:paraId="442CE88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59C6462" w14:textId="77777777" w:rsidR="0054214F" w:rsidRPr="00123177" w:rsidRDefault="0054214F" w:rsidP="00FA691B">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C3DE1E" w14:textId="77777777" w:rsidR="0054214F" w:rsidRPr="00123177" w:rsidRDefault="0054214F" w:rsidP="00FA691B">
            <w:pPr>
              <w:pStyle w:val="TableText"/>
              <w:snapToGrid w:val="0"/>
            </w:pPr>
            <w:r w:rsidRPr="00123177">
              <w:rPr>
                <w:szCs w:val="20"/>
              </w:rPr>
              <w:t>Default values shall be applicable with respect to Pre-Loaded Values</w:t>
            </w:r>
          </w:p>
        </w:tc>
      </w:tr>
      <w:tr w:rsidR="0054214F" w:rsidRPr="00123177" w14:paraId="539C214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9E2909E" w14:textId="77777777" w:rsidR="0054214F" w:rsidRPr="00123177" w:rsidRDefault="0054214F" w:rsidP="00FA691B">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D2A8A2" w14:textId="77777777" w:rsidR="0054214F" w:rsidRPr="00123177" w:rsidRDefault="0054214F" w:rsidP="00FA691B">
            <w:pPr>
              <w:pStyle w:val="TableText"/>
              <w:snapToGrid w:val="0"/>
            </w:pPr>
            <w:r w:rsidRPr="00123177">
              <w:rPr>
                <w:szCs w:val="20"/>
              </w:rPr>
              <w:t>Valid range value is not required.</w:t>
            </w:r>
          </w:p>
        </w:tc>
      </w:tr>
      <w:tr w:rsidR="0054214F" w:rsidRPr="00123177" w14:paraId="07644AF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7B54CC7" w14:textId="77777777" w:rsidR="0054214F" w:rsidRPr="00123177" w:rsidRDefault="0054214F" w:rsidP="00FA691B">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4F39AB" w14:textId="77777777" w:rsidR="0054214F" w:rsidRPr="00123177" w:rsidRDefault="0054214F" w:rsidP="00FA691B">
            <w:pPr>
              <w:pStyle w:val="TableText"/>
              <w:snapToGrid w:val="0"/>
            </w:pPr>
            <w:r w:rsidRPr="00123177">
              <w:rPr>
                <w:szCs w:val="20"/>
              </w:rPr>
              <w:t>Data latency period is not applicable</w:t>
            </w:r>
          </w:p>
        </w:tc>
      </w:tr>
      <w:tr w:rsidR="0054214F" w:rsidRPr="00123177" w14:paraId="3C57EC2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D9D74BF" w14:textId="77777777" w:rsidR="0054214F" w:rsidRPr="00123177" w:rsidRDefault="0054214F" w:rsidP="00FA691B">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949D01" w14:textId="77777777" w:rsidR="0054214F" w:rsidRPr="00123177" w:rsidRDefault="0054214F" w:rsidP="00FA691B">
            <w:pPr>
              <w:pStyle w:val="TableText"/>
              <w:snapToGrid w:val="0"/>
            </w:pPr>
            <w:r w:rsidRPr="00123177">
              <w:rPr>
                <w:szCs w:val="20"/>
              </w:rPr>
              <w:t>Data Retention period is not applicable.</w:t>
            </w:r>
          </w:p>
        </w:tc>
      </w:tr>
      <w:tr w:rsidR="0054214F" w:rsidRPr="00123177" w14:paraId="51487AF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40A93BE" w14:textId="77777777" w:rsidR="0054214F" w:rsidRPr="00123177" w:rsidRDefault="0054214F" w:rsidP="00FA691B">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2AD1F" w14:textId="77777777" w:rsidR="0054214F" w:rsidRPr="00123177" w:rsidRDefault="0054214F" w:rsidP="00FA691B">
            <w:pPr>
              <w:pStyle w:val="TableText"/>
              <w:snapToGrid w:val="0"/>
            </w:pPr>
            <w:r w:rsidRPr="00123177">
              <w:rPr>
                <w:szCs w:val="20"/>
              </w:rPr>
              <w:t>Data rate is not applicable.</w:t>
            </w:r>
          </w:p>
        </w:tc>
      </w:tr>
      <w:tr w:rsidR="0054214F" w:rsidRPr="00123177" w14:paraId="4476F26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4A152FB" w14:textId="77777777" w:rsidR="0054214F" w:rsidRPr="00123177" w:rsidRDefault="0054214F" w:rsidP="00FA691B">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F94273" w14:textId="77777777" w:rsidR="0054214F" w:rsidRPr="00123177" w:rsidRDefault="0054214F" w:rsidP="00FA691B">
            <w:pPr>
              <w:pStyle w:val="TableText"/>
              <w:snapToGrid w:val="0"/>
            </w:pPr>
            <w:r w:rsidRPr="00123177">
              <w:rPr>
                <w:szCs w:val="20"/>
              </w:rPr>
              <w:t>External event is not required.</w:t>
            </w:r>
          </w:p>
        </w:tc>
      </w:tr>
      <w:tr w:rsidR="0054214F" w:rsidRPr="00123177" w14:paraId="71ABCA9B"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23DE482" w14:textId="77777777" w:rsidR="0054214F" w:rsidRPr="00123177" w:rsidRDefault="0054214F" w:rsidP="00FA691B">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42492" w14:textId="77777777" w:rsidR="0054214F" w:rsidRPr="00123177" w:rsidRDefault="0054214F" w:rsidP="00FA691B">
            <w:pPr>
              <w:pStyle w:val="TableText"/>
              <w:snapToGrid w:val="0"/>
            </w:pPr>
            <w:r w:rsidRPr="00123177">
              <w:rPr>
                <w:szCs w:val="20"/>
              </w:rPr>
              <w:t>Temporal event is not applicable.</w:t>
            </w:r>
          </w:p>
        </w:tc>
      </w:tr>
      <w:tr w:rsidR="0054214F" w:rsidRPr="00123177" w14:paraId="67CD21D7"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68886C8" w14:textId="77777777" w:rsidR="0054214F" w:rsidRPr="00123177" w:rsidRDefault="0054214F" w:rsidP="00FA691B">
            <w:pPr>
              <w:pStyle w:val="TableText"/>
              <w:snapToGrid w:val="0"/>
            </w:pPr>
            <w:r w:rsidRPr="00123177">
              <w:t xml:space="preserve">Validation Rules/ </w:t>
            </w:r>
          </w:p>
          <w:p w14:paraId="1EA784D8" w14:textId="77777777" w:rsidR="0054214F" w:rsidRPr="00123177" w:rsidRDefault="0054214F" w:rsidP="00FA691B">
            <w:pPr>
              <w:pStyle w:val="TableText"/>
              <w:snapToGrid w:val="0"/>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A0124F" w14:textId="798C3DA5" w:rsidR="0054214F" w:rsidRPr="00123177" w:rsidRDefault="00A01FAD" w:rsidP="00FA691B">
            <w:pPr>
              <w:spacing w:line="259" w:lineRule="auto"/>
              <w:rPr>
                <w:rFonts w:eastAsia="Arial"/>
                <w:color w:val="000000" w:themeColor="text1"/>
                <w:szCs w:val="20"/>
              </w:rPr>
            </w:pPr>
            <w:r>
              <w:rPr>
                <w:rStyle w:val="normaltextrun"/>
              </w:rPr>
              <w:t>1.</w:t>
            </w:r>
            <w:r w:rsidR="0054214F">
              <w:rPr>
                <w:rStyle w:val="normaltextrun"/>
              </w:rPr>
              <w:t xml:space="preserve">To verify that the HVDCDC shall sense the </w:t>
            </w:r>
            <w:r w:rsidR="0054214F" w:rsidRPr="00467C63">
              <w:rPr>
                <w:rStyle w:val="normaltextrun"/>
              </w:rPr>
              <w:t xml:space="preserve">short to ground </w:t>
            </w:r>
            <w:r w:rsidR="0054214F">
              <w:rPr>
                <w:rStyle w:val="normaltextrun"/>
              </w:rPr>
              <w:t xml:space="preserve">fault and </w:t>
            </w:r>
            <w:r w:rsidR="0054214F" w:rsidRPr="00123177">
              <w:rPr>
                <w:rFonts w:eastAsia="Arial"/>
                <w:color w:val="000000" w:themeColor="text1"/>
                <w:szCs w:val="20"/>
              </w:rPr>
              <w:t>NHVDCDCFault @  HVDCDC_Status1 is equal to 0x3 ("Level 2")</w:t>
            </w:r>
          </w:p>
          <w:p w14:paraId="66EB313F" w14:textId="76EE3693" w:rsidR="0054214F" w:rsidRPr="00123177" w:rsidRDefault="0054214F" w:rsidP="00FA691B">
            <w:pPr>
              <w:pStyle w:val="TableText"/>
              <w:snapToGrid w:val="0"/>
            </w:pPr>
            <w:r w:rsidRPr="00123177">
              <w:rPr>
                <w:rFonts w:eastAsia="Arial"/>
                <w:color w:val="000000" w:themeColor="text1"/>
                <w:szCs w:val="20"/>
              </w:rPr>
              <w:t xml:space="preserve">NVHDCDCFaultID @  HVDCDC_Debug_PDU </w:t>
            </w:r>
            <w:r w:rsidR="00A375A6">
              <w:rPr>
                <w:rFonts w:eastAsia="Arial"/>
                <w:color w:val="000000" w:themeColor="text1"/>
                <w:szCs w:val="20"/>
              </w:rPr>
              <w:t>shall</w:t>
            </w:r>
            <w:r w:rsidRPr="00123177">
              <w:rPr>
                <w:rFonts w:eastAsia="Arial"/>
                <w:color w:val="000000" w:themeColor="text1"/>
                <w:szCs w:val="20"/>
              </w:rPr>
              <w:t xml:space="preserve"> provide Fault ID</w:t>
            </w:r>
            <w:r>
              <w:rPr>
                <w:rFonts w:eastAsia="Arial"/>
                <w:color w:val="000000" w:themeColor="text1"/>
                <w:szCs w:val="20"/>
              </w:rPr>
              <w:t xml:space="preserve"> 102</w:t>
            </w:r>
            <w:r w:rsidRPr="00123177">
              <w:rPr>
                <w:rFonts w:eastAsia="Arial"/>
                <w:color w:val="000000" w:themeColor="text1"/>
                <w:szCs w:val="20"/>
              </w:rPr>
              <w:t xml:space="preserve"> </w:t>
            </w:r>
            <w:r>
              <w:rPr>
                <w:rStyle w:val="normaltextrun"/>
              </w:rPr>
              <w:t>after 500 msec.</w:t>
            </w:r>
            <w:r w:rsidR="003278B7">
              <w:rPr>
                <w:rStyle w:val="normaltextrun"/>
              </w:rPr>
              <w:br/>
              <w:t>2.</w:t>
            </w:r>
            <w:r w:rsidR="003278B7">
              <w:t xml:space="preserve"> Verify the DTC </w:t>
            </w:r>
            <w:r w:rsidR="003278B7" w:rsidRPr="00A01FAD">
              <w:rPr>
                <w:b/>
                <w:bCs/>
              </w:rPr>
              <w:t>”</w:t>
            </w:r>
            <w:r w:rsidR="003278B7" w:rsidRPr="00A01FAD">
              <w:t>0x1E6600</w:t>
            </w:r>
            <w:r w:rsidR="003278B7" w:rsidRPr="00A01FAD">
              <w:rPr>
                <w:b/>
                <w:bCs/>
              </w:rPr>
              <w:t>”</w:t>
            </w:r>
          </w:p>
        </w:tc>
      </w:tr>
      <w:tr w:rsidR="0054214F" w:rsidRPr="00123177" w14:paraId="1B444D9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3981AC9" w14:textId="77777777" w:rsidR="0054214F" w:rsidRPr="00123177" w:rsidRDefault="0054214F" w:rsidP="00FA691B">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85727" w14:textId="77777777" w:rsidR="0054214F" w:rsidRPr="00123177" w:rsidRDefault="0054214F" w:rsidP="00FA691B">
            <w:pPr>
              <w:pStyle w:val="TableText"/>
              <w:snapToGrid w:val="0"/>
            </w:pPr>
            <w:r w:rsidRPr="00123177">
              <w:rPr>
                <w:szCs w:val="20"/>
              </w:rPr>
              <w:t>Constraints is not applicable.</w:t>
            </w:r>
          </w:p>
        </w:tc>
      </w:tr>
      <w:tr w:rsidR="0054214F" w:rsidRPr="00123177" w14:paraId="65B4CE42"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662165E" w14:textId="77777777" w:rsidR="0054214F" w:rsidRPr="00123177" w:rsidRDefault="0054214F" w:rsidP="00FA691B">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00CC92" w14:textId="77777777" w:rsidR="0054214F" w:rsidRPr="00123177" w:rsidRDefault="0054214F" w:rsidP="00FA691B">
            <w:pPr>
              <w:pStyle w:val="TableText"/>
              <w:snapToGrid w:val="0"/>
            </w:pPr>
            <w:r w:rsidRPr="00123177">
              <w:rPr>
                <w:szCs w:val="20"/>
              </w:rPr>
              <w:t>No effects on other system</w:t>
            </w:r>
          </w:p>
        </w:tc>
      </w:tr>
      <w:tr w:rsidR="0054214F" w:rsidRPr="00123177" w14:paraId="7B921110"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459B648" w14:textId="77777777" w:rsidR="0054214F" w:rsidRPr="00123177" w:rsidRDefault="0054214F" w:rsidP="00FA691B">
            <w:pPr>
              <w:pStyle w:val="TableText"/>
              <w:snapToGrid w:val="0"/>
            </w:pPr>
            <w:r w:rsidRPr="00123177">
              <w:t>Testability with respect to test environment</w:t>
            </w:r>
          </w:p>
          <w:p w14:paraId="60B2CF1B" w14:textId="77777777" w:rsidR="0054214F" w:rsidRPr="00123177" w:rsidRDefault="0054214F" w:rsidP="00FA691B">
            <w:pPr>
              <w:pStyle w:val="TableText"/>
            </w:pPr>
            <w:r w:rsidRPr="00123177">
              <w:t>(Yes/No)</w:t>
            </w:r>
          </w:p>
          <w:p w14:paraId="46C02EAD" w14:textId="77777777" w:rsidR="0054214F" w:rsidRPr="00123177" w:rsidRDefault="0054214F" w:rsidP="00FA691B">
            <w:pPr>
              <w:pStyle w:val="TableText"/>
              <w:snapToGrid w:val="0"/>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CB83F4" w14:textId="77777777" w:rsidR="0054214F" w:rsidRPr="00123177" w:rsidRDefault="0054214F" w:rsidP="00FA691B">
            <w:pPr>
              <w:pStyle w:val="TableText"/>
              <w:snapToGrid w:val="0"/>
            </w:pPr>
            <w:r w:rsidRPr="00123177">
              <w:t>YES</w:t>
            </w:r>
          </w:p>
        </w:tc>
      </w:tr>
      <w:tr w:rsidR="0054214F" w:rsidRPr="00123177" w14:paraId="12E6A4E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DA58275" w14:textId="77777777" w:rsidR="0054214F" w:rsidRPr="00123177" w:rsidRDefault="0054214F" w:rsidP="00FA691B">
            <w:pPr>
              <w:pStyle w:val="TableText"/>
              <w:snapToGrid w:val="0"/>
            </w:pPr>
            <w:r w:rsidRPr="00123177">
              <w:lastRenderedPageBreak/>
              <w:t>Feasible within project constraints</w:t>
            </w:r>
          </w:p>
          <w:p w14:paraId="418A8EDB" w14:textId="77777777" w:rsidR="0054214F" w:rsidRPr="00123177" w:rsidRDefault="0054214F" w:rsidP="00FA691B">
            <w:pPr>
              <w:pStyle w:val="TableText"/>
              <w:snapToGrid w:val="0"/>
            </w:pPr>
            <w:r w:rsidRPr="00123177">
              <w:t>(Yes/No)</w:t>
            </w:r>
          </w:p>
          <w:p w14:paraId="7B9744EA" w14:textId="77777777" w:rsidR="0054214F" w:rsidRPr="00123177" w:rsidRDefault="0054214F" w:rsidP="00FA691B">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BD1A5" w14:textId="77777777" w:rsidR="0054214F" w:rsidRPr="00123177" w:rsidRDefault="0054214F" w:rsidP="00FA691B">
            <w:pPr>
              <w:pStyle w:val="TableText"/>
              <w:snapToGrid w:val="0"/>
            </w:pPr>
            <w:r w:rsidRPr="00123177">
              <w:t>YES</w:t>
            </w:r>
          </w:p>
        </w:tc>
      </w:tr>
      <w:tr w:rsidR="0054214F" w:rsidRPr="00123177" w14:paraId="0775BA1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550CC12" w14:textId="77777777" w:rsidR="0054214F" w:rsidRPr="00123177" w:rsidRDefault="0054214F" w:rsidP="00FA691B">
            <w:pPr>
              <w:pStyle w:val="TableText"/>
              <w:snapToGrid w:val="0"/>
            </w:pPr>
            <w:r w:rsidRPr="00123177">
              <w:t>Critical</w:t>
            </w:r>
          </w:p>
          <w:p w14:paraId="77B19113" w14:textId="77777777" w:rsidR="0054214F" w:rsidRPr="00123177" w:rsidRDefault="0054214F" w:rsidP="00FA691B">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176B21" w14:textId="77777777" w:rsidR="0054214F" w:rsidRPr="00123177" w:rsidRDefault="0054214F" w:rsidP="00FA691B">
            <w:pPr>
              <w:pStyle w:val="TableText"/>
              <w:snapToGrid w:val="0"/>
            </w:pPr>
            <w:r w:rsidRPr="00123177">
              <w:t>YES</w:t>
            </w:r>
          </w:p>
        </w:tc>
      </w:tr>
      <w:tr w:rsidR="0054214F" w:rsidRPr="00123177" w14:paraId="34C184F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A71BE61" w14:textId="77777777" w:rsidR="0054214F" w:rsidRPr="00123177" w:rsidRDefault="0054214F" w:rsidP="00FA691B">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A172E6" w14:textId="77777777" w:rsidR="0054214F" w:rsidRPr="00123177" w:rsidRDefault="0054214F" w:rsidP="00FA691B">
            <w:pPr>
              <w:pStyle w:val="TableText"/>
              <w:snapToGrid w:val="0"/>
            </w:pPr>
            <w:r w:rsidRPr="00123177">
              <w:t>Acceptance Criteria for this requirement should be as per SECTION-6 ACCEPTANCE CRITERIA</w:t>
            </w:r>
          </w:p>
        </w:tc>
      </w:tr>
    </w:tbl>
    <w:p w14:paraId="1229EFF6" w14:textId="77777777" w:rsidR="00431FF4" w:rsidRDefault="00431FF4" w:rsidP="00D25D99">
      <w:pPr>
        <w:rPr>
          <w:rFonts w:eastAsia="Arial"/>
        </w:rPr>
      </w:pPr>
    </w:p>
    <w:p w14:paraId="26E67671" w14:textId="5F0E5CE0" w:rsidR="003451E4" w:rsidRDefault="003451E4" w:rsidP="003451E4">
      <w:pPr>
        <w:pStyle w:val="Heading4"/>
        <w:rPr>
          <w:rFonts w:eastAsia="Arial"/>
          <w:szCs w:val="20"/>
        </w:rPr>
      </w:pPr>
      <w:r>
        <w:rPr>
          <w:rFonts w:eastAsia="Arial"/>
          <w:szCs w:val="20"/>
        </w:rPr>
        <w:t xml:space="preserve">Current </w:t>
      </w:r>
      <w:r w:rsidRPr="00C0216F">
        <w:rPr>
          <w:rFonts w:eastAsia="Arial"/>
          <w:szCs w:val="20"/>
        </w:rPr>
        <w:t>monitor</w:t>
      </w:r>
      <w:r>
        <w:rPr>
          <w:rFonts w:eastAsia="Arial"/>
          <w:szCs w:val="20"/>
        </w:rPr>
        <w:t>s</w:t>
      </w:r>
    </w:p>
    <w:p w14:paraId="6B17DFD5" w14:textId="77777777" w:rsidR="00E123D7" w:rsidRPr="00E123D7" w:rsidRDefault="00E123D7" w:rsidP="00E123D7">
      <w:pPr>
        <w:rPr>
          <w:rFonts w:eastAsia="Arial"/>
        </w:rPr>
      </w:pPr>
    </w:p>
    <w:p w14:paraId="725AA264" w14:textId="719CEAA2" w:rsidR="003451E4" w:rsidRPr="00123177" w:rsidRDefault="003451E4" w:rsidP="003451E4">
      <w:pPr>
        <w:pStyle w:val="Heading5"/>
        <w:rPr>
          <w:rFonts w:eastAsia="Arial"/>
        </w:rPr>
      </w:pPr>
      <w:commentRangeStart w:id="256"/>
      <w:r>
        <w:rPr>
          <w:rFonts w:eastAsia="Arial"/>
        </w:rPr>
        <w:t xml:space="preserve">The HVDCDC software shall monitor the </w:t>
      </w:r>
      <w:r w:rsidR="0042461E" w:rsidRPr="0042461E">
        <w:rPr>
          <w:rFonts w:eastAsia="Arial"/>
        </w:rPr>
        <w:t>implausible measurement of the 400V and 800V current sensors and raise a level 2 fault in case it fails.</w:t>
      </w:r>
      <w:commentRangeEnd w:id="256"/>
      <w:r w:rsidR="00D37727" w:rsidRPr="00123177">
        <w:rPr>
          <w:rStyle w:val="CommentReference"/>
          <w:rFonts w:eastAsia="Arial"/>
          <w:sz w:val="24"/>
          <w:szCs w:val="24"/>
        </w:rPr>
        <w:commentReference w:id="256"/>
      </w:r>
    </w:p>
    <w:tbl>
      <w:tblPr>
        <w:tblW w:w="9518" w:type="dxa"/>
        <w:tblInd w:w="108" w:type="dxa"/>
        <w:tblLayout w:type="fixed"/>
        <w:tblLook w:val="0000" w:firstRow="0" w:lastRow="0" w:firstColumn="0" w:lastColumn="0" w:noHBand="0" w:noVBand="0"/>
      </w:tblPr>
      <w:tblGrid>
        <w:gridCol w:w="1920"/>
        <w:gridCol w:w="7598"/>
      </w:tblGrid>
      <w:tr w:rsidR="003451E4" w:rsidRPr="00123177" w14:paraId="5C6391A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A14D243" w14:textId="77777777" w:rsidR="003451E4" w:rsidRPr="00123177" w:rsidRDefault="003451E4" w:rsidP="00FA691B">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BD3189A" w14:textId="77777777" w:rsidR="003451E4" w:rsidRPr="00123177" w:rsidRDefault="003451E4" w:rsidP="00FA691B">
            <w:pPr>
              <w:pStyle w:val="TableColumnTitle"/>
              <w:snapToGrid w:val="0"/>
            </w:pPr>
            <w:r w:rsidRPr="00123177">
              <w:t>Description</w:t>
            </w:r>
          </w:p>
        </w:tc>
      </w:tr>
      <w:tr w:rsidR="003451E4" w:rsidRPr="00123177" w14:paraId="171F39FC" w14:textId="77777777" w:rsidTr="00FA691B">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2D6A47A" w14:textId="77777777" w:rsidR="003451E4" w:rsidRPr="00123177" w:rsidRDefault="003451E4" w:rsidP="00FA691B">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70D81A" w14:textId="6C941EF9" w:rsidR="003451E4" w:rsidRPr="00123177" w:rsidRDefault="003451E4" w:rsidP="00FA691B">
            <w:pPr>
              <w:snapToGrid w:val="0"/>
            </w:pPr>
            <w:r w:rsidRPr="00123177">
              <w:rPr>
                <w:rFonts w:eastAsia="Arial"/>
                <w:szCs w:val="20"/>
              </w:rPr>
              <w:t>SWRS</w:t>
            </w:r>
            <w:r w:rsidR="0042461E">
              <w:rPr>
                <w:rFonts w:eastAsia="Arial"/>
                <w:szCs w:val="20"/>
              </w:rPr>
              <w:t>_C</w:t>
            </w:r>
            <w:r>
              <w:rPr>
                <w:rFonts w:eastAsia="Arial"/>
                <w:szCs w:val="20"/>
              </w:rPr>
              <w:t>M_</w:t>
            </w:r>
            <w:r w:rsidRPr="00123177">
              <w:rPr>
                <w:rFonts w:eastAsia="Arial"/>
                <w:szCs w:val="20"/>
              </w:rPr>
              <w:t>0</w:t>
            </w:r>
            <w:r>
              <w:rPr>
                <w:rFonts w:eastAsia="Arial"/>
                <w:szCs w:val="20"/>
              </w:rPr>
              <w:t>1</w:t>
            </w:r>
          </w:p>
        </w:tc>
      </w:tr>
      <w:tr w:rsidR="003451E4" w:rsidRPr="00123177" w14:paraId="20E09F54" w14:textId="77777777" w:rsidTr="00FA691B">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400388A" w14:textId="77777777" w:rsidR="003451E4" w:rsidRPr="00123177" w:rsidRDefault="003451E4" w:rsidP="00FA691B">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85BE41" w14:textId="7D7FAC19" w:rsidR="003451E4" w:rsidRPr="00123177" w:rsidRDefault="003451E4" w:rsidP="00FA691B">
            <w:pPr>
              <w:rPr>
                <w:rFonts w:eastAsia="Arial"/>
                <w:color w:val="000000" w:themeColor="text1"/>
                <w:szCs w:val="20"/>
              </w:rPr>
            </w:pPr>
            <w:r w:rsidRPr="00123177">
              <w:rPr>
                <w:rFonts w:eastAsia="Arial"/>
                <w:color w:val="000000" w:themeColor="text1"/>
                <w:szCs w:val="20"/>
              </w:rPr>
              <w:t>SDS-HVDCDC-</w:t>
            </w:r>
            <w:r>
              <w:rPr>
                <w:rFonts w:eastAsia="Arial"/>
                <w:color w:val="000000" w:themeColor="text1"/>
                <w:szCs w:val="20"/>
              </w:rPr>
              <w:t>5</w:t>
            </w:r>
            <w:r w:rsidR="00136863">
              <w:rPr>
                <w:rFonts w:eastAsia="Arial"/>
                <w:color w:val="000000" w:themeColor="text1"/>
                <w:szCs w:val="20"/>
              </w:rPr>
              <w:t>55</w:t>
            </w:r>
          </w:p>
        </w:tc>
      </w:tr>
      <w:tr w:rsidR="003451E4" w:rsidRPr="00123177" w14:paraId="7EA2C3EE" w14:textId="77777777" w:rsidTr="00FA691B">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44D1994" w14:textId="77777777" w:rsidR="003451E4" w:rsidRPr="00123177" w:rsidRDefault="003451E4" w:rsidP="00FA691B">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DB2837" w14:textId="77777777" w:rsidR="003451E4" w:rsidRPr="00123177" w:rsidRDefault="003451E4" w:rsidP="00FA691B">
            <w:pPr>
              <w:pStyle w:val="TableText"/>
              <w:snapToGrid w:val="0"/>
            </w:pPr>
            <w:r w:rsidRPr="00123177">
              <w:t>Pre C-Sample/PF3.0 Phase-2</w:t>
            </w:r>
          </w:p>
        </w:tc>
      </w:tr>
      <w:tr w:rsidR="003451E4" w:rsidRPr="00123177" w14:paraId="1244B633" w14:textId="77777777" w:rsidTr="00FA691B">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5438EB3" w14:textId="77777777" w:rsidR="003451E4" w:rsidRPr="00123177" w:rsidRDefault="003451E4" w:rsidP="00FA691B">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C65200" w14:textId="62C0D7E0" w:rsidR="003451E4" w:rsidRPr="00123177" w:rsidRDefault="003451E4" w:rsidP="00FA691B">
            <w:pPr>
              <w:pStyle w:val="TableText"/>
              <w:snapToGrid w:val="0"/>
              <w:rPr>
                <w:rFonts w:eastAsia="Arial"/>
                <w:color w:val="000000" w:themeColor="text1"/>
              </w:rPr>
            </w:pPr>
            <w:r w:rsidRPr="006E0432">
              <w:rPr>
                <w:rFonts w:eastAsia="Arial"/>
                <w:szCs w:val="20"/>
              </w:rPr>
              <w:t>The HVDCDC shall transit to the Faulty state</w:t>
            </w:r>
            <w:r>
              <w:rPr>
                <w:rFonts w:eastAsia="Arial"/>
                <w:szCs w:val="20"/>
              </w:rPr>
              <w:t xml:space="preserve"> (Level 2 fault)</w:t>
            </w:r>
            <w:r w:rsidRPr="006E0432">
              <w:rPr>
                <w:rFonts w:eastAsia="Arial"/>
                <w:szCs w:val="20"/>
              </w:rPr>
              <w:t xml:space="preserve"> </w:t>
            </w:r>
            <w:r w:rsidR="00FC2BEA">
              <w:rPr>
                <w:rFonts w:eastAsia="Arial"/>
                <w:color w:val="000000" w:themeColor="text1"/>
                <w:szCs w:val="20"/>
              </w:rPr>
              <w:t>the implausible measurement of the 400V and 800V current sensors</w:t>
            </w:r>
            <w:r>
              <w:rPr>
                <w:rFonts w:eastAsia="Arial"/>
                <w:szCs w:val="20"/>
              </w:rPr>
              <w:t xml:space="preserve"> to avoid the damage of surrounding H/W components.</w:t>
            </w:r>
          </w:p>
        </w:tc>
      </w:tr>
      <w:tr w:rsidR="003451E4" w:rsidRPr="00123177" w14:paraId="17C228A1"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710E8117" w14:textId="77777777" w:rsidR="003451E4" w:rsidRPr="00123177" w:rsidRDefault="003451E4" w:rsidP="00FA691B">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7B42E5" w14:textId="77777777" w:rsidR="003451E4" w:rsidRPr="00123177" w:rsidRDefault="003451E4" w:rsidP="00FA691B">
            <w:pPr>
              <w:snapToGrid w:val="0"/>
              <w:rPr>
                <w:rFonts w:eastAsia="Arial"/>
              </w:rPr>
            </w:pPr>
            <w:r w:rsidRPr="00123177">
              <w:rPr>
                <w:rFonts w:eastAsia="Arial"/>
              </w:rPr>
              <w:t>No Such derived requirement is applicable.</w:t>
            </w:r>
          </w:p>
        </w:tc>
      </w:tr>
      <w:tr w:rsidR="003451E4" w:rsidRPr="00123177" w14:paraId="7DCD3E7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E9D6F60" w14:textId="77777777" w:rsidR="003451E4" w:rsidRPr="00123177" w:rsidRDefault="003451E4" w:rsidP="00FA691B">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C662E8" w14:textId="77777777" w:rsidR="003451E4" w:rsidRPr="00123177" w:rsidRDefault="003451E4" w:rsidP="00FA691B">
            <w:pPr>
              <w:pStyle w:val="TableText"/>
              <w:snapToGrid w:val="0"/>
            </w:pPr>
            <w:r w:rsidRPr="00123177">
              <w:rPr>
                <w:rFonts w:eastAsia="Arial"/>
                <w:color w:val="000000" w:themeColor="text1"/>
                <w:szCs w:val="20"/>
              </w:rPr>
              <w:t>No Specific access restrictions is applicable.</w:t>
            </w:r>
          </w:p>
        </w:tc>
      </w:tr>
      <w:tr w:rsidR="003451E4" w:rsidRPr="00123177" w14:paraId="6CEE0D4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5E323F1" w14:textId="77777777" w:rsidR="003451E4" w:rsidRPr="00123177" w:rsidRDefault="003451E4" w:rsidP="00FA691B">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6A8FF" w14:textId="171D5ADC" w:rsidR="003451E4" w:rsidRPr="00002607" w:rsidRDefault="006828E8" w:rsidP="00FA691B">
            <w:pPr>
              <w:pStyle w:val="TableText"/>
              <w:snapToGrid w:val="0"/>
              <w:rPr>
                <w:rFonts w:eastAsia="Arial"/>
                <w:color w:val="000000" w:themeColor="text1"/>
                <w:szCs w:val="20"/>
              </w:rPr>
            </w:pPr>
            <w:r>
              <w:rPr>
                <w:rFonts w:eastAsia="Arial"/>
                <w:color w:val="000000" w:themeColor="text1"/>
                <w:szCs w:val="20"/>
              </w:rPr>
              <w:t>1.The HVDCDC shall monitor the implausible measurement</w:t>
            </w:r>
            <w:r w:rsidR="00131856">
              <w:rPr>
                <w:rFonts w:eastAsia="Arial"/>
                <w:color w:val="000000" w:themeColor="text1"/>
                <w:szCs w:val="20"/>
              </w:rPr>
              <w:t xml:space="preserve"> </w:t>
            </w:r>
            <w:r>
              <w:rPr>
                <w:rFonts w:eastAsia="Arial"/>
                <w:color w:val="000000" w:themeColor="text1"/>
                <w:szCs w:val="20"/>
              </w:rPr>
              <w:t xml:space="preserve">of the </w:t>
            </w:r>
            <w:r w:rsidR="00A14ACA">
              <w:rPr>
                <w:rFonts w:eastAsia="Arial"/>
                <w:color w:val="000000" w:themeColor="text1"/>
                <w:szCs w:val="20"/>
              </w:rPr>
              <w:t xml:space="preserve">400V and </w:t>
            </w:r>
            <w:r>
              <w:rPr>
                <w:rFonts w:eastAsia="Arial"/>
                <w:color w:val="000000" w:themeColor="text1"/>
                <w:szCs w:val="20"/>
              </w:rPr>
              <w:t>800V</w:t>
            </w:r>
            <w:r w:rsidR="00FC2BEA">
              <w:rPr>
                <w:rFonts w:eastAsia="Arial"/>
                <w:color w:val="000000" w:themeColor="text1"/>
                <w:szCs w:val="20"/>
              </w:rPr>
              <w:t xml:space="preserve"> current sensors</w:t>
            </w:r>
            <w:r w:rsidR="00565BCE">
              <w:rPr>
                <w:rFonts w:eastAsia="Arial"/>
                <w:color w:val="000000" w:themeColor="text1"/>
                <w:szCs w:val="20"/>
              </w:rPr>
              <w:t>.</w:t>
            </w:r>
            <w:r w:rsidR="004D59C6">
              <w:rPr>
                <w:rFonts w:eastAsia="Arial"/>
                <w:color w:val="000000" w:themeColor="text1"/>
                <w:szCs w:val="20"/>
              </w:rPr>
              <w:br/>
            </w:r>
            <w:r w:rsidR="00DB5B7D">
              <w:rPr>
                <w:rFonts w:eastAsia="Arial"/>
                <w:color w:val="000000" w:themeColor="text1"/>
                <w:szCs w:val="20"/>
              </w:rPr>
              <w:t>2.</w:t>
            </w:r>
            <w:r w:rsidR="00665B2A">
              <w:rPr>
                <w:rFonts w:eastAsia="Arial"/>
                <w:color w:val="000000" w:themeColor="text1"/>
                <w:szCs w:val="20"/>
              </w:rPr>
              <w:t xml:space="preserve"> The HVDCDC shall </w:t>
            </w:r>
            <w:r w:rsidR="006F6A3F">
              <w:rPr>
                <w:rFonts w:eastAsia="Arial"/>
                <w:color w:val="000000" w:themeColor="text1"/>
                <w:szCs w:val="20"/>
              </w:rPr>
              <w:t>be in Normal state</w:t>
            </w:r>
            <w:r w:rsidR="00665B2A">
              <w:rPr>
                <w:rFonts w:eastAsia="Arial"/>
                <w:color w:val="000000" w:themeColor="text1"/>
                <w:szCs w:val="20"/>
              </w:rPr>
              <w:t xml:space="preserve"> of application.</w:t>
            </w:r>
            <w:r w:rsidR="00EC2CF7">
              <w:rPr>
                <w:rFonts w:eastAsia="Arial"/>
                <w:color w:val="000000" w:themeColor="text1"/>
                <w:szCs w:val="20"/>
              </w:rPr>
              <w:br/>
              <w:t xml:space="preserve">3.Load </w:t>
            </w:r>
            <w:r w:rsidR="005D3916">
              <w:rPr>
                <w:rFonts w:eastAsia="Arial"/>
                <w:color w:val="000000" w:themeColor="text1"/>
                <w:szCs w:val="20"/>
              </w:rPr>
              <w:t>shall be</w:t>
            </w:r>
            <w:r w:rsidR="00EC2CF7">
              <w:rPr>
                <w:rFonts w:eastAsia="Arial"/>
                <w:color w:val="000000" w:themeColor="text1"/>
                <w:szCs w:val="20"/>
              </w:rPr>
              <w:t xml:space="preserve"> applied on </w:t>
            </w:r>
            <w:r w:rsidR="00991E1C">
              <w:rPr>
                <w:rFonts w:eastAsia="Arial"/>
                <w:color w:val="000000" w:themeColor="text1"/>
                <w:szCs w:val="20"/>
              </w:rPr>
              <w:t>any operating  mode(buck/boost)</w:t>
            </w:r>
          </w:p>
        </w:tc>
      </w:tr>
      <w:tr w:rsidR="003451E4" w:rsidRPr="00123177" w14:paraId="29787036"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3818544" w14:textId="77777777" w:rsidR="003451E4" w:rsidRPr="00123177" w:rsidRDefault="003451E4" w:rsidP="00FA691B">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1937A3" w14:textId="4737CD0D" w:rsidR="003451E4" w:rsidRPr="00123177" w:rsidRDefault="00E81E62" w:rsidP="004721FD">
            <w:pPr>
              <w:pStyle w:val="TableText"/>
              <w:snapToGrid w:val="0"/>
            </w:pPr>
            <w:r>
              <w:t xml:space="preserve"> </w:t>
            </w:r>
            <w:r w:rsidR="00EC2CF7">
              <w:rPr>
                <w:rFonts w:eastAsia="Arial"/>
                <w:color w:val="000000" w:themeColor="text1"/>
                <w:szCs w:val="20"/>
              </w:rPr>
              <w:t>Monitor shall be inhibited for 800V current measurement within the range -3A to +3A for a defined calibratable time HVDCDC_CAL</w:t>
            </w:r>
          </w:p>
        </w:tc>
      </w:tr>
      <w:tr w:rsidR="003451E4" w:rsidRPr="00123177" w14:paraId="1092DCA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C75952C" w14:textId="77777777" w:rsidR="003451E4" w:rsidRPr="00123177" w:rsidRDefault="003451E4" w:rsidP="00FA691B">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E86C63" w14:textId="02A6F15B" w:rsidR="003451E4" w:rsidRPr="00123177" w:rsidRDefault="00376F62" w:rsidP="009A2EBE">
            <w:pPr>
              <w:pStyle w:val="TableText"/>
              <w:snapToGrid w:val="0"/>
              <w:rPr>
                <w:rStyle w:val="normaltextrun"/>
              </w:rPr>
            </w:pPr>
            <w:r>
              <w:rPr>
                <w:rFonts w:eastAsia="Arial"/>
                <w:color w:val="000000" w:themeColor="text1"/>
                <w:szCs w:val="20"/>
              </w:rPr>
              <w:t xml:space="preserve"> The HVDCDC shall monitor the implausible measurement of the 400V and 800V</w:t>
            </w:r>
            <w:r w:rsidR="00565BCE">
              <w:rPr>
                <w:rFonts w:eastAsia="Arial"/>
                <w:color w:val="000000" w:themeColor="text1"/>
                <w:szCs w:val="20"/>
              </w:rPr>
              <w:t xml:space="preserve"> current sensors,</w:t>
            </w:r>
            <w:r>
              <w:rPr>
                <w:rFonts w:eastAsia="Arial"/>
                <w:color w:val="000000" w:themeColor="text1"/>
                <w:szCs w:val="20"/>
              </w:rPr>
              <w:t xml:space="preserve"> if it goes be</w:t>
            </w:r>
            <w:r w:rsidR="00A3718C">
              <w:rPr>
                <w:rFonts w:eastAsia="Arial"/>
                <w:color w:val="000000" w:themeColor="text1"/>
                <w:szCs w:val="20"/>
              </w:rPr>
              <w:t>yond HVDCDC_CAL</w:t>
            </w:r>
          </w:p>
        </w:tc>
      </w:tr>
      <w:tr w:rsidR="003451E4" w:rsidRPr="00123177" w14:paraId="59D77DBD"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D2869A1" w14:textId="77777777" w:rsidR="003451E4" w:rsidRPr="00123177" w:rsidRDefault="003451E4" w:rsidP="00FA691B">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6939B4" w14:textId="77777777" w:rsidR="003451E4" w:rsidRPr="00123177" w:rsidRDefault="003451E4" w:rsidP="00FA691B">
            <w:pPr>
              <w:pStyle w:val="TableText"/>
              <w:snapToGrid w:val="0"/>
            </w:pPr>
            <w:r w:rsidRPr="00123177">
              <w:t>No such mandatory fields is applicable.</w:t>
            </w:r>
          </w:p>
        </w:tc>
      </w:tr>
      <w:tr w:rsidR="003451E4" w:rsidRPr="00123177" w14:paraId="38B6205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AFFA336" w14:textId="77777777" w:rsidR="003451E4" w:rsidRPr="00123177" w:rsidRDefault="003451E4" w:rsidP="00FA691B">
            <w:pPr>
              <w:pStyle w:val="TableText"/>
              <w:snapToGrid w:val="0"/>
            </w:pPr>
            <w:r w:rsidRPr="00123177">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252980" w14:textId="77777777" w:rsidR="003451E4" w:rsidRPr="00123177" w:rsidRDefault="003451E4" w:rsidP="00FA691B">
            <w:pPr>
              <w:pStyle w:val="TableText"/>
              <w:snapToGrid w:val="0"/>
            </w:pPr>
            <w:r w:rsidRPr="00123177">
              <w:t>NHVDCDCStatus = 0, NHVDCDCStatusDebug = 0, NHVDCDCFault = 0.</w:t>
            </w:r>
          </w:p>
        </w:tc>
      </w:tr>
      <w:tr w:rsidR="003451E4" w:rsidRPr="00123177" w14:paraId="0BDD3063"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E047C35" w14:textId="77777777" w:rsidR="003451E4" w:rsidRPr="00123177" w:rsidRDefault="003451E4" w:rsidP="00FA691B">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1DD0B9" w14:textId="77777777" w:rsidR="003451E4" w:rsidRPr="00123177" w:rsidRDefault="003451E4" w:rsidP="00FA691B">
            <w:pPr>
              <w:pStyle w:val="TableText"/>
              <w:snapToGrid w:val="0"/>
            </w:pPr>
            <w:r w:rsidRPr="00123177">
              <w:rPr>
                <w:szCs w:val="20"/>
              </w:rPr>
              <w:t>Default values shall be applicable with respect to Pre-Loaded Values</w:t>
            </w:r>
          </w:p>
        </w:tc>
      </w:tr>
      <w:tr w:rsidR="007B4031" w:rsidRPr="00123177" w14:paraId="35DC87F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4BDFD59" w14:textId="77777777" w:rsidR="007B4031" w:rsidRPr="00123177" w:rsidRDefault="007B4031" w:rsidP="00FA691B">
            <w:pPr>
              <w:pStyle w:val="TableText"/>
              <w:snapToGrid w:val="0"/>
            </w:pP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AD13C7" w14:textId="77777777" w:rsidR="007B4031" w:rsidRPr="00123177" w:rsidRDefault="007B4031" w:rsidP="00FA691B">
            <w:pPr>
              <w:pStyle w:val="TableText"/>
              <w:snapToGrid w:val="0"/>
              <w:rPr>
                <w:szCs w:val="20"/>
              </w:rPr>
            </w:pPr>
          </w:p>
        </w:tc>
      </w:tr>
      <w:tr w:rsidR="003451E4" w:rsidRPr="00123177" w14:paraId="12D40EE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F95FE03" w14:textId="77777777" w:rsidR="003451E4" w:rsidRPr="00123177" w:rsidRDefault="003451E4" w:rsidP="00FA691B">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3E8DD5" w14:textId="77777777" w:rsidR="003451E4" w:rsidRPr="00123177" w:rsidRDefault="003451E4" w:rsidP="00FA691B">
            <w:pPr>
              <w:pStyle w:val="TableText"/>
              <w:snapToGrid w:val="0"/>
            </w:pPr>
            <w:r w:rsidRPr="00123177">
              <w:rPr>
                <w:szCs w:val="20"/>
              </w:rPr>
              <w:t>Valid range value is not required.</w:t>
            </w:r>
          </w:p>
        </w:tc>
      </w:tr>
      <w:tr w:rsidR="003451E4" w:rsidRPr="00123177" w14:paraId="371BA3D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6C4D7F53" w14:textId="77777777" w:rsidR="003451E4" w:rsidRPr="00123177" w:rsidRDefault="003451E4" w:rsidP="00FA691B">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1A7C33" w14:textId="77777777" w:rsidR="003451E4" w:rsidRPr="00123177" w:rsidRDefault="003451E4" w:rsidP="00FA691B">
            <w:pPr>
              <w:pStyle w:val="TableText"/>
              <w:snapToGrid w:val="0"/>
            </w:pPr>
            <w:r w:rsidRPr="00123177">
              <w:rPr>
                <w:szCs w:val="20"/>
              </w:rPr>
              <w:t>Data latency period is not applicable</w:t>
            </w:r>
          </w:p>
        </w:tc>
      </w:tr>
      <w:tr w:rsidR="003451E4" w:rsidRPr="00123177" w14:paraId="30EB4E4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A695DED" w14:textId="77777777" w:rsidR="003451E4" w:rsidRPr="00123177" w:rsidRDefault="003451E4" w:rsidP="00FA691B">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5195F" w14:textId="77777777" w:rsidR="003451E4" w:rsidRPr="00123177" w:rsidRDefault="003451E4" w:rsidP="00FA691B">
            <w:pPr>
              <w:pStyle w:val="TableText"/>
              <w:snapToGrid w:val="0"/>
            </w:pPr>
            <w:r w:rsidRPr="00123177">
              <w:rPr>
                <w:szCs w:val="20"/>
              </w:rPr>
              <w:t>Data Retention period is not applicable.</w:t>
            </w:r>
          </w:p>
        </w:tc>
      </w:tr>
      <w:tr w:rsidR="003451E4" w:rsidRPr="00123177" w14:paraId="6701CCB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E26712D" w14:textId="77777777" w:rsidR="003451E4" w:rsidRPr="00123177" w:rsidRDefault="003451E4" w:rsidP="00FA691B">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D0A975" w14:textId="77777777" w:rsidR="003451E4" w:rsidRPr="00123177" w:rsidRDefault="003451E4" w:rsidP="00FA691B">
            <w:pPr>
              <w:pStyle w:val="TableText"/>
            </w:pPr>
            <w:r w:rsidRPr="00123177">
              <w:rPr>
                <w:szCs w:val="20"/>
              </w:rPr>
              <w:t>Data rate is not applicable.</w:t>
            </w:r>
          </w:p>
        </w:tc>
      </w:tr>
      <w:tr w:rsidR="003451E4" w:rsidRPr="00123177" w14:paraId="17F16EEC"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B184354" w14:textId="77777777" w:rsidR="003451E4" w:rsidRPr="00123177" w:rsidRDefault="003451E4" w:rsidP="00FA691B">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DBD118" w14:textId="77777777" w:rsidR="003451E4" w:rsidRPr="00123177" w:rsidRDefault="003451E4" w:rsidP="00FA691B">
            <w:pPr>
              <w:pStyle w:val="TableText"/>
              <w:spacing w:line="259" w:lineRule="auto"/>
            </w:pPr>
            <w:r w:rsidRPr="00123177">
              <w:rPr>
                <w:szCs w:val="20"/>
              </w:rPr>
              <w:t>External event is not required.</w:t>
            </w:r>
          </w:p>
        </w:tc>
      </w:tr>
      <w:tr w:rsidR="003451E4" w:rsidRPr="00123177" w14:paraId="7B850AF5"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439081C" w14:textId="77777777" w:rsidR="003451E4" w:rsidRPr="00123177" w:rsidRDefault="003451E4" w:rsidP="00FA691B">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F8F2BD" w14:textId="77777777" w:rsidR="003451E4" w:rsidRPr="00123177" w:rsidRDefault="003451E4" w:rsidP="00FA691B">
            <w:pPr>
              <w:pStyle w:val="TableText"/>
              <w:spacing w:line="259" w:lineRule="auto"/>
            </w:pPr>
            <w:r w:rsidRPr="00123177">
              <w:rPr>
                <w:szCs w:val="20"/>
              </w:rPr>
              <w:t>Temporal event is not applicable.</w:t>
            </w:r>
          </w:p>
        </w:tc>
      </w:tr>
      <w:tr w:rsidR="003451E4" w:rsidRPr="00123177" w14:paraId="319389E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3A025217" w14:textId="77777777" w:rsidR="003451E4" w:rsidRPr="00123177" w:rsidRDefault="003451E4" w:rsidP="00FA691B">
            <w:pPr>
              <w:pStyle w:val="TableText"/>
              <w:snapToGrid w:val="0"/>
            </w:pPr>
            <w:r w:rsidRPr="00123177">
              <w:t xml:space="preserve">Validation Rules/ </w:t>
            </w:r>
          </w:p>
          <w:p w14:paraId="06140437" w14:textId="77777777" w:rsidR="003451E4" w:rsidRPr="00123177" w:rsidRDefault="003451E4" w:rsidP="00FA691B">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479E60" w14:textId="71DC976F" w:rsidR="003451E4" w:rsidRPr="00991E1C" w:rsidRDefault="00A33177" w:rsidP="00991E1C">
            <w:pPr>
              <w:spacing w:line="259" w:lineRule="auto"/>
              <w:rPr>
                <w:rFonts w:eastAsia="Arial"/>
                <w:color w:val="000000" w:themeColor="text1"/>
                <w:szCs w:val="20"/>
              </w:rPr>
            </w:pPr>
            <w:r>
              <w:rPr>
                <w:rStyle w:val="normaltextrun"/>
              </w:rPr>
              <w:t xml:space="preserve">1.To verify that the HVDCDC shall sense </w:t>
            </w:r>
            <w:r w:rsidR="00A33C6C">
              <w:rPr>
                <w:rFonts w:eastAsia="Arial"/>
                <w:color w:val="000000" w:themeColor="text1"/>
                <w:szCs w:val="20"/>
              </w:rPr>
              <w:t>implausible measurement of the 400V and 800V</w:t>
            </w:r>
            <w:r w:rsidR="00565BCE">
              <w:rPr>
                <w:rFonts w:eastAsia="Arial"/>
                <w:color w:val="000000" w:themeColor="text1"/>
                <w:szCs w:val="20"/>
              </w:rPr>
              <w:t xml:space="preserve"> current sensors</w:t>
            </w:r>
            <w:r w:rsidR="005D3916">
              <w:rPr>
                <w:rFonts w:eastAsia="Arial"/>
                <w:color w:val="000000" w:themeColor="text1"/>
                <w:szCs w:val="20"/>
              </w:rPr>
              <w:br/>
              <w:t>2. Monitor shall be inhibited for 800V current measurement within the range -3A to +3A for a defined calibratable time HVDCDC_CAL</w:t>
            </w:r>
          </w:p>
        </w:tc>
      </w:tr>
      <w:tr w:rsidR="003451E4" w:rsidRPr="00123177" w14:paraId="1257AE10"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041EA2F7" w14:textId="77777777" w:rsidR="003451E4" w:rsidRPr="00123177" w:rsidRDefault="003451E4" w:rsidP="00FA691B">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5E7FC0" w14:textId="77777777" w:rsidR="003451E4" w:rsidRPr="00123177" w:rsidRDefault="003451E4" w:rsidP="00FA691B">
            <w:pPr>
              <w:pStyle w:val="TableText"/>
              <w:snapToGrid w:val="0"/>
            </w:pPr>
            <w:r w:rsidRPr="00123177">
              <w:rPr>
                <w:szCs w:val="20"/>
              </w:rPr>
              <w:t>Constraints is not applicable.</w:t>
            </w:r>
          </w:p>
        </w:tc>
      </w:tr>
      <w:tr w:rsidR="003451E4" w:rsidRPr="00123177" w14:paraId="30B128FE"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8BD4FF6" w14:textId="77777777" w:rsidR="003451E4" w:rsidRPr="00123177" w:rsidRDefault="003451E4" w:rsidP="00FA691B">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B17A65" w14:textId="77777777" w:rsidR="003451E4" w:rsidRPr="00123177" w:rsidRDefault="003451E4" w:rsidP="00FA691B">
            <w:pPr>
              <w:pStyle w:val="TableText"/>
              <w:snapToGrid w:val="0"/>
            </w:pPr>
            <w:r w:rsidRPr="00123177">
              <w:rPr>
                <w:szCs w:val="20"/>
              </w:rPr>
              <w:t>No effects on other system</w:t>
            </w:r>
          </w:p>
        </w:tc>
      </w:tr>
      <w:tr w:rsidR="003451E4" w:rsidRPr="00123177" w14:paraId="5F7C98EF"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177E69E0" w14:textId="77777777" w:rsidR="003451E4" w:rsidRPr="00123177" w:rsidRDefault="003451E4" w:rsidP="00FA691B">
            <w:pPr>
              <w:pStyle w:val="TableText"/>
              <w:snapToGrid w:val="0"/>
            </w:pPr>
            <w:r w:rsidRPr="00123177">
              <w:t>Testability with respect to test environment</w:t>
            </w:r>
          </w:p>
          <w:p w14:paraId="67B0626E" w14:textId="77777777" w:rsidR="003451E4" w:rsidRPr="00123177" w:rsidRDefault="003451E4" w:rsidP="00FA691B">
            <w:pPr>
              <w:pStyle w:val="TableText"/>
            </w:pPr>
            <w:r w:rsidRPr="00123177">
              <w:t>(Yes/No)</w:t>
            </w:r>
          </w:p>
          <w:p w14:paraId="74BD0EAB" w14:textId="77777777" w:rsidR="003451E4" w:rsidRPr="00123177" w:rsidRDefault="003451E4" w:rsidP="00FA691B">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8A7DE" w14:textId="77777777" w:rsidR="003451E4" w:rsidRPr="00123177" w:rsidRDefault="003451E4" w:rsidP="00FA691B">
            <w:pPr>
              <w:pStyle w:val="TableText"/>
              <w:snapToGrid w:val="0"/>
            </w:pPr>
            <w:r w:rsidRPr="00123177">
              <w:t>YES</w:t>
            </w:r>
          </w:p>
        </w:tc>
      </w:tr>
      <w:tr w:rsidR="003451E4" w:rsidRPr="00123177" w14:paraId="54F6EE5A"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4A03E5E3" w14:textId="77777777" w:rsidR="003451E4" w:rsidRPr="00123177" w:rsidRDefault="003451E4" w:rsidP="00FA691B">
            <w:pPr>
              <w:pStyle w:val="TableText"/>
              <w:snapToGrid w:val="0"/>
            </w:pPr>
            <w:r w:rsidRPr="00123177">
              <w:lastRenderedPageBreak/>
              <w:t>Feasible within project constraints</w:t>
            </w:r>
          </w:p>
          <w:p w14:paraId="1296FFDF" w14:textId="77777777" w:rsidR="003451E4" w:rsidRPr="00123177" w:rsidRDefault="003451E4" w:rsidP="00FA691B">
            <w:pPr>
              <w:pStyle w:val="TableText"/>
              <w:snapToGrid w:val="0"/>
            </w:pPr>
            <w:r w:rsidRPr="00123177">
              <w:t>(Yes/No)</w:t>
            </w:r>
          </w:p>
          <w:p w14:paraId="45E2CFA6" w14:textId="77777777" w:rsidR="003451E4" w:rsidRPr="00123177" w:rsidRDefault="003451E4" w:rsidP="00FA691B">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4F1A4" w14:textId="77777777" w:rsidR="003451E4" w:rsidRPr="00123177" w:rsidRDefault="003451E4" w:rsidP="00FA691B">
            <w:pPr>
              <w:pStyle w:val="TableText"/>
              <w:snapToGrid w:val="0"/>
            </w:pPr>
            <w:r w:rsidRPr="00123177">
              <w:t>YES</w:t>
            </w:r>
          </w:p>
        </w:tc>
      </w:tr>
      <w:tr w:rsidR="003451E4" w:rsidRPr="00123177" w14:paraId="3C705AB8" w14:textId="77777777" w:rsidTr="00FA691B">
        <w:trPr>
          <w:cantSplit/>
        </w:trPr>
        <w:tc>
          <w:tcPr>
            <w:tcW w:w="1920" w:type="dxa"/>
            <w:tcBorders>
              <w:top w:val="single" w:sz="4" w:space="0" w:color="000000" w:themeColor="text1"/>
              <w:left w:val="single" w:sz="4" w:space="0" w:color="000000" w:themeColor="text1"/>
              <w:bottom w:val="single" w:sz="4" w:space="0" w:color="000000" w:themeColor="text1"/>
            </w:tcBorders>
          </w:tcPr>
          <w:p w14:paraId="2022E15E" w14:textId="77777777" w:rsidR="003451E4" w:rsidRPr="00123177" w:rsidRDefault="003451E4" w:rsidP="00FA691B">
            <w:pPr>
              <w:pStyle w:val="TableText"/>
              <w:snapToGrid w:val="0"/>
            </w:pPr>
            <w:r w:rsidRPr="00123177">
              <w:t>Critical</w:t>
            </w:r>
          </w:p>
          <w:p w14:paraId="752C917C" w14:textId="77777777" w:rsidR="003451E4" w:rsidRPr="00123177" w:rsidRDefault="003451E4" w:rsidP="00FA691B">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D6470B" w14:textId="77777777" w:rsidR="003451E4" w:rsidRPr="00123177" w:rsidRDefault="003451E4" w:rsidP="00FA691B">
            <w:pPr>
              <w:pStyle w:val="TableText"/>
              <w:snapToGrid w:val="0"/>
            </w:pPr>
            <w:r w:rsidRPr="00123177">
              <w:t>YES</w:t>
            </w:r>
          </w:p>
        </w:tc>
      </w:tr>
      <w:tr w:rsidR="003451E4" w:rsidRPr="00123177" w14:paraId="306A4CC5" w14:textId="77777777" w:rsidTr="00FA691B">
        <w:trPr>
          <w:cantSplit/>
        </w:trPr>
        <w:tc>
          <w:tcPr>
            <w:tcW w:w="1920" w:type="dxa"/>
            <w:tcBorders>
              <w:top w:val="single" w:sz="4" w:space="0" w:color="000000" w:themeColor="text1"/>
              <w:left w:val="single" w:sz="4" w:space="0" w:color="000000" w:themeColor="text1"/>
              <w:bottom w:val="single" w:sz="4" w:space="0" w:color="auto"/>
            </w:tcBorders>
          </w:tcPr>
          <w:p w14:paraId="3D5529FF" w14:textId="77777777" w:rsidR="003451E4" w:rsidRPr="00123177" w:rsidRDefault="003451E4" w:rsidP="00FA691B">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auto"/>
              <w:right w:val="single" w:sz="4" w:space="0" w:color="000000" w:themeColor="text1"/>
            </w:tcBorders>
          </w:tcPr>
          <w:p w14:paraId="0738FDB9" w14:textId="77777777" w:rsidR="003451E4" w:rsidRPr="00123177" w:rsidRDefault="003451E4" w:rsidP="00FA691B">
            <w:pPr>
              <w:pStyle w:val="TableText"/>
              <w:snapToGrid w:val="0"/>
            </w:pPr>
            <w:r w:rsidRPr="00123177">
              <w:t>Acceptance Criteria for this requirement should be as per SECTION-6 ACCEPTANCE CRITERIA</w:t>
            </w:r>
          </w:p>
        </w:tc>
      </w:tr>
    </w:tbl>
    <w:p w14:paraId="790FDBA2" w14:textId="77777777" w:rsidR="003451E4" w:rsidRDefault="003451E4" w:rsidP="003451E4"/>
    <w:p w14:paraId="3577A1B2" w14:textId="0D442ACF" w:rsidR="0005487C" w:rsidRPr="0005487C" w:rsidRDefault="0005487C" w:rsidP="00B0673E">
      <w:pPr>
        <w:pStyle w:val="Heading5"/>
        <w:rPr>
          <w:rFonts w:eastAsia="Arial"/>
        </w:rPr>
      </w:pPr>
      <w:commentRangeStart w:id="257"/>
      <w:r w:rsidRPr="0005487C">
        <w:rPr>
          <w:rFonts w:eastAsia="Arial"/>
        </w:rPr>
        <w:t>The HVDCDC software shall monitor the implausible measurement of the 400V and 800V current sensors and raise a level 2 fault in case it fails.</w:t>
      </w:r>
      <w:commentRangeEnd w:id="257"/>
      <w:r w:rsidRPr="0005487C">
        <w:rPr>
          <w:rStyle w:val="CommentReference"/>
          <w:rFonts w:eastAsia="Arial"/>
          <w:sz w:val="24"/>
          <w:szCs w:val="24"/>
        </w:rPr>
        <w:commentReference w:id="257"/>
      </w:r>
    </w:p>
    <w:tbl>
      <w:tblPr>
        <w:tblW w:w="9518" w:type="dxa"/>
        <w:tblInd w:w="108" w:type="dxa"/>
        <w:tblLayout w:type="fixed"/>
        <w:tblLook w:val="0000" w:firstRow="0" w:lastRow="0" w:firstColumn="0" w:lastColumn="0" w:noHBand="0" w:noVBand="0"/>
      </w:tblPr>
      <w:tblGrid>
        <w:gridCol w:w="1920"/>
        <w:gridCol w:w="7598"/>
      </w:tblGrid>
      <w:tr w:rsidR="00007BA2" w:rsidRPr="00123177" w14:paraId="18E08331"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983000E" w14:textId="3CF5EE25" w:rsidR="00007BA2" w:rsidRPr="00123177" w:rsidRDefault="00007BA2" w:rsidP="00007BA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1A6037C" w14:textId="2ABD7466" w:rsidR="00007BA2" w:rsidRPr="00123177" w:rsidRDefault="00007BA2" w:rsidP="00007BA2">
            <w:pPr>
              <w:pStyle w:val="TableColumnTitle"/>
              <w:snapToGrid w:val="0"/>
            </w:pPr>
            <w:r w:rsidRPr="00123177">
              <w:t>Description</w:t>
            </w:r>
          </w:p>
        </w:tc>
      </w:tr>
      <w:tr w:rsidR="00007BA2" w:rsidRPr="00123177" w14:paraId="4286E9CF" w14:textId="77777777" w:rsidTr="00811B2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815ABCA" w14:textId="1A7B9501" w:rsidR="00007BA2" w:rsidRPr="00123177" w:rsidRDefault="00007BA2" w:rsidP="00007BA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6C5F0A" w14:textId="5C67DEC8" w:rsidR="00007BA2" w:rsidRPr="00123177" w:rsidRDefault="00007BA2" w:rsidP="00007BA2">
            <w:pPr>
              <w:snapToGrid w:val="0"/>
            </w:pPr>
            <w:r w:rsidRPr="00123177">
              <w:rPr>
                <w:rFonts w:eastAsia="Arial"/>
                <w:szCs w:val="20"/>
              </w:rPr>
              <w:t>SWRS</w:t>
            </w:r>
            <w:r>
              <w:rPr>
                <w:rFonts w:eastAsia="Arial"/>
                <w:szCs w:val="20"/>
              </w:rPr>
              <w:t>_CM_</w:t>
            </w:r>
            <w:r w:rsidRPr="00123177">
              <w:rPr>
                <w:rFonts w:eastAsia="Arial"/>
                <w:szCs w:val="20"/>
              </w:rPr>
              <w:t>0</w:t>
            </w:r>
            <w:r>
              <w:rPr>
                <w:rFonts w:eastAsia="Arial"/>
                <w:szCs w:val="20"/>
              </w:rPr>
              <w:t>2</w:t>
            </w:r>
          </w:p>
        </w:tc>
      </w:tr>
      <w:tr w:rsidR="00007BA2" w:rsidRPr="00123177" w14:paraId="1C1F3FF3" w14:textId="77777777" w:rsidTr="00811B2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CC488AF" w14:textId="4EA66600" w:rsidR="00007BA2" w:rsidRPr="00123177" w:rsidRDefault="00007BA2" w:rsidP="00007BA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BC7D4A" w14:textId="0E940BA8" w:rsidR="00007BA2" w:rsidRPr="00123177" w:rsidRDefault="00007BA2" w:rsidP="00007BA2">
            <w:pPr>
              <w:rPr>
                <w:rFonts w:eastAsia="Arial"/>
                <w:color w:val="000000" w:themeColor="text1"/>
                <w:szCs w:val="20"/>
              </w:rPr>
            </w:pPr>
            <w:r w:rsidRPr="00123177">
              <w:rPr>
                <w:rFonts w:eastAsia="Arial"/>
                <w:color w:val="000000" w:themeColor="text1"/>
                <w:szCs w:val="20"/>
              </w:rPr>
              <w:t>SDS-HVDCDC-</w:t>
            </w:r>
            <w:r>
              <w:rPr>
                <w:rFonts w:eastAsia="Arial"/>
                <w:color w:val="000000" w:themeColor="text1"/>
                <w:szCs w:val="20"/>
              </w:rPr>
              <w:t>555</w:t>
            </w:r>
          </w:p>
        </w:tc>
      </w:tr>
      <w:tr w:rsidR="00007BA2" w:rsidRPr="00123177" w14:paraId="11D1BE8A" w14:textId="77777777" w:rsidTr="00811B2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5E50C5D" w14:textId="09815B48" w:rsidR="00007BA2" w:rsidRPr="00123177" w:rsidRDefault="00007BA2" w:rsidP="00007BA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1849BD" w14:textId="4D84974C" w:rsidR="00007BA2" w:rsidRPr="00123177" w:rsidRDefault="00007BA2" w:rsidP="00007BA2">
            <w:pPr>
              <w:pStyle w:val="TableText"/>
              <w:snapToGrid w:val="0"/>
            </w:pPr>
            <w:r w:rsidRPr="00123177">
              <w:t>Pre C-Sample/PF3.0 Phase-2</w:t>
            </w:r>
          </w:p>
        </w:tc>
      </w:tr>
      <w:tr w:rsidR="00007BA2" w:rsidRPr="00123177" w14:paraId="7A96A045" w14:textId="77777777" w:rsidTr="00811B2F">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68776BF" w14:textId="73E65896" w:rsidR="00007BA2" w:rsidRPr="00123177" w:rsidRDefault="00007BA2" w:rsidP="00007BA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34339" w14:textId="22B9C1B3" w:rsidR="00007BA2" w:rsidRPr="00123177" w:rsidRDefault="00FC2BEA" w:rsidP="00007BA2">
            <w:pPr>
              <w:pStyle w:val="TableText"/>
              <w:snapToGrid w:val="0"/>
              <w:rPr>
                <w:rFonts w:eastAsia="Arial"/>
                <w:color w:val="000000" w:themeColor="text1"/>
              </w:rPr>
            </w:pPr>
            <w:r w:rsidRPr="006E0432">
              <w:rPr>
                <w:rFonts w:eastAsia="Arial"/>
                <w:szCs w:val="20"/>
              </w:rPr>
              <w:t>The HVDCDC shall transit to the Faulty state</w:t>
            </w:r>
            <w:r>
              <w:rPr>
                <w:rFonts w:eastAsia="Arial"/>
                <w:szCs w:val="20"/>
              </w:rPr>
              <w:t xml:space="preserve"> (Level 2 fault)</w:t>
            </w:r>
            <w:r w:rsidRPr="006E0432">
              <w:rPr>
                <w:rFonts w:eastAsia="Arial"/>
                <w:szCs w:val="20"/>
              </w:rPr>
              <w:t xml:space="preserve"> </w:t>
            </w:r>
            <w:r>
              <w:rPr>
                <w:rFonts w:eastAsia="Arial"/>
                <w:color w:val="000000" w:themeColor="text1"/>
                <w:szCs w:val="20"/>
              </w:rPr>
              <w:t>the implausible measurement of the 400V and 800V current sensors</w:t>
            </w:r>
            <w:r>
              <w:rPr>
                <w:rFonts w:eastAsia="Arial"/>
                <w:szCs w:val="20"/>
              </w:rPr>
              <w:t xml:space="preserve"> to avoid the damage of surrounding H/W components.</w:t>
            </w:r>
          </w:p>
        </w:tc>
      </w:tr>
      <w:tr w:rsidR="00007BA2" w:rsidRPr="00123177" w14:paraId="718BFB57"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7F8F6A9A" w14:textId="107A67C4" w:rsidR="00007BA2" w:rsidRPr="00123177" w:rsidRDefault="00007BA2" w:rsidP="00007BA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999BF" w14:textId="601BC40D" w:rsidR="00007BA2" w:rsidRPr="00123177" w:rsidRDefault="00007BA2" w:rsidP="00007BA2">
            <w:pPr>
              <w:snapToGrid w:val="0"/>
              <w:rPr>
                <w:rFonts w:eastAsia="Arial"/>
              </w:rPr>
            </w:pPr>
            <w:r w:rsidRPr="00123177">
              <w:rPr>
                <w:rFonts w:eastAsia="Arial"/>
              </w:rPr>
              <w:t>No Such derived requirement is applicable.</w:t>
            </w:r>
          </w:p>
        </w:tc>
      </w:tr>
      <w:tr w:rsidR="00007BA2" w:rsidRPr="00123177" w14:paraId="2BBB9F61"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22363956" w14:textId="58086F68" w:rsidR="00007BA2" w:rsidRPr="00123177" w:rsidRDefault="00007BA2" w:rsidP="00007BA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424E1E" w14:textId="5A4AF3FB" w:rsidR="00007BA2" w:rsidRPr="00123177" w:rsidRDefault="00007BA2" w:rsidP="00007BA2">
            <w:pPr>
              <w:pStyle w:val="TableText"/>
              <w:snapToGrid w:val="0"/>
            </w:pPr>
            <w:r w:rsidRPr="00123177">
              <w:rPr>
                <w:rFonts w:eastAsia="Arial"/>
                <w:color w:val="000000" w:themeColor="text1"/>
                <w:szCs w:val="20"/>
              </w:rPr>
              <w:t>No Specific access restrictions is applicable.</w:t>
            </w:r>
          </w:p>
        </w:tc>
      </w:tr>
      <w:tr w:rsidR="00007BA2" w:rsidRPr="00123177" w14:paraId="0F0613BA"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57DE14D8" w14:textId="00B184D7" w:rsidR="00007BA2" w:rsidRPr="00123177" w:rsidRDefault="00007BA2" w:rsidP="00007BA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D27CAE" w14:textId="61890820" w:rsidR="00007BA2" w:rsidRPr="00002607" w:rsidRDefault="00007BA2" w:rsidP="00007BA2">
            <w:pPr>
              <w:pStyle w:val="TableText"/>
              <w:snapToGrid w:val="0"/>
              <w:rPr>
                <w:rFonts w:eastAsia="Arial"/>
                <w:color w:val="000000" w:themeColor="text1"/>
                <w:szCs w:val="20"/>
              </w:rPr>
            </w:pPr>
            <w:r>
              <w:rPr>
                <w:rFonts w:eastAsia="Arial"/>
                <w:color w:val="000000" w:themeColor="text1"/>
                <w:szCs w:val="20"/>
              </w:rPr>
              <w:t>1.The HVDCDC shall monitor the implausible measurement of the 400V and 800V</w:t>
            </w:r>
            <w:r>
              <w:rPr>
                <w:rFonts w:eastAsia="Arial"/>
                <w:color w:val="000000" w:themeColor="text1"/>
                <w:szCs w:val="20"/>
              </w:rPr>
              <w:br/>
              <w:t>2.Application state shall be in Normal state</w:t>
            </w:r>
            <w:r>
              <w:rPr>
                <w:rFonts w:eastAsia="Arial"/>
                <w:color w:val="000000" w:themeColor="text1"/>
                <w:szCs w:val="20"/>
              </w:rPr>
              <w:br/>
              <w:t>3.</w:t>
            </w:r>
            <w:r w:rsidR="008A30FA">
              <w:rPr>
                <w:rFonts w:eastAsia="Arial"/>
                <w:color w:val="000000" w:themeColor="text1"/>
                <w:szCs w:val="20"/>
              </w:rPr>
              <w:t xml:space="preserve"> Load </w:t>
            </w:r>
            <w:r w:rsidR="005E71B3">
              <w:rPr>
                <w:rFonts w:eastAsia="Arial"/>
                <w:color w:val="000000" w:themeColor="text1"/>
                <w:szCs w:val="20"/>
              </w:rPr>
              <w:t>shall be</w:t>
            </w:r>
            <w:r w:rsidR="008A30FA">
              <w:rPr>
                <w:rFonts w:eastAsia="Arial"/>
                <w:color w:val="000000" w:themeColor="text1"/>
                <w:szCs w:val="20"/>
              </w:rPr>
              <w:t xml:space="preserve"> applied on any operating mode(buck/boost)</w:t>
            </w:r>
            <w:r w:rsidR="005E71B3">
              <w:rPr>
                <w:rFonts w:eastAsia="Arial"/>
                <w:color w:val="000000" w:themeColor="text1"/>
                <w:szCs w:val="20"/>
              </w:rPr>
              <w:t xml:space="preserve"> in such a way that 800V current measurement goes out of range</w:t>
            </w:r>
          </w:p>
        </w:tc>
      </w:tr>
      <w:tr w:rsidR="00007BA2" w:rsidRPr="00123177" w14:paraId="31FA3315"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772F8B6D" w14:textId="387967CC" w:rsidR="00007BA2" w:rsidRPr="00123177" w:rsidRDefault="00007BA2" w:rsidP="00007BA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8FDCA5" w14:textId="7F637623" w:rsidR="00007BA2" w:rsidRPr="006670BF" w:rsidRDefault="008A30FA" w:rsidP="00007BA2">
            <w:pPr>
              <w:pStyle w:val="TableText"/>
              <w:snapToGrid w:val="0"/>
            </w:pPr>
            <w:r>
              <w:rPr>
                <w:rFonts w:eastAsia="Arial"/>
                <w:color w:val="000000" w:themeColor="text1"/>
                <w:szCs w:val="20"/>
              </w:rPr>
              <w:t>1.Monitor shall be inhibited for 800V current measurement out of the range -3A to +3A</w:t>
            </w:r>
            <w:r>
              <w:br/>
              <w:t>2</w:t>
            </w:r>
            <w:r w:rsidR="00007BA2" w:rsidRPr="006670BF">
              <w:t>.NHVDCDCFault @  HVDCDC_Status1 is equal to 0x3 ("Level 2")</w:t>
            </w:r>
          </w:p>
          <w:p w14:paraId="7604D206" w14:textId="251FFF30" w:rsidR="00007BA2" w:rsidRPr="00123177" w:rsidRDefault="00007BA2" w:rsidP="00007BA2">
            <w:pPr>
              <w:pStyle w:val="TableText"/>
              <w:snapToGrid w:val="0"/>
            </w:pPr>
            <w:r w:rsidRPr="006670BF">
              <w:t xml:space="preserve">NVHDCDCFaultID @  HVDCDC_Debug_PDU </w:t>
            </w:r>
            <w:r w:rsidR="00D851A3">
              <w:t>shall</w:t>
            </w:r>
            <w:r w:rsidRPr="006670BF">
              <w:t xml:space="preserve"> provide Fault ID 1</w:t>
            </w:r>
            <w:r>
              <w:t>08</w:t>
            </w:r>
            <w:r w:rsidRPr="006670BF">
              <w:t xml:space="preserve"> </w:t>
            </w:r>
            <w:r>
              <w:t xml:space="preserve"> </w:t>
            </w:r>
            <w:r>
              <w:br/>
            </w:r>
            <w:r w:rsidR="008A30FA">
              <w:t>3</w:t>
            </w:r>
            <w:r>
              <w:t xml:space="preserve">.Set the DTC </w:t>
            </w:r>
            <w:r w:rsidRPr="00A01FAD">
              <w:rPr>
                <w:b/>
                <w:bCs/>
              </w:rPr>
              <w:t>”</w:t>
            </w:r>
            <w:r w:rsidRPr="00A01FAD">
              <w:t xml:space="preserve"> </w:t>
            </w:r>
            <w:r w:rsidRPr="00575BDF">
              <w:t>0x1E6C00</w:t>
            </w:r>
            <w:r w:rsidRPr="00A01FAD">
              <w:rPr>
                <w:b/>
                <w:bCs/>
              </w:rPr>
              <w:t>”</w:t>
            </w:r>
          </w:p>
        </w:tc>
      </w:tr>
      <w:tr w:rsidR="00007BA2" w:rsidRPr="00123177" w14:paraId="23A46EB5"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66866CB1" w14:textId="75DB15C1" w:rsidR="00007BA2" w:rsidRPr="00123177" w:rsidRDefault="00007BA2" w:rsidP="00007BA2">
            <w:pPr>
              <w:pStyle w:val="TableText"/>
              <w:snapToGrid w:val="0"/>
            </w:pPr>
            <w:r w:rsidRPr="00123177">
              <w:lastRenderedPageBreak/>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DE8020" w14:textId="4DBAC2AA" w:rsidR="00007BA2" w:rsidRPr="006670BF" w:rsidRDefault="00007BA2" w:rsidP="00007BA2">
            <w:pPr>
              <w:pStyle w:val="TableText"/>
              <w:snapToGrid w:val="0"/>
            </w:pPr>
            <w:r>
              <w:rPr>
                <w:rFonts w:eastAsia="Arial"/>
                <w:color w:val="000000" w:themeColor="text1"/>
                <w:szCs w:val="20"/>
              </w:rPr>
              <w:t xml:space="preserve"> 1.The HVDCDC shall monitor the implausible measurement of the 400V and 800V if it goes beyond HVDCDC_CAL</w:t>
            </w:r>
            <w:r>
              <w:rPr>
                <w:rFonts w:eastAsia="Arial"/>
                <w:color w:val="000000" w:themeColor="text1"/>
                <w:szCs w:val="20"/>
              </w:rPr>
              <w:br/>
              <w:t xml:space="preserve">2.If the debounce time (500ms) is crossed, the application shall raise </w:t>
            </w:r>
            <w:r w:rsidRPr="006670BF">
              <w:t>NHVDCDCFault @  HVDCDC_Status1 is equal to 0x3 ("Level 2")</w:t>
            </w:r>
          </w:p>
          <w:p w14:paraId="4E04A7C1" w14:textId="01ABF54C" w:rsidR="00007BA2" w:rsidRPr="00123177" w:rsidRDefault="00007BA2" w:rsidP="00007BA2">
            <w:pPr>
              <w:pStyle w:val="TableText"/>
              <w:snapToGrid w:val="0"/>
              <w:rPr>
                <w:rStyle w:val="normaltextrun"/>
              </w:rPr>
            </w:pPr>
            <w:r w:rsidRPr="006670BF">
              <w:t xml:space="preserve">NVHDCDCFaultID @  HVDCDC_Debug_PDU </w:t>
            </w:r>
            <w:r w:rsidR="00D851A3">
              <w:t>shall</w:t>
            </w:r>
            <w:r w:rsidRPr="006670BF">
              <w:t xml:space="preserve"> provide Fault ID 1</w:t>
            </w:r>
            <w:r>
              <w:t>08</w:t>
            </w:r>
            <w:r w:rsidRPr="006670BF">
              <w:t xml:space="preserve"> </w:t>
            </w:r>
            <w:r>
              <w:t xml:space="preserve"> </w:t>
            </w:r>
          </w:p>
        </w:tc>
      </w:tr>
      <w:tr w:rsidR="00007BA2" w:rsidRPr="00123177" w14:paraId="26CCAA5C"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7637D630" w14:textId="58826C41" w:rsidR="00007BA2" w:rsidRPr="00123177" w:rsidRDefault="00007BA2" w:rsidP="00007BA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20F7BB" w14:textId="2CDF2CC6" w:rsidR="00007BA2" w:rsidRPr="00123177" w:rsidRDefault="00007BA2" w:rsidP="00007BA2">
            <w:pPr>
              <w:pStyle w:val="TableText"/>
              <w:snapToGrid w:val="0"/>
            </w:pPr>
            <w:r w:rsidRPr="00123177">
              <w:t>No such mandatory fields is applicable.</w:t>
            </w:r>
          </w:p>
        </w:tc>
      </w:tr>
      <w:tr w:rsidR="00007BA2" w:rsidRPr="00123177" w14:paraId="784A1BA4"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14B054B4" w14:textId="1A9A850E" w:rsidR="00007BA2" w:rsidRPr="00123177" w:rsidRDefault="00007BA2" w:rsidP="00007BA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AE4998" w14:textId="5408F216" w:rsidR="00007BA2" w:rsidRPr="00123177" w:rsidRDefault="00007BA2" w:rsidP="00007BA2">
            <w:pPr>
              <w:pStyle w:val="TableText"/>
              <w:snapToGrid w:val="0"/>
            </w:pPr>
            <w:r w:rsidRPr="00123177">
              <w:t>NHVDCDCStatus = 0, NHVDCDCStatusDebug = 0, NHVDCDCFault = 0.</w:t>
            </w:r>
          </w:p>
        </w:tc>
      </w:tr>
      <w:tr w:rsidR="00007BA2" w:rsidRPr="00123177" w14:paraId="654C0594"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4E135119" w14:textId="7C79CA8B" w:rsidR="00007BA2" w:rsidRPr="00123177" w:rsidRDefault="00007BA2" w:rsidP="00007BA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1B02EC" w14:textId="56B9CDA3" w:rsidR="00007BA2" w:rsidRPr="00123177" w:rsidRDefault="00007BA2" w:rsidP="00007BA2">
            <w:pPr>
              <w:pStyle w:val="TableText"/>
              <w:snapToGrid w:val="0"/>
            </w:pPr>
            <w:r w:rsidRPr="00123177">
              <w:rPr>
                <w:szCs w:val="20"/>
              </w:rPr>
              <w:t>Default values shall be applicable with respect to Pre-Loaded Values</w:t>
            </w:r>
          </w:p>
        </w:tc>
      </w:tr>
      <w:tr w:rsidR="00007BA2" w:rsidRPr="00123177" w14:paraId="1624719D"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307EE38C" w14:textId="77777777" w:rsidR="00007BA2" w:rsidRPr="00123177" w:rsidRDefault="00007BA2" w:rsidP="00007BA2">
            <w:pPr>
              <w:pStyle w:val="TableText"/>
              <w:snapToGrid w:val="0"/>
            </w:pP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EC311A" w14:textId="77777777" w:rsidR="00007BA2" w:rsidRPr="00123177" w:rsidRDefault="00007BA2" w:rsidP="00007BA2">
            <w:pPr>
              <w:pStyle w:val="TableText"/>
              <w:snapToGrid w:val="0"/>
              <w:rPr>
                <w:szCs w:val="20"/>
              </w:rPr>
            </w:pPr>
          </w:p>
        </w:tc>
      </w:tr>
      <w:tr w:rsidR="00007BA2" w:rsidRPr="00123177" w14:paraId="488878D7"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0F274C3C" w14:textId="387B3DF5" w:rsidR="00007BA2" w:rsidRPr="00123177" w:rsidRDefault="00007BA2" w:rsidP="00007BA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A4561D" w14:textId="2BA2EFF3" w:rsidR="00007BA2" w:rsidRPr="00123177" w:rsidRDefault="00007BA2" w:rsidP="00007BA2">
            <w:pPr>
              <w:pStyle w:val="TableText"/>
              <w:snapToGrid w:val="0"/>
            </w:pPr>
            <w:r w:rsidRPr="00123177">
              <w:rPr>
                <w:szCs w:val="20"/>
              </w:rPr>
              <w:t>Valid range value is not required.</w:t>
            </w:r>
          </w:p>
        </w:tc>
      </w:tr>
      <w:tr w:rsidR="00007BA2" w:rsidRPr="00123177" w14:paraId="6C71D463"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3690B5EF" w14:textId="27D4C993" w:rsidR="00007BA2" w:rsidRPr="00123177" w:rsidRDefault="00007BA2" w:rsidP="00007BA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A065E4" w14:textId="791A7024" w:rsidR="00007BA2" w:rsidRPr="00123177" w:rsidRDefault="00007BA2" w:rsidP="00007BA2">
            <w:pPr>
              <w:pStyle w:val="TableText"/>
              <w:snapToGrid w:val="0"/>
            </w:pPr>
            <w:r w:rsidRPr="00123177">
              <w:rPr>
                <w:szCs w:val="20"/>
              </w:rPr>
              <w:t>Data latency period is not applicable</w:t>
            </w:r>
          </w:p>
        </w:tc>
      </w:tr>
      <w:tr w:rsidR="00007BA2" w:rsidRPr="00123177" w14:paraId="527CD313"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65EDBDC4" w14:textId="55CEC18F" w:rsidR="00007BA2" w:rsidRPr="00123177" w:rsidRDefault="00007BA2" w:rsidP="00007BA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96064E" w14:textId="1032089A" w:rsidR="00007BA2" w:rsidRPr="00123177" w:rsidRDefault="00007BA2" w:rsidP="00007BA2">
            <w:pPr>
              <w:pStyle w:val="TableText"/>
              <w:snapToGrid w:val="0"/>
            </w:pPr>
            <w:r w:rsidRPr="00123177">
              <w:rPr>
                <w:szCs w:val="20"/>
              </w:rPr>
              <w:t>Data Retention period is not applicable.</w:t>
            </w:r>
          </w:p>
        </w:tc>
      </w:tr>
      <w:tr w:rsidR="00007BA2" w:rsidRPr="00123177" w14:paraId="4828490E"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19BA59BE" w14:textId="658BD744" w:rsidR="00007BA2" w:rsidRPr="00123177" w:rsidRDefault="00007BA2" w:rsidP="00007BA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119FB3" w14:textId="4400E370" w:rsidR="00007BA2" w:rsidRPr="00123177" w:rsidRDefault="00007BA2" w:rsidP="00007BA2">
            <w:pPr>
              <w:pStyle w:val="TableText"/>
            </w:pPr>
            <w:r w:rsidRPr="00123177">
              <w:rPr>
                <w:szCs w:val="20"/>
              </w:rPr>
              <w:t>Data rate is not applicable.</w:t>
            </w:r>
          </w:p>
        </w:tc>
      </w:tr>
      <w:tr w:rsidR="00007BA2" w:rsidRPr="00123177" w14:paraId="45EC91E7"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4C876C50" w14:textId="4456E06C" w:rsidR="00007BA2" w:rsidRPr="00123177" w:rsidRDefault="00007BA2" w:rsidP="00007BA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304D2" w14:textId="2F095544" w:rsidR="00007BA2" w:rsidRPr="00123177" w:rsidRDefault="00007BA2" w:rsidP="00007BA2">
            <w:pPr>
              <w:pStyle w:val="TableText"/>
              <w:spacing w:line="259" w:lineRule="auto"/>
            </w:pPr>
            <w:r w:rsidRPr="00123177">
              <w:rPr>
                <w:szCs w:val="20"/>
              </w:rPr>
              <w:t>External event is not required.</w:t>
            </w:r>
          </w:p>
        </w:tc>
      </w:tr>
      <w:tr w:rsidR="00007BA2" w:rsidRPr="00123177" w14:paraId="1075FD37"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1FA62BCE" w14:textId="196D580D" w:rsidR="00007BA2" w:rsidRPr="00123177" w:rsidRDefault="00007BA2" w:rsidP="00007BA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EB42FF" w14:textId="78B9AFB5" w:rsidR="00007BA2" w:rsidRPr="00123177" w:rsidRDefault="00007BA2" w:rsidP="00007BA2">
            <w:pPr>
              <w:pStyle w:val="TableText"/>
              <w:spacing w:line="259" w:lineRule="auto"/>
            </w:pPr>
            <w:r w:rsidRPr="00123177">
              <w:rPr>
                <w:szCs w:val="20"/>
              </w:rPr>
              <w:t>Temporal event is not applicable.</w:t>
            </w:r>
          </w:p>
        </w:tc>
      </w:tr>
      <w:tr w:rsidR="00007BA2" w:rsidRPr="00123177" w14:paraId="75F509FC"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5E8FF06C" w14:textId="77777777" w:rsidR="00007BA2" w:rsidRPr="00123177" w:rsidRDefault="00007BA2" w:rsidP="00007BA2">
            <w:pPr>
              <w:pStyle w:val="TableText"/>
              <w:snapToGrid w:val="0"/>
            </w:pPr>
            <w:r w:rsidRPr="00123177">
              <w:t xml:space="preserve">Validation Rules/ </w:t>
            </w:r>
          </w:p>
          <w:p w14:paraId="5C95A204" w14:textId="53074224" w:rsidR="00007BA2" w:rsidRPr="00123177" w:rsidRDefault="00007BA2" w:rsidP="00007BA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812FED" w14:textId="77777777" w:rsidR="00007BA2" w:rsidRPr="00123177" w:rsidRDefault="00007BA2" w:rsidP="00007BA2">
            <w:pPr>
              <w:spacing w:line="259" w:lineRule="auto"/>
              <w:rPr>
                <w:rFonts w:eastAsia="Arial"/>
                <w:color w:val="000000" w:themeColor="text1"/>
                <w:szCs w:val="20"/>
              </w:rPr>
            </w:pPr>
            <w:r>
              <w:rPr>
                <w:rStyle w:val="normaltextrun"/>
              </w:rPr>
              <w:t xml:space="preserve">1.To verify that the HVDCDC shall sense </w:t>
            </w:r>
            <w:r>
              <w:rPr>
                <w:rFonts w:eastAsia="Arial"/>
                <w:color w:val="000000" w:themeColor="text1"/>
                <w:szCs w:val="20"/>
              </w:rPr>
              <w:t xml:space="preserve">implausible measurement of the 400V and 800V </w:t>
            </w:r>
            <w:r>
              <w:rPr>
                <w:rStyle w:val="normaltextrun"/>
              </w:rPr>
              <w:t xml:space="preserve"> and </w:t>
            </w:r>
            <w:r w:rsidRPr="00123177">
              <w:rPr>
                <w:rFonts w:eastAsia="Arial"/>
                <w:color w:val="000000" w:themeColor="text1"/>
                <w:szCs w:val="20"/>
              </w:rPr>
              <w:t>NHVDCDCFault @  HVDCDC_Status1 is equal to 0x3 ("Level 2")</w:t>
            </w:r>
          </w:p>
          <w:p w14:paraId="73754C17" w14:textId="497AE6DA" w:rsidR="00007BA2" w:rsidRPr="00123177" w:rsidRDefault="00007BA2" w:rsidP="00007BA2">
            <w:pPr>
              <w:pStyle w:val="TableText"/>
              <w:snapToGrid w:val="0"/>
              <w:rPr>
                <w:i/>
                <w:iCs/>
              </w:rPr>
            </w:pPr>
            <w:r>
              <w:rPr>
                <w:rFonts w:eastAsia="Arial"/>
                <w:color w:val="000000" w:themeColor="text1"/>
                <w:szCs w:val="20"/>
              </w:rPr>
              <w:t>2.</w:t>
            </w:r>
            <w:r w:rsidRPr="00123177">
              <w:rPr>
                <w:rFonts w:eastAsia="Arial"/>
                <w:color w:val="000000" w:themeColor="text1"/>
                <w:szCs w:val="20"/>
              </w:rPr>
              <w:t xml:space="preserve">NVHDCDCFaultID @  HVDCDC_Debug_PDU </w:t>
            </w:r>
            <w:r w:rsidR="00D851A3">
              <w:rPr>
                <w:rFonts w:eastAsia="Arial"/>
                <w:color w:val="000000" w:themeColor="text1"/>
                <w:szCs w:val="20"/>
              </w:rPr>
              <w:t>shall</w:t>
            </w:r>
            <w:r w:rsidRPr="00123177">
              <w:rPr>
                <w:rFonts w:eastAsia="Arial"/>
                <w:color w:val="000000" w:themeColor="text1"/>
                <w:szCs w:val="20"/>
              </w:rPr>
              <w:t xml:space="preserve"> provide Fault ID</w:t>
            </w:r>
            <w:r>
              <w:rPr>
                <w:rFonts w:eastAsia="Arial"/>
                <w:color w:val="000000" w:themeColor="text1"/>
                <w:szCs w:val="20"/>
              </w:rPr>
              <w:t xml:space="preserve"> 108</w:t>
            </w:r>
            <w:r w:rsidRPr="00123177">
              <w:rPr>
                <w:rFonts w:eastAsia="Arial"/>
                <w:color w:val="000000" w:themeColor="text1"/>
                <w:szCs w:val="20"/>
              </w:rPr>
              <w:t xml:space="preserve"> </w:t>
            </w:r>
            <w:r>
              <w:rPr>
                <w:rStyle w:val="normaltextrun"/>
              </w:rPr>
              <w:t>after 500 msec.</w:t>
            </w:r>
            <w:r>
              <w:rPr>
                <w:rStyle w:val="normaltextrun"/>
              </w:rPr>
              <w:br/>
              <w:t>3.</w:t>
            </w:r>
            <w:r>
              <w:t xml:space="preserve">Verify the DTC </w:t>
            </w:r>
            <w:r w:rsidRPr="00A01FAD">
              <w:rPr>
                <w:b/>
                <w:bCs/>
              </w:rPr>
              <w:t>”</w:t>
            </w:r>
            <w:r>
              <w:t xml:space="preserve"> </w:t>
            </w:r>
            <w:r w:rsidRPr="00575BDF">
              <w:t>0x1E6C00</w:t>
            </w:r>
            <w:r w:rsidRPr="00A01FAD">
              <w:rPr>
                <w:b/>
                <w:bCs/>
              </w:rPr>
              <w:t>”</w:t>
            </w:r>
          </w:p>
        </w:tc>
      </w:tr>
      <w:tr w:rsidR="00007BA2" w:rsidRPr="00123177" w14:paraId="5E93D3AD"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548CFDA9" w14:textId="671657EE" w:rsidR="00007BA2" w:rsidRPr="00123177" w:rsidRDefault="00007BA2" w:rsidP="00007BA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EC12A3" w14:textId="0BDB47AF" w:rsidR="00007BA2" w:rsidRPr="00123177" w:rsidRDefault="00007BA2" w:rsidP="00007BA2">
            <w:pPr>
              <w:pStyle w:val="TableText"/>
              <w:snapToGrid w:val="0"/>
            </w:pPr>
            <w:r w:rsidRPr="00123177">
              <w:rPr>
                <w:szCs w:val="20"/>
              </w:rPr>
              <w:t>Constraints is not applicable.</w:t>
            </w:r>
          </w:p>
        </w:tc>
      </w:tr>
      <w:tr w:rsidR="00007BA2" w:rsidRPr="00123177" w14:paraId="145C37F9"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682C733B" w14:textId="6CE22647" w:rsidR="00007BA2" w:rsidRPr="00123177" w:rsidRDefault="00007BA2" w:rsidP="00007BA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4D810B" w14:textId="406B6E79" w:rsidR="00007BA2" w:rsidRPr="00123177" w:rsidRDefault="00007BA2" w:rsidP="00007BA2">
            <w:pPr>
              <w:pStyle w:val="TableText"/>
              <w:snapToGrid w:val="0"/>
            </w:pPr>
            <w:r w:rsidRPr="00123177">
              <w:rPr>
                <w:szCs w:val="20"/>
              </w:rPr>
              <w:t>No effects on other system</w:t>
            </w:r>
          </w:p>
        </w:tc>
      </w:tr>
      <w:tr w:rsidR="00007BA2" w:rsidRPr="00123177" w14:paraId="55F67927"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054C5023" w14:textId="77777777" w:rsidR="00007BA2" w:rsidRPr="00123177" w:rsidRDefault="00007BA2" w:rsidP="00007BA2">
            <w:pPr>
              <w:pStyle w:val="TableText"/>
              <w:snapToGrid w:val="0"/>
            </w:pPr>
            <w:r w:rsidRPr="00123177">
              <w:t>Testability with respect to test environment</w:t>
            </w:r>
          </w:p>
          <w:p w14:paraId="5BAB1393" w14:textId="77777777" w:rsidR="00007BA2" w:rsidRPr="00123177" w:rsidRDefault="00007BA2" w:rsidP="00007BA2">
            <w:pPr>
              <w:pStyle w:val="TableText"/>
            </w:pPr>
            <w:r w:rsidRPr="00123177">
              <w:t>(Yes/No)</w:t>
            </w:r>
          </w:p>
          <w:p w14:paraId="1A3A1805" w14:textId="4D1AC578" w:rsidR="00007BA2" w:rsidRPr="00123177" w:rsidRDefault="00007BA2" w:rsidP="00007BA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B849DD" w14:textId="51C63D99" w:rsidR="00007BA2" w:rsidRPr="00123177" w:rsidRDefault="00007BA2" w:rsidP="00007BA2">
            <w:pPr>
              <w:pStyle w:val="TableText"/>
              <w:snapToGrid w:val="0"/>
            </w:pPr>
            <w:r w:rsidRPr="00123177">
              <w:t>YES</w:t>
            </w:r>
          </w:p>
        </w:tc>
      </w:tr>
      <w:tr w:rsidR="00007BA2" w:rsidRPr="00123177" w14:paraId="25085176"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5B439AA9" w14:textId="77777777" w:rsidR="00007BA2" w:rsidRPr="00123177" w:rsidRDefault="00007BA2" w:rsidP="00007BA2">
            <w:pPr>
              <w:pStyle w:val="TableText"/>
              <w:snapToGrid w:val="0"/>
            </w:pPr>
            <w:r w:rsidRPr="00123177">
              <w:lastRenderedPageBreak/>
              <w:t>Feasible within project constraints</w:t>
            </w:r>
          </w:p>
          <w:p w14:paraId="4B9132DD" w14:textId="77777777" w:rsidR="00007BA2" w:rsidRPr="00123177" w:rsidRDefault="00007BA2" w:rsidP="00007BA2">
            <w:pPr>
              <w:pStyle w:val="TableText"/>
              <w:snapToGrid w:val="0"/>
            </w:pPr>
            <w:r w:rsidRPr="00123177">
              <w:t>(Yes/No)</w:t>
            </w:r>
          </w:p>
          <w:p w14:paraId="0852127B" w14:textId="1C593096" w:rsidR="00007BA2" w:rsidRPr="00123177" w:rsidRDefault="00007BA2" w:rsidP="00007BA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9BBF57" w14:textId="1EF7CCE6" w:rsidR="00007BA2" w:rsidRPr="00123177" w:rsidRDefault="00007BA2" w:rsidP="00007BA2">
            <w:pPr>
              <w:pStyle w:val="TableText"/>
              <w:snapToGrid w:val="0"/>
            </w:pPr>
            <w:r w:rsidRPr="00123177">
              <w:t>YES</w:t>
            </w:r>
          </w:p>
        </w:tc>
      </w:tr>
      <w:tr w:rsidR="00007BA2" w:rsidRPr="00123177" w14:paraId="36095B03" w14:textId="77777777" w:rsidTr="00811B2F">
        <w:trPr>
          <w:cantSplit/>
        </w:trPr>
        <w:tc>
          <w:tcPr>
            <w:tcW w:w="1920" w:type="dxa"/>
            <w:tcBorders>
              <w:top w:val="single" w:sz="4" w:space="0" w:color="000000" w:themeColor="text1"/>
              <w:left w:val="single" w:sz="4" w:space="0" w:color="000000" w:themeColor="text1"/>
              <w:bottom w:val="single" w:sz="4" w:space="0" w:color="000000" w:themeColor="text1"/>
            </w:tcBorders>
          </w:tcPr>
          <w:p w14:paraId="75166909" w14:textId="77777777" w:rsidR="00007BA2" w:rsidRPr="00123177" w:rsidRDefault="00007BA2" w:rsidP="00007BA2">
            <w:pPr>
              <w:pStyle w:val="TableText"/>
              <w:snapToGrid w:val="0"/>
            </w:pPr>
            <w:r w:rsidRPr="00123177">
              <w:t>Critical</w:t>
            </w:r>
          </w:p>
          <w:p w14:paraId="20D2D450" w14:textId="77C87D92" w:rsidR="00007BA2" w:rsidRPr="00123177" w:rsidRDefault="00007BA2" w:rsidP="00007BA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27B9A2" w14:textId="759C1822" w:rsidR="00007BA2" w:rsidRPr="00123177" w:rsidRDefault="00007BA2" w:rsidP="00007BA2">
            <w:pPr>
              <w:pStyle w:val="TableText"/>
              <w:snapToGrid w:val="0"/>
            </w:pPr>
            <w:r w:rsidRPr="00123177">
              <w:t>YES</w:t>
            </w:r>
          </w:p>
        </w:tc>
      </w:tr>
      <w:tr w:rsidR="00007BA2" w:rsidRPr="00123177" w14:paraId="065B6E75" w14:textId="77777777" w:rsidTr="00811B2F">
        <w:trPr>
          <w:cantSplit/>
        </w:trPr>
        <w:tc>
          <w:tcPr>
            <w:tcW w:w="1920" w:type="dxa"/>
            <w:tcBorders>
              <w:top w:val="single" w:sz="4" w:space="0" w:color="000000" w:themeColor="text1"/>
              <w:left w:val="single" w:sz="4" w:space="0" w:color="000000" w:themeColor="text1"/>
              <w:bottom w:val="single" w:sz="4" w:space="0" w:color="auto"/>
            </w:tcBorders>
          </w:tcPr>
          <w:p w14:paraId="1FF54FCB" w14:textId="1B8EE04D" w:rsidR="00007BA2" w:rsidRPr="00123177" w:rsidRDefault="00007BA2" w:rsidP="00007BA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auto"/>
              <w:right w:val="single" w:sz="4" w:space="0" w:color="000000" w:themeColor="text1"/>
            </w:tcBorders>
          </w:tcPr>
          <w:p w14:paraId="2102E016" w14:textId="4CA1ACA7" w:rsidR="00007BA2" w:rsidRPr="00123177" w:rsidRDefault="00007BA2" w:rsidP="00007BA2">
            <w:pPr>
              <w:pStyle w:val="TableText"/>
              <w:snapToGrid w:val="0"/>
            </w:pPr>
            <w:r w:rsidRPr="00123177">
              <w:t>Acceptance Criteria for this requirement should be as per SECTION-6 ACCEPTANCE CRITERIA</w:t>
            </w:r>
          </w:p>
        </w:tc>
      </w:tr>
    </w:tbl>
    <w:p w14:paraId="7CA93666" w14:textId="77777777" w:rsidR="0005487C" w:rsidRPr="00123177" w:rsidRDefault="0005487C" w:rsidP="0005487C"/>
    <w:p w14:paraId="0298D43B" w14:textId="77777777" w:rsidR="0005487C" w:rsidRDefault="0005487C" w:rsidP="0005487C">
      <w:pPr>
        <w:rPr>
          <w:rFonts w:eastAsia="Arial"/>
        </w:rPr>
      </w:pPr>
    </w:p>
    <w:p w14:paraId="3C128193" w14:textId="77777777" w:rsidR="0005487C" w:rsidRDefault="0005487C" w:rsidP="0005487C">
      <w:pPr>
        <w:rPr>
          <w:rFonts w:eastAsia="Arial"/>
        </w:rPr>
      </w:pPr>
    </w:p>
    <w:p w14:paraId="46869E67" w14:textId="77777777" w:rsidR="0005487C" w:rsidRPr="00123177" w:rsidRDefault="0005487C" w:rsidP="003451E4"/>
    <w:p w14:paraId="3B6790A1" w14:textId="77777777" w:rsidR="003451E4" w:rsidRDefault="003451E4" w:rsidP="003451E4">
      <w:pPr>
        <w:rPr>
          <w:rFonts w:eastAsia="Arial"/>
        </w:rPr>
      </w:pPr>
    </w:p>
    <w:p w14:paraId="4B87F9C5" w14:textId="77777777" w:rsidR="003451E4" w:rsidRDefault="003451E4" w:rsidP="003451E4">
      <w:pPr>
        <w:rPr>
          <w:rFonts w:eastAsia="Arial"/>
        </w:rPr>
      </w:pPr>
    </w:p>
    <w:p w14:paraId="4E2A725D" w14:textId="77777777" w:rsidR="00A55B53" w:rsidRPr="00123177" w:rsidRDefault="00A55B53" w:rsidP="00A55B53">
      <w:pPr>
        <w:pStyle w:val="Heading3"/>
      </w:pPr>
      <w:bookmarkStart w:id="258" w:name="_Toc164692414"/>
      <w:bookmarkEnd w:id="250"/>
      <w:r w:rsidRPr="00123177">
        <w:t>Safety Requirements</w:t>
      </w:r>
      <w:bookmarkEnd w:id="258"/>
    </w:p>
    <w:p w14:paraId="4D722B9B" w14:textId="77777777" w:rsidR="00A55B53" w:rsidRPr="00123177" w:rsidRDefault="00A55B53" w:rsidP="00A55B53">
      <w:pPr>
        <w:pStyle w:val="BodyText"/>
      </w:pPr>
      <w:r w:rsidRPr="00123177">
        <w:t>Please refer to section 4.8 for details.</w:t>
      </w:r>
    </w:p>
    <w:p w14:paraId="2FFFC0A3" w14:textId="77777777" w:rsidR="00A55B53" w:rsidRPr="00123177" w:rsidRDefault="00A55B53" w:rsidP="00A55B53">
      <w:pPr>
        <w:pStyle w:val="BodyText"/>
      </w:pPr>
    </w:p>
    <w:p w14:paraId="018DF334" w14:textId="77777777" w:rsidR="00A55B53" w:rsidRPr="00123177" w:rsidRDefault="00A55B53" w:rsidP="00A55B53">
      <w:pPr>
        <w:pStyle w:val="BodyText"/>
      </w:pPr>
    </w:p>
    <w:p w14:paraId="3DB7B808" w14:textId="77777777" w:rsidR="00A55B53" w:rsidRPr="00123177" w:rsidRDefault="00A55B53" w:rsidP="00A55B53">
      <w:pPr>
        <w:pStyle w:val="Heading3"/>
      </w:pPr>
      <w:bookmarkStart w:id="259" w:name="_Toc164692415"/>
      <w:r w:rsidRPr="00123177">
        <w:t>Business Rules</w:t>
      </w:r>
      <w:bookmarkEnd w:id="259"/>
    </w:p>
    <w:p w14:paraId="4C1BCFD7" w14:textId="77777777" w:rsidR="00A55B53" w:rsidRPr="00123177" w:rsidRDefault="00A55B53" w:rsidP="00A55B53">
      <w:pPr>
        <w:pStyle w:val="BodyText"/>
      </w:pPr>
      <w:r w:rsidRPr="00123177">
        <w:t>As defined in SoW document.</w:t>
      </w:r>
    </w:p>
    <w:p w14:paraId="6201549A" w14:textId="77777777" w:rsidR="00A55B53" w:rsidRPr="00123177" w:rsidRDefault="00A55B53" w:rsidP="00A55B53">
      <w:pPr>
        <w:pStyle w:val="BodyText"/>
      </w:pPr>
    </w:p>
    <w:p w14:paraId="68178E8E" w14:textId="77777777" w:rsidR="00A55B53" w:rsidRPr="00123177" w:rsidRDefault="00A55B53" w:rsidP="00A55B53">
      <w:pPr>
        <w:pStyle w:val="Heading2"/>
      </w:pPr>
      <w:bookmarkStart w:id="260" w:name="_Toc164692416"/>
      <w:r w:rsidRPr="00123177">
        <w:t>Non-Functional Requirements</w:t>
      </w:r>
      <w:bookmarkEnd w:id="260"/>
    </w:p>
    <w:p w14:paraId="6AC4CC07" w14:textId="77777777" w:rsidR="00A55B53" w:rsidRPr="00123177" w:rsidRDefault="00A55B53" w:rsidP="00A55B53">
      <w:pPr>
        <w:pStyle w:val="BodyText"/>
      </w:pPr>
    </w:p>
    <w:p w14:paraId="1AD41EB5" w14:textId="77777777" w:rsidR="00A55B53" w:rsidRPr="00123177" w:rsidRDefault="00A55B53" w:rsidP="00A55B53">
      <w:pPr>
        <w:pStyle w:val="BodyText"/>
        <w:rPr>
          <w:i/>
          <w:color w:val="3366FF"/>
        </w:rPr>
      </w:pPr>
    </w:p>
    <w:p w14:paraId="56AACA76" w14:textId="77777777" w:rsidR="00A55B53" w:rsidRPr="00123177" w:rsidRDefault="00A55B53" w:rsidP="00A55B53">
      <w:pPr>
        <w:pStyle w:val="Heading3"/>
      </w:pPr>
      <w:bookmarkStart w:id="261" w:name="_Toc164692417"/>
      <w:r w:rsidRPr="00123177">
        <w:t>Requirements</w:t>
      </w:r>
      <w:bookmarkEnd w:id="261"/>
    </w:p>
    <w:p w14:paraId="7126005C" w14:textId="77777777" w:rsidR="00A55B53" w:rsidRPr="00123177" w:rsidRDefault="00A55B53" w:rsidP="00A55B53">
      <w:pPr>
        <w:pStyle w:val="BodyText"/>
        <w:rPr>
          <w:i/>
          <w:color w:val="3366FF"/>
        </w:rPr>
      </w:pPr>
    </w:p>
    <w:p w14:paraId="59E8AE0D" w14:textId="77777777" w:rsidR="00A55B53" w:rsidRPr="00123177" w:rsidRDefault="00A55B53" w:rsidP="00A55B53">
      <w:pPr>
        <w:pStyle w:val="Heading4"/>
      </w:pPr>
      <w:r w:rsidRPr="00123177">
        <w:rPr>
          <w:rFonts w:eastAsia="Arial"/>
          <w:color w:val="000000" w:themeColor="text1"/>
        </w:rPr>
        <w:t>The HVDCDC shall implement unique calibratables to individual diagnostics such that all diagnostic functions can be enabled/disabled individually.</w:t>
      </w:r>
    </w:p>
    <w:p w14:paraId="4E6A0077" w14:textId="77777777" w:rsidR="00A55B53" w:rsidRPr="00123177" w:rsidRDefault="00A55B53" w:rsidP="00A55B53">
      <w:pPr>
        <w:pStyle w:val="BodyText"/>
      </w:pPr>
    </w:p>
    <w:p w14:paraId="53A0A39B"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2C50C7E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4B14AFF"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09702BD" w14:textId="77777777" w:rsidR="00A55B53" w:rsidRPr="00123177" w:rsidRDefault="00A55B53" w:rsidP="00535342">
            <w:pPr>
              <w:pStyle w:val="TableColumnTitle"/>
              <w:snapToGrid w:val="0"/>
            </w:pPr>
            <w:r w:rsidRPr="00123177">
              <w:t>Description</w:t>
            </w:r>
          </w:p>
        </w:tc>
      </w:tr>
      <w:tr w:rsidR="00A55B53" w:rsidRPr="00123177" w14:paraId="21B5E96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212C2F0"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CD43FC" w14:textId="77777777" w:rsidR="00A55B53" w:rsidRPr="00123177" w:rsidRDefault="00A55B53" w:rsidP="00535342">
            <w:pPr>
              <w:snapToGrid w:val="0"/>
            </w:pPr>
            <w:r w:rsidRPr="00123177">
              <w:t>SWRS_Non_Funct_01</w:t>
            </w:r>
          </w:p>
        </w:tc>
      </w:tr>
      <w:tr w:rsidR="00A55B53" w:rsidRPr="00123177" w14:paraId="526F4BB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AC6BEA5"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8CB7A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SDS-HVDCDC-281</w:t>
            </w:r>
          </w:p>
        </w:tc>
      </w:tr>
      <w:tr w:rsidR="00A55B53" w:rsidRPr="00123177" w14:paraId="7BACFF3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2B8FD48"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D97D69" w14:textId="77777777" w:rsidR="00A55B53" w:rsidRPr="00123177" w:rsidRDefault="00A55B53" w:rsidP="00535342">
            <w:pPr>
              <w:pStyle w:val="TableText"/>
              <w:snapToGrid w:val="0"/>
            </w:pPr>
            <w:r w:rsidRPr="00123177">
              <w:t>B-Sample/PF2.0</w:t>
            </w:r>
          </w:p>
        </w:tc>
      </w:tr>
      <w:tr w:rsidR="00A55B53" w:rsidRPr="00123177" w14:paraId="6B5EE70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6C77AD5" w14:textId="77777777" w:rsidR="00A55B53" w:rsidRPr="00123177" w:rsidRDefault="00A55B53" w:rsidP="00535342">
            <w:pPr>
              <w:pStyle w:val="TableText"/>
              <w:snapToGrid w:val="0"/>
              <w:rPr>
                <w:vertAlign w:val="superscript"/>
              </w:rPr>
            </w:pPr>
            <w:r w:rsidRPr="00123177">
              <w:lastRenderedPageBreak/>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00A7C"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implement unique calibratables to individual diagnostics such that all diagnostic functions can be enabled/disabled individually.</w:t>
            </w:r>
          </w:p>
        </w:tc>
      </w:tr>
      <w:tr w:rsidR="00A55B53" w:rsidRPr="00123177" w14:paraId="0FB2A6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D0CE6E"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8C2D4D"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4145F7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AC8FA5"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0F82A9"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7AAD8AA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9E47EC" w14:textId="77777777" w:rsidR="00A55B53" w:rsidRPr="00123177" w:rsidRDefault="00A55B53" w:rsidP="00535342">
            <w:pPr>
              <w:pStyle w:val="TableText"/>
              <w:snapToGrid w:val="0"/>
              <w:rPr>
                <w:b/>
                <w:bCs/>
              </w:rPr>
            </w:pPr>
            <w:r w:rsidRPr="00123177">
              <w:t>Input(</w:t>
            </w:r>
            <w:commentRangeStart w:id="262"/>
            <w:commentRangeStart w:id="263"/>
            <w:r w:rsidRPr="00123177">
              <w:t>s</w:t>
            </w:r>
            <w:commentRangeEnd w:id="262"/>
            <w:r w:rsidRPr="00123177">
              <w:rPr>
                <w:rStyle w:val="CommentReference"/>
                <w:sz w:val="24"/>
                <w:szCs w:val="24"/>
              </w:rPr>
              <w:commentReference w:id="262"/>
            </w:r>
            <w:commentRangeEnd w:id="263"/>
            <w:r w:rsidRPr="00123177">
              <w:rPr>
                <w:rStyle w:val="CommentReference"/>
                <w:sz w:val="24"/>
                <w:szCs w:val="24"/>
              </w:rPr>
              <w:commentReference w:id="263"/>
            </w:r>
            <w:r w:rsidRPr="00123177">
              <w:t>)</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39E25B" w14:textId="76B56B2B" w:rsidR="00A55B53" w:rsidRPr="00123177" w:rsidRDefault="00A55B53" w:rsidP="00535342">
            <w:pPr>
              <w:pStyle w:val="TableText"/>
              <w:snapToGrid w:val="0"/>
              <w:rPr>
                <w:rFonts w:eastAsia="Arial"/>
                <w:color w:val="000000" w:themeColor="text1"/>
              </w:rPr>
            </w:pPr>
            <w:r w:rsidRPr="00123177">
              <w:rPr>
                <w:rFonts w:eastAsia="Arial"/>
                <w:color w:val="000000" w:themeColor="text1"/>
              </w:rPr>
              <w:t xml:space="preserve">1. The Calibration.hex file </w:t>
            </w:r>
            <w:r w:rsidR="00603F74">
              <w:rPr>
                <w:rFonts w:eastAsia="Arial"/>
                <w:color w:val="000000" w:themeColor="text1"/>
              </w:rPr>
              <w:t>s</w:t>
            </w:r>
            <w:r w:rsidRPr="00123177">
              <w:rPr>
                <w:rFonts w:eastAsia="Arial"/>
                <w:color w:val="000000" w:themeColor="text1"/>
              </w:rPr>
              <w:t xml:space="preserve"> update to make diagnostics function enable/disable </w:t>
            </w:r>
          </w:p>
        </w:tc>
      </w:tr>
      <w:tr w:rsidR="00A55B53" w:rsidRPr="00123177" w14:paraId="6772ACF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AE3C4E"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4C695C" w14:textId="77777777" w:rsidR="00A55B53" w:rsidRPr="00123177" w:rsidRDefault="00A55B53" w:rsidP="00535342">
            <w:pPr>
              <w:pStyle w:val="TableText"/>
              <w:snapToGrid w:val="0"/>
            </w:pPr>
            <w:r w:rsidRPr="00123177">
              <w:t>1. Each individual function shall be enabled or disabled based on the calibration input.</w:t>
            </w:r>
          </w:p>
        </w:tc>
      </w:tr>
      <w:tr w:rsidR="00A55B53" w:rsidRPr="00123177" w14:paraId="0A9673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633316"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BB047" w14:textId="77777777" w:rsidR="00A55B53" w:rsidRPr="00123177" w:rsidRDefault="00A55B53" w:rsidP="00535342">
            <w:pPr>
              <w:pStyle w:val="TableText"/>
              <w:snapToGrid w:val="0"/>
              <w:rPr>
                <w:rStyle w:val="normaltextrun"/>
              </w:rPr>
            </w:pPr>
            <w:r w:rsidRPr="00123177">
              <w:rPr>
                <w:rStyle w:val="normaltextrun"/>
              </w:rPr>
              <w:t xml:space="preserve">After providing the calibration.hex file, </w:t>
            </w:r>
            <w:r w:rsidRPr="00123177">
              <w:rPr>
                <w:rFonts w:eastAsia="Arial"/>
                <w:color w:val="000000" w:themeColor="text1"/>
              </w:rPr>
              <w:t>individual diagnostics or all diagnostic functions shall be enabled/disabled individually</w:t>
            </w:r>
          </w:p>
        </w:tc>
      </w:tr>
      <w:tr w:rsidR="00A55B53" w:rsidRPr="00123177" w14:paraId="760CCE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CA8815"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D36D17" w14:textId="77777777" w:rsidR="00A55B53" w:rsidRPr="00123177" w:rsidRDefault="00A55B53" w:rsidP="00535342">
            <w:pPr>
              <w:pStyle w:val="TableText"/>
              <w:snapToGrid w:val="0"/>
            </w:pPr>
            <w:r w:rsidRPr="00123177">
              <w:t>No such mandatory fields is applicable.</w:t>
            </w:r>
          </w:p>
        </w:tc>
      </w:tr>
      <w:tr w:rsidR="00A55B53" w:rsidRPr="00123177" w14:paraId="13AC28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5D67E4"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678026" w14:textId="77777777" w:rsidR="00A55B53" w:rsidRPr="00123177" w:rsidRDefault="00A55B53" w:rsidP="00535342">
            <w:pPr>
              <w:pStyle w:val="TableText"/>
              <w:snapToGrid w:val="0"/>
            </w:pPr>
            <w:r w:rsidRPr="00123177">
              <w:t>No such Pre-Loaded Values is applicable.</w:t>
            </w:r>
          </w:p>
        </w:tc>
      </w:tr>
      <w:tr w:rsidR="00A55B53" w:rsidRPr="00123177" w14:paraId="425A2F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94793B"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FBAE4B"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EA73C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D40A23"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95B0AA" w14:textId="77777777" w:rsidR="00A55B53" w:rsidRPr="00123177" w:rsidRDefault="00A55B53" w:rsidP="00535342">
            <w:pPr>
              <w:pStyle w:val="TableText"/>
              <w:snapToGrid w:val="0"/>
            </w:pPr>
            <w:r w:rsidRPr="00123177">
              <w:rPr>
                <w:szCs w:val="20"/>
              </w:rPr>
              <w:t>Valid range value is not required.</w:t>
            </w:r>
          </w:p>
        </w:tc>
      </w:tr>
      <w:tr w:rsidR="00A55B53" w:rsidRPr="00123177" w14:paraId="3F71B1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C242CD"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89759D"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8B5233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C372D2"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188BB9"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0AFA94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146A6A"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434D56" w14:textId="77777777" w:rsidR="00A55B53" w:rsidRPr="00123177" w:rsidRDefault="00A55B53" w:rsidP="00535342">
            <w:pPr>
              <w:pStyle w:val="TableText"/>
            </w:pPr>
            <w:r w:rsidRPr="00123177">
              <w:rPr>
                <w:szCs w:val="20"/>
              </w:rPr>
              <w:t>Data rate is not applicable.</w:t>
            </w:r>
          </w:p>
        </w:tc>
      </w:tr>
      <w:tr w:rsidR="00A55B53" w:rsidRPr="00123177" w14:paraId="249846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11EFE3"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2CA3E5"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7B70DA5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C84EB1"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7F8DD5"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9951EA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74A577" w14:textId="77777777" w:rsidR="00A55B53" w:rsidRPr="00123177" w:rsidRDefault="00A55B53" w:rsidP="00535342">
            <w:pPr>
              <w:pStyle w:val="TableText"/>
              <w:snapToGrid w:val="0"/>
            </w:pPr>
            <w:r w:rsidRPr="00123177">
              <w:t xml:space="preserve">Validation Rules/ </w:t>
            </w:r>
          </w:p>
          <w:p w14:paraId="1CFC997A"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98AF98" w14:textId="77777777" w:rsidR="00A55B53" w:rsidRPr="00123177" w:rsidRDefault="00A55B53" w:rsidP="00535342">
            <w:pPr>
              <w:pStyle w:val="TableText"/>
              <w:snapToGrid w:val="0"/>
              <w:rPr>
                <w:i/>
                <w:iCs/>
              </w:rPr>
            </w:pPr>
            <w:r w:rsidRPr="00123177">
              <w:rPr>
                <w:rStyle w:val="normaltextrun"/>
              </w:rPr>
              <w:t xml:space="preserve">Verify that the </w:t>
            </w:r>
            <w:r w:rsidRPr="00123177">
              <w:rPr>
                <w:rFonts w:eastAsia="Arial"/>
                <w:color w:val="000000" w:themeColor="text1"/>
              </w:rPr>
              <w:t>individual diagnostics or all diagnostic functions shall be enabled/disabled individually</w:t>
            </w:r>
            <w:r w:rsidRPr="00123177">
              <w:rPr>
                <w:rStyle w:val="normaltextrun"/>
              </w:rPr>
              <w:t xml:space="preserve"> using calibration.hex file, </w:t>
            </w:r>
          </w:p>
        </w:tc>
      </w:tr>
      <w:tr w:rsidR="00A55B53" w:rsidRPr="00123177" w14:paraId="33DE5DE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C4DA1B"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F032EB" w14:textId="77777777" w:rsidR="00A55B53" w:rsidRPr="00123177" w:rsidRDefault="00A55B53" w:rsidP="00535342">
            <w:pPr>
              <w:pStyle w:val="TableText"/>
              <w:snapToGrid w:val="0"/>
            </w:pPr>
            <w:r w:rsidRPr="00123177">
              <w:rPr>
                <w:szCs w:val="20"/>
              </w:rPr>
              <w:t>Constraints is not applicable.</w:t>
            </w:r>
          </w:p>
        </w:tc>
      </w:tr>
      <w:tr w:rsidR="00A55B53" w:rsidRPr="00123177" w14:paraId="444DA1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C53C69"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AB6BA6" w14:textId="77777777" w:rsidR="00A55B53" w:rsidRPr="00123177" w:rsidRDefault="00A55B53" w:rsidP="00535342">
            <w:pPr>
              <w:pStyle w:val="TableText"/>
              <w:snapToGrid w:val="0"/>
            </w:pPr>
            <w:r w:rsidRPr="00123177">
              <w:rPr>
                <w:szCs w:val="20"/>
              </w:rPr>
              <w:t>No effects on other system</w:t>
            </w:r>
          </w:p>
        </w:tc>
      </w:tr>
      <w:tr w:rsidR="00A55B53" w:rsidRPr="00123177" w14:paraId="2CD677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3AE3A0" w14:textId="77777777" w:rsidR="00A55B53" w:rsidRPr="00123177" w:rsidRDefault="00A55B53" w:rsidP="00535342">
            <w:pPr>
              <w:pStyle w:val="TableText"/>
              <w:snapToGrid w:val="0"/>
            </w:pPr>
            <w:r w:rsidRPr="00123177">
              <w:lastRenderedPageBreak/>
              <w:t>Testability with respect to test environment</w:t>
            </w:r>
          </w:p>
          <w:p w14:paraId="7B3B6FAD" w14:textId="77777777" w:rsidR="00A55B53" w:rsidRPr="00123177" w:rsidRDefault="00A55B53" w:rsidP="00535342">
            <w:pPr>
              <w:pStyle w:val="TableText"/>
            </w:pPr>
            <w:r w:rsidRPr="00123177">
              <w:t>(Yes/No)</w:t>
            </w:r>
          </w:p>
          <w:p w14:paraId="3238381C"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CD522E" w14:textId="77777777" w:rsidR="00A55B53" w:rsidRPr="00123177" w:rsidRDefault="00A55B53" w:rsidP="00535342">
            <w:pPr>
              <w:pStyle w:val="TableText"/>
              <w:snapToGrid w:val="0"/>
            </w:pPr>
          </w:p>
        </w:tc>
      </w:tr>
      <w:tr w:rsidR="00A55B53" w:rsidRPr="00123177" w14:paraId="566897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B4D841" w14:textId="77777777" w:rsidR="00A55B53" w:rsidRPr="00123177" w:rsidRDefault="00A55B53" w:rsidP="00535342">
            <w:pPr>
              <w:pStyle w:val="TableText"/>
              <w:snapToGrid w:val="0"/>
            </w:pPr>
            <w:r w:rsidRPr="00123177">
              <w:t>Feasible within project constraints</w:t>
            </w:r>
          </w:p>
          <w:p w14:paraId="46D8F766" w14:textId="77777777" w:rsidR="00A55B53" w:rsidRPr="00123177" w:rsidRDefault="00A55B53" w:rsidP="00535342">
            <w:pPr>
              <w:pStyle w:val="TableText"/>
              <w:snapToGrid w:val="0"/>
            </w:pPr>
            <w:r w:rsidRPr="00123177">
              <w:t>(Yes/No)</w:t>
            </w:r>
          </w:p>
          <w:p w14:paraId="0C97F054"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EB8C0D" w14:textId="77777777" w:rsidR="00A55B53" w:rsidRPr="00123177" w:rsidRDefault="00A55B53" w:rsidP="00535342">
            <w:pPr>
              <w:pStyle w:val="TableText"/>
              <w:snapToGrid w:val="0"/>
            </w:pPr>
          </w:p>
        </w:tc>
      </w:tr>
      <w:tr w:rsidR="00A55B53" w:rsidRPr="00123177" w14:paraId="54DB69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938AF5" w14:textId="77777777" w:rsidR="00A55B53" w:rsidRPr="00123177" w:rsidRDefault="00A55B53" w:rsidP="00535342">
            <w:pPr>
              <w:pStyle w:val="TableText"/>
              <w:snapToGrid w:val="0"/>
            </w:pPr>
            <w:r w:rsidRPr="00123177">
              <w:t>Critical</w:t>
            </w:r>
          </w:p>
          <w:p w14:paraId="08468E6E"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2D8FF" w14:textId="77777777" w:rsidR="00A55B53" w:rsidRPr="00123177" w:rsidRDefault="00A55B53" w:rsidP="00535342">
            <w:pPr>
              <w:pStyle w:val="TableText"/>
              <w:snapToGrid w:val="0"/>
            </w:pPr>
          </w:p>
        </w:tc>
      </w:tr>
      <w:tr w:rsidR="00A55B53" w:rsidRPr="00123177" w14:paraId="66D3227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6F3747"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A85BB6"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4CDD3FBD" w14:textId="77777777" w:rsidR="00A55B53" w:rsidRPr="00123177" w:rsidRDefault="00A55B53" w:rsidP="00A55B53">
      <w:pPr>
        <w:pStyle w:val="BodyText"/>
        <w:rPr>
          <w:i/>
          <w:color w:val="3366FF"/>
        </w:rPr>
      </w:pPr>
    </w:p>
    <w:p w14:paraId="5EE304B5" w14:textId="77777777" w:rsidR="00A55B53" w:rsidRPr="00123177" w:rsidRDefault="00A55B53" w:rsidP="00A55B53">
      <w:pPr>
        <w:pStyle w:val="BodyText"/>
        <w:rPr>
          <w:i/>
          <w:color w:val="3366FF"/>
        </w:rPr>
      </w:pPr>
    </w:p>
    <w:p w14:paraId="463885CB" w14:textId="77777777" w:rsidR="00A55B53" w:rsidRPr="00123177" w:rsidRDefault="00A55B53" w:rsidP="00A55B53">
      <w:pPr>
        <w:pStyle w:val="Heading4"/>
      </w:pPr>
      <w:r w:rsidRPr="00123177">
        <w:rPr>
          <w:rFonts w:eastAsia="Arial"/>
          <w:color w:val="000000" w:themeColor="text1"/>
        </w:rPr>
        <w:t>The HVDCDC shall implement unique calibratables to individual diagnostic thresholds and debounces such that all diagnostic functions can be calibrated individually.</w:t>
      </w:r>
    </w:p>
    <w:p w14:paraId="0171A81F"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446DB7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04B6BE8"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8775110" w14:textId="77777777" w:rsidR="00A55B53" w:rsidRPr="00123177" w:rsidRDefault="00A55B53" w:rsidP="00535342">
            <w:pPr>
              <w:pStyle w:val="TableColumnTitle"/>
              <w:snapToGrid w:val="0"/>
            </w:pPr>
            <w:r w:rsidRPr="00123177">
              <w:t>Description</w:t>
            </w:r>
          </w:p>
        </w:tc>
      </w:tr>
      <w:tr w:rsidR="00A55B53" w:rsidRPr="00123177" w14:paraId="7092488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0249D89"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BC5EEB" w14:textId="77777777" w:rsidR="00A55B53" w:rsidRPr="00123177" w:rsidRDefault="00A55B53" w:rsidP="00535342">
            <w:pPr>
              <w:snapToGrid w:val="0"/>
            </w:pPr>
            <w:r w:rsidRPr="00123177">
              <w:t>SWRS_Non_Funct_02</w:t>
            </w:r>
          </w:p>
        </w:tc>
      </w:tr>
      <w:tr w:rsidR="00A55B53" w:rsidRPr="00123177" w14:paraId="478BBE5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6F4E66A"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38511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SDS-HVDCDC-282</w:t>
            </w:r>
          </w:p>
        </w:tc>
      </w:tr>
      <w:tr w:rsidR="00A55B53" w:rsidRPr="00123177" w14:paraId="445E879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712DBE9"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8B6997" w14:textId="77777777" w:rsidR="00A55B53" w:rsidRPr="00123177" w:rsidRDefault="00A55B53" w:rsidP="00535342">
            <w:pPr>
              <w:pStyle w:val="TableText"/>
              <w:snapToGrid w:val="0"/>
            </w:pPr>
            <w:r w:rsidRPr="00123177">
              <w:t>B-Sample/PF2.0</w:t>
            </w:r>
          </w:p>
        </w:tc>
      </w:tr>
      <w:tr w:rsidR="00A55B53" w:rsidRPr="00123177" w14:paraId="6A8288D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983AAFA"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4328D6"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implement unique calibratables to individual diagnostic thresholds and debounces such that all diagnostic functions can be calibrated individually.</w:t>
            </w:r>
          </w:p>
        </w:tc>
      </w:tr>
      <w:tr w:rsidR="00A55B53" w:rsidRPr="00123177" w14:paraId="3D7DDF1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C94813"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DEC6D0"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63E78D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E48B24"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BA9B5F" w14:textId="77777777" w:rsidR="00A55B53" w:rsidRPr="00123177" w:rsidRDefault="00A55B53" w:rsidP="00535342">
            <w:pPr>
              <w:pStyle w:val="TableText"/>
              <w:snapToGrid w:val="0"/>
            </w:pPr>
            <w:r w:rsidRPr="00123177">
              <w:rPr>
                <w:szCs w:val="20"/>
              </w:rPr>
              <w:t>No Specific access restrictions is applicable.</w:t>
            </w:r>
          </w:p>
        </w:tc>
      </w:tr>
      <w:tr w:rsidR="00A55B53" w:rsidRPr="00123177" w14:paraId="2EB57D5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3279DD"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9FB9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The Calibration parameters (thresholds and debounces) for all the individual diagnostic functions shall provide in calibration hex and through XCP for EOL testing</w:t>
            </w:r>
          </w:p>
        </w:tc>
      </w:tr>
      <w:tr w:rsidR="00A55B53" w:rsidRPr="00123177" w14:paraId="4189240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962FE7"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B8545C" w14:textId="77777777" w:rsidR="00A55B53" w:rsidRPr="00123177" w:rsidRDefault="00A55B53" w:rsidP="00535342">
            <w:pPr>
              <w:pStyle w:val="TableText"/>
              <w:snapToGrid w:val="0"/>
            </w:pPr>
            <w:r w:rsidRPr="00123177">
              <w:t xml:space="preserve">The </w:t>
            </w:r>
            <w:r w:rsidRPr="00123177">
              <w:rPr>
                <w:rFonts w:eastAsia="Arial"/>
                <w:color w:val="000000" w:themeColor="text1"/>
              </w:rPr>
              <w:t>Calibration parameters (thresholds and debounces) for all the individual diagnostic functions shall be configured a functioning as per the provided input</w:t>
            </w:r>
          </w:p>
        </w:tc>
      </w:tr>
      <w:tr w:rsidR="00A55B53" w:rsidRPr="00123177" w14:paraId="36EEDF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386C93" w14:textId="77777777" w:rsidR="00A55B53" w:rsidRPr="00123177" w:rsidRDefault="00A55B53" w:rsidP="00535342">
            <w:pPr>
              <w:pStyle w:val="TableText"/>
              <w:snapToGrid w:val="0"/>
            </w:pPr>
            <w:commentRangeStart w:id="264"/>
            <w:commentRangeStart w:id="265"/>
            <w:r w:rsidRPr="00123177">
              <w:t>Process</w:t>
            </w:r>
            <w:commentRangeEnd w:id="264"/>
            <w:r w:rsidRPr="00123177">
              <w:rPr>
                <w:rStyle w:val="CommentReference"/>
                <w:sz w:val="24"/>
                <w:szCs w:val="24"/>
              </w:rPr>
              <w:commentReference w:id="264"/>
            </w:r>
            <w:commentRangeEnd w:id="265"/>
            <w:r w:rsidRPr="00123177">
              <w:rPr>
                <w:rStyle w:val="CommentReference"/>
                <w:sz w:val="24"/>
                <w:szCs w:val="24"/>
              </w:rPr>
              <w:commentReference w:id="265"/>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AA0E2F" w14:textId="77777777" w:rsidR="00A55B53" w:rsidRPr="00123177" w:rsidRDefault="00A55B53" w:rsidP="00535342">
            <w:pPr>
              <w:pStyle w:val="TableText"/>
              <w:snapToGrid w:val="0"/>
              <w:rPr>
                <w:rStyle w:val="normaltextrun"/>
              </w:rPr>
            </w:pPr>
            <w:r w:rsidRPr="00123177">
              <w:rPr>
                <w:rStyle w:val="normaltextrun"/>
              </w:rPr>
              <w:t xml:space="preserve">Verify that </w:t>
            </w:r>
            <w:r w:rsidRPr="00123177">
              <w:rPr>
                <w:rFonts w:eastAsia="Arial"/>
                <w:color w:val="000000" w:themeColor="text1"/>
              </w:rPr>
              <w:t>all diagnostic functions can be calibrated individually using individual diagnostic thresholds and debounces</w:t>
            </w:r>
          </w:p>
        </w:tc>
      </w:tr>
      <w:tr w:rsidR="00A55B53" w:rsidRPr="00123177" w14:paraId="1F71072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F52489"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87450E" w14:textId="77777777" w:rsidR="00A55B53" w:rsidRPr="00123177" w:rsidRDefault="00A55B53" w:rsidP="00535342">
            <w:pPr>
              <w:pStyle w:val="TableText"/>
              <w:snapToGrid w:val="0"/>
            </w:pPr>
            <w:r w:rsidRPr="00123177">
              <w:t>No such mandatory fields is applicable.</w:t>
            </w:r>
          </w:p>
        </w:tc>
      </w:tr>
      <w:tr w:rsidR="00A55B53" w:rsidRPr="00123177" w14:paraId="249BEF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2C0735"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1D6442" w14:textId="77777777" w:rsidR="00A55B53" w:rsidRPr="00123177" w:rsidRDefault="00A55B53" w:rsidP="00535342">
            <w:pPr>
              <w:pStyle w:val="TableText"/>
              <w:snapToGrid w:val="0"/>
            </w:pPr>
            <w:r w:rsidRPr="00123177">
              <w:t>No such Pre-Loaded Values is applicable.</w:t>
            </w:r>
          </w:p>
        </w:tc>
      </w:tr>
      <w:tr w:rsidR="00A55B53" w:rsidRPr="00123177" w14:paraId="23AA410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510B0E"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21E063"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A7C4FD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8DAE8A"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6DCDC8" w14:textId="77777777" w:rsidR="00A55B53" w:rsidRPr="00123177" w:rsidRDefault="00A55B53" w:rsidP="00535342">
            <w:pPr>
              <w:pStyle w:val="TableText"/>
              <w:snapToGrid w:val="0"/>
            </w:pPr>
            <w:r w:rsidRPr="00123177">
              <w:rPr>
                <w:szCs w:val="20"/>
              </w:rPr>
              <w:t>Valid range value is not required.</w:t>
            </w:r>
          </w:p>
        </w:tc>
      </w:tr>
      <w:tr w:rsidR="00A55B53" w:rsidRPr="00123177" w14:paraId="128D18D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0FD14E"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9440"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EFC209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FED5C8"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5C4627"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E29AD0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7BBD5E"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1C77B9" w14:textId="77777777" w:rsidR="00A55B53" w:rsidRPr="00123177" w:rsidRDefault="00A55B53" w:rsidP="00535342">
            <w:pPr>
              <w:pStyle w:val="TableText"/>
            </w:pPr>
            <w:r w:rsidRPr="00123177">
              <w:rPr>
                <w:szCs w:val="20"/>
              </w:rPr>
              <w:t>Data rate is not applicable.</w:t>
            </w:r>
          </w:p>
        </w:tc>
      </w:tr>
      <w:tr w:rsidR="00A55B53" w:rsidRPr="00123177" w14:paraId="0B6578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DECD0F"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DC684"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6ACEE3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C958C4"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5F4460"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C5047F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F2E54E" w14:textId="77777777" w:rsidR="00A55B53" w:rsidRPr="00123177" w:rsidRDefault="00A55B53" w:rsidP="00535342">
            <w:pPr>
              <w:pStyle w:val="TableText"/>
              <w:snapToGrid w:val="0"/>
            </w:pPr>
            <w:r w:rsidRPr="00123177">
              <w:t xml:space="preserve">Validation Rules/ </w:t>
            </w:r>
          </w:p>
          <w:p w14:paraId="0A539D35"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C2B2C0" w14:textId="77777777" w:rsidR="00A55B53" w:rsidRPr="00123177" w:rsidRDefault="00A55B53" w:rsidP="00535342">
            <w:pPr>
              <w:pStyle w:val="TableText"/>
              <w:snapToGrid w:val="0"/>
              <w:rPr>
                <w:i/>
                <w:iCs/>
              </w:rPr>
            </w:pPr>
            <w:r w:rsidRPr="00123177">
              <w:rPr>
                <w:rFonts w:eastAsia="Arial"/>
                <w:color w:val="000000" w:themeColor="text1"/>
              </w:rPr>
              <w:t>Verify the CAN messages and CAN signal mentioned in input and out section on CANalyzer Tool</w:t>
            </w:r>
          </w:p>
        </w:tc>
      </w:tr>
      <w:tr w:rsidR="00A55B53" w:rsidRPr="00123177" w14:paraId="7022BF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E4BA60"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CEB5D7" w14:textId="77777777" w:rsidR="00A55B53" w:rsidRPr="00123177" w:rsidRDefault="00A55B53" w:rsidP="00535342">
            <w:pPr>
              <w:pStyle w:val="TableText"/>
              <w:snapToGrid w:val="0"/>
            </w:pPr>
            <w:r w:rsidRPr="00123177">
              <w:rPr>
                <w:szCs w:val="20"/>
              </w:rPr>
              <w:t>Constraints is not applicable.</w:t>
            </w:r>
          </w:p>
        </w:tc>
      </w:tr>
      <w:tr w:rsidR="00A55B53" w:rsidRPr="00123177" w14:paraId="072244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09A1DD"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9339EF" w14:textId="77777777" w:rsidR="00A55B53" w:rsidRPr="00123177" w:rsidRDefault="00A55B53" w:rsidP="00535342">
            <w:pPr>
              <w:pStyle w:val="TableText"/>
              <w:snapToGrid w:val="0"/>
            </w:pPr>
            <w:r w:rsidRPr="00123177">
              <w:rPr>
                <w:szCs w:val="20"/>
              </w:rPr>
              <w:t>No effects on other system</w:t>
            </w:r>
          </w:p>
        </w:tc>
      </w:tr>
      <w:tr w:rsidR="00A55B53" w:rsidRPr="00123177" w14:paraId="196A36E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A96B08" w14:textId="77777777" w:rsidR="00A55B53" w:rsidRPr="00123177" w:rsidRDefault="00A55B53" w:rsidP="00535342">
            <w:pPr>
              <w:pStyle w:val="TableText"/>
              <w:snapToGrid w:val="0"/>
            </w:pPr>
            <w:r w:rsidRPr="00123177">
              <w:t>Testability with respect to test environment</w:t>
            </w:r>
          </w:p>
          <w:p w14:paraId="267BE579" w14:textId="77777777" w:rsidR="00A55B53" w:rsidRPr="00123177" w:rsidRDefault="00A55B53" w:rsidP="00535342">
            <w:pPr>
              <w:pStyle w:val="TableText"/>
            </w:pPr>
            <w:r w:rsidRPr="00123177">
              <w:t>(Yes/No)</w:t>
            </w:r>
          </w:p>
          <w:p w14:paraId="7A1F12DE"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23CC88" w14:textId="77777777" w:rsidR="00A55B53" w:rsidRPr="00123177" w:rsidRDefault="00A55B53" w:rsidP="00535342">
            <w:pPr>
              <w:pStyle w:val="TableText"/>
              <w:snapToGrid w:val="0"/>
              <w:rPr>
                <w:i/>
                <w:iCs/>
              </w:rPr>
            </w:pPr>
            <w:r w:rsidRPr="00123177">
              <w:rPr>
                <w:i/>
                <w:iCs/>
              </w:rPr>
              <w:t>YES</w:t>
            </w:r>
          </w:p>
        </w:tc>
      </w:tr>
      <w:tr w:rsidR="00A55B53" w:rsidRPr="00123177" w14:paraId="1C2216C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C8156E" w14:textId="77777777" w:rsidR="00A55B53" w:rsidRPr="00123177" w:rsidRDefault="00A55B53" w:rsidP="00535342">
            <w:pPr>
              <w:pStyle w:val="TableText"/>
              <w:snapToGrid w:val="0"/>
            </w:pPr>
            <w:r w:rsidRPr="00123177">
              <w:lastRenderedPageBreak/>
              <w:t>Feasible within project constraints</w:t>
            </w:r>
          </w:p>
          <w:p w14:paraId="08EADF93" w14:textId="77777777" w:rsidR="00A55B53" w:rsidRPr="00123177" w:rsidRDefault="00A55B53" w:rsidP="00535342">
            <w:pPr>
              <w:pStyle w:val="TableText"/>
              <w:snapToGrid w:val="0"/>
            </w:pPr>
            <w:r w:rsidRPr="00123177">
              <w:t>(Yes/No)</w:t>
            </w:r>
          </w:p>
          <w:p w14:paraId="358FD03D"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472B9" w14:textId="77777777" w:rsidR="00A55B53" w:rsidRPr="00123177" w:rsidRDefault="00A55B53" w:rsidP="00535342">
            <w:pPr>
              <w:pStyle w:val="TableText"/>
              <w:snapToGrid w:val="0"/>
            </w:pPr>
            <w:r w:rsidRPr="00123177">
              <w:t>YES</w:t>
            </w:r>
          </w:p>
        </w:tc>
      </w:tr>
      <w:tr w:rsidR="00A55B53" w:rsidRPr="00123177" w14:paraId="6DE4490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CF7AAC" w14:textId="77777777" w:rsidR="00A55B53" w:rsidRPr="00123177" w:rsidRDefault="00A55B53" w:rsidP="00535342">
            <w:pPr>
              <w:pStyle w:val="TableText"/>
              <w:snapToGrid w:val="0"/>
            </w:pPr>
            <w:r w:rsidRPr="00123177">
              <w:t>Critical</w:t>
            </w:r>
          </w:p>
          <w:p w14:paraId="4CA1F7CB"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AC0261" w14:textId="77777777" w:rsidR="00A55B53" w:rsidRPr="00123177" w:rsidRDefault="00A55B53" w:rsidP="00535342">
            <w:pPr>
              <w:pStyle w:val="TableText"/>
              <w:snapToGrid w:val="0"/>
            </w:pPr>
            <w:r w:rsidRPr="00123177">
              <w:t>YES</w:t>
            </w:r>
          </w:p>
        </w:tc>
      </w:tr>
      <w:tr w:rsidR="00A55B53" w:rsidRPr="00123177" w14:paraId="066107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D3AE2C"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DB336"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36FF812" w14:textId="77777777" w:rsidR="00A55B53" w:rsidRPr="00123177" w:rsidRDefault="00A55B53" w:rsidP="00A55B53">
      <w:pPr>
        <w:pStyle w:val="BodyText"/>
        <w:rPr>
          <w:i/>
          <w:color w:val="3366FF"/>
        </w:rPr>
      </w:pPr>
    </w:p>
    <w:p w14:paraId="098CB949" w14:textId="77777777" w:rsidR="00A55B53" w:rsidRPr="00123177" w:rsidRDefault="00A55B53" w:rsidP="00A55B53">
      <w:pPr>
        <w:pStyle w:val="BodyText"/>
        <w:rPr>
          <w:i/>
          <w:color w:val="3366FF"/>
        </w:rPr>
      </w:pPr>
    </w:p>
    <w:p w14:paraId="76ACEAD3" w14:textId="77777777" w:rsidR="00A55B53" w:rsidRPr="00123177" w:rsidRDefault="00A55B53" w:rsidP="00A55B53">
      <w:pPr>
        <w:pStyle w:val="Heading4"/>
      </w:pPr>
      <w:r w:rsidRPr="00123177">
        <w:rPr>
          <w:rFonts w:eastAsia="Arial"/>
          <w:color w:val="000000" w:themeColor="text1"/>
        </w:rPr>
        <w:t>The HVDCDC shall implement debouncing for each digital input signal in the system.</w:t>
      </w:r>
    </w:p>
    <w:p w14:paraId="62B9A187"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3FA849B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676A212"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03440D8" w14:textId="77777777" w:rsidR="00A55B53" w:rsidRPr="00123177" w:rsidRDefault="00A55B53" w:rsidP="00535342">
            <w:pPr>
              <w:pStyle w:val="TableColumnTitle"/>
              <w:snapToGrid w:val="0"/>
            </w:pPr>
            <w:r w:rsidRPr="00123177">
              <w:t>Description</w:t>
            </w:r>
          </w:p>
        </w:tc>
      </w:tr>
      <w:tr w:rsidR="00A55B53" w:rsidRPr="00123177" w14:paraId="0C276F0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62050D0"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C90DE9" w14:textId="77777777" w:rsidR="00A55B53" w:rsidRPr="00123177" w:rsidRDefault="00A55B53" w:rsidP="00535342">
            <w:pPr>
              <w:snapToGrid w:val="0"/>
            </w:pPr>
            <w:r w:rsidRPr="00123177">
              <w:t>SWRS_Non_Funct_03</w:t>
            </w:r>
          </w:p>
        </w:tc>
      </w:tr>
      <w:tr w:rsidR="00A55B53" w:rsidRPr="00123177" w14:paraId="2DA717E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FDB08AD"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E8CA55"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SDS-HVDCDC-321</w:t>
            </w:r>
          </w:p>
        </w:tc>
      </w:tr>
      <w:tr w:rsidR="00A55B53" w:rsidRPr="00123177" w14:paraId="16B0959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E4C46CA"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449FBB" w14:textId="77777777" w:rsidR="00A55B53" w:rsidRPr="00123177" w:rsidRDefault="00A55B53" w:rsidP="00535342">
            <w:pPr>
              <w:pStyle w:val="TableText"/>
              <w:snapToGrid w:val="0"/>
            </w:pPr>
            <w:r w:rsidRPr="00123177">
              <w:t>B-Sample/PF2.0</w:t>
            </w:r>
          </w:p>
        </w:tc>
      </w:tr>
      <w:tr w:rsidR="00A55B53" w:rsidRPr="00123177" w14:paraId="7385F5C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F676E5E"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01BB95"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implement debouncing for each digital input signal in the system.</w:t>
            </w:r>
          </w:p>
        </w:tc>
      </w:tr>
      <w:tr w:rsidR="00A55B53" w:rsidRPr="00123177" w14:paraId="21F092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32CB66"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B20EDA"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2ED5F3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2B08F2"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02F09F"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54EA51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E1E93E" w14:textId="77777777" w:rsidR="00A55B53" w:rsidRPr="00123177" w:rsidRDefault="00A55B53" w:rsidP="00535342">
            <w:pPr>
              <w:pStyle w:val="TableText"/>
              <w:snapToGrid w:val="0"/>
              <w:rPr>
                <w:b/>
                <w:bCs/>
              </w:rPr>
            </w:pPr>
            <w:r w:rsidRPr="00123177">
              <w:t>Input(</w:t>
            </w:r>
            <w:commentRangeStart w:id="266"/>
            <w:commentRangeStart w:id="267"/>
            <w:r w:rsidRPr="00123177">
              <w:t>s</w:t>
            </w:r>
            <w:commentRangeEnd w:id="266"/>
            <w:r w:rsidRPr="00123177">
              <w:rPr>
                <w:rStyle w:val="CommentReference"/>
                <w:sz w:val="24"/>
                <w:szCs w:val="24"/>
              </w:rPr>
              <w:commentReference w:id="266"/>
            </w:r>
            <w:commentRangeEnd w:id="267"/>
            <w:r w:rsidRPr="00123177">
              <w:rPr>
                <w:rStyle w:val="CommentReference"/>
                <w:sz w:val="24"/>
                <w:szCs w:val="24"/>
              </w:rPr>
              <w:commentReference w:id="267"/>
            </w:r>
            <w:r w:rsidRPr="00123177">
              <w:t>)</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DC73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Digital Input signal shall be provided to HVDCDC HW</w:t>
            </w:r>
          </w:p>
          <w:p w14:paraId="6C8F6A34"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Appropriate debouncing should be applied for each digital input</w:t>
            </w:r>
          </w:p>
        </w:tc>
      </w:tr>
      <w:tr w:rsidR="00A55B53" w:rsidRPr="00123177" w14:paraId="06EE7DD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34BC89"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31B8EC" w14:textId="77777777" w:rsidR="00A55B53" w:rsidRPr="00123177" w:rsidRDefault="00A55B53" w:rsidP="00535342">
            <w:pPr>
              <w:pStyle w:val="TableText"/>
              <w:snapToGrid w:val="0"/>
            </w:pPr>
            <w:r w:rsidRPr="00123177">
              <w:t>1. The digital signal shall be handled by HVDCDC Software after validating it using debounce delay.</w:t>
            </w:r>
          </w:p>
          <w:p w14:paraId="649017D0" w14:textId="77777777" w:rsidR="00A55B53" w:rsidRPr="00123177" w:rsidRDefault="00A55B53" w:rsidP="00535342">
            <w:pPr>
              <w:pStyle w:val="TableText"/>
              <w:snapToGrid w:val="0"/>
              <w:ind w:left="720"/>
            </w:pPr>
            <w:r w:rsidRPr="00123177">
              <w:t xml:space="preserve">2. HVDCDC shall be processed received validated digital input </w:t>
            </w:r>
          </w:p>
        </w:tc>
      </w:tr>
      <w:tr w:rsidR="00A55B53" w:rsidRPr="00123177" w14:paraId="0D31B5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5ECE45"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BD7C6" w14:textId="77777777" w:rsidR="00A55B53" w:rsidRPr="00123177" w:rsidRDefault="00A55B53" w:rsidP="00535342">
            <w:pPr>
              <w:pStyle w:val="TableText"/>
              <w:snapToGrid w:val="0"/>
              <w:rPr>
                <w:rStyle w:val="normaltextrun"/>
              </w:rPr>
            </w:pPr>
            <w:r w:rsidRPr="00123177">
              <w:rPr>
                <w:rStyle w:val="normaltextrun"/>
              </w:rPr>
              <w:t xml:space="preserve">To apply appropriate debouncing to digital input and process the same. </w:t>
            </w:r>
          </w:p>
        </w:tc>
      </w:tr>
      <w:tr w:rsidR="00A55B53" w:rsidRPr="00123177" w14:paraId="121288E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0513E1"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86E77" w14:textId="77777777" w:rsidR="00A55B53" w:rsidRPr="00123177" w:rsidRDefault="00A55B53" w:rsidP="00535342">
            <w:pPr>
              <w:pStyle w:val="TableText"/>
              <w:snapToGrid w:val="0"/>
            </w:pPr>
            <w:r w:rsidRPr="00123177">
              <w:t>No such mandatory fields is applicable.</w:t>
            </w:r>
          </w:p>
        </w:tc>
      </w:tr>
      <w:tr w:rsidR="00A55B53" w:rsidRPr="00123177" w14:paraId="4F40B8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1AA5D6"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58EB1E" w14:textId="77777777" w:rsidR="00A55B53" w:rsidRPr="00123177" w:rsidRDefault="00A55B53" w:rsidP="00535342">
            <w:pPr>
              <w:pStyle w:val="TableText"/>
              <w:snapToGrid w:val="0"/>
            </w:pPr>
            <w:r w:rsidRPr="00123177">
              <w:t>No such Pre-Loaded Values is applicable.</w:t>
            </w:r>
          </w:p>
        </w:tc>
      </w:tr>
      <w:tr w:rsidR="00A55B53" w:rsidRPr="00123177" w14:paraId="6CEFDD2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FDDD87"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2823BD"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9FED9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032DAA" w14:textId="77777777" w:rsidR="00A55B53" w:rsidRPr="00123177" w:rsidRDefault="00A55B53" w:rsidP="00535342">
            <w:pPr>
              <w:pStyle w:val="TableText"/>
              <w:snapToGrid w:val="0"/>
            </w:pPr>
            <w:r w:rsidRPr="00123177">
              <w:lastRenderedPageBreak/>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FBBFEE" w14:textId="77777777" w:rsidR="00A55B53" w:rsidRPr="00123177" w:rsidRDefault="00A55B53" w:rsidP="00535342">
            <w:pPr>
              <w:pStyle w:val="TableText"/>
              <w:snapToGrid w:val="0"/>
            </w:pPr>
            <w:r w:rsidRPr="00123177">
              <w:rPr>
                <w:szCs w:val="20"/>
              </w:rPr>
              <w:t>Valid range value is not required.</w:t>
            </w:r>
          </w:p>
        </w:tc>
      </w:tr>
      <w:tr w:rsidR="00A55B53" w:rsidRPr="00123177" w14:paraId="7EF6D3F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F9BDCB"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2F6E7"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FC333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2E4840"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96AEF8"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8B5333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928302"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B8AC41" w14:textId="77777777" w:rsidR="00A55B53" w:rsidRPr="00123177" w:rsidRDefault="00A55B53" w:rsidP="00535342">
            <w:pPr>
              <w:pStyle w:val="TableText"/>
            </w:pPr>
            <w:r w:rsidRPr="00123177">
              <w:rPr>
                <w:szCs w:val="20"/>
              </w:rPr>
              <w:t>Data rate is not applicable.</w:t>
            </w:r>
          </w:p>
        </w:tc>
      </w:tr>
      <w:tr w:rsidR="00A55B53" w:rsidRPr="00123177" w14:paraId="16307CB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7AE40D"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8BB878"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1358B2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2DE10E"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1FCF18"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A26987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D6B979" w14:textId="77777777" w:rsidR="00A55B53" w:rsidRPr="00123177" w:rsidRDefault="00A55B53" w:rsidP="00535342">
            <w:pPr>
              <w:pStyle w:val="TableText"/>
              <w:snapToGrid w:val="0"/>
            </w:pPr>
            <w:r w:rsidRPr="00123177">
              <w:t xml:space="preserve">Validation Rules/ </w:t>
            </w:r>
          </w:p>
          <w:p w14:paraId="64962794"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7943B0" w14:textId="77777777" w:rsidR="00A55B53" w:rsidRPr="00123177" w:rsidRDefault="00A55B53" w:rsidP="00535342">
            <w:pPr>
              <w:pStyle w:val="TableText"/>
              <w:snapToGrid w:val="0"/>
              <w:rPr>
                <w:i/>
                <w:iCs/>
              </w:rPr>
            </w:pPr>
            <w:r w:rsidRPr="00123177">
              <w:rPr>
                <w:rFonts w:eastAsia="Arial"/>
                <w:color w:val="000000" w:themeColor="text1"/>
              </w:rPr>
              <w:t xml:space="preserve">Verify that the HVDCDC shall mature the digital input received on HW pin and process it. </w:t>
            </w:r>
          </w:p>
        </w:tc>
      </w:tr>
      <w:tr w:rsidR="00A55B53" w:rsidRPr="00123177" w14:paraId="524FA02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B506CB"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D27E9A" w14:textId="77777777" w:rsidR="00A55B53" w:rsidRPr="00123177" w:rsidRDefault="00A55B53" w:rsidP="00535342">
            <w:pPr>
              <w:pStyle w:val="TableText"/>
              <w:snapToGrid w:val="0"/>
            </w:pPr>
            <w:r w:rsidRPr="00123177">
              <w:rPr>
                <w:szCs w:val="20"/>
              </w:rPr>
              <w:t>Constraints is not applicable.</w:t>
            </w:r>
          </w:p>
        </w:tc>
      </w:tr>
      <w:tr w:rsidR="00A55B53" w:rsidRPr="00123177" w14:paraId="70C1B1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BFD993"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ABB57" w14:textId="77777777" w:rsidR="00A55B53" w:rsidRPr="00123177" w:rsidRDefault="00A55B53" w:rsidP="00535342">
            <w:pPr>
              <w:pStyle w:val="TableText"/>
              <w:snapToGrid w:val="0"/>
            </w:pPr>
            <w:r w:rsidRPr="00123177">
              <w:rPr>
                <w:szCs w:val="20"/>
              </w:rPr>
              <w:t>No effects on other system</w:t>
            </w:r>
          </w:p>
        </w:tc>
      </w:tr>
      <w:tr w:rsidR="00A55B53" w:rsidRPr="00123177" w14:paraId="4F2E6D0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BF8A1F" w14:textId="77777777" w:rsidR="00A55B53" w:rsidRPr="00123177" w:rsidRDefault="00A55B53" w:rsidP="00535342">
            <w:pPr>
              <w:pStyle w:val="TableText"/>
              <w:snapToGrid w:val="0"/>
            </w:pPr>
            <w:r w:rsidRPr="00123177">
              <w:t>Testability with respect to test environment</w:t>
            </w:r>
          </w:p>
          <w:p w14:paraId="3C229F9A" w14:textId="77777777" w:rsidR="00A55B53" w:rsidRPr="00123177" w:rsidRDefault="00A55B53" w:rsidP="00535342">
            <w:pPr>
              <w:pStyle w:val="TableText"/>
            </w:pPr>
            <w:r w:rsidRPr="00123177">
              <w:t>(Yes/No)</w:t>
            </w:r>
          </w:p>
          <w:p w14:paraId="1751B6B5"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AF67A" w14:textId="77777777" w:rsidR="00A55B53" w:rsidRPr="00123177" w:rsidRDefault="00A55B53" w:rsidP="00535342">
            <w:pPr>
              <w:pStyle w:val="TableText"/>
              <w:snapToGrid w:val="0"/>
            </w:pPr>
            <w:r w:rsidRPr="00123177">
              <w:t>YES</w:t>
            </w:r>
          </w:p>
        </w:tc>
      </w:tr>
      <w:tr w:rsidR="00A55B53" w:rsidRPr="00123177" w14:paraId="388811D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1A778B" w14:textId="77777777" w:rsidR="00A55B53" w:rsidRPr="00123177" w:rsidRDefault="00A55B53" w:rsidP="00535342">
            <w:pPr>
              <w:pStyle w:val="TableText"/>
              <w:snapToGrid w:val="0"/>
            </w:pPr>
            <w:r w:rsidRPr="00123177">
              <w:t>Feasible within project constraints</w:t>
            </w:r>
          </w:p>
          <w:p w14:paraId="6968F7F2" w14:textId="77777777" w:rsidR="00A55B53" w:rsidRPr="00123177" w:rsidRDefault="00A55B53" w:rsidP="00535342">
            <w:pPr>
              <w:pStyle w:val="TableText"/>
              <w:snapToGrid w:val="0"/>
            </w:pPr>
            <w:r w:rsidRPr="00123177">
              <w:t>(Yes/No)</w:t>
            </w:r>
          </w:p>
          <w:p w14:paraId="7AFCE0B1"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44E813" w14:textId="77777777" w:rsidR="00A55B53" w:rsidRPr="00123177" w:rsidRDefault="00A55B53" w:rsidP="00535342">
            <w:pPr>
              <w:pStyle w:val="TableText"/>
              <w:snapToGrid w:val="0"/>
              <w:rPr>
                <w:i/>
                <w:iCs/>
              </w:rPr>
            </w:pPr>
            <w:r w:rsidRPr="00123177">
              <w:rPr>
                <w:i/>
                <w:iCs/>
              </w:rPr>
              <w:t>YES</w:t>
            </w:r>
          </w:p>
        </w:tc>
      </w:tr>
      <w:tr w:rsidR="00A55B53" w:rsidRPr="00123177" w14:paraId="7D7D937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2074DD" w14:textId="77777777" w:rsidR="00A55B53" w:rsidRPr="00123177" w:rsidRDefault="00A55B53" w:rsidP="00535342">
            <w:pPr>
              <w:pStyle w:val="TableText"/>
              <w:snapToGrid w:val="0"/>
            </w:pPr>
            <w:r w:rsidRPr="00123177">
              <w:t>Critical</w:t>
            </w:r>
          </w:p>
          <w:p w14:paraId="13301861"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240FC4" w14:textId="77777777" w:rsidR="00A55B53" w:rsidRPr="00123177" w:rsidRDefault="00A55B53" w:rsidP="00535342">
            <w:pPr>
              <w:pStyle w:val="TableText"/>
              <w:snapToGrid w:val="0"/>
            </w:pPr>
            <w:r w:rsidRPr="00123177">
              <w:t>YES</w:t>
            </w:r>
          </w:p>
        </w:tc>
      </w:tr>
      <w:tr w:rsidR="00A55B53" w:rsidRPr="00123177" w14:paraId="0F5A2D0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8F1E16" w14:textId="77777777" w:rsidR="00A55B53" w:rsidRPr="00123177" w:rsidRDefault="00A55B53" w:rsidP="00535342">
            <w:pPr>
              <w:pStyle w:val="TableText"/>
              <w:snapToGrid w:val="0"/>
            </w:pPr>
            <w:r w:rsidRPr="00123177">
              <w:lastRenderedPageBreak/>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21485"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117F1395" w14:textId="77777777" w:rsidR="00A55B53" w:rsidRPr="00123177" w:rsidRDefault="00A55B53" w:rsidP="00A55B53">
      <w:pPr>
        <w:pStyle w:val="BodyText"/>
        <w:rPr>
          <w:i/>
          <w:color w:val="3366FF"/>
        </w:rPr>
      </w:pPr>
    </w:p>
    <w:p w14:paraId="531EF606" w14:textId="77777777" w:rsidR="00A55B53" w:rsidRPr="00123177" w:rsidRDefault="00A55B53" w:rsidP="00A55B53">
      <w:pPr>
        <w:pStyle w:val="BodyText"/>
        <w:rPr>
          <w:i/>
          <w:color w:val="3366FF"/>
        </w:rPr>
      </w:pPr>
    </w:p>
    <w:p w14:paraId="65D1152D" w14:textId="77777777" w:rsidR="00A55B53" w:rsidRPr="00123177" w:rsidRDefault="00A55B53" w:rsidP="00A55B53">
      <w:pPr>
        <w:pStyle w:val="Heading4"/>
      </w:pPr>
      <w:r w:rsidRPr="00123177">
        <w:rPr>
          <w:rFonts w:eastAsia="Arial"/>
          <w:color w:val="000000" w:themeColor="text1"/>
        </w:rPr>
        <w:t>The HVDCDC shall implement Software filtering for each analog input signal in the system.</w:t>
      </w:r>
    </w:p>
    <w:p w14:paraId="212646C0"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01E8E3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47500B3"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7A8C1C6" w14:textId="77777777" w:rsidR="00A55B53" w:rsidRPr="00123177" w:rsidRDefault="00A55B53" w:rsidP="00535342">
            <w:pPr>
              <w:pStyle w:val="TableColumnTitle"/>
              <w:snapToGrid w:val="0"/>
            </w:pPr>
            <w:r w:rsidRPr="00123177">
              <w:t>Description</w:t>
            </w:r>
          </w:p>
        </w:tc>
      </w:tr>
      <w:tr w:rsidR="00A55B53" w:rsidRPr="00123177" w14:paraId="72A179F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F4394AC"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AB7482" w14:textId="77777777" w:rsidR="00A55B53" w:rsidRPr="00123177" w:rsidRDefault="00A55B53" w:rsidP="00535342">
            <w:pPr>
              <w:snapToGrid w:val="0"/>
            </w:pPr>
            <w:r w:rsidRPr="00123177">
              <w:t>SWRS_Non_Funct_04</w:t>
            </w:r>
          </w:p>
        </w:tc>
      </w:tr>
      <w:tr w:rsidR="00A55B53" w:rsidRPr="00123177" w14:paraId="7686631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7D0D14C"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A1F0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SDS-HVDCDC-322</w:t>
            </w:r>
          </w:p>
        </w:tc>
      </w:tr>
      <w:tr w:rsidR="00A55B53" w:rsidRPr="00123177" w14:paraId="54083B5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C94E8CA"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3491A" w14:textId="77777777" w:rsidR="00A55B53" w:rsidRPr="00123177" w:rsidRDefault="00A55B53" w:rsidP="00535342">
            <w:pPr>
              <w:pStyle w:val="TableText"/>
              <w:snapToGrid w:val="0"/>
            </w:pPr>
            <w:r w:rsidRPr="00123177">
              <w:t>B-Sample/PF2.0</w:t>
            </w:r>
          </w:p>
        </w:tc>
      </w:tr>
      <w:tr w:rsidR="00A55B53" w:rsidRPr="00123177" w14:paraId="1B6150E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ADA6594"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77D635" w14:textId="77777777" w:rsidR="00A55B53" w:rsidRPr="00123177" w:rsidRDefault="00A55B53" w:rsidP="00535342">
            <w:pPr>
              <w:snapToGrid w:val="0"/>
              <w:rPr>
                <w:rFonts w:eastAsia="Arial"/>
                <w:color w:val="000000" w:themeColor="text1"/>
              </w:rPr>
            </w:pPr>
            <w:r w:rsidRPr="00123177">
              <w:rPr>
                <w:rFonts w:eastAsia="Arial"/>
                <w:color w:val="000000" w:themeColor="text1"/>
              </w:rPr>
              <w:t>The HVDCDC shall implement Software filtering for each analog input signal.</w:t>
            </w:r>
          </w:p>
        </w:tc>
      </w:tr>
      <w:tr w:rsidR="00A55B53" w:rsidRPr="00123177" w14:paraId="0764B11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695062"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3DAEB9"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5DB647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E9CC6A"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53E648"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DA7381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F30F6B" w14:textId="77777777" w:rsidR="00A55B53" w:rsidRPr="00123177" w:rsidRDefault="00A55B53" w:rsidP="00535342">
            <w:pPr>
              <w:pStyle w:val="TableText"/>
              <w:snapToGrid w:val="0"/>
              <w:rPr>
                <w:b/>
                <w:bCs/>
              </w:rPr>
            </w:pPr>
            <w:r w:rsidRPr="00123177">
              <w:t>Input(</w:t>
            </w:r>
            <w:commentRangeStart w:id="268"/>
            <w:commentRangeStart w:id="269"/>
            <w:r w:rsidRPr="00123177">
              <w:t>s</w:t>
            </w:r>
            <w:commentRangeEnd w:id="268"/>
            <w:r w:rsidRPr="00123177">
              <w:rPr>
                <w:rStyle w:val="CommentReference"/>
                <w:sz w:val="24"/>
                <w:szCs w:val="24"/>
              </w:rPr>
              <w:commentReference w:id="268"/>
            </w:r>
            <w:commentRangeEnd w:id="269"/>
            <w:r w:rsidRPr="00123177">
              <w:rPr>
                <w:rStyle w:val="CommentReference"/>
                <w:sz w:val="24"/>
                <w:szCs w:val="24"/>
              </w:rPr>
              <w:commentReference w:id="269"/>
            </w:r>
            <w:r w:rsidRPr="00123177">
              <w:t>)</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3430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The HVDCDC SW shall apply average filter to all the converted data for each analog signal</w:t>
            </w:r>
          </w:p>
          <w:p w14:paraId="715038F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 xml:space="preserve">2. The HVDCDC SW shall be defined Sample depth (No. of sample) for each analog input signal. </w:t>
            </w:r>
          </w:p>
        </w:tc>
      </w:tr>
      <w:tr w:rsidR="00A55B53" w:rsidRPr="00123177" w14:paraId="74539C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1EF59E"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C1512A" w14:textId="77777777" w:rsidR="00A55B53" w:rsidRPr="00123177" w:rsidRDefault="00A55B53" w:rsidP="00535342">
            <w:pPr>
              <w:pStyle w:val="TableText"/>
              <w:snapToGrid w:val="0"/>
              <w:ind w:left="720"/>
            </w:pPr>
            <w:r w:rsidRPr="00123177">
              <w:t>1. The final digital value for each converted analog input signal shall be calculated after applying average filter and defined sample depth</w:t>
            </w:r>
          </w:p>
        </w:tc>
      </w:tr>
      <w:tr w:rsidR="00A55B53" w:rsidRPr="00123177" w14:paraId="15EE979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B69F22"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03C021" w14:textId="77777777" w:rsidR="00A55B53" w:rsidRPr="00123177" w:rsidRDefault="00A55B53" w:rsidP="00535342">
            <w:pPr>
              <w:pStyle w:val="TableText"/>
              <w:snapToGrid w:val="0"/>
              <w:rPr>
                <w:rStyle w:val="normaltextrun"/>
              </w:rPr>
            </w:pPr>
            <w:r w:rsidRPr="00123177">
              <w:rPr>
                <w:rStyle w:val="normaltextrun"/>
              </w:rPr>
              <w:t>The average filter and sample depth for each analog filter shall be correctly applied.</w:t>
            </w:r>
          </w:p>
        </w:tc>
      </w:tr>
      <w:tr w:rsidR="00A55B53" w:rsidRPr="00123177" w14:paraId="569CC6B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3A6161"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B6CB29" w14:textId="77777777" w:rsidR="00A55B53" w:rsidRPr="00123177" w:rsidRDefault="00A55B53" w:rsidP="00535342">
            <w:pPr>
              <w:pStyle w:val="TableText"/>
              <w:snapToGrid w:val="0"/>
            </w:pPr>
            <w:r w:rsidRPr="00123177">
              <w:t>No such mandatory fields is applicable.</w:t>
            </w:r>
          </w:p>
        </w:tc>
      </w:tr>
      <w:tr w:rsidR="00A55B53" w:rsidRPr="00123177" w14:paraId="393168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809773"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EF45C" w14:textId="77777777" w:rsidR="00A55B53" w:rsidRPr="00123177" w:rsidRDefault="00A55B53" w:rsidP="00535342">
            <w:pPr>
              <w:pStyle w:val="TableText"/>
              <w:snapToGrid w:val="0"/>
            </w:pPr>
            <w:r w:rsidRPr="00123177">
              <w:t>No such Pre-Loaded Values is applicable.</w:t>
            </w:r>
          </w:p>
        </w:tc>
      </w:tr>
      <w:tr w:rsidR="00A55B53" w:rsidRPr="00123177" w14:paraId="0FB062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86CD76"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8508D3"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286A72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CB1D099"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9C6F66" w14:textId="77777777" w:rsidR="00A55B53" w:rsidRPr="00123177" w:rsidRDefault="00A55B53" w:rsidP="00535342">
            <w:pPr>
              <w:pStyle w:val="TableText"/>
              <w:snapToGrid w:val="0"/>
            </w:pPr>
            <w:r w:rsidRPr="00123177">
              <w:rPr>
                <w:szCs w:val="20"/>
              </w:rPr>
              <w:t>Valid range value is not required.</w:t>
            </w:r>
          </w:p>
        </w:tc>
      </w:tr>
      <w:tr w:rsidR="00A55B53" w:rsidRPr="00123177" w14:paraId="22FDA82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6BB298E"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35FB7D"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26A94F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28AD6A"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91C620"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68258F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E18B51"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AA7620" w14:textId="77777777" w:rsidR="00A55B53" w:rsidRPr="00123177" w:rsidRDefault="00A55B53" w:rsidP="00535342">
            <w:pPr>
              <w:pStyle w:val="TableText"/>
            </w:pPr>
            <w:r w:rsidRPr="00123177">
              <w:rPr>
                <w:szCs w:val="20"/>
              </w:rPr>
              <w:t>Data rate is not applicable.</w:t>
            </w:r>
          </w:p>
        </w:tc>
      </w:tr>
      <w:tr w:rsidR="00A55B53" w:rsidRPr="00123177" w14:paraId="3E8101D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9C673C"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11860"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DF618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62FF6FB"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2FAA3"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6479DF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03C192" w14:textId="77777777" w:rsidR="00A55B53" w:rsidRPr="00123177" w:rsidRDefault="00A55B53" w:rsidP="00535342">
            <w:pPr>
              <w:pStyle w:val="TableText"/>
              <w:snapToGrid w:val="0"/>
            </w:pPr>
            <w:r w:rsidRPr="00123177">
              <w:lastRenderedPageBreak/>
              <w:t xml:space="preserve">Validation Rules/ </w:t>
            </w:r>
          </w:p>
          <w:p w14:paraId="1C25C466"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EC4608" w14:textId="77777777" w:rsidR="00A55B53" w:rsidRPr="00123177" w:rsidRDefault="00A55B53" w:rsidP="00535342">
            <w:pPr>
              <w:pStyle w:val="TableText"/>
              <w:snapToGrid w:val="0"/>
              <w:rPr>
                <w:i/>
                <w:iCs/>
              </w:rPr>
            </w:pPr>
            <w:r w:rsidRPr="00123177">
              <w:t>Verify that the final digital value for each converted analog input signal shall be calculated after applying average filter and defined sample depth</w:t>
            </w:r>
          </w:p>
        </w:tc>
      </w:tr>
      <w:tr w:rsidR="00A55B53" w:rsidRPr="00123177" w14:paraId="794682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83C65A"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5D3853" w14:textId="77777777" w:rsidR="00A55B53" w:rsidRPr="00123177" w:rsidRDefault="00A55B53" w:rsidP="00535342">
            <w:pPr>
              <w:pStyle w:val="TableText"/>
              <w:snapToGrid w:val="0"/>
            </w:pPr>
            <w:r w:rsidRPr="00123177">
              <w:rPr>
                <w:szCs w:val="20"/>
              </w:rPr>
              <w:t>Constraints is not applicable.</w:t>
            </w:r>
          </w:p>
        </w:tc>
      </w:tr>
      <w:tr w:rsidR="00A55B53" w:rsidRPr="00123177" w14:paraId="664900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0A1544"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DE8961" w14:textId="77777777" w:rsidR="00A55B53" w:rsidRPr="00123177" w:rsidRDefault="00A55B53" w:rsidP="00535342">
            <w:pPr>
              <w:pStyle w:val="TableText"/>
              <w:snapToGrid w:val="0"/>
            </w:pPr>
            <w:r w:rsidRPr="00123177">
              <w:rPr>
                <w:szCs w:val="20"/>
              </w:rPr>
              <w:t>No effects on other system</w:t>
            </w:r>
          </w:p>
        </w:tc>
      </w:tr>
      <w:tr w:rsidR="00A55B53" w:rsidRPr="00123177" w14:paraId="5D3372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973DDF" w14:textId="77777777" w:rsidR="00A55B53" w:rsidRPr="00123177" w:rsidRDefault="00A55B53" w:rsidP="00535342">
            <w:pPr>
              <w:pStyle w:val="TableText"/>
              <w:snapToGrid w:val="0"/>
            </w:pPr>
            <w:r w:rsidRPr="00123177">
              <w:t>Testability with respect to test environment</w:t>
            </w:r>
          </w:p>
          <w:p w14:paraId="5A2D50DA" w14:textId="77777777" w:rsidR="00A55B53" w:rsidRPr="00123177" w:rsidRDefault="00A55B53" w:rsidP="00535342">
            <w:pPr>
              <w:pStyle w:val="TableText"/>
            </w:pPr>
            <w:r w:rsidRPr="00123177">
              <w:t>(Yes/No)</w:t>
            </w:r>
          </w:p>
          <w:p w14:paraId="1783A7EB"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CDAB5A" w14:textId="77777777" w:rsidR="00A55B53" w:rsidRPr="00123177" w:rsidRDefault="00A55B53" w:rsidP="00535342">
            <w:pPr>
              <w:pStyle w:val="TableText"/>
              <w:snapToGrid w:val="0"/>
            </w:pPr>
            <w:r w:rsidRPr="00123177">
              <w:t>YES</w:t>
            </w:r>
          </w:p>
        </w:tc>
      </w:tr>
      <w:tr w:rsidR="00A55B53" w:rsidRPr="00123177" w14:paraId="3BA766C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B81FE0" w14:textId="77777777" w:rsidR="00A55B53" w:rsidRPr="00123177" w:rsidRDefault="00A55B53" w:rsidP="00535342">
            <w:pPr>
              <w:pStyle w:val="TableText"/>
              <w:snapToGrid w:val="0"/>
            </w:pPr>
            <w:r w:rsidRPr="00123177">
              <w:t>Feasible within project constraints</w:t>
            </w:r>
          </w:p>
          <w:p w14:paraId="47AB9B08" w14:textId="77777777" w:rsidR="00A55B53" w:rsidRPr="00123177" w:rsidRDefault="00A55B53" w:rsidP="00535342">
            <w:pPr>
              <w:pStyle w:val="TableText"/>
              <w:snapToGrid w:val="0"/>
            </w:pPr>
            <w:r w:rsidRPr="00123177">
              <w:t>(Yes/No)</w:t>
            </w:r>
          </w:p>
          <w:p w14:paraId="1D6766C3"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DE0D0D" w14:textId="77777777" w:rsidR="00A55B53" w:rsidRPr="00123177" w:rsidRDefault="00A55B53" w:rsidP="00535342">
            <w:pPr>
              <w:pStyle w:val="TableText"/>
              <w:snapToGrid w:val="0"/>
              <w:rPr>
                <w:i/>
                <w:iCs/>
              </w:rPr>
            </w:pPr>
            <w:r w:rsidRPr="00123177">
              <w:rPr>
                <w:i/>
                <w:iCs/>
              </w:rPr>
              <w:t>YES</w:t>
            </w:r>
          </w:p>
        </w:tc>
      </w:tr>
      <w:tr w:rsidR="00A55B53" w:rsidRPr="00123177" w14:paraId="109B84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1E4C24" w14:textId="77777777" w:rsidR="00A55B53" w:rsidRPr="00123177" w:rsidRDefault="00A55B53" w:rsidP="00535342">
            <w:pPr>
              <w:pStyle w:val="TableText"/>
              <w:snapToGrid w:val="0"/>
            </w:pPr>
            <w:r w:rsidRPr="00123177">
              <w:t>Critical</w:t>
            </w:r>
          </w:p>
          <w:p w14:paraId="455BB9E0"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69413" w14:textId="77777777" w:rsidR="00A55B53" w:rsidRPr="00123177" w:rsidRDefault="00A55B53" w:rsidP="00535342">
            <w:pPr>
              <w:pStyle w:val="TableText"/>
              <w:snapToGrid w:val="0"/>
            </w:pPr>
            <w:r w:rsidRPr="00123177">
              <w:t>YES</w:t>
            </w:r>
          </w:p>
        </w:tc>
      </w:tr>
      <w:tr w:rsidR="00A55B53" w:rsidRPr="00123177" w14:paraId="46BAF2D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3AF0C5"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3393D4"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D025515" w14:textId="77777777" w:rsidR="00A55B53" w:rsidRPr="00123177" w:rsidRDefault="00A55B53" w:rsidP="00A55B53">
      <w:pPr>
        <w:pStyle w:val="BodyText"/>
        <w:rPr>
          <w:i/>
          <w:color w:val="3366FF"/>
        </w:rPr>
      </w:pPr>
    </w:p>
    <w:p w14:paraId="2D86C499" w14:textId="77777777" w:rsidR="00A55B53" w:rsidRPr="00123177" w:rsidRDefault="00A55B53" w:rsidP="00A55B53">
      <w:pPr>
        <w:pStyle w:val="BodyText"/>
        <w:rPr>
          <w:i/>
          <w:color w:val="3366FF"/>
        </w:rPr>
      </w:pPr>
    </w:p>
    <w:p w14:paraId="2630DD60" w14:textId="77777777" w:rsidR="00A55B53" w:rsidRPr="00123177" w:rsidRDefault="00A55B53" w:rsidP="00A55B53">
      <w:pPr>
        <w:pStyle w:val="Heading4"/>
      </w:pPr>
      <w:r w:rsidRPr="00123177">
        <w:rPr>
          <w:rFonts w:eastAsia="Arial"/>
          <w:color w:val="000000" w:themeColor="text1"/>
        </w:rPr>
        <w:t xml:space="preserve">The HVDCDC </w:t>
      </w:r>
      <w:r w:rsidRPr="00123177">
        <w:rPr>
          <w:rFonts w:eastAsia="Arial"/>
        </w:rPr>
        <w:t>shall comply to the MAL quality standards</w:t>
      </w:r>
      <w:r w:rsidRPr="00123177">
        <w:rPr>
          <w:rFonts w:eastAsia="Arial"/>
          <w:color w:val="000000" w:themeColor="text1"/>
        </w:rPr>
        <w:t>.</w:t>
      </w:r>
    </w:p>
    <w:p w14:paraId="3BA983C4"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508AAF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130D283"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908E366" w14:textId="77777777" w:rsidR="00A55B53" w:rsidRPr="00123177" w:rsidRDefault="00A55B53" w:rsidP="00535342">
            <w:pPr>
              <w:pStyle w:val="TableColumnTitle"/>
              <w:snapToGrid w:val="0"/>
            </w:pPr>
            <w:r w:rsidRPr="00123177">
              <w:t>Description</w:t>
            </w:r>
          </w:p>
        </w:tc>
      </w:tr>
      <w:tr w:rsidR="00A55B53" w:rsidRPr="00123177" w14:paraId="798FFD3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8941A74"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C7A19F" w14:textId="77777777" w:rsidR="00A55B53" w:rsidRPr="00123177" w:rsidRDefault="00A55B53" w:rsidP="00535342">
            <w:pPr>
              <w:snapToGrid w:val="0"/>
            </w:pPr>
            <w:r w:rsidRPr="00123177">
              <w:t>SWRS_Non_Funct_05</w:t>
            </w:r>
          </w:p>
        </w:tc>
      </w:tr>
      <w:tr w:rsidR="00A55B53" w:rsidRPr="00123177" w14:paraId="5D8E85B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3F135FE"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B1080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SDS-HVDCDC-251</w:t>
            </w:r>
          </w:p>
        </w:tc>
      </w:tr>
      <w:tr w:rsidR="00A55B53" w:rsidRPr="00123177" w14:paraId="08F4477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FAD3AF7"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BBDC03" w14:textId="77777777" w:rsidR="00A55B53" w:rsidRPr="00123177" w:rsidRDefault="00A55B53" w:rsidP="00535342">
            <w:pPr>
              <w:pStyle w:val="TableText"/>
              <w:snapToGrid w:val="0"/>
            </w:pPr>
            <w:r w:rsidRPr="00123177">
              <w:t>B-Sample/PF2.0</w:t>
            </w:r>
          </w:p>
        </w:tc>
      </w:tr>
      <w:tr w:rsidR="00A55B53" w:rsidRPr="00123177" w14:paraId="208E10C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E667B1F"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8E1466" w14:textId="77777777" w:rsidR="00A55B53" w:rsidRPr="00123177" w:rsidRDefault="00A55B53" w:rsidP="00535342">
            <w:pPr>
              <w:snapToGrid w:val="0"/>
              <w:rPr>
                <w:rFonts w:eastAsia="Arial"/>
              </w:rPr>
            </w:pPr>
            <w:r w:rsidRPr="00123177">
              <w:rPr>
                <w:rFonts w:eastAsia="Arial"/>
              </w:rPr>
              <w:t xml:space="preserve">The HVHVDCDC shall comply to the MAL quality standards. </w:t>
            </w:r>
          </w:p>
          <w:p w14:paraId="51B1797A" w14:textId="77777777" w:rsidR="00A55B53" w:rsidRPr="00123177" w:rsidRDefault="00A55B53" w:rsidP="00535342">
            <w:pPr>
              <w:snapToGrid w:val="0"/>
              <w:rPr>
                <w:rFonts w:eastAsia="Arial"/>
                <w:color w:val="000000" w:themeColor="text1"/>
              </w:rPr>
            </w:pPr>
            <w:r w:rsidRPr="00123177">
              <w:rPr>
                <w:rFonts w:eastAsia="Arial"/>
              </w:rPr>
              <w:t>Refer to MAL Supplier Quality Manual version 9 for the software documentation required at each platform release.</w:t>
            </w:r>
          </w:p>
        </w:tc>
      </w:tr>
      <w:tr w:rsidR="00A55B53" w:rsidRPr="00123177" w14:paraId="658016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26FC90"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B3D85C" w14:textId="77777777" w:rsidR="00A55B53" w:rsidRPr="00123177" w:rsidRDefault="00A55B53" w:rsidP="00535342">
            <w:pPr>
              <w:snapToGrid w:val="0"/>
              <w:rPr>
                <w:rFonts w:eastAsia="Arial"/>
              </w:rPr>
            </w:pPr>
            <w:r w:rsidRPr="00123177">
              <w:rPr>
                <w:rFonts w:eastAsia="Arial"/>
              </w:rPr>
              <w:t>No Such derived requirement is applicable.</w:t>
            </w:r>
          </w:p>
        </w:tc>
      </w:tr>
      <w:tr w:rsidR="00A55B53" w:rsidRPr="00123177" w14:paraId="22EDCE3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DF33CD"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D34AE9" w14:textId="77777777" w:rsidR="00A55B53" w:rsidRPr="00123177" w:rsidRDefault="00A55B53" w:rsidP="00535342">
            <w:pPr>
              <w:pStyle w:val="TableText"/>
              <w:snapToGrid w:val="0"/>
            </w:pPr>
            <w:r w:rsidRPr="00123177">
              <w:rPr>
                <w:rFonts w:eastAsia="Arial"/>
                <w:szCs w:val="20"/>
              </w:rPr>
              <w:t>No Specific access restrictions is applicable.</w:t>
            </w:r>
          </w:p>
        </w:tc>
      </w:tr>
      <w:tr w:rsidR="00A55B53" w:rsidRPr="00123177" w14:paraId="795AD16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0C3041"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A3EA28" w14:textId="77777777" w:rsidR="00A55B53" w:rsidRPr="00123177" w:rsidRDefault="00A55B53" w:rsidP="00535342">
            <w:pPr>
              <w:pStyle w:val="TableText"/>
              <w:snapToGrid w:val="0"/>
              <w:rPr>
                <w:rFonts w:eastAsia="Arial"/>
                <w:color w:val="000000" w:themeColor="text1"/>
              </w:rPr>
            </w:pPr>
            <w:r w:rsidRPr="00123177">
              <w:rPr>
                <w:rFonts w:eastAsia="Arial"/>
              </w:rPr>
              <w:t>The SW shall be following Misra guidelines, coding guidelines, ASPICE process compliance and all other MAL quality standards</w:t>
            </w:r>
          </w:p>
        </w:tc>
      </w:tr>
      <w:tr w:rsidR="00A55B53" w:rsidRPr="00123177" w14:paraId="141ADED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C1F4FB4"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4181BC" w14:textId="77777777" w:rsidR="00A55B53" w:rsidRPr="00123177" w:rsidRDefault="00A55B53" w:rsidP="00535342">
            <w:pPr>
              <w:pStyle w:val="TableText"/>
              <w:snapToGrid w:val="0"/>
            </w:pPr>
            <w:r w:rsidRPr="00123177">
              <w:rPr>
                <w:rFonts w:eastAsia="Arial"/>
              </w:rPr>
              <w:t>The SW shall be qualified with Misra guidelines, coding guidelines, ASPICE process compliance and all other MAL quality standards</w:t>
            </w:r>
          </w:p>
        </w:tc>
      </w:tr>
      <w:tr w:rsidR="00A55B53" w:rsidRPr="00123177" w14:paraId="5A0227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E4AEC2"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112697" w14:textId="77777777" w:rsidR="00A55B53" w:rsidRPr="00123177" w:rsidRDefault="00A55B53" w:rsidP="00535342">
            <w:pPr>
              <w:pStyle w:val="TableText"/>
              <w:snapToGrid w:val="0"/>
              <w:rPr>
                <w:rStyle w:val="normaltextrun"/>
              </w:rPr>
            </w:pPr>
            <w:r w:rsidRPr="00123177">
              <w:rPr>
                <w:rStyle w:val="normaltextrun"/>
              </w:rPr>
              <w:t>Follow the MAL quality standard for HVHVDCDC</w:t>
            </w:r>
          </w:p>
        </w:tc>
      </w:tr>
      <w:tr w:rsidR="00A55B53" w:rsidRPr="00123177" w14:paraId="788FDDD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BADF3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130ABD" w14:textId="77777777" w:rsidR="00A55B53" w:rsidRPr="00123177" w:rsidRDefault="00A55B53" w:rsidP="00535342">
            <w:pPr>
              <w:pStyle w:val="TableText"/>
              <w:snapToGrid w:val="0"/>
            </w:pPr>
            <w:r w:rsidRPr="00123177">
              <w:t>No such mandatory fields is applicable.</w:t>
            </w:r>
          </w:p>
        </w:tc>
      </w:tr>
      <w:tr w:rsidR="00A55B53" w:rsidRPr="00123177" w14:paraId="61EF5D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3F1BA9"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14FB0A" w14:textId="77777777" w:rsidR="00A55B53" w:rsidRPr="00123177" w:rsidRDefault="00A55B53" w:rsidP="00535342">
            <w:pPr>
              <w:pStyle w:val="TableText"/>
              <w:snapToGrid w:val="0"/>
            </w:pPr>
            <w:r w:rsidRPr="00123177">
              <w:rPr>
                <w:szCs w:val="20"/>
              </w:rPr>
              <w:t>Valid range value is not required.</w:t>
            </w:r>
          </w:p>
        </w:tc>
      </w:tr>
      <w:tr w:rsidR="00A55B53" w:rsidRPr="00123177" w14:paraId="2864E9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E445BC"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540586"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ECAFD7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695A20"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B34781" w14:textId="77777777" w:rsidR="00A55B53" w:rsidRPr="00123177" w:rsidRDefault="00A55B53" w:rsidP="00535342">
            <w:pPr>
              <w:pStyle w:val="TableText"/>
              <w:snapToGrid w:val="0"/>
            </w:pPr>
            <w:r w:rsidRPr="00123177">
              <w:rPr>
                <w:szCs w:val="20"/>
              </w:rPr>
              <w:t>Valid range value is not required.</w:t>
            </w:r>
          </w:p>
        </w:tc>
      </w:tr>
      <w:tr w:rsidR="00A55B53" w:rsidRPr="00123177" w14:paraId="677C665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69F998"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92DBC"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06582C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6E86F9"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3CCBDB"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D3BD17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55D2B2"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80D36D" w14:textId="77777777" w:rsidR="00A55B53" w:rsidRPr="00123177" w:rsidRDefault="00A55B53" w:rsidP="00535342">
            <w:pPr>
              <w:pStyle w:val="TableText"/>
            </w:pPr>
            <w:r w:rsidRPr="00123177">
              <w:rPr>
                <w:szCs w:val="20"/>
              </w:rPr>
              <w:t>Data rate is not applicable.</w:t>
            </w:r>
          </w:p>
        </w:tc>
      </w:tr>
      <w:tr w:rsidR="00A55B53" w:rsidRPr="00123177" w14:paraId="3C833E6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E0A0E6"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894E07"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1BC6EF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FDE9C9"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FE7ADE"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E007C3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FABFAA" w14:textId="77777777" w:rsidR="00A55B53" w:rsidRPr="00123177" w:rsidRDefault="00A55B53" w:rsidP="00535342">
            <w:pPr>
              <w:pStyle w:val="TableText"/>
              <w:snapToGrid w:val="0"/>
            </w:pPr>
            <w:r w:rsidRPr="00123177">
              <w:t xml:space="preserve">Validation Rules/ </w:t>
            </w:r>
          </w:p>
          <w:p w14:paraId="5297E234"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CDD210" w14:textId="77777777" w:rsidR="00A55B53" w:rsidRPr="00123177" w:rsidRDefault="00A55B53" w:rsidP="00535342">
            <w:pPr>
              <w:pStyle w:val="TableText"/>
              <w:snapToGrid w:val="0"/>
              <w:rPr>
                <w:i/>
                <w:iCs/>
              </w:rPr>
            </w:pPr>
            <w:r w:rsidRPr="00123177">
              <w:rPr>
                <w:rFonts w:eastAsia="Arial"/>
              </w:rPr>
              <w:t>Verify that the HVDCDC SW shall be qualified with Misra guidelines, coding guidelines, ASPICE process compliance and all other MAL quality standards</w:t>
            </w:r>
          </w:p>
        </w:tc>
      </w:tr>
      <w:tr w:rsidR="00A55B53" w:rsidRPr="00123177" w14:paraId="52034F9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AB147E"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3DE191" w14:textId="77777777" w:rsidR="00A55B53" w:rsidRPr="00123177" w:rsidRDefault="00A55B53" w:rsidP="00535342">
            <w:pPr>
              <w:pStyle w:val="TableText"/>
              <w:snapToGrid w:val="0"/>
            </w:pPr>
            <w:r w:rsidRPr="00123177">
              <w:rPr>
                <w:szCs w:val="20"/>
              </w:rPr>
              <w:t>Constraints is not applicable.</w:t>
            </w:r>
          </w:p>
        </w:tc>
      </w:tr>
      <w:tr w:rsidR="00A55B53" w:rsidRPr="00123177" w14:paraId="11F8CDE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1049FC"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F3405B" w14:textId="77777777" w:rsidR="00A55B53" w:rsidRPr="00123177" w:rsidRDefault="00A55B53" w:rsidP="00535342">
            <w:pPr>
              <w:pStyle w:val="TableText"/>
              <w:snapToGrid w:val="0"/>
            </w:pPr>
            <w:r w:rsidRPr="00123177">
              <w:rPr>
                <w:szCs w:val="20"/>
              </w:rPr>
              <w:t>No effects on other system</w:t>
            </w:r>
          </w:p>
        </w:tc>
      </w:tr>
      <w:tr w:rsidR="00A55B53" w:rsidRPr="00123177" w14:paraId="285D11B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0017DF" w14:textId="77777777" w:rsidR="00A55B53" w:rsidRPr="00123177" w:rsidRDefault="00A55B53" w:rsidP="00535342">
            <w:pPr>
              <w:pStyle w:val="TableText"/>
              <w:snapToGrid w:val="0"/>
            </w:pPr>
            <w:r w:rsidRPr="00123177">
              <w:t>Testability with respect to test environment</w:t>
            </w:r>
          </w:p>
          <w:p w14:paraId="4BA090A4" w14:textId="77777777" w:rsidR="00A55B53" w:rsidRPr="00123177" w:rsidRDefault="00A55B53" w:rsidP="00535342">
            <w:pPr>
              <w:pStyle w:val="TableText"/>
            </w:pPr>
            <w:r w:rsidRPr="00123177">
              <w:t>(Yes/No)</w:t>
            </w:r>
          </w:p>
          <w:p w14:paraId="69D9BA1E"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C6093B" w14:textId="77777777" w:rsidR="00A55B53" w:rsidRPr="00123177" w:rsidRDefault="00A55B53" w:rsidP="00535342">
            <w:pPr>
              <w:pStyle w:val="TableText"/>
              <w:snapToGrid w:val="0"/>
            </w:pPr>
            <w:r w:rsidRPr="00123177">
              <w:t>YES</w:t>
            </w:r>
          </w:p>
        </w:tc>
      </w:tr>
      <w:tr w:rsidR="00A55B53" w:rsidRPr="00123177" w14:paraId="2C14C34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7CBDC5" w14:textId="77777777" w:rsidR="00A55B53" w:rsidRPr="00123177" w:rsidRDefault="00A55B53" w:rsidP="00535342">
            <w:pPr>
              <w:pStyle w:val="TableText"/>
              <w:snapToGrid w:val="0"/>
            </w:pPr>
            <w:r w:rsidRPr="00123177">
              <w:lastRenderedPageBreak/>
              <w:t>Feasible within project constraints</w:t>
            </w:r>
          </w:p>
          <w:p w14:paraId="6D88FBD1" w14:textId="77777777" w:rsidR="00A55B53" w:rsidRPr="00123177" w:rsidRDefault="00A55B53" w:rsidP="00535342">
            <w:pPr>
              <w:pStyle w:val="TableText"/>
              <w:snapToGrid w:val="0"/>
            </w:pPr>
            <w:r w:rsidRPr="00123177">
              <w:t>(Yes/No)</w:t>
            </w:r>
          </w:p>
          <w:p w14:paraId="3B31652E"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03710C" w14:textId="77777777" w:rsidR="00A55B53" w:rsidRPr="00123177" w:rsidRDefault="00A55B53" w:rsidP="00535342">
            <w:pPr>
              <w:pStyle w:val="TableText"/>
              <w:snapToGrid w:val="0"/>
              <w:rPr>
                <w:i/>
                <w:iCs/>
              </w:rPr>
            </w:pPr>
            <w:r w:rsidRPr="00123177">
              <w:rPr>
                <w:i/>
                <w:iCs/>
              </w:rPr>
              <w:t>YES</w:t>
            </w:r>
          </w:p>
        </w:tc>
      </w:tr>
      <w:tr w:rsidR="00A55B53" w:rsidRPr="00123177" w14:paraId="50E1A11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95818C" w14:textId="77777777" w:rsidR="00A55B53" w:rsidRPr="00123177" w:rsidRDefault="00A55B53" w:rsidP="00535342">
            <w:pPr>
              <w:pStyle w:val="TableText"/>
              <w:snapToGrid w:val="0"/>
            </w:pPr>
            <w:r w:rsidRPr="00123177">
              <w:t>Critical</w:t>
            </w:r>
          </w:p>
          <w:p w14:paraId="09979528"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41C2FA" w14:textId="77777777" w:rsidR="00A55B53" w:rsidRPr="00123177" w:rsidRDefault="00A55B53" w:rsidP="00535342">
            <w:pPr>
              <w:pStyle w:val="TableText"/>
              <w:snapToGrid w:val="0"/>
            </w:pPr>
            <w:r w:rsidRPr="00123177">
              <w:t>YES</w:t>
            </w:r>
          </w:p>
        </w:tc>
      </w:tr>
      <w:tr w:rsidR="00A55B53" w:rsidRPr="00123177" w14:paraId="1FC3588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ED2ED7"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ADF3E"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42797B2" w14:textId="77777777" w:rsidR="00A55B53" w:rsidRPr="00123177" w:rsidRDefault="00A55B53" w:rsidP="00A55B53">
      <w:pPr>
        <w:pStyle w:val="BodyText"/>
        <w:rPr>
          <w:i/>
          <w:color w:val="3366FF"/>
        </w:rPr>
      </w:pPr>
    </w:p>
    <w:p w14:paraId="1DF3560B" w14:textId="77777777" w:rsidR="00A55B53" w:rsidRPr="00123177" w:rsidRDefault="00A55B53" w:rsidP="00A55B53">
      <w:pPr>
        <w:pStyle w:val="BodyText"/>
        <w:rPr>
          <w:i/>
          <w:color w:val="3366FF"/>
        </w:rPr>
      </w:pPr>
    </w:p>
    <w:p w14:paraId="1B389753" w14:textId="77777777" w:rsidR="00A55B53" w:rsidRPr="00123177" w:rsidRDefault="00A55B53" w:rsidP="00A55B53">
      <w:pPr>
        <w:pStyle w:val="Heading4"/>
      </w:pPr>
      <w:r w:rsidRPr="00123177">
        <w:rPr>
          <w:rFonts w:eastAsia="Arial"/>
        </w:rPr>
        <w:t>D</w:t>
      </w:r>
      <w:r w:rsidRPr="00123177">
        <w:rPr>
          <w:rFonts w:eastAsia="Arial"/>
          <w:szCs w:val="20"/>
        </w:rPr>
        <w:t>efinition requirement on software architecture</w:t>
      </w:r>
      <w:r w:rsidRPr="00123177">
        <w:rPr>
          <w:rFonts w:eastAsia="Arial"/>
        </w:rPr>
        <w:t>.</w:t>
      </w:r>
    </w:p>
    <w:p w14:paraId="65120EE3"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7256A3" w14:paraId="14D7F8C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0D1FC1A" w14:textId="77777777" w:rsidR="00A55B53" w:rsidRPr="007256A3" w:rsidRDefault="00A55B53" w:rsidP="00535342">
            <w:pPr>
              <w:pStyle w:val="TableColumnTitle"/>
              <w:snapToGrid w:val="0"/>
              <w:rPr>
                <w:strike/>
                <w:color w:val="C00000"/>
              </w:rPr>
            </w:pPr>
            <w:r w:rsidRPr="007256A3">
              <w:rPr>
                <w:strike/>
                <w:color w:val="C0000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2C11890" w14:textId="77777777" w:rsidR="00A55B53" w:rsidRPr="007256A3" w:rsidRDefault="00A55B53" w:rsidP="00535342">
            <w:pPr>
              <w:pStyle w:val="TableColumnTitle"/>
              <w:snapToGrid w:val="0"/>
              <w:rPr>
                <w:strike/>
                <w:color w:val="C00000"/>
              </w:rPr>
            </w:pPr>
            <w:r w:rsidRPr="007256A3">
              <w:rPr>
                <w:strike/>
                <w:color w:val="C00000"/>
              </w:rPr>
              <w:t>Description</w:t>
            </w:r>
          </w:p>
        </w:tc>
      </w:tr>
      <w:tr w:rsidR="00A55B53" w:rsidRPr="007256A3" w14:paraId="32EC15B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C6E91B7" w14:textId="77777777" w:rsidR="00A55B53" w:rsidRPr="007256A3" w:rsidRDefault="00A55B53" w:rsidP="00535342">
            <w:pPr>
              <w:pStyle w:val="TableText"/>
              <w:snapToGrid w:val="0"/>
              <w:rPr>
                <w:strike/>
                <w:color w:val="C00000"/>
              </w:rPr>
            </w:pPr>
            <w:r w:rsidRPr="007256A3">
              <w:rPr>
                <w:strike/>
                <w:color w:val="C0000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D8DEE6" w14:textId="77777777" w:rsidR="00A55B53" w:rsidRPr="007256A3" w:rsidRDefault="00A55B53" w:rsidP="00535342">
            <w:pPr>
              <w:snapToGrid w:val="0"/>
              <w:rPr>
                <w:strike/>
                <w:color w:val="C00000"/>
              </w:rPr>
            </w:pPr>
            <w:r w:rsidRPr="007256A3">
              <w:rPr>
                <w:strike/>
                <w:color w:val="C00000"/>
              </w:rPr>
              <w:t>SWRS_</w:t>
            </w:r>
          </w:p>
        </w:tc>
      </w:tr>
      <w:tr w:rsidR="00A55B53" w:rsidRPr="007256A3" w14:paraId="0A09DAB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60ADAFD" w14:textId="77777777" w:rsidR="00A55B53" w:rsidRPr="007256A3" w:rsidRDefault="00A55B53" w:rsidP="00535342">
            <w:pPr>
              <w:pStyle w:val="TableText"/>
              <w:rPr>
                <w:strike/>
                <w:color w:val="C00000"/>
              </w:rPr>
            </w:pPr>
            <w:r w:rsidRPr="007256A3">
              <w:rPr>
                <w:strike/>
                <w:color w:val="C0000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7FE1E6" w14:textId="77777777" w:rsidR="00A55B53" w:rsidRPr="007256A3" w:rsidRDefault="00A55B53" w:rsidP="00535342">
            <w:pPr>
              <w:rPr>
                <w:rFonts w:eastAsia="Arial"/>
                <w:strike/>
                <w:color w:val="C00000"/>
                <w:szCs w:val="20"/>
              </w:rPr>
            </w:pPr>
            <w:r w:rsidRPr="007256A3">
              <w:rPr>
                <w:rFonts w:eastAsia="Arial"/>
                <w:strike/>
                <w:color w:val="C00000"/>
                <w:szCs w:val="20"/>
              </w:rPr>
              <w:t>SDS-HVDCDC-245</w:t>
            </w:r>
          </w:p>
        </w:tc>
      </w:tr>
      <w:tr w:rsidR="00A55B53" w:rsidRPr="007256A3" w14:paraId="192D3FA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717A399" w14:textId="77777777" w:rsidR="00A55B53" w:rsidRPr="007256A3" w:rsidRDefault="00A55B53" w:rsidP="00535342">
            <w:pPr>
              <w:pStyle w:val="TableText"/>
              <w:snapToGrid w:val="0"/>
              <w:rPr>
                <w:strike/>
                <w:color w:val="C00000"/>
              </w:rPr>
            </w:pPr>
            <w:r w:rsidRPr="007256A3">
              <w:rPr>
                <w:strike/>
                <w:color w:val="C0000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EC029F" w14:textId="77777777" w:rsidR="00A55B53" w:rsidRPr="007256A3" w:rsidRDefault="00A55B53" w:rsidP="00535342">
            <w:pPr>
              <w:rPr>
                <w:rFonts w:eastAsia="Arial"/>
                <w:strike/>
                <w:color w:val="C00000"/>
                <w:szCs w:val="20"/>
              </w:rPr>
            </w:pPr>
            <w:r w:rsidRPr="007256A3">
              <w:rPr>
                <w:rFonts w:eastAsia="Arial"/>
                <w:strike/>
                <w:color w:val="C00000"/>
                <w:szCs w:val="20"/>
              </w:rPr>
              <w:t xml:space="preserve">Pre-C Sample/ PF3.0 Phase-1 (waiting more details from MAL) </w:t>
            </w:r>
          </w:p>
        </w:tc>
      </w:tr>
      <w:tr w:rsidR="00A55B53" w:rsidRPr="007256A3" w14:paraId="0B0B958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7F0358B" w14:textId="77777777" w:rsidR="00A55B53" w:rsidRPr="007256A3" w:rsidRDefault="00A55B53" w:rsidP="00535342">
            <w:pPr>
              <w:pStyle w:val="TableText"/>
              <w:snapToGrid w:val="0"/>
              <w:rPr>
                <w:strike/>
                <w:color w:val="C00000"/>
                <w:vertAlign w:val="superscript"/>
              </w:rPr>
            </w:pPr>
            <w:r w:rsidRPr="007256A3">
              <w:rPr>
                <w:strike/>
                <w:color w:val="C00000"/>
              </w:rPr>
              <w:t>Purpose</w:t>
            </w:r>
            <w:r w:rsidRPr="007256A3">
              <w:rPr>
                <w:strike/>
                <w:color w:val="C00000"/>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431F10" w14:textId="77777777" w:rsidR="00A55B53" w:rsidRPr="007256A3" w:rsidRDefault="00A55B53" w:rsidP="00535342">
            <w:pPr>
              <w:rPr>
                <w:rFonts w:eastAsia="Arial"/>
                <w:strike/>
                <w:color w:val="C00000"/>
                <w:szCs w:val="20"/>
              </w:rPr>
            </w:pPr>
            <w:r w:rsidRPr="007256A3">
              <w:rPr>
                <w:rFonts w:eastAsia="Arial"/>
                <w:strike/>
                <w:color w:val="C00000"/>
                <w:szCs w:val="20"/>
              </w:rPr>
              <w:t>[MAL to define requirement on software architecture.]</w:t>
            </w:r>
          </w:p>
        </w:tc>
      </w:tr>
      <w:tr w:rsidR="00A55B53" w:rsidRPr="007256A3" w14:paraId="4E3D33F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7471C0" w14:textId="77777777" w:rsidR="00A55B53" w:rsidRPr="007256A3" w:rsidRDefault="00A55B53" w:rsidP="00535342">
            <w:pPr>
              <w:pStyle w:val="TableText"/>
              <w:snapToGrid w:val="0"/>
              <w:rPr>
                <w:strike/>
                <w:color w:val="C00000"/>
              </w:rPr>
            </w:pPr>
            <w:r w:rsidRPr="007256A3">
              <w:rPr>
                <w:strike/>
                <w:color w:val="C0000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CA971" w14:textId="77777777" w:rsidR="00A55B53" w:rsidRPr="007256A3" w:rsidRDefault="00A55B53" w:rsidP="00535342">
            <w:pPr>
              <w:rPr>
                <w:rFonts w:eastAsia="Arial"/>
                <w:strike/>
                <w:color w:val="C00000"/>
                <w:szCs w:val="20"/>
              </w:rPr>
            </w:pPr>
            <w:r w:rsidRPr="007256A3">
              <w:rPr>
                <w:rFonts w:eastAsia="Arial"/>
                <w:strike/>
                <w:color w:val="C00000"/>
                <w:szCs w:val="20"/>
              </w:rPr>
              <w:t>No Such derived requirement is applicable.</w:t>
            </w:r>
          </w:p>
        </w:tc>
      </w:tr>
      <w:tr w:rsidR="00A55B53" w:rsidRPr="007256A3" w14:paraId="374AA1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FF2B07" w14:textId="77777777" w:rsidR="00A55B53" w:rsidRPr="007256A3" w:rsidRDefault="00A55B53" w:rsidP="00535342">
            <w:pPr>
              <w:pStyle w:val="TableText"/>
              <w:snapToGrid w:val="0"/>
              <w:rPr>
                <w:strike/>
                <w:color w:val="C00000"/>
              </w:rPr>
            </w:pPr>
            <w:r w:rsidRPr="007256A3">
              <w:rPr>
                <w:strike/>
                <w:color w:val="C0000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226A0A" w14:textId="77777777" w:rsidR="00A55B53" w:rsidRPr="007256A3" w:rsidRDefault="00A55B53" w:rsidP="00535342">
            <w:pPr>
              <w:pStyle w:val="TableText"/>
              <w:snapToGrid w:val="0"/>
              <w:rPr>
                <w:strike/>
                <w:color w:val="C00000"/>
              </w:rPr>
            </w:pPr>
            <w:r w:rsidRPr="007256A3">
              <w:rPr>
                <w:rFonts w:eastAsia="Arial"/>
                <w:strike/>
                <w:color w:val="C00000"/>
                <w:szCs w:val="20"/>
              </w:rPr>
              <w:t>No Specific access restrictions is applicable.</w:t>
            </w:r>
          </w:p>
        </w:tc>
      </w:tr>
      <w:tr w:rsidR="00A55B53" w:rsidRPr="007256A3" w14:paraId="7E1A90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21A6BA" w14:textId="77777777" w:rsidR="00A55B53" w:rsidRPr="007256A3" w:rsidRDefault="00A55B53" w:rsidP="00535342">
            <w:pPr>
              <w:pStyle w:val="TableText"/>
              <w:snapToGrid w:val="0"/>
              <w:rPr>
                <w:b/>
                <w:bCs/>
                <w:strike/>
                <w:color w:val="C00000"/>
              </w:rPr>
            </w:pPr>
            <w:r w:rsidRPr="007256A3">
              <w:rPr>
                <w:strike/>
                <w:color w:val="C00000"/>
              </w:rPr>
              <w:t>Input(s)</w:t>
            </w:r>
            <w:r w:rsidRPr="007256A3">
              <w:rPr>
                <w:b/>
                <w:bCs/>
                <w:strike/>
                <w:color w:val="C00000"/>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060C81" w14:textId="77777777" w:rsidR="00A55B53" w:rsidRPr="007256A3" w:rsidRDefault="00A55B53" w:rsidP="00535342">
            <w:pPr>
              <w:pStyle w:val="TableText"/>
              <w:snapToGrid w:val="0"/>
              <w:rPr>
                <w:rFonts w:eastAsia="Arial"/>
                <w:strike/>
                <w:color w:val="C00000"/>
              </w:rPr>
            </w:pPr>
          </w:p>
        </w:tc>
      </w:tr>
      <w:tr w:rsidR="00A55B53" w:rsidRPr="007256A3" w14:paraId="3597AF6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1403E1" w14:textId="77777777" w:rsidR="00A55B53" w:rsidRPr="007256A3" w:rsidRDefault="00A55B53" w:rsidP="00535342">
            <w:pPr>
              <w:pStyle w:val="TableText"/>
              <w:snapToGrid w:val="0"/>
              <w:rPr>
                <w:b/>
                <w:bCs/>
                <w:strike/>
                <w:color w:val="C00000"/>
              </w:rPr>
            </w:pPr>
            <w:r w:rsidRPr="007256A3">
              <w:rPr>
                <w:strike/>
                <w:color w:val="C00000"/>
              </w:rPr>
              <w:t>Output(s)</w:t>
            </w:r>
            <w:r w:rsidRPr="007256A3">
              <w:rPr>
                <w:b/>
                <w:bCs/>
                <w:strike/>
                <w:color w:val="C00000"/>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E5B685" w14:textId="77777777" w:rsidR="00A55B53" w:rsidRPr="007256A3" w:rsidRDefault="00A55B53" w:rsidP="00535342">
            <w:pPr>
              <w:pStyle w:val="TableText"/>
              <w:snapToGrid w:val="0"/>
              <w:ind w:left="720"/>
              <w:rPr>
                <w:strike/>
                <w:color w:val="C00000"/>
              </w:rPr>
            </w:pPr>
          </w:p>
        </w:tc>
      </w:tr>
      <w:tr w:rsidR="00A55B53" w:rsidRPr="007256A3" w14:paraId="3602F62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301CBE" w14:textId="77777777" w:rsidR="00A55B53" w:rsidRPr="007256A3" w:rsidRDefault="00A55B53" w:rsidP="00535342">
            <w:pPr>
              <w:pStyle w:val="TableText"/>
              <w:snapToGrid w:val="0"/>
              <w:rPr>
                <w:strike/>
                <w:color w:val="C00000"/>
              </w:rPr>
            </w:pPr>
            <w:r w:rsidRPr="007256A3">
              <w:rPr>
                <w:strike/>
                <w:color w:val="C0000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CB6C35" w14:textId="77777777" w:rsidR="00A55B53" w:rsidRPr="007256A3" w:rsidRDefault="00A55B53" w:rsidP="00535342">
            <w:pPr>
              <w:pStyle w:val="TableText"/>
              <w:snapToGrid w:val="0"/>
              <w:rPr>
                <w:rStyle w:val="normaltextrun"/>
                <w:strike/>
                <w:color w:val="C00000"/>
              </w:rPr>
            </w:pPr>
          </w:p>
        </w:tc>
      </w:tr>
      <w:tr w:rsidR="00A55B53" w:rsidRPr="007256A3" w14:paraId="5130513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AA529F" w14:textId="77777777" w:rsidR="00A55B53" w:rsidRPr="007256A3" w:rsidRDefault="00A55B53" w:rsidP="00535342">
            <w:pPr>
              <w:pStyle w:val="TableText"/>
              <w:snapToGrid w:val="0"/>
              <w:rPr>
                <w:strike/>
                <w:color w:val="C00000"/>
              </w:rPr>
            </w:pPr>
            <w:r w:rsidRPr="007256A3">
              <w:rPr>
                <w:strike/>
                <w:color w:val="C0000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305B6D" w14:textId="77777777" w:rsidR="00A55B53" w:rsidRPr="007256A3" w:rsidRDefault="00A55B53" w:rsidP="00535342">
            <w:pPr>
              <w:pStyle w:val="TableText"/>
              <w:snapToGrid w:val="0"/>
              <w:rPr>
                <w:strike/>
                <w:color w:val="C00000"/>
              </w:rPr>
            </w:pPr>
            <w:r w:rsidRPr="007256A3">
              <w:rPr>
                <w:strike/>
                <w:color w:val="C00000"/>
              </w:rPr>
              <w:t>No such mandatory fields is applicable.</w:t>
            </w:r>
          </w:p>
        </w:tc>
      </w:tr>
      <w:tr w:rsidR="00A55B53" w:rsidRPr="007256A3" w14:paraId="0F0896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A99FE6" w14:textId="77777777" w:rsidR="00A55B53" w:rsidRPr="007256A3" w:rsidRDefault="00A55B53" w:rsidP="00535342">
            <w:pPr>
              <w:pStyle w:val="TableText"/>
              <w:snapToGrid w:val="0"/>
              <w:rPr>
                <w:strike/>
                <w:color w:val="C00000"/>
              </w:rPr>
            </w:pPr>
            <w:r w:rsidRPr="007256A3">
              <w:rPr>
                <w:strike/>
                <w:color w:val="C0000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68155F" w14:textId="77777777" w:rsidR="00A55B53" w:rsidRPr="007256A3" w:rsidRDefault="00A55B53" w:rsidP="00535342">
            <w:pPr>
              <w:pStyle w:val="TableText"/>
              <w:snapToGrid w:val="0"/>
              <w:rPr>
                <w:strike/>
                <w:color w:val="C00000"/>
              </w:rPr>
            </w:pPr>
            <w:r w:rsidRPr="007256A3">
              <w:rPr>
                <w:strike/>
                <w:color w:val="C00000"/>
              </w:rPr>
              <w:t>Valid range of Values is not applicable</w:t>
            </w:r>
          </w:p>
        </w:tc>
      </w:tr>
      <w:tr w:rsidR="00A55B53" w:rsidRPr="007256A3" w14:paraId="29CC87F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8981C1" w14:textId="77777777" w:rsidR="00A55B53" w:rsidRPr="007256A3" w:rsidRDefault="00A55B53" w:rsidP="00535342">
            <w:pPr>
              <w:pStyle w:val="TableText"/>
              <w:snapToGrid w:val="0"/>
              <w:rPr>
                <w:strike/>
                <w:color w:val="C00000"/>
              </w:rPr>
            </w:pPr>
            <w:r w:rsidRPr="007256A3">
              <w:rPr>
                <w:strike/>
                <w:color w:val="C0000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439C35" w14:textId="77777777" w:rsidR="00A55B53" w:rsidRPr="007256A3" w:rsidRDefault="00A55B53" w:rsidP="00535342">
            <w:pPr>
              <w:pStyle w:val="TableText"/>
              <w:snapToGrid w:val="0"/>
              <w:rPr>
                <w:strike/>
                <w:color w:val="C00000"/>
              </w:rPr>
            </w:pPr>
            <w:r w:rsidRPr="007256A3">
              <w:rPr>
                <w:strike/>
                <w:color w:val="C00000"/>
                <w:szCs w:val="20"/>
              </w:rPr>
              <w:t>Default values shall be applicable with respect to Pre-Loaded Values</w:t>
            </w:r>
          </w:p>
        </w:tc>
      </w:tr>
      <w:tr w:rsidR="00A55B53" w:rsidRPr="007256A3" w14:paraId="1310CCB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88684B" w14:textId="77777777" w:rsidR="00A55B53" w:rsidRPr="007256A3" w:rsidRDefault="00A55B53" w:rsidP="00535342">
            <w:pPr>
              <w:pStyle w:val="TableText"/>
              <w:snapToGrid w:val="0"/>
              <w:rPr>
                <w:strike/>
                <w:color w:val="C00000"/>
              </w:rPr>
            </w:pPr>
            <w:r w:rsidRPr="007256A3">
              <w:rPr>
                <w:strike/>
                <w:color w:val="C0000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15D81E" w14:textId="77777777" w:rsidR="00A55B53" w:rsidRPr="007256A3" w:rsidRDefault="00A55B53" w:rsidP="00535342">
            <w:pPr>
              <w:pStyle w:val="TableText"/>
              <w:snapToGrid w:val="0"/>
              <w:rPr>
                <w:strike/>
                <w:color w:val="C00000"/>
              </w:rPr>
            </w:pPr>
            <w:r w:rsidRPr="007256A3">
              <w:rPr>
                <w:strike/>
                <w:color w:val="C00000"/>
                <w:szCs w:val="20"/>
              </w:rPr>
              <w:t>Valid range value is not required.</w:t>
            </w:r>
          </w:p>
        </w:tc>
      </w:tr>
      <w:tr w:rsidR="00A55B53" w:rsidRPr="007256A3" w14:paraId="0E430C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897B52" w14:textId="77777777" w:rsidR="00A55B53" w:rsidRPr="007256A3" w:rsidRDefault="00A55B53" w:rsidP="00535342">
            <w:pPr>
              <w:pStyle w:val="TableText"/>
              <w:snapToGrid w:val="0"/>
              <w:rPr>
                <w:strike/>
                <w:color w:val="C00000"/>
              </w:rPr>
            </w:pPr>
            <w:r w:rsidRPr="007256A3">
              <w:rPr>
                <w:strike/>
                <w:color w:val="C0000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4CA42C" w14:textId="77777777" w:rsidR="00A55B53" w:rsidRPr="007256A3" w:rsidRDefault="00A55B53" w:rsidP="00535342">
            <w:pPr>
              <w:pStyle w:val="TableText"/>
              <w:snapToGrid w:val="0"/>
              <w:rPr>
                <w:strike/>
                <w:color w:val="C00000"/>
              </w:rPr>
            </w:pPr>
            <w:r w:rsidRPr="007256A3">
              <w:rPr>
                <w:strike/>
                <w:color w:val="C00000"/>
                <w:szCs w:val="20"/>
              </w:rPr>
              <w:t>Data latency period is not applicable</w:t>
            </w:r>
          </w:p>
        </w:tc>
      </w:tr>
      <w:tr w:rsidR="00A55B53" w:rsidRPr="007256A3" w14:paraId="49E1725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D3D5613" w14:textId="77777777" w:rsidR="00A55B53" w:rsidRPr="007256A3" w:rsidRDefault="00A55B53" w:rsidP="00535342">
            <w:pPr>
              <w:pStyle w:val="TableText"/>
              <w:snapToGrid w:val="0"/>
              <w:rPr>
                <w:strike/>
                <w:color w:val="C00000"/>
              </w:rPr>
            </w:pPr>
            <w:r w:rsidRPr="007256A3">
              <w:rPr>
                <w:strike/>
                <w:color w:val="C00000"/>
              </w:rPr>
              <w:lastRenderedPageBreak/>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1BE307" w14:textId="77777777" w:rsidR="00A55B53" w:rsidRPr="007256A3" w:rsidRDefault="00A55B53" w:rsidP="00535342">
            <w:pPr>
              <w:pStyle w:val="TableText"/>
              <w:snapToGrid w:val="0"/>
              <w:rPr>
                <w:strike/>
                <w:color w:val="C00000"/>
              </w:rPr>
            </w:pPr>
            <w:r w:rsidRPr="007256A3">
              <w:rPr>
                <w:strike/>
                <w:color w:val="C00000"/>
                <w:szCs w:val="20"/>
              </w:rPr>
              <w:t>Data Retention period is not applicable.</w:t>
            </w:r>
          </w:p>
        </w:tc>
      </w:tr>
      <w:tr w:rsidR="00A55B53" w:rsidRPr="007256A3" w14:paraId="720CC12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8ED2623" w14:textId="77777777" w:rsidR="00A55B53" w:rsidRPr="007256A3" w:rsidRDefault="00A55B53" w:rsidP="00535342">
            <w:pPr>
              <w:pStyle w:val="TableText"/>
              <w:snapToGrid w:val="0"/>
              <w:rPr>
                <w:strike/>
                <w:color w:val="C00000"/>
              </w:rPr>
            </w:pPr>
            <w:r w:rsidRPr="007256A3">
              <w:rPr>
                <w:strike/>
                <w:color w:val="C0000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DCEA13" w14:textId="77777777" w:rsidR="00A55B53" w:rsidRPr="007256A3" w:rsidRDefault="00A55B53" w:rsidP="00535342">
            <w:pPr>
              <w:pStyle w:val="TableText"/>
              <w:rPr>
                <w:strike/>
                <w:color w:val="C00000"/>
              </w:rPr>
            </w:pPr>
            <w:r w:rsidRPr="007256A3">
              <w:rPr>
                <w:strike/>
                <w:color w:val="C00000"/>
                <w:szCs w:val="20"/>
              </w:rPr>
              <w:t>Data rate is not applicable.</w:t>
            </w:r>
          </w:p>
        </w:tc>
      </w:tr>
      <w:tr w:rsidR="00A55B53" w:rsidRPr="007256A3" w14:paraId="70007EC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5BD94D" w14:textId="77777777" w:rsidR="00A55B53" w:rsidRPr="007256A3" w:rsidRDefault="00A55B53" w:rsidP="00535342">
            <w:pPr>
              <w:pStyle w:val="TableText"/>
              <w:snapToGrid w:val="0"/>
              <w:rPr>
                <w:strike/>
                <w:color w:val="C00000"/>
              </w:rPr>
            </w:pPr>
            <w:r w:rsidRPr="007256A3">
              <w:rPr>
                <w:strike/>
                <w:color w:val="C0000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AC45D9" w14:textId="77777777" w:rsidR="00A55B53" w:rsidRPr="007256A3" w:rsidRDefault="00A55B53" w:rsidP="00535342">
            <w:pPr>
              <w:pStyle w:val="TableText"/>
              <w:spacing w:line="259" w:lineRule="auto"/>
              <w:rPr>
                <w:strike/>
                <w:color w:val="C00000"/>
              </w:rPr>
            </w:pPr>
            <w:r w:rsidRPr="007256A3">
              <w:rPr>
                <w:strike/>
                <w:color w:val="C00000"/>
                <w:szCs w:val="20"/>
              </w:rPr>
              <w:t>External event is not required.</w:t>
            </w:r>
          </w:p>
        </w:tc>
      </w:tr>
      <w:tr w:rsidR="00A55B53" w:rsidRPr="007256A3" w14:paraId="126912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0D9108" w14:textId="77777777" w:rsidR="00A55B53" w:rsidRPr="007256A3" w:rsidRDefault="00A55B53" w:rsidP="00535342">
            <w:pPr>
              <w:pStyle w:val="TableText"/>
              <w:snapToGrid w:val="0"/>
              <w:rPr>
                <w:strike/>
                <w:color w:val="C00000"/>
              </w:rPr>
            </w:pPr>
            <w:r w:rsidRPr="007256A3">
              <w:rPr>
                <w:strike/>
                <w:color w:val="C0000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81C4D6" w14:textId="77777777" w:rsidR="00A55B53" w:rsidRPr="007256A3" w:rsidRDefault="00A55B53" w:rsidP="00535342">
            <w:pPr>
              <w:pStyle w:val="TableText"/>
              <w:spacing w:line="259" w:lineRule="auto"/>
              <w:rPr>
                <w:strike/>
                <w:color w:val="C00000"/>
              </w:rPr>
            </w:pPr>
            <w:r w:rsidRPr="007256A3">
              <w:rPr>
                <w:strike/>
                <w:color w:val="C00000"/>
                <w:szCs w:val="20"/>
              </w:rPr>
              <w:t>Temporal event is not applicable.</w:t>
            </w:r>
          </w:p>
        </w:tc>
      </w:tr>
      <w:tr w:rsidR="00A55B53" w:rsidRPr="007256A3" w14:paraId="48CDDC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079EA8" w14:textId="77777777" w:rsidR="00A55B53" w:rsidRPr="007256A3" w:rsidRDefault="00A55B53" w:rsidP="00535342">
            <w:pPr>
              <w:pStyle w:val="TableText"/>
              <w:snapToGrid w:val="0"/>
              <w:rPr>
                <w:strike/>
                <w:color w:val="C00000"/>
              </w:rPr>
            </w:pPr>
            <w:r w:rsidRPr="007256A3">
              <w:rPr>
                <w:strike/>
                <w:color w:val="C00000"/>
              </w:rPr>
              <w:t xml:space="preserve">Validation Rules/ </w:t>
            </w:r>
          </w:p>
          <w:p w14:paraId="135E7258" w14:textId="77777777" w:rsidR="00A55B53" w:rsidRPr="007256A3" w:rsidRDefault="00A55B53" w:rsidP="00535342">
            <w:pPr>
              <w:pStyle w:val="TableText"/>
              <w:snapToGrid w:val="0"/>
              <w:rPr>
                <w:strike/>
                <w:color w:val="C00000"/>
                <w:vertAlign w:val="superscript"/>
              </w:rPr>
            </w:pPr>
            <w:r w:rsidRPr="007256A3">
              <w:rPr>
                <w:strike/>
                <w:color w:val="C00000"/>
              </w:rPr>
              <w:t>Verification criteria</w:t>
            </w:r>
            <w:r w:rsidRPr="007256A3">
              <w:rPr>
                <w:strike/>
                <w:color w:val="C00000"/>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554F3F" w14:textId="77777777" w:rsidR="00A55B53" w:rsidRPr="007256A3" w:rsidRDefault="00A55B53" w:rsidP="00535342">
            <w:pPr>
              <w:pStyle w:val="TableText"/>
              <w:snapToGrid w:val="0"/>
              <w:rPr>
                <w:i/>
                <w:iCs/>
                <w:strike/>
                <w:color w:val="C00000"/>
              </w:rPr>
            </w:pPr>
            <w:r w:rsidRPr="007256A3">
              <w:rPr>
                <w:rFonts w:eastAsia="Arial"/>
                <w:strike/>
                <w:color w:val="C00000"/>
              </w:rPr>
              <w:t>Verify the CAN messages and CAN signal mentioned in input and out section on CANalyzer Tool</w:t>
            </w:r>
          </w:p>
        </w:tc>
      </w:tr>
      <w:tr w:rsidR="00A55B53" w:rsidRPr="007256A3" w14:paraId="677597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A372C3" w14:textId="77777777" w:rsidR="00A55B53" w:rsidRPr="007256A3" w:rsidRDefault="00A55B53" w:rsidP="00535342">
            <w:pPr>
              <w:pStyle w:val="TableText"/>
              <w:snapToGrid w:val="0"/>
              <w:rPr>
                <w:strike/>
                <w:color w:val="C00000"/>
              </w:rPr>
            </w:pPr>
            <w:r w:rsidRPr="007256A3">
              <w:rPr>
                <w:strike/>
                <w:color w:val="C0000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7653B1" w14:textId="77777777" w:rsidR="00A55B53" w:rsidRPr="007256A3" w:rsidRDefault="00A55B53" w:rsidP="00535342">
            <w:pPr>
              <w:pStyle w:val="TableText"/>
              <w:snapToGrid w:val="0"/>
              <w:rPr>
                <w:strike/>
                <w:color w:val="C00000"/>
              </w:rPr>
            </w:pPr>
            <w:r w:rsidRPr="007256A3">
              <w:rPr>
                <w:strike/>
                <w:color w:val="C00000"/>
                <w:szCs w:val="20"/>
              </w:rPr>
              <w:t>Constraints is not applicable.</w:t>
            </w:r>
          </w:p>
        </w:tc>
      </w:tr>
      <w:tr w:rsidR="00A55B53" w:rsidRPr="007256A3" w14:paraId="154DEBE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46A54D" w14:textId="77777777" w:rsidR="00A55B53" w:rsidRPr="007256A3" w:rsidRDefault="00A55B53" w:rsidP="00535342">
            <w:pPr>
              <w:pStyle w:val="TableText"/>
              <w:snapToGrid w:val="0"/>
              <w:rPr>
                <w:strike/>
                <w:color w:val="C00000"/>
              </w:rPr>
            </w:pPr>
            <w:r w:rsidRPr="007256A3">
              <w:rPr>
                <w:strike/>
                <w:color w:val="C0000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403C16" w14:textId="77777777" w:rsidR="00A55B53" w:rsidRPr="007256A3" w:rsidRDefault="00A55B53" w:rsidP="00535342">
            <w:pPr>
              <w:pStyle w:val="TableText"/>
              <w:snapToGrid w:val="0"/>
              <w:rPr>
                <w:strike/>
                <w:color w:val="C00000"/>
              </w:rPr>
            </w:pPr>
            <w:r w:rsidRPr="007256A3">
              <w:rPr>
                <w:strike/>
                <w:color w:val="C00000"/>
                <w:szCs w:val="20"/>
              </w:rPr>
              <w:t>No effects on other system</w:t>
            </w:r>
          </w:p>
        </w:tc>
      </w:tr>
      <w:tr w:rsidR="00A55B53" w:rsidRPr="007256A3" w14:paraId="70549D9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603444" w14:textId="77777777" w:rsidR="00A55B53" w:rsidRPr="007256A3" w:rsidRDefault="00A55B53" w:rsidP="00535342">
            <w:pPr>
              <w:pStyle w:val="TableText"/>
              <w:snapToGrid w:val="0"/>
              <w:rPr>
                <w:strike/>
                <w:color w:val="C00000"/>
              </w:rPr>
            </w:pPr>
            <w:r w:rsidRPr="007256A3">
              <w:rPr>
                <w:strike/>
                <w:color w:val="C00000"/>
              </w:rPr>
              <w:t>Testability with respect to test environment</w:t>
            </w:r>
          </w:p>
          <w:p w14:paraId="2AC200C0" w14:textId="77777777" w:rsidR="00A55B53" w:rsidRPr="007256A3" w:rsidRDefault="00A55B53" w:rsidP="00535342">
            <w:pPr>
              <w:pStyle w:val="TableText"/>
              <w:rPr>
                <w:strike/>
                <w:color w:val="C00000"/>
              </w:rPr>
            </w:pPr>
            <w:r w:rsidRPr="007256A3">
              <w:rPr>
                <w:strike/>
                <w:color w:val="C00000"/>
              </w:rPr>
              <w:t>(Yes/No)</w:t>
            </w:r>
          </w:p>
          <w:p w14:paraId="6FA39CBD" w14:textId="77777777" w:rsidR="00A55B53" w:rsidRPr="007256A3" w:rsidRDefault="00A55B53" w:rsidP="00535342">
            <w:pPr>
              <w:pStyle w:val="TableText"/>
              <w:rPr>
                <w:strike/>
                <w:color w:val="C00000"/>
              </w:rPr>
            </w:pPr>
            <w:r w:rsidRPr="007256A3">
              <w:rPr>
                <w:i/>
                <w:iCs/>
                <w:strike/>
                <w:color w:val="C0000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C0FA70" w14:textId="77777777" w:rsidR="00A55B53" w:rsidRPr="007256A3" w:rsidRDefault="00A55B53" w:rsidP="00535342">
            <w:pPr>
              <w:pStyle w:val="TableText"/>
              <w:snapToGrid w:val="0"/>
              <w:rPr>
                <w:strike/>
                <w:color w:val="C00000"/>
              </w:rPr>
            </w:pPr>
          </w:p>
        </w:tc>
      </w:tr>
      <w:tr w:rsidR="00A55B53" w:rsidRPr="007256A3" w14:paraId="4EFBC42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2E69EA" w14:textId="77777777" w:rsidR="00A55B53" w:rsidRPr="007256A3" w:rsidRDefault="00A55B53" w:rsidP="00535342">
            <w:pPr>
              <w:pStyle w:val="TableText"/>
              <w:snapToGrid w:val="0"/>
              <w:rPr>
                <w:strike/>
                <w:color w:val="C00000"/>
              </w:rPr>
            </w:pPr>
            <w:r w:rsidRPr="007256A3">
              <w:rPr>
                <w:strike/>
                <w:color w:val="C00000"/>
              </w:rPr>
              <w:t>Feasible within project constraints</w:t>
            </w:r>
          </w:p>
          <w:p w14:paraId="04A241E7" w14:textId="77777777" w:rsidR="00A55B53" w:rsidRPr="007256A3" w:rsidRDefault="00A55B53" w:rsidP="00535342">
            <w:pPr>
              <w:pStyle w:val="TableText"/>
              <w:snapToGrid w:val="0"/>
              <w:rPr>
                <w:strike/>
                <w:color w:val="C00000"/>
              </w:rPr>
            </w:pPr>
            <w:r w:rsidRPr="007256A3">
              <w:rPr>
                <w:strike/>
                <w:color w:val="C00000"/>
              </w:rPr>
              <w:t>(Yes/No)</w:t>
            </w:r>
          </w:p>
          <w:p w14:paraId="5FC6F330" w14:textId="77777777" w:rsidR="00A55B53" w:rsidRPr="007256A3" w:rsidRDefault="00A55B53" w:rsidP="00535342">
            <w:pPr>
              <w:pStyle w:val="TableText"/>
              <w:snapToGrid w:val="0"/>
              <w:rPr>
                <w:strike/>
                <w:color w:val="C00000"/>
              </w:rPr>
            </w:pPr>
            <w:r w:rsidRPr="007256A3">
              <w:rPr>
                <w:i/>
                <w:iCs/>
                <w:strike/>
                <w:color w:val="C0000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6C6215" w14:textId="77777777" w:rsidR="00A55B53" w:rsidRPr="007256A3" w:rsidRDefault="00A55B53" w:rsidP="00535342">
            <w:pPr>
              <w:pStyle w:val="TableText"/>
              <w:snapToGrid w:val="0"/>
              <w:rPr>
                <w:strike/>
                <w:color w:val="C00000"/>
              </w:rPr>
            </w:pPr>
          </w:p>
        </w:tc>
      </w:tr>
      <w:tr w:rsidR="00A55B53" w:rsidRPr="007256A3" w14:paraId="46E7BA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A1D8A0" w14:textId="77777777" w:rsidR="00A55B53" w:rsidRPr="007256A3" w:rsidRDefault="00A55B53" w:rsidP="00535342">
            <w:pPr>
              <w:pStyle w:val="TableText"/>
              <w:snapToGrid w:val="0"/>
              <w:rPr>
                <w:strike/>
                <w:color w:val="C00000"/>
              </w:rPr>
            </w:pPr>
            <w:r w:rsidRPr="007256A3">
              <w:rPr>
                <w:strike/>
                <w:color w:val="C00000"/>
              </w:rPr>
              <w:t>Critical</w:t>
            </w:r>
          </w:p>
          <w:p w14:paraId="7B0049A3" w14:textId="77777777" w:rsidR="00A55B53" w:rsidRPr="007256A3" w:rsidRDefault="00A55B53" w:rsidP="00535342">
            <w:pPr>
              <w:pStyle w:val="TableText"/>
              <w:snapToGrid w:val="0"/>
              <w:rPr>
                <w:strike/>
                <w:color w:val="C00000"/>
              </w:rPr>
            </w:pPr>
            <w:r w:rsidRPr="007256A3">
              <w:rPr>
                <w:strike/>
                <w:color w:val="C0000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15F869" w14:textId="77777777" w:rsidR="00A55B53" w:rsidRPr="007256A3" w:rsidRDefault="00A55B53" w:rsidP="00535342">
            <w:pPr>
              <w:pStyle w:val="TableText"/>
              <w:snapToGrid w:val="0"/>
              <w:rPr>
                <w:strike/>
                <w:color w:val="C00000"/>
              </w:rPr>
            </w:pPr>
          </w:p>
        </w:tc>
      </w:tr>
      <w:tr w:rsidR="00A55B53" w:rsidRPr="007256A3" w14:paraId="0C37E2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E1D902" w14:textId="77777777" w:rsidR="00A55B53" w:rsidRPr="007256A3" w:rsidRDefault="00A55B53" w:rsidP="00535342">
            <w:pPr>
              <w:pStyle w:val="TableText"/>
              <w:snapToGrid w:val="0"/>
              <w:rPr>
                <w:strike/>
                <w:color w:val="C00000"/>
              </w:rPr>
            </w:pPr>
            <w:r w:rsidRPr="007256A3">
              <w:rPr>
                <w:strike/>
                <w:color w:val="C00000"/>
              </w:rPr>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4F09CD" w14:textId="77777777" w:rsidR="00A55B53" w:rsidRPr="007256A3" w:rsidRDefault="00A55B53" w:rsidP="00535342">
            <w:pPr>
              <w:pStyle w:val="TableText"/>
              <w:snapToGrid w:val="0"/>
              <w:rPr>
                <w:strike/>
                <w:color w:val="C00000"/>
              </w:rPr>
            </w:pPr>
            <w:r w:rsidRPr="007256A3">
              <w:rPr>
                <w:strike/>
                <w:color w:val="C00000"/>
              </w:rPr>
              <w:t>Acceptance Criteria for this requirement should be as per SECTION-6 ACCEPTANCE CRITERIA</w:t>
            </w:r>
          </w:p>
        </w:tc>
      </w:tr>
    </w:tbl>
    <w:p w14:paraId="5703B5F2" w14:textId="77777777" w:rsidR="00A55B53" w:rsidRPr="00123177" w:rsidRDefault="00A55B53" w:rsidP="00A55B53">
      <w:pPr>
        <w:pStyle w:val="BodyText"/>
        <w:rPr>
          <w:i/>
          <w:color w:val="3366FF"/>
        </w:rPr>
      </w:pPr>
    </w:p>
    <w:p w14:paraId="4467F3F5" w14:textId="77777777" w:rsidR="00A55B53" w:rsidRPr="00123177" w:rsidRDefault="00A55B53" w:rsidP="00A55B53">
      <w:pPr>
        <w:pStyle w:val="BodyText"/>
        <w:rPr>
          <w:i/>
          <w:color w:val="3366FF"/>
        </w:rPr>
      </w:pPr>
    </w:p>
    <w:p w14:paraId="6306DF2F" w14:textId="77777777" w:rsidR="00A55B53" w:rsidRPr="00123177" w:rsidRDefault="00A55B53" w:rsidP="00A55B53">
      <w:pPr>
        <w:pStyle w:val="BodyText"/>
        <w:rPr>
          <w:i/>
          <w:color w:val="3366FF"/>
        </w:rPr>
      </w:pPr>
    </w:p>
    <w:p w14:paraId="19ACFE78" w14:textId="77777777" w:rsidR="00A55B53" w:rsidRPr="00123177" w:rsidRDefault="00A55B53" w:rsidP="00A55B53">
      <w:pPr>
        <w:pStyle w:val="Heading4"/>
      </w:pPr>
      <w:r w:rsidRPr="00123177">
        <w:rPr>
          <w:rFonts w:eastAsia="Arial"/>
          <w:szCs w:val="20"/>
        </w:rPr>
        <w:lastRenderedPageBreak/>
        <w:t>Support for a multilayer SW architecture</w:t>
      </w:r>
      <w:r w:rsidRPr="00123177">
        <w:rPr>
          <w:rFonts w:eastAsia="Arial"/>
        </w:rPr>
        <w:t>.</w:t>
      </w:r>
    </w:p>
    <w:tbl>
      <w:tblPr>
        <w:tblW w:w="9518" w:type="dxa"/>
        <w:tblInd w:w="108" w:type="dxa"/>
        <w:tblLayout w:type="fixed"/>
        <w:tblLook w:val="0000" w:firstRow="0" w:lastRow="0" w:firstColumn="0" w:lastColumn="0" w:noHBand="0" w:noVBand="0"/>
      </w:tblPr>
      <w:tblGrid>
        <w:gridCol w:w="1920"/>
        <w:gridCol w:w="7598"/>
      </w:tblGrid>
      <w:tr w:rsidR="00A55B53" w:rsidRPr="00123177" w14:paraId="6A54E03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CAB06C1" w14:textId="77777777" w:rsidR="00A55B53" w:rsidRPr="00123177" w:rsidRDefault="00A55B53" w:rsidP="00535342">
            <w:pPr>
              <w:pStyle w:val="TableColumnTitle"/>
              <w:snapToGrid w:val="0"/>
              <w:rPr>
                <w:color w:val="C00000"/>
              </w:rPr>
            </w:pPr>
            <w:r w:rsidRPr="00123177">
              <w:rPr>
                <w:color w:val="C00000"/>
              </w:rPr>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82EE6B0" w14:textId="77777777" w:rsidR="00A55B53" w:rsidRPr="00123177" w:rsidRDefault="00A55B53" w:rsidP="00535342">
            <w:pPr>
              <w:pStyle w:val="TableColumnTitle"/>
              <w:snapToGrid w:val="0"/>
              <w:rPr>
                <w:color w:val="C00000"/>
              </w:rPr>
            </w:pPr>
            <w:r w:rsidRPr="00123177">
              <w:rPr>
                <w:color w:val="C00000"/>
              </w:rPr>
              <w:t>Description</w:t>
            </w:r>
          </w:p>
        </w:tc>
      </w:tr>
      <w:tr w:rsidR="00A55B53" w:rsidRPr="00123177" w14:paraId="561BBC9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52A04CE" w14:textId="77777777" w:rsidR="00A55B53" w:rsidRPr="00123177" w:rsidRDefault="00A55B53" w:rsidP="00535342">
            <w:pPr>
              <w:pStyle w:val="TableText"/>
              <w:snapToGrid w:val="0"/>
              <w:rPr>
                <w:color w:val="C00000"/>
              </w:rPr>
            </w:pPr>
            <w:r w:rsidRPr="00123177">
              <w:rPr>
                <w:color w:val="C00000"/>
              </w:rPr>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072B7A" w14:textId="77777777" w:rsidR="00A55B53" w:rsidRPr="00123177" w:rsidRDefault="00A55B53" w:rsidP="00535342">
            <w:pPr>
              <w:snapToGrid w:val="0"/>
              <w:rPr>
                <w:color w:val="C00000"/>
              </w:rPr>
            </w:pPr>
            <w:r w:rsidRPr="00123177">
              <w:rPr>
                <w:color w:val="C00000"/>
              </w:rPr>
              <w:t>SWRS_</w:t>
            </w:r>
          </w:p>
        </w:tc>
      </w:tr>
      <w:tr w:rsidR="00A55B53" w:rsidRPr="00123177" w14:paraId="0B3BED0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11EBB76" w14:textId="77777777" w:rsidR="00A55B53" w:rsidRPr="00123177" w:rsidRDefault="00A55B53" w:rsidP="00535342">
            <w:pPr>
              <w:pStyle w:val="TableText"/>
              <w:rPr>
                <w:color w:val="C00000"/>
              </w:rPr>
            </w:pPr>
            <w:r w:rsidRPr="00123177">
              <w:rPr>
                <w:color w:val="C00000"/>
              </w:rPr>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0A3FBD" w14:textId="77777777" w:rsidR="00A55B53" w:rsidRPr="00123177" w:rsidRDefault="00A55B53" w:rsidP="00535342">
            <w:pPr>
              <w:rPr>
                <w:rFonts w:eastAsia="Arial"/>
                <w:color w:val="C00000"/>
                <w:szCs w:val="20"/>
              </w:rPr>
            </w:pPr>
            <w:r w:rsidRPr="00123177">
              <w:rPr>
                <w:rFonts w:eastAsia="Arial"/>
                <w:color w:val="C00000"/>
                <w:szCs w:val="20"/>
              </w:rPr>
              <w:t>SDS-HVDCDC-246</w:t>
            </w:r>
          </w:p>
        </w:tc>
      </w:tr>
      <w:tr w:rsidR="00A55B53" w:rsidRPr="00123177" w14:paraId="730DEA0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5013A2B" w14:textId="77777777" w:rsidR="00A55B53" w:rsidRPr="00123177" w:rsidRDefault="00A55B53" w:rsidP="00535342">
            <w:pPr>
              <w:pStyle w:val="TableText"/>
              <w:snapToGrid w:val="0"/>
              <w:rPr>
                <w:color w:val="C00000"/>
              </w:rPr>
            </w:pPr>
            <w:r w:rsidRPr="00123177">
              <w:rPr>
                <w:color w:val="C00000"/>
              </w:rPr>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212ED1" w14:textId="77777777" w:rsidR="00A55B53" w:rsidRPr="00123177" w:rsidRDefault="00A55B53" w:rsidP="00535342">
            <w:pPr>
              <w:rPr>
                <w:rFonts w:eastAsia="Arial"/>
                <w:color w:val="C00000"/>
                <w:szCs w:val="20"/>
              </w:rPr>
            </w:pPr>
            <w:r w:rsidRPr="00123177">
              <w:rPr>
                <w:rFonts w:eastAsia="Arial"/>
                <w:color w:val="C00000"/>
                <w:szCs w:val="20"/>
              </w:rPr>
              <w:t>B - Sample/ PF1.0 (This requirement shall be fulfill when all the requirements will be tested)</w:t>
            </w:r>
          </w:p>
        </w:tc>
      </w:tr>
      <w:tr w:rsidR="00A55B53" w:rsidRPr="00123177" w14:paraId="79068E7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7D88F9E" w14:textId="77777777" w:rsidR="00A55B53" w:rsidRPr="00123177" w:rsidRDefault="00A55B53" w:rsidP="00535342">
            <w:pPr>
              <w:pStyle w:val="TableText"/>
              <w:snapToGrid w:val="0"/>
              <w:rPr>
                <w:color w:val="C00000"/>
                <w:vertAlign w:val="superscript"/>
              </w:rPr>
            </w:pPr>
            <w:r w:rsidRPr="00123177">
              <w:rPr>
                <w:color w:val="C00000"/>
              </w:rPr>
              <w:t>Purpose</w:t>
            </w:r>
            <w:r w:rsidRPr="00123177">
              <w:rPr>
                <w:color w:val="C00000"/>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0AA8B1" w14:textId="77777777" w:rsidR="00A55B53" w:rsidRPr="00123177" w:rsidRDefault="00A55B53" w:rsidP="00535342">
            <w:pPr>
              <w:rPr>
                <w:rFonts w:eastAsia="Arial"/>
                <w:color w:val="C00000"/>
                <w:szCs w:val="20"/>
              </w:rPr>
            </w:pPr>
            <w:r w:rsidRPr="00123177">
              <w:rPr>
                <w:rFonts w:eastAsia="Arial"/>
                <w:color w:val="C00000"/>
                <w:szCs w:val="20"/>
              </w:rPr>
              <w:t>The HVDCDC shall support a multilayer SW architecture, including:</w:t>
            </w:r>
          </w:p>
          <w:p w14:paraId="15F677BA" w14:textId="77777777" w:rsidR="00A55B53" w:rsidRPr="00123177" w:rsidRDefault="00A55B53" w:rsidP="00535342">
            <w:pPr>
              <w:rPr>
                <w:rFonts w:eastAsia="Arial"/>
                <w:color w:val="C00000"/>
                <w:szCs w:val="20"/>
              </w:rPr>
            </w:pPr>
            <w:r w:rsidRPr="00123177">
              <w:rPr>
                <w:rFonts w:eastAsia="Arial"/>
                <w:color w:val="C00000"/>
                <w:szCs w:val="20"/>
              </w:rPr>
              <w:t>- Application Software</w:t>
            </w:r>
          </w:p>
          <w:p w14:paraId="2B5BE3DA" w14:textId="77777777" w:rsidR="00A55B53" w:rsidRPr="00123177" w:rsidRDefault="00A55B53" w:rsidP="00535342">
            <w:pPr>
              <w:rPr>
                <w:rFonts w:eastAsia="Arial"/>
                <w:color w:val="C00000"/>
                <w:szCs w:val="20"/>
              </w:rPr>
            </w:pPr>
            <w:r w:rsidRPr="00123177">
              <w:rPr>
                <w:rFonts w:eastAsia="Arial"/>
                <w:color w:val="C00000"/>
                <w:szCs w:val="20"/>
              </w:rPr>
              <w:t>- RTE</w:t>
            </w:r>
          </w:p>
          <w:p w14:paraId="7F40EE65" w14:textId="77777777" w:rsidR="00A55B53" w:rsidRPr="00123177" w:rsidRDefault="00A55B53" w:rsidP="00535342">
            <w:pPr>
              <w:rPr>
                <w:rFonts w:eastAsia="Arial"/>
                <w:color w:val="C00000"/>
                <w:szCs w:val="20"/>
              </w:rPr>
            </w:pPr>
            <w:r w:rsidRPr="00123177">
              <w:rPr>
                <w:rFonts w:eastAsia="Arial"/>
                <w:color w:val="C00000"/>
                <w:szCs w:val="20"/>
              </w:rPr>
              <w:t>- Basic Software</w:t>
            </w:r>
          </w:p>
        </w:tc>
      </w:tr>
      <w:tr w:rsidR="00A55B53" w:rsidRPr="00123177" w14:paraId="511373C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94CCD8" w14:textId="77777777" w:rsidR="00A55B53" w:rsidRPr="00123177" w:rsidRDefault="00A55B53" w:rsidP="00535342">
            <w:pPr>
              <w:pStyle w:val="TableText"/>
              <w:snapToGrid w:val="0"/>
              <w:rPr>
                <w:color w:val="C00000"/>
              </w:rPr>
            </w:pPr>
            <w:r w:rsidRPr="00123177">
              <w:rPr>
                <w:color w:val="C00000"/>
              </w:rPr>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832AF2" w14:textId="77777777" w:rsidR="00A55B53" w:rsidRPr="00123177" w:rsidRDefault="00A55B53" w:rsidP="00535342">
            <w:pPr>
              <w:rPr>
                <w:rFonts w:eastAsia="Arial"/>
                <w:color w:val="C00000"/>
                <w:szCs w:val="20"/>
              </w:rPr>
            </w:pPr>
            <w:r w:rsidRPr="00123177">
              <w:rPr>
                <w:rFonts w:eastAsia="Arial"/>
                <w:color w:val="C00000"/>
                <w:szCs w:val="20"/>
              </w:rPr>
              <w:t>No Such derived requirement is applicable.</w:t>
            </w:r>
          </w:p>
        </w:tc>
      </w:tr>
      <w:tr w:rsidR="00A55B53" w:rsidRPr="00123177" w14:paraId="770788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4CBE41" w14:textId="77777777" w:rsidR="00A55B53" w:rsidRPr="00123177" w:rsidRDefault="00A55B53" w:rsidP="00535342">
            <w:pPr>
              <w:pStyle w:val="TableText"/>
              <w:snapToGrid w:val="0"/>
              <w:rPr>
                <w:color w:val="C00000"/>
              </w:rPr>
            </w:pPr>
            <w:r w:rsidRPr="00123177">
              <w:rPr>
                <w:color w:val="C00000"/>
              </w:rPr>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2BA938" w14:textId="77777777" w:rsidR="00A55B53" w:rsidRPr="00123177" w:rsidRDefault="00A55B53" w:rsidP="00535342">
            <w:pPr>
              <w:pStyle w:val="TableText"/>
              <w:snapToGrid w:val="0"/>
              <w:rPr>
                <w:color w:val="C00000"/>
              </w:rPr>
            </w:pPr>
            <w:r w:rsidRPr="00123177">
              <w:rPr>
                <w:rFonts w:eastAsia="Arial"/>
                <w:color w:val="C00000"/>
                <w:szCs w:val="20"/>
              </w:rPr>
              <w:t>No Specific access restrictions is applicable.</w:t>
            </w:r>
          </w:p>
        </w:tc>
      </w:tr>
      <w:tr w:rsidR="00A55B53" w:rsidRPr="00123177" w14:paraId="3E735B2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0CC1C8" w14:textId="77777777" w:rsidR="00A55B53" w:rsidRPr="00123177" w:rsidRDefault="00A55B53" w:rsidP="00535342">
            <w:pPr>
              <w:pStyle w:val="TableText"/>
              <w:snapToGrid w:val="0"/>
              <w:rPr>
                <w:b/>
                <w:bCs/>
                <w:color w:val="C00000"/>
              </w:rPr>
            </w:pPr>
            <w:r w:rsidRPr="00123177">
              <w:rPr>
                <w:color w:val="C00000"/>
              </w:rPr>
              <w:t>Input(s)</w:t>
            </w:r>
            <w:r w:rsidRPr="00123177">
              <w:rPr>
                <w:b/>
                <w:bCs/>
                <w:color w:val="C00000"/>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731EDA" w14:textId="77777777" w:rsidR="00A55B53" w:rsidRPr="00123177" w:rsidRDefault="00A55B53" w:rsidP="00535342">
            <w:pPr>
              <w:pStyle w:val="TableText"/>
              <w:snapToGrid w:val="0"/>
              <w:rPr>
                <w:rFonts w:eastAsia="Arial"/>
                <w:color w:val="C00000"/>
              </w:rPr>
            </w:pPr>
          </w:p>
        </w:tc>
      </w:tr>
      <w:tr w:rsidR="00A55B53" w:rsidRPr="00123177" w14:paraId="2345EF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A7CA55B" w14:textId="77777777" w:rsidR="00A55B53" w:rsidRPr="00123177" w:rsidRDefault="00A55B53" w:rsidP="00535342">
            <w:pPr>
              <w:pStyle w:val="TableText"/>
              <w:snapToGrid w:val="0"/>
              <w:rPr>
                <w:b/>
                <w:bCs/>
                <w:color w:val="C00000"/>
              </w:rPr>
            </w:pPr>
            <w:r w:rsidRPr="00123177">
              <w:rPr>
                <w:color w:val="C00000"/>
              </w:rPr>
              <w:t>Output(s)</w:t>
            </w:r>
            <w:r w:rsidRPr="00123177">
              <w:rPr>
                <w:b/>
                <w:bCs/>
                <w:color w:val="C00000"/>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E08B1F" w14:textId="77777777" w:rsidR="00A55B53" w:rsidRPr="00123177" w:rsidRDefault="00A55B53" w:rsidP="00535342">
            <w:pPr>
              <w:pStyle w:val="TableText"/>
              <w:snapToGrid w:val="0"/>
              <w:ind w:left="720"/>
              <w:rPr>
                <w:color w:val="C00000"/>
              </w:rPr>
            </w:pPr>
          </w:p>
        </w:tc>
      </w:tr>
      <w:tr w:rsidR="00A55B53" w:rsidRPr="00123177" w14:paraId="668DAB6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0CF5D1" w14:textId="77777777" w:rsidR="00A55B53" w:rsidRPr="00123177" w:rsidRDefault="00A55B53" w:rsidP="00535342">
            <w:pPr>
              <w:pStyle w:val="TableText"/>
              <w:snapToGrid w:val="0"/>
              <w:rPr>
                <w:color w:val="C00000"/>
              </w:rPr>
            </w:pPr>
            <w:r w:rsidRPr="00123177">
              <w:rPr>
                <w:color w:val="C00000"/>
              </w:rPr>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3F402D" w14:textId="77777777" w:rsidR="00A55B53" w:rsidRPr="00123177" w:rsidRDefault="00A55B53" w:rsidP="00535342">
            <w:pPr>
              <w:pStyle w:val="TableText"/>
              <w:snapToGrid w:val="0"/>
              <w:rPr>
                <w:rStyle w:val="normaltextrun"/>
                <w:color w:val="C00000"/>
              </w:rPr>
            </w:pPr>
          </w:p>
        </w:tc>
      </w:tr>
      <w:tr w:rsidR="00A55B53" w:rsidRPr="00123177" w14:paraId="63249B4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F48872" w14:textId="77777777" w:rsidR="00A55B53" w:rsidRPr="00123177" w:rsidRDefault="00A55B53" w:rsidP="00535342">
            <w:pPr>
              <w:pStyle w:val="TableText"/>
              <w:snapToGrid w:val="0"/>
              <w:rPr>
                <w:color w:val="C00000"/>
              </w:rPr>
            </w:pPr>
            <w:r w:rsidRPr="00123177">
              <w:rPr>
                <w:color w:val="C00000"/>
              </w:rPr>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235FF2" w14:textId="77777777" w:rsidR="00A55B53" w:rsidRPr="00123177" w:rsidRDefault="00A55B53" w:rsidP="00535342">
            <w:pPr>
              <w:pStyle w:val="TableText"/>
              <w:snapToGrid w:val="0"/>
              <w:rPr>
                <w:color w:val="C00000"/>
              </w:rPr>
            </w:pPr>
            <w:r w:rsidRPr="00123177">
              <w:rPr>
                <w:color w:val="C00000"/>
              </w:rPr>
              <w:t>No such mandatory fields is applicable.</w:t>
            </w:r>
          </w:p>
        </w:tc>
      </w:tr>
      <w:tr w:rsidR="00A55B53" w:rsidRPr="00123177" w14:paraId="7DCB48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66073B" w14:textId="77777777" w:rsidR="00A55B53" w:rsidRPr="00123177" w:rsidRDefault="00A55B53" w:rsidP="00535342">
            <w:pPr>
              <w:pStyle w:val="TableText"/>
              <w:snapToGrid w:val="0"/>
              <w:rPr>
                <w:color w:val="C00000"/>
              </w:rPr>
            </w:pPr>
            <w:r w:rsidRPr="00123177">
              <w:rPr>
                <w:color w:val="C00000"/>
              </w:rPr>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00F63" w14:textId="77777777" w:rsidR="00A55B53" w:rsidRPr="00123177" w:rsidRDefault="00A55B53" w:rsidP="00535342">
            <w:pPr>
              <w:pStyle w:val="TableText"/>
              <w:snapToGrid w:val="0"/>
              <w:rPr>
                <w:color w:val="C00000"/>
              </w:rPr>
            </w:pPr>
            <w:r w:rsidRPr="00123177">
              <w:rPr>
                <w:color w:val="C00000"/>
              </w:rPr>
              <w:t>Valid range of Values is not applicable</w:t>
            </w:r>
          </w:p>
        </w:tc>
      </w:tr>
      <w:tr w:rsidR="00A55B53" w:rsidRPr="00123177" w14:paraId="42A709A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ABC966" w14:textId="77777777" w:rsidR="00A55B53" w:rsidRPr="00123177" w:rsidRDefault="00A55B53" w:rsidP="00535342">
            <w:pPr>
              <w:pStyle w:val="TableText"/>
              <w:snapToGrid w:val="0"/>
              <w:rPr>
                <w:color w:val="C00000"/>
              </w:rPr>
            </w:pPr>
            <w:r w:rsidRPr="00123177">
              <w:rPr>
                <w:color w:val="C00000"/>
              </w:rPr>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5A4F75" w14:textId="77777777" w:rsidR="00A55B53" w:rsidRPr="00123177" w:rsidRDefault="00A55B53" w:rsidP="00535342">
            <w:pPr>
              <w:pStyle w:val="TableText"/>
              <w:snapToGrid w:val="0"/>
              <w:rPr>
                <w:color w:val="C00000"/>
              </w:rPr>
            </w:pPr>
            <w:r w:rsidRPr="00123177">
              <w:rPr>
                <w:color w:val="C00000"/>
                <w:szCs w:val="20"/>
              </w:rPr>
              <w:t>Default values shall be applicable with respect to Pre-Loaded Values</w:t>
            </w:r>
          </w:p>
        </w:tc>
      </w:tr>
      <w:tr w:rsidR="00A55B53" w:rsidRPr="00123177" w14:paraId="612486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2A36D1" w14:textId="77777777" w:rsidR="00A55B53" w:rsidRPr="00123177" w:rsidRDefault="00A55B53" w:rsidP="00535342">
            <w:pPr>
              <w:pStyle w:val="TableText"/>
              <w:snapToGrid w:val="0"/>
              <w:rPr>
                <w:color w:val="C00000"/>
              </w:rPr>
            </w:pPr>
            <w:r w:rsidRPr="00123177">
              <w:rPr>
                <w:color w:val="C00000"/>
              </w:rPr>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85C005" w14:textId="77777777" w:rsidR="00A55B53" w:rsidRPr="00123177" w:rsidRDefault="00A55B53" w:rsidP="00535342">
            <w:pPr>
              <w:pStyle w:val="TableText"/>
              <w:snapToGrid w:val="0"/>
              <w:rPr>
                <w:color w:val="C00000"/>
              </w:rPr>
            </w:pPr>
            <w:r w:rsidRPr="00123177">
              <w:rPr>
                <w:color w:val="C00000"/>
                <w:szCs w:val="20"/>
              </w:rPr>
              <w:t>Valid range value is not required.</w:t>
            </w:r>
          </w:p>
        </w:tc>
      </w:tr>
      <w:tr w:rsidR="00A55B53" w:rsidRPr="00123177" w14:paraId="258E85B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4FE5FA" w14:textId="77777777" w:rsidR="00A55B53" w:rsidRPr="00123177" w:rsidRDefault="00A55B53" w:rsidP="00535342">
            <w:pPr>
              <w:pStyle w:val="TableText"/>
              <w:snapToGrid w:val="0"/>
              <w:rPr>
                <w:color w:val="C00000"/>
              </w:rPr>
            </w:pPr>
            <w:r w:rsidRPr="00123177">
              <w:rPr>
                <w:color w:val="C00000"/>
              </w:rPr>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69213" w14:textId="77777777" w:rsidR="00A55B53" w:rsidRPr="00123177" w:rsidRDefault="00A55B53" w:rsidP="00535342">
            <w:pPr>
              <w:pStyle w:val="TableText"/>
              <w:snapToGrid w:val="0"/>
              <w:rPr>
                <w:color w:val="C00000"/>
              </w:rPr>
            </w:pPr>
            <w:r w:rsidRPr="00123177">
              <w:rPr>
                <w:color w:val="C00000"/>
                <w:szCs w:val="20"/>
              </w:rPr>
              <w:t>Data latency period is not applicable</w:t>
            </w:r>
          </w:p>
        </w:tc>
      </w:tr>
      <w:tr w:rsidR="00A55B53" w:rsidRPr="00123177" w14:paraId="1AF0A2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ADB59F" w14:textId="77777777" w:rsidR="00A55B53" w:rsidRPr="00123177" w:rsidRDefault="00A55B53" w:rsidP="00535342">
            <w:pPr>
              <w:pStyle w:val="TableText"/>
              <w:snapToGrid w:val="0"/>
              <w:rPr>
                <w:color w:val="C00000"/>
              </w:rPr>
            </w:pPr>
            <w:r w:rsidRPr="00123177">
              <w:rPr>
                <w:color w:val="C00000"/>
              </w:rPr>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1D73D0" w14:textId="77777777" w:rsidR="00A55B53" w:rsidRPr="00123177" w:rsidRDefault="00A55B53" w:rsidP="00535342">
            <w:pPr>
              <w:pStyle w:val="TableText"/>
              <w:snapToGrid w:val="0"/>
              <w:rPr>
                <w:color w:val="C00000"/>
              </w:rPr>
            </w:pPr>
            <w:r w:rsidRPr="00123177">
              <w:rPr>
                <w:color w:val="C00000"/>
                <w:szCs w:val="20"/>
              </w:rPr>
              <w:t>Data Retention period is not applicable.</w:t>
            </w:r>
          </w:p>
        </w:tc>
      </w:tr>
      <w:tr w:rsidR="00A55B53" w:rsidRPr="00123177" w14:paraId="1C6C30A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9D4520" w14:textId="77777777" w:rsidR="00A55B53" w:rsidRPr="00123177" w:rsidRDefault="00A55B53" w:rsidP="00535342">
            <w:pPr>
              <w:pStyle w:val="TableText"/>
              <w:snapToGrid w:val="0"/>
              <w:rPr>
                <w:color w:val="C00000"/>
              </w:rPr>
            </w:pPr>
            <w:r w:rsidRPr="00123177">
              <w:rPr>
                <w:color w:val="C00000"/>
              </w:rPr>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71AFA5" w14:textId="77777777" w:rsidR="00A55B53" w:rsidRPr="00123177" w:rsidRDefault="00A55B53" w:rsidP="00535342">
            <w:pPr>
              <w:pStyle w:val="TableText"/>
              <w:rPr>
                <w:color w:val="C00000"/>
              </w:rPr>
            </w:pPr>
            <w:r w:rsidRPr="00123177">
              <w:rPr>
                <w:color w:val="C00000"/>
                <w:szCs w:val="20"/>
              </w:rPr>
              <w:t>Data rate is not applicable.</w:t>
            </w:r>
          </w:p>
        </w:tc>
      </w:tr>
      <w:tr w:rsidR="00A55B53" w:rsidRPr="00123177" w14:paraId="6CC798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940741" w14:textId="77777777" w:rsidR="00A55B53" w:rsidRPr="00123177" w:rsidRDefault="00A55B53" w:rsidP="00535342">
            <w:pPr>
              <w:pStyle w:val="TableText"/>
              <w:snapToGrid w:val="0"/>
              <w:rPr>
                <w:color w:val="C00000"/>
              </w:rPr>
            </w:pPr>
            <w:r w:rsidRPr="00123177">
              <w:rPr>
                <w:color w:val="C00000"/>
              </w:rPr>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E74179" w14:textId="77777777" w:rsidR="00A55B53" w:rsidRPr="00123177" w:rsidRDefault="00A55B53" w:rsidP="00535342">
            <w:pPr>
              <w:pStyle w:val="TableText"/>
              <w:spacing w:line="259" w:lineRule="auto"/>
              <w:rPr>
                <w:color w:val="C00000"/>
              </w:rPr>
            </w:pPr>
            <w:r w:rsidRPr="00123177">
              <w:rPr>
                <w:color w:val="C00000"/>
                <w:szCs w:val="20"/>
              </w:rPr>
              <w:t>External event is not required.</w:t>
            </w:r>
          </w:p>
        </w:tc>
      </w:tr>
      <w:tr w:rsidR="00A55B53" w:rsidRPr="00123177" w14:paraId="51CCB6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2C5C8F" w14:textId="77777777" w:rsidR="00A55B53" w:rsidRPr="00123177" w:rsidRDefault="00A55B53" w:rsidP="00535342">
            <w:pPr>
              <w:pStyle w:val="TableText"/>
              <w:snapToGrid w:val="0"/>
              <w:rPr>
                <w:color w:val="C00000"/>
              </w:rPr>
            </w:pPr>
            <w:r w:rsidRPr="00123177">
              <w:rPr>
                <w:color w:val="C00000"/>
              </w:rPr>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E7A5B5" w14:textId="77777777" w:rsidR="00A55B53" w:rsidRPr="00123177" w:rsidRDefault="00A55B53" w:rsidP="00535342">
            <w:pPr>
              <w:pStyle w:val="TableText"/>
              <w:spacing w:line="259" w:lineRule="auto"/>
              <w:rPr>
                <w:color w:val="C00000"/>
              </w:rPr>
            </w:pPr>
            <w:r w:rsidRPr="00123177">
              <w:rPr>
                <w:color w:val="C00000"/>
                <w:szCs w:val="20"/>
              </w:rPr>
              <w:t>Temporal event is not applicable.</w:t>
            </w:r>
          </w:p>
        </w:tc>
      </w:tr>
      <w:tr w:rsidR="00A55B53" w:rsidRPr="00123177" w14:paraId="162DE5E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7D1508" w14:textId="77777777" w:rsidR="00A55B53" w:rsidRPr="00123177" w:rsidRDefault="00A55B53" w:rsidP="00535342">
            <w:pPr>
              <w:pStyle w:val="TableText"/>
              <w:snapToGrid w:val="0"/>
              <w:rPr>
                <w:color w:val="C00000"/>
              </w:rPr>
            </w:pPr>
            <w:r w:rsidRPr="00123177">
              <w:rPr>
                <w:color w:val="C00000"/>
              </w:rPr>
              <w:t xml:space="preserve">Validation Rules/ </w:t>
            </w:r>
          </w:p>
          <w:p w14:paraId="1A9CB3E4" w14:textId="77777777" w:rsidR="00A55B53" w:rsidRPr="00123177" w:rsidRDefault="00A55B53" w:rsidP="00535342">
            <w:pPr>
              <w:pStyle w:val="TableText"/>
              <w:snapToGrid w:val="0"/>
              <w:rPr>
                <w:color w:val="C00000"/>
                <w:vertAlign w:val="superscript"/>
              </w:rPr>
            </w:pPr>
            <w:r w:rsidRPr="00123177">
              <w:rPr>
                <w:color w:val="C00000"/>
              </w:rPr>
              <w:t>Verification criteria</w:t>
            </w:r>
            <w:r w:rsidRPr="00123177">
              <w:rPr>
                <w:color w:val="C00000"/>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ADFF75" w14:textId="77777777" w:rsidR="00A55B53" w:rsidRPr="00123177" w:rsidRDefault="00A55B53" w:rsidP="00535342">
            <w:pPr>
              <w:pStyle w:val="TableText"/>
              <w:snapToGrid w:val="0"/>
              <w:rPr>
                <w:i/>
                <w:iCs/>
                <w:color w:val="C00000"/>
              </w:rPr>
            </w:pPr>
            <w:r w:rsidRPr="00123177">
              <w:rPr>
                <w:rFonts w:eastAsia="Arial"/>
                <w:color w:val="C00000"/>
              </w:rPr>
              <w:t>Verify the CAN messages and CAN signal mentioned in input and out section on CANalyzer Tool</w:t>
            </w:r>
          </w:p>
        </w:tc>
      </w:tr>
      <w:tr w:rsidR="00A55B53" w:rsidRPr="00123177" w14:paraId="5794813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D888F4" w14:textId="77777777" w:rsidR="00A55B53" w:rsidRPr="00123177" w:rsidRDefault="00A55B53" w:rsidP="00535342">
            <w:pPr>
              <w:pStyle w:val="TableText"/>
              <w:snapToGrid w:val="0"/>
              <w:rPr>
                <w:color w:val="C00000"/>
              </w:rPr>
            </w:pPr>
            <w:r w:rsidRPr="00123177">
              <w:rPr>
                <w:color w:val="C00000"/>
              </w:rPr>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0AFCE5" w14:textId="77777777" w:rsidR="00A55B53" w:rsidRPr="00123177" w:rsidRDefault="00A55B53" w:rsidP="00535342">
            <w:pPr>
              <w:pStyle w:val="TableText"/>
              <w:snapToGrid w:val="0"/>
              <w:rPr>
                <w:color w:val="C00000"/>
              </w:rPr>
            </w:pPr>
            <w:r w:rsidRPr="00123177">
              <w:rPr>
                <w:color w:val="C00000"/>
                <w:szCs w:val="20"/>
              </w:rPr>
              <w:t>Constraints is not applicable.</w:t>
            </w:r>
          </w:p>
        </w:tc>
      </w:tr>
      <w:tr w:rsidR="00A55B53" w:rsidRPr="00123177" w14:paraId="3A14959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2E9C6F" w14:textId="77777777" w:rsidR="00A55B53" w:rsidRPr="00123177" w:rsidRDefault="00A55B53" w:rsidP="00535342">
            <w:pPr>
              <w:pStyle w:val="TableText"/>
              <w:snapToGrid w:val="0"/>
              <w:rPr>
                <w:color w:val="C00000"/>
              </w:rPr>
            </w:pPr>
            <w:r w:rsidRPr="00123177">
              <w:rPr>
                <w:color w:val="C00000"/>
              </w:rPr>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3443A9" w14:textId="77777777" w:rsidR="00A55B53" w:rsidRPr="00123177" w:rsidRDefault="00A55B53" w:rsidP="00535342">
            <w:pPr>
              <w:pStyle w:val="TableText"/>
              <w:snapToGrid w:val="0"/>
              <w:rPr>
                <w:color w:val="C00000"/>
              </w:rPr>
            </w:pPr>
            <w:r w:rsidRPr="00123177">
              <w:rPr>
                <w:color w:val="C00000"/>
                <w:szCs w:val="20"/>
              </w:rPr>
              <w:t>No effects on other system</w:t>
            </w:r>
          </w:p>
        </w:tc>
      </w:tr>
      <w:tr w:rsidR="00A55B53" w:rsidRPr="00123177" w14:paraId="6CEB12D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2BCA577" w14:textId="77777777" w:rsidR="00A55B53" w:rsidRPr="00123177" w:rsidRDefault="00A55B53" w:rsidP="00535342">
            <w:pPr>
              <w:pStyle w:val="TableText"/>
              <w:snapToGrid w:val="0"/>
              <w:rPr>
                <w:color w:val="C00000"/>
              </w:rPr>
            </w:pPr>
            <w:r w:rsidRPr="00123177">
              <w:rPr>
                <w:color w:val="C00000"/>
              </w:rPr>
              <w:lastRenderedPageBreak/>
              <w:t>Testability with respect to test environment</w:t>
            </w:r>
          </w:p>
          <w:p w14:paraId="5A24A29E" w14:textId="77777777" w:rsidR="00A55B53" w:rsidRPr="00123177" w:rsidRDefault="00A55B53" w:rsidP="00535342">
            <w:pPr>
              <w:pStyle w:val="TableText"/>
              <w:rPr>
                <w:color w:val="C00000"/>
              </w:rPr>
            </w:pPr>
            <w:r w:rsidRPr="00123177">
              <w:rPr>
                <w:color w:val="C00000"/>
              </w:rPr>
              <w:t>(Yes/No)</w:t>
            </w:r>
          </w:p>
          <w:p w14:paraId="4A7F5FD0" w14:textId="77777777" w:rsidR="00A55B53" w:rsidRPr="00123177" w:rsidRDefault="00A55B53" w:rsidP="00535342">
            <w:pPr>
              <w:pStyle w:val="TableText"/>
              <w:rPr>
                <w:color w:val="C00000"/>
              </w:rPr>
            </w:pPr>
            <w:r w:rsidRPr="00123177">
              <w:rPr>
                <w:i/>
                <w:iCs/>
                <w:color w:val="C00000"/>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B954B" w14:textId="77777777" w:rsidR="00A55B53" w:rsidRPr="00123177" w:rsidRDefault="00A55B53" w:rsidP="00535342">
            <w:pPr>
              <w:pStyle w:val="TableText"/>
              <w:snapToGrid w:val="0"/>
              <w:rPr>
                <w:color w:val="C00000"/>
              </w:rPr>
            </w:pPr>
          </w:p>
        </w:tc>
      </w:tr>
      <w:tr w:rsidR="00A55B53" w:rsidRPr="00123177" w14:paraId="1A07751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3ED5F1" w14:textId="77777777" w:rsidR="00A55B53" w:rsidRPr="00123177" w:rsidRDefault="00A55B53" w:rsidP="00535342">
            <w:pPr>
              <w:pStyle w:val="TableText"/>
              <w:snapToGrid w:val="0"/>
              <w:rPr>
                <w:color w:val="C00000"/>
              </w:rPr>
            </w:pPr>
            <w:r w:rsidRPr="00123177">
              <w:rPr>
                <w:color w:val="C00000"/>
              </w:rPr>
              <w:t>Feasible within project constraints</w:t>
            </w:r>
          </w:p>
          <w:p w14:paraId="32A24090" w14:textId="77777777" w:rsidR="00A55B53" w:rsidRPr="00123177" w:rsidRDefault="00A55B53" w:rsidP="00535342">
            <w:pPr>
              <w:pStyle w:val="TableText"/>
              <w:snapToGrid w:val="0"/>
              <w:rPr>
                <w:color w:val="C00000"/>
              </w:rPr>
            </w:pPr>
            <w:r w:rsidRPr="00123177">
              <w:rPr>
                <w:color w:val="C00000"/>
              </w:rPr>
              <w:t>(Yes/No)</w:t>
            </w:r>
          </w:p>
          <w:p w14:paraId="1593AF21" w14:textId="77777777" w:rsidR="00A55B53" w:rsidRPr="00123177" w:rsidRDefault="00A55B53" w:rsidP="00535342">
            <w:pPr>
              <w:pStyle w:val="TableText"/>
              <w:snapToGrid w:val="0"/>
              <w:rPr>
                <w:color w:val="C00000"/>
              </w:rPr>
            </w:pPr>
            <w:r w:rsidRPr="00123177">
              <w:rPr>
                <w:i/>
                <w:iCs/>
                <w:color w:val="C00000"/>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23E28" w14:textId="77777777" w:rsidR="00A55B53" w:rsidRPr="00123177" w:rsidRDefault="00A55B53" w:rsidP="00535342">
            <w:pPr>
              <w:pStyle w:val="TableText"/>
              <w:snapToGrid w:val="0"/>
              <w:rPr>
                <w:color w:val="C00000"/>
              </w:rPr>
            </w:pPr>
          </w:p>
        </w:tc>
      </w:tr>
      <w:tr w:rsidR="00A55B53" w:rsidRPr="00123177" w14:paraId="130F7C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B232D00" w14:textId="77777777" w:rsidR="00A55B53" w:rsidRPr="00123177" w:rsidRDefault="00A55B53" w:rsidP="00535342">
            <w:pPr>
              <w:pStyle w:val="TableText"/>
              <w:snapToGrid w:val="0"/>
              <w:rPr>
                <w:color w:val="C00000"/>
              </w:rPr>
            </w:pPr>
            <w:r w:rsidRPr="00123177">
              <w:rPr>
                <w:color w:val="C00000"/>
              </w:rPr>
              <w:t>Critical</w:t>
            </w:r>
          </w:p>
          <w:p w14:paraId="7F821D55" w14:textId="77777777" w:rsidR="00A55B53" w:rsidRPr="00123177" w:rsidRDefault="00A55B53" w:rsidP="00535342">
            <w:pPr>
              <w:pStyle w:val="TableText"/>
              <w:snapToGrid w:val="0"/>
              <w:rPr>
                <w:color w:val="C00000"/>
              </w:rPr>
            </w:pPr>
            <w:r w:rsidRPr="00123177">
              <w:rPr>
                <w:color w:val="C00000"/>
              </w:rPr>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AC38E5" w14:textId="77777777" w:rsidR="00A55B53" w:rsidRPr="00123177" w:rsidRDefault="00A55B53" w:rsidP="00535342">
            <w:pPr>
              <w:pStyle w:val="TableText"/>
              <w:snapToGrid w:val="0"/>
              <w:rPr>
                <w:color w:val="C00000"/>
              </w:rPr>
            </w:pPr>
          </w:p>
        </w:tc>
      </w:tr>
      <w:tr w:rsidR="00A55B53" w:rsidRPr="00123177" w14:paraId="040438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1A277A" w14:textId="77777777" w:rsidR="00A55B53" w:rsidRPr="00123177" w:rsidRDefault="00A55B53" w:rsidP="00535342">
            <w:pPr>
              <w:pStyle w:val="TableText"/>
              <w:snapToGrid w:val="0"/>
              <w:rPr>
                <w:color w:val="C00000"/>
              </w:rPr>
            </w:pPr>
            <w:r w:rsidRPr="00123177">
              <w:rPr>
                <w:color w:val="C00000"/>
              </w:rPr>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694838" w14:textId="77777777" w:rsidR="00A55B53" w:rsidRPr="00123177" w:rsidRDefault="00A55B53" w:rsidP="00535342">
            <w:pPr>
              <w:pStyle w:val="TableText"/>
              <w:snapToGrid w:val="0"/>
              <w:rPr>
                <w:color w:val="C00000"/>
              </w:rPr>
            </w:pPr>
            <w:r w:rsidRPr="00123177">
              <w:rPr>
                <w:color w:val="C00000"/>
              </w:rPr>
              <w:t>Acceptance Criteria for this requirement should be as per SECTION-6 ACCEPTANCE CRITERIA</w:t>
            </w:r>
          </w:p>
        </w:tc>
      </w:tr>
    </w:tbl>
    <w:p w14:paraId="30E91A48" w14:textId="77777777" w:rsidR="00A55B53" w:rsidRPr="00123177" w:rsidRDefault="00A55B53" w:rsidP="00A55B53">
      <w:pPr>
        <w:pStyle w:val="BodyText"/>
        <w:rPr>
          <w:i/>
          <w:color w:val="3366FF"/>
        </w:rPr>
      </w:pPr>
    </w:p>
    <w:p w14:paraId="79A21804" w14:textId="77777777" w:rsidR="00A55B53" w:rsidRPr="00123177" w:rsidRDefault="00A55B53" w:rsidP="00A55B53">
      <w:pPr>
        <w:pStyle w:val="BodyText"/>
        <w:rPr>
          <w:i/>
          <w:color w:val="3366FF"/>
        </w:rPr>
      </w:pPr>
    </w:p>
    <w:p w14:paraId="5A8045D1" w14:textId="77777777" w:rsidR="00A55B53" w:rsidRPr="00123177" w:rsidRDefault="00A55B53" w:rsidP="00A55B53">
      <w:pPr>
        <w:pStyle w:val="BodyText"/>
        <w:rPr>
          <w:i/>
          <w:color w:val="3366FF"/>
        </w:rPr>
      </w:pPr>
    </w:p>
    <w:p w14:paraId="06034037" w14:textId="77777777" w:rsidR="00A55B53" w:rsidRPr="00123177" w:rsidRDefault="00A55B53" w:rsidP="00A55B53">
      <w:pPr>
        <w:pStyle w:val="Heading4"/>
      </w:pPr>
      <w:r w:rsidRPr="00123177">
        <w:rPr>
          <w:rFonts w:eastAsia="Arial"/>
          <w:color w:val="000000" w:themeColor="text1"/>
          <w:szCs w:val="20"/>
        </w:rPr>
        <w:t>The HVDCDC SW architecture shall provide the flexibility to add on additional modulised application software components</w:t>
      </w:r>
      <w:r w:rsidRPr="00123177">
        <w:rPr>
          <w:rFonts w:eastAsia="Arial"/>
        </w:rPr>
        <w:t>.</w:t>
      </w:r>
    </w:p>
    <w:p w14:paraId="45C336ED"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1D279D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D1EFDBC"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8F8F4C1" w14:textId="77777777" w:rsidR="00A55B53" w:rsidRPr="00123177" w:rsidRDefault="00A55B53" w:rsidP="00535342">
            <w:pPr>
              <w:pStyle w:val="TableColumnTitle"/>
              <w:snapToGrid w:val="0"/>
            </w:pPr>
            <w:r w:rsidRPr="00123177">
              <w:t>Description</w:t>
            </w:r>
          </w:p>
        </w:tc>
      </w:tr>
      <w:tr w:rsidR="00A55B53" w:rsidRPr="00123177" w14:paraId="215E585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298EBE5"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9E9246" w14:textId="77777777" w:rsidR="00A55B53" w:rsidRPr="00123177" w:rsidRDefault="00A55B53" w:rsidP="00535342">
            <w:pPr>
              <w:snapToGrid w:val="0"/>
            </w:pPr>
            <w:r w:rsidRPr="00123177">
              <w:t>SWRS_Non_Funct_06</w:t>
            </w:r>
          </w:p>
        </w:tc>
      </w:tr>
      <w:tr w:rsidR="00A55B53" w:rsidRPr="00123177" w14:paraId="1868C1D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B705521"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7EA40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SDS-HVDCDC-247</w:t>
            </w:r>
          </w:p>
        </w:tc>
      </w:tr>
      <w:tr w:rsidR="00A55B53" w:rsidRPr="00123177" w14:paraId="6B46459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5E05E20"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879405"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B - Sample/ PF1.0 ()</w:t>
            </w:r>
          </w:p>
        </w:tc>
      </w:tr>
      <w:tr w:rsidR="00A55B53" w:rsidRPr="00123177" w14:paraId="56829EAA"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1E91139"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656F3"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HVDCDC SW architecture shall provide the flexibility to add on additional modulised application software components.</w:t>
            </w:r>
          </w:p>
        </w:tc>
      </w:tr>
      <w:tr w:rsidR="00A55B53" w:rsidRPr="00123177" w14:paraId="4A1F8F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0DD04C"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CED1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2DB0A4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E230E6"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7AB64D"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72CDD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A3BE81" w14:textId="77777777" w:rsidR="00A55B53" w:rsidRPr="00123177" w:rsidRDefault="00A55B53" w:rsidP="00535342">
            <w:pPr>
              <w:pStyle w:val="TableText"/>
              <w:snapToGrid w:val="0"/>
              <w:rPr>
                <w:b/>
                <w:bCs/>
              </w:rPr>
            </w:pPr>
            <w:r w:rsidRPr="00123177">
              <w:lastRenderedPageBreak/>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D04C4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List of all the Application software component that can be modulised.</w:t>
            </w:r>
          </w:p>
          <w:p w14:paraId="320C267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 xml:space="preserve">2. SW architecture shall have provision to add </w:t>
            </w:r>
            <w:r w:rsidRPr="00123177">
              <w:rPr>
                <w:rFonts w:eastAsia="Arial"/>
                <w:color w:val="000000" w:themeColor="text1"/>
                <w:szCs w:val="20"/>
              </w:rPr>
              <w:t>modulised application software components</w:t>
            </w:r>
          </w:p>
        </w:tc>
      </w:tr>
      <w:tr w:rsidR="00A55B53" w:rsidRPr="00123177" w14:paraId="0BBE332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3A66C5"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5634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Make sure all the listed application SW components be modulised.</w:t>
            </w:r>
          </w:p>
          <w:p w14:paraId="0E3EF1EA"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SW architecture shall allow easy addition, removal, or modification of components without affecting the entire system</w:t>
            </w:r>
          </w:p>
          <w:p w14:paraId="1FD3645E" w14:textId="77777777" w:rsidR="00A55B53" w:rsidRPr="00123177" w:rsidRDefault="00A55B53" w:rsidP="00535342">
            <w:pPr>
              <w:pStyle w:val="TableText"/>
              <w:snapToGrid w:val="0"/>
            </w:pPr>
            <w:r w:rsidRPr="00123177">
              <w:rPr>
                <w:rFonts w:eastAsia="Arial"/>
                <w:color w:val="000000" w:themeColor="text1"/>
              </w:rPr>
              <w:t>3. SW architecture shall reduce dependencies between modules by using interfaces and contracts instead of direct dependencies</w:t>
            </w:r>
          </w:p>
        </w:tc>
      </w:tr>
      <w:tr w:rsidR="00A55B53" w:rsidRPr="00123177" w14:paraId="3576B9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BC4FAF"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9A61F" w14:textId="77777777" w:rsidR="00A55B53" w:rsidRPr="00123177" w:rsidRDefault="00A55B53" w:rsidP="00535342">
            <w:pPr>
              <w:pStyle w:val="TableText"/>
              <w:snapToGrid w:val="0"/>
              <w:rPr>
                <w:rStyle w:val="normaltextrun"/>
              </w:rPr>
            </w:pPr>
            <w:r w:rsidRPr="00123177">
              <w:rPr>
                <w:rStyle w:val="normaltextrun"/>
              </w:rPr>
              <w:t>The SW architecture should design such a way that it shall</w:t>
            </w:r>
            <w:r w:rsidRPr="00123177">
              <w:rPr>
                <w:rFonts w:eastAsia="Arial"/>
                <w:szCs w:val="20"/>
              </w:rPr>
              <w:t xml:space="preserve"> follow methods mentioned in input and output</w:t>
            </w:r>
          </w:p>
        </w:tc>
      </w:tr>
      <w:tr w:rsidR="00A55B53" w:rsidRPr="00123177" w14:paraId="29D9593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6C7513A"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83E447" w14:textId="77777777" w:rsidR="00A55B53" w:rsidRPr="00123177" w:rsidRDefault="00A55B53" w:rsidP="00535342">
            <w:pPr>
              <w:pStyle w:val="TableText"/>
              <w:snapToGrid w:val="0"/>
            </w:pPr>
            <w:r w:rsidRPr="00123177">
              <w:t>No such mandatory fields is applicable.</w:t>
            </w:r>
          </w:p>
        </w:tc>
      </w:tr>
      <w:tr w:rsidR="00A55B53" w:rsidRPr="00123177" w14:paraId="1CD4083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3FD877"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600607" w14:textId="77777777" w:rsidR="00A55B53" w:rsidRPr="00123177" w:rsidRDefault="00A55B53" w:rsidP="00535342">
            <w:pPr>
              <w:pStyle w:val="TableText"/>
              <w:snapToGrid w:val="0"/>
            </w:pPr>
            <w:r w:rsidRPr="00123177">
              <w:t>No such Pre-Loaded Values are applicable</w:t>
            </w:r>
          </w:p>
        </w:tc>
      </w:tr>
      <w:tr w:rsidR="00A55B53" w:rsidRPr="00123177" w14:paraId="64B970A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4D1A3A"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F3E588"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18E10CC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2416EE"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074E3" w14:textId="77777777" w:rsidR="00A55B53" w:rsidRPr="00123177" w:rsidRDefault="00A55B53" w:rsidP="00535342">
            <w:pPr>
              <w:pStyle w:val="TableText"/>
              <w:snapToGrid w:val="0"/>
            </w:pPr>
            <w:r w:rsidRPr="00123177">
              <w:rPr>
                <w:szCs w:val="20"/>
              </w:rPr>
              <w:t>Valid range value is not required.</w:t>
            </w:r>
          </w:p>
        </w:tc>
      </w:tr>
      <w:tr w:rsidR="00A55B53" w:rsidRPr="00123177" w14:paraId="786513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B4A9E8"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E6DAD0"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58D975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AA5A09"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4CF632"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2096E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F46AED"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B70362" w14:textId="77777777" w:rsidR="00A55B53" w:rsidRPr="00123177" w:rsidRDefault="00A55B53" w:rsidP="00535342">
            <w:pPr>
              <w:pStyle w:val="TableText"/>
            </w:pPr>
            <w:r w:rsidRPr="00123177">
              <w:rPr>
                <w:szCs w:val="20"/>
              </w:rPr>
              <w:t>Data rate is not applicable.</w:t>
            </w:r>
          </w:p>
        </w:tc>
      </w:tr>
      <w:tr w:rsidR="00A55B53" w:rsidRPr="00123177" w14:paraId="245B17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E83698"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836233"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CE4630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A0215F"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D1DFD"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2A32141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B6ED03" w14:textId="77777777" w:rsidR="00A55B53" w:rsidRPr="00123177" w:rsidRDefault="00A55B53" w:rsidP="00535342">
            <w:pPr>
              <w:pStyle w:val="TableText"/>
              <w:snapToGrid w:val="0"/>
            </w:pPr>
            <w:r w:rsidRPr="00123177">
              <w:t xml:space="preserve">Validation Rules/ </w:t>
            </w:r>
          </w:p>
          <w:p w14:paraId="74AF6926"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61C793" w14:textId="77777777" w:rsidR="00A55B53" w:rsidRPr="00123177" w:rsidRDefault="00A55B53" w:rsidP="00535342">
            <w:pPr>
              <w:pStyle w:val="TableText"/>
              <w:snapToGrid w:val="0"/>
              <w:rPr>
                <w:i/>
                <w:iCs/>
              </w:rPr>
            </w:pPr>
            <w:r w:rsidRPr="00123177">
              <w:rPr>
                <w:rFonts w:eastAsia="Arial"/>
                <w:color w:val="000000" w:themeColor="text1"/>
              </w:rPr>
              <w:t xml:space="preserve">Verify that </w:t>
            </w:r>
            <w:r w:rsidRPr="00123177">
              <w:rPr>
                <w:rStyle w:val="normaltextrun"/>
              </w:rPr>
              <w:t>SW architecture shall</w:t>
            </w:r>
            <w:r w:rsidRPr="00123177">
              <w:rPr>
                <w:rFonts w:eastAsia="Arial"/>
                <w:szCs w:val="20"/>
              </w:rPr>
              <w:t xml:space="preserve"> follow methods mentioned in input and output</w:t>
            </w:r>
          </w:p>
        </w:tc>
      </w:tr>
      <w:tr w:rsidR="00A55B53" w:rsidRPr="00123177" w14:paraId="14D5A7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3A81D6"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93DEC4" w14:textId="77777777" w:rsidR="00A55B53" w:rsidRPr="00123177" w:rsidRDefault="00A55B53" w:rsidP="00535342">
            <w:pPr>
              <w:pStyle w:val="TableText"/>
              <w:snapToGrid w:val="0"/>
            </w:pPr>
            <w:r w:rsidRPr="00123177">
              <w:rPr>
                <w:szCs w:val="20"/>
              </w:rPr>
              <w:t>Constraints is not applicable.</w:t>
            </w:r>
          </w:p>
        </w:tc>
      </w:tr>
      <w:tr w:rsidR="00A55B53" w:rsidRPr="00123177" w14:paraId="22C8089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887A7F"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D04A88" w14:textId="77777777" w:rsidR="00A55B53" w:rsidRPr="00123177" w:rsidRDefault="00A55B53" w:rsidP="00535342">
            <w:pPr>
              <w:pStyle w:val="TableText"/>
              <w:snapToGrid w:val="0"/>
            </w:pPr>
            <w:r w:rsidRPr="00123177">
              <w:rPr>
                <w:szCs w:val="20"/>
              </w:rPr>
              <w:t>No effects on other system</w:t>
            </w:r>
          </w:p>
        </w:tc>
      </w:tr>
      <w:tr w:rsidR="00A55B53" w:rsidRPr="00123177" w14:paraId="45F1940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FD6F40" w14:textId="77777777" w:rsidR="00A55B53" w:rsidRPr="00123177" w:rsidRDefault="00A55B53" w:rsidP="00535342">
            <w:pPr>
              <w:pStyle w:val="TableText"/>
              <w:snapToGrid w:val="0"/>
            </w:pPr>
            <w:r w:rsidRPr="00123177">
              <w:lastRenderedPageBreak/>
              <w:t>Testability with respect to test environment</w:t>
            </w:r>
          </w:p>
          <w:p w14:paraId="0BA1DC85" w14:textId="77777777" w:rsidR="00A55B53" w:rsidRPr="00123177" w:rsidRDefault="00A55B53" w:rsidP="00535342">
            <w:pPr>
              <w:pStyle w:val="TableText"/>
            </w:pPr>
            <w:r w:rsidRPr="00123177">
              <w:t>(Yes/No)</w:t>
            </w:r>
          </w:p>
          <w:p w14:paraId="5B958DF1"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73362A" w14:textId="77777777" w:rsidR="00A55B53" w:rsidRPr="00123177" w:rsidRDefault="00A55B53" w:rsidP="00535342">
            <w:pPr>
              <w:pStyle w:val="TableText"/>
              <w:snapToGrid w:val="0"/>
            </w:pPr>
            <w:r w:rsidRPr="00123177">
              <w:t>No</w:t>
            </w:r>
          </w:p>
        </w:tc>
      </w:tr>
      <w:tr w:rsidR="00A55B53" w:rsidRPr="00123177" w14:paraId="0295CDF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C938F8" w14:textId="77777777" w:rsidR="00A55B53" w:rsidRPr="00123177" w:rsidRDefault="00A55B53" w:rsidP="00535342">
            <w:pPr>
              <w:pStyle w:val="TableText"/>
              <w:snapToGrid w:val="0"/>
            </w:pPr>
            <w:r w:rsidRPr="00123177">
              <w:t>Feasible within project constraints</w:t>
            </w:r>
          </w:p>
          <w:p w14:paraId="459B6D2B" w14:textId="77777777" w:rsidR="00A55B53" w:rsidRPr="00123177" w:rsidRDefault="00A55B53" w:rsidP="00535342">
            <w:pPr>
              <w:pStyle w:val="TableText"/>
              <w:snapToGrid w:val="0"/>
            </w:pPr>
            <w:r w:rsidRPr="00123177">
              <w:t>(Yes/No)</w:t>
            </w:r>
          </w:p>
          <w:p w14:paraId="76B7D3C0"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435162" w14:textId="77777777" w:rsidR="00A55B53" w:rsidRPr="00123177" w:rsidRDefault="00A55B53" w:rsidP="00535342">
            <w:pPr>
              <w:pStyle w:val="TableText"/>
              <w:snapToGrid w:val="0"/>
            </w:pPr>
            <w:r w:rsidRPr="00123177">
              <w:t>Yes</w:t>
            </w:r>
          </w:p>
        </w:tc>
      </w:tr>
      <w:tr w:rsidR="00A55B53" w:rsidRPr="00123177" w14:paraId="39B624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0BE48F" w14:textId="77777777" w:rsidR="00A55B53" w:rsidRPr="00123177" w:rsidRDefault="00A55B53" w:rsidP="00535342">
            <w:pPr>
              <w:pStyle w:val="TableText"/>
              <w:snapToGrid w:val="0"/>
            </w:pPr>
            <w:r w:rsidRPr="00123177">
              <w:t>Critical</w:t>
            </w:r>
          </w:p>
          <w:p w14:paraId="0B4C1BA5"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CD3D52" w14:textId="77777777" w:rsidR="00A55B53" w:rsidRPr="00123177" w:rsidRDefault="00A55B53" w:rsidP="00535342">
            <w:pPr>
              <w:pStyle w:val="TableText"/>
              <w:snapToGrid w:val="0"/>
            </w:pPr>
            <w:r w:rsidRPr="00123177">
              <w:t>Yes</w:t>
            </w:r>
          </w:p>
        </w:tc>
      </w:tr>
      <w:tr w:rsidR="00A55B53" w:rsidRPr="00123177" w14:paraId="4A0E3F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B5F294"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27DB21"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1FB19760" w14:textId="77777777" w:rsidR="00A55B53" w:rsidRPr="00123177" w:rsidRDefault="00A55B53" w:rsidP="00A55B53">
      <w:pPr>
        <w:pStyle w:val="BodyText"/>
        <w:rPr>
          <w:i/>
          <w:color w:val="3366FF"/>
        </w:rPr>
      </w:pPr>
    </w:p>
    <w:p w14:paraId="7B090ECB" w14:textId="77777777" w:rsidR="00A55B53" w:rsidRPr="00123177" w:rsidRDefault="00A55B53" w:rsidP="00A55B53">
      <w:pPr>
        <w:pStyle w:val="BodyText"/>
        <w:rPr>
          <w:i/>
          <w:color w:val="3366FF"/>
        </w:rPr>
      </w:pPr>
    </w:p>
    <w:p w14:paraId="2589888B" w14:textId="77777777" w:rsidR="00A55B53" w:rsidRPr="00123177" w:rsidRDefault="00A55B53" w:rsidP="00A55B53">
      <w:pPr>
        <w:pStyle w:val="BodyText"/>
        <w:rPr>
          <w:i/>
          <w:color w:val="3366FF"/>
        </w:rPr>
      </w:pPr>
    </w:p>
    <w:p w14:paraId="28480DA5" w14:textId="77777777" w:rsidR="00A55B53" w:rsidRPr="00123177" w:rsidRDefault="00A55B53" w:rsidP="00A55B53">
      <w:pPr>
        <w:pStyle w:val="Heading4"/>
      </w:pPr>
      <w:r w:rsidRPr="00123177">
        <w:rPr>
          <w:rFonts w:eastAsia="Arial"/>
          <w:color w:val="000000" w:themeColor="text1"/>
          <w:szCs w:val="20"/>
        </w:rPr>
        <w:t>The HVDCDC state machine software runnable/execution rate should not be slower than 5ms</w:t>
      </w:r>
      <w:r w:rsidRPr="00123177">
        <w:rPr>
          <w:rFonts w:eastAsia="Arial"/>
        </w:rPr>
        <w:t>.</w:t>
      </w:r>
    </w:p>
    <w:p w14:paraId="6F4041EA"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090C6D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F2D9915"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35683D5" w14:textId="77777777" w:rsidR="00A55B53" w:rsidRPr="00123177" w:rsidRDefault="00A55B53" w:rsidP="00535342">
            <w:pPr>
              <w:pStyle w:val="TableColumnTitle"/>
              <w:snapToGrid w:val="0"/>
            </w:pPr>
            <w:r w:rsidRPr="00123177">
              <w:t>Description</w:t>
            </w:r>
          </w:p>
        </w:tc>
      </w:tr>
      <w:tr w:rsidR="00A55B53" w:rsidRPr="00123177" w14:paraId="5B4508C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CE3E35E"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9654EF" w14:textId="77777777" w:rsidR="00A55B53" w:rsidRPr="00123177" w:rsidRDefault="00A55B53" w:rsidP="00535342">
            <w:pPr>
              <w:snapToGrid w:val="0"/>
            </w:pPr>
            <w:r w:rsidRPr="00123177">
              <w:t>SWRS_Non_Funct_07</w:t>
            </w:r>
          </w:p>
        </w:tc>
      </w:tr>
      <w:tr w:rsidR="00A55B53" w:rsidRPr="00123177" w14:paraId="14436E5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26D82DF"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4265A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SDS-HVDCDC-248</w:t>
            </w:r>
          </w:p>
        </w:tc>
      </w:tr>
      <w:tr w:rsidR="00A55B53" w:rsidRPr="00123177" w14:paraId="793DE53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9EC33C6"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8B3A0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B - Sample/ PF1.0 </w:t>
            </w:r>
          </w:p>
        </w:tc>
      </w:tr>
      <w:tr w:rsidR="00A55B53" w:rsidRPr="00123177" w14:paraId="112EBB5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68EBA74"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93E7C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HVDCDC state machine software runnable/execution rate should not be slower than 5ms.</w:t>
            </w:r>
          </w:p>
        </w:tc>
      </w:tr>
      <w:tr w:rsidR="00A55B53" w:rsidRPr="00123177" w14:paraId="39E0DC8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D6E056"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91F4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6A774F6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79E245"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EA2AC4"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6FA6E1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2F48EF"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0E037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 xml:space="preserve">1. The </w:t>
            </w:r>
            <w:r w:rsidRPr="00123177">
              <w:rPr>
                <w:rFonts w:eastAsia="Arial"/>
                <w:color w:val="000000" w:themeColor="text1"/>
                <w:szCs w:val="20"/>
              </w:rPr>
              <w:t xml:space="preserve">software runnable/execution rate shall not be greater than or equal to 5 msec </w:t>
            </w:r>
          </w:p>
        </w:tc>
      </w:tr>
      <w:tr w:rsidR="00A55B53" w:rsidRPr="00123177" w14:paraId="304C41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217CFC" w14:textId="77777777" w:rsidR="00A55B53" w:rsidRPr="00123177" w:rsidRDefault="00A55B53" w:rsidP="00535342">
            <w:pPr>
              <w:pStyle w:val="TableText"/>
              <w:snapToGrid w:val="0"/>
              <w:rPr>
                <w:b/>
                <w:bCs/>
              </w:rPr>
            </w:pPr>
            <w:r w:rsidRPr="00123177">
              <w:lastRenderedPageBreak/>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C4D0A6" w14:textId="77777777" w:rsidR="00A55B53" w:rsidRPr="00123177" w:rsidRDefault="00A55B53" w:rsidP="00535342">
            <w:pPr>
              <w:pStyle w:val="TableText"/>
              <w:snapToGrid w:val="0"/>
            </w:pPr>
            <w:r w:rsidRPr="00123177">
              <w:t xml:space="preserve">1. Check the periodicity and execution time for all the runnable of state machine shall not be </w:t>
            </w:r>
            <w:r w:rsidRPr="00123177">
              <w:rPr>
                <w:rFonts w:eastAsia="Arial"/>
                <w:color w:val="000000" w:themeColor="text1"/>
                <w:szCs w:val="20"/>
              </w:rPr>
              <w:t>greater than or equal to 5 msec</w:t>
            </w:r>
          </w:p>
          <w:p w14:paraId="4C8548F2" w14:textId="77777777" w:rsidR="00A55B53" w:rsidRPr="00123177" w:rsidRDefault="00A55B53" w:rsidP="00535342">
            <w:pPr>
              <w:pStyle w:val="TableText"/>
              <w:snapToGrid w:val="0"/>
            </w:pPr>
            <w:r w:rsidRPr="00123177">
              <w:t xml:space="preserve">2. Check the periodicity and execution time for all the tasks of state machine shall not be </w:t>
            </w:r>
            <w:r w:rsidRPr="00123177">
              <w:rPr>
                <w:rFonts w:eastAsia="Arial"/>
                <w:color w:val="000000" w:themeColor="text1"/>
                <w:szCs w:val="20"/>
              </w:rPr>
              <w:t>greater than or equal to 5 msec</w:t>
            </w:r>
          </w:p>
        </w:tc>
      </w:tr>
      <w:tr w:rsidR="00A55B53" w:rsidRPr="00123177" w14:paraId="1F0D44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6D76AC"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6E9315" w14:textId="77777777" w:rsidR="00A55B53" w:rsidRPr="00123177" w:rsidRDefault="00A55B53" w:rsidP="00535342">
            <w:pPr>
              <w:pStyle w:val="TableText"/>
              <w:snapToGrid w:val="0"/>
              <w:rPr>
                <w:rStyle w:val="normaltextrun"/>
              </w:rPr>
            </w:pPr>
            <w:r w:rsidRPr="00123177">
              <w:rPr>
                <w:rStyle w:val="normaltextrun"/>
              </w:rPr>
              <w:t xml:space="preserve">Verify that the tasks and runnable </w:t>
            </w:r>
            <w:r w:rsidRPr="00123177">
              <w:t>of the state machine</w:t>
            </w:r>
            <w:r w:rsidRPr="00123177">
              <w:rPr>
                <w:rStyle w:val="normaltextrun"/>
              </w:rPr>
              <w:t xml:space="preserve"> shall</w:t>
            </w:r>
            <w:r w:rsidRPr="00123177">
              <w:rPr>
                <w:rFonts w:eastAsia="Arial"/>
                <w:szCs w:val="20"/>
              </w:rPr>
              <w:t xml:space="preserve"> follow the conditions mentioned in input and output</w:t>
            </w:r>
          </w:p>
        </w:tc>
      </w:tr>
      <w:tr w:rsidR="00A55B53" w:rsidRPr="00123177" w14:paraId="1145DEA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F696C1"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025363" w14:textId="77777777" w:rsidR="00A55B53" w:rsidRPr="00123177" w:rsidRDefault="00A55B53" w:rsidP="00535342">
            <w:pPr>
              <w:pStyle w:val="TableText"/>
              <w:snapToGrid w:val="0"/>
            </w:pPr>
            <w:r w:rsidRPr="00123177">
              <w:t>No such mandatory fields are applicable.</w:t>
            </w:r>
          </w:p>
        </w:tc>
      </w:tr>
      <w:tr w:rsidR="00A55B53" w:rsidRPr="00123177" w14:paraId="4A7242E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7C40EE"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D3B922" w14:textId="77777777" w:rsidR="00A55B53" w:rsidRPr="00123177" w:rsidRDefault="00A55B53" w:rsidP="00535342">
            <w:pPr>
              <w:pStyle w:val="TableText"/>
              <w:snapToGrid w:val="0"/>
            </w:pPr>
            <w:r w:rsidRPr="00123177">
              <w:t>No such Pre-Loaded Values are applicable.</w:t>
            </w:r>
          </w:p>
        </w:tc>
      </w:tr>
      <w:tr w:rsidR="00A55B53" w:rsidRPr="00123177" w14:paraId="44FB9C7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7DE4B3"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B6AC4"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5A9A8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AE9B70"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8DC41E" w14:textId="77777777" w:rsidR="00A55B53" w:rsidRPr="00123177" w:rsidRDefault="00A55B53" w:rsidP="00535342">
            <w:pPr>
              <w:pStyle w:val="TableText"/>
              <w:snapToGrid w:val="0"/>
            </w:pPr>
            <w:r w:rsidRPr="00123177">
              <w:rPr>
                <w:szCs w:val="20"/>
              </w:rPr>
              <w:t>Valid range value is not required.</w:t>
            </w:r>
          </w:p>
        </w:tc>
      </w:tr>
      <w:tr w:rsidR="00A55B53" w:rsidRPr="00123177" w14:paraId="3805FD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A23121"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43905D"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2824F1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D351AE"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170D4"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2CBCAE5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2098D9"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46392" w14:textId="77777777" w:rsidR="00A55B53" w:rsidRPr="00123177" w:rsidRDefault="00A55B53" w:rsidP="00535342">
            <w:pPr>
              <w:pStyle w:val="TableText"/>
            </w:pPr>
            <w:r w:rsidRPr="00123177">
              <w:rPr>
                <w:szCs w:val="20"/>
              </w:rPr>
              <w:t>Data rate is not applicable.</w:t>
            </w:r>
          </w:p>
        </w:tc>
      </w:tr>
      <w:tr w:rsidR="00A55B53" w:rsidRPr="00123177" w14:paraId="2E44C3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79BC7D"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40E2AD"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77DCEFF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0B840C"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D595B5"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0354C5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EE7479" w14:textId="77777777" w:rsidR="00A55B53" w:rsidRPr="00123177" w:rsidRDefault="00A55B53" w:rsidP="00535342">
            <w:pPr>
              <w:pStyle w:val="TableText"/>
              <w:snapToGrid w:val="0"/>
            </w:pPr>
            <w:r w:rsidRPr="00123177">
              <w:t xml:space="preserve">Validation Rules/ </w:t>
            </w:r>
          </w:p>
          <w:p w14:paraId="63F74A81"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F21D25" w14:textId="77777777" w:rsidR="00A55B53" w:rsidRPr="00123177" w:rsidRDefault="00A55B53" w:rsidP="00535342">
            <w:pPr>
              <w:pStyle w:val="TableText"/>
              <w:snapToGrid w:val="0"/>
              <w:rPr>
                <w:i/>
                <w:iCs/>
              </w:rPr>
            </w:pPr>
            <w:r w:rsidRPr="00123177">
              <w:rPr>
                <w:rStyle w:val="normaltextrun"/>
              </w:rPr>
              <w:t>Verify that the tasks and runnable shall</w:t>
            </w:r>
            <w:r w:rsidRPr="00123177">
              <w:rPr>
                <w:rFonts w:eastAsia="Arial"/>
                <w:szCs w:val="20"/>
              </w:rPr>
              <w:t xml:space="preserve"> follow the conditions mentioned in input and output.</w:t>
            </w:r>
          </w:p>
        </w:tc>
      </w:tr>
      <w:tr w:rsidR="00A55B53" w:rsidRPr="00123177" w14:paraId="07781BE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2D380D"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CC30C6" w14:textId="77777777" w:rsidR="00A55B53" w:rsidRPr="00123177" w:rsidRDefault="00A55B53" w:rsidP="00535342">
            <w:pPr>
              <w:pStyle w:val="TableText"/>
              <w:snapToGrid w:val="0"/>
            </w:pPr>
            <w:r w:rsidRPr="00123177">
              <w:rPr>
                <w:szCs w:val="20"/>
              </w:rPr>
              <w:t>Constraints is not applicable.</w:t>
            </w:r>
          </w:p>
        </w:tc>
      </w:tr>
      <w:tr w:rsidR="00A55B53" w:rsidRPr="00123177" w14:paraId="0FA167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D3766A"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27FE6" w14:textId="77777777" w:rsidR="00A55B53" w:rsidRPr="00123177" w:rsidRDefault="00A55B53" w:rsidP="00535342">
            <w:pPr>
              <w:pStyle w:val="TableText"/>
              <w:snapToGrid w:val="0"/>
            </w:pPr>
            <w:r w:rsidRPr="00123177">
              <w:rPr>
                <w:szCs w:val="20"/>
              </w:rPr>
              <w:t>No effects on other system</w:t>
            </w:r>
          </w:p>
        </w:tc>
      </w:tr>
      <w:tr w:rsidR="00A55B53" w:rsidRPr="00123177" w14:paraId="150C74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E126E59" w14:textId="77777777" w:rsidR="00A55B53" w:rsidRPr="00123177" w:rsidRDefault="00A55B53" w:rsidP="00535342">
            <w:pPr>
              <w:pStyle w:val="TableText"/>
              <w:snapToGrid w:val="0"/>
            </w:pPr>
            <w:r w:rsidRPr="00123177">
              <w:t>Testability with respect to test environment</w:t>
            </w:r>
          </w:p>
          <w:p w14:paraId="64202FC3" w14:textId="77777777" w:rsidR="00A55B53" w:rsidRPr="00123177" w:rsidRDefault="00A55B53" w:rsidP="00535342">
            <w:pPr>
              <w:pStyle w:val="TableText"/>
            </w:pPr>
            <w:r w:rsidRPr="00123177">
              <w:t>(Yes/No)</w:t>
            </w:r>
          </w:p>
          <w:p w14:paraId="41D5271A"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9F36D" w14:textId="77777777" w:rsidR="00A55B53" w:rsidRPr="00123177" w:rsidRDefault="00A55B53" w:rsidP="00535342">
            <w:pPr>
              <w:pStyle w:val="TableText"/>
              <w:snapToGrid w:val="0"/>
            </w:pPr>
            <w:r w:rsidRPr="00123177">
              <w:t>Yes</w:t>
            </w:r>
          </w:p>
        </w:tc>
      </w:tr>
      <w:tr w:rsidR="00A55B53" w:rsidRPr="00123177" w14:paraId="4E39AC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DADBDB" w14:textId="77777777" w:rsidR="00A55B53" w:rsidRPr="00123177" w:rsidRDefault="00A55B53" w:rsidP="00535342">
            <w:pPr>
              <w:pStyle w:val="TableText"/>
              <w:snapToGrid w:val="0"/>
            </w:pPr>
            <w:r w:rsidRPr="00123177">
              <w:lastRenderedPageBreak/>
              <w:t>Feasible within project constraints</w:t>
            </w:r>
          </w:p>
          <w:p w14:paraId="7C310FC3" w14:textId="77777777" w:rsidR="00A55B53" w:rsidRPr="00123177" w:rsidRDefault="00A55B53" w:rsidP="00535342">
            <w:pPr>
              <w:pStyle w:val="TableText"/>
              <w:snapToGrid w:val="0"/>
            </w:pPr>
            <w:r w:rsidRPr="00123177">
              <w:t>(Yes/No)</w:t>
            </w:r>
          </w:p>
          <w:p w14:paraId="01369651"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315940" w14:textId="77777777" w:rsidR="00A55B53" w:rsidRPr="00123177" w:rsidRDefault="00A55B53" w:rsidP="00535342">
            <w:pPr>
              <w:pStyle w:val="TableText"/>
              <w:snapToGrid w:val="0"/>
            </w:pPr>
            <w:r w:rsidRPr="00123177">
              <w:t>Yes</w:t>
            </w:r>
          </w:p>
        </w:tc>
      </w:tr>
      <w:tr w:rsidR="00A55B53" w:rsidRPr="00123177" w14:paraId="27F3A7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8BCA68" w14:textId="77777777" w:rsidR="00A55B53" w:rsidRPr="00123177" w:rsidRDefault="00A55B53" w:rsidP="00535342">
            <w:pPr>
              <w:pStyle w:val="TableText"/>
              <w:snapToGrid w:val="0"/>
            </w:pPr>
            <w:r w:rsidRPr="00123177">
              <w:t>Critical</w:t>
            </w:r>
          </w:p>
          <w:p w14:paraId="2EE0C40F"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CE49D7" w14:textId="77777777" w:rsidR="00A55B53" w:rsidRPr="00123177" w:rsidRDefault="00A55B53" w:rsidP="00535342">
            <w:pPr>
              <w:pStyle w:val="TableText"/>
              <w:snapToGrid w:val="0"/>
            </w:pPr>
            <w:r w:rsidRPr="00123177">
              <w:t>Yes</w:t>
            </w:r>
          </w:p>
        </w:tc>
      </w:tr>
      <w:tr w:rsidR="00A55B53" w:rsidRPr="00123177" w14:paraId="06337B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6DD701"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E24B9"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0007D4D2" w14:textId="77777777" w:rsidR="00A55B53" w:rsidRPr="00123177" w:rsidRDefault="00A55B53" w:rsidP="00A55B53">
      <w:pPr>
        <w:pStyle w:val="BodyText"/>
        <w:rPr>
          <w:i/>
          <w:color w:val="3366FF"/>
        </w:rPr>
      </w:pPr>
    </w:p>
    <w:p w14:paraId="477C2D5E" w14:textId="77777777" w:rsidR="00A55B53" w:rsidRPr="00123177" w:rsidRDefault="00A55B53" w:rsidP="00A55B53">
      <w:pPr>
        <w:pStyle w:val="BodyText"/>
        <w:rPr>
          <w:i/>
          <w:color w:val="3366FF"/>
        </w:rPr>
      </w:pPr>
    </w:p>
    <w:p w14:paraId="01E54805" w14:textId="77777777" w:rsidR="00A55B53" w:rsidRPr="00123177" w:rsidRDefault="00A55B53" w:rsidP="00A55B53">
      <w:pPr>
        <w:pStyle w:val="BodyText"/>
        <w:rPr>
          <w:i/>
          <w:color w:val="3366FF"/>
        </w:rPr>
      </w:pPr>
    </w:p>
    <w:p w14:paraId="540892E6" w14:textId="77777777" w:rsidR="00A55B53" w:rsidRPr="00123177" w:rsidRDefault="00A55B53" w:rsidP="00A55B53">
      <w:pPr>
        <w:pStyle w:val="BodyText"/>
        <w:rPr>
          <w:i/>
          <w:color w:val="3366FF"/>
        </w:rPr>
      </w:pPr>
    </w:p>
    <w:p w14:paraId="67F86C67" w14:textId="77777777" w:rsidR="00A55B53" w:rsidRPr="00123177" w:rsidRDefault="00A55B53" w:rsidP="00A55B53">
      <w:pPr>
        <w:pStyle w:val="Heading4"/>
      </w:pPr>
      <w:r w:rsidRPr="00123177">
        <w:rPr>
          <w:rFonts w:eastAsia="Arial"/>
          <w:color w:val="000000" w:themeColor="text1"/>
          <w:szCs w:val="20"/>
        </w:rPr>
        <w:t>Required resource usage limits : 60% of RAM, Flash, EEPROM resources used at PF3.0 level</w:t>
      </w:r>
    </w:p>
    <w:p w14:paraId="40639D02"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5B1FB6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88B3DA7"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0C90709" w14:textId="77777777" w:rsidR="00A55B53" w:rsidRPr="00123177" w:rsidRDefault="00A55B53" w:rsidP="00535342">
            <w:pPr>
              <w:pStyle w:val="TableColumnTitle"/>
              <w:snapToGrid w:val="0"/>
            </w:pPr>
            <w:r w:rsidRPr="00123177">
              <w:t>Description</w:t>
            </w:r>
          </w:p>
        </w:tc>
      </w:tr>
      <w:tr w:rsidR="00A55B53" w:rsidRPr="00123177" w14:paraId="0DCC9CA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A9C578D"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7A474" w14:textId="77777777" w:rsidR="00A55B53" w:rsidRPr="00123177" w:rsidRDefault="00A55B53" w:rsidP="00535342">
            <w:pPr>
              <w:snapToGrid w:val="0"/>
            </w:pPr>
            <w:r w:rsidRPr="00123177">
              <w:t>SWRS_Non_Funct_08</w:t>
            </w:r>
          </w:p>
        </w:tc>
      </w:tr>
      <w:tr w:rsidR="00A55B53" w:rsidRPr="00123177" w14:paraId="7A57C89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DA29A71"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0BD0D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SDS-HVDCDC-280</w:t>
            </w:r>
          </w:p>
        </w:tc>
      </w:tr>
      <w:tr w:rsidR="00A55B53" w:rsidRPr="00123177" w14:paraId="28B5DDB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4B7CFDB"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ADCD9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Pre-C Sample/ PF3.0 Phase-2 (Need to confirm with MAL as it seems design constraint) </w:t>
            </w:r>
          </w:p>
        </w:tc>
      </w:tr>
      <w:tr w:rsidR="00A55B53" w:rsidRPr="00123177" w14:paraId="7C595D8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406D173"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9E162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following resource usage limits are desired:</w:t>
            </w:r>
          </w:p>
          <w:p w14:paraId="6FC5775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&lt;= 60% of RAM, Flash, EEPROM resources used at PF3.0 level</w:t>
            </w:r>
          </w:p>
          <w:p w14:paraId="057F3678" w14:textId="77777777" w:rsidR="00A55B53" w:rsidRPr="00123177" w:rsidRDefault="00A55B53" w:rsidP="00535342">
            <w:pPr>
              <w:rPr>
                <w:rFonts w:eastAsia="Arial"/>
                <w:color w:val="000000" w:themeColor="text1"/>
                <w:szCs w:val="20"/>
              </w:rPr>
            </w:pPr>
          </w:p>
        </w:tc>
      </w:tr>
      <w:tr w:rsidR="00A55B53" w:rsidRPr="00123177" w14:paraId="3B9279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66E0C3"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C95A1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149AFF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44615A"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57A67E"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2F6462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512EC8"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7C6893"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On PF3.0 release SW, calculate the RAM, Flash and EEPROM resources used in full load condition</w:t>
            </w:r>
          </w:p>
          <w:p w14:paraId="71C4B8E6"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On PF3.0 release SW, calculate the RAM, Flash and EEPROM resources used in normal condition</w:t>
            </w:r>
          </w:p>
        </w:tc>
      </w:tr>
      <w:tr w:rsidR="00A55B53" w:rsidRPr="00123177" w14:paraId="01A31B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EEA7C7"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A7540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On PF3.0 release SW, the RAM, Flash and EEPROM resources used in full load condition shall be less than or equal to 60 percent.</w:t>
            </w:r>
          </w:p>
          <w:p w14:paraId="1050AA54" w14:textId="77777777" w:rsidR="00A55B53" w:rsidRPr="00123177" w:rsidRDefault="00A55B53" w:rsidP="00535342">
            <w:pPr>
              <w:pStyle w:val="TableText"/>
              <w:snapToGrid w:val="0"/>
            </w:pPr>
            <w:r w:rsidRPr="00123177">
              <w:rPr>
                <w:rFonts w:eastAsia="Arial"/>
                <w:color w:val="000000" w:themeColor="text1"/>
              </w:rPr>
              <w:t>2. On PF3.0 release SW, the RAM, Flash and EEPROM resources used in normal condition shall be less than or equal to 60 percent.</w:t>
            </w:r>
          </w:p>
        </w:tc>
      </w:tr>
      <w:tr w:rsidR="00A55B53" w:rsidRPr="00123177" w14:paraId="20FFEB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51A6F3" w14:textId="77777777" w:rsidR="00A55B53" w:rsidRPr="00123177" w:rsidRDefault="00A55B53" w:rsidP="00535342">
            <w:pPr>
              <w:pStyle w:val="TableText"/>
              <w:snapToGrid w:val="0"/>
            </w:pPr>
            <w:r w:rsidRPr="00123177">
              <w:lastRenderedPageBreak/>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EA153" w14:textId="77777777" w:rsidR="00A55B53" w:rsidRPr="00123177" w:rsidRDefault="00A55B53" w:rsidP="00535342">
            <w:pPr>
              <w:pStyle w:val="TableText"/>
              <w:snapToGrid w:val="0"/>
              <w:rPr>
                <w:rStyle w:val="normaltextrun"/>
              </w:rPr>
            </w:pPr>
            <w:r w:rsidRPr="00123177">
              <w:rPr>
                <w:rStyle w:val="normaltextrun"/>
              </w:rPr>
              <w:t xml:space="preserve">Verify that </w:t>
            </w:r>
            <w:r w:rsidRPr="00123177">
              <w:rPr>
                <w:rFonts w:eastAsia="Arial"/>
                <w:color w:val="000000" w:themeColor="text1"/>
              </w:rPr>
              <w:t>on PF3.0 release SW</w:t>
            </w:r>
            <w:r w:rsidRPr="00123177">
              <w:rPr>
                <w:rStyle w:val="normaltextrun"/>
              </w:rPr>
              <w:t xml:space="preserve"> the </w:t>
            </w:r>
            <w:r w:rsidRPr="00123177">
              <w:rPr>
                <w:rFonts w:eastAsia="Arial"/>
                <w:color w:val="000000" w:themeColor="text1"/>
              </w:rPr>
              <w:t xml:space="preserve">RAM, Flash and EEPROM resources </w:t>
            </w:r>
            <w:r w:rsidRPr="00123177">
              <w:rPr>
                <w:rStyle w:val="normaltextrun"/>
              </w:rPr>
              <w:t>shall</w:t>
            </w:r>
            <w:r w:rsidRPr="00123177">
              <w:rPr>
                <w:rFonts w:eastAsia="Arial"/>
                <w:szCs w:val="20"/>
              </w:rPr>
              <w:t xml:space="preserve"> follow the conditions mentioned in input and output </w:t>
            </w:r>
          </w:p>
        </w:tc>
      </w:tr>
      <w:tr w:rsidR="00A55B53" w:rsidRPr="00123177" w14:paraId="69E735E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053099"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26285D" w14:textId="77777777" w:rsidR="00A55B53" w:rsidRPr="00123177" w:rsidRDefault="00A55B53" w:rsidP="00535342">
            <w:pPr>
              <w:pStyle w:val="TableText"/>
              <w:snapToGrid w:val="0"/>
            </w:pPr>
            <w:r w:rsidRPr="00123177">
              <w:t>No such mandatory fields are applicable.</w:t>
            </w:r>
          </w:p>
        </w:tc>
      </w:tr>
      <w:tr w:rsidR="00A55B53" w:rsidRPr="00123177" w14:paraId="257D610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0BA8A6"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51CEF4" w14:textId="77777777" w:rsidR="00A55B53" w:rsidRPr="00123177" w:rsidRDefault="00A55B53" w:rsidP="00535342">
            <w:pPr>
              <w:pStyle w:val="TableText"/>
              <w:snapToGrid w:val="0"/>
            </w:pPr>
            <w:r w:rsidRPr="00123177">
              <w:t>No such Pre-Loaded Values are applicable.</w:t>
            </w:r>
          </w:p>
        </w:tc>
      </w:tr>
      <w:tr w:rsidR="00A55B53" w:rsidRPr="00123177" w14:paraId="6CC08E0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FF083A"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EB80FF"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689E7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148E43"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A26858" w14:textId="77777777" w:rsidR="00A55B53" w:rsidRPr="00123177" w:rsidRDefault="00A55B53" w:rsidP="00535342">
            <w:pPr>
              <w:pStyle w:val="TableText"/>
              <w:snapToGrid w:val="0"/>
            </w:pPr>
            <w:r w:rsidRPr="00123177">
              <w:rPr>
                <w:szCs w:val="20"/>
              </w:rPr>
              <w:t>Valid range value is not required.</w:t>
            </w:r>
          </w:p>
        </w:tc>
      </w:tr>
      <w:tr w:rsidR="00A55B53" w:rsidRPr="00123177" w14:paraId="305A566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75FF04"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C4FE3D"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465A1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B2A5DC"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91B1FB"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5D4523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F0C778"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133FD" w14:textId="77777777" w:rsidR="00A55B53" w:rsidRPr="00123177" w:rsidRDefault="00A55B53" w:rsidP="00535342">
            <w:pPr>
              <w:pStyle w:val="TableText"/>
            </w:pPr>
            <w:r w:rsidRPr="00123177">
              <w:rPr>
                <w:szCs w:val="20"/>
              </w:rPr>
              <w:t>Data rate is not applicable.</w:t>
            </w:r>
          </w:p>
        </w:tc>
      </w:tr>
      <w:tr w:rsidR="00A55B53" w:rsidRPr="00123177" w14:paraId="43C805A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63EC7D"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745AB2"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7425649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8CB658"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3C4B67"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6F877A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90DB35" w14:textId="77777777" w:rsidR="00A55B53" w:rsidRPr="00123177" w:rsidRDefault="00A55B53" w:rsidP="00535342">
            <w:pPr>
              <w:pStyle w:val="TableText"/>
              <w:snapToGrid w:val="0"/>
            </w:pPr>
            <w:r w:rsidRPr="00123177">
              <w:t xml:space="preserve">Validation Rules/ </w:t>
            </w:r>
          </w:p>
          <w:p w14:paraId="25365EE4"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E3141D" w14:textId="77777777" w:rsidR="00A55B53" w:rsidRPr="00123177" w:rsidRDefault="00A55B53" w:rsidP="00535342">
            <w:pPr>
              <w:pStyle w:val="TableText"/>
              <w:snapToGrid w:val="0"/>
              <w:rPr>
                <w:i/>
                <w:iCs/>
              </w:rPr>
            </w:pPr>
            <w:r w:rsidRPr="00123177">
              <w:rPr>
                <w:rStyle w:val="normaltextrun"/>
              </w:rPr>
              <w:t xml:space="preserve">Verify that </w:t>
            </w:r>
            <w:r w:rsidRPr="00123177">
              <w:rPr>
                <w:rFonts w:eastAsia="Arial"/>
                <w:color w:val="000000" w:themeColor="text1"/>
              </w:rPr>
              <w:t>on PF3.0 release SW</w:t>
            </w:r>
            <w:r w:rsidRPr="00123177">
              <w:rPr>
                <w:rStyle w:val="normaltextrun"/>
              </w:rPr>
              <w:t xml:space="preserve"> the </w:t>
            </w:r>
            <w:r w:rsidRPr="00123177">
              <w:rPr>
                <w:rFonts w:eastAsia="Arial"/>
                <w:color w:val="000000" w:themeColor="text1"/>
              </w:rPr>
              <w:t xml:space="preserve">RAM, Flash and EEPROM resources </w:t>
            </w:r>
            <w:r w:rsidRPr="00123177">
              <w:rPr>
                <w:rStyle w:val="normaltextrun"/>
              </w:rPr>
              <w:t>shall</w:t>
            </w:r>
            <w:r w:rsidRPr="00123177">
              <w:rPr>
                <w:rFonts w:eastAsia="Arial"/>
                <w:szCs w:val="20"/>
              </w:rPr>
              <w:t xml:space="preserve"> follow the conditions mentioned in input and output</w:t>
            </w:r>
          </w:p>
        </w:tc>
      </w:tr>
      <w:tr w:rsidR="00A55B53" w:rsidRPr="00123177" w14:paraId="28B7B73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7BCB0C"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295BE9" w14:textId="77777777" w:rsidR="00A55B53" w:rsidRPr="00123177" w:rsidRDefault="00A55B53" w:rsidP="00535342">
            <w:pPr>
              <w:pStyle w:val="TableText"/>
              <w:snapToGrid w:val="0"/>
            </w:pPr>
            <w:r w:rsidRPr="00123177">
              <w:rPr>
                <w:szCs w:val="20"/>
              </w:rPr>
              <w:t>Constraints is not applicable.</w:t>
            </w:r>
          </w:p>
        </w:tc>
      </w:tr>
      <w:tr w:rsidR="00A55B53" w:rsidRPr="00123177" w14:paraId="02CF209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FD5E7A"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1E3474" w14:textId="77777777" w:rsidR="00A55B53" w:rsidRPr="00123177" w:rsidRDefault="00A55B53" w:rsidP="00535342">
            <w:pPr>
              <w:pStyle w:val="TableText"/>
              <w:snapToGrid w:val="0"/>
            </w:pPr>
            <w:r w:rsidRPr="00123177">
              <w:rPr>
                <w:szCs w:val="20"/>
              </w:rPr>
              <w:t>No effects on other system</w:t>
            </w:r>
          </w:p>
        </w:tc>
      </w:tr>
      <w:tr w:rsidR="00A55B53" w:rsidRPr="00123177" w14:paraId="0BD5F83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21B0D2" w14:textId="77777777" w:rsidR="00A55B53" w:rsidRPr="00123177" w:rsidRDefault="00A55B53" w:rsidP="00535342">
            <w:pPr>
              <w:pStyle w:val="TableText"/>
              <w:snapToGrid w:val="0"/>
            </w:pPr>
            <w:r w:rsidRPr="00123177">
              <w:t>Testability with respect to test environment</w:t>
            </w:r>
          </w:p>
          <w:p w14:paraId="2A894714" w14:textId="77777777" w:rsidR="00A55B53" w:rsidRPr="00123177" w:rsidRDefault="00A55B53" w:rsidP="00535342">
            <w:pPr>
              <w:pStyle w:val="TableText"/>
            </w:pPr>
            <w:r w:rsidRPr="00123177">
              <w:t>(Yes/No)</w:t>
            </w:r>
          </w:p>
          <w:p w14:paraId="6F788C20"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A49ADC" w14:textId="77777777" w:rsidR="00A55B53" w:rsidRPr="00123177" w:rsidRDefault="00A55B53" w:rsidP="00535342">
            <w:pPr>
              <w:pStyle w:val="TableText"/>
              <w:snapToGrid w:val="0"/>
            </w:pPr>
            <w:r w:rsidRPr="00123177">
              <w:t>Yes</w:t>
            </w:r>
          </w:p>
        </w:tc>
      </w:tr>
      <w:tr w:rsidR="00A55B53" w:rsidRPr="00123177" w14:paraId="5DCF2E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A0070F" w14:textId="77777777" w:rsidR="00A55B53" w:rsidRPr="00123177" w:rsidRDefault="00A55B53" w:rsidP="00535342">
            <w:pPr>
              <w:pStyle w:val="TableText"/>
              <w:snapToGrid w:val="0"/>
            </w:pPr>
            <w:r w:rsidRPr="00123177">
              <w:lastRenderedPageBreak/>
              <w:t>Feasible within project constraints</w:t>
            </w:r>
          </w:p>
          <w:p w14:paraId="583BA350" w14:textId="77777777" w:rsidR="00A55B53" w:rsidRPr="00123177" w:rsidRDefault="00A55B53" w:rsidP="00535342">
            <w:pPr>
              <w:pStyle w:val="TableText"/>
              <w:snapToGrid w:val="0"/>
            </w:pPr>
            <w:r w:rsidRPr="00123177">
              <w:t>(Yes/No)</w:t>
            </w:r>
          </w:p>
          <w:p w14:paraId="02F51E3D"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5CC66" w14:textId="77777777" w:rsidR="00A55B53" w:rsidRPr="00123177" w:rsidRDefault="00A55B53" w:rsidP="00535342">
            <w:pPr>
              <w:pStyle w:val="TableText"/>
              <w:snapToGrid w:val="0"/>
            </w:pPr>
            <w:r w:rsidRPr="00123177">
              <w:t>Yes</w:t>
            </w:r>
          </w:p>
        </w:tc>
      </w:tr>
      <w:tr w:rsidR="00A55B53" w:rsidRPr="00123177" w14:paraId="223FE3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345C51" w14:textId="77777777" w:rsidR="00A55B53" w:rsidRPr="00123177" w:rsidRDefault="00A55B53" w:rsidP="00535342">
            <w:pPr>
              <w:pStyle w:val="TableText"/>
              <w:snapToGrid w:val="0"/>
            </w:pPr>
            <w:r w:rsidRPr="00123177">
              <w:t>Critical</w:t>
            </w:r>
          </w:p>
          <w:p w14:paraId="23C67807"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F76DE7" w14:textId="77777777" w:rsidR="00A55B53" w:rsidRPr="00123177" w:rsidRDefault="00A55B53" w:rsidP="00535342">
            <w:pPr>
              <w:pStyle w:val="TableText"/>
              <w:snapToGrid w:val="0"/>
            </w:pPr>
            <w:r w:rsidRPr="00123177">
              <w:t>Yes</w:t>
            </w:r>
          </w:p>
        </w:tc>
      </w:tr>
      <w:tr w:rsidR="00A55B53" w:rsidRPr="00123177" w14:paraId="3842D58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1021E1"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F056E7"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77066E63" w14:textId="77777777" w:rsidR="00A55B53" w:rsidRPr="00123177" w:rsidRDefault="00A55B53" w:rsidP="00A55B53">
      <w:pPr>
        <w:pStyle w:val="BodyText"/>
        <w:rPr>
          <w:i/>
          <w:color w:val="3366FF"/>
        </w:rPr>
      </w:pPr>
    </w:p>
    <w:p w14:paraId="4CC5BDB5" w14:textId="77777777" w:rsidR="00A55B53" w:rsidRPr="00123177" w:rsidRDefault="00A55B53" w:rsidP="00A55B53">
      <w:pPr>
        <w:pStyle w:val="BodyText"/>
        <w:rPr>
          <w:i/>
          <w:color w:val="3366FF"/>
        </w:rPr>
      </w:pPr>
    </w:p>
    <w:p w14:paraId="590B9867" w14:textId="77777777" w:rsidR="00A55B53" w:rsidRPr="00123177" w:rsidRDefault="00A55B53" w:rsidP="00A55B53">
      <w:pPr>
        <w:pStyle w:val="BodyText"/>
        <w:rPr>
          <w:i/>
          <w:color w:val="3366FF"/>
        </w:rPr>
      </w:pPr>
    </w:p>
    <w:p w14:paraId="2CE2847B" w14:textId="77777777" w:rsidR="00A55B53" w:rsidRPr="00123177" w:rsidRDefault="00A55B53" w:rsidP="00A55B53">
      <w:pPr>
        <w:pStyle w:val="BodyText"/>
        <w:rPr>
          <w:i/>
          <w:color w:val="3366FF"/>
        </w:rPr>
      </w:pPr>
    </w:p>
    <w:p w14:paraId="09012D17" w14:textId="77777777" w:rsidR="00A55B53" w:rsidRPr="00123177" w:rsidRDefault="00A55B53" w:rsidP="00A55B53">
      <w:pPr>
        <w:pStyle w:val="Heading4"/>
      </w:pPr>
      <w:r w:rsidRPr="00123177">
        <w:rPr>
          <w:rFonts w:eastAsia="Arial"/>
          <w:color w:val="000000" w:themeColor="text1"/>
          <w:szCs w:val="20"/>
        </w:rPr>
        <w:t>Required resource usage limits : 80% of RAM, Flash, EEPROM resources used at PF4.0+ level</w:t>
      </w:r>
      <w:r w:rsidRPr="00123177">
        <w:rPr>
          <w:rFonts w:eastAsia="Arial"/>
        </w:rPr>
        <w:t>.</w:t>
      </w:r>
    </w:p>
    <w:p w14:paraId="0D2B8CFF"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080354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ACCCA9B"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D859072" w14:textId="77777777" w:rsidR="00A55B53" w:rsidRPr="00123177" w:rsidRDefault="00A55B53" w:rsidP="00535342">
            <w:pPr>
              <w:pStyle w:val="TableColumnTitle"/>
              <w:snapToGrid w:val="0"/>
            </w:pPr>
            <w:r w:rsidRPr="00123177">
              <w:t>Description</w:t>
            </w:r>
          </w:p>
        </w:tc>
      </w:tr>
      <w:tr w:rsidR="00A55B53" w:rsidRPr="00123177" w14:paraId="3960C22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2BD8E69"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0D1162" w14:textId="77777777" w:rsidR="00A55B53" w:rsidRPr="00123177" w:rsidRDefault="00A55B53" w:rsidP="00535342">
            <w:pPr>
              <w:snapToGrid w:val="0"/>
            </w:pPr>
            <w:r w:rsidRPr="00123177">
              <w:t>SWRS_Non_Funct_10</w:t>
            </w:r>
          </w:p>
        </w:tc>
      </w:tr>
      <w:tr w:rsidR="00A55B53" w:rsidRPr="00123177" w14:paraId="6FADEFD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004618D"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1F37D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SDS-HVDCDC-280</w:t>
            </w:r>
          </w:p>
        </w:tc>
      </w:tr>
      <w:tr w:rsidR="00A55B53" w:rsidRPr="00123177" w14:paraId="0282BD7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ED823C3"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E0E37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Pre-C Sample/ PF4.0 (Need to confirm with MAL as it seems design constraint) </w:t>
            </w:r>
          </w:p>
        </w:tc>
      </w:tr>
      <w:tr w:rsidR="00A55B53" w:rsidRPr="00123177" w14:paraId="4B53AA9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CAB86BF"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D4BA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following resource usage limits are desired:</w:t>
            </w:r>
          </w:p>
          <w:p w14:paraId="152BC5E5"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&lt;= 80% of RAM, Flash, EEPROM resources used at PF4.0+ level</w:t>
            </w:r>
          </w:p>
        </w:tc>
      </w:tr>
      <w:tr w:rsidR="00A55B53" w:rsidRPr="00123177" w14:paraId="13D9288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C38EB6"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46B6A1"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1A0C010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F40442"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540337"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6C7AFF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90AEFA"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959E90"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On PF4.0 release SW, calculate the RAM, Flash and EEPROM resources used in full load condition</w:t>
            </w:r>
          </w:p>
          <w:p w14:paraId="6CF0C9C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On PF4.0 release SW, calculate the RAM, Flash and EEPROM resources used in normal condition</w:t>
            </w:r>
          </w:p>
        </w:tc>
      </w:tr>
      <w:tr w:rsidR="00A55B53" w:rsidRPr="00123177" w14:paraId="14C559E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AFD595"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19C75"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On PF4.0 release SW, the RAM, Flash and EEPROM resources used in full load condition shall be less than or equal to 60 percent.</w:t>
            </w:r>
          </w:p>
          <w:p w14:paraId="23FBFA7D" w14:textId="77777777" w:rsidR="00A55B53" w:rsidRPr="00123177" w:rsidRDefault="00A55B53" w:rsidP="00535342">
            <w:pPr>
              <w:pStyle w:val="TableText"/>
              <w:snapToGrid w:val="0"/>
            </w:pPr>
            <w:r w:rsidRPr="00123177">
              <w:rPr>
                <w:rFonts w:eastAsia="Arial"/>
                <w:color w:val="000000" w:themeColor="text1"/>
              </w:rPr>
              <w:t>2. On PF4.0 release SW, the RAM, Flash and EEPROM resources used in normal condition shall be less than or equal to 60 percent.</w:t>
            </w:r>
          </w:p>
        </w:tc>
      </w:tr>
      <w:tr w:rsidR="00A55B53" w:rsidRPr="00123177" w14:paraId="45627BD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172AF0"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D73D95" w14:textId="77777777" w:rsidR="00A55B53" w:rsidRPr="00123177" w:rsidRDefault="00A55B53" w:rsidP="00535342">
            <w:pPr>
              <w:pStyle w:val="TableText"/>
              <w:snapToGrid w:val="0"/>
              <w:rPr>
                <w:rStyle w:val="normaltextrun"/>
              </w:rPr>
            </w:pPr>
            <w:r w:rsidRPr="00123177">
              <w:rPr>
                <w:rStyle w:val="normaltextrun"/>
              </w:rPr>
              <w:t xml:space="preserve">Verify that </w:t>
            </w:r>
            <w:r w:rsidRPr="00123177">
              <w:rPr>
                <w:rFonts w:eastAsia="Arial"/>
                <w:color w:val="000000" w:themeColor="text1"/>
              </w:rPr>
              <w:t>on PF4.0 release SW</w:t>
            </w:r>
            <w:r w:rsidRPr="00123177">
              <w:rPr>
                <w:rStyle w:val="normaltextrun"/>
              </w:rPr>
              <w:t xml:space="preserve"> the </w:t>
            </w:r>
            <w:r w:rsidRPr="00123177">
              <w:rPr>
                <w:rFonts w:eastAsia="Arial"/>
                <w:color w:val="000000" w:themeColor="text1"/>
              </w:rPr>
              <w:t xml:space="preserve">RAM, Flash and EEPROM resources </w:t>
            </w:r>
            <w:r w:rsidRPr="00123177">
              <w:rPr>
                <w:rStyle w:val="normaltextrun"/>
              </w:rPr>
              <w:t>shall</w:t>
            </w:r>
            <w:r w:rsidRPr="00123177">
              <w:rPr>
                <w:rFonts w:eastAsia="Arial"/>
                <w:szCs w:val="20"/>
              </w:rPr>
              <w:t xml:space="preserve"> follow the conditions mentioned in input and output </w:t>
            </w:r>
          </w:p>
        </w:tc>
      </w:tr>
      <w:tr w:rsidR="00A55B53" w:rsidRPr="00123177" w14:paraId="18633C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357A36" w14:textId="77777777" w:rsidR="00A55B53" w:rsidRPr="00123177" w:rsidRDefault="00A55B53" w:rsidP="00535342">
            <w:pPr>
              <w:pStyle w:val="TableText"/>
              <w:snapToGrid w:val="0"/>
            </w:pPr>
            <w:r w:rsidRPr="00123177">
              <w:lastRenderedPageBreak/>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9E4FAC" w14:textId="77777777" w:rsidR="00A55B53" w:rsidRPr="00123177" w:rsidRDefault="00A55B53" w:rsidP="00535342">
            <w:pPr>
              <w:pStyle w:val="TableText"/>
              <w:snapToGrid w:val="0"/>
            </w:pPr>
            <w:r w:rsidRPr="00123177">
              <w:t>No such mandatory fields are applicable.</w:t>
            </w:r>
          </w:p>
        </w:tc>
      </w:tr>
      <w:tr w:rsidR="00A55B53" w:rsidRPr="00123177" w14:paraId="02CF35C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0B10A8"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AD9B7" w14:textId="77777777" w:rsidR="00A55B53" w:rsidRPr="00123177" w:rsidRDefault="00A55B53" w:rsidP="00535342">
            <w:pPr>
              <w:pStyle w:val="TableText"/>
              <w:snapToGrid w:val="0"/>
            </w:pPr>
            <w:r w:rsidRPr="00123177">
              <w:t>No such Pre-Loaded Values are applicable.</w:t>
            </w:r>
          </w:p>
        </w:tc>
      </w:tr>
      <w:tr w:rsidR="00A55B53" w:rsidRPr="00123177" w14:paraId="1A6182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4E9CCF"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28DA9"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6DFA78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E30C32"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57B654" w14:textId="77777777" w:rsidR="00A55B53" w:rsidRPr="00123177" w:rsidRDefault="00A55B53" w:rsidP="00535342">
            <w:pPr>
              <w:pStyle w:val="TableText"/>
              <w:snapToGrid w:val="0"/>
            </w:pPr>
            <w:r w:rsidRPr="00123177">
              <w:rPr>
                <w:szCs w:val="20"/>
              </w:rPr>
              <w:t>Valid range value is not required.</w:t>
            </w:r>
          </w:p>
        </w:tc>
      </w:tr>
      <w:tr w:rsidR="00A55B53" w:rsidRPr="00123177" w14:paraId="7D74BE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DB7145"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953DE8"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01710F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CE7009"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ACB135"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25AAD5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F325AD"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F95C67" w14:textId="77777777" w:rsidR="00A55B53" w:rsidRPr="00123177" w:rsidRDefault="00A55B53" w:rsidP="00535342">
            <w:pPr>
              <w:pStyle w:val="TableText"/>
            </w:pPr>
            <w:r w:rsidRPr="00123177">
              <w:rPr>
                <w:szCs w:val="20"/>
              </w:rPr>
              <w:t>Data rate is not applicable.</w:t>
            </w:r>
          </w:p>
        </w:tc>
      </w:tr>
      <w:tr w:rsidR="00A55B53" w:rsidRPr="00123177" w14:paraId="6F5B20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B7C45B"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F4BF48"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9F8DB4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F98A57"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3CF111"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2BAEA11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B007B20" w14:textId="77777777" w:rsidR="00A55B53" w:rsidRPr="00123177" w:rsidRDefault="00A55B53" w:rsidP="00535342">
            <w:pPr>
              <w:pStyle w:val="TableText"/>
              <w:snapToGrid w:val="0"/>
            </w:pPr>
            <w:r w:rsidRPr="00123177">
              <w:t xml:space="preserve">Validation Rules/ </w:t>
            </w:r>
          </w:p>
          <w:p w14:paraId="7C802FAC"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B1CA66" w14:textId="77777777" w:rsidR="00A55B53" w:rsidRPr="00123177" w:rsidRDefault="00A55B53" w:rsidP="00535342">
            <w:pPr>
              <w:pStyle w:val="TableText"/>
              <w:snapToGrid w:val="0"/>
              <w:rPr>
                <w:i/>
                <w:iCs/>
              </w:rPr>
            </w:pPr>
            <w:r w:rsidRPr="00123177">
              <w:rPr>
                <w:rStyle w:val="normaltextrun"/>
              </w:rPr>
              <w:t xml:space="preserve">Verify that </w:t>
            </w:r>
            <w:r w:rsidRPr="00123177">
              <w:rPr>
                <w:rFonts w:eastAsia="Arial"/>
                <w:color w:val="000000" w:themeColor="text1"/>
              </w:rPr>
              <w:t>on PF4.0 release SW</w:t>
            </w:r>
            <w:r w:rsidRPr="00123177">
              <w:rPr>
                <w:rStyle w:val="normaltextrun"/>
              </w:rPr>
              <w:t xml:space="preserve"> the </w:t>
            </w:r>
            <w:r w:rsidRPr="00123177">
              <w:rPr>
                <w:rFonts w:eastAsia="Arial"/>
                <w:color w:val="000000" w:themeColor="text1"/>
              </w:rPr>
              <w:t xml:space="preserve">RAM, Flash and EEPROM resources </w:t>
            </w:r>
            <w:r w:rsidRPr="00123177">
              <w:rPr>
                <w:rStyle w:val="normaltextrun"/>
              </w:rPr>
              <w:t>shall</w:t>
            </w:r>
            <w:r w:rsidRPr="00123177">
              <w:rPr>
                <w:rFonts w:eastAsia="Arial"/>
                <w:szCs w:val="20"/>
              </w:rPr>
              <w:t xml:space="preserve"> follow the conditions mentioned in input and output</w:t>
            </w:r>
          </w:p>
        </w:tc>
      </w:tr>
      <w:tr w:rsidR="00A55B53" w:rsidRPr="00123177" w14:paraId="253D885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65E63C"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3E7C91" w14:textId="77777777" w:rsidR="00A55B53" w:rsidRPr="00123177" w:rsidRDefault="00A55B53" w:rsidP="00535342">
            <w:pPr>
              <w:pStyle w:val="TableText"/>
              <w:snapToGrid w:val="0"/>
            </w:pPr>
            <w:r w:rsidRPr="00123177">
              <w:rPr>
                <w:szCs w:val="20"/>
              </w:rPr>
              <w:t>Constraints is not applicable.</w:t>
            </w:r>
          </w:p>
        </w:tc>
      </w:tr>
      <w:tr w:rsidR="00A55B53" w:rsidRPr="00123177" w14:paraId="094B4C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A34366"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5D6DD5" w14:textId="77777777" w:rsidR="00A55B53" w:rsidRPr="00123177" w:rsidRDefault="00A55B53" w:rsidP="00535342">
            <w:pPr>
              <w:pStyle w:val="TableText"/>
              <w:snapToGrid w:val="0"/>
            </w:pPr>
            <w:r w:rsidRPr="00123177">
              <w:rPr>
                <w:szCs w:val="20"/>
              </w:rPr>
              <w:t>No effects on other system</w:t>
            </w:r>
          </w:p>
        </w:tc>
      </w:tr>
      <w:tr w:rsidR="00A55B53" w:rsidRPr="00123177" w14:paraId="65EA26B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C9BA48" w14:textId="77777777" w:rsidR="00A55B53" w:rsidRPr="00123177" w:rsidRDefault="00A55B53" w:rsidP="00535342">
            <w:pPr>
              <w:pStyle w:val="TableText"/>
              <w:snapToGrid w:val="0"/>
            </w:pPr>
            <w:r w:rsidRPr="00123177">
              <w:t>Testability with respect to test environment</w:t>
            </w:r>
          </w:p>
          <w:p w14:paraId="5DFC146D" w14:textId="77777777" w:rsidR="00A55B53" w:rsidRPr="00123177" w:rsidRDefault="00A55B53" w:rsidP="00535342">
            <w:pPr>
              <w:pStyle w:val="TableText"/>
            </w:pPr>
            <w:r w:rsidRPr="00123177">
              <w:t>(Yes/No)</w:t>
            </w:r>
          </w:p>
          <w:p w14:paraId="2AA88340"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BFE613" w14:textId="77777777" w:rsidR="00A55B53" w:rsidRPr="00123177" w:rsidRDefault="00A55B53" w:rsidP="00535342">
            <w:pPr>
              <w:pStyle w:val="TableText"/>
              <w:snapToGrid w:val="0"/>
            </w:pPr>
            <w:r w:rsidRPr="00123177">
              <w:t>Yes</w:t>
            </w:r>
          </w:p>
        </w:tc>
      </w:tr>
      <w:tr w:rsidR="00A55B53" w:rsidRPr="00123177" w14:paraId="5B4CBC5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DD1792" w14:textId="77777777" w:rsidR="00A55B53" w:rsidRPr="00123177" w:rsidRDefault="00A55B53" w:rsidP="00535342">
            <w:pPr>
              <w:pStyle w:val="TableText"/>
              <w:snapToGrid w:val="0"/>
            </w:pPr>
            <w:r w:rsidRPr="00123177">
              <w:lastRenderedPageBreak/>
              <w:t>Feasible within project constraints</w:t>
            </w:r>
          </w:p>
          <w:p w14:paraId="56DE1FFE" w14:textId="77777777" w:rsidR="00A55B53" w:rsidRPr="00123177" w:rsidRDefault="00A55B53" w:rsidP="00535342">
            <w:pPr>
              <w:pStyle w:val="TableText"/>
              <w:snapToGrid w:val="0"/>
            </w:pPr>
            <w:r w:rsidRPr="00123177">
              <w:t>(Yes/No)</w:t>
            </w:r>
          </w:p>
          <w:p w14:paraId="227E38F4"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5BAEC6" w14:textId="77777777" w:rsidR="00A55B53" w:rsidRPr="00123177" w:rsidRDefault="00A55B53" w:rsidP="00535342">
            <w:pPr>
              <w:pStyle w:val="TableText"/>
              <w:snapToGrid w:val="0"/>
            </w:pPr>
            <w:r w:rsidRPr="00123177">
              <w:t>Yes</w:t>
            </w:r>
          </w:p>
        </w:tc>
      </w:tr>
      <w:tr w:rsidR="00A55B53" w:rsidRPr="00123177" w14:paraId="11AC98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9E34535" w14:textId="77777777" w:rsidR="00A55B53" w:rsidRPr="00123177" w:rsidRDefault="00A55B53" w:rsidP="00535342">
            <w:pPr>
              <w:pStyle w:val="TableText"/>
              <w:snapToGrid w:val="0"/>
            </w:pPr>
            <w:r w:rsidRPr="00123177">
              <w:t>Critical</w:t>
            </w:r>
          </w:p>
          <w:p w14:paraId="0EE2BAAE"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205012" w14:textId="77777777" w:rsidR="00A55B53" w:rsidRPr="00123177" w:rsidRDefault="00A55B53" w:rsidP="00535342">
            <w:pPr>
              <w:pStyle w:val="TableText"/>
              <w:snapToGrid w:val="0"/>
            </w:pPr>
            <w:r w:rsidRPr="00123177">
              <w:t>Yes</w:t>
            </w:r>
          </w:p>
        </w:tc>
      </w:tr>
      <w:tr w:rsidR="00A55B53" w:rsidRPr="00123177" w14:paraId="4D2AC6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628DA3"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06FB8"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7D1F41B3" w14:textId="77777777" w:rsidR="00A55B53" w:rsidRPr="00123177" w:rsidRDefault="00A55B53" w:rsidP="00A55B53">
      <w:pPr>
        <w:pStyle w:val="BodyText"/>
        <w:rPr>
          <w:i/>
          <w:color w:val="3366FF"/>
        </w:rPr>
      </w:pPr>
    </w:p>
    <w:p w14:paraId="33285FAC" w14:textId="77777777" w:rsidR="00A55B53" w:rsidRDefault="00A55B53" w:rsidP="00A55B53">
      <w:pPr>
        <w:pStyle w:val="BodyText"/>
        <w:rPr>
          <w:i/>
          <w:color w:val="3366FF"/>
        </w:rPr>
      </w:pPr>
    </w:p>
    <w:p w14:paraId="446167EE" w14:textId="77777777" w:rsidR="009F16DE" w:rsidRPr="00123177" w:rsidRDefault="009F16DE" w:rsidP="009F16DE">
      <w:pPr>
        <w:pStyle w:val="Heading4"/>
      </w:pPr>
      <w:r w:rsidRPr="00123177">
        <w:rPr>
          <w:rFonts w:eastAsia="Arial"/>
          <w:color w:val="000000" w:themeColor="text1"/>
        </w:rPr>
        <w:t>The HVDCDC shall implement unique calibratables to individual diagnostics such that all diagnostic functions can be enabled/disabled individually.</w:t>
      </w:r>
    </w:p>
    <w:p w14:paraId="67DCE1A9" w14:textId="77777777" w:rsidR="009F16DE" w:rsidRPr="00123177" w:rsidRDefault="009F16DE" w:rsidP="009F16DE">
      <w:pPr>
        <w:pStyle w:val="BodyText"/>
      </w:pPr>
    </w:p>
    <w:p w14:paraId="1FCA062F" w14:textId="77777777" w:rsidR="009F16DE" w:rsidRPr="00123177" w:rsidRDefault="009F16DE" w:rsidP="009F16DE">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9F16DE" w:rsidRPr="00123177" w14:paraId="61C28A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45C013B" w14:textId="77777777" w:rsidR="009F16DE" w:rsidRPr="00123177" w:rsidRDefault="009F16DE"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8A80B33" w14:textId="77777777" w:rsidR="009F16DE" w:rsidRPr="00123177" w:rsidRDefault="009F16DE" w:rsidP="00535342">
            <w:pPr>
              <w:pStyle w:val="TableColumnTitle"/>
              <w:snapToGrid w:val="0"/>
            </w:pPr>
            <w:r w:rsidRPr="00123177">
              <w:t>Description</w:t>
            </w:r>
          </w:p>
        </w:tc>
      </w:tr>
      <w:tr w:rsidR="009F16DE" w:rsidRPr="00123177" w14:paraId="198A0B9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F447A64" w14:textId="77777777" w:rsidR="009F16DE" w:rsidRPr="00123177" w:rsidRDefault="009F16DE"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83A87" w14:textId="17817028" w:rsidR="009F16DE" w:rsidRPr="00123177" w:rsidRDefault="009F16DE" w:rsidP="00535342">
            <w:pPr>
              <w:snapToGrid w:val="0"/>
            </w:pPr>
            <w:r w:rsidRPr="00123177">
              <w:t>SWRS_Non_Funct_</w:t>
            </w:r>
            <w:r w:rsidR="00BC4914">
              <w:t>19</w:t>
            </w:r>
          </w:p>
        </w:tc>
      </w:tr>
      <w:tr w:rsidR="009F16DE" w:rsidRPr="00123177" w14:paraId="39BDC06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FEC2CD9" w14:textId="77777777" w:rsidR="009F16DE" w:rsidRPr="00123177" w:rsidRDefault="009F16DE"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8169A0" w14:textId="477203DD" w:rsidR="009F16DE" w:rsidRPr="00123177" w:rsidRDefault="009F16DE" w:rsidP="00535342">
            <w:pPr>
              <w:rPr>
                <w:rFonts w:eastAsia="Arial"/>
                <w:color w:val="000000" w:themeColor="text1"/>
                <w:szCs w:val="20"/>
              </w:rPr>
            </w:pPr>
            <w:r w:rsidRPr="00123177">
              <w:rPr>
                <w:rFonts w:eastAsia="Arial"/>
                <w:color w:val="000000" w:themeColor="text1"/>
                <w:szCs w:val="20"/>
              </w:rPr>
              <w:t>SDS-HVDCDC-</w:t>
            </w:r>
            <w:r w:rsidR="00BC4914">
              <w:rPr>
                <w:rFonts w:eastAsia="Arial"/>
                <w:color w:val="000000" w:themeColor="text1"/>
                <w:szCs w:val="20"/>
              </w:rPr>
              <w:t>425</w:t>
            </w:r>
          </w:p>
        </w:tc>
      </w:tr>
      <w:tr w:rsidR="009F16DE" w:rsidRPr="00123177" w14:paraId="725AFFA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F8AAF0C" w14:textId="77777777" w:rsidR="009F16DE" w:rsidRPr="00123177" w:rsidRDefault="009F16DE"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6A2D5C" w14:textId="01C630AE" w:rsidR="009F16DE" w:rsidRPr="00123177" w:rsidRDefault="00BC4914" w:rsidP="00535342">
            <w:pPr>
              <w:pStyle w:val="TableText"/>
              <w:snapToGrid w:val="0"/>
            </w:pPr>
            <w:r>
              <w:t>Pre-C</w:t>
            </w:r>
            <w:r w:rsidR="009F16DE" w:rsidRPr="00123177">
              <w:t>-Sample/PF</w:t>
            </w:r>
            <w:r>
              <w:t>3</w:t>
            </w:r>
            <w:r w:rsidR="009F16DE" w:rsidRPr="00123177">
              <w:t>.0</w:t>
            </w:r>
            <w:r>
              <w:t xml:space="preserve"> Phase-2</w:t>
            </w:r>
          </w:p>
        </w:tc>
      </w:tr>
      <w:tr w:rsidR="009F16DE" w:rsidRPr="00123177" w14:paraId="4AAE79E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80DC232" w14:textId="77777777" w:rsidR="009F16DE" w:rsidRPr="00123177" w:rsidRDefault="009F16DE"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DFB1A3" w14:textId="6A3A35C6" w:rsidR="009F16DE" w:rsidRPr="00123177" w:rsidRDefault="00BC4914" w:rsidP="00535342">
            <w:pPr>
              <w:snapToGrid w:val="0"/>
              <w:rPr>
                <w:rFonts w:eastAsia="Arial"/>
                <w:color w:val="000000" w:themeColor="text1"/>
              </w:rPr>
            </w:pPr>
            <w:r w:rsidRPr="00BC4914">
              <w:rPr>
                <w:rFonts w:eastAsia="Arial"/>
                <w:color w:val="000000" w:themeColor="text1"/>
              </w:rPr>
              <w:t>The application and calibration part numbers should be increased by one unit for each new release of the Software using the shared part numbers.</w:t>
            </w:r>
          </w:p>
        </w:tc>
      </w:tr>
      <w:tr w:rsidR="009F16DE" w:rsidRPr="00123177" w14:paraId="5FC1B9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877BE5" w14:textId="77777777" w:rsidR="009F16DE" w:rsidRPr="00123177" w:rsidRDefault="009F16DE"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A8C606" w14:textId="77777777" w:rsidR="009F16DE" w:rsidRPr="00123177" w:rsidRDefault="009F16DE" w:rsidP="00535342">
            <w:pPr>
              <w:snapToGrid w:val="0"/>
              <w:rPr>
                <w:rFonts w:eastAsia="Arial"/>
              </w:rPr>
            </w:pPr>
            <w:r w:rsidRPr="00123177">
              <w:rPr>
                <w:rFonts w:eastAsia="Arial"/>
              </w:rPr>
              <w:t>No Such derived requirement is applicable.</w:t>
            </w:r>
          </w:p>
        </w:tc>
      </w:tr>
      <w:tr w:rsidR="009F16DE" w:rsidRPr="00123177" w14:paraId="1726E7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E7345A" w14:textId="77777777" w:rsidR="009F16DE" w:rsidRPr="00123177" w:rsidRDefault="009F16DE"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D0179E" w14:textId="77777777" w:rsidR="009F16DE" w:rsidRPr="00123177" w:rsidRDefault="009F16DE" w:rsidP="00535342">
            <w:pPr>
              <w:pStyle w:val="TableText"/>
              <w:snapToGrid w:val="0"/>
            </w:pPr>
            <w:r w:rsidRPr="00123177">
              <w:rPr>
                <w:rFonts w:eastAsia="Arial"/>
                <w:color w:val="000000" w:themeColor="text1"/>
                <w:szCs w:val="20"/>
              </w:rPr>
              <w:t>No Specific access restrictions is applicable.</w:t>
            </w:r>
          </w:p>
        </w:tc>
      </w:tr>
      <w:tr w:rsidR="009F16DE" w:rsidRPr="00123177" w14:paraId="6FB92D9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93E664" w14:textId="77777777" w:rsidR="009F16DE" w:rsidRPr="00123177" w:rsidRDefault="009F16DE"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FA69CA" w14:textId="3B967BE1" w:rsidR="009F16DE" w:rsidRPr="00123177" w:rsidRDefault="00C54B36" w:rsidP="00535342">
            <w:pPr>
              <w:pStyle w:val="TableText"/>
              <w:snapToGrid w:val="0"/>
              <w:rPr>
                <w:rFonts w:eastAsia="Arial"/>
                <w:color w:val="000000" w:themeColor="text1"/>
              </w:rPr>
            </w:pPr>
            <w:r>
              <w:rPr>
                <w:rFonts w:eastAsia="Arial"/>
                <w:color w:val="000000" w:themeColor="text1"/>
              </w:rPr>
              <w:t xml:space="preserve">The HVDCDC shall use read previous </w:t>
            </w:r>
            <w:r w:rsidRPr="003D570B">
              <w:rPr>
                <w:rFonts w:eastAsia="Arial"/>
                <w:color w:val="000000" w:themeColor="text1"/>
                <w:kern w:val="2"/>
                <w14:ligatures w14:val="standardContextual"/>
              </w:rPr>
              <w:t>16 Byte</w:t>
            </w:r>
            <w:r>
              <w:rPr>
                <w:rFonts w:eastAsia="Arial"/>
                <w:color w:val="000000" w:themeColor="text1"/>
                <w:kern w:val="2"/>
                <w14:ligatures w14:val="standardContextual"/>
              </w:rPr>
              <w:t xml:space="preserve"> value</w:t>
            </w:r>
            <w:r>
              <w:rPr>
                <w:rFonts w:eastAsia="Arial"/>
                <w:color w:val="000000" w:themeColor="text1"/>
              </w:rPr>
              <w:t xml:space="preserve"> of application and calibration part number.</w:t>
            </w:r>
          </w:p>
        </w:tc>
      </w:tr>
      <w:tr w:rsidR="009F16DE" w:rsidRPr="00123177" w14:paraId="450C7B7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16F770" w14:textId="77777777" w:rsidR="009F16DE" w:rsidRPr="00123177" w:rsidRDefault="009F16DE"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1F47A6" w14:textId="482E9EC5" w:rsidR="009F16DE" w:rsidRPr="00123177" w:rsidRDefault="00C54B36" w:rsidP="00535342">
            <w:pPr>
              <w:pStyle w:val="TableText"/>
              <w:snapToGrid w:val="0"/>
            </w:pPr>
            <w:r w:rsidRPr="008A79EE">
              <w:rPr>
                <w:rFonts w:eastAsia="Arial"/>
                <w:kern w:val="2"/>
                <w14:ligatures w14:val="standardContextual"/>
              </w:rPr>
              <w:t xml:space="preserve">HVDCDC shall </w:t>
            </w:r>
            <w:r>
              <w:rPr>
                <w:rFonts w:eastAsia="Arial"/>
                <w:kern w:val="2"/>
                <w14:ligatures w14:val="standardContextual"/>
              </w:rPr>
              <w:t xml:space="preserve">use the incremental 16-byte ASCII </w:t>
            </w:r>
            <w:r>
              <w:rPr>
                <w:rFonts w:eastAsia="Arial"/>
                <w:color w:val="000000" w:themeColor="text1"/>
              </w:rPr>
              <w:t>application and calibration</w:t>
            </w:r>
            <w:r>
              <w:rPr>
                <w:rFonts w:eastAsia="Arial"/>
                <w:kern w:val="2"/>
                <w14:ligatures w14:val="standardContextual"/>
              </w:rPr>
              <w:t xml:space="preserve"> value as the previous software release.</w:t>
            </w:r>
          </w:p>
        </w:tc>
      </w:tr>
      <w:tr w:rsidR="009F16DE" w:rsidRPr="00123177" w14:paraId="477B53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E9DECD" w14:textId="77777777" w:rsidR="009F16DE" w:rsidRPr="00123177" w:rsidRDefault="009F16DE"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56D045" w14:textId="080315FF" w:rsidR="00EA2D8B" w:rsidRPr="003D570B" w:rsidRDefault="00EA2D8B" w:rsidP="00EA2D8B">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3D570B">
              <w:rPr>
                <w:rFonts w:eastAsia="Arial"/>
                <w:color w:val="000000" w:themeColor="text1"/>
                <w:kern w:val="2"/>
                <w14:ligatures w14:val="standardContextual"/>
              </w:rPr>
              <w:t xml:space="preserve">HVDCDC shall </w:t>
            </w:r>
            <w:r>
              <w:rPr>
                <w:rFonts w:eastAsia="Arial"/>
                <w:color w:val="000000" w:themeColor="text1"/>
                <w:kern w:val="2"/>
                <w14:ligatures w14:val="standardContextual"/>
              </w:rPr>
              <w:t xml:space="preserve">set </w:t>
            </w:r>
            <w:r w:rsidRPr="003D570B">
              <w:rPr>
                <w:rFonts w:eastAsia="Arial"/>
                <w:color w:val="000000" w:themeColor="text1"/>
                <w:kern w:val="2"/>
                <w14:ligatures w14:val="standardContextual"/>
              </w:rPr>
              <w:t xml:space="preserve">16 Byte </w:t>
            </w:r>
            <w:r>
              <w:rPr>
                <w:rFonts w:eastAsia="Arial"/>
                <w:color w:val="000000" w:themeColor="text1"/>
              </w:rPr>
              <w:t>application and calibration</w:t>
            </w:r>
            <w:r>
              <w:rPr>
                <w:rFonts w:eastAsia="Arial"/>
                <w:kern w:val="2"/>
                <w14:ligatures w14:val="standardContextual"/>
              </w:rPr>
              <w:t xml:space="preserve"> value </w:t>
            </w:r>
            <w:r>
              <w:rPr>
                <w:rFonts w:eastAsia="Arial"/>
                <w:color w:val="000000" w:themeColor="text1"/>
                <w:kern w:val="2"/>
                <w14:ligatures w14:val="standardContextual"/>
              </w:rPr>
              <w:t xml:space="preserve">with default value. </w:t>
            </w:r>
          </w:p>
          <w:p w14:paraId="4B809718" w14:textId="756C546B" w:rsidR="00EA2D8B" w:rsidRDefault="00EA2D8B" w:rsidP="00EA2D8B">
            <w:pPr>
              <w:pStyle w:val="TableText"/>
              <w:numPr>
                <w:ilvl w:val="0"/>
                <w:numId w:val="42"/>
              </w:numPr>
              <w:snapToGrid w:val="0"/>
              <w:spacing w:line="256" w:lineRule="auto"/>
              <w:ind w:left="194" w:hanging="180"/>
              <w:rPr>
                <w:rFonts w:eastAsia="Arial"/>
                <w:color w:val="000000" w:themeColor="text1"/>
                <w:kern w:val="2"/>
                <w14:ligatures w14:val="standardContextual"/>
              </w:rPr>
            </w:pPr>
            <w:r w:rsidRPr="003D570B">
              <w:rPr>
                <w:rFonts w:eastAsia="Arial"/>
                <w:color w:val="000000" w:themeColor="text1"/>
                <w:kern w:val="2"/>
                <w14:ligatures w14:val="standardContextual"/>
              </w:rPr>
              <w:t xml:space="preserve">HVDCDC shall </w:t>
            </w:r>
            <w:r>
              <w:rPr>
                <w:rFonts w:eastAsia="Arial"/>
                <w:color w:val="000000" w:themeColor="text1"/>
                <w:kern w:val="2"/>
                <w14:ligatures w14:val="standardContextual"/>
              </w:rPr>
              <w:t>increment</w:t>
            </w:r>
            <w:r w:rsidRPr="003D570B">
              <w:rPr>
                <w:rFonts w:eastAsia="Arial"/>
                <w:color w:val="000000" w:themeColor="text1"/>
                <w:kern w:val="2"/>
                <w14:ligatures w14:val="standardContextual"/>
              </w:rPr>
              <w:t xml:space="preserve"> </w:t>
            </w:r>
            <w:r>
              <w:rPr>
                <w:rFonts w:eastAsia="Arial"/>
                <w:color w:val="000000" w:themeColor="text1"/>
                <w:kern w:val="2"/>
                <w14:ligatures w14:val="standardContextual"/>
              </w:rPr>
              <w:t xml:space="preserve">last byte of </w:t>
            </w:r>
            <w:r>
              <w:rPr>
                <w:rFonts w:eastAsia="Arial"/>
                <w:color w:val="000000" w:themeColor="text1"/>
              </w:rPr>
              <w:t>application and calibration</w:t>
            </w:r>
            <w:r>
              <w:rPr>
                <w:rFonts w:eastAsia="Arial"/>
                <w:kern w:val="2"/>
                <w14:ligatures w14:val="standardContextual"/>
              </w:rPr>
              <w:t xml:space="preserve"> value </w:t>
            </w:r>
            <w:r>
              <w:rPr>
                <w:rFonts w:eastAsia="Arial"/>
                <w:color w:val="000000" w:themeColor="text1"/>
                <w:kern w:val="2"/>
                <w14:ligatures w14:val="standardContextual"/>
              </w:rPr>
              <w:t>with respect to previous release.</w:t>
            </w:r>
          </w:p>
          <w:p w14:paraId="49150C07" w14:textId="357CB7BF" w:rsidR="009F16DE" w:rsidRPr="00123177" w:rsidRDefault="00EA2D8B" w:rsidP="00EA2D8B">
            <w:pPr>
              <w:pStyle w:val="TableText"/>
              <w:snapToGrid w:val="0"/>
              <w:rPr>
                <w:rStyle w:val="normaltextrun"/>
              </w:rPr>
            </w:pPr>
            <w:r>
              <w:rPr>
                <w:rFonts w:eastAsia="Arial"/>
                <w:color w:val="000000" w:themeColor="text1"/>
                <w:kern w:val="2"/>
                <w14:ligatures w14:val="standardContextual"/>
              </w:rPr>
              <w:t>HVDCDC shall report</w:t>
            </w:r>
            <w:r w:rsidRPr="003D570B">
              <w:rPr>
                <w:rFonts w:eastAsia="Arial"/>
                <w:color w:val="000000" w:themeColor="text1"/>
                <w:kern w:val="2"/>
                <w14:ligatures w14:val="standardContextual"/>
              </w:rPr>
              <w:t xml:space="preserve"> </w:t>
            </w:r>
            <w:r>
              <w:rPr>
                <w:rFonts w:eastAsia="Arial"/>
                <w:color w:val="000000" w:themeColor="text1"/>
                <w:kern w:val="2"/>
                <w14:ligatures w14:val="standardContextual"/>
              </w:rPr>
              <w:t xml:space="preserve">incremental </w:t>
            </w:r>
            <w:r w:rsidRPr="003D570B">
              <w:rPr>
                <w:rFonts w:eastAsia="Arial"/>
                <w:color w:val="000000" w:themeColor="text1"/>
                <w:kern w:val="2"/>
                <w14:ligatures w14:val="standardContextual"/>
              </w:rPr>
              <w:t xml:space="preserve">16 Byte </w:t>
            </w:r>
            <w:r>
              <w:rPr>
                <w:rFonts w:eastAsia="Arial"/>
                <w:color w:val="000000" w:themeColor="text1"/>
              </w:rPr>
              <w:t>application and calibration</w:t>
            </w:r>
            <w:r>
              <w:rPr>
                <w:rFonts w:eastAsia="Arial"/>
                <w:kern w:val="2"/>
                <w14:ligatures w14:val="standardContextual"/>
              </w:rPr>
              <w:t xml:space="preserve"> </w:t>
            </w:r>
            <w:r>
              <w:rPr>
                <w:rFonts w:eastAsia="Arial"/>
                <w:color w:val="000000" w:themeColor="text1"/>
                <w:kern w:val="2"/>
                <w14:ligatures w14:val="standardContextual"/>
              </w:rPr>
              <w:t>value to primary controller.</w:t>
            </w:r>
          </w:p>
        </w:tc>
      </w:tr>
      <w:tr w:rsidR="009F16DE" w:rsidRPr="00123177" w14:paraId="38FE44E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325E4D" w14:textId="77777777" w:rsidR="009F16DE" w:rsidRPr="00123177" w:rsidRDefault="009F16DE" w:rsidP="00535342">
            <w:pPr>
              <w:pStyle w:val="TableText"/>
              <w:snapToGrid w:val="0"/>
            </w:pPr>
            <w:r w:rsidRPr="00123177">
              <w:lastRenderedPageBreak/>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58AD53" w14:textId="77777777" w:rsidR="009F16DE" w:rsidRPr="00123177" w:rsidRDefault="009F16DE" w:rsidP="00535342">
            <w:pPr>
              <w:pStyle w:val="TableText"/>
              <w:snapToGrid w:val="0"/>
            </w:pPr>
            <w:r w:rsidRPr="00123177">
              <w:t>No such mandatory fields is applicable.</w:t>
            </w:r>
          </w:p>
        </w:tc>
      </w:tr>
      <w:tr w:rsidR="009F16DE" w:rsidRPr="00123177" w14:paraId="13DE46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A7615D" w14:textId="77777777" w:rsidR="009F16DE" w:rsidRPr="00123177" w:rsidRDefault="009F16DE"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4EECC6" w14:textId="3306AAF8" w:rsidR="009F16DE" w:rsidRPr="00123177" w:rsidRDefault="00EA2D8B" w:rsidP="00535342">
            <w:pPr>
              <w:pStyle w:val="TableText"/>
              <w:snapToGrid w:val="0"/>
            </w:pPr>
            <w:r>
              <w:rPr>
                <w:kern w:val="2"/>
                <w14:ligatures w14:val="standardContextual"/>
              </w:rPr>
              <w:t xml:space="preserve">The 16 Byte </w:t>
            </w:r>
            <w:r>
              <w:rPr>
                <w:rFonts w:eastAsia="Arial"/>
                <w:color w:val="000000" w:themeColor="text1"/>
              </w:rPr>
              <w:t>application and calibration</w:t>
            </w:r>
            <w:r>
              <w:rPr>
                <w:rFonts w:eastAsia="Arial"/>
                <w:kern w:val="2"/>
                <w14:ligatures w14:val="standardContextual"/>
              </w:rPr>
              <w:t xml:space="preserve"> value </w:t>
            </w:r>
            <w:r>
              <w:rPr>
                <w:kern w:val="2"/>
                <w14:ligatures w14:val="standardContextual"/>
              </w:rPr>
              <w:t>shall be preloaded with default value as “</w:t>
            </w:r>
            <w:r>
              <w:rPr>
                <w:color w:val="000000" w:themeColor="text1"/>
                <w:kern w:val="2"/>
                <w14:ligatures w14:val="standardContextual"/>
              </w:rPr>
              <w:t>xxxxxxxxxxxxxxxx”</w:t>
            </w:r>
          </w:p>
        </w:tc>
      </w:tr>
      <w:tr w:rsidR="009F16DE" w:rsidRPr="00123177" w14:paraId="1AC0D90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1402C38" w14:textId="77777777" w:rsidR="009F16DE" w:rsidRPr="00123177" w:rsidRDefault="009F16DE"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D46C6" w14:textId="77777777" w:rsidR="009F16DE" w:rsidRPr="00123177" w:rsidRDefault="009F16DE" w:rsidP="00535342">
            <w:pPr>
              <w:pStyle w:val="TableText"/>
              <w:snapToGrid w:val="0"/>
            </w:pPr>
            <w:r w:rsidRPr="00123177">
              <w:rPr>
                <w:szCs w:val="20"/>
              </w:rPr>
              <w:t>Default values shall be applicable with respect to Pre-Loaded Values</w:t>
            </w:r>
          </w:p>
        </w:tc>
      </w:tr>
      <w:tr w:rsidR="009F16DE" w:rsidRPr="00123177" w14:paraId="28570E1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526C68" w14:textId="77777777" w:rsidR="009F16DE" w:rsidRPr="00123177" w:rsidRDefault="009F16DE"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15B895" w14:textId="77777777" w:rsidR="009F16DE" w:rsidRPr="00123177" w:rsidRDefault="009F16DE" w:rsidP="00535342">
            <w:pPr>
              <w:pStyle w:val="TableText"/>
              <w:snapToGrid w:val="0"/>
            </w:pPr>
            <w:r w:rsidRPr="00123177">
              <w:rPr>
                <w:szCs w:val="20"/>
              </w:rPr>
              <w:t>Valid range value is not required.</w:t>
            </w:r>
          </w:p>
        </w:tc>
      </w:tr>
      <w:tr w:rsidR="009F16DE" w:rsidRPr="00123177" w14:paraId="0C23EF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C33ECD" w14:textId="77777777" w:rsidR="009F16DE" w:rsidRPr="00123177" w:rsidRDefault="009F16DE"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4D00CA" w14:textId="77777777" w:rsidR="009F16DE" w:rsidRPr="00123177" w:rsidRDefault="009F16DE" w:rsidP="00535342">
            <w:pPr>
              <w:pStyle w:val="TableText"/>
              <w:snapToGrid w:val="0"/>
            </w:pPr>
            <w:r w:rsidRPr="00123177">
              <w:rPr>
                <w:szCs w:val="20"/>
              </w:rPr>
              <w:t>Data latency period is not applicable</w:t>
            </w:r>
          </w:p>
        </w:tc>
      </w:tr>
      <w:tr w:rsidR="009F16DE" w:rsidRPr="00123177" w14:paraId="77C52E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A1D204" w14:textId="77777777" w:rsidR="009F16DE" w:rsidRPr="00123177" w:rsidRDefault="009F16DE"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02D57F" w14:textId="77777777" w:rsidR="009F16DE" w:rsidRPr="00123177" w:rsidRDefault="009F16DE" w:rsidP="00535342">
            <w:pPr>
              <w:pStyle w:val="TableText"/>
              <w:snapToGrid w:val="0"/>
            </w:pPr>
            <w:r w:rsidRPr="00123177">
              <w:rPr>
                <w:szCs w:val="20"/>
              </w:rPr>
              <w:t>Data Retention period is not applicable.</w:t>
            </w:r>
          </w:p>
        </w:tc>
      </w:tr>
      <w:tr w:rsidR="009F16DE" w:rsidRPr="00123177" w14:paraId="2089C21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882671" w14:textId="77777777" w:rsidR="009F16DE" w:rsidRPr="00123177" w:rsidRDefault="009F16DE"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37B790" w14:textId="77777777" w:rsidR="009F16DE" w:rsidRPr="00123177" w:rsidRDefault="009F16DE" w:rsidP="00535342">
            <w:pPr>
              <w:pStyle w:val="TableText"/>
            </w:pPr>
            <w:r w:rsidRPr="00123177">
              <w:rPr>
                <w:szCs w:val="20"/>
              </w:rPr>
              <w:t>Data rate is not applicable.</w:t>
            </w:r>
          </w:p>
        </w:tc>
      </w:tr>
      <w:tr w:rsidR="009F16DE" w:rsidRPr="00123177" w14:paraId="7FDB07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E8B238" w14:textId="77777777" w:rsidR="009F16DE" w:rsidRPr="00123177" w:rsidRDefault="009F16DE"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09E675" w14:textId="77777777" w:rsidR="009F16DE" w:rsidRPr="00123177" w:rsidRDefault="009F16DE" w:rsidP="00535342">
            <w:pPr>
              <w:pStyle w:val="TableText"/>
              <w:spacing w:line="259" w:lineRule="auto"/>
            </w:pPr>
            <w:r w:rsidRPr="00123177">
              <w:rPr>
                <w:szCs w:val="20"/>
              </w:rPr>
              <w:t>External event is not required.</w:t>
            </w:r>
          </w:p>
        </w:tc>
      </w:tr>
      <w:tr w:rsidR="009F16DE" w:rsidRPr="00123177" w14:paraId="0D0BB6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C4095E" w14:textId="77777777" w:rsidR="009F16DE" w:rsidRPr="00123177" w:rsidRDefault="009F16DE"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A827CD" w14:textId="77777777" w:rsidR="009F16DE" w:rsidRPr="00123177" w:rsidRDefault="009F16DE" w:rsidP="00535342">
            <w:pPr>
              <w:pStyle w:val="TableText"/>
              <w:spacing w:line="259" w:lineRule="auto"/>
            </w:pPr>
            <w:r w:rsidRPr="00123177">
              <w:rPr>
                <w:szCs w:val="20"/>
              </w:rPr>
              <w:t>Temporal event is not applicable.</w:t>
            </w:r>
          </w:p>
        </w:tc>
      </w:tr>
      <w:tr w:rsidR="00EA2D8B" w:rsidRPr="00123177" w14:paraId="69A6CFC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5F23C4" w14:textId="77777777" w:rsidR="00EA2D8B" w:rsidRPr="00123177" w:rsidRDefault="00EA2D8B" w:rsidP="00EA2D8B">
            <w:pPr>
              <w:pStyle w:val="TableText"/>
              <w:snapToGrid w:val="0"/>
            </w:pPr>
            <w:r w:rsidRPr="00123177">
              <w:t xml:space="preserve">Validation Rules/ </w:t>
            </w:r>
          </w:p>
          <w:p w14:paraId="7DEBC8DA" w14:textId="77777777" w:rsidR="00EA2D8B" w:rsidRPr="00123177" w:rsidRDefault="00EA2D8B" w:rsidP="00EA2D8B">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854B4E" w14:textId="65BEF11D" w:rsidR="00EA2D8B" w:rsidRPr="00123177" w:rsidRDefault="00EA2D8B" w:rsidP="00EA2D8B">
            <w:pPr>
              <w:pStyle w:val="TableText"/>
              <w:snapToGrid w:val="0"/>
              <w:rPr>
                <w:i/>
                <w:iCs/>
              </w:rPr>
            </w:pPr>
            <w:r>
              <w:t xml:space="preserve">Verify that HVDCDC </w:t>
            </w:r>
            <w:r w:rsidRPr="008A79EE">
              <w:rPr>
                <w:rFonts w:eastAsia="Arial"/>
                <w:kern w:val="2"/>
                <w14:ligatures w14:val="standardContextual"/>
              </w:rPr>
              <w:t xml:space="preserve">shall </w:t>
            </w:r>
            <w:r>
              <w:rPr>
                <w:rFonts w:eastAsia="Arial"/>
                <w:kern w:val="2"/>
                <w14:ligatures w14:val="standardContextual"/>
              </w:rPr>
              <w:t xml:space="preserve">send the incremental 16 byte ASCII </w:t>
            </w:r>
            <w:r>
              <w:rPr>
                <w:rFonts w:eastAsia="Arial"/>
                <w:color w:val="000000" w:themeColor="text1"/>
              </w:rPr>
              <w:t>application and calibration</w:t>
            </w:r>
            <w:r>
              <w:rPr>
                <w:rFonts w:eastAsia="Arial"/>
                <w:kern w:val="2"/>
                <w14:ligatures w14:val="standardContextual"/>
              </w:rPr>
              <w:t xml:space="preserve"> value w.r.to the previous software release to primary controller continuously</w:t>
            </w:r>
            <w:r>
              <w:t>.</w:t>
            </w:r>
          </w:p>
        </w:tc>
      </w:tr>
      <w:tr w:rsidR="00EA2D8B" w:rsidRPr="00123177" w14:paraId="41ECE35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7D89A4" w14:textId="77777777" w:rsidR="00EA2D8B" w:rsidRPr="00123177" w:rsidRDefault="00EA2D8B" w:rsidP="00EA2D8B">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162095" w14:textId="77777777" w:rsidR="00EA2D8B" w:rsidRPr="00123177" w:rsidRDefault="00EA2D8B" w:rsidP="00EA2D8B">
            <w:pPr>
              <w:pStyle w:val="TableText"/>
              <w:snapToGrid w:val="0"/>
            </w:pPr>
            <w:r w:rsidRPr="00123177">
              <w:rPr>
                <w:szCs w:val="20"/>
              </w:rPr>
              <w:t>Constraints is not applicable.</w:t>
            </w:r>
          </w:p>
        </w:tc>
      </w:tr>
      <w:tr w:rsidR="00EA2D8B" w:rsidRPr="00123177" w14:paraId="30144B3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D9AFE9" w14:textId="77777777" w:rsidR="00EA2D8B" w:rsidRPr="00123177" w:rsidRDefault="00EA2D8B" w:rsidP="00EA2D8B">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3E3F6F" w14:textId="77777777" w:rsidR="00EA2D8B" w:rsidRPr="00123177" w:rsidRDefault="00EA2D8B" w:rsidP="00EA2D8B">
            <w:pPr>
              <w:pStyle w:val="TableText"/>
              <w:snapToGrid w:val="0"/>
            </w:pPr>
            <w:r w:rsidRPr="00123177">
              <w:rPr>
                <w:szCs w:val="20"/>
              </w:rPr>
              <w:t>No effects on other system</w:t>
            </w:r>
          </w:p>
        </w:tc>
      </w:tr>
      <w:tr w:rsidR="00EA2D8B" w:rsidRPr="00123177" w14:paraId="746561C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970255" w14:textId="77777777" w:rsidR="00EA2D8B" w:rsidRPr="00123177" w:rsidRDefault="00EA2D8B" w:rsidP="00EA2D8B">
            <w:pPr>
              <w:pStyle w:val="TableText"/>
              <w:snapToGrid w:val="0"/>
            </w:pPr>
            <w:r w:rsidRPr="00123177">
              <w:t>Testability with respect to test environment</w:t>
            </w:r>
          </w:p>
          <w:p w14:paraId="5D413FEF" w14:textId="77777777" w:rsidR="00EA2D8B" w:rsidRPr="00123177" w:rsidRDefault="00EA2D8B" w:rsidP="00EA2D8B">
            <w:pPr>
              <w:pStyle w:val="TableText"/>
            </w:pPr>
            <w:r w:rsidRPr="00123177">
              <w:t>(Yes/No)</w:t>
            </w:r>
          </w:p>
          <w:p w14:paraId="2B3E917C" w14:textId="77777777" w:rsidR="00EA2D8B" w:rsidRPr="00123177" w:rsidRDefault="00EA2D8B" w:rsidP="00EA2D8B">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601DD6" w14:textId="5E9D7E58" w:rsidR="00EA2D8B" w:rsidRPr="00123177" w:rsidRDefault="00EA2D8B" w:rsidP="00EA2D8B">
            <w:pPr>
              <w:pStyle w:val="TableText"/>
              <w:snapToGrid w:val="0"/>
            </w:pPr>
            <w:r>
              <w:t>YES</w:t>
            </w:r>
          </w:p>
        </w:tc>
      </w:tr>
      <w:tr w:rsidR="00EA2D8B" w:rsidRPr="00123177" w14:paraId="287B6F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64CA42" w14:textId="77777777" w:rsidR="00EA2D8B" w:rsidRPr="00123177" w:rsidRDefault="00EA2D8B" w:rsidP="00EA2D8B">
            <w:pPr>
              <w:pStyle w:val="TableText"/>
              <w:snapToGrid w:val="0"/>
            </w:pPr>
            <w:r w:rsidRPr="00123177">
              <w:lastRenderedPageBreak/>
              <w:t>Feasible within project constraints</w:t>
            </w:r>
          </w:p>
          <w:p w14:paraId="65B04461" w14:textId="77777777" w:rsidR="00EA2D8B" w:rsidRPr="00123177" w:rsidRDefault="00EA2D8B" w:rsidP="00EA2D8B">
            <w:pPr>
              <w:pStyle w:val="TableText"/>
              <w:snapToGrid w:val="0"/>
            </w:pPr>
            <w:r w:rsidRPr="00123177">
              <w:t>(Yes/No)</w:t>
            </w:r>
          </w:p>
          <w:p w14:paraId="363C2790" w14:textId="77777777" w:rsidR="00EA2D8B" w:rsidRPr="00123177" w:rsidRDefault="00EA2D8B" w:rsidP="00EA2D8B">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C68F7C" w14:textId="521E77D7" w:rsidR="00EA2D8B" w:rsidRPr="00123177" w:rsidRDefault="00EA2D8B" w:rsidP="00EA2D8B">
            <w:pPr>
              <w:pStyle w:val="TableText"/>
              <w:snapToGrid w:val="0"/>
            </w:pPr>
            <w:r>
              <w:t>YES</w:t>
            </w:r>
          </w:p>
        </w:tc>
      </w:tr>
      <w:tr w:rsidR="00EA2D8B" w:rsidRPr="00123177" w14:paraId="7DAAAB2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723B9A" w14:textId="77777777" w:rsidR="00EA2D8B" w:rsidRPr="00123177" w:rsidRDefault="00EA2D8B" w:rsidP="00EA2D8B">
            <w:pPr>
              <w:pStyle w:val="TableText"/>
              <w:snapToGrid w:val="0"/>
            </w:pPr>
            <w:r w:rsidRPr="00123177">
              <w:t>Critical</w:t>
            </w:r>
          </w:p>
          <w:p w14:paraId="13654735" w14:textId="77777777" w:rsidR="00EA2D8B" w:rsidRPr="00123177" w:rsidRDefault="00EA2D8B" w:rsidP="00EA2D8B">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6981F0" w14:textId="7CE20C17" w:rsidR="00EA2D8B" w:rsidRPr="00123177" w:rsidRDefault="00EA2D8B" w:rsidP="00EA2D8B">
            <w:pPr>
              <w:pStyle w:val="TableText"/>
              <w:snapToGrid w:val="0"/>
            </w:pPr>
            <w:r>
              <w:t>YES</w:t>
            </w:r>
          </w:p>
        </w:tc>
      </w:tr>
      <w:tr w:rsidR="00EA2D8B" w:rsidRPr="00123177" w14:paraId="68E932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775D922" w14:textId="77777777" w:rsidR="00EA2D8B" w:rsidRPr="00123177" w:rsidRDefault="00EA2D8B" w:rsidP="00EA2D8B">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17A387" w14:textId="77777777" w:rsidR="00EA2D8B" w:rsidRPr="00123177" w:rsidRDefault="00EA2D8B" w:rsidP="00EA2D8B">
            <w:pPr>
              <w:pStyle w:val="TableText"/>
              <w:snapToGrid w:val="0"/>
            </w:pPr>
            <w:r w:rsidRPr="00123177">
              <w:t>Acceptance Criteria for this requirement should be as per SECTION-6 ACCEPTANCE CRITERIA</w:t>
            </w:r>
          </w:p>
        </w:tc>
      </w:tr>
    </w:tbl>
    <w:p w14:paraId="5CD722DD" w14:textId="77777777" w:rsidR="009F16DE" w:rsidRPr="00123177" w:rsidRDefault="009F16DE" w:rsidP="00A55B53">
      <w:pPr>
        <w:pStyle w:val="BodyText"/>
        <w:rPr>
          <w:i/>
          <w:color w:val="3366FF"/>
        </w:rPr>
      </w:pPr>
    </w:p>
    <w:p w14:paraId="2EEB15D6" w14:textId="77777777" w:rsidR="00A55B53" w:rsidRPr="00123177" w:rsidRDefault="00A55B53" w:rsidP="00A55B53">
      <w:pPr>
        <w:pStyle w:val="BodyText"/>
        <w:rPr>
          <w:i/>
          <w:color w:val="3366FF"/>
        </w:rPr>
      </w:pPr>
    </w:p>
    <w:p w14:paraId="0BB1901B" w14:textId="77777777" w:rsidR="00A55B53" w:rsidRPr="00123177" w:rsidRDefault="00A55B53" w:rsidP="00A55B53">
      <w:pPr>
        <w:pStyle w:val="Heading4"/>
      </w:pPr>
      <w:r w:rsidRPr="00123177">
        <w:rPr>
          <w:rFonts w:eastAsia="Arial"/>
          <w:szCs w:val="20"/>
        </w:rPr>
        <w:t>The filtering implementation shall be calibratable through unique parameters for each input signal in the HVDCDC</w:t>
      </w:r>
      <w:r w:rsidRPr="00123177">
        <w:rPr>
          <w:rFonts w:eastAsia="Arial"/>
        </w:rPr>
        <w:t>.</w:t>
      </w:r>
    </w:p>
    <w:p w14:paraId="35F21BB9"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287F91B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41E5FBA"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C4B1C0A" w14:textId="77777777" w:rsidR="00A55B53" w:rsidRPr="00123177" w:rsidRDefault="00A55B53" w:rsidP="00535342">
            <w:pPr>
              <w:pStyle w:val="TableColumnTitle"/>
              <w:snapToGrid w:val="0"/>
            </w:pPr>
            <w:r w:rsidRPr="00123177">
              <w:t>Description</w:t>
            </w:r>
          </w:p>
        </w:tc>
      </w:tr>
      <w:tr w:rsidR="00A55B53" w:rsidRPr="00123177" w14:paraId="0943700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104CF8D"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9B1A0E" w14:textId="77777777" w:rsidR="00A55B53" w:rsidRPr="00123177" w:rsidRDefault="00A55B53" w:rsidP="00535342">
            <w:pPr>
              <w:snapToGrid w:val="0"/>
            </w:pPr>
            <w:r w:rsidRPr="00123177">
              <w:t>SWRS_Non_Funct_09</w:t>
            </w:r>
          </w:p>
        </w:tc>
      </w:tr>
      <w:tr w:rsidR="00A55B53" w:rsidRPr="00123177" w14:paraId="4D13244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B2D16B3"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CCDBA6" w14:textId="77777777" w:rsidR="00A55B53" w:rsidRPr="00123177" w:rsidRDefault="00A55B53" w:rsidP="00535342">
            <w:pPr>
              <w:rPr>
                <w:rFonts w:eastAsia="Arial"/>
                <w:szCs w:val="20"/>
              </w:rPr>
            </w:pPr>
            <w:r w:rsidRPr="00123177">
              <w:rPr>
                <w:rFonts w:eastAsia="Arial"/>
                <w:szCs w:val="20"/>
              </w:rPr>
              <w:t>SDS-HVDCDC-352</w:t>
            </w:r>
          </w:p>
        </w:tc>
      </w:tr>
      <w:tr w:rsidR="00A55B53" w:rsidRPr="00123177" w14:paraId="17876DA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263A1BD"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40C9B7" w14:textId="77777777" w:rsidR="00A55B53" w:rsidRPr="00123177" w:rsidRDefault="00A55B53" w:rsidP="00535342">
            <w:pPr>
              <w:rPr>
                <w:rFonts w:eastAsia="Arial"/>
                <w:szCs w:val="20"/>
              </w:rPr>
            </w:pPr>
            <w:r w:rsidRPr="00123177">
              <w:rPr>
                <w:rFonts w:eastAsia="Arial"/>
                <w:szCs w:val="20"/>
              </w:rPr>
              <w:t>Pre-C Sample/ PF3.0 Phase-2</w:t>
            </w:r>
          </w:p>
        </w:tc>
      </w:tr>
      <w:tr w:rsidR="00A55B53" w:rsidRPr="00123177" w14:paraId="400DAAF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185DF4E"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48C0D" w14:textId="77777777" w:rsidR="00A55B53" w:rsidRPr="00123177" w:rsidRDefault="00A55B53" w:rsidP="00535342">
            <w:pPr>
              <w:rPr>
                <w:rFonts w:eastAsia="Arial"/>
                <w:szCs w:val="20"/>
              </w:rPr>
            </w:pPr>
            <w:r w:rsidRPr="00123177">
              <w:rPr>
                <w:rFonts w:eastAsia="Arial"/>
                <w:szCs w:val="20"/>
              </w:rPr>
              <w:t>The filtering implementation shall be calibratable through unique parameters for each input signal in the HVDCDC.</w:t>
            </w:r>
          </w:p>
        </w:tc>
      </w:tr>
      <w:tr w:rsidR="00A55B53" w:rsidRPr="00123177" w14:paraId="5A5C0CE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6469D8"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3D7271" w14:textId="77777777" w:rsidR="00A55B53" w:rsidRPr="00123177" w:rsidRDefault="00A55B53" w:rsidP="00535342">
            <w:pPr>
              <w:rPr>
                <w:rFonts w:eastAsia="Arial"/>
                <w:szCs w:val="20"/>
              </w:rPr>
            </w:pPr>
            <w:r w:rsidRPr="00123177">
              <w:rPr>
                <w:rFonts w:eastAsia="Arial"/>
                <w:szCs w:val="20"/>
              </w:rPr>
              <w:t>No Such derived requirement is applicable.</w:t>
            </w:r>
          </w:p>
        </w:tc>
      </w:tr>
      <w:tr w:rsidR="00A55B53" w:rsidRPr="00123177" w14:paraId="3B85834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67C812"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731F52" w14:textId="77777777" w:rsidR="00A55B53" w:rsidRPr="00123177" w:rsidRDefault="00A55B53" w:rsidP="00535342">
            <w:pPr>
              <w:pStyle w:val="TableText"/>
              <w:snapToGrid w:val="0"/>
            </w:pPr>
            <w:r w:rsidRPr="00123177">
              <w:rPr>
                <w:rFonts w:eastAsia="Arial"/>
                <w:szCs w:val="20"/>
              </w:rPr>
              <w:t>No Specific access restrictions is applicable.</w:t>
            </w:r>
          </w:p>
        </w:tc>
      </w:tr>
      <w:tr w:rsidR="00A55B53" w:rsidRPr="00123177" w14:paraId="4688B23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C090EC3"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880084" w14:textId="77777777" w:rsidR="00A55B53" w:rsidRPr="00123177" w:rsidRDefault="00A55B53" w:rsidP="00535342">
            <w:pPr>
              <w:pStyle w:val="TableText"/>
              <w:snapToGrid w:val="0"/>
              <w:rPr>
                <w:rFonts w:eastAsia="Arial"/>
              </w:rPr>
            </w:pPr>
            <w:r w:rsidRPr="00123177">
              <w:rPr>
                <w:rFonts w:eastAsia="Arial"/>
              </w:rPr>
              <w:t xml:space="preserve">HVDCDC shall have independent scaling factor and offset for each input signal </w:t>
            </w:r>
          </w:p>
        </w:tc>
      </w:tr>
      <w:tr w:rsidR="00A55B53" w:rsidRPr="00123177" w14:paraId="25D898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293E19"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400A52" w14:textId="77777777" w:rsidR="00A55B53" w:rsidRPr="00123177" w:rsidRDefault="00A55B53" w:rsidP="00535342">
            <w:pPr>
              <w:pStyle w:val="TableText"/>
              <w:snapToGrid w:val="0"/>
            </w:pPr>
            <w:r w:rsidRPr="00123177">
              <w:rPr>
                <w:rFonts w:eastAsia="Arial"/>
              </w:rPr>
              <w:t>To check both scaling factor and offset shall be calibratable for each input signal</w:t>
            </w:r>
          </w:p>
        </w:tc>
      </w:tr>
      <w:tr w:rsidR="00A55B53" w:rsidRPr="00123177" w14:paraId="2FD726E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71503E"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200E72" w14:textId="77777777" w:rsidR="00A55B53" w:rsidRPr="00123177" w:rsidRDefault="00A55B53" w:rsidP="00535342">
            <w:pPr>
              <w:pStyle w:val="TableText"/>
              <w:snapToGrid w:val="0"/>
              <w:rPr>
                <w:rStyle w:val="normaltextrun"/>
              </w:rPr>
            </w:pPr>
            <w:r w:rsidRPr="00123177">
              <w:rPr>
                <w:rStyle w:val="normaltextrun"/>
              </w:rPr>
              <w:t xml:space="preserve">Verify that the </w:t>
            </w:r>
            <w:r w:rsidRPr="00123177">
              <w:rPr>
                <w:rFonts w:eastAsia="Arial"/>
              </w:rPr>
              <w:t>HVDCDC shall have calibratable independent scaling factor and offset for each input signal</w:t>
            </w:r>
          </w:p>
        </w:tc>
      </w:tr>
      <w:tr w:rsidR="00A55B53" w:rsidRPr="00123177" w14:paraId="41427C1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FC11C1"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20EE7" w14:textId="77777777" w:rsidR="00A55B53" w:rsidRPr="00123177" w:rsidRDefault="00A55B53" w:rsidP="00535342">
            <w:pPr>
              <w:pStyle w:val="TableText"/>
              <w:snapToGrid w:val="0"/>
            </w:pPr>
            <w:r w:rsidRPr="00123177">
              <w:t>No such mandatory fields is applicable.</w:t>
            </w:r>
          </w:p>
        </w:tc>
      </w:tr>
      <w:tr w:rsidR="00A55B53" w:rsidRPr="00123177" w14:paraId="7FC5A0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9EBBAC"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927600" w14:textId="77777777" w:rsidR="00A55B53" w:rsidRPr="00123177" w:rsidRDefault="00A55B53" w:rsidP="00535342">
            <w:pPr>
              <w:pStyle w:val="TableText"/>
              <w:snapToGrid w:val="0"/>
            </w:pPr>
            <w:r w:rsidRPr="00123177">
              <w:t>No such Pre-Loaded Values is applicable</w:t>
            </w:r>
          </w:p>
        </w:tc>
      </w:tr>
      <w:tr w:rsidR="00A55B53" w:rsidRPr="00123177" w14:paraId="652C3B9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AC8CFF"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9FBC4"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229F13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F7AC5B" w14:textId="77777777" w:rsidR="00A55B53" w:rsidRPr="00123177" w:rsidRDefault="00A55B53" w:rsidP="00535342">
            <w:pPr>
              <w:pStyle w:val="TableText"/>
              <w:snapToGrid w:val="0"/>
            </w:pPr>
            <w:r w:rsidRPr="00123177">
              <w:lastRenderedPageBreak/>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9C1358" w14:textId="77777777" w:rsidR="00A55B53" w:rsidRPr="00123177" w:rsidRDefault="00A55B53" w:rsidP="00535342">
            <w:pPr>
              <w:pStyle w:val="TableText"/>
              <w:snapToGrid w:val="0"/>
            </w:pPr>
            <w:r w:rsidRPr="00123177">
              <w:t>No such mandatory fields is applicable</w:t>
            </w:r>
          </w:p>
        </w:tc>
      </w:tr>
      <w:tr w:rsidR="00A55B53" w:rsidRPr="00123177" w14:paraId="469E6F9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BECAF0"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7C3F89"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0CD4B0E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2CDC2F"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07E479"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EFF970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944C10"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36E518" w14:textId="77777777" w:rsidR="00A55B53" w:rsidRPr="00123177" w:rsidRDefault="00A55B53" w:rsidP="00535342">
            <w:pPr>
              <w:pStyle w:val="TableText"/>
            </w:pPr>
            <w:r w:rsidRPr="00123177">
              <w:rPr>
                <w:szCs w:val="20"/>
              </w:rPr>
              <w:t>Data rate is not applicable.</w:t>
            </w:r>
          </w:p>
        </w:tc>
      </w:tr>
      <w:tr w:rsidR="00A55B53" w:rsidRPr="00123177" w14:paraId="4507D3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526C39"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E776A"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A6FD76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4AE0D2"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9FBF04"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3F270D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A7EAFA" w14:textId="77777777" w:rsidR="00A55B53" w:rsidRPr="00123177" w:rsidRDefault="00A55B53" w:rsidP="00535342">
            <w:pPr>
              <w:pStyle w:val="TableText"/>
              <w:snapToGrid w:val="0"/>
            </w:pPr>
            <w:r w:rsidRPr="00123177">
              <w:t xml:space="preserve">Validation Rules/ </w:t>
            </w:r>
          </w:p>
          <w:p w14:paraId="27EE611F"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10B61A" w14:textId="77777777" w:rsidR="00A55B53" w:rsidRPr="00123177" w:rsidRDefault="00A55B53" w:rsidP="00535342">
            <w:pPr>
              <w:pStyle w:val="TableText"/>
              <w:snapToGrid w:val="0"/>
              <w:rPr>
                <w:i/>
                <w:iCs/>
              </w:rPr>
            </w:pPr>
            <w:r w:rsidRPr="00123177">
              <w:rPr>
                <w:rStyle w:val="normaltextrun"/>
              </w:rPr>
              <w:t xml:space="preserve">Verify that the </w:t>
            </w:r>
            <w:r w:rsidRPr="00123177">
              <w:rPr>
                <w:rFonts w:eastAsia="Arial"/>
              </w:rPr>
              <w:t>HVDCDC shall have calibratable independent scaling factor and offset for each input signal</w:t>
            </w:r>
          </w:p>
        </w:tc>
      </w:tr>
      <w:tr w:rsidR="00A55B53" w:rsidRPr="00123177" w14:paraId="6335DC2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3C582F"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0FE7A1" w14:textId="77777777" w:rsidR="00A55B53" w:rsidRPr="00123177" w:rsidRDefault="00A55B53" w:rsidP="00535342">
            <w:pPr>
              <w:pStyle w:val="TableText"/>
              <w:snapToGrid w:val="0"/>
            </w:pPr>
            <w:r w:rsidRPr="00123177">
              <w:rPr>
                <w:szCs w:val="20"/>
              </w:rPr>
              <w:t>Constraints is not applicable.</w:t>
            </w:r>
          </w:p>
        </w:tc>
      </w:tr>
      <w:tr w:rsidR="00A55B53" w:rsidRPr="00123177" w14:paraId="43421D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44CE8F8"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92292B" w14:textId="77777777" w:rsidR="00A55B53" w:rsidRPr="00123177" w:rsidRDefault="00A55B53" w:rsidP="00535342">
            <w:pPr>
              <w:pStyle w:val="TableText"/>
              <w:snapToGrid w:val="0"/>
            </w:pPr>
            <w:r w:rsidRPr="00123177">
              <w:rPr>
                <w:szCs w:val="20"/>
              </w:rPr>
              <w:t>No effects on other system</w:t>
            </w:r>
          </w:p>
        </w:tc>
      </w:tr>
      <w:tr w:rsidR="00A55B53" w:rsidRPr="00123177" w14:paraId="16603AC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72B142" w14:textId="77777777" w:rsidR="00A55B53" w:rsidRPr="00123177" w:rsidRDefault="00A55B53" w:rsidP="00535342">
            <w:pPr>
              <w:pStyle w:val="TableText"/>
              <w:snapToGrid w:val="0"/>
            </w:pPr>
            <w:r w:rsidRPr="00123177">
              <w:t>Testability with respect to test environment</w:t>
            </w:r>
          </w:p>
          <w:p w14:paraId="7D07112E" w14:textId="77777777" w:rsidR="00A55B53" w:rsidRPr="00123177" w:rsidRDefault="00A55B53" w:rsidP="00535342">
            <w:pPr>
              <w:pStyle w:val="TableText"/>
            </w:pPr>
            <w:r w:rsidRPr="00123177">
              <w:t>(Yes/No)</w:t>
            </w:r>
          </w:p>
          <w:p w14:paraId="132B1A9C"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A880C0" w14:textId="77777777" w:rsidR="00A55B53" w:rsidRPr="00123177" w:rsidRDefault="00A55B53" w:rsidP="00535342">
            <w:pPr>
              <w:pStyle w:val="TableText"/>
              <w:snapToGrid w:val="0"/>
            </w:pPr>
            <w:r w:rsidRPr="00123177">
              <w:t>Yes</w:t>
            </w:r>
          </w:p>
        </w:tc>
      </w:tr>
      <w:tr w:rsidR="00A55B53" w:rsidRPr="00123177" w14:paraId="3170A59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4BC26BC" w14:textId="77777777" w:rsidR="00A55B53" w:rsidRPr="00123177" w:rsidRDefault="00A55B53" w:rsidP="00535342">
            <w:pPr>
              <w:pStyle w:val="TableText"/>
              <w:snapToGrid w:val="0"/>
            </w:pPr>
            <w:r w:rsidRPr="00123177">
              <w:t>Feasible within project constraints</w:t>
            </w:r>
          </w:p>
          <w:p w14:paraId="4126BB7C" w14:textId="77777777" w:rsidR="00A55B53" w:rsidRPr="00123177" w:rsidRDefault="00A55B53" w:rsidP="00535342">
            <w:pPr>
              <w:pStyle w:val="TableText"/>
              <w:snapToGrid w:val="0"/>
            </w:pPr>
            <w:r w:rsidRPr="00123177">
              <w:t>(Yes/No)</w:t>
            </w:r>
          </w:p>
          <w:p w14:paraId="05F35EF0"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8DDD53" w14:textId="77777777" w:rsidR="00A55B53" w:rsidRPr="00123177" w:rsidRDefault="00A55B53" w:rsidP="00535342">
            <w:pPr>
              <w:pStyle w:val="TableText"/>
              <w:snapToGrid w:val="0"/>
            </w:pPr>
            <w:r w:rsidRPr="00123177">
              <w:t>Yes</w:t>
            </w:r>
          </w:p>
        </w:tc>
      </w:tr>
      <w:tr w:rsidR="00A55B53" w:rsidRPr="00123177" w14:paraId="62F1259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8CCBDF" w14:textId="77777777" w:rsidR="00A55B53" w:rsidRPr="00123177" w:rsidRDefault="00A55B53" w:rsidP="00535342">
            <w:pPr>
              <w:pStyle w:val="TableText"/>
              <w:snapToGrid w:val="0"/>
            </w:pPr>
            <w:r w:rsidRPr="00123177">
              <w:t>Critical</w:t>
            </w:r>
          </w:p>
          <w:p w14:paraId="39761130"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7E3CDA" w14:textId="77777777" w:rsidR="00A55B53" w:rsidRPr="00123177" w:rsidRDefault="00A55B53" w:rsidP="00535342">
            <w:pPr>
              <w:pStyle w:val="TableText"/>
              <w:snapToGrid w:val="0"/>
            </w:pPr>
            <w:r w:rsidRPr="00123177">
              <w:t>Yes</w:t>
            </w:r>
          </w:p>
        </w:tc>
      </w:tr>
      <w:tr w:rsidR="00A55B53" w:rsidRPr="00123177" w14:paraId="0B6FEF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3B62F3" w14:textId="77777777" w:rsidR="00A55B53" w:rsidRPr="00123177" w:rsidRDefault="00A55B53" w:rsidP="00535342">
            <w:pPr>
              <w:pStyle w:val="TableText"/>
              <w:snapToGrid w:val="0"/>
            </w:pPr>
            <w:r w:rsidRPr="00123177">
              <w:lastRenderedPageBreak/>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FF4D1"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603F6D5F" w14:textId="77777777" w:rsidR="00A55B53" w:rsidRPr="00123177" w:rsidRDefault="00A55B53" w:rsidP="00A55B53">
      <w:pPr>
        <w:pStyle w:val="BodyText"/>
        <w:rPr>
          <w:i/>
          <w:color w:val="3366FF"/>
        </w:rPr>
      </w:pPr>
    </w:p>
    <w:p w14:paraId="7C53CF7E" w14:textId="77777777" w:rsidR="00A55B53" w:rsidRPr="00123177" w:rsidRDefault="00A55B53" w:rsidP="00A55B53">
      <w:pPr>
        <w:pStyle w:val="BodyText"/>
        <w:rPr>
          <w:i/>
          <w:color w:val="3366FF"/>
        </w:rPr>
      </w:pPr>
    </w:p>
    <w:p w14:paraId="364C09E3" w14:textId="77777777" w:rsidR="00A55B53" w:rsidRPr="00123177" w:rsidRDefault="00A55B53" w:rsidP="00A55B53">
      <w:pPr>
        <w:pStyle w:val="BodyText"/>
        <w:rPr>
          <w:i/>
          <w:color w:val="3366FF"/>
        </w:rPr>
      </w:pPr>
    </w:p>
    <w:p w14:paraId="1E241FB6" w14:textId="77777777" w:rsidR="00A55B53" w:rsidRPr="00123177" w:rsidRDefault="00A55B53" w:rsidP="00A55B53">
      <w:pPr>
        <w:pStyle w:val="Heading4"/>
      </w:pPr>
      <w:r w:rsidRPr="00123177">
        <w:rPr>
          <w:rFonts w:eastAsia="Arial"/>
          <w:color w:val="000000" w:themeColor="text1"/>
          <w:szCs w:val="20"/>
        </w:rPr>
        <w:t>The HVDCDC shall implement a Trap/Exception handling to activate the trap</w:t>
      </w:r>
      <w:r w:rsidRPr="00123177">
        <w:rPr>
          <w:rFonts w:eastAsia="Arial"/>
        </w:rPr>
        <w:t>.</w:t>
      </w:r>
    </w:p>
    <w:p w14:paraId="6AE13F37"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68A401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5E43005D"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B71D277" w14:textId="77777777" w:rsidR="00A55B53" w:rsidRPr="00123177" w:rsidRDefault="00A55B53" w:rsidP="00535342">
            <w:pPr>
              <w:pStyle w:val="TableColumnTitle"/>
              <w:snapToGrid w:val="0"/>
            </w:pPr>
            <w:r w:rsidRPr="00123177">
              <w:t>Description</w:t>
            </w:r>
          </w:p>
        </w:tc>
      </w:tr>
      <w:tr w:rsidR="00A55B53" w:rsidRPr="00123177" w14:paraId="127C900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6DBCA98"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823A6" w14:textId="77777777" w:rsidR="00A55B53" w:rsidRPr="00123177" w:rsidRDefault="00A55B53" w:rsidP="00535342">
            <w:pPr>
              <w:snapToGrid w:val="0"/>
            </w:pPr>
            <w:r w:rsidRPr="00123177">
              <w:t>SWRS_Non_Funct_11</w:t>
            </w:r>
          </w:p>
        </w:tc>
      </w:tr>
      <w:tr w:rsidR="00A55B53" w:rsidRPr="00123177" w14:paraId="37506CD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FADB4D5"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FF1EE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SDS-HVDCDC-323</w:t>
            </w:r>
          </w:p>
        </w:tc>
      </w:tr>
      <w:tr w:rsidR="00A55B53" w:rsidRPr="00123177" w14:paraId="6F86647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36D2CEF"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618DB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B Sample/ PF2.0 </w:t>
            </w:r>
          </w:p>
        </w:tc>
      </w:tr>
      <w:tr w:rsidR="00A55B53" w:rsidRPr="00123177" w14:paraId="43239F9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1CA2CC3"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23F96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The HVDCDC shall implement a Trap/Exception handling to activate the trap. </w:t>
            </w:r>
          </w:p>
        </w:tc>
      </w:tr>
      <w:tr w:rsidR="00A55B53" w:rsidRPr="00123177" w14:paraId="35FD5FF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AF108B"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1A7B6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7F4FA76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4571ABC"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A98B3E"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5320868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D6317A" w14:textId="77777777" w:rsidR="00A55B53" w:rsidRPr="00123177" w:rsidRDefault="00A55B53" w:rsidP="00535342">
            <w:pPr>
              <w:pStyle w:val="TableText"/>
              <w:snapToGrid w:val="0"/>
              <w:rPr>
                <w:b/>
                <w:bCs/>
              </w:rPr>
            </w:pPr>
            <w:r w:rsidRPr="00123177">
              <w:t>Input(</w:t>
            </w:r>
            <w:commentRangeStart w:id="270"/>
            <w:commentRangeStart w:id="271"/>
            <w:r w:rsidRPr="00123177">
              <w:t>s</w:t>
            </w:r>
            <w:commentRangeEnd w:id="270"/>
            <w:r w:rsidRPr="00123177">
              <w:rPr>
                <w:rStyle w:val="CommentReference"/>
                <w:sz w:val="24"/>
                <w:szCs w:val="24"/>
              </w:rPr>
              <w:commentReference w:id="270"/>
            </w:r>
            <w:commentRangeEnd w:id="271"/>
            <w:r w:rsidRPr="00123177">
              <w:rPr>
                <w:rStyle w:val="CommentReference"/>
                <w:sz w:val="24"/>
                <w:szCs w:val="24"/>
              </w:rPr>
              <w:commentReference w:id="271"/>
            </w:r>
            <w:r w:rsidRPr="00123177">
              <w:t>)</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4CFF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Provide the trap condition by making CTRAP pin to low state (0 V).</w:t>
            </w:r>
          </w:p>
          <w:p w14:paraId="3E1BFF5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Trap input shall be enabled. (TRPPEN =1), Trap state bit TRPS set to 1 (Trap state active)</w:t>
            </w:r>
          </w:p>
        </w:tc>
      </w:tr>
      <w:tr w:rsidR="00A55B53" w:rsidRPr="00123177" w14:paraId="62E472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D69B0D"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0714AB" w14:textId="77777777" w:rsidR="00A55B53" w:rsidRPr="00123177" w:rsidRDefault="00A55B53" w:rsidP="00535342">
            <w:pPr>
              <w:pStyle w:val="TableText"/>
              <w:snapToGrid w:val="0"/>
            </w:pPr>
            <w:r w:rsidRPr="00123177">
              <w:t xml:space="preserve">1. The HVDCDC SW shall perform Trap handling, It shall switch off the power devices if the trap input becomes activated. </w:t>
            </w:r>
          </w:p>
          <w:p w14:paraId="47B0C0E2" w14:textId="77777777" w:rsidR="00A55B53" w:rsidRPr="00123177" w:rsidRDefault="00A55B53" w:rsidP="00535342">
            <w:pPr>
              <w:pStyle w:val="TableText"/>
              <w:snapToGrid w:val="0"/>
            </w:pPr>
            <w:r w:rsidRPr="00123177">
              <w:t>2. The HVDCDC shall deactivate all the power outputs and set them into passive state.</w:t>
            </w:r>
          </w:p>
        </w:tc>
      </w:tr>
      <w:tr w:rsidR="00A55B53" w:rsidRPr="00123177" w14:paraId="104E2E0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1C72C1"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6B594F" w14:textId="77777777" w:rsidR="00A55B53" w:rsidRPr="00123177" w:rsidRDefault="00A55B53" w:rsidP="00535342">
            <w:pPr>
              <w:pStyle w:val="TableText"/>
              <w:snapToGrid w:val="0"/>
              <w:rPr>
                <w:rStyle w:val="normaltextrun"/>
              </w:rPr>
            </w:pPr>
            <w:r w:rsidRPr="00123177">
              <w:rPr>
                <w:rStyle w:val="normaltextrun"/>
              </w:rPr>
              <w:t xml:space="preserve">Verify the Trap functionality shall be activated by the HVDCDC when the input conditions are met. </w:t>
            </w:r>
          </w:p>
        </w:tc>
      </w:tr>
      <w:tr w:rsidR="00A55B53" w:rsidRPr="00123177" w14:paraId="0804BE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478B0C"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AE050E" w14:textId="77777777" w:rsidR="00A55B53" w:rsidRPr="00123177" w:rsidRDefault="00A55B53" w:rsidP="00535342">
            <w:pPr>
              <w:pStyle w:val="TableText"/>
              <w:snapToGrid w:val="0"/>
            </w:pPr>
            <w:r w:rsidRPr="00123177">
              <w:t>No such mandatory fields is applicable.</w:t>
            </w:r>
          </w:p>
        </w:tc>
      </w:tr>
      <w:tr w:rsidR="00A55B53" w:rsidRPr="00123177" w14:paraId="68CF490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13F5D3"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CA669C" w14:textId="77777777" w:rsidR="00A55B53" w:rsidRPr="00123177" w:rsidRDefault="00A55B53" w:rsidP="00535342">
            <w:pPr>
              <w:pStyle w:val="TableText"/>
              <w:snapToGrid w:val="0"/>
            </w:pPr>
            <w:r w:rsidRPr="00123177">
              <w:t>No such Pre-Loaded Values is applicable</w:t>
            </w:r>
          </w:p>
        </w:tc>
      </w:tr>
      <w:tr w:rsidR="00A55B53" w:rsidRPr="00123177" w14:paraId="51EF2F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31BA5B"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C717F7"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09BCE1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011A3A"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581EA1" w14:textId="77777777" w:rsidR="00A55B53" w:rsidRPr="00123177" w:rsidRDefault="00A55B53" w:rsidP="00535342">
            <w:pPr>
              <w:pStyle w:val="TableText"/>
              <w:snapToGrid w:val="0"/>
            </w:pPr>
            <w:r w:rsidRPr="00123177">
              <w:rPr>
                <w:szCs w:val="20"/>
              </w:rPr>
              <w:t>Valid range value is not required.</w:t>
            </w:r>
          </w:p>
        </w:tc>
      </w:tr>
      <w:tr w:rsidR="00A55B53" w:rsidRPr="00123177" w14:paraId="14461B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3F479D"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AB2F64"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368834C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ABD0AF"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1B060"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1CCBE91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5EAC30"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006FC0" w14:textId="77777777" w:rsidR="00A55B53" w:rsidRPr="00123177" w:rsidRDefault="00A55B53" w:rsidP="00535342">
            <w:pPr>
              <w:pStyle w:val="TableText"/>
            </w:pPr>
            <w:r w:rsidRPr="00123177">
              <w:rPr>
                <w:szCs w:val="20"/>
              </w:rPr>
              <w:t>Data rate is not applicable.</w:t>
            </w:r>
          </w:p>
        </w:tc>
      </w:tr>
      <w:tr w:rsidR="00A55B53" w:rsidRPr="00123177" w14:paraId="1F4826C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B94CF3" w14:textId="77777777" w:rsidR="00A55B53" w:rsidRPr="00123177" w:rsidRDefault="00A55B53" w:rsidP="00535342">
            <w:pPr>
              <w:pStyle w:val="TableText"/>
              <w:snapToGrid w:val="0"/>
            </w:pPr>
            <w:r w:rsidRPr="00123177">
              <w:lastRenderedPageBreak/>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C9F852"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7E00155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05451D"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393DAF"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552BE11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440E38E" w14:textId="77777777" w:rsidR="00A55B53" w:rsidRPr="00123177" w:rsidRDefault="00A55B53" w:rsidP="00535342">
            <w:pPr>
              <w:pStyle w:val="TableText"/>
              <w:snapToGrid w:val="0"/>
            </w:pPr>
            <w:r w:rsidRPr="00123177">
              <w:t xml:space="preserve">Validation Rules/ </w:t>
            </w:r>
          </w:p>
          <w:p w14:paraId="2866BD24"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72DFE7" w14:textId="77777777" w:rsidR="00A55B53" w:rsidRPr="00123177" w:rsidRDefault="00A55B53" w:rsidP="00535342">
            <w:pPr>
              <w:pStyle w:val="TableText"/>
              <w:snapToGrid w:val="0"/>
              <w:rPr>
                <w:rStyle w:val="normaltextrun"/>
              </w:rPr>
            </w:pPr>
            <w:r w:rsidRPr="00123177">
              <w:rPr>
                <w:rStyle w:val="normaltextrun"/>
              </w:rPr>
              <w:t xml:space="preserve">Verify the Trap functionality shall be activated by the HVDCDC when the input conditions are met. </w:t>
            </w:r>
          </w:p>
          <w:p w14:paraId="3A0461E2" w14:textId="77777777" w:rsidR="00A55B53" w:rsidRPr="00123177" w:rsidRDefault="00A55B53" w:rsidP="00535342">
            <w:pPr>
              <w:pStyle w:val="TableText"/>
              <w:snapToGrid w:val="0"/>
              <w:rPr>
                <w:i/>
                <w:iCs/>
              </w:rPr>
            </w:pPr>
            <w:r w:rsidRPr="00123177">
              <w:rPr>
                <w:rStyle w:val="normaltextrun"/>
              </w:rPr>
              <w:t>Check the output on DMM or DSO for the particular Pin</w:t>
            </w:r>
          </w:p>
        </w:tc>
      </w:tr>
      <w:tr w:rsidR="00A55B53" w:rsidRPr="00123177" w14:paraId="1C0946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66D57F"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192E11" w14:textId="77777777" w:rsidR="00A55B53" w:rsidRPr="00123177" w:rsidRDefault="00A55B53" w:rsidP="00535342">
            <w:pPr>
              <w:pStyle w:val="TableText"/>
              <w:snapToGrid w:val="0"/>
            </w:pPr>
            <w:r w:rsidRPr="00123177">
              <w:rPr>
                <w:szCs w:val="20"/>
              </w:rPr>
              <w:t>Constraints is not applicable.</w:t>
            </w:r>
          </w:p>
        </w:tc>
      </w:tr>
      <w:tr w:rsidR="00A55B53" w:rsidRPr="00123177" w14:paraId="072244B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E54DBF"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E451C8" w14:textId="77777777" w:rsidR="00A55B53" w:rsidRPr="00123177" w:rsidRDefault="00A55B53" w:rsidP="00535342">
            <w:pPr>
              <w:pStyle w:val="TableText"/>
              <w:snapToGrid w:val="0"/>
            </w:pPr>
            <w:r w:rsidRPr="00123177">
              <w:rPr>
                <w:szCs w:val="20"/>
              </w:rPr>
              <w:t>No effects on other system</w:t>
            </w:r>
          </w:p>
        </w:tc>
      </w:tr>
      <w:tr w:rsidR="00A55B53" w:rsidRPr="00123177" w14:paraId="51FA4D1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B3F3C1" w14:textId="77777777" w:rsidR="00A55B53" w:rsidRPr="00123177" w:rsidRDefault="00A55B53" w:rsidP="00535342">
            <w:pPr>
              <w:pStyle w:val="TableText"/>
              <w:snapToGrid w:val="0"/>
            </w:pPr>
            <w:r w:rsidRPr="00123177">
              <w:t>Testability with respect to test environment</w:t>
            </w:r>
          </w:p>
          <w:p w14:paraId="3A9B1EF0" w14:textId="77777777" w:rsidR="00A55B53" w:rsidRPr="00123177" w:rsidRDefault="00A55B53" w:rsidP="00535342">
            <w:pPr>
              <w:pStyle w:val="TableText"/>
            </w:pPr>
            <w:r w:rsidRPr="00123177">
              <w:t>(Yes/No)</w:t>
            </w:r>
          </w:p>
          <w:p w14:paraId="6BFE9F46"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312237" w14:textId="77777777" w:rsidR="00A55B53" w:rsidRPr="00123177" w:rsidRDefault="00A55B53" w:rsidP="00535342">
            <w:pPr>
              <w:pStyle w:val="TableText"/>
              <w:snapToGrid w:val="0"/>
            </w:pPr>
          </w:p>
        </w:tc>
      </w:tr>
      <w:tr w:rsidR="00A55B53" w:rsidRPr="00123177" w14:paraId="48CD7C5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6CD656" w14:textId="77777777" w:rsidR="00A55B53" w:rsidRPr="00123177" w:rsidRDefault="00A55B53" w:rsidP="00535342">
            <w:pPr>
              <w:pStyle w:val="TableText"/>
              <w:snapToGrid w:val="0"/>
            </w:pPr>
            <w:r w:rsidRPr="00123177">
              <w:t>Feasible within project constraints</w:t>
            </w:r>
          </w:p>
          <w:p w14:paraId="0C674656" w14:textId="77777777" w:rsidR="00A55B53" w:rsidRPr="00123177" w:rsidRDefault="00A55B53" w:rsidP="00535342">
            <w:pPr>
              <w:pStyle w:val="TableText"/>
              <w:snapToGrid w:val="0"/>
            </w:pPr>
            <w:r w:rsidRPr="00123177">
              <w:t>(Yes/No)</w:t>
            </w:r>
          </w:p>
          <w:p w14:paraId="71020158"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FA7E55" w14:textId="77777777" w:rsidR="00A55B53" w:rsidRPr="00123177" w:rsidRDefault="00A55B53" w:rsidP="00535342">
            <w:pPr>
              <w:pStyle w:val="TableText"/>
              <w:snapToGrid w:val="0"/>
            </w:pPr>
          </w:p>
        </w:tc>
      </w:tr>
      <w:tr w:rsidR="00A55B53" w:rsidRPr="00123177" w14:paraId="53BA5ED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E27DA05" w14:textId="77777777" w:rsidR="00A55B53" w:rsidRPr="00123177" w:rsidRDefault="00A55B53" w:rsidP="00535342">
            <w:pPr>
              <w:pStyle w:val="TableText"/>
              <w:snapToGrid w:val="0"/>
            </w:pPr>
            <w:r w:rsidRPr="00123177">
              <w:t>Critical</w:t>
            </w:r>
          </w:p>
          <w:p w14:paraId="29E39F13"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5A6AA8" w14:textId="77777777" w:rsidR="00A55B53" w:rsidRPr="00123177" w:rsidRDefault="00A55B53" w:rsidP="00535342">
            <w:pPr>
              <w:pStyle w:val="TableText"/>
              <w:snapToGrid w:val="0"/>
            </w:pPr>
          </w:p>
        </w:tc>
      </w:tr>
      <w:tr w:rsidR="00A55B53" w:rsidRPr="00123177" w14:paraId="3D515E3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FD50D3D"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699A4E"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7597CFBF" w14:textId="77777777" w:rsidR="00A55B53" w:rsidRPr="00123177" w:rsidRDefault="00A55B53" w:rsidP="00A55B53">
      <w:pPr>
        <w:pStyle w:val="BodyText"/>
        <w:rPr>
          <w:i/>
          <w:color w:val="3366FF"/>
        </w:rPr>
      </w:pPr>
    </w:p>
    <w:p w14:paraId="5C09D0F0" w14:textId="77777777" w:rsidR="00A55B53" w:rsidRPr="00123177" w:rsidRDefault="00A55B53" w:rsidP="00A55B53">
      <w:pPr>
        <w:pStyle w:val="BodyText"/>
        <w:rPr>
          <w:i/>
          <w:color w:val="3366FF"/>
        </w:rPr>
      </w:pPr>
    </w:p>
    <w:p w14:paraId="7FA17F72" w14:textId="77777777" w:rsidR="00A55B53" w:rsidRPr="00123177" w:rsidRDefault="00A55B53" w:rsidP="00A55B53">
      <w:pPr>
        <w:pStyle w:val="BodyText"/>
        <w:rPr>
          <w:i/>
          <w:color w:val="3366FF"/>
        </w:rPr>
      </w:pPr>
    </w:p>
    <w:p w14:paraId="71A326B5" w14:textId="77777777" w:rsidR="00A55B53" w:rsidRPr="00123177" w:rsidRDefault="00A55B53" w:rsidP="00A55B53">
      <w:pPr>
        <w:pStyle w:val="Heading4"/>
      </w:pPr>
      <w:r w:rsidRPr="00123177">
        <w:rPr>
          <w:rFonts w:eastAsia="Arial"/>
          <w:color w:val="000000" w:themeColor="text1"/>
          <w:szCs w:val="20"/>
        </w:rPr>
        <w:t>The HVDCDC shall implement a Trap/Exception handling to deactivate the trap</w:t>
      </w:r>
      <w:r w:rsidRPr="00123177">
        <w:rPr>
          <w:rFonts w:eastAsia="Arial"/>
        </w:rPr>
        <w:t>.</w:t>
      </w:r>
    </w:p>
    <w:p w14:paraId="1B10D5FB"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033A728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FEDCB22"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096C619" w14:textId="77777777" w:rsidR="00A55B53" w:rsidRPr="00123177" w:rsidRDefault="00A55B53" w:rsidP="00535342">
            <w:pPr>
              <w:pStyle w:val="TableColumnTitle"/>
              <w:snapToGrid w:val="0"/>
            </w:pPr>
            <w:r w:rsidRPr="00123177">
              <w:t>Description</w:t>
            </w:r>
          </w:p>
        </w:tc>
      </w:tr>
      <w:tr w:rsidR="00A55B53" w:rsidRPr="00123177" w14:paraId="63291E0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4490094"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A835EA" w14:textId="77777777" w:rsidR="00A55B53" w:rsidRPr="00123177" w:rsidRDefault="00A55B53" w:rsidP="00535342">
            <w:pPr>
              <w:snapToGrid w:val="0"/>
            </w:pPr>
            <w:r w:rsidRPr="00123177">
              <w:t>SWRS_Non_Funct_12</w:t>
            </w:r>
          </w:p>
        </w:tc>
      </w:tr>
      <w:tr w:rsidR="00A55B53" w:rsidRPr="00123177" w14:paraId="613DF98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B730D4D"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2135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SDS-HVDCDC-323</w:t>
            </w:r>
          </w:p>
        </w:tc>
      </w:tr>
      <w:tr w:rsidR="00A55B53" w:rsidRPr="00123177" w14:paraId="0B4B840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19A9DF7" w14:textId="77777777" w:rsidR="00A55B53" w:rsidRPr="00123177" w:rsidRDefault="00A55B53" w:rsidP="00535342">
            <w:pPr>
              <w:pStyle w:val="TableText"/>
              <w:snapToGrid w:val="0"/>
            </w:pPr>
            <w:r w:rsidRPr="00123177">
              <w:lastRenderedPageBreak/>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AD21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B Sample/ PF2.0 </w:t>
            </w:r>
          </w:p>
        </w:tc>
      </w:tr>
      <w:tr w:rsidR="00A55B53" w:rsidRPr="00123177" w14:paraId="5B599E3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B14735A"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9A451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xml:space="preserve">The HVDCDC shall implement a Trap/Exception handling to deactivate the trap. </w:t>
            </w:r>
          </w:p>
        </w:tc>
      </w:tr>
      <w:tr w:rsidR="00A55B53" w:rsidRPr="00123177" w14:paraId="46B10D9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182895"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D9AC3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489B48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62BECF"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ECF16"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258AC3A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2D91C4" w14:textId="77777777" w:rsidR="00A55B53" w:rsidRPr="00123177" w:rsidRDefault="00A55B53" w:rsidP="00535342">
            <w:pPr>
              <w:pStyle w:val="TableText"/>
              <w:snapToGrid w:val="0"/>
              <w:rPr>
                <w:b/>
                <w:bCs/>
              </w:rPr>
            </w:pPr>
            <w:r w:rsidRPr="00123177">
              <w:t>Input(</w:t>
            </w:r>
            <w:commentRangeStart w:id="272"/>
            <w:commentRangeStart w:id="273"/>
            <w:r w:rsidRPr="00123177">
              <w:t>s</w:t>
            </w:r>
            <w:commentRangeEnd w:id="272"/>
            <w:r w:rsidRPr="00123177">
              <w:rPr>
                <w:rStyle w:val="CommentReference"/>
                <w:sz w:val="24"/>
                <w:szCs w:val="24"/>
              </w:rPr>
              <w:commentReference w:id="272"/>
            </w:r>
            <w:commentRangeEnd w:id="273"/>
            <w:r w:rsidRPr="00123177">
              <w:rPr>
                <w:rStyle w:val="CommentReference"/>
                <w:sz w:val="24"/>
                <w:szCs w:val="24"/>
              </w:rPr>
              <w:commentReference w:id="273"/>
            </w:r>
            <w:r w:rsidRPr="00123177">
              <w:t>)</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3DB962"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1. Provide the trap condition by making CTRAP pin to low state (1 V).</w:t>
            </w:r>
          </w:p>
          <w:p w14:paraId="75FDD2BE"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Trap input shall be enabled. (TRPPEN =0), Trap state bit TRPS set to 0 (Trap state deactive)</w:t>
            </w:r>
          </w:p>
        </w:tc>
      </w:tr>
      <w:tr w:rsidR="00A55B53" w:rsidRPr="00123177" w14:paraId="3A7B63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81990A"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D902A1" w14:textId="77777777" w:rsidR="00A55B53" w:rsidRPr="00123177" w:rsidRDefault="00A55B53" w:rsidP="00535342">
            <w:pPr>
              <w:pStyle w:val="TableText"/>
              <w:snapToGrid w:val="0"/>
            </w:pPr>
            <w:r w:rsidRPr="00123177">
              <w:t xml:space="preserve">1. The HVDCDC SW shall perform Trap handling, It shall switch on the power devices if the trap input becomes deactivated (Provided that the IGN pin is ON). </w:t>
            </w:r>
          </w:p>
          <w:p w14:paraId="1D46A6D8" w14:textId="77777777" w:rsidR="00A55B53" w:rsidRPr="00123177" w:rsidRDefault="00A55B53" w:rsidP="00535342">
            <w:pPr>
              <w:pStyle w:val="TableText"/>
              <w:snapToGrid w:val="0"/>
            </w:pPr>
            <w:r w:rsidRPr="00123177">
              <w:t>2. The HVDCDC shall activate all the power outputs and set them into passive state.</w:t>
            </w:r>
          </w:p>
        </w:tc>
      </w:tr>
      <w:tr w:rsidR="00A55B53" w:rsidRPr="00123177" w14:paraId="6503E4D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A3B282"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03FCBE" w14:textId="77777777" w:rsidR="00A55B53" w:rsidRPr="00123177" w:rsidRDefault="00A55B53" w:rsidP="00535342">
            <w:pPr>
              <w:pStyle w:val="TableText"/>
              <w:snapToGrid w:val="0"/>
              <w:rPr>
                <w:rStyle w:val="normaltextrun"/>
              </w:rPr>
            </w:pPr>
            <w:r w:rsidRPr="00123177">
              <w:rPr>
                <w:rStyle w:val="normaltextrun"/>
              </w:rPr>
              <w:t xml:space="preserve">Verify the Trap functionality shall be deactivated by the HVDCDC when the input conditions are met. </w:t>
            </w:r>
          </w:p>
        </w:tc>
      </w:tr>
      <w:tr w:rsidR="00A55B53" w:rsidRPr="00123177" w14:paraId="695D4E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16F8B9C"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4BC8A6" w14:textId="77777777" w:rsidR="00A55B53" w:rsidRPr="00123177" w:rsidRDefault="00A55B53" w:rsidP="00535342">
            <w:pPr>
              <w:pStyle w:val="TableText"/>
              <w:snapToGrid w:val="0"/>
            </w:pPr>
            <w:r w:rsidRPr="00123177">
              <w:t>No such mandatory fields is applicable.</w:t>
            </w:r>
          </w:p>
        </w:tc>
      </w:tr>
      <w:tr w:rsidR="00A55B53" w:rsidRPr="00123177" w14:paraId="0994683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8B79A5"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C67C1D" w14:textId="77777777" w:rsidR="00A55B53" w:rsidRPr="00123177" w:rsidRDefault="00A55B53" w:rsidP="00535342">
            <w:pPr>
              <w:pStyle w:val="TableText"/>
              <w:snapToGrid w:val="0"/>
            </w:pPr>
            <w:r w:rsidRPr="00123177">
              <w:t>No such Pre-Loaded Values is applicable</w:t>
            </w:r>
          </w:p>
        </w:tc>
      </w:tr>
      <w:tr w:rsidR="00A55B53" w:rsidRPr="00123177" w14:paraId="5E8AAE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6DB276"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64151D"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57C38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559B2E"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EE10B" w14:textId="77777777" w:rsidR="00A55B53" w:rsidRPr="00123177" w:rsidRDefault="00A55B53" w:rsidP="00535342">
            <w:pPr>
              <w:pStyle w:val="TableText"/>
              <w:snapToGrid w:val="0"/>
            </w:pPr>
            <w:r w:rsidRPr="00123177">
              <w:rPr>
                <w:szCs w:val="20"/>
              </w:rPr>
              <w:t>Valid range value is not required.</w:t>
            </w:r>
          </w:p>
        </w:tc>
      </w:tr>
      <w:tr w:rsidR="00A55B53" w:rsidRPr="00123177" w14:paraId="781E60A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989688"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D38EE9"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581B90A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6DCE1D"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890F44"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F602B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4890E31"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F23822" w14:textId="77777777" w:rsidR="00A55B53" w:rsidRPr="00123177" w:rsidRDefault="00A55B53" w:rsidP="00535342">
            <w:pPr>
              <w:pStyle w:val="TableText"/>
            </w:pPr>
            <w:r w:rsidRPr="00123177">
              <w:rPr>
                <w:szCs w:val="20"/>
              </w:rPr>
              <w:t>Data rate is not applicable.</w:t>
            </w:r>
          </w:p>
        </w:tc>
      </w:tr>
      <w:tr w:rsidR="00A55B53" w:rsidRPr="00123177" w14:paraId="3365A2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5F4146"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57E7D4"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E3ED6C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0C9E33"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1DE74A"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D49FB7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C2626B" w14:textId="77777777" w:rsidR="00A55B53" w:rsidRPr="00123177" w:rsidRDefault="00A55B53" w:rsidP="00535342">
            <w:pPr>
              <w:pStyle w:val="TableText"/>
              <w:snapToGrid w:val="0"/>
            </w:pPr>
            <w:r w:rsidRPr="00123177">
              <w:t xml:space="preserve">Validation Rules/ </w:t>
            </w:r>
          </w:p>
          <w:p w14:paraId="3B465958"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DE60D5" w14:textId="77777777" w:rsidR="00A55B53" w:rsidRPr="00123177" w:rsidRDefault="00A55B53" w:rsidP="00535342">
            <w:pPr>
              <w:pStyle w:val="TableText"/>
              <w:snapToGrid w:val="0"/>
              <w:rPr>
                <w:rStyle w:val="normaltextrun"/>
              </w:rPr>
            </w:pPr>
            <w:r w:rsidRPr="00123177">
              <w:rPr>
                <w:rStyle w:val="normaltextrun"/>
              </w:rPr>
              <w:t xml:space="preserve">Verify the Trap functionality shall be deactivated by the HVDCDC when the input conditions are met. </w:t>
            </w:r>
          </w:p>
          <w:p w14:paraId="32359961" w14:textId="77777777" w:rsidR="00A55B53" w:rsidRPr="00123177" w:rsidRDefault="00A55B53" w:rsidP="00535342">
            <w:pPr>
              <w:pStyle w:val="TableText"/>
              <w:snapToGrid w:val="0"/>
              <w:rPr>
                <w:i/>
                <w:iCs/>
              </w:rPr>
            </w:pPr>
            <w:r w:rsidRPr="00123177">
              <w:rPr>
                <w:rStyle w:val="normaltextrun"/>
              </w:rPr>
              <w:t>Check the output on DMM or DSO for the Pin</w:t>
            </w:r>
          </w:p>
        </w:tc>
      </w:tr>
      <w:tr w:rsidR="00A55B53" w:rsidRPr="00123177" w14:paraId="1F54CD1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40431F"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5BB5A7" w14:textId="77777777" w:rsidR="00A55B53" w:rsidRPr="00123177" w:rsidRDefault="00A55B53" w:rsidP="00535342">
            <w:pPr>
              <w:pStyle w:val="TableText"/>
              <w:snapToGrid w:val="0"/>
            </w:pPr>
            <w:r w:rsidRPr="00123177">
              <w:rPr>
                <w:szCs w:val="20"/>
              </w:rPr>
              <w:t>Constraints is not applicable.</w:t>
            </w:r>
          </w:p>
        </w:tc>
      </w:tr>
      <w:tr w:rsidR="00A55B53" w:rsidRPr="00123177" w14:paraId="34ECB30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4DBEB5"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9F22F" w14:textId="77777777" w:rsidR="00A55B53" w:rsidRPr="00123177" w:rsidRDefault="00A55B53" w:rsidP="00535342">
            <w:pPr>
              <w:pStyle w:val="TableText"/>
              <w:snapToGrid w:val="0"/>
            </w:pPr>
            <w:r w:rsidRPr="00123177">
              <w:rPr>
                <w:szCs w:val="20"/>
              </w:rPr>
              <w:t>No effects on other system</w:t>
            </w:r>
          </w:p>
        </w:tc>
      </w:tr>
      <w:tr w:rsidR="00A55B53" w:rsidRPr="00123177" w14:paraId="0B476C3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9D68C9" w14:textId="77777777" w:rsidR="00A55B53" w:rsidRPr="00123177" w:rsidRDefault="00A55B53" w:rsidP="00535342">
            <w:pPr>
              <w:pStyle w:val="TableText"/>
              <w:snapToGrid w:val="0"/>
            </w:pPr>
            <w:r w:rsidRPr="00123177">
              <w:lastRenderedPageBreak/>
              <w:t>Testability with respect to test environment</w:t>
            </w:r>
          </w:p>
          <w:p w14:paraId="6CC9E545" w14:textId="77777777" w:rsidR="00A55B53" w:rsidRPr="00123177" w:rsidRDefault="00A55B53" w:rsidP="00535342">
            <w:pPr>
              <w:pStyle w:val="TableText"/>
            </w:pPr>
            <w:r w:rsidRPr="00123177">
              <w:t>(Yes/No)</w:t>
            </w:r>
          </w:p>
          <w:p w14:paraId="186D8AD2"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734C6B" w14:textId="77777777" w:rsidR="00A55B53" w:rsidRPr="00123177" w:rsidRDefault="00A55B53" w:rsidP="00535342">
            <w:pPr>
              <w:pStyle w:val="TableText"/>
              <w:snapToGrid w:val="0"/>
            </w:pPr>
          </w:p>
        </w:tc>
      </w:tr>
      <w:tr w:rsidR="00A55B53" w:rsidRPr="00123177" w14:paraId="4AA35D9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0EDDBB" w14:textId="77777777" w:rsidR="00A55B53" w:rsidRPr="00123177" w:rsidRDefault="00A55B53" w:rsidP="00535342">
            <w:pPr>
              <w:pStyle w:val="TableText"/>
              <w:snapToGrid w:val="0"/>
            </w:pPr>
            <w:r w:rsidRPr="00123177">
              <w:t>Feasible within project constraints</w:t>
            </w:r>
          </w:p>
          <w:p w14:paraId="2B5D3CC8" w14:textId="77777777" w:rsidR="00A55B53" w:rsidRPr="00123177" w:rsidRDefault="00A55B53" w:rsidP="00535342">
            <w:pPr>
              <w:pStyle w:val="TableText"/>
              <w:snapToGrid w:val="0"/>
            </w:pPr>
            <w:r w:rsidRPr="00123177">
              <w:t>(Yes/No)</w:t>
            </w:r>
          </w:p>
          <w:p w14:paraId="32F18313"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3E2F24" w14:textId="77777777" w:rsidR="00A55B53" w:rsidRPr="00123177" w:rsidRDefault="00A55B53" w:rsidP="00535342">
            <w:pPr>
              <w:pStyle w:val="TableText"/>
              <w:snapToGrid w:val="0"/>
            </w:pPr>
          </w:p>
        </w:tc>
      </w:tr>
      <w:tr w:rsidR="00A55B53" w:rsidRPr="00123177" w14:paraId="0DD50A2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84AE1F1" w14:textId="77777777" w:rsidR="00A55B53" w:rsidRPr="00123177" w:rsidRDefault="00A55B53" w:rsidP="00535342">
            <w:pPr>
              <w:pStyle w:val="TableText"/>
              <w:snapToGrid w:val="0"/>
            </w:pPr>
            <w:r w:rsidRPr="00123177">
              <w:t>Critical</w:t>
            </w:r>
          </w:p>
          <w:p w14:paraId="6BCAC433"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D5B6DC" w14:textId="77777777" w:rsidR="00A55B53" w:rsidRPr="00123177" w:rsidRDefault="00A55B53" w:rsidP="00535342">
            <w:pPr>
              <w:pStyle w:val="TableText"/>
              <w:snapToGrid w:val="0"/>
            </w:pPr>
          </w:p>
        </w:tc>
      </w:tr>
      <w:tr w:rsidR="00A55B53" w:rsidRPr="00123177" w14:paraId="414D89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0F2AFFD"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565D7E"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6ABA3C8" w14:textId="77777777" w:rsidR="00A55B53" w:rsidRPr="00123177" w:rsidRDefault="00A55B53" w:rsidP="00A55B53">
      <w:pPr>
        <w:pStyle w:val="BodyText"/>
        <w:rPr>
          <w:i/>
          <w:color w:val="3366FF"/>
        </w:rPr>
      </w:pPr>
    </w:p>
    <w:p w14:paraId="11B71F9A" w14:textId="77777777" w:rsidR="00A55B53" w:rsidRPr="00123177" w:rsidRDefault="00A55B53" w:rsidP="00A55B53">
      <w:pPr>
        <w:pStyle w:val="BodyText"/>
        <w:rPr>
          <w:i/>
          <w:color w:val="3366FF"/>
        </w:rPr>
      </w:pPr>
    </w:p>
    <w:p w14:paraId="394418A8" w14:textId="77777777" w:rsidR="00A55B53" w:rsidRPr="00123177" w:rsidRDefault="00A55B53" w:rsidP="00A55B53">
      <w:pPr>
        <w:pStyle w:val="BodyText"/>
        <w:rPr>
          <w:i/>
          <w:color w:val="3366FF"/>
        </w:rPr>
      </w:pPr>
    </w:p>
    <w:p w14:paraId="0472CA57" w14:textId="77777777" w:rsidR="00A55B53" w:rsidRPr="00123177" w:rsidRDefault="00A55B53" w:rsidP="00A55B53">
      <w:pPr>
        <w:pStyle w:val="BodyText"/>
        <w:rPr>
          <w:i/>
          <w:color w:val="3366FF"/>
        </w:rPr>
      </w:pPr>
    </w:p>
    <w:p w14:paraId="42C90EE6" w14:textId="77777777" w:rsidR="00A55B53" w:rsidRPr="00176A52" w:rsidRDefault="00A55B53" w:rsidP="00A55B53">
      <w:pPr>
        <w:pStyle w:val="Heading4"/>
      </w:pPr>
      <w:r w:rsidRPr="00176A52">
        <w:rPr>
          <w:rFonts w:eastAsia="Arial"/>
          <w:szCs w:val="20"/>
        </w:rPr>
        <w:t>The HVDCDC shall comply to the MAL Cyber Security Requirement MTL.66.0001, and the the MTL.66.0002 Cybersecurity Interface Agreement between MAL and Suppliers (CIA)</w:t>
      </w:r>
      <w:r w:rsidRPr="00176A52">
        <w:rPr>
          <w:rFonts w:eastAsia="Arial"/>
        </w:rPr>
        <w:t>.</w:t>
      </w:r>
    </w:p>
    <w:p w14:paraId="364D563C" w14:textId="77777777" w:rsidR="00A55B53" w:rsidRPr="00176A52" w:rsidRDefault="00A55B53" w:rsidP="00A55B53">
      <w:pPr>
        <w:pStyle w:val="BodyText"/>
        <w:rPr>
          <w:i/>
        </w:rPr>
      </w:pPr>
    </w:p>
    <w:tbl>
      <w:tblPr>
        <w:tblW w:w="9518" w:type="dxa"/>
        <w:tblInd w:w="108" w:type="dxa"/>
        <w:tblLayout w:type="fixed"/>
        <w:tblLook w:val="0000" w:firstRow="0" w:lastRow="0" w:firstColumn="0" w:lastColumn="0" w:noHBand="0" w:noVBand="0"/>
      </w:tblPr>
      <w:tblGrid>
        <w:gridCol w:w="1920"/>
        <w:gridCol w:w="7598"/>
      </w:tblGrid>
      <w:tr w:rsidR="00176A52" w:rsidRPr="00176A52" w14:paraId="5F726A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FF21CFA" w14:textId="77777777" w:rsidR="00A55B53" w:rsidRPr="00176A52" w:rsidRDefault="00A55B53" w:rsidP="00535342">
            <w:pPr>
              <w:pStyle w:val="TableColumnTitle"/>
              <w:snapToGrid w:val="0"/>
            </w:pPr>
            <w:r w:rsidRPr="00176A52">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64E9337" w14:textId="77777777" w:rsidR="00A55B53" w:rsidRPr="00176A52" w:rsidRDefault="00A55B53" w:rsidP="00535342">
            <w:pPr>
              <w:pStyle w:val="TableColumnTitle"/>
              <w:snapToGrid w:val="0"/>
            </w:pPr>
            <w:r w:rsidRPr="00176A52">
              <w:t>Description</w:t>
            </w:r>
          </w:p>
        </w:tc>
      </w:tr>
      <w:tr w:rsidR="00176A52" w:rsidRPr="00176A52" w14:paraId="774D4DB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35EB3A8" w14:textId="77777777" w:rsidR="00A55B53" w:rsidRPr="00176A52" w:rsidRDefault="00A55B53" w:rsidP="00535342">
            <w:pPr>
              <w:pStyle w:val="TableText"/>
              <w:snapToGrid w:val="0"/>
            </w:pPr>
            <w:r w:rsidRPr="00176A52">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1EFFF0" w14:textId="469BF9A5" w:rsidR="00A55B53" w:rsidRPr="00176A52" w:rsidRDefault="00A55B53" w:rsidP="00535342">
            <w:pPr>
              <w:snapToGrid w:val="0"/>
            </w:pPr>
            <w:r w:rsidRPr="00176A52">
              <w:t>SWRS_Non_Funct_</w:t>
            </w:r>
            <w:r w:rsidR="00676F6C">
              <w:t>20</w:t>
            </w:r>
          </w:p>
        </w:tc>
      </w:tr>
      <w:tr w:rsidR="00176A52" w:rsidRPr="00176A52" w14:paraId="0DC9C01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BAC244C" w14:textId="77777777" w:rsidR="00A55B53" w:rsidRPr="00176A52" w:rsidRDefault="00A55B53" w:rsidP="00535342">
            <w:pPr>
              <w:pStyle w:val="TableText"/>
            </w:pPr>
            <w:r w:rsidRPr="00176A52">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F97351" w14:textId="0E6C557D" w:rsidR="00A55B53" w:rsidRPr="00176A52" w:rsidRDefault="00A55B53" w:rsidP="00535342">
            <w:pPr>
              <w:rPr>
                <w:rFonts w:eastAsia="Arial"/>
                <w:szCs w:val="20"/>
              </w:rPr>
            </w:pPr>
            <w:r w:rsidRPr="00176A52">
              <w:rPr>
                <w:rFonts w:eastAsia="Arial"/>
                <w:szCs w:val="20"/>
              </w:rPr>
              <w:t xml:space="preserve">SDS-HVDCDC-256 </w:t>
            </w:r>
          </w:p>
        </w:tc>
      </w:tr>
      <w:tr w:rsidR="00176A52" w:rsidRPr="00176A52" w14:paraId="77CDA592"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FDA3D9F" w14:textId="77777777" w:rsidR="00A55B53" w:rsidRPr="00176A52" w:rsidRDefault="00A55B53" w:rsidP="00535342">
            <w:pPr>
              <w:pStyle w:val="TableText"/>
              <w:snapToGrid w:val="0"/>
            </w:pPr>
            <w:r w:rsidRPr="00176A52">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7AB063" w14:textId="77777777" w:rsidR="00A55B53" w:rsidRPr="00176A52" w:rsidRDefault="00A55B53" w:rsidP="00535342">
            <w:pPr>
              <w:rPr>
                <w:rFonts w:eastAsia="Arial"/>
                <w:szCs w:val="20"/>
              </w:rPr>
            </w:pPr>
            <w:r w:rsidRPr="00176A52">
              <w:rPr>
                <w:rFonts w:eastAsia="Arial"/>
                <w:szCs w:val="20"/>
              </w:rPr>
              <w:t xml:space="preserve">Pre-C Sample/ PF3.0 </w:t>
            </w:r>
          </w:p>
        </w:tc>
      </w:tr>
      <w:tr w:rsidR="00176A52" w:rsidRPr="00176A52" w14:paraId="2ECB4A1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755C98D" w14:textId="77777777" w:rsidR="00A55B53" w:rsidRPr="00176A52" w:rsidRDefault="00A55B53" w:rsidP="00535342">
            <w:pPr>
              <w:pStyle w:val="TableText"/>
              <w:snapToGrid w:val="0"/>
              <w:rPr>
                <w:vertAlign w:val="superscript"/>
              </w:rPr>
            </w:pPr>
            <w:r w:rsidRPr="00176A52">
              <w:t>Purpose</w:t>
            </w:r>
            <w:r w:rsidRPr="00176A52">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21F546" w14:textId="77777777" w:rsidR="00A55B53" w:rsidRPr="00176A52" w:rsidRDefault="00A55B53" w:rsidP="00535342">
            <w:pPr>
              <w:rPr>
                <w:rFonts w:eastAsia="Arial"/>
                <w:szCs w:val="20"/>
              </w:rPr>
            </w:pPr>
            <w:r w:rsidRPr="00176A52">
              <w:rPr>
                <w:rFonts w:eastAsia="Arial"/>
                <w:szCs w:val="20"/>
              </w:rPr>
              <w:t>The HVDCDC shall comply to the MAL Cyber Security Requirement MTL.66.0001, and the the MTL.66.0002 Cybersecurity Interface Agreement between MAL and Suppliers (CIA).</w:t>
            </w:r>
          </w:p>
        </w:tc>
      </w:tr>
      <w:tr w:rsidR="00176A52" w:rsidRPr="00176A52" w14:paraId="2AA3A6A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E6D92E" w14:textId="77777777" w:rsidR="00A55B53" w:rsidRPr="00176A52" w:rsidRDefault="00A55B53" w:rsidP="00535342">
            <w:pPr>
              <w:pStyle w:val="TableText"/>
              <w:snapToGrid w:val="0"/>
            </w:pPr>
            <w:r w:rsidRPr="00176A52">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269EB6" w14:textId="77777777" w:rsidR="00A55B53" w:rsidRPr="00176A52" w:rsidRDefault="00A55B53" w:rsidP="00535342">
            <w:pPr>
              <w:rPr>
                <w:rFonts w:eastAsia="Arial"/>
                <w:szCs w:val="20"/>
              </w:rPr>
            </w:pPr>
            <w:r w:rsidRPr="00176A52">
              <w:rPr>
                <w:rFonts w:eastAsia="Arial"/>
                <w:szCs w:val="20"/>
              </w:rPr>
              <w:t>No Such derived requirement is applicable.</w:t>
            </w:r>
          </w:p>
        </w:tc>
      </w:tr>
      <w:tr w:rsidR="00176A52" w:rsidRPr="00176A52" w14:paraId="5D3443A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33C215D" w14:textId="77777777" w:rsidR="00A55B53" w:rsidRPr="00176A52" w:rsidRDefault="00A55B53" w:rsidP="00535342">
            <w:pPr>
              <w:pStyle w:val="TableText"/>
              <w:snapToGrid w:val="0"/>
            </w:pPr>
            <w:r w:rsidRPr="00176A52">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D8D371" w14:textId="77777777" w:rsidR="00A55B53" w:rsidRPr="00176A52" w:rsidRDefault="00A55B53" w:rsidP="00535342">
            <w:pPr>
              <w:pStyle w:val="TableText"/>
              <w:snapToGrid w:val="0"/>
            </w:pPr>
            <w:r w:rsidRPr="00176A52">
              <w:rPr>
                <w:rFonts w:eastAsia="Arial"/>
                <w:szCs w:val="20"/>
              </w:rPr>
              <w:t>No Specific access restrictions is applicable.</w:t>
            </w:r>
          </w:p>
        </w:tc>
      </w:tr>
      <w:tr w:rsidR="00176A52" w:rsidRPr="00176A52" w14:paraId="6EA8B3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155BCE" w14:textId="77777777" w:rsidR="007D52A7" w:rsidRPr="00176A52" w:rsidRDefault="007D52A7" w:rsidP="007D52A7">
            <w:pPr>
              <w:pStyle w:val="TableText"/>
              <w:snapToGrid w:val="0"/>
              <w:rPr>
                <w:b/>
                <w:bCs/>
              </w:rPr>
            </w:pPr>
            <w:r w:rsidRPr="00176A52">
              <w:lastRenderedPageBreak/>
              <w:t>Input(</w:t>
            </w:r>
            <w:commentRangeStart w:id="274"/>
            <w:commentRangeStart w:id="275"/>
            <w:r w:rsidRPr="00176A52">
              <w:t>s</w:t>
            </w:r>
            <w:commentRangeEnd w:id="274"/>
            <w:r w:rsidRPr="00176A52">
              <w:rPr>
                <w:rStyle w:val="CommentReference"/>
                <w:sz w:val="24"/>
                <w:szCs w:val="24"/>
              </w:rPr>
              <w:commentReference w:id="274"/>
            </w:r>
            <w:commentRangeEnd w:id="275"/>
            <w:r w:rsidRPr="00176A52">
              <w:rPr>
                <w:rStyle w:val="CommentReference"/>
                <w:sz w:val="24"/>
                <w:szCs w:val="24"/>
              </w:rPr>
              <w:commentReference w:id="275"/>
            </w:r>
            <w:r w:rsidRPr="00176A52">
              <w:t>)</w:t>
            </w:r>
            <w:r w:rsidRPr="00176A52">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6FAF67" w14:textId="3F292A30" w:rsidR="007D52A7" w:rsidRPr="00176A52" w:rsidRDefault="007D52A7" w:rsidP="007D52A7">
            <w:pPr>
              <w:pStyle w:val="TableText"/>
              <w:snapToGrid w:val="0"/>
              <w:rPr>
                <w:rFonts w:eastAsia="Arial"/>
              </w:rPr>
            </w:pPr>
            <w:r w:rsidRPr="00176A52">
              <w:t xml:space="preserve">Input as expected to a specific requirement </w:t>
            </w:r>
            <w:r w:rsidR="00176A52" w:rsidRPr="00176A52">
              <w:rPr>
                <w:rFonts w:eastAsia="Arial"/>
                <w:szCs w:val="20"/>
              </w:rPr>
              <w:t>comply to the MAL Cyber Security Requirement MTL.66.0001, and the the MTL.66.0002</w:t>
            </w:r>
          </w:p>
        </w:tc>
      </w:tr>
      <w:tr w:rsidR="00176A52" w:rsidRPr="00176A52" w14:paraId="087F3A4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F80821" w14:textId="77777777" w:rsidR="007D52A7" w:rsidRPr="00176A52" w:rsidRDefault="007D52A7" w:rsidP="007D52A7">
            <w:pPr>
              <w:pStyle w:val="TableText"/>
              <w:snapToGrid w:val="0"/>
              <w:rPr>
                <w:b/>
                <w:bCs/>
              </w:rPr>
            </w:pPr>
            <w:r w:rsidRPr="00176A52">
              <w:t>Output(s)</w:t>
            </w:r>
            <w:r w:rsidRPr="00176A52">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CC85C" w14:textId="3E12FA6B" w:rsidR="007D52A7" w:rsidRPr="00176A52" w:rsidRDefault="007D52A7" w:rsidP="007D52A7">
            <w:pPr>
              <w:pStyle w:val="TableText"/>
              <w:snapToGrid w:val="0"/>
            </w:pPr>
            <w:r w:rsidRPr="00176A52">
              <w:t xml:space="preserve">Output as expected to a specific requirement </w:t>
            </w:r>
            <w:r w:rsidR="00176A52" w:rsidRPr="00176A52">
              <w:rPr>
                <w:rFonts w:eastAsia="Arial"/>
                <w:szCs w:val="20"/>
              </w:rPr>
              <w:t>comply to the MAL Cyber Security Requirement MTL.66.0001, and the the MTL.66.0002</w:t>
            </w:r>
          </w:p>
        </w:tc>
      </w:tr>
      <w:tr w:rsidR="00176A52" w:rsidRPr="00176A52" w14:paraId="3303EDE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3EA985F" w14:textId="77777777" w:rsidR="007D52A7" w:rsidRPr="00176A52" w:rsidRDefault="007D52A7" w:rsidP="007D52A7">
            <w:pPr>
              <w:pStyle w:val="TableText"/>
              <w:snapToGrid w:val="0"/>
            </w:pPr>
            <w:r w:rsidRPr="00176A52">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E4364D" w14:textId="791DC1AB" w:rsidR="007D52A7" w:rsidRPr="00176A52" w:rsidRDefault="007D52A7" w:rsidP="007D52A7">
            <w:pPr>
              <w:pStyle w:val="TableText"/>
              <w:snapToGrid w:val="0"/>
              <w:rPr>
                <w:rStyle w:val="normaltextrun"/>
              </w:rPr>
            </w:pPr>
            <w:r w:rsidRPr="00176A52">
              <w:t xml:space="preserve">Process shall be as per specific Software requirement </w:t>
            </w:r>
            <w:r w:rsidR="00176A52" w:rsidRPr="00176A52">
              <w:rPr>
                <w:rFonts w:eastAsia="Arial"/>
                <w:szCs w:val="20"/>
              </w:rPr>
              <w:t>comply to the MAL Cyber Security Requirement MTL.66.0001, and the the MTL.66.0002</w:t>
            </w:r>
          </w:p>
        </w:tc>
      </w:tr>
      <w:tr w:rsidR="00176A52" w:rsidRPr="00176A52" w14:paraId="47D06EB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C9BCA3" w14:textId="77777777" w:rsidR="007D52A7" w:rsidRPr="00176A52" w:rsidRDefault="007D52A7" w:rsidP="007D52A7">
            <w:pPr>
              <w:pStyle w:val="TableText"/>
              <w:snapToGrid w:val="0"/>
            </w:pPr>
            <w:r w:rsidRPr="00176A52">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68245" w14:textId="5B5AA365" w:rsidR="007D52A7" w:rsidRPr="00176A52" w:rsidRDefault="007D52A7" w:rsidP="007D52A7">
            <w:pPr>
              <w:pStyle w:val="TableText"/>
              <w:snapToGrid w:val="0"/>
            </w:pPr>
            <w:r w:rsidRPr="00176A52">
              <w:t>No such mandatory fields is applicable.</w:t>
            </w:r>
          </w:p>
        </w:tc>
      </w:tr>
      <w:tr w:rsidR="00176A52" w:rsidRPr="00176A52" w14:paraId="36308C7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234B15C" w14:textId="77777777" w:rsidR="007D52A7" w:rsidRPr="00176A52" w:rsidRDefault="007D52A7" w:rsidP="007D52A7">
            <w:pPr>
              <w:pStyle w:val="TableText"/>
              <w:snapToGrid w:val="0"/>
            </w:pPr>
            <w:r w:rsidRPr="00176A52">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84DD74" w14:textId="43F15CEF" w:rsidR="007D52A7" w:rsidRPr="00176A52" w:rsidRDefault="007D52A7" w:rsidP="007D52A7">
            <w:pPr>
              <w:pStyle w:val="TableText"/>
              <w:snapToGrid w:val="0"/>
            </w:pPr>
            <w:r w:rsidRPr="00176A52">
              <w:t>As per specific Software requirement</w:t>
            </w:r>
            <w:r w:rsidR="00176A52" w:rsidRPr="00176A52">
              <w:t xml:space="preserve"> </w:t>
            </w:r>
            <w:r w:rsidR="00176A52" w:rsidRPr="00176A52">
              <w:rPr>
                <w:rFonts w:eastAsia="Arial"/>
                <w:szCs w:val="20"/>
              </w:rPr>
              <w:t>comply to the MAL Cyber Security Requirement MTL.66.0001, and the the MTL.66.0002</w:t>
            </w:r>
            <w:r w:rsidRPr="00176A52">
              <w:t>.</w:t>
            </w:r>
          </w:p>
        </w:tc>
      </w:tr>
      <w:tr w:rsidR="00176A52" w:rsidRPr="00176A52" w14:paraId="75B440D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F89D5EB" w14:textId="77777777" w:rsidR="00A55B53" w:rsidRPr="00176A52" w:rsidRDefault="00A55B53" w:rsidP="00535342">
            <w:pPr>
              <w:pStyle w:val="TableText"/>
              <w:snapToGrid w:val="0"/>
            </w:pPr>
            <w:r w:rsidRPr="00176A52">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0A203" w14:textId="77777777" w:rsidR="00A55B53" w:rsidRPr="00176A52" w:rsidRDefault="00A55B53" w:rsidP="00535342">
            <w:pPr>
              <w:pStyle w:val="TableText"/>
              <w:snapToGrid w:val="0"/>
            </w:pPr>
            <w:r w:rsidRPr="00176A52">
              <w:rPr>
                <w:szCs w:val="20"/>
              </w:rPr>
              <w:t>Default values shall be applicable with respect to Pre-Loaded Values</w:t>
            </w:r>
          </w:p>
        </w:tc>
      </w:tr>
      <w:tr w:rsidR="00176A52" w:rsidRPr="00176A52" w14:paraId="146A546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F28DD63" w14:textId="77777777" w:rsidR="00A55B53" w:rsidRPr="00176A52" w:rsidRDefault="00A55B53" w:rsidP="00535342">
            <w:pPr>
              <w:pStyle w:val="TableText"/>
              <w:snapToGrid w:val="0"/>
            </w:pPr>
            <w:r w:rsidRPr="00176A52">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C1F1E8" w14:textId="77777777" w:rsidR="00A55B53" w:rsidRPr="00176A52" w:rsidRDefault="00A55B53" w:rsidP="00535342">
            <w:pPr>
              <w:pStyle w:val="TableText"/>
              <w:snapToGrid w:val="0"/>
            </w:pPr>
            <w:r w:rsidRPr="00176A52">
              <w:rPr>
                <w:szCs w:val="20"/>
              </w:rPr>
              <w:t>Valid range value is not required.</w:t>
            </w:r>
          </w:p>
        </w:tc>
      </w:tr>
      <w:tr w:rsidR="00176A52" w:rsidRPr="00176A52" w14:paraId="224ABEB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34EED3" w14:textId="77777777" w:rsidR="00A55B53" w:rsidRPr="00176A52" w:rsidRDefault="00A55B53" w:rsidP="00535342">
            <w:pPr>
              <w:pStyle w:val="TableText"/>
              <w:snapToGrid w:val="0"/>
            </w:pPr>
            <w:r w:rsidRPr="00176A52">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BAF4B5" w14:textId="77777777" w:rsidR="00A55B53" w:rsidRPr="00176A52" w:rsidRDefault="00A55B53" w:rsidP="00535342">
            <w:pPr>
              <w:pStyle w:val="TableText"/>
              <w:snapToGrid w:val="0"/>
            </w:pPr>
            <w:r w:rsidRPr="00176A52">
              <w:rPr>
                <w:szCs w:val="20"/>
              </w:rPr>
              <w:t>Data latency period is not applicable</w:t>
            </w:r>
          </w:p>
        </w:tc>
      </w:tr>
      <w:tr w:rsidR="00176A52" w:rsidRPr="00176A52" w14:paraId="02CB89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8328BB" w14:textId="77777777" w:rsidR="00A55B53" w:rsidRPr="00176A52" w:rsidRDefault="00A55B53" w:rsidP="00535342">
            <w:pPr>
              <w:pStyle w:val="TableText"/>
              <w:snapToGrid w:val="0"/>
            </w:pPr>
            <w:r w:rsidRPr="00176A52">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BE54E4" w14:textId="77777777" w:rsidR="00A55B53" w:rsidRPr="00176A52" w:rsidRDefault="00A55B53" w:rsidP="00535342">
            <w:pPr>
              <w:pStyle w:val="TableText"/>
              <w:snapToGrid w:val="0"/>
            </w:pPr>
            <w:r w:rsidRPr="00176A52">
              <w:rPr>
                <w:szCs w:val="20"/>
              </w:rPr>
              <w:t>Data Retention period is not applicable.</w:t>
            </w:r>
          </w:p>
        </w:tc>
      </w:tr>
      <w:tr w:rsidR="00176A52" w:rsidRPr="00176A52" w14:paraId="26F3C75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55AF8E3" w14:textId="77777777" w:rsidR="00A55B53" w:rsidRPr="00176A52" w:rsidRDefault="00A55B53" w:rsidP="00535342">
            <w:pPr>
              <w:pStyle w:val="TableText"/>
              <w:snapToGrid w:val="0"/>
            </w:pPr>
            <w:r w:rsidRPr="00176A52">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0AFF60" w14:textId="77777777" w:rsidR="00A55B53" w:rsidRPr="00176A52" w:rsidRDefault="00A55B53" w:rsidP="00535342">
            <w:pPr>
              <w:pStyle w:val="TableText"/>
            </w:pPr>
            <w:r w:rsidRPr="00176A52">
              <w:rPr>
                <w:szCs w:val="20"/>
              </w:rPr>
              <w:t>Data rate is not applicable.</w:t>
            </w:r>
          </w:p>
        </w:tc>
      </w:tr>
      <w:tr w:rsidR="00176A52" w:rsidRPr="00176A52" w14:paraId="67AAC0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340B2E" w14:textId="77777777" w:rsidR="00A55B53" w:rsidRPr="00176A52" w:rsidRDefault="00A55B53" w:rsidP="00535342">
            <w:pPr>
              <w:pStyle w:val="TableText"/>
              <w:snapToGrid w:val="0"/>
            </w:pPr>
            <w:r w:rsidRPr="00176A52">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9DE017" w14:textId="77777777" w:rsidR="00A55B53" w:rsidRPr="00176A52" w:rsidRDefault="00A55B53" w:rsidP="00535342">
            <w:pPr>
              <w:pStyle w:val="TableText"/>
              <w:spacing w:line="259" w:lineRule="auto"/>
            </w:pPr>
            <w:r w:rsidRPr="00176A52">
              <w:rPr>
                <w:szCs w:val="20"/>
              </w:rPr>
              <w:t>External event is not required.</w:t>
            </w:r>
          </w:p>
        </w:tc>
      </w:tr>
      <w:tr w:rsidR="00176A52" w:rsidRPr="00176A52" w14:paraId="5A6A08C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9F2941" w14:textId="77777777" w:rsidR="00A55B53" w:rsidRPr="00176A52" w:rsidRDefault="00A55B53" w:rsidP="00535342">
            <w:pPr>
              <w:pStyle w:val="TableText"/>
              <w:snapToGrid w:val="0"/>
            </w:pPr>
            <w:r w:rsidRPr="00176A52">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FE64B4" w14:textId="77777777" w:rsidR="00A55B53" w:rsidRPr="00176A52" w:rsidRDefault="00A55B53" w:rsidP="00535342">
            <w:pPr>
              <w:pStyle w:val="TableText"/>
              <w:spacing w:line="259" w:lineRule="auto"/>
            </w:pPr>
            <w:r w:rsidRPr="00176A52">
              <w:rPr>
                <w:szCs w:val="20"/>
              </w:rPr>
              <w:t>Temporal event is not applicable.</w:t>
            </w:r>
          </w:p>
        </w:tc>
      </w:tr>
      <w:tr w:rsidR="00176A52" w:rsidRPr="00176A52" w14:paraId="3091830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0E0C89D" w14:textId="77777777" w:rsidR="00A55B53" w:rsidRPr="00176A52" w:rsidRDefault="00A55B53" w:rsidP="00535342">
            <w:pPr>
              <w:pStyle w:val="TableText"/>
              <w:snapToGrid w:val="0"/>
            </w:pPr>
            <w:r w:rsidRPr="00176A52">
              <w:t xml:space="preserve">Validation Rules/ </w:t>
            </w:r>
          </w:p>
          <w:p w14:paraId="3A7CF997" w14:textId="77777777" w:rsidR="00A55B53" w:rsidRPr="00176A52" w:rsidRDefault="00A55B53" w:rsidP="00535342">
            <w:pPr>
              <w:pStyle w:val="TableText"/>
              <w:snapToGrid w:val="0"/>
              <w:rPr>
                <w:vertAlign w:val="superscript"/>
              </w:rPr>
            </w:pPr>
            <w:r w:rsidRPr="00176A52">
              <w:t>Verification criteria</w:t>
            </w:r>
            <w:r w:rsidRPr="00176A52">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7FE56D" w14:textId="77777777" w:rsidR="00A55B53" w:rsidRPr="00176A52" w:rsidRDefault="00A55B53" w:rsidP="00535342">
            <w:pPr>
              <w:pStyle w:val="TableText"/>
              <w:snapToGrid w:val="0"/>
              <w:rPr>
                <w:i/>
                <w:iCs/>
              </w:rPr>
            </w:pPr>
            <w:r w:rsidRPr="00176A52">
              <w:rPr>
                <w:rFonts w:eastAsia="Arial"/>
              </w:rPr>
              <w:t>Verify the CAN messages and CAN signal mentioned in input and out section on CANalyzer Tool</w:t>
            </w:r>
          </w:p>
        </w:tc>
      </w:tr>
      <w:tr w:rsidR="00176A52" w:rsidRPr="00176A52" w14:paraId="0C645B7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95D7E9C" w14:textId="77777777" w:rsidR="00A55B53" w:rsidRPr="00176A52" w:rsidRDefault="00A55B53" w:rsidP="00535342">
            <w:pPr>
              <w:pStyle w:val="TableText"/>
              <w:snapToGrid w:val="0"/>
            </w:pPr>
            <w:r w:rsidRPr="00176A52">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CF0E4C" w14:textId="77777777" w:rsidR="00A55B53" w:rsidRPr="00176A52" w:rsidRDefault="00A55B53" w:rsidP="00535342">
            <w:pPr>
              <w:pStyle w:val="TableText"/>
              <w:snapToGrid w:val="0"/>
            </w:pPr>
            <w:r w:rsidRPr="00176A52">
              <w:rPr>
                <w:szCs w:val="20"/>
              </w:rPr>
              <w:t>Constraints is not applicable.</w:t>
            </w:r>
          </w:p>
        </w:tc>
      </w:tr>
      <w:tr w:rsidR="00176A52" w:rsidRPr="00176A52" w14:paraId="5E900E5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15C6C4" w14:textId="77777777" w:rsidR="00A55B53" w:rsidRPr="00176A52" w:rsidRDefault="00A55B53" w:rsidP="00535342">
            <w:pPr>
              <w:pStyle w:val="TableText"/>
              <w:snapToGrid w:val="0"/>
            </w:pPr>
            <w:r w:rsidRPr="00176A52">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6FB36" w14:textId="77777777" w:rsidR="00A55B53" w:rsidRPr="00176A52" w:rsidRDefault="00A55B53" w:rsidP="00535342">
            <w:pPr>
              <w:pStyle w:val="TableText"/>
              <w:snapToGrid w:val="0"/>
            </w:pPr>
            <w:r w:rsidRPr="00176A52">
              <w:rPr>
                <w:szCs w:val="20"/>
              </w:rPr>
              <w:t>No effects on other system</w:t>
            </w:r>
          </w:p>
        </w:tc>
      </w:tr>
      <w:tr w:rsidR="00176A52" w:rsidRPr="00176A52" w14:paraId="0A9B65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78264EF" w14:textId="77777777" w:rsidR="00A55B53" w:rsidRPr="00176A52" w:rsidRDefault="00A55B53" w:rsidP="00535342">
            <w:pPr>
              <w:pStyle w:val="TableText"/>
              <w:snapToGrid w:val="0"/>
            </w:pPr>
            <w:r w:rsidRPr="00176A52">
              <w:t>Testability with respect to test environment</w:t>
            </w:r>
          </w:p>
          <w:p w14:paraId="40671C69" w14:textId="77777777" w:rsidR="00A55B53" w:rsidRPr="00176A52" w:rsidRDefault="00A55B53" w:rsidP="00535342">
            <w:pPr>
              <w:pStyle w:val="TableText"/>
            </w:pPr>
            <w:r w:rsidRPr="00176A52">
              <w:t>(Yes/No)</w:t>
            </w:r>
          </w:p>
          <w:p w14:paraId="4EB9BE16" w14:textId="77777777" w:rsidR="00A55B53" w:rsidRPr="00176A52" w:rsidRDefault="00A55B53" w:rsidP="00535342">
            <w:pPr>
              <w:pStyle w:val="TableText"/>
            </w:pPr>
            <w:r w:rsidRPr="00176A52">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BE38F2" w14:textId="77777777" w:rsidR="00A55B53" w:rsidRPr="00176A52" w:rsidRDefault="00A55B53" w:rsidP="00535342">
            <w:pPr>
              <w:pStyle w:val="TableText"/>
              <w:snapToGrid w:val="0"/>
            </w:pPr>
          </w:p>
        </w:tc>
      </w:tr>
      <w:tr w:rsidR="00176A52" w:rsidRPr="00176A52" w14:paraId="3CDABB1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8E9AFB" w14:textId="77777777" w:rsidR="00A55B53" w:rsidRPr="00176A52" w:rsidRDefault="00A55B53" w:rsidP="00535342">
            <w:pPr>
              <w:pStyle w:val="TableText"/>
              <w:snapToGrid w:val="0"/>
            </w:pPr>
            <w:r w:rsidRPr="00176A52">
              <w:lastRenderedPageBreak/>
              <w:t>Feasible within project constraints</w:t>
            </w:r>
          </w:p>
          <w:p w14:paraId="27DC523F" w14:textId="77777777" w:rsidR="00A55B53" w:rsidRPr="00176A52" w:rsidRDefault="00A55B53" w:rsidP="00535342">
            <w:pPr>
              <w:pStyle w:val="TableText"/>
              <w:snapToGrid w:val="0"/>
            </w:pPr>
            <w:r w:rsidRPr="00176A52">
              <w:t>(Yes/No)</w:t>
            </w:r>
          </w:p>
          <w:p w14:paraId="4A4C042B" w14:textId="77777777" w:rsidR="00A55B53" w:rsidRPr="00176A52" w:rsidRDefault="00A55B53" w:rsidP="00535342">
            <w:pPr>
              <w:pStyle w:val="TableText"/>
              <w:snapToGrid w:val="0"/>
            </w:pPr>
            <w:r w:rsidRPr="00176A52">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8B1D2" w14:textId="77777777" w:rsidR="00A55B53" w:rsidRPr="00176A52" w:rsidRDefault="00A55B53" w:rsidP="00535342">
            <w:pPr>
              <w:pStyle w:val="TableText"/>
              <w:snapToGrid w:val="0"/>
            </w:pPr>
          </w:p>
        </w:tc>
      </w:tr>
      <w:tr w:rsidR="00176A52" w:rsidRPr="00176A52" w14:paraId="79D04C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47B66C" w14:textId="77777777" w:rsidR="00A55B53" w:rsidRPr="00176A52" w:rsidRDefault="00A55B53" w:rsidP="00535342">
            <w:pPr>
              <w:pStyle w:val="TableText"/>
              <w:snapToGrid w:val="0"/>
            </w:pPr>
            <w:r w:rsidRPr="00176A52">
              <w:t>Critical</w:t>
            </w:r>
          </w:p>
          <w:p w14:paraId="102E2401" w14:textId="77777777" w:rsidR="00A55B53" w:rsidRPr="00176A52" w:rsidRDefault="00A55B53" w:rsidP="00535342">
            <w:pPr>
              <w:pStyle w:val="TableText"/>
              <w:snapToGrid w:val="0"/>
            </w:pPr>
            <w:r w:rsidRPr="00176A52">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27FAE0" w14:textId="77777777" w:rsidR="00A55B53" w:rsidRPr="00176A52" w:rsidRDefault="00A55B53" w:rsidP="00535342">
            <w:pPr>
              <w:pStyle w:val="TableText"/>
              <w:snapToGrid w:val="0"/>
            </w:pPr>
          </w:p>
        </w:tc>
      </w:tr>
      <w:tr w:rsidR="00176A52" w:rsidRPr="00176A52" w14:paraId="06543E4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0AFEA8" w14:textId="77777777" w:rsidR="00A55B53" w:rsidRPr="00176A52" w:rsidRDefault="00A55B53" w:rsidP="00535342">
            <w:pPr>
              <w:pStyle w:val="TableText"/>
              <w:snapToGrid w:val="0"/>
            </w:pPr>
            <w:r w:rsidRPr="00176A52">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D85C29" w14:textId="77777777" w:rsidR="00A55B53" w:rsidRPr="00176A52" w:rsidRDefault="00A55B53" w:rsidP="00535342">
            <w:pPr>
              <w:pStyle w:val="TableText"/>
              <w:snapToGrid w:val="0"/>
            </w:pPr>
            <w:r w:rsidRPr="00176A52">
              <w:t>Acceptance Criteria for this requirement should be as per SECTION-6 ACCEPTANCE CRITERIA</w:t>
            </w:r>
          </w:p>
        </w:tc>
      </w:tr>
    </w:tbl>
    <w:p w14:paraId="68E6ECA8" w14:textId="77777777" w:rsidR="00A55B53" w:rsidRPr="00123177" w:rsidRDefault="00A55B53" w:rsidP="00A55B53">
      <w:pPr>
        <w:pStyle w:val="Heading4"/>
        <w:rPr>
          <w:iCs/>
        </w:rPr>
      </w:pPr>
      <w:r w:rsidRPr="00123177">
        <w:rPr>
          <w:rFonts w:eastAsia="Arial"/>
        </w:rPr>
        <w:t>The HVHVDCDC shall be compatible with the B-sample and C-sample of hardware using the same application</w:t>
      </w:r>
      <w:r w:rsidRPr="00123177">
        <w:rPr>
          <w:iCs/>
        </w:rPr>
        <w:t>.</w:t>
      </w:r>
    </w:p>
    <w:p w14:paraId="7E11DD51" w14:textId="77777777" w:rsidR="00A55B53" w:rsidRPr="00123177" w:rsidRDefault="00A55B53" w:rsidP="00A55B53">
      <w:pPr>
        <w:pStyle w:val="BodyText"/>
        <w:rPr>
          <w:b/>
          <w:bCs/>
          <w:iCs/>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77AB82E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D1E3471"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ACEB967" w14:textId="77777777" w:rsidR="00A55B53" w:rsidRPr="00123177" w:rsidRDefault="00A55B53" w:rsidP="00535342">
            <w:pPr>
              <w:pStyle w:val="TableColumnTitle"/>
              <w:snapToGrid w:val="0"/>
            </w:pPr>
            <w:r w:rsidRPr="00123177">
              <w:t>Description</w:t>
            </w:r>
          </w:p>
        </w:tc>
      </w:tr>
      <w:tr w:rsidR="00A55B53" w:rsidRPr="00123177" w14:paraId="1C0BAF7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9C9B3A2"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FD0DEB" w14:textId="77777777" w:rsidR="00A55B53" w:rsidRPr="00123177" w:rsidRDefault="00A55B53" w:rsidP="00535342">
            <w:pPr>
              <w:snapToGrid w:val="0"/>
            </w:pPr>
            <w:r w:rsidRPr="00123177">
              <w:t>SWRS_Non_Funct_13</w:t>
            </w:r>
          </w:p>
        </w:tc>
      </w:tr>
      <w:tr w:rsidR="00A55B53" w:rsidRPr="00123177" w14:paraId="3178864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7571976"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78844E" w14:textId="77777777" w:rsidR="00A55B53" w:rsidRPr="00123177" w:rsidRDefault="00A55B53" w:rsidP="00535342">
            <w:pPr>
              <w:rPr>
                <w:rFonts w:eastAsia="Arial"/>
                <w:szCs w:val="20"/>
              </w:rPr>
            </w:pPr>
            <w:r w:rsidRPr="00123177">
              <w:rPr>
                <w:rFonts w:eastAsia="Arial"/>
                <w:szCs w:val="20"/>
              </w:rPr>
              <w:t>SDS-HVDCDC-353</w:t>
            </w:r>
          </w:p>
        </w:tc>
      </w:tr>
      <w:tr w:rsidR="00A55B53" w:rsidRPr="00123177" w14:paraId="6F63B07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7C3C80D"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DE8366" w14:textId="2C0F035C" w:rsidR="00A55B53" w:rsidRPr="00123177" w:rsidRDefault="00A55B53" w:rsidP="00535342">
            <w:pPr>
              <w:rPr>
                <w:rFonts w:eastAsia="Arial"/>
                <w:szCs w:val="20"/>
              </w:rPr>
            </w:pPr>
            <w:r w:rsidRPr="00123177">
              <w:rPr>
                <w:rFonts w:eastAsia="Arial"/>
                <w:szCs w:val="20"/>
              </w:rPr>
              <w:t>Pre-C Sample/ PF3.0</w:t>
            </w:r>
          </w:p>
        </w:tc>
      </w:tr>
      <w:tr w:rsidR="00A55B53" w:rsidRPr="00123177" w14:paraId="408A4B86"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E752828"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927473" w14:textId="77777777" w:rsidR="00A55B53" w:rsidRPr="00123177" w:rsidRDefault="00A55B53" w:rsidP="00535342">
            <w:pPr>
              <w:rPr>
                <w:rFonts w:eastAsia="Arial"/>
                <w:szCs w:val="20"/>
              </w:rPr>
            </w:pPr>
            <w:r w:rsidRPr="00123177">
              <w:rPr>
                <w:rFonts w:eastAsia="Arial"/>
                <w:szCs w:val="20"/>
              </w:rPr>
              <w:t>The HVHVDCDC shall be compatible with the B-sample and C-sample of hardware using the same application. But different calibration must be used for activating/deactivating features and differences of the two hardware samples.</w:t>
            </w:r>
          </w:p>
        </w:tc>
      </w:tr>
      <w:tr w:rsidR="00A55B53" w:rsidRPr="00123177" w14:paraId="0F5CAC2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480352A"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844BCD" w14:textId="77777777" w:rsidR="00A55B53" w:rsidRPr="00123177" w:rsidRDefault="00A55B53" w:rsidP="00535342">
            <w:pPr>
              <w:rPr>
                <w:rFonts w:eastAsia="Arial"/>
                <w:szCs w:val="20"/>
              </w:rPr>
            </w:pPr>
            <w:r w:rsidRPr="00123177">
              <w:rPr>
                <w:rFonts w:eastAsia="Arial"/>
                <w:szCs w:val="20"/>
              </w:rPr>
              <w:t>No Such derived requirement is applicable.</w:t>
            </w:r>
          </w:p>
        </w:tc>
      </w:tr>
      <w:tr w:rsidR="00A55B53" w:rsidRPr="00123177" w14:paraId="07986DA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144FBE1"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7FCAEA" w14:textId="77777777" w:rsidR="00A55B53" w:rsidRPr="00123177" w:rsidRDefault="00A55B53" w:rsidP="00535342">
            <w:pPr>
              <w:pStyle w:val="TableText"/>
              <w:snapToGrid w:val="0"/>
            </w:pPr>
            <w:r w:rsidRPr="00123177">
              <w:rPr>
                <w:rFonts w:eastAsia="Arial"/>
                <w:szCs w:val="20"/>
              </w:rPr>
              <w:t>No Specific access restrictions is applicable.</w:t>
            </w:r>
          </w:p>
        </w:tc>
      </w:tr>
      <w:tr w:rsidR="00A55B53" w:rsidRPr="00123177" w14:paraId="54B326C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DB3F9EE"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88243B" w14:textId="77777777" w:rsidR="00A55B53" w:rsidRPr="00123177" w:rsidRDefault="00A55B53" w:rsidP="00535342">
            <w:pPr>
              <w:pStyle w:val="TableText"/>
              <w:snapToGrid w:val="0"/>
              <w:rPr>
                <w:rFonts w:eastAsia="Arial"/>
              </w:rPr>
            </w:pPr>
            <w:r w:rsidRPr="00123177">
              <w:rPr>
                <w:rFonts w:eastAsia="Arial"/>
              </w:rPr>
              <w:t xml:space="preserve">1. Same Application Binary shall be provided for testing on B and C Sample HW. </w:t>
            </w:r>
          </w:p>
          <w:p w14:paraId="0DE2E68B" w14:textId="77777777" w:rsidR="00A55B53" w:rsidRPr="00123177" w:rsidRDefault="00A55B53" w:rsidP="00535342">
            <w:pPr>
              <w:pStyle w:val="TableText"/>
              <w:snapToGrid w:val="0"/>
              <w:rPr>
                <w:rFonts w:eastAsia="Arial"/>
              </w:rPr>
            </w:pPr>
            <w:r w:rsidRPr="00123177">
              <w:rPr>
                <w:rFonts w:eastAsia="Arial"/>
              </w:rPr>
              <w:t>2. Separate calibration hex file shall be provided for B and C Sample HW testing</w:t>
            </w:r>
          </w:p>
        </w:tc>
      </w:tr>
      <w:tr w:rsidR="00A55B53" w:rsidRPr="00123177" w14:paraId="34BFC0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E2A628"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D49E3" w14:textId="77777777" w:rsidR="00A55B53" w:rsidRPr="00123177" w:rsidRDefault="00A55B53" w:rsidP="00535342">
            <w:pPr>
              <w:pStyle w:val="TableText"/>
              <w:snapToGrid w:val="0"/>
              <w:rPr>
                <w:rFonts w:eastAsia="Arial"/>
              </w:rPr>
            </w:pPr>
            <w:r w:rsidRPr="00123177">
              <w:t xml:space="preserve">1. The same </w:t>
            </w:r>
            <w:r w:rsidRPr="00123177">
              <w:rPr>
                <w:rFonts w:eastAsia="Arial"/>
              </w:rPr>
              <w:t>application Binary shall be worked on B and C Sample HW.</w:t>
            </w:r>
          </w:p>
          <w:p w14:paraId="11D85EF6" w14:textId="77777777" w:rsidR="00A55B53" w:rsidRPr="00123177" w:rsidRDefault="00A55B53" w:rsidP="00535342">
            <w:pPr>
              <w:pStyle w:val="TableText"/>
              <w:snapToGrid w:val="0"/>
            </w:pPr>
            <w:r w:rsidRPr="00123177">
              <w:rPr>
                <w:rFonts w:eastAsia="Arial"/>
              </w:rPr>
              <w:t>2. The features shall be activated /deactivated based on different Calibration file</w:t>
            </w:r>
          </w:p>
        </w:tc>
      </w:tr>
      <w:tr w:rsidR="00A55B53" w:rsidRPr="00123177" w14:paraId="2240F7F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B491D75"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FBF05C" w14:textId="77777777" w:rsidR="00A55B53" w:rsidRPr="00123177" w:rsidRDefault="00A55B53" w:rsidP="00535342">
            <w:pPr>
              <w:pStyle w:val="TableText"/>
              <w:snapToGrid w:val="0"/>
              <w:rPr>
                <w:rStyle w:val="normaltextrun"/>
              </w:rPr>
            </w:pPr>
            <w:r w:rsidRPr="00123177">
              <w:rPr>
                <w:rStyle w:val="normaltextrun"/>
              </w:rPr>
              <w:t>Verify that the same application file shall be worked on B and C sample. Individual features can be enable or disable using Calibration file for both the HW samples</w:t>
            </w:r>
          </w:p>
        </w:tc>
      </w:tr>
      <w:tr w:rsidR="00A55B53" w:rsidRPr="00123177" w14:paraId="290EA12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7603B8"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7971C7" w14:textId="77777777" w:rsidR="00A55B53" w:rsidRPr="00123177" w:rsidRDefault="00A55B53" w:rsidP="00535342">
            <w:pPr>
              <w:pStyle w:val="TableText"/>
              <w:snapToGrid w:val="0"/>
            </w:pPr>
            <w:r w:rsidRPr="00123177">
              <w:t>No such mandatory fields is applicable.</w:t>
            </w:r>
          </w:p>
        </w:tc>
      </w:tr>
      <w:tr w:rsidR="00A55B53" w:rsidRPr="00123177" w14:paraId="33BB286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494869" w14:textId="77777777" w:rsidR="00A55B53" w:rsidRPr="00123177" w:rsidRDefault="00A55B53" w:rsidP="00535342">
            <w:pPr>
              <w:pStyle w:val="TableText"/>
              <w:snapToGrid w:val="0"/>
            </w:pPr>
            <w:r w:rsidRPr="00123177">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BA58E" w14:textId="77777777" w:rsidR="00A55B53" w:rsidRPr="00123177" w:rsidRDefault="00A55B53" w:rsidP="00535342">
            <w:pPr>
              <w:pStyle w:val="TableText"/>
              <w:snapToGrid w:val="0"/>
            </w:pPr>
            <w:r w:rsidRPr="00123177">
              <w:t>No such Pre-Loaded Values is applicable</w:t>
            </w:r>
          </w:p>
        </w:tc>
      </w:tr>
      <w:tr w:rsidR="00A55B53" w:rsidRPr="00123177" w14:paraId="11688B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08EB61"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3AAF6C"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0571523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AEB3CD"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34A381" w14:textId="77777777" w:rsidR="00A55B53" w:rsidRPr="00123177" w:rsidRDefault="00A55B53" w:rsidP="00535342">
            <w:pPr>
              <w:pStyle w:val="TableText"/>
              <w:snapToGrid w:val="0"/>
            </w:pPr>
            <w:r w:rsidRPr="00123177">
              <w:rPr>
                <w:szCs w:val="20"/>
              </w:rPr>
              <w:t>Valid range value is not required.</w:t>
            </w:r>
          </w:p>
        </w:tc>
      </w:tr>
      <w:tr w:rsidR="00A55B53" w:rsidRPr="00123177" w14:paraId="72B3636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6C1DAF"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BBBFA1"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1BFBEE8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F906B6"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3590B"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5C8DDD1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FADB35"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B84722" w14:textId="77777777" w:rsidR="00A55B53" w:rsidRPr="00123177" w:rsidRDefault="00A55B53" w:rsidP="00535342">
            <w:pPr>
              <w:pStyle w:val="TableText"/>
            </w:pPr>
            <w:r w:rsidRPr="00123177">
              <w:rPr>
                <w:szCs w:val="20"/>
              </w:rPr>
              <w:t>Data rate is not applicable.</w:t>
            </w:r>
          </w:p>
        </w:tc>
      </w:tr>
      <w:tr w:rsidR="00A55B53" w:rsidRPr="00123177" w14:paraId="076715D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9685B74"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895AA4"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EC556B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BD2E19"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9E44E2"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18C1500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9D52D3" w14:textId="77777777" w:rsidR="00A55B53" w:rsidRPr="00123177" w:rsidRDefault="00A55B53" w:rsidP="00535342">
            <w:pPr>
              <w:pStyle w:val="TableText"/>
              <w:snapToGrid w:val="0"/>
            </w:pPr>
            <w:r w:rsidRPr="00123177">
              <w:t xml:space="preserve">Validation Rules/ </w:t>
            </w:r>
          </w:p>
          <w:p w14:paraId="457F2B0A"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A2F5ED" w14:textId="77777777" w:rsidR="00A55B53" w:rsidRPr="00123177" w:rsidRDefault="00A55B53" w:rsidP="00535342">
            <w:pPr>
              <w:pStyle w:val="TableText"/>
              <w:snapToGrid w:val="0"/>
              <w:rPr>
                <w:i/>
                <w:iCs/>
              </w:rPr>
            </w:pPr>
            <w:r w:rsidRPr="00123177">
              <w:rPr>
                <w:rStyle w:val="normaltextrun"/>
              </w:rPr>
              <w:t>Verify that the same application file shall be worked on B and C sample. Individual features can be enable or disable using Calibration file for both the HW samples</w:t>
            </w:r>
          </w:p>
        </w:tc>
      </w:tr>
      <w:tr w:rsidR="00A55B53" w:rsidRPr="00123177" w14:paraId="539D3DF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27E898"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12F712" w14:textId="77777777" w:rsidR="00A55B53" w:rsidRPr="00123177" w:rsidRDefault="00A55B53" w:rsidP="00535342">
            <w:pPr>
              <w:pStyle w:val="TableText"/>
              <w:snapToGrid w:val="0"/>
            </w:pPr>
            <w:r w:rsidRPr="00123177">
              <w:rPr>
                <w:szCs w:val="20"/>
              </w:rPr>
              <w:t>Constraints is not applicable.</w:t>
            </w:r>
          </w:p>
        </w:tc>
      </w:tr>
      <w:tr w:rsidR="00A55B53" w:rsidRPr="00123177" w14:paraId="1966EEF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5DF634"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BB16CF" w14:textId="77777777" w:rsidR="00A55B53" w:rsidRPr="00123177" w:rsidRDefault="00A55B53" w:rsidP="00535342">
            <w:pPr>
              <w:pStyle w:val="TableText"/>
              <w:snapToGrid w:val="0"/>
            </w:pPr>
            <w:r w:rsidRPr="00123177">
              <w:rPr>
                <w:szCs w:val="20"/>
              </w:rPr>
              <w:t>No effects on other system</w:t>
            </w:r>
          </w:p>
        </w:tc>
      </w:tr>
      <w:tr w:rsidR="00A55B53" w:rsidRPr="00123177" w14:paraId="577014A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E99B8C" w14:textId="77777777" w:rsidR="00A55B53" w:rsidRPr="00123177" w:rsidRDefault="00A55B53" w:rsidP="00535342">
            <w:pPr>
              <w:pStyle w:val="TableText"/>
              <w:snapToGrid w:val="0"/>
            </w:pPr>
            <w:r w:rsidRPr="00123177">
              <w:t>Testability with respect to test environment</w:t>
            </w:r>
          </w:p>
          <w:p w14:paraId="49011756" w14:textId="77777777" w:rsidR="00A55B53" w:rsidRPr="00123177" w:rsidRDefault="00A55B53" w:rsidP="00535342">
            <w:pPr>
              <w:pStyle w:val="TableText"/>
            </w:pPr>
            <w:r w:rsidRPr="00123177">
              <w:t>(Yes/No)</w:t>
            </w:r>
          </w:p>
          <w:p w14:paraId="49E9110A"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F7B76" w14:textId="77777777" w:rsidR="00A55B53" w:rsidRPr="00123177" w:rsidRDefault="00A55B53" w:rsidP="00535342">
            <w:pPr>
              <w:pStyle w:val="TableText"/>
              <w:snapToGrid w:val="0"/>
            </w:pPr>
            <w:r w:rsidRPr="00123177">
              <w:t>Yes</w:t>
            </w:r>
          </w:p>
        </w:tc>
      </w:tr>
      <w:tr w:rsidR="00A55B53" w:rsidRPr="00123177" w14:paraId="33AE9BA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D4A8F4" w14:textId="77777777" w:rsidR="00A55B53" w:rsidRPr="00123177" w:rsidRDefault="00A55B53" w:rsidP="00535342">
            <w:pPr>
              <w:pStyle w:val="TableText"/>
              <w:snapToGrid w:val="0"/>
            </w:pPr>
            <w:r w:rsidRPr="00123177">
              <w:t>Feasible within project constraints</w:t>
            </w:r>
          </w:p>
          <w:p w14:paraId="56625628" w14:textId="77777777" w:rsidR="00A55B53" w:rsidRPr="00123177" w:rsidRDefault="00A55B53" w:rsidP="00535342">
            <w:pPr>
              <w:pStyle w:val="TableText"/>
              <w:snapToGrid w:val="0"/>
            </w:pPr>
            <w:r w:rsidRPr="00123177">
              <w:t>(Yes/No)</w:t>
            </w:r>
          </w:p>
          <w:p w14:paraId="15901B3F"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71FAC8" w14:textId="77777777" w:rsidR="00A55B53" w:rsidRPr="00123177" w:rsidRDefault="00A55B53" w:rsidP="00535342">
            <w:pPr>
              <w:pStyle w:val="TableText"/>
              <w:snapToGrid w:val="0"/>
            </w:pPr>
            <w:r w:rsidRPr="00123177">
              <w:t>Yes</w:t>
            </w:r>
          </w:p>
        </w:tc>
      </w:tr>
      <w:tr w:rsidR="00A55B53" w:rsidRPr="00123177" w14:paraId="3F546DD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963D12" w14:textId="77777777" w:rsidR="00A55B53" w:rsidRPr="00123177" w:rsidRDefault="00A55B53" w:rsidP="00535342">
            <w:pPr>
              <w:pStyle w:val="TableText"/>
              <w:snapToGrid w:val="0"/>
            </w:pPr>
            <w:r w:rsidRPr="00123177">
              <w:lastRenderedPageBreak/>
              <w:t>Critical</w:t>
            </w:r>
          </w:p>
          <w:p w14:paraId="3AB1A87E"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99B227" w14:textId="77777777" w:rsidR="00A55B53" w:rsidRPr="00123177" w:rsidRDefault="00A55B53" w:rsidP="00535342">
            <w:pPr>
              <w:pStyle w:val="TableText"/>
              <w:snapToGrid w:val="0"/>
            </w:pPr>
            <w:r w:rsidRPr="00123177">
              <w:t>Yes</w:t>
            </w:r>
          </w:p>
        </w:tc>
      </w:tr>
      <w:tr w:rsidR="00A55B53" w:rsidRPr="00123177" w14:paraId="794D27E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506AB9F"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F2B66D"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0007427" w14:textId="77777777" w:rsidR="00A55B53" w:rsidRPr="00123177" w:rsidRDefault="00A55B53" w:rsidP="00A55B53">
      <w:pPr>
        <w:pStyle w:val="BodyText"/>
        <w:rPr>
          <w:i/>
          <w:color w:val="3366FF"/>
        </w:rPr>
      </w:pPr>
    </w:p>
    <w:p w14:paraId="4C74CEAA" w14:textId="77777777" w:rsidR="00A55B53" w:rsidRPr="00123177" w:rsidRDefault="00A55B53" w:rsidP="00A55B53">
      <w:pPr>
        <w:pStyle w:val="BodyText"/>
        <w:rPr>
          <w:i/>
          <w:color w:val="3366FF"/>
        </w:rPr>
      </w:pPr>
    </w:p>
    <w:p w14:paraId="38292913" w14:textId="77777777" w:rsidR="00A55B53" w:rsidRPr="00123177" w:rsidRDefault="00A55B53" w:rsidP="00A55B53">
      <w:pPr>
        <w:pStyle w:val="BodyText"/>
        <w:rPr>
          <w:i/>
          <w:color w:val="3366FF"/>
        </w:rPr>
      </w:pPr>
    </w:p>
    <w:p w14:paraId="1E198529" w14:textId="77777777" w:rsidR="00A55B53" w:rsidRPr="00123177" w:rsidRDefault="00A55B53" w:rsidP="00A55B53">
      <w:pPr>
        <w:pStyle w:val="Heading4"/>
      </w:pPr>
      <w:r w:rsidRPr="00123177">
        <w:rPr>
          <w:rFonts w:eastAsia="Arial"/>
          <w:color w:val="000000" w:themeColor="text1"/>
          <w:szCs w:val="20"/>
        </w:rPr>
        <w:t>Guidelines for configuring the unused pins of the Microcontroller for better EMI rejection</w:t>
      </w:r>
      <w:r w:rsidRPr="00123177">
        <w:rPr>
          <w:rFonts w:eastAsia="Arial"/>
        </w:rPr>
        <w:t>.</w:t>
      </w:r>
    </w:p>
    <w:p w14:paraId="541645C4"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3A35FF4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757F622B"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2E5F007" w14:textId="77777777" w:rsidR="00A55B53" w:rsidRPr="00123177" w:rsidRDefault="00A55B53" w:rsidP="00535342">
            <w:pPr>
              <w:pStyle w:val="TableColumnTitle"/>
              <w:snapToGrid w:val="0"/>
            </w:pPr>
            <w:r w:rsidRPr="00123177">
              <w:t>Description</w:t>
            </w:r>
          </w:p>
        </w:tc>
      </w:tr>
      <w:tr w:rsidR="00A55B53" w:rsidRPr="00123177" w14:paraId="4DADBD1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490271B"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9137E" w14:textId="77777777" w:rsidR="00A55B53" w:rsidRPr="00123177" w:rsidRDefault="00A55B53" w:rsidP="00535342">
            <w:pPr>
              <w:snapToGrid w:val="0"/>
            </w:pPr>
            <w:r w:rsidRPr="00123177">
              <w:t>SWRS_Non_Funct_14</w:t>
            </w:r>
          </w:p>
        </w:tc>
      </w:tr>
      <w:tr w:rsidR="00A55B53" w:rsidRPr="00123177" w14:paraId="713DA83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D3AE50F"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2268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SDS-HVDCDC-354</w:t>
            </w:r>
          </w:p>
        </w:tc>
      </w:tr>
      <w:tr w:rsidR="00A55B53" w:rsidRPr="00123177" w14:paraId="135EB9D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56C3534"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41EE4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Pre-C Sample/ PF3.0 Phase 2 (Need to confirm with MAL as it is design constraint)</w:t>
            </w:r>
          </w:p>
        </w:tc>
      </w:tr>
      <w:tr w:rsidR="00A55B53" w:rsidRPr="00123177" w14:paraId="249A024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40D233D"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0D9E5E"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unused pins of the Microcontroller shall be configured as per the below guidelines for better EMI rejection:</w:t>
            </w:r>
          </w:p>
          <w:p w14:paraId="608179BA" w14:textId="77777777" w:rsidR="00A55B53" w:rsidRPr="00123177" w:rsidRDefault="00A55B53" w:rsidP="00535342">
            <w:pPr>
              <w:rPr>
                <w:rFonts w:eastAsia="Arial"/>
                <w:color w:val="000000" w:themeColor="text1"/>
                <w:szCs w:val="20"/>
              </w:rPr>
            </w:pPr>
          </w:p>
          <w:p w14:paraId="6227BEE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Analog Unused pins Pad shall be disabled (PDISC register in FW is available to do so)</w:t>
            </w:r>
          </w:p>
          <w:p w14:paraId="29D3275E" w14:textId="77777777" w:rsidR="00A55B53" w:rsidRPr="00123177" w:rsidRDefault="00A55B53" w:rsidP="00535342">
            <w:pPr>
              <w:rPr>
                <w:rFonts w:eastAsia="Arial"/>
                <w:color w:val="000000" w:themeColor="text1"/>
                <w:szCs w:val="20"/>
              </w:rPr>
            </w:pPr>
          </w:p>
        </w:tc>
      </w:tr>
      <w:tr w:rsidR="00A55B53" w:rsidRPr="00123177" w14:paraId="4C6D07A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3559842"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BF0699"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6D7E87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CA827C"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FC7E1A"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7AF6FE9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338E8A"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EFFC68"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rPr>
              <w:t xml:space="preserve">1. </w:t>
            </w:r>
            <w:r w:rsidRPr="00123177">
              <w:rPr>
                <w:rFonts w:eastAsia="Arial"/>
                <w:color w:val="000000" w:themeColor="text1"/>
                <w:szCs w:val="20"/>
              </w:rPr>
              <w:t>Analog Unused pins shall be set to Hight state</w:t>
            </w:r>
          </w:p>
          <w:p w14:paraId="0FB2E512"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2. Analog Unused pins pad shall be disabled using PDISC register</w:t>
            </w:r>
          </w:p>
          <w:p w14:paraId="5D0A9B5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 xml:space="preserve">3. For more details refer Controller_pinmapper.xls </w:t>
            </w:r>
          </w:p>
        </w:tc>
      </w:tr>
      <w:tr w:rsidR="00A55B53" w:rsidRPr="00123177" w14:paraId="1BAFE05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09310AC"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F37A83" w14:textId="77777777" w:rsidR="00A55B53" w:rsidRPr="00123177" w:rsidRDefault="00A55B53" w:rsidP="00535342">
            <w:pPr>
              <w:pStyle w:val="TableText"/>
              <w:snapToGrid w:val="0"/>
            </w:pPr>
            <w:r w:rsidRPr="00123177">
              <w:t xml:space="preserve">Observe that the Analog unused pins shall be disabled </w:t>
            </w:r>
          </w:p>
        </w:tc>
      </w:tr>
      <w:tr w:rsidR="00A55B53" w:rsidRPr="00123177" w14:paraId="71E321D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53D260B"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E94AB0" w14:textId="77777777" w:rsidR="00A55B53" w:rsidRPr="00123177" w:rsidRDefault="00A55B53" w:rsidP="00535342">
            <w:pPr>
              <w:pStyle w:val="TableText"/>
              <w:snapToGrid w:val="0"/>
              <w:rPr>
                <w:rStyle w:val="normaltextrun"/>
              </w:rPr>
            </w:pPr>
            <w:r w:rsidRPr="00123177">
              <w:rPr>
                <w:rStyle w:val="normaltextrun"/>
              </w:rPr>
              <w:t>Verify that the unused analog pins are properly disabled from software</w:t>
            </w:r>
          </w:p>
        </w:tc>
      </w:tr>
      <w:tr w:rsidR="00A55B53" w:rsidRPr="00123177" w14:paraId="417D7E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196487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67C856" w14:textId="77777777" w:rsidR="00A55B53" w:rsidRPr="00123177" w:rsidRDefault="00A55B53" w:rsidP="00535342">
            <w:pPr>
              <w:pStyle w:val="TableText"/>
              <w:snapToGrid w:val="0"/>
            </w:pPr>
            <w:r w:rsidRPr="00123177">
              <w:t>No such mandatory fields is applicable.</w:t>
            </w:r>
          </w:p>
        </w:tc>
      </w:tr>
      <w:tr w:rsidR="00A55B53" w:rsidRPr="00123177" w14:paraId="28B3E65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759C18"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20B99" w14:textId="77777777" w:rsidR="00A55B53" w:rsidRPr="00123177" w:rsidRDefault="00A55B53" w:rsidP="00535342">
            <w:pPr>
              <w:pStyle w:val="TableText"/>
              <w:snapToGrid w:val="0"/>
            </w:pPr>
            <w:r w:rsidRPr="00123177">
              <w:t>No such Pre-Loaded Values is applicable.</w:t>
            </w:r>
          </w:p>
        </w:tc>
      </w:tr>
      <w:tr w:rsidR="00A55B53" w:rsidRPr="00123177" w14:paraId="2CB5F21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9877D1"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394918"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2D3CEA9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B15240F"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154D22" w14:textId="77777777" w:rsidR="00A55B53" w:rsidRPr="00123177" w:rsidRDefault="00A55B53" w:rsidP="00535342">
            <w:pPr>
              <w:pStyle w:val="TableText"/>
              <w:snapToGrid w:val="0"/>
            </w:pPr>
            <w:r w:rsidRPr="00123177">
              <w:rPr>
                <w:szCs w:val="20"/>
              </w:rPr>
              <w:t>Valid range value is not required.</w:t>
            </w:r>
          </w:p>
        </w:tc>
      </w:tr>
      <w:tr w:rsidR="00A55B53" w:rsidRPr="00123177" w14:paraId="5B1C99E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5008983"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81438"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9ACCE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34A4DBF"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95961F"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11D400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58BEFC7" w14:textId="77777777" w:rsidR="00A55B53" w:rsidRPr="00123177" w:rsidRDefault="00A55B53" w:rsidP="00535342">
            <w:pPr>
              <w:pStyle w:val="TableText"/>
              <w:snapToGrid w:val="0"/>
            </w:pPr>
            <w:r w:rsidRPr="00123177">
              <w:lastRenderedPageBreak/>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7AABCB" w14:textId="77777777" w:rsidR="00A55B53" w:rsidRPr="00123177" w:rsidRDefault="00A55B53" w:rsidP="00535342">
            <w:pPr>
              <w:pStyle w:val="TableText"/>
            </w:pPr>
            <w:r w:rsidRPr="00123177">
              <w:rPr>
                <w:szCs w:val="20"/>
              </w:rPr>
              <w:t>Data rate is not applicable.</w:t>
            </w:r>
          </w:p>
        </w:tc>
      </w:tr>
      <w:tr w:rsidR="00A55B53" w:rsidRPr="00123177" w14:paraId="387E7F9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2DDF47"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DB6A00"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13CB6F8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7F13B16"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4B188"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315D233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82153C" w14:textId="77777777" w:rsidR="00A55B53" w:rsidRPr="00123177" w:rsidRDefault="00A55B53" w:rsidP="00535342">
            <w:pPr>
              <w:pStyle w:val="TableText"/>
              <w:snapToGrid w:val="0"/>
            </w:pPr>
            <w:r w:rsidRPr="00123177">
              <w:t xml:space="preserve">Validation Rules/ </w:t>
            </w:r>
          </w:p>
          <w:p w14:paraId="5F75896B"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25B9FE" w14:textId="77777777" w:rsidR="00A55B53" w:rsidRPr="00123177" w:rsidRDefault="00A55B53" w:rsidP="00535342">
            <w:pPr>
              <w:pStyle w:val="TableText"/>
              <w:snapToGrid w:val="0"/>
              <w:rPr>
                <w:i/>
                <w:iCs/>
              </w:rPr>
            </w:pPr>
            <w:r w:rsidRPr="00123177">
              <w:rPr>
                <w:rStyle w:val="normaltextrun"/>
              </w:rPr>
              <w:t>Verify that the unused analog pins are properly disabled from software</w:t>
            </w:r>
          </w:p>
        </w:tc>
      </w:tr>
      <w:tr w:rsidR="00A55B53" w:rsidRPr="00123177" w14:paraId="4399BA5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1D8618"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E23A1" w14:textId="77777777" w:rsidR="00A55B53" w:rsidRPr="00123177" w:rsidRDefault="00A55B53" w:rsidP="00535342">
            <w:pPr>
              <w:pStyle w:val="TableText"/>
              <w:snapToGrid w:val="0"/>
            </w:pPr>
            <w:r w:rsidRPr="00123177">
              <w:rPr>
                <w:szCs w:val="20"/>
              </w:rPr>
              <w:t>Constraints is not applicable.</w:t>
            </w:r>
          </w:p>
        </w:tc>
      </w:tr>
      <w:tr w:rsidR="00A55B53" w:rsidRPr="00123177" w14:paraId="5EB8EAA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B8DA5AA"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196EB6" w14:textId="77777777" w:rsidR="00A55B53" w:rsidRPr="00123177" w:rsidRDefault="00A55B53" w:rsidP="00535342">
            <w:pPr>
              <w:pStyle w:val="TableText"/>
              <w:snapToGrid w:val="0"/>
            </w:pPr>
            <w:r w:rsidRPr="00123177">
              <w:rPr>
                <w:szCs w:val="20"/>
              </w:rPr>
              <w:t>No effects on other system</w:t>
            </w:r>
          </w:p>
        </w:tc>
      </w:tr>
      <w:tr w:rsidR="00A55B53" w:rsidRPr="00123177" w14:paraId="13BE8E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70EB46C" w14:textId="77777777" w:rsidR="00A55B53" w:rsidRPr="00123177" w:rsidRDefault="00A55B53" w:rsidP="00535342">
            <w:pPr>
              <w:pStyle w:val="TableText"/>
              <w:snapToGrid w:val="0"/>
            </w:pPr>
            <w:r w:rsidRPr="00123177">
              <w:t>Testability with respect to test environment</w:t>
            </w:r>
          </w:p>
          <w:p w14:paraId="0A2C9670" w14:textId="77777777" w:rsidR="00A55B53" w:rsidRPr="00123177" w:rsidRDefault="00A55B53" w:rsidP="00535342">
            <w:pPr>
              <w:pStyle w:val="TableText"/>
            </w:pPr>
            <w:r w:rsidRPr="00123177">
              <w:t>(Yes/No)</w:t>
            </w:r>
          </w:p>
          <w:p w14:paraId="6B93FC42"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416B4F" w14:textId="77777777" w:rsidR="00A55B53" w:rsidRPr="00123177" w:rsidRDefault="00A55B53" w:rsidP="00535342">
            <w:pPr>
              <w:pStyle w:val="TableText"/>
              <w:snapToGrid w:val="0"/>
            </w:pPr>
            <w:r w:rsidRPr="00123177">
              <w:t>Yes</w:t>
            </w:r>
          </w:p>
        </w:tc>
      </w:tr>
      <w:tr w:rsidR="00A55B53" w:rsidRPr="00123177" w14:paraId="6CCA18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7E73D8" w14:textId="77777777" w:rsidR="00A55B53" w:rsidRPr="00123177" w:rsidRDefault="00A55B53" w:rsidP="00535342">
            <w:pPr>
              <w:pStyle w:val="TableText"/>
              <w:snapToGrid w:val="0"/>
            </w:pPr>
            <w:r w:rsidRPr="00123177">
              <w:t>Feasible within project constraints</w:t>
            </w:r>
          </w:p>
          <w:p w14:paraId="5E2ED319" w14:textId="77777777" w:rsidR="00A55B53" w:rsidRPr="00123177" w:rsidRDefault="00A55B53" w:rsidP="00535342">
            <w:pPr>
              <w:pStyle w:val="TableText"/>
              <w:snapToGrid w:val="0"/>
            </w:pPr>
            <w:r w:rsidRPr="00123177">
              <w:t>(Yes/No)</w:t>
            </w:r>
          </w:p>
          <w:p w14:paraId="456557AC"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E14969" w14:textId="77777777" w:rsidR="00A55B53" w:rsidRPr="00123177" w:rsidRDefault="00A55B53" w:rsidP="00535342">
            <w:pPr>
              <w:pStyle w:val="TableText"/>
              <w:snapToGrid w:val="0"/>
            </w:pPr>
            <w:r w:rsidRPr="00123177">
              <w:t>Yes</w:t>
            </w:r>
          </w:p>
        </w:tc>
      </w:tr>
      <w:tr w:rsidR="00A55B53" w:rsidRPr="00123177" w14:paraId="533A61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01B2B7D" w14:textId="77777777" w:rsidR="00A55B53" w:rsidRPr="00123177" w:rsidRDefault="00A55B53" w:rsidP="00535342">
            <w:pPr>
              <w:pStyle w:val="TableText"/>
              <w:snapToGrid w:val="0"/>
            </w:pPr>
            <w:r w:rsidRPr="00123177">
              <w:t>Critical</w:t>
            </w:r>
          </w:p>
          <w:p w14:paraId="4D60226A"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152BB3" w14:textId="77777777" w:rsidR="00A55B53" w:rsidRPr="00123177" w:rsidRDefault="00A55B53" w:rsidP="00535342">
            <w:pPr>
              <w:pStyle w:val="TableText"/>
              <w:snapToGrid w:val="0"/>
            </w:pPr>
            <w:r w:rsidRPr="00123177">
              <w:t>Yes</w:t>
            </w:r>
          </w:p>
        </w:tc>
      </w:tr>
      <w:tr w:rsidR="00A55B53" w:rsidRPr="00123177" w14:paraId="087F8A6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1ADB0AC"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F5CFE"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1FEDE4F1" w14:textId="77777777" w:rsidR="00A55B53" w:rsidRPr="00123177" w:rsidRDefault="00A55B53" w:rsidP="00A55B53">
      <w:pPr>
        <w:pStyle w:val="BodyText"/>
        <w:rPr>
          <w:i/>
          <w:color w:val="3366FF"/>
        </w:rPr>
      </w:pPr>
    </w:p>
    <w:p w14:paraId="0474C2A1" w14:textId="77777777" w:rsidR="00A55B53" w:rsidRPr="00123177" w:rsidRDefault="00A55B53" w:rsidP="00A55B53">
      <w:pPr>
        <w:pStyle w:val="BodyText"/>
        <w:rPr>
          <w:i/>
          <w:color w:val="3366FF"/>
        </w:rPr>
      </w:pPr>
    </w:p>
    <w:p w14:paraId="0E5B3C22" w14:textId="77777777" w:rsidR="00A55B53" w:rsidRPr="00123177" w:rsidRDefault="00A55B53" w:rsidP="00A55B53">
      <w:pPr>
        <w:pStyle w:val="BodyText"/>
        <w:rPr>
          <w:i/>
          <w:color w:val="3366FF"/>
        </w:rPr>
      </w:pPr>
    </w:p>
    <w:p w14:paraId="5D1EAD2E" w14:textId="77777777" w:rsidR="00A55B53" w:rsidRPr="00123177" w:rsidRDefault="00A55B53" w:rsidP="00A55B53">
      <w:pPr>
        <w:pStyle w:val="Heading4"/>
      </w:pPr>
      <w:r w:rsidRPr="00123177">
        <w:rPr>
          <w:rFonts w:eastAsia="Arial"/>
          <w:color w:val="000000" w:themeColor="text1"/>
          <w:szCs w:val="20"/>
        </w:rPr>
        <w:t>Guidelines for configuring the unused pins of the Microcontroller for better EMI rejection</w:t>
      </w:r>
      <w:r w:rsidRPr="00123177">
        <w:rPr>
          <w:rFonts w:eastAsia="Arial"/>
        </w:rPr>
        <w:t>.</w:t>
      </w:r>
    </w:p>
    <w:p w14:paraId="7CE6ACD4"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AFA12A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881292B" w14:textId="77777777" w:rsidR="00A55B53" w:rsidRPr="00123177" w:rsidRDefault="00A55B53" w:rsidP="00535342">
            <w:pPr>
              <w:pStyle w:val="TableColumnTitle"/>
              <w:snapToGrid w:val="0"/>
            </w:pPr>
            <w:r w:rsidRPr="00123177">
              <w:lastRenderedPageBreak/>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E151CAE" w14:textId="77777777" w:rsidR="00A55B53" w:rsidRPr="00123177" w:rsidRDefault="00A55B53" w:rsidP="00535342">
            <w:pPr>
              <w:pStyle w:val="TableColumnTitle"/>
              <w:snapToGrid w:val="0"/>
            </w:pPr>
            <w:r w:rsidRPr="00123177">
              <w:t>Description</w:t>
            </w:r>
          </w:p>
        </w:tc>
      </w:tr>
      <w:tr w:rsidR="00A55B53" w:rsidRPr="00123177" w14:paraId="6A023F9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6AB8464"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02A85F" w14:textId="77777777" w:rsidR="00A55B53" w:rsidRPr="00123177" w:rsidRDefault="00A55B53" w:rsidP="00535342">
            <w:pPr>
              <w:snapToGrid w:val="0"/>
            </w:pPr>
            <w:r w:rsidRPr="00123177">
              <w:t>SWRS_Non_Funct_15</w:t>
            </w:r>
          </w:p>
        </w:tc>
      </w:tr>
      <w:tr w:rsidR="00A55B53" w:rsidRPr="00123177" w14:paraId="72BDA76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34F7B05"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2F5AD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SDS-HVDCDC-354</w:t>
            </w:r>
          </w:p>
        </w:tc>
      </w:tr>
      <w:tr w:rsidR="00A55B53" w:rsidRPr="00123177" w14:paraId="027506BF"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0CCE3F3"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1DC15"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Pre-C Sample/ PF3.0 Phase 2 (Need to confirm with MAL as it is design constraint)</w:t>
            </w:r>
          </w:p>
        </w:tc>
      </w:tr>
      <w:tr w:rsidR="00A55B53" w:rsidRPr="00123177" w14:paraId="3A8F08D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E907D44"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22762A"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unused pins of the Microcontroller shall be configured as per the below guidelines for better EMI rejection:</w:t>
            </w:r>
          </w:p>
          <w:p w14:paraId="0D1C1FA6" w14:textId="77777777" w:rsidR="00A55B53" w:rsidRPr="00123177" w:rsidRDefault="00A55B53" w:rsidP="00535342">
            <w:pPr>
              <w:rPr>
                <w:rFonts w:eastAsia="Arial"/>
                <w:color w:val="000000" w:themeColor="text1"/>
                <w:szCs w:val="20"/>
              </w:rPr>
            </w:pPr>
          </w:p>
          <w:p w14:paraId="0AF6D67C"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Digital Pins shall be configured as output and then Pulled Down from FW – (With Weakest Driver Mode)</w:t>
            </w:r>
          </w:p>
        </w:tc>
      </w:tr>
      <w:tr w:rsidR="00A55B53" w:rsidRPr="00123177" w14:paraId="46C0C28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533058"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726CB2"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2C38D03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F2A088"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058128"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7A1327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97E0E3"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9B2C52"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rPr>
              <w:t xml:space="preserve">1. </w:t>
            </w:r>
            <w:r w:rsidRPr="00123177">
              <w:rPr>
                <w:rFonts w:eastAsia="Arial"/>
                <w:color w:val="000000" w:themeColor="text1"/>
                <w:szCs w:val="20"/>
              </w:rPr>
              <w:t>Digital Unused pins shall be set to Pull down/Pull down (Weakest driver mode) as per the better EMI rejection</w:t>
            </w:r>
          </w:p>
          <w:p w14:paraId="0F00270D"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szCs w:val="20"/>
              </w:rPr>
              <w:t>2. Digital Unused pins shall be set to Input/Output as per the better EMI rejection</w:t>
            </w:r>
          </w:p>
          <w:p w14:paraId="13E6C85C"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3. For more details refer Controller_pinmapper.xls</w:t>
            </w:r>
          </w:p>
        </w:tc>
      </w:tr>
      <w:tr w:rsidR="00A55B53" w:rsidRPr="00123177" w14:paraId="37AD58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19A5D2"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FB31AB" w14:textId="77777777" w:rsidR="00A55B53" w:rsidRPr="00123177" w:rsidRDefault="00A55B53" w:rsidP="00535342">
            <w:pPr>
              <w:pStyle w:val="TableText"/>
              <w:snapToGrid w:val="0"/>
            </w:pPr>
            <w:r w:rsidRPr="00123177">
              <w:t>Observe that the Digital unused pins shall be disabled</w:t>
            </w:r>
          </w:p>
        </w:tc>
      </w:tr>
      <w:tr w:rsidR="00A55B53" w:rsidRPr="00123177" w14:paraId="61B45E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343E43"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455400" w14:textId="77777777" w:rsidR="00A55B53" w:rsidRPr="00123177" w:rsidRDefault="00A55B53" w:rsidP="00535342">
            <w:pPr>
              <w:pStyle w:val="TableText"/>
              <w:snapToGrid w:val="0"/>
              <w:rPr>
                <w:rStyle w:val="normaltextrun"/>
              </w:rPr>
            </w:pPr>
            <w:r w:rsidRPr="00123177">
              <w:rPr>
                <w:rStyle w:val="normaltextrun"/>
              </w:rPr>
              <w:t>Verify that the unused Digital pins are properly disabled from software</w:t>
            </w:r>
          </w:p>
        </w:tc>
      </w:tr>
      <w:tr w:rsidR="00A55B53" w:rsidRPr="00123177" w14:paraId="387F7B0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FA0715A"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9827B" w14:textId="77777777" w:rsidR="00A55B53" w:rsidRPr="00123177" w:rsidRDefault="00A55B53" w:rsidP="00535342">
            <w:pPr>
              <w:pStyle w:val="TableText"/>
              <w:snapToGrid w:val="0"/>
            </w:pPr>
            <w:r w:rsidRPr="00123177">
              <w:t>No such mandatory fields is applicable.</w:t>
            </w:r>
          </w:p>
        </w:tc>
      </w:tr>
      <w:tr w:rsidR="00A55B53" w:rsidRPr="00123177" w14:paraId="214623F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D9FAD4A"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79905" w14:textId="77777777" w:rsidR="00A55B53" w:rsidRPr="00123177" w:rsidRDefault="00A55B53" w:rsidP="00535342">
            <w:pPr>
              <w:pStyle w:val="TableText"/>
              <w:snapToGrid w:val="0"/>
            </w:pPr>
            <w:r w:rsidRPr="00123177">
              <w:t>No such Pre-Loaded Values is applicable.</w:t>
            </w:r>
          </w:p>
        </w:tc>
      </w:tr>
      <w:tr w:rsidR="00A55B53" w:rsidRPr="00123177" w14:paraId="4DD697E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ADDA733"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64106A"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E46C09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C8DB017"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A926EB" w14:textId="77777777" w:rsidR="00A55B53" w:rsidRPr="00123177" w:rsidRDefault="00A55B53" w:rsidP="00535342">
            <w:pPr>
              <w:pStyle w:val="TableText"/>
              <w:snapToGrid w:val="0"/>
            </w:pPr>
            <w:r w:rsidRPr="00123177">
              <w:rPr>
                <w:szCs w:val="20"/>
              </w:rPr>
              <w:t>Valid range value is not required.</w:t>
            </w:r>
          </w:p>
        </w:tc>
      </w:tr>
      <w:tr w:rsidR="00A55B53" w:rsidRPr="00123177" w14:paraId="7887A4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564130"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0F7EFF"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4107751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6C72DDE"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375D6A"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442B625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23B511"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E6327B" w14:textId="77777777" w:rsidR="00A55B53" w:rsidRPr="00123177" w:rsidRDefault="00A55B53" w:rsidP="00535342">
            <w:pPr>
              <w:pStyle w:val="TableText"/>
            </w:pPr>
            <w:r w:rsidRPr="00123177">
              <w:rPr>
                <w:szCs w:val="20"/>
              </w:rPr>
              <w:t>Data rate is not applicable.</w:t>
            </w:r>
          </w:p>
        </w:tc>
      </w:tr>
      <w:tr w:rsidR="00A55B53" w:rsidRPr="00123177" w14:paraId="008D7C6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F686C49"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0F0DB3"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0F3A017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EEB0065"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7AEF45"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3C8813E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F55D139" w14:textId="77777777" w:rsidR="00A55B53" w:rsidRPr="00123177" w:rsidRDefault="00A55B53" w:rsidP="00535342">
            <w:pPr>
              <w:pStyle w:val="TableText"/>
              <w:snapToGrid w:val="0"/>
            </w:pPr>
            <w:r w:rsidRPr="00123177">
              <w:t xml:space="preserve">Validation Rules/ </w:t>
            </w:r>
          </w:p>
          <w:p w14:paraId="5A483FA3"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BE3871" w14:textId="77777777" w:rsidR="00A55B53" w:rsidRPr="00123177" w:rsidRDefault="00A55B53" w:rsidP="00535342">
            <w:pPr>
              <w:pStyle w:val="TableText"/>
              <w:snapToGrid w:val="0"/>
              <w:rPr>
                <w:i/>
                <w:iCs/>
              </w:rPr>
            </w:pPr>
            <w:r w:rsidRPr="00123177">
              <w:rPr>
                <w:rStyle w:val="normaltextrun"/>
              </w:rPr>
              <w:t>Verify that the unused Digital pins are properly disabled from software</w:t>
            </w:r>
          </w:p>
        </w:tc>
      </w:tr>
      <w:tr w:rsidR="00A55B53" w:rsidRPr="00123177" w14:paraId="6FE1CCF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B7152DF" w14:textId="77777777" w:rsidR="00A55B53" w:rsidRPr="00123177" w:rsidRDefault="00A55B53" w:rsidP="00535342">
            <w:pPr>
              <w:pStyle w:val="TableText"/>
              <w:snapToGrid w:val="0"/>
            </w:pPr>
            <w:r w:rsidRPr="00123177">
              <w:lastRenderedPageBreak/>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8524CE" w14:textId="77777777" w:rsidR="00A55B53" w:rsidRPr="00123177" w:rsidRDefault="00A55B53" w:rsidP="00535342">
            <w:pPr>
              <w:pStyle w:val="TableText"/>
              <w:snapToGrid w:val="0"/>
            </w:pPr>
            <w:r w:rsidRPr="00123177">
              <w:rPr>
                <w:szCs w:val="20"/>
              </w:rPr>
              <w:t>Constraints is not applicable.</w:t>
            </w:r>
          </w:p>
        </w:tc>
      </w:tr>
      <w:tr w:rsidR="00A55B53" w:rsidRPr="00123177" w14:paraId="494B638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4815A01"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66A16B" w14:textId="77777777" w:rsidR="00A55B53" w:rsidRPr="00123177" w:rsidRDefault="00A55B53" w:rsidP="00535342">
            <w:pPr>
              <w:pStyle w:val="TableText"/>
              <w:snapToGrid w:val="0"/>
            </w:pPr>
            <w:r w:rsidRPr="00123177">
              <w:rPr>
                <w:szCs w:val="20"/>
              </w:rPr>
              <w:t>No effects on other system</w:t>
            </w:r>
          </w:p>
        </w:tc>
      </w:tr>
      <w:tr w:rsidR="00A55B53" w:rsidRPr="00123177" w14:paraId="42836C9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363431" w14:textId="77777777" w:rsidR="00A55B53" w:rsidRPr="00123177" w:rsidRDefault="00A55B53" w:rsidP="00535342">
            <w:pPr>
              <w:pStyle w:val="TableText"/>
              <w:snapToGrid w:val="0"/>
            </w:pPr>
            <w:r w:rsidRPr="00123177">
              <w:t>Testability with respect to test environment</w:t>
            </w:r>
          </w:p>
          <w:p w14:paraId="767D2931" w14:textId="77777777" w:rsidR="00A55B53" w:rsidRPr="00123177" w:rsidRDefault="00A55B53" w:rsidP="00535342">
            <w:pPr>
              <w:pStyle w:val="TableText"/>
            </w:pPr>
            <w:r w:rsidRPr="00123177">
              <w:t>(Yes/No)</w:t>
            </w:r>
          </w:p>
          <w:p w14:paraId="3AA2447F"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2A942D" w14:textId="77777777" w:rsidR="00A55B53" w:rsidRPr="00123177" w:rsidRDefault="00A55B53" w:rsidP="00535342">
            <w:pPr>
              <w:pStyle w:val="TableText"/>
              <w:snapToGrid w:val="0"/>
            </w:pPr>
            <w:r w:rsidRPr="00123177">
              <w:t>Yes</w:t>
            </w:r>
          </w:p>
        </w:tc>
      </w:tr>
      <w:tr w:rsidR="00A55B53" w:rsidRPr="00123177" w14:paraId="3E0878B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E9F2F0" w14:textId="77777777" w:rsidR="00A55B53" w:rsidRPr="00123177" w:rsidRDefault="00A55B53" w:rsidP="00535342">
            <w:pPr>
              <w:pStyle w:val="TableText"/>
              <w:snapToGrid w:val="0"/>
            </w:pPr>
            <w:r w:rsidRPr="00123177">
              <w:t>Feasible within project constraints</w:t>
            </w:r>
          </w:p>
          <w:p w14:paraId="1819B45C" w14:textId="77777777" w:rsidR="00A55B53" w:rsidRPr="00123177" w:rsidRDefault="00A55B53" w:rsidP="00535342">
            <w:pPr>
              <w:pStyle w:val="TableText"/>
              <w:snapToGrid w:val="0"/>
            </w:pPr>
            <w:r w:rsidRPr="00123177">
              <w:t>(Yes/No)</w:t>
            </w:r>
          </w:p>
          <w:p w14:paraId="2D28F8BA"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DAC01B" w14:textId="77777777" w:rsidR="00A55B53" w:rsidRPr="00123177" w:rsidRDefault="00A55B53" w:rsidP="00535342">
            <w:pPr>
              <w:pStyle w:val="TableText"/>
              <w:snapToGrid w:val="0"/>
            </w:pPr>
            <w:r w:rsidRPr="00123177">
              <w:t>Yes</w:t>
            </w:r>
          </w:p>
        </w:tc>
      </w:tr>
      <w:tr w:rsidR="00A55B53" w:rsidRPr="00123177" w14:paraId="4ED08FD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60AF092" w14:textId="77777777" w:rsidR="00A55B53" w:rsidRPr="00123177" w:rsidRDefault="00A55B53" w:rsidP="00535342">
            <w:pPr>
              <w:pStyle w:val="TableText"/>
              <w:snapToGrid w:val="0"/>
            </w:pPr>
            <w:r w:rsidRPr="00123177">
              <w:t>Critical</w:t>
            </w:r>
          </w:p>
          <w:p w14:paraId="4CBBFBD0"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B82E2E" w14:textId="77777777" w:rsidR="00A55B53" w:rsidRPr="00123177" w:rsidRDefault="00A55B53" w:rsidP="00535342">
            <w:pPr>
              <w:pStyle w:val="TableText"/>
              <w:snapToGrid w:val="0"/>
            </w:pPr>
            <w:r w:rsidRPr="00123177">
              <w:t>Yes</w:t>
            </w:r>
          </w:p>
        </w:tc>
      </w:tr>
      <w:tr w:rsidR="00A55B53" w:rsidRPr="00123177" w14:paraId="1806B4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22A67D2"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B8C9"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43A6B20" w14:textId="77777777" w:rsidR="00A55B53" w:rsidRPr="00123177" w:rsidRDefault="00A55B53" w:rsidP="00A55B53">
      <w:pPr>
        <w:pStyle w:val="BodyText"/>
        <w:rPr>
          <w:i/>
          <w:color w:val="3366FF"/>
        </w:rPr>
      </w:pPr>
    </w:p>
    <w:p w14:paraId="602C897C" w14:textId="77777777" w:rsidR="00A55B53" w:rsidRPr="00123177" w:rsidRDefault="00A55B53" w:rsidP="00A55B53">
      <w:pPr>
        <w:pStyle w:val="BodyText"/>
        <w:rPr>
          <w:i/>
          <w:color w:val="3366FF"/>
        </w:rPr>
      </w:pPr>
    </w:p>
    <w:p w14:paraId="27A3323D" w14:textId="77777777" w:rsidR="00A55B53" w:rsidRPr="00123177" w:rsidRDefault="00A55B53" w:rsidP="00A55B53">
      <w:pPr>
        <w:pStyle w:val="BodyText"/>
        <w:rPr>
          <w:i/>
          <w:color w:val="3366FF"/>
        </w:rPr>
      </w:pPr>
    </w:p>
    <w:p w14:paraId="3ACB1FFC" w14:textId="77777777" w:rsidR="00A55B53" w:rsidRPr="00123177" w:rsidRDefault="00A55B53" w:rsidP="00A55B53">
      <w:pPr>
        <w:pStyle w:val="Heading4"/>
      </w:pPr>
      <w:r w:rsidRPr="00123177">
        <w:rPr>
          <w:rFonts w:eastAsia="Arial"/>
          <w:color w:val="000000" w:themeColor="text1"/>
          <w:szCs w:val="20"/>
        </w:rPr>
        <w:t>Guidelines for configuring the unused pins of the Microcontroller for better EMI rejection</w:t>
      </w:r>
      <w:r w:rsidRPr="00123177">
        <w:rPr>
          <w:rFonts w:eastAsia="Arial"/>
        </w:rPr>
        <w:t>.</w:t>
      </w:r>
    </w:p>
    <w:p w14:paraId="1D96C783"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180DF23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C70B293"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A7F7DE7" w14:textId="77777777" w:rsidR="00A55B53" w:rsidRPr="00123177" w:rsidRDefault="00A55B53" w:rsidP="00535342">
            <w:pPr>
              <w:pStyle w:val="TableColumnTitle"/>
              <w:snapToGrid w:val="0"/>
            </w:pPr>
            <w:r w:rsidRPr="00123177">
              <w:t>Description</w:t>
            </w:r>
          </w:p>
        </w:tc>
      </w:tr>
      <w:tr w:rsidR="00A55B53" w:rsidRPr="00123177" w14:paraId="7E652EA1"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A120603"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7D9FB8" w14:textId="77777777" w:rsidR="00A55B53" w:rsidRPr="00123177" w:rsidRDefault="00A55B53" w:rsidP="00535342">
            <w:pPr>
              <w:snapToGrid w:val="0"/>
            </w:pPr>
            <w:r w:rsidRPr="00123177">
              <w:t>SWRS_Non_Funct_16</w:t>
            </w:r>
          </w:p>
        </w:tc>
      </w:tr>
      <w:tr w:rsidR="00A55B53" w:rsidRPr="00123177" w14:paraId="2E787F2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0ABAE00F"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3265C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SDS-HVDCDC-354</w:t>
            </w:r>
          </w:p>
        </w:tc>
      </w:tr>
      <w:tr w:rsidR="00A55B53" w:rsidRPr="00123177" w14:paraId="393B5E2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FB3DE67"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67F554"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Pre-C Sample/ PF3.0 Phase 2 (Need to confirm with MAL as it is design constraint)</w:t>
            </w:r>
          </w:p>
        </w:tc>
      </w:tr>
      <w:tr w:rsidR="00A55B53" w:rsidRPr="00123177" w14:paraId="4139D23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598A2D7"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ABD85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unused pins of the Microcontroller shall be configured as per the below guidelines for better EMI rejection:</w:t>
            </w:r>
          </w:p>
          <w:p w14:paraId="4A965678" w14:textId="77777777" w:rsidR="00A55B53" w:rsidRPr="00123177" w:rsidRDefault="00A55B53" w:rsidP="00535342">
            <w:pPr>
              <w:rPr>
                <w:rFonts w:eastAsia="Arial"/>
                <w:color w:val="000000" w:themeColor="text1"/>
                <w:szCs w:val="20"/>
              </w:rPr>
            </w:pPr>
          </w:p>
          <w:p w14:paraId="0480188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The Slew rate /Edges shall be configured to low/ medium (“pad driver mode registers PDx bit” is available to do so from FW).</w:t>
            </w:r>
          </w:p>
        </w:tc>
      </w:tr>
      <w:tr w:rsidR="00A55B53" w:rsidRPr="00123177" w14:paraId="24CF0A6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41E297" w14:textId="77777777" w:rsidR="00A55B53" w:rsidRPr="00123177" w:rsidRDefault="00A55B53" w:rsidP="00535342">
            <w:pPr>
              <w:pStyle w:val="TableText"/>
              <w:snapToGrid w:val="0"/>
            </w:pPr>
            <w:r w:rsidRPr="00123177">
              <w:lastRenderedPageBreak/>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9EA28F"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2D1AF54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5CF3C68"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D2896"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0E4648B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40AF7B"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990A35"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rPr>
              <w:t xml:space="preserve">1. </w:t>
            </w:r>
            <w:r w:rsidRPr="00123177">
              <w:rPr>
                <w:rFonts w:eastAsia="Arial"/>
                <w:color w:val="000000" w:themeColor="text1"/>
                <w:szCs w:val="20"/>
              </w:rPr>
              <w:t>Slew rate /Edges shall be configured to low/ medium using “pad driver mode registers PDx bit” as per the better EMI rejection</w:t>
            </w:r>
          </w:p>
          <w:p w14:paraId="142944EF"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For more details refer Controller_pinmapper.xls</w:t>
            </w:r>
          </w:p>
        </w:tc>
      </w:tr>
      <w:tr w:rsidR="00A55B53" w:rsidRPr="00123177" w14:paraId="4F48198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9603753"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373063" w14:textId="77777777" w:rsidR="00A55B53" w:rsidRPr="00123177" w:rsidRDefault="00A55B53" w:rsidP="00535342">
            <w:pPr>
              <w:pStyle w:val="TableText"/>
              <w:snapToGrid w:val="0"/>
            </w:pPr>
            <w:r w:rsidRPr="00123177">
              <w:t xml:space="preserve">Observe that the </w:t>
            </w:r>
            <w:r w:rsidRPr="00123177">
              <w:rPr>
                <w:rFonts w:eastAsia="Arial"/>
                <w:color w:val="000000" w:themeColor="text1"/>
                <w:szCs w:val="20"/>
              </w:rPr>
              <w:t xml:space="preserve">Slew rate /Edges </w:t>
            </w:r>
            <w:r w:rsidRPr="00123177">
              <w:t>shall be configured to low/medium</w:t>
            </w:r>
          </w:p>
        </w:tc>
      </w:tr>
      <w:tr w:rsidR="00A55B53" w:rsidRPr="00123177" w14:paraId="052E799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C077E60"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87DCCC" w14:textId="77777777" w:rsidR="00A55B53" w:rsidRPr="00123177" w:rsidRDefault="00A55B53" w:rsidP="00535342">
            <w:pPr>
              <w:pStyle w:val="TableText"/>
              <w:snapToGrid w:val="0"/>
              <w:rPr>
                <w:rStyle w:val="normaltextrun"/>
              </w:rPr>
            </w:pPr>
            <w:r w:rsidRPr="00123177">
              <w:rPr>
                <w:rStyle w:val="normaltextrun"/>
              </w:rPr>
              <w:t xml:space="preserve">Verify that the </w:t>
            </w:r>
            <w:r w:rsidRPr="00123177">
              <w:rPr>
                <w:rFonts w:eastAsia="Arial"/>
                <w:color w:val="000000" w:themeColor="text1"/>
                <w:szCs w:val="20"/>
              </w:rPr>
              <w:t xml:space="preserve">Slew rate /Edges </w:t>
            </w:r>
            <w:r w:rsidRPr="00123177">
              <w:t>shall be configured properly</w:t>
            </w:r>
          </w:p>
        </w:tc>
      </w:tr>
      <w:tr w:rsidR="00A55B53" w:rsidRPr="00123177" w14:paraId="4EEC766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2FB7CE1"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F2BA93" w14:textId="77777777" w:rsidR="00A55B53" w:rsidRPr="00123177" w:rsidRDefault="00A55B53" w:rsidP="00535342">
            <w:pPr>
              <w:pStyle w:val="TableText"/>
              <w:snapToGrid w:val="0"/>
            </w:pPr>
            <w:r w:rsidRPr="00123177">
              <w:t>No such mandatory fields is applicable.</w:t>
            </w:r>
          </w:p>
        </w:tc>
      </w:tr>
      <w:tr w:rsidR="00A55B53" w:rsidRPr="00123177" w14:paraId="0973145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869DC3"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5F2DF7" w14:textId="77777777" w:rsidR="00A55B53" w:rsidRPr="00123177" w:rsidRDefault="00A55B53" w:rsidP="00535342">
            <w:pPr>
              <w:pStyle w:val="TableText"/>
              <w:snapToGrid w:val="0"/>
            </w:pPr>
            <w:r w:rsidRPr="00123177">
              <w:t>No such Pre-Loaded Values is applicable.</w:t>
            </w:r>
          </w:p>
        </w:tc>
      </w:tr>
      <w:tr w:rsidR="00A55B53" w:rsidRPr="00123177" w14:paraId="772A2FC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DFABD1"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CF277A"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2E3EB5A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8782244"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C74214" w14:textId="77777777" w:rsidR="00A55B53" w:rsidRPr="00123177" w:rsidRDefault="00A55B53" w:rsidP="00535342">
            <w:pPr>
              <w:pStyle w:val="TableText"/>
              <w:snapToGrid w:val="0"/>
            </w:pPr>
            <w:r w:rsidRPr="00123177">
              <w:rPr>
                <w:szCs w:val="20"/>
              </w:rPr>
              <w:t>Valid range value is not required.</w:t>
            </w:r>
          </w:p>
        </w:tc>
      </w:tr>
      <w:tr w:rsidR="00A55B53" w:rsidRPr="00123177" w14:paraId="056E537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6CBD74E"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0FAD0B"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9A7994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83E4B9"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EA82C6"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3E1326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AF3CB7"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B90AD4" w14:textId="77777777" w:rsidR="00A55B53" w:rsidRPr="00123177" w:rsidRDefault="00A55B53" w:rsidP="00535342">
            <w:pPr>
              <w:pStyle w:val="TableText"/>
            </w:pPr>
            <w:r w:rsidRPr="00123177">
              <w:rPr>
                <w:szCs w:val="20"/>
              </w:rPr>
              <w:t>Data rate is not applicable.</w:t>
            </w:r>
          </w:p>
        </w:tc>
      </w:tr>
      <w:tr w:rsidR="00A55B53" w:rsidRPr="00123177" w14:paraId="503A009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571C31"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15300"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73474730"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366A2A"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3B303"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4E4591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082F91F" w14:textId="77777777" w:rsidR="00A55B53" w:rsidRPr="00123177" w:rsidRDefault="00A55B53" w:rsidP="00535342">
            <w:pPr>
              <w:pStyle w:val="TableText"/>
              <w:snapToGrid w:val="0"/>
            </w:pPr>
            <w:r w:rsidRPr="00123177">
              <w:t xml:space="preserve">Validation Rules/ </w:t>
            </w:r>
          </w:p>
          <w:p w14:paraId="0B9BD755"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A08CC7" w14:textId="77777777" w:rsidR="00A55B53" w:rsidRPr="00123177" w:rsidRDefault="00A55B53" w:rsidP="00535342">
            <w:pPr>
              <w:pStyle w:val="TableText"/>
              <w:snapToGrid w:val="0"/>
              <w:rPr>
                <w:i/>
                <w:iCs/>
              </w:rPr>
            </w:pPr>
            <w:r w:rsidRPr="00123177">
              <w:rPr>
                <w:rStyle w:val="normaltextrun"/>
              </w:rPr>
              <w:t xml:space="preserve">Verify that the </w:t>
            </w:r>
            <w:r w:rsidRPr="00123177">
              <w:rPr>
                <w:rFonts w:eastAsia="Arial"/>
                <w:color w:val="000000" w:themeColor="text1"/>
                <w:szCs w:val="20"/>
              </w:rPr>
              <w:t xml:space="preserve">Slew rate /Edges </w:t>
            </w:r>
            <w:r w:rsidRPr="00123177">
              <w:t>shall be configured properly</w:t>
            </w:r>
          </w:p>
        </w:tc>
      </w:tr>
      <w:tr w:rsidR="00A55B53" w:rsidRPr="00123177" w14:paraId="7C8E16E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E30252"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DCE019" w14:textId="77777777" w:rsidR="00A55B53" w:rsidRPr="00123177" w:rsidRDefault="00A55B53" w:rsidP="00535342">
            <w:pPr>
              <w:pStyle w:val="TableText"/>
              <w:snapToGrid w:val="0"/>
            </w:pPr>
            <w:r w:rsidRPr="00123177">
              <w:rPr>
                <w:szCs w:val="20"/>
              </w:rPr>
              <w:t>Constraints is not applicable.</w:t>
            </w:r>
          </w:p>
        </w:tc>
      </w:tr>
      <w:tr w:rsidR="00A55B53" w:rsidRPr="00123177" w14:paraId="1132892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21113AC"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2CAE97" w14:textId="77777777" w:rsidR="00A55B53" w:rsidRPr="00123177" w:rsidRDefault="00A55B53" w:rsidP="00535342">
            <w:pPr>
              <w:pStyle w:val="TableText"/>
              <w:snapToGrid w:val="0"/>
            </w:pPr>
            <w:r w:rsidRPr="00123177">
              <w:rPr>
                <w:szCs w:val="20"/>
              </w:rPr>
              <w:t>No effects on other system</w:t>
            </w:r>
          </w:p>
        </w:tc>
      </w:tr>
      <w:tr w:rsidR="00A55B53" w:rsidRPr="00123177" w14:paraId="7B1E434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C3B29E" w14:textId="77777777" w:rsidR="00A55B53" w:rsidRPr="00123177" w:rsidRDefault="00A55B53" w:rsidP="00535342">
            <w:pPr>
              <w:pStyle w:val="TableText"/>
              <w:snapToGrid w:val="0"/>
            </w:pPr>
            <w:r w:rsidRPr="00123177">
              <w:lastRenderedPageBreak/>
              <w:t>Testability with respect to test environment</w:t>
            </w:r>
          </w:p>
          <w:p w14:paraId="20A84C5D" w14:textId="77777777" w:rsidR="00A55B53" w:rsidRPr="00123177" w:rsidRDefault="00A55B53" w:rsidP="00535342">
            <w:pPr>
              <w:pStyle w:val="TableText"/>
            </w:pPr>
            <w:r w:rsidRPr="00123177">
              <w:t>(Yes/No)</w:t>
            </w:r>
          </w:p>
          <w:p w14:paraId="73865403"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51FB31" w14:textId="77777777" w:rsidR="00A55B53" w:rsidRPr="00123177" w:rsidRDefault="00A55B53" w:rsidP="00535342">
            <w:pPr>
              <w:pStyle w:val="TableText"/>
              <w:snapToGrid w:val="0"/>
            </w:pPr>
            <w:r w:rsidRPr="00123177">
              <w:t>No</w:t>
            </w:r>
          </w:p>
        </w:tc>
      </w:tr>
      <w:tr w:rsidR="00A55B53" w:rsidRPr="00123177" w14:paraId="1625E7F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0777F2" w14:textId="77777777" w:rsidR="00A55B53" w:rsidRPr="00123177" w:rsidRDefault="00A55B53" w:rsidP="00535342">
            <w:pPr>
              <w:pStyle w:val="TableText"/>
              <w:snapToGrid w:val="0"/>
            </w:pPr>
            <w:r w:rsidRPr="00123177">
              <w:t>Feasible within project constraints</w:t>
            </w:r>
          </w:p>
          <w:p w14:paraId="60917393" w14:textId="77777777" w:rsidR="00A55B53" w:rsidRPr="00123177" w:rsidRDefault="00A55B53" w:rsidP="00535342">
            <w:pPr>
              <w:pStyle w:val="TableText"/>
              <w:snapToGrid w:val="0"/>
            </w:pPr>
            <w:r w:rsidRPr="00123177">
              <w:t>(Yes/No)</w:t>
            </w:r>
          </w:p>
          <w:p w14:paraId="470BC77D"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F0CE45" w14:textId="77777777" w:rsidR="00A55B53" w:rsidRPr="00123177" w:rsidRDefault="00A55B53" w:rsidP="00535342">
            <w:pPr>
              <w:pStyle w:val="TableText"/>
              <w:snapToGrid w:val="0"/>
            </w:pPr>
            <w:r w:rsidRPr="00123177">
              <w:t>Yes</w:t>
            </w:r>
          </w:p>
        </w:tc>
      </w:tr>
      <w:tr w:rsidR="00A55B53" w:rsidRPr="00123177" w14:paraId="61ABD6B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740995D" w14:textId="77777777" w:rsidR="00A55B53" w:rsidRPr="00123177" w:rsidRDefault="00A55B53" w:rsidP="00535342">
            <w:pPr>
              <w:pStyle w:val="TableText"/>
              <w:snapToGrid w:val="0"/>
            </w:pPr>
            <w:r w:rsidRPr="00123177">
              <w:t>Critical</w:t>
            </w:r>
          </w:p>
          <w:p w14:paraId="14486C30"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6B3A64" w14:textId="77777777" w:rsidR="00A55B53" w:rsidRPr="00123177" w:rsidRDefault="00A55B53" w:rsidP="00535342">
            <w:pPr>
              <w:pStyle w:val="TableText"/>
              <w:snapToGrid w:val="0"/>
            </w:pPr>
            <w:r w:rsidRPr="00123177">
              <w:t>Yes</w:t>
            </w:r>
          </w:p>
        </w:tc>
      </w:tr>
      <w:tr w:rsidR="00A55B53" w:rsidRPr="00123177" w14:paraId="6AE65D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858C96E"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34351D"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229221D4" w14:textId="77777777" w:rsidR="00A55B53" w:rsidRPr="00123177" w:rsidRDefault="00A55B53" w:rsidP="00A55B53">
      <w:pPr>
        <w:pStyle w:val="BodyText"/>
        <w:rPr>
          <w:i/>
          <w:color w:val="3366FF"/>
        </w:rPr>
      </w:pPr>
    </w:p>
    <w:p w14:paraId="5B2893C3" w14:textId="77777777" w:rsidR="00A55B53" w:rsidRPr="00123177" w:rsidRDefault="00A55B53" w:rsidP="00A55B53">
      <w:pPr>
        <w:pStyle w:val="BodyText"/>
        <w:rPr>
          <w:i/>
          <w:color w:val="3366FF"/>
        </w:rPr>
      </w:pPr>
    </w:p>
    <w:p w14:paraId="3EB98033" w14:textId="77777777" w:rsidR="00A55B53" w:rsidRPr="00123177" w:rsidRDefault="00A55B53" w:rsidP="00A55B53">
      <w:pPr>
        <w:pStyle w:val="BodyText"/>
        <w:rPr>
          <w:i/>
          <w:color w:val="3366FF"/>
        </w:rPr>
      </w:pPr>
    </w:p>
    <w:p w14:paraId="6D77EEA1" w14:textId="77777777" w:rsidR="00A55B53" w:rsidRPr="00123177" w:rsidRDefault="00A55B53" w:rsidP="00A55B53">
      <w:pPr>
        <w:pStyle w:val="Heading4"/>
      </w:pPr>
      <w:r w:rsidRPr="00123177">
        <w:rPr>
          <w:rFonts w:eastAsia="Arial"/>
          <w:color w:val="000000" w:themeColor="text1"/>
          <w:szCs w:val="20"/>
        </w:rPr>
        <w:t>Guidelines for configuring the unused pins of the Microcontroller for better EMI rejection</w:t>
      </w:r>
      <w:r w:rsidRPr="00123177">
        <w:rPr>
          <w:rFonts w:eastAsia="Arial"/>
        </w:rPr>
        <w:t>.</w:t>
      </w:r>
    </w:p>
    <w:p w14:paraId="2D0A88FB"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21721FF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835CDA5"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31ED8DC" w14:textId="77777777" w:rsidR="00A55B53" w:rsidRPr="00123177" w:rsidRDefault="00A55B53" w:rsidP="00535342">
            <w:pPr>
              <w:pStyle w:val="TableColumnTitle"/>
              <w:snapToGrid w:val="0"/>
            </w:pPr>
            <w:r w:rsidRPr="00123177">
              <w:t>Description</w:t>
            </w:r>
          </w:p>
        </w:tc>
      </w:tr>
      <w:tr w:rsidR="00A55B53" w:rsidRPr="00123177" w14:paraId="066B3345"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324097AD"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079EFD" w14:textId="77777777" w:rsidR="00A55B53" w:rsidRPr="00123177" w:rsidRDefault="00A55B53" w:rsidP="00535342">
            <w:pPr>
              <w:snapToGrid w:val="0"/>
            </w:pPr>
            <w:r w:rsidRPr="00123177">
              <w:t>SWRS_Non_Funct_17</w:t>
            </w:r>
          </w:p>
        </w:tc>
      </w:tr>
      <w:tr w:rsidR="00A55B53" w:rsidRPr="00123177" w14:paraId="178BA9E3"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599A8C25"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FF5C7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SDS-HVDCDC-354</w:t>
            </w:r>
          </w:p>
        </w:tc>
      </w:tr>
      <w:tr w:rsidR="00A55B53" w:rsidRPr="00123177" w14:paraId="2F0DF56D"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4011CB7"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B77B9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Pre-C Sample/ PF3.0 Phase 2 (Need to confirm with MAL as it is design constraint)</w:t>
            </w:r>
          </w:p>
        </w:tc>
      </w:tr>
      <w:tr w:rsidR="00A55B53" w:rsidRPr="00123177" w14:paraId="1646E569"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58D23B3"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9F6058"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unused pins of the Microcontroller shall be configured as per the below guidelines for better EMI rejection:</w:t>
            </w:r>
          </w:p>
          <w:p w14:paraId="473FF366" w14:textId="77777777" w:rsidR="00A55B53" w:rsidRPr="00123177" w:rsidRDefault="00A55B53" w:rsidP="00535342">
            <w:pPr>
              <w:rPr>
                <w:rFonts w:eastAsia="Arial"/>
                <w:color w:val="000000" w:themeColor="text1"/>
                <w:szCs w:val="20"/>
              </w:rPr>
            </w:pPr>
          </w:p>
          <w:p w14:paraId="7B696B50"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 Medium/ Low slew rate control can be applied to Connected pins as well e.g., SPI Pins for ADC communication with Power Board. This will reduce the sharp edges leading to low noise.</w:t>
            </w:r>
          </w:p>
        </w:tc>
      </w:tr>
      <w:tr w:rsidR="00A55B53" w:rsidRPr="00123177" w14:paraId="5E554B8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DB9EAC"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6308C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7B53A0A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9407170" w14:textId="77777777" w:rsidR="00A55B53" w:rsidRPr="00123177" w:rsidRDefault="00A55B53" w:rsidP="00535342">
            <w:pPr>
              <w:pStyle w:val="TableText"/>
              <w:snapToGrid w:val="0"/>
            </w:pPr>
            <w:r w:rsidRPr="00123177">
              <w:lastRenderedPageBreak/>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4C89EB"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67C2CFF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24663C2"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6DDB85"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rPr>
              <w:t xml:space="preserve">1. </w:t>
            </w:r>
            <w:r w:rsidRPr="00123177">
              <w:rPr>
                <w:rFonts w:eastAsia="Arial"/>
                <w:color w:val="000000" w:themeColor="text1"/>
                <w:szCs w:val="20"/>
              </w:rPr>
              <w:t>Medium/ Low slew rate control shall be applied to the pins that are connected to power board.</w:t>
            </w:r>
          </w:p>
          <w:p w14:paraId="1E8B798D"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For more details refer Controller_pinmapper.xls</w:t>
            </w:r>
          </w:p>
        </w:tc>
      </w:tr>
      <w:tr w:rsidR="00A55B53" w:rsidRPr="00123177" w14:paraId="4222552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7B21ED6"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55D03B" w14:textId="77777777" w:rsidR="00A55B53" w:rsidRPr="00123177" w:rsidRDefault="00A55B53" w:rsidP="00535342">
            <w:pPr>
              <w:pStyle w:val="TableText"/>
              <w:snapToGrid w:val="0"/>
            </w:pPr>
            <w:r w:rsidRPr="00123177">
              <w:t>The pins that are connected to power board shall produce low noise by configuring Medium/Low slew rate control</w:t>
            </w:r>
          </w:p>
        </w:tc>
      </w:tr>
      <w:tr w:rsidR="00A55B53" w:rsidRPr="00123177" w14:paraId="628837B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A28A9D5"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0817DC" w14:textId="77777777" w:rsidR="00A55B53" w:rsidRPr="00123177" w:rsidRDefault="00A55B53" w:rsidP="00535342">
            <w:pPr>
              <w:pStyle w:val="TableText"/>
              <w:snapToGrid w:val="0"/>
              <w:rPr>
                <w:rStyle w:val="normaltextrun"/>
              </w:rPr>
            </w:pPr>
            <w:r w:rsidRPr="00123177">
              <w:rPr>
                <w:rStyle w:val="normaltextrun"/>
              </w:rPr>
              <w:t xml:space="preserve">Verify that the </w:t>
            </w:r>
            <w:r w:rsidRPr="00123177">
              <w:t>Medium/Low slew rate shall be configured properly pins connected to power board</w:t>
            </w:r>
          </w:p>
        </w:tc>
      </w:tr>
      <w:tr w:rsidR="00A55B53" w:rsidRPr="00123177" w14:paraId="100D310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ECDB3A2"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710D04" w14:textId="77777777" w:rsidR="00A55B53" w:rsidRPr="00123177" w:rsidRDefault="00A55B53" w:rsidP="00535342">
            <w:pPr>
              <w:pStyle w:val="TableText"/>
              <w:snapToGrid w:val="0"/>
            </w:pPr>
            <w:r w:rsidRPr="00123177">
              <w:t>No such mandatory fields is applicable.</w:t>
            </w:r>
          </w:p>
        </w:tc>
      </w:tr>
      <w:tr w:rsidR="00A55B53" w:rsidRPr="00123177" w14:paraId="46A26DD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51E22C5" w14:textId="77777777" w:rsidR="00A55B53" w:rsidRPr="00123177" w:rsidRDefault="00A55B53" w:rsidP="00535342">
            <w:pPr>
              <w:pStyle w:val="TableText"/>
              <w:snapToGrid w:val="0"/>
            </w:pPr>
            <w:r w:rsidRPr="00123177">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28C1DF" w14:textId="77777777" w:rsidR="00A55B53" w:rsidRPr="00123177" w:rsidRDefault="00A55B53" w:rsidP="00535342">
            <w:pPr>
              <w:pStyle w:val="TableText"/>
              <w:snapToGrid w:val="0"/>
            </w:pPr>
            <w:r w:rsidRPr="00123177">
              <w:t>No such Pre-Loaded Values is applicable.</w:t>
            </w:r>
          </w:p>
        </w:tc>
      </w:tr>
      <w:tr w:rsidR="00A55B53" w:rsidRPr="00123177" w14:paraId="022B954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5CA52C"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39818B"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7C69E63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D0B82B6"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74DC" w14:textId="77777777" w:rsidR="00A55B53" w:rsidRPr="00123177" w:rsidRDefault="00A55B53" w:rsidP="00535342">
            <w:pPr>
              <w:pStyle w:val="TableText"/>
              <w:snapToGrid w:val="0"/>
            </w:pPr>
            <w:r w:rsidRPr="00123177">
              <w:rPr>
                <w:szCs w:val="20"/>
              </w:rPr>
              <w:t>Valid range value is not required.</w:t>
            </w:r>
          </w:p>
        </w:tc>
      </w:tr>
      <w:tr w:rsidR="00A55B53" w:rsidRPr="00123177" w14:paraId="1546664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B30649"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4DAB0"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7D02EFA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8CFAC68"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15E51A"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70C3333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B1F339"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CCCC36" w14:textId="77777777" w:rsidR="00A55B53" w:rsidRPr="00123177" w:rsidRDefault="00A55B53" w:rsidP="00535342">
            <w:pPr>
              <w:pStyle w:val="TableText"/>
            </w:pPr>
            <w:r w:rsidRPr="00123177">
              <w:rPr>
                <w:szCs w:val="20"/>
              </w:rPr>
              <w:t>Data rate is not applicable.</w:t>
            </w:r>
          </w:p>
        </w:tc>
      </w:tr>
      <w:tr w:rsidR="00A55B53" w:rsidRPr="00123177" w14:paraId="7E328CD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B90D200"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D4F7C8"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41B6453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5133F8"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3AFA5"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0FB9FFC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889A3D3" w14:textId="77777777" w:rsidR="00A55B53" w:rsidRPr="00123177" w:rsidRDefault="00A55B53" w:rsidP="00535342">
            <w:pPr>
              <w:pStyle w:val="TableText"/>
              <w:snapToGrid w:val="0"/>
            </w:pPr>
            <w:r w:rsidRPr="00123177">
              <w:t xml:space="preserve">Validation Rules/ </w:t>
            </w:r>
          </w:p>
          <w:p w14:paraId="235E9784"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E76FD3" w14:textId="77777777" w:rsidR="00A55B53" w:rsidRPr="00123177" w:rsidRDefault="00A55B53" w:rsidP="00535342">
            <w:pPr>
              <w:pStyle w:val="TableText"/>
              <w:snapToGrid w:val="0"/>
              <w:rPr>
                <w:i/>
                <w:iCs/>
              </w:rPr>
            </w:pPr>
            <w:r w:rsidRPr="00123177">
              <w:rPr>
                <w:rStyle w:val="normaltextrun"/>
              </w:rPr>
              <w:t xml:space="preserve">Verify that the </w:t>
            </w:r>
            <w:r w:rsidRPr="00123177">
              <w:t>Medium/Low slew rate shall be configured properly pins connected to power board</w:t>
            </w:r>
          </w:p>
        </w:tc>
      </w:tr>
      <w:tr w:rsidR="00A55B53" w:rsidRPr="00123177" w14:paraId="58FBBC7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D96D840"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F2F05B" w14:textId="77777777" w:rsidR="00A55B53" w:rsidRPr="00123177" w:rsidRDefault="00A55B53" w:rsidP="00535342">
            <w:pPr>
              <w:pStyle w:val="TableText"/>
              <w:snapToGrid w:val="0"/>
            </w:pPr>
            <w:r w:rsidRPr="00123177">
              <w:rPr>
                <w:szCs w:val="20"/>
              </w:rPr>
              <w:t>Constraints is not applicable.</w:t>
            </w:r>
          </w:p>
        </w:tc>
      </w:tr>
      <w:tr w:rsidR="00A55B53" w:rsidRPr="00123177" w14:paraId="29BE764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C7AAA54"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E524B8" w14:textId="77777777" w:rsidR="00A55B53" w:rsidRPr="00123177" w:rsidRDefault="00A55B53" w:rsidP="00535342">
            <w:pPr>
              <w:pStyle w:val="TableText"/>
              <w:snapToGrid w:val="0"/>
            </w:pPr>
            <w:r w:rsidRPr="00123177">
              <w:rPr>
                <w:szCs w:val="20"/>
              </w:rPr>
              <w:t>No effects on other system</w:t>
            </w:r>
          </w:p>
        </w:tc>
      </w:tr>
      <w:tr w:rsidR="00A55B53" w:rsidRPr="00123177" w14:paraId="7FA5470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ACBFD3A" w14:textId="77777777" w:rsidR="00A55B53" w:rsidRPr="00123177" w:rsidRDefault="00A55B53" w:rsidP="00535342">
            <w:pPr>
              <w:pStyle w:val="TableText"/>
              <w:snapToGrid w:val="0"/>
            </w:pPr>
            <w:r w:rsidRPr="00123177">
              <w:t>Testability with respect to test environment</w:t>
            </w:r>
          </w:p>
          <w:p w14:paraId="4EBE4A79" w14:textId="77777777" w:rsidR="00A55B53" w:rsidRPr="00123177" w:rsidRDefault="00A55B53" w:rsidP="00535342">
            <w:pPr>
              <w:pStyle w:val="TableText"/>
            </w:pPr>
            <w:r w:rsidRPr="00123177">
              <w:t>(Yes/No)</w:t>
            </w:r>
          </w:p>
          <w:p w14:paraId="753BEAD5"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CD648" w14:textId="77777777" w:rsidR="00A55B53" w:rsidRPr="00123177" w:rsidRDefault="00A55B53" w:rsidP="00535342">
            <w:pPr>
              <w:pStyle w:val="TableText"/>
              <w:snapToGrid w:val="0"/>
            </w:pPr>
            <w:r w:rsidRPr="00123177">
              <w:t>No</w:t>
            </w:r>
          </w:p>
        </w:tc>
      </w:tr>
      <w:tr w:rsidR="00A55B53" w:rsidRPr="00123177" w14:paraId="11FDF47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A273DF" w14:textId="77777777" w:rsidR="00A55B53" w:rsidRPr="00123177" w:rsidRDefault="00A55B53" w:rsidP="00535342">
            <w:pPr>
              <w:pStyle w:val="TableText"/>
              <w:snapToGrid w:val="0"/>
            </w:pPr>
            <w:r w:rsidRPr="00123177">
              <w:lastRenderedPageBreak/>
              <w:t>Feasible within project constraints</w:t>
            </w:r>
          </w:p>
          <w:p w14:paraId="2D43D89A" w14:textId="77777777" w:rsidR="00A55B53" w:rsidRPr="00123177" w:rsidRDefault="00A55B53" w:rsidP="00535342">
            <w:pPr>
              <w:pStyle w:val="TableText"/>
              <w:snapToGrid w:val="0"/>
            </w:pPr>
            <w:r w:rsidRPr="00123177">
              <w:t>(Yes/No)</w:t>
            </w:r>
          </w:p>
          <w:p w14:paraId="1ED95455"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84F6D5" w14:textId="77777777" w:rsidR="00A55B53" w:rsidRPr="00123177" w:rsidRDefault="00A55B53" w:rsidP="00535342">
            <w:pPr>
              <w:pStyle w:val="TableText"/>
              <w:snapToGrid w:val="0"/>
            </w:pPr>
            <w:r w:rsidRPr="00123177">
              <w:t>Yes</w:t>
            </w:r>
          </w:p>
        </w:tc>
      </w:tr>
      <w:tr w:rsidR="00A55B53" w:rsidRPr="00123177" w14:paraId="2BEDA12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983DB7" w14:textId="77777777" w:rsidR="00A55B53" w:rsidRPr="00123177" w:rsidRDefault="00A55B53" w:rsidP="00535342">
            <w:pPr>
              <w:pStyle w:val="TableText"/>
              <w:snapToGrid w:val="0"/>
            </w:pPr>
            <w:r w:rsidRPr="00123177">
              <w:t>Critical</w:t>
            </w:r>
          </w:p>
          <w:p w14:paraId="29847012"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C2D2B" w14:textId="77777777" w:rsidR="00A55B53" w:rsidRPr="00123177" w:rsidRDefault="00A55B53" w:rsidP="00535342">
            <w:pPr>
              <w:pStyle w:val="TableText"/>
              <w:snapToGrid w:val="0"/>
            </w:pPr>
            <w:r w:rsidRPr="00123177">
              <w:t>Yes</w:t>
            </w:r>
          </w:p>
        </w:tc>
      </w:tr>
      <w:tr w:rsidR="00A55B53" w:rsidRPr="00123177" w14:paraId="5E71D8F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64C9A3A"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C59855"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509E08CC" w14:textId="77777777" w:rsidR="00A55B53" w:rsidRPr="00123177" w:rsidRDefault="00A55B53" w:rsidP="00A55B53">
      <w:pPr>
        <w:pStyle w:val="BodyText"/>
        <w:rPr>
          <w:i/>
          <w:color w:val="3366FF"/>
        </w:rPr>
      </w:pPr>
    </w:p>
    <w:p w14:paraId="59C45E5D" w14:textId="77777777" w:rsidR="00A55B53" w:rsidRPr="00123177" w:rsidRDefault="00A55B53" w:rsidP="00A55B53">
      <w:pPr>
        <w:pStyle w:val="BodyText"/>
        <w:rPr>
          <w:i/>
          <w:color w:val="3366FF"/>
        </w:rPr>
      </w:pPr>
    </w:p>
    <w:p w14:paraId="5D64F0F9" w14:textId="77777777" w:rsidR="00A55B53" w:rsidRPr="00123177" w:rsidRDefault="00A55B53" w:rsidP="00A55B53">
      <w:pPr>
        <w:pStyle w:val="BodyText"/>
        <w:rPr>
          <w:i/>
          <w:color w:val="3366FF"/>
        </w:rPr>
      </w:pPr>
    </w:p>
    <w:p w14:paraId="047D5C79" w14:textId="77777777" w:rsidR="00A55B53" w:rsidRPr="00123177" w:rsidRDefault="00A55B53" w:rsidP="00A55B53">
      <w:pPr>
        <w:pStyle w:val="Heading4"/>
      </w:pPr>
      <w:r w:rsidRPr="00123177">
        <w:rPr>
          <w:rFonts w:eastAsia="Arial"/>
          <w:color w:val="000000" w:themeColor="text1"/>
          <w:szCs w:val="20"/>
        </w:rPr>
        <w:t>Guidelines for configuring the unused pins of the Microcontroller for better EMI rejection</w:t>
      </w:r>
      <w:r w:rsidRPr="00123177">
        <w:rPr>
          <w:rFonts w:eastAsia="Arial"/>
        </w:rPr>
        <w:t>.</w:t>
      </w:r>
    </w:p>
    <w:p w14:paraId="58514388"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A55B53" w:rsidRPr="00123177" w14:paraId="09B8007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40988D60" w14:textId="77777777" w:rsidR="00A55B53" w:rsidRPr="00123177" w:rsidRDefault="00A55B53" w:rsidP="00535342">
            <w:pPr>
              <w:pStyle w:val="TableColumnTitle"/>
              <w:snapToGrid w:val="0"/>
            </w:pPr>
            <w:r w:rsidRPr="00123177">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77474F7" w14:textId="77777777" w:rsidR="00A55B53" w:rsidRPr="00123177" w:rsidRDefault="00A55B53" w:rsidP="00535342">
            <w:pPr>
              <w:pStyle w:val="TableColumnTitle"/>
              <w:snapToGrid w:val="0"/>
            </w:pPr>
            <w:r w:rsidRPr="00123177">
              <w:t>Description</w:t>
            </w:r>
          </w:p>
        </w:tc>
      </w:tr>
      <w:tr w:rsidR="00A55B53" w:rsidRPr="00123177" w14:paraId="39DCA09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72F5F1A6" w14:textId="77777777" w:rsidR="00A55B53" w:rsidRPr="00123177" w:rsidRDefault="00A55B53" w:rsidP="00535342">
            <w:pPr>
              <w:pStyle w:val="TableText"/>
              <w:snapToGrid w:val="0"/>
            </w:pPr>
            <w:r w:rsidRPr="00123177">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445E25" w14:textId="77777777" w:rsidR="00A55B53" w:rsidRPr="00123177" w:rsidRDefault="00A55B53" w:rsidP="00535342">
            <w:pPr>
              <w:snapToGrid w:val="0"/>
            </w:pPr>
            <w:r w:rsidRPr="00123177">
              <w:t>SWRS_Non_Funct_18</w:t>
            </w:r>
          </w:p>
        </w:tc>
      </w:tr>
      <w:tr w:rsidR="00A55B53" w:rsidRPr="00123177" w14:paraId="194D2D98"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0087619" w14:textId="77777777" w:rsidR="00A55B53" w:rsidRPr="00123177" w:rsidRDefault="00A55B53" w:rsidP="00535342">
            <w:pPr>
              <w:pStyle w:val="TableText"/>
            </w:pPr>
            <w:r w:rsidRPr="00123177">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A7895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SDS-HVDCDC-354</w:t>
            </w:r>
          </w:p>
        </w:tc>
      </w:tr>
      <w:tr w:rsidR="00A55B53" w:rsidRPr="00123177" w14:paraId="4AF44E24"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0DAE946" w14:textId="77777777" w:rsidR="00A55B53" w:rsidRPr="00123177" w:rsidRDefault="00A55B53" w:rsidP="00535342">
            <w:pPr>
              <w:pStyle w:val="TableText"/>
              <w:snapToGrid w:val="0"/>
            </w:pPr>
            <w:r w:rsidRPr="00123177">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340017"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Pre-C Sample/ PF3.0 Phase 2 (Need to confirm with MAL as it is design constraint)</w:t>
            </w:r>
          </w:p>
        </w:tc>
      </w:tr>
      <w:tr w:rsidR="00A55B53" w:rsidRPr="00123177" w14:paraId="7FDA02DC"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966A87A" w14:textId="77777777" w:rsidR="00A55B53" w:rsidRPr="00123177" w:rsidRDefault="00A55B53" w:rsidP="00535342">
            <w:pPr>
              <w:pStyle w:val="TableText"/>
              <w:snapToGrid w:val="0"/>
              <w:rPr>
                <w:vertAlign w:val="superscript"/>
              </w:rPr>
            </w:pPr>
            <w:r w:rsidRPr="00123177">
              <w:t>Purpose</w:t>
            </w:r>
            <w:r w:rsidRPr="00123177">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5A0B4B"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unused pins of the Microcontroller shall be configured as per the below guidelines for better EMI rejection:</w:t>
            </w:r>
          </w:p>
          <w:p w14:paraId="236FEDDA" w14:textId="77777777" w:rsidR="00A55B53" w:rsidRPr="00123177" w:rsidRDefault="00A55B53" w:rsidP="00535342">
            <w:pPr>
              <w:rPr>
                <w:rFonts w:eastAsia="Arial"/>
                <w:color w:val="000000" w:themeColor="text1"/>
                <w:szCs w:val="20"/>
              </w:rPr>
            </w:pPr>
          </w:p>
          <w:p w14:paraId="1804811D"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-The JTAG /DAP port shall be disabled / Pulled Low after the programming is done.</w:t>
            </w:r>
          </w:p>
        </w:tc>
      </w:tr>
      <w:tr w:rsidR="00A55B53" w:rsidRPr="00123177" w14:paraId="36CD167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9AC9D24" w14:textId="77777777" w:rsidR="00A55B53" w:rsidRPr="00123177" w:rsidRDefault="00A55B53" w:rsidP="00535342">
            <w:pPr>
              <w:pStyle w:val="TableText"/>
              <w:snapToGrid w:val="0"/>
            </w:pPr>
            <w:r w:rsidRPr="00123177">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156B96" w14:textId="77777777" w:rsidR="00A55B53" w:rsidRPr="00123177" w:rsidRDefault="00A55B53" w:rsidP="00535342">
            <w:pPr>
              <w:rPr>
                <w:rFonts w:eastAsia="Arial"/>
                <w:color w:val="000000" w:themeColor="text1"/>
                <w:szCs w:val="20"/>
              </w:rPr>
            </w:pPr>
            <w:r w:rsidRPr="00123177">
              <w:rPr>
                <w:rFonts w:eastAsia="Arial"/>
                <w:color w:val="000000" w:themeColor="text1"/>
                <w:szCs w:val="20"/>
              </w:rPr>
              <w:t>No Such derived requirement is applicable.</w:t>
            </w:r>
          </w:p>
        </w:tc>
      </w:tr>
      <w:tr w:rsidR="00A55B53" w:rsidRPr="00123177" w14:paraId="0D94063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4E46757" w14:textId="77777777" w:rsidR="00A55B53" w:rsidRPr="00123177" w:rsidRDefault="00A55B53" w:rsidP="00535342">
            <w:pPr>
              <w:pStyle w:val="TableText"/>
              <w:snapToGrid w:val="0"/>
            </w:pPr>
            <w:r w:rsidRPr="00123177">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5D5BB4" w14:textId="77777777" w:rsidR="00A55B53" w:rsidRPr="00123177" w:rsidRDefault="00A55B53" w:rsidP="00535342">
            <w:pPr>
              <w:pStyle w:val="TableText"/>
              <w:snapToGrid w:val="0"/>
            </w:pPr>
            <w:r w:rsidRPr="00123177">
              <w:rPr>
                <w:rFonts w:eastAsia="Arial"/>
                <w:color w:val="000000" w:themeColor="text1"/>
                <w:szCs w:val="20"/>
              </w:rPr>
              <w:t>No Specific access restrictions is applicable.</w:t>
            </w:r>
          </w:p>
        </w:tc>
      </w:tr>
      <w:tr w:rsidR="00A55B53" w:rsidRPr="00123177" w14:paraId="13D5F63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2BE851C" w14:textId="77777777" w:rsidR="00A55B53" w:rsidRPr="00123177" w:rsidRDefault="00A55B53" w:rsidP="00535342">
            <w:pPr>
              <w:pStyle w:val="TableText"/>
              <w:snapToGrid w:val="0"/>
              <w:rPr>
                <w:b/>
                <w:bCs/>
              </w:rPr>
            </w:pPr>
            <w:r w:rsidRPr="00123177">
              <w:t>Input(s)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052796" w14:textId="77777777" w:rsidR="00A55B53" w:rsidRPr="00123177" w:rsidRDefault="00A55B53" w:rsidP="00535342">
            <w:pPr>
              <w:pStyle w:val="TableText"/>
              <w:snapToGrid w:val="0"/>
              <w:rPr>
                <w:rFonts w:eastAsia="Arial"/>
                <w:color w:val="000000" w:themeColor="text1"/>
                <w:szCs w:val="20"/>
              </w:rPr>
            </w:pPr>
            <w:r w:rsidRPr="00123177">
              <w:rPr>
                <w:rFonts w:eastAsia="Arial"/>
                <w:color w:val="000000" w:themeColor="text1"/>
              </w:rPr>
              <w:t xml:space="preserve">1. </w:t>
            </w:r>
            <w:r w:rsidRPr="00123177">
              <w:rPr>
                <w:rFonts w:eastAsia="Arial"/>
                <w:color w:val="000000" w:themeColor="text1"/>
                <w:szCs w:val="20"/>
              </w:rPr>
              <w:t>JTAG /DAP port shall be set to Pulled down (Weakest driver mode) as per the better EMI rejection.</w:t>
            </w:r>
          </w:p>
          <w:p w14:paraId="7ACC89F8" w14:textId="77777777" w:rsidR="00A55B53" w:rsidRPr="00123177" w:rsidRDefault="00A55B53" w:rsidP="00535342">
            <w:pPr>
              <w:pStyle w:val="TableText"/>
              <w:snapToGrid w:val="0"/>
              <w:rPr>
                <w:rFonts w:eastAsia="Arial"/>
                <w:color w:val="000000" w:themeColor="text1"/>
              </w:rPr>
            </w:pPr>
            <w:r w:rsidRPr="00123177">
              <w:rPr>
                <w:rFonts w:eastAsia="Arial"/>
                <w:color w:val="000000" w:themeColor="text1"/>
              </w:rPr>
              <w:t>2. For more details refer Controller_pinmapper.xls</w:t>
            </w:r>
          </w:p>
        </w:tc>
      </w:tr>
      <w:tr w:rsidR="00A55B53" w:rsidRPr="00123177" w14:paraId="45A584A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527C76" w14:textId="77777777" w:rsidR="00A55B53" w:rsidRPr="00123177" w:rsidRDefault="00A55B53" w:rsidP="00535342">
            <w:pPr>
              <w:pStyle w:val="TableText"/>
              <w:snapToGrid w:val="0"/>
              <w:rPr>
                <w:b/>
                <w:bCs/>
              </w:rPr>
            </w:pPr>
            <w:r w:rsidRPr="00123177">
              <w:t>Output(s)</w:t>
            </w:r>
            <w:r w:rsidRPr="00123177">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7D795D" w14:textId="77777777" w:rsidR="00A55B53" w:rsidRPr="00123177" w:rsidRDefault="00A55B53" w:rsidP="00535342">
            <w:pPr>
              <w:pStyle w:val="TableText"/>
              <w:snapToGrid w:val="0"/>
            </w:pPr>
            <w:r w:rsidRPr="00123177">
              <w:t xml:space="preserve">Observe that the </w:t>
            </w:r>
            <w:r w:rsidRPr="00123177">
              <w:rPr>
                <w:rFonts w:eastAsia="Arial"/>
                <w:color w:val="000000" w:themeColor="text1"/>
                <w:szCs w:val="20"/>
              </w:rPr>
              <w:t xml:space="preserve">JTAG /DAP port </w:t>
            </w:r>
            <w:r w:rsidRPr="00123177">
              <w:t>shall be disabled</w:t>
            </w:r>
          </w:p>
        </w:tc>
      </w:tr>
      <w:tr w:rsidR="00A55B53" w:rsidRPr="00123177" w14:paraId="563443F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9DDF5E5" w14:textId="77777777" w:rsidR="00A55B53" w:rsidRPr="00123177" w:rsidRDefault="00A55B53" w:rsidP="00535342">
            <w:pPr>
              <w:pStyle w:val="TableText"/>
              <w:snapToGrid w:val="0"/>
            </w:pPr>
            <w:r w:rsidRPr="00123177">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2F3C97" w14:textId="77777777" w:rsidR="00A55B53" w:rsidRPr="00123177" w:rsidRDefault="00A55B53" w:rsidP="00535342">
            <w:pPr>
              <w:pStyle w:val="TableText"/>
              <w:snapToGrid w:val="0"/>
              <w:rPr>
                <w:rStyle w:val="normaltextrun"/>
              </w:rPr>
            </w:pPr>
            <w:r w:rsidRPr="00123177">
              <w:rPr>
                <w:rStyle w:val="normaltextrun"/>
              </w:rPr>
              <w:t xml:space="preserve">Verify that the </w:t>
            </w:r>
            <w:r w:rsidRPr="00123177">
              <w:rPr>
                <w:rFonts w:eastAsia="Arial"/>
                <w:color w:val="000000" w:themeColor="text1"/>
                <w:szCs w:val="20"/>
              </w:rPr>
              <w:t xml:space="preserve">JTAG /DAP port </w:t>
            </w:r>
            <w:r w:rsidRPr="00123177">
              <w:rPr>
                <w:rStyle w:val="normaltextrun"/>
              </w:rPr>
              <w:t>are properly disabled from software</w:t>
            </w:r>
          </w:p>
        </w:tc>
      </w:tr>
      <w:tr w:rsidR="00A55B53" w:rsidRPr="00123177" w14:paraId="026865C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E2170FE" w14:textId="77777777" w:rsidR="00A55B53" w:rsidRPr="00123177" w:rsidRDefault="00A55B53" w:rsidP="00535342">
            <w:pPr>
              <w:pStyle w:val="TableText"/>
              <w:snapToGrid w:val="0"/>
            </w:pPr>
            <w:r w:rsidRPr="00123177">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F89491" w14:textId="77777777" w:rsidR="00A55B53" w:rsidRPr="00123177" w:rsidRDefault="00A55B53" w:rsidP="00535342">
            <w:pPr>
              <w:pStyle w:val="TableText"/>
              <w:snapToGrid w:val="0"/>
            </w:pPr>
            <w:r w:rsidRPr="00123177">
              <w:t>No such mandatory fields is applicable.</w:t>
            </w:r>
          </w:p>
        </w:tc>
      </w:tr>
      <w:tr w:rsidR="00A55B53" w:rsidRPr="00123177" w14:paraId="53EDA1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A155ABB" w14:textId="77777777" w:rsidR="00A55B53" w:rsidRPr="00123177" w:rsidRDefault="00A55B53" w:rsidP="00535342">
            <w:pPr>
              <w:pStyle w:val="TableText"/>
              <w:snapToGrid w:val="0"/>
            </w:pPr>
            <w:r w:rsidRPr="00123177">
              <w:lastRenderedPageBreak/>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46B72B" w14:textId="77777777" w:rsidR="00A55B53" w:rsidRPr="00123177" w:rsidRDefault="00A55B53" w:rsidP="00535342">
            <w:pPr>
              <w:pStyle w:val="TableText"/>
              <w:snapToGrid w:val="0"/>
            </w:pPr>
            <w:r w:rsidRPr="00123177">
              <w:t>Programming on the HW shall be done</w:t>
            </w:r>
          </w:p>
        </w:tc>
      </w:tr>
      <w:tr w:rsidR="00A55B53" w:rsidRPr="00123177" w14:paraId="6DAC46E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E4BEEF1" w14:textId="77777777" w:rsidR="00A55B53" w:rsidRPr="00123177" w:rsidRDefault="00A55B53" w:rsidP="00535342">
            <w:pPr>
              <w:pStyle w:val="TableText"/>
              <w:snapToGrid w:val="0"/>
            </w:pPr>
            <w:r w:rsidRPr="00123177">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1A7FF9" w14:textId="77777777" w:rsidR="00A55B53" w:rsidRPr="00123177" w:rsidRDefault="00A55B53" w:rsidP="00535342">
            <w:pPr>
              <w:pStyle w:val="TableText"/>
              <w:snapToGrid w:val="0"/>
            </w:pPr>
            <w:r w:rsidRPr="00123177">
              <w:rPr>
                <w:szCs w:val="20"/>
              </w:rPr>
              <w:t>Default values shall be applicable with respect to Pre-Loaded Values</w:t>
            </w:r>
          </w:p>
        </w:tc>
      </w:tr>
      <w:tr w:rsidR="00A55B53" w:rsidRPr="00123177" w14:paraId="443E5CB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529D947" w14:textId="77777777" w:rsidR="00A55B53" w:rsidRPr="00123177" w:rsidRDefault="00A55B53" w:rsidP="00535342">
            <w:pPr>
              <w:pStyle w:val="TableText"/>
              <w:snapToGrid w:val="0"/>
            </w:pPr>
            <w:r w:rsidRPr="00123177">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8130EA" w14:textId="77777777" w:rsidR="00A55B53" w:rsidRPr="00123177" w:rsidRDefault="00A55B53" w:rsidP="00535342">
            <w:pPr>
              <w:pStyle w:val="TableText"/>
              <w:snapToGrid w:val="0"/>
            </w:pPr>
            <w:r w:rsidRPr="00123177">
              <w:rPr>
                <w:szCs w:val="20"/>
              </w:rPr>
              <w:t>Valid range value is not required.</w:t>
            </w:r>
          </w:p>
        </w:tc>
      </w:tr>
      <w:tr w:rsidR="00A55B53" w:rsidRPr="00123177" w14:paraId="41AD5EE8"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777E546" w14:textId="77777777" w:rsidR="00A55B53" w:rsidRPr="00123177" w:rsidRDefault="00A55B53" w:rsidP="00535342">
            <w:pPr>
              <w:pStyle w:val="TableText"/>
              <w:snapToGrid w:val="0"/>
            </w:pPr>
            <w:r w:rsidRPr="00123177">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A36D85" w14:textId="77777777" w:rsidR="00A55B53" w:rsidRPr="00123177" w:rsidRDefault="00A55B53" w:rsidP="00535342">
            <w:pPr>
              <w:pStyle w:val="TableText"/>
              <w:snapToGrid w:val="0"/>
            </w:pPr>
            <w:r w:rsidRPr="00123177">
              <w:rPr>
                <w:szCs w:val="20"/>
              </w:rPr>
              <w:t>Data latency period is not applicable</w:t>
            </w:r>
          </w:p>
        </w:tc>
      </w:tr>
      <w:tr w:rsidR="00A55B53" w:rsidRPr="00123177" w14:paraId="237DFB4D"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1ED115" w14:textId="77777777" w:rsidR="00A55B53" w:rsidRPr="00123177" w:rsidRDefault="00A55B53" w:rsidP="00535342">
            <w:pPr>
              <w:pStyle w:val="TableText"/>
              <w:snapToGrid w:val="0"/>
            </w:pPr>
            <w:r w:rsidRPr="00123177">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7F48F" w14:textId="77777777" w:rsidR="00A55B53" w:rsidRPr="00123177" w:rsidRDefault="00A55B53" w:rsidP="00535342">
            <w:pPr>
              <w:pStyle w:val="TableText"/>
              <w:snapToGrid w:val="0"/>
            </w:pPr>
            <w:r w:rsidRPr="00123177">
              <w:rPr>
                <w:szCs w:val="20"/>
              </w:rPr>
              <w:t>Data Retention period is not applicable.</w:t>
            </w:r>
          </w:p>
        </w:tc>
      </w:tr>
      <w:tr w:rsidR="00A55B53" w:rsidRPr="00123177" w14:paraId="620B808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31E7B49" w14:textId="77777777" w:rsidR="00A55B53" w:rsidRPr="00123177" w:rsidRDefault="00A55B53" w:rsidP="00535342">
            <w:pPr>
              <w:pStyle w:val="TableText"/>
              <w:snapToGrid w:val="0"/>
            </w:pPr>
            <w:r w:rsidRPr="00123177">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C6FD8" w14:textId="77777777" w:rsidR="00A55B53" w:rsidRPr="00123177" w:rsidRDefault="00A55B53" w:rsidP="00535342">
            <w:pPr>
              <w:pStyle w:val="TableText"/>
            </w:pPr>
            <w:r w:rsidRPr="00123177">
              <w:rPr>
                <w:szCs w:val="20"/>
              </w:rPr>
              <w:t>Data rate is not applicable.</w:t>
            </w:r>
          </w:p>
        </w:tc>
      </w:tr>
      <w:tr w:rsidR="00A55B53" w:rsidRPr="00123177" w14:paraId="706C8F0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E4E39FE" w14:textId="77777777" w:rsidR="00A55B53" w:rsidRPr="00123177" w:rsidRDefault="00A55B53" w:rsidP="00535342">
            <w:pPr>
              <w:pStyle w:val="TableText"/>
              <w:snapToGrid w:val="0"/>
            </w:pPr>
            <w:r w:rsidRPr="00123177">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13B0A5" w14:textId="77777777" w:rsidR="00A55B53" w:rsidRPr="00123177" w:rsidRDefault="00A55B53" w:rsidP="00535342">
            <w:pPr>
              <w:pStyle w:val="TableText"/>
              <w:spacing w:line="259" w:lineRule="auto"/>
            </w:pPr>
            <w:r w:rsidRPr="00123177">
              <w:rPr>
                <w:szCs w:val="20"/>
              </w:rPr>
              <w:t>External event is not required.</w:t>
            </w:r>
          </w:p>
        </w:tc>
      </w:tr>
      <w:tr w:rsidR="00A55B53" w:rsidRPr="00123177" w14:paraId="3BCF0CE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FB78DEF" w14:textId="77777777" w:rsidR="00A55B53" w:rsidRPr="00123177" w:rsidRDefault="00A55B53" w:rsidP="00535342">
            <w:pPr>
              <w:pStyle w:val="TableText"/>
              <w:snapToGrid w:val="0"/>
            </w:pPr>
            <w:r w:rsidRPr="00123177">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CCB882" w14:textId="77777777" w:rsidR="00A55B53" w:rsidRPr="00123177" w:rsidRDefault="00A55B53" w:rsidP="00535342">
            <w:pPr>
              <w:pStyle w:val="TableText"/>
              <w:spacing w:line="259" w:lineRule="auto"/>
            </w:pPr>
            <w:r w:rsidRPr="00123177">
              <w:rPr>
                <w:szCs w:val="20"/>
              </w:rPr>
              <w:t>Temporal event is not applicable.</w:t>
            </w:r>
          </w:p>
        </w:tc>
      </w:tr>
      <w:tr w:rsidR="00A55B53" w:rsidRPr="00123177" w14:paraId="76B1074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2F8E55" w14:textId="77777777" w:rsidR="00A55B53" w:rsidRPr="00123177" w:rsidRDefault="00A55B53" w:rsidP="00535342">
            <w:pPr>
              <w:pStyle w:val="TableText"/>
              <w:snapToGrid w:val="0"/>
            </w:pPr>
            <w:r w:rsidRPr="00123177">
              <w:t xml:space="preserve">Validation Rules/ </w:t>
            </w:r>
          </w:p>
          <w:p w14:paraId="68740920" w14:textId="77777777" w:rsidR="00A55B53" w:rsidRPr="00123177" w:rsidRDefault="00A55B53" w:rsidP="00535342">
            <w:pPr>
              <w:pStyle w:val="TableText"/>
              <w:snapToGrid w:val="0"/>
              <w:rPr>
                <w:vertAlign w:val="superscript"/>
              </w:rPr>
            </w:pPr>
            <w:r w:rsidRPr="00123177">
              <w:t>Verification criteria</w:t>
            </w:r>
            <w:r w:rsidRPr="00123177">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8EFDF2" w14:textId="77777777" w:rsidR="00A55B53" w:rsidRPr="00123177" w:rsidRDefault="00A55B53" w:rsidP="00535342">
            <w:pPr>
              <w:pStyle w:val="TableText"/>
              <w:snapToGrid w:val="0"/>
              <w:rPr>
                <w:i/>
                <w:iCs/>
              </w:rPr>
            </w:pPr>
            <w:r w:rsidRPr="00123177">
              <w:rPr>
                <w:rStyle w:val="normaltextrun"/>
              </w:rPr>
              <w:t xml:space="preserve">Verify that the </w:t>
            </w:r>
            <w:r w:rsidRPr="00123177">
              <w:rPr>
                <w:rFonts w:eastAsia="Arial"/>
                <w:color w:val="000000" w:themeColor="text1"/>
                <w:szCs w:val="20"/>
              </w:rPr>
              <w:t xml:space="preserve">JTAG /DAP port </w:t>
            </w:r>
            <w:r w:rsidRPr="00123177">
              <w:rPr>
                <w:rStyle w:val="normaltextrun"/>
              </w:rPr>
              <w:t>are properly disabled from software</w:t>
            </w:r>
          </w:p>
        </w:tc>
      </w:tr>
      <w:tr w:rsidR="00A55B53" w:rsidRPr="00123177" w14:paraId="291536AA"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0710AE2" w14:textId="77777777" w:rsidR="00A55B53" w:rsidRPr="00123177" w:rsidRDefault="00A55B53" w:rsidP="00535342">
            <w:pPr>
              <w:pStyle w:val="TableText"/>
              <w:snapToGrid w:val="0"/>
            </w:pPr>
            <w:r w:rsidRPr="00123177">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BB3CB9" w14:textId="77777777" w:rsidR="00A55B53" w:rsidRPr="00123177" w:rsidRDefault="00A55B53" w:rsidP="00535342">
            <w:pPr>
              <w:pStyle w:val="TableText"/>
              <w:snapToGrid w:val="0"/>
            </w:pPr>
            <w:r w:rsidRPr="00123177">
              <w:rPr>
                <w:szCs w:val="20"/>
              </w:rPr>
              <w:t>Constraints is not applicable.</w:t>
            </w:r>
          </w:p>
        </w:tc>
      </w:tr>
      <w:tr w:rsidR="00A55B53" w:rsidRPr="00123177" w14:paraId="6A4917C2"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DED23E" w14:textId="77777777" w:rsidR="00A55B53" w:rsidRPr="00123177" w:rsidRDefault="00A55B53" w:rsidP="00535342">
            <w:pPr>
              <w:pStyle w:val="TableText"/>
              <w:snapToGrid w:val="0"/>
            </w:pPr>
            <w:r w:rsidRPr="00123177">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345260" w14:textId="77777777" w:rsidR="00A55B53" w:rsidRPr="00123177" w:rsidRDefault="00A55B53" w:rsidP="00535342">
            <w:pPr>
              <w:pStyle w:val="TableText"/>
              <w:snapToGrid w:val="0"/>
            </w:pPr>
            <w:r w:rsidRPr="00123177">
              <w:rPr>
                <w:szCs w:val="20"/>
              </w:rPr>
              <w:t>No effects on other system</w:t>
            </w:r>
          </w:p>
        </w:tc>
      </w:tr>
      <w:tr w:rsidR="00A55B53" w:rsidRPr="00123177" w14:paraId="457871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215EC5" w14:textId="77777777" w:rsidR="00A55B53" w:rsidRPr="00123177" w:rsidRDefault="00A55B53" w:rsidP="00535342">
            <w:pPr>
              <w:pStyle w:val="TableText"/>
              <w:snapToGrid w:val="0"/>
            </w:pPr>
            <w:r w:rsidRPr="00123177">
              <w:t>Testability with respect to test environment</w:t>
            </w:r>
          </w:p>
          <w:p w14:paraId="483D779E" w14:textId="77777777" w:rsidR="00A55B53" w:rsidRPr="00123177" w:rsidRDefault="00A55B53" w:rsidP="00535342">
            <w:pPr>
              <w:pStyle w:val="TableText"/>
            </w:pPr>
            <w:r w:rsidRPr="00123177">
              <w:t>(Yes/No)</w:t>
            </w:r>
          </w:p>
          <w:p w14:paraId="7922D03F" w14:textId="77777777" w:rsidR="00A55B53" w:rsidRPr="00123177" w:rsidRDefault="00A55B53" w:rsidP="00535342">
            <w:pPr>
              <w:pStyle w:val="TableText"/>
            </w:pPr>
            <w:r w:rsidRPr="00123177">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9BF7A6" w14:textId="77777777" w:rsidR="00A55B53" w:rsidRPr="00123177" w:rsidRDefault="00A55B53" w:rsidP="00535342">
            <w:pPr>
              <w:pStyle w:val="TableText"/>
              <w:snapToGrid w:val="0"/>
            </w:pPr>
            <w:r w:rsidRPr="00123177">
              <w:t>No</w:t>
            </w:r>
          </w:p>
        </w:tc>
      </w:tr>
      <w:tr w:rsidR="00A55B53" w:rsidRPr="00123177" w14:paraId="04148304"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38A32495" w14:textId="77777777" w:rsidR="00A55B53" w:rsidRPr="00123177" w:rsidRDefault="00A55B53" w:rsidP="00535342">
            <w:pPr>
              <w:pStyle w:val="TableText"/>
              <w:snapToGrid w:val="0"/>
            </w:pPr>
            <w:r w:rsidRPr="00123177">
              <w:t>Feasible within project constraints</w:t>
            </w:r>
          </w:p>
          <w:p w14:paraId="65BF2964" w14:textId="77777777" w:rsidR="00A55B53" w:rsidRPr="00123177" w:rsidRDefault="00A55B53" w:rsidP="00535342">
            <w:pPr>
              <w:pStyle w:val="TableText"/>
              <w:snapToGrid w:val="0"/>
            </w:pPr>
            <w:r w:rsidRPr="00123177">
              <w:t>(Yes/No)</w:t>
            </w:r>
          </w:p>
          <w:p w14:paraId="71A3C32F" w14:textId="77777777" w:rsidR="00A55B53" w:rsidRPr="00123177" w:rsidRDefault="00A55B53" w:rsidP="00535342">
            <w:pPr>
              <w:pStyle w:val="TableText"/>
              <w:snapToGrid w:val="0"/>
            </w:pPr>
            <w:r w:rsidRPr="00123177">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83C475" w14:textId="77777777" w:rsidR="00A55B53" w:rsidRPr="00123177" w:rsidRDefault="00A55B53" w:rsidP="00535342">
            <w:pPr>
              <w:pStyle w:val="TableText"/>
              <w:snapToGrid w:val="0"/>
            </w:pPr>
            <w:r w:rsidRPr="00123177">
              <w:t>Yes</w:t>
            </w:r>
          </w:p>
        </w:tc>
      </w:tr>
      <w:tr w:rsidR="00A55B53" w:rsidRPr="00123177" w14:paraId="4687677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1F2E102" w14:textId="77777777" w:rsidR="00A55B53" w:rsidRPr="00123177" w:rsidRDefault="00A55B53" w:rsidP="00535342">
            <w:pPr>
              <w:pStyle w:val="TableText"/>
              <w:snapToGrid w:val="0"/>
            </w:pPr>
            <w:r w:rsidRPr="00123177">
              <w:lastRenderedPageBreak/>
              <w:t>Critical</w:t>
            </w:r>
          </w:p>
          <w:p w14:paraId="7DAED82C" w14:textId="77777777" w:rsidR="00A55B53" w:rsidRPr="00123177" w:rsidRDefault="00A55B53" w:rsidP="00535342">
            <w:pPr>
              <w:pStyle w:val="TableText"/>
              <w:snapToGrid w:val="0"/>
            </w:pPr>
            <w:r w:rsidRPr="00123177">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A81702" w14:textId="77777777" w:rsidR="00A55B53" w:rsidRPr="00123177" w:rsidRDefault="00A55B53" w:rsidP="00535342">
            <w:pPr>
              <w:pStyle w:val="TableText"/>
              <w:snapToGrid w:val="0"/>
            </w:pPr>
            <w:r w:rsidRPr="00123177">
              <w:t>Yes</w:t>
            </w:r>
          </w:p>
        </w:tc>
      </w:tr>
      <w:tr w:rsidR="00A55B53" w:rsidRPr="00123177" w14:paraId="2ED204D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39A165A" w14:textId="77777777" w:rsidR="00A55B53" w:rsidRPr="00123177" w:rsidRDefault="00A55B53" w:rsidP="00535342">
            <w:pPr>
              <w:pStyle w:val="TableText"/>
              <w:snapToGrid w:val="0"/>
            </w:pPr>
            <w:r w:rsidRPr="00123177">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5862C5" w14:textId="77777777" w:rsidR="00A55B53" w:rsidRPr="00123177" w:rsidRDefault="00A55B53" w:rsidP="00535342">
            <w:pPr>
              <w:pStyle w:val="TableText"/>
              <w:snapToGrid w:val="0"/>
            </w:pPr>
            <w:r w:rsidRPr="00123177">
              <w:t>Acceptance Criteria for this requirement should be as per SECTION-6 ACCEPTANCE CRITERIA</w:t>
            </w:r>
          </w:p>
        </w:tc>
      </w:tr>
    </w:tbl>
    <w:p w14:paraId="4A11A8AA" w14:textId="77777777" w:rsidR="00A55B53" w:rsidRPr="00123177" w:rsidRDefault="00A55B53" w:rsidP="00A55B53">
      <w:pPr>
        <w:pStyle w:val="BodyText"/>
        <w:rPr>
          <w:i/>
          <w:color w:val="3366FF"/>
        </w:rPr>
      </w:pPr>
    </w:p>
    <w:p w14:paraId="228070CE" w14:textId="77777777" w:rsidR="00A55B53" w:rsidRPr="00123177" w:rsidRDefault="00A55B53" w:rsidP="00A55B53">
      <w:pPr>
        <w:pStyle w:val="BodyText"/>
        <w:rPr>
          <w:i/>
          <w:color w:val="3366FF"/>
        </w:rPr>
      </w:pPr>
    </w:p>
    <w:p w14:paraId="347449A8" w14:textId="77777777" w:rsidR="00A55B53" w:rsidRPr="00123177" w:rsidRDefault="00A55B53" w:rsidP="00A55B53">
      <w:pPr>
        <w:pStyle w:val="BodyText"/>
        <w:rPr>
          <w:i/>
          <w:color w:val="3366FF"/>
        </w:rPr>
      </w:pPr>
    </w:p>
    <w:p w14:paraId="6C3A7C0F" w14:textId="77777777" w:rsidR="00A55B53" w:rsidRPr="00123177" w:rsidRDefault="00A55B53" w:rsidP="00A55B53">
      <w:pPr>
        <w:pStyle w:val="Heading4"/>
      </w:pPr>
      <w:r w:rsidRPr="00123177">
        <w:rPr>
          <w:rFonts w:eastAsia="Arial"/>
          <w:color w:val="000000" w:themeColor="text1"/>
          <w:szCs w:val="20"/>
        </w:rPr>
        <w:t>The HVHVDCDC shall implement the Pin Configuration stated in [356]</w:t>
      </w:r>
      <w:r w:rsidRPr="00123177">
        <w:rPr>
          <w:rFonts w:eastAsia="Arial"/>
        </w:rPr>
        <w:t>.</w:t>
      </w:r>
    </w:p>
    <w:p w14:paraId="5B67BB1B" w14:textId="77777777" w:rsidR="00A55B53" w:rsidRPr="00123177" w:rsidRDefault="00A55B53" w:rsidP="00A55B53">
      <w:pPr>
        <w:pStyle w:val="BodyText"/>
        <w:rPr>
          <w:i/>
          <w:color w:val="3366FF"/>
        </w:rPr>
      </w:pPr>
    </w:p>
    <w:tbl>
      <w:tblPr>
        <w:tblW w:w="9518" w:type="dxa"/>
        <w:tblInd w:w="108" w:type="dxa"/>
        <w:tblLayout w:type="fixed"/>
        <w:tblLook w:val="0000" w:firstRow="0" w:lastRow="0" w:firstColumn="0" w:lastColumn="0" w:noHBand="0" w:noVBand="0"/>
      </w:tblPr>
      <w:tblGrid>
        <w:gridCol w:w="1920"/>
        <w:gridCol w:w="7598"/>
      </w:tblGrid>
      <w:tr w:rsidR="00207CF9" w:rsidRPr="00207CF9" w14:paraId="15DC616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581F40B" w14:textId="77777777" w:rsidR="00A55B53" w:rsidRPr="00207CF9" w:rsidRDefault="00A55B53" w:rsidP="00535342">
            <w:pPr>
              <w:pStyle w:val="TableColumnTitle"/>
              <w:snapToGrid w:val="0"/>
            </w:pPr>
            <w:r w:rsidRPr="00207CF9">
              <w:t>Term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57C1FCA" w14:textId="77777777" w:rsidR="00A55B53" w:rsidRPr="00207CF9" w:rsidRDefault="00A55B53" w:rsidP="00535342">
            <w:pPr>
              <w:pStyle w:val="TableColumnTitle"/>
              <w:snapToGrid w:val="0"/>
            </w:pPr>
            <w:r w:rsidRPr="00207CF9">
              <w:t>Description</w:t>
            </w:r>
          </w:p>
        </w:tc>
      </w:tr>
      <w:tr w:rsidR="00207CF9" w:rsidRPr="00207CF9" w14:paraId="6CEB3C7B"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429157CD" w14:textId="77777777" w:rsidR="00A55B53" w:rsidRPr="00207CF9" w:rsidRDefault="00A55B53" w:rsidP="00535342">
            <w:pPr>
              <w:pStyle w:val="TableText"/>
              <w:snapToGrid w:val="0"/>
            </w:pPr>
            <w:r w:rsidRPr="00207CF9">
              <w:t>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E233D4" w14:textId="59E843B6" w:rsidR="00A55B53" w:rsidRPr="00207CF9" w:rsidRDefault="00A55B53" w:rsidP="00535342">
            <w:pPr>
              <w:snapToGrid w:val="0"/>
            </w:pPr>
            <w:r w:rsidRPr="00207CF9">
              <w:t>SWRS_</w:t>
            </w:r>
            <w:r w:rsidR="00207CF9" w:rsidRPr="00207CF9">
              <w:t>Non_Funct_21</w:t>
            </w:r>
          </w:p>
        </w:tc>
      </w:tr>
      <w:tr w:rsidR="00207CF9" w:rsidRPr="00207CF9" w14:paraId="07DFAE1E"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177C2D2D" w14:textId="77777777" w:rsidR="00A55B53" w:rsidRPr="00207CF9" w:rsidRDefault="00A55B53" w:rsidP="00535342">
            <w:pPr>
              <w:pStyle w:val="TableText"/>
            </w:pPr>
            <w:r w:rsidRPr="00207CF9">
              <w:t>Customer Req ID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DDDFCE" w14:textId="0660EA0F" w:rsidR="00A55B53" w:rsidRPr="00207CF9" w:rsidRDefault="00A55B53" w:rsidP="00535342">
            <w:pPr>
              <w:rPr>
                <w:rFonts w:eastAsia="Arial"/>
                <w:szCs w:val="20"/>
              </w:rPr>
            </w:pPr>
            <w:r w:rsidRPr="00207CF9">
              <w:rPr>
                <w:rFonts w:eastAsia="Arial"/>
                <w:szCs w:val="20"/>
              </w:rPr>
              <w:t xml:space="preserve">SDS-HVDCDC-355 </w:t>
            </w:r>
          </w:p>
        </w:tc>
      </w:tr>
      <w:tr w:rsidR="00207CF9" w:rsidRPr="00207CF9" w14:paraId="3ECD5947"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2B2764EE" w14:textId="77777777" w:rsidR="00A55B53" w:rsidRPr="00207CF9" w:rsidRDefault="00A55B53" w:rsidP="00535342">
            <w:pPr>
              <w:pStyle w:val="TableText"/>
              <w:snapToGrid w:val="0"/>
            </w:pPr>
            <w:r w:rsidRPr="00207CF9">
              <w:t>Milestone</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57C27F" w14:textId="4EFFEF9B" w:rsidR="00A55B53" w:rsidRPr="00207CF9" w:rsidRDefault="00A55B53" w:rsidP="00535342">
            <w:pPr>
              <w:rPr>
                <w:rFonts w:eastAsia="Arial"/>
                <w:szCs w:val="20"/>
              </w:rPr>
            </w:pPr>
            <w:r w:rsidRPr="00207CF9">
              <w:rPr>
                <w:rFonts w:eastAsia="Arial"/>
                <w:szCs w:val="20"/>
              </w:rPr>
              <w:t xml:space="preserve">Pre-C Sample/ PF3.0 Phase 2 </w:t>
            </w:r>
          </w:p>
        </w:tc>
      </w:tr>
      <w:tr w:rsidR="00207CF9" w:rsidRPr="00207CF9" w14:paraId="105E1030" w14:textId="77777777" w:rsidTr="00535342">
        <w:trPr>
          <w:cantSplit/>
          <w:trHeight w:val="133"/>
        </w:trPr>
        <w:tc>
          <w:tcPr>
            <w:tcW w:w="1920" w:type="dxa"/>
            <w:tcBorders>
              <w:top w:val="single" w:sz="4" w:space="0" w:color="000000" w:themeColor="text1"/>
              <w:left w:val="single" w:sz="4" w:space="0" w:color="000000" w:themeColor="text1"/>
              <w:bottom w:val="single" w:sz="4" w:space="0" w:color="000000" w:themeColor="text1"/>
            </w:tcBorders>
          </w:tcPr>
          <w:p w14:paraId="66E6DC25" w14:textId="77777777" w:rsidR="00A55B53" w:rsidRPr="00207CF9" w:rsidRDefault="00A55B53" w:rsidP="00535342">
            <w:pPr>
              <w:pStyle w:val="TableText"/>
              <w:snapToGrid w:val="0"/>
              <w:rPr>
                <w:vertAlign w:val="superscript"/>
              </w:rPr>
            </w:pPr>
            <w:r w:rsidRPr="00207CF9">
              <w:t>Purpose</w:t>
            </w:r>
            <w:r w:rsidRPr="00207CF9">
              <w:rPr>
                <w:vertAlign w:val="superscript"/>
              </w:rPr>
              <w:t>1</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987219" w14:textId="77777777" w:rsidR="00A55B53" w:rsidRPr="00207CF9" w:rsidRDefault="00A55B53" w:rsidP="00535342">
            <w:pPr>
              <w:rPr>
                <w:rFonts w:eastAsia="Arial"/>
                <w:szCs w:val="20"/>
              </w:rPr>
            </w:pPr>
            <w:r w:rsidRPr="00207CF9">
              <w:rPr>
                <w:rFonts w:eastAsia="Arial"/>
                <w:szCs w:val="20"/>
              </w:rPr>
              <w:t>The HVHVDCDC shall implement the Pin Configuration stated in [356]</w:t>
            </w:r>
          </w:p>
        </w:tc>
      </w:tr>
      <w:tr w:rsidR="00207CF9" w:rsidRPr="00207CF9" w14:paraId="5A931E1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39FB285" w14:textId="77777777" w:rsidR="00A55B53" w:rsidRPr="00207CF9" w:rsidRDefault="00A55B53" w:rsidP="00535342">
            <w:pPr>
              <w:pStyle w:val="TableText"/>
              <w:snapToGrid w:val="0"/>
            </w:pPr>
            <w:r w:rsidRPr="00207CF9">
              <w:t xml:space="preserve">Derived Requirement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904AD2" w14:textId="77777777" w:rsidR="00A55B53" w:rsidRPr="00207CF9" w:rsidRDefault="00A55B53" w:rsidP="00535342">
            <w:pPr>
              <w:rPr>
                <w:rFonts w:eastAsia="Arial"/>
                <w:szCs w:val="20"/>
              </w:rPr>
            </w:pPr>
            <w:r w:rsidRPr="00207CF9">
              <w:rPr>
                <w:rFonts w:eastAsia="Arial"/>
                <w:szCs w:val="20"/>
              </w:rPr>
              <w:t>No Such derived requirement is applicable.</w:t>
            </w:r>
          </w:p>
        </w:tc>
      </w:tr>
      <w:tr w:rsidR="00207CF9" w:rsidRPr="00207CF9" w14:paraId="5555ECA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8F68DAE" w14:textId="77777777" w:rsidR="00A55B53" w:rsidRPr="00207CF9" w:rsidRDefault="00A55B53" w:rsidP="00535342">
            <w:pPr>
              <w:pStyle w:val="TableText"/>
              <w:snapToGrid w:val="0"/>
            </w:pPr>
            <w:r w:rsidRPr="00207CF9">
              <w:t>Access Restrictions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63BEF" w14:textId="77777777" w:rsidR="00A55B53" w:rsidRPr="00207CF9" w:rsidRDefault="00A55B53" w:rsidP="00535342">
            <w:pPr>
              <w:pStyle w:val="TableText"/>
              <w:snapToGrid w:val="0"/>
            </w:pPr>
            <w:r w:rsidRPr="00207CF9">
              <w:rPr>
                <w:rFonts w:eastAsia="Arial"/>
                <w:szCs w:val="20"/>
              </w:rPr>
              <w:t>No Specific access restrictions is applicable.</w:t>
            </w:r>
          </w:p>
        </w:tc>
      </w:tr>
      <w:tr w:rsidR="00207CF9" w:rsidRPr="00207CF9" w14:paraId="25DE420F"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C63CE27" w14:textId="77777777" w:rsidR="00A55B53" w:rsidRPr="00207CF9" w:rsidRDefault="00A55B53" w:rsidP="00535342">
            <w:pPr>
              <w:pStyle w:val="TableText"/>
              <w:snapToGrid w:val="0"/>
              <w:rPr>
                <w:b/>
                <w:bCs/>
              </w:rPr>
            </w:pPr>
            <w:r w:rsidRPr="00207CF9">
              <w:t>Input(s)</w:t>
            </w:r>
            <w:r w:rsidRPr="00207CF9">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89D0F" w14:textId="55F739A2" w:rsidR="00A55B53" w:rsidRPr="00207CF9" w:rsidRDefault="009C5A91" w:rsidP="00535342">
            <w:pPr>
              <w:pStyle w:val="TableText"/>
              <w:snapToGrid w:val="0"/>
              <w:rPr>
                <w:rFonts w:eastAsia="Arial"/>
              </w:rPr>
            </w:pPr>
            <w:r w:rsidRPr="00207CF9">
              <w:rPr>
                <w:rFonts w:eastAsia="Arial"/>
              </w:rPr>
              <w:t>Input is same as requirement ID</w:t>
            </w:r>
            <w:r w:rsidR="00207CF9" w:rsidRPr="00207CF9">
              <w:rPr>
                <w:rFonts w:eastAsia="Arial"/>
              </w:rPr>
              <w:t xml:space="preserve"> </w:t>
            </w:r>
            <w:r w:rsidR="00207CF9" w:rsidRPr="00207CF9">
              <w:t>SWRS_Non_Funct_22</w:t>
            </w:r>
          </w:p>
        </w:tc>
      </w:tr>
      <w:tr w:rsidR="00207CF9" w:rsidRPr="00207CF9" w14:paraId="3DF6F6E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5A990BCB" w14:textId="77777777" w:rsidR="00207CF9" w:rsidRPr="00207CF9" w:rsidRDefault="00207CF9" w:rsidP="00207CF9">
            <w:pPr>
              <w:pStyle w:val="TableText"/>
              <w:snapToGrid w:val="0"/>
              <w:rPr>
                <w:b/>
                <w:bCs/>
              </w:rPr>
            </w:pPr>
            <w:r w:rsidRPr="00207CF9">
              <w:t>Output(s)</w:t>
            </w:r>
            <w:r w:rsidRPr="00207CF9">
              <w:rPr>
                <w:b/>
                <w:bCs/>
              </w:rPr>
              <w:t xml:space="preserve">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65C7D" w14:textId="476B3961" w:rsidR="00207CF9" w:rsidRPr="00207CF9" w:rsidRDefault="00207CF9" w:rsidP="00207CF9">
            <w:pPr>
              <w:pStyle w:val="TableText"/>
              <w:snapToGrid w:val="0"/>
            </w:pPr>
            <w:r w:rsidRPr="00207CF9">
              <w:rPr>
                <w:rFonts w:eastAsia="Arial"/>
              </w:rPr>
              <w:t xml:space="preserve">Output is same as requirement ID </w:t>
            </w:r>
            <w:r w:rsidRPr="00207CF9">
              <w:t>SWRS_Non_Funct_22</w:t>
            </w:r>
          </w:p>
        </w:tc>
      </w:tr>
      <w:tr w:rsidR="00207CF9" w:rsidRPr="00207CF9" w14:paraId="459705D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66B17C5" w14:textId="77777777" w:rsidR="00207CF9" w:rsidRPr="00207CF9" w:rsidRDefault="00207CF9" w:rsidP="00207CF9">
            <w:pPr>
              <w:pStyle w:val="TableText"/>
              <w:snapToGrid w:val="0"/>
            </w:pPr>
            <w:r w:rsidRPr="00207CF9">
              <w:t>Process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7BB337" w14:textId="3E4CED31" w:rsidR="00207CF9" w:rsidRPr="00207CF9" w:rsidRDefault="00207CF9" w:rsidP="00207CF9">
            <w:pPr>
              <w:pStyle w:val="TableText"/>
              <w:snapToGrid w:val="0"/>
              <w:rPr>
                <w:rStyle w:val="normaltextrun"/>
              </w:rPr>
            </w:pPr>
            <w:r w:rsidRPr="00207CF9">
              <w:rPr>
                <w:rFonts w:eastAsia="Arial"/>
              </w:rPr>
              <w:t xml:space="preserve">Process is same as requirement ID </w:t>
            </w:r>
            <w:r w:rsidRPr="00207CF9">
              <w:t>SWRS_Non_Funct_22</w:t>
            </w:r>
          </w:p>
        </w:tc>
      </w:tr>
      <w:tr w:rsidR="00207CF9" w:rsidRPr="00207CF9" w14:paraId="3706922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DC8FB07" w14:textId="77777777" w:rsidR="00207CF9" w:rsidRPr="00207CF9" w:rsidRDefault="00207CF9" w:rsidP="00207CF9">
            <w:pPr>
              <w:pStyle w:val="TableText"/>
              <w:snapToGrid w:val="0"/>
            </w:pPr>
            <w:r w:rsidRPr="00207CF9">
              <w:t>Mandatory Fields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530C2B" w14:textId="77777777" w:rsidR="00207CF9" w:rsidRPr="00207CF9" w:rsidRDefault="00207CF9" w:rsidP="00207CF9">
            <w:pPr>
              <w:pStyle w:val="TableText"/>
              <w:snapToGrid w:val="0"/>
            </w:pPr>
            <w:r w:rsidRPr="00207CF9">
              <w:t>No such mandatory fields is applicable.</w:t>
            </w:r>
          </w:p>
        </w:tc>
      </w:tr>
      <w:tr w:rsidR="00207CF9" w:rsidRPr="00207CF9" w14:paraId="01BBB75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222D045" w14:textId="77777777" w:rsidR="00207CF9" w:rsidRPr="00207CF9" w:rsidRDefault="00207CF9" w:rsidP="00207CF9">
            <w:pPr>
              <w:pStyle w:val="TableText"/>
              <w:snapToGrid w:val="0"/>
            </w:pPr>
            <w:r w:rsidRPr="00207CF9">
              <w:t>Pre-Loaded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9CAD93" w14:textId="77777777" w:rsidR="00207CF9" w:rsidRPr="00207CF9" w:rsidRDefault="00207CF9" w:rsidP="00207CF9">
            <w:pPr>
              <w:pStyle w:val="TableText"/>
              <w:snapToGrid w:val="0"/>
            </w:pPr>
            <w:r w:rsidRPr="00207CF9">
              <w:t>Valid range of Values is not applicable</w:t>
            </w:r>
          </w:p>
        </w:tc>
      </w:tr>
      <w:tr w:rsidR="00207CF9" w:rsidRPr="00207CF9" w14:paraId="70D22DE7"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74933E" w14:textId="77777777" w:rsidR="00207CF9" w:rsidRPr="00207CF9" w:rsidRDefault="00207CF9" w:rsidP="00207CF9">
            <w:pPr>
              <w:pStyle w:val="TableText"/>
              <w:snapToGrid w:val="0"/>
            </w:pPr>
            <w:r w:rsidRPr="00207CF9">
              <w:t>Default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416BD2" w14:textId="77777777" w:rsidR="00207CF9" w:rsidRPr="00207CF9" w:rsidRDefault="00207CF9" w:rsidP="00207CF9">
            <w:pPr>
              <w:pStyle w:val="TableText"/>
              <w:snapToGrid w:val="0"/>
            </w:pPr>
            <w:r w:rsidRPr="00207CF9">
              <w:rPr>
                <w:szCs w:val="20"/>
              </w:rPr>
              <w:t>Default values shall be applicable with respect to Pre-Loaded Values</w:t>
            </w:r>
          </w:p>
        </w:tc>
      </w:tr>
      <w:tr w:rsidR="00207CF9" w:rsidRPr="00207CF9" w14:paraId="3D0E606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37F639" w14:textId="77777777" w:rsidR="00207CF9" w:rsidRPr="00207CF9" w:rsidRDefault="00207CF9" w:rsidP="00207CF9">
            <w:pPr>
              <w:pStyle w:val="TableText"/>
              <w:snapToGrid w:val="0"/>
            </w:pPr>
            <w:r w:rsidRPr="00207CF9">
              <w:t>Valid range of Values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DB38F" w14:textId="77777777" w:rsidR="00207CF9" w:rsidRPr="00207CF9" w:rsidRDefault="00207CF9" w:rsidP="00207CF9">
            <w:pPr>
              <w:pStyle w:val="TableText"/>
              <w:snapToGrid w:val="0"/>
            </w:pPr>
            <w:r w:rsidRPr="00207CF9">
              <w:rPr>
                <w:szCs w:val="20"/>
              </w:rPr>
              <w:t>Valid range value is not required.</w:t>
            </w:r>
          </w:p>
        </w:tc>
      </w:tr>
      <w:tr w:rsidR="00207CF9" w:rsidRPr="00207CF9" w14:paraId="248E353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B94EEA9" w14:textId="77777777" w:rsidR="00207CF9" w:rsidRPr="00207CF9" w:rsidRDefault="00207CF9" w:rsidP="00207CF9">
            <w:pPr>
              <w:pStyle w:val="TableText"/>
              <w:snapToGrid w:val="0"/>
            </w:pPr>
            <w:r w:rsidRPr="00207CF9">
              <w:t xml:space="preserve">Data Latency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94BFC8" w14:textId="77777777" w:rsidR="00207CF9" w:rsidRPr="00207CF9" w:rsidRDefault="00207CF9" w:rsidP="00207CF9">
            <w:pPr>
              <w:pStyle w:val="TableText"/>
              <w:snapToGrid w:val="0"/>
            </w:pPr>
            <w:r w:rsidRPr="00207CF9">
              <w:rPr>
                <w:szCs w:val="20"/>
              </w:rPr>
              <w:t>Data latency period is not applicable</w:t>
            </w:r>
          </w:p>
        </w:tc>
      </w:tr>
      <w:tr w:rsidR="00207CF9" w:rsidRPr="00207CF9" w14:paraId="253B3E5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7E9B9B53" w14:textId="77777777" w:rsidR="00207CF9" w:rsidRPr="00207CF9" w:rsidRDefault="00207CF9" w:rsidP="00207CF9">
            <w:pPr>
              <w:pStyle w:val="TableText"/>
              <w:snapToGrid w:val="0"/>
            </w:pPr>
            <w:r w:rsidRPr="00207CF9">
              <w:t xml:space="preserve">Data Retention Period  </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A2A907" w14:textId="77777777" w:rsidR="00207CF9" w:rsidRPr="00207CF9" w:rsidRDefault="00207CF9" w:rsidP="00207CF9">
            <w:pPr>
              <w:pStyle w:val="TableText"/>
              <w:snapToGrid w:val="0"/>
            </w:pPr>
            <w:r w:rsidRPr="00207CF9">
              <w:rPr>
                <w:szCs w:val="20"/>
              </w:rPr>
              <w:t>Data Retention period is not applicable.</w:t>
            </w:r>
          </w:p>
        </w:tc>
      </w:tr>
      <w:tr w:rsidR="00207CF9" w:rsidRPr="00207CF9" w14:paraId="5F21C14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CD396C6" w14:textId="77777777" w:rsidR="00207CF9" w:rsidRPr="00207CF9" w:rsidRDefault="00207CF9" w:rsidP="00207CF9">
            <w:pPr>
              <w:pStyle w:val="TableText"/>
              <w:snapToGrid w:val="0"/>
            </w:pPr>
            <w:r w:rsidRPr="00207CF9">
              <w:t>Data Rate/ &lt;Daily&gt; Number of transaction</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4C1DD9" w14:textId="77777777" w:rsidR="00207CF9" w:rsidRPr="00207CF9" w:rsidRDefault="00207CF9" w:rsidP="00207CF9">
            <w:pPr>
              <w:pStyle w:val="TableText"/>
            </w:pPr>
            <w:r w:rsidRPr="00207CF9">
              <w:rPr>
                <w:szCs w:val="20"/>
              </w:rPr>
              <w:t>Data rate is not applicable.</w:t>
            </w:r>
          </w:p>
        </w:tc>
      </w:tr>
      <w:tr w:rsidR="00207CF9" w:rsidRPr="00207CF9" w14:paraId="18F8BA25"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D01C55F" w14:textId="77777777" w:rsidR="00207CF9" w:rsidRPr="00207CF9" w:rsidRDefault="00207CF9" w:rsidP="00207CF9">
            <w:pPr>
              <w:pStyle w:val="TableText"/>
              <w:snapToGrid w:val="0"/>
            </w:pPr>
            <w:r w:rsidRPr="00207CF9">
              <w:t>External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DA6E7" w14:textId="77777777" w:rsidR="00207CF9" w:rsidRPr="00207CF9" w:rsidRDefault="00207CF9" w:rsidP="00207CF9">
            <w:pPr>
              <w:pStyle w:val="TableText"/>
              <w:spacing w:line="259" w:lineRule="auto"/>
            </w:pPr>
            <w:r w:rsidRPr="00207CF9">
              <w:rPr>
                <w:szCs w:val="20"/>
              </w:rPr>
              <w:t>External event is not required.</w:t>
            </w:r>
          </w:p>
        </w:tc>
      </w:tr>
      <w:tr w:rsidR="00207CF9" w:rsidRPr="00207CF9" w14:paraId="453A18F6"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909E932" w14:textId="77777777" w:rsidR="00207CF9" w:rsidRPr="00207CF9" w:rsidRDefault="00207CF9" w:rsidP="00207CF9">
            <w:pPr>
              <w:pStyle w:val="TableText"/>
              <w:snapToGrid w:val="0"/>
            </w:pPr>
            <w:r w:rsidRPr="00207CF9">
              <w:t>Temporal Events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43EF25" w14:textId="77777777" w:rsidR="00207CF9" w:rsidRPr="00207CF9" w:rsidRDefault="00207CF9" w:rsidP="00207CF9">
            <w:pPr>
              <w:pStyle w:val="TableText"/>
              <w:spacing w:line="259" w:lineRule="auto"/>
            </w:pPr>
            <w:r w:rsidRPr="00207CF9">
              <w:rPr>
                <w:szCs w:val="20"/>
              </w:rPr>
              <w:t>Temporal event is not applicable.</w:t>
            </w:r>
          </w:p>
        </w:tc>
      </w:tr>
      <w:tr w:rsidR="00207CF9" w:rsidRPr="00207CF9" w14:paraId="2BE1913E"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0DC69E2" w14:textId="77777777" w:rsidR="00207CF9" w:rsidRPr="00207CF9" w:rsidRDefault="00207CF9" w:rsidP="00207CF9">
            <w:pPr>
              <w:pStyle w:val="TableText"/>
              <w:snapToGrid w:val="0"/>
            </w:pPr>
            <w:r w:rsidRPr="00207CF9">
              <w:lastRenderedPageBreak/>
              <w:t xml:space="preserve">Validation Rules/ </w:t>
            </w:r>
          </w:p>
          <w:p w14:paraId="02D6FF1D" w14:textId="77777777" w:rsidR="00207CF9" w:rsidRPr="00207CF9" w:rsidRDefault="00207CF9" w:rsidP="00207CF9">
            <w:pPr>
              <w:pStyle w:val="TableText"/>
              <w:snapToGrid w:val="0"/>
              <w:rPr>
                <w:vertAlign w:val="superscript"/>
              </w:rPr>
            </w:pPr>
            <w:r w:rsidRPr="00207CF9">
              <w:t>Verification criteria</w:t>
            </w:r>
            <w:r w:rsidRPr="00207CF9">
              <w:rPr>
                <w:vertAlign w:val="superscript"/>
              </w:rPr>
              <w:t>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05A041" w14:textId="77777777" w:rsidR="00207CF9" w:rsidRPr="00207CF9" w:rsidRDefault="00207CF9" w:rsidP="00207CF9">
            <w:pPr>
              <w:pStyle w:val="TableText"/>
              <w:snapToGrid w:val="0"/>
              <w:rPr>
                <w:i/>
                <w:iCs/>
              </w:rPr>
            </w:pPr>
            <w:r w:rsidRPr="00207CF9">
              <w:rPr>
                <w:rFonts w:eastAsia="Arial"/>
              </w:rPr>
              <w:t>Verify the CAN messages and CAN signal mentioned in input and out section on CANalyzer Tool</w:t>
            </w:r>
          </w:p>
        </w:tc>
      </w:tr>
      <w:tr w:rsidR="00207CF9" w:rsidRPr="00207CF9" w14:paraId="4C2534A3"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078DC7C4" w14:textId="77777777" w:rsidR="00207CF9" w:rsidRPr="00207CF9" w:rsidRDefault="00207CF9" w:rsidP="00207CF9">
            <w:pPr>
              <w:pStyle w:val="TableText"/>
              <w:snapToGrid w:val="0"/>
            </w:pPr>
            <w:r w:rsidRPr="00207CF9">
              <w:t>Constraints</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56309" w14:textId="77777777" w:rsidR="00207CF9" w:rsidRPr="00207CF9" w:rsidRDefault="00207CF9" w:rsidP="00207CF9">
            <w:pPr>
              <w:pStyle w:val="TableText"/>
              <w:snapToGrid w:val="0"/>
            </w:pPr>
            <w:r w:rsidRPr="00207CF9">
              <w:rPr>
                <w:szCs w:val="20"/>
              </w:rPr>
              <w:t>Constraints is not applicable.</w:t>
            </w:r>
          </w:p>
        </w:tc>
      </w:tr>
      <w:tr w:rsidR="00207CF9" w:rsidRPr="00207CF9" w14:paraId="391FBDB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4A6123A3" w14:textId="77777777" w:rsidR="00207CF9" w:rsidRPr="00207CF9" w:rsidRDefault="00207CF9" w:rsidP="00207CF9">
            <w:pPr>
              <w:pStyle w:val="TableText"/>
              <w:snapToGrid w:val="0"/>
            </w:pPr>
            <w:r w:rsidRPr="00207CF9">
              <w:t>Effects on other systems/sub system</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A0F691" w14:textId="77777777" w:rsidR="00207CF9" w:rsidRPr="00207CF9" w:rsidRDefault="00207CF9" w:rsidP="00207CF9">
            <w:pPr>
              <w:pStyle w:val="TableText"/>
              <w:snapToGrid w:val="0"/>
            </w:pPr>
            <w:r w:rsidRPr="00207CF9">
              <w:rPr>
                <w:szCs w:val="20"/>
              </w:rPr>
              <w:t>No effects on other system</w:t>
            </w:r>
          </w:p>
        </w:tc>
      </w:tr>
      <w:tr w:rsidR="00207CF9" w:rsidRPr="00207CF9" w14:paraId="2E22282B"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1BCFECE" w14:textId="77777777" w:rsidR="00207CF9" w:rsidRPr="00207CF9" w:rsidRDefault="00207CF9" w:rsidP="00207CF9">
            <w:pPr>
              <w:pStyle w:val="TableText"/>
              <w:snapToGrid w:val="0"/>
            </w:pPr>
            <w:r w:rsidRPr="00207CF9">
              <w:t>Testability with respect to test environment</w:t>
            </w:r>
          </w:p>
          <w:p w14:paraId="1A87CD99" w14:textId="77777777" w:rsidR="00207CF9" w:rsidRPr="00207CF9" w:rsidRDefault="00207CF9" w:rsidP="00207CF9">
            <w:pPr>
              <w:pStyle w:val="TableText"/>
            </w:pPr>
            <w:r w:rsidRPr="00207CF9">
              <w:t>(Yes/No)</w:t>
            </w:r>
          </w:p>
          <w:p w14:paraId="66E7393A" w14:textId="77777777" w:rsidR="00207CF9" w:rsidRPr="00207CF9" w:rsidRDefault="00207CF9" w:rsidP="00207CF9">
            <w:pPr>
              <w:pStyle w:val="TableText"/>
            </w:pPr>
            <w:r w:rsidRPr="00207CF9">
              <w:rPr>
                <w:i/>
                <w:iCs/>
              </w:rPr>
              <w:t>Note: Mention in which phase of testing, this requirement will be tested</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8B4D52" w14:textId="77777777" w:rsidR="00207CF9" w:rsidRPr="00207CF9" w:rsidRDefault="00207CF9" w:rsidP="00207CF9">
            <w:pPr>
              <w:pStyle w:val="TableText"/>
              <w:snapToGrid w:val="0"/>
            </w:pPr>
          </w:p>
        </w:tc>
      </w:tr>
      <w:tr w:rsidR="00207CF9" w:rsidRPr="00207CF9" w14:paraId="722F5B89"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6F6BCA3E" w14:textId="77777777" w:rsidR="00207CF9" w:rsidRPr="00207CF9" w:rsidRDefault="00207CF9" w:rsidP="00207CF9">
            <w:pPr>
              <w:pStyle w:val="TableText"/>
              <w:snapToGrid w:val="0"/>
            </w:pPr>
            <w:r w:rsidRPr="00207CF9">
              <w:t>Feasible within project constraints</w:t>
            </w:r>
          </w:p>
          <w:p w14:paraId="153A9773" w14:textId="77777777" w:rsidR="00207CF9" w:rsidRPr="00207CF9" w:rsidRDefault="00207CF9" w:rsidP="00207CF9">
            <w:pPr>
              <w:pStyle w:val="TableText"/>
              <w:snapToGrid w:val="0"/>
            </w:pPr>
            <w:r w:rsidRPr="00207CF9">
              <w:t>(Yes/No)</w:t>
            </w:r>
          </w:p>
          <w:p w14:paraId="03D0D20D" w14:textId="77777777" w:rsidR="00207CF9" w:rsidRPr="00207CF9" w:rsidRDefault="00207CF9" w:rsidP="00207CF9">
            <w:pPr>
              <w:pStyle w:val="TableText"/>
              <w:snapToGrid w:val="0"/>
            </w:pPr>
            <w:r w:rsidRPr="00207CF9">
              <w:rPr>
                <w:i/>
                <w:iCs/>
              </w:rPr>
              <w:t>Note: Add the impact of requirement on operating environment defined in section 4.2</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16E3D5" w14:textId="77777777" w:rsidR="00207CF9" w:rsidRPr="00207CF9" w:rsidRDefault="00207CF9" w:rsidP="00207CF9">
            <w:pPr>
              <w:pStyle w:val="TableText"/>
              <w:snapToGrid w:val="0"/>
            </w:pPr>
          </w:p>
        </w:tc>
      </w:tr>
      <w:tr w:rsidR="00207CF9" w:rsidRPr="00207CF9" w14:paraId="015162C1"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1DD78C09" w14:textId="77777777" w:rsidR="00207CF9" w:rsidRPr="00207CF9" w:rsidRDefault="00207CF9" w:rsidP="00207CF9">
            <w:pPr>
              <w:pStyle w:val="TableText"/>
              <w:snapToGrid w:val="0"/>
            </w:pPr>
            <w:r w:rsidRPr="00207CF9">
              <w:t>Critical</w:t>
            </w:r>
          </w:p>
          <w:p w14:paraId="7123F315" w14:textId="77777777" w:rsidR="00207CF9" w:rsidRPr="00207CF9" w:rsidRDefault="00207CF9" w:rsidP="00207CF9">
            <w:pPr>
              <w:pStyle w:val="TableText"/>
              <w:snapToGrid w:val="0"/>
            </w:pPr>
            <w:r w:rsidRPr="00207CF9">
              <w:t>(Yes/No)</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316737" w14:textId="77777777" w:rsidR="00207CF9" w:rsidRPr="00207CF9" w:rsidRDefault="00207CF9" w:rsidP="00207CF9">
            <w:pPr>
              <w:pStyle w:val="TableText"/>
              <w:snapToGrid w:val="0"/>
            </w:pPr>
          </w:p>
        </w:tc>
      </w:tr>
      <w:tr w:rsidR="00207CF9" w:rsidRPr="00207CF9" w14:paraId="3278CE6C" w14:textId="77777777" w:rsidTr="00535342">
        <w:trPr>
          <w:cantSplit/>
        </w:trPr>
        <w:tc>
          <w:tcPr>
            <w:tcW w:w="1920" w:type="dxa"/>
            <w:tcBorders>
              <w:top w:val="single" w:sz="4" w:space="0" w:color="000000" w:themeColor="text1"/>
              <w:left w:val="single" w:sz="4" w:space="0" w:color="000000" w:themeColor="text1"/>
              <w:bottom w:val="single" w:sz="4" w:space="0" w:color="000000" w:themeColor="text1"/>
            </w:tcBorders>
          </w:tcPr>
          <w:p w14:paraId="2A463B50" w14:textId="77777777" w:rsidR="00207CF9" w:rsidRPr="00207CF9" w:rsidRDefault="00207CF9" w:rsidP="00207CF9">
            <w:pPr>
              <w:pStyle w:val="TableText"/>
              <w:snapToGrid w:val="0"/>
            </w:pPr>
            <w:r w:rsidRPr="00207CF9">
              <w:t>Acceptance Criteria</w:t>
            </w:r>
          </w:p>
        </w:tc>
        <w:tc>
          <w:tcPr>
            <w:tcW w:w="75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5E448D" w14:textId="77777777" w:rsidR="00207CF9" w:rsidRPr="00207CF9" w:rsidRDefault="00207CF9" w:rsidP="00207CF9">
            <w:pPr>
              <w:pStyle w:val="TableText"/>
              <w:snapToGrid w:val="0"/>
            </w:pPr>
            <w:r w:rsidRPr="00207CF9">
              <w:t>Acceptance Criteria for this requirement should be as per SECTION-6 ACCEPTANCE CRITERIA</w:t>
            </w:r>
          </w:p>
        </w:tc>
      </w:tr>
    </w:tbl>
    <w:p w14:paraId="5F93C453" w14:textId="77777777" w:rsidR="00A55B53" w:rsidRPr="00123177" w:rsidRDefault="00A55B53" w:rsidP="00A55B53">
      <w:pPr>
        <w:pStyle w:val="BodyText"/>
        <w:rPr>
          <w:i/>
          <w:color w:val="3366FF"/>
        </w:rPr>
      </w:pPr>
    </w:p>
    <w:p w14:paraId="42DF7BBE" w14:textId="77777777" w:rsidR="00A55B53" w:rsidRPr="00123177" w:rsidRDefault="00A55B53" w:rsidP="00A55B53">
      <w:pPr>
        <w:pStyle w:val="BodyText"/>
        <w:rPr>
          <w:i/>
          <w:color w:val="3366FF"/>
        </w:rPr>
      </w:pPr>
    </w:p>
    <w:p w14:paraId="129B0ED4" w14:textId="77777777" w:rsidR="00A55B53" w:rsidRPr="00123177" w:rsidRDefault="00A55B53" w:rsidP="00A55B53">
      <w:pPr>
        <w:pStyle w:val="BodyText"/>
        <w:rPr>
          <w:i/>
          <w:color w:val="3366FF"/>
        </w:rPr>
      </w:pPr>
    </w:p>
    <w:p w14:paraId="61949695" w14:textId="77777777" w:rsidR="00A55B53" w:rsidRPr="00123177" w:rsidRDefault="00A55B53" w:rsidP="00A55B53">
      <w:pPr>
        <w:pStyle w:val="Heading4"/>
      </w:pPr>
      <w:r w:rsidRPr="00123177">
        <w:rPr>
          <w:rFonts w:eastAsia="Arial"/>
          <w:color w:val="000000" w:themeColor="text1"/>
          <w:szCs w:val="20"/>
        </w:rPr>
        <w:t>The HVDCDC Software shall be configured as per the document with the Pin Mapped configuration</w:t>
      </w:r>
      <w:r w:rsidRPr="00123177">
        <w:rPr>
          <w:rFonts w:eastAsia="Arial"/>
        </w:rPr>
        <w:t>.</w:t>
      </w:r>
    </w:p>
    <w:p w14:paraId="1C61BB7B" w14:textId="77777777" w:rsidR="00A55B53" w:rsidRPr="00123177" w:rsidRDefault="00A55B53" w:rsidP="00A55B53">
      <w:pPr>
        <w:pStyle w:val="BodyText"/>
        <w:rPr>
          <w:i/>
          <w:color w:val="3366FF"/>
        </w:rPr>
      </w:pPr>
    </w:p>
    <w:tbl>
      <w:tblPr>
        <w:tblW w:w="9434" w:type="dxa"/>
        <w:tblInd w:w="108" w:type="dxa"/>
        <w:tblLayout w:type="fixed"/>
        <w:tblLook w:val="0000" w:firstRow="0" w:lastRow="0" w:firstColumn="0" w:lastColumn="0" w:noHBand="0" w:noVBand="0"/>
      </w:tblPr>
      <w:tblGrid>
        <w:gridCol w:w="1903"/>
        <w:gridCol w:w="7531"/>
      </w:tblGrid>
      <w:tr w:rsidR="00D40D83" w:rsidRPr="00D40D83" w14:paraId="3A8C316B" w14:textId="77777777" w:rsidTr="00535342">
        <w:trPr>
          <w:cantSplit/>
          <w:trHeight w:val="344"/>
        </w:trPr>
        <w:tc>
          <w:tcPr>
            <w:tcW w:w="1903"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6C621FFE" w14:textId="77777777" w:rsidR="00A55B53" w:rsidRPr="00D40D83" w:rsidRDefault="00A55B53" w:rsidP="00535342">
            <w:pPr>
              <w:pStyle w:val="TableColumnTitle"/>
              <w:snapToGrid w:val="0"/>
            </w:pPr>
            <w:r w:rsidRPr="00D40D83">
              <w:t>Term</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B7249F7" w14:textId="77777777" w:rsidR="00A55B53" w:rsidRPr="00D40D83" w:rsidRDefault="00A55B53" w:rsidP="00535342">
            <w:pPr>
              <w:pStyle w:val="TableColumnTitle"/>
              <w:snapToGrid w:val="0"/>
            </w:pPr>
            <w:r w:rsidRPr="00D40D83">
              <w:t>Description</w:t>
            </w:r>
          </w:p>
        </w:tc>
      </w:tr>
      <w:tr w:rsidR="00D40D83" w:rsidRPr="00D40D83" w14:paraId="4AB5B370" w14:textId="77777777" w:rsidTr="00535342">
        <w:trPr>
          <w:cantSplit/>
          <w:trHeight w:val="131"/>
        </w:trPr>
        <w:tc>
          <w:tcPr>
            <w:tcW w:w="1903" w:type="dxa"/>
            <w:tcBorders>
              <w:top w:val="single" w:sz="4" w:space="0" w:color="000000" w:themeColor="text1"/>
              <w:left w:val="single" w:sz="4" w:space="0" w:color="000000" w:themeColor="text1"/>
              <w:bottom w:val="single" w:sz="4" w:space="0" w:color="000000" w:themeColor="text1"/>
            </w:tcBorders>
          </w:tcPr>
          <w:p w14:paraId="2F50A18D" w14:textId="77777777" w:rsidR="00A55B53" w:rsidRPr="00D40D83" w:rsidRDefault="00A55B53" w:rsidP="00535342">
            <w:pPr>
              <w:pStyle w:val="TableText"/>
              <w:snapToGrid w:val="0"/>
            </w:pPr>
            <w:r w:rsidRPr="00D40D83">
              <w:t>REQ ID</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52633B" w14:textId="18BF6B2B" w:rsidR="00A55B53" w:rsidRPr="00D40D83" w:rsidRDefault="00A55B53" w:rsidP="00535342">
            <w:pPr>
              <w:snapToGrid w:val="0"/>
            </w:pPr>
            <w:r w:rsidRPr="00D40D83">
              <w:t>SWRS_</w:t>
            </w:r>
            <w:r w:rsidR="00207CF9" w:rsidRPr="00D40D83">
              <w:t>Non_Funct_22</w:t>
            </w:r>
          </w:p>
        </w:tc>
      </w:tr>
      <w:tr w:rsidR="00D40D83" w:rsidRPr="00D40D83" w14:paraId="1C4CE32F" w14:textId="77777777" w:rsidTr="00535342">
        <w:trPr>
          <w:cantSplit/>
          <w:trHeight w:val="131"/>
        </w:trPr>
        <w:tc>
          <w:tcPr>
            <w:tcW w:w="1903" w:type="dxa"/>
            <w:tcBorders>
              <w:top w:val="single" w:sz="4" w:space="0" w:color="000000" w:themeColor="text1"/>
              <w:left w:val="single" w:sz="4" w:space="0" w:color="000000" w:themeColor="text1"/>
              <w:bottom w:val="single" w:sz="4" w:space="0" w:color="000000" w:themeColor="text1"/>
            </w:tcBorders>
          </w:tcPr>
          <w:p w14:paraId="37B1A3D5" w14:textId="77777777" w:rsidR="00A55B53" w:rsidRPr="00D40D83" w:rsidRDefault="00A55B53" w:rsidP="00535342">
            <w:pPr>
              <w:pStyle w:val="TableText"/>
            </w:pPr>
            <w:r w:rsidRPr="00D40D83">
              <w:t>Customer Req ID</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E6FB8B" w14:textId="31ED610F" w:rsidR="00A55B53" w:rsidRPr="00D40D83" w:rsidRDefault="00A55B53" w:rsidP="00535342">
            <w:pPr>
              <w:rPr>
                <w:rFonts w:eastAsia="Arial"/>
                <w:szCs w:val="20"/>
              </w:rPr>
            </w:pPr>
            <w:r w:rsidRPr="00D40D83">
              <w:rPr>
                <w:rFonts w:eastAsia="Arial"/>
                <w:szCs w:val="20"/>
              </w:rPr>
              <w:t>SDS-HVDCDC-356</w:t>
            </w:r>
          </w:p>
        </w:tc>
      </w:tr>
      <w:tr w:rsidR="00D40D83" w:rsidRPr="00D40D83" w14:paraId="67BB2E18" w14:textId="77777777" w:rsidTr="00535342">
        <w:trPr>
          <w:cantSplit/>
          <w:trHeight w:val="131"/>
        </w:trPr>
        <w:tc>
          <w:tcPr>
            <w:tcW w:w="1903" w:type="dxa"/>
            <w:tcBorders>
              <w:top w:val="single" w:sz="4" w:space="0" w:color="000000" w:themeColor="text1"/>
              <w:left w:val="single" w:sz="4" w:space="0" w:color="000000" w:themeColor="text1"/>
              <w:bottom w:val="single" w:sz="4" w:space="0" w:color="000000" w:themeColor="text1"/>
            </w:tcBorders>
          </w:tcPr>
          <w:p w14:paraId="4CB433D3" w14:textId="77777777" w:rsidR="00A55B53" w:rsidRPr="00D40D83" w:rsidRDefault="00A55B53" w:rsidP="00535342">
            <w:pPr>
              <w:pStyle w:val="TableText"/>
              <w:snapToGrid w:val="0"/>
            </w:pPr>
            <w:r w:rsidRPr="00D40D83">
              <w:t>Milestone</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3516DF" w14:textId="0EE58590" w:rsidR="00A55B53" w:rsidRPr="00D40D83" w:rsidRDefault="00A55B53" w:rsidP="00535342">
            <w:pPr>
              <w:rPr>
                <w:rFonts w:eastAsia="Arial"/>
                <w:szCs w:val="20"/>
              </w:rPr>
            </w:pPr>
            <w:r w:rsidRPr="00D40D83">
              <w:rPr>
                <w:rFonts w:eastAsia="Arial"/>
                <w:szCs w:val="20"/>
              </w:rPr>
              <w:t xml:space="preserve">Pre-C Sample/ PF3.0 Phase 2 </w:t>
            </w:r>
          </w:p>
        </w:tc>
      </w:tr>
      <w:tr w:rsidR="00D40D83" w:rsidRPr="00D40D83" w14:paraId="692B11B1" w14:textId="77777777" w:rsidTr="00535342">
        <w:trPr>
          <w:cantSplit/>
          <w:trHeight w:val="131"/>
        </w:trPr>
        <w:tc>
          <w:tcPr>
            <w:tcW w:w="1903" w:type="dxa"/>
            <w:tcBorders>
              <w:top w:val="single" w:sz="4" w:space="0" w:color="000000" w:themeColor="text1"/>
              <w:left w:val="single" w:sz="4" w:space="0" w:color="000000" w:themeColor="text1"/>
              <w:bottom w:val="single" w:sz="4" w:space="0" w:color="000000" w:themeColor="text1"/>
            </w:tcBorders>
          </w:tcPr>
          <w:p w14:paraId="12E43AB2" w14:textId="77777777" w:rsidR="00A55B53" w:rsidRPr="00D40D83" w:rsidRDefault="00A55B53" w:rsidP="00535342">
            <w:pPr>
              <w:pStyle w:val="TableText"/>
              <w:snapToGrid w:val="0"/>
              <w:rPr>
                <w:vertAlign w:val="superscript"/>
              </w:rPr>
            </w:pPr>
            <w:r w:rsidRPr="00D40D83">
              <w:lastRenderedPageBreak/>
              <w:t>Purpose</w:t>
            </w:r>
            <w:r w:rsidRPr="00D40D83">
              <w:rPr>
                <w:vertAlign w:val="superscript"/>
              </w:rPr>
              <w:t>1</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AC6853" w14:textId="77777777" w:rsidR="00A55B53" w:rsidRPr="00D40D83" w:rsidRDefault="00A55B53" w:rsidP="00535342">
            <w:pPr>
              <w:rPr>
                <w:rFonts w:eastAsia="Arial"/>
                <w:szCs w:val="20"/>
              </w:rPr>
            </w:pPr>
            <w:r w:rsidRPr="00D40D83">
              <w:rPr>
                <w:rFonts w:eastAsia="Arial"/>
                <w:szCs w:val="20"/>
              </w:rPr>
              <w:t>The HVDCDC Software shall be configure as per the document with the Pin Mapped configuration.</w:t>
            </w:r>
          </w:p>
        </w:tc>
      </w:tr>
      <w:tr w:rsidR="00D40D83" w:rsidRPr="00D40D83" w14:paraId="393BC4C0" w14:textId="77777777" w:rsidTr="00535342">
        <w:trPr>
          <w:cantSplit/>
          <w:trHeight w:val="569"/>
        </w:trPr>
        <w:tc>
          <w:tcPr>
            <w:tcW w:w="1903" w:type="dxa"/>
            <w:tcBorders>
              <w:top w:val="single" w:sz="4" w:space="0" w:color="000000" w:themeColor="text1"/>
              <w:left w:val="single" w:sz="4" w:space="0" w:color="000000" w:themeColor="text1"/>
              <w:bottom w:val="single" w:sz="4" w:space="0" w:color="000000" w:themeColor="text1"/>
            </w:tcBorders>
          </w:tcPr>
          <w:p w14:paraId="34528F77" w14:textId="77777777" w:rsidR="00A55B53" w:rsidRPr="00D40D83" w:rsidRDefault="00A55B53" w:rsidP="00535342">
            <w:pPr>
              <w:pStyle w:val="TableText"/>
              <w:snapToGrid w:val="0"/>
            </w:pPr>
            <w:r w:rsidRPr="00D40D83">
              <w:t xml:space="preserve">Derived Requirement </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568BBD" w14:textId="77777777" w:rsidR="00A55B53" w:rsidRPr="00D40D83" w:rsidRDefault="00A55B53" w:rsidP="00535342">
            <w:pPr>
              <w:rPr>
                <w:rFonts w:eastAsia="Arial"/>
                <w:szCs w:val="20"/>
              </w:rPr>
            </w:pPr>
            <w:r w:rsidRPr="00D40D83">
              <w:rPr>
                <w:rFonts w:eastAsia="Arial"/>
                <w:szCs w:val="20"/>
              </w:rPr>
              <w:t>No Such derived requirement is applicable.</w:t>
            </w:r>
          </w:p>
        </w:tc>
      </w:tr>
      <w:tr w:rsidR="00D40D83" w:rsidRPr="00D40D83" w14:paraId="4449296F" w14:textId="77777777" w:rsidTr="00535342">
        <w:trPr>
          <w:cantSplit/>
          <w:trHeight w:val="569"/>
        </w:trPr>
        <w:tc>
          <w:tcPr>
            <w:tcW w:w="1903" w:type="dxa"/>
            <w:tcBorders>
              <w:top w:val="single" w:sz="4" w:space="0" w:color="000000" w:themeColor="text1"/>
              <w:left w:val="single" w:sz="4" w:space="0" w:color="000000" w:themeColor="text1"/>
              <w:bottom w:val="single" w:sz="4" w:space="0" w:color="000000" w:themeColor="text1"/>
            </w:tcBorders>
          </w:tcPr>
          <w:p w14:paraId="44F7D397" w14:textId="77777777" w:rsidR="00A55B53" w:rsidRPr="00D40D83" w:rsidRDefault="00A55B53" w:rsidP="00535342">
            <w:pPr>
              <w:pStyle w:val="TableText"/>
              <w:snapToGrid w:val="0"/>
            </w:pPr>
            <w:r w:rsidRPr="00D40D83">
              <w:t>Access Restrictions</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D1986" w14:textId="77777777" w:rsidR="00A55B53" w:rsidRPr="00D40D83" w:rsidRDefault="00A55B53" w:rsidP="00535342">
            <w:pPr>
              <w:pStyle w:val="TableText"/>
              <w:snapToGrid w:val="0"/>
            </w:pPr>
            <w:r w:rsidRPr="00D40D83">
              <w:rPr>
                <w:rFonts w:eastAsia="Arial"/>
                <w:szCs w:val="20"/>
              </w:rPr>
              <w:t>No Specific access restrictions is applicable.</w:t>
            </w:r>
          </w:p>
        </w:tc>
      </w:tr>
      <w:tr w:rsidR="00D40D83" w:rsidRPr="00D40D83" w14:paraId="4C1625B0" w14:textId="77777777" w:rsidTr="00535342">
        <w:trPr>
          <w:cantSplit/>
          <w:trHeight w:val="344"/>
        </w:trPr>
        <w:tc>
          <w:tcPr>
            <w:tcW w:w="1903" w:type="dxa"/>
            <w:tcBorders>
              <w:top w:val="single" w:sz="4" w:space="0" w:color="000000" w:themeColor="text1"/>
              <w:left w:val="single" w:sz="4" w:space="0" w:color="000000" w:themeColor="text1"/>
              <w:bottom w:val="single" w:sz="4" w:space="0" w:color="000000" w:themeColor="text1"/>
            </w:tcBorders>
          </w:tcPr>
          <w:p w14:paraId="45C755A0" w14:textId="77777777" w:rsidR="00D67652" w:rsidRPr="00D40D83" w:rsidRDefault="00D67652" w:rsidP="00D67652">
            <w:pPr>
              <w:pStyle w:val="TableText"/>
              <w:snapToGrid w:val="0"/>
              <w:rPr>
                <w:b/>
                <w:bCs/>
              </w:rPr>
            </w:pPr>
            <w:r w:rsidRPr="00D40D83">
              <w:t>Input(s)</w:t>
            </w:r>
            <w:r w:rsidRPr="00D40D83">
              <w:rPr>
                <w:b/>
                <w:bCs/>
              </w:rPr>
              <w:t xml:space="preserve"> </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CADD9" w14:textId="1AE7B969" w:rsidR="00D67652" w:rsidRPr="00D40D83" w:rsidRDefault="00D67652" w:rsidP="00D67652">
            <w:pPr>
              <w:pStyle w:val="TableText"/>
              <w:snapToGrid w:val="0"/>
              <w:rPr>
                <w:rFonts w:eastAsia="Arial"/>
              </w:rPr>
            </w:pPr>
            <w:r w:rsidRPr="00D40D83">
              <w:rPr>
                <w:rFonts w:eastAsia="Arial"/>
              </w:rPr>
              <w:t>Input shall be with respect to the Pin Mapped configuration document</w:t>
            </w:r>
          </w:p>
        </w:tc>
      </w:tr>
      <w:tr w:rsidR="00D40D83" w:rsidRPr="00D40D83" w14:paraId="0953814D" w14:textId="77777777" w:rsidTr="00535342">
        <w:trPr>
          <w:cantSplit/>
          <w:trHeight w:val="344"/>
        </w:trPr>
        <w:tc>
          <w:tcPr>
            <w:tcW w:w="1903" w:type="dxa"/>
            <w:tcBorders>
              <w:top w:val="single" w:sz="4" w:space="0" w:color="000000" w:themeColor="text1"/>
              <w:left w:val="single" w:sz="4" w:space="0" w:color="000000" w:themeColor="text1"/>
              <w:bottom w:val="single" w:sz="4" w:space="0" w:color="000000" w:themeColor="text1"/>
            </w:tcBorders>
          </w:tcPr>
          <w:p w14:paraId="08B0B233" w14:textId="77777777" w:rsidR="00D67652" w:rsidRPr="00D40D83" w:rsidRDefault="00D67652" w:rsidP="00D67652">
            <w:pPr>
              <w:pStyle w:val="TableText"/>
              <w:snapToGrid w:val="0"/>
              <w:rPr>
                <w:b/>
                <w:bCs/>
              </w:rPr>
            </w:pPr>
            <w:r w:rsidRPr="00D40D83">
              <w:t>Output(s)</w:t>
            </w:r>
            <w:r w:rsidRPr="00D40D83">
              <w:rPr>
                <w:b/>
                <w:bCs/>
              </w:rPr>
              <w:t xml:space="preserve"> </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B0F928" w14:textId="27A3800F" w:rsidR="00D67652" w:rsidRPr="00D40D83" w:rsidRDefault="00D67652" w:rsidP="00D67652">
            <w:pPr>
              <w:pStyle w:val="TableText"/>
              <w:snapToGrid w:val="0"/>
            </w:pPr>
            <w:r w:rsidRPr="00D40D83">
              <w:rPr>
                <w:rFonts w:eastAsia="Arial"/>
              </w:rPr>
              <w:t>Output shall be with respect to the Pin Mapped configuration document</w:t>
            </w:r>
          </w:p>
        </w:tc>
      </w:tr>
      <w:tr w:rsidR="00D40D83" w:rsidRPr="00D40D83" w14:paraId="402212F9" w14:textId="77777777" w:rsidTr="00535342">
        <w:trPr>
          <w:cantSplit/>
          <w:trHeight w:val="344"/>
        </w:trPr>
        <w:tc>
          <w:tcPr>
            <w:tcW w:w="1903" w:type="dxa"/>
            <w:tcBorders>
              <w:top w:val="single" w:sz="4" w:space="0" w:color="000000" w:themeColor="text1"/>
              <w:left w:val="single" w:sz="4" w:space="0" w:color="000000" w:themeColor="text1"/>
              <w:bottom w:val="single" w:sz="4" w:space="0" w:color="000000" w:themeColor="text1"/>
            </w:tcBorders>
          </w:tcPr>
          <w:p w14:paraId="63940D8F" w14:textId="77777777" w:rsidR="00D67652" w:rsidRPr="00D40D83" w:rsidRDefault="00D67652" w:rsidP="00D67652">
            <w:pPr>
              <w:pStyle w:val="TableText"/>
              <w:snapToGrid w:val="0"/>
            </w:pPr>
            <w:r w:rsidRPr="00D40D83">
              <w:t>Process</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915B2" w14:textId="403812E7" w:rsidR="00D67652" w:rsidRPr="00D40D83" w:rsidRDefault="00D67652" w:rsidP="00D67652">
            <w:pPr>
              <w:pStyle w:val="TableText"/>
              <w:snapToGrid w:val="0"/>
              <w:rPr>
                <w:rStyle w:val="normaltextrun"/>
              </w:rPr>
            </w:pPr>
            <w:r w:rsidRPr="00D40D83">
              <w:rPr>
                <w:rFonts w:eastAsia="Arial"/>
              </w:rPr>
              <w:t>Preocess shall be with respect to the Pin Mapped configuration document</w:t>
            </w:r>
          </w:p>
        </w:tc>
      </w:tr>
      <w:tr w:rsidR="00D40D83" w:rsidRPr="00D40D83" w14:paraId="5959F1A3" w14:textId="77777777" w:rsidTr="00535342">
        <w:trPr>
          <w:cantSplit/>
          <w:trHeight w:val="344"/>
        </w:trPr>
        <w:tc>
          <w:tcPr>
            <w:tcW w:w="1903" w:type="dxa"/>
            <w:tcBorders>
              <w:top w:val="single" w:sz="4" w:space="0" w:color="000000" w:themeColor="text1"/>
              <w:left w:val="single" w:sz="4" w:space="0" w:color="000000" w:themeColor="text1"/>
              <w:bottom w:val="single" w:sz="4" w:space="0" w:color="000000" w:themeColor="text1"/>
            </w:tcBorders>
          </w:tcPr>
          <w:p w14:paraId="763EB4F8" w14:textId="77777777" w:rsidR="00D67652" w:rsidRPr="00D40D83" w:rsidRDefault="00D67652" w:rsidP="00D67652">
            <w:pPr>
              <w:pStyle w:val="TableText"/>
              <w:snapToGrid w:val="0"/>
            </w:pPr>
            <w:r w:rsidRPr="00D40D83">
              <w:t>Mandatory Fields</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B1781E" w14:textId="77777777" w:rsidR="00D67652" w:rsidRPr="00D40D83" w:rsidRDefault="00D67652" w:rsidP="00D67652">
            <w:pPr>
              <w:pStyle w:val="TableText"/>
              <w:snapToGrid w:val="0"/>
            </w:pPr>
            <w:r w:rsidRPr="00D40D83">
              <w:t>No such mandatory fields is applicable.</w:t>
            </w:r>
          </w:p>
        </w:tc>
      </w:tr>
      <w:tr w:rsidR="00D40D83" w:rsidRPr="00D40D83" w14:paraId="485D59B9" w14:textId="77777777" w:rsidTr="00535342">
        <w:trPr>
          <w:cantSplit/>
          <w:trHeight w:val="581"/>
        </w:trPr>
        <w:tc>
          <w:tcPr>
            <w:tcW w:w="1903" w:type="dxa"/>
            <w:tcBorders>
              <w:top w:val="single" w:sz="4" w:space="0" w:color="000000" w:themeColor="text1"/>
              <w:left w:val="single" w:sz="4" w:space="0" w:color="000000" w:themeColor="text1"/>
              <w:bottom w:val="single" w:sz="4" w:space="0" w:color="000000" w:themeColor="text1"/>
            </w:tcBorders>
          </w:tcPr>
          <w:p w14:paraId="6A97D2C7" w14:textId="77777777" w:rsidR="00D67652" w:rsidRPr="00D40D83" w:rsidRDefault="00D67652" w:rsidP="00D67652">
            <w:pPr>
              <w:pStyle w:val="TableText"/>
              <w:snapToGrid w:val="0"/>
            </w:pPr>
            <w:r w:rsidRPr="00D40D83">
              <w:t>Pre-Loaded Values</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7E10F4" w14:textId="77777777" w:rsidR="00D67652" w:rsidRPr="00D40D83" w:rsidRDefault="00D67652" w:rsidP="00D67652">
            <w:pPr>
              <w:pStyle w:val="TableText"/>
              <w:snapToGrid w:val="0"/>
            </w:pPr>
            <w:r w:rsidRPr="00D40D83">
              <w:t>Valid range of Values is not applicable</w:t>
            </w:r>
          </w:p>
        </w:tc>
      </w:tr>
      <w:tr w:rsidR="00D40D83" w:rsidRPr="00D40D83" w14:paraId="6C5F1C8E" w14:textId="77777777" w:rsidTr="00535342">
        <w:trPr>
          <w:cantSplit/>
          <w:trHeight w:val="344"/>
        </w:trPr>
        <w:tc>
          <w:tcPr>
            <w:tcW w:w="1903" w:type="dxa"/>
            <w:tcBorders>
              <w:top w:val="single" w:sz="4" w:space="0" w:color="000000" w:themeColor="text1"/>
              <w:left w:val="single" w:sz="4" w:space="0" w:color="000000" w:themeColor="text1"/>
              <w:bottom w:val="single" w:sz="4" w:space="0" w:color="000000" w:themeColor="text1"/>
            </w:tcBorders>
          </w:tcPr>
          <w:p w14:paraId="4047FC6D" w14:textId="77777777" w:rsidR="00D67652" w:rsidRPr="00D40D83" w:rsidRDefault="00D67652" w:rsidP="00D67652">
            <w:pPr>
              <w:pStyle w:val="TableText"/>
              <w:snapToGrid w:val="0"/>
            </w:pPr>
            <w:r w:rsidRPr="00D40D83">
              <w:t>Default Values</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ABC2DB" w14:textId="77777777" w:rsidR="00D67652" w:rsidRPr="00D40D83" w:rsidRDefault="00D67652" w:rsidP="00D67652">
            <w:pPr>
              <w:pStyle w:val="TableText"/>
              <w:snapToGrid w:val="0"/>
            </w:pPr>
            <w:r w:rsidRPr="00D40D83">
              <w:rPr>
                <w:szCs w:val="20"/>
              </w:rPr>
              <w:t>Default values shall be applicable with respect to Pre-Loaded Values</w:t>
            </w:r>
          </w:p>
        </w:tc>
      </w:tr>
      <w:tr w:rsidR="00D40D83" w:rsidRPr="00D40D83" w14:paraId="5F25AEAA" w14:textId="77777777" w:rsidTr="00535342">
        <w:trPr>
          <w:cantSplit/>
          <w:trHeight w:val="569"/>
        </w:trPr>
        <w:tc>
          <w:tcPr>
            <w:tcW w:w="1903" w:type="dxa"/>
            <w:tcBorders>
              <w:top w:val="single" w:sz="4" w:space="0" w:color="000000" w:themeColor="text1"/>
              <w:left w:val="single" w:sz="4" w:space="0" w:color="000000" w:themeColor="text1"/>
              <w:bottom w:val="single" w:sz="4" w:space="0" w:color="000000" w:themeColor="text1"/>
            </w:tcBorders>
          </w:tcPr>
          <w:p w14:paraId="17D75AFD" w14:textId="77777777" w:rsidR="00D67652" w:rsidRPr="00D40D83" w:rsidRDefault="00D67652" w:rsidP="00D67652">
            <w:pPr>
              <w:pStyle w:val="TableText"/>
              <w:snapToGrid w:val="0"/>
            </w:pPr>
            <w:r w:rsidRPr="00D40D83">
              <w:t>Valid range of Values</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CA68DD" w14:textId="77777777" w:rsidR="00D67652" w:rsidRPr="00D40D83" w:rsidRDefault="00D67652" w:rsidP="00D67652">
            <w:pPr>
              <w:pStyle w:val="TableText"/>
              <w:snapToGrid w:val="0"/>
            </w:pPr>
            <w:r w:rsidRPr="00D40D83">
              <w:rPr>
                <w:szCs w:val="20"/>
              </w:rPr>
              <w:t>Valid range value is not required.</w:t>
            </w:r>
          </w:p>
        </w:tc>
      </w:tr>
      <w:tr w:rsidR="00D40D83" w:rsidRPr="00D40D83" w14:paraId="09EDFCFC" w14:textId="77777777" w:rsidTr="00535342">
        <w:trPr>
          <w:cantSplit/>
          <w:trHeight w:val="569"/>
        </w:trPr>
        <w:tc>
          <w:tcPr>
            <w:tcW w:w="1903" w:type="dxa"/>
            <w:tcBorders>
              <w:top w:val="single" w:sz="4" w:space="0" w:color="000000" w:themeColor="text1"/>
              <w:left w:val="single" w:sz="4" w:space="0" w:color="000000" w:themeColor="text1"/>
              <w:bottom w:val="single" w:sz="4" w:space="0" w:color="000000" w:themeColor="text1"/>
            </w:tcBorders>
          </w:tcPr>
          <w:p w14:paraId="43AA9B6E" w14:textId="77777777" w:rsidR="00D67652" w:rsidRPr="00D40D83" w:rsidRDefault="00D67652" w:rsidP="00D67652">
            <w:pPr>
              <w:pStyle w:val="TableText"/>
              <w:snapToGrid w:val="0"/>
            </w:pPr>
            <w:r w:rsidRPr="00D40D83">
              <w:t xml:space="preserve">Data Latency Period </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19A57A" w14:textId="77777777" w:rsidR="00D67652" w:rsidRPr="00D40D83" w:rsidRDefault="00D67652" w:rsidP="00D67652">
            <w:pPr>
              <w:pStyle w:val="TableText"/>
              <w:snapToGrid w:val="0"/>
            </w:pPr>
            <w:r w:rsidRPr="00D40D83">
              <w:rPr>
                <w:szCs w:val="20"/>
              </w:rPr>
              <w:t>Data latency period is not applicable</w:t>
            </w:r>
          </w:p>
        </w:tc>
      </w:tr>
      <w:tr w:rsidR="00D40D83" w:rsidRPr="00D40D83" w14:paraId="70CC03B1" w14:textId="77777777" w:rsidTr="00535342">
        <w:trPr>
          <w:cantSplit/>
          <w:trHeight w:val="569"/>
        </w:trPr>
        <w:tc>
          <w:tcPr>
            <w:tcW w:w="1903" w:type="dxa"/>
            <w:tcBorders>
              <w:top w:val="single" w:sz="4" w:space="0" w:color="000000" w:themeColor="text1"/>
              <w:left w:val="single" w:sz="4" w:space="0" w:color="000000" w:themeColor="text1"/>
              <w:bottom w:val="single" w:sz="4" w:space="0" w:color="000000" w:themeColor="text1"/>
            </w:tcBorders>
          </w:tcPr>
          <w:p w14:paraId="0A0F03DA" w14:textId="77777777" w:rsidR="00D67652" w:rsidRPr="00D40D83" w:rsidRDefault="00D67652" w:rsidP="00D67652">
            <w:pPr>
              <w:pStyle w:val="TableText"/>
              <w:snapToGrid w:val="0"/>
            </w:pPr>
            <w:r w:rsidRPr="00D40D83">
              <w:t xml:space="preserve">Data Retention Period  </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13846B" w14:textId="77777777" w:rsidR="00D67652" w:rsidRPr="00D40D83" w:rsidRDefault="00D67652" w:rsidP="00D67652">
            <w:pPr>
              <w:pStyle w:val="TableText"/>
              <w:snapToGrid w:val="0"/>
            </w:pPr>
            <w:r w:rsidRPr="00D40D83">
              <w:rPr>
                <w:szCs w:val="20"/>
              </w:rPr>
              <w:t>Data Retention period is not applicable.</w:t>
            </w:r>
          </w:p>
        </w:tc>
      </w:tr>
      <w:tr w:rsidR="00D40D83" w:rsidRPr="00D40D83" w14:paraId="03CCE200" w14:textId="77777777" w:rsidTr="00535342">
        <w:trPr>
          <w:cantSplit/>
          <w:trHeight w:val="794"/>
        </w:trPr>
        <w:tc>
          <w:tcPr>
            <w:tcW w:w="1903" w:type="dxa"/>
            <w:tcBorders>
              <w:top w:val="single" w:sz="4" w:space="0" w:color="000000" w:themeColor="text1"/>
              <w:left w:val="single" w:sz="4" w:space="0" w:color="000000" w:themeColor="text1"/>
              <w:bottom w:val="single" w:sz="4" w:space="0" w:color="000000" w:themeColor="text1"/>
            </w:tcBorders>
          </w:tcPr>
          <w:p w14:paraId="5DB69C27" w14:textId="77777777" w:rsidR="00D67652" w:rsidRPr="00D40D83" w:rsidRDefault="00D67652" w:rsidP="00D67652">
            <w:pPr>
              <w:pStyle w:val="TableText"/>
              <w:snapToGrid w:val="0"/>
            </w:pPr>
            <w:r w:rsidRPr="00D40D83">
              <w:t>Data Rate/ &lt;Daily&gt; Number of transaction</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9171F0" w14:textId="77777777" w:rsidR="00D67652" w:rsidRPr="00D40D83" w:rsidRDefault="00D67652" w:rsidP="00D67652">
            <w:pPr>
              <w:pStyle w:val="TableText"/>
            </w:pPr>
            <w:r w:rsidRPr="00D40D83">
              <w:rPr>
                <w:szCs w:val="20"/>
              </w:rPr>
              <w:t>Data rate is not applicable.</w:t>
            </w:r>
          </w:p>
        </w:tc>
      </w:tr>
      <w:tr w:rsidR="00D40D83" w:rsidRPr="00D40D83" w14:paraId="7934A47B" w14:textId="77777777" w:rsidTr="00535342">
        <w:trPr>
          <w:cantSplit/>
          <w:trHeight w:val="367"/>
        </w:trPr>
        <w:tc>
          <w:tcPr>
            <w:tcW w:w="1903" w:type="dxa"/>
            <w:tcBorders>
              <w:top w:val="single" w:sz="4" w:space="0" w:color="000000" w:themeColor="text1"/>
              <w:left w:val="single" w:sz="4" w:space="0" w:color="000000" w:themeColor="text1"/>
              <w:bottom w:val="single" w:sz="4" w:space="0" w:color="000000" w:themeColor="text1"/>
            </w:tcBorders>
          </w:tcPr>
          <w:p w14:paraId="6606DD5C" w14:textId="77777777" w:rsidR="00D67652" w:rsidRPr="00D40D83" w:rsidRDefault="00D67652" w:rsidP="00D67652">
            <w:pPr>
              <w:pStyle w:val="TableText"/>
              <w:snapToGrid w:val="0"/>
            </w:pPr>
            <w:r w:rsidRPr="00D40D83">
              <w:t>External Events</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66F794" w14:textId="77777777" w:rsidR="00D67652" w:rsidRPr="00D40D83" w:rsidRDefault="00D67652" w:rsidP="00D67652">
            <w:pPr>
              <w:pStyle w:val="TableText"/>
              <w:spacing w:line="259" w:lineRule="auto"/>
            </w:pPr>
            <w:r w:rsidRPr="00D40D83">
              <w:rPr>
                <w:szCs w:val="20"/>
              </w:rPr>
              <w:t>External event is not required.</w:t>
            </w:r>
          </w:p>
        </w:tc>
      </w:tr>
      <w:tr w:rsidR="00D40D83" w:rsidRPr="00D40D83" w14:paraId="68292F30" w14:textId="77777777" w:rsidTr="00535342">
        <w:trPr>
          <w:cantSplit/>
          <w:trHeight w:val="367"/>
        </w:trPr>
        <w:tc>
          <w:tcPr>
            <w:tcW w:w="1903" w:type="dxa"/>
            <w:tcBorders>
              <w:top w:val="single" w:sz="4" w:space="0" w:color="000000" w:themeColor="text1"/>
              <w:left w:val="single" w:sz="4" w:space="0" w:color="000000" w:themeColor="text1"/>
              <w:bottom w:val="single" w:sz="4" w:space="0" w:color="000000" w:themeColor="text1"/>
            </w:tcBorders>
          </w:tcPr>
          <w:p w14:paraId="7396F9F7" w14:textId="77777777" w:rsidR="00D67652" w:rsidRPr="00D40D83" w:rsidRDefault="00D67652" w:rsidP="00D67652">
            <w:pPr>
              <w:pStyle w:val="TableText"/>
              <w:snapToGrid w:val="0"/>
            </w:pPr>
            <w:r w:rsidRPr="00D40D83">
              <w:t>Temporal Events</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07F88" w14:textId="77777777" w:rsidR="00D67652" w:rsidRPr="00D40D83" w:rsidRDefault="00D67652" w:rsidP="00D67652">
            <w:pPr>
              <w:pStyle w:val="TableText"/>
              <w:spacing w:line="259" w:lineRule="auto"/>
            </w:pPr>
            <w:r w:rsidRPr="00D40D83">
              <w:rPr>
                <w:szCs w:val="20"/>
              </w:rPr>
              <w:t>Temporal event is not applicable.</w:t>
            </w:r>
          </w:p>
        </w:tc>
      </w:tr>
      <w:tr w:rsidR="00D40D83" w:rsidRPr="00D40D83" w14:paraId="1A4641D7" w14:textId="77777777" w:rsidTr="00535342">
        <w:trPr>
          <w:cantSplit/>
          <w:trHeight w:val="854"/>
        </w:trPr>
        <w:tc>
          <w:tcPr>
            <w:tcW w:w="1903" w:type="dxa"/>
            <w:tcBorders>
              <w:top w:val="single" w:sz="4" w:space="0" w:color="000000" w:themeColor="text1"/>
              <w:left w:val="single" w:sz="4" w:space="0" w:color="000000" w:themeColor="text1"/>
              <w:bottom w:val="single" w:sz="4" w:space="0" w:color="000000" w:themeColor="text1"/>
            </w:tcBorders>
          </w:tcPr>
          <w:p w14:paraId="0F0439C8" w14:textId="77777777" w:rsidR="00D67652" w:rsidRPr="00D40D83" w:rsidRDefault="00D67652" w:rsidP="00D67652">
            <w:pPr>
              <w:pStyle w:val="TableText"/>
              <w:snapToGrid w:val="0"/>
            </w:pPr>
            <w:r w:rsidRPr="00D40D83">
              <w:t xml:space="preserve">Validation Rules/ </w:t>
            </w:r>
          </w:p>
          <w:p w14:paraId="30296302" w14:textId="77777777" w:rsidR="00D67652" w:rsidRPr="00D40D83" w:rsidRDefault="00D67652" w:rsidP="00D67652">
            <w:pPr>
              <w:pStyle w:val="TableText"/>
              <w:snapToGrid w:val="0"/>
              <w:rPr>
                <w:vertAlign w:val="superscript"/>
              </w:rPr>
            </w:pPr>
            <w:r w:rsidRPr="00D40D83">
              <w:t>Verification criteria</w:t>
            </w:r>
            <w:r w:rsidRPr="00D40D83">
              <w:rPr>
                <w:vertAlign w:val="superscript"/>
              </w:rPr>
              <w:t>2</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C803CA" w14:textId="7496DCFF" w:rsidR="00D67652" w:rsidRPr="00D40D83" w:rsidRDefault="00D67652" w:rsidP="00D67652">
            <w:pPr>
              <w:pStyle w:val="TableText"/>
              <w:snapToGrid w:val="0"/>
              <w:rPr>
                <w:i/>
                <w:iCs/>
              </w:rPr>
            </w:pPr>
            <w:r w:rsidRPr="00D40D83">
              <w:rPr>
                <w:rFonts w:eastAsia="Arial"/>
              </w:rPr>
              <w:t>Verify the Pin mapping configuration mentioned in input and out section with respect to relevant functionality</w:t>
            </w:r>
          </w:p>
        </w:tc>
      </w:tr>
      <w:tr w:rsidR="00D40D83" w:rsidRPr="00D40D83" w14:paraId="10186225" w14:textId="77777777" w:rsidTr="00535342">
        <w:trPr>
          <w:cantSplit/>
          <w:trHeight w:val="344"/>
        </w:trPr>
        <w:tc>
          <w:tcPr>
            <w:tcW w:w="1903" w:type="dxa"/>
            <w:tcBorders>
              <w:top w:val="single" w:sz="4" w:space="0" w:color="000000" w:themeColor="text1"/>
              <w:left w:val="single" w:sz="4" w:space="0" w:color="000000" w:themeColor="text1"/>
              <w:bottom w:val="single" w:sz="4" w:space="0" w:color="000000" w:themeColor="text1"/>
            </w:tcBorders>
          </w:tcPr>
          <w:p w14:paraId="14588656" w14:textId="77777777" w:rsidR="00D67652" w:rsidRPr="00D40D83" w:rsidRDefault="00D67652" w:rsidP="00D67652">
            <w:pPr>
              <w:pStyle w:val="TableText"/>
              <w:snapToGrid w:val="0"/>
            </w:pPr>
            <w:r w:rsidRPr="00D40D83">
              <w:t>Constraints</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2651AF" w14:textId="77777777" w:rsidR="00D67652" w:rsidRPr="00D40D83" w:rsidRDefault="00D67652" w:rsidP="00D67652">
            <w:pPr>
              <w:pStyle w:val="TableText"/>
              <w:snapToGrid w:val="0"/>
            </w:pPr>
            <w:r w:rsidRPr="00D40D83">
              <w:rPr>
                <w:szCs w:val="20"/>
              </w:rPr>
              <w:t>Constraints is not applicable.</w:t>
            </w:r>
          </w:p>
        </w:tc>
      </w:tr>
      <w:tr w:rsidR="00D40D83" w:rsidRPr="00D40D83" w14:paraId="65E9FBC0" w14:textId="77777777" w:rsidTr="00535342">
        <w:trPr>
          <w:cantSplit/>
          <w:trHeight w:val="794"/>
        </w:trPr>
        <w:tc>
          <w:tcPr>
            <w:tcW w:w="1903" w:type="dxa"/>
            <w:tcBorders>
              <w:top w:val="single" w:sz="4" w:space="0" w:color="000000" w:themeColor="text1"/>
              <w:left w:val="single" w:sz="4" w:space="0" w:color="000000" w:themeColor="text1"/>
              <w:bottom w:val="single" w:sz="4" w:space="0" w:color="000000" w:themeColor="text1"/>
            </w:tcBorders>
          </w:tcPr>
          <w:p w14:paraId="1279E86E" w14:textId="77777777" w:rsidR="00D67652" w:rsidRPr="00D40D83" w:rsidRDefault="00D67652" w:rsidP="00D67652">
            <w:pPr>
              <w:pStyle w:val="TableText"/>
              <w:snapToGrid w:val="0"/>
            </w:pPr>
            <w:r w:rsidRPr="00D40D83">
              <w:t>Effects on other systems/sub system</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D68645" w14:textId="77777777" w:rsidR="00D67652" w:rsidRPr="00D40D83" w:rsidRDefault="00D67652" w:rsidP="00D67652">
            <w:pPr>
              <w:pStyle w:val="TableText"/>
              <w:snapToGrid w:val="0"/>
            </w:pPr>
            <w:r w:rsidRPr="00D40D83">
              <w:rPr>
                <w:szCs w:val="20"/>
              </w:rPr>
              <w:t>No effects on other system</w:t>
            </w:r>
          </w:p>
        </w:tc>
      </w:tr>
      <w:tr w:rsidR="00D40D83" w:rsidRPr="00D40D83" w14:paraId="420C50C4" w14:textId="77777777" w:rsidTr="00535342">
        <w:trPr>
          <w:cantSplit/>
          <w:trHeight w:val="2277"/>
        </w:trPr>
        <w:tc>
          <w:tcPr>
            <w:tcW w:w="1903" w:type="dxa"/>
            <w:tcBorders>
              <w:top w:val="single" w:sz="4" w:space="0" w:color="000000" w:themeColor="text1"/>
              <w:left w:val="single" w:sz="4" w:space="0" w:color="000000" w:themeColor="text1"/>
              <w:bottom w:val="single" w:sz="4" w:space="0" w:color="000000" w:themeColor="text1"/>
            </w:tcBorders>
          </w:tcPr>
          <w:p w14:paraId="5C6BEA29" w14:textId="77777777" w:rsidR="00D67652" w:rsidRPr="00D40D83" w:rsidRDefault="00D67652" w:rsidP="00D67652">
            <w:pPr>
              <w:pStyle w:val="TableText"/>
              <w:snapToGrid w:val="0"/>
            </w:pPr>
            <w:r w:rsidRPr="00D40D83">
              <w:lastRenderedPageBreak/>
              <w:t>Testability with respect to test environment</w:t>
            </w:r>
          </w:p>
          <w:p w14:paraId="330318F0" w14:textId="77777777" w:rsidR="00D67652" w:rsidRPr="00D40D83" w:rsidRDefault="00D67652" w:rsidP="00D67652">
            <w:pPr>
              <w:pStyle w:val="TableText"/>
            </w:pPr>
            <w:r w:rsidRPr="00D40D83">
              <w:t>(Yes/No)</w:t>
            </w:r>
          </w:p>
          <w:p w14:paraId="18E07433" w14:textId="77777777" w:rsidR="00D67652" w:rsidRPr="00D40D83" w:rsidRDefault="00D67652" w:rsidP="00D67652">
            <w:pPr>
              <w:pStyle w:val="TableText"/>
            </w:pPr>
            <w:r w:rsidRPr="00D40D83">
              <w:rPr>
                <w:i/>
                <w:iCs/>
              </w:rPr>
              <w:t>Note: Mention in which phase of testing, this requirement will be tested</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D6872A" w14:textId="5986BCB6" w:rsidR="00D67652" w:rsidRPr="00D40D83" w:rsidRDefault="00D67652" w:rsidP="00D67652">
            <w:pPr>
              <w:pStyle w:val="TableText"/>
              <w:snapToGrid w:val="0"/>
            </w:pPr>
            <w:r w:rsidRPr="00D40D83">
              <w:t>YES</w:t>
            </w:r>
          </w:p>
        </w:tc>
      </w:tr>
      <w:tr w:rsidR="00D40D83" w:rsidRPr="00D40D83" w14:paraId="314C7683" w14:textId="77777777" w:rsidTr="00535342">
        <w:trPr>
          <w:cantSplit/>
          <w:trHeight w:val="2514"/>
        </w:trPr>
        <w:tc>
          <w:tcPr>
            <w:tcW w:w="1903" w:type="dxa"/>
            <w:tcBorders>
              <w:top w:val="single" w:sz="4" w:space="0" w:color="000000" w:themeColor="text1"/>
              <w:left w:val="single" w:sz="4" w:space="0" w:color="000000" w:themeColor="text1"/>
              <w:bottom w:val="single" w:sz="4" w:space="0" w:color="000000" w:themeColor="text1"/>
            </w:tcBorders>
          </w:tcPr>
          <w:p w14:paraId="6D834871" w14:textId="77777777" w:rsidR="00D67652" w:rsidRPr="00D40D83" w:rsidRDefault="00D67652" w:rsidP="00D67652">
            <w:pPr>
              <w:pStyle w:val="TableText"/>
              <w:snapToGrid w:val="0"/>
            </w:pPr>
            <w:r w:rsidRPr="00D40D83">
              <w:t>Feasible within project constraints</w:t>
            </w:r>
          </w:p>
          <w:p w14:paraId="607EFDB3" w14:textId="77777777" w:rsidR="00D67652" w:rsidRPr="00D40D83" w:rsidRDefault="00D67652" w:rsidP="00D67652">
            <w:pPr>
              <w:pStyle w:val="TableText"/>
              <w:snapToGrid w:val="0"/>
            </w:pPr>
            <w:r w:rsidRPr="00D40D83">
              <w:t>(Yes/No)</w:t>
            </w:r>
          </w:p>
          <w:p w14:paraId="02D7B68A" w14:textId="77777777" w:rsidR="00D67652" w:rsidRPr="00D40D83" w:rsidRDefault="00D67652" w:rsidP="00D67652">
            <w:pPr>
              <w:pStyle w:val="TableText"/>
              <w:snapToGrid w:val="0"/>
            </w:pPr>
            <w:r w:rsidRPr="00D40D83">
              <w:rPr>
                <w:i/>
                <w:iCs/>
              </w:rPr>
              <w:t>Note: Add the impact of requirement on operating environment defined in section 4.2</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27EF0" w14:textId="413D76FF" w:rsidR="00D67652" w:rsidRPr="00D40D83" w:rsidRDefault="00D67652" w:rsidP="00D67652">
            <w:pPr>
              <w:pStyle w:val="TableText"/>
              <w:snapToGrid w:val="0"/>
            </w:pPr>
            <w:r w:rsidRPr="00D40D83">
              <w:t>YES</w:t>
            </w:r>
          </w:p>
        </w:tc>
      </w:tr>
      <w:tr w:rsidR="00D40D83" w:rsidRPr="00D40D83" w14:paraId="74D67C97" w14:textId="77777777" w:rsidTr="00535342">
        <w:trPr>
          <w:cantSplit/>
          <w:trHeight w:val="628"/>
        </w:trPr>
        <w:tc>
          <w:tcPr>
            <w:tcW w:w="1903" w:type="dxa"/>
            <w:tcBorders>
              <w:top w:val="single" w:sz="4" w:space="0" w:color="000000" w:themeColor="text1"/>
              <w:left w:val="single" w:sz="4" w:space="0" w:color="000000" w:themeColor="text1"/>
              <w:bottom w:val="single" w:sz="4" w:space="0" w:color="000000" w:themeColor="text1"/>
            </w:tcBorders>
          </w:tcPr>
          <w:p w14:paraId="5D6B4858" w14:textId="77777777" w:rsidR="00D67652" w:rsidRPr="00D40D83" w:rsidRDefault="00D67652" w:rsidP="00D67652">
            <w:pPr>
              <w:pStyle w:val="TableText"/>
              <w:snapToGrid w:val="0"/>
            </w:pPr>
            <w:r w:rsidRPr="00D40D83">
              <w:t>Critical</w:t>
            </w:r>
          </w:p>
          <w:p w14:paraId="77C3401E" w14:textId="77777777" w:rsidR="00D67652" w:rsidRPr="00D40D83" w:rsidRDefault="00D67652" w:rsidP="00D67652">
            <w:pPr>
              <w:pStyle w:val="TableText"/>
              <w:snapToGrid w:val="0"/>
            </w:pPr>
            <w:r w:rsidRPr="00D40D83">
              <w:t>(Yes/No)</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FAB2C" w14:textId="6E0AF01F" w:rsidR="00D67652" w:rsidRPr="00D40D83" w:rsidRDefault="00D67652" w:rsidP="00D67652">
            <w:pPr>
              <w:pStyle w:val="TableText"/>
              <w:snapToGrid w:val="0"/>
            </w:pPr>
            <w:r w:rsidRPr="00D40D83">
              <w:t>YES</w:t>
            </w:r>
          </w:p>
        </w:tc>
      </w:tr>
      <w:tr w:rsidR="00D40D83" w:rsidRPr="00D40D83" w14:paraId="06EF50FA" w14:textId="77777777" w:rsidTr="00535342">
        <w:trPr>
          <w:cantSplit/>
          <w:trHeight w:val="628"/>
        </w:trPr>
        <w:tc>
          <w:tcPr>
            <w:tcW w:w="1903" w:type="dxa"/>
            <w:tcBorders>
              <w:top w:val="single" w:sz="4" w:space="0" w:color="000000" w:themeColor="text1"/>
              <w:left w:val="single" w:sz="4" w:space="0" w:color="000000" w:themeColor="text1"/>
              <w:bottom w:val="single" w:sz="4" w:space="0" w:color="000000" w:themeColor="text1"/>
            </w:tcBorders>
          </w:tcPr>
          <w:p w14:paraId="6376A33E" w14:textId="77777777" w:rsidR="00D67652" w:rsidRPr="00D40D83" w:rsidRDefault="00D67652" w:rsidP="00D67652">
            <w:pPr>
              <w:pStyle w:val="TableText"/>
              <w:snapToGrid w:val="0"/>
            </w:pPr>
            <w:r w:rsidRPr="00D40D83">
              <w:t>Acceptance Criteria</w:t>
            </w:r>
          </w:p>
        </w:tc>
        <w:tc>
          <w:tcPr>
            <w:tcW w:w="7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615B10" w14:textId="77777777" w:rsidR="00D67652" w:rsidRPr="00D40D83" w:rsidRDefault="00D67652" w:rsidP="00D67652">
            <w:pPr>
              <w:pStyle w:val="TableText"/>
              <w:snapToGrid w:val="0"/>
            </w:pPr>
            <w:r w:rsidRPr="00D40D83">
              <w:t>Acceptance Criteria for this requirement should be as per SECTION-6 ACCEPTANCE CRITERIA</w:t>
            </w:r>
          </w:p>
        </w:tc>
      </w:tr>
    </w:tbl>
    <w:p w14:paraId="11CE7D52" w14:textId="77777777" w:rsidR="00662B5A" w:rsidRDefault="00662B5A" w:rsidP="00662B5A">
      <w:pPr>
        <w:rPr>
          <w:rFonts w:eastAsia="Arial"/>
        </w:rPr>
      </w:pPr>
      <w:bookmarkStart w:id="276" w:name="_Toc164692418"/>
    </w:p>
    <w:p w14:paraId="408D0193" w14:textId="77777777" w:rsidR="0018120B" w:rsidRPr="00990CF7" w:rsidRDefault="0018120B" w:rsidP="0018120B">
      <w:pPr>
        <w:rPr>
          <w:rFonts w:eastAsia="Arial"/>
        </w:rPr>
      </w:pPr>
    </w:p>
    <w:p w14:paraId="26024A55" w14:textId="5B9986C2" w:rsidR="00A55B53" w:rsidRPr="00123177" w:rsidRDefault="00A55B53" w:rsidP="00A55B53">
      <w:pPr>
        <w:pStyle w:val="Heading3"/>
        <w:numPr>
          <w:ilvl w:val="0"/>
          <w:numId w:val="0"/>
        </w:numPr>
        <w:ind w:left="644" w:hanging="644"/>
      </w:pPr>
      <w:r w:rsidRPr="00123177">
        <w:t>4.9.2  Safety Requirements</w:t>
      </w:r>
      <w:bookmarkEnd w:id="276"/>
    </w:p>
    <w:p w14:paraId="40EA6B9B" w14:textId="77777777" w:rsidR="00A55B53" w:rsidRPr="00123177" w:rsidRDefault="00A55B53" w:rsidP="00A55B53">
      <w:pPr>
        <w:pStyle w:val="BodyText"/>
      </w:pPr>
    </w:p>
    <w:p w14:paraId="7C2EF325" w14:textId="77777777" w:rsidR="00A55B53" w:rsidRPr="00123177" w:rsidRDefault="00A55B53" w:rsidP="00A55B53">
      <w:pPr>
        <w:pStyle w:val="BodyText"/>
      </w:pPr>
      <w:r w:rsidRPr="00123177">
        <w:t>Not applicable</w:t>
      </w:r>
    </w:p>
    <w:p w14:paraId="3032CA7A" w14:textId="77777777" w:rsidR="00A55B53" w:rsidRPr="00123177" w:rsidRDefault="00A55B53" w:rsidP="00A55B53">
      <w:pPr>
        <w:pStyle w:val="BodyText"/>
      </w:pPr>
    </w:p>
    <w:p w14:paraId="278E83DD" w14:textId="77777777" w:rsidR="00A55B53" w:rsidRPr="00123177" w:rsidRDefault="00A55B53" w:rsidP="00A55B53">
      <w:pPr>
        <w:pStyle w:val="Heading3"/>
      </w:pPr>
      <w:bookmarkStart w:id="277" w:name="_Toc164692419"/>
      <w:r w:rsidRPr="00123177">
        <w:t>Business Rules</w:t>
      </w:r>
      <w:bookmarkEnd w:id="277"/>
    </w:p>
    <w:p w14:paraId="21656B16" w14:textId="77777777" w:rsidR="00A55B53" w:rsidRPr="00123177" w:rsidRDefault="00A55B53" w:rsidP="00A55B53">
      <w:pPr>
        <w:pStyle w:val="BodyText"/>
      </w:pPr>
    </w:p>
    <w:p w14:paraId="4AC9EE81" w14:textId="77777777" w:rsidR="00A55B53" w:rsidRPr="00123177" w:rsidRDefault="00A55B53" w:rsidP="00A55B53">
      <w:pPr>
        <w:pStyle w:val="BodyText"/>
      </w:pPr>
      <w:r w:rsidRPr="00123177">
        <w:t>As defined in SoW document.</w:t>
      </w:r>
    </w:p>
    <w:p w14:paraId="3FCF9797" w14:textId="77777777" w:rsidR="00A55B53" w:rsidRPr="00123177" w:rsidRDefault="00A55B53" w:rsidP="00A55B53">
      <w:pPr>
        <w:pStyle w:val="BodyText"/>
      </w:pPr>
    </w:p>
    <w:p w14:paraId="19F755B2" w14:textId="77777777" w:rsidR="00A55B53" w:rsidRPr="00123177" w:rsidRDefault="00A55B53" w:rsidP="00A55B53">
      <w:pPr>
        <w:pStyle w:val="BodyText"/>
      </w:pPr>
    </w:p>
    <w:p w14:paraId="409F5F56" w14:textId="77777777" w:rsidR="00A55B53" w:rsidRPr="00123177" w:rsidRDefault="00A55B53" w:rsidP="00A55B53">
      <w:pPr>
        <w:pStyle w:val="Heading3"/>
      </w:pPr>
      <w:bookmarkStart w:id="278" w:name="_Toc164692420"/>
      <w:r w:rsidRPr="00123177">
        <w:t>Screens / Wireframes</w:t>
      </w:r>
      <w:bookmarkEnd w:id="278"/>
    </w:p>
    <w:p w14:paraId="3D193FA2" w14:textId="77777777" w:rsidR="00A55B53" w:rsidRPr="00123177" w:rsidRDefault="00A55B53" w:rsidP="00A55B53">
      <w:pPr>
        <w:pStyle w:val="BodyText"/>
      </w:pPr>
      <w:r w:rsidRPr="00123177">
        <w:t>Not applicable</w:t>
      </w:r>
    </w:p>
    <w:p w14:paraId="0CAAF815" w14:textId="77777777" w:rsidR="00A55B53" w:rsidRPr="00123177" w:rsidRDefault="00A55B53" w:rsidP="00A55B53">
      <w:pPr>
        <w:pStyle w:val="BodyText"/>
      </w:pPr>
    </w:p>
    <w:p w14:paraId="15FBE305" w14:textId="77777777" w:rsidR="00A55B53" w:rsidRPr="00123177" w:rsidRDefault="00A55B53" w:rsidP="00A55B53">
      <w:pPr>
        <w:pStyle w:val="BodyText"/>
      </w:pPr>
    </w:p>
    <w:p w14:paraId="7B4102CA" w14:textId="77777777" w:rsidR="00A55B53" w:rsidRPr="00123177" w:rsidRDefault="00A55B53" w:rsidP="00A55B53">
      <w:pPr>
        <w:pStyle w:val="Heading2"/>
      </w:pPr>
      <w:bookmarkStart w:id="279" w:name="_Toc164692421"/>
      <w:r w:rsidRPr="00123177">
        <w:t>Operating environment</w:t>
      </w:r>
      <w:bookmarkEnd w:id="279"/>
    </w:p>
    <w:p w14:paraId="081506A2" w14:textId="77777777" w:rsidR="00A55B53" w:rsidRPr="00123177" w:rsidRDefault="00A55B53" w:rsidP="00A55B53">
      <w:pPr>
        <w:pStyle w:val="BodyText"/>
      </w:pPr>
    </w:p>
    <w:p w14:paraId="29AC2316" w14:textId="77777777" w:rsidR="00A55B53" w:rsidRPr="00123177" w:rsidRDefault="00A55B53" w:rsidP="00A55B53">
      <w:pPr>
        <w:rPr>
          <w:sz w:val="22"/>
        </w:rPr>
      </w:pPr>
      <w:r w:rsidRPr="00123177">
        <w:lastRenderedPageBreak/>
        <w:t>This section defines the operating conditions that describe the component status for each of the requirements defined herein.</w:t>
      </w:r>
    </w:p>
    <w:p w14:paraId="4BCAB93D" w14:textId="77777777" w:rsidR="00A55B53" w:rsidRPr="00123177" w:rsidRDefault="00A55B53" w:rsidP="00A55B53">
      <w:pPr>
        <w:rPr>
          <w:sz w:val="22"/>
        </w:rPr>
      </w:pPr>
      <w:r w:rsidRPr="00123177">
        <w:t xml:space="preserve">Unless different operating conditions are specifically defined or referenced within a given requirement, requirements will reference specific Operating Conditions defined in </w:t>
      </w:r>
      <w:r w:rsidRPr="00123177">
        <w:rPr>
          <w:color w:val="2B579A"/>
          <w:shd w:val="clear" w:color="auto" w:fill="E6E6E6"/>
        </w:rPr>
        <w:fldChar w:fldCharType="begin"/>
      </w:r>
      <w:r w:rsidRPr="00123177">
        <w:instrText xml:space="preserve"> REF _Ref458608556 \h  \* MERGEFORMAT </w:instrText>
      </w:r>
      <w:r w:rsidRPr="00123177">
        <w:rPr>
          <w:color w:val="2B579A"/>
          <w:shd w:val="clear" w:color="auto" w:fill="E6E6E6"/>
        </w:rPr>
      </w:r>
      <w:r w:rsidRPr="00123177">
        <w:rPr>
          <w:color w:val="2B579A"/>
          <w:shd w:val="clear" w:color="auto" w:fill="E6E6E6"/>
        </w:rPr>
        <w:fldChar w:fldCharType="separate"/>
      </w:r>
      <w:r w:rsidRPr="00123177">
        <w:t>Table 1</w:t>
      </w:r>
      <w:r w:rsidRPr="00123177">
        <w:rPr>
          <w:color w:val="2B579A"/>
          <w:shd w:val="clear" w:color="auto" w:fill="E6E6E6"/>
        </w:rPr>
        <w:fldChar w:fldCharType="end"/>
      </w:r>
      <w:r w:rsidRPr="00123177">
        <w:t>, which define quantitative values for external factors that are anticipated to strongly influence the HV DCDC operation.</w:t>
      </w:r>
      <w:r w:rsidRPr="00123177">
        <w:rPr>
          <w:sz w:val="22"/>
        </w:rPr>
        <w:t xml:space="preserve"> </w:t>
      </w:r>
    </w:p>
    <w:p w14:paraId="3B31467B" w14:textId="77777777" w:rsidR="00A55B53" w:rsidRPr="00123177" w:rsidRDefault="00A55B53" w:rsidP="00A55B53">
      <w:pPr>
        <w:pStyle w:val="BodyText"/>
      </w:pP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4"/>
        <w:gridCol w:w="1361"/>
        <w:gridCol w:w="1900"/>
        <w:gridCol w:w="1417"/>
        <w:gridCol w:w="1701"/>
        <w:gridCol w:w="2268"/>
      </w:tblGrid>
      <w:tr w:rsidR="00A55B53" w:rsidRPr="00123177" w14:paraId="6CC93D94" w14:textId="77777777" w:rsidTr="00535342">
        <w:trPr>
          <w:trHeight w:val="808"/>
          <w:jc w:val="center"/>
        </w:trPr>
        <w:tc>
          <w:tcPr>
            <w:tcW w:w="704" w:type="dxa"/>
            <w:tcBorders>
              <w:top w:val="single" w:sz="4" w:space="0" w:color="auto"/>
              <w:left w:val="single" w:sz="4" w:space="0" w:color="auto"/>
              <w:bottom w:val="single" w:sz="4" w:space="0" w:color="auto"/>
              <w:right w:val="single" w:sz="4" w:space="0" w:color="auto"/>
            </w:tcBorders>
            <w:vAlign w:val="center"/>
          </w:tcPr>
          <w:p w14:paraId="6C69B70B" w14:textId="77777777" w:rsidR="00A55B53" w:rsidRPr="00123177" w:rsidRDefault="00A55B53" w:rsidP="00535342">
            <w:pPr>
              <w:contextualSpacing/>
              <w:jc w:val="center"/>
              <w:rPr>
                <w:b/>
                <w:szCs w:val="20"/>
                <w:lang w:val="en-GB" w:eastAsia="en-GB"/>
              </w:rPr>
            </w:pPr>
          </w:p>
        </w:tc>
        <w:tc>
          <w:tcPr>
            <w:tcW w:w="1361" w:type="dxa"/>
            <w:tcBorders>
              <w:top w:val="single" w:sz="4" w:space="0" w:color="auto"/>
              <w:left w:val="single" w:sz="4" w:space="0" w:color="auto"/>
              <w:bottom w:val="single" w:sz="4" w:space="0" w:color="auto"/>
              <w:right w:val="single" w:sz="4" w:space="0" w:color="auto"/>
            </w:tcBorders>
            <w:vAlign w:val="center"/>
          </w:tcPr>
          <w:p w14:paraId="2EA02373" w14:textId="77777777" w:rsidR="00A55B53" w:rsidRPr="00123177" w:rsidRDefault="00A55B53" w:rsidP="00535342">
            <w:pPr>
              <w:contextualSpacing/>
              <w:jc w:val="center"/>
              <w:rPr>
                <w:b/>
                <w:szCs w:val="20"/>
                <w:lang w:val="en-GB" w:eastAsia="en-GB"/>
              </w:rPr>
            </w:pPr>
            <w:r w:rsidRPr="00123177">
              <w:rPr>
                <w:b/>
                <w:szCs w:val="20"/>
                <w:lang w:val="en-GB" w:eastAsia="en-GB"/>
              </w:rPr>
              <w:t>Operating Condition - Abbreviation</w:t>
            </w:r>
          </w:p>
        </w:tc>
        <w:tc>
          <w:tcPr>
            <w:tcW w:w="19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07CAF65" w14:textId="77777777" w:rsidR="00A55B53" w:rsidRPr="00123177" w:rsidRDefault="00A55B53" w:rsidP="00535342">
            <w:pPr>
              <w:contextualSpacing/>
              <w:jc w:val="center"/>
              <w:rPr>
                <w:b/>
                <w:szCs w:val="20"/>
                <w:lang w:val="en-GB" w:eastAsia="en-GB"/>
              </w:rPr>
            </w:pPr>
            <w:r w:rsidRPr="00123177">
              <w:rPr>
                <w:b/>
                <w:szCs w:val="20"/>
                <w:lang w:val="en-GB" w:eastAsia="en-GB"/>
              </w:rPr>
              <w:t>Operating Condition Description</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A618D82" w14:textId="77777777" w:rsidR="00A55B53" w:rsidRPr="00123177" w:rsidRDefault="00A55B53" w:rsidP="00535342">
            <w:pPr>
              <w:contextualSpacing/>
              <w:jc w:val="center"/>
              <w:rPr>
                <w:b/>
                <w:szCs w:val="20"/>
                <w:lang w:val="en-GB" w:eastAsia="en-GB"/>
              </w:rPr>
            </w:pPr>
            <w:r w:rsidRPr="00123177">
              <w:rPr>
                <w:b/>
                <w:szCs w:val="20"/>
                <w:lang w:val="en-GB" w:eastAsia="en-GB"/>
              </w:rPr>
              <w:t>DC Link High Voltage Input [V]</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B7E8991" w14:textId="77777777" w:rsidR="00A55B53" w:rsidRPr="00123177" w:rsidRDefault="00A55B53" w:rsidP="00535342">
            <w:pPr>
              <w:contextualSpacing/>
              <w:jc w:val="center"/>
              <w:rPr>
                <w:b/>
                <w:szCs w:val="20"/>
                <w:lang w:val="en-GB" w:eastAsia="en-GB"/>
              </w:rPr>
            </w:pPr>
            <w:r w:rsidRPr="00123177">
              <w:rPr>
                <w:b/>
                <w:szCs w:val="20"/>
                <w:lang w:val="en-GB" w:eastAsia="en-GB"/>
              </w:rPr>
              <w:t>Coolant Inlet Temperature [degrees C]</w:t>
            </w:r>
          </w:p>
        </w:tc>
        <w:tc>
          <w:tcPr>
            <w:tcW w:w="2268" w:type="dxa"/>
            <w:tcBorders>
              <w:left w:val="single" w:sz="4" w:space="0" w:color="auto"/>
            </w:tcBorders>
            <w:vAlign w:val="center"/>
          </w:tcPr>
          <w:p w14:paraId="70707B9B" w14:textId="77777777" w:rsidR="00A55B53" w:rsidRPr="00123177" w:rsidRDefault="00A55B53" w:rsidP="00535342">
            <w:pPr>
              <w:contextualSpacing/>
              <w:jc w:val="center"/>
              <w:rPr>
                <w:b/>
                <w:szCs w:val="20"/>
                <w:lang w:val="en-GB" w:eastAsia="en-GB"/>
              </w:rPr>
            </w:pPr>
            <w:r w:rsidRPr="00123177">
              <w:rPr>
                <w:b/>
                <w:szCs w:val="20"/>
                <w:lang w:val="en-GB" w:eastAsia="en-GB"/>
              </w:rPr>
              <w:t>Surrounding Component Temperature</w:t>
            </w:r>
          </w:p>
          <w:p w14:paraId="2642D3EF" w14:textId="77777777" w:rsidR="00A55B53" w:rsidRPr="00123177" w:rsidRDefault="00A55B53" w:rsidP="00535342">
            <w:pPr>
              <w:contextualSpacing/>
              <w:jc w:val="center"/>
              <w:rPr>
                <w:b/>
                <w:szCs w:val="20"/>
                <w:lang w:val="en-GB" w:eastAsia="en-GB"/>
              </w:rPr>
            </w:pPr>
            <w:r w:rsidRPr="00123177">
              <w:rPr>
                <w:b/>
                <w:szCs w:val="20"/>
                <w:lang w:val="en-GB" w:eastAsia="en-GB"/>
              </w:rPr>
              <w:t>[degrees C]</w:t>
            </w:r>
          </w:p>
        </w:tc>
      </w:tr>
      <w:tr w:rsidR="00A55B53" w:rsidRPr="00123177" w14:paraId="78ABAC23" w14:textId="77777777" w:rsidTr="00535342">
        <w:trPr>
          <w:jc w:val="center"/>
        </w:trPr>
        <w:tc>
          <w:tcPr>
            <w:tcW w:w="704" w:type="dxa"/>
            <w:vMerge w:val="restart"/>
            <w:tcBorders>
              <w:top w:val="single" w:sz="4" w:space="0" w:color="auto"/>
              <w:left w:val="single" w:sz="4" w:space="0" w:color="auto"/>
              <w:right w:val="single" w:sz="4" w:space="0" w:color="auto"/>
            </w:tcBorders>
            <w:textDirection w:val="btLr"/>
            <w:vAlign w:val="center"/>
          </w:tcPr>
          <w:p w14:paraId="7F4C5B16" w14:textId="77777777" w:rsidR="00A55B53" w:rsidRPr="00123177" w:rsidRDefault="00A55B53" w:rsidP="00535342">
            <w:pPr>
              <w:ind w:left="113" w:right="113"/>
              <w:contextualSpacing/>
              <w:jc w:val="center"/>
              <w:rPr>
                <w:szCs w:val="20"/>
                <w:lang w:val="en-GB" w:eastAsia="en-GB"/>
              </w:rPr>
            </w:pPr>
            <w:r w:rsidRPr="00123177">
              <w:rPr>
                <w:szCs w:val="20"/>
                <w:lang w:val="en-GB" w:eastAsia="en-GB"/>
              </w:rPr>
              <w:t>Installed</w:t>
            </w:r>
          </w:p>
        </w:tc>
        <w:tc>
          <w:tcPr>
            <w:tcW w:w="1361" w:type="dxa"/>
            <w:tcBorders>
              <w:top w:val="single" w:sz="4" w:space="0" w:color="auto"/>
              <w:left w:val="single" w:sz="4" w:space="0" w:color="auto"/>
              <w:bottom w:val="single" w:sz="4" w:space="0" w:color="auto"/>
              <w:right w:val="single" w:sz="4" w:space="0" w:color="auto"/>
            </w:tcBorders>
            <w:vAlign w:val="center"/>
          </w:tcPr>
          <w:p w14:paraId="2F4F52CE" w14:textId="77777777" w:rsidR="00A55B53" w:rsidRPr="00123177" w:rsidRDefault="00A55B53" w:rsidP="00535342">
            <w:pPr>
              <w:contextualSpacing/>
              <w:jc w:val="center"/>
              <w:rPr>
                <w:szCs w:val="20"/>
                <w:lang w:val="en-GB" w:eastAsia="en-GB"/>
              </w:rPr>
            </w:pPr>
            <w:r w:rsidRPr="00123177">
              <w:rPr>
                <w:szCs w:val="20"/>
                <w:lang w:val="en-GB" w:eastAsia="en-GB"/>
              </w:rPr>
              <w:t>NOR</w:t>
            </w:r>
          </w:p>
        </w:tc>
        <w:tc>
          <w:tcPr>
            <w:tcW w:w="19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1286D66" w14:textId="77777777" w:rsidR="00A55B53" w:rsidRPr="00123177" w:rsidRDefault="00A55B53" w:rsidP="00535342">
            <w:pPr>
              <w:contextualSpacing/>
              <w:rPr>
                <w:szCs w:val="20"/>
                <w:lang w:val="en-GB" w:eastAsia="en-GB"/>
              </w:rPr>
            </w:pPr>
            <w:r w:rsidRPr="00123177">
              <w:rPr>
                <w:b/>
                <w:szCs w:val="20"/>
                <w:lang w:val="en-GB" w:eastAsia="en-GB"/>
              </w:rPr>
              <w:t>N</w:t>
            </w:r>
            <w:r w:rsidRPr="00123177">
              <w:rPr>
                <w:szCs w:val="20"/>
                <w:lang w:val="en-GB" w:eastAsia="en-GB"/>
              </w:rPr>
              <w:t xml:space="preserve">ormal </w:t>
            </w:r>
            <w:r w:rsidRPr="00123177">
              <w:rPr>
                <w:b/>
                <w:bCs/>
                <w:szCs w:val="20"/>
                <w:lang w:val="en-GB" w:eastAsia="en-GB"/>
              </w:rPr>
              <w:t>O</w:t>
            </w:r>
            <w:r w:rsidRPr="00123177">
              <w:rPr>
                <w:szCs w:val="20"/>
                <w:lang w:val="en-GB" w:eastAsia="en-GB"/>
              </w:rPr>
              <w:t xml:space="preserve">peration </w:t>
            </w:r>
          </w:p>
        </w:tc>
        <w:tc>
          <w:tcPr>
            <w:tcW w:w="1417" w:type="dxa"/>
            <w:vMerge w:val="restart"/>
            <w:tcBorders>
              <w:top w:val="single" w:sz="4" w:space="0" w:color="auto"/>
              <w:left w:val="single" w:sz="4" w:space="0" w:color="auto"/>
              <w:right w:val="single" w:sz="4" w:space="0" w:color="auto"/>
            </w:tcBorders>
            <w:tcMar>
              <w:top w:w="80" w:type="dxa"/>
              <w:left w:w="80" w:type="dxa"/>
              <w:bottom w:w="80" w:type="dxa"/>
              <w:right w:w="80" w:type="dxa"/>
            </w:tcMar>
            <w:vAlign w:val="center"/>
            <w:hideMark/>
          </w:tcPr>
          <w:p w14:paraId="56F99D3F" w14:textId="77777777" w:rsidR="00A55B53" w:rsidRPr="00123177" w:rsidRDefault="00A55B53" w:rsidP="00535342">
            <w:pPr>
              <w:contextualSpacing/>
              <w:jc w:val="center"/>
              <w:rPr>
                <w:szCs w:val="20"/>
                <w:lang w:val="en-GB" w:eastAsia="en-GB"/>
              </w:rPr>
            </w:pPr>
            <w:r w:rsidRPr="00123177">
              <w:rPr>
                <w:szCs w:val="20"/>
                <w:lang w:val="en-GB" w:eastAsia="en-GB"/>
              </w:rPr>
              <w:t>480-672</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11266C2" w14:textId="77777777" w:rsidR="00A55B53" w:rsidRPr="00123177" w:rsidRDefault="00A55B53" w:rsidP="00535342">
            <w:pPr>
              <w:contextualSpacing/>
              <w:jc w:val="center"/>
              <w:rPr>
                <w:szCs w:val="20"/>
                <w:lang w:val="en-GB" w:eastAsia="en-GB"/>
              </w:rPr>
            </w:pPr>
            <w:r w:rsidRPr="00123177">
              <w:rPr>
                <w:szCs w:val="20"/>
                <w:lang w:val="en-GB" w:eastAsia="en-GB"/>
              </w:rPr>
              <w:t>-20 to +90</w:t>
            </w:r>
          </w:p>
        </w:tc>
        <w:tc>
          <w:tcPr>
            <w:tcW w:w="2268" w:type="dxa"/>
            <w:tcBorders>
              <w:left w:val="single" w:sz="4" w:space="0" w:color="auto"/>
            </w:tcBorders>
            <w:vAlign w:val="center"/>
          </w:tcPr>
          <w:p w14:paraId="79FCF764" w14:textId="77777777" w:rsidR="00A55B53" w:rsidRPr="00123177" w:rsidRDefault="00A55B53" w:rsidP="00535342">
            <w:pPr>
              <w:contextualSpacing/>
              <w:jc w:val="center"/>
              <w:rPr>
                <w:szCs w:val="20"/>
                <w:lang w:val="en-GB" w:eastAsia="en-GB"/>
              </w:rPr>
            </w:pPr>
            <w:r w:rsidRPr="00123177">
              <w:rPr>
                <w:szCs w:val="20"/>
                <w:lang w:val="en-GB" w:eastAsia="en-GB"/>
              </w:rPr>
              <w:t>-20 to +85</w:t>
            </w:r>
          </w:p>
        </w:tc>
      </w:tr>
      <w:tr w:rsidR="00A55B53" w:rsidRPr="00123177" w14:paraId="74091BEC" w14:textId="77777777" w:rsidTr="00535342">
        <w:trPr>
          <w:jc w:val="center"/>
        </w:trPr>
        <w:tc>
          <w:tcPr>
            <w:tcW w:w="704" w:type="dxa"/>
            <w:vMerge/>
            <w:tcBorders>
              <w:left w:val="single" w:sz="4" w:space="0" w:color="auto"/>
              <w:right w:val="single" w:sz="4" w:space="0" w:color="auto"/>
            </w:tcBorders>
            <w:vAlign w:val="center"/>
          </w:tcPr>
          <w:p w14:paraId="6CF7C1CF" w14:textId="77777777" w:rsidR="00A55B53" w:rsidRPr="00123177" w:rsidRDefault="00A55B53" w:rsidP="00535342">
            <w:pPr>
              <w:contextualSpacing/>
              <w:jc w:val="center"/>
              <w:rPr>
                <w:szCs w:val="20"/>
                <w:lang w:val="en-GB" w:eastAsia="en-GB"/>
              </w:rPr>
            </w:pPr>
          </w:p>
        </w:tc>
        <w:tc>
          <w:tcPr>
            <w:tcW w:w="1361" w:type="dxa"/>
            <w:tcBorders>
              <w:left w:val="single" w:sz="4" w:space="0" w:color="auto"/>
            </w:tcBorders>
            <w:vAlign w:val="center"/>
          </w:tcPr>
          <w:p w14:paraId="77D30F38" w14:textId="77777777" w:rsidR="00A55B53" w:rsidRPr="00123177" w:rsidRDefault="00A55B53" w:rsidP="00535342">
            <w:pPr>
              <w:contextualSpacing/>
              <w:jc w:val="center"/>
              <w:rPr>
                <w:szCs w:val="20"/>
                <w:lang w:val="en-GB" w:eastAsia="en-GB"/>
              </w:rPr>
            </w:pPr>
            <w:r w:rsidRPr="00123177">
              <w:rPr>
                <w:szCs w:val="20"/>
                <w:lang w:val="en-GB" w:eastAsia="en-GB"/>
              </w:rPr>
              <w:t>ND</w:t>
            </w:r>
          </w:p>
        </w:tc>
        <w:tc>
          <w:tcPr>
            <w:tcW w:w="1900" w:type="dxa"/>
            <w:tcBorders>
              <w:right w:val="single" w:sz="4" w:space="0" w:color="auto"/>
            </w:tcBorders>
            <w:tcMar>
              <w:top w:w="80" w:type="dxa"/>
              <w:left w:w="80" w:type="dxa"/>
              <w:bottom w:w="80" w:type="dxa"/>
              <w:right w:w="80" w:type="dxa"/>
            </w:tcMar>
            <w:vAlign w:val="center"/>
            <w:hideMark/>
          </w:tcPr>
          <w:p w14:paraId="76FBBC45" w14:textId="77777777" w:rsidR="00A55B53" w:rsidRPr="00123177" w:rsidRDefault="00A55B53" w:rsidP="00535342">
            <w:pPr>
              <w:contextualSpacing/>
              <w:rPr>
                <w:szCs w:val="20"/>
                <w:lang w:val="en-GB" w:eastAsia="en-GB"/>
              </w:rPr>
            </w:pPr>
            <w:r w:rsidRPr="00123177">
              <w:rPr>
                <w:b/>
                <w:szCs w:val="20"/>
                <w:lang w:val="en-GB" w:eastAsia="en-GB"/>
              </w:rPr>
              <w:t>N</w:t>
            </w:r>
            <w:r w:rsidRPr="00123177">
              <w:rPr>
                <w:szCs w:val="20"/>
                <w:lang w:val="en-GB" w:eastAsia="en-GB"/>
              </w:rPr>
              <w:t xml:space="preserve">ormal – </w:t>
            </w:r>
            <w:r w:rsidRPr="00123177">
              <w:rPr>
                <w:b/>
                <w:szCs w:val="20"/>
                <w:lang w:val="en-GB" w:eastAsia="en-GB"/>
              </w:rPr>
              <w:t>D</w:t>
            </w:r>
            <w:r w:rsidRPr="00123177">
              <w:rPr>
                <w:szCs w:val="20"/>
                <w:lang w:val="en-GB" w:eastAsia="en-GB"/>
              </w:rPr>
              <w:t>isabled</w:t>
            </w:r>
          </w:p>
        </w:tc>
        <w:tc>
          <w:tcPr>
            <w:tcW w:w="1417" w:type="dxa"/>
            <w:vMerge/>
            <w:tcBorders>
              <w:left w:val="single" w:sz="4" w:space="0" w:color="auto"/>
              <w:right w:val="single" w:sz="4" w:space="0" w:color="auto"/>
            </w:tcBorders>
            <w:tcMar>
              <w:top w:w="80" w:type="dxa"/>
              <w:left w:w="80" w:type="dxa"/>
              <w:bottom w:w="80" w:type="dxa"/>
              <w:right w:w="80" w:type="dxa"/>
            </w:tcMar>
            <w:vAlign w:val="center"/>
          </w:tcPr>
          <w:p w14:paraId="327296AF" w14:textId="77777777" w:rsidR="00A55B53" w:rsidRPr="00123177" w:rsidRDefault="00A55B53" w:rsidP="00535342">
            <w:pPr>
              <w:contextualSpacing/>
              <w:jc w:val="center"/>
              <w:rPr>
                <w:szCs w:val="20"/>
                <w:lang w:val="en-GB" w:eastAsia="en-GB"/>
              </w:rPr>
            </w:pPr>
          </w:p>
        </w:tc>
        <w:tc>
          <w:tcPr>
            <w:tcW w:w="1701" w:type="dxa"/>
            <w:tcBorders>
              <w:left w:val="single" w:sz="4" w:space="0" w:color="auto"/>
            </w:tcBorders>
            <w:tcMar>
              <w:top w:w="80" w:type="dxa"/>
              <w:left w:w="80" w:type="dxa"/>
              <w:bottom w:w="80" w:type="dxa"/>
              <w:right w:w="80" w:type="dxa"/>
            </w:tcMar>
            <w:vAlign w:val="center"/>
            <w:hideMark/>
          </w:tcPr>
          <w:p w14:paraId="710B758A" w14:textId="77777777" w:rsidR="00A55B53" w:rsidRPr="00123177" w:rsidRDefault="00A55B53" w:rsidP="00535342">
            <w:pPr>
              <w:contextualSpacing/>
              <w:jc w:val="center"/>
              <w:rPr>
                <w:szCs w:val="20"/>
                <w:lang w:val="en-GB" w:eastAsia="en-GB"/>
              </w:rPr>
            </w:pPr>
            <w:r w:rsidRPr="00123177">
              <w:rPr>
                <w:szCs w:val="20"/>
                <w:lang w:val="en-GB" w:eastAsia="en-GB"/>
              </w:rPr>
              <w:t>-40 to +90</w:t>
            </w:r>
          </w:p>
        </w:tc>
        <w:tc>
          <w:tcPr>
            <w:tcW w:w="2268" w:type="dxa"/>
            <w:vAlign w:val="center"/>
          </w:tcPr>
          <w:p w14:paraId="5FA9114A" w14:textId="77777777" w:rsidR="00A55B53" w:rsidRPr="00123177" w:rsidRDefault="00A55B53" w:rsidP="00535342">
            <w:pPr>
              <w:contextualSpacing/>
              <w:jc w:val="center"/>
              <w:rPr>
                <w:szCs w:val="20"/>
                <w:lang w:val="en-GB" w:eastAsia="en-GB"/>
              </w:rPr>
            </w:pPr>
            <w:r w:rsidRPr="00123177">
              <w:rPr>
                <w:szCs w:val="20"/>
                <w:lang w:val="en-GB" w:eastAsia="en-GB"/>
              </w:rPr>
              <w:t>-40 to +85</w:t>
            </w:r>
          </w:p>
        </w:tc>
      </w:tr>
      <w:tr w:rsidR="00A55B53" w:rsidRPr="00123177" w14:paraId="33B0043E" w14:textId="77777777" w:rsidTr="00535342">
        <w:trPr>
          <w:trHeight w:val="533"/>
          <w:jc w:val="center"/>
        </w:trPr>
        <w:tc>
          <w:tcPr>
            <w:tcW w:w="704" w:type="dxa"/>
            <w:vMerge/>
            <w:tcBorders>
              <w:left w:val="single" w:sz="4" w:space="0" w:color="auto"/>
              <w:right w:val="single" w:sz="4" w:space="0" w:color="auto"/>
            </w:tcBorders>
            <w:vAlign w:val="center"/>
          </w:tcPr>
          <w:p w14:paraId="1C8116FC" w14:textId="77777777" w:rsidR="00A55B53" w:rsidRPr="00123177" w:rsidRDefault="00A55B53" w:rsidP="00535342">
            <w:pPr>
              <w:contextualSpacing/>
              <w:jc w:val="center"/>
              <w:rPr>
                <w:szCs w:val="20"/>
                <w:lang w:val="en-GB" w:eastAsia="en-GB"/>
              </w:rPr>
            </w:pPr>
          </w:p>
        </w:tc>
        <w:tc>
          <w:tcPr>
            <w:tcW w:w="1361" w:type="dxa"/>
            <w:tcBorders>
              <w:left w:val="single" w:sz="4" w:space="0" w:color="auto"/>
            </w:tcBorders>
            <w:vAlign w:val="center"/>
          </w:tcPr>
          <w:p w14:paraId="1F5B8AE7" w14:textId="77777777" w:rsidR="00A55B53" w:rsidRPr="00123177" w:rsidRDefault="00A55B53" w:rsidP="00535342">
            <w:pPr>
              <w:contextualSpacing/>
              <w:jc w:val="center"/>
              <w:rPr>
                <w:szCs w:val="20"/>
                <w:lang w:val="en-GB" w:eastAsia="en-GB"/>
              </w:rPr>
            </w:pPr>
            <w:r w:rsidRPr="00123177">
              <w:rPr>
                <w:szCs w:val="20"/>
                <w:lang w:val="en-GB" w:eastAsia="en-GB"/>
              </w:rPr>
              <w:t>LVO</w:t>
            </w:r>
          </w:p>
        </w:tc>
        <w:tc>
          <w:tcPr>
            <w:tcW w:w="1900" w:type="dxa"/>
            <w:tcMar>
              <w:top w:w="80" w:type="dxa"/>
              <w:left w:w="80" w:type="dxa"/>
              <w:bottom w:w="80" w:type="dxa"/>
              <w:right w:w="80" w:type="dxa"/>
            </w:tcMar>
            <w:vAlign w:val="center"/>
            <w:hideMark/>
          </w:tcPr>
          <w:p w14:paraId="15EC9317" w14:textId="77777777" w:rsidR="00A55B53" w:rsidRPr="00123177" w:rsidRDefault="00A55B53" w:rsidP="00535342">
            <w:pPr>
              <w:contextualSpacing/>
              <w:rPr>
                <w:szCs w:val="20"/>
                <w:lang w:val="en-GB" w:eastAsia="en-GB"/>
              </w:rPr>
            </w:pPr>
            <w:r w:rsidRPr="00123177">
              <w:rPr>
                <w:b/>
                <w:szCs w:val="20"/>
                <w:lang w:val="en-GB" w:eastAsia="en-GB"/>
              </w:rPr>
              <w:t>L</w:t>
            </w:r>
            <w:r w:rsidRPr="00123177">
              <w:rPr>
                <w:szCs w:val="20"/>
                <w:lang w:val="en-GB" w:eastAsia="en-GB"/>
              </w:rPr>
              <w:t xml:space="preserve">ow </w:t>
            </w:r>
            <w:r w:rsidRPr="00123177">
              <w:rPr>
                <w:b/>
                <w:szCs w:val="20"/>
                <w:lang w:val="en-GB" w:eastAsia="en-GB"/>
              </w:rPr>
              <w:t>V</w:t>
            </w:r>
            <w:r w:rsidRPr="00123177">
              <w:rPr>
                <w:szCs w:val="20"/>
                <w:lang w:val="en-GB" w:eastAsia="en-GB"/>
              </w:rPr>
              <w:t xml:space="preserve">oltage </w:t>
            </w:r>
            <w:r w:rsidRPr="00123177">
              <w:rPr>
                <w:b/>
                <w:bCs/>
                <w:szCs w:val="20"/>
                <w:lang w:val="en-GB" w:eastAsia="en-GB"/>
              </w:rPr>
              <w:t>O</w:t>
            </w:r>
            <w:r w:rsidRPr="00123177">
              <w:rPr>
                <w:szCs w:val="20"/>
                <w:lang w:val="en-GB" w:eastAsia="en-GB"/>
              </w:rPr>
              <w:t>peration</w:t>
            </w:r>
          </w:p>
        </w:tc>
        <w:tc>
          <w:tcPr>
            <w:tcW w:w="1417" w:type="dxa"/>
            <w:tcMar>
              <w:top w:w="80" w:type="dxa"/>
              <w:left w:w="80" w:type="dxa"/>
              <w:bottom w:w="80" w:type="dxa"/>
              <w:right w:w="80" w:type="dxa"/>
            </w:tcMar>
            <w:vAlign w:val="center"/>
          </w:tcPr>
          <w:p w14:paraId="2FD3A4A9" w14:textId="77777777" w:rsidR="00A55B53" w:rsidRPr="00123177" w:rsidRDefault="00A55B53" w:rsidP="00535342">
            <w:pPr>
              <w:contextualSpacing/>
              <w:jc w:val="center"/>
              <w:rPr>
                <w:szCs w:val="20"/>
                <w:lang w:val="en-GB" w:eastAsia="en-GB"/>
              </w:rPr>
            </w:pPr>
            <w:r w:rsidRPr="00123177">
              <w:rPr>
                <w:szCs w:val="20"/>
                <w:lang w:val="en-GB" w:eastAsia="en-GB"/>
              </w:rPr>
              <w:t>400-480</w:t>
            </w:r>
          </w:p>
        </w:tc>
        <w:tc>
          <w:tcPr>
            <w:tcW w:w="1701" w:type="dxa"/>
            <w:tcMar>
              <w:top w:w="80" w:type="dxa"/>
              <w:left w:w="80" w:type="dxa"/>
              <w:bottom w:w="80" w:type="dxa"/>
              <w:right w:w="80" w:type="dxa"/>
            </w:tcMar>
            <w:vAlign w:val="center"/>
            <w:hideMark/>
          </w:tcPr>
          <w:p w14:paraId="6560AFEC" w14:textId="77777777" w:rsidR="00A55B53" w:rsidRPr="00123177" w:rsidRDefault="00A55B53" w:rsidP="00535342">
            <w:pPr>
              <w:contextualSpacing/>
              <w:jc w:val="center"/>
              <w:rPr>
                <w:szCs w:val="20"/>
                <w:lang w:val="en-GB" w:eastAsia="en-GB"/>
              </w:rPr>
            </w:pPr>
            <w:r w:rsidRPr="00123177">
              <w:rPr>
                <w:szCs w:val="20"/>
                <w:lang w:val="en-GB" w:eastAsia="en-GB"/>
              </w:rPr>
              <w:t>-20 to +90</w:t>
            </w:r>
          </w:p>
        </w:tc>
        <w:tc>
          <w:tcPr>
            <w:tcW w:w="2268" w:type="dxa"/>
            <w:vAlign w:val="center"/>
          </w:tcPr>
          <w:p w14:paraId="4949EA58" w14:textId="77777777" w:rsidR="00A55B53" w:rsidRPr="00123177" w:rsidRDefault="00A55B53" w:rsidP="00535342">
            <w:pPr>
              <w:contextualSpacing/>
              <w:jc w:val="center"/>
              <w:rPr>
                <w:szCs w:val="20"/>
                <w:lang w:val="en-GB" w:eastAsia="en-GB"/>
              </w:rPr>
            </w:pPr>
            <w:r w:rsidRPr="00123177">
              <w:rPr>
                <w:szCs w:val="20"/>
                <w:lang w:val="en-GB" w:eastAsia="en-GB"/>
              </w:rPr>
              <w:t>-20 to +85</w:t>
            </w:r>
          </w:p>
        </w:tc>
      </w:tr>
      <w:tr w:rsidR="00A55B53" w:rsidRPr="00123177" w14:paraId="50DAFB67" w14:textId="77777777" w:rsidTr="00535342">
        <w:trPr>
          <w:cantSplit/>
          <w:trHeight w:val="425"/>
          <w:jc w:val="center"/>
        </w:trPr>
        <w:tc>
          <w:tcPr>
            <w:tcW w:w="704" w:type="dxa"/>
            <w:vMerge w:val="restart"/>
            <w:textDirection w:val="btLr"/>
          </w:tcPr>
          <w:p w14:paraId="029F82F0" w14:textId="77777777" w:rsidR="00A55B53" w:rsidRPr="00123177" w:rsidRDefault="00A55B53" w:rsidP="00535342">
            <w:pPr>
              <w:contextualSpacing/>
              <w:jc w:val="center"/>
              <w:rPr>
                <w:rFonts w:eastAsia="Calibri"/>
                <w:szCs w:val="22"/>
                <w:lang w:val="en-GB" w:eastAsia="en-GB"/>
              </w:rPr>
            </w:pPr>
            <w:r w:rsidRPr="00123177">
              <w:rPr>
                <w:rFonts w:eastAsia="Calibri"/>
                <w:szCs w:val="22"/>
                <w:lang w:val="en-GB" w:eastAsia="en-GB"/>
              </w:rPr>
              <w:t>Not Installed</w:t>
            </w:r>
          </w:p>
        </w:tc>
        <w:tc>
          <w:tcPr>
            <w:tcW w:w="1361" w:type="dxa"/>
            <w:vAlign w:val="center"/>
          </w:tcPr>
          <w:p w14:paraId="3C6EDE72" w14:textId="77777777" w:rsidR="00A55B53" w:rsidRPr="00123177" w:rsidRDefault="00A55B53" w:rsidP="00535342">
            <w:pPr>
              <w:contextualSpacing/>
              <w:jc w:val="center"/>
              <w:rPr>
                <w:szCs w:val="20"/>
                <w:lang w:val="en-GB" w:eastAsia="en-GB"/>
              </w:rPr>
            </w:pPr>
            <w:r w:rsidRPr="00123177">
              <w:rPr>
                <w:szCs w:val="20"/>
                <w:lang w:val="en-GB" w:eastAsia="en-GB"/>
              </w:rPr>
              <w:t>SHP</w:t>
            </w:r>
          </w:p>
        </w:tc>
        <w:tc>
          <w:tcPr>
            <w:tcW w:w="1900" w:type="dxa"/>
            <w:tcMar>
              <w:top w:w="80" w:type="dxa"/>
              <w:left w:w="80" w:type="dxa"/>
              <w:bottom w:w="80" w:type="dxa"/>
              <w:right w:w="80" w:type="dxa"/>
            </w:tcMar>
            <w:vAlign w:val="center"/>
            <w:hideMark/>
          </w:tcPr>
          <w:p w14:paraId="04588A2C" w14:textId="77777777" w:rsidR="00A55B53" w:rsidRPr="00123177" w:rsidRDefault="00A55B53" w:rsidP="00535342">
            <w:pPr>
              <w:contextualSpacing/>
              <w:rPr>
                <w:szCs w:val="20"/>
                <w:lang w:val="en-GB" w:eastAsia="en-GB"/>
              </w:rPr>
            </w:pPr>
            <w:r w:rsidRPr="00123177">
              <w:rPr>
                <w:szCs w:val="20"/>
                <w:lang w:val="en-GB" w:eastAsia="en-GB"/>
              </w:rPr>
              <w:t>Shipping</w:t>
            </w:r>
          </w:p>
        </w:tc>
        <w:tc>
          <w:tcPr>
            <w:tcW w:w="1417" w:type="dxa"/>
            <w:vMerge w:val="restart"/>
            <w:tcMar>
              <w:top w:w="80" w:type="dxa"/>
              <w:left w:w="80" w:type="dxa"/>
              <w:bottom w:w="80" w:type="dxa"/>
              <w:right w:w="80" w:type="dxa"/>
            </w:tcMar>
            <w:vAlign w:val="center"/>
          </w:tcPr>
          <w:p w14:paraId="53B95A6D" w14:textId="77777777" w:rsidR="00A55B53" w:rsidRPr="00123177" w:rsidRDefault="00A55B53" w:rsidP="00535342">
            <w:pPr>
              <w:contextualSpacing/>
              <w:jc w:val="center"/>
              <w:rPr>
                <w:szCs w:val="20"/>
                <w:lang w:val="en-GB" w:eastAsia="en-GB"/>
              </w:rPr>
            </w:pPr>
            <w:r w:rsidRPr="00123177">
              <w:rPr>
                <w:szCs w:val="20"/>
                <w:lang w:val="en-GB" w:eastAsia="en-GB"/>
              </w:rPr>
              <w:t>0</w:t>
            </w:r>
          </w:p>
        </w:tc>
        <w:tc>
          <w:tcPr>
            <w:tcW w:w="1701" w:type="dxa"/>
            <w:vMerge w:val="restart"/>
            <w:tcMar>
              <w:top w:w="80" w:type="dxa"/>
              <w:left w:w="80" w:type="dxa"/>
              <w:bottom w:w="80" w:type="dxa"/>
              <w:right w:w="80" w:type="dxa"/>
            </w:tcMar>
            <w:vAlign w:val="center"/>
            <w:hideMark/>
          </w:tcPr>
          <w:p w14:paraId="08CEFA64" w14:textId="77777777" w:rsidR="00A55B53" w:rsidRPr="00123177" w:rsidRDefault="00A55B53" w:rsidP="00535342">
            <w:pPr>
              <w:contextualSpacing/>
              <w:jc w:val="center"/>
              <w:rPr>
                <w:szCs w:val="20"/>
                <w:lang w:val="en-GB" w:eastAsia="en-GB"/>
              </w:rPr>
            </w:pPr>
            <w:r w:rsidRPr="00123177">
              <w:rPr>
                <w:szCs w:val="20"/>
                <w:lang w:val="en-GB" w:eastAsia="en-GB"/>
              </w:rPr>
              <w:t>N/A</w:t>
            </w:r>
          </w:p>
        </w:tc>
        <w:tc>
          <w:tcPr>
            <w:tcW w:w="2268" w:type="dxa"/>
            <w:vMerge w:val="restart"/>
            <w:vAlign w:val="center"/>
          </w:tcPr>
          <w:p w14:paraId="07688C4C" w14:textId="77777777" w:rsidR="00A55B53" w:rsidRPr="00123177" w:rsidRDefault="00A55B53" w:rsidP="00535342">
            <w:pPr>
              <w:contextualSpacing/>
              <w:jc w:val="center"/>
              <w:rPr>
                <w:szCs w:val="20"/>
                <w:lang w:val="en-GB" w:eastAsia="en-GB"/>
              </w:rPr>
            </w:pPr>
            <w:r w:rsidRPr="00123177">
              <w:rPr>
                <w:szCs w:val="20"/>
                <w:lang w:val="en-GB" w:eastAsia="en-GB"/>
              </w:rPr>
              <w:t>-50 to +95</w:t>
            </w:r>
          </w:p>
        </w:tc>
      </w:tr>
      <w:tr w:rsidR="00A55B53" w:rsidRPr="00123177" w14:paraId="29B5E2AD" w14:textId="77777777" w:rsidTr="00535342">
        <w:trPr>
          <w:trHeight w:val="425"/>
          <w:jc w:val="center"/>
        </w:trPr>
        <w:tc>
          <w:tcPr>
            <w:tcW w:w="704" w:type="dxa"/>
            <w:vMerge/>
          </w:tcPr>
          <w:p w14:paraId="7BEB764E" w14:textId="77777777" w:rsidR="00A55B53" w:rsidRPr="00123177" w:rsidRDefault="00A55B53" w:rsidP="00535342">
            <w:pPr>
              <w:contextualSpacing/>
              <w:jc w:val="center"/>
              <w:rPr>
                <w:szCs w:val="22"/>
                <w:lang w:val="en-GB" w:eastAsia="en-GB"/>
              </w:rPr>
            </w:pPr>
          </w:p>
        </w:tc>
        <w:tc>
          <w:tcPr>
            <w:tcW w:w="1361" w:type="dxa"/>
            <w:vAlign w:val="center"/>
          </w:tcPr>
          <w:p w14:paraId="13269104" w14:textId="77777777" w:rsidR="00A55B53" w:rsidRPr="00123177" w:rsidRDefault="00A55B53" w:rsidP="00535342">
            <w:pPr>
              <w:contextualSpacing/>
              <w:jc w:val="center"/>
              <w:rPr>
                <w:szCs w:val="22"/>
                <w:lang w:val="en-GB" w:eastAsia="en-GB"/>
              </w:rPr>
            </w:pPr>
            <w:r w:rsidRPr="00123177">
              <w:rPr>
                <w:szCs w:val="22"/>
                <w:lang w:val="en-GB" w:eastAsia="en-GB"/>
              </w:rPr>
              <w:t>SRV</w:t>
            </w:r>
          </w:p>
        </w:tc>
        <w:tc>
          <w:tcPr>
            <w:tcW w:w="1900" w:type="dxa"/>
            <w:tcMar>
              <w:top w:w="80" w:type="dxa"/>
              <w:left w:w="80" w:type="dxa"/>
              <w:bottom w:w="80" w:type="dxa"/>
              <w:right w:w="80" w:type="dxa"/>
            </w:tcMar>
            <w:vAlign w:val="center"/>
            <w:hideMark/>
          </w:tcPr>
          <w:p w14:paraId="4995F189" w14:textId="77777777" w:rsidR="00A55B53" w:rsidRPr="00123177" w:rsidRDefault="00A55B53" w:rsidP="00535342">
            <w:pPr>
              <w:contextualSpacing/>
              <w:rPr>
                <w:szCs w:val="22"/>
                <w:lang w:val="en-GB" w:eastAsia="en-GB"/>
              </w:rPr>
            </w:pPr>
            <w:r w:rsidRPr="00123177">
              <w:rPr>
                <w:szCs w:val="22"/>
                <w:lang w:val="en-GB" w:eastAsia="en-GB"/>
              </w:rPr>
              <w:t>Service</w:t>
            </w:r>
          </w:p>
        </w:tc>
        <w:tc>
          <w:tcPr>
            <w:tcW w:w="1417" w:type="dxa"/>
            <w:vMerge/>
            <w:tcMar>
              <w:top w:w="80" w:type="dxa"/>
              <w:left w:w="80" w:type="dxa"/>
              <w:bottom w:w="80" w:type="dxa"/>
              <w:right w:w="80" w:type="dxa"/>
            </w:tcMar>
          </w:tcPr>
          <w:p w14:paraId="185FFF9F" w14:textId="77777777" w:rsidR="00A55B53" w:rsidRPr="00123177" w:rsidRDefault="00A55B53" w:rsidP="00535342">
            <w:pPr>
              <w:contextualSpacing/>
              <w:rPr>
                <w:szCs w:val="22"/>
                <w:lang w:val="en-GB" w:eastAsia="en-GB"/>
              </w:rPr>
            </w:pPr>
          </w:p>
        </w:tc>
        <w:tc>
          <w:tcPr>
            <w:tcW w:w="1701" w:type="dxa"/>
            <w:vMerge/>
            <w:tcMar>
              <w:top w:w="80" w:type="dxa"/>
              <w:left w:w="80" w:type="dxa"/>
              <w:bottom w:w="80" w:type="dxa"/>
              <w:right w:w="80" w:type="dxa"/>
            </w:tcMar>
            <w:hideMark/>
          </w:tcPr>
          <w:p w14:paraId="35DE2AFD" w14:textId="77777777" w:rsidR="00A55B53" w:rsidRPr="00123177" w:rsidRDefault="00A55B53" w:rsidP="00535342">
            <w:pPr>
              <w:contextualSpacing/>
              <w:rPr>
                <w:szCs w:val="22"/>
                <w:lang w:val="en-GB" w:eastAsia="en-GB"/>
              </w:rPr>
            </w:pPr>
          </w:p>
        </w:tc>
        <w:tc>
          <w:tcPr>
            <w:tcW w:w="2268" w:type="dxa"/>
            <w:vMerge/>
          </w:tcPr>
          <w:p w14:paraId="2723F68A" w14:textId="77777777" w:rsidR="00A55B53" w:rsidRPr="00123177" w:rsidRDefault="00A55B53" w:rsidP="00535342">
            <w:pPr>
              <w:contextualSpacing/>
              <w:rPr>
                <w:szCs w:val="22"/>
                <w:lang w:val="en-GB" w:eastAsia="en-GB"/>
              </w:rPr>
            </w:pPr>
          </w:p>
        </w:tc>
      </w:tr>
    </w:tbl>
    <w:p w14:paraId="41C5D8D2" w14:textId="77777777" w:rsidR="00A55B53" w:rsidRPr="00123177" w:rsidRDefault="00A55B53" w:rsidP="00A55B53">
      <w:pPr>
        <w:pStyle w:val="BodyText"/>
      </w:pPr>
    </w:p>
    <w:p w14:paraId="5E1BBF30" w14:textId="77777777" w:rsidR="00A55B53" w:rsidRPr="00123177" w:rsidRDefault="00A55B53" w:rsidP="00A55B53">
      <w:pPr>
        <w:pStyle w:val="BodyText"/>
      </w:pPr>
    </w:p>
    <w:p w14:paraId="6982788A" w14:textId="77777777" w:rsidR="00A55B53" w:rsidRPr="00123177" w:rsidRDefault="00A55B53" w:rsidP="00A55B53">
      <w:pPr>
        <w:pStyle w:val="Heading2"/>
      </w:pPr>
      <w:bookmarkStart w:id="280" w:name="_Toc164692422"/>
      <w:r w:rsidRPr="00123177">
        <w:t>Configuration Parameters</w:t>
      </w:r>
      <w:bookmarkEnd w:id="280"/>
    </w:p>
    <w:p w14:paraId="4D5739BF" w14:textId="77777777" w:rsidR="00A55B53" w:rsidRPr="00123177" w:rsidRDefault="00A55B53" w:rsidP="00A55B53">
      <w:pPr>
        <w:pStyle w:val="BodyText"/>
        <w:rPr>
          <w:i/>
          <w:color w:val="3366FF"/>
        </w:rPr>
      </w:pPr>
    </w:p>
    <w:p w14:paraId="264F38A5" w14:textId="77777777" w:rsidR="00A55B53" w:rsidRPr="00123177" w:rsidRDefault="00A55B53" w:rsidP="00A55B53">
      <w:pPr>
        <w:pStyle w:val="BodyText"/>
      </w:pPr>
    </w:p>
    <w:tbl>
      <w:tblPr>
        <w:tblStyle w:val="TableGrid"/>
        <w:tblW w:w="0" w:type="auto"/>
        <w:tblLook w:val="04A0" w:firstRow="1" w:lastRow="0" w:firstColumn="1" w:lastColumn="0" w:noHBand="0" w:noVBand="1"/>
      </w:tblPr>
      <w:tblGrid>
        <w:gridCol w:w="1579"/>
        <w:gridCol w:w="2910"/>
        <w:gridCol w:w="1228"/>
        <w:gridCol w:w="1400"/>
        <w:gridCol w:w="1122"/>
        <w:gridCol w:w="1152"/>
      </w:tblGrid>
      <w:tr w:rsidR="00A55B53" w:rsidRPr="00123177" w14:paraId="1635C27A" w14:textId="77777777" w:rsidTr="00535342">
        <w:tc>
          <w:tcPr>
            <w:tcW w:w="1710" w:type="dxa"/>
            <w:shd w:val="clear" w:color="auto" w:fill="D9E2F3" w:themeFill="accent1" w:themeFillTint="33"/>
          </w:tcPr>
          <w:p w14:paraId="483CC6C4" w14:textId="77777777" w:rsidR="00A55B53" w:rsidRPr="00123177" w:rsidRDefault="00A55B53" w:rsidP="00535342">
            <w:pPr>
              <w:pStyle w:val="BodyText"/>
              <w:rPr>
                <w:b/>
                <w:bCs/>
              </w:rPr>
            </w:pPr>
            <w:r w:rsidRPr="00123177">
              <w:rPr>
                <w:b/>
                <w:bCs/>
              </w:rPr>
              <w:t>Parameter ID</w:t>
            </w:r>
          </w:p>
        </w:tc>
        <w:tc>
          <w:tcPr>
            <w:tcW w:w="1950" w:type="dxa"/>
            <w:shd w:val="clear" w:color="auto" w:fill="D9E2F3" w:themeFill="accent1" w:themeFillTint="33"/>
          </w:tcPr>
          <w:p w14:paraId="5EA22937" w14:textId="77777777" w:rsidR="00A55B53" w:rsidRPr="00123177" w:rsidRDefault="00A55B53" w:rsidP="00535342">
            <w:pPr>
              <w:pStyle w:val="BodyText"/>
              <w:rPr>
                <w:b/>
                <w:bCs/>
              </w:rPr>
            </w:pPr>
            <w:r w:rsidRPr="00123177">
              <w:rPr>
                <w:b/>
                <w:bCs/>
              </w:rPr>
              <w:t>Name</w:t>
            </w:r>
          </w:p>
        </w:tc>
        <w:tc>
          <w:tcPr>
            <w:tcW w:w="1474" w:type="dxa"/>
            <w:shd w:val="clear" w:color="auto" w:fill="D9E2F3" w:themeFill="accent1" w:themeFillTint="33"/>
          </w:tcPr>
          <w:p w14:paraId="0E13FEEC" w14:textId="77777777" w:rsidR="00A55B53" w:rsidRPr="00123177" w:rsidRDefault="00A55B53" w:rsidP="00535342">
            <w:pPr>
              <w:pStyle w:val="BodyText"/>
              <w:rPr>
                <w:b/>
                <w:bCs/>
              </w:rPr>
            </w:pPr>
            <w:r w:rsidRPr="00123177">
              <w:rPr>
                <w:b/>
                <w:bCs/>
              </w:rPr>
              <w:t>Unit</w:t>
            </w:r>
          </w:p>
        </w:tc>
        <w:tc>
          <w:tcPr>
            <w:tcW w:w="1607" w:type="dxa"/>
            <w:shd w:val="clear" w:color="auto" w:fill="D9E2F3" w:themeFill="accent1" w:themeFillTint="33"/>
          </w:tcPr>
          <w:p w14:paraId="30275257" w14:textId="77777777" w:rsidR="00A55B53" w:rsidRPr="00123177" w:rsidRDefault="00A55B53" w:rsidP="00535342">
            <w:pPr>
              <w:pStyle w:val="BodyText"/>
              <w:rPr>
                <w:b/>
                <w:bCs/>
              </w:rPr>
            </w:pPr>
            <w:r w:rsidRPr="00123177">
              <w:rPr>
                <w:b/>
                <w:bCs/>
              </w:rPr>
              <w:t>Default Value</w:t>
            </w:r>
          </w:p>
        </w:tc>
        <w:tc>
          <w:tcPr>
            <w:tcW w:w="1322" w:type="dxa"/>
            <w:shd w:val="clear" w:color="auto" w:fill="D9E2F3" w:themeFill="accent1" w:themeFillTint="33"/>
          </w:tcPr>
          <w:p w14:paraId="6F8EACB1" w14:textId="77777777" w:rsidR="00A55B53" w:rsidRPr="00123177" w:rsidRDefault="00A55B53" w:rsidP="00535342">
            <w:pPr>
              <w:pStyle w:val="BodyText"/>
              <w:rPr>
                <w:b/>
                <w:bCs/>
              </w:rPr>
            </w:pPr>
            <w:r w:rsidRPr="00123177">
              <w:rPr>
                <w:b/>
                <w:bCs/>
              </w:rPr>
              <w:t>MIN</w:t>
            </w:r>
          </w:p>
        </w:tc>
        <w:tc>
          <w:tcPr>
            <w:tcW w:w="1328" w:type="dxa"/>
            <w:shd w:val="clear" w:color="auto" w:fill="D9E2F3" w:themeFill="accent1" w:themeFillTint="33"/>
          </w:tcPr>
          <w:p w14:paraId="4F840161" w14:textId="77777777" w:rsidR="00A55B53" w:rsidRPr="00123177" w:rsidRDefault="00A55B53" w:rsidP="00535342">
            <w:pPr>
              <w:pStyle w:val="BodyText"/>
              <w:rPr>
                <w:b/>
                <w:bCs/>
              </w:rPr>
            </w:pPr>
            <w:r w:rsidRPr="00123177">
              <w:rPr>
                <w:b/>
                <w:bCs/>
              </w:rPr>
              <w:t>MAX</w:t>
            </w:r>
          </w:p>
        </w:tc>
      </w:tr>
      <w:tr w:rsidR="00A55B53" w:rsidRPr="00123177" w14:paraId="50DB227A" w14:textId="77777777" w:rsidTr="00535342">
        <w:tc>
          <w:tcPr>
            <w:tcW w:w="1710" w:type="dxa"/>
          </w:tcPr>
          <w:p w14:paraId="27728CCD" w14:textId="77777777" w:rsidR="00A55B53" w:rsidRPr="00123177" w:rsidRDefault="00A55B53" w:rsidP="00535342">
            <w:pPr>
              <w:pStyle w:val="BodyText"/>
            </w:pPr>
            <w:r w:rsidRPr="00123177">
              <w:t>CAN Baud rate</w:t>
            </w:r>
          </w:p>
        </w:tc>
        <w:tc>
          <w:tcPr>
            <w:tcW w:w="1950" w:type="dxa"/>
          </w:tcPr>
          <w:p w14:paraId="70905D13" w14:textId="77777777" w:rsidR="00A55B53" w:rsidRPr="00123177" w:rsidRDefault="00A55B53" w:rsidP="00535342">
            <w:pPr>
              <w:pStyle w:val="BodyText"/>
            </w:pPr>
            <w:r w:rsidRPr="00123177">
              <w:t>CAN_BAUD_RATE</w:t>
            </w:r>
          </w:p>
        </w:tc>
        <w:tc>
          <w:tcPr>
            <w:tcW w:w="1474" w:type="dxa"/>
          </w:tcPr>
          <w:p w14:paraId="6D4FA27A" w14:textId="77777777" w:rsidR="00A55B53" w:rsidRPr="00123177" w:rsidRDefault="00A55B53" w:rsidP="00535342">
            <w:pPr>
              <w:pStyle w:val="BodyText"/>
            </w:pPr>
            <w:r w:rsidRPr="00123177">
              <w:t>Kbps</w:t>
            </w:r>
          </w:p>
        </w:tc>
        <w:tc>
          <w:tcPr>
            <w:tcW w:w="1607" w:type="dxa"/>
          </w:tcPr>
          <w:p w14:paraId="231916D6" w14:textId="77777777" w:rsidR="00A55B53" w:rsidRPr="00123177" w:rsidRDefault="00A55B53" w:rsidP="00535342">
            <w:pPr>
              <w:pStyle w:val="BodyText"/>
            </w:pPr>
            <w:r w:rsidRPr="00123177">
              <w:t>500</w:t>
            </w:r>
          </w:p>
        </w:tc>
        <w:tc>
          <w:tcPr>
            <w:tcW w:w="1322" w:type="dxa"/>
          </w:tcPr>
          <w:p w14:paraId="148DD49B" w14:textId="77777777" w:rsidR="00A55B53" w:rsidRPr="00123177" w:rsidRDefault="00A55B53" w:rsidP="00535342">
            <w:pPr>
              <w:pStyle w:val="BodyText"/>
            </w:pPr>
            <w:r w:rsidRPr="00123177">
              <w:t>100</w:t>
            </w:r>
          </w:p>
        </w:tc>
        <w:tc>
          <w:tcPr>
            <w:tcW w:w="1328" w:type="dxa"/>
          </w:tcPr>
          <w:p w14:paraId="2021EF04" w14:textId="77777777" w:rsidR="00A55B53" w:rsidRPr="00123177" w:rsidRDefault="00A55B53" w:rsidP="00535342">
            <w:pPr>
              <w:pStyle w:val="BodyText"/>
            </w:pPr>
            <w:r w:rsidRPr="00123177">
              <w:t>1000</w:t>
            </w:r>
          </w:p>
        </w:tc>
      </w:tr>
      <w:tr w:rsidR="00A55B53" w:rsidRPr="00123177" w14:paraId="1C604370" w14:textId="77777777" w:rsidTr="00535342">
        <w:tc>
          <w:tcPr>
            <w:tcW w:w="1710" w:type="dxa"/>
          </w:tcPr>
          <w:p w14:paraId="01C67ABD" w14:textId="77777777" w:rsidR="00A55B53" w:rsidRPr="00123177" w:rsidRDefault="00A55B53" w:rsidP="00535342">
            <w:pPr>
              <w:pStyle w:val="BodyText"/>
            </w:pPr>
            <w:r w:rsidRPr="00123177">
              <w:t>CAN Msg Periodicity</w:t>
            </w:r>
          </w:p>
        </w:tc>
        <w:tc>
          <w:tcPr>
            <w:tcW w:w="1950" w:type="dxa"/>
          </w:tcPr>
          <w:p w14:paraId="365F6506" w14:textId="77777777" w:rsidR="00A55B53" w:rsidRPr="00123177" w:rsidRDefault="00A55B53" w:rsidP="00535342">
            <w:pPr>
              <w:pStyle w:val="BodyText"/>
            </w:pPr>
            <w:r w:rsidRPr="00123177">
              <w:t>CAN_MSG_PERIODICTY</w:t>
            </w:r>
          </w:p>
        </w:tc>
        <w:tc>
          <w:tcPr>
            <w:tcW w:w="1474" w:type="dxa"/>
          </w:tcPr>
          <w:p w14:paraId="04B37226" w14:textId="77777777" w:rsidR="00A55B53" w:rsidRPr="00123177" w:rsidRDefault="00A55B53" w:rsidP="00535342">
            <w:pPr>
              <w:pStyle w:val="BodyText"/>
            </w:pPr>
            <w:r w:rsidRPr="00123177">
              <w:t>Ms</w:t>
            </w:r>
          </w:p>
        </w:tc>
        <w:tc>
          <w:tcPr>
            <w:tcW w:w="1607" w:type="dxa"/>
          </w:tcPr>
          <w:p w14:paraId="732ED38C" w14:textId="77777777" w:rsidR="00A55B53" w:rsidRPr="00123177" w:rsidRDefault="00A55B53" w:rsidP="00535342">
            <w:pPr>
              <w:pStyle w:val="BodyText"/>
            </w:pPr>
            <w:r w:rsidRPr="00123177">
              <w:t>10</w:t>
            </w:r>
          </w:p>
        </w:tc>
        <w:tc>
          <w:tcPr>
            <w:tcW w:w="1322" w:type="dxa"/>
          </w:tcPr>
          <w:p w14:paraId="6676A774" w14:textId="77777777" w:rsidR="00A55B53" w:rsidRPr="00123177" w:rsidRDefault="00A55B53" w:rsidP="00535342">
            <w:pPr>
              <w:pStyle w:val="BodyText"/>
            </w:pPr>
            <w:r w:rsidRPr="00123177">
              <w:t>1</w:t>
            </w:r>
          </w:p>
        </w:tc>
        <w:tc>
          <w:tcPr>
            <w:tcW w:w="1328" w:type="dxa"/>
          </w:tcPr>
          <w:p w14:paraId="7103083F" w14:textId="77777777" w:rsidR="00A55B53" w:rsidRPr="00123177" w:rsidRDefault="00A55B53" w:rsidP="00535342">
            <w:pPr>
              <w:pStyle w:val="BodyText"/>
            </w:pPr>
            <w:r w:rsidRPr="00123177">
              <w:t>100</w:t>
            </w:r>
          </w:p>
        </w:tc>
      </w:tr>
      <w:tr w:rsidR="00A55B53" w:rsidRPr="00123177" w14:paraId="5D4FBEB2" w14:textId="77777777" w:rsidTr="00535342">
        <w:tc>
          <w:tcPr>
            <w:tcW w:w="1710" w:type="dxa"/>
          </w:tcPr>
          <w:p w14:paraId="3407DE8E" w14:textId="77777777" w:rsidR="00A55B53" w:rsidRPr="00123177" w:rsidRDefault="00A55B53" w:rsidP="00535342">
            <w:pPr>
              <w:pStyle w:val="BodyText"/>
            </w:pPr>
          </w:p>
        </w:tc>
        <w:tc>
          <w:tcPr>
            <w:tcW w:w="1950" w:type="dxa"/>
          </w:tcPr>
          <w:p w14:paraId="2CF1B046" w14:textId="77777777" w:rsidR="00A55B53" w:rsidRPr="00123177" w:rsidRDefault="00A55B53" w:rsidP="00535342">
            <w:pPr>
              <w:pStyle w:val="BodyText"/>
            </w:pPr>
          </w:p>
        </w:tc>
        <w:tc>
          <w:tcPr>
            <w:tcW w:w="1474" w:type="dxa"/>
          </w:tcPr>
          <w:p w14:paraId="4F043A3B" w14:textId="77777777" w:rsidR="00A55B53" w:rsidRPr="00123177" w:rsidRDefault="00A55B53" w:rsidP="00535342">
            <w:pPr>
              <w:pStyle w:val="BodyText"/>
            </w:pPr>
          </w:p>
        </w:tc>
        <w:tc>
          <w:tcPr>
            <w:tcW w:w="1607" w:type="dxa"/>
          </w:tcPr>
          <w:p w14:paraId="703ACA3D" w14:textId="77777777" w:rsidR="00A55B53" w:rsidRPr="00123177" w:rsidRDefault="00A55B53" w:rsidP="00535342">
            <w:pPr>
              <w:pStyle w:val="BodyText"/>
            </w:pPr>
          </w:p>
        </w:tc>
        <w:tc>
          <w:tcPr>
            <w:tcW w:w="1322" w:type="dxa"/>
          </w:tcPr>
          <w:p w14:paraId="1A6D7A14" w14:textId="77777777" w:rsidR="00A55B53" w:rsidRPr="00123177" w:rsidRDefault="00A55B53" w:rsidP="00535342">
            <w:pPr>
              <w:pStyle w:val="BodyText"/>
            </w:pPr>
          </w:p>
        </w:tc>
        <w:tc>
          <w:tcPr>
            <w:tcW w:w="1328" w:type="dxa"/>
          </w:tcPr>
          <w:p w14:paraId="74F104BD" w14:textId="77777777" w:rsidR="00A55B53" w:rsidRPr="00123177" w:rsidRDefault="00A55B53" w:rsidP="00535342">
            <w:pPr>
              <w:pStyle w:val="BodyText"/>
            </w:pPr>
          </w:p>
        </w:tc>
      </w:tr>
    </w:tbl>
    <w:p w14:paraId="57538C34" w14:textId="77777777" w:rsidR="00A55B53" w:rsidRPr="00123177" w:rsidRDefault="00A55B53" w:rsidP="00A55B53">
      <w:pPr>
        <w:pStyle w:val="BodyText"/>
      </w:pPr>
      <w:bookmarkStart w:id="281" w:name="_Toc134021879"/>
    </w:p>
    <w:p w14:paraId="3B36830E" w14:textId="77777777" w:rsidR="00A55B53" w:rsidRPr="00123177" w:rsidRDefault="00A55B53" w:rsidP="00A55B53">
      <w:pPr>
        <w:pStyle w:val="BodyText"/>
      </w:pPr>
    </w:p>
    <w:p w14:paraId="354E7399" w14:textId="77777777" w:rsidR="00A55B53" w:rsidRPr="00123177" w:rsidRDefault="00A55B53" w:rsidP="00A55B53">
      <w:pPr>
        <w:pStyle w:val="Heading1"/>
        <w:ind w:left="-270" w:hanging="360"/>
      </w:pPr>
      <w:bookmarkStart w:id="282" w:name="_Toc164692423"/>
      <w:r w:rsidRPr="00123177">
        <w:lastRenderedPageBreak/>
        <w:t>External Interface</w:t>
      </w:r>
      <w:bookmarkEnd w:id="281"/>
      <w:bookmarkEnd w:id="282"/>
    </w:p>
    <w:p w14:paraId="1DB58150" w14:textId="26BE9555" w:rsidR="00A55B53" w:rsidRPr="00F0321B" w:rsidRDefault="007471A5" w:rsidP="00A55B53">
      <w:pPr>
        <w:pStyle w:val="BodyText"/>
        <w:rPr>
          <w:iCs/>
        </w:rPr>
      </w:pPr>
      <w:r w:rsidRPr="00F0321B">
        <w:rPr>
          <w:iCs/>
        </w:rPr>
        <w:t xml:space="preserve">Below </w:t>
      </w:r>
      <w:r w:rsidR="00F0321B">
        <w:rPr>
          <w:iCs/>
        </w:rPr>
        <w:t xml:space="preserve">interfaces shall be used for HVDCDC project. </w:t>
      </w:r>
    </w:p>
    <w:p w14:paraId="572E8D8A" w14:textId="77777777" w:rsidR="00A55B53" w:rsidRDefault="00A55B53" w:rsidP="00A55B53">
      <w:pPr>
        <w:pStyle w:val="BodyText"/>
      </w:pPr>
    </w:p>
    <w:p w14:paraId="361F8320" w14:textId="77777777" w:rsidR="00B447DF" w:rsidRPr="00123177" w:rsidRDefault="00B447DF" w:rsidP="00A55B53">
      <w:pPr>
        <w:pStyle w:val="BodyText"/>
      </w:pPr>
    </w:p>
    <w:p w14:paraId="2FF8B8CE" w14:textId="77777777" w:rsidR="00A55B53" w:rsidRPr="00123177" w:rsidRDefault="00A55B53">
      <w:pPr>
        <w:pStyle w:val="Heading2"/>
        <w:numPr>
          <w:ilvl w:val="1"/>
          <w:numId w:val="57"/>
        </w:numPr>
        <w:ind w:left="1440" w:hanging="360"/>
      </w:pPr>
      <w:bookmarkStart w:id="283" w:name="_Toc134021880"/>
      <w:bookmarkStart w:id="284" w:name="_Toc164692424"/>
      <w:r w:rsidRPr="00123177">
        <w:t>User Interface</w:t>
      </w:r>
      <w:bookmarkEnd w:id="283"/>
      <w:bookmarkEnd w:id="284"/>
    </w:p>
    <w:p w14:paraId="0967CF4D" w14:textId="2A8BE79B" w:rsidR="00A55B53" w:rsidRPr="00F0321B" w:rsidRDefault="00F0321B" w:rsidP="00A55B53">
      <w:pPr>
        <w:pStyle w:val="BodyText"/>
        <w:rPr>
          <w:iCs/>
        </w:rPr>
      </w:pPr>
      <w:r w:rsidRPr="00F0321B">
        <w:rPr>
          <w:iCs/>
        </w:rPr>
        <w:t xml:space="preserve">No </w:t>
      </w:r>
      <w:r>
        <w:rPr>
          <w:iCs/>
        </w:rPr>
        <w:t>specific GUI interface used for HVDCDC project.</w:t>
      </w:r>
    </w:p>
    <w:p w14:paraId="6E88625C" w14:textId="77777777" w:rsidR="00A55B53" w:rsidRPr="00123177" w:rsidRDefault="00A55B53" w:rsidP="00A55B53">
      <w:pPr>
        <w:pStyle w:val="BodyText"/>
      </w:pPr>
    </w:p>
    <w:p w14:paraId="013255C4" w14:textId="77777777" w:rsidR="00A55B53" w:rsidRPr="00123177" w:rsidRDefault="00A55B53">
      <w:pPr>
        <w:pStyle w:val="Heading2"/>
        <w:numPr>
          <w:ilvl w:val="1"/>
          <w:numId w:val="57"/>
        </w:numPr>
        <w:ind w:left="1440" w:hanging="360"/>
      </w:pPr>
      <w:bookmarkStart w:id="285" w:name="_Toc134021881"/>
      <w:bookmarkStart w:id="286" w:name="_Toc164692425"/>
      <w:r w:rsidRPr="00123177">
        <w:t>Hardware Interface</w:t>
      </w:r>
      <w:bookmarkEnd w:id="285"/>
      <w:bookmarkEnd w:id="286"/>
    </w:p>
    <w:p w14:paraId="0310FAE0" w14:textId="538502D5" w:rsidR="00A55B53" w:rsidRDefault="007471A5" w:rsidP="00A55B53">
      <w:pPr>
        <w:pStyle w:val="BodyText"/>
        <w:rPr>
          <w:iCs/>
        </w:rPr>
      </w:pPr>
      <w:r>
        <w:t xml:space="preserve">1. </w:t>
      </w:r>
      <w:r>
        <w:rPr>
          <w:iCs/>
        </w:rPr>
        <w:t>CANCASEXL HW shall</w:t>
      </w:r>
      <w:r w:rsidRPr="007471A5">
        <w:rPr>
          <w:iCs/>
        </w:rPr>
        <w:t xml:space="preserve"> be </w:t>
      </w:r>
      <w:r>
        <w:rPr>
          <w:iCs/>
        </w:rPr>
        <w:t>connect</w:t>
      </w:r>
      <w:r w:rsidRPr="007471A5">
        <w:rPr>
          <w:iCs/>
        </w:rPr>
        <w:t>ed to HVDCDC</w:t>
      </w:r>
      <w:r>
        <w:rPr>
          <w:iCs/>
        </w:rPr>
        <w:t xml:space="preserve"> HW</w:t>
      </w:r>
      <w:r w:rsidRPr="007471A5">
        <w:rPr>
          <w:iCs/>
        </w:rPr>
        <w:t xml:space="preserve"> </w:t>
      </w:r>
      <w:r>
        <w:rPr>
          <w:iCs/>
        </w:rPr>
        <w:t xml:space="preserve">to </w:t>
      </w:r>
      <w:r w:rsidRPr="007471A5">
        <w:rPr>
          <w:iCs/>
        </w:rPr>
        <w:t>check CAN communication</w:t>
      </w:r>
      <w:r>
        <w:rPr>
          <w:iCs/>
        </w:rPr>
        <w:t>.</w:t>
      </w:r>
    </w:p>
    <w:p w14:paraId="63B8D66D" w14:textId="22B3A8B0" w:rsidR="007471A5" w:rsidRDefault="007471A5" w:rsidP="00A55B53">
      <w:pPr>
        <w:pStyle w:val="BodyText"/>
        <w:rPr>
          <w:iCs/>
        </w:rPr>
      </w:pPr>
      <w:r>
        <w:rPr>
          <w:iCs/>
        </w:rPr>
        <w:t>2. UART Serial cable shall be connect</w:t>
      </w:r>
      <w:r w:rsidRPr="007471A5">
        <w:rPr>
          <w:iCs/>
        </w:rPr>
        <w:t>ed to HVDCDC</w:t>
      </w:r>
      <w:r>
        <w:rPr>
          <w:iCs/>
        </w:rPr>
        <w:t xml:space="preserve"> HW</w:t>
      </w:r>
      <w:r w:rsidRPr="007471A5">
        <w:rPr>
          <w:iCs/>
        </w:rPr>
        <w:t xml:space="preserve"> </w:t>
      </w:r>
      <w:r>
        <w:rPr>
          <w:iCs/>
        </w:rPr>
        <w:t>to observe Serial Consol logs.</w:t>
      </w:r>
    </w:p>
    <w:p w14:paraId="0433C9C3" w14:textId="742B4EFA" w:rsidR="007471A5" w:rsidRDefault="007471A5" w:rsidP="00A55B53">
      <w:pPr>
        <w:pStyle w:val="BodyText"/>
        <w:rPr>
          <w:iCs/>
        </w:rPr>
      </w:pPr>
      <w:r>
        <w:rPr>
          <w:iCs/>
        </w:rPr>
        <w:t>3. CANCASEXL HW shall</w:t>
      </w:r>
      <w:r w:rsidRPr="007471A5">
        <w:rPr>
          <w:iCs/>
        </w:rPr>
        <w:t xml:space="preserve"> be </w:t>
      </w:r>
      <w:r>
        <w:rPr>
          <w:iCs/>
        </w:rPr>
        <w:t>connect</w:t>
      </w:r>
      <w:r w:rsidRPr="007471A5">
        <w:rPr>
          <w:iCs/>
        </w:rPr>
        <w:t>ed to HVDCDC</w:t>
      </w:r>
      <w:r>
        <w:rPr>
          <w:iCs/>
        </w:rPr>
        <w:t xml:space="preserve"> HW</w:t>
      </w:r>
      <w:r w:rsidRPr="007471A5">
        <w:rPr>
          <w:iCs/>
        </w:rPr>
        <w:t xml:space="preserve"> </w:t>
      </w:r>
      <w:r>
        <w:rPr>
          <w:iCs/>
        </w:rPr>
        <w:t>to flash application binary and calibration.hex.</w:t>
      </w:r>
    </w:p>
    <w:p w14:paraId="5A97B171" w14:textId="76AF9528" w:rsidR="007471A5" w:rsidRDefault="007471A5" w:rsidP="00A55B53">
      <w:pPr>
        <w:pStyle w:val="BodyText"/>
        <w:rPr>
          <w:iCs/>
        </w:rPr>
      </w:pPr>
      <w:r>
        <w:rPr>
          <w:iCs/>
        </w:rPr>
        <w:t>4. MiniWiggler debugger shall be used to flash Primary and Secondary bootloader on HVDCDC</w:t>
      </w:r>
    </w:p>
    <w:p w14:paraId="3BE2E09A" w14:textId="0A808CF9" w:rsidR="007471A5" w:rsidRDefault="007471A5" w:rsidP="00A55B53">
      <w:pPr>
        <w:pStyle w:val="BodyText"/>
        <w:rPr>
          <w:iCs/>
        </w:rPr>
      </w:pPr>
      <w:r>
        <w:rPr>
          <w:iCs/>
        </w:rPr>
        <w:t xml:space="preserve">5. </w:t>
      </w:r>
      <w:r w:rsidR="00F0321B">
        <w:rPr>
          <w:iCs/>
        </w:rPr>
        <w:t xml:space="preserve">Power Supply with 12V shall be provided on IGN pin of HVDCDC controller board. </w:t>
      </w:r>
    </w:p>
    <w:p w14:paraId="378F680E" w14:textId="07A577C3" w:rsidR="00F0321B" w:rsidRPr="00123177" w:rsidRDefault="00F0321B" w:rsidP="00A55B53">
      <w:pPr>
        <w:pStyle w:val="BodyText"/>
      </w:pPr>
      <w:r>
        <w:rPr>
          <w:iCs/>
        </w:rPr>
        <w:t>6. High Side Power Supply with 800V shall be connected to HVDCDC power board.</w:t>
      </w:r>
    </w:p>
    <w:p w14:paraId="2871831F" w14:textId="11DB4DE3" w:rsidR="00F0321B" w:rsidRDefault="00F0321B" w:rsidP="00F0321B">
      <w:pPr>
        <w:pStyle w:val="BodyText"/>
        <w:rPr>
          <w:iCs/>
        </w:rPr>
      </w:pPr>
      <w:r>
        <w:rPr>
          <w:iCs/>
        </w:rPr>
        <w:t>7. 8W Low Side Load shall be connected to HVDCDC power board.</w:t>
      </w:r>
    </w:p>
    <w:p w14:paraId="28B00CE9" w14:textId="6C5C433A" w:rsidR="00F0321B" w:rsidRPr="00123177" w:rsidRDefault="00F0321B" w:rsidP="00F0321B">
      <w:pPr>
        <w:pStyle w:val="BodyText"/>
      </w:pPr>
      <w:r>
        <w:rPr>
          <w:iCs/>
        </w:rPr>
        <w:t xml:space="preserve">8. DMM is used to observe 800V and 400V supply from power supply and Vicor IC respectively. </w:t>
      </w:r>
    </w:p>
    <w:p w14:paraId="280E7B08" w14:textId="77777777" w:rsidR="00A55B53" w:rsidRPr="00123177" w:rsidRDefault="00A55B53" w:rsidP="00A55B53">
      <w:pPr>
        <w:pStyle w:val="BodyText"/>
        <w:rPr>
          <w:i/>
          <w:color w:val="3366FF"/>
        </w:rPr>
      </w:pPr>
    </w:p>
    <w:p w14:paraId="6E39600E" w14:textId="78B3670B" w:rsidR="00A55B53" w:rsidRPr="00123177" w:rsidRDefault="00A55B53">
      <w:pPr>
        <w:pStyle w:val="Heading2"/>
        <w:numPr>
          <w:ilvl w:val="1"/>
          <w:numId w:val="57"/>
        </w:numPr>
        <w:ind w:left="1440" w:hanging="360"/>
      </w:pPr>
      <w:bookmarkStart w:id="287" w:name="_Toc134021882"/>
      <w:bookmarkStart w:id="288" w:name="_Toc164692426"/>
      <w:r w:rsidRPr="00123177">
        <w:t>Software Interface</w:t>
      </w:r>
      <w:bookmarkEnd w:id="287"/>
      <w:bookmarkEnd w:id="288"/>
    </w:p>
    <w:p w14:paraId="482A0E8C" w14:textId="04973935" w:rsidR="007471A5" w:rsidRDefault="007471A5" w:rsidP="007471A5">
      <w:pPr>
        <w:pStyle w:val="Normal2"/>
        <w:ind w:left="0"/>
        <w:rPr>
          <w:rFonts w:cs="Arial"/>
          <w:iCs/>
        </w:rPr>
      </w:pPr>
      <w:r>
        <w:rPr>
          <w:rFonts w:cs="Arial"/>
          <w:iCs/>
        </w:rPr>
        <w:t xml:space="preserve">1. </w:t>
      </w:r>
      <w:r w:rsidRPr="007471A5">
        <w:rPr>
          <w:rFonts w:cs="Arial"/>
          <w:iCs/>
        </w:rPr>
        <w:t xml:space="preserve">CANalyzer </w:t>
      </w:r>
      <w:r>
        <w:rPr>
          <w:rFonts w:cs="Arial"/>
          <w:iCs/>
        </w:rPr>
        <w:t>version 15 and 17 shall</w:t>
      </w:r>
      <w:r w:rsidRPr="007471A5">
        <w:rPr>
          <w:rFonts w:cs="Arial"/>
          <w:iCs/>
        </w:rPr>
        <w:t xml:space="preserve"> be used to check CAN communication with HVDCDC</w:t>
      </w:r>
      <w:r>
        <w:rPr>
          <w:rFonts w:cs="Arial"/>
          <w:iCs/>
        </w:rPr>
        <w:t>.</w:t>
      </w:r>
    </w:p>
    <w:p w14:paraId="107CE78E" w14:textId="77777777" w:rsidR="007471A5" w:rsidRDefault="007471A5" w:rsidP="007471A5">
      <w:pPr>
        <w:pStyle w:val="Normal2"/>
        <w:ind w:left="0"/>
        <w:rPr>
          <w:rFonts w:cs="Arial"/>
          <w:iCs/>
        </w:rPr>
      </w:pPr>
      <w:r>
        <w:rPr>
          <w:rFonts w:cs="Arial"/>
          <w:iCs/>
        </w:rPr>
        <w:t>2. Teraterm or Similar tool will be used to observe Serial Consol logs.</w:t>
      </w:r>
    </w:p>
    <w:p w14:paraId="22CBEC22" w14:textId="77777777" w:rsidR="007471A5" w:rsidRDefault="007471A5" w:rsidP="007471A5">
      <w:pPr>
        <w:pStyle w:val="Normal2"/>
        <w:ind w:left="0"/>
        <w:rPr>
          <w:rFonts w:cs="Arial"/>
          <w:iCs/>
        </w:rPr>
      </w:pPr>
      <w:r>
        <w:rPr>
          <w:rFonts w:cs="Arial"/>
          <w:iCs/>
        </w:rPr>
        <w:t>3. PCOTApp tool shall be used to flash application binary and calibration.hex with bootloader implementation.</w:t>
      </w:r>
    </w:p>
    <w:p w14:paraId="042E9B03" w14:textId="77777777" w:rsidR="007471A5" w:rsidRDefault="007471A5" w:rsidP="007471A5">
      <w:pPr>
        <w:pStyle w:val="Normal2"/>
        <w:ind w:left="0"/>
        <w:rPr>
          <w:rFonts w:cs="Arial"/>
          <w:iCs/>
        </w:rPr>
      </w:pPr>
      <w:r>
        <w:rPr>
          <w:rFonts w:cs="Arial"/>
          <w:iCs/>
        </w:rPr>
        <w:t>4. Infineon Memtool shall be used for flashing Primary and Secondary bootloader</w:t>
      </w:r>
    </w:p>
    <w:p w14:paraId="67E6D246" w14:textId="77777777" w:rsidR="00F0321B" w:rsidRDefault="007471A5" w:rsidP="007471A5">
      <w:pPr>
        <w:pStyle w:val="Normal2"/>
        <w:ind w:left="0"/>
        <w:rPr>
          <w:rFonts w:cs="Arial"/>
          <w:iCs/>
        </w:rPr>
      </w:pPr>
      <w:r>
        <w:rPr>
          <w:rFonts w:cs="Arial"/>
          <w:iCs/>
        </w:rPr>
        <w:t xml:space="preserve">5. </w:t>
      </w:r>
      <w:r w:rsidR="00F0321B">
        <w:rPr>
          <w:rFonts w:cs="Arial"/>
          <w:iCs/>
        </w:rPr>
        <w:t>Trace32 tool shall be used for debugging od SW code</w:t>
      </w:r>
    </w:p>
    <w:p w14:paraId="662C72B8" w14:textId="77777777" w:rsidR="00A55B53" w:rsidRPr="00123177" w:rsidRDefault="00A55B53" w:rsidP="00A55B53">
      <w:pPr>
        <w:pStyle w:val="BodyText"/>
      </w:pPr>
    </w:p>
    <w:p w14:paraId="5239DE1A" w14:textId="77777777" w:rsidR="00A55B53" w:rsidRPr="00123177" w:rsidRDefault="00A55B53" w:rsidP="00A55B53">
      <w:pPr>
        <w:pStyle w:val="BodyText"/>
        <w:rPr>
          <w:i/>
          <w:color w:val="3366FF"/>
        </w:rPr>
      </w:pPr>
    </w:p>
    <w:p w14:paraId="6EEFD71B" w14:textId="77777777" w:rsidR="00A55B53" w:rsidRPr="00831A9F" w:rsidRDefault="00A55B53" w:rsidP="00A55B53"/>
    <w:p w14:paraId="1A499DFC" w14:textId="77777777" w:rsidR="000044BC" w:rsidRPr="00A55B53" w:rsidRDefault="000044BC" w:rsidP="00A55B53"/>
    <w:sectPr w:rsidR="000044BC" w:rsidRPr="00A55B53">
      <w:headerReference w:type="even" r:id="rId37"/>
      <w:headerReference w:type="default" r:id="rId38"/>
      <w:footerReference w:type="even" r:id="rId39"/>
      <w:footerReference w:type="default" r:id="rId40"/>
      <w:headerReference w:type="first" r:id="rId41"/>
      <w:footerReference w:type="first" r:id="rId42"/>
      <w:pgSz w:w="11906" w:h="16838"/>
      <w:pgMar w:top="1440" w:right="1005" w:bottom="994" w:left="1500" w:header="288" w:footer="432"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 w:author="Muhammad Fawzi" w:date="2024-03-31T19:20:00Z" w:initials="MF">
    <w:p w14:paraId="18CA54EA" w14:textId="77777777" w:rsidR="00A55B53" w:rsidRDefault="00A55B53" w:rsidP="00A55B53">
      <w:pPr>
        <w:pStyle w:val="CommentText"/>
      </w:pPr>
      <w:r>
        <w:rPr>
          <w:rStyle w:val="CommentReference"/>
        </w:rPr>
        <w:annotationRef/>
      </w:r>
      <w:r>
        <w:t>It could be split into two reqs one for operation CAN and another for debug CAN.</w:t>
      </w:r>
    </w:p>
  </w:comment>
  <w:comment w:id="54" w:author="Mayur Gaikwad" w:date="2024-04-01T10:21:00Z" w:initials="MG">
    <w:p w14:paraId="25285992" w14:textId="77777777" w:rsidR="00A55B53" w:rsidRDefault="00A55B53" w:rsidP="00A55B53">
      <w:pPr>
        <w:pStyle w:val="CommentText"/>
      </w:pPr>
      <w:r>
        <w:rPr>
          <w:rStyle w:val="CommentReference"/>
        </w:rPr>
        <w:annotationRef/>
      </w:r>
      <w:r>
        <w:t>Not sure if PF1.0 requirement need to cover in review</w:t>
      </w:r>
    </w:p>
  </w:comment>
  <w:comment w:id="55" w:author="Mayur Gaikwad" w:date="2024-04-23T12:05:00Z" w:initials="MG">
    <w:p w14:paraId="6A23F86E" w14:textId="77777777" w:rsidR="00481F0E" w:rsidRDefault="00481F0E" w:rsidP="00481F0E">
      <w:pPr>
        <w:pStyle w:val="CommentText"/>
      </w:pPr>
      <w:r>
        <w:rPr>
          <w:rStyle w:val="CommentReference"/>
        </w:rPr>
        <w:annotationRef/>
      </w:r>
      <w:r>
        <w:t>IQA: This was first part of PF1.0 milestone. After that this will be part of regression testing in further releases</w:t>
      </w:r>
    </w:p>
  </w:comment>
  <w:comment w:id="56" w:author="Muhammad Fawzi" w:date="2024-03-31T19:28:00Z" w:initials="MF">
    <w:p w14:paraId="1800F13C" w14:textId="609C8A23" w:rsidR="00A55B53" w:rsidRDefault="00A55B53" w:rsidP="00A55B53">
      <w:pPr>
        <w:pStyle w:val="CommentText"/>
      </w:pPr>
      <w:r>
        <w:rPr>
          <w:rStyle w:val="CommentReference"/>
        </w:rPr>
        <w:annotationRef/>
      </w:r>
      <w:r>
        <w:t>SNA abbreviation shall be added in 1.2 section</w:t>
      </w:r>
    </w:p>
  </w:comment>
  <w:comment w:id="57" w:author="Mayur Gaikwad" w:date="2024-04-01T10:41:00Z" w:initials="MG">
    <w:p w14:paraId="7733514D" w14:textId="77777777" w:rsidR="00A55B53" w:rsidRDefault="00A55B53" w:rsidP="00A55B53">
      <w:pPr>
        <w:pStyle w:val="CommentText"/>
      </w:pPr>
      <w:r>
        <w:rPr>
          <w:rStyle w:val="CommentReference"/>
        </w:rPr>
        <w:annotationRef/>
      </w:r>
      <w:r>
        <w:t>Done</w:t>
      </w:r>
    </w:p>
  </w:comment>
  <w:comment w:id="59" w:author="Muhammad Fawzi" w:date="2024-03-31T19:29:00Z" w:initials="MF">
    <w:p w14:paraId="06C2F442" w14:textId="77777777" w:rsidR="00A55B53" w:rsidRDefault="00A55B53" w:rsidP="00A55B53">
      <w:pPr>
        <w:pStyle w:val="CommentText"/>
      </w:pPr>
      <w:r>
        <w:rPr>
          <w:rStyle w:val="CommentReference"/>
        </w:rPr>
        <w:annotationRef/>
      </w:r>
      <w:r>
        <w:t>VIN abbreviation shall be added in 1.2 section</w:t>
      </w:r>
    </w:p>
  </w:comment>
  <w:comment w:id="60" w:author="Mayur Gaikwad" w:date="2024-04-01T22:05:00Z" w:initials="MG">
    <w:p w14:paraId="00213011" w14:textId="77777777" w:rsidR="00A55B53" w:rsidRDefault="00A55B53" w:rsidP="00A55B53">
      <w:pPr>
        <w:pStyle w:val="CommentText"/>
      </w:pPr>
      <w:r>
        <w:rPr>
          <w:rStyle w:val="CommentReference"/>
        </w:rPr>
        <w:annotationRef/>
      </w:r>
      <w:r>
        <w:t>Done</w:t>
      </w:r>
    </w:p>
  </w:comment>
  <w:comment w:id="68" w:author="Muhammad Fawzi" w:date="2024-03-31T20:13:00Z" w:initials="MF">
    <w:p w14:paraId="143DB679" w14:textId="77777777" w:rsidR="00A55B53" w:rsidRDefault="00A55B53" w:rsidP="00A55B53">
      <w:pPr>
        <w:pStyle w:val="CommentText"/>
      </w:pPr>
      <w:r>
        <w:rPr>
          <w:rStyle w:val="CommentReference"/>
        </w:rPr>
        <w:annotationRef/>
      </w:r>
      <w:r>
        <w:t>EDSU abbreviation shall be added in section 1.2</w:t>
      </w:r>
    </w:p>
  </w:comment>
  <w:comment w:id="69" w:author="Mayur Gaikwad" w:date="2024-04-01T22:03:00Z" w:initials="MG">
    <w:p w14:paraId="1E8DFF93" w14:textId="77777777" w:rsidR="00A55B53" w:rsidRDefault="00A55B53" w:rsidP="00A55B53">
      <w:pPr>
        <w:pStyle w:val="CommentText"/>
      </w:pPr>
      <w:r>
        <w:rPr>
          <w:rStyle w:val="CommentReference"/>
        </w:rPr>
        <w:annotationRef/>
      </w:r>
      <w:r>
        <w:t>Done</w:t>
      </w:r>
    </w:p>
  </w:comment>
  <w:comment w:id="78" w:author="Muhammad Fawzi" w:date="2024-03-31T20:27:00Z" w:initials="MF">
    <w:p w14:paraId="4892746A" w14:textId="77777777" w:rsidR="00A55B53" w:rsidRDefault="00A55B53" w:rsidP="00A55B53">
      <w:pPr>
        <w:pStyle w:val="CommentText"/>
      </w:pPr>
      <w:r>
        <w:rPr>
          <w:rStyle w:val="CommentReference"/>
        </w:rPr>
        <w:annotationRef/>
      </w:r>
      <w:r>
        <w:t>We can split it in three requirements, one for each fault level.</w:t>
      </w:r>
    </w:p>
  </w:comment>
  <w:comment w:id="79" w:author="Mayur Gaikwad" w:date="2024-04-01T10:21:00Z" w:initials="MG">
    <w:p w14:paraId="3588D389" w14:textId="77777777" w:rsidR="00A55B53" w:rsidRDefault="00A55B53" w:rsidP="00A55B53">
      <w:pPr>
        <w:pStyle w:val="CommentText"/>
      </w:pPr>
      <w:r>
        <w:rPr>
          <w:rStyle w:val="CommentReference"/>
        </w:rPr>
        <w:annotationRef/>
      </w:r>
      <w:r>
        <w:t>Not sure if PF1.0 requirement need to cover in review</w:t>
      </w:r>
    </w:p>
  </w:comment>
  <w:comment w:id="81" w:author="Mayur Gaikwad" w:date="2024-04-08T14:35:00Z" w:initials="MG">
    <w:p w14:paraId="5D27FE1E" w14:textId="77777777" w:rsidR="00A55B53" w:rsidRDefault="00A55B53" w:rsidP="00A55B53">
      <w:pPr>
        <w:pStyle w:val="CommentText"/>
      </w:pPr>
      <w:r>
        <w:rPr>
          <w:rStyle w:val="CommentReference"/>
        </w:rPr>
        <w:annotationRef/>
      </w:r>
      <w:r>
        <w:t>Mention the exact side of Vicor input (Sensor side)</w:t>
      </w:r>
    </w:p>
  </w:comment>
  <w:comment w:id="82" w:author="Muhammad Fawzi" w:date="2024-03-31T20:33:00Z" w:initials="MF">
    <w:p w14:paraId="624CAC73" w14:textId="77777777" w:rsidR="00A55B53" w:rsidRDefault="00A55B53" w:rsidP="00A55B53">
      <w:pPr>
        <w:pStyle w:val="CommentText"/>
      </w:pPr>
      <w:r>
        <w:rPr>
          <w:rStyle w:val="CommentReference"/>
        </w:rPr>
        <w:annotationRef/>
      </w:r>
      <w:r>
        <w:t>We can split it for each ADC channel</w:t>
      </w:r>
    </w:p>
  </w:comment>
  <w:comment w:id="83" w:author="Mayur Gaikwad" w:date="2024-04-01T10:21:00Z" w:initials="MG">
    <w:p w14:paraId="328092AB" w14:textId="77777777" w:rsidR="00A55B53" w:rsidRDefault="00A55B53" w:rsidP="00A55B53">
      <w:pPr>
        <w:pStyle w:val="CommentText"/>
      </w:pPr>
      <w:r>
        <w:rPr>
          <w:rStyle w:val="CommentReference"/>
        </w:rPr>
        <w:annotationRef/>
      </w:r>
      <w:r>
        <w:t>Not sure if PF2.0 requirement need to cover in review</w:t>
      </w:r>
    </w:p>
  </w:comment>
  <w:comment w:id="84" w:author="Mayur Gaikwad" w:date="2024-04-08T15:14:00Z" w:initials="MG">
    <w:p w14:paraId="09876A43" w14:textId="77777777" w:rsidR="00A55B53" w:rsidRDefault="00A55B53" w:rsidP="00A55B53">
      <w:pPr>
        <w:pStyle w:val="CommentText"/>
      </w:pPr>
      <w:r>
        <w:rPr>
          <w:rStyle w:val="CommentReference"/>
        </w:rPr>
        <w:annotationRef/>
      </w:r>
      <w:r>
        <w:t>Shihui will confirm on this</w:t>
      </w:r>
    </w:p>
  </w:comment>
  <w:comment w:id="85" w:author="Muhammad Fawzi" w:date="2024-03-31T20:35:00Z" w:initials="MF">
    <w:p w14:paraId="2B045266" w14:textId="77777777" w:rsidR="00A55B53" w:rsidRDefault="00A55B53" w:rsidP="00A55B53">
      <w:pPr>
        <w:pStyle w:val="CommentText"/>
      </w:pPr>
      <w:r>
        <w:rPr>
          <w:rStyle w:val="CommentReference"/>
        </w:rPr>
        <w:annotationRef/>
      </w:r>
      <w:r>
        <w:t>We can add abbreviation in section 1.2</w:t>
      </w:r>
    </w:p>
  </w:comment>
  <w:comment w:id="86" w:author="Mayur Gaikwad" w:date="2024-04-01T10:41:00Z" w:initials="MG">
    <w:p w14:paraId="5FD9E686" w14:textId="77777777" w:rsidR="00A55B53" w:rsidRDefault="00A55B53" w:rsidP="00A55B53">
      <w:pPr>
        <w:pStyle w:val="CommentText"/>
      </w:pPr>
      <w:r>
        <w:rPr>
          <w:rStyle w:val="CommentReference"/>
        </w:rPr>
        <w:annotationRef/>
      </w:r>
      <w:r>
        <w:t>Done</w:t>
      </w:r>
    </w:p>
  </w:comment>
  <w:comment w:id="87" w:author="Mayur Gaikwad" w:date="2024-04-08T15:14:00Z" w:initials="MG">
    <w:p w14:paraId="456D89DB" w14:textId="77777777" w:rsidR="00A55B53" w:rsidRDefault="00A55B53" w:rsidP="00A55B53">
      <w:pPr>
        <w:pStyle w:val="CommentText"/>
      </w:pPr>
      <w:r>
        <w:rPr>
          <w:rStyle w:val="CommentReference"/>
        </w:rPr>
        <w:annotationRef/>
      </w:r>
      <w:r>
        <w:t>Shihui will confirm on this</w:t>
      </w:r>
    </w:p>
  </w:comment>
  <w:comment w:id="88" w:author="Muhammad Fawzi" w:date="2024-03-31T20:37:00Z" w:initials="MF">
    <w:p w14:paraId="164E74F9" w14:textId="77777777" w:rsidR="00A55B53" w:rsidRDefault="00A55B53" w:rsidP="00A55B53">
      <w:pPr>
        <w:pStyle w:val="CommentText"/>
      </w:pPr>
      <w:r>
        <w:rPr>
          <w:rStyle w:val="CommentReference"/>
        </w:rPr>
        <w:annotationRef/>
      </w:r>
      <w:r>
        <w:t>We can add the abbreviation in section 1.2</w:t>
      </w:r>
    </w:p>
  </w:comment>
  <w:comment w:id="89" w:author="Mayur Gaikwad" w:date="2024-04-01T10:39:00Z" w:initials="MG">
    <w:p w14:paraId="5AEA22D6" w14:textId="77777777" w:rsidR="00A55B53" w:rsidRDefault="00A55B53" w:rsidP="00A55B53">
      <w:pPr>
        <w:pStyle w:val="CommentText"/>
      </w:pPr>
      <w:r>
        <w:rPr>
          <w:rStyle w:val="CommentReference"/>
        </w:rPr>
        <w:annotationRef/>
      </w:r>
      <w:r>
        <w:t>Done</w:t>
      </w:r>
    </w:p>
  </w:comment>
  <w:comment w:id="90" w:author="Muhammad Fawzi" w:date="2024-03-31T20:40:00Z" w:initials="MF">
    <w:p w14:paraId="6347564A" w14:textId="77777777" w:rsidR="00A55B53" w:rsidRDefault="00A55B53" w:rsidP="00A55B53">
      <w:pPr>
        <w:pStyle w:val="CommentText"/>
      </w:pPr>
      <w:r>
        <w:rPr>
          <w:rStyle w:val="CommentReference"/>
        </w:rPr>
        <w:annotationRef/>
      </w:r>
      <w:r>
        <w:t>We have to add the tools used, also clarify that NHVDCDCStatus and NHVDCDCStatusDebug are CAN signals.</w:t>
      </w:r>
    </w:p>
  </w:comment>
  <w:comment w:id="91" w:author="Mayur Gaikwad" w:date="2024-04-01T10:30:00Z" w:initials="MG">
    <w:p w14:paraId="42C639F6" w14:textId="77777777" w:rsidR="00A55B53" w:rsidRDefault="00A55B53" w:rsidP="00A55B53">
      <w:pPr>
        <w:pStyle w:val="CommentText"/>
      </w:pPr>
      <w:r>
        <w:rPr>
          <w:rStyle w:val="CommentReference"/>
        </w:rPr>
        <w:annotationRef/>
      </w:r>
      <w:r>
        <w:t>Done</w:t>
      </w:r>
    </w:p>
  </w:comment>
  <w:comment w:id="92" w:author="Muhammad Fawzi" w:date="2024-03-31T20:41:00Z" w:initials="MF">
    <w:p w14:paraId="49AA6D7B" w14:textId="77777777" w:rsidR="00A55B53" w:rsidRDefault="00A55B53" w:rsidP="00A55B53">
      <w:pPr>
        <w:pStyle w:val="CommentText"/>
      </w:pPr>
      <w:r>
        <w:rPr>
          <w:rStyle w:val="CommentReference"/>
        </w:rPr>
        <w:annotationRef/>
      </w:r>
      <w:r>
        <w:t>We have to add the tools used</w:t>
      </w:r>
    </w:p>
  </w:comment>
  <w:comment w:id="93" w:author="Mayur Gaikwad" w:date="2024-04-01T10:28:00Z" w:initials="MG">
    <w:p w14:paraId="2A36DCBB" w14:textId="77777777" w:rsidR="00A55B53" w:rsidRDefault="00A55B53" w:rsidP="00A55B53">
      <w:pPr>
        <w:pStyle w:val="CommentText"/>
      </w:pPr>
      <w:r>
        <w:rPr>
          <w:rStyle w:val="CommentReference"/>
        </w:rPr>
        <w:annotationRef/>
      </w:r>
      <w:r>
        <w:t>Done</w:t>
      </w:r>
    </w:p>
  </w:comment>
  <w:comment w:id="94" w:author="Mayur Gaikwad" w:date="2024-04-08T14:41:00Z" w:initials="MG">
    <w:p w14:paraId="15BEABA2" w14:textId="77777777" w:rsidR="00A55B53" w:rsidRDefault="00A55B53" w:rsidP="00A55B53">
      <w:pPr>
        <w:pStyle w:val="CommentText"/>
      </w:pPr>
      <w:r>
        <w:rPr>
          <w:rStyle w:val="CommentReference"/>
        </w:rPr>
        <w:annotationRef/>
      </w:r>
      <w:r>
        <w:t>Add some more details like Input voltage at various sides/points</w:t>
      </w:r>
    </w:p>
  </w:comment>
  <w:comment w:id="95" w:author="Mayur Gaikwad" w:date="2024-04-08T14:37:00Z" w:initials="MG">
    <w:p w14:paraId="4ECB1415" w14:textId="77777777" w:rsidR="00A55B53" w:rsidRDefault="00A55B53" w:rsidP="00A55B53">
      <w:pPr>
        <w:pStyle w:val="CommentText"/>
      </w:pPr>
      <w:r>
        <w:rPr>
          <w:rStyle w:val="CommentReference"/>
        </w:rPr>
        <w:annotationRef/>
      </w:r>
      <w:r>
        <w:t>Add 2:1 ratio with in threshold (70V)</w:t>
      </w:r>
    </w:p>
  </w:comment>
  <w:comment w:id="96" w:author="Muhammad Fawzi" w:date="2024-03-31T20:41:00Z" w:initials="MF">
    <w:p w14:paraId="5FCE463D" w14:textId="77777777" w:rsidR="00A55B53" w:rsidRDefault="00A55B53" w:rsidP="00A55B53">
      <w:pPr>
        <w:pStyle w:val="CommentText"/>
      </w:pPr>
      <w:r>
        <w:rPr>
          <w:rStyle w:val="CommentReference"/>
        </w:rPr>
        <w:annotationRef/>
      </w:r>
      <w:r>
        <w:t>We have to add the tools used</w:t>
      </w:r>
    </w:p>
  </w:comment>
  <w:comment w:id="97" w:author="Mayur Gaikwad" w:date="2024-04-01T10:44:00Z" w:initials="MG">
    <w:p w14:paraId="07697F7C" w14:textId="77777777" w:rsidR="00A55B53" w:rsidRDefault="00A55B53" w:rsidP="00A55B53">
      <w:pPr>
        <w:pStyle w:val="CommentText"/>
      </w:pPr>
      <w:r>
        <w:rPr>
          <w:rStyle w:val="CommentReference"/>
        </w:rPr>
        <w:annotationRef/>
      </w:r>
      <w:r>
        <w:t>Done</w:t>
      </w:r>
    </w:p>
  </w:comment>
  <w:comment w:id="98" w:author="Muhammad Fawzi" w:date="2024-03-31T20:41:00Z" w:initials="MF">
    <w:p w14:paraId="754C6C0B" w14:textId="77777777" w:rsidR="00A55B53" w:rsidRDefault="00A55B53" w:rsidP="00A55B53">
      <w:pPr>
        <w:pStyle w:val="CommentText"/>
      </w:pPr>
      <w:r>
        <w:rPr>
          <w:rStyle w:val="CommentReference"/>
        </w:rPr>
        <w:annotationRef/>
      </w:r>
      <w:r>
        <w:t>We have to add the tools used</w:t>
      </w:r>
    </w:p>
  </w:comment>
  <w:comment w:id="99" w:author="Mayur Gaikwad" w:date="2024-04-01T10:44:00Z" w:initials="MG">
    <w:p w14:paraId="0FD9E473" w14:textId="77777777" w:rsidR="00A55B53" w:rsidRDefault="00A55B53" w:rsidP="00A55B53">
      <w:pPr>
        <w:pStyle w:val="CommentText"/>
      </w:pPr>
      <w:r>
        <w:rPr>
          <w:rStyle w:val="CommentReference"/>
        </w:rPr>
        <w:annotationRef/>
      </w:r>
      <w:r>
        <w:t>Done</w:t>
      </w:r>
    </w:p>
  </w:comment>
  <w:comment w:id="100" w:author="Muhammad Fawzi" w:date="2024-03-31T20:42:00Z" w:initials="MF">
    <w:p w14:paraId="351DCC65" w14:textId="77777777" w:rsidR="00A55B53" w:rsidRDefault="00A55B53" w:rsidP="00A55B53">
      <w:pPr>
        <w:pStyle w:val="CommentText"/>
      </w:pPr>
      <w:r>
        <w:rPr>
          <w:rStyle w:val="CommentReference"/>
        </w:rPr>
        <w:annotationRef/>
      </w:r>
      <w:r>
        <w:t>We have to add the tools used</w:t>
      </w:r>
    </w:p>
  </w:comment>
  <w:comment w:id="101" w:author="Mayur Gaikwad" w:date="2024-04-01T14:03:00Z" w:initials="MG">
    <w:p w14:paraId="53371682" w14:textId="77777777" w:rsidR="00A55B53" w:rsidRDefault="00A55B53" w:rsidP="00A55B53">
      <w:pPr>
        <w:pStyle w:val="CommentText"/>
      </w:pPr>
      <w:r>
        <w:rPr>
          <w:rStyle w:val="CommentReference"/>
        </w:rPr>
        <w:annotationRef/>
      </w:r>
      <w:r>
        <w:t>Done</w:t>
      </w:r>
    </w:p>
  </w:comment>
  <w:comment w:id="102" w:author="Muhammad Fawzi" w:date="2024-03-31T20:42:00Z" w:initials="MF">
    <w:p w14:paraId="03674E93" w14:textId="77777777" w:rsidR="00A55B53" w:rsidRDefault="00A55B53" w:rsidP="00A55B53">
      <w:pPr>
        <w:pStyle w:val="CommentText"/>
      </w:pPr>
      <w:r>
        <w:rPr>
          <w:rStyle w:val="CommentReference"/>
        </w:rPr>
        <w:annotationRef/>
      </w:r>
      <w:r>
        <w:t>We have to add the tools used</w:t>
      </w:r>
    </w:p>
  </w:comment>
  <w:comment w:id="103" w:author="Mayur Gaikwad" w:date="2024-04-01T14:03:00Z" w:initials="MG">
    <w:p w14:paraId="2D3E0C9C" w14:textId="77777777" w:rsidR="00A55B53" w:rsidRDefault="00A55B53" w:rsidP="00A55B53">
      <w:pPr>
        <w:pStyle w:val="CommentText"/>
      </w:pPr>
      <w:r>
        <w:rPr>
          <w:rStyle w:val="CommentReference"/>
        </w:rPr>
        <w:annotationRef/>
      </w:r>
      <w:r>
        <w:t>Done</w:t>
      </w:r>
    </w:p>
  </w:comment>
  <w:comment w:id="104" w:author="Muhammad Fawzi" w:date="2024-03-31T20:43:00Z" w:initials="MF">
    <w:p w14:paraId="407680C8" w14:textId="77777777" w:rsidR="00A55B53" w:rsidRDefault="00A55B53" w:rsidP="00A55B53">
      <w:pPr>
        <w:pStyle w:val="CommentText"/>
      </w:pPr>
      <w:r>
        <w:rPr>
          <w:rStyle w:val="CommentReference"/>
        </w:rPr>
        <w:annotationRef/>
      </w:r>
      <w:r>
        <w:t>We have to add the tools used, also clarify that NHVDCDCStatus and NHVDCDCStatusDebug are CAN signals.</w:t>
      </w:r>
    </w:p>
  </w:comment>
  <w:comment w:id="105" w:author="Mayur Gaikwad" w:date="2024-04-01T14:09:00Z" w:initials="MG">
    <w:p w14:paraId="1D3756C5" w14:textId="77777777" w:rsidR="00A55B53" w:rsidRDefault="00A55B53" w:rsidP="00A55B53">
      <w:pPr>
        <w:pStyle w:val="CommentText"/>
      </w:pPr>
      <w:r>
        <w:rPr>
          <w:rStyle w:val="CommentReference"/>
        </w:rPr>
        <w:annotationRef/>
      </w:r>
      <w:r>
        <w:t>Done</w:t>
      </w:r>
    </w:p>
  </w:comment>
  <w:comment w:id="106" w:author="Muhammad Fawzi" w:date="2024-03-31T20:43:00Z" w:initials="MF">
    <w:p w14:paraId="6F087C6F" w14:textId="77777777" w:rsidR="00A55B53" w:rsidRDefault="00A55B53" w:rsidP="00A55B53">
      <w:pPr>
        <w:pStyle w:val="CommentText"/>
      </w:pPr>
      <w:r>
        <w:rPr>
          <w:rStyle w:val="CommentReference"/>
        </w:rPr>
        <w:annotationRef/>
      </w:r>
      <w:r>
        <w:t>We have to add the tools used, also clarify that NHVDCDCStatus and NHVDCDCStatusDebug are CAN signals.</w:t>
      </w:r>
    </w:p>
  </w:comment>
  <w:comment w:id="107" w:author="Mayur Gaikwad" w:date="2024-04-01T14:10:00Z" w:initials="MG">
    <w:p w14:paraId="339AA95C" w14:textId="77777777" w:rsidR="00A55B53" w:rsidRDefault="00A55B53" w:rsidP="00A55B53">
      <w:pPr>
        <w:pStyle w:val="CommentText"/>
      </w:pPr>
      <w:r>
        <w:rPr>
          <w:rStyle w:val="CommentReference"/>
        </w:rPr>
        <w:annotationRef/>
      </w:r>
      <w:r>
        <w:t>Done</w:t>
      </w:r>
    </w:p>
  </w:comment>
  <w:comment w:id="108" w:author="Mayur Gaikwad" w:date="2024-06-12T10:56:00Z" w:initials="MG">
    <w:p w14:paraId="787F5CD8" w14:textId="77777777" w:rsidR="00000738" w:rsidRDefault="00000738" w:rsidP="00000738">
      <w:pPr>
        <w:pStyle w:val="CommentText"/>
      </w:pPr>
      <w:r>
        <w:rPr>
          <w:rStyle w:val="CommentReference"/>
        </w:rPr>
        <w:annotationRef/>
      </w:r>
      <w:r>
        <w:t>Add timeout expire condition here</w:t>
      </w:r>
    </w:p>
  </w:comment>
  <w:comment w:id="114" w:author="Muhammad Fawzi" w:date="2024-03-31T20:44:00Z" w:initials="MF">
    <w:p w14:paraId="4F5FEBCA" w14:textId="6417D75F" w:rsidR="00A55B53" w:rsidRDefault="00A55B53" w:rsidP="00A55B53">
      <w:pPr>
        <w:pStyle w:val="CommentText"/>
      </w:pPr>
      <w:r>
        <w:rPr>
          <w:rStyle w:val="CommentReference"/>
        </w:rPr>
        <w:annotationRef/>
      </w:r>
      <w:r>
        <w:t>We have to add the tools used, also clarify that NHVDCDCStatus and NHVDCDCStatusDebug are CAN signals.</w:t>
      </w:r>
    </w:p>
  </w:comment>
  <w:comment w:id="115" w:author="Mayur Gaikwad" w:date="2024-04-01T14:10:00Z" w:initials="MG">
    <w:p w14:paraId="2DE57528" w14:textId="77777777" w:rsidR="00A55B53" w:rsidRDefault="00A55B53" w:rsidP="00A55B53">
      <w:pPr>
        <w:pStyle w:val="CommentText"/>
      </w:pPr>
      <w:r>
        <w:rPr>
          <w:rStyle w:val="CommentReference"/>
        </w:rPr>
        <w:annotationRef/>
      </w:r>
      <w:r>
        <w:t>Done</w:t>
      </w:r>
    </w:p>
  </w:comment>
  <w:comment w:id="116" w:author="Muhammad Fawzi" w:date="2024-03-31T20:44:00Z" w:initials="MF">
    <w:p w14:paraId="56CC5207" w14:textId="77777777" w:rsidR="00A55B53" w:rsidRDefault="00A55B53" w:rsidP="00A55B53">
      <w:pPr>
        <w:pStyle w:val="CommentText"/>
      </w:pPr>
      <w:r>
        <w:rPr>
          <w:rStyle w:val="CommentReference"/>
        </w:rPr>
        <w:annotationRef/>
      </w:r>
      <w:r>
        <w:t>We have to add the tools used, also clarify that NHVDCDCStatus and NHVDCDCStatusDebug are CAN signals.</w:t>
      </w:r>
    </w:p>
  </w:comment>
  <w:comment w:id="117" w:author="Mayur Gaikwad" w:date="2024-04-01T14:11:00Z" w:initials="MG">
    <w:p w14:paraId="7773AFDB" w14:textId="77777777" w:rsidR="00A55B53" w:rsidRDefault="00A55B53" w:rsidP="00A55B53">
      <w:pPr>
        <w:pStyle w:val="CommentText"/>
      </w:pPr>
      <w:r>
        <w:rPr>
          <w:rStyle w:val="CommentReference"/>
        </w:rPr>
        <w:annotationRef/>
      </w:r>
      <w:r>
        <w:t>Done</w:t>
      </w:r>
    </w:p>
  </w:comment>
  <w:comment w:id="118" w:author="Muhammad Fawzi" w:date="2024-03-31T21:05:00Z" w:initials="MF">
    <w:p w14:paraId="2C2E522E" w14:textId="77777777" w:rsidR="00A55B53" w:rsidRDefault="00A55B53" w:rsidP="00A55B53">
      <w:pPr>
        <w:pStyle w:val="CommentText"/>
      </w:pPr>
      <w:r>
        <w:rPr>
          <w:rStyle w:val="CommentReference"/>
        </w:rPr>
        <w:annotationRef/>
      </w:r>
      <w:r>
        <w:t>We have to add the tools used</w:t>
      </w:r>
    </w:p>
  </w:comment>
  <w:comment w:id="119" w:author="Mayur Gaikwad" w:date="2024-04-01T22:07:00Z" w:initials="MG">
    <w:p w14:paraId="08137EAA" w14:textId="77777777" w:rsidR="00A55B53" w:rsidRDefault="00A55B53" w:rsidP="00A55B53">
      <w:pPr>
        <w:pStyle w:val="CommentText"/>
      </w:pPr>
      <w:r>
        <w:rPr>
          <w:rStyle w:val="CommentReference"/>
        </w:rPr>
        <w:annotationRef/>
      </w:r>
      <w:r>
        <w:t>Done</w:t>
      </w:r>
    </w:p>
  </w:comment>
  <w:comment w:id="120" w:author="Muhammad Fawzi" w:date="2024-03-31T21:05:00Z" w:initials="MF">
    <w:p w14:paraId="6EEEEBF7" w14:textId="77777777" w:rsidR="00A55B53" w:rsidRDefault="00A55B53" w:rsidP="00A55B53">
      <w:pPr>
        <w:pStyle w:val="CommentText"/>
      </w:pPr>
      <w:r>
        <w:rPr>
          <w:rStyle w:val="CommentReference"/>
        </w:rPr>
        <w:annotationRef/>
      </w:r>
      <w:r>
        <w:t>We have to add the tools used</w:t>
      </w:r>
    </w:p>
  </w:comment>
  <w:comment w:id="121" w:author="Mayur Gaikwad" w:date="2024-04-01T22:07:00Z" w:initials="MG">
    <w:p w14:paraId="5EDF4303" w14:textId="77777777" w:rsidR="00A55B53" w:rsidRDefault="00A55B53" w:rsidP="00A55B53">
      <w:pPr>
        <w:pStyle w:val="CommentText"/>
      </w:pPr>
      <w:r>
        <w:rPr>
          <w:rStyle w:val="CommentReference"/>
        </w:rPr>
        <w:annotationRef/>
      </w:r>
      <w:r>
        <w:t>Done</w:t>
      </w:r>
    </w:p>
  </w:comment>
  <w:comment w:id="122" w:author="Muhammad Fawzi" w:date="2024-03-31T21:05:00Z" w:initials="MF">
    <w:p w14:paraId="361AB3AA" w14:textId="77777777" w:rsidR="00A55B53" w:rsidRDefault="00A55B53" w:rsidP="00A55B53">
      <w:pPr>
        <w:pStyle w:val="CommentText"/>
      </w:pPr>
      <w:r>
        <w:rPr>
          <w:rStyle w:val="CommentReference"/>
        </w:rPr>
        <w:annotationRef/>
      </w:r>
      <w:r>
        <w:t>We have to add the tools used</w:t>
      </w:r>
    </w:p>
  </w:comment>
  <w:comment w:id="123" w:author="Mayur Gaikwad" w:date="2024-04-01T22:08:00Z" w:initials="MG">
    <w:p w14:paraId="396B57FA" w14:textId="77777777" w:rsidR="00A55B53" w:rsidRDefault="00A55B53" w:rsidP="00A55B53">
      <w:pPr>
        <w:pStyle w:val="CommentText"/>
      </w:pPr>
      <w:r>
        <w:rPr>
          <w:rStyle w:val="CommentReference"/>
        </w:rPr>
        <w:annotationRef/>
      </w:r>
      <w:r>
        <w:t>Done</w:t>
      </w:r>
    </w:p>
  </w:comment>
  <w:comment w:id="124" w:author="Muhammad Fawzi" w:date="2024-03-31T21:07:00Z" w:initials="MF">
    <w:p w14:paraId="661AD5C7" w14:textId="77777777" w:rsidR="00A55B53" w:rsidRDefault="00A55B53" w:rsidP="00A55B53">
      <w:pPr>
        <w:pStyle w:val="CommentText"/>
      </w:pPr>
      <w:r>
        <w:rPr>
          <w:rStyle w:val="CommentReference"/>
        </w:rPr>
        <w:annotationRef/>
      </w:r>
      <w:r>
        <w:t>We have to add the tools used, also clarify that NHVDCDCStatus and NHVDCDCStatusDebug are CAN signals.</w:t>
      </w:r>
    </w:p>
  </w:comment>
  <w:comment w:id="125" w:author="Mayur Gaikwad" w:date="2024-04-01T22:35:00Z" w:initials="MG">
    <w:p w14:paraId="2E8829D5" w14:textId="77777777" w:rsidR="00A55B53" w:rsidRDefault="00A55B53" w:rsidP="00A55B53">
      <w:pPr>
        <w:pStyle w:val="CommentText"/>
      </w:pPr>
      <w:r>
        <w:rPr>
          <w:rStyle w:val="CommentReference"/>
        </w:rPr>
        <w:annotationRef/>
      </w:r>
      <w:r>
        <w:t>Done</w:t>
      </w:r>
    </w:p>
  </w:comment>
  <w:comment w:id="126" w:author="Muhammad Fawzi" w:date="2024-03-31T21:07:00Z" w:initials="MF">
    <w:p w14:paraId="38B9917E" w14:textId="77777777" w:rsidR="00A55B53" w:rsidRDefault="00A55B53" w:rsidP="00A55B53">
      <w:pPr>
        <w:pStyle w:val="CommentText"/>
      </w:pPr>
      <w:r>
        <w:rPr>
          <w:rStyle w:val="CommentReference"/>
        </w:rPr>
        <w:annotationRef/>
      </w:r>
      <w:r>
        <w:t>We have to add the tools used, also clarify that NHVDCDCStatus and NHVDCDCStatusDebug are CAN signals.</w:t>
      </w:r>
    </w:p>
  </w:comment>
  <w:comment w:id="127" w:author="Mayur Gaikwad" w:date="2024-04-01T22:36:00Z" w:initials="MG">
    <w:p w14:paraId="420F62B1" w14:textId="77777777" w:rsidR="00A55B53" w:rsidRDefault="00A55B53" w:rsidP="00A55B53">
      <w:pPr>
        <w:pStyle w:val="CommentText"/>
      </w:pPr>
      <w:r>
        <w:rPr>
          <w:rStyle w:val="CommentReference"/>
        </w:rPr>
        <w:annotationRef/>
      </w:r>
      <w:r>
        <w:t>Done</w:t>
      </w:r>
    </w:p>
  </w:comment>
  <w:comment w:id="128" w:author="Muhammad Fawzi" w:date="2024-03-31T21:08:00Z" w:initials="MF">
    <w:p w14:paraId="634A0AEC" w14:textId="77777777" w:rsidR="00A55B53" w:rsidRDefault="00A55B53" w:rsidP="00A55B53">
      <w:pPr>
        <w:pStyle w:val="CommentText"/>
      </w:pPr>
      <w:r>
        <w:rPr>
          <w:rStyle w:val="CommentReference"/>
        </w:rPr>
        <w:annotationRef/>
      </w:r>
      <w:r>
        <w:t>We have to add the tools used, also clarify that NHVDCDCStatus and NHVDCDCStatusDebug are CAN signals.</w:t>
      </w:r>
    </w:p>
  </w:comment>
  <w:comment w:id="129" w:author="Mayur Gaikwad" w:date="2024-04-01T22:36:00Z" w:initials="MG">
    <w:p w14:paraId="2A91EBC8" w14:textId="77777777" w:rsidR="00A55B53" w:rsidRDefault="00A55B53" w:rsidP="00A55B53">
      <w:pPr>
        <w:pStyle w:val="CommentText"/>
      </w:pPr>
      <w:r>
        <w:rPr>
          <w:rStyle w:val="CommentReference"/>
        </w:rPr>
        <w:annotationRef/>
      </w:r>
      <w:r>
        <w:t>Done</w:t>
      </w:r>
    </w:p>
  </w:comment>
  <w:comment w:id="130" w:author="Muhammad Fawzi" w:date="2024-03-31T21:09:00Z" w:initials="MF">
    <w:p w14:paraId="3B0F2EA6" w14:textId="77777777" w:rsidR="00A55B53" w:rsidRDefault="00A55B53" w:rsidP="00A55B53">
      <w:pPr>
        <w:pStyle w:val="CommentText"/>
        <w:rPr>
          <w:rtl/>
          <w:lang w:bidi="ar-EG"/>
        </w:rPr>
      </w:pPr>
      <w:r>
        <w:rPr>
          <w:rStyle w:val="CommentReference"/>
        </w:rPr>
        <w:annotationRef/>
      </w:r>
      <w:r>
        <w:t>We have to add the tools used, also clarify that NHVDCDCStatus and NHVDCDCStatusDebug are CAN signals.</w:t>
      </w:r>
    </w:p>
  </w:comment>
  <w:comment w:id="131" w:author="Mayur Gaikwad" w:date="2024-04-01T22:37:00Z" w:initials="MG">
    <w:p w14:paraId="507D6BB9" w14:textId="77777777" w:rsidR="00A55B53" w:rsidRDefault="00A55B53" w:rsidP="00A55B53">
      <w:pPr>
        <w:pStyle w:val="CommentText"/>
      </w:pPr>
      <w:r>
        <w:rPr>
          <w:rStyle w:val="CommentReference"/>
        </w:rPr>
        <w:annotationRef/>
      </w:r>
      <w:r>
        <w:t>Done</w:t>
      </w:r>
    </w:p>
  </w:comment>
  <w:comment w:id="132" w:author="Muhammad Fawzi" w:date="2024-03-31T21:16:00Z" w:initials="MF">
    <w:p w14:paraId="769A74BE" w14:textId="77777777" w:rsidR="00A55B53" w:rsidRDefault="00A55B53" w:rsidP="00A55B53">
      <w:pPr>
        <w:pStyle w:val="CommentText"/>
      </w:pPr>
      <w:r>
        <w:rPr>
          <w:rStyle w:val="CommentReference"/>
        </w:rPr>
        <w:annotationRef/>
      </w:r>
      <w:r>
        <w:t>We have to add the tools used, also clarify that NHVDCDCStatus and NHVDCDCStatusDebug are CAN signals.</w:t>
      </w:r>
    </w:p>
  </w:comment>
  <w:comment w:id="133" w:author="Mayur Gaikwad" w:date="2024-04-01T22:38:00Z" w:initials="MG">
    <w:p w14:paraId="1E7D8361" w14:textId="77777777" w:rsidR="00A55B53" w:rsidRDefault="00A55B53" w:rsidP="00A55B53">
      <w:pPr>
        <w:pStyle w:val="CommentText"/>
      </w:pPr>
      <w:r>
        <w:rPr>
          <w:rStyle w:val="CommentReference"/>
        </w:rPr>
        <w:annotationRef/>
      </w:r>
      <w:r>
        <w:t>Done</w:t>
      </w:r>
    </w:p>
  </w:comment>
  <w:comment w:id="134" w:author="Shweta Sable" w:date="2024-07-10T17:32:00Z" w:initials="SS">
    <w:p w14:paraId="081D5D55" w14:textId="77777777" w:rsidR="00585D2B" w:rsidRDefault="005B7EDF" w:rsidP="00585D2B">
      <w:pPr>
        <w:pStyle w:val="CommentText"/>
      </w:pPr>
      <w:r>
        <w:rPr>
          <w:rStyle w:val="CommentReference"/>
        </w:rPr>
        <w:annotationRef/>
      </w:r>
      <w:r w:rsidR="00585D2B">
        <w:t>Duplicated with the previous one, also check next 2 req as well.Also to check fields where &lt;TBD&gt; is written</w:t>
      </w:r>
    </w:p>
  </w:comment>
  <w:comment w:id="135" w:author="Mayur Gaikwad" w:date="2024-06-12T10:20:00Z" w:initials="MG">
    <w:p w14:paraId="7DBCA871" w14:textId="2FCF7387" w:rsidR="002B1B50" w:rsidRDefault="002B1B50" w:rsidP="002B1B50">
      <w:pPr>
        <w:pStyle w:val="CommentText"/>
      </w:pPr>
      <w:r>
        <w:rPr>
          <w:rStyle w:val="CommentReference"/>
        </w:rPr>
        <w:annotationRef/>
      </w:r>
      <w:r>
        <w:t>Add here &gt;60V condition</w:t>
      </w:r>
    </w:p>
  </w:comment>
  <w:comment w:id="137" w:author="Muhammad Fawzi" w:date="2024-03-31T21:24:00Z" w:initials="MF">
    <w:p w14:paraId="5025D882" w14:textId="5AB16AED" w:rsidR="00A55B53" w:rsidRDefault="00A55B53" w:rsidP="00A55B53">
      <w:pPr>
        <w:pStyle w:val="CommentText"/>
      </w:pPr>
      <w:r>
        <w:rPr>
          <w:rStyle w:val="CommentReference"/>
        </w:rPr>
        <w:annotationRef/>
      </w:r>
      <w:r>
        <w:t>Verification criteria is missed</w:t>
      </w:r>
    </w:p>
  </w:comment>
  <w:comment w:id="138" w:author="Mayur Gaikwad" w:date="2024-04-01T22:42:00Z" w:initials="MG">
    <w:p w14:paraId="56EFDCE0" w14:textId="77777777" w:rsidR="00A55B53" w:rsidRDefault="00A55B53" w:rsidP="00A55B53">
      <w:pPr>
        <w:pStyle w:val="CommentText"/>
      </w:pPr>
      <w:r>
        <w:rPr>
          <w:rStyle w:val="CommentReference"/>
        </w:rPr>
        <w:annotationRef/>
      </w:r>
      <w:r>
        <w:t>Done</w:t>
      </w:r>
    </w:p>
  </w:comment>
  <w:comment w:id="139" w:author="Mayur Gaikwad" w:date="2024-06-12T10:14:00Z" w:initials="MG">
    <w:p w14:paraId="6BDD4E8F" w14:textId="77777777" w:rsidR="00CA1A5B" w:rsidRDefault="00CA1A5B" w:rsidP="00CA1A5B">
      <w:pPr>
        <w:pStyle w:val="CommentText"/>
      </w:pPr>
      <w:r>
        <w:rPr>
          <w:rStyle w:val="CommentReference"/>
        </w:rPr>
        <w:annotationRef/>
      </w:r>
      <w:r>
        <w:t>Make a jira ticket for input condition and process</w:t>
      </w:r>
    </w:p>
  </w:comment>
  <w:comment w:id="140" w:author="Muhammad Fawzi" w:date="2024-03-31T21:31:00Z" w:initials="MF">
    <w:p w14:paraId="4AF95B8F" w14:textId="188A63FC" w:rsidR="00A55B53" w:rsidRDefault="00A55B53" w:rsidP="00A55B53">
      <w:pPr>
        <w:pStyle w:val="CommentText"/>
      </w:pPr>
      <w:r>
        <w:rPr>
          <w:rStyle w:val="CommentReference"/>
        </w:rPr>
        <w:annotationRef/>
      </w:r>
      <w:r>
        <w:t>More details about tools and criteria</w:t>
      </w:r>
    </w:p>
  </w:comment>
  <w:comment w:id="141" w:author="Mayur Gaikwad" w:date="2024-04-01T22:43:00Z" w:initials="MG">
    <w:p w14:paraId="5B3A6326" w14:textId="77777777" w:rsidR="00A55B53" w:rsidRDefault="00A55B53" w:rsidP="00A55B53">
      <w:pPr>
        <w:pStyle w:val="CommentText"/>
      </w:pPr>
      <w:r>
        <w:rPr>
          <w:rStyle w:val="CommentReference"/>
        </w:rPr>
        <w:annotationRef/>
      </w:r>
      <w:r>
        <w:t>Done</w:t>
      </w:r>
    </w:p>
  </w:comment>
  <w:comment w:id="142" w:author="Muhammad Fawzi" w:date="2024-03-31T21:31:00Z" w:initials="MF">
    <w:p w14:paraId="69FA9FB7" w14:textId="77777777" w:rsidR="00A55B53" w:rsidRDefault="00A55B53" w:rsidP="00A55B53">
      <w:pPr>
        <w:pStyle w:val="CommentText"/>
      </w:pPr>
      <w:r>
        <w:rPr>
          <w:rStyle w:val="CommentReference"/>
        </w:rPr>
        <w:annotationRef/>
      </w:r>
      <w:r>
        <w:t>We have to add the tools used</w:t>
      </w:r>
    </w:p>
  </w:comment>
  <w:comment w:id="143" w:author="Mayur Gaikwad" w:date="2024-04-01T22:47:00Z" w:initials="MG">
    <w:p w14:paraId="4ECE136F" w14:textId="77777777" w:rsidR="00A55B53" w:rsidRDefault="00A55B53" w:rsidP="00A55B53">
      <w:pPr>
        <w:pStyle w:val="CommentText"/>
      </w:pPr>
      <w:r>
        <w:rPr>
          <w:rStyle w:val="CommentReference"/>
        </w:rPr>
        <w:annotationRef/>
      </w:r>
      <w:r>
        <w:t>Done</w:t>
      </w:r>
    </w:p>
  </w:comment>
  <w:comment w:id="144" w:author="Muhammad Fawzi" w:date="2024-03-31T21:32:00Z" w:initials="MF">
    <w:p w14:paraId="52CC6F00" w14:textId="77777777" w:rsidR="00A55B53" w:rsidRDefault="00A55B53" w:rsidP="00A55B53">
      <w:pPr>
        <w:pStyle w:val="CommentText"/>
        <w:rPr>
          <w:rtl/>
          <w:lang w:bidi="ar-EG"/>
        </w:rPr>
      </w:pPr>
      <w:r>
        <w:rPr>
          <w:rStyle w:val="CommentReference"/>
        </w:rPr>
        <w:annotationRef/>
      </w:r>
      <w:r>
        <w:t>We have to add the tools used</w:t>
      </w:r>
    </w:p>
  </w:comment>
  <w:comment w:id="145" w:author="Mayur Gaikwad" w:date="2024-04-02T10:15:00Z" w:initials="MG">
    <w:p w14:paraId="07CB3F80" w14:textId="77777777" w:rsidR="00A55B53" w:rsidRDefault="00A55B53" w:rsidP="00A55B53">
      <w:pPr>
        <w:pStyle w:val="CommentText"/>
      </w:pPr>
      <w:r>
        <w:rPr>
          <w:rStyle w:val="CommentReference"/>
        </w:rPr>
        <w:annotationRef/>
      </w:r>
      <w:r>
        <w:t>Done</w:t>
      </w:r>
    </w:p>
  </w:comment>
  <w:comment w:id="146" w:author="Muhammad Fawzi" w:date="2024-03-31T21:34:00Z" w:initials="MF">
    <w:p w14:paraId="1B4FC594" w14:textId="77777777" w:rsidR="00A55B53" w:rsidRDefault="00A55B53" w:rsidP="00A55B53">
      <w:pPr>
        <w:pStyle w:val="CommentText"/>
      </w:pPr>
      <w:r>
        <w:rPr>
          <w:rStyle w:val="CommentReference"/>
        </w:rPr>
        <w:annotationRef/>
      </w:r>
      <w:r>
        <w:t>We have to add the tools used</w:t>
      </w:r>
    </w:p>
  </w:comment>
  <w:comment w:id="147" w:author="Mayur Gaikwad" w:date="2024-04-02T10:15:00Z" w:initials="MG">
    <w:p w14:paraId="5E5B7B75" w14:textId="77777777" w:rsidR="00A55B53" w:rsidRDefault="00A55B53" w:rsidP="00A55B53">
      <w:pPr>
        <w:pStyle w:val="CommentText"/>
      </w:pPr>
      <w:r>
        <w:rPr>
          <w:rStyle w:val="CommentReference"/>
        </w:rPr>
        <w:annotationRef/>
      </w:r>
      <w:r>
        <w:t>Done</w:t>
      </w:r>
    </w:p>
  </w:comment>
  <w:comment w:id="148" w:author="Muhammad Fawzi" w:date="2024-03-31T21:35:00Z" w:initials="MF">
    <w:p w14:paraId="769C1649" w14:textId="77777777" w:rsidR="00A55B53" w:rsidRDefault="00A55B53" w:rsidP="00A55B53">
      <w:pPr>
        <w:pStyle w:val="CommentText"/>
      </w:pPr>
      <w:r>
        <w:rPr>
          <w:rStyle w:val="CommentReference"/>
        </w:rPr>
        <w:annotationRef/>
      </w:r>
      <w:r>
        <w:t>We have to add the tools used, also clarify that NHVDCDCStatus</w:t>
      </w:r>
      <w:r>
        <w:rPr>
          <w:rtl/>
          <w:lang w:bidi="ar-EG"/>
        </w:rPr>
        <w:t xml:space="preserve"> </w:t>
      </w:r>
      <w:r>
        <w:t xml:space="preserve"> is CAN signals.</w:t>
      </w:r>
    </w:p>
  </w:comment>
  <w:comment w:id="149" w:author="Mayur Gaikwad" w:date="2024-04-02T10:15:00Z" w:initials="MG">
    <w:p w14:paraId="5D0FE61B" w14:textId="77777777" w:rsidR="00A55B53" w:rsidRDefault="00A55B53" w:rsidP="00A55B53">
      <w:pPr>
        <w:pStyle w:val="CommentText"/>
      </w:pPr>
      <w:r>
        <w:rPr>
          <w:rStyle w:val="CommentReference"/>
        </w:rPr>
        <w:annotationRef/>
      </w:r>
      <w:r>
        <w:t>Done</w:t>
      </w:r>
    </w:p>
  </w:comment>
  <w:comment w:id="150" w:author="Muhammad Fawzi" w:date="2024-03-31T21:36:00Z" w:initials="MF">
    <w:p w14:paraId="45FB6FC0" w14:textId="77777777" w:rsidR="00A55B53" w:rsidRDefault="00A55B53" w:rsidP="00A55B53">
      <w:pPr>
        <w:pStyle w:val="CommentText"/>
      </w:pPr>
      <w:r>
        <w:rPr>
          <w:rStyle w:val="CommentReference"/>
        </w:rPr>
        <w:annotationRef/>
      </w:r>
      <w:r>
        <w:t>We have to add the tools used, also clarify that NHVDCDCStatus  is CAN signals.</w:t>
      </w:r>
    </w:p>
  </w:comment>
  <w:comment w:id="151" w:author="Mayur Gaikwad" w:date="2024-04-02T10:16:00Z" w:initials="MG">
    <w:p w14:paraId="59FAFFB3" w14:textId="77777777" w:rsidR="00A55B53" w:rsidRDefault="00A55B53" w:rsidP="00A55B53">
      <w:pPr>
        <w:pStyle w:val="CommentText"/>
      </w:pPr>
      <w:r>
        <w:rPr>
          <w:rStyle w:val="CommentReference"/>
        </w:rPr>
        <w:annotationRef/>
      </w:r>
      <w:r>
        <w:t>Done</w:t>
      </w:r>
    </w:p>
  </w:comment>
  <w:comment w:id="152" w:author="Muhammad Fawzi" w:date="2024-03-31T21:38:00Z" w:initials="MF">
    <w:p w14:paraId="0D3065E6" w14:textId="77777777" w:rsidR="00A55B53" w:rsidRDefault="00A55B53" w:rsidP="00A55B53">
      <w:pPr>
        <w:pStyle w:val="CommentText"/>
      </w:pPr>
      <w:r>
        <w:rPr>
          <w:rStyle w:val="CommentReference"/>
        </w:rPr>
        <w:annotationRef/>
      </w:r>
      <w:r>
        <w:t>Verification criteria needs more details</w:t>
      </w:r>
    </w:p>
  </w:comment>
  <w:comment w:id="153" w:author="Mayur Gaikwad" w:date="2024-04-02T10:20:00Z" w:initials="MG">
    <w:p w14:paraId="14C1E34D" w14:textId="77777777" w:rsidR="00A55B53" w:rsidRDefault="00A55B53" w:rsidP="00A55B53">
      <w:pPr>
        <w:pStyle w:val="CommentText"/>
      </w:pPr>
      <w:r>
        <w:rPr>
          <w:rStyle w:val="CommentReference"/>
        </w:rPr>
        <w:annotationRef/>
      </w:r>
      <w:r>
        <w:t>Done</w:t>
      </w:r>
    </w:p>
  </w:comment>
  <w:comment w:id="154" w:author="Mayur Gaikwad" w:date="2024-04-08T15:03:00Z" w:initials="MG">
    <w:p w14:paraId="6D39C408" w14:textId="77777777" w:rsidR="00A55B53" w:rsidRDefault="00A55B53" w:rsidP="00A55B53">
      <w:pPr>
        <w:pStyle w:val="CommentText"/>
      </w:pPr>
      <w:r>
        <w:rPr>
          <w:rStyle w:val="CommentReference"/>
        </w:rPr>
        <w:annotationRef/>
      </w:r>
      <w:r>
        <w:t>Add details that what are all modules are activated in sleep mode</w:t>
      </w:r>
    </w:p>
  </w:comment>
  <w:comment w:id="155" w:author="Mayur Gaikwad" w:date="2024-04-19T09:04:00Z" w:initials="MG">
    <w:p w14:paraId="5BD1A012" w14:textId="77777777" w:rsidR="00123177" w:rsidRDefault="00123177" w:rsidP="00123177">
      <w:pPr>
        <w:pStyle w:val="CommentText"/>
      </w:pPr>
      <w:r>
        <w:rPr>
          <w:rStyle w:val="CommentReference"/>
        </w:rPr>
        <w:annotationRef/>
      </w:r>
      <w:r>
        <w:t>Done</w:t>
      </w:r>
    </w:p>
  </w:comment>
  <w:comment w:id="156" w:author="Mayur Gaikwad" w:date="2024-04-08T15:03:00Z" w:initials="MG">
    <w:p w14:paraId="5C22568C" w14:textId="2D7048FB" w:rsidR="00A55B53" w:rsidRDefault="00A55B53" w:rsidP="00A55B53">
      <w:pPr>
        <w:pStyle w:val="CommentText"/>
      </w:pPr>
      <w:r>
        <w:rPr>
          <w:rStyle w:val="CommentReference"/>
        </w:rPr>
        <w:annotationRef/>
      </w:r>
      <w:r>
        <w:t>Add details that what are all modules are activated in sleep mode</w:t>
      </w:r>
    </w:p>
  </w:comment>
  <w:comment w:id="157" w:author="Mayur Gaikwad" w:date="2024-04-19T09:04:00Z" w:initials="MG">
    <w:p w14:paraId="4D8196CC" w14:textId="77777777" w:rsidR="00123177" w:rsidRDefault="00123177" w:rsidP="00123177">
      <w:pPr>
        <w:pStyle w:val="CommentText"/>
      </w:pPr>
      <w:r>
        <w:rPr>
          <w:rStyle w:val="CommentReference"/>
        </w:rPr>
        <w:annotationRef/>
      </w:r>
      <w:r>
        <w:t>Done</w:t>
      </w:r>
    </w:p>
  </w:comment>
  <w:comment w:id="158" w:author="Mayur Gaikwad" w:date="2024-04-17T10:41:00Z" w:initials="MG">
    <w:p w14:paraId="7626B1BA" w14:textId="77777777" w:rsidR="00F975DC" w:rsidRDefault="00F975DC" w:rsidP="00535342">
      <w:pPr>
        <w:pStyle w:val="CommentText"/>
      </w:pPr>
      <w:r>
        <w:rPr>
          <w:rStyle w:val="CommentReference"/>
        </w:rPr>
        <w:annotationRef/>
      </w:r>
      <w:r>
        <w:t>Check the configurable time value and repeat the steps. Applicable for all parameters.</w:t>
      </w:r>
    </w:p>
  </w:comment>
  <w:comment w:id="159" w:author="Mayur Gaikwad" w:date="2024-04-19T13:01:00Z" w:initials="MG">
    <w:p w14:paraId="45064A18" w14:textId="77777777" w:rsidR="00F975DC" w:rsidRDefault="00F975DC" w:rsidP="00F975DC">
      <w:pPr>
        <w:pStyle w:val="CommentText"/>
      </w:pPr>
      <w:r>
        <w:rPr>
          <w:rStyle w:val="CommentReference"/>
        </w:rPr>
        <w:annotationRef/>
      </w:r>
      <w:r>
        <w:t>Done</w:t>
      </w:r>
    </w:p>
  </w:comment>
  <w:comment w:id="167" w:author="Mayur Gaikwad" w:date="2024-04-03T14:52:00Z" w:initials="MG">
    <w:p w14:paraId="7BA2EBE9" w14:textId="77777777" w:rsidR="00A55B53" w:rsidRDefault="00A55B53" w:rsidP="00A55B53">
      <w:pPr>
        <w:pStyle w:val="CommentText"/>
      </w:pPr>
      <w:r>
        <w:rPr>
          <w:rStyle w:val="CommentReference"/>
        </w:rPr>
        <w:annotationRef/>
      </w:r>
      <w:r>
        <w:t>MAL Comment: Need to be done in All the state</w:t>
      </w:r>
    </w:p>
  </w:comment>
  <w:comment w:id="168" w:author="Mayur Gaikwad" w:date="2024-04-08T09:26:00Z" w:initials="MG">
    <w:p w14:paraId="34414D4B" w14:textId="77777777" w:rsidR="00A55B53" w:rsidRDefault="00A55B53" w:rsidP="00A55B53">
      <w:pPr>
        <w:pStyle w:val="CommentText"/>
      </w:pPr>
      <w:r>
        <w:rPr>
          <w:rStyle w:val="CommentReference"/>
        </w:rPr>
        <w:annotationRef/>
      </w:r>
      <w:r>
        <w:t>Done</w:t>
      </w:r>
    </w:p>
  </w:comment>
  <w:comment w:id="170" w:author="Mayur Gaikwad" w:date="2024-04-03T14:59:00Z" w:initials="MG">
    <w:p w14:paraId="483F15A1" w14:textId="77777777" w:rsidR="00A55B53" w:rsidRDefault="00A55B53" w:rsidP="00A55B53">
      <w:pPr>
        <w:pStyle w:val="CommentText"/>
      </w:pPr>
      <w:r>
        <w:rPr>
          <w:rStyle w:val="CommentReference"/>
        </w:rPr>
        <w:annotationRef/>
      </w:r>
      <w:r>
        <w:t>MAL Comment: Add input for Fault condition for SC.suld be for all the state. Applicable for all other faults</w:t>
      </w:r>
    </w:p>
  </w:comment>
  <w:comment w:id="171" w:author="Mayur Gaikwad" w:date="2024-04-08T11:49:00Z" w:initials="MG">
    <w:p w14:paraId="372DA418" w14:textId="77777777" w:rsidR="00A55B53" w:rsidRDefault="00A55B53" w:rsidP="00A55B53">
      <w:pPr>
        <w:pStyle w:val="CommentText"/>
      </w:pPr>
      <w:r>
        <w:rPr>
          <w:rStyle w:val="CommentReference"/>
        </w:rPr>
        <w:annotationRef/>
      </w:r>
      <w:r>
        <w:t>Done</w:t>
      </w:r>
    </w:p>
  </w:comment>
  <w:comment w:id="174" w:author="Mayur Gaikwad" w:date="2024-04-03T14:59:00Z" w:initials="MG">
    <w:p w14:paraId="4A2F2818" w14:textId="77777777" w:rsidR="00947997" w:rsidRDefault="00947997" w:rsidP="00947997">
      <w:pPr>
        <w:pStyle w:val="CommentText"/>
      </w:pPr>
      <w:r>
        <w:rPr>
          <w:rStyle w:val="CommentReference"/>
        </w:rPr>
        <w:annotationRef/>
      </w:r>
      <w:r>
        <w:t>MAL Comment: Add input for Fault condition for SC.suld be for all the state. Applicable for all other faults</w:t>
      </w:r>
    </w:p>
  </w:comment>
  <w:comment w:id="175" w:author="Mayur Gaikwad" w:date="2024-04-08T11:49:00Z" w:initials="MG">
    <w:p w14:paraId="0E21EC40" w14:textId="77777777" w:rsidR="00947997" w:rsidRDefault="00947997" w:rsidP="00947997">
      <w:pPr>
        <w:pStyle w:val="CommentText"/>
      </w:pPr>
      <w:r>
        <w:rPr>
          <w:rStyle w:val="CommentReference"/>
        </w:rPr>
        <w:annotationRef/>
      </w:r>
      <w:r>
        <w:t>Done</w:t>
      </w:r>
    </w:p>
  </w:comment>
  <w:comment w:id="176" w:author="Mayur Gaikwad" w:date="2024-04-04T14:40:00Z" w:initials="MG">
    <w:p w14:paraId="6CFD080E" w14:textId="77777777" w:rsidR="00A55B53" w:rsidRDefault="00A55B53" w:rsidP="00A55B53">
      <w:pPr>
        <w:pStyle w:val="CommentText"/>
      </w:pPr>
      <w:r>
        <w:rPr>
          <w:rStyle w:val="CommentReference"/>
        </w:rPr>
        <w:annotationRef/>
      </w:r>
      <w:r>
        <w:t>MAL Comment: The controller should be in HVON state and The conversion should started</w:t>
      </w:r>
    </w:p>
  </w:comment>
  <w:comment w:id="177" w:author="Mayur Gaikwad" w:date="2024-04-08T11:50:00Z" w:initials="MG">
    <w:p w14:paraId="422AEB09" w14:textId="77777777" w:rsidR="00A55B53" w:rsidRDefault="00A55B53" w:rsidP="00A55B53">
      <w:pPr>
        <w:pStyle w:val="CommentText"/>
      </w:pPr>
      <w:r>
        <w:rPr>
          <w:rStyle w:val="CommentReference"/>
        </w:rPr>
        <w:annotationRef/>
      </w:r>
      <w:r>
        <w:t>Done</w:t>
      </w:r>
    </w:p>
  </w:comment>
  <w:comment w:id="178" w:author="Mayur Gaikwad" w:date="2024-06-12T10:26:00Z" w:initials="MG">
    <w:p w14:paraId="64104D21" w14:textId="77777777" w:rsidR="002B1B50" w:rsidRDefault="002B1B50" w:rsidP="002B1B50">
      <w:pPr>
        <w:pStyle w:val="CommentText"/>
      </w:pPr>
      <w:r>
        <w:rPr>
          <w:rStyle w:val="CommentReference"/>
        </w:rPr>
        <w:annotationRef/>
      </w:r>
      <w:r>
        <w:t>Add input mentioned no debounce and 5msec periodicity</w:t>
      </w:r>
    </w:p>
  </w:comment>
  <w:comment w:id="179" w:author="Mayur Gaikwad" w:date="2024-04-05T09:35:00Z" w:initials="MG">
    <w:p w14:paraId="03878C1E" w14:textId="79B584AA" w:rsidR="00A55B53" w:rsidRDefault="00A55B53" w:rsidP="00A55B53">
      <w:pPr>
        <w:pStyle w:val="CommentText"/>
      </w:pPr>
      <w:r>
        <w:rPr>
          <w:rStyle w:val="CommentReference"/>
        </w:rPr>
        <w:annotationRef/>
      </w:r>
      <w:r>
        <w:t>MAL Comment: Arturo will confirm if it is obsolute</w:t>
      </w:r>
    </w:p>
  </w:comment>
  <w:comment w:id="180" w:author="Mayur Gaikwad" w:date="2024-04-08T12:14:00Z" w:initials="MG">
    <w:p w14:paraId="02171832" w14:textId="77777777" w:rsidR="00A55B53" w:rsidRDefault="00A55B53" w:rsidP="00A55B53">
      <w:pPr>
        <w:pStyle w:val="CommentText"/>
      </w:pPr>
      <w:r>
        <w:rPr>
          <w:rStyle w:val="CommentReference"/>
        </w:rPr>
        <w:annotationRef/>
      </w:r>
      <w:r>
        <w:t>This requirement is obsolete as per JIRA HA-169</w:t>
      </w:r>
    </w:p>
  </w:comment>
  <w:comment w:id="181" w:author="Mayur Gaikwad" w:date="2024-04-04T14:48:00Z" w:initials="MG">
    <w:p w14:paraId="4B07D99B" w14:textId="77777777" w:rsidR="00A55B53" w:rsidRDefault="00A55B53" w:rsidP="00A55B53">
      <w:pPr>
        <w:pStyle w:val="CommentText"/>
      </w:pPr>
      <w:r>
        <w:rPr>
          <w:rStyle w:val="CommentReference"/>
        </w:rPr>
        <w:annotationRef/>
      </w:r>
      <w:r>
        <w:t xml:space="preserve">MAL Comment: Split into 2 req. 1. Power module side temp, 2. </w:t>
      </w:r>
    </w:p>
  </w:comment>
  <w:comment w:id="182" w:author="Mayur Gaikwad" w:date="2024-04-08T12:14:00Z" w:initials="MG">
    <w:p w14:paraId="0733E5EF" w14:textId="77777777" w:rsidR="00A55B53" w:rsidRDefault="00A55B53" w:rsidP="00A55B53">
      <w:pPr>
        <w:pStyle w:val="CommentText"/>
      </w:pPr>
      <w:r>
        <w:rPr>
          <w:rStyle w:val="CommentReference"/>
        </w:rPr>
        <w:annotationRef/>
      </w:r>
      <w:r>
        <w:t>Done</w:t>
      </w:r>
    </w:p>
  </w:comment>
  <w:comment w:id="183" w:author="Mayur Gaikwad" w:date="2024-06-12T10:32:00Z" w:initials="MG">
    <w:p w14:paraId="61FF1283" w14:textId="77777777" w:rsidR="00CA32BB" w:rsidRDefault="00CA32BB" w:rsidP="00CA32BB">
      <w:pPr>
        <w:pStyle w:val="CommentText"/>
      </w:pPr>
      <w:r>
        <w:rPr>
          <w:rStyle w:val="CommentReference"/>
        </w:rPr>
        <w:annotationRef/>
      </w:r>
      <w:r>
        <w:t>Add her the cause that converted value is constant without filtering</w:t>
      </w:r>
    </w:p>
  </w:comment>
  <w:comment w:id="184" w:author="Mayur Gaikwad" w:date="2024-04-04T15:10:00Z" w:initials="MG">
    <w:p w14:paraId="6D08A50A" w14:textId="3D94A13F" w:rsidR="00A55B53" w:rsidRDefault="00A55B53" w:rsidP="00A55B53">
      <w:pPr>
        <w:pStyle w:val="CommentText"/>
      </w:pPr>
      <w:r>
        <w:rPr>
          <w:rStyle w:val="CommentReference"/>
        </w:rPr>
        <w:annotationRef/>
      </w:r>
      <w:r>
        <w:t>MAL Comment: Need to mention the exact state for value 2</w:t>
      </w:r>
    </w:p>
  </w:comment>
  <w:comment w:id="185" w:author="Mayur Gaikwad" w:date="2024-04-08T12:21:00Z" w:initials="MG">
    <w:p w14:paraId="7FB058B4" w14:textId="77777777" w:rsidR="00A55B53" w:rsidRDefault="00A55B53" w:rsidP="00A55B53">
      <w:pPr>
        <w:pStyle w:val="CommentText"/>
      </w:pPr>
      <w:r>
        <w:rPr>
          <w:rStyle w:val="CommentReference"/>
        </w:rPr>
        <w:annotationRef/>
      </w:r>
      <w:r>
        <w:t>Done</w:t>
      </w:r>
    </w:p>
  </w:comment>
  <w:comment w:id="186" w:author="Mayur Gaikwad" w:date="2024-04-04T15:14:00Z" w:initials="MG">
    <w:p w14:paraId="2B47FD22" w14:textId="77777777" w:rsidR="00A55B53" w:rsidRDefault="00A55B53" w:rsidP="00A55B53">
      <w:pPr>
        <w:pStyle w:val="CommentText"/>
      </w:pPr>
      <w:r>
        <w:rPr>
          <w:rStyle w:val="CommentReference"/>
        </w:rPr>
        <w:annotationRef/>
      </w:r>
      <w:r>
        <w:t>MAL Comment: Input should be in current source (Need to check with Deepak/Saurabh)</w:t>
      </w:r>
    </w:p>
  </w:comment>
  <w:comment w:id="187" w:author="Mayur Gaikwad" w:date="2024-04-04T15:14:00Z" w:initials="MG">
    <w:p w14:paraId="03C6D20E" w14:textId="77777777" w:rsidR="00A55B53" w:rsidRDefault="00A55B53" w:rsidP="00A55B53">
      <w:pPr>
        <w:pStyle w:val="CommentText"/>
      </w:pPr>
      <w:r>
        <w:rPr>
          <w:rStyle w:val="CommentReference"/>
        </w:rPr>
        <w:annotationRef/>
      </w:r>
      <w:r>
        <w:t>MAL Comment: Input should be in current source (Need to check with Deepak/Saurabh)</w:t>
      </w:r>
    </w:p>
  </w:comment>
  <w:comment w:id="188" w:author="Mayur Gaikwad" w:date="2024-06-12T10:41:00Z" w:initials="MG">
    <w:p w14:paraId="2D9EC209" w14:textId="77777777" w:rsidR="00DB0537" w:rsidRDefault="00DB0537" w:rsidP="00DB0537">
      <w:pPr>
        <w:pStyle w:val="CommentText"/>
      </w:pPr>
      <w:r>
        <w:rPr>
          <w:rStyle w:val="CommentReference"/>
        </w:rPr>
        <w:annotationRef/>
      </w:r>
      <w:r>
        <w:t xml:space="preserve">Update the fault condition as per Interface document. (Jira ticket need to create) </w:t>
      </w:r>
    </w:p>
  </w:comment>
  <w:comment w:id="189" w:author="Mayur Gaikwad" w:date="2024-04-04T15:19:00Z" w:initials="MG">
    <w:p w14:paraId="7D75083F" w14:textId="6B040D00" w:rsidR="00A55B53" w:rsidRDefault="00A55B53" w:rsidP="00A55B53">
      <w:pPr>
        <w:pStyle w:val="CommentText"/>
      </w:pPr>
      <w:r>
        <w:rPr>
          <w:rStyle w:val="CommentReference"/>
        </w:rPr>
        <w:annotationRef/>
      </w:r>
      <w:r>
        <w:t>MAL Comment: Sample Depth for each sensing should need diff calibratable</w:t>
      </w:r>
    </w:p>
  </w:comment>
  <w:comment w:id="190" w:author="Mayur Gaikwad" w:date="2024-04-08T12:35:00Z" w:initials="MG">
    <w:p w14:paraId="0DCA5CB0" w14:textId="77777777" w:rsidR="00A55B53" w:rsidRDefault="00A55B53" w:rsidP="00A55B53">
      <w:pPr>
        <w:pStyle w:val="CommentText"/>
      </w:pPr>
      <w:r>
        <w:rPr>
          <w:rStyle w:val="CommentReference"/>
        </w:rPr>
        <w:annotationRef/>
      </w:r>
      <w:r>
        <w:t>Done</w:t>
      </w:r>
    </w:p>
  </w:comment>
  <w:comment w:id="200" w:author="Ranjit Jambhale" w:date="2024-01-03T14:50:00Z" w:initials="RJ">
    <w:p w14:paraId="3F4564AC" w14:textId="77777777" w:rsidR="00A55B53" w:rsidRDefault="00A55B53" w:rsidP="00A55B53">
      <w:pPr>
        <w:pStyle w:val="CommentText"/>
      </w:pPr>
      <w:r>
        <w:rPr>
          <w:rStyle w:val="CommentReference"/>
        </w:rPr>
        <w:annotationRef/>
      </w:r>
      <w:r>
        <w:t>Need to update PMIC related requirement ID’s</w:t>
      </w:r>
    </w:p>
  </w:comment>
  <w:comment w:id="202" w:author="Mayur Gaikwad" w:date="2024-06-12T10:09:00Z" w:initials="MG">
    <w:p w14:paraId="3FFDA923" w14:textId="77777777" w:rsidR="00CA1A5B" w:rsidRDefault="00CA1A5B" w:rsidP="00CA1A5B">
      <w:pPr>
        <w:pStyle w:val="CommentText"/>
      </w:pPr>
      <w:r>
        <w:rPr>
          <w:rStyle w:val="CommentReference"/>
        </w:rPr>
        <w:annotationRef/>
      </w:r>
      <w:r>
        <w:t>It should be in all state</w:t>
      </w:r>
    </w:p>
  </w:comment>
  <w:comment w:id="203" w:author="Mayur Gaikwad" w:date="2024-06-13T20:30:00Z" w:initials="MG">
    <w:p w14:paraId="0379B8BB" w14:textId="77777777" w:rsidR="00BD25DF" w:rsidRDefault="00BD25DF" w:rsidP="00BD25DF">
      <w:pPr>
        <w:pStyle w:val="CommentText"/>
      </w:pPr>
      <w:r>
        <w:rPr>
          <w:rStyle w:val="CommentReference"/>
        </w:rPr>
        <w:annotationRef/>
      </w:r>
      <w:r>
        <w:t>Done. Added in Output section</w:t>
      </w:r>
    </w:p>
  </w:comment>
  <w:comment w:id="210" w:author="Mayur Gaikwad" w:date="2024-04-18T15:00:00Z" w:initials="MG">
    <w:p w14:paraId="68932F96" w14:textId="6480527F" w:rsidR="00A447A2" w:rsidRDefault="00A447A2" w:rsidP="00A447A2">
      <w:pPr>
        <w:pStyle w:val="CommentText"/>
      </w:pPr>
      <w:r>
        <w:rPr>
          <w:rStyle w:val="CommentReference"/>
        </w:rPr>
        <w:annotationRef/>
      </w:r>
      <w:r>
        <w:t xml:space="preserve">Need to provide the DTC list </w:t>
      </w:r>
    </w:p>
  </w:comment>
  <w:comment w:id="212" w:author="Mayur Gaikwad" w:date="2024-04-18T14:56:00Z" w:initials="MG">
    <w:p w14:paraId="2FD4999F" w14:textId="77777777" w:rsidR="00893EA8" w:rsidRDefault="00893EA8" w:rsidP="00893EA8">
      <w:pPr>
        <w:pStyle w:val="CommentText"/>
      </w:pPr>
      <w:r>
        <w:rPr>
          <w:rStyle w:val="CommentReference"/>
        </w:rPr>
        <w:annotationRef/>
      </w:r>
      <w:r>
        <w:t xml:space="preserve">This range is on for the not specified DTC in SAE document </w:t>
      </w:r>
    </w:p>
  </w:comment>
  <w:comment w:id="213" w:author="Mayur Gaikwad" w:date="2024-04-12T13:32:00Z" w:initials="MG">
    <w:p w14:paraId="14C28B74" w14:textId="77777777" w:rsidR="00EC7413" w:rsidRDefault="00EC7413" w:rsidP="00535342">
      <w:pPr>
        <w:pStyle w:val="CommentText"/>
      </w:pPr>
      <w:r>
        <w:rPr>
          <w:rStyle w:val="CommentReference"/>
        </w:rPr>
        <w:annotationRef/>
      </w:r>
      <w:r>
        <w:t xml:space="preserve">Confirm timeframe with Customer for DTC mature and report. </w:t>
      </w:r>
    </w:p>
  </w:comment>
  <w:comment w:id="214" w:author="Mayur Gaikwad" w:date="2024-04-18T15:16:00Z" w:initials="MG">
    <w:p w14:paraId="066C948C" w14:textId="77777777" w:rsidR="00EC7413" w:rsidRDefault="00EC7413" w:rsidP="00535342">
      <w:pPr>
        <w:pStyle w:val="CommentText"/>
      </w:pPr>
      <w:r>
        <w:rPr>
          <w:rStyle w:val="CommentReference"/>
        </w:rPr>
        <w:annotationRef/>
      </w:r>
      <w:r>
        <w:t>MAL ANS: Calibratable debounce time for all network DTC</w:t>
      </w:r>
    </w:p>
  </w:comment>
  <w:comment w:id="215" w:author="Mayur Gaikwad" w:date="2024-04-18T15:09:00Z" w:initials="MG">
    <w:p w14:paraId="0E8B6334" w14:textId="77777777" w:rsidR="00EC7413" w:rsidRDefault="00EC7413" w:rsidP="00535342">
      <w:pPr>
        <w:pStyle w:val="CommentText"/>
      </w:pPr>
      <w:r>
        <w:rPr>
          <w:rStyle w:val="CommentReference"/>
        </w:rPr>
        <w:annotationRef/>
      </w:r>
      <w:r>
        <w:t>Need to Check With MAL experties</w:t>
      </w:r>
    </w:p>
  </w:comment>
  <w:comment w:id="216" w:author="Mayur Gaikwad" w:date="2024-04-12T13:31:00Z" w:initials="MG">
    <w:p w14:paraId="4A4AA5FE" w14:textId="77777777" w:rsidR="00EC7413" w:rsidRDefault="00EC7413" w:rsidP="00535342">
      <w:pPr>
        <w:pStyle w:val="CommentText"/>
      </w:pPr>
      <w:r>
        <w:rPr>
          <w:rStyle w:val="CommentReference"/>
        </w:rPr>
        <w:annotationRef/>
      </w:r>
      <w:r>
        <w:t xml:space="preserve">Provide input as per the OUTPUT DTC mentioned </w:t>
      </w:r>
    </w:p>
  </w:comment>
  <w:comment w:id="217" w:author="Mayur Gaikwad" w:date="2024-04-12T13:38:00Z" w:initials="MG">
    <w:p w14:paraId="2CCEE95A" w14:textId="77777777" w:rsidR="00EC7413" w:rsidRDefault="00EC7413" w:rsidP="00535342">
      <w:pPr>
        <w:pStyle w:val="CommentText"/>
      </w:pPr>
      <w:r>
        <w:rPr>
          <w:rStyle w:val="CommentReference"/>
        </w:rPr>
        <w:annotationRef/>
      </w:r>
      <w:r>
        <w:t>How Invalid Safety Data check perform</w:t>
      </w:r>
    </w:p>
  </w:comment>
  <w:comment w:id="218" w:author="Mayur Gaikwad" w:date="2024-04-12T13:39:00Z" w:initials="MG">
    <w:p w14:paraId="18DAE0A3" w14:textId="77777777" w:rsidR="00EC7413" w:rsidRDefault="00EC7413" w:rsidP="00535342">
      <w:pPr>
        <w:pStyle w:val="CommentText"/>
      </w:pPr>
      <w:r>
        <w:rPr>
          <w:rStyle w:val="CommentReference"/>
        </w:rPr>
        <w:annotationRef/>
      </w:r>
      <w:r>
        <w:t>What is the expectations in safety counter check</w:t>
      </w:r>
    </w:p>
  </w:comment>
  <w:comment w:id="219" w:author="Mayur Gaikwad" w:date="2024-04-15T13:43:00Z" w:initials="MG">
    <w:p w14:paraId="251FF665" w14:textId="77777777" w:rsidR="00EC7413" w:rsidRDefault="00EC7413" w:rsidP="00535342">
      <w:pPr>
        <w:pStyle w:val="CommentText"/>
      </w:pPr>
      <w:r>
        <w:rPr>
          <w:rStyle w:val="CommentReference"/>
        </w:rPr>
        <w:annotationRef/>
      </w:r>
      <w:r>
        <w:t>Need to clarify with customer about meaning of Test currently Failing. What is expected</w:t>
      </w:r>
    </w:p>
  </w:comment>
  <w:comment w:id="220" w:author="Mayur Gaikwad" w:date="2024-04-29T17:22:00Z" w:initials="MG">
    <w:p w14:paraId="3831DC1F" w14:textId="77777777" w:rsidR="003436C8" w:rsidRDefault="003436C8" w:rsidP="003436C8">
      <w:pPr>
        <w:pStyle w:val="CommentText"/>
      </w:pPr>
      <w:r>
        <w:rPr>
          <w:rStyle w:val="CommentReference"/>
        </w:rPr>
        <w:annotationRef/>
      </w:r>
      <w:r>
        <w:t xml:space="preserve">This is not the reason for fail. Issue at the application that will cause the fail of Diag monitor test. </w:t>
      </w:r>
    </w:p>
    <w:p w14:paraId="539435F4" w14:textId="77777777" w:rsidR="003436C8" w:rsidRDefault="003436C8" w:rsidP="003436C8">
      <w:pPr>
        <w:pStyle w:val="CommentText"/>
      </w:pPr>
      <w:r>
        <w:t xml:space="preserve">Check SAE standard for Test Currently Failing. </w:t>
      </w:r>
    </w:p>
  </w:comment>
  <w:comment w:id="221" w:author="Mayur Gaikwad" w:date="2024-05-07T22:06:00Z" w:initials="MG">
    <w:p w14:paraId="249B7DE1" w14:textId="77777777" w:rsidR="00D76619" w:rsidRDefault="00D76619" w:rsidP="00D76619">
      <w:pPr>
        <w:pStyle w:val="CommentText"/>
      </w:pPr>
      <w:r>
        <w:rPr>
          <w:rStyle w:val="CommentReference"/>
        </w:rPr>
        <w:annotationRef/>
      </w:r>
      <w:r>
        <w:t>Done</w:t>
      </w:r>
    </w:p>
  </w:comment>
  <w:comment w:id="224" w:author="Mayur Gaikwad" w:date="2024-04-29T10:52:00Z" w:initials="MG">
    <w:p w14:paraId="22FEAFF3" w14:textId="4886DE57" w:rsidR="009D3086" w:rsidRDefault="009D3086" w:rsidP="009D3086">
      <w:pPr>
        <w:pStyle w:val="CommentText"/>
      </w:pPr>
      <w:r>
        <w:rPr>
          <w:rStyle w:val="CommentReference"/>
        </w:rPr>
        <w:annotationRef/>
      </w:r>
      <w:r>
        <w:t>Separate requirement to send 00 value until the CVN value is calculated after Every flash.</w:t>
      </w:r>
    </w:p>
  </w:comment>
  <w:comment w:id="225" w:author="Mayur Gaikwad" w:date="2024-04-29T10:55:00Z" w:initials="MG">
    <w:p w14:paraId="17B8ABCE" w14:textId="77777777" w:rsidR="009D3086" w:rsidRDefault="009D3086" w:rsidP="009D3086">
      <w:pPr>
        <w:pStyle w:val="CommentText"/>
      </w:pPr>
      <w:r>
        <w:rPr>
          <w:rStyle w:val="CommentReference"/>
        </w:rPr>
        <w:annotationRef/>
      </w:r>
      <w:r>
        <w:t>Also it should send for 120sec previous CVN value for every power on.</w:t>
      </w:r>
    </w:p>
  </w:comment>
  <w:comment w:id="226" w:author="Mayur Gaikwad" w:date="2024-04-29T10:59:00Z" w:initials="MG">
    <w:p w14:paraId="769B6FB3" w14:textId="77777777" w:rsidR="00960881" w:rsidRDefault="00960881" w:rsidP="00960881">
      <w:pPr>
        <w:pStyle w:val="CommentText"/>
      </w:pPr>
      <w:r>
        <w:rPr>
          <w:rStyle w:val="CommentReference"/>
        </w:rPr>
        <w:annotationRef/>
      </w:r>
      <w:r>
        <w:t>No specific Algorithm to be followed. Make sure to provide unique CALID &amp; CVN value for each specific application and calibration version.</w:t>
      </w:r>
    </w:p>
  </w:comment>
  <w:comment w:id="227" w:author="Mayur Gaikwad" w:date="2024-05-08T10:57:00Z" w:initials="MG">
    <w:p w14:paraId="46513789" w14:textId="77777777" w:rsidR="001E4F5F" w:rsidRDefault="001E4F5F" w:rsidP="001E4F5F">
      <w:pPr>
        <w:pStyle w:val="CommentText"/>
      </w:pPr>
      <w:r>
        <w:rPr>
          <w:rStyle w:val="CommentReference"/>
        </w:rPr>
        <w:annotationRef/>
      </w:r>
      <w:r>
        <w:t>MAL : Verification of CVN is not required</w:t>
      </w:r>
    </w:p>
  </w:comment>
  <w:comment w:id="228" w:author="Mayur Gaikwad" w:date="2024-05-08T11:05:00Z" w:initials="MG">
    <w:p w14:paraId="6C208655" w14:textId="77777777" w:rsidR="001E4F5F" w:rsidRDefault="001E4F5F" w:rsidP="001E4F5F">
      <w:pPr>
        <w:pStyle w:val="CommentText"/>
      </w:pPr>
      <w:r>
        <w:rPr>
          <w:rStyle w:val="CommentReference"/>
        </w:rPr>
        <w:annotationRef/>
      </w:r>
      <w:r>
        <w:t>Send sequentially 1 to 7 bytes for 1</w:t>
      </w:r>
      <w:r>
        <w:rPr>
          <w:vertAlign w:val="superscript"/>
        </w:rPr>
        <w:t>st</w:t>
      </w:r>
      <w:r>
        <w:t xml:space="preserve"> 10 msec cycle and next will be for 10 msec. (So accordingly 40 msec will be periodicity).</w:t>
      </w:r>
    </w:p>
  </w:comment>
  <w:comment w:id="251" w:author="Ranjit Jambhale" w:date="2024-01-03T15:46:00Z" w:initials="RJ">
    <w:p w14:paraId="73F1F71B" w14:textId="77777777" w:rsidR="00A55B53" w:rsidRDefault="00A55B53" w:rsidP="00A55B53">
      <w:pPr>
        <w:pStyle w:val="CommentText"/>
      </w:pPr>
      <w:r>
        <w:rPr>
          <w:rStyle w:val="CommentReference"/>
        </w:rPr>
        <w:annotationRef/>
      </w:r>
      <w:r>
        <w:t>Need to mentioned Safet Document path</w:t>
      </w:r>
    </w:p>
  </w:comment>
  <w:comment w:id="253" w:author="Mayur Gaikwad" w:date="2024-04-08T14:01:00Z" w:initials="MG">
    <w:p w14:paraId="24A1B987" w14:textId="77777777" w:rsidR="00A55B53" w:rsidRDefault="00A55B53" w:rsidP="00A55B53">
      <w:pPr>
        <w:pStyle w:val="CommentText"/>
      </w:pPr>
      <w:r>
        <w:rPr>
          <w:rStyle w:val="CommentReference"/>
        </w:rPr>
        <w:annotationRef/>
      </w:r>
      <w:r>
        <w:t>The counter measure for the validation result (unsuccessful shall be provided by FUSA expert)</w:t>
      </w:r>
    </w:p>
  </w:comment>
  <w:comment w:id="254" w:author="Mayur Gaikwad" w:date="2024-04-08T14:47:00Z" w:initials="MG">
    <w:p w14:paraId="6B57271D" w14:textId="77777777" w:rsidR="00A55B53" w:rsidRDefault="00A55B53" w:rsidP="00A55B53">
      <w:pPr>
        <w:pStyle w:val="CommentText"/>
      </w:pPr>
      <w:r>
        <w:rPr>
          <w:rStyle w:val="CommentReference"/>
        </w:rPr>
        <w:annotationRef/>
      </w:r>
      <w:r>
        <w:t>More inputs from MAL regarding no. of CRC bytes</w:t>
      </w:r>
    </w:p>
  </w:comment>
  <w:comment w:id="255" w:author="Shweta Sable" w:date="2024-07-05T19:24:00Z" w:initials="SS">
    <w:p w14:paraId="5417BA44" w14:textId="77777777" w:rsidR="000E0425" w:rsidRDefault="000E0425" w:rsidP="000E0425">
      <w:pPr>
        <w:pStyle w:val="CommentText"/>
      </w:pPr>
      <w:r>
        <w:rPr>
          <w:rStyle w:val="CommentReference"/>
        </w:rPr>
        <w:annotationRef/>
      </w:r>
      <w:r>
        <w:t>Suggestion to not add SNA specific requirement as EDSU will be sending a value in that field and we will be just reading it.</w:t>
      </w:r>
    </w:p>
  </w:comment>
  <w:comment w:id="256" w:author="Shweta Sable" w:date="2024-07-10T17:31:00Z" w:initials="SS">
    <w:p w14:paraId="46DEFD1D" w14:textId="77777777" w:rsidR="00D37727" w:rsidRDefault="00D37727" w:rsidP="00D37727">
      <w:pPr>
        <w:pStyle w:val="CommentText"/>
      </w:pPr>
      <w:r>
        <w:rPr>
          <w:rStyle w:val="CommentReference"/>
        </w:rPr>
        <w:annotationRef/>
      </w:r>
      <w:r>
        <w:t>To confirm from Mayur, regarding requirement</w:t>
      </w:r>
    </w:p>
  </w:comment>
  <w:comment w:id="257" w:author="Shweta Sable" w:date="2024-07-10T17:31:00Z" w:initials="SS">
    <w:p w14:paraId="2D01A957" w14:textId="77777777" w:rsidR="0005487C" w:rsidRDefault="0005487C" w:rsidP="0005487C">
      <w:pPr>
        <w:pStyle w:val="CommentText"/>
      </w:pPr>
      <w:r>
        <w:rPr>
          <w:rStyle w:val="CommentReference"/>
        </w:rPr>
        <w:annotationRef/>
      </w:r>
      <w:r>
        <w:t>To confirm from Mayur, regarding requirement</w:t>
      </w:r>
    </w:p>
  </w:comment>
  <w:comment w:id="262" w:author="Muhammad Fawzi" w:date="2024-03-31T22:41:00Z" w:initials="MF">
    <w:p w14:paraId="098470C9" w14:textId="55898C95" w:rsidR="00A55B53" w:rsidRDefault="00A55B53" w:rsidP="00A55B53">
      <w:pPr>
        <w:pStyle w:val="CommentText"/>
      </w:pPr>
      <w:r>
        <w:rPr>
          <w:rStyle w:val="CommentReference"/>
        </w:rPr>
        <w:annotationRef/>
      </w:r>
      <w:r>
        <w:t>Mised inputs, outputs, process</w:t>
      </w:r>
    </w:p>
  </w:comment>
  <w:comment w:id="263" w:author="Mayur Gaikwad" w:date="2024-04-01T20:06:00Z" w:initials="MG">
    <w:p w14:paraId="38E77C34" w14:textId="77777777" w:rsidR="00A55B53" w:rsidRDefault="00A55B53" w:rsidP="00A55B53">
      <w:pPr>
        <w:pStyle w:val="CommentText"/>
      </w:pPr>
      <w:r>
        <w:rPr>
          <w:rStyle w:val="CommentReference"/>
        </w:rPr>
        <w:annotationRef/>
      </w:r>
      <w:r>
        <w:t>Done</w:t>
      </w:r>
    </w:p>
  </w:comment>
  <w:comment w:id="264" w:author="Muhammad Fawzi" w:date="2024-03-31T22:41:00Z" w:initials="MF">
    <w:p w14:paraId="23949EAD" w14:textId="77777777" w:rsidR="00A55B53" w:rsidRDefault="00A55B53" w:rsidP="00A55B53">
      <w:pPr>
        <w:pStyle w:val="CommentText"/>
      </w:pPr>
      <w:r>
        <w:rPr>
          <w:rStyle w:val="CommentReference"/>
        </w:rPr>
        <w:annotationRef/>
      </w:r>
      <w:r>
        <w:t>Process is missed</w:t>
      </w:r>
    </w:p>
  </w:comment>
  <w:comment w:id="265" w:author="Mayur Gaikwad" w:date="2024-04-01T20:24:00Z" w:initials="MG">
    <w:p w14:paraId="179806C7" w14:textId="77777777" w:rsidR="00A55B53" w:rsidRDefault="00A55B53" w:rsidP="00A55B53">
      <w:pPr>
        <w:pStyle w:val="CommentText"/>
      </w:pPr>
      <w:r>
        <w:rPr>
          <w:rStyle w:val="CommentReference"/>
        </w:rPr>
        <w:annotationRef/>
      </w:r>
      <w:r>
        <w:t>Done</w:t>
      </w:r>
    </w:p>
  </w:comment>
  <w:comment w:id="266" w:author="Muhammad Fawzi" w:date="2024-03-31T22:43:00Z" w:initials="MF">
    <w:p w14:paraId="3E48AF0C" w14:textId="77777777" w:rsidR="00A55B53" w:rsidRDefault="00A55B53" w:rsidP="00A55B53">
      <w:pPr>
        <w:pStyle w:val="CommentText"/>
      </w:pPr>
      <w:r>
        <w:rPr>
          <w:rStyle w:val="CommentReference"/>
        </w:rPr>
        <w:annotationRef/>
      </w:r>
      <w:r>
        <w:t>Missed input, output and process section</w:t>
      </w:r>
    </w:p>
  </w:comment>
  <w:comment w:id="267" w:author="Mayur Gaikwad" w:date="2024-04-01T20:08:00Z" w:initials="MG">
    <w:p w14:paraId="05704664" w14:textId="77777777" w:rsidR="00A55B53" w:rsidRDefault="00A55B53" w:rsidP="00A55B53">
      <w:pPr>
        <w:pStyle w:val="CommentText"/>
      </w:pPr>
      <w:r>
        <w:rPr>
          <w:rStyle w:val="CommentReference"/>
        </w:rPr>
        <w:annotationRef/>
      </w:r>
      <w:r>
        <w:t>Done</w:t>
      </w:r>
    </w:p>
  </w:comment>
  <w:comment w:id="268" w:author="Muhammad Fawzi" w:date="2024-03-31T22:43:00Z" w:initials="MF">
    <w:p w14:paraId="3F491470" w14:textId="77777777" w:rsidR="00A55B53" w:rsidRDefault="00A55B53" w:rsidP="00A55B53">
      <w:pPr>
        <w:pStyle w:val="CommentText"/>
      </w:pPr>
      <w:r>
        <w:rPr>
          <w:rStyle w:val="CommentReference"/>
        </w:rPr>
        <w:annotationRef/>
      </w:r>
      <w:r>
        <w:t>Missed input, output and process section</w:t>
      </w:r>
    </w:p>
  </w:comment>
  <w:comment w:id="269" w:author="Mayur Gaikwad" w:date="2024-04-01T20:25:00Z" w:initials="MG">
    <w:p w14:paraId="71A1E9AC" w14:textId="77777777" w:rsidR="00A55B53" w:rsidRDefault="00A55B53" w:rsidP="00A55B53">
      <w:pPr>
        <w:pStyle w:val="CommentText"/>
      </w:pPr>
      <w:r>
        <w:rPr>
          <w:rStyle w:val="CommentReference"/>
        </w:rPr>
        <w:annotationRef/>
      </w:r>
      <w:r>
        <w:t>Done</w:t>
      </w:r>
    </w:p>
  </w:comment>
  <w:comment w:id="270" w:author="Muhammad Fawzi" w:date="2024-04-01T03:43:00Z" w:initials="MF">
    <w:p w14:paraId="6B8E5548" w14:textId="77777777" w:rsidR="00A55B53" w:rsidRDefault="00A55B53" w:rsidP="00A55B53">
      <w:pPr>
        <w:pStyle w:val="CommentText"/>
      </w:pPr>
      <w:r>
        <w:rPr>
          <w:rStyle w:val="CommentReference"/>
        </w:rPr>
        <w:annotationRef/>
      </w:r>
      <w:r>
        <w:t>Missed input, output and process section</w:t>
      </w:r>
    </w:p>
  </w:comment>
  <w:comment w:id="271" w:author="Mayur Gaikwad" w:date="2024-04-02T12:05:00Z" w:initials="MG">
    <w:p w14:paraId="4E6A9747" w14:textId="77777777" w:rsidR="00A55B53" w:rsidRDefault="00A55B53" w:rsidP="00A55B53">
      <w:pPr>
        <w:pStyle w:val="CommentText"/>
      </w:pPr>
      <w:r>
        <w:rPr>
          <w:rStyle w:val="CommentReference"/>
        </w:rPr>
        <w:annotationRef/>
      </w:r>
      <w:r>
        <w:t>Done</w:t>
      </w:r>
    </w:p>
  </w:comment>
  <w:comment w:id="272" w:author="Muhammad Fawzi" w:date="2024-04-01T03:43:00Z" w:initials="MF">
    <w:p w14:paraId="6A3A5CD3" w14:textId="77777777" w:rsidR="00A55B53" w:rsidRDefault="00A55B53" w:rsidP="00A55B53">
      <w:pPr>
        <w:pStyle w:val="CommentText"/>
      </w:pPr>
      <w:r>
        <w:rPr>
          <w:rStyle w:val="CommentReference"/>
        </w:rPr>
        <w:annotationRef/>
      </w:r>
      <w:r>
        <w:t>Missed input, output and process section</w:t>
      </w:r>
    </w:p>
  </w:comment>
  <w:comment w:id="273" w:author="Mayur Gaikwad" w:date="2024-04-02T12:05:00Z" w:initials="MG">
    <w:p w14:paraId="5C080948" w14:textId="77777777" w:rsidR="00A55B53" w:rsidRDefault="00A55B53" w:rsidP="00A55B53">
      <w:pPr>
        <w:pStyle w:val="CommentText"/>
      </w:pPr>
      <w:r>
        <w:rPr>
          <w:rStyle w:val="CommentReference"/>
        </w:rPr>
        <w:annotationRef/>
      </w:r>
      <w:r>
        <w:t>Done</w:t>
      </w:r>
    </w:p>
  </w:comment>
  <w:comment w:id="274" w:author="Muhammad Fawzi" w:date="2024-04-01T03:47:00Z" w:initials="MF">
    <w:p w14:paraId="3B58E7F2" w14:textId="77777777" w:rsidR="007D52A7" w:rsidRDefault="007D52A7" w:rsidP="00A55B53">
      <w:pPr>
        <w:pStyle w:val="CommentText"/>
      </w:pPr>
      <w:r>
        <w:rPr>
          <w:rStyle w:val="CommentReference"/>
        </w:rPr>
        <w:annotationRef/>
      </w:r>
      <w:r>
        <w:t>Missed input, output and process section</w:t>
      </w:r>
    </w:p>
  </w:comment>
  <w:comment w:id="275" w:author="Mayur Gaikwad" w:date="2024-04-01T19:32:00Z" w:initials="MG">
    <w:p w14:paraId="5CC7121E" w14:textId="77777777" w:rsidR="007D52A7" w:rsidRDefault="007D52A7" w:rsidP="00A55B53">
      <w:pPr>
        <w:pStyle w:val="CommentText"/>
      </w:pPr>
      <w:r>
        <w:rPr>
          <w:rStyle w:val="CommentReference"/>
        </w:rPr>
        <w:annotationRef/>
      </w:r>
      <w:r>
        <w:t>Added comment that covered in Cybersecurity requirement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CA54EA" w15:done="0"/>
  <w15:commentEx w15:paraId="25285992" w15:paraIdParent="18CA54EA" w15:done="0"/>
  <w15:commentEx w15:paraId="6A23F86E" w15:done="0"/>
  <w15:commentEx w15:paraId="1800F13C" w15:done="0"/>
  <w15:commentEx w15:paraId="7733514D" w15:paraIdParent="1800F13C" w15:done="0"/>
  <w15:commentEx w15:paraId="06C2F442" w15:done="0"/>
  <w15:commentEx w15:paraId="00213011" w15:paraIdParent="06C2F442" w15:done="0"/>
  <w15:commentEx w15:paraId="143DB679" w15:done="0"/>
  <w15:commentEx w15:paraId="1E8DFF93" w15:paraIdParent="143DB679" w15:done="0"/>
  <w15:commentEx w15:paraId="4892746A" w15:done="0"/>
  <w15:commentEx w15:paraId="3588D389" w15:paraIdParent="4892746A" w15:done="0"/>
  <w15:commentEx w15:paraId="5D27FE1E" w15:done="0"/>
  <w15:commentEx w15:paraId="624CAC73" w15:done="0"/>
  <w15:commentEx w15:paraId="328092AB" w15:paraIdParent="624CAC73" w15:done="0"/>
  <w15:commentEx w15:paraId="09876A43" w15:done="0"/>
  <w15:commentEx w15:paraId="2B045266" w15:done="0"/>
  <w15:commentEx w15:paraId="5FD9E686" w15:paraIdParent="2B045266" w15:done="0"/>
  <w15:commentEx w15:paraId="456D89DB" w15:done="0"/>
  <w15:commentEx w15:paraId="164E74F9" w15:done="0"/>
  <w15:commentEx w15:paraId="5AEA22D6" w15:paraIdParent="164E74F9" w15:done="0"/>
  <w15:commentEx w15:paraId="6347564A" w15:done="0"/>
  <w15:commentEx w15:paraId="42C639F6" w15:paraIdParent="6347564A" w15:done="0"/>
  <w15:commentEx w15:paraId="49AA6D7B" w15:done="0"/>
  <w15:commentEx w15:paraId="2A36DCBB" w15:paraIdParent="49AA6D7B" w15:done="0"/>
  <w15:commentEx w15:paraId="15BEABA2" w15:done="0"/>
  <w15:commentEx w15:paraId="4ECB1415" w15:done="0"/>
  <w15:commentEx w15:paraId="5FCE463D" w15:done="0"/>
  <w15:commentEx w15:paraId="07697F7C" w15:paraIdParent="5FCE463D" w15:done="0"/>
  <w15:commentEx w15:paraId="754C6C0B" w15:done="0"/>
  <w15:commentEx w15:paraId="0FD9E473" w15:paraIdParent="754C6C0B" w15:done="0"/>
  <w15:commentEx w15:paraId="351DCC65" w15:done="0"/>
  <w15:commentEx w15:paraId="53371682" w15:paraIdParent="351DCC65" w15:done="0"/>
  <w15:commentEx w15:paraId="03674E93" w15:done="0"/>
  <w15:commentEx w15:paraId="2D3E0C9C" w15:paraIdParent="03674E93" w15:done="0"/>
  <w15:commentEx w15:paraId="407680C8" w15:done="0"/>
  <w15:commentEx w15:paraId="1D3756C5" w15:paraIdParent="407680C8" w15:done="0"/>
  <w15:commentEx w15:paraId="6F087C6F" w15:done="0"/>
  <w15:commentEx w15:paraId="339AA95C" w15:paraIdParent="6F087C6F" w15:done="0"/>
  <w15:commentEx w15:paraId="787F5CD8" w15:done="0"/>
  <w15:commentEx w15:paraId="4F5FEBCA" w15:done="0"/>
  <w15:commentEx w15:paraId="2DE57528" w15:paraIdParent="4F5FEBCA" w15:done="0"/>
  <w15:commentEx w15:paraId="56CC5207" w15:done="0"/>
  <w15:commentEx w15:paraId="7773AFDB" w15:paraIdParent="56CC5207" w15:done="0"/>
  <w15:commentEx w15:paraId="2C2E522E" w15:done="0"/>
  <w15:commentEx w15:paraId="08137EAA" w15:paraIdParent="2C2E522E" w15:done="0"/>
  <w15:commentEx w15:paraId="6EEEEBF7" w15:done="0"/>
  <w15:commentEx w15:paraId="5EDF4303" w15:paraIdParent="6EEEEBF7" w15:done="0"/>
  <w15:commentEx w15:paraId="361AB3AA" w15:done="0"/>
  <w15:commentEx w15:paraId="396B57FA" w15:paraIdParent="361AB3AA" w15:done="0"/>
  <w15:commentEx w15:paraId="661AD5C7" w15:done="0"/>
  <w15:commentEx w15:paraId="2E8829D5" w15:paraIdParent="661AD5C7" w15:done="0"/>
  <w15:commentEx w15:paraId="38B9917E" w15:done="0"/>
  <w15:commentEx w15:paraId="420F62B1" w15:paraIdParent="38B9917E" w15:done="0"/>
  <w15:commentEx w15:paraId="634A0AEC" w15:done="0"/>
  <w15:commentEx w15:paraId="2A91EBC8" w15:paraIdParent="634A0AEC" w15:done="0"/>
  <w15:commentEx w15:paraId="3B0F2EA6" w15:done="0"/>
  <w15:commentEx w15:paraId="507D6BB9" w15:paraIdParent="3B0F2EA6" w15:done="0"/>
  <w15:commentEx w15:paraId="769A74BE" w15:done="0"/>
  <w15:commentEx w15:paraId="1E7D8361" w15:paraIdParent="769A74BE" w15:done="0"/>
  <w15:commentEx w15:paraId="081D5D55" w15:done="0"/>
  <w15:commentEx w15:paraId="7DBCA871" w15:done="0"/>
  <w15:commentEx w15:paraId="5025D882" w15:done="0"/>
  <w15:commentEx w15:paraId="56EFDCE0" w15:paraIdParent="5025D882" w15:done="0"/>
  <w15:commentEx w15:paraId="6BDD4E8F" w15:done="0"/>
  <w15:commentEx w15:paraId="4AF95B8F" w15:done="0"/>
  <w15:commentEx w15:paraId="5B3A6326" w15:paraIdParent="4AF95B8F" w15:done="0"/>
  <w15:commentEx w15:paraId="69FA9FB7" w15:done="0"/>
  <w15:commentEx w15:paraId="4ECE136F" w15:paraIdParent="69FA9FB7" w15:done="0"/>
  <w15:commentEx w15:paraId="52CC6F00" w15:done="0"/>
  <w15:commentEx w15:paraId="07CB3F80" w15:paraIdParent="52CC6F00" w15:done="0"/>
  <w15:commentEx w15:paraId="1B4FC594" w15:done="0"/>
  <w15:commentEx w15:paraId="5E5B7B75" w15:paraIdParent="1B4FC594" w15:done="0"/>
  <w15:commentEx w15:paraId="769C1649" w15:done="0"/>
  <w15:commentEx w15:paraId="5D0FE61B" w15:paraIdParent="769C1649" w15:done="0"/>
  <w15:commentEx w15:paraId="45FB6FC0" w15:done="0"/>
  <w15:commentEx w15:paraId="59FAFFB3" w15:paraIdParent="45FB6FC0" w15:done="0"/>
  <w15:commentEx w15:paraId="0D3065E6" w15:done="0"/>
  <w15:commentEx w15:paraId="14C1E34D" w15:paraIdParent="0D3065E6" w15:done="0"/>
  <w15:commentEx w15:paraId="6D39C408" w15:done="0"/>
  <w15:commentEx w15:paraId="5BD1A012" w15:paraIdParent="6D39C408" w15:done="0"/>
  <w15:commentEx w15:paraId="5C22568C" w15:done="0"/>
  <w15:commentEx w15:paraId="4D8196CC" w15:paraIdParent="5C22568C" w15:done="0"/>
  <w15:commentEx w15:paraId="7626B1BA" w15:done="0"/>
  <w15:commentEx w15:paraId="45064A18" w15:paraIdParent="7626B1BA" w15:done="0"/>
  <w15:commentEx w15:paraId="7BA2EBE9" w15:done="0"/>
  <w15:commentEx w15:paraId="34414D4B" w15:paraIdParent="7BA2EBE9" w15:done="0"/>
  <w15:commentEx w15:paraId="483F15A1" w15:done="0"/>
  <w15:commentEx w15:paraId="372DA418" w15:paraIdParent="483F15A1" w15:done="0"/>
  <w15:commentEx w15:paraId="4A2F2818" w15:done="0"/>
  <w15:commentEx w15:paraId="0E21EC40" w15:paraIdParent="4A2F2818" w15:done="0"/>
  <w15:commentEx w15:paraId="6CFD080E" w15:done="0"/>
  <w15:commentEx w15:paraId="422AEB09" w15:paraIdParent="6CFD080E" w15:done="0"/>
  <w15:commentEx w15:paraId="64104D21" w15:done="0"/>
  <w15:commentEx w15:paraId="03878C1E" w15:done="0"/>
  <w15:commentEx w15:paraId="02171832" w15:paraIdParent="03878C1E" w15:done="0"/>
  <w15:commentEx w15:paraId="4B07D99B" w15:done="0"/>
  <w15:commentEx w15:paraId="0733E5EF" w15:paraIdParent="4B07D99B" w15:done="0"/>
  <w15:commentEx w15:paraId="61FF1283" w15:done="0"/>
  <w15:commentEx w15:paraId="6D08A50A" w15:done="0"/>
  <w15:commentEx w15:paraId="7FB058B4" w15:paraIdParent="6D08A50A" w15:done="0"/>
  <w15:commentEx w15:paraId="2B47FD22" w15:done="0"/>
  <w15:commentEx w15:paraId="03C6D20E" w15:done="0"/>
  <w15:commentEx w15:paraId="2D9EC209" w15:done="0"/>
  <w15:commentEx w15:paraId="7D75083F" w15:done="0"/>
  <w15:commentEx w15:paraId="0DCA5CB0" w15:paraIdParent="7D75083F" w15:done="0"/>
  <w15:commentEx w15:paraId="3F4564AC" w15:done="0"/>
  <w15:commentEx w15:paraId="3FFDA923" w15:done="0"/>
  <w15:commentEx w15:paraId="0379B8BB" w15:paraIdParent="3FFDA923" w15:done="0"/>
  <w15:commentEx w15:paraId="68932F96" w15:done="0"/>
  <w15:commentEx w15:paraId="2FD4999F" w15:done="0"/>
  <w15:commentEx w15:paraId="14C28B74" w15:done="0"/>
  <w15:commentEx w15:paraId="066C948C" w15:paraIdParent="14C28B74" w15:done="0"/>
  <w15:commentEx w15:paraId="0E8B6334" w15:done="0"/>
  <w15:commentEx w15:paraId="4A4AA5FE" w15:done="0"/>
  <w15:commentEx w15:paraId="2CCEE95A" w15:done="0"/>
  <w15:commentEx w15:paraId="18DAE0A3" w15:done="0"/>
  <w15:commentEx w15:paraId="251FF665" w15:done="0"/>
  <w15:commentEx w15:paraId="539435F4" w15:done="0"/>
  <w15:commentEx w15:paraId="249B7DE1" w15:paraIdParent="539435F4" w15:done="0"/>
  <w15:commentEx w15:paraId="22FEAFF3" w15:done="0"/>
  <w15:commentEx w15:paraId="17B8ABCE" w15:paraIdParent="22FEAFF3" w15:done="0"/>
  <w15:commentEx w15:paraId="769B6FB3" w15:done="0"/>
  <w15:commentEx w15:paraId="46513789" w15:done="0"/>
  <w15:commentEx w15:paraId="6C208655" w15:done="0"/>
  <w15:commentEx w15:paraId="73F1F71B" w15:done="0"/>
  <w15:commentEx w15:paraId="24A1B987" w15:done="0"/>
  <w15:commentEx w15:paraId="6B57271D" w15:done="0"/>
  <w15:commentEx w15:paraId="5417BA44" w15:done="0"/>
  <w15:commentEx w15:paraId="46DEFD1D" w15:done="0"/>
  <w15:commentEx w15:paraId="2D01A957" w15:done="0"/>
  <w15:commentEx w15:paraId="098470C9" w15:done="0"/>
  <w15:commentEx w15:paraId="38E77C34" w15:paraIdParent="098470C9" w15:done="0"/>
  <w15:commentEx w15:paraId="23949EAD" w15:done="0"/>
  <w15:commentEx w15:paraId="179806C7" w15:paraIdParent="23949EAD" w15:done="0"/>
  <w15:commentEx w15:paraId="3E48AF0C" w15:done="0"/>
  <w15:commentEx w15:paraId="05704664" w15:paraIdParent="3E48AF0C" w15:done="0"/>
  <w15:commentEx w15:paraId="3F491470" w15:done="0"/>
  <w15:commentEx w15:paraId="71A1E9AC" w15:paraIdParent="3F491470" w15:done="0"/>
  <w15:commentEx w15:paraId="6B8E5548" w15:done="0"/>
  <w15:commentEx w15:paraId="4E6A9747" w15:paraIdParent="6B8E5548" w15:done="0"/>
  <w15:commentEx w15:paraId="6A3A5CD3" w15:done="0"/>
  <w15:commentEx w15:paraId="5C080948" w15:paraIdParent="6A3A5CD3" w15:done="0"/>
  <w15:commentEx w15:paraId="3B58E7F2" w15:done="0"/>
  <w15:commentEx w15:paraId="5CC7121E" w15:paraIdParent="3B58E7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1A201A" w16cex:dateUtc="2024-03-31T17:20:00Z"/>
  <w16cex:commentExtensible w16cex:durableId="797DB927" w16cex:dateUtc="2024-04-01T09:21:00Z"/>
  <w16cex:commentExtensible w16cex:durableId="3B21A270" w16cex:dateUtc="2024-04-23T11:05:00Z"/>
  <w16cex:commentExtensible w16cex:durableId="4994E3BB" w16cex:dateUtc="2024-03-31T17:28:00Z"/>
  <w16cex:commentExtensible w16cex:durableId="531FEAD0" w16cex:dateUtc="2024-04-01T09:41:00Z"/>
  <w16cex:commentExtensible w16cex:durableId="1C7D68D1" w16cex:dateUtc="2024-03-31T17:29:00Z"/>
  <w16cex:commentExtensible w16cex:durableId="39515A68" w16cex:dateUtc="2024-04-01T21:05:00Z"/>
  <w16cex:commentExtensible w16cex:durableId="3B781313" w16cex:dateUtc="2024-03-31T18:13:00Z"/>
  <w16cex:commentExtensible w16cex:durableId="4163E222" w16cex:dateUtc="2024-04-01T21:03:00Z"/>
  <w16cex:commentExtensible w16cex:durableId="4B4D12C2" w16cex:dateUtc="2024-03-31T18:27:00Z"/>
  <w16cex:commentExtensible w16cex:durableId="0743E1F5" w16cex:dateUtc="2024-04-01T09:21:00Z"/>
  <w16cex:commentExtensible w16cex:durableId="632AB484" w16cex:dateUtc="2024-04-08T13:35:00Z"/>
  <w16cex:commentExtensible w16cex:durableId="174A609D" w16cex:dateUtc="2024-03-31T18:33:00Z"/>
  <w16cex:commentExtensible w16cex:durableId="0A1BB22D" w16cex:dateUtc="2024-04-01T09:21:00Z"/>
  <w16cex:commentExtensible w16cex:durableId="63F48795" w16cex:dateUtc="2024-04-08T14:14:00Z"/>
  <w16cex:commentExtensible w16cex:durableId="583A4C90" w16cex:dateUtc="2024-03-31T18:35:00Z"/>
  <w16cex:commentExtensible w16cex:durableId="407FA94F" w16cex:dateUtc="2024-04-01T09:41:00Z"/>
  <w16cex:commentExtensible w16cex:durableId="34DB2061" w16cex:dateUtc="2024-04-08T14:14:00Z"/>
  <w16cex:commentExtensible w16cex:durableId="05C8B21B" w16cex:dateUtc="2024-03-31T18:37:00Z"/>
  <w16cex:commentExtensible w16cex:durableId="13F40029" w16cex:dateUtc="2024-04-01T09:39:00Z"/>
  <w16cex:commentExtensible w16cex:durableId="0F48144F" w16cex:dateUtc="2024-03-31T18:40:00Z"/>
  <w16cex:commentExtensible w16cex:durableId="05D6C044" w16cex:dateUtc="2024-04-01T09:30:00Z"/>
  <w16cex:commentExtensible w16cex:durableId="361EEC21" w16cex:dateUtc="2024-03-31T18:41:00Z"/>
  <w16cex:commentExtensible w16cex:durableId="5FC60DC7" w16cex:dateUtc="2024-04-01T09:28:00Z"/>
  <w16cex:commentExtensible w16cex:durableId="1443C92B" w16cex:dateUtc="2024-04-08T13:41:00Z"/>
  <w16cex:commentExtensible w16cex:durableId="765709A5" w16cex:dateUtc="2024-04-08T13:37:00Z"/>
  <w16cex:commentExtensible w16cex:durableId="3CC5BD61" w16cex:dateUtc="2024-03-31T18:41:00Z"/>
  <w16cex:commentExtensible w16cex:durableId="2D5F1186" w16cex:dateUtc="2024-04-01T09:44:00Z"/>
  <w16cex:commentExtensible w16cex:durableId="0EFA633B" w16cex:dateUtc="2024-03-31T18:41:00Z"/>
  <w16cex:commentExtensible w16cex:durableId="4C9C7FEE" w16cex:dateUtc="2024-04-01T09:44:00Z"/>
  <w16cex:commentExtensible w16cex:durableId="0C901369" w16cex:dateUtc="2024-03-31T18:42:00Z"/>
  <w16cex:commentExtensible w16cex:durableId="42B4C2BC" w16cex:dateUtc="2024-04-01T13:03:00Z"/>
  <w16cex:commentExtensible w16cex:durableId="1C4AE933" w16cex:dateUtc="2024-03-31T18:42:00Z"/>
  <w16cex:commentExtensible w16cex:durableId="51B57980" w16cex:dateUtc="2024-04-01T13:03:00Z"/>
  <w16cex:commentExtensible w16cex:durableId="16B34D59" w16cex:dateUtc="2024-03-31T18:43:00Z"/>
  <w16cex:commentExtensible w16cex:durableId="263E8B85" w16cex:dateUtc="2024-04-01T13:09:00Z"/>
  <w16cex:commentExtensible w16cex:durableId="279886F5" w16cex:dateUtc="2024-03-31T18:43:00Z"/>
  <w16cex:commentExtensible w16cex:durableId="37C76344" w16cex:dateUtc="2024-04-01T13:10:00Z"/>
  <w16cex:commentExtensible w16cex:durableId="1AA57464" w16cex:dateUtc="2024-06-12T09:56:00Z"/>
  <w16cex:commentExtensible w16cex:durableId="548E41AD" w16cex:dateUtc="2024-03-31T18:44:00Z"/>
  <w16cex:commentExtensible w16cex:durableId="7DC1FBA5" w16cex:dateUtc="2024-04-01T13:10:00Z"/>
  <w16cex:commentExtensible w16cex:durableId="38C327A3" w16cex:dateUtc="2024-03-31T18:44:00Z"/>
  <w16cex:commentExtensible w16cex:durableId="4C816A7D" w16cex:dateUtc="2024-04-01T13:11:00Z"/>
  <w16cex:commentExtensible w16cex:durableId="6D3AC4D2" w16cex:dateUtc="2024-03-31T19:05:00Z"/>
  <w16cex:commentExtensible w16cex:durableId="650AFABA" w16cex:dateUtc="2024-04-01T21:07:00Z"/>
  <w16cex:commentExtensible w16cex:durableId="2A8760C3" w16cex:dateUtc="2024-03-31T19:05:00Z"/>
  <w16cex:commentExtensible w16cex:durableId="39D23458" w16cex:dateUtc="2024-04-01T21:07:00Z"/>
  <w16cex:commentExtensible w16cex:durableId="07E6ECA6" w16cex:dateUtc="2024-03-31T19:05:00Z"/>
  <w16cex:commentExtensible w16cex:durableId="3930D0DF" w16cex:dateUtc="2024-04-01T21:08:00Z"/>
  <w16cex:commentExtensible w16cex:durableId="00889976" w16cex:dateUtc="2024-03-31T19:07:00Z"/>
  <w16cex:commentExtensible w16cex:durableId="52E2D69F" w16cex:dateUtc="2024-04-01T21:35:00Z"/>
  <w16cex:commentExtensible w16cex:durableId="0D2E2232" w16cex:dateUtc="2024-03-31T19:07:00Z"/>
  <w16cex:commentExtensible w16cex:durableId="2CBA638B" w16cex:dateUtc="2024-04-01T21:36:00Z"/>
  <w16cex:commentExtensible w16cex:durableId="78BECE6A" w16cex:dateUtc="2024-03-31T19:08:00Z"/>
  <w16cex:commentExtensible w16cex:durableId="28A5755B" w16cex:dateUtc="2024-04-01T21:36:00Z"/>
  <w16cex:commentExtensible w16cex:durableId="54BF8515" w16cex:dateUtc="2024-03-31T19:09:00Z"/>
  <w16cex:commentExtensible w16cex:durableId="1FBBBD9E" w16cex:dateUtc="2024-04-01T21:37:00Z"/>
  <w16cex:commentExtensible w16cex:durableId="12E731B3" w16cex:dateUtc="2024-03-31T19:16:00Z"/>
  <w16cex:commentExtensible w16cex:durableId="6C3AE5B0" w16cex:dateUtc="2024-04-01T21:38:00Z"/>
  <w16cex:commentExtensible w16cex:durableId="231BCCD9" w16cex:dateUtc="2024-07-10T12:02:00Z"/>
  <w16cex:commentExtensible w16cex:durableId="6FC39E3E" w16cex:dateUtc="2024-06-12T09:20:00Z"/>
  <w16cex:commentExtensible w16cex:durableId="3784BAC9" w16cex:dateUtc="2024-03-31T19:24:00Z"/>
  <w16cex:commentExtensible w16cex:durableId="6A5C6B96" w16cex:dateUtc="2024-04-01T21:42:00Z"/>
  <w16cex:commentExtensible w16cex:durableId="6AEA5707" w16cex:dateUtc="2024-06-12T09:14:00Z"/>
  <w16cex:commentExtensible w16cex:durableId="49468E1B" w16cex:dateUtc="2024-03-31T19:31:00Z"/>
  <w16cex:commentExtensible w16cex:durableId="74148B52" w16cex:dateUtc="2024-04-01T21:43:00Z"/>
  <w16cex:commentExtensible w16cex:durableId="60FE8428" w16cex:dateUtc="2024-03-31T19:31:00Z"/>
  <w16cex:commentExtensible w16cex:durableId="5ADB2BCA" w16cex:dateUtc="2024-04-01T21:47:00Z"/>
  <w16cex:commentExtensible w16cex:durableId="7625F5F9" w16cex:dateUtc="2024-03-31T19:32:00Z"/>
  <w16cex:commentExtensible w16cex:durableId="15A4C6C4" w16cex:dateUtc="2024-04-02T09:15:00Z"/>
  <w16cex:commentExtensible w16cex:durableId="51587CD0" w16cex:dateUtc="2024-03-31T19:34:00Z"/>
  <w16cex:commentExtensible w16cex:durableId="778A0992" w16cex:dateUtc="2024-04-02T09:15:00Z"/>
  <w16cex:commentExtensible w16cex:durableId="468DF460" w16cex:dateUtc="2024-03-31T19:35:00Z"/>
  <w16cex:commentExtensible w16cex:durableId="3E9E18CE" w16cex:dateUtc="2024-04-02T09:15:00Z"/>
  <w16cex:commentExtensible w16cex:durableId="753F6B98" w16cex:dateUtc="2024-03-31T19:36:00Z"/>
  <w16cex:commentExtensible w16cex:durableId="0E2CD127" w16cex:dateUtc="2024-04-02T09:16:00Z"/>
  <w16cex:commentExtensible w16cex:durableId="787BA4B4" w16cex:dateUtc="2024-03-31T19:38:00Z"/>
  <w16cex:commentExtensible w16cex:durableId="0218DDC8" w16cex:dateUtc="2024-04-02T09:20:00Z"/>
  <w16cex:commentExtensible w16cex:durableId="1CC94AED" w16cex:dateUtc="2024-04-08T14:03:00Z"/>
  <w16cex:commentExtensible w16cex:durableId="40CB6B0C" w16cex:dateUtc="2024-04-19T08:04:00Z"/>
  <w16cex:commentExtensible w16cex:durableId="09631271" w16cex:dateUtc="2024-04-08T14:03:00Z"/>
  <w16cex:commentExtensible w16cex:durableId="38702C1C" w16cex:dateUtc="2024-04-19T08:04:00Z"/>
  <w16cex:commentExtensible w16cex:durableId="1E35205C" w16cex:dateUtc="2024-04-17T09:41:00Z"/>
  <w16cex:commentExtensible w16cex:durableId="290679C8" w16cex:dateUtc="2024-04-19T12:01:00Z"/>
  <w16cex:commentExtensible w16cex:durableId="54BC0028" w16cex:dateUtc="2024-04-03T13:52:00Z"/>
  <w16cex:commentExtensible w16cex:durableId="3763661B" w16cex:dateUtc="2024-04-08T08:26:00Z"/>
  <w16cex:commentExtensible w16cex:durableId="3FE0EE37" w16cex:dateUtc="2024-04-03T13:59:00Z"/>
  <w16cex:commentExtensible w16cex:durableId="5B90CD55" w16cex:dateUtc="2024-04-08T10:49:00Z"/>
  <w16cex:commentExtensible w16cex:durableId="22711025" w16cex:dateUtc="2024-04-03T13:59:00Z"/>
  <w16cex:commentExtensible w16cex:durableId="391A307C" w16cex:dateUtc="2024-04-08T10:49:00Z"/>
  <w16cex:commentExtensible w16cex:durableId="2423AB2D" w16cex:dateUtc="2024-04-04T13:40:00Z"/>
  <w16cex:commentExtensible w16cex:durableId="32C49064" w16cex:dateUtc="2024-04-08T10:50:00Z"/>
  <w16cex:commentExtensible w16cex:durableId="65C6F060" w16cex:dateUtc="2024-06-12T09:26:00Z"/>
  <w16cex:commentExtensible w16cex:durableId="1F0BAE03" w16cex:dateUtc="2024-04-05T08:35:00Z"/>
  <w16cex:commentExtensible w16cex:durableId="1A45FA3D" w16cex:dateUtc="2024-04-08T11:14:00Z"/>
  <w16cex:commentExtensible w16cex:durableId="52DC8F48" w16cex:dateUtc="2024-04-04T13:48:00Z"/>
  <w16cex:commentExtensible w16cex:durableId="474D65EB" w16cex:dateUtc="2024-04-08T11:14:00Z"/>
  <w16cex:commentExtensible w16cex:durableId="2F011B49" w16cex:dateUtc="2024-06-12T09:32:00Z"/>
  <w16cex:commentExtensible w16cex:durableId="682EEB82" w16cex:dateUtc="2024-04-04T14:10:00Z"/>
  <w16cex:commentExtensible w16cex:durableId="6F8B49F3" w16cex:dateUtc="2024-04-08T11:21:00Z"/>
  <w16cex:commentExtensible w16cex:durableId="70A7F365" w16cex:dateUtc="2024-04-04T14:14:00Z"/>
  <w16cex:commentExtensible w16cex:durableId="323F4A28" w16cex:dateUtc="2024-04-04T14:14:00Z"/>
  <w16cex:commentExtensible w16cex:durableId="587F0C08" w16cex:dateUtc="2024-06-12T09:41:00Z"/>
  <w16cex:commentExtensible w16cex:durableId="4B43D834" w16cex:dateUtc="2024-04-04T14:19:00Z"/>
  <w16cex:commentExtensible w16cex:durableId="2C759708" w16cex:dateUtc="2024-04-08T11:35:00Z"/>
  <w16cex:commentExtensible w16cex:durableId="388565A2" w16cex:dateUtc="2024-01-03T09:20:00Z"/>
  <w16cex:commentExtensible w16cex:durableId="0CBC2872" w16cex:dateUtc="2024-06-12T09:09:00Z"/>
  <w16cex:commentExtensible w16cex:durableId="7D152502" w16cex:dateUtc="2024-06-13T19:30:00Z"/>
  <w16cex:commentExtensible w16cex:durableId="1B9222B5" w16cex:dateUtc="2024-04-18T14:00:00Z"/>
  <w16cex:commentExtensible w16cex:durableId="6EB99A89" w16cex:dateUtc="2024-04-18T13:56:00Z"/>
  <w16cex:commentExtensible w16cex:durableId="718776EB" w16cex:dateUtc="2024-04-12T12:32:00Z"/>
  <w16cex:commentExtensible w16cex:durableId="3BEE4F45" w16cex:dateUtc="2024-04-18T14:16:00Z"/>
  <w16cex:commentExtensible w16cex:durableId="38A4795C" w16cex:dateUtc="2024-04-18T14:09:00Z"/>
  <w16cex:commentExtensible w16cex:durableId="5CAA78A1" w16cex:dateUtc="2024-04-12T12:31:00Z"/>
  <w16cex:commentExtensible w16cex:durableId="29032BBD" w16cex:dateUtc="2024-04-12T12:38:00Z"/>
  <w16cex:commentExtensible w16cex:durableId="45A151F8" w16cex:dateUtc="2024-04-12T12:39:00Z"/>
  <w16cex:commentExtensible w16cex:durableId="2E1FCC3E" w16cex:dateUtc="2024-04-15T12:43:00Z"/>
  <w16cex:commentExtensible w16cex:durableId="10E78F47" w16cex:dateUtc="2024-04-29T16:22:00Z"/>
  <w16cex:commentExtensible w16cex:durableId="408AF7C3" w16cex:dateUtc="2024-05-07T21:06:00Z"/>
  <w16cex:commentExtensible w16cex:durableId="0A1DCB8A" w16cex:dateUtc="2024-04-29T09:52:00Z"/>
  <w16cex:commentExtensible w16cex:durableId="0C6E2472" w16cex:dateUtc="2024-04-29T09:55:00Z"/>
  <w16cex:commentExtensible w16cex:durableId="510479B8" w16cex:dateUtc="2024-04-29T09:59:00Z"/>
  <w16cex:commentExtensible w16cex:durableId="15BF06CB" w16cex:dateUtc="2024-05-08T09:57:00Z"/>
  <w16cex:commentExtensible w16cex:durableId="54C2A3E8" w16cex:dateUtc="2024-05-08T10:05:00Z"/>
  <w16cex:commentExtensible w16cex:durableId="7EE55F3A" w16cex:dateUtc="2024-01-03T10:16:00Z"/>
  <w16cex:commentExtensible w16cex:durableId="1D997887" w16cex:dateUtc="2024-04-08T13:01:00Z"/>
  <w16cex:commentExtensible w16cex:durableId="2BAEB63D" w16cex:dateUtc="2024-04-08T13:47:00Z"/>
  <w16cex:commentExtensible w16cex:durableId="1BD6DA82" w16cex:dateUtc="2024-07-05T13:54:00Z"/>
  <w16cex:commentExtensible w16cex:durableId="13039D74" w16cex:dateUtc="2024-07-10T12:01:00Z"/>
  <w16cex:commentExtensible w16cex:durableId="68DDFE21" w16cex:dateUtc="2024-07-10T12:01:00Z"/>
  <w16cex:commentExtensible w16cex:durableId="4E6BF217" w16cex:dateUtc="2024-03-31T20:41:00Z"/>
  <w16cex:commentExtensible w16cex:durableId="56130AF9" w16cex:dateUtc="2024-04-01T19:06:00Z"/>
  <w16cex:commentExtensible w16cex:durableId="5DD258E3" w16cex:dateUtc="2024-03-31T20:41:00Z"/>
  <w16cex:commentExtensible w16cex:durableId="564A8FB5" w16cex:dateUtc="2024-04-01T19:24:00Z"/>
  <w16cex:commentExtensible w16cex:durableId="5108200B" w16cex:dateUtc="2024-03-31T20:43:00Z"/>
  <w16cex:commentExtensible w16cex:durableId="7817B341" w16cex:dateUtc="2024-04-01T19:08:00Z"/>
  <w16cex:commentExtensible w16cex:durableId="243F23A4" w16cex:dateUtc="2024-03-31T20:43:00Z"/>
  <w16cex:commentExtensible w16cex:durableId="60AEC5FB" w16cex:dateUtc="2024-04-01T19:25:00Z"/>
  <w16cex:commentExtensible w16cex:durableId="53DD5777" w16cex:dateUtc="2024-04-01T01:43:00Z"/>
  <w16cex:commentExtensible w16cex:durableId="60387B3D" w16cex:dateUtc="2024-04-02T11:05:00Z"/>
  <w16cex:commentExtensible w16cex:durableId="6DBB33CE" w16cex:dateUtc="2024-04-01T01:43:00Z"/>
  <w16cex:commentExtensible w16cex:durableId="05097538" w16cex:dateUtc="2024-04-02T11:05:00Z"/>
  <w16cex:commentExtensible w16cex:durableId="7A48DBA3" w16cex:dateUtc="2024-04-01T01:47:00Z"/>
  <w16cex:commentExtensible w16cex:durableId="01CD0DA3" w16cex:dateUtc="2024-04-01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CA54EA" w16cid:durableId="111A201A"/>
  <w16cid:commentId w16cid:paraId="25285992" w16cid:durableId="797DB927"/>
  <w16cid:commentId w16cid:paraId="6A23F86E" w16cid:durableId="3B21A270"/>
  <w16cid:commentId w16cid:paraId="1800F13C" w16cid:durableId="4994E3BB"/>
  <w16cid:commentId w16cid:paraId="7733514D" w16cid:durableId="531FEAD0"/>
  <w16cid:commentId w16cid:paraId="06C2F442" w16cid:durableId="1C7D68D1"/>
  <w16cid:commentId w16cid:paraId="00213011" w16cid:durableId="39515A68"/>
  <w16cid:commentId w16cid:paraId="143DB679" w16cid:durableId="3B781313"/>
  <w16cid:commentId w16cid:paraId="1E8DFF93" w16cid:durableId="4163E222"/>
  <w16cid:commentId w16cid:paraId="4892746A" w16cid:durableId="4B4D12C2"/>
  <w16cid:commentId w16cid:paraId="3588D389" w16cid:durableId="0743E1F5"/>
  <w16cid:commentId w16cid:paraId="5D27FE1E" w16cid:durableId="632AB484"/>
  <w16cid:commentId w16cid:paraId="624CAC73" w16cid:durableId="174A609D"/>
  <w16cid:commentId w16cid:paraId="328092AB" w16cid:durableId="0A1BB22D"/>
  <w16cid:commentId w16cid:paraId="09876A43" w16cid:durableId="63F48795"/>
  <w16cid:commentId w16cid:paraId="2B045266" w16cid:durableId="583A4C90"/>
  <w16cid:commentId w16cid:paraId="5FD9E686" w16cid:durableId="407FA94F"/>
  <w16cid:commentId w16cid:paraId="456D89DB" w16cid:durableId="34DB2061"/>
  <w16cid:commentId w16cid:paraId="164E74F9" w16cid:durableId="05C8B21B"/>
  <w16cid:commentId w16cid:paraId="5AEA22D6" w16cid:durableId="13F40029"/>
  <w16cid:commentId w16cid:paraId="6347564A" w16cid:durableId="0F48144F"/>
  <w16cid:commentId w16cid:paraId="42C639F6" w16cid:durableId="05D6C044"/>
  <w16cid:commentId w16cid:paraId="49AA6D7B" w16cid:durableId="361EEC21"/>
  <w16cid:commentId w16cid:paraId="2A36DCBB" w16cid:durableId="5FC60DC7"/>
  <w16cid:commentId w16cid:paraId="15BEABA2" w16cid:durableId="1443C92B"/>
  <w16cid:commentId w16cid:paraId="4ECB1415" w16cid:durableId="765709A5"/>
  <w16cid:commentId w16cid:paraId="5FCE463D" w16cid:durableId="3CC5BD61"/>
  <w16cid:commentId w16cid:paraId="07697F7C" w16cid:durableId="2D5F1186"/>
  <w16cid:commentId w16cid:paraId="754C6C0B" w16cid:durableId="0EFA633B"/>
  <w16cid:commentId w16cid:paraId="0FD9E473" w16cid:durableId="4C9C7FEE"/>
  <w16cid:commentId w16cid:paraId="351DCC65" w16cid:durableId="0C901369"/>
  <w16cid:commentId w16cid:paraId="53371682" w16cid:durableId="42B4C2BC"/>
  <w16cid:commentId w16cid:paraId="03674E93" w16cid:durableId="1C4AE933"/>
  <w16cid:commentId w16cid:paraId="2D3E0C9C" w16cid:durableId="51B57980"/>
  <w16cid:commentId w16cid:paraId="407680C8" w16cid:durableId="16B34D59"/>
  <w16cid:commentId w16cid:paraId="1D3756C5" w16cid:durableId="263E8B85"/>
  <w16cid:commentId w16cid:paraId="6F087C6F" w16cid:durableId="279886F5"/>
  <w16cid:commentId w16cid:paraId="339AA95C" w16cid:durableId="37C76344"/>
  <w16cid:commentId w16cid:paraId="787F5CD8" w16cid:durableId="1AA57464"/>
  <w16cid:commentId w16cid:paraId="4F5FEBCA" w16cid:durableId="548E41AD"/>
  <w16cid:commentId w16cid:paraId="2DE57528" w16cid:durableId="7DC1FBA5"/>
  <w16cid:commentId w16cid:paraId="56CC5207" w16cid:durableId="38C327A3"/>
  <w16cid:commentId w16cid:paraId="7773AFDB" w16cid:durableId="4C816A7D"/>
  <w16cid:commentId w16cid:paraId="2C2E522E" w16cid:durableId="6D3AC4D2"/>
  <w16cid:commentId w16cid:paraId="08137EAA" w16cid:durableId="650AFABA"/>
  <w16cid:commentId w16cid:paraId="6EEEEBF7" w16cid:durableId="2A8760C3"/>
  <w16cid:commentId w16cid:paraId="5EDF4303" w16cid:durableId="39D23458"/>
  <w16cid:commentId w16cid:paraId="361AB3AA" w16cid:durableId="07E6ECA6"/>
  <w16cid:commentId w16cid:paraId="396B57FA" w16cid:durableId="3930D0DF"/>
  <w16cid:commentId w16cid:paraId="661AD5C7" w16cid:durableId="00889976"/>
  <w16cid:commentId w16cid:paraId="2E8829D5" w16cid:durableId="52E2D69F"/>
  <w16cid:commentId w16cid:paraId="38B9917E" w16cid:durableId="0D2E2232"/>
  <w16cid:commentId w16cid:paraId="420F62B1" w16cid:durableId="2CBA638B"/>
  <w16cid:commentId w16cid:paraId="634A0AEC" w16cid:durableId="78BECE6A"/>
  <w16cid:commentId w16cid:paraId="2A91EBC8" w16cid:durableId="28A5755B"/>
  <w16cid:commentId w16cid:paraId="3B0F2EA6" w16cid:durableId="54BF8515"/>
  <w16cid:commentId w16cid:paraId="507D6BB9" w16cid:durableId="1FBBBD9E"/>
  <w16cid:commentId w16cid:paraId="769A74BE" w16cid:durableId="12E731B3"/>
  <w16cid:commentId w16cid:paraId="1E7D8361" w16cid:durableId="6C3AE5B0"/>
  <w16cid:commentId w16cid:paraId="081D5D55" w16cid:durableId="231BCCD9"/>
  <w16cid:commentId w16cid:paraId="7DBCA871" w16cid:durableId="6FC39E3E"/>
  <w16cid:commentId w16cid:paraId="5025D882" w16cid:durableId="3784BAC9"/>
  <w16cid:commentId w16cid:paraId="56EFDCE0" w16cid:durableId="6A5C6B96"/>
  <w16cid:commentId w16cid:paraId="6BDD4E8F" w16cid:durableId="6AEA5707"/>
  <w16cid:commentId w16cid:paraId="4AF95B8F" w16cid:durableId="49468E1B"/>
  <w16cid:commentId w16cid:paraId="5B3A6326" w16cid:durableId="74148B52"/>
  <w16cid:commentId w16cid:paraId="69FA9FB7" w16cid:durableId="60FE8428"/>
  <w16cid:commentId w16cid:paraId="4ECE136F" w16cid:durableId="5ADB2BCA"/>
  <w16cid:commentId w16cid:paraId="52CC6F00" w16cid:durableId="7625F5F9"/>
  <w16cid:commentId w16cid:paraId="07CB3F80" w16cid:durableId="15A4C6C4"/>
  <w16cid:commentId w16cid:paraId="1B4FC594" w16cid:durableId="51587CD0"/>
  <w16cid:commentId w16cid:paraId="5E5B7B75" w16cid:durableId="778A0992"/>
  <w16cid:commentId w16cid:paraId="769C1649" w16cid:durableId="468DF460"/>
  <w16cid:commentId w16cid:paraId="5D0FE61B" w16cid:durableId="3E9E18CE"/>
  <w16cid:commentId w16cid:paraId="45FB6FC0" w16cid:durableId="753F6B98"/>
  <w16cid:commentId w16cid:paraId="59FAFFB3" w16cid:durableId="0E2CD127"/>
  <w16cid:commentId w16cid:paraId="0D3065E6" w16cid:durableId="787BA4B4"/>
  <w16cid:commentId w16cid:paraId="14C1E34D" w16cid:durableId="0218DDC8"/>
  <w16cid:commentId w16cid:paraId="6D39C408" w16cid:durableId="1CC94AED"/>
  <w16cid:commentId w16cid:paraId="5BD1A012" w16cid:durableId="40CB6B0C"/>
  <w16cid:commentId w16cid:paraId="5C22568C" w16cid:durableId="09631271"/>
  <w16cid:commentId w16cid:paraId="4D8196CC" w16cid:durableId="38702C1C"/>
  <w16cid:commentId w16cid:paraId="7626B1BA" w16cid:durableId="1E35205C"/>
  <w16cid:commentId w16cid:paraId="45064A18" w16cid:durableId="290679C8"/>
  <w16cid:commentId w16cid:paraId="7BA2EBE9" w16cid:durableId="54BC0028"/>
  <w16cid:commentId w16cid:paraId="34414D4B" w16cid:durableId="3763661B"/>
  <w16cid:commentId w16cid:paraId="483F15A1" w16cid:durableId="3FE0EE37"/>
  <w16cid:commentId w16cid:paraId="372DA418" w16cid:durableId="5B90CD55"/>
  <w16cid:commentId w16cid:paraId="4A2F2818" w16cid:durableId="22711025"/>
  <w16cid:commentId w16cid:paraId="0E21EC40" w16cid:durableId="391A307C"/>
  <w16cid:commentId w16cid:paraId="6CFD080E" w16cid:durableId="2423AB2D"/>
  <w16cid:commentId w16cid:paraId="422AEB09" w16cid:durableId="32C49064"/>
  <w16cid:commentId w16cid:paraId="64104D21" w16cid:durableId="65C6F060"/>
  <w16cid:commentId w16cid:paraId="03878C1E" w16cid:durableId="1F0BAE03"/>
  <w16cid:commentId w16cid:paraId="02171832" w16cid:durableId="1A45FA3D"/>
  <w16cid:commentId w16cid:paraId="4B07D99B" w16cid:durableId="52DC8F48"/>
  <w16cid:commentId w16cid:paraId="0733E5EF" w16cid:durableId="474D65EB"/>
  <w16cid:commentId w16cid:paraId="61FF1283" w16cid:durableId="2F011B49"/>
  <w16cid:commentId w16cid:paraId="6D08A50A" w16cid:durableId="682EEB82"/>
  <w16cid:commentId w16cid:paraId="7FB058B4" w16cid:durableId="6F8B49F3"/>
  <w16cid:commentId w16cid:paraId="2B47FD22" w16cid:durableId="70A7F365"/>
  <w16cid:commentId w16cid:paraId="03C6D20E" w16cid:durableId="323F4A28"/>
  <w16cid:commentId w16cid:paraId="2D9EC209" w16cid:durableId="587F0C08"/>
  <w16cid:commentId w16cid:paraId="7D75083F" w16cid:durableId="4B43D834"/>
  <w16cid:commentId w16cid:paraId="0DCA5CB0" w16cid:durableId="2C759708"/>
  <w16cid:commentId w16cid:paraId="3F4564AC" w16cid:durableId="388565A2"/>
  <w16cid:commentId w16cid:paraId="3FFDA923" w16cid:durableId="0CBC2872"/>
  <w16cid:commentId w16cid:paraId="0379B8BB" w16cid:durableId="7D152502"/>
  <w16cid:commentId w16cid:paraId="68932F96" w16cid:durableId="1B9222B5"/>
  <w16cid:commentId w16cid:paraId="2FD4999F" w16cid:durableId="6EB99A89"/>
  <w16cid:commentId w16cid:paraId="14C28B74" w16cid:durableId="718776EB"/>
  <w16cid:commentId w16cid:paraId="066C948C" w16cid:durableId="3BEE4F45"/>
  <w16cid:commentId w16cid:paraId="0E8B6334" w16cid:durableId="38A4795C"/>
  <w16cid:commentId w16cid:paraId="4A4AA5FE" w16cid:durableId="5CAA78A1"/>
  <w16cid:commentId w16cid:paraId="2CCEE95A" w16cid:durableId="29032BBD"/>
  <w16cid:commentId w16cid:paraId="18DAE0A3" w16cid:durableId="45A151F8"/>
  <w16cid:commentId w16cid:paraId="251FF665" w16cid:durableId="2E1FCC3E"/>
  <w16cid:commentId w16cid:paraId="539435F4" w16cid:durableId="10E78F47"/>
  <w16cid:commentId w16cid:paraId="249B7DE1" w16cid:durableId="408AF7C3"/>
  <w16cid:commentId w16cid:paraId="22FEAFF3" w16cid:durableId="0A1DCB8A"/>
  <w16cid:commentId w16cid:paraId="17B8ABCE" w16cid:durableId="0C6E2472"/>
  <w16cid:commentId w16cid:paraId="769B6FB3" w16cid:durableId="510479B8"/>
  <w16cid:commentId w16cid:paraId="46513789" w16cid:durableId="15BF06CB"/>
  <w16cid:commentId w16cid:paraId="6C208655" w16cid:durableId="54C2A3E8"/>
  <w16cid:commentId w16cid:paraId="73F1F71B" w16cid:durableId="7EE55F3A"/>
  <w16cid:commentId w16cid:paraId="24A1B987" w16cid:durableId="1D997887"/>
  <w16cid:commentId w16cid:paraId="6B57271D" w16cid:durableId="2BAEB63D"/>
  <w16cid:commentId w16cid:paraId="5417BA44" w16cid:durableId="1BD6DA82"/>
  <w16cid:commentId w16cid:paraId="46DEFD1D" w16cid:durableId="13039D74"/>
  <w16cid:commentId w16cid:paraId="2D01A957" w16cid:durableId="68DDFE21"/>
  <w16cid:commentId w16cid:paraId="098470C9" w16cid:durableId="4E6BF217"/>
  <w16cid:commentId w16cid:paraId="38E77C34" w16cid:durableId="56130AF9"/>
  <w16cid:commentId w16cid:paraId="23949EAD" w16cid:durableId="5DD258E3"/>
  <w16cid:commentId w16cid:paraId="179806C7" w16cid:durableId="564A8FB5"/>
  <w16cid:commentId w16cid:paraId="3E48AF0C" w16cid:durableId="5108200B"/>
  <w16cid:commentId w16cid:paraId="05704664" w16cid:durableId="7817B341"/>
  <w16cid:commentId w16cid:paraId="3F491470" w16cid:durableId="243F23A4"/>
  <w16cid:commentId w16cid:paraId="71A1E9AC" w16cid:durableId="60AEC5FB"/>
  <w16cid:commentId w16cid:paraId="6B8E5548" w16cid:durableId="53DD5777"/>
  <w16cid:commentId w16cid:paraId="4E6A9747" w16cid:durableId="60387B3D"/>
  <w16cid:commentId w16cid:paraId="6A3A5CD3" w16cid:durableId="6DBB33CE"/>
  <w16cid:commentId w16cid:paraId="5C080948" w16cid:durableId="05097538"/>
  <w16cid:commentId w16cid:paraId="3B58E7F2" w16cid:durableId="7A48DBA3"/>
  <w16cid:commentId w16cid:paraId="5CC7121E" w16cid:durableId="01CD0D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45131" w14:textId="77777777" w:rsidR="00A12950" w:rsidRPr="009172C8" w:rsidRDefault="00A12950" w:rsidP="00D32F48">
      <w:r>
        <w:separator/>
      </w:r>
    </w:p>
  </w:endnote>
  <w:endnote w:type="continuationSeparator" w:id="0">
    <w:p w14:paraId="00DC11AA" w14:textId="77777777" w:rsidR="00A12950" w:rsidRPr="009172C8" w:rsidRDefault="00A12950" w:rsidP="00D32F48">
      <w:r>
        <w:continuationSeparator/>
      </w:r>
    </w:p>
  </w:endnote>
  <w:endnote w:type="continuationNotice" w:id="1">
    <w:p w14:paraId="765A6894" w14:textId="77777777" w:rsidR="00A12950" w:rsidRDefault="00A129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Normal">
    <w:panose1 w:val="00000000000000000000"/>
    <w:charset w:val="00"/>
    <w:family w:val="roman"/>
    <w:notTrueType/>
    <w:pitch w:val="default"/>
    <w:sig w:usb0="06079CD3" w:usb1="00009716" w:usb2="00000000" w:usb3="00000000" w:csb0="00000001" w:csb1="009E370C"/>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8AC4" w14:textId="77777777" w:rsidR="00A55B53" w:rsidRDefault="00A55B53" w:rsidP="00E05890">
    <w:pPr>
      <w:pStyle w:val="BodyText"/>
      <w:pBdr>
        <w:top w:val="single" w:sz="4" w:space="1" w:color="000000"/>
      </w:pBdr>
      <w:tabs>
        <w:tab w:val="center" w:pos="5040"/>
        <w:tab w:val="right" w:pos="9893"/>
      </w:tabs>
    </w:pPr>
    <w:r>
      <w:t xml:space="preserve">   </w:t>
    </w:r>
    <w:r>
      <w:rPr>
        <w:color w:val="2B579A"/>
        <w:shd w:val="clear" w:color="auto" w:fill="E6E6E6"/>
      </w:rPr>
      <w:fldChar w:fldCharType="begin"/>
    </w:r>
    <w:r>
      <w:instrText xml:space="preserve"> DOCPROPERTY "Title"</w:instrText>
    </w:r>
    <w:r>
      <w:rPr>
        <w:color w:val="2B579A"/>
        <w:shd w:val="clear" w:color="auto" w:fill="E6E6E6"/>
      </w:rPr>
      <w:fldChar w:fldCharType="separate"/>
    </w:r>
    <w:r>
      <w:t>Software Requirement Specification</w:t>
    </w:r>
    <w:r>
      <w:rPr>
        <w:color w:val="2B579A"/>
        <w:shd w:val="clear" w:color="auto" w:fill="E6E6E6"/>
      </w:rPr>
      <w:fldChar w:fldCharType="end"/>
    </w:r>
    <w:r>
      <w:t xml:space="preserve">                         eInfochips - Confidential                     </w:t>
    </w:r>
    <w:r>
      <w:rPr>
        <w:bCs/>
      </w:rPr>
      <w:t xml:space="preserve">Page </w:t>
    </w:r>
    <w:r>
      <w:rPr>
        <w:color w:val="2B579A"/>
        <w:shd w:val="clear" w:color="auto" w:fill="E6E6E6"/>
      </w:rPr>
      <w:fldChar w:fldCharType="begin"/>
    </w:r>
    <w:r>
      <w:rPr>
        <w:bCs/>
      </w:rPr>
      <w:instrText xml:space="preserve"> PAGE </w:instrText>
    </w:r>
    <w:r>
      <w:rPr>
        <w:color w:val="2B579A"/>
        <w:shd w:val="clear" w:color="auto" w:fill="E6E6E6"/>
      </w:rPr>
      <w:fldChar w:fldCharType="separate"/>
    </w:r>
    <w:r>
      <w:rPr>
        <w:bCs/>
      </w:rPr>
      <w:t>2</w:t>
    </w:r>
    <w:r>
      <w:rPr>
        <w:color w:val="2B579A"/>
        <w:shd w:val="clear" w:color="auto" w:fill="E6E6E6"/>
      </w:rPr>
      <w:fldChar w:fldCharType="end"/>
    </w:r>
    <w:r>
      <w:rPr>
        <w:bCs/>
      </w:rPr>
      <w:t xml:space="preserve"> of </w:t>
    </w:r>
    <w:r>
      <w:rPr>
        <w:color w:val="2B579A"/>
        <w:shd w:val="clear" w:color="auto" w:fill="E6E6E6"/>
      </w:rPr>
      <w:fldChar w:fldCharType="begin"/>
    </w:r>
    <w:r>
      <w:rPr>
        <w:bCs/>
      </w:rPr>
      <w:instrText xml:space="preserve"> NUMPAGES \*Arabic </w:instrText>
    </w:r>
    <w:r>
      <w:rPr>
        <w:color w:val="2B579A"/>
        <w:shd w:val="clear" w:color="auto" w:fill="E6E6E6"/>
      </w:rPr>
      <w:fldChar w:fldCharType="separate"/>
    </w:r>
    <w:r>
      <w:rPr>
        <w:bCs/>
      </w:rPr>
      <w:t>30</w:t>
    </w:r>
    <w:r>
      <w:rPr>
        <w:color w:val="2B579A"/>
        <w:shd w:val="clear" w:color="auto" w:fill="E6E6E6"/>
      </w:rPr>
      <w:fldChar w:fldCharType="end"/>
    </w:r>
  </w:p>
  <w:p w14:paraId="11BB4EE8" w14:textId="77777777" w:rsidR="00A55B53" w:rsidRDefault="00A55B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A1715" w14:textId="77777777" w:rsidR="00A55B53" w:rsidRDefault="00A55B5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91D5" w14:textId="77777777" w:rsidR="00A55B53" w:rsidRDefault="00A55B53">
    <w:pPr>
      <w:pStyle w:val="Footer"/>
      <w:tabs>
        <w:tab w:val="clear" w:pos="4320"/>
        <w:tab w:val="clear" w:pos="8640"/>
      </w:tabs>
      <w:jc w:val="center"/>
      <w:rPr>
        <w:sz w:val="18"/>
        <w:szCs w:val="18"/>
      </w:rPr>
    </w:pPr>
  </w:p>
  <w:p w14:paraId="191671EC" w14:textId="77777777" w:rsidR="00A55B53" w:rsidRDefault="00A55B53">
    <w:pPr>
      <w:pStyle w:val="BodyText"/>
      <w:pBdr>
        <w:top w:val="single" w:sz="4" w:space="1" w:color="000000"/>
      </w:pBdr>
      <w:tabs>
        <w:tab w:val="center" w:pos="5040"/>
        <w:tab w:val="right" w:pos="9893"/>
      </w:tabs>
    </w:pPr>
    <w:r>
      <w:t xml:space="preserve">   </w:t>
    </w:r>
    <w:r>
      <w:rPr>
        <w:color w:val="2B579A"/>
        <w:shd w:val="clear" w:color="auto" w:fill="E6E6E6"/>
      </w:rPr>
      <w:fldChar w:fldCharType="begin"/>
    </w:r>
    <w:r>
      <w:instrText xml:space="preserve"> DOCPROPERTY "Title"</w:instrText>
    </w:r>
    <w:r>
      <w:rPr>
        <w:color w:val="2B579A"/>
        <w:shd w:val="clear" w:color="auto" w:fill="E6E6E6"/>
      </w:rPr>
      <w:fldChar w:fldCharType="separate"/>
    </w:r>
    <w:r>
      <w:t>Software Requirement Specification</w:t>
    </w:r>
    <w:r>
      <w:rPr>
        <w:color w:val="2B579A"/>
        <w:shd w:val="clear" w:color="auto" w:fill="E6E6E6"/>
      </w:rPr>
      <w:fldChar w:fldCharType="end"/>
    </w:r>
    <w:r>
      <w:t xml:space="preserve">                         eInfochips - Confidential                     </w:t>
    </w:r>
    <w:r>
      <w:rPr>
        <w:bCs/>
      </w:rPr>
      <w:t xml:space="preserve">Page </w:t>
    </w:r>
    <w:r>
      <w:rPr>
        <w:color w:val="2B579A"/>
        <w:shd w:val="clear" w:color="auto" w:fill="E6E6E6"/>
      </w:rPr>
      <w:fldChar w:fldCharType="begin"/>
    </w:r>
    <w:r>
      <w:rPr>
        <w:bCs/>
      </w:rPr>
      <w:instrText xml:space="preserve"> PAGE </w:instrText>
    </w:r>
    <w:r>
      <w:rPr>
        <w:color w:val="2B579A"/>
        <w:shd w:val="clear" w:color="auto" w:fill="E6E6E6"/>
      </w:rPr>
      <w:fldChar w:fldCharType="separate"/>
    </w:r>
    <w:r>
      <w:rPr>
        <w:bCs/>
        <w:noProof/>
      </w:rPr>
      <w:t>2</w:t>
    </w:r>
    <w:r>
      <w:rPr>
        <w:color w:val="2B579A"/>
        <w:shd w:val="clear" w:color="auto" w:fill="E6E6E6"/>
      </w:rPr>
      <w:fldChar w:fldCharType="end"/>
    </w:r>
    <w:r>
      <w:rPr>
        <w:bCs/>
      </w:rPr>
      <w:t xml:space="preserve"> of </w:t>
    </w:r>
    <w:r>
      <w:rPr>
        <w:color w:val="2B579A"/>
        <w:shd w:val="clear" w:color="auto" w:fill="E6E6E6"/>
      </w:rPr>
      <w:fldChar w:fldCharType="begin"/>
    </w:r>
    <w:r>
      <w:rPr>
        <w:bCs/>
      </w:rPr>
      <w:instrText xml:space="preserve"> NUMPAGES \*Arabic </w:instrText>
    </w:r>
    <w:r>
      <w:rPr>
        <w:color w:val="2B579A"/>
        <w:shd w:val="clear" w:color="auto" w:fill="E6E6E6"/>
      </w:rPr>
      <w:fldChar w:fldCharType="separate"/>
    </w:r>
    <w:r>
      <w:rPr>
        <w:bCs/>
        <w:noProof/>
      </w:rPr>
      <w:t>29</w:t>
    </w:r>
    <w:r>
      <w:rPr>
        <w:color w:val="2B579A"/>
        <w:shd w:val="clear" w:color="auto" w:fill="E6E6E6"/>
      </w:rPr>
      <w:fldChar w:fldCharType="end"/>
    </w:r>
  </w:p>
  <w:p w14:paraId="0D1D2089" w14:textId="77777777" w:rsidR="00A55B53" w:rsidRDefault="00A55B5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C739" w14:textId="77777777" w:rsidR="00A55B53" w:rsidRDefault="00A55B5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5CDBE" w14:textId="77777777" w:rsidR="00CC7596" w:rsidRDefault="00CC759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8B4D0" w14:textId="77777777" w:rsidR="00CC7596" w:rsidRDefault="00CC7596">
    <w:pPr>
      <w:pStyle w:val="Footer"/>
      <w:tabs>
        <w:tab w:val="clear" w:pos="4320"/>
        <w:tab w:val="clear" w:pos="8640"/>
      </w:tabs>
      <w:jc w:val="center"/>
      <w:rPr>
        <w:sz w:val="18"/>
        <w:szCs w:val="18"/>
      </w:rPr>
    </w:pPr>
  </w:p>
  <w:p w14:paraId="4C0CDD76" w14:textId="77777777" w:rsidR="00CC7596" w:rsidRDefault="00D1353E">
    <w:pPr>
      <w:pStyle w:val="BodyText"/>
      <w:pBdr>
        <w:top w:val="single" w:sz="4" w:space="1" w:color="000000"/>
      </w:pBdr>
      <w:tabs>
        <w:tab w:val="center" w:pos="5040"/>
        <w:tab w:val="right" w:pos="9893"/>
      </w:tabs>
    </w:pPr>
    <w:r>
      <w:t xml:space="preserve">   </w:t>
    </w:r>
    <w:r w:rsidR="00CC7596">
      <w:rPr>
        <w:color w:val="2B579A"/>
        <w:shd w:val="clear" w:color="auto" w:fill="E6E6E6"/>
      </w:rPr>
      <w:fldChar w:fldCharType="begin"/>
    </w:r>
    <w:r w:rsidR="00CC7596">
      <w:instrText xml:space="preserve"> DOCPROPERTY "Title"</w:instrText>
    </w:r>
    <w:r w:rsidR="00CC7596">
      <w:rPr>
        <w:color w:val="2B579A"/>
        <w:shd w:val="clear" w:color="auto" w:fill="E6E6E6"/>
      </w:rPr>
      <w:fldChar w:fldCharType="separate"/>
    </w:r>
    <w:r w:rsidR="00CC7596">
      <w:t>Software Requirement Specification</w:t>
    </w:r>
    <w:r w:rsidR="00CC7596">
      <w:rPr>
        <w:color w:val="2B579A"/>
        <w:shd w:val="clear" w:color="auto" w:fill="E6E6E6"/>
      </w:rPr>
      <w:fldChar w:fldCharType="end"/>
    </w:r>
    <w:r w:rsidR="00CC7596">
      <w:t xml:space="preserve">               eInfochips</w:t>
    </w:r>
    <w:r w:rsidR="00E05890">
      <w:t xml:space="preserve"> - </w:t>
    </w:r>
    <w:r w:rsidR="00CC7596">
      <w:t xml:space="preserve">Confidential                             </w:t>
    </w:r>
    <w:r w:rsidR="00CC7596">
      <w:rPr>
        <w:bCs/>
      </w:rPr>
      <w:t xml:space="preserve">Page </w:t>
    </w:r>
    <w:r w:rsidR="00CC7596">
      <w:rPr>
        <w:color w:val="2B579A"/>
        <w:shd w:val="clear" w:color="auto" w:fill="E6E6E6"/>
      </w:rPr>
      <w:fldChar w:fldCharType="begin"/>
    </w:r>
    <w:r w:rsidR="00CC7596">
      <w:rPr>
        <w:bCs/>
      </w:rPr>
      <w:instrText xml:space="preserve"> PAGE </w:instrText>
    </w:r>
    <w:r w:rsidR="00CC7596">
      <w:rPr>
        <w:color w:val="2B579A"/>
        <w:shd w:val="clear" w:color="auto" w:fill="E6E6E6"/>
      </w:rPr>
      <w:fldChar w:fldCharType="separate"/>
    </w:r>
    <w:r w:rsidR="00D248A2">
      <w:rPr>
        <w:bCs/>
        <w:noProof/>
      </w:rPr>
      <w:t>29</w:t>
    </w:r>
    <w:r w:rsidR="00CC7596">
      <w:rPr>
        <w:color w:val="2B579A"/>
        <w:shd w:val="clear" w:color="auto" w:fill="E6E6E6"/>
      </w:rPr>
      <w:fldChar w:fldCharType="end"/>
    </w:r>
    <w:r w:rsidR="00CC7596">
      <w:rPr>
        <w:bCs/>
      </w:rPr>
      <w:t xml:space="preserve"> of </w:t>
    </w:r>
    <w:r w:rsidR="00CC7596">
      <w:rPr>
        <w:color w:val="2B579A"/>
        <w:shd w:val="clear" w:color="auto" w:fill="E6E6E6"/>
      </w:rPr>
      <w:fldChar w:fldCharType="begin"/>
    </w:r>
    <w:r w:rsidR="00CC7596">
      <w:rPr>
        <w:bCs/>
      </w:rPr>
      <w:instrText xml:space="preserve"> NUMPAGES \*Arabic </w:instrText>
    </w:r>
    <w:r w:rsidR="00CC7596">
      <w:rPr>
        <w:color w:val="2B579A"/>
        <w:shd w:val="clear" w:color="auto" w:fill="E6E6E6"/>
      </w:rPr>
      <w:fldChar w:fldCharType="separate"/>
    </w:r>
    <w:r w:rsidR="00D248A2">
      <w:rPr>
        <w:bCs/>
        <w:noProof/>
      </w:rPr>
      <w:t>29</w:t>
    </w:r>
    <w:r w:rsidR="00CC7596">
      <w:rPr>
        <w:color w:val="2B579A"/>
        <w:shd w:val="clear" w:color="auto" w:fill="E6E6E6"/>
      </w:rPr>
      <w:fldChar w:fldCharType="end"/>
    </w:r>
  </w:p>
  <w:p w14:paraId="34959D4B" w14:textId="77777777" w:rsidR="00CC7596" w:rsidRDefault="00CC7596">
    <w:pPr>
      <w:pStyle w:val="Footer"/>
    </w:pPr>
  </w:p>
  <w:p w14:paraId="7BD58BA2" w14:textId="77777777" w:rsidR="00CC7596" w:rsidRDefault="00CC759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D4C27" w14:textId="77777777" w:rsidR="00CC7596" w:rsidRDefault="00CC75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5A4E5" w14:textId="77777777" w:rsidR="00A12950" w:rsidRPr="009172C8" w:rsidRDefault="00A12950" w:rsidP="00D32F48">
      <w:r>
        <w:separator/>
      </w:r>
    </w:p>
  </w:footnote>
  <w:footnote w:type="continuationSeparator" w:id="0">
    <w:p w14:paraId="31FB9E5B" w14:textId="77777777" w:rsidR="00A12950" w:rsidRPr="009172C8" w:rsidRDefault="00A12950" w:rsidP="00D32F48">
      <w:r>
        <w:continuationSeparator/>
      </w:r>
    </w:p>
  </w:footnote>
  <w:footnote w:type="continuationNotice" w:id="1">
    <w:p w14:paraId="46CFFEB3" w14:textId="77777777" w:rsidR="00A12950" w:rsidRDefault="00A129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F5289" w14:textId="77777777" w:rsidR="00A55B53" w:rsidRDefault="00A55B53" w:rsidP="006A628B">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2538" w14:textId="77777777" w:rsidR="00A55B53" w:rsidRDefault="00A55B5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2C60D" w14:textId="77777777" w:rsidR="00A55B53" w:rsidRDefault="00A55B53" w:rsidP="006A628B">
    <w:pPr>
      <w:pStyle w:val="Header"/>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F5E3" w14:textId="77777777" w:rsidR="00A55B53" w:rsidRDefault="00A55B5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735C" w14:textId="77777777" w:rsidR="00CC7596" w:rsidRDefault="00CC759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7C439" w14:textId="77777777" w:rsidR="00CC7596" w:rsidRDefault="00CC7596" w:rsidP="006A628B">
    <w:pPr>
      <w:pStyle w:val="Header"/>
      <w:ind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6AC2A" w14:textId="77777777" w:rsidR="00CC7596" w:rsidRDefault="00CC75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7BE8F3E0"/>
    <w:lvl w:ilvl="0">
      <w:start w:val="1"/>
      <w:numFmt w:val="decimal"/>
      <w:pStyle w:val="Heading1"/>
      <w:lvlText w:val="%1"/>
      <w:lvlJc w:val="left"/>
      <w:pPr>
        <w:tabs>
          <w:tab w:val="num" w:pos="2417"/>
        </w:tabs>
        <w:ind w:left="2417" w:hanging="432"/>
      </w:pPr>
    </w:lvl>
    <w:lvl w:ilvl="1">
      <w:start w:val="1"/>
      <w:numFmt w:val="decimal"/>
      <w:pStyle w:val="Heading2"/>
      <w:lvlText w:val="%1.%2"/>
      <w:lvlJc w:val="left"/>
      <w:pPr>
        <w:tabs>
          <w:tab w:val="num" w:pos="1710"/>
        </w:tabs>
        <w:ind w:left="1710"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98"/>
        </w:tabs>
        <w:ind w:left="109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pStyle w:val="ListBullet"/>
      <w:lvlText w:val=""/>
      <w:lvlJc w:val="left"/>
      <w:pPr>
        <w:tabs>
          <w:tab w:val="num" w:pos="360"/>
        </w:tabs>
        <w:ind w:left="360" w:hanging="360"/>
      </w:pPr>
      <w:rPr>
        <w:rFonts w:ascii="Symbol" w:hAnsi="Symbol"/>
      </w:rPr>
    </w:lvl>
  </w:abstractNum>
  <w:abstractNum w:abstractNumId="2" w15:restartNumberingAfterBreak="0">
    <w:nsid w:val="00000003"/>
    <w:multiLevelType w:val="multilevel"/>
    <w:tmpl w:val="00000003"/>
    <w:name w:val="WW8Num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color w:val="auto"/>
      </w:rPr>
    </w:lvl>
    <w:lvl w:ilvl="2">
      <w:start w:val="1"/>
      <w:numFmt w:val="decimal"/>
      <w:lvlText w:val="%1.%2.%3"/>
      <w:lvlJc w:val="left"/>
      <w:pPr>
        <w:tabs>
          <w:tab w:val="num" w:pos="720"/>
        </w:tabs>
        <w:ind w:left="720" w:hanging="720"/>
      </w:pPr>
      <w:rPr>
        <w:color w:val="auto"/>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4A437FE"/>
    <w:multiLevelType w:val="hybridMultilevel"/>
    <w:tmpl w:val="93E6870C"/>
    <w:lvl w:ilvl="0" w:tplc="90B2A6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C33994"/>
    <w:multiLevelType w:val="hybridMultilevel"/>
    <w:tmpl w:val="36780C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68D0F06"/>
    <w:multiLevelType w:val="hybridMultilevel"/>
    <w:tmpl w:val="427AC9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C0853BA"/>
    <w:multiLevelType w:val="hybridMultilevel"/>
    <w:tmpl w:val="8E8E84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D9113AE"/>
    <w:multiLevelType w:val="hybridMultilevel"/>
    <w:tmpl w:val="0C34949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20F72DC"/>
    <w:multiLevelType w:val="hybridMultilevel"/>
    <w:tmpl w:val="20A00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0AE32"/>
    <w:multiLevelType w:val="hybridMultilevel"/>
    <w:tmpl w:val="6058801A"/>
    <w:lvl w:ilvl="0" w:tplc="CE901EC2">
      <w:start w:val="1"/>
      <w:numFmt w:val="decimal"/>
      <w:lvlText w:val="%1."/>
      <w:lvlJc w:val="left"/>
      <w:pPr>
        <w:ind w:left="720" w:hanging="360"/>
      </w:pPr>
    </w:lvl>
    <w:lvl w:ilvl="1" w:tplc="7CECD3F0">
      <w:start w:val="1"/>
      <w:numFmt w:val="lowerLetter"/>
      <w:lvlText w:val="%2."/>
      <w:lvlJc w:val="left"/>
      <w:pPr>
        <w:ind w:left="1440" w:hanging="360"/>
      </w:pPr>
    </w:lvl>
    <w:lvl w:ilvl="2" w:tplc="1A14E14A">
      <w:start w:val="1"/>
      <w:numFmt w:val="lowerRoman"/>
      <w:lvlText w:val="%3."/>
      <w:lvlJc w:val="right"/>
      <w:pPr>
        <w:ind w:left="2160" w:hanging="180"/>
      </w:pPr>
    </w:lvl>
    <w:lvl w:ilvl="3" w:tplc="7C92538A">
      <w:start w:val="1"/>
      <w:numFmt w:val="decimal"/>
      <w:lvlText w:val="%4."/>
      <w:lvlJc w:val="left"/>
      <w:pPr>
        <w:ind w:left="2880" w:hanging="360"/>
      </w:pPr>
    </w:lvl>
    <w:lvl w:ilvl="4" w:tplc="39585742">
      <w:start w:val="1"/>
      <w:numFmt w:val="lowerLetter"/>
      <w:lvlText w:val="%5."/>
      <w:lvlJc w:val="left"/>
      <w:pPr>
        <w:ind w:left="3600" w:hanging="360"/>
      </w:pPr>
    </w:lvl>
    <w:lvl w:ilvl="5" w:tplc="F32C9384">
      <w:start w:val="1"/>
      <w:numFmt w:val="lowerRoman"/>
      <w:lvlText w:val="%6."/>
      <w:lvlJc w:val="right"/>
      <w:pPr>
        <w:ind w:left="4320" w:hanging="180"/>
      </w:pPr>
    </w:lvl>
    <w:lvl w:ilvl="6" w:tplc="997225BE">
      <w:start w:val="1"/>
      <w:numFmt w:val="decimal"/>
      <w:lvlText w:val="%7."/>
      <w:lvlJc w:val="left"/>
      <w:pPr>
        <w:ind w:left="5040" w:hanging="360"/>
      </w:pPr>
    </w:lvl>
    <w:lvl w:ilvl="7" w:tplc="35AEAD7A">
      <w:start w:val="1"/>
      <w:numFmt w:val="lowerLetter"/>
      <w:lvlText w:val="%8."/>
      <w:lvlJc w:val="left"/>
      <w:pPr>
        <w:ind w:left="5760" w:hanging="360"/>
      </w:pPr>
    </w:lvl>
    <w:lvl w:ilvl="8" w:tplc="BB342C76">
      <w:start w:val="1"/>
      <w:numFmt w:val="lowerRoman"/>
      <w:lvlText w:val="%9."/>
      <w:lvlJc w:val="right"/>
      <w:pPr>
        <w:ind w:left="6480" w:hanging="180"/>
      </w:pPr>
    </w:lvl>
  </w:abstractNum>
  <w:abstractNum w:abstractNumId="10" w15:restartNumberingAfterBreak="0">
    <w:nsid w:val="220128BB"/>
    <w:multiLevelType w:val="hybridMultilevel"/>
    <w:tmpl w:val="02B2B7B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443E61"/>
    <w:multiLevelType w:val="hybridMultilevel"/>
    <w:tmpl w:val="7F767904"/>
    <w:lvl w:ilvl="0" w:tplc="E6141D90">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CA5700"/>
    <w:multiLevelType w:val="hybridMultilevel"/>
    <w:tmpl w:val="D7B60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2B398A"/>
    <w:multiLevelType w:val="multilevel"/>
    <w:tmpl w:val="C26ACD6C"/>
    <w:lvl w:ilvl="0">
      <w:start w:val="1"/>
      <w:numFmt w:val="decimal"/>
      <w:lvlText w:val="%1."/>
      <w:lvlJc w:val="left"/>
      <w:pPr>
        <w:ind w:left="720" w:hanging="360"/>
      </w:pPr>
    </w:lvl>
    <w:lvl w:ilvl="1">
      <w:start w:val="8"/>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4EA66FA"/>
    <w:multiLevelType w:val="hybridMultilevel"/>
    <w:tmpl w:val="ABC2D81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5" w15:restartNumberingAfterBreak="0">
    <w:nsid w:val="253F2450"/>
    <w:multiLevelType w:val="hybridMultilevel"/>
    <w:tmpl w:val="85F8EE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87695E0"/>
    <w:multiLevelType w:val="hybridMultilevel"/>
    <w:tmpl w:val="FFFFFFFF"/>
    <w:lvl w:ilvl="0" w:tplc="5DBC8764">
      <w:start w:val="1"/>
      <w:numFmt w:val="decimal"/>
      <w:lvlText w:val="%1)"/>
      <w:lvlJc w:val="left"/>
      <w:pPr>
        <w:ind w:left="720" w:hanging="360"/>
      </w:pPr>
    </w:lvl>
    <w:lvl w:ilvl="1" w:tplc="7C509D66">
      <w:start w:val="1"/>
      <w:numFmt w:val="lowerLetter"/>
      <w:lvlText w:val="%2."/>
      <w:lvlJc w:val="left"/>
      <w:pPr>
        <w:ind w:left="1440" w:hanging="360"/>
      </w:pPr>
    </w:lvl>
    <w:lvl w:ilvl="2" w:tplc="BE5E909A">
      <w:start w:val="1"/>
      <w:numFmt w:val="lowerRoman"/>
      <w:lvlText w:val="%3."/>
      <w:lvlJc w:val="right"/>
      <w:pPr>
        <w:ind w:left="2160" w:hanging="180"/>
      </w:pPr>
    </w:lvl>
    <w:lvl w:ilvl="3" w:tplc="E8F49860">
      <w:start w:val="1"/>
      <w:numFmt w:val="decimal"/>
      <w:lvlText w:val="%4."/>
      <w:lvlJc w:val="left"/>
      <w:pPr>
        <w:ind w:left="2880" w:hanging="360"/>
      </w:pPr>
    </w:lvl>
    <w:lvl w:ilvl="4" w:tplc="2E1C472E">
      <w:start w:val="1"/>
      <w:numFmt w:val="lowerLetter"/>
      <w:lvlText w:val="%5."/>
      <w:lvlJc w:val="left"/>
      <w:pPr>
        <w:ind w:left="3600" w:hanging="360"/>
      </w:pPr>
    </w:lvl>
    <w:lvl w:ilvl="5" w:tplc="3A624640">
      <w:start w:val="1"/>
      <w:numFmt w:val="lowerRoman"/>
      <w:lvlText w:val="%6."/>
      <w:lvlJc w:val="right"/>
      <w:pPr>
        <w:ind w:left="4320" w:hanging="180"/>
      </w:pPr>
    </w:lvl>
    <w:lvl w:ilvl="6" w:tplc="70CA5BB8">
      <w:start w:val="1"/>
      <w:numFmt w:val="decimal"/>
      <w:lvlText w:val="%7."/>
      <w:lvlJc w:val="left"/>
      <w:pPr>
        <w:ind w:left="5040" w:hanging="360"/>
      </w:pPr>
    </w:lvl>
    <w:lvl w:ilvl="7" w:tplc="3586A5AE">
      <w:start w:val="1"/>
      <w:numFmt w:val="lowerLetter"/>
      <w:lvlText w:val="%8."/>
      <w:lvlJc w:val="left"/>
      <w:pPr>
        <w:ind w:left="5760" w:hanging="360"/>
      </w:pPr>
    </w:lvl>
    <w:lvl w:ilvl="8" w:tplc="9EACD9EC">
      <w:start w:val="1"/>
      <w:numFmt w:val="lowerRoman"/>
      <w:lvlText w:val="%9."/>
      <w:lvlJc w:val="right"/>
      <w:pPr>
        <w:ind w:left="6480" w:hanging="180"/>
      </w:pPr>
    </w:lvl>
  </w:abstractNum>
  <w:abstractNum w:abstractNumId="17" w15:restartNumberingAfterBreak="0">
    <w:nsid w:val="293356D6"/>
    <w:multiLevelType w:val="hybridMultilevel"/>
    <w:tmpl w:val="50F2DB24"/>
    <w:lvl w:ilvl="0" w:tplc="CD0A7266">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C1909"/>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2E1D3AE4"/>
    <w:multiLevelType w:val="hybridMultilevel"/>
    <w:tmpl w:val="673498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E693F0F"/>
    <w:multiLevelType w:val="hybridMultilevel"/>
    <w:tmpl w:val="6734989E"/>
    <w:lvl w:ilvl="0" w:tplc="5316EC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BE358D"/>
    <w:multiLevelType w:val="hybridMultilevel"/>
    <w:tmpl w:val="673498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2522F9D"/>
    <w:multiLevelType w:val="hybridMultilevel"/>
    <w:tmpl w:val="708ADE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5D640E"/>
    <w:multiLevelType w:val="hybridMultilevel"/>
    <w:tmpl w:val="3028ED1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33365B56"/>
    <w:multiLevelType w:val="hybridMultilevel"/>
    <w:tmpl w:val="75CEBCDE"/>
    <w:lvl w:ilvl="0" w:tplc="D7BA76E4">
      <w:start w:val="1"/>
      <w:numFmt w:val="decimal"/>
      <w:lvlText w:val="%1-"/>
      <w:lvlJc w:val="left"/>
      <w:pPr>
        <w:ind w:left="554" w:hanging="360"/>
      </w:pPr>
      <w:rPr>
        <w:rFonts w:hint="default"/>
      </w:rPr>
    </w:lvl>
    <w:lvl w:ilvl="1" w:tplc="04090019" w:tentative="1">
      <w:start w:val="1"/>
      <w:numFmt w:val="lowerLetter"/>
      <w:lvlText w:val="%2."/>
      <w:lvlJc w:val="left"/>
      <w:pPr>
        <w:ind w:left="1274" w:hanging="360"/>
      </w:pPr>
    </w:lvl>
    <w:lvl w:ilvl="2" w:tplc="0409001B" w:tentative="1">
      <w:start w:val="1"/>
      <w:numFmt w:val="lowerRoman"/>
      <w:lvlText w:val="%3."/>
      <w:lvlJc w:val="right"/>
      <w:pPr>
        <w:ind w:left="1994" w:hanging="180"/>
      </w:pPr>
    </w:lvl>
    <w:lvl w:ilvl="3" w:tplc="0409000F" w:tentative="1">
      <w:start w:val="1"/>
      <w:numFmt w:val="decimal"/>
      <w:lvlText w:val="%4."/>
      <w:lvlJc w:val="left"/>
      <w:pPr>
        <w:ind w:left="2714" w:hanging="360"/>
      </w:pPr>
    </w:lvl>
    <w:lvl w:ilvl="4" w:tplc="04090019" w:tentative="1">
      <w:start w:val="1"/>
      <w:numFmt w:val="lowerLetter"/>
      <w:lvlText w:val="%5."/>
      <w:lvlJc w:val="left"/>
      <w:pPr>
        <w:ind w:left="3434" w:hanging="360"/>
      </w:pPr>
    </w:lvl>
    <w:lvl w:ilvl="5" w:tplc="0409001B" w:tentative="1">
      <w:start w:val="1"/>
      <w:numFmt w:val="lowerRoman"/>
      <w:lvlText w:val="%6."/>
      <w:lvlJc w:val="right"/>
      <w:pPr>
        <w:ind w:left="4154" w:hanging="180"/>
      </w:pPr>
    </w:lvl>
    <w:lvl w:ilvl="6" w:tplc="0409000F" w:tentative="1">
      <w:start w:val="1"/>
      <w:numFmt w:val="decimal"/>
      <w:lvlText w:val="%7."/>
      <w:lvlJc w:val="left"/>
      <w:pPr>
        <w:ind w:left="4874" w:hanging="360"/>
      </w:pPr>
    </w:lvl>
    <w:lvl w:ilvl="7" w:tplc="04090019" w:tentative="1">
      <w:start w:val="1"/>
      <w:numFmt w:val="lowerLetter"/>
      <w:lvlText w:val="%8."/>
      <w:lvlJc w:val="left"/>
      <w:pPr>
        <w:ind w:left="5594" w:hanging="360"/>
      </w:pPr>
    </w:lvl>
    <w:lvl w:ilvl="8" w:tplc="0409001B" w:tentative="1">
      <w:start w:val="1"/>
      <w:numFmt w:val="lowerRoman"/>
      <w:lvlText w:val="%9."/>
      <w:lvlJc w:val="right"/>
      <w:pPr>
        <w:ind w:left="6314" w:hanging="180"/>
      </w:pPr>
    </w:lvl>
  </w:abstractNum>
  <w:abstractNum w:abstractNumId="25" w15:restartNumberingAfterBreak="0">
    <w:nsid w:val="35B46B30"/>
    <w:multiLevelType w:val="hybridMultilevel"/>
    <w:tmpl w:val="673498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7DC2019"/>
    <w:multiLevelType w:val="multilevel"/>
    <w:tmpl w:val="0668287A"/>
    <w:lvl w:ilvl="0">
      <w:start w:val="1"/>
      <w:numFmt w:val="decimal"/>
      <w:lvlText w:val="%1."/>
      <w:lvlJc w:val="left"/>
      <w:pPr>
        <w:ind w:left="420" w:hanging="360"/>
      </w:pPr>
      <w:rPr>
        <w:rFonts w:hint="default"/>
      </w:rPr>
    </w:lvl>
    <w:lvl w:ilvl="1">
      <w:start w:val="9"/>
      <w:numFmt w:val="decimal"/>
      <w:isLgl/>
      <w:lvlText w:val="%1.%2"/>
      <w:lvlJc w:val="left"/>
      <w:pPr>
        <w:ind w:left="860" w:hanging="800"/>
      </w:pPr>
      <w:rPr>
        <w:rFonts w:hint="default"/>
      </w:rPr>
    </w:lvl>
    <w:lvl w:ilvl="2">
      <w:start w:val="1"/>
      <w:numFmt w:val="decimal"/>
      <w:isLgl/>
      <w:lvlText w:val="%1.%2.%3"/>
      <w:lvlJc w:val="left"/>
      <w:pPr>
        <w:ind w:left="860" w:hanging="800"/>
      </w:pPr>
      <w:rPr>
        <w:rFonts w:hint="default"/>
      </w:rPr>
    </w:lvl>
    <w:lvl w:ilvl="3">
      <w:start w:val="28"/>
      <w:numFmt w:val="decimal"/>
      <w:isLgl/>
      <w:lvlText w:val="%1.%2.%3.%4"/>
      <w:lvlJc w:val="left"/>
      <w:pPr>
        <w:ind w:left="860" w:hanging="80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27" w15:restartNumberingAfterBreak="0">
    <w:nsid w:val="37FF714E"/>
    <w:multiLevelType w:val="hybridMultilevel"/>
    <w:tmpl w:val="76287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0B4983"/>
    <w:multiLevelType w:val="hybridMultilevel"/>
    <w:tmpl w:val="B30075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A4F3DC8"/>
    <w:multiLevelType w:val="hybridMultilevel"/>
    <w:tmpl w:val="FFFFFFFF"/>
    <w:lvl w:ilvl="0" w:tplc="B09E14E0">
      <w:start w:val="1"/>
      <w:numFmt w:val="decimal"/>
      <w:lvlText w:val="%1."/>
      <w:lvlJc w:val="left"/>
      <w:pPr>
        <w:ind w:left="720" w:hanging="360"/>
      </w:pPr>
    </w:lvl>
    <w:lvl w:ilvl="1" w:tplc="26E45E4A">
      <w:start w:val="1"/>
      <w:numFmt w:val="lowerLetter"/>
      <w:lvlText w:val="%2."/>
      <w:lvlJc w:val="left"/>
      <w:pPr>
        <w:ind w:left="1440" w:hanging="360"/>
      </w:pPr>
    </w:lvl>
    <w:lvl w:ilvl="2" w:tplc="920A2D7C">
      <w:start w:val="1"/>
      <w:numFmt w:val="lowerRoman"/>
      <w:lvlText w:val="%3."/>
      <w:lvlJc w:val="right"/>
      <w:pPr>
        <w:ind w:left="2160" w:hanging="180"/>
      </w:pPr>
    </w:lvl>
    <w:lvl w:ilvl="3" w:tplc="45B8F2E8">
      <w:start w:val="1"/>
      <w:numFmt w:val="decimal"/>
      <w:lvlText w:val="%4."/>
      <w:lvlJc w:val="left"/>
      <w:pPr>
        <w:ind w:left="2880" w:hanging="360"/>
      </w:pPr>
    </w:lvl>
    <w:lvl w:ilvl="4" w:tplc="49FCB9E2">
      <w:start w:val="1"/>
      <w:numFmt w:val="lowerLetter"/>
      <w:lvlText w:val="%5."/>
      <w:lvlJc w:val="left"/>
      <w:pPr>
        <w:ind w:left="3600" w:hanging="360"/>
      </w:pPr>
    </w:lvl>
    <w:lvl w:ilvl="5" w:tplc="AFC0F34E">
      <w:start w:val="1"/>
      <w:numFmt w:val="lowerRoman"/>
      <w:lvlText w:val="%6."/>
      <w:lvlJc w:val="right"/>
      <w:pPr>
        <w:ind w:left="4320" w:hanging="180"/>
      </w:pPr>
    </w:lvl>
    <w:lvl w:ilvl="6" w:tplc="7F0699C8">
      <w:start w:val="1"/>
      <w:numFmt w:val="decimal"/>
      <w:lvlText w:val="%7."/>
      <w:lvlJc w:val="left"/>
      <w:pPr>
        <w:ind w:left="5040" w:hanging="360"/>
      </w:pPr>
    </w:lvl>
    <w:lvl w:ilvl="7" w:tplc="077EAF18">
      <w:start w:val="1"/>
      <w:numFmt w:val="lowerLetter"/>
      <w:lvlText w:val="%8."/>
      <w:lvlJc w:val="left"/>
      <w:pPr>
        <w:ind w:left="5760" w:hanging="360"/>
      </w:pPr>
    </w:lvl>
    <w:lvl w:ilvl="8" w:tplc="DB4C82BA">
      <w:start w:val="1"/>
      <w:numFmt w:val="lowerRoman"/>
      <w:lvlText w:val="%9."/>
      <w:lvlJc w:val="right"/>
      <w:pPr>
        <w:ind w:left="6480" w:hanging="180"/>
      </w:pPr>
    </w:lvl>
  </w:abstractNum>
  <w:abstractNum w:abstractNumId="30" w15:restartNumberingAfterBreak="0">
    <w:nsid w:val="3E12AFF4"/>
    <w:multiLevelType w:val="hybridMultilevel"/>
    <w:tmpl w:val="0EECDB58"/>
    <w:lvl w:ilvl="0" w:tplc="6EF87BA8">
      <w:start w:val="1"/>
      <w:numFmt w:val="decimal"/>
      <w:lvlText w:val="%1."/>
      <w:lvlJc w:val="left"/>
      <w:pPr>
        <w:ind w:left="720" w:hanging="360"/>
      </w:pPr>
    </w:lvl>
    <w:lvl w:ilvl="1" w:tplc="5A420CBC">
      <w:start w:val="1"/>
      <w:numFmt w:val="lowerLetter"/>
      <w:lvlText w:val="%2."/>
      <w:lvlJc w:val="left"/>
      <w:pPr>
        <w:ind w:left="1440" w:hanging="360"/>
      </w:pPr>
    </w:lvl>
    <w:lvl w:ilvl="2" w:tplc="DCAA0306">
      <w:start w:val="1"/>
      <w:numFmt w:val="lowerRoman"/>
      <w:lvlText w:val="%3."/>
      <w:lvlJc w:val="right"/>
      <w:pPr>
        <w:ind w:left="2160" w:hanging="180"/>
      </w:pPr>
    </w:lvl>
    <w:lvl w:ilvl="3" w:tplc="3FA64B3E">
      <w:start w:val="1"/>
      <w:numFmt w:val="decimal"/>
      <w:lvlText w:val="%4."/>
      <w:lvlJc w:val="left"/>
      <w:pPr>
        <w:ind w:left="2880" w:hanging="360"/>
      </w:pPr>
    </w:lvl>
    <w:lvl w:ilvl="4" w:tplc="E79CFB28">
      <w:start w:val="1"/>
      <w:numFmt w:val="lowerLetter"/>
      <w:lvlText w:val="%5."/>
      <w:lvlJc w:val="left"/>
      <w:pPr>
        <w:ind w:left="3600" w:hanging="360"/>
      </w:pPr>
    </w:lvl>
    <w:lvl w:ilvl="5" w:tplc="C76AB198">
      <w:start w:val="1"/>
      <w:numFmt w:val="lowerRoman"/>
      <w:lvlText w:val="%6."/>
      <w:lvlJc w:val="right"/>
      <w:pPr>
        <w:ind w:left="4320" w:hanging="180"/>
      </w:pPr>
    </w:lvl>
    <w:lvl w:ilvl="6" w:tplc="A61E4902">
      <w:start w:val="1"/>
      <w:numFmt w:val="decimal"/>
      <w:lvlText w:val="%7."/>
      <w:lvlJc w:val="left"/>
      <w:pPr>
        <w:ind w:left="5040" w:hanging="360"/>
      </w:pPr>
    </w:lvl>
    <w:lvl w:ilvl="7" w:tplc="2BBA0DC2">
      <w:start w:val="1"/>
      <w:numFmt w:val="lowerLetter"/>
      <w:lvlText w:val="%8."/>
      <w:lvlJc w:val="left"/>
      <w:pPr>
        <w:ind w:left="5760" w:hanging="360"/>
      </w:pPr>
    </w:lvl>
    <w:lvl w:ilvl="8" w:tplc="1778A738">
      <w:start w:val="1"/>
      <w:numFmt w:val="lowerRoman"/>
      <w:lvlText w:val="%9."/>
      <w:lvlJc w:val="right"/>
      <w:pPr>
        <w:ind w:left="6480" w:hanging="180"/>
      </w:pPr>
    </w:lvl>
  </w:abstractNum>
  <w:abstractNum w:abstractNumId="31" w15:restartNumberingAfterBreak="0">
    <w:nsid w:val="402E5405"/>
    <w:multiLevelType w:val="hybridMultilevel"/>
    <w:tmpl w:val="796235C2"/>
    <w:lvl w:ilvl="0" w:tplc="D728BDB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360CB3"/>
    <w:multiLevelType w:val="hybridMultilevel"/>
    <w:tmpl w:val="708AD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E14A42"/>
    <w:multiLevelType w:val="hybridMultilevel"/>
    <w:tmpl w:val="0C34949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42840CDA"/>
    <w:multiLevelType w:val="hybridMultilevel"/>
    <w:tmpl w:val="0C34949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46850CEC"/>
    <w:multiLevelType w:val="hybridMultilevel"/>
    <w:tmpl w:val="C0DADB8E"/>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4C162B3D"/>
    <w:multiLevelType w:val="hybridMultilevel"/>
    <w:tmpl w:val="E112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7973FA"/>
    <w:multiLevelType w:val="hybridMultilevel"/>
    <w:tmpl w:val="1BEE02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D8E0024"/>
    <w:multiLevelType w:val="hybridMultilevel"/>
    <w:tmpl w:val="0C3494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F6B0A80"/>
    <w:multiLevelType w:val="hybridMultilevel"/>
    <w:tmpl w:val="27D8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BE672F"/>
    <w:multiLevelType w:val="hybridMultilevel"/>
    <w:tmpl w:val="14042D7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1" w15:restartNumberingAfterBreak="0">
    <w:nsid w:val="50EC400A"/>
    <w:multiLevelType w:val="hybridMultilevel"/>
    <w:tmpl w:val="F22AC3C4"/>
    <w:lvl w:ilvl="0" w:tplc="6388AF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CA4A5C"/>
    <w:multiLevelType w:val="hybridMultilevel"/>
    <w:tmpl w:val="DF763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D538F9"/>
    <w:multiLevelType w:val="hybridMultilevel"/>
    <w:tmpl w:val="673498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BB3236E"/>
    <w:multiLevelType w:val="hybridMultilevel"/>
    <w:tmpl w:val="E6445D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BF51D78"/>
    <w:multiLevelType w:val="hybridMultilevel"/>
    <w:tmpl w:val="8558E0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CD40158"/>
    <w:multiLevelType w:val="hybridMultilevel"/>
    <w:tmpl w:val="3476E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F6C5A50"/>
    <w:multiLevelType w:val="hybridMultilevel"/>
    <w:tmpl w:val="51B4EFFE"/>
    <w:lvl w:ilvl="0" w:tplc="BEA0714C">
      <w:start w:val="1"/>
      <w:numFmt w:val="decimal"/>
      <w:lvlText w:val="%1."/>
      <w:lvlJc w:val="left"/>
      <w:pPr>
        <w:ind w:left="720" w:hanging="360"/>
      </w:pPr>
    </w:lvl>
    <w:lvl w:ilvl="1" w:tplc="0F580014">
      <w:start w:val="1"/>
      <w:numFmt w:val="lowerLetter"/>
      <w:lvlText w:val="%2."/>
      <w:lvlJc w:val="left"/>
      <w:pPr>
        <w:ind w:left="1440" w:hanging="360"/>
      </w:pPr>
    </w:lvl>
    <w:lvl w:ilvl="2" w:tplc="63C86CA6">
      <w:start w:val="1"/>
      <w:numFmt w:val="lowerRoman"/>
      <w:lvlText w:val="%3."/>
      <w:lvlJc w:val="right"/>
      <w:pPr>
        <w:ind w:left="2160" w:hanging="180"/>
      </w:pPr>
    </w:lvl>
    <w:lvl w:ilvl="3" w:tplc="0409000F">
      <w:start w:val="1"/>
      <w:numFmt w:val="decimal"/>
      <w:lvlText w:val="%4."/>
      <w:lvlJc w:val="left"/>
      <w:pPr>
        <w:ind w:left="360" w:hanging="360"/>
      </w:pPr>
    </w:lvl>
    <w:lvl w:ilvl="4" w:tplc="2B3CE20C">
      <w:start w:val="1"/>
      <w:numFmt w:val="lowerLetter"/>
      <w:lvlText w:val="%5."/>
      <w:lvlJc w:val="left"/>
      <w:pPr>
        <w:ind w:left="3600" w:hanging="360"/>
      </w:pPr>
    </w:lvl>
    <w:lvl w:ilvl="5" w:tplc="99B06B8C">
      <w:start w:val="1"/>
      <w:numFmt w:val="lowerRoman"/>
      <w:lvlText w:val="%6."/>
      <w:lvlJc w:val="right"/>
      <w:pPr>
        <w:ind w:left="4320" w:hanging="180"/>
      </w:pPr>
    </w:lvl>
    <w:lvl w:ilvl="6" w:tplc="3AC03C6A">
      <w:start w:val="1"/>
      <w:numFmt w:val="decimal"/>
      <w:lvlText w:val="%7."/>
      <w:lvlJc w:val="left"/>
      <w:pPr>
        <w:ind w:left="5040" w:hanging="360"/>
      </w:pPr>
    </w:lvl>
    <w:lvl w:ilvl="7" w:tplc="04601D90">
      <w:start w:val="1"/>
      <w:numFmt w:val="lowerLetter"/>
      <w:lvlText w:val="%8."/>
      <w:lvlJc w:val="left"/>
      <w:pPr>
        <w:ind w:left="5760" w:hanging="360"/>
      </w:pPr>
    </w:lvl>
    <w:lvl w:ilvl="8" w:tplc="641E51CE">
      <w:start w:val="1"/>
      <w:numFmt w:val="lowerRoman"/>
      <w:lvlText w:val="%9."/>
      <w:lvlJc w:val="right"/>
      <w:pPr>
        <w:ind w:left="6480" w:hanging="180"/>
      </w:pPr>
    </w:lvl>
  </w:abstractNum>
  <w:abstractNum w:abstractNumId="48" w15:restartNumberingAfterBreak="0">
    <w:nsid w:val="60D358AC"/>
    <w:multiLevelType w:val="hybridMultilevel"/>
    <w:tmpl w:val="F984E12A"/>
    <w:lvl w:ilvl="0" w:tplc="5316EC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27437D6"/>
    <w:multiLevelType w:val="hybridMultilevel"/>
    <w:tmpl w:val="EEBC579A"/>
    <w:lvl w:ilvl="0" w:tplc="C2942634">
      <w:start w:val="1"/>
      <w:numFmt w:val="decimal"/>
      <w:lvlText w:val="%1-"/>
      <w:lvlJc w:val="left"/>
      <w:pPr>
        <w:ind w:left="562" w:hanging="36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50" w15:restartNumberingAfterBreak="0">
    <w:nsid w:val="64AE37EE"/>
    <w:multiLevelType w:val="hybridMultilevel"/>
    <w:tmpl w:val="F22AC3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51D4665"/>
    <w:multiLevelType w:val="hybridMultilevel"/>
    <w:tmpl w:val="8A3824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6CB55F9"/>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80420DE"/>
    <w:multiLevelType w:val="hybridMultilevel"/>
    <w:tmpl w:val="9962C020"/>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4" w15:restartNumberingAfterBreak="0">
    <w:nsid w:val="680C580D"/>
    <w:multiLevelType w:val="hybridMultilevel"/>
    <w:tmpl w:val="F22AC3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8235269"/>
    <w:multiLevelType w:val="hybridMultilevel"/>
    <w:tmpl w:val="7EB45AF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8C81DCD"/>
    <w:multiLevelType w:val="hybridMultilevel"/>
    <w:tmpl w:val="B85E8772"/>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D7D134B"/>
    <w:multiLevelType w:val="hybridMultilevel"/>
    <w:tmpl w:val="17D0F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00C3FD5"/>
    <w:multiLevelType w:val="hybridMultilevel"/>
    <w:tmpl w:val="7EB45AFA"/>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24E9AFA"/>
    <w:multiLevelType w:val="hybridMultilevel"/>
    <w:tmpl w:val="FFFFFFFF"/>
    <w:lvl w:ilvl="0" w:tplc="DBF039E8">
      <w:start w:val="1"/>
      <w:numFmt w:val="decimal"/>
      <w:lvlText w:val="%1)"/>
      <w:lvlJc w:val="left"/>
      <w:pPr>
        <w:ind w:left="720" w:hanging="360"/>
      </w:pPr>
    </w:lvl>
    <w:lvl w:ilvl="1" w:tplc="C5607D92">
      <w:start w:val="1"/>
      <w:numFmt w:val="lowerLetter"/>
      <w:lvlText w:val="%2."/>
      <w:lvlJc w:val="left"/>
      <w:pPr>
        <w:ind w:left="1440" w:hanging="360"/>
      </w:pPr>
    </w:lvl>
    <w:lvl w:ilvl="2" w:tplc="BDEEF8A2">
      <w:start w:val="1"/>
      <w:numFmt w:val="lowerRoman"/>
      <w:lvlText w:val="%3."/>
      <w:lvlJc w:val="right"/>
      <w:pPr>
        <w:ind w:left="2160" w:hanging="180"/>
      </w:pPr>
    </w:lvl>
    <w:lvl w:ilvl="3" w:tplc="18B2B1B0">
      <w:start w:val="1"/>
      <w:numFmt w:val="decimal"/>
      <w:lvlText w:val="%4."/>
      <w:lvlJc w:val="left"/>
      <w:pPr>
        <w:ind w:left="2880" w:hanging="360"/>
      </w:pPr>
    </w:lvl>
    <w:lvl w:ilvl="4" w:tplc="27321984">
      <w:start w:val="1"/>
      <w:numFmt w:val="lowerLetter"/>
      <w:lvlText w:val="%5."/>
      <w:lvlJc w:val="left"/>
      <w:pPr>
        <w:ind w:left="3600" w:hanging="360"/>
      </w:pPr>
    </w:lvl>
    <w:lvl w:ilvl="5" w:tplc="6700FD68">
      <w:start w:val="1"/>
      <w:numFmt w:val="lowerRoman"/>
      <w:lvlText w:val="%6."/>
      <w:lvlJc w:val="right"/>
      <w:pPr>
        <w:ind w:left="4320" w:hanging="180"/>
      </w:pPr>
    </w:lvl>
    <w:lvl w:ilvl="6" w:tplc="422ACBE6">
      <w:start w:val="1"/>
      <w:numFmt w:val="decimal"/>
      <w:lvlText w:val="%7."/>
      <w:lvlJc w:val="left"/>
      <w:pPr>
        <w:ind w:left="5040" w:hanging="360"/>
      </w:pPr>
    </w:lvl>
    <w:lvl w:ilvl="7" w:tplc="F4F4CB7A">
      <w:start w:val="1"/>
      <w:numFmt w:val="lowerLetter"/>
      <w:lvlText w:val="%8."/>
      <w:lvlJc w:val="left"/>
      <w:pPr>
        <w:ind w:left="5760" w:hanging="360"/>
      </w:pPr>
    </w:lvl>
    <w:lvl w:ilvl="8" w:tplc="A4CA4A14">
      <w:start w:val="1"/>
      <w:numFmt w:val="lowerRoman"/>
      <w:lvlText w:val="%9."/>
      <w:lvlJc w:val="right"/>
      <w:pPr>
        <w:ind w:left="6480" w:hanging="180"/>
      </w:pPr>
    </w:lvl>
  </w:abstractNum>
  <w:abstractNum w:abstractNumId="60" w15:restartNumberingAfterBreak="0">
    <w:nsid w:val="76BDC5A2"/>
    <w:multiLevelType w:val="hybridMultilevel"/>
    <w:tmpl w:val="B2B65F70"/>
    <w:lvl w:ilvl="0" w:tplc="E6B2C93A">
      <w:start w:val="1"/>
      <w:numFmt w:val="decimal"/>
      <w:lvlText w:val="%1."/>
      <w:lvlJc w:val="left"/>
      <w:pPr>
        <w:ind w:left="720" w:hanging="360"/>
      </w:pPr>
    </w:lvl>
    <w:lvl w:ilvl="1" w:tplc="4F501AF0">
      <w:start w:val="1"/>
      <w:numFmt w:val="lowerLetter"/>
      <w:lvlText w:val="%2."/>
      <w:lvlJc w:val="left"/>
      <w:pPr>
        <w:ind w:left="1440" w:hanging="360"/>
      </w:pPr>
    </w:lvl>
    <w:lvl w:ilvl="2" w:tplc="DC483A4E">
      <w:start w:val="1"/>
      <w:numFmt w:val="lowerRoman"/>
      <w:lvlText w:val="%3."/>
      <w:lvlJc w:val="right"/>
      <w:pPr>
        <w:ind w:left="2160" w:hanging="180"/>
      </w:pPr>
    </w:lvl>
    <w:lvl w:ilvl="3" w:tplc="460CADC8">
      <w:start w:val="1"/>
      <w:numFmt w:val="decimal"/>
      <w:lvlText w:val="%4."/>
      <w:lvlJc w:val="left"/>
      <w:pPr>
        <w:ind w:left="2880" w:hanging="360"/>
      </w:pPr>
    </w:lvl>
    <w:lvl w:ilvl="4" w:tplc="3D242036">
      <w:start w:val="1"/>
      <w:numFmt w:val="lowerLetter"/>
      <w:lvlText w:val="%5."/>
      <w:lvlJc w:val="left"/>
      <w:pPr>
        <w:ind w:left="3600" w:hanging="360"/>
      </w:pPr>
    </w:lvl>
    <w:lvl w:ilvl="5" w:tplc="3F8AE7A2">
      <w:start w:val="1"/>
      <w:numFmt w:val="lowerRoman"/>
      <w:lvlText w:val="%6."/>
      <w:lvlJc w:val="right"/>
      <w:pPr>
        <w:ind w:left="4320" w:hanging="180"/>
      </w:pPr>
    </w:lvl>
    <w:lvl w:ilvl="6" w:tplc="DDB60934">
      <w:start w:val="1"/>
      <w:numFmt w:val="decimal"/>
      <w:lvlText w:val="%7."/>
      <w:lvlJc w:val="left"/>
      <w:pPr>
        <w:ind w:left="5040" w:hanging="360"/>
      </w:pPr>
    </w:lvl>
    <w:lvl w:ilvl="7" w:tplc="8B86FE88">
      <w:start w:val="1"/>
      <w:numFmt w:val="lowerLetter"/>
      <w:lvlText w:val="%8."/>
      <w:lvlJc w:val="left"/>
      <w:pPr>
        <w:ind w:left="5760" w:hanging="360"/>
      </w:pPr>
    </w:lvl>
    <w:lvl w:ilvl="8" w:tplc="68F622D8">
      <w:start w:val="1"/>
      <w:numFmt w:val="lowerRoman"/>
      <w:lvlText w:val="%9."/>
      <w:lvlJc w:val="right"/>
      <w:pPr>
        <w:ind w:left="6480" w:hanging="180"/>
      </w:pPr>
    </w:lvl>
  </w:abstractNum>
  <w:abstractNum w:abstractNumId="61" w15:restartNumberingAfterBreak="0">
    <w:nsid w:val="79516448"/>
    <w:multiLevelType w:val="hybridMultilevel"/>
    <w:tmpl w:val="B21E9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0D7166"/>
    <w:multiLevelType w:val="hybridMultilevel"/>
    <w:tmpl w:val="921A9D94"/>
    <w:lvl w:ilvl="0" w:tplc="DC4863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7B60733C"/>
    <w:multiLevelType w:val="hybridMultilevel"/>
    <w:tmpl w:val="4AD06D64"/>
    <w:lvl w:ilvl="0" w:tplc="8F6245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CDE2A14"/>
    <w:multiLevelType w:val="hybridMultilevel"/>
    <w:tmpl w:val="E418E8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11E28F2">
      <w:start w:val="1"/>
      <w:numFmt w:val="decimal"/>
      <w:lvlText w:val="%4."/>
      <w:lvlJc w:val="left"/>
      <w:pPr>
        <w:ind w:left="2880" w:hanging="360"/>
      </w:pPr>
      <w:rPr>
        <w:rFonts w:ascii="Arial" w:eastAsia="Times New Roman" w:hAnsi="Arial" w:cs="Aria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E3B030E"/>
    <w:multiLevelType w:val="hybridMultilevel"/>
    <w:tmpl w:val="139A392C"/>
    <w:lvl w:ilvl="0" w:tplc="E43681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EA12D16"/>
    <w:multiLevelType w:val="hybridMultilevel"/>
    <w:tmpl w:val="673498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5206341">
    <w:abstractNumId w:val="0"/>
  </w:num>
  <w:num w:numId="2" w16cid:durableId="1238393337">
    <w:abstractNumId w:val="1"/>
  </w:num>
  <w:num w:numId="3" w16cid:durableId="1589273056">
    <w:abstractNumId w:val="2"/>
  </w:num>
  <w:num w:numId="4" w16cid:durableId="539703386">
    <w:abstractNumId w:val="11"/>
  </w:num>
  <w:num w:numId="5" w16cid:durableId="82535963">
    <w:abstractNumId w:val="57"/>
  </w:num>
  <w:num w:numId="6" w16cid:durableId="1575240681">
    <w:abstractNumId w:val="10"/>
  </w:num>
  <w:num w:numId="7" w16cid:durableId="1995336311">
    <w:abstractNumId w:val="46"/>
  </w:num>
  <w:num w:numId="8" w16cid:durableId="819808105">
    <w:abstractNumId w:val="29"/>
  </w:num>
  <w:num w:numId="9" w16cid:durableId="1539732892">
    <w:abstractNumId w:val="60"/>
  </w:num>
  <w:num w:numId="10" w16cid:durableId="1292782054">
    <w:abstractNumId w:val="9"/>
  </w:num>
  <w:num w:numId="11" w16cid:durableId="1258060790">
    <w:abstractNumId w:val="30"/>
  </w:num>
  <w:num w:numId="12" w16cid:durableId="1430739652">
    <w:abstractNumId w:val="56"/>
  </w:num>
  <w:num w:numId="13" w16cid:durableId="1611085916">
    <w:abstractNumId w:val="62"/>
  </w:num>
  <w:num w:numId="14" w16cid:durableId="1646619793">
    <w:abstractNumId w:val="32"/>
  </w:num>
  <w:num w:numId="15" w16cid:durableId="192303236">
    <w:abstractNumId w:val="64"/>
  </w:num>
  <w:num w:numId="16" w16cid:durableId="442306527">
    <w:abstractNumId w:val="13"/>
  </w:num>
  <w:num w:numId="17" w16cid:durableId="561136787">
    <w:abstractNumId w:val="6"/>
  </w:num>
  <w:num w:numId="18" w16cid:durableId="1460218927">
    <w:abstractNumId w:val="37"/>
  </w:num>
  <w:num w:numId="19" w16cid:durableId="1985309927">
    <w:abstractNumId w:val="12"/>
  </w:num>
  <w:num w:numId="20" w16cid:durableId="607860147">
    <w:abstractNumId w:val="44"/>
  </w:num>
  <w:num w:numId="21" w16cid:durableId="1204050755">
    <w:abstractNumId w:val="45"/>
  </w:num>
  <w:num w:numId="22" w16cid:durableId="1777481160">
    <w:abstractNumId w:val="51"/>
  </w:num>
  <w:num w:numId="23" w16cid:durableId="285813599">
    <w:abstractNumId w:val="15"/>
  </w:num>
  <w:num w:numId="24" w16cid:durableId="1017779120">
    <w:abstractNumId w:val="4"/>
  </w:num>
  <w:num w:numId="25" w16cid:durableId="988749186">
    <w:abstractNumId w:val="28"/>
  </w:num>
  <w:num w:numId="26" w16cid:durableId="2075663565">
    <w:abstractNumId w:val="5"/>
  </w:num>
  <w:num w:numId="27" w16cid:durableId="1335693904">
    <w:abstractNumId w:val="23"/>
  </w:num>
  <w:num w:numId="28" w16cid:durableId="871724714">
    <w:abstractNumId w:val="38"/>
  </w:num>
  <w:num w:numId="29" w16cid:durableId="856576679">
    <w:abstractNumId w:val="7"/>
  </w:num>
  <w:num w:numId="30" w16cid:durableId="245189814">
    <w:abstractNumId w:val="26"/>
  </w:num>
  <w:num w:numId="31" w16cid:durableId="1683360624">
    <w:abstractNumId w:val="34"/>
  </w:num>
  <w:num w:numId="32" w16cid:durableId="1724211008">
    <w:abstractNumId w:val="33"/>
  </w:num>
  <w:num w:numId="33" w16cid:durableId="523205912">
    <w:abstractNumId w:val="16"/>
  </w:num>
  <w:num w:numId="34" w16cid:durableId="1561019855">
    <w:abstractNumId w:val="47"/>
  </w:num>
  <w:num w:numId="35" w16cid:durableId="1242911326">
    <w:abstractNumId w:val="59"/>
  </w:num>
  <w:num w:numId="36" w16cid:durableId="563218353">
    <w:abstractNumId w:val="18"/>
  </w:num>
  <w:num w:numId="37" w16cid:durableId="372846493">
    <w:abstractNumId w:val="53"/>
  </w:num>
  <w:num w:numId="38" w16cid:durableId="2027244040">
    <w:abstractNumId w:val="52"/>
  </w:num>
  <w:num w:numId="39" w16cid:durableId="1590654251">
    <w:abstractNumId w:val="55"/>
  </w:num>
  <w:num w:numId="40" w16cid:durableId="168445966">
    <w:abstractNumId w:val="58"/>
  </w:num>
  <w:num w:numId="41" w16cid:durableId="1551186522">
    <w:abstractNumId w:val="22"/>
  </w:num>
  <w:num w:numId="42" w16cid:durableId="2124227034">
    <w:abstractNumId w:val="17"/>
  </w:num>
  <w:num w:numId="43" w16cid:durableId="1375813528">
    <w:abstractNumId w:val="63"/>
  </w:num>
  <w:num w:numId="44" w16cid:durableId="908733067">
    <w:abstractNumId w:val="40"/>
  </w:num>
  <w:num w:numId="45" w16cid:durableId="271982480">
    <w:abstractNumId w:val="8"/>
  </w:num>
  <w:num w:numId="46" w16cid:durableId="1277450511">
    <w:abstractNumId w:val="42"/>
  </w:num>
  <w:num w:numId="47" w16cid:durableId="1522205944">
    <w:abstractNumId w:val="35"/>
  </w:num>
  <w:num w:numId="48" w16cid:durableId="1742558585">
    <w:abstractNumId w:val="39"/>
  </w:num>
  <w:num w:numId="49" w16cid:durableId="815878543">
    <w:abstractNumId w:val="14"/>
  </w:num>
  <w:num w:numId="50" w16cid:durableId="144780041">
    <w:abstractNumId w:val="41"/>
  </w:num>
  <w:num w:numId="51" w16cid:durableId="1725173406">
    <w:abstractNumId w:val="24"/>
  </w:num>
  <w:num w:numId="52" w16cid:durableId="1206213536">
    <w:abstractNumId w:val="49"/>
  </w:num>
  <w:num w:numId="53" w16cid:durableId="903639399">
    <w:abstractNumId w:val="3"/>
  </w:num>
  <w:num w:numId="54" w16cid:durableId="1518425247">
    <w:abstractNumId w:val="48"/>
  </w:num>
  <w:num w:numId="55" w16cid:durableId="900671801">
    <w:abstractNumId w:val="20"/>
  </w:num>
  <w:num w:numId="56" w16cid:durableId="1133598017">
    <w:abstractNumId w:val="65"/>
  </w:num>
  <w:num w:numId="57" w16cid:durableId="5236357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50157344">
    <w:abstractNumId w:val="31"/>
  </w:num>
  <w:num w:numId="59" w16cid:durableId="1882784140">
    <w:abstractNumId w:val="50"/>
  </w:num>
  <w:num w:numId="60" w16cid:durableId="1595438853">
    <w:abstractNumId w:val="25"/>
  </w:num>
  <w:num w:numId="61" w16cid:durableId="1840539756">
    <w:abstractNumId w:val="66"/>
  </w:num>
  <w:num w:numId="62" w16cid:durableId="1991978159">
    <w:abstractNumId w:val="43"/>
  </w:num>
  <w:num w:numId="63" w16cid:durableId="510804762">
    <w:abstractNumId w:val="21"/>
  </w:num>
  <w:num w:numId="64" w16cid:durableId="2067142140">
    <w:abstractNumId w:val="19"/>
  </w:num>
  <w:num w:numId="65" w16cid:durableId="1214005910">
    <w:abstractNumId w:val="27"/>
  </w:num>
  <w:num w:numId="66" w16cid:durableId="801458616">
    <w:abstractNumId w:val="36"/>
  </w:num>
  <w:num w:numId="67" w16cid:durableId="1025785440">
    <w:abstractNumId w:val="54"/>
  </w:num>
  <w:num w:numId="68" w16cid:durableId="7696211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6264738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6409560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5948960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762933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3524576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82684776">
    <w:abstractNumId w:val="61"/>
  </w:num>
  <w:numIdMacAtCleanup w:val="7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yur Gaikwad">
    <w15:presenceInfo w15:providerId="AD" w15:userId="S::Mayur.Gaikwad@einfochips.com::c94994c6-755b-44d1-abdd-e3f950ed092d"/>
  </w15:person>
  <w15:person w15:author="Muhammad Fawzi">
    <w15:presenceInfo w15:providerId="AD" w15:userId="S::Muhammad.Fawzi@einfochips.com::0bdd8c9e-a633-4532-b877-ab74b0a08b5b"/>
  </w15:person>
  <w15:person w15:author="Shweta Sable">
    <w15:presenceInfo w15:providerId="AD" w15:userId="S::Shweta.Sable@einfochips.com::d722da36-7a24-4664-8362-14f181ffff4f"/>
  </w15:person>
  <w15:person w15:author="Ranjit Jambhale">
    <w15:presenceInfo w15:providerId="AD" w15:userId="S::Ranjit.Jambhale@einfochips.com::6211951b-789f-4a2c-a86c-e49b11f4e9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EwMDUysLQ0sjA2NDVQ0lEKTi0uzszPAykwrgUALEmoXiwAAAA="/>
  </w:docVars>
  <w:rsids>
    <w:rsidRoot w:val="00A422DA"/>
    <w:rsid w:val="000001B8"/>
    <w:rsid w:val="0000059D"/>
    <w:rsid w:val="00000738"/>
    <w:rsid w:val="0000127C"/>
    <w:rsid w:val="00001D9B"/>
    <w:rsid w:val="00001E0F"/>
    <w:rsid w:val="00002607"/>
    <w:rsid w:val="00002AE8"/>
    <w:rsid w:val="00002CD8"/>
    <w:rsid w:val="0000427E"/>
    <w:rsid w:val="000044BC"/>
    <w:rsid w:val="000051C8"/>
    <w:rsid w:val="0000552F"/>
    <w:rsid w:val="000056C5"/>
    <w:rsid w:val="000059BC"/>
    <w:rsid w:val="00005FA9"/>
    <w:rsid w:val="00005FB5"/>
    <w:rsid w:val="00006145"/>
    <w:rsid w:val="000064C5"/>
    <w:rsid w:val="0000677A"/>
    <w:rsid w:val="00007004"/>
    <w:rsid w:val="00007173"/>
    <w:rsid w:val="00007962"/>
    <w:rsid w:val="00007BA2"/>
    <w:rsid w:val="00010146"/>
    <w:rsid w:val="000108A0"/>
    <w:rsid w:val="00010B73"/>
    <w:rsid w:val="0001136D"/>
    <w:rsid w:val="00011C21"/>
    <w:rsid w:val="00012351"/>
    <w:rsid w:val="00012BE0"/>
    <w:rsid w:val="000131BA"/>
    <w:rsid w:val="00013641"/>
    <w:rsid w:val="00013962"/>
    <w:rsid w:val="00013E86"/>
    <w:rsid w:val="00014AC6"/>
    <w:rsid w:val="00015A63"/>
    <w:rsid w:val="00015B12"/>
    <w:rsid w:val="00015B7E"/>
    <w:rsid w:val="00016AB4"/>
    <w:rsid w:val="00017457"/>
    <w:rsid w:val="00017632"/>
    <w:rsid w:val="0001778F"/>
    <w:rsid w:val="0001782D"/>
    <w:rsid w:val="00020093"/>
    <w:rsid w:val="000212FC"/>
    <w:rsid w:val="00021A84"/>
    <w:rsid w:val="000222F1"/>
    <w:rsid w:val="000227B4"/>
    <w:rsid w:val="00022B6C"/>
    <w:rsid w:val="00022D0F"/>
    <w:rsid w:val="00022D28"/>
    <w:rsid w:val="00022E15"/>
    <w:rsid w:val="00022E59"/>
    <w:rsid w:val="00023691"/>
    <w:rsid w:val="0002391F"/>
    <w:rsid w:val="00024427"/>
    <w:rsid w:val="00024BFE"/>
    <w:rsid w:val="00026DD9"/>
    <w:rsid w:val="00027015"/>
    <w:rsid w:val="00027023"/>
    <w:rsid w:val="00027153"/>
    <w:rsid w:val="00027994"/>
    <w:rsid w:val="00027BA5"/>
    <w:rsid w:val="00030795"/>
    <w:rsid w:val="00030949"/>
    <w:rsid w:val="00030C19"/>
    <w:rsid w:val="00030E12"/>
    <w:rsid w:val="000310ED"/>
    <w:rsid w:val="00031145"/>
    <w:rsid w:val="0003130E"/>
    <w:rsid w:val="000321C4"/>
    <w:rsid w:val="000329A2"/>
    <w:rsid w:val="00033071"/>
    <w:rsid w:val="00033103"/>
    <w:rsid w:val="0003390C"/>
    <w:rsid w:val="00034221"/>
    <w:rsid w:val="000342F0"/>
    <w:rsid w:val="000343DB"/>
    <w:rsid w:val="000361DB"/>
    <w:rsid w:val="000368D4"/>
    <w:rsid w:val="000369FC"/>
    <w:rsid w:val="00036EEF"/>
    <w:rsid w:val="00036EF8"/>
    <w:rsid w:val="000371BE"/>
    <w:rsid w:val="0003767D"/>
    <w:rsid w:val="00037BA5"/>
    <w:rsid w:val="000402AE"/>
    <w:rsid w:val="00040840"/>
    <w:rsid w:val="0004091D"/>
    <w:rsid w:val="000409E3"/>
    <w:rsid w:val="00040A27"/>
    <w:rsid w:val="00040B12"/>
    <w:rsid w:val="00040C4D"/>
    <w:rsid w:val="000411E1"/>
    <w:rsid w:val="000414B7"/>
    <w:rsid w:val="00041952"/>
    <w:rsid w:val="00041994"/>
    <w:rsid w:val="00041C43"/>
    <w:rsid w:val="00042CF7"/>
    <w:rsid w:val="000436A8"/>
    <w:rsid w:val="00043707"/>
    <w:rsid w:val="0004381E"/>
    <w:rsid w:val="00043C9D"/>
    <w:rsid w:val="0004413F"/>
    <w:rsid w:val="00044524"/>
    <w:rsid w:val="000447E4"/>
    <w:rsid w:val="00045198"/>
    <w:rsid w:val="00046B40"/>
    <w:rsid w:val="00046D31"/>
    <w:rsid w:val="00048AD6"/>
    <w:rsid w:val="0005098E"/>
    <w:rsid w:val="0005176D"/>
    <w:rsid w:val="00051B5B"/>
    <w:rsid w:val="00051B9A"/>
    <w:rsid w:val="00051EE4"/>
    <w:rsid w:val="00051F26"/>
    <w:rsid w:val="00052429"/>
    <w:rsid w:val="00052779"/>
    <w:rsid w:val="00052846"/>
    <w:rsid w:val="00052CEF"/>
    <w:rsid w:val="000530D0"/>
    <w:rsid w:val="00053112"/>
    <w:rsid w:val="00053C05"/>
    <w:rsid w:val="00053CB8"/>
    <w:rsid w:val="00053DA1"/>
    <w:rsid w:val="00054348"/>
    <w:rsid w:val="0005487C"/>
    <w:rsid w:val="00054E4D"/>
    <w:rsid w:val="00055148"/>
    <w:rsid w:val="00055336"/>
    <w:rsid w:val="00055462"/>
    <w:rsid w:val="00055730"/>
    <w:rsid w:val="000560A0"/>
    <w:rsid w:val="00056162"/>
    <w:rsid w:val="0005633B"/>
    <w:rsid w:val="000566EE"/>
    <w:rsid w:val="0005690F"/>
    <w:rsid w:val="00056E13"/>
    <w:rsid w:val="000570CC"/>
    <w:rsid w:val="0005748A"/>
    <w:rsid w:val="0006054D"/>
    <w:rsid w:val="00060B41"/>
    <w:rsid w:val="00061B12"/>
    <w:rsid w:val="00061BDB"/>
    <w:rsid w:val="00061E46"/>
    <w:rsid w:val="0006296E"/>
    <w:rsid w:val="00063533"/>
    <w:rsid w:val="00063825"/>
    <w:rsid w:val="00064166"/>
    <w:rsid w:val="0006451E"/>
    <w:rsid w:val="00064B75"/>
    <w:rsid w:val="000658DF"/>
    <w:rsid w:val="0006621B"/>
    <w:rsid w:val="00066B14"/>
    <w:rsid w:val="00066F85"/>
    <w:rsid w:val="000701AA"/>
    <w:rsid w:val="000707D1"/>
    <w:rsid w:val="0007089F"/>
    <w:rsid w:val="000710C3"/>
    <w:rsid w:val="00071DB4"/>
    <w:rsid w:val="00072020"/>
    <w:rsid w:val="000722EA"/>
    <w:rsid w:val="0007247C"/>
    <w:rsid w:val="000728E4"/>
    <w:rsid w:val="0007293B"/>
    <w:rsid w:val="0007302E"/>
    <w:rsid w:val="000731BF"/>
    <w:rsid w:val="00073A13"/>
    <w:rsid w:val="00073D9D"/>
    <w:rsid w:val="00073FBB"/>
    <w:rsid w:val="00074BB2"/>
    <w:rsid w:val="0007537C"/>
    <w:rsid w:val="000766B9"/>
    <w:rsid w:val="000770CF"/>
    <w:rsid w:val="000808B1"/>
    <w:rsid w:val="00080A7F"/>
    <w:rsid w:val="00080F06"/>
    <w:rsid w:val="00081CB7"/>
    <w:rsid w:val="00082001"/>
    <w:rsid w:val="00082035"/>
    <w:rsid w:val="000828DA"/>
    <w:rsid w:val="0008435E"/>
    <w:rsid w:val="00084D1D"/>
    <w:rsid w:val="00084EC6"/>
    <w:rsid w:val="000852AC"/>
    <w:rsid w:val="0008540A"/>
    <w:rsid w:val="00085A99"/>
    <w:rsid w:val="00085DF3"/>
    <w:rsid w:val="00086C85"/>
    <w:rsid w:val="00086EEE"/>
    <w:rsid w:val="0008707F"/>
    <w:rsid w:val="000870DD"/>
    <w:rsid w:val="0009013B"/>
    <w:rsid w:val="0009058E"/>
    <w:rsid w:val="00090C99"/>
    <w:rsid w:val="00091C28"/>
    <w:rsid w:val="000922E2"/>
    <w:rsid w:val="0009320E"/>
    <w:rsid w:val="000932E3"/>
    <w:rsid w:val="000939D4"/>
    <w:rsid w:val="00093C46"/>
    <w:rsid w:val="0009435A"/>
    <w:rsid w:val="00094527"/>
    <w:rsid w:val="000946E0"/>
    <w:rsid w:val="0009486D"/>
    <w:rsid w:val="00094F9B"/>
    <w:rsid w:val="00095D71"/>
    <w:rsid w:val="00095D88"/>
    <w:rsid w:val="000960A7"/>
    <w:rsid w:val="00096487"/>
    <w:rsid w:val="000965DD"/>
    <w:rsid w:val="000A0112"/>
    <w:rsid w:val="000A0B57"/>
    <w:rsid w:val="000A17AD"/>
    <w:rsid w:val="000A1D01"/>
    <w:rsid w:val="000A1EC5"/>
    <w:rsid w:val="000A2100"/>
    <w:rsid w:val="000A2348"/>
    <w:rsid w:val="000A257A"/>
    <w:rsid w:val="000A263E"/>
    <w:rsid w:val="000A2697"/>
    <w:rsid w:val="000A331C"/>
    <w:rsid w:val="000A3491"/>
    <w:rsid w:val="000A3580"/>
    <w:rsid w:val="000A3605"/>
    <w:rsid w:val="000A3DFF"/>
    <w:rsid w:val="000A4479"/>
    <w:rsid w:val="000A4531"/>
    <w:rsid w:val="000A48FC"/>
    <w:rsid w:val="000A4B34"/>
    <w:rsid w:val="000A5866"/>
    <w:rsid w:val="000A768E"/>
    <w:rsid w:val="000B0315"/>
    <w:rsid w:val="000B0AEB"/>
    <w:rsid w:val="000B0FB3"/>
    <w:rsid w:val="000B12B1"/>
    <w:rsid w:val="000B17B9"/>
    <w:rsid w:val="000B1EB1"/>
    <w:rsid w:val="000B1F77"/>
    <w:rsid w:val="000B2460"/>
    <w:rsid w:val="000B2CB5"/>
    <w:rsid w:val="000B2CC6"/>
    <w:rsid w:val="000B2D1F"/>
    <w:rsid w:val="000B2F91"/>
    <w:rsid w:val="000B3276"/>
    <w:rsid w:val="000B4EDD"/>
    <w:rsid w:val="000B520A"/>
    <w:rsid w:val="000B5250"/>
    <w:rsid w:val="000B55B5"/>
    <w:rsid w:val="000B58C0"/>
    <w:rsid w:val="000B5AF0"/>
    <w:rsid w:val="000B68FF"/>
    <w:rsid w:val="000B691C"/>
    <w:rsid w:val="000B6942"/>
    <w:rsid w:val="000B6E62"/>
    <w:rsid w:val="000B7D23"/>
    <w:rsid w:val="000C00EC"/>
    <w:rsid w:val="000C037A"/>
    <w:rsid w:val="000C07E8"/>
    <w:rsid w:val="000C1131"/>
    <w:rsid w:val="000C19EB"/>
    <w:rsid w:val="000C2316"/>
    <w:rsid w:val="000C2705"/>
    <w:rsid w:val="000C352D"/>
    <w:rsid w:val="000C3DF2"/>
    <w:rsid w:val="000C49A9"/>
    <w:rsid w:val="000C4A16"/>
    <w:rsid w:val="000C4F7B"/>
    <w:rsid w:val="000C552F"/>
    <w:rsid w:val="000C5AA3"/>
    <w:rsid w:val="000C6992"/>
    <w:rsid w:val="000C6E6E"/>
    <w:rsid w:val="000C707D"/>
    <w:rsid w:val="000C72E6"/>
    <w:rsid w:val="000C7937"/>
    <w:rsid w:val="000C7B00"/>
    <w:rsid w:val="000D0138"/>
    <w:rsid w:val="000D0ABD"/>
    <w:rsid w:val="000D11B7"/>
    <w:rsid w:val="000D126D"/>
    <w:rsid w:val="000D1274"/>
    <w:rsid w:val="000D139A"/>
    <w:rsid w:val="000D194A"/>
    <w:rsid w:val="000D1B52"/>
    <w:rsid w:val="000D22A8"/>
    <w:rsid w:val="000D26AC"/>
    <w:rsid w:val="000D2707"/>
    <w:rsid w:val="000D3226"/>
    <w:rsid w:val="000D3D71"/>
    <w:rsid w:val="000D49DB"/>
    <w:rsid w:val="000D4C85"/>
    <w:rsid w:val="000D51BA"/>
    <w:rsid w:val="000D52A5"/>
    <w:rsid w:val="000D580A"/>
    <w:rsid w:val="000D6DB7"/>
    <w:rsid w:val="000D77FC"/>
    <w:rsid w:val="000D788B"/>
    <w:rsid w:val="000D7CA6"/>
    <w:rsid w:val="000E00F8"/>
    <w:rsid w:val="000E0178"/>
    <w:rsid w:val="000E0236"/>
    <w:rsid w:val="000E0425"/>
    <w:rsid w:val="000E09E6"/>
    <w:rsid w:val="000E0C88"/>
    <w:rsid w:val="000E0FD5"/>
    <w:rsid w:val="000E1CE9"/>
    <w:rsid w:val="000E1D01"/>
    <w:rsid w:val="000E1EC7"/>
    <w:rsid w:val="000E2154"/>
    <w:rsid w:val="000E224E"/>
    <w:rsid w:val="000E23F5"/>
    <w:rsid w:val="000E29A3"/>
    <w:rsid w:val="000E30DD"/>
    <w:rsid w:val="000E3CEF"/>
    <w:rsid w:val="000E4034"/>
    <w:rsid w:val="000E4929"/>
    <w:rsid w:val="000E4A52"/>
    <w:rsid w:val="000E4CB7"/>
    <w:rsid w:val="000E624A"/>
    <w:rsid w:val="000E63CA"/>
    <w:rsid w:val="000E7826"/>
    <w:rsid w:val="000EE6AD"/>
    <w:rsid w:val="000EFBAE"/>
    <w:rsid w:val="000F01FD"/>
    <w:rsid w:val="000F08FC"/>
    <w:rsid w:val="000F0D14"/>
    <w:rsid w:val="000F143A"/>
    <w:rsid w:val="000F1F77"/>
    <w:rsid w:val="000F1FA4"/>
    <w:rsid w:val="000F2366"/>
    <w:rsid w:val="000F25FC"/>
    <w:rsid w:val="000F2A67"/>
    <w:rsid w:val="000F2BC3"/>
    <w:rsid w:val="000F2DB3"/>
    <w:rsid w:val="000F2E9A"/>
    <w:rsid w:val="000F3599"/>
    <w:rsid w:val="000F3749"/>
    <w:rsid w:val="000F3EA8"/>
    <w:rsid w:val="000F3F4F"/>
    <w:rsid w:val="000F4395"/>
    <w:rsid w:val="000F444D"/>
    <w:rsid w:val="000F51C7"/>
    <w:rsid w:val="000F5277"/>
    <w:rsid w:val="000F580F"/>
    <w:rsid w:val="000F6487"/>
    <w:rsid w:val="000F66DC"/>
    <w:rsid w:val="000F6A18"/>
    <w:rsid w:val="000F7128"/>
    <w:rsid w:val="000F7704"/>
    <w:rsid w:val="000F7812"/>
    <w:rsid w:val="000F7A29"/>
    <w:rsid w:val="00100449"/>
    <w:rsid w:val="00100B8C"/>
    <w:rsid w:val="00101326"/>
    <w:rsid w:val="00101A21"/>
    <w:rsid w:val="00101D66"/>
    <w:rsid w:val="00102961"/>
    <w:rsid w:val="00102AD7"/>
    <w:rsid w:val="00103482"/>
    <w:rsid w:val="00103ED6"/>
    <w:rsid w:val="00103FB3"/>
    <w:rsid w:val="00104700"/>
    <w:rsid w:val="001047E9"/>
    <w:rsid w:val="00104B58"/>
    <w:rsid w:val="0010502A"/>
    <w:rsid w:val="001050A3"/>
    <w:rsid w:val="00105443"/>
    <w:rsid w:val="001056E6"/>
    <w:rsid w:val="00105BEF"/>
    <w:rsid w:val="00106429"/>
    <w:rsid w:val="0010650D"/>
    <w:rsid w:val="00106675"/>
    <w:rsid w:val="00107345"/>
    <w:rsid w:val="00107423"/>
    <w:rsid w:val="00107447"/>
    <w:rsid w:val="001100F4"/>
    <w:rsid w:val="0011183E"/>
    <w:rsid w:val="001122D8"/>
    <w:rsid w:val="0011237F"/>
    <w:rsid w:val="001123D4"/>
    <w:rsid w:val="00112A74"/>
    <w:rsid w:val="00112AC5"/>
    <w:rsid w:val="001131AE"/>
    <w:rsid w:val="001131CE"/>
    <w:rsid w:val="00113435"/>
    <w:rsid w:val="00113D6A"/>
    <w:rsid w:val="00114CD9"/>
    <w:rsid w:val="00114D24"/>
    <w:rsid w:val="00114DDE"/>
    <w:rsid w:val="00115382"/>
    <w:rsid w:val="00116A75"/>
    <w:rsid w:val="00116F91"/>
    <w:rsid w:val="001173D5"/>
    <w:rsid w:val="00117ABC"/>
    <w:rsid w:val="00117B2F"/>
    <w:rsid w:val="00120096"/>
    <w:rsid w:val="001207DF"/>
    <w:rsid w:val="00120F0A"/>
    <w:rsid w:val="00120FD8"/>
    <w:rsid w:val="00121042"/>
    <w:rsid w:val="001213BE"/>
    <w:rsid w:val="00121F24"/>
    <w:rsid w:val="00121F90"/>
    <w:rsid w:val="0012219E"/>
    <w:rsid w:val="00122459"/>
    <w:rsid w:val="001229A5"/>
    <w:rsid w:val="00122A73"/>
    <w:rsid w:val="00123177"/>
    <w:rsid w:val="001231C8"/>
    <w:rsid w:val="0012365C"/>
    <w:rsid w:val="0012374C"/>
    <w:rsid w:val="00123D30"/>
    <w:rsid w:val="00124791"/>
    <w:rsid w:val="0012497C"/>
    <w:rsid w:val="00125A45"/>
    <w:rsid w:val="00125F24"/>
    <w:rsid w:val="00126357"/>
    <w:rsid w:val="0012658B"/>
    <w:rsid w:val="00126A18"/>
    <w:rsid w:val="00126A7A"/>
    <w:rsid w:val="0012718C"/>
    <w:rsid w:val="00127BD4"/>
    <w:rsid w:val="00130E46"/>
    <w:rsid w:val="001311A4"/>
    <w:rsid w:val="001315F0"/>
    <w:rsid w:val="00131856"/>
    <w:rsid w:val="00132192"/>
    <w:rsid w:val="00132443"/>
    <w:rsid w:val="001328B8"/>
    <w:rsid w:val="00132E97"/>
    <w:rsid w:val="0013346E"/>
    <w:rsid w:val="00134CC4"/>
    <w:rsid w:val="001354B2"/>
    <w:rsid w:val="00136624"/>
    <w:rsid w:val="00136863"/>
    <w:rsid w:val="00137447"/>
    <w:rsid w:val="0013796A"/>
    <w:rsid w:val="00137ADE"/>
    <w:rsid w:val="00137BCD"/>
    <w:rsid w:val="001405C9"/>
    <w:rsid w:val="00141D6B"/>
    <w:rsid w:val="00142B16"/>
    <w:rsid w:val="00142C30"/>
    <w:rsid w:val="001436FD"/>
    <w:rsid w:val="00143D92"/>
    <w:rsid w:val="001443D6"/>
    <w:rsid w:val="00144E78"/>
    <w:rsid w:val="00145200"/>
    <w:rsid w:val="00145424"/>
    <w:rsid w:val="001454EB"/>
    <w:rsid w:val="00145A62"/>
    <w:rsid w:val="001460C0"/>
    <w:rsid w:val="0014652A"/>
    <w:rsid w:val="00146975"/>
    <w:rsid w:val="00146BA7"/>
    <w:rsid w:val="0014702F"/>
    <w:rsid w:val="0015038B"/>
    <w:rsid w:val="00151751"/>
    <w:rsid w:val="0015193D"/>
    <w:rsid w:val="00151F5C"/>
    <w:rsid w:val="00152399"/>
    <w:rsid w:val="00152BDD"/>
    <w:rsid w:val="00152EA7"/>
    <w:rsid w:val="0015303F"/>
    <w:rsid w:val="0015305C"/>
    <w:rsid w:val="00153482"/>
    <w:rsid w:val="001539FD"/>
    <w:rsid w:val="00153D8E"/>
    <w:rsid w:val="001542AA"/>
    <w:rsid w:val="00154654"/>
    <w:rsid w:val="00154775"/>
    <w:rsid w:val="00155CE4"/>
    <w:rsid w:val="001562C7"/>
    <w:rsid w:val="00156664"/>
    <w:rsid w:val="001566DF"/>
    <w:rsid w:val="00156823"/>
    <w:rsid w:val="00156AD3"/>
    <w:rsid w:val="00156DBC"/>
    <w:rsid w:val="0015742F"/>
    <w:rsid w:val="00157F71"/>
    <w:rsid w:val="001608AD"/>
    <w:rsid w:val="00160A09"/>
    <w:rsid w:val="00161306"/>
    <w:rsid w:val="001616BD"/>
    <w:rsid w:val="001616CE"/>
    <w:rsid w:val="0016234D"/>
    <w:rsid w:val="0016249B"/>
    <w:rsid w:val="00162C12"/>
    <w:rsid w:val="001635BE"/>
    <w:rsid w:val="00163BA5"/>
    <w:rsid w:val="00163D0C"/>
    <w:rsid w:val="00163ED5"/>
    <w:rsid w:val="00163EE0"/>
    <w:rsid w:val="00164008"/>
    <w:rsid w:val="00164FDD"/>
    <w:rsid w:val="001651BD"/>
    <w:rsid w:val="00165387"/>
    <w:rsid w:val="00165707"/>
    <w:rsid w:val="00165DE5"/>
    <w:rsid w:val="00166B91"/>
    <w:rsid w:val="0016731B"/>
    <w:rsid w:val="0016732F"/>
    <w:rsid w:val="00167AAC"/>
    <w:rsid w:val="00170A8F"/>
    <w:rsid w:val="00171A62"/>
    <w:rsid w:val="00171C0C"/>
    <w:rsid w:val="00172DA1"/>
    <w:rsid w:val="00173372"/>
    <w:rsid w:val="00173504"/>
    <w:rsid w:val="00173AC0"/>
    <w:rsid w:val="00174486"/>
    <w:rsid w:val="00174CF6"/>
    <w:rsid w:val="00175153"/>
    <w:rsid w:val="00175E39"/>
    <w:rsid w:val="0017692D"/>
    <w:rsid w:val="00176A52"/>
    <w:rsid w:val="00176CCC"/>
    <w:rsid w:val="00177847"/>
    <w:rsid w:val="00177C1E"/>
    <w:rsid w:val="00177D9C"/>
    <w:rsid w:val="0017E10C"/>
    <w:rsid w:val="0018105E"/>
    <w:rsid w:val="0018120B"/>
    <w:rsid w:val="00181684"/>
    <w:rsid w:val="00181FAC"/>
    <w:rsid w:val="00182A3E"/>
    <w:rsid w:val="00183243"/>
    <w:rsid w:val="001832EC"/>
    <w:rsid w:val="00183625"/>
    <w:rsid w:val="00183AF0"/>
    <w:rsid w:val="00183B87"/>
    <w:rsid w:val="001848CD"/>
    <w:rsid w:val="00185019"/>
    <w:rsid w:val="001856CF"/>
    <w:rsid w:val="00186E75"/>
    <w:rsid w:val="00187CC7"/>
    <w:rsid w:val="00187DDD"/>
    <w:rsid w:val="00187F49"/>
    <w:rsid w:val="0019045B"/>
    <w:rsid w:val="001915AA"/>
    <w:rsid w:val="00191982"/>
    <w:rsid w:val="00192558"/>
    <w:rsid w:val="00193413"/>
    <w:rsid w:val="001936F8"/>
    <w:rsid w:val="00193FF6"/>
    <w:rsid w:val="0019412B"/>
    <w:rsid w:val="001941C5"/>
    <w:rsid w:val="0019523D"/>
    <w:rsid w:val="00195427"/>
    <w:rsid w:val="0019558A"/>
    <w:rsid w:val="00195644"/>
    <w:rsid w:val="00195777"/>
    <w:rsid w:val="00195ACA"/>
    <w:rsid w:val="00195E5A"/>
    <w:rsid w:val="001967BE"/>
    <w:rsid w:val="001968BD"/>
    <w:rsid w:val="00196A26"/>
    <w:rsid w:val="00196EBB"/>
    <w:rsid w:val="00197053"/>
    <w:rsid w:val="001971A9"/>
    <w:rsid w:val="001974CC"/>
    <w:rsid w:val="00197A62"/>
    <w:rsid w:val="00197DFD"/>
    <w:rsid w:val="001A01AF"/>
    <w:rsid w:val="001A04AC"/>
    <w:rsid w:val="001A06B5"/>
    <w:rsid w:val="001A06EB"/>
    <w:rsid w:val="001A0A12"/>
    <w:rsid w:val="001A0D80"/>
    <w:rsid w:val="001A0E06"/>
    <w:rsid w:val="001A0F38"/>
    <w:rsid w:val="001A2194"/>
    <w:rsid w:val="001A236C"/>
    <w:rsid w:val="001A23F1"/>
    <w:rsid w:val="001A259B"/>
    <w:rsid w:val="001A2C8A"/>
    <w:rsid w:val="001A2D3A"/>
    <w:rsid w:val="001A2DF0"/>
    <w:rsid w:val="001A2F36"/>
    <w:rsid w:val="001A2FAB"/>
    <w:rsid w:val="001A300A"/>
    <w:rsid w:val="001A357A"/>
    <w:rsid w:val="001A3D18"/>
    <w:rsid w:val="001A4340"/>
    <w:rsid w:val="001A44DE"/>
    <w:rsid w:val="001A4DE2"/>
    <w:rsid w:val="001A5934"/>
    <w:rsid w:val="001A59F4"/>
    <w:rsid w:val="001A60B2"/>
    <w:rsid w:val="001A6C9E"/>
    <w:rsid w:val="001A6CE6"/>
    <w:rsid w:val="001A7224"/>
    <w:rsid w:val="001A7446"/>
    <w:rsid w:val="001A7E90"/>
    <w:rsid w:val="001A7FE5"/>
    <w:rsid w:val="001B0486"/>
    <w:rsid w:val="001B069F"/>
    <w:rsid w:val="001B0998"/>
    <w:rsid w:val="001B09A1"/>
    <w:rsid w:val="001B0DD0"/>
    <w:rsid w:val="001B0E2A"/>
    <w:rsid w:val="001B1A4B"/>
    <w:rsid w:val="001B1BC6"/>
    <w:rsid w:val="001B27F6"/>
    <w:rsid w:val="001B2FFD"/>
    <w:rsid w:val="001B3003"/>
    <w:rsid w:val="001B36CC"/>
    <w:rsid w:val="001B3A38"/>
    <w:rsid w:val="001B3CC4"/>
    <w:rsid w:val="001B3E69"/>
    <w:rsid w:val="001B43DA"/>
    <w:rsid w:val="001B44EB"/>
    <w:rsid w:val="001B495B"/>
    <w:rsid w:val="001B4D41"/>
    <w:rsid w:val="001B4D69"/>
    <w:rsid w:val="001B4E0D"/>
    <w:rsid w:val="001B520B"/>
    <w:rsid w:val="001B5AED"/>
    <w:rsid w:val="001B5B54"/>
    <w:rsid w:val="001B6555"/>
    <w:rsid w:val="001B66F2"/>
    <w:rsid w:val="001B67DB"/>
    <w:rsid w:val="001B724F"/>
    <w:rsid w:val="001C0732"/>
    <w:rsid w:val="001C0DCB"/>
    <w:rsid w:val="001C3FBB"/>
    <w:rsid w:val="001C412F"/>
    <w:rsid w:val="001C4918"/>
    <w:rsid w:val="001C4B90"/>
    <w:rsid w:val="001C5476"/>
    <w:rsid w:val="001C5AAF"/>
    <w:rsid w:val="001C642F"/>
    <w:rsid w:val="001C653D"/>
    <w:rsid w:val="001C69FD"/>
    <w:rsid w:val="001C719E"/>
    <w:rsid w:val="001D088C"/>
    <w:rsid w:val="001D0960"/>
    <w:rsid w:val="001D0D1A"/>
    <w:rsid w:val="001D0ECE"/>
    <w:rsid w:val="001D0FB1"/>
    <w:rsid w:val="001D116C"/>
    <w:rsid w:val="001D25C5"/>
    <w:rsid w:val="001D2A4F"/>
    <w:rsid w:val="001D2B74"/>
    <w:rsid w:val="001D2EDB"/>
    <w:rsid w:val="001D377B"/>
    <w:rsid w:val="001D3CCA"/>
    <w:rsid w:val="001D4297"/>
    <w:rsid w:val="001D4611"/>
    <w:rsid w:val="001D470E"/>
    <w:rsid w:val="001D65D9"/>
    <w:rsid w:val="001D73BB"/>
    <w:rsid w:val="001D7B38"/>
    <w:rsid w:val="001E0760"/>
    <w:rsid w:val="001E0A6C"/>
    <w:rsid w:val="001E0B8D"/>
    <w:rsid w:val="001E112A"/>
    <w:rsid w:val="001E1880"/>
    <w:rsid w:val="001E1E5E"/>
    <w:rsid w:val="001E1FB4"/>
    <w:rsid w:val="001E28B4"/>
    <w:rsid w:val="001E2CEB"/>
    <w:rsid w:val="001E3040"/>
    <w:rsid w:val="001E34EC"/>
    <w:rsid w:val="001E3589"/>
    <w:rsid w:val="001E36A9"/>
    <w:rsid w:val="001E40AA"/>
    <w:rsid w:val="001E445C"/>
    <w:rsid w:val="001E4705"/>
    <w:rsid w:val="001E4F5F"/>
    <w:rsid w:val="001E5067"/>
    <w:rsid w:val="001E5111"/>
    <w:rsid w:val="001E5C05"/>
    <w:rsid w:val="001E5F4F"/>
    <w:rsid w:val="001E66F3"/>
    <w:rsid w:val="001E6C06"/>
    <w:rsid w:val="001E7232"/>
    <w:rsid w:val="001E76F6"/>
    <w:rsid w:val="001F050D"/>
    <w:rsid w:val="001F07EE"/>
    <w:rsid w:val="001F0B01"/>
    <w:rsid w:val="001F0F6A"/>
    <w:rsid w:val="001F1D61"/>
    <w:rsid w:val="001F1D93"/>
    <w:rsid w:val="001F1E78"/>
    <w:rsid w:val="001F27FB"/>
    <w:rsid w:val="001F29D5"/>
    <w:rsid w:val="001F2BD2"/>
    <w:rsid w:val="001F2DDF"/>
    <w:rsid w:val="001F46E4"/>
    <w:rsid w:val="001F4751"/>
    <w:rsid w:val="001F4AA1"/>
    <w:rsid w:val="001F59F8"/>
    <w:rsid w:val="001F5A84"/>
    <w:rsid w:val="001F61AD"/>
    <w:rsid w:val="001F6C7A"/>
    <w:rsid w:val="001F735C"/>
    <w:rsid w:val="001F7D1C"/>
    <w:rsid w:val="002000D9"/>
    <w:rsid w:val="002001DF"/>
    <w:rsid w:val="00200646"/>
    <w:rsid w:val="00200A27"/>
    <w:rsid w:val="00201053"/>
    <w:rsid w:val="0020191F"/>
    <w:rsid w:val="002021B1"/>
    <w:rsid w:val="002035AF"/>
    <w:rsid w:val="002036A2"/>
    <w:rsid w:val="002039A3"/>
    <w:rsid w:val="00203F2A"/>
    <w:rsid w:val="0020406C"/>
    <w:rsid w:val="0020445A"/>
    <w:rsid w:val="00204F4F"/>
    <w:rsid w:val="00204F5E"/>
    <w:rsid w:val="0020578B"/>
    <w:rsid w:val="002061C2"/>
    <w:rsid w:val="00206633"/>
    <w:rsid w:val="002069CE"/>
    <w:rsid w:val="00206DAB"/>
    <w:rsid w:val="00206E77"/>
    <w:rsid w:val="002070B8"/>
    <w:rsid w:val="00207CF9"/>
    <w:rsid w:val="002106DE"/>
    <w:rsid w:val="00210C27"/>
    <w:rsid w:val="002111C9"/>
    <w:rsid w:val="0021124C"/>
    <w:rsid w:val="002123B2"/>
    <w:rsid w:val="00212509"/>
    <w:rsid w:val="00212FDF"/>
    <w:rsid w:val="002136B3"/>
    <w:rsid w:val="00213B3E"/>
    <w:rsid w:val="00213C10"/>
    <w:rsid w:val="00214305"/>
    <w:rsid w:val="00214528"/>
    <w:rsid w:val="00214CAC"/>
    <w:rsid w:val="002152F5"/>
    <w:rsid w:val="002157B0"/>
    <w:rsid w:val="00216452"/>
    <w:rsid w:val="00217237"/>
    <w:rsid w:val="00217348"/>
    <w:rsid w:val="002175F2"/>
    <w:rsid w:val="0021761A"/>
    <w:rsid w:val="0021777F"/>
    <w:rsid w:val="00217BD2"/>
    <w:rsid w:val="0022068C"/>
    <w:rsid w:val="00220711"/>
    <w:rsid w:val="0022088B"/>
    <w:rsid w:val="00220A21"/>
    <w:rsid w:val="00220A53"/>
    <w:rsid w:val="00220D10"/>
    <w:rsid w:val="0022106C"/>
    <w:rsid w:val="00221451"/>
    <w:rsid w:val="00221CBD"/>
    <w:rsid w:val="002220E7"/>
    <w:rsid w:val="00222615"/>
    <w:rsid w:val="002227A4"/>
    <w:rsid w:val="00222867"/>
    <w:rsid w:val="00222F78"/>
    <w:rsid w:val="00224678"/>
    <w:rsid w:val="00224A07"/>
    <w:rsid w:val="00224D93"/>
    <w:rsid w:val="002254AC"/>
    <w:rsid w:val="00225756"/>
    <w:rsid w:val="002258A8"/>
    <w:rsid w:val="00225F84"/>
    <w:rsid w:val="00226864"/>
    <w:rsid w:val="00226C02"/>
    <w:rsid w:val="0022759E"/>
    <w:rsid w:val="00227B02"/>
    <w:rsid w:val="00227B98"/>
    <w:rsid w:val="00227DA9"/>
    <w:rsid w:val="0022ED6A"/>
    <w:rsid w:val="00230DF2"/>
    <w:rsid w:val="00230E21"/>
    <w:rsid w:val="0023231E"/>
    <w:rsid w:val="00232439"/>
    <w:rsid w:val="002325E5"/>
    <w:rsid w:val="002325EB"/>
    <w:rsid w:val="002328E4"/>
    <w:rsid w:val="00232A3C"/>
    <w:rsid w:val="00232CDF"/>
    <w:rsid w:val="002334C4"/>
    <w:rsid w:val="002338DD"/>
    <w:rsid w:val="00233FF0"/>
    <w:rsid w:val="00234477"/>
    <w:rsid w:val="00234CD4"/>
    <w:rsid w:val="002367F9"/>
    <w:rsid w:val="002369D4"/>
    <w:rsid w:val="002373CA"/>
    <w:rsid w:val="0023781F"/>
    <w:rsid w:val="0024025E"/>
    <w:rsid w:val="00240342"/>
    <w:rsid w:val="002403E9"/>
    <w:rsid w:val="00240C19"/>
    <w:rsid w:val="002410E2"/>
    <w:rsid w:val="0024160C"/>
    <w:rsid w:val="00241BE0"/>
    <w:rsid w:val="002421F8"/>
    <w:rsid w:val="002424F1"/>
    <w:rsid w:val="00242EFB"/>
    <w:rsid w:val="0024327A"/>
    <w:rsid w:val="0024369F"/>
    <w:rsid w:val="00243CBE"/>
    <w:rsid w:val="002442DE"/>
    <w:rsid w:val="00244727"/>
    <w:rsid w:val="002461CB"/>
    <w:rsid w:val="00246CD2"/>
    <w:rsid w:val="00246EDA"/>
    <w:rsid w:val="00247053"/>
    <w:rsid w:val="00247843"/>
    <w:rsid w:val="00247F7B"/>
    <w:rsid w:val="00250207"/>
    <w:rsid w:val="002503E9"/>
    <w:rsid w:val="002507D0"/>
    <w:rsid w:val="00250A90"/>
    <w:rsid w:val="0025112A"/>
    <w:rsid w:val="00251714"/>
    <w:rsid w:val="00251757"/>
    <w:rsid w:val="0025211B"/>
    <w:rsid w:val="00252294"/>
    <w:rsid w:val="00252951"/>
    <w:rsid w:val="00252D63"/>
    <w:rsid w:val="00253187"/>
    <w:rsid w:val="00253473"/>
    <w:rsid w:val="00253680"/>
    <w:rsid w:val="002540B2"/>
    <w:rsid w:val="002547A8"/>
    <w:rsid w:val="00254808"/>
    <w:rsid w:val="00254AC9"/>
    <w:rsid w:val="002552F2"/>
    <w:rsid w:val="00255602"/>
    <w:rsid w:val="00255C71"/>
    <w:rsid w:val="00255C91"/>
    <w:rsid w:val="0025652D"/>
    <w:rsid w:val="0025666C"/>
    <w:rsid w:val="002566CD"/>
    <w:rsid w:val="00256B1F"/>
    <w:rsid w:val="00256DE9"/>
    <w:rsid w:val="00256F5D"/>
    <w:rsid w:val="002570BB"/>
    <w:rsid w:val="0025752D"/>
    <w:rsid w:val="00257A18"/>
    <w:rsid w:val="00257D44"/>
    <w:rsid w:val="00260177"/>
    <w:rsid w:val="0026154D"/>
    <w:rsid w:val="002618E9"/>
    <w:rsid w:val="002619EB"/>
    <w:rsid w:val="00261B97"/>
    <w:rsid w:val="00261D39"/>
    <w:rsid w:val="00262125"/>
    <w:rsid w:val="00262914"/>
    <w:rsid w:val="00262D54"/>
    <w:rsid w:val="00262DB7"/>
    <w:rsid w:val="00262FF2"/>
    <w:rsid w:val="00264B03"/>
    <w:rsid w:val="00264B05"/>
    <w:rsid w:val="002654BE"/>
    <w:rsid w:val="00266244"/>
    <w:rsid w:val="002662BE"/>
    <w:rsid w:val="002671CD"/>
    <w:rsid w:val="00267802"/>
    <w:rsid w:val="0026784B"/>
    <w:rsid w:val="00267B1E"/>
    <w:rsid w:val="00267FDF"/>
    <w:rsid w:val="00270156"/>
    <w:rsid w:val="0027029E"/>
    <w:rsid w:val="00270624"/>
    <w:rsid w:val="002707F5"/>
    <w:rsid w:val="00271407"/>
    <w:rsid w:val="00272E2D"/>
    <w:rsid w:val="00272F14"/>
    <w:rsid w:val="00272FCD"/>
    <w:rsid w:val="002736EF"/>
    <w:rsid w:val="00273816"/>
    <w:rsid w:val="00273895"/>
    <w:rsid w:val="00273AE4"/>
    <w:rsid w:val="0027401E"/>
    <w:rsid w:val="00274207"/>
    <w:rsid w:val="002743A5"/>
    <w:rsid w:val="00274CA4"/>
    <w:rsid w:val="00274D03"/>
    <w:rsid w:val="00275426"/>
    <w:rsid w:val="00275456"/>
    <w:rsid w:val="00275721"/>
    <w:rsid w:val="00275BF9"/>
    <w:rsid w:val="002761E0"/>
    <w:rsid w:val="0027637F"/>
    <w:rsid w:val="0027768C"/>
    <w:rsid w:val="002779E4"/>
    <w:rsid w:val="00280297"/>
    <w:rsid w:val="00280C9E"/>
    <w:rsid w:val="00280CC8"/>
    <w:rsid w:val="00281048"/>
    <w:rsid w:val="002824B0"/>
    <w:rsid w:val="00282804"/>
    <w:rsid w:val="00282B04"/>
    <w:rsid w:val="00282D5F"/>
    <w:rsid w:val="00282F7D"/>
    <w:rsid w:val="0028330C"/>
    <w:rsid w:val="00283524"/>
    <w:rsid w:val="0028371F"/>
    <w:rsid w:val="00284182"/>
    <w:rsid w:val="002843D3"/>
    <w:rsid w:val="002843D8"/>
    <w:rsid w:val="00284FD6"/>
    <w:rsid w:val="0028581A"/>
    <w:rsid w:val="00285C9E"/>
    <w:rsid w:val="002862D6"/>
    <w:rsid w:val="00286C34"/>
    <w:rsid w:val="00286D4C"/>
    <w:rsid w:val="0028710D"/>
    <w:rsid w:val="00287D9A"/>
    <w:rsid w:val="002916AC"/>
    <w:rsid w:val="00291B76"/>
    <w:rsid w:val="00292192"/>
    <w:rsid w:val="00292A34"/>
    <w:rsid w:val="00292C19"/>
    <w:rsid w:val="0029384A"/>
    <w:rsid w:val="00294B2E"/>
    <w:rsid w:val="00295201"/>
    <w:rsid w:val="00295882"/>
    <w:rsid w:val="00296099"/>
    <w:rsid w:val="002962F8"/>
    <w:rsid w:val="00296913"/>
    <w:rsid w:val="00296F33"/>
    <w:rsid w:val="0029755B"/>
    <w:rsid w:val="00297FBB"/>
    <w:rsid w:val="002A0A82"/>
    <w:rsid w:val="002A129B"/>
    <w:rsid w:val="002A1815"/>
    <w:rsid w:val="002A1A07"/>
    <w:rsid w:val="002A211B"/>
    <w:rsid w:val="002A3124"/>
    <w:rsid w:val="002A41EA"/>
    <w:rsid w:val="002A4672"/>
    <w:rsid w:val="002A4A92"/>
    <w:rsid w:val="002A4D76"/>
    <w:rsid w:val="002A5DED"/>
    <w:rsid w:val="002A6020"/>
    <w:rsid w:val="002A63DA"/>
    <w:rsid w:val="002A65EE"/>
    <w:rsid w:val="002A7F5D"/>
    <w:rsid w:val="002B002D"/>
    <w:rsid w:val="002B0E1E"/>
    <w:rsid w:val="002B1005"/>
    <w:rsid w:val="002B1433"/>
    <w:rsid w:val="002B1B3F"/>
    <w:rsid w:val="002B1B50"/>
    <w:rsid w:val="002B2940"/>
    <w:rsid w:val="002B3371"/>
    <w:rsid w:val="002B3CA5"/>
    <w:rsid w:val="002B3E39"/>
    <w:rsid w:val="002B42B0"/>
    <w:rsid w:val="002B4611"/>
    <w:rsid w:val="002B4885"/>
    <w:rsid w:val="002B4AFF"/>
    <w:rsid w:val="002B4E0A"/>
    <w:rsid w:val="002B5203"/>
    <w:rsid w:val="002B56FD"/>
    <w:rsid w:val="002B6AD9"/>
    <w:rsid w:val="002B76FF"/>
    <w:rsid w:val="002BEF50"/>
    <w:rsid w:val="002C045A"/>
    <w:rsid w:val="002C11A4"/>
    <w:rsid w:val="002C1346"/>
    <w:rsid w:val="002C174C"/>
    <w:rsid w:val="002C20C5"/>
    <w:rsid w:val="002C2723"/>
    <w:rsid w:val="002C2DF5"/>
    <w:rsid w:val="002C3148"/>
    <w:rsid w:val="002C3573"/>
    <w:rsid w:val="002C369E"/>
    <w:rsid w:val="002C3FC0"/>
    <w:rsid w:val="002C49F9"/>
    <w:rsid w:val="002C5272"/>
    <w:rsid w:val="002C5414"/>
    <w:rsid w:val="002C546B"/>
    <w:rsid w:val="002C5C58"/>
    <w:rsid w:val="002C64EF"/>
    <w:rsid w:val="002C6514"/>
    <w:rsid w:val="002C657B"/>
    <w:rsid w:val="002C7281"/>
    <w:rsid w:val="002C72AB"/>
    <w:rsid w:val="002C7394"/>
    <w:rsid w:val="002C7451"/>
    <w:rsid w:val="002D005E"/>
    <w:rsid w:val="002D0689"/>
    <w:rsid w:val="002D074E"/>
    <w:rsid w:val="002D0EDB"/>
    <w:rsid w:val="002D0F79"/>
    <w:rsid w:val="002D14CB"/>
    <w:rsid w:val="002D2F62"/>
    <w:rsid w:val="002D3A25"/>
    <w:rsid w:val="002D4743"/>
    <w:rsid w:val="002D52A8"/>
    <w:rsid w:val="002D5674"/>
    <w:rsid w:val="002D59FD"/>
    <w:rsid w:val="002D5A51"/>
    <w:rsid w:val="002D6608"/>
    <w:rsid w:val="002D6B26"/>
    <w:rsid w:val="002D7511"/>
    <w:rsid w:val="002D772A"/>
    <w:rsid w:val="002D7EF6"/>
    <w:rsid w:val="002E0329"/>
    <w:rsid w:val="002E0B8C"/>
    <w:rsid w:val="002E0F3F"/>
    <w:rsid w:val="002E1106"/>
    <w:rsid w:val="002E18FE"/>
    <w:rsid w:val="002E2153"/>
    <w:rsid w:val="002E25E2"/>
    <w:rsid w:val="002E288D"/>
    <w:rsid w:val="002E2B0C"/>
    <w:rsid w:val="002E3425"/>
    <w:rsid w:val="002E3800"/>
    <w:rsid w:val="002E3FA1"/>
    <w:rsid w:val="002E4271"/>
    <w:rsid w:val="002E4AA8"/>
    <w:rsid w:val="002E4B81"/>
    <w:rsid w:val="002E5902"/>
    <w:rsid w:val="002E5DA5"/>
    <w:rsid w:val="002E5E5E"/>
    <w:rsid w:val="002E5FCF"/>
    <w:rsid w:val="002E7894"/>
    <w:rsid w:val="002F0A67"/>
    <w:rsid w:val="002F1E49"/>
    <w:rsid w:val="002F3885"/>
    <w:rsid w:val="002F3A11"/>
    <w:rsid w:val="002F3E23"/>
    <w:rsid w:val="002F4225"/>
    <w:rsid w:val="002F42E5"/>
    <w:rsid w:val="002F4FEF"/>
    <w:rsid w:val="002F5FA3"/>
    <w:rsid w:val="002F646F"/>
    <w:rsid w:val="00301187"/>
    <w:rsid w:val="003016AB"/>
    <w:rsid w:val="00302ACA"/>
    <w:rsid w:val="00302DD2"/>
    <w:rsid w:val="00302EB9"/>
    <w:rsid w:val="003034D7"/>
    <w:rsid w:val="00303704"/>
    <w:rsid w:val="00303883"/>
    <w:rsid w:val="003045D2"/>
    <w:rsid w:val="00304D70"/>
    <w:rsid w:val="00304DAF"/>
    <w:rsid w:val="00304ED4"/>
    <w:rsid w:val="00305738"/>
    <w:rsid w:val="0030583B"/>
    <w:rsid w:val="00305BA3"/>
    <w:rsid w:val="00306428"/>
    <w:rsid w:val="003066EA"/>
    <w:rsid w:val="00306807"/>
    <w:rsid w:val="003069E6"/>
    <w:rsid w:val="00307941"/>
    <w:rsid w:val="00307DA7"/>
    <w:rsid w:val="00307ED3"/>
    <w:rsid w:val="00309714"/>
    <w:rsid w:val="00310109"/>
    <w:rsid w:val="0031033B"/>
    <w:rsid w:val="0031037C"/>
    <w:rsid w:val="003104FE"/>
    <w:rsid w:val="003118BE"/>
    <w:rsid w:val="0031231B"/>
    <w:rsid w:val="00312587"/>
    <w:rsid w:val="00312EEC"/>
    <w:rsid w:val="00312EF8"/>
    <w:rsid w:val="00313D96"/>
    <w:rsid w:val="00314390"/>
    <w:rsid w:val="003149B8"/>
    <w:rsid w:val="003152AF"/>
    <w:rsid w:val="003156F1"/>
    <w:rsid w:val="00315C17"/>
    <w:rsid w:val="0031621E"/>
    <w:rsid w:val="0031659E"/>
    <w:rsid w:val="00316B43"/>
    <w:rsid w:val="003177AC"/>
    <w:rsid w:val="00320121"/>
    <w:rsid w:val="00320891"/>
    <w:rsid w:val="00320A47"/>
    <w:rsid w:val="00320C76"/>
    <w:rsid w:val="00321D54"/>
    <w:rsid w:val="00322430"/>
    <w:rsid w:val="00322CA1"/>
    <w:rsid w:val="00322D23"/>
    <w:rsid w:val="00323024"/>
    <w:rsid w:val="003230A1"/>
    <w:rsid w:val="00323D94"/>
    <w:rsid w:val="00324E11"/>
    <w:rsid w:val="00324F9B"/>
    <w:rsid w:val="00324FFD"/>
    <w:rsid w:val="0032646F"/>
    <w:rsid w:val="00326631"/>
    <w:rsid w:val="003266E3"/>
    <w:rsid w:val="00326D3B"/>
    <w:rsid w:val="003278B7"/>
    <w:rsid w:val="00330050"/>
    <w:rsid w:val="003303B6"/>
    <w:rsid w:val="003311BE"/>
    <w:rsid w:val="0033120D"/>
    <w:rsid w:val="00331506"/>
    <w:rsid w:val="0033181A"/>
    <w:rsid w:val="00331D56"/>
    <w:rsid w:val="00331ECD"/>
    <w:rsid w:val="0033220A"/>
    <w:rsid w:val="0033394B"/>
    <w:rsid w:val="00333C80"/>
    <w:rsid w:val="00334FBB"/>
    <w:rsid w:val="00335544"/>
    <w:rsid w:val="00335F06"/>
    <w:rsid w:val="003366B6"/>
    <w:rsid w:val="00336EE3"/>
    <w:rsid w:val="00337536"/>
    <w:rsid w:val="00337CD1"/>
    <w:rsid w:val="00338096"/>
    <w:rsid w:val="00340A73"/>
    <w:rsid w:val="00340E42"/>
    <w:rsid w:val="0034100F"/>
    <w:rsid w:val="0034202F"/>
    <w:rsid w:val="0034237B"/>
    <w:rsid w:val="00343083"/>
    <w:rsid w:val="003436C8"/>
    <w:rsid w:val="00343868"/>
    <w:rsid w:val="00343FB7"/>
    <w:rsid w:val="00344430"/>
    <w:rsid w:val="003447AB"/>
    <w:rsid w:val="00344B72"/>
    <w:rsid w:val="00344D22"/>
    <w:rsid w:val="003451E4"/>
    <w:rsid w:val="003452E4"/>
    <w:rsid w:val="003452F1"/>
    <w:rsid w:val="0034532E"/>
    <w:rsid w:val="00345AA1"/>
    <w:rsid w:val="00345C9B"/>
    <w:rsid w:val="003460E6"/>
    <w:rsid w:val="00346CB2"/>
    <w:rsid w:val="0034760E"/>
    <w:rsid w:val="00347E11"/>
    <w:rsid w:val="00350133"/>
    <w:rsid w:val="00350F46"/>
    <w:rsid w:val="0035100E"/>
    <w:rsid w:val="00352223"/>
    <w:rsid w:val="00352633"/>
    <w:rsid w:val="00352C07"/>
    <w:rsid w:val="00352CA0"/>
    <w:rsid w:val="0035321B"/>
    <w:rsid w:val="00353227"/>
    <w:rsid w:val="00353B0C"/>
    <w:rsid w:val="00354123"/>
    <w:rsid w:val="00355042"/>
    <w:rsid w:val="00355676"/>
    <w:rsid w:val="00355AFB"/>
    <w:rsid w:val="0035636D"/>
    <w:rsid w:val="003565A7"/>
    <w:rsid w:val="003569A1"/>
    <w:rsid w:val="00357343"/>
    <w:rsid w:val="003575C3"/>
    <w:rsid w:val="0035796E"/>
    <w:rsid w:val="00357FFB"/>
    <w:rsid w:val="003601F1"/>
    <w:rsid w:val="00360365"/>
    <w:rsid w:val="003604CC"/>
    <w:rsid w:val="003607D6"/>
    <w:rsid w:val="00360F28"/>
    <w:rsid w:val="003615D8"/>
    <w:rsid w:val="00361C99"/>
    <w:rsid w:val="00361F4B"/>
    <w:rsid w:val="00362844"/>
    <w:rsid w:val="00363BD6"/>
    <w:rsid w:val="00363C96"/>
    <w:rsid w:val="00363CF9"/>
    <w:rsid w:val="00363F9B"/>
    <w:rsid w:val="003640AF"/>
    <w:rsid w:val="003643F8"/>
    <w:rsid w:val="003647C9"/>
    <w:rsid w:val="00366296"/>
    <w:rsid w:val="00367509"/>
    <w:rsid w:val="0036752B"/>
    <w:rsid w:val="00367A87"/>
    <w:rsid w:val="00367D84"/>
    <w:rsid w:val="0037038A"/>
    <w:rsid w:val="003708CA"/>
    <w:rsid w:val="00370A18"/>
    <w:rsid w:val="003710CE"/>
    <w:rsid w:val="003723A6"/>
    <w:rsid w:val="003724D1"/>
    <w:rsid w:val="00372A19"/>
    <w:rsid w:val="0037309A"/>
    <w:rsid w:val="003736E5"/>
    <w:rsid w:val="0037371E"/>
    <w:rsid w:val="00374236"/>
    <w:rsid w:val="003744B4"/>
    <w:rsid w:val="00374B80"/>
    <w:rsid w:val="00374D51"/>
    <w:rsid w:val="0037561D"/>
    <w:rsid w:val="00375C86"/>
    <w:rsid w:val="003760D6"/>
    <w:rsid w:val="00376396"/>
    <w:rsid w:val="003765AC"/>
    <w:rsid w:val="00376628"/>
    <w:rsid w:val="00376C08"/>
    <w:rsid w:val="00376F62"/>
    <w:rsid w:val="003775E9"/>
    <w:rsid w:val="00380235"/>
    <w:rsid w:val="00380B26"/>
    <w:rsid w:val="00382420"/>
    <w:rsid w:val="00382D1E"/>
    <w:rsid w:val="00382E7B"/>
    <w:rsid w:val="00382F4B"/>
    <w:rsid w:val="00383842"/>
    <w:rsid w:val="003838D0"/>
    <w:rsid w:val="00383AF8"/>
    <w:rsid w:val="00383E3A"/>
    <w:rsid w:val="003847C4"/>
    <w:rsid w:val="00385100"/>
    <w:rsid w:val="003857FB"/>
    <w:rsid w:val="00386475"/>
    <w:rsid w:val="00386F14"/>
    <w:rsid w:val="003870AF"/>
    <w:rsid w:val="00387CF0"/>
    <w:rsid w:val="00390B5F"/>
    <w:rsid w:val="00390CDA"/>
    <w:rsid w:val="00390E95"/>
    <w:rsid w:val="00390F34"/>
    <w:rsid w:val="00390F3A"/>
    <w:rsid w:val="0039112A"/>
    <w:rsid w:val="00391D22"/>
    <w:rsid w:val="00391FAA"/>
    <w:rsid w:val="003927A1"/>
    <w:rsid w:val="003928F2"/>
    <w:rsid w:val="00392FAF"/>
    <w:rsid w:val="0039312D"/>
    <w:rsid w:val="003949DC"/>
    <w:rsid w:val="00395DF8"/>
    <w:rsid w:val="0039648E"/>
    <w:rsid w:val="003968A9"/>
    <w:rsid w:val="00396B1E"/>
    <w:rsid w:val="003A0011"/>
    <w:rsid w:val="003A06B5"/>
    <w:rsid w:val="003A0C79"/>
    <w:rsid w:val="003A14A3"/>
    <w:rsid w:val="003A1F60"/>
    <w:rsid w:val="003A21C9"/>
    <w:rsid w:val="003A22AA"/>
    <w:rsid w:val="003A2571"/>
    <w:rsid w:val="003A2C5C"/>
    <w:rsid w:val="003A302D"/>
    <w:rsid w:val="003A4226"/>
    <w:rsid w:val="003A4391"/>
    <w:rsid w:val="003A4B49"/>
    <w:rsid w:val="003A52BA"/>
    <w:rsid w:val="003A5E1A"/>
    <w:rsid w:val="003A5E90"/>
    <w:rsid w:val="003A66CB"/>
    <w:rsid w:val="003A69BD"/>
    <w:rsid w:val="003A6D94"/>
    <w:rsid w:val="003A71E0"/>
    <w:rsid w:val="003A71F0"/>
    <w:rsid w:val="003B04DB"/>
    <w:rsid w:val="003B1376"/>
    <w:rsid w:val="003B1626"/>
    <w:rsid w:val="003B1FB4"/>
    <w:rsid w:val="003B220E"/>
    <w:rsid w:val="003B24AA"/>
    <w:rsid w:val="003B2BFE"/>
    <w:rsid w:val="003B2C95"/>
    <w:rsid w:val="003B2D29"/>
    <w:rsid w:val="003B3718"/>
    <w:rsid w:val="003B393C"/>
    <w:rsid w:val="003B509B"/>
    <w:rsid w:val="003B69BE"/>
    <w:rsid w:val="003B6AD7"/>
    <w:rsid w:val="003B6AE9"/>
    <w:rsid w:val="003B6C32"/>
    <w:rsid w:val="003B6CCC"/>
    <w:rsid w:val="003B6DD8"/>
    <w:rsid w:val="003B6EF7"/>
    <w:rsid w:val="003B6FBC"/>
    <w:rsid w:val="003B745C"/>
    <w:rsid w:val="003B76C1"/>
    <w:rsid w:val="003B7720"/>
    <w:rsid w:val="003B79D5"/>
    <w:rsid w:val="003C04E2"/>
    <w:rsid w:val="003C099A"/>
    <w:rsid w:val="003C0D7E"/>
    <w:rsid w:val="003C10FA"/>
    <w:rsid w:val="003C1C7C"/>
    <w:rsid w:val="003C1F4D"/>
    <w:rsid w:val="003C2853"/>
    <w:rsid w:val="003C2990"/>
    <w:rsid w:val="003C29D8"/>
    <w:rsid w:val="003C4142"/>
    <w:rsid w:val="003C414F"/>
    <w:rsid w:val="003C455F"/>
    <w:rsid w:val="003C4560"/>
    <w:rsid w:val="003C4B76"/>
    <w:rsid w:val="003C4C45"/>
    <w:rsid w:val="003C5F30"/>
    <w:rsid w:val="003C6661"/>
    <w:rsid w:val="003C66BF"/>
    <w:rsid w:val="003C70B0"/>
    <w:rsid w:val="003C767B"/>
    <w:rsid w:val="003C7756"/>
    <w:rsid w:val="003C7D2D"/>
    <w:rsid w:val="003C7FB9"/>
    <w:rsid w:val="003D0110"/>
    <w:rsid w:val="003D0BF1"/>
    <w:rsid w:val="003D0F34"/>
    <w:rsid w:val="003D12CE"/>
    <w:rsid w:val="003D161A"/>
    <w:rsid w:val="003D19E9"/>
    <w:rsid w:val="003D1E95"/>
    <w:rsid w:val="003D20DF"/>
    <w:rsid w:val="003D2894"/>
    <w:rsid w:val="003D2FDF"/>
    <w:rsid w:val="003D31A4"/>
    <w:rsid w:val="003D35E4"/>
    <w:rsid w:val="003D3800"/>
    <w:rsid w:val="003D3AA4"/>
    <w:rsid w:val="003D46F7"/>
    <w:rsid w:val="003D4791"/>
    <w:rsid w:val="003D522F"/>
    <w:rsid w:val="003D5E82"/>
    <w:rsid w:val="003D6377"/>
    <w:rsid w:val="003D639A"/>
    <w:rsid w:val="003D656B"/>
    <w:rsid w:val="003D665A"/>
    <w:rsid w:val="003D68D3"/>
    <w:rsid w:val="003D71C2"/>
    <w:rsid w:val="003D722B"/>
    <w:rsid w:val="003D73BB"/>
    <w:rsid w:val="003D74E1"/>
    <w:rsid w:val="003D760E"/>
    <w:rsid w:val="003D7F83"/>
    <w:rsid w:val="003E14FE"/>
    <w:rsid w:val="003E1819"/>
    <w:rsid w:val="003E1B24"/>
    <w:rsid w:val="003E26B6"/>
    <w:rsid w:val="003E3676"/>
    <w:rsid w:val="003E3AD8"/>
    <w:rsid w:val="003E47B9"/>
    <w:rsid w:val="003E490C"/>
    <w:rsid w:val="003E49B4"/>
    <w:rsid w:val="003E57CE"/>
    <w:rsid w:val="003E5D9C"/>
    <w:rsid w:val="003E6255"/>
    <w:rsid w:val="003E638A"/>
    <w:rsid w:val="003E64D6"/>
    <w:rsid w:val="003E65A5"/>
    <w:rsid w:val="003E7787"/>
    <w:rsid w:val="003E7AC1"/>
    <w:rsid w:val="003F06B1"/>
    <w:rsid w:val="003F0E1F"/>
    <w:rsid w:val="003F0FF3"/>
    <w:rsid w:val="003F1120"/>
    <w:rsid w:val="003F1253"/>
    <w:rsid w:val="003F181C"/>
    <w:rsid w:val="003F22F4"/>
    <w:rsid w:val="003F291B"/>
    <w:rsid w:val="003F2FC0"/>
    <w:rsid w:val="003F3768"/>
    <w:rsid w:val="003F4CA5"/>
    <w:rsid w:val="003F4F83"/>
    <w:rsid w:val="003F57C4"/>
    <w:rsid w:val="003F5B60"/>
    <w:rsid w:val="003F7B19"/>
    <w:rsid w:val="003F7FA3"/>
    <w:rsid w:val="00400382"/>
    <w:rsid w:val="00400971"/>
    <w:rsid w:val="00400A45"/>
    <w:rsid w:val="00400FFF"/>
    <w:rsid w:val="00401A64"/>
    <w:rsid w:val="00402124"/>
    <w:rsid w:val="00402563"/>
    <w:rsid w:val="00402655"/>
    <w:rsid w:val="00402918"/>
    <w:rsid w:val="00402B16"/>
    <w:rsid w:val="0040334F"/>
    <w:rsid w:val="00403382"/>
    <w:rsid w:val="00403658"/>
    <w:rsid w:val="00403C75"/>
    <w:rsid w:val="00403FA4"/>
    <w:rsid w:val="00403FE5"/>
    <w:rsid w:val="00404449"/>
    <w:rsid w:val="00405050"/>
    <w:rsid w:val="00405BD1"/>
    <w:rsid w:val="004060B7"/>
    <w:rsid w:val="0040641D"/>
    <w:rsid w:val="00406598"/>
    <w:rsid w:val="00406944"/>
    <w:rsid w:val="004069BD"/>
    <w:rsid w:val="0040728F"/>
    <w:rsid w:val="00407850"/>
    <w:rsid w:val="004079D1"/>
    <w:rsid w:val="00407CF8"/>
    <w:rsid w:val="004100CB"/>
    <w:rsid w:val="004100F9"/>
    <w:rsid w:val="00410279"/>
    <w:rsid w:val="004106A4"/>
    <w:rsid w:val="00410736"/>
    <w:rsid w:val="0041092A"/>
    <w:rsid w:val="00410B54"/>
    <w:rsid w:val="004114B9"/>
    <w:rsid w:val="00411F5E"/>
    <w:rsid w:val="0041246C"/>
    <w:rsid w:val="004125CE"/>
    <w:rsid w:val="00412D06"/>
    <w:rsid w:val="004130A7"/>
    <w:rsid w:val="004130FD"/>
    <w:rsid w:val="004131A7"/>
    <w:rsid w:val="00413FD3"/>
    <w:rsid w:val="00414283"/>
    <w:rsid w:val="00414622"/>
    <w:rsid w:val="00414A70"/>
    <w:rsid w:val="00414A77"/>
    <w:rsid w:val="004160E2"/>
    <w:rsid w:val="0041639C"/>
    <w:rsid w:val="00416817"/>
    <w:rsid w:val="00416913"/>
    <w:rsid w:val="00416C1B"/>
    <w:rsid w:val="00416F5A"/>
    <w:rsid w:val="00417665"/>
    <w:rsid w:val="0041795E"/>
    <w:rsid w:val="00417A1F"/>
    <w:rsid w:val="00420471"/>
    <w:rsid w:val="004205BE"/>
    <w:rsid w:val="00420CCE"/>
    <w:rsid w:val="00420E8B"/>
    <w:rsid w:val="00420EB5"/>
    <w:rsid w:val="00421551"/>
    <w:rsid w:val="0042195B"/>
    <w:rsid w:val="00421B03"/>
    <w:rsid w:val="00421F9D"/>
    <w:rsid w:val="0042206F"/>
    <w:rsid w:val="0042242F"/>
    <w:rsid w:val="00422AB1"/>
    <w:rsid w:val="00423546"/>
    <w:rsid w:val="00423F25"/>
    <w:rsid w:val="0042461E"/>
    <w:rsid w:val="00424BFA"/>
    <w:rsid w:val="00425863"/>
    <w:rsid w:val="00426893"/>
    <w:rsid w:val="00426925"/>
    <w:rsid w:val="00426F9F"/>
    <w:rsid w:val="004273C9"/>
    <w:rsid w:val="004273E7"/>
    <w:rsid w:val="00427750"/>
    <w:rsid w:val="00427764"/>
    <w:rsid w:val="00427B46"/>
    <w:rsid w:val="00427C95"/>
    <w:rsid w:val="00427EFF"/>
    <w:rsid w:val="00430A06"/>
    <w:rsid w:val="0043154D"/>
    <w:rsid w:val="004315F2"/>
    <w:rsid w:val="0043169F"/>
    <w:rsid w:val="004318E3"/>
    <w:rsid w:val="00431C02"/>
    <w:rsid w:val="00431FF4"/>
    <w:rsid w:val="004320D0"/>
    <w:rsid w:val="0043210C"/>
    <w:rsid w:val="0043220A"/>
    <w:rsid w:val="0043276E"/>
    <w:rsid w:val="004334D7"/>
    <w:rsid w:val="004338C4"/>
    <w:rsid w:val="004338D2"/>
    <w:rsid w:val="00433A1D"/>
    <w:rsid w:val="00433DFB"/>
    <w:rsid w:val="00434132"/>
    <w:rsid w:val="00434F89"/>
    <w:rsid w:val="004351AD"/>
    <w:rsid w:val="004352C1"/>
    <w:rsid w:val="0043533B"/>
    <w:rsid w:val="00435752"/>
    <w:rsid w:val="004358EB"/>
    <w:rsid w:val="004362F1"/>
    <w:rsid w:val="0043657F"/>
    <w:rsid w:val="00436AE5"/>
    <w:rsid w:val="00437F34"/>
    <w:rsid w:val="0044014C"/>
    <w:rsid w:val="00440259"/>
    <w:rsid w:val="00440D64"/>
    <w:rsid w:val="00440E54"/>
    <w:rsid w:val="00441056"/>
    <w:rsid w:val="00441349"/>
    <w:rsid w:val="00441388"/>
    <w:rsid w:val="004417ED"/>
    <w:rsid w:val="00441C4B"/>
    <w:rsid w:val="00441D00"/>
    <w:rsid w:val="00442722"/>
    <w:rsid w:val="00443E8C"/>
    <w:rsid w:val="00444DE7"/>
    <w:rsid w:val="00444EF8"/>
    <w:rsid w:val="004456A2"/>
    <w:rsid w:val="00446122"/>
    <w:rsid w:val="004466A1"/>
    <w:rsid w:val="0044728E"/>
    <w:rsid w:val="00447765"/>
    <w:rsid w:val="00447843"/>
    <w:rsid w:val="004478A2"/>
    <w:rsid w:val="00447A40"/>
    <w:rsid w:val="00447E0E"/>
    <w:rsid w:val="004501BC"/>
    <w:rsid w:val="00450A0B"/>
    <w:rsid w:val="004513AD"/>
    <w:rsid w:val="0045166A"/>
    <w:rsid w:val="00452FB0"/>
    <w:rsid w:val="004532C4"/>
    <w:rsid w:val="00453611"/>
    <w:rsid w:val="00453859"/>
    <w:rsid w:val="00453D15"/>
    <w:rsid w:val="00454CCA"/>
    <w:rsid w:val="00454E75"/>
    <w:rsid w:val="00454EA0"/>
    <w:rsid w:val="00454EFD"/>
    <w:rsid w:val="004550A0"/>
    <w:rsid w:val="004552FC"/>
    <w:rsid w:val="00455567"/>
    <w:rsid w:val="00455FD2"/>
    <w:rsid w:val="00456B99"/>
    <w:rsid w:val="00456D81"/>
    <w:rsid w:val="00456F86"/>
    <w:rsid w:val="0045799C"/>
    <w:rsid w:val="004608E9"/>
    <w:rsid w:val="00460D22"/>
    <w:rsid w:val="00460DA0"/>
    <w:rsid w:val="004610A4"/>
    <w:rsid w:val="00463AC1"/>
    <w:rsid w:val="00463D99"/>
    <w:rsid w:val="00463DCC"/>
    <w:rsid w:val="00464253"/>
    <w:rsid w:val="00465362"/>
    <w:rsid w:val="00465372"/>
    <w:rsid w:val="004653C2"/>
    <w:rsid w:val="004656CF"/>
    <w:rsid w:val="00465A21"/>
    <w:rsid w:val="00465CAE"/>
    <w:rsid w:val="00465DAC"/>
    <w:rsid w:val="0046693D"/>
    <w:rsid w:val="0046712C"/>
    <w:rsid w:val="00467234"/>
    <w:rsid w:val="00467AB4"/>
    <w:rsid w:val="00467EB3"/>
    <w:rsid w:val="004701CD"/>
    <w:rsid w:val="004703BE"/>
    <w:rsid w:val="00470AAC"/>
    <w:rsid w:val="004716C4"/>
    <w:rsid w:val="00471903"/>
    <w:rsid w:val="00471D68"/>
    <w:rsid w:val="004721FD"/>
    <w:rsid w:val="004722C2"/>
    <w:rsid w:val="00472694"/>
    <w:rsid w:val="0047361C"/>
    <w:rsid w:val="00473E75"/>
    <w:rsid w:val="00474095"/>
    <w:rsid w:val="0047497D"/>
    <w:rsid w:val="00474A43"/>
    <w:rsid w:val="00474AFB"/>
    <w:rsid w:val="004751E4"/>
    <w:rsid w:val="00475387"/>
    <w:rsid w:val="004755E4"/>
    <w:rsid w:val="004758F9"/>
    <w:rsid w:val="004759AE"/>
    <w:rsid w:val="00475A47"/>
    <w:rsid w:val="00475A90"/>
    <w:rsid w:val="00475B11"/>
    <w:rsid w:val="00475C4B"/>
    <w:rsid w:val="004768EF"/>
    <w:rsid w:val="00476A62"/>
    <w:rsid w:val="00476C75"/>
    <w:rsid w:val="00476F67"/>
    <w:rsid w:val="00477B60"/>
    <w:rsid w:val="00477C45"/>
    <w:rsid w:val="00477F8A"/>
    <w:rsid w:val="00477FB4"/>
    <w:rsid w:val="00480A43"/>
    <w:rsid w:val="0048105D"/>
    <w:rsid w:val="00481D6A"/>
    <w:rsid w:val="00481D8E"/>
    <w:rsid w:val="00481F0E"/>
    <w:rsid w:val="00482AA2"/>
    <w:rsid w:val="00482BCA"/>
    <w:rsid w:val="0048308B"/>
    <w:rsid w:val="004836AF"/>
    <w:rsid w:val="00484155"/>
    <w:rsid w:val="00484190"/>
    <w:rsid w:val="004848EC"/>
    <w:rsid w:val="00484E28"/>
    <w:rsid w:val="0048522F"/>
    <w:rsid w:val="0048598B"/>
    <w:rsid w:val="00486009"/>
    <w:rsid w:val="00486043"/>
    <w:rsid w:val="00486334"/>
    <w:rsid w:val="00486456"/>
    <w:rsid w:val="00486474"/>
    <w:rsid w:val="0048654D"/>
    <w:rsid w:val="0048655E"/>
    <w:rsid w:val="0048661E"/>
    <w:rsid w:val="00487081"/>
    <w:rsid w:val="00487C04"/>
    <w:rsid w:val="00487C9D"/>
    <w:rsid w:val="00490149"/>
    <w:rsid w:val="004902C7"/>
    <w:rsid w:val="004903A7"/>
    <w:rsid w:val="004915BA"/>
    <w:rsid w:val="0049163E"/>
    <w:rsid w:val="00491670"/>
    <w:rsid w:val="00492214"/>
    <w:rsid w:val="00492458"/>
    <w:rsid w:val="00492562"/>
    <w:rsid w:val="0049257B"/>
    <w:rsid w:val="0049364E"/>
    <w:rsid w:val="00494663"/>
    <w:rsid w:val="004946CC"/>
    <w:rsid w:val="00494786"/>
    <w:rsid w:val="00494C27"/>
    <w:rsid w:val="004950A6"/>
    <w:rsid w:val="00495B8E"/>
    <w:rsid w:val="004962EF"/>
    <w:rsid w:val="004965AA"/>
    <w:rsid w:val="00497066"/>
    <w:rsid w:val="0049707C"/>
    <w:rsid w:val="004A0587"/>
    <w:rsid w:val="004A0CA9"/>
    <w:rsid w:val="004A0D78"/>
    <w:rsid w:val="004A0EA1"/>
    <w:rsid w:val="004A10BE"/>
    <w:rsid w:val="004A1937"/>
    <w:rsid w:val="004A2581"/>
    <w:rsid w:val="004A271E"/>
    <w:rsid w:val="004A3242"/>
    <w:rsid w:val="004A3C7B"/>
    <w:rsid w:val="004A3C9A"/>
    <w:rsid w:val="004A3CF5"/>
    <w:rsid w:val="004A4E3B"/>
    <w:rsid w:val="004A55F7"/>
    <w:rsid w:val="004A5B52"/>
    <w:rsid w:val="004A6231"/>
    <w:rsid w:val="004A6543"/>
    <w:rsid w:val="004A6DFA"/>
    <w:rsid w:val="004A7019"/>
    <w:rsid w:val="004A765D"/>
    <w:rsid w:val="004A7732"/>
    <w:rsid w:val="004B02A1"/>
    <w:rsid w:val="004B0443"/>
    <w:rsid w:val="004B08C0"/>
    <w:rsid w:val="004B0BAC"/>
    <w:rsid w:val="004B0BDB"/>
    <w:rsid w:val="004B1343"/>
    <w:rsid w:val="004B1445"/>
    <w:rsid w:val="004B147B"/>
    <w:rsid w:val="004B19C5"/>
    <w:rsid w:val="004B19DD"/>
    <w:rsid w:val="004B1A76"/>
    <w:rsid w:val="004B1F2E"/>
    <w:rsid w:val="004B242A"/>
    <w:rsid w:val="004B256C"/>
    <w:rsid w:val="004B28BC"/>
    <w:rsid w:val="004B2F7A"/>
    <w:rsid w:val="004B30B0"/>
    <w:rsid w:val="004B3306"/>
    <w:rsid w:val="004B4221"/>
    <w:rsid w:val="004B4876"/>
    <w:rsid w:val="004B6063"/>
    <w:rsid w:val="004B687C"/>
    <w:rsid w:val="004B6B07"/>
    <w:rsid w:val="004B6EB2"/>
    <w:rsid w:val="004B7484"/>
    <w:rsid w:val="004B76C0"/>
    <w:rsid w:val="004B799B"/>
    <w:rsid w:val="004B7ED0"/>
    <w:rsid w:val="004C022A"/>
    <w:rsid w:val="004C03BB"/>
    <w:rsid w:val="004C088F"/>
    <w:rsid w:val="004C091B"/>
    <w:rsid w:val="004C0AFC"/>
    <w:rsid w:val="004C0C18"/>
    <w:rsid w:val="004C0EC4"/>
    <w:rsid w:val="004C1074"/>
    <w:rsid w:val="004C276E"/>
    <w:rsid w:val="004C2854"/>
    <w:rsid w:val="004C2A42"/>
    <w:rsid w:val="004C2E4B"/>
    <w:rsid w:val="004C34E0"/>
    <w:rsid w:val="004C3FD1"/>
    <w:rsid w:val="004C421A"/>
    <w:rsid w:val="004C4A47"/>
    <w:rsid w:val="004C4B6D"/>
    <w:rsid w:val="004C4E1D"/>
    <w:rsid w:val="004C5472"/>
    <w:rsid w:val="004C56C9"/>
    <w:rsid w:val="004C5AA7"/>
    <w:rsid w:val="004C5AF1"/>
    <w:rsid w:val="004C5B2B"/>
    <w:rsid w:val="004C64A6"/>
    <w:rsid w:val="004C6577"/>
    <w:rsid w:val="004C6EC5"/>
    <w:rsid w:val="004C7157"/>
    <w:rsid w:val="004C7163"/>
    <w:rsid w:val="004D0302"/>
    <w:rsid w:val="004D04A7"/>
    <w:rsid w:val="004D0643"/>
    <w:rsid w:val="004D0BFC"/>
    <w:rsid w:val="004D2713"/>
    <w:rsid w:val="004D29DB"/>
    <w:rsid w:val="004D2F20"/>
    <w:rsid w:val="004D304D"/>
    <w:rsid w:val="004D3148"/>
    <w:rsid w:val="004D3203"/>
    <w:rsid w:val="004D3497"/>
    <w:rsid w:val="004D39D1"/>
    <w:rsid w:val="004D3D0B"/>
    <w:rsid w:val="004D40BA"/>
    <w:rsid w:val="004D4525"/>
    <w:rsid w:val="004D458B"/>
    <w:rsid w:val="004D45E0"/>
    <w:rsid w:val="004D4876"/>
    <w:rsid w:val="004D48A3"/>
    <w:rsid w:val="004D5239"/>
    <w:rsid w:val="004D59C6"/>
    <w:rsid w:val="004D6010"/>
    <w:rsid w:val="004D6BFE"/>
    <w:rsid w:val="004D6E43"/>
    <w:rsid w:val="004D7088"/>
    <w:rsid w:val="004D7B02"/>
    <w:rsid w:val="004D7B06"/>
    <w:rsid w:val="004DEF87"/>
    <w:rsid w:val="004E036C"/>
    <w:rsid w:val="004E0457"/>
    <w:rsid w:val="004E0500"/>
    <w:rsid w:val="004E0D42"/>
    <w:rsid w:val="004E0F8B"/>
    <w:rsid w:val="004E1044"/>
    <w:rsid w:val="004E2287"/>
    <w:rsid w:val="004E233D"/>
    <w:rsid w:val="004E24C5"/>
    <w:rsid w:val="004E2578"/>
    <w:rsid w:val="004E29F2"/>
    <w:rsid w:val="004E397F"/>
    <w:rsid w:val="004E39AC"/>
    <w:rsid w:val="004E3A1A"/>
    <w:rsid w:val="004E3BC5"/>
    <w:rsid w:val="004E47F9"/>
    <w:rsid w:val="004E4D36"/>
    <w:rsid w:val="004E51C5"/>
    <w:rsid w:val="004E542D"/>
    <w:rsid w:val="004E5AEE"/>
    <w:rsid w:val="004E5DF5"/>
    <w:rsid w:val="004E74F9"/>
    <w:rsid w:val="004E7582"/>
    <w:rsid w:val="004E7F34"/>
    <w:rsid w:val="004F1884"/>
    <w:rsid w:val="004F2115"/>
    <w:rsid w:val="004F27D0"/>
    <w:rsid w:val="004F2EAD"/>
    <w:rsid w:val="004F4361"/>
    <w:rsid w:val="004F44A1"/>
    <w:rsid w:val="004F45BB"/>
    <w:rsid w:val="004F4E52"/>
    <w:rsid w:val="004F5433"/>
    <w:rsid w:val="004F5674"/>
    <w:rsid w:val="004F5D75"/>
    <w:rsid w:val="004F5DDF"/>
    <w:rsid w:val="004F5EDC"/>
    <w:rsid w:val="004F6F83"/>
    <w:rsid w:val="004F710E"/>
    <w:rsid w:val="004F76C2"/>
    <w:rsid w:val="004F776F"/>
    <w:rsid w:val="004F792B"/>
    <w:rsid w:val="004F7980"/>
    <w:rsid w:val="004F7FF9"/>
    <w:rsid w:val="00500A25"/>
    <w:rsid w:val="0050158C"/>
    <w:rsid w:val="005017BD"/>
    <w:rsid w:val="0050205E"/>
    <w:rsid w:val="005029E3"/>
    <w:rsid w:val="00502EB9"/>
    <w:rsid w:val="00502EED"/>
    <w:rsid w:val="00502F38"/>
    <w:rsid w:val="00502FF0"/>
    <w:rsid w:val="00503132"/>
    <w:rsid w:val="0050333D"/>
    <w:rsid w:val="005034CD"/>
    <w:rsid w:val="00503596"/>
    <w:rsid w:val="00505771"/>
    <w:rsid w:val="00506204"/>
    <w:rsid w:val="005062D5"/>
    <w:rsid w:val="0050638E"/>
    <w:rsid w:val="00507187"/>
    <w:rsid w:val="005100BC"/>
    <w:rsid w:val="005101AD"/>
    <w:rsid w:val="0051174C"/>
    <w:rsid w:val="0051206D"/>
    <w:rsid w:val="0051222E"/>
    <w:rsid w:val="00512EC7"/>
    <w:rsid w:val="00513293"/>
    <w:rsid w:val="005132C7"/>
    <w:rsid w:val="00513818"/>
    <w:rsid w:val="005141A1"/>
    <w:rsid w:val="00514F77"/>
    <w:rsid w:val="005152BD"/>
    <w:rsid w:val="00515AB2"/>
    <w:rsid w:val="00515D6C"/>
    <w:rsid w:val="00515F5F"/>
    <w:rsid w:val="0051611A"/>
    <w:rsid w:val="005167DF"/>
    <w:rsid w:val="00516840"/>
    <w:rsid w:val="00516AB4"/>
    <w:rsid w:val="00517838"/>
    <w:rsid w:val="00517A44"/>
    <w:rsid w:val="00517C62"/>
    <w:rsid w:val="00517CFD"/>
    <w:rsid w:val="00517E14"/>
    <w:rsid w:val="00521857"/>
    <w:rsid w:val="005221C9"/>
    <w:rsid w:val="00522635"/>
    <w:rsid w:val="00522714"/>
    <w:rsid w:val="00522EB9"/>
    <w:rsid w:val="0052362D"/>
    <w:rsid w:val="0052459B"/>
    <w:rsid w:val="00524D06"/>
    <w:rsid w:val="00525317"/>
    <w:rsid w:val="0052541C"/>
    <w:rsid w:val="005256FC"/>
    <w:rsid w:val="0052585D"/>
    <w:rsid w:val="00525B20"/>
    <w:rsid w:val="00526690"/>
    <w:rsid w:val="00526BFB"/>
    <w:rsid w:val="0052708F"/>
    <w:rsid w:val="0052757E"/>
    <w:rsid w:val="00527C7D"/>
    <w:rsid w:val="0052B493"/>
    <w:rsid w:val="0052D969"/>
    <w:rsid w:val="005304F7"/>
    <w:rsid w:val="0053070E"/>
    <w:rsid w:val="005307D6"/>
    <w:rsid w:val="00530F37"/>
    <w:rsid w:val="00531475"/>
    <w:rsid w:val="00531521"/>
    <w:rsid w:val="0053168A"/>
    <w:rsid w:val="00531AA0"/>
    <w:rsid w:val="0053260D"/>
    <w:rsid w:val="00532A62"/>
    <w:rsid w:val="00532B0C"/>
    <w:rsid w:val="00532B14"/>
    <w:rsid w:val="00532FF0"/>
    <w:rsid w:val="00533266"/>
    <w:rsid w:val="005338F2"/>
    <w:rsid w:val="0053401A"/>
    <w:rsid w:val="0053408F"/>
    <w:rsid w:val="0053418F"/>
    <w:rsid w:val="00535342"/>
    <w:rsid w:val="00535990"/>
    <w:rsid w:val="00536354"/>
    <w:rsid w:val="00536463"/>
    <w:rsid w:val="0053669C"/>
    <w:rsid w:val="00536CA9"/>
    <w:rsid w:val="00536F0A"/>
    <w:rsid w:val="00537251"/>
    <w:rsid w:val="00540650"/>
    <w:rsid w:val="00540943"/>
    <w:rsid w:val="00540B2F"/>
    <w:rsid w:val="00540C8B"/>
    <w:rsid w:val="00541650"/>
    <w:rsid w:val="00541C40"/>
    <w:rsid w:val="00541E2E"/>
    <w:rsid w:val="00541F97"/>
    <w:rsid w:val="0054214F"/>
    <w:rsid w:val="0054268A"/>
    <w:rsid w:val="005429A7"/>
    <w:rsid w:val="00542B07"/>
    <w:rsid w:val="005431A4"/>
    <w:rsid w:val="00544705"/>
    <w:rsid w:val="00544714"/>
    <w:rsid w:val="00544A2C"/>
    <w:rsid w:val="0054544E"/>
    <w:rsid w:val="00545D8E"/>
    <w:rsid w:val="00545EE6"/>
    <w:rsid w:val="00546088"/>
    <w:rsid w:val="00546556"/>
    <w:rsid w:val="005468A2"/>
    <w:rsid w:val="00546CD4"/>
    <w:rsid w:val="00547C5C"/>
    <w:rsid w:val="00547CAF"/>
    <w:rsid w:val="0055023E"/>
    <w:rsid w:val="0055099F"/>
    <w:rsid w:val="005509DE"/>
    <w:rsid w:val="00550CB4"/>
    <w:rsid w:val="00551C5E"/>
    <w:rsid w:val="00551D5E"/>
    <w:rsid w:val="00551E35"/>
    <w:rsid w:val="005523F8"/>
    <w:rsid w:val="005529FA"/>
    <w:rsid w:val="00552A3F"/>
    <w:rsid w:val="00552D62"/>
    <w:rsid w:val="00552E51"/>
    <w:rsid w:val="00553D43"/>
    <w:rsid w:val="00554185"/>
    <w:rsid w:val="00555376"/>
    <w:rsid w:val="005555A3"/>
    <w:rsid w:val="00556277"/>
    <w:rsid w:val="00556311"/>
    <w:rsid w:val="005569C8"/>
    <w:rsid w:val="0055755F"/>
    <w:rsid w:val="00557EC0"/>
    <w:rsid w:val="00560E0E"/>
    <w:rsid w:val="00560F92"/>
    <w:rsid w:val="0056106B"/>
    <w:rsid w:val="005612B0"/>
    <w:rsid w:val="005613A1"/>
    <w:rsid w:val="005614DC"/>
    <w:rsid w:val="00561888"/>
    <w:rsid w:val="00563213"/>
    <w:rsid w:val="00563967"/>
    <w:rsid w:val="00563E7C"/>
    <w:rsid w:val="00563F04"/>
    <w:rsid w:val="00564A48"/>
    <w:rsid w:val="00564FE5"/>
    <w:rsid w:val="005650A3"/>
    <w:rsid w:val="0056517D"/>
    <w:rsid w:val="00565B98"/>
    <w:rsid w:val="00565BCE"/>
    <w:rsid w:val="00565F57"/>
    <w:rsid w:val="00566019"/>
    <w:rsid w:val="0056715D"/>
    <w:rsid w:val="00567598"/>
    <w:rsid w:val="00567D2A"/>
    <w:rsid w:val="00567E4E"/>
    <w:rsid w:val="00567E67"/>
    <w:rsid w:val="0056C450"/>
    <w:rsid w:val="00570346"/>
    <w:rsid w:val="00570389"/>
    <w:rsid w:val="00570417"/>
    <w:rsid w:val="0057054F"/>
    <w:rsid w:val="00570DD3"/>
    <w:rsid w:val="005714D0"/>
    <w:rsid w:val="00572724"/>
    <w:rsid w:val="005727D7"/>
    <w:rsid w:val="0057280C"/>
    <w:rsid w:val="005729D2"/>
    <w:rsid w:val="00572C64"/>
    <w:rsid w:val="00572D2D"/>
    <w:rsid w:val="0057339F"/>
    <w:rsid w:val="00573688"/>
    <w:rsid w:val="00573E27"/>
    <w:rsid w:val="005740D5"/>
    <w:rsid w:val="00574C0C"/>
    <w:rsid w:val="00575A75"/>
    <w:rsid w:val="00575BDF"/>
    <w:rsid w:val="0057601B"/>
    <w:rsid w:val="00576B2A"/>
    <w:rsid w:val="00576C21"/>
    <w:rsid w:val="00577065"/>
    <w:rsid w:val="00577504"/>
    <w:rsid w:val="005778B0"/>
    <w:rsid w:val="00577A21"/>
    <w:rsid w:val="00580020"/>
    <w:rsid w:val="00580F15"/>
    <w:rsid w:val="0058187A"/>
    <w:rsid w:val="00581B4B"/>
    <w:rsid w:val="00581F95"/>
    <w:rsid w:val="005821AD"/>
    <w:rsid w:val="00582CE6"/>
    <w:rsid w:val="00584183"/>
    <w:rsid w:val="00584469"/>
    <w:rsid w:val="00584749"/>
    <w:rsid w:val="00584D5E"/>
    <w:rsid w:val="00584F15"/>
    <w:rsid w:val="00585094"/>
    <w:rsid w:val="00585D2B"/>
    <w:rsid w:val="00586E1E"/>
    <w:rsid w:val="005870FC"/>
    <w:rsid w:val="00587EF0"/>
    <w:rsid w:val="00587F5B"/>
    <w:rsid w:val="005904A7"/>
    <w:rsid w:val="00590868"/>
    <w:rsid w:val="00591123"/>
    <w:rsid w:val="00591125"/>
    <w:rsid w:val="005925DA"/>
    <w:rsid w:val="00592733"/>
    <w:rsid w:val="00592EE0"/>
    <w:rsid w:val="0059344A"/>
    <w:rsid w:val="005934A8"/>
    <w:rsid w:val="00594700"/>
    <w:rsid w:val="00594A4D"/>
    <w:rsid w:val="00595143"/>
    <w:rsid w:val="005957D8"/>
    <w:rsid w:val="005964BA"/>
    <w:rsid w:val="005966C9"/>
    <w:rsid w:val="00596D6E"/>
    <w:rsid w:val="00597502"/>
    <w:rsid w:val="00597758"/>
    <w:rsid w:val="005A01C6"/>
    <w:rsid w:val="005A06D9"/>
    <w:rsid w:val="005A0705"/>
    <w:rsid w:val="005A08B1"/>
    <w:rsid w:val="005A2305"/>
    <w:rsid w:val="005A2BFF"/>
    <w:rsid w:val="005A2CDB"/>
    <w:rsid w:val="005A2D59"/>
    <w:rsid w:val="005A34E4"/>
    <w:rsid w:val="005A3C34"/>
    <w:rsid w:val="005A3CA6"/>
    <w:rsid w:val="005A410F"/>
    <w:rsid w:val="005A451C"/>
    <w:rsid w:val="005A689D"/>
    <w:rsid w:val="005A6CE7"/>
    <w:rsid w:val="005A709C"/>
    <w:rsid w:val="005A71F6"/>
    <w:rsid w:val="005A7343"/>
    <w:rsid w:val="005A75D1"/>
    <w:rsid w:val="005A7844"/>
    <w:rsid w:val="005B05EC"/>
    <w:rsid w:val="005B064E"/>
    <w:rsid w:val="005B092E"/>
    <w:rsid w:val="005B0964"/>
    <w:rsid w:val="005B09E0"/>
    <w:rsid w:val="005B0BF3"/>
    <w:rsid w:val="005B1976"/>
    <w:rsid w:val="005B1D5F"/>
    <w:rsid w:val="005B2049"/>
    <w:rsid w:val="005B2905"/>
    <w:rsid w:val="005B2C08"/>
    <w:rsid w:val="005B35B5"/>
    <w:rsid w:val="005B3B9A"/>
    <w:rsid w:val="005B4028"/>
    <w:rsid w:val="005B4AFD"/>
    <w:rsid w:val="005B5400"/>
    <w:rsid w:val="005B5688"/>
    <w:rsid w:val="005B6A2A"/>
    <w:rsid w:val="005B7237"/>
    <w:rsid w:val="005B7281"/>
    <w:rsid w:val="005B744A"/>
    <w:rsid w:val="005B7AEA"/>
    <w:rsid w:val="005B7EAD"/>
    <w:rsid w:val="005B7EDF"/>
    <w:rsid w:val="005C033C"/>
    <w:rsid w:val="005C042B"/>
    <w:rsid w:val="005C0826"/>
    <w:rsid w:val="005C085A"/>
    <w:rsid w:val="005C0AE9"/>
    <w:rsid w:val="005C0FE9"/>
    <w:rsid w:val="005C1245"/>
    <w:rsid w:val="005C1BE9"/>
    <w:rsid w:val="005C1C40"/>
    <w:rsid w:val="005C1C43"/>
    <w:rsid w:val="005C2061"/>
    <w:rsid w:val="005C250E"/>
    <w:rsid w:val="005C2805"/>
    <w:rsid w:val="005C3280"/>
    <w:rsid w:val="005C37E3"/>
    <w:rsid w:val="005C42D3"/>
    <w:rsid w:val="005C4510"/>
    <w:rsid w:val="005C4A57"/>
    <w:rsid w:val="005C4F6B"/>
    <w:rsid w:val="005C4FB3"/>
    <w:rsid w:val="005C51D8"/>
    <w:rsid w:val="005C5BD0"/>
    <w:rsid w:val="005C6083"/>
    <w:rsid w:val="005C6397"/>
    <w:rsid w:val="005C6CD8"/>
    <w:rsid w:val="005C732D"/>
    <w:rsid w:val="005C734E"/>
    <w:rsid w:val="005D04CA"/>
    <w:rsid w:val="005D054D"/>
    <w:rsid w:val="005D0CFE"/>
    <w:rsid w:val="005D11F7"/>
    <w:rsid w:val="005D11FD"/>
    <w:rsid w:val="005D1295"/>
    <w:rsid w:val="005D19C9"/>
    <w:rsid w:val="005D2180"/>
    <w:rsid w:val="005D3916"/>
    <w:rsid w:val="005D41B7"/>
    <w:rsid w:val="005D4486"/>
    <w:rsid w:val="005D474E"/>
    <w:rsid w:val="005D503E"/>
    <w:rsid w:val="005D5625"/>
    <w:rsid w:val="005D5B87"/>
    <w:rsid w:val="005D6924"/>
    <w:rsid w:val="005D693F"/>
    <w:rsid w:val="005D6E05"/>
    <w:rsid w:val="005D7675"/>
    <w:rsid w:val="005D7A6B"/>
    <w:rsid w:val="005D7BB1"/>
    <w:rsid w:val="005E0605"/>
    <w:rsid w:val="005E0855"/>
    <w:rsid w:val="005E1186"/>
    <w:rsid w:val="005E1389"/>
    <w:rsid w:val="005E2368"/>
    <w:rsid w:val="005E282A"/>
    <w:rsid w:val="005E2BE6"/>
    <w:rsid w:val="005E2DE1"/>
    <w:rsid w:val="005E33CF"/>
    <w:rsid w:val="005E384E"/>
    <w:rsid w:val="005E39F4"/>
    <w:rsid w:val="005E493A"/>
    <w:rsid w:val="005E4B96"/>
    <w:rsid w:val="005E4BF6"/>
    <w:rsid w:val="005E5858"/>
    <w:rsid w:val="005E5ABD"/>
    <w:rsid w:val="005E6277"/>
    <w:rsid w:val="005E6A68"/>
    <w:rsid w:val="005E6BB4"/>
    <w:rsid w:val="005E70B7"/>
    <w:rsid w:val="005E71B3"/>
    <w:rsid w:val="005E7D84"/>
    <w:rsid w:val="005E7DD0"/>
    <w:rsid w:val="005E7FF7"/>
    <w:rsid w:val="005F1665"/>
    <w:rsid w:val="005F1C80"/>
    <w:rsid w:val="005F1EC9"/>
    <w:rsid w:val="005F236D"/>
    <w:rsid w:val="005F271B"/>
    <w:rsid w:val="005F2978"/>
    <w:rsid w:val="005F2A25"/>
    <w:rsid w:val="005F2A8C"/>
    <w:rsid w:val="005F310B"/>
    <w:rsid w:val="005F323D"/>
    <w:rsid w:val="005F32AC"/>
    <w:rsid w:val="005F34CC"/>
    <w:rsid w:val="005F3725"/>
    <w:rsid w:val="005F3B94"/>
    <w:rsid w:val="005F5045"/>
    <w:rsid w:val="005F59EA"/>
    <w:rsid w:val="005F5EB4"/>
    <w:rsid w:val="005F6006"/>
    <w:rsid w:val="005F6145"/>
    <w:rsid w:val="005F656C"/>
    <w:rsid w:val="005F686C"/>
    <w:rsid w:val="005F6E24"/>
    <w:rsid w:val="005F6F35"/>
    <w:rsid w:val="005F7122"/>
    <w:rsid w:val="005F79C3"/>
    <w:rsid w:val="005F7BBF"/>
    <w:rsid w:val="005F7FF8"/>
    <w:rsid w:val="00600AF9"/>
    <w:rsid w:val="00601F5D"/>
    <w:rsid w:val="00601FC7"/>
    <w:rsid w:val="006021CA"/>
    <w:rsid w:val="006024AF"/>
    <w:rsid w:val="0060263E"/>
    <w:rsid w:val="0060289F"/>
    <w:rsid w:val="00602C7F"/>
    <w:rsid w:val="00602DD6"/>
    <w:rsid w:val="00603348"/>
    <w:rsid w:val="006035F6"/>
    <w:rsid w:val="00603F74"/>
    <w:rsid w:val="00604322"/>
    <w:rsid w:val="0060433D"/>
    <w:rsid w:val="00604473"/>
    <w:rsid w:val="00604A00"/>
    <w:rsid w:val="006055D2"/>
    <w:rsid w:val="006059E8"/>
    <w:rsid w:val="00605BAD"/>
    <w:rsid w:val="00605C58"/>
    <w:rsid w:val="00605DB4"/>
    <w:rsid w:val="00606011"/>
    <w:rsid w:val="006062A6"/>
    <w:rsid w:val="00607C90"/>
    <w:rsid w:val="0061023A"/>
    <w:rsid w:val="00610D49"/>
    <w:rsid w:val="00610D58"/>
    <w:rsid w:val="00610E9C"/>
    <w:rsid w:val="00610F52"/>
    <w:rsid w:val="00612708"/>
    <w:rsid w:val="00612A8D"/>
    <w:rsid w:val="0061300A"/>
    <w:rsid w:val="00613831"/>
    <w:rsid w:val="00613861"/>
    <w:rsid w:val="00613E45"/>
    <w:rsid w:val="00614503"/>
    <w:rsid w:val="00614AB5"/>
    <w:rsid w:val="0061597C"/>
    <w:rsid w:val="006162D0"/>
    <w:rsid w:val="00616519"/>
    <w:rsid w:val="006166AB"/>
    <w:rsid w:val="00616E5D"/>
    <w:rsid w:val="00616EDF"/>
    <w:rsid w:val="0061790B"/>
    <w:rsid w:val="00620BA4"/>
    <w:rsid w:val="006213C3"/>
    <w:rsid w:val="00621491"/>
    <w:rsid w:val="006214D9"/>
    <w:rsid w:val="00622A9F"/>
    <w:rsid w:val="00622CAE"/>
    <w:rsid w:val="00622EEA"/>
    <w:rsid w:val="00623843"/>
    <w:rsid w:val="00623E7A"/>
    <w:rsid w:val="00623F52"/>
    <w:rsid w:val="00624280"/>
    <w:rsid w:val="0062482A"/>
    <w:rsid w:val="00624FE9"/>
    <w:rsid w:val="00625551"/>
    <w:rsid w:val="0062647A"/>
    <w:rsid w:val="006265E5"/>
    <w:rsid w:val="00626846"/>
    <w:rsid w:val="00626F06"/>
    <w:rsid w:val="00627283"/>
    <w:rsid w:val="00627931"/>
    <w:rsid w:val="006279C7"/>
    <w:rsid w:val="00627AD9"/>
    <w:rsid w:val="00627F15"/>
    <w:rsid w:val="00630093"/>
    <w:rsid w:val="006303F6"/>
    <w:rsid w:val="00631659"/>
    <w:rsid w:val="00631952"/>
    <w:rsid w:val="00632220"/>
    <w:rsid w:val="00632231"/>
    <w:rsid w:val="00632492"/>
    <w:rsid w:val="00633908"/>
    <w:rsid w:val="0063394D"/>
    <w:rsid w:val="006339C2"/>
    <w:rsid w:val="00633A46"/>
    <w:rsid w:val="00633FCC"/>
    <w:rsid w:val="00634677"/>
    <w:rsid w:val="00635BA9"/>
    <w:rsid w:val="006365A4"/>
    <w:rsid w:val="0063683D"/>
    <w:rsid w:val="00636997"/>
    <w:rsid w:val="006372DB"/>
    <w:rsid w:val="006372FE"/>
    <w:rsid w:val="00637597"/>
    <w:rsid w:val="006379EE"/>
    <w:rsid w:val="00637E6F"/>
    <w:rsid w:val="00637E8B"/>
    <w:rsid w:val="00640AC2"/>
    <w:rsid w:val="00641606"/>
    <w:rsid w:val="00641F14"/>
    <w:rsid w:val="00642033"/>
    <w:rsid w:val="00642F06"/>
    <w:rsid w:val="00642FE4"/>
    <w:rsid w:val="006430FD"/>
    <w:rsid w:val="00643393"/>
    <w:rsid w:val="006435FF"/>
    <w:rsid w:val="00643778"/>
    <w:rsid w:val="00643847"/>
    <w:rsid w:val="00643930"/>
    <w:rsid w:val="0064401A"/>
    <w:rsid w:val="0064522F"/>
    <w:rsid w:val="00646BD3"/>
    <w:rsid w:val="00647E4A"/>
    <w:rsid w:val="00650449"/>
    <w:rsid w:val="00650537"/>
    <w:rsid w:val="006508A9"/>
    <w:rsid w:val="00651115"/>
    <w:rsid w:val="006518CD"/>
    <w:rsid w:val="0065204E"/>
    <w:rsid w:val="00652125"/>
    <w:rsid w:val="006525A5"/>
    <w:rsid w:val="00653161"/>
    <w:rsid w:val="006536EC"/>
    <w:rsid w:val="00653E36"/>
    <w:rsid w:val="00654369"/>
    <w:rsid w:val="00655231"/>
    <w:rsid w:val="00655B92"/>
    <w:rsid w:val="00656724"/>
    <w:rsid w:val="00656B4D"/>
    <w:rsid w:val="00656F67"/>
    <w:rsid w:val="006578D5"/>
    <w:rsid w:val="00660602"/>
    <w:rsid w:val="00660D7C"/>
    <w:rsid w:val="006611C4"/>
    <w:rsid w:val="00661467"/>
    <w:rsid w:val="00661514"/>
    <w:rsid w:val="00661BA6"/>
    <w:rsid w:val="00662294"/>
    <w:rsid w:val="00662392"/>
    <w:rsid w:val="006628B3"/>
    <w:rsid w:val="00662B5A"/>
    <w:rsid w:val="00662B75"/>
    <w:rsid w:val="00662CBA"/>
    <w:rsid w:val="00662DFA"/>
    <w:rsid w:val="00662F3C"/>
    <w:rsid w:val="00663312"/>
    <w:rsid w:val="006633B4"/>
    <w:rsid w:val="0066359F"/>
    <w:rsid w:val="00663A02"/>
    <w:rsid w:val="00664222"/>
    <w:rsid w:val="00664387"/>
    <w:rsid w:val="00664522"/>
    <w:rsid w:val="006649CF"/>
    <w:rsid w:val="00664B43"/>
    <w:rsid w:val="00664BD8"/>
    <w:rsid w:val="00664DA5"/>
    <w:rsid w:val="0066545A"/>
    <w:rsid w:val="00665941"/>
    <w:rsid w:val="00665970"/>
    <w:rsid w:val="00665B2A"/>
    <w:rsid w:val="00666E8C"/>
    <w:rsid w:val="006670BF"/>
    <w:rsid w:val="006674E7"/>
    <w:rsid w:val="00667573"/>
    <w:rsid w:val="00667831"/>
    <w:rsid w:val="00667AA1"/>
    <w:rsid w:val="00667C2A"/>
    <w:rsid w:val="00667E6D"/>
    <w:rsid w:val="0066EF95"/>
    <w:rsid w:val="006709D4"/>
    <w:rsid w:val="00670F0E"/>
    <w:rsid w:val="0067136A"/>
    <w:rsid w:val="0067162A"/>
    <w:rsid w:val="00671BA6"/>
    <w:rsid w:val="00672028"/>
    <w:rsid w:val="00672443"/>
    <w:rsid w:val="00672449"/>
    <w:rsid w:val="00672B71"/>
    <w:rsid w:val="00672F62"/>
    <w:rsid w:val="00673450"/>
    <w:rsid w:val="00673845"/>
    <w:rsid w:val="00673B27"/>
    <w:rsid w:val="0067482C"/>
    <w:rsid w:val="00674C17"/>
    <w:rsid w:val="00676047"/>
    <w:rsid w:val="0067624F"/>
    <w:rsid w:val="00676342"/>
    <w:rsid w:val="00676F56"/>
    <w:rsid w:val="00676F6C"/>
    <w:rsid w:val="00677045"/>
    <w:rsid w:val="006770E5"/>
    <w:rsid w:val="00677474"/>
    <w:rsid w:val="006774D7"/>
    <w:rsid w:val="006779D0"/>
    <w:rsid w:val="006779F5"/>
    <w:rsid w:val="00677B73"/>
    <w:rsid w:val="00677C0A"/>
    <w:rsid w:val="006801DE"/>
    <w:rsid w:val="006809BF"/>
    <w:rsid w:val="00680EC7"/>
    <w:rsid w:val="00681584"/>
    <w:rsid w:val="00682692"/>
    <w:rsid w:val="006828E8"/>
    <w:rsid w:val="006831C1"/>
    <w:rsid w:val="006836D2"/>
    <w:rsid w:val="00683748"/>
    <w:rsid w:val="00683A8C"/>
    <w:rsid w:val="006840C4"/>
    <w:rsid w:val="006845DD"/>
    <w:rsid w:val="00684831"/>
    <w:rsid w:val="00684CB3"/>
    <w:rsid w:val="00684DF5"/>
    <w:rsid w:val="00684EF9"/>
    <w:rsid w:val="00685B4A"/>
    <w:rsid w:val="00686AA5"/>
    <w:rsid w:val="00687238"/>
    <w:rsid w:val="00687492"/>
    <w:rsid w:val="00687513"/>
    <w:rsid w:val="0068790D"/>
    <w:rsid w:val="00687A08"/>
    <w:rsid w:val="00690D9A"/>
    <w:rsid w:val="00691610"/>
    <w:rsid w:val="006916AD"/>
    <w:rsid w:val="00691AD9"/>
    <w:rsid w:val="006926A1"/>
    <w:rsid w:val="00692BEA"/>
    <w:rsid w:val="0069370B"/>
    <w:rsid w:val="00693D3C"/>
    <w:rsid w:val="00694582"/>
    <w:rsid w:val="00694677"/>
    <w:rsid w:val="00694B1C"/>
    <w:rsid w:val="00695458"/>
    <w:rsid w:val="00695DED"/>
    <w:rsid w:val="00696213"/>
    <w:rsid w:val="00696725"/>
    <w:rsid w:val="00696775"/>
    <w:rsid w:val="00696E94"/>
    <w:rsid w:val="0069740A"/>
    <w:rsid w:val="00697B69"/>
    <w:rsid w:val="006A0149"/>
    <w:rsid w:val="006A0247"/>
    <w:rsid w:val="006A0254"/>
    <w:rsid w:val="006A0DCB"/>
    <w:rsid w:val="006A13BE"/>
    <w:rsid w:val="006A155F"/>
    <w:rsid w:val="006A17A6"/>
    <w:rsid w:val="006A19DE"/>
    <w:rsid w:val="006A1A4B"/>
    <w:rsid w:val="006A1B23"/>
    <w:rsid w:val="006A2179"/>
    <w:rsid w:val="006A2B90"/>
    <w:rsid w:val="006A30AB"/>
    <w:rsid w:val="006A3564"/>
    <w:rsid w:val="006A3831"/>
    <w:rsid w:val="006A4174"/>
    <w:rsid w:val="006A576F"/>
    <w:rsid w:val="006A58B5"/>
    <w:rsid w:val="006A5C88"/>
    <w:rsid w:val="006A628B"/>
    <w:rsid w:val="006A6819"/>
    <w:rsid w:val="006A6845"/>
    <w:rsid w:val="006A7075"/>
    <w:rsid w:val="006A7206"/>
    <w:rsid w:val="006A7634"/>
    <w:rsid w:val="006B06CB"/>
    <w:rsid w:val="006B06FF"/>
    <w:rsid w:val="006B0DBA"/>
    <w:rsid w:val="006B10FB"/>
    <w:rsid w:val="006B1197"/>
    <w:rsid w:val="006B1B96"/>
    <w:rsid w:val="006B20E6"/>
    <w:rsid w:val="006B25FC"/>
    <w:rsid w:val="006B2E89"/>
    <w:rsid w:val="006B3236"/>
    <w:rsid w:val="006B3B46"/>
    <w:rsid w:val="006B3D06"/>
    <w:rsid w:val="006B4098"/>
    <w:rsid w:val="006B46D8"/>
    <w:rsid w:val="006B5012"/>
    <w:rsid w:val="006B5321"/>
    <w:rsid w:val="006B5454"/>
    <w:rsid w:val="006B5527"/>
    <w:rsid w:val="006B6602"/>
    <w:rsid w:val="006B6A33"/>
    <w:rsid w:val="006B6D85"/>
    <w:rsid w:val="006B6DAB"/>
    <w:rsid w:val="006B7BD3"/>
    <w:rsid w:val="006B7E08"/>
    <w:rsid w:val="006B7EFE"/>
    <w:rsid w:val="006B7F36"/>
    <w:rsid w:val="006C0377"/>
    <w:rsid w:val="006C10EA"/>
    <w:rsid w:val="006C182B"/>
    <w:rsid w:val="006C2577"/>
    <w:rsid w:val="006C2771"/>
    <w:rsid w:val="006C2E6D"/>
    <w:rsid w:val="006C3AC8"/>
    <w:rsid w:val="006C3C3E"/>
    <w:rsid w:val="006C4B7C"/>
    <w:rsid w:val="006C4C3B"/>
    <w:rsid w:val="006C4FCC"/>
    <w:rsid w:val="006C7BCD"/>
    <w:rsid w:val="006C7BDA"/>
    <w:rsid w:val="006D0628"/>
    <w:rsid w:val="006D08C7"/>
    <w:rsid w:val="006D1822"/>
    <w:rsid w:val="006D1B88"/>
    <w:rsid w:val="006D23AB"/>
    <w:rsid w:val="006D2C87"/>
    <w:rsid w:val="006D38D4"/>
    <w:rsid w:val="006D3B7B"/>
    <w:rsid w:val="006D3C2C"/>
    <w:rsid w:val="006D3C8E"/>
    <w:rsid w:val="006D3E15"/>
    <w:rsid w:val="006D50B2"/>
    <w:rsid w:val="006D51D1"/>
    <w:rsid w:val="006D53A2"/>
    <w:rsid w:val="006D5F2D"/>
    <w:rsid w:val="006D6615"/>
    <w:rsid w:val="006D7242"/>
    <w:rsid w:val="006D73F1"/>
    <w:rsid w:val="006D76FE"/>
    <w:rsid w:val="006E01E7"/>
    <w:rsid w:val="006E0432"/>
    <w:rsid w:val="006E06FC"/>
    <w:rsid w:val="006E12EF"/>
    <w:rsid w:val="006E1D83"/>
    <w:rsid w:val="006E21FA"/>
    <w:rsid w:val="006E262B"/>
    <w:rsid w:val="006E29BB"/>
    <w:rsid w:val="006E2DFE"/>
    <w:rsid w:val="006E2F81"/>
    <w:rsid w:val="006E35E5"/>
    <w:rsid w:val="006E4952"/>
    <w:rsid w:val="006E49E0"/>
    <w:rsid w:val="006E4EB3"/>
    <w:rsid w:val="006E4EF2"/>
    <w:rsid w:val="006E51A3"/>
    <w:rsid w:val="006E5A0D"/>
    <w:rsid w:val="006E5E72"/>
    <w:rsid w:val="006E62C2"/>
    <w:rsid w:val="006E65B2"/>
    <w:rsid w:val="006E6EF0"/>
    <w:rsid w:val="006E73B9"/>
    <w:rsid w:val="006E7486"/>
    <w:rsid w:val="006E7A9C"/>
    <w:rsid w:val="006E7B2D"/>
    <w:rsid w:val="006E7D8F"/>
    <w:rsid w:val="006E7E52"/>
    <w:rsid w:val="006F0030"/>
    <w:rsid w:val="006F0572"/>
    <w:rsid w:val="006F0B10"/>
    <w:rsid w:val="006F1F7C"/>
    <w:rsid w:val="006F2473"/>
    <w:rsid w:val="006F259F"/>
    <w:rsid w:val="006F291B"/>
    <w:rsid w:val="006F3116"/>
    <w:rsid w:val="006F3A9C"/>
    <w:rsid w:val="006F3AFE"/>
    <w:rsid w:val="006F4E72"/>
    <w:rsid w:val="006F4E77"/>
    <w:rsid w:val="006F5692"/>
    <w:rsid w:val="006F66BE"/>
    <w:rsid w:val="006F67C4"/>
    <w:rsid w:val="006F6A3F"/>
    <w:rsid w:val="006F6D68"/>
    <w:rsid w:val="006F7211"/>
    <w:rsid w:val="006F7B3E"/>
    <w:rsid w:val="006F7E0D"/>
    <w:rsid w:val="007005A2"/>
    <w:rsid w:val="00700BF1"/>
    <w:rsid w:val="0070130A"/>
    <w:rsid w:val="00701BA7"/>
    <w:rsid w:val="007029B2"/>
    <w:rsid w:val="00703BE4"/>
    <w:rsid w:val="00703FFE"/>
    <w:rsid w:val="0070409F"/>
    <w:rsid w:val="00704230"/>
    <w:rsid w:val="00704450"/>
    <w:rsid w:val="00704591"/>
    <w:rsid w:val="007045AA"/>
    <w:rsid w:val="00704903"/>
    <w:rsid w:val="0070490B"/>
    <w:rsid w:val="00704D2E"/>
    <w:rsid w:val="00705312"/>
    <w:rsid w:val="0070584A"/>
    <w:rsid w:val="00705909"/>
    <w:rsid w:val="00705AA0"/>
    <w:rsid w:val="007060FD"/>
    <w:rsid w:val="00706732"/>
    <w:rsid w:val="00706787"/>
    <w:rsid w:val="00706D32"/>
    <w:rsid w:val="00706DDA"/>
    <w:rsid w:val="00706F2B"/>
    <w:rsid w:val="00707AF7"/>
    <w:rsid w:val="00707C36"/>
    <w:rsid w:val="0071010D"/>
    <w:rsid w:val="0071083E"/>
    <w:rsid w:val="0071092A"/>
    <w:rsid w:val="00710F20"/>
    <w:rsid w:val="0071114A"/>
    <w:rsid w:val="007111BC"/>
    <w:rsid w:val="00711442"/>
    <w:rsid w:val="007136B3"/>
    <w:rsid w:val="00713819"/>
    <w:rsid w:val="00713D3A"/>
    <w:rsid w:val="0071469A"/>
    <w:rsid w:val="0071481E"/>
    <w:rsid w:val="00714911"/>
    <w:rsid w:val="00715ABC"/>
    <w:rsid w:val="007160BD"/>
    <w:rsid w:val="0071614C"/>
    <w:rsid w:val="00716221"/>
    <w:rsid w:val="007162F1"/>
    <w:rsid w:val="0071797D"/>
    <w:rsid w:val="00717D01"/>
    <w:rsid w:val="00720436"/>
    <w:rsid w:val="007205CF"/>
    <w:rsid w:val="00720BC9"/>
    <w:rsid w:val="00720E2F"/>
    <w:rsid w:val="00720E85"/>
    <w:rsid w:val="007210B6"/>
    <w:rsid w:val="0072163D"/>
    <w:rsid w:val="00721FB9"/>
    <w:rsid w:val="007221AA"/>
    <w:rsid w:val="00722512"/>
    <w:rsid w:val="0072294D"/>
    <w:rsid w:val="007232C5"/>
    <w:rsid w:val="00724044"/>
    <w:rsid w:val="00724376"/>
    <w:rsid w:val="007243EA"/>
    <w:rsid w:val="007253BC"/>
    <w:rsid w:val="00725476"/>
    <w:rsid w:val="007256A3"/>
    <w:rsid w:val="007257BF"/>
    <w:rsid w:val="00725BB4"/>
    <w:rsid w:val="00726249"/>
    <w:rsid w:val="007267A4"/>
    <w:rsid w:val="00726B80"/>
    <w:rsid w:val="00726C1B"/>
    <w:rsid w:val="007271E0"/>
    <w:rsid w:val="007307CA"/>
    <w:rsid w:val="0073092E"/>
    <w:rsid w:val="0073095D"/>
    <w:rsid w:val="0073142B"/>
    <w:rsid w:val="007321C3"/>
    <w:rsid w:val="00732B77"/>
    <w:rsid w:val="00732BFF"/>
    <w:rsid w:val="00733476"/>
    <w:rsid w:val="007345AD"/>
    <w:rsid w:val="007346BA"/>
    <w:rsid w:val="00734A07"/>
    <w:rsid w:val="00735063"/>
    <w:rsid w:val="0073559A"/>
    <w:rsid w:val="007355AB"/>
    <w:rsid w:val="00735C36"/>
    <w:rsid w:val="00735E51"/>
    <w:rsid w:val="007363B0"/>
    <w:rsid w:val="007366DE"/>
    <w:rsid w:val="00736F25"/>
    <w:rsid w:val="00737041"/>
    <w:rsid w:val="0073708B"/>
    <w:rsid w:val="007372D6"/>
    <w:rsid w:val="007374F6"/>
    <w:rsid w:val="0073781B"/>
    <w:rsid w:val="0074004E"/>
    <w:rsid w:val="00740112"/>
    <w:rsid w:val="00740977"/>
    <w:rsid w:val="0074144F"/>
    <w:rsid w:val="00741694"/>
    <w:rsid w:val="00741999"/>
    <w:rsid w:val="00741B65"/>
    <w:rsid w:val="00741DF8"/>
    <w:rsid w:val="00742303"/>
    <w:rsid w:val="0074230C"/>
    <w:rsid w:val="00742319"/>
    <w:rsid w:val="0074310F"/>
    <w:rsid w:val="00744072"/>
    <w:rsid w:val="0074418E"/>
    <w:rsid w:val="007446E2"/>
    <w:rsid w:val="007448BE"/>
    <w:rsid w:val="00744B18"/>
    <w:rsid w:val="00744FFD"/>
    <w:rsid w:val="00745432"/>
    <w:rsid w:val="00745527"/>
    <w:rsid w:val="00745BE6"/>
    <w:rsid w:val="00745E4C"/>
    <w:rsid w:val="00745E96"/>
    <w:rsid w:val="00746514"/>
    <w:rsid w:val="007466FA"/>
    <w:rsid w:val="00746D92"/>
    <w:rsid w:val="00747093"/>
    <w:rsid w:val="0074718B"/>
    <w:rsid w:val="007471A5"/>
    <w:rsid w:val="007474CB"/>
    <w:rsid w:val="00747519"/>
    <w:rsid w:val="00747925"/>
    <w:rsid w:val="00747ADB"/>
    <w:rsid w:val="00747DAC"/>
    <w:rsid w:val="0075017F"/>
    <w:rsid w:val="00750591"/>
    <w:rsid w:val="00750936"/>
    <w:rsid w:val="00750B89"/>
    <w:rsid w:val="00750C5E"/>
    <w:rsid w:val="00750F04"/>
    <w:rsid w:val="00751621"/>
    <w:rsid w:val="00751748"/>
    <w:rsid w:val="00751C41"/>
    <w:rsid w:val="00752186"/>
    <w:rsid w:val="00752254"/>
    <w:rsid w:val="007529A5"/>
    <w:rsid w:val="007529B2"/>
    <w:rsid w:val="00752FD3"/>
    <w:rsid w:val="00753186"/>
    <w:rsid w:val="007536DC"/>
    <w:rsid w:val="007541D3"/>
    <w:rsid w:val="007543BF"/>
    <w:rsid w:val="00754ABD"/>
    <w:rsid w:val="00754E5A"/>
    <w:rsid w:val="00755262"/>
    <w:rsid w:val="00755635"/>
    <w:rsid w:val="00755707"/>
    <w:rsid w:val="00755AA5"/>
    <w:rsid w:val="00755C2C"/>
    <w:rsid w:val="00756951"/>
    <w:rsid w:val="00756F5E"/>
    <w:rsid w:val="00757302"/>
    <w:rsid w:val="00757342"/>
    <w:rsid w:val="00757EDC"/>
    <w:rsid w:val="00760776"/>
    <w:rsid w:val="007614CC"/>
    <w:rsid w:val="0076204D"/>
    <w:rsid w:val="007621E2"/>
    <w:rsid w:val="00763990"/>
    <w:rsid w:val="00764B32"/>
    <w:rsid w:val="007653AF"/>
    <w:rsid w:val="007655B8"/>
    <w:rsid w:val="00765800"/>
    <w:rsid w:val="00765AAA"/>
    <w:rsid w:val="00765D9C"/>
    <w:rsid w:val="00765DF6"/>
    <w:rsid w:val="00765EEE"/>
    <w:rsid w:val="00766429"/>
    <w:rsid w:val="007667D4"/>
    <w:rsid w:val="00767F87"/>
    <w:rsid w:val="00770207"/>
    <w:rsid w:val="00770666"/>
    <w:rsid w:val="00770DC5"/>
    <w:rsid w:val="00770E61"/>
    <w:rsid w:val="007710E0"/>
    <w:rsid w:val="007713DA"/>
    <w:rsid w:val="007729BA"/>
    <w:rsid w:val="00772B52"/>
    <w:rsid w:val="0077329F"/>
    <w:rsid w:val="00773A04"/>
    <w:rsid w:val="00773D5E"/>
    <w:rsid w:val="0077400D"/>
    <w:rsid w:val="007745D8"/>
    <w:rsid w:val="00774771"/>
    <w:rsid w:val="00774856"/>
    <w:rsid w:val="00774CCD"/>
    <w:rsid w:val="00775504"/>
    <w:rsid w:val="0077557E"/>
    <w:rsid w:val="00775E7F"/>
    <w:rsid w:val="00775FE3"/>
    <w:rsid w:val="007775C8"/>
    <w:rsid w:val="00777615"/>
    <w:rsid w:val="00777E55"/>
    <w:rsid w:val="007809A4"/>
    <w:rsid w:val="00781714"/>
    <w:rsid w:val="00781A97"/>
    <w:rsid w:val="00782B51"/>
    <w:rsid w:val="00782CA0"/>
    <w:rsid w:val="0078337D"/>
    <w:rsid w:val="007839EE"/>
    <w:rsid w:val="00784A8C"/>
    <w:rsid w:val="00784A8D"/>
    <w:rsid w:val="00784B54"/>
    <w:rsid w:val="00784E1F"/>
    <w:rsid w:val="00784E4F"/>
    <w:rsid w:val="00785000"/>
    <w:rsid w:val="007850A9"/>
    <w:rsid w:val="00785B68"/>
    <w:rsid w:val="00785F23"/>
    <w:rsid w:val="007869E4"/>
    <w:rsid w:val="00787423"/>
    <w:rsid w:val="007874B5"/>
    <w:rsid w:val="00787727"/>
    <w:rsid w:val="007877E8"/>
    <w:rsid w:val="00790095"/>
    <w:rsid w:val="00790CD5"/>
    <w:rsid w:val="00790D38"/>
    <w:rsid w:val="007912B7"/>
    <w:rsid w:val="00792F1F"/>
    <w:rsid w:val="0079302B"/>
    <w:rsid w:val="00793686"/>
    <w:rsid w:val="00793F54"/>
    <w:rsid w:val="00793FD2"/>
    <w:rsid w:val="0079419E"/>
    <w:rsid w:val="0079455C"/>
    <w:rsid w:val="0079498D"/>
    <w:rsid w:val="00794BB0"/>
    <w:rsid w:val="00794E4F"/>
    <w:rsid w:val="00795194"/>
    <w:rsid w:val="00795397"/>
    <w:rsid w:val="007957E7"/>
    <w:rsid w:val="00795AB9"/>
    <w:rsid w:val="00795AFA"/>
    <w:rsid w:val="00796E3F"/>
    <w:rsid w:val="00796E97"/>
    <w:rsid w:val="0079758B"/>
    <w:rsid w:val="007A0038"/>
    <w:rsid w:val="007A0449"/>
    <w:rsid w:val="007A1579"/>
    <w:rsid w:val="007A1DDD"/>
    <w:rsid w:val="007A24BF"/>
    <w:rsid w:val="007A2A9D"/>
    <w:rsid w:val="007A2BE0"/>
    <w:rsid w:val="007A2C5E"/>
    <w:rsid w:val="007A2DBF"/>
    <w:rsid w:val="007A34D5"/>
    <w:rsid w:val="007A3B90"/>
    <w:rsid w:val="007A471E"/>
    <w:rsid w:val="007A4F95"/>
    <w:rsid w:val="007A4FD7"/>
    <w:rsid w:val="007A51A0"/>
    <w:rsid w:val="007A5305"/>
    <w:rsid w:val="007A5853"/>
    <w:rsid w:val="007A59B9"/>
    <w:rsid w:val="007A5AA1"/>
    <w:rsid w:val="007A5D9B"/>
    <w:rsid w:val="007A5FC2"/>
    <w:rsid w:val="007A627B"/>
    <w:rsid w:val="007A62E0"/>
    <w:rsid w:val="007A66F5"/>
    <w:rsid w:val="007A6DDA"/>
    <w:rsid w:val="007A6EFF"/>
    <w:rsid w:val="007A705B"/>
    <w:rsid w:val="007A715F"/>
    <w:rsid w:val="007A7457"/>
    <w:rsid w:val="007A772F"/>
    <w:rsid w:val="007A7984"/>
    <w:rsid w:val="007A7FAC"/>
    <w:rsid w:val="007B050F"/>
    <w:rsid w:val="007B08E4"/>
    <w:rsid w:val="007B0ACF"/>
    <w:rsid w:val="007B1195"/>
    <w:rsid w:val="007B1594"/>
    <w:rsid w:val="007B1662"/>
    <w:rsid w:val="007B1A2A"/>
    <w:rsid w:val="007B2028"/>
    <w:rsid w:val="007B2AAE"/>
    <w:rsid w:val="007B2E66"/>
    <w:rsid w:val="007B3562"/>
    <w:rsid w:val="007B4031"/>
    <w:rsid w:val="007B4174"/>
    <w:rsid w:val="007B451A"/>
    <w:rsid w:val="007B45BE"/>
    <w:rsid w:val="007B4708"/>
    <w:rsid w:val="007B48CF"/>
    <w:rsid w:val="007B5378"/>
    <w:rsid w:val="007B58D0"/>
    <w:rsid w:val="007B5BAC"/>
    <w:rsid w:val="007B6128"/>
    <w:rsid w:val="007B61C0"/>
    <w:rsid w:val="007B68F0"/>
    <w:rsid w:val="007B6F90"/>
    <w:rsid w:val="007B7AA9"/>
    <w:rsid w:val="007C009D"/>
    <w:rsid w:val="007C00AE"/>
    <w:rsid w:val="007C033A"/>
    <w:rsid w:val="007C04C7"/>
    <w:rsid w:val="007C0614"/>
    <w:rsid w:val="007C0AAE"/>
    <w:rsid w:val="007C129E"/>
    <w:rsid w:val="007C1362"/>
    <w:rsid w:val="007C15F1"/>
    <w:rsid w:val="007C1E3F"/>
    <w:rsid w:val="007C20B4"/>
    <w:rsid w:val="007C2619"/>
    <w:rsid w:val="007C2768"/>
    <w:rsid w:val="007C291D"/>
    <w:rsid w:val="007C2B3A"/>
    <w:rsid w:val="007C2E34"/>
    <w:rsid w:val="007C39F2"/>
    <w:rsid w:val="007C3E71"/>
    <w:rsid w:val="007C4767"/>
    <w:rsid w:val="007C4FC9"/>
    <w:rsid w:val="007C5092"/>
    <w:rsid w:val="007C51C6"/>
    <w:rsid w:val="007C53EF"/>
    <w:rsid w:val="007C5983"/>
    <w:rsid w:val="007C59EB"/>
    <w:rsid w:val="007C5F14"/>
    <w:rsid w:val="007C6770"/>
    <w:rsid w:val="007C6F9C"/>
    <w:rsid w:val="007D0232"/>
    <w:rsid w:val="007D04BE"/>
    <w:rsid w:val="007D078F"/>
    <w:rsid w:val="007D0D56"/>
    <w:rsid w:val="007D1DE3"/>
    <w:rsid w:val="007D1F64"/>
    <w:rsid w:val="007D1FA8"/>
    <w:rsid w:val="007D21A6"/>
    <w:rsid w:val="007D264D"/>
    <w:rsid w:val="007D2F02"/>
    <w:rsid w:val="007D316E"/>
    <w:rsid w:val="007D3201"/>
    <w:rsid w:val="007D336A"/>
    <w:rsid w:val="007D35A2"/>
    <w:rsid w:val="007D382C"/>
    <w:rsid w:val="007D3C09"/>
    <w:rsid w:val="007D4592"/>
    <w:rsid w:val="007D52A7"/>
    <w:rsid w:val="007D5E78"/>
    <w:rsid w:val="007D67C8"/>
    <w:rsid w:val="007D6F6E"/>
    <w:rsid w:val="007D7384"/>
    <w:rsid w:val="007D7777"/>
    <w:rsid w:val="007D7DF3"/>
    <w:rsid w:val="007E0E38"/>
    <w:rsid w:val="007E151F"/>
    <w:rsid w:val="007E1BD1"/>
    <w:rsid w:val="007E2878"/>
    <w:rsid w:val="007E3046"/>
    <w:rsid w:val="007E320A"/>
    <w:rsid w:val="007E3510"/>
    <w:rsid w:val="007E38E0"/>
    <w:rsid w:val="007E3AA7"/>
    <w:rsid w:val="007E46DA"/>
    <w:rsid w:val="007E4CBA"/>
    <w:rsid w:val="007E520B"/>
    <w:rsid w:val="007E61AD"/>
    <w:rsid w:val="007E6F22"/>
    <w:rsid w:val="007E72C2"/>
    <w:rsid w:val="007E7DC6"/>
    <w:rsid w:val="007F086A"/>
    <w:rsid w:val="007F098F"/>
    <w:rsid w:val="007F0A72"/>
    <w:rsid w:val="007F1259"/>
    <w:rsid w:val="007F130C"/>
    <w:rsid w:val="007F2AF8"/>
    <w:rsid w:val="007F3084"/>
    <w:rsid w:val="007F3118"/>
    <w:rsid w:val="007F33EC"/>
    <w:rsid w:val="007F34AB"/>
    <w:rsid w:val="007F3BC8"/>
    <w:rsid w:val="007F3ED4"/>
    <w:rsid w:val="007F436D"/>
    <w:rsid w:val="007F46F1"/>
    <w:rsid w:val="007F4831"/>
    <w:rsid w:val="007F570A"/>
    <w:rsid w:val="007F5885"/>
    <w:rsid w:val="007F5931"/>
    <w:rsid w:val="007F6F63"/>
    <w:rsid w:val="007F71FE"/>
    <w:rsid w:val="008011D4"/>
    <w:rsid w:val="00801267"/>
    <w:rsid w:val="00801EBF"/>
    <w:rsid w:val="00802B2C"/>
    <w:rsid w:val="00802F7A"/>
    <w:rsid w:val="008038B5"/>
    <w:rsid w:val="0080394A"/>
    <w:rsid w:val="0080405D"/>
    <w:rsid w:val="008042F8"/>
    <w:rsid w:val="008046C6"/>
    <w:rsid w:val="008047A8"/>
    <w:rsid w:val="008050DE"/>
    <w:rsid w:val="00805481"/>
    <w:rsid w:val="00805572"/>
    <w:rsid w:val="008055BA"/>
    <w:rsid w:val="0080593C"/>
    <w:rsid w:val="0080601F"/>
    <w:rsid w:val="0080640D"/>
    <w:rsid w:val="0080654F"/>
    <w:rsid w:val="00806582"/>
    <w:rsid w:val="00806765"/>
    <w:rsid w:val="008071D7"/>
    <w:rsid w:val="0080721E"/>
    <w:rsid w:val="00807E23"/>
    <w:rsid w:val="00810558"/>
    <w:rsid w:val="00811063"/>
    <w:rsid w:val="0081143D"/>
    <w:rsid w:val="00811DD0"/>
    <w:rsid w:val="00811FDB"/>
    <w:rsid w:val="00812E8F"/>
    <w:rsid w:val="00813025"/>
    <w:rsid w:val="008134A4"/>
    <w:rsid w:val="0081383E"/>
    <w:rsid w:val="00813AF9"/>
    <w:rsid w:val="00814CCC"/>
    <w:rsid w:val="0081502F"/>
    <w:rsid w:val="00815E77"/>
    <w:rsid w:val="008160D0"/>
    <w:rsid w:val="0081706D"/>
    <w:rsid w:val="00817A9B"/>
    <w:rsid w:val="00817D17"/>
    <w:rsid w:val="00820799"/>
    <w:rsid w:val="00820ACB"/>
    <w:rsid w:val="0082161B"/>
    <w:rsid w:val="00821A0D"/>
    <w:rsid w:val="00821D2E"/>
    <w:rsid w:val="00822224"/>
    <w:rsid w:val="00822877"/>
    <w:rsid w:val="00822BC1"/>
    <w:rsid w:val="00823B95"/>
    <w:rsid w:val="008240E9"/>
    <w:rsid w:val="008241CC"/>
    <w:rsid w:val="0082449C"/>
    <w:rsid w:val="0082576E"/>
    <w:rsid w:val="00826187"/>
    <w:rsid w:val="00826442"/>
    <w:rsid w:val="008267B4"/>
    <w:rsid w:val="00826912"/>
    <w:rsid w:val="008272A9"/>
    <w:rsid w:val="00827B83"/>
    <w:rsid w:val="00830899"/>
    <w:rsid w:val="00830C98"/>
    <w:rsid w:val="00830D9D"/>
    <w:rsid w:val="00830EB9"/>
    <w:rsid w:val="008312AE"/>
    <w:rsid w:val="008314DE"/>
    <w:rsid w:val="00831751"/>
    <w:rsid w:val="00831A9F"/>
    <w:rsid w:val="00831B99"/>
    <w:rsid w:val="00831D59"/>
    <w:rsid w:val="00831D78"/>
    <w:rsid w:val="008320F4"/>
    <w:rsid w:val="00832320"/>
    <w:rsid w:val="0083278B"/>
    <w:rsid w:val="0083280B"/>
    <w:rsid w:val="008331A9"/>
    <w:rsid w:val="00833534"/>
    <w:rsid w:val="00833D0F"/>
    <w:rsid w:val="00833F10"/>
    <w:rsid w:val="00834246"/>
    <w:rsid w:val="008344A3"/>
    <w:rsid w:val="008345DC"/>
    <w:rsid w:val="008349AF"/>
    <w:rsid w:val="00836399"/>
    <w:rsid w:val="008365DD"/>
    <w:rsid w:val="00836BC0"/>
    <w:rsid w:val="00837918"/>
    <w:rsid w:val="00837D62"/>
    <w:rsid w:val="00840219"/>
    <w:rsid w:val="008405C5"/>
    <w:rsid w:val="00840F45"/>
    <w:rsid w:val="0084130C"/>
    <w:rsid w:val="00841E30"/>
    <w:rsid w:val="0084242D"/>
    <w:rsid w:val="008424B0"/>
    <w:rsid w:val="00842526"/>
    <w:rsid w:val="00842554"/>
    <w:rsid w:val="008427E4"/>
    <w:rsid w:val="00842D0A"/>
    <w:rsid w:val="0084328D"/>
    <w:rsid w:val="00843944"/>
    <w:rsid w:val="00844A59"/>
    <w:rsid w:val="008455CB"/>
    <w:rsid w:val="00845E6B"/>
    <w:rsid w:val="00845F51"/>
    <w:rsid w:val="00846682"/>
    <w:rsid w:val="00846E6A"/>
    <w:rsid w:val="00850584"/>
    <w:rsid w:val="00850822"/>
    <w:rsid w:val="008509AE"/>
    <w:rsid w:val="008509C5"/>
    <w:rsid w:val="008512E9"/>
    <w:rsid w:val="00851375"/>
    <w:rsid w:val="00851684"/>
    <w:rsid w:val="00851CB6"/>
    <w:rsid w:val="00852148"/>
    <w:rsid w:val="008527F5"/>
    <w:rsid w:val="0085290E"/>
    <w:rsid w:val="00852947"/>
    <w:rsid w:val="00852C52"/>
    <w:rsid w:val="0085300C"/>
    <w:rsid w:val="00853472"/>
    <w:rsid w:val="00853753"/>
    <w:rsid w:val="00853F33"/>
    <w:rsid w:val="00853FD8"/>
    <w:rsid w:val="0085424E"/>
    <w:rsid w:val="0085433B"/>
    <w:rsid w:val="008546A7"/>
    <w:rsid w:val="00854860"/>
    <w:rsid w:val="008549DF"/>
    <w:rsid w:val="00854C27"/>
    <w:rsid w:val="00854CEE"/>
    <w:rsid w:val="00855172"/>
    <w:rsid w:val="008551C6"/>
    <w:rsid w:val="008553DA"/>
    <w:rsid w:val="008556F6"/>
    <w:rsid w:val="00856266"/>
    <w:rsid w:val="00856898"/>
    <w:rsid w:val="008568DC"/>
    <w:rsid w:val="00856A33"/>
    <w:rsid w:val="00856CE6"/>
    <w:rsid w:val="00856E06"/>
    <w:rsid w:val="0085714E"/>
    <w:rsid w:val="008571B2"/>
    <w:rsid w:val="0085764A"/>
    <w:rsid w:val="00857DAA"/>
    <w:rsid w:val="0086081A"/>
    <w:rsid w:val="00860859"/>
    <w:rsid w:val="00861390"/>
    <w:rsid w:val="0086224C"/>
    <w:rsid w:val="00862CC5"/>
    <w:rsid w:val="008634FF"/>
    <w:rsid w:val="00863C60"/>
    <w:rsid w:val="00863CBB"/>
    <w:rsid w:val="00864224"/>
    <w:rsid w:val="008645B2"/>
    <w:rsid w:val="008655BD"/>
    <w:rsid w:val="00865A6E"/>
    <w:rsid w:val="00865F7C"/>
    <w:rsid w:val="008664D7"/>
    <w:rsid w:val="008667F6"/>
    <w:rsid w:val="00867114"/>
    <w:rsid w:val="008673DF"/>
    <w:rsid w:val="00867BAA"/>
    <w:rsid w:val="00867CFC"/>
    <w:rsid w:val="00870A1F"/>
    <w:rsid w:val="00870DD7"/>
    <w:rsid w:val="00871092"/>
    <w:rsid w:val="00871224"/>
    <w:rsid w:val="00871F46"/>
    <w:rsid w:val="0087204B"/>
    <w:rsid w:val="00872461"/>
    <w:rsid w:val="008727EC"/>
    <w:rsid w:val="008728CD"/>
    <w:rsid w:val="00872AB0"/>
    <w:rsid w:val="00872B31"/>
    <w:rsid w:val="0087314F"/>
    <w:rsid w:val="008736A5"/>
    <w:rsid w:val="00873CFF"/>
    <w:rsid w:val="0087471E"/>
    <w:rsid w:val="0087494B"/>
    <w:rsid w:val="00875047"/>
    <w:rsid w:val="008751FD"/>
    <w:rsid w:val="00875904"/>
    <w:rsid w:val="0087602D"/>
    <w:rsid w:val="00876C34"/>
    <w:rsid w:val="00876FED"/>
    <w:rsid w:val="00877330"/>
    <w:rsid w:val="00877520"/>
    <w:rsid w:val="00877A53"/>
    <w:rsid w:val="0088024D"/>
    <w:rsid w:val="00880744"/>
    <w:rsid w:val="0088115F"/>
    <w:rsid w:val="0088178D"/>
    <w:rsid w:val="00881AA8"/>
    <w:rsid w:val="0088225A"/>
    <w:rsid w:val="008825E6"/>
    <w:rsid w:val="00882605"/>
    <w:rsid w:val="008827B6"/>
    <w:rsid w:val="00882887"/>
    <w:rsid w:val="00882E3D"/>
    <w:rsid w:val="00882FF0"/>
    <w:rsid w:val="008838D1"/>
    <w:rsid w:val="008839FA"/>
    <w:rsid w:val="00883E32"/>
    <w:rsid w:val="00883FC9"/>
    <w:rsid w:val="008840D5"/>
    <w:rsid w:val="00884F69"/>
    <w:rsid w:val="00886F19"/>
    <w:rsid w:val="00887CC6"/>
    <w:rsid w:val="00890B24"/>
    <w:rsid w:val="00890B6F"/>
    <w:rsid w:val="008912B7"/>
    <w:rsid w:val="00891419"/>
    <w:rsid w:val="008914A5"/>
    <w:rsid w:val="00891A6B"/>
    <w:rsid w:val="00892094"/>
    <w:rsid w:val="008923E8"/>
    <w:rsid w:val="00892AB1"/>
    <w:rsid w:val="00892F45"/>
    <w:rsid w:val="008930DA"/>
    <w:rsid w:val="0089328D"/>
    <w:rsid w:val="008939CF"/>
    <w:rsid w:val="00893A82"/>
    <w:rsid w:val="00893BFD"/>
    <w:rsid w:val="00893D00"/>
    <w:rsid w:val="00893E3B"/>
    <w:rsid w:val="00893EA8"/>
    <w:rsid w:val="00894096"/>
    <w:rsid w:val="00894112"/>
    <w:rsid w:val="00895557"/>
    <w:rsid w:val="008956AF"/>
    <w:rsid w:val="0089584B"/>
    <w:rsid w:val="008959E2"/>
    <w:rsid w:val="00895D3F"/>
    <w:rsid w:val="00895DA7"/>
    <w:rsid w:val="00897001"/>
    <w:rsid w:val="00897C27"/>
    <w:rsid w:val="008A025A"/>
    <w:rsid w:val="008A04D2"/>
    <w:rsid w:val="008A11F6"/>
    <w:rsid w:val="008A14B7"/>
    <w:rsid w:val="008A2B81"/>
    <w:rsid w:val="008A2B8A"/>
    <w:rsid w:val="008A30FA"/>
    <w:rsid w:val="008A325B"/>
    <w:rsid w:val="008A3347"/>
    <w:rsid w:val="008A3FEF"/>
    <w:rsid w:val="008A41A3"/>
    <w:rsid w:val="008A45A7"/>
    <w:rsid w:val="008A49B7"/>
    <w:rsid w:val="008A4BEC"/>
    <w:rsid w:val="008A535B"/>
    <w:rsid w:val="008A5854"/>
    <w:rsid w:val="008A6595"/>
    <w:rsid w:val="008A6736"/>
    <w:rsid w:val="008A6E27"/>
    <w:rsid w:val="008A7575"/>
    <w:rsid w:val="008A786A"/>
    <w:rsid w:val="008A7FFB"/>
    <w:rsid w:val="008A9B07"/>
    <w:rsid w:val="008B014E"/>
    <w:rsid w:val="008B076C"/>
    <w:rsid w:val="008B1AAF"/>
    <w:rsid w:val="008B247A"/>
    <w:rsid w:val="008B2791"/>
    <w:rsid w:val="008B2B46"/>
    <w:rsid w:val="008B3CEA"/>
    <w:rsid w:val="008B3F27"/>
    <w:rsid w:val="008B3F79"/>
    <w:rsid w:val="008B46C5"/>
    <w:rsid w:val="008B5CA6"/>
    <w:rsid w:val="008B5F52"/>
    <w:rsid w:val="008B67E6"/>
    <w:rsid w:val="008B69E6"/>
    <w:rsid w:val="008B760A"/>
    <w:rsid w:val="008B7B06"/>
    <w:rsid w:val="008C001E"/>
    <w:rsid w:val="008C04BB"/>
    <w:rsid w:val="008C1851"/>
    <w:rsid w:val="008C1861"/>
    <w:rsid w:val="008C2486"/>
    <w:rsid w:val="008C2FC6"/>
    <w:rsid w:val="008C3073"/>
    <w:rsid w:val="008C34CF"/>
    <w:rsid w:val="008C3A6C"/>
    <w:rsid w:val="008C41C6"/>
    <w:rsid w:val="008C44BA"/>
    <w:rsid w:val="008C4587"/>
    <w:rsid w:val="008C4A5D"/>
    <w:rsid w:val="008C50BF"/>
    <w:rsid w:val="008C60D9"/>
    <w:rsid w:val="008C60DF"/>
    <w:rsid w:val="008C6724"/>
    <w:rsid w:val="008C6D3B"/>
    <w:rsid w:val="008C786C"/>
    <w:rsid w:val="008D1858"/>
    <w:rsid w:val="008D1984"/>
    <w:rsid w:val="008D2F36"/>
    <w:rsid w:val="008D3399"/>
    <w:rsid w:val="008D3657"/>
    <w:rsid w:val="008D4409"/>
    <w:rsid w:val="008D501D"/>
    <w:rsid w:val="008D596A"/>
    <w:rsid w:val="008D5D29"/>
    <w:rsid w:val="008D61D6"/>
    <w:rsid w:val="008D6C21"/>
    <w:rsid w:val="008D6D58"/>
    <w:rsid w:val="008D77B9"/>
    <w:rsid w:val="008E0026"/>
    <w:rsid w:val="008E0432"/>
    <w:rsid w:val="008E0977"/>
    <w:rsid w:val="008E0CFA"/>
    <w:rsid w:val="008E110A"/>
    <w:rsid w:val="008E1156"/>
    <w:rsid w:val="008E13C6"/>
    <w:rsid w:val="008E1884"/>
    <w:rsid w:val="008E21DE"/>
    <w:rsid w:val="008E23B6"/>
    <w:rsid w:val="008E31C9"/>
    <w:rsid w:val="008E37B7"/>
    <w:rsid w:val="008E3824"/>
    <w:rsid w:val="008E3881"/>
    <w:rsid w:val="008E3F02"/>
    <w:rsid w:val="008E3F9F"/>
    <w:rsid w:val="008E4019"/>
    <w:rsid w:val="008E436E"/>
    <w:rsid w:val="008E43BA"/>
    <w:rsid w:val="008E4D40"/>
    <w:rsid w:val="008E51C3"/>
    <w:rsid w:val="008E5C01"/>
    <w:rsid w:val="008E616D"/>
    <w:rsid w:val="008E67FB"/>
    <w:rsid w:val="008E7947"/>
    <w:rsid w:val="008E7DA6"/>
    <w:rsid w:val="008E7FAF"/>
    <w:rsid w:val="008F0406"/>
    <w:rsid w:val="008F06A9"/>
    <w:rsid w:val="008F0957"/>
    <w:rsid w:val="008F0D02"/>
    <w:rsid w:val="008F1542"/>
    <w:rsid w:val="008F19F7"/>
    <w:rsid w:val="008F222C"/>
    <w:rsid w:val="008F233C"/>
    <w:rsid w:val="008F2AB4"/>
    <w:rsid w:val="008F2C70"/>
    <w:rsid w:val="008F2CD1"/>
    <w:rsid w:val="008F37F1"/>
    <w:rsid w:val="008F3824"/>
    <w:rsid w:val="008F4209"/>
    <w:rsid w:val="008F476A"/>
    <w:rsid w:val="008F4BF1"/>
    <w:rsid w:val="008F4CA1"/>
    <w:rsid w:val="008F513F"/>
    <w:rsid w:val="008F519E"/>
    <w:rsid w:val="008F551D"/>
    <w:rsid w:val="008F5605"/>
    <w:rsid w:val="008F5A7A"/>
    <w:rsid w:val="008F5DF1"/>
    <w:rsid w:val="008F5F57"/>
    <w:rsid w:val="008F6095"/>
    <w:rsid w:val="008F641F"/>
    <w:rsid w:val="008F7531"/>
    <w:rsid w:val="008F7A9F"/>
    <w:rsid w:val="00900166"/>
    <w:rsid w:val="00900463"/>
    <w:rsid w:val="0090093D"/>
    <w:rsid w:val="00901E08"/>
    <w:rsid w:val="00901E54"/>
    <w:rsid w:val="0090221F"/>
    <w:rsid w:val="009030CC"/>
    <w:rsid w:val="0090313D"/>
    <w:rsid w:val="00903BAF"/>
    <w:rsid w:val="009047D1"/>
    <w:rsid w:val="00905085"/>
    <w:rsid w:val="00905593"/>
    <w:rsid w:val="00905840"/>
    <w:rsid w:val="00905D57"/>
    <w:rsid w:val="00905D5E"/>
    <w:rsid w:val="00905E52"/>
    <w:rsid w:val="009060F0"/>
    <w:rsid w:val="0090718C"/>
    <w:rsid w:val="00907F8A"/>
    <w:rsid w:val="00907FA6"/>
    <w:rsid w:val="00910384"/>
    <w:rsid w:val="00910535"/>
    <w:rsid w:val="00911507"/>
    <w:rsid w:val="00911708"/>
    <w:rsid w:val="00911D58"/>
    <w:rsid w:val="00911F76"/>
    <w:rsid w:val="0091228E"/>
    <w:rsid w:val="009125F9"/>
    <w:rsid w:val="009127E9"/>
    <w:rsid w:val="00912C34"/>
    <w:rsid w:val="0091351F"/>
    <w:rsid w:val="00913652"/>
    <w:rsid w:val="00913AC8"/>
    <w:rsid w:val="00913EEA"/>
    <w:rsid w:val="009142ED"/>
    <w:rsid w:val="00914C96"/>
    <w:rsid w:val="009153EE"/>
    <w:rsid w:val="00915B49"/>
    <w:rsid w:val="00915FA8"/>
    <w:rsid w:val="00916300"/>
    <w:rsid w:val="00916445"/>
    <w:rsid w:val="00916669"/>
    <w:rsid w:val="00916DF5"/>
    <w:rsid w:val="00916EFC"/>
    <w:rsid w:val="0091762F"/>
    <w:rsid w:val="00917ACC"/>
    <w:rsid w:val="009200F2"/>
    <w:rsid w:val="009204AC"/>
    <w:rsid w:val="00920948"/>
    <w:rsid w:val="00921253"/>
    <w:rsid w:val="0092182B"/>
    <w:rsid w:val="00922B6F"/>
    <w:rsid w:val="00922F43"/>
    <w:rsid w:val="00923079"/>
    <w:rsid w:val="00923309"/>
    <w:rsid w:val="00923332"/>
    <w:rsid w:val="0092357A"/>
    <w:rsid w:val="009235A5"/>
    <w:rsid w:val="00923720"/>
    <w:rsid w:val="0092382C"/>
    <w:rsid w:val="0092404A"/>
    <w:rsid w:val="00924694"/>
    <w:rsid w:val="009251B4"/>
    <w:rsid w:val="009252FE"/>
    <w:rsid w:val="00925327"/>
    <w:rsid w:val="00925D2C"/>
    <w:rsid w:val="00925FE0"/>
    <w:rsid w:val="009266EB"/>
    <w:rsid w:val="009267CD"/>
    <w:rsid w:val="009268CE"/>
    <w:rsid w:val="00926ABC"/>
    <w:rsid w:val="00926E77"/>
    <w:rsid w:val="00926E97"/>
    <w:rsid w:val="00927D18"/>
    <w:rsid w:val="0092E5C5"/>
    <w:rsid w:val="00930164"/>
    <w:rsid w:val="0093018E"/>
    <w:rsid w:val="009305DF"/>
    <w:rsid w:val="00930B43"/>
    <w:rsid w:val="00930F42"/>
    <w:rsid w:val="009314E1"/>
    <w:rsid w:val="0093291E"/>
    <w:rsid w:val="009329F6"/>
    <w:rsid w:val="00932D12"/>
    <w:rsid w:val="009330AF"/>
    <w:rsid w:val="00933327"/>
    <w:rsid w:val="00933BDE"/>
    <w:rsid w:val="00933D86"/>
    <w:rsid w:val="00934524"/>
    <w:rsid w:val="00934ADF"/>
    <w:rsid w:val="009357C5"/>
    <w:rsid w:val="009358FE"/>
    <w:rsid w:val="009368CF"/>
    <w:rsid w:val="00936A0A"/>
    <w:rsid w:val="00936C7B"/>
    <w:rsid w:val="00940A8E"/>
    <w:rsid w:val="00940E7C"/>
    <w:rsid w:val="00941011"/>
    <w:rsid w:val="00941169"/>
    <w:rsid w:val="009412BC"/>
    <w:rsid w:val="0094155C"/>
    <w:rsid w:val="00941A30"/>
    <w:rsid w:val="00941A51"/>
    <w:rsid w:val="009424BB"/>
    <w:rsid w:val="009424D0"/>
    <w:rsid w:val="009425A6"/>
    <w:rsid w:val="009427EC"/>
    <w:rsid w:val="00942912"/>
    <w:rsid w:val="009429E7"/>
    <w:rsid w:val="00943101"/>
    <w:rsid w:val="00943213"/>
    <w:rsid w:val="00943487"/>
    <w:rsid w:val="009434AB"/>
    <w:rsid w:val="009434B5"/>
    <w:rsid w:val="00943661"/>
    <w:rsid w:val="00943A01"/>
    <w:rsid w:val="00943A5E"/>
    <w:rsid w:val="0094419D"/>
    <w:rsid w:val="009443FA"/>
    <w:rsid w:val="0094449D"/>
    <w:rsid w:val="00944698"/>
    <w:rsid w:val="009446C7"/>
    <w:rsid w:val="00944AF8"/>
    <w:rsid w:val="009450AD"/>
    <w:rsid w:val="00945502"/>
    <w:rsid w:val="00945C12"/>
    <w:rsid w:val="00946EB1"/>
    <w:rsid w:val="00947190"/>
    <w:rsid w:val="009472EA"/>
    <w:rsid w:val="009474D7"/>
    <w:rsid w:val="0094798A"/>
    <w:rsid w:val="00947997"/>
    <w:rsid w:val="00947CC4"/>
    <w:rsid w:val="0095019A"/>
    <w:rsid w:val="00950509"/>
    <w:rsid w:val="0095056F"/>
    <w:rsid w:val="009506DF"/>
    <w:rsid w:val="009512A6"/>
    <w:rsid w:val="009515F3"/>
    <w:rsid w:val="0095170A"/>
    <w:rsid w:val="00951918"/>
    <w:rsid w:val="0095239F"/>
    <w:rsid w:val="009529DC"/>
    <w:rsid w:val="009533FF"/>
    <w:rsid w:val="00953A2D"/>
    <w:rsid w:val="00953C97"/>
    <w:rsid w:val="0095404A"/>
    <w:rsid w:val="00954568"/>
    <w:rsid w:val="00954B74"/>
    <w:rsid w:val="009556CF"/>
    <w:rsid w:val="00955AB8"/>
    <w:rsid w:val="00955BBC"/>
    <w:rsid w:val="009568A4"/>
    <w:rsid w:val="009569FC"/>
    <w:rsid w:val="00957939"/>
    <w:rsid w:val="009579DA"/>
    <w:rsid w:val="00957EF2"/>
    <w:rsid w:val="0096022C"/>
    <w:rsid w:val="00960722"/>
    <w:rsid w:val="00960881"/>
    <w:rsid w:val="009609B1"/>
    <w:rsid w:val="00960F7D"/>
    <w:rsid w:val="00960FA6"/>
    <w:rsid w:val="0096102B"/>
    <w:rsid w:val="00962003"/>
    <w:rsid w:val="00962A76"/>
    <w:rsid w:val="00963C81"/>
    <w:rsid w:val="00964476"/>
    <w:rsid w:val="00964783"/>
    <w:rsid w:val="00964F54"/>
    <w:rsid w:val="00965475"/>
    <w:rsid w:val="0096569A"/>
    <w:rsid w:val="00965983"/>
    <w:rsid w:val="00965B52"/>
    <w:rsid w:val="009672FF"/>
    <w:rsid w:val="00967939"/>
    <w:rsid w:val="00967982"/>
    <w:rsid w:val="00970F72"/>
    <w:rsid w:val="009711E6"/>
    <w:rsid w:val="0097212B"/>
    <w:rsid w:val="009726AD"/>
    <w:rsid w:val="00972A02"/>
    <w:rsid w:val="00972C1C"/>
    <w:rsid w:val="00972DB5"/>
    <w:rsid w:val="009735C7"/>
    <w:rsid w:val="00973F05"/>
    <w:rsid w:val="0097470F"/>
    <w:rsid w:val="00974FF7"/>
    <w:rsid w:val="00975F73"/>
    <w:rsid w:val="00976A27"/>
    <w:rsid w:val="00976AC8"/>
    <w:rsid w:val="0097728B"/>
    <w:rsid w:val="0097755D"/>
    <w:rsid w:val="00977978"/>
    <w:rsid w:val="00977BF2"/>
    <w:rsid w:val="00980274"/>
    <w:rsid w:val="00980EA1"/>
    <w:rsid w:val="009820AF"/>
    <w:rsid w:val="009821C0"/>
    <w:rsid w:val="00982935"/>
    <w:rsid w:val="00982CE3"/>
    <w:rsid w:val="00982D30"/>
    <w:rsid w:val="00983115"/>
    <w:rsid w:val="009831B3"/>
    <w:rsid w:val="009834BA"/>
    <w:rsid w:val="00984233"/>
    <w:rsid w:val="00984867"/>
    <w:rsid w:val="00984E64"/>
    <w:rsid w:val="009850C1"/>
    <w:rsid w:val="0098552A"/>
    <w:rsid w:val="009855A6"/>
    <w:rsid w:val="00985896"/>
    <w:rsid w:val="00985985"/>
    <w:rsid w:val="009859F1"/>
    <w:rsid w:val="00985D43"/>
    <w:rsid w:val="00986087"/>
    <w:rsid w:val="009864DE"/>
    <w:rsid w:val="009866F5"/>
    <w:rsid w:val="00986A16"/>
    <w:rsid w:val="00987060"/>
    <w:rsid w:val="00987568"/>
    <w:rsid w:val="00987E8C"/>
    <w:rsid w:val="009900C8"/>
    <w:rsid w:val="009907E2"/>
    <w:rsid w:val="0099085B"/>
    <w:rsid w:val="00990CF7"/>
    <w:rsid w:val="00990EA8"/>
    <w:rsid w:val="00991577"/>
    <w:rsid w:val="00991E1C"/>
    <w:rsid w:val="00991F13"/>
    <w:rsid w:val="00992B07"/>
    <w:rsid w:val="00992D30"/>
    <w:rsid w:val="00993C9E"/>
    <w:rsid w:val="0099428E"/>
    <w:rsid w:val="009943C5"/>
    <w:rsid w:val="00994564"/>
    <w:rsid w:val="00994774"/>
    <w:rsid w:val="009948AD"/>
    <w:rsid w:val="009955A5"/>
    <w:rsid w:val="00995EBF"/>
    <w:rsid w:val="009968BA"/>
    <w:rsid w:val="00996BCF"/>
    <w:rsid w:val="00996C0C"/>
    <w:rsid w:val="0099700E"/>
    <w:rsid w:val="00997644"/>
    <w:rsid w:val="009A01AE"/>
    <w:rsid w:val="009A086C"/>
    <w:rsid w:val="009A1C75"/>
    <w:rsid w:val="009A245F"/>
    <w:rsid w:val="009A26B4"/>
    <w:rsid w:val="009A2EBE"/>
    <w:rsid w:val="009A3125"/>
    <w:rsid w:val="009A35FB"/>
    <w:rsid w:val="009A373D"/>
    <w:rsid w:val="009A3908"/>
    <w:rsid w:val="009A3BCF"/>
    <w:rsid w:val="009A3E3C"/>
    <w:rsid w:val="009A42C5"/>
    <w:rsid w:val="009A45C8"/>
    <w:rsid w:val="009A468D"/>
    <w:rsid w:val="009A4E3B"/>
    <w:rsid w:val="009A6523"/>
    <w:rsid w:val="009A693F"/>
    <w:rsid w:val="009A7203"/>
    <w:rsid w:val="009A74CC"/>
    <w:rsid w:val="009A7A3D"/>
    <w:rsid w:val="009B066F"/>
    <w:rsid w:val="009B0757"/>
    <w:rsid w:val="009B0834"/>
    <w:rsid w:val="009B09E2"/>
    <w:rsid w:val="009B0B01"/>
    <w:rsid w:val="009B0B6C"/>
    <w:rsid w:val="009B2770"/>
    <w:rsid w:val="009B27C1"/>
    <w:rsid w:val="009B45FC"/>
    <w:rsid w:val="009B5016"/>
    <w:rsid w:val="009B5153"/>
    <w:rsid w:val="009B5200"/>
    <w:rsid w:val="009B547D"/>
    <w:rsid w:val="009B60BD"/>
    <w:rsid w:val="009B6C7F"/>
    <w:rsid w:val="009B6D2F"/>
    <w:rsid w:val="009B725D"/>
    <w:rsid w:val="009B779E"/>
    <w:rsid w:val="009C020A"/>
    <w:rsid w:val="009C0251"/>
    <w:rsid w:val="009C0639"/>
    <w:rsid w:val="009C10FC"/>
    <w:rsid w:val="009C1B7E"/>
    <w:rsid w:val="009C1F3A"/>
    <w:rsid w:val="009C2813"/>
    <w:rsid w:val="009C2C6F"/>
    <w:rsid w:val="009C32F5"/>
    <w:rsid w:val="009C3CF8"/>
    <w:rsid w:val="009C3E4F"/>
    <w:rsid w:val="009C4050"/>
    <w:rsid w:val="009C4160"/>
    <w:rsid w:val="009C4946"/>
    <w:rsid w:val="009C523E"/>
    <w:rsid w:val="009C5370"/>
    <w:rsid w:val="009C5A91"/>
    <w:rsid w:val="009C5D86"/>
    <w:rsid w:val="009C747B"/>
    <w:rsid w:val="009C77ED"/>
    <w:rsid w:val="009D0F4E"/>
    <w:rsid w:val="009D157A"/>
    <w:rsid w:val="009D1617"/>
    <w:rsid w:val="009D1953"/>
    <w:rsid w:val="009D1A52"/>
    <w:rsid w:val="009D1A9F"/>
    <w:rsid w:val="009D2565"/>
    <w:rsid w:val="009D2EA2"/>
    <w:rsid w:val="009D3086"/>
    <w:rsid w:val="009D3AE2"/>
    <w:rsid w:val="009D3F2E"/>
    <w:rsid w:val="009D495F"/>
    <w:rsid w:val="009D5DEB"/>
    <w:rsid w:val="009D6630"/>
    <w:rsid w:val="009D67B8"/>
    <w:rsid w:val="009D6E44"/>
    <w:rsid w:val="009D7ADC"/>
    <w:rsid w:val="009D7DCE"/>
    <w:rsid w:val="009E03AD"/>
    <w:rsid w:val="009E05B4"/>
    <w:rsid w:val="009E0939"/>
    <w:rsid w:val="009E0B51"/>
    <w:rsid w:val="009E0C78"/>
    <w:rsid w:val="009E1A83"/>
    <w:rsid w:val="009E1BD3"/>
    <w:rsid w:val="009E1CE0"/>
    <w:rsid w:val="009E21A9"/>
    <w:rsid w:val="009E29D0"/>
    <w:rsid w:val="009E3119"/>
    <w:rsid w:val="009E3250"/>
    <w:rsid w:val="009E3314"/>
    <w:rsid w:val="009E3347"/>
    <w:rsid w:val="009E36CF"/>
    <w:rsid w:val="009E38E2"/>
    <w:rsid w:val="009E45D6"/>
    <w:rsid w:val="009E460F"/>
    <w:rsid w:val="009E48DE"/>
    <w:rsid w:val="009E50B9"/>
    <w:rsid w:val="009E54EA"/>
    <w:rsid w:val="009E5B12"/>
    <w:rsid w:val="009E5BBB"/>
    <w:rsid w:val="009E5FBB"/>
    <w:rsid w:val="009E6558"/>
    <w:rsid w:val="009E65D8"/>
    <w:rsid w:val="009E696E"/>
    <w:rsid w:val="009E6C41"/>
    <w:rsid w:val="009E7141"/>
    <w:rsid w:val="009E79EE"/>
    <w:rsid w:val="009E7A3B"/>
    <w:rsid w:val="009F0446"/>
    <w:rsid w:val="009F091D"/>
    <w:rsid w:val="009F0A63"/>
    <w:rsid w:val="009F0BCD"/>
    <w:rsid w:val="009F10AE"/>
    <w:rsid w:val="009F16DE"/>
    <w:rsid w:val="009F17E0"/>
    <w:rsid w:val="009F1843"/>
    <w:rsid w:val="009F1ACD"/>
    <w:rsid w:val="009F1C94"/>
    <w:rsid w:val="009F2482"/>
    <w:rsid w:val="009F27B2"/>
    <w:rsid w:val="009F2B1A"/>
    <w:rsid w:val="009F2F9A"/>
    <w:rsid w:val="009F396B"/>
    <w:rsid w:val="009F3E29"/>
    <w:rsid w:val="009F474C"/>
    <w:rsid w:val="009F48C6"/>
    <w:rsid w:val="009F4A9A"/>
    <w:rsid w:val="009F4C9B"/>
    <w:rsid w:val="009F62F4"/>
    <w:rsid w:val="009F63A1"/>
    <w:rsid w:val="009F6F78"/>
    <w:rsid w:val="009F75BC"/>
    <w:rsid w:val="009F7D91"/>
    <w:rsid w:val="00A00049"/>
    <w:rsid w:val="00A00440"/>
    <w:rsid w:val="00A0086C"/>
    <w:rsid w:val="00A00ABF"/>
    <w:rsid w:val="00A012E5"/>
    <w:rsid w:val="00A015D1"/>
    <w:rsid w:val="00A01FAD"/>
    <w:rsid w:val="00A020C3"/>
    <w:rsid w:val="00A02C31"/>
    <w:rsid w:val="00A03009"/>
    <w:rsid w:val="00A03880"/>
    <w:rsid w:val="00A03A64"/>
    <w:rsid w:val="00A03CE5"/>
    <w:rsid w:val="00A04B2B"/>
    <w:rsid w:val="00A05244"/>
    <w:rsid w:val="00A060C9"/>
    <w:rsid w:val="00A0610F"/>
    <w:rsid w:val="00A06934"/>
    <w:rsid w:val="00A07960"/>
    <w:rsid w:val="00A103E0"/>
    <w:rsid w:val="00A10432"/>
    <w:rsid w:val="00A10A9E"/>
    <w:rsid w:val="00A11228"/>
    <w:rsid w:val="00A11706"/>
    <w:rsid w:val="00A120D9"/>
    <w:rsid w:val="00A12845"/>
    <w:rsid w:val="00A128F8"/>
    <w:rsid w:val="00A12950"/>
    <w:rsid w:val="00A12CA0"/>
    <w:rsid w:val="00A130BB"/>
    <w:rsid w:val="00A13931"/>
    <w:rsid w:val="00A1437A"/>
    <w:rsid w:val="00A14826"/>
    <w:rsid w:val="00A14ACA"/>
    <w:rsid w:val="00A151B0"/>
    <w:rsid w:val="00A16AAC"/>
    <w:rsid w:val="00A1716F"/>
    <w:rsid w:val="00A20DC3"/>
    <w:rsid w:val="00A20E12"/>
    <w:rsid w:val="00A20EA8"/>
    <w:rsid w:val="00A22B80"/>
    <w:rsid w:val="00A22DFD"/>
    <w:rsid w:val="00A23854"/>
    <w:rsid w:val="00A238E8"/>
    <w:rsid w:val="00A242FC"/>
    <w:rsid w:val="00A246C4"/>
    <w:rsid w:val="00A251E6"/>
    <w:rsid w:val="00A25EA9"/>
    <w:rsid w:val="00A262D6"/>
    <w:rsid w:val="00A26514"/>
    <w:rsid w:val="00A266E7"/>
    <w:rsid w:val="00A26BF7"/>
    <w:rsid w:val="00A270D0"/>
    <w:rsid w:val="00A27352"/>
    <w:rsid w:val="00A27409"/>
    <w:rsid w:val="00A276D9"/>
    <w:rsid w:val="00A27786"/>
    <w:rsid w:val="00A27CA7"/>
    <w:rsid w:val="00A2AC88"/>
    <w:rsid w:val="00A31009"/>
    <w:rsid w:val="00A31120"/>
    <w:rsid w:val="00A31D17"/>
    <w:rsid w:val="00A3287E"/>
    <w:rsid w:val="00A33177"/>
    <w:rsid w:val="00A3344C"/>
    <w:rsid w:val="00A33776"/>
    <w:rsid w:val="00A33938"/>
    <w:rsid w:val="00A33A38"/>
    <w:rsid w:val="00A33C6C"/>
    <w:rsid w:val="00A34E05"/>
    <w:rsid w:val="00A35604"/>
    <w:rsid w:val="00A3718C"/>
    <w:rsid w:val="00A375A6"/>
    <w:rsid w:val="00A375DE"/>
    <w:rsid w:val="00A376E8"/>
    <w:rsid w:val="00A37AC3"/>
    <w:rsid w:val="00A37D66"/>
    <w:rsid w:val="00A37D7E"/>
    <w:rsid w:val="00A37E96"/>
    <w:rsid w:val="00A37FE7"/>
    <w:rsid w:val="00A41802"/>
    <w:rsid w:val="00A41A9E"/>
    <w:rsid w:val="00A41F80"/>
    <w:rsid w:val="00A422DA"/>
    <w:rsid w:val="00A42473"/>
    <w:rsid w:val="00A42565"/>
    <w:rsid w:val="00A42ED8"/>
    <w:rsid w:val="00A43554"/>
    <w:rsid w:val="00A4392D"/>
    <w:rsid w:val="00A44164"/>
    <w:rsid w:val="00A44315"/>
    <w:rsid w:val="00A446C0"/>
    <w:rsid w:val="00A447A2"/>
    <w:rsid w:val="00A44B07"/>
    <w:rsid w:val="00A45303"/>
    <w:rsid w:val="00A456C8"/>
    <w:rsid w:val="00A45AB3"/>
    <w:rsid w:val="00A4638D"/>
    <w:rsid w:val="00A467A5"/>
    <w:rsid w:val="00A4696C"/>
    <w:rsid w:val="00A46A40"/>
    <w:rsid w:val="00A470FF"/>
    <w:rsid w:val="00A474EB"/>
    <w:rsid w:val="00A50167"/>
    <w:rsid w:val="00A5034C"/>
    <w:rsid w:val="00A50373"/>
    <w:rsid w:val="00A503F5"/>
    <w:rsid w:val="00A50662"/>
    <w:rsid w:val="00A50FDF"/>
    <w:rsid w:val="00A510EB"/>
    <w:rsid w:val="00A5161C"/>
    <w:rsid w:val="00A5167F"/>
    <w:rsid w:val="00A51CBB"/>
    <w:rsid w:val="00A51E67"/>
    <w:rsid w:val="00A51EBE"/>
    <w:rsid w:val="00A5232F"/>
    <w:rsid w:val="00A537F0"/>
    <w:rsid w:val="00A542DD"/>
    <w:rsid w:val="00A542F5"/>
    <w:rsid w:val="00A547A3"/>
    <w:rsid w:val="00A548CA"/>
    <w:rsid w:val="00A54A3C"/>
    <w:rsid w:val="00A55587"/>
    <w:rsid w:val="00A55B53"/>
    <w:rsid w:val="00A5683F"/>
    <w:rsid w:val="00A56AF2"/>
    <w:rsid w:val="00A57F74"/>
    <w:rsid w:val="00A600EA"/>
    <w:rsid w:val="00A60194"/>
    <w:rsid w:val="00A60217"/>
    <w:rsid w:val="00A60AEE"/>
    <w:rsid w:val="00A60E23"/>
    <w:rsid w:val="00A61029"/>
    <w:rsid w:val="00A61725"/>
    <w:rsid w:val="00A61777"/>
    <w:rsid w:val="00A61CC1"/>
    <w:rsid w:val="00A61E1A"/>
    <w:rsid w:val="00A61E94"/>
    <w:rsid w:val="00A622DA"/>
    <w:rsid w:val="00A62721"/>
    <w:rsid w:val="00A62A88"/>
    <w:rsid w:val="00A62AEC"/>
    <w:rsid w:val="00A62FB6"/>
    <w:rsid w:val="00A63A0D"/>
    <w:rsid w:val="00A64166"/>
    <w:rsid w:val="00A64F34"/>
    <w:rsid w:val="00A6549B"/>
    <w:rsid w:val="00A65651"/>
    <w:rsid w:val="00A7084E"/>
    <w:rsid w:val="00A71382"/>
    <w:rsid w:val="00A71946"/>
    <w:rsid w:val="00A71B90"/>
    <w:rsid w:val="00A7278E"/>
    <w:rsid w:val="00A73E48"/>
    <w:rsid w:val="00A73FEF"/>
    <w:rsid w:val="00A7452F"/>
    <w:rsid w:val="00A7480F"/>
    <w:rsid w:val="00A75565"/>
    <w:rsid w:val="00A75859"/>
    <w:rsid w:val="00A7595F"/>
    <w:rsid w:val="00A76002"/>
    <w:rsid w:val="00A76BCB"/>
    <w:rsid w:val="00A76CEB"/>
    <w:rsid w:val="00A76F40"/>
    <w:rsid w:val="00A76F8B"/>
    <w:rsid w:val="00A774F2"/>
    <w:rsid w:val="00A77595"/>
    <w:rsid w:val="00A775C1"/>
    <w:rsid w:val="00A77988"/>
    <w:rsid w:val="00A779CD"/>
    <w:rsid w:val="00A77B17"/>
    <w:rsid w:val="00A77B27"/>
    <w:rsid w:val="00A800D2"/>
    <w:rsid w:val="00A80259"/>
    <w:rsid w:val="00A80E16"/>
    <w:rsid w:val="00A80F7A"/>
    <w:rsid w:val="00A8117F"/>
    <w:rsid w:val="00A811E0"/>
    <w:rsid w:val="00A823AD"/>
    <w:rsid w:val="00A827AB"/>
    <w:rsid w:val="00A8284F"/>
    <w:rsid w:val="00A829FA"/>
    <w:rsid w:val="00A82A97"/>
    <w:rsid w:val="00A83756"/>
    <w:rsid w:val="00A84060"/>
    <w:rsid w:val="00A8443C"/>
    <w:rsid w:val="00A84768"/>
    <w:rsid w:val="00A8477B"/>
    <w:rsid w:val="00A8477D"/>
    <w:rsid w:val="00A84B9E"/>
    <w:rsid w:val="00A851A6"/>
    <w:rsid w:val="00A863E5"/>
    <w:rsid w:val="00A86E77"/>
    <w:rsid w:val="00A86F07"/>
    <w:rsid w:val="00A873B9"/>
    <w:rsid w:val="00A87D2A"/>
    <w:rsid w:val="00A8F33C"/>
    <w:rsid w:val="00A912DC"/>
    <w:rsid w:val="00A9146F"/>
    <w:rsid w:val="00A9166E"/>
    <w:rsid w:val="00A919D3"/>
    <w:rsid w:val="00A91F9E"/>
    <w:rsid w:val="00A920A0"/>
    <w:rsid w:val="00A925AB"/>
    <w:rsid w:val="00A92B49"/>
    <w:rsid w:val="00A92CBC"/>
    <w:rsid w:val="00A92E3C"/>
    <w:rsid w:val="00A93679"/>
    <w:rsid w:val="00A93AE4"/>
    <w:rsid w:val="00A93E2B"/>
    <w:rsid w:val="00A94275"/>
    <w:rsid w:val="00A94B97"/>
    <w:rsid w:val="00A95DB9"/>
    <w:rsid w:val="00A9616F"/>
    <w:rsid w:val="00A96423"/>
    <w:rsid w:val="00A97C2A"/>
    <w:rsid w:val="00AA0086"/>
    <w:rsid w:val="00AA05EA"/>
    <w:rsid w:val="00AA089C"/>
    <w:rsid w:val="00AA0E74"/>
    <w:rsid w:val="00AA1998"/>
    <w:rsid w:val="00AA1B64"/>
    <w:rsid w:val="00AA1EF4"/>
    <w:rsid w:val="00AA2BC7"/>
    <w:rsid w:val="00AA2F43"/>
    <w:rsid w:val="00AA3038"/>
    <w:rsid w:val="00AA30E4"/>
    <w:rsid w:val="00AA3425"/>
    <w:rsid w:val="00AA34B8"/>
    <w:rsid w:val="00AA382D"/>
    <w:rsid w:val="00AA403C"/>
    <w:rsid w:val="00AA41C1"/>
    <w:rsid w:val="00AA4564"/>
    <w:rsid w:val="00AA459B"/>
    <w:rsid w:val="00AA4C45"/>
    <w:rsid w:val="00AA5270"/>
    <w:rsid w:val="00AA56E3"/>
    <w:rsid w:val="00AA641E"/>
    <w:rsid w:val="00AA6CE5"/>
    <w:rsid w:val="00AB033F"/>
    <w:rsid w:val="00AB03D7"/>
    <w:rsid w:val="00AB03F6"/>
    <w:rsid w:val="00AB06DD"/>
    <w:rsid w:val="00AB17C5"/>
    <w:rsid w:val="00AB18BF"/>
    <w:rsid w:val="00AB1ED3"/>
    <w:rsid w:val="00AB20F2"/>
    <w:rsid w:val="00AB2190"/>
    <w:rsid w:val="00AB22EF"/>
    <w:rsid w:val="00AB236F"/>
    <w:rsid w:val="00AB23D0"/>
    <w:rsid w:val="00AB2DCA"/>
    <w:rsid w:val="00AB3420"/>
    <w:rsid w:val="00AB381D"/>
    <w:rsid w:val="00AB3882"/>
    <w:rsid w:val="00AB420C"/>
    <w:rsid w:val="00AB5A45"/>
    <w:rsid w:val="00AB73AE"/>
    <w:rsid w:val="00AB79F2"/>
    <w:rsid w:val="00AB7EE5"/>
    <w:rsid w:val="00AB9E6A"/>
    <w:rsid w:val="00AC1E87"/>
    <w:rsid w:val="00AC29FB"/>
    <w:rsid w:val="00AC2AC4"/>
    <w:rsid w:val="00AC2FBE"/>
    <w:rsid w:val="00AC395C"/>
    <w:rsid w:val="00AC48AB"/>
    <w:rsid w:val="00AC4C34"/>
    <w:rsid w:val="00AC5FA0"/>
    <w:rsid w:val="00AC6060"/>
    <w:rsid w:val="00AC623B"/>
    <w:rsid w:val="00AC65DF"/>
    <w:rsid w:val="00AD1866"/>
    <w:rsid w:val="00AD3001"/>
    <w:rsid w:val="00AD3731"/>
    <w:rsid w:val="00AD417E"/>
    <w:rsid w:val="00AD47FF"/>
    <w:rsid w:val="00AD4E36"/>
    <w:rsid w:val="00AD4F69"/>
    <w:rsid w:val="00AD53E9"/>
    <w:rsid w:val="00AD69B7"/>
    <w:rsid w:val="00AD6C78"/>
    <w:rsid w:val="00AD71AA"/>
    <w:rsid w:val="00AD720E"/>
    <w:rsid w:val="00AD7C87"/>
    <w:rsid w:val="00AD7EE0"/>
    <w:rsid w:val="00AE0180"/>
    <w:rsid w:val="00AE11C2"/>
    <w:rsid w:val="00AE1386"/>
    <w:rsid w:val="00AE1DDC"/>
    <w:rsid w:val="00AE1E63"/>
    <w:rsid w:val="00AE2364"/>
    <w:rsid w:val="00AE2DB0"/>
    <w:rsid w:val="00AE2F17"/>
    <w:rsid w:val="00AE342D"/>
    <w:rsid w:val="00AE383E"/>
    <w:rsid w:val="00AE3C7C"/>
    <w:rsid w:val="00AE4519"/>
    <w:rsid w:val="00AE47DC"/>
    <w:rsid w:val="00AE4CE8"/>
    <w:rsid w:val="00AE57CC"/>
    <w:rsid w:val="00AE5BF3"/>
    <w:rsid w:val="00AE5E68"/>
    <w:rsid w:val="00AE7139"/>
    <w:rsid w:val="00AE71F6"/>
    <w:rsid w:val="00AE761F"/>
    <w:rsid w:val="00AE7A1D"/>
    <w:rsid w:val="00AF0017"/>
    <w:rsid w:val="00AF0392"/>
    <w:rsid w:val="00AF08A6"/>
    <w:rsid w:val="00AF2A85"/>
    <w:rsid w:val="00AF2FB5"/>
    <w:rsid w:val="00AF34DC"/>
    <w:rsid w:val="00AF3587"/>
    <w:rsid w:val="00AF36ED"/>
    <w:rsid w:val="00AF40A0"/>
    <w:rsid w:val="00AF4111"/>
    <w:rsid w:val="00AF442B"/>
    <w:rsid w:val="00AF4870"/>
    <w:rsid w:val="00AF51AE"/>
    <w:rsid w:val="00AF564E"/>
    <w:rsid w:val="00AF57BE"/>
    <w:rsid w:val="00AF61B5"/>
    <w:rsid w:val="00AF6E5D"/>
    <w:rsid w:val="00AF6F06"/>
    <w:rsid w:val="00AF7789"/>
    <w:rsid w:val="00AF7DF7"/>
    <w:rsid w:val="00B00BFA"/>
    <w:rsid w:val="00B00C60"/>
    <w:rsid w:val="00B01640"/>
    <w:rsid w:val="00B01B09"/>
    <w:rsid w:val="00B020BC"/>
    <w:rsid w:val="00B0291F"/>
    <w:rsid w:val="00B02BFA"/>
    <w:rsid w:val="00B02D49"/>
    <w:rsid w:val="00B02E20"/>
    <w:rsid w:val="00B035EE"/>
    <w:rsid w:val="00B0420E"/>
    <w:rsid w:val="00B043A7"/>
    <w:rsid w:val="00B045D9"/>
    <w:rsid w:val="00B04D6F"/>
    <w:rsid w:val="00B04DD7"/>
    <w:rsid w:val="00B05616"/>
    <w:rsid w:val="00B057EA"/>
    <w:rsid w:val="00B05EC7"/>
    <w:rsid w:val="00B0632B"/>
    <w:rsid w:val="00B0673E"/>
    <w:rsid w:val="00B0702D"/>
    <w:rsid w:val="00B07675"/>
    <w:rsid w:val="00B079FD"/>
    <w:rsid w:val="00B07B33"/>
    <w:rsid w:val="00B07DB5"/>
    <w:rsid w:val="00B1004E"/>
    <w:rsid w:val="00B101DD"/>
    <w:rsid w:val="00B109FC"/>
    <w:rsid w:val="00B10CEE"/>
    <w:rsid w:val="00B11E89"/>
    <w:rsid w:val="00B120A0"/>
    <w:rsid w:val="00B122C3"/>
    <w:rsid w:val="00B12E22"/>
    <w:rsid w:val="00B12EEA"/>
    <w:rsid w:val="00B12FE4"/>
    <w:rsid w:val="00B131EA"/>
    <w:rsid w:val="00B135AE"/>
    <w:rsid w:val="00B13EC3"/>
    <w:rsid w:val="00B14162"/>
    <w:rsid w:val="00B141F3"/>
    <w:rsid w:val="00B145F6"/>
    <w:rsid w:val="00B154DC"/>
    <w:rsid w:val="00B15B14"/>
    <w:rsid w:val="00B15D93"/>
    <w:rsid w:val="00B164A4"/>
    <w:rsid w:val="00B167D5"/>
    <w:rsid w:val="00B16CE2"/>
    <w:rsid w:val="00B17357"/>
    <w:rsid w:val="00B175F3"/>
    <w:rsid w:val="00B17D26"/>
    <w:rsid w:val="00B208E7"/>
    <w:rsid w:val="00B21054"/>
    <w:rsid w:val="00B216FC"/>
    <w:rsid w:val="00B21A51"/>
    <w:rsid w:val="00B234F3"/>
    <w:rsid w:val="00B23855"/>
    <w:rsid w:val="00B23D0F"/>
    <w:rsid w:val="00B249FD"/>
    <w:rsid w:val="00B24BDA"/>
    <w:rsid w:val="00B24DCE"/>
    <w:rsid w:val="00B2610A"/>
    <w:rsid w:val="00B268D2"/>
    <w:rsid w:val="00B269AA"/>
    <w:rsid w:val="00B26A43"/>
    <w:rsid w:val="00B2721F"/>
    <w:rsid w:val="00B3148B"/>
    <w:rsid w:val="00B32406"/>
    <w:rsid w:val="00B32788"/>
    <w:rsid w:val="00B32928"/>
    <w:rsid w:val="00B32AE5"/>
    <w:rsid w:val="00B32C8E"/>
    <w:rsid w:val="00B32ED0"/>
    <w:rsid w:val="00B32EEA"/>
    <w:rsid w:val="00B3330D"/>
    <w:rsid w:val="00B33349"/>
    <w:rsid w:val="00B33359"/>
    <w:rsid w:val="00B335E9"/>
    <w:rsid w:val="00B337A1"/>
    <w:rsid w:val="00B33852"/>
    <w:rsid w:val="00B33DD9"/>
    <w:rsid w:val="00B34212"/>
    <w:rsid w:val="00B34439"/>
    <w:rsid w:val="00B34563"/>
    <w:rsid w:val="00B349A9"/>
    <w:rsid w:val="00B34F5D"/>
    <w:rsid w:val="00B35356"/>
    <w:rsid w:val="00B35426"/>
    <w:rsid w:val="00B35B1B"/>
    <w:rsid w:val="00B37418"/>
    <w:rsid w:val="00B374AA"/>
    <w:rsid w:val="00B37E3C"/>
    <w:rsid w:val="00B403B5"/>
    <w:rsid w:val="00B40AEF"/>
    <w:rsid w:val="00B40B6C"/>
    <w:rsid w:val="00B418F2"/>
    <w:rsid w:val="00B422CA"/>
    <w:rsid w:val="00B42789"/>
    <w:rsid w:val="00B4344B"/>
    <w:rsid w:val="00B437DB"/>
    <w:rsid w:val="00B43E90"/>
    <w:rsid w:val="00B44054"/>
    <w:rsid w:val="00B4463F"/>
    <w:rsid w:val="00B44732"/>
    <w:rsid w:val="00B447DF"/>
    <w:rsid w:val="00B44B5D"/>
    <w:rsid w:val="00B44F32"/>
    <w:rsid w:val="00B4562A"/>
    <w:rsid w:val="00B4576C"/>
    <w:rsid w:val="00B4596D"/>
    <w:rsid w:val="00B45BFC"/>
    <w:rsid w:val="00B473AB"/>
    <w:rsid w:val="00B4746A"/>
    <w:rsid w:val="00B50A2D"/>
    <w:rsid w:val="00B50AF4"/>
    <w:rsid w:val="00B51B2D"/>
    <w:rsid w:val="00B51C6F"/>
    <w:rsid w:val="00B51D28"/>
    <w:rsid w:val="00B5212C"/>
    <w:rsid w:val="00B524CE"/>
    <w:rsid w:val="00B525DA"/>
    <w:rsid w:val="00B52BFE"/>
    <w:rsid w:val="00B53538"/>
    <w:rsid w:val="00B5365D"/>
    <w:rsid w:val="00B53673"/>
    <w:rsid w:val="00B54671"/>
    <w:rsid w:val="00B54950"/>
    <w:rsid w:val="00B54F25"/>
    <w:rsid w:val="00B553A3"/>
    <w:rsid w:val="00B553C2"/>
    <w:rsid w:val="00B5551F"/>
    <w:rsid w:val="00B55B94"/>
    <w:rsid w:val="00B5669C"/>
    <w:rsid w:val="00B5713E"/>
    <w:rsid w:val="00B572AF"/>
    <w:rsid w:val="00B57828"/>
    <w:rsid w:val="00B57C8E"/>
    <w:rsid w:val="00B57D68"/>
    <w:rsid w:val="00B6051F"/>
    <w:rsid w:val="00B6126B"/>
    <w:rsid w:val="00B615B6"/>
    <w:rsid w:val="00B617DD"/>
    <w:rsid w:val="00B61AAA"/>
    <w:rsid w:val="00B61C31"/>
    <w:rsid w:val="00B62395"/>
    <w:rsid w:val="00B62D31"/>
    <w:rsid w:val="00B62FB8"/>
    <w:rsid w:val="00B63BB0"/>
    <w:rsid w:val="00B63D41"/>
    <w:rsid w:val="00B643D2"/>
    <w:rsid w:val="00B64A1F"/>
    <w:rsid w:val="00B652D2"/>
    <w:rsid w:val="00B65302"/>
    <w:rsid w:val="00B658FD"/>
    <w:rsid w:val="00B6600A"/>
    <w:rsid w:val="00B660CD"/>
    <w:rsid w:val="00B66443"/>
    <w:rsid w:val="00B669C4"/>
    <w:rsid w:val="00B66E14"/>
    <w:rsid w:val="00B66E57"/>
    <w:rsid w:val="00B671B4"/>
    <w:rsid w:val="00B67598"/>
    <w:rsid w:val="00B67753"/>
    <w:rsid w:val="00B67E58"/>
    <w:rsid w:val="00B7011A"/>
    <w:rsid w:val="00B70AAD"/>
    <w:rsid w:val="00B70B01"/>
    <w:rsid w:val="00B71B61"/>
    <w:rsid w:val="00B7225B"/>
    <w:rsid w:val="00B73DB4"/>
    <w:rsid w:val="00B744BE"/>
    <w:rsid w:val="00B74698"/>
    <w:rsid w:val="00B74A9D"/>
    <w:rsid w:val="00B74B54"/>
    <w:rsid w:val="00B7526E"/>
    <w:rsid w:val="00B75320"/>
    <w:rsid w:val="00B755E0"/>
    <w:rsid w:val="00B758B6"/>
    <w:rsid w:val="00B75AA9"/>
    <w:rsid w:val="00B75DC5"/>
    <w:rsid w:val="00B7694F"/>
    <w:rsid w:val="00B76B87"/>
    <w:rsid w:val="00B76D28"/>
    <w:rsid w:val="00B7749F"/>
    <w:rsid w:val="00B7757F"/>
    <w:rsid w:val="00B776E4"/>
    <w:rsid w:val="00B77875"/>
    <w:rsid w:val="00B77EB2"/>
    <w:rsid w:val="00B8041E"/>
    <w:rsid w:val="00B8053D"/>
    <w:rsid w:val="00B808B8"/>
    <w:rsid w:val="00B80EFC"/>
    <w:rsid w:val="00B81610"/>
    <w:rsid w:val="00B8191A"/>
    <w:rsid w:val="00B8214F"/>
    <w:rsid w:val="00B82389"/>
    <w:rsid w:val="00B8286E"/>
    <w:rsid w:val="00B82E7E"/>
    <w:rsid w:val="00B83328"/>
    <w:rsid w:val="00B83C4A"/>
    <w:rsid w:val="00B844C9"/>
    <w:rsid w:val="00B84B71"/>
    <w:rsid w:val="00B84E9E"/>
    <w:rsid w:val="00B85059"/>
    <w:rsid w:val="00B850FE"/>
    <w:rsid w:val="00B855D7"/>
    <w:rsid w:val="00B858A9"/>
    <w:rsid w:val="00B85A72"/>
    <w:rsid w:val="00B85EB2"/>
    <w:rsid w:val="00B86492"/>
    <w:rsid w:val="00B86B7E"/>
    <w:rsid w:val="00B87530"/>
    <w:rsid w:val="00B876CB"/>
    <w:rsid w:val="00B87CE3"/>
    <w:rsid w:val="00B87FE1"/>
    <w:rsid w:val="00B8952E"/>
    <w:rsid w:val="00B90E8B"/>
    <w:rsid w:val="00B90F3B"/>
    <w:rsid w:val="00B9121B"/>
    <w:rsid w:val="00B91502"/>
    <w:rsid w:val="00B91CAD"/>
    <w:rsid w:val="00B93156"/>
    <w:rsid w:val="00B9328F"/>
    <w:rsid w:val="00B93334"/>
    <w:rsid w:val="00B93819"/>
    <w:rsid w:val="00B93CFA"/>
    <w:rsid w:val="00B946AD"/>
    <w:rsid w:val="00B948A5"/>
    <w:rsid w:val="00B94FE2"/>
    <w:rsid w:val="00B95452"/>
    <w:rsid w:val="00B958E2"/>
    <w:rsid w:val="00B95F6A"/>
    <w:rsid w:val="00B96220"/>
    <w:rsid w:val="00B9690D"/>
    <w:rsid w:val="00B96BBC"/>
    <w:rsid w:val="00B97669"/>
    <w:rsid w:val="00B97BA7"/>
    <w:rsid w:val="00BA0A1E"/>
    <w:rsid w:val="00BA3228"/>
    <w:rsid w:val="00BA353B"/>
    <w:rsid w:val="00BA3605"/>
    <w:rsid w:val="00BA3669"/>
    <w:rsid w:val="00BA38B6"/>
    <w:rsid w:val="00BA3903"/>
    <w:rsid w:val="00BA3B0F"/>
    <w:rsid w:val="00BA40A1"/>
    <w:rsid w:val="00BA40CE"/>
    <w:rsid w:val="00BA414E"/>
    <w:rsid w:val="00BA43FB"/>
    <w:rsid w:val="00BA4690"/>
    <w:rsid w:val="00BA479A"/>
    <w:rsid w:val="00BA50F4"/>
    <w:rsid w:val="00BA52BC"/>
    <w:rsid w:val="00BA55B9"/>
    <w:rsid w:val="00BA5CCC"/>
    <w:rsid w:val="00BA643B"/>
    <w:rsid w:val="00BA6F38"/>
    <w:rsid w:val="00BA7669"/>
    <w:rsid w:val="00BA7D9E"/>
    <w:rsid w:val="00BB0543"/>
    <w:rsid w:val="00BB05A9"/>
    <w:rsid w:val="00BB0EBA"/>
    <w:rsid w:val="00BB10A9"/>
    <w:rsid w:val="00BB12F4"/>
    <w:rsid w:val="00BB135F"/>
    <w:rsid w:val="00BB18A4"/>
    <w:rsid w:val="00BB191C"/>
    <w:rsid w:val="00BB22C1"/>
    <w:rsid w:val="00BB28DD"/>
    <w:rsid w:val="00BB3175"/>
    <w:rsid w:val="00BB3195"/>
    <w:rsid w:val="00BB33D0"/>
    <w:rsid w:val="00BB33E1"/>
    <w:rsid w:val="00BB408F"/>
    <w:rsid w:val="00BB4FF4"/>
    <w:rsid w:val="00BB52A5"/>
    <w:rsid w:val="00BB55C7"/>
    <w:rsid w:val="00BB6457"/>
    <w:rsid w:val="00BB6520"/>
    <w:rsid w:val="00BB666B"/>
    <w:rsid w:val="00BB66E8"/>
    <w:rsid w:val="00BB674C"/>
    <w:rsid w:val="00BB6D8A"/>
    <w:rsid w:val="00BB707E"/>
    <w:rsid w:val="00BB74FE"/>
    <w:rsid w:val="00BB7C8D"/>
    <w:rsid w:val="00BC0145"/>
    <w:rsid w:val="00BC09BE"/>
    <w:rsid w:val="00BC161B"/>
    <w:rsid w:val="00BC1CD7"/>
    <w:rsid w:val="00BC1D4D"/>
    <w:rsid w:val="00BC1D7A"/>
    <w:rsid w:val="00BC266C"/>
    <w:rsid w:val="00BC2CB0"/>
    <w:rsid w:val="00BC3359"/>
    <w:rsid w:val="00BC349B"/>
    <w:rsid w:val="00BC350F"/>
    <w:rsid w:val="00BC3690"/>
    <w:rsid w:val="00BC3753"/>
    <w:rsid w:val="00BC3EB6"/>
    <w:rsid w:val="00BC414E"/>
    <w:rsid w:val="00BC4914"/>
    <w:rsid w:val="00BC4BA6"/>
    <w:rsid w:val="00BC603F"/>
    <w:rsid w:val="00BC71A5"/>
    <w:rsid w:val="00BC7AF2"/>
    <w:rsid w:val="00BC7F5F"/>
    <w:rsid w:val="00BD037B"/>
    <w:rsid w:val="00BD03E1"/>
    <w:rsid w:val="00BD099E"/>
    <w:rsid w:val="00BD0DAC"/>
    <w:rsid w:val="00BD1A48"/>
    <w:rsid w:val="00BD1BC2"/>
    <w:rsid w:val="00BD25DF"/>
    <w:rsid w:val="00BD29B7"/>
    <w:rsid w:val="00BD2A12"/>
    <w:rsid w:val="00BD4B83"/>
    <w:rsid w:val="00BD5045"/>
    <w:rsid w:val="00BD5342"/>
    <w:rsid w:val="00BD5351"/>
    <w:rsid w:val="00BD5438"/>
    <w:rsid w:val="00BD6253"/>
    <w:rsid w:val="00BD71C4"/>
    <w:rsid w:val="00BD73E4"/>
    <w:rsid w:val="00BD7600"/>
    <w:rsid w:val="00BD7B7A"/>
    <w:rsid w:val="00BE0DD8"/>
    <w:rsid w:val="00BE0E3F"/>
    <w:rsid w:val="00BE0E91"/>
    <w:rsid w:val="00BE0FDC"/>
    <w:rsid w:val="00BE1453"/>
    <w:rsid w:val="00BE15F5"/>
    <w:rsid w:val="00BE198B"/>
    <w:rsid w:val="00BE1C76"/>
    <w:rsid w:val="00BE213E"/>
    <w:rsid w:val="00BE26BD"/>
    <w:rsid w:val="00BE28BF"/>
    <w:rsid w:val="00BE299B"/>
    <w:rsid w:val="00BE2ADC"/>
    <w:rsid w:val="00BE318F"/>
    <w:rsid w:val="00BE36E3"/>
    <w:rsid w:val="00BE38FD"/>
    <w:rsid w:val="00BE4797"/>
    <w:rsid w:val="00BE5375"/>
    <w:rsid w:val="00BE5704"/>
    <w:rsid w:val="00BE6380"/>
    <w:rsid w:val="00BE64D8"/>
    <w:rsid w:val="00BE6991"/>
    <w:rsid w:val="00BE73C0"/>
    <w:rsid w:val="00BECD62"/>
    <w:rsid w:val="00BF04E5"/>
    <w:rsid w:val="00BF06BA"/>
    <w:rsid w:val="00BF0DA8"/>
    <w:rsid w:val="00BF0F0B"/>
    <w:rsid w:val="00BF1581"/>
    <w:rsid w:val="00BF1B3C"/>
    <w:rsid w:val="00BF2227"/>
    <w:rsid w:val="00BF23A8"/>
    <w:rsid w:val="00BF2AA8"/>
    <w:rsid w:val="00BF30DA"/>
    <w:rsid w:val="00BF354B"/>
    <w:rsid w:val="00BF36D0"/>
    <w:rsid w:val="00BF3F79"/>
    <w:rsid w:val="00BF4E28"/>
    <w:rsid w:val="00BF500D"/>
    <w:rsid w:val="00BF5441"/>
    <w:rsid w:val="00BF5449"/>
    <w:rsid w:val="00BF5807"/>
    <w:rsid w:val="00BF7409"/>
    <w:rsid w:val="00C00138"/>
    <w:rsid w:val="00C00488"/>
    <w:rsid w:val="00C00498"/>
    <w:rsid w:val="00C010C1"/>
    <w:rsid w:val="00C016DB"/>
    <w:rsid w:val="00C01803"/>
    <w:rsid w:val="00C01AD4"/>
    <w:rsid w:val="00C01CB2"/>
    <w:rsid w:val="00C01D99"/>
    <w:rsid w:val="00C0216F"/>
    <w:rsid w:val="00C0241A"/>
    <w:rsid w:val="00C02915"/>
    <w:rsid w:val="00C02E48"/>
    <w:rsid w:val="00C037AE"/>
    <w:rsid w:val="00C03D08"/>
    <w:rsid w:val="00C04342"/>
    <w:rsid w:val="00C0482C"/>
    <w:rsid w:val="00C05B2D"/>
    <w:rsid w:val="00C05CEC"/>
    <w:rsid w:val="00C06066"/>
    <w:rsid w:val="00C061EE"/>
    <w:rsid w:val="00C06509"/>
    <w:rsid w:val="00C06D5C"/>
    <w:rsid w:val="00C06EE1"/>
    <w:rsid w:val="00C07738"/>
    <w:rsid w:val="00C077CF"/>
    <w:rsid w:val="00C07ECF"/>
    <w:rsid w:val="00C10169"/>
    <w:rsid w:val="00C1031E"/>
    <w:rsid w:val="00C1097E"/>
    <w:rsid w:val="00C109F0"/>
    <w:rsid w:val="00C10A74"/>
    <w:rsid w:val="00C10B68"/>
    <w:rsid w:val="00C10B87"/>
    <w:rsid w:val="00C10B9F"/>
    <w:rsid w:val="00C110D3"/>
    <w:rsid w:val="00C11683"/>
    <w:rsid w:val="00C1322B"/>
    <w:rsid w:val="00C13EC1"/>
    <w:rsid w:val="00C140BA"/>
    <w:rsid w:val="00C14BC5"/>
    <w:rsid w:val="00C14F17"/>
    <w:rsid w:val="00C155C6"/>
    <w:rsid w:val="00C15848"/>
    <w:rsid w:val="00C15E97"/>
    <w:rsid w:val="00C15FB0"/>
    <w:rsid w:val="00C17022"/>
    <w:rsid w:val="00C17EBF"/>
    <w:rsid w:val="00C20424"/>
    <w:rsid w:val="00C20A71"/>
    <w:rsid w:val="00C212D0"/>
    <w:rsid w:val="00C21ADA"/>
    <w:rsid w:val="00C224DA"/>
    <w:rsid w:val="00C225B3"/>
    <w:rsid w:val="00C22B22"/>
    <w:rsid w:val="00C22EC4"/>
    <w:rsid w:val="00C235FD"/>
    <w:rsid w:val="00C23639"/>
    <w:rsid w:val="00C236C5"/>
    <w:rsid w:val="00C2375D"/>
    <w:rsid w:val="00C241E0"/>
    <w:rsid w:val="00C2491D"/>
    <w:rsid w:val="00C24A67"/>
    <w:rsid w:val="00C25662"/>
    <w:rsid w:val="00C25762"/>
    <w:rsid w:val="00C25D84"/>
    <w:rsid w:val="00C262E1"/>
    <w:rsid w:val="00C27439"/>
    <w:rsid w:val="00C30362"/>
    <w:rsid w:val="00C3073A"/>
    <w:rsid w:val="00C30821"/>
    <w:rsid w:val="00C30BAA"/>
    <w:rsid w:val="00C3119F"/>
    <w:rsid w:val="00C31439"/>
    <w:rsid w:val="00C32AB3"/>
    <w:rsid w:val="00C32ED4"/>
    <w:rsid w:val="00C34506"/>
    <w:rsid w:val="00C34599"/>
    <w:rsid w:val="00C34B92"/>
    <w:rsid w:val="00C35E45"/>
    <w:rsid w:val="00C35F09"/>
    <w:rsid w:val="00C35FC1"/>
    <w:rsid w:val="00C3679E"/>
    <w:rsid w:val="00C36853"/>
    <w:rsid w:val="00C368CD"/>
    <w:rsid w:val="00C36FE7"/>
    <w:rsid w:val="00C37306"/>
    <w:rsid w:val="00C40680"/>
    <w:rsid w:val="00C40840"/>
    <w:rsid w:val="00C40B98"/>
    <w:rsid w:val="00C4183E"/>
    <w:rsid w:val="00C41856"/>
    <w:rsid w:val="00C41AF9"/>
    <w:rsid w:val="00C4267C"/>
    <w:rsid w:val="00C42889"/>
    <w:rsid w:val="00C42D9F"/>
    <w:rsid w:val="00C42F21"/>
    <w:rsid w:val="00C43B97"/>
    <w:rsid w:val="00C43BAD"/>
    <w:rsid w:val="00C441BE"/>
    <w:rsid w:val="00C443A1"/>
    <w:rsid w:val="00C44F09"/>
    <w:rsid w:val="00C4512D"/>
    <w:rsid w:val="00C4525E"/>
    <w:rsid w:val="00C452AA"/>
    <w:rsid w:val="00C45BA9"/>
    <w:rsid w:val="00C46DC8"/>
    <w:rsid w:val="00C476BD"/>
    <w:rsid w:val="00C478E9"/>
    <w:rsid w:val="00C47A99"/>
    <w:rsid w:val="00C5002F"/>
    <w:rsid w:val="00C50361"/>
    <w:rsid w:val="00C50491"/>
    <w:rsid w:val="00C508BD"/>
    <w:rsid w:val="00C50936"/>
    <w:rsid w:val="00C50E7E"/>
    <w:rsid w:val="00C5142E"/>
    <w:rsid w:val="00C52230"/>
    <w:rsid w:val="00C52433"/>
    <w:rsid w:val="00C5245D"/>
    <w:rsid w:val="00C53002"/>
    <w:rsid w:val="00C537F8"/>
    <w:rsid w:val="00C53AE3"/>
    <w:rsid w:val="00C53C29"/>
    <w:rsid w:val="00C5411B"/>
    <w:rsid w:val="00C5439E"/>
    <w:rsid w:val="00C549F6"/>
    <w:rsid w:val="00C54B36"/>
    <w:rsid w:val="00C54C68"/>
    <w:rsid w:val="00C54E41"/>
    <w:rsid w:val="00C559B1"/>
    <w:rsid w:val="00C55BC3"/>
    <w:rsid w:val="00C5648C"/>
    <w:rsid w:val="00C56507"/>
    <w:rsid w:val="00C56AA8"/>
    <w:rsid w:val="00C56ACC"/>
    <w:rsid w:val="00C56D39"/>
    <w:rsid w:val="00C56DBE"/>
    <w:rsid w:val="00C56F1A"/>
    <w:rsid w:val="00C57492"/>
    <w:rsid w:val="00C57697"/>
    <w:rsid w:val="00C5C541"/>
    <w:rsid w:val="00C6013A"/>
    <w:rsid w:val="00C6128B"/>
    <w:rsid w:val="00C61BD3"/>
    <w:rsid w:val="00C61D56"/>
    <w:rsid w:val="00C61EBF"/>
    <w:rsid w:val="00C62039"/>
    <w:rsid w:val="00C62343"/>
    <w:rsid w:val="00C62860"/>
    <w:rsid w:val="00C629DD"/>
    <w:rsid w:val="00C630DA"/>
    <w:rsid w:val="00C63FCD"/>
    <w:rsid w:val="00C6421D"/>
    <w:rsid w:val="00C6483D"/>
    <w:rsid w:val="00C64B48"/>
    <w:rsid w:val="00C65B8F"/>
    <w:rsid w:val="00C662D0"/>
    <w:rsid w:val="00C67694"/>
    <w:rsid w:val="00C67966"/>
    <w:rsid w:val="00C67AD1"/>
    <w:rsid w:val="00C67DBF"/>
    <w:rsid w:val="00C704D8"/>
    <w:rsid w:val="00C71114"/>
    <w:rsid w:val="00C712E1"/>
    <w:rsid w:val="00C71925"/>
    <w:rsid w:val="00C71C65"/>
    <w:rsid w:val="00C71EDE"/>
    <w:rsid w:val="00C7234F"/>
    <w:rsid w:val="00C72540"/>
    <w:rsid w:val="00C72E54"/>
    <w:rsid w:val="00C7303A"/>
    <w:rsid w:val="00C737BD"/>
    <w:rsid w:val="00C73899"/>
    <w:rsid w:val="00C7392D"/>
    <w:rsid w:val="00C73A08"/>
    <w:rsid w:val="00C73E88"/>
    <w:rsid w:val="00C73F5E"/>
    <w:rsid w:val="00C74241"/>
    <w:rsid w:val="00C74291"/>
    <w:rsid w:val="00C74908"/>
    <w:rsid w:val="00C74949"/>
    <w:rsid w:val="00C74E59"/>
    <w:rsid w:val="00C74ECA"/>
    <w:rsid w:val="00C75696"/>
    <w:rsid w:val="00C75D67"/>
    <w:rsid w:val="00C75EB8"/>
    <w:rsid w:val="00C760DD"/>
    <w:rsid w:val="00C76531"/>
    <w:rsid w:val="00C76678"/>
    <w:rsid w:val="00C77011"/>
    <w:rsid w:val="00C777F4"/>
    <w:rsid w:val="00C77C9A"/>
    <w:rsid w:val="00C80322"/>
    <w:rsid w:val="00C80D8C"/>
    <w:rsid w:val="00C8147D"/>
    <w:rsid w:val="00C82605"/>
    <w:rsid w:val="00C82823"/>
    <w:rsid w:val="00C82954"/>
    <w:rsid w:val="00C82B71"/>
    <w:rsid w:val="00C82F33"/>
    <w:rsid w:val="00C83498"/>
    <w:rsid w:val="00C834DA"/>
    <w:rsid w:val="00C835AD"/>
    <w:rsid w:val="00C844E4"/>
    <w:rsid w:val="00C85383"/>
    <w:rsid w:val="00C85466"/>
    <w:rsid w:val="00C85851"/>
    <w:rsid w:val="00C8720B"/>
    <w:rsid w:val="00C87306"/>
    <w:rsid w:val="00C875F4"/>
    <w:rsid w:val="00C87D3C"/>
    <w:rsid w:val="00C87FA8"/>
    <w:rsid w:val="00C90768"/>
    <w:rsid w:val="00C90CFA"/>
    <w:rsid w:val="00C90F91"/>
    <w:rsid w:val="00C91105"/>
    <w:rsid w:val="00C92551"/>
    <w:rsid w:val="00C92827"/>
    <w:rsid w:val="00C92D43"/>
    <w:rsid w:val="00C92DD7"/>
    <w:rsid w:val="00C9353D"/>
    <w:rsid w:val="00C93832"/>
    <w:rsid w:val="00C93FEA"/>
    <w:rsid w:val="00C94E8D"/>
    <w:rsid w:val="00C95490"/>
    <w:rsid w:val="00C95736"/>
    <w:rsid w:val="00C95EB5"/>
    <w:rsid w:val="00C962C6"/>
    <w:rsid w:val="00C96748"/>
    <w:rsid w:val="00C969AE"/>
    <w:rsid w:val="00C96D15"/>
    <w:rsid w:val="00C971B2"/>
    <w:rsid w:val="00C977B6"/>
    <w:rsid w:val="00CA1686"/>
    <w:rsid w:val="00CA1A5B"/>
    <w:rsid w:val="00CA1EAF"/>
    <w:rsid w:val="00CA23A1"/>
    <w:rsid w:val="00CA29B6"/>
    <w:rsid w:val="00CA32BB"/>
    <w:rsid w:val="00CA34BA"/>
    <w:rsid w:val="00CA3D73"/>
    <w:rsid w:val="00CA54F1"/>
    <w:rsid w:val="00CA55F7"/>
    <w:rsid w:val="00CA58DB"/>
    <w:rsid w:val="00CA5B95"/>
    <w:rsid w:val="00CA6E00"/>
    <w:rsid w:val="00CA73A6"/>
    <w:rsid w:val="00CA752F"/>
    <w:rsid w:val="00CA7EC8"/>
    <w:rsid w:val="00CB2366"/>
    <w:rsid w:val="00CB2C27"/>
    <w:rsid w:val="00CB4427"/>
    <w:rsid w:val="00CB59C6"/>
    <w:rsid w:val="00CB606B"/>
    <w:rsid w:val="00CB62B1"/>
    <w:rsid w:val="00CB6960"/>
    <w:rsid w:val="00CB6A2A"/>
    <w:rsid w:val="00CB6D40"/>
    <w:rsid w:val="00CB72AA"/>
    <w:rsid w:val="00CB751F"/>
    <w:rsid w:val="00CB76A9"/>
    <w:rsid w:val="00CB7E61"/>
    <w:rsid w:val="00CC021D"/>
    <w:rsid w:val="00CC18F1"/>
    <w:rsid w:val="00CC20D5"/>
    <w:rsid w:val="00CC23A1"/>
    <w:rsid w:val="00CC2708"/>
    <w:rsid w:val="00CC2725"/>
    <w:rsid w:val="00CC2CA4"/>
    <w:rsid w:val="00CC3254"/>
    <w:rsid w:val="00CC35FA"/>
    <w:rsid w:val="00CC3CFE"/>
    <w:rsid w:val="00CC411B"/>
    <w:rsid w:val="00CC490E"/>
    <w:rsid w:val="00CC4A4C"/>
    <w:rsid w:val="00CC4D45"/>
    <w:rsid w:val="00CC4EE9"/>
    <w:rsid w:val="00CC5D77"/>
    <w:rsid w:val="00CC61A2"/>
    <w:rsid w:val="00CC7596"/>
    <w:rsid w:val="00CC7974"/>
    <w:rsid w:val="00CD03A5"/>
    <w:rsid w:val="00CD06AE"/>
    <w:rsid w:val="00CD1033"/>
    <w:rsid w:val="00CD1059"/>
    <w:rsid w:val="00CD14BE"/>
    <w:rsid w:val="00CD1A13"/>
    <w:rsid w:val="00CD28FE"/>
    <w:rsid w:val="00CD32BF"/>
    <w:rsid w:val="00CD351F"/>
    <w:rsid w:val="00CD409D"/>
    <w:rsid w:val="00CD47A6"/>
    <w:rsid w:val="00CD4BA4"/>
    <w:rsid w:val="00CD4BCF"/>
    <w:rsid w:val="00CD4D16"/>
    <w:rsid w:val="00CD4F25"/>
    <w:rsid w:val="00CD4FA7"/>
    <w:rsid w:val="00CD561B"/>
    <w:rsid w:val="00CD5A51"/>
    <w:rsid w:val="00CD6B2E"/>
    <w:rsid w:val="00CD6F8B"/>
    <w:rsid w:val="00CE01FB"/>
    <w:rsid w:val="00CE0561"/>
    <w:rsid w:val="00CE0EEB"/>
    <w:rsid w:val="00CE1416"/>
    <w:rsid w:val="00CE1C3D"/>
    <w:rsid w:val="00CE1DC9"/>
    <w:rsid w:val="00CE2595"/>
    <w:rsid w:val="00CE2C67"/>
    <w:rsid w:val="00CE2E79"/>
    <w:rsid w:val="00CE2FD1"/>
    <w:rsid w:val="00CE3649"/>
    <w:rsid w:val="00CE4AF8"/>
    <w:rsid w:val="00CE55D0"/>
    <w:rsid w:val="00CE59B9"/>
    <w:rsid w:val="00CE5D65"/>
    <w:rsid w:val="00CE6093"/>
    <w:rsid w:val="00CE6349"/>
    <w:rsid w:val="00CE669C"/>
    <w:rsid w:val="00CE6755"/>
    <w:rsid w:val="00CE6C97"/>
    <w:rsid w:val="00CE6D44"/>
    <w:rsid w:val="00CE6FCB"/>
    <w:rsid w:val="00CE7646"/>
    <w:rsid w:val="00CE7A18"/>
    <w:rsid w:val="00CE7E9A"/>
    <w:rsid w:val="00CE7FB2"/>
    <w:rsid w:val="00CF0184"/>
    <w:rsid w:val="00CF0833"/>
    <w:rsid w:val="00CF0D3B"/>
    <w:rsid w:val="00CF0FDF"/>
    <w:rsid w:val="00CF1AF5"/>
    <w:rsid w:val="00CF1EC6"/>
    <w:rsid w:val="00CF21E7"/>
    <w:rsid w:val="00CF2520"/>
    <w:rsid w:val="00CF27ED"/>
    <w:rsid w:val="00CF281C"/>
    <w:rsid w:val="00CF2B09"/>
    <w:rsid w:val="00CF338F"/>
    <w:rsid w:val="00CF3FE1"/>
    <w:rsid w:val="00CF4194"/>
    <w:rsid w:val="00CF49E7"/>
    <w:rsid w:val="00CF4CF4"/>
    <w:rsid w:val="00CF583F"/>
    <w:rsid w:val="00CF585B"/>
    <w:rsid w:val="00CF6B1C"/>
    <w:rsid w:val="00CF6C2A"/>
    <w:rsid w:val="00CF6CB8"/>
    <w:rsid w:val="00CF6DAC"/>
    <w:rsid w:val="00CF6EB5"/>
    <w:rsid w:val="00CF722B"/>
    <w:rsid w:val="00CF7486"/>
    <w:rsid w:val="00CF773E"/>
    <w:rsid w:val="00CF7C99"/>
    <w:rsid w:val="00D00471"/>
    <w:rsid w:val="00D0087E"/>
    <w:rsid w:val="00D0118D"/>
    <w:rsid w:val="00D024F1"/>
    <w:rsid w:val="00D0251E"/>
    <w:rsid w:val="00D025F1"/>
    <w:rsid w:val="00D02CA6"/>
    <w:rsid w:val="00D02FBB"/>
    <w:rsid w:val="00D0307F"/>
    <w:rsid w:val="00D0335E"/>
    <w:rsid w:val="00D0342A"/>
    <w:rsid w:val="00D0370B"/>
    <w:rsid w:val="00D03913"/>
    <w:rsid w:val="00D03A9B"/>
    <w:rsid w:val="00D04DB7"/>
    <w:rsid w:val="00D04E99"/>
    <w:rsid w:val="00D04EE3"/>
    <w:rsid w:val="00D04F34"/>
    <w:rsid w:val="00D05E5B"/>
    <w:rsid w:val="00D06BB1"/>
    <w:rsid w:val="00D06D7A"/>
    <w:rsid w:val="00D07473"/>
    <w:rsid w:val="00D076A6"/>
    <w:rsid w:val="00D07903"/>
    <w:rsid w:val="00D07B7E"/>
    <w:rsid w:val="00D10017"/>
    <w:rsid w:val="00D1045B"/>
    <w:rsid w:val="00D10A14"/>
    <w:rsid w:val="00D10A8F"/>
    <w:rsid w:val="00D10D53"/>
    <w:rsid w:val="00D10DBB"/>
    <w:rsid w:val="00D11203"/>
    <w:rsid w:val="00D11C53"/>
    <w:rsid w:val="00D1203A"/>
    <w:rsid w:val="00D12330"/>
    <w:rsid w:val="00D123D1"/>
    <w:rsid w:val="00D12CA0"/>
    <w:rsid w:val="00D132E5"/>
    <w:rsid w:val="00D1335A"/>
    <w:rsid w:val="00D1353E"/>
    <w:rsid w:val="00D13C0A"/>
    <w:rsid w:val="00D13CFE"/>
    <w:rsid w:val="00D13D04"/>
    <w:rsid w:val="00D14694"/>
    <w:rsid w:val="00D154B2"/>
    <w:rsid w:val="00D15596"/>
    <w:rsid w:val="00D15951"/>
    <w:rsid w:val="00D15B6E"/>
    <w:rsid w:val="00D168C7"/>
    <w:rsid w:val="00D168F7"/>
    <w:rsid w:val="00D16D95"/>
    <w:rsid w:val="00D16E7F"/>
    <w:rsid w:val="00D16F52"/>
    <w:rsid w:val="00D17055"/>
    <w:rsid w:val="00D177DA"/>
    <w:rsid w:val="00D20408"/>
    <w:rsid w:val="00D20C63"/>
    <w:rsid w:val="00D21521"/>
    <w:rsid w:val="00D21FD4"/>
    <w:rsid w:val="00D227C0"/>
    <w:rsid w:val="00D2286D"/>
    <w:rsid w:val="00D22908"/>
    <w:rsid w:val="00D22D17"/>
    <w:rsid w:val="00D23132"/>
    <w:rsid w:val="00D23FC8"/>
    <w:rsid w:val="00D24366"/>
    <w:rsid w:val="00D248A2"/>
    <w:rsid w:val="00D2522C"/>
    <w:rsid w:val="00D255AA"/>
    <w:rsid w:val="00D25D99"/>
    <w:rsid w:val="00D30819"/>
    <w:rsid w:val="00D30FAA"/>
    <w:rsid w:val="00D30FB2"/>
    <w:rsid w:val="00D30FEE"/>
    <w:rsid w:val="00D3160B"/>
    <w:rsid w:val="00D31B74"/>
    <w:rsid w:val="00D32194"/>
    <w:rsid w:val="00D326E8"/>
    <w:rsid w:val="00D32904"/>
    <w:rsid w:val="00D32C19"/>
    <w:rsid w:val="00D32E39"/>
    <w:rsid w:val="00D32F48"/>
    <w:rsid w:val="00D3401B"/>
    <w:rsid w:val="00D349AC"/>
    <w:rsid w:val="00D352B1"/>
    <w:rsid w:val="00D35C29"/>
    <w:rsid w:val="00D365B4"/>
    <w:rsid w:val="00D36FC2"/>
    <w:rsid w:val="00D37546"/>
    <w:rsid w:val="00D37727"/>
    <w:rsid w:val="00D3789F"/>
    <w:rsid w:val="00D37A83"/>
    <w:rsid w:val="00D37AE8"/>
    <w:rsid w:val="00D37B35"/>
    <w:rsid w:val="00D40D83"/>
    <w:rsid w:val="00D40E82"/>
    <w:rsid w:val="00D40F00"/>
    <w:rsid w:val="00D41628"/>
    <w:rsid w:val="00D41B8C"/>
    <w:rsid w:val="00D42271"/>
    <w:rsid w:val="00D434FB"/>
    <w:rsid w:val="00D4366D"/>
    <w:rsid w:val="00D43BB7"/>
    <w:rsid w:val="00D4413E"/>
    <w:rsid w:val="00D44304"/>
    <w:rsid w:val="00D443DA"/>
    <w:rsid w:val="00D455C0"/>
    <w:rsid w:val="00D46C42"/>
    <w:rsid w:val="00D473EB"/>
    <w:rsid w:val="00D476B7"/>
    <w:rsid w:val="00D47ECF"/>
    <w:rsid w:val="00D501FA"/>
    <w:rsid w:val="00D504CC"/>
    <w:rsid w:val="00D50E29"/>
    <w:rsid w:val="00D513F5"/>
    <w:rsid w:val="00D516F9"/>
    <w:rsid w:val="00D51BAB"/>
    <w:rsid w:val="00D51F72"/>
    <w:rsid w:val="00D52323"/>
    <w:rsid w:val="00D5243E"/>
    <w:rsid w:val="00D52AD5"/>
    <w:rsid w:val="00D53335"/>
    <w:rsid w:val="00D535B3"/>
    <w:rsid w:val="00D541A8"/>
    <w:rsid w:val="00D5455E"/>
    <w:rsid w:val="00D546DA"/>
    <w:rsid w:val="00D54A38"/>
    <w:rsid w:val="00D54C50"/>
    <w:rsid w:val="00D55133"/>
    <w:rsid w:val="00D555C1"/>
    <w:rsid w:val="00D560B1"/>
    <w:rsid w:val="00D560DC"/>
    <w:rsid w:val="00D56114"/>
    <w:rsid w:val="00D561DD"/>
    <w:rsid w:val="00D56D9F"/>
    <w:rsid w:val="00D56F4F"/>
    <w:rsid w:val="00D57854"/>
    <w:rsid w:val="00D57AF0"/>
    <w:rsid w:val="00D57BE0"/>
    <w:rsid w:val="00D60243"/>
    <w:rsid w:val="00D60A76"/>
    <w:rsid w:val="00D61997"/>
    <w:rsid w:val="00D6260B"/>
    <w:rsid w:val="00D62701"/>
    <w:rsid w:val="00D62F78"/>
    <w:rsid w:val="00D63654"/>
    <w:rsid w:val="00D636DD"/>
    <w:rsid w:val="00D639B8"/>
    <w:rsid w:val="00D63D6C"/>
    <w:rsid w:val="00D64A60"/>
    <w:rsid w:val="00D64FE9"/>
    <w:rsid w:val="00D65BEE"/>
    <w:rsid w:val="00D66112"/>
    <w:rsid w:val="00D6634E"/>
    <w:rsid w:val="00D6645C"/>
    <w:rsid w:val="00D67652"/>
    <w:rsid w:val="00D67CB1"/>
    <w:rsid w:val="00D70CB5"/>
    <w:rsid w:val="00D71898"/>
    <w:rsid w:val="00D71F5C"/>
    <w:rsid w:val="00D72412"/>
    <w:rsid w:val="00D72802"/>
    <w:rsid w:val="00D729CA"/>
    <w:rsid w:val="00D73086"/>
    <w:rsid w:val="00D732FE"/>
    <w:rsid w:val="00D73942"/>
    <w:rsid w:val="00D745D9"/>
    <w:rsid w:val="00D74F75"/>
    <w:rsid w:val="00D75255"/>
    <w:rsid w:val="00D76460"/>
    <w:rsid w:val="00D764C8"/>
    <w:rsid w:val="00D76619"/>
    <w:rsid w:val="00D76C3C"/>
    <w:rsid w:val="00D7712C"/>
    <w:rsid w:val="00D7739D"/>
    <w:rsid w:val="00D774FA"/>
    <w:rsid w:val="00D77D5B"/>
    <w:rsid w:val="00D8019D"/>
    <w:rsid w:val="00D807CC"/>
    <w:rsid w:val="00D80BF5"/>
    <w:rsid w:val="00D8107D"/>
    <w:rsid w:val="00D811D4"/>
    <w:rsid w:val="00D83478"/>
    <w:rsid w:val="00D83D87"/>
    <w:rsid w:val="00D846D3"/>
    <w:rsid w:val="00D84B94"/>
    <w:rsid w:val="00D851A3"/>
    <w:rsid w:val="00D85684"/>
    <w:rsid w:val="00D85AE6"/>
    <w:rsid w:val="00D867AB"/>
    <w:rsid w:val="00D86C20"/>
    <w:rsid w:val="00D86E2D"/>
    <w:rsid w:val="00D872FB"/>
    <w:rsid w:val="00D8797D"/>
    <w:rsid w:val="00D90346"/>
    <w:rsid w:val="00D9035C"/>
    <w:rsid w:val="00D90B35"/>
    <w:rsid w:val="00D91144"/>
    <w:rsid w:val="00D91A3B"/>
    <w:rsid w:val="00D927CE"/>
    <w:rsid w:val="00D928AD"/>
    <w:rsid w:val="00D93138"/>
    <w:rsid w:val="00D9370E"/>
    <w:rsid w:val="00D93BA6"/>
    <w:rsid w:val="00D94738"/>
    <w:rsid w:val="00D94E8F"/>
    <w:rsid w:val="00D94F36"/>
    <w:rsid w:val="00D9523F"/>
    <w:rsid w:val="00D9550B"/>
    <w:rsid w:val="00D95988"/>
    <w:rsid w:val="00D95E1D"/>
    <w:rsid w:val="00D96500"/>
    <w:rsid w:val="00D96654"/>
    <w:rsid w:val="00D967D0"/>
    <w:rsid w:val="00D96890"/>
    <w:rsid w:val="00D9C897"/>
    <w:rsid w:val="00DA0598"/>
    <w:rsid w:val="00DA2162"/>
    <w:rsid w:val="00DA22BA"/>
    <w:rsid w:val="00DA2442"/>
    <w:rsid w:val="00DA2662"/>
    <w:rsid w:val="00DA2E24"/>
    <w:rsid w:val="00DA3F43"/>
    <w:rsid w:val="00DA44E1"/>
    <w:rsid w:val="00DA466B"/>
    <w:rsid w:val="00DA46BB"/>
    <w:rsid w:val="00DA4795"/>
    <w:rsid w:val="00DA4A3A"/>
    <w:rsid w:val="00DA4C0E"/>
    <w:rsid w:val="00DA561C"/>
    <w:rsid w:val="00DA6C9A"/>
    <w:rsid w:val="00DA6DCB"/>
    <w:rsid w:val="00DA6F6A"/>
    <w:rsid w:val="00DA77D2"/>
    <w:rsid w:val="00DB0537"/>
    <w:rsid w:val="00DB0635"/>
    <w:rsid w:val="00DB07C8"/>
    <w:rsid w:val="00DB0BE3"/>
    <w:rsid w:val="00DB1EA4"/>
    <w:rsid w:val="00DB2457"/>
    <w:rsid w:val="00DB2B25"/>
    <w:rsid w:val="00DB2CAD"/>
    <w:rsid w:val="00DB3A1D"/>
    <w:rsid w:val="00DB3EA3"/>
    <w:rsid w:val="00DB3ED6"/>
    <w:rsid w:val="00DB42F8"/>
    <w:rsid w:val="00DB5176"/>
    <w:rsid w:val="00DB5B7D"/>
    <w:rsid w:val="00DB6163"/>
    <w:rsid w:val="00DB63E4"/>
    <w:rsid w:val="00DB6BC3"/>
    <w:rsid w:val="00DB7C94"/>
    <w:rsid w:val="00DB7D01"/>
    <w:rsid w:val="00DB7F97"/>
    <w:rsid w:val="00DC02B0"/>
    <w:rsid w:val="00DC0702"/>
    <w:rsid w:val="00DC0A7B"/>
    <w:rsid w:val="00DC0AE7"/>
    <w:rsid w:val="00DC0CBE"/>
    <w:rsid w:val="00DC0CE5"/>
    <w:rsid w:val="00DC113E"/>
    <w:rsid w:val="00DC1992"/>
    <w:rsid w:val="00DC20CA"/>
    <w:rsid w:val="00DC2F52"/>
    <w:rsid w:val="00DC3856"/>
    <w:rsid w:val="00DC415E"/>
    <w:rsid w:val="00DC46CC"/>
    <w:rsid w:val="00DC582A"/>
    <w:rsid w:val="00DC5D28"/>
    <w:rsid w:val="00DC5F6E"/>
    <w:rsid w:val="00DC63BD"/>
    <w:rsid w:val="00DC6400"/>
    <w:rsid w:val="00DC6C46"/>
    <w:rsid w:val="00DC7550"/>
    <w:rsid w:val="00DCFA33"/>
    <w:rsid w:val="00DD0008"/>
    <w:rsid w:val="00DD0032"/>
    <w:rsid w:val="00DD0A30"/>
    <w:rsid w:val="00DD0EC5"/>
    <w:rsid w:val="00DD1411"/>
    <w:rsid w:val="00DD1A4A"/>
    <w:rsid w:val="00DD28CB"/>
    <w:rsid w:val="00DD2B96"/>
    <w:rsid w:val="00DD2DE1"/>
    <w:rsid w:val="00DD333D"/>
    <w:rsid w:val="00DD3871"/>
    <w:rsid w:val="00DD3A91"/>
    <w:rsid w:val="00DD417D"/>
    <w:rsid w:val="00DD538A"/>
    <w:rsid w:val="00DD5ABE"/>
    <w:rsid w:val="00DD5E79"/>
    <w:rsid w:val="00DD68D0"/>
    <w:rsid w:val="00DD734E"/>
    <w:rsid w:val="00DD739D"/>
    <w:rsid w:val="00DD78F8"/>
    <w:rsid w:val="00DDDBC7"/>
    <w:rsid w:val="00DE008B"/>
    <w:rsid w:val="00DE0190"/>
    <w:rsid w:val="00DE0808"/>
    <w:rsid w:val="00DE0916"/>
    <w:rsid w:val="00DE0BAF"/>
    <w:rsid w:val="00DE1A6C"/>
    <w:rsid w:val="00DE1ECE"/>
    <w:rsid w:val="00DE1FFF"/>
    <w:rsid w:val="00DE22B5"/>
    <w:rsid w:val="00DE272D"/>
    <w:rsid w:val="00DE295D"/>
    <w:rsid w:val="00DE3ACD"/>
    <w:rsid w:val="00DE45FA"/>
    <w:rsid w:val="00DE4F13"/>
    <w:rsid w:val="00DE523D"/>
    <w:rsid w:val="00DE5A4A"/>
    <w:rsid w:val="00DE5E7E"/>
    <w:rsid w:val="00DE6220"/>
    <w:rsid w:val="00DE624E"/>
    <w:rsid w:val="00DE63B6"/>
    <w:rsid w:val="00DE678F"/>
    <w:rsid w:val="00DE68D5"/>
    <w:rsid w:val="00DE7150"/>
    <w:rsid w:val="00DE728A"/>
    <w:rsid w:val="00DE7489"/>
    <w:rsid w:val="00DE7A8A"/>
    <w:rsid w:val="00DF0B40"/>
    <w:rsid w:val="00DF18A8"/>
    <w:rsid w:val="00DF18D2"/>
    <w:rsid w:val="00DF1A4A"/>
    <w:rsid w:val="00DF1A56"/>
    <w:rsid w:val="00DF1FE0"/>
    <w:rsid w:val="00DF23E0"/>
    <w:rsid w:val="00DF23FE"/>
    <w:rsid w:val="00DF26F6"/>
    <w:rsid w:val="00DF2700"/>
    <w:rsid w:val="00DF2C1A"/>
    <w:rsid w:val="00DF2F4F"/>
    <w:rsid w:val="00DF3423"/>
    <w:rsid w:val="00DF3956"/>
    <w:rsid w:val="00DF3A8B"/>
    <w:rsid w:val="00DF3C92"/>
    <w:rsid w:val="00DF40E9"/>
    <w:rsid w:val="00DF4180"/>
    <w:rsid w:val="00DF49A2"/>
    <w:rsid w:val="00DF516C"/>
    <w:rsid w:val="00DF5F5C"/>
    <w:rsid w:val="00DF776B"/>
    <w:rsid w:val="00DF783D"/>
    <w:rsid w:val="00DF7B48"/>
    <w:rsid w:val="00E0055F"/>
    <w:rsid w:val="00E00A2B"/>
    <w:rsid w:val="00E01125"/>
    <w:rsid w:val="00E0176B"/>
    <w:rsid w:val="00E019C8"/>
    <w:rsid w:val="00E01CEA"/>
    <w:rsid w:val="00E01E60"/>
    <w:rsid w:val="00E020D9"/>
    <w:rsid w:val="00E032BE"/>
    <w:rsid w:val="00E03CAA"/>
    <w:rsid w:val="00E043AA"/>
    <w:rsid w:val="00E04A95"/>
    <w:rsid w:val="00E04E4B"/>
    <w:rsid w:val="00E04FA8"/>
    <w:rsid w:val="00E051E1"/>
    <w:rsid w:val="00E05890"/>
    <w:rsid w:val="00E05FE4"/>
    <w:rsid w:val="00E06D3A"/>
    <w:rsid w:val="00E075EC"/>
    <w:rsid w:val="00E076FF"/>
    <w:rsid w:val="00E07882"/>
    <w:rsid w:val="00E1070F"/>
    <w:rsid w:val="00E10DFE"/>
    <w:rsid w:val="00E11462"/>
    <w:rsid w:val="00E116AF"/>
    <w:rsid w:val="00E1189B"/>
    <w:rsid w:val="00E11980"/>
    <w:rsid w:val="00E11B87"/>
    <w:rsid w:val="00E11FFC"/>
    <w:rsid w:val="00E123D7"/>
    <w:rsid w:val="00E12626"/>
    <w:rsid w:val="00E12C4A"/>
    <w:rsid w:val="00E1352A"/>
    <w:rsid w:val="00E1370D"/>
    <w:rsid w:val="00E1413F"/>
    <w:rsid w:val="00E146C3"/>
    <w:rsid w:val="00E14CE2"/>
    <w:rsid w:val="00E15470"/>
    <w:rsid w:val="00E15920"/>
    <w:rsid w:val="00E15AAD"/>
    <w:rsid w:val="00E1753A"/>
    <w:rsid w:val="00E176A3"/>
    <w:rsid w:val="00E178AD"/>
    <w:rsid w:val="00E17EC1"/>
    <w:rsid w:val="00E201F8"/>
    <w:rsid w:val="00E20EF3"/>
    <w:rsid w:val="00E213E9"/>
    <w:rsid w:val="00E21D52"/>
    <w:rsid w:val="00E21D88"/>
    <w:rsid w:val="00E22633"/>
    <w:rsid w:val="00E22C51"/>
    <w:rsid w:val="00E2466F"/>
    <w:rsid w:val="00E24AFE"/>
    <w:rsid w:val="00E25565"/>
    <w:rsid w:val="00E257A2"/>
    <w:rsid w:val="00E2595C"/>
    <w:rsid w:val="00E25B08"/>
    <w:rsid w:val="00E25F04"/>
    <w:rsid w:val="00E262BF"/>
    <w:rsid w:val="00E2655D"/>
    <w:rsid w:val="00E26AC3"/>
    <w:rsid w:val="00E26C04"/>
    <w:rsid w:val="00E26D18"/>
    <w:rsid w:val="00E2703E"/>
    <w:rsid w:val="00E2712B"/>
    <w:rsid w:val="00E27298"/>
    <w:rsid w:val="00E27304"/>
    <w:rsid w:val="00E27582"/>
    <w:rsid w:val="00E278AD"/>
    <w:rsid w:val="00E27AEC"/>
    <w:rsid w:val="00E27E71"/>
    <w:rsid w:val="00E27E89"/>
    <w:rsid w:val="00E30DC9"/>
    <w:rsid w:val="00E30DE0"/>
    <w:rsid w:val="00E30E59"/>
    <w:rsid w:val="00E3200E"/>
    <w:rsid w:val="00E3226E"/>
    <w:rsid w:val="00E32537"/>
    <w:rsid w:val="00E3267B"/>
    <w:rsid w:val="00E32FED"/>
    <w:rsid w:val="00E331AA"/>
    <w:rsid w:val="00E33784"/>
    <w:rsid w:val="00E33917"/>
    <w:rsid w:val="00E3398D"/>
    <w:rsid w:val="00E339AD"/>
    <w:rsid w:val="00E34304"/>
    <w:rsid w:val="00E3434B"/>
    <w:rsid w:val="00E34955"/>
    <w:rsid w:val="00E349E0"/>
    <w:rsid w:val="00E35004"/>
    <w:rsid w:val="00E351A0"/>
    <w:rsid w:val="00E354B3"/>
    <w:rsid w:val="00E35D84"/>
    <w:rsid w:val="00E36201"/>
    <w:rsid w:val="00E36BC6"/>
    <w:rsid w:val="00E372ED"/>
    <w:rsid w:val="00E3748D"/>
    <w:rsid w:val="00E37C46"/>
    <w:rsid w:val="00E37C91"/>
    <w:rsid w:val="00E40071"/>
    <w:rsid w:val="00E401B7"/>
    <w:rsid w:val="00E4052D"/>
    <w:rsid w:val="00E4178C"/>
    <w:rsid w:val="00E417CF"/>
    <w:rsid w:val="00E4183C"/>
    <w:rsid w:val="00E4204B"/>
    <w:rsid w:val="00E424CA"/>
    <w:rsid w:val="00E424F6"/>
    <w:rsid w:val="00E428D2"/>
    <w:rsid w:val="00E42E7C"/>
    <w:rsid w:val="00E43046"/>
    <w:rsid w:val="00E4374C"/>
    <w:rsid w:val="00E44216"/>
    <w:rsid w:val="00E454E0"/>
    <w:rsid w:val="00E45A9B"/>
    <w:rsid w:val="00E45F68"/>
    <w:rsid w:val="00E46EA0"/>
    <w:rsid w:val="00E4742A"/>
    <w:rsid w:val="00E47725"/>
    <w:rsid w:val="00E47A42"/>
    <w:rsid w:val="00E47D4A"/>
    <w:rsid w:val="00E50219"/>
    <w:rsid w:val="00E5032F"/>
    <w:rsid w:val="00E50812"/>
    <w:rsid w:val="00E50C71"/>
    <w:rsid w:val="00E510D9"/>
    <w:rsid w:val="00E519AB"/>
    <w:rsid w:val="00E51B72"/>
    <w:rsid w:val="00E51C5E"/>
    <w:rsid w:val="00E520D0"/>
    <w:rsid w:val="00E528A5"/>
    <w:rsid w:val="00E52EBA"/>
    <w:rsid w:val="00E53054"/>
    <w:rsid w:val="00E530EA"/>
    <w:rsid w:val="00E538CE"/>
    <w:rsid w:val="00E53D49"/>
    <w:rsid w:val="00E542CE"/>
    <w:rsid w:val="00E54464"/>
    <w:rsid w:val="00E55CBF"/>
    <w:rsid w:val="00E56155"/>
    <w:rsid w:val="00E5637E"/>
    <w:rsid w:val="00E56970"/>
    <w:rsid w:val="00E56BCF"/>
    <w:rsid w:val="00E60969"/>
    <w:rsid w:val="00E61BB0"/>
    <w:rsid w:val="00E61DE3"/>
    <w:rsid w:val="00E61F06"/>
    <w:rsid w:val="00E6295E"/>
    <w:rsid w:val="00E63314"/>
    <w:rsid w:val="00E638D4"/>
    <w:rsid w:val="00E64ACE"/>
    <w:rsid w:val="00E65015"/>
    <w:rsid w:val="00E652D0"/>
    <w:rsid w:val="00E65C7A"/>
    <w:rsid w:val="00E6606F"/>
    <w:rsid w:val="00E6617E"/>
    <w:rsid w:val="00E6713D"/>
    <w:rsid w:val="00E6764E"/>
    <w:rsid w:val="00E67A94"/>
    <w:rsid w:val="00E70043"/>
    <w:rsid w:val="00E70711"/>
    <w:rsid w:val="00E7173D"/>
    <w:rsid w:val="00E717AF"/>
    <w:rsid w:val="00E71B2A"/>
    <w:rsid w:val="00E71FA5"/>
    <w:rsid w:val="00E72674"/>
    <w:rsid w:val="00E72AAE"/>
    <w:rsid w:val="00E72B4C"/>
    <w:rsid w:val="00E72D43"/>
    <w:rsid w:val="00E72F7F"/>
    <w:rsid w:val="00E731E5"/>
    <w:rsid w:val="00E732C7"/>
    <w:rsid w:val="00E733E9"/>
    <w:rsid w:val="00E739A4"/>
    <w:rsid w:val="00E739E1"/>
    <w:rsid w:val="00E73BB7"/>
    <w:rsid w:val="00E73CE6"/>
    <w:rsid w:val="00E73EE0"/>
    <w:rsid w:val="00E752E5"/>
    <w:rsid w:val="00E75561"/>
    <w:rsid w:val="00E759DC"/>
    <w:rsid w:val="00E763AB"/>
    <w:rsid w:val="00E76D6C"/>
    <w:rsid w:val="00E77409"/>
    <w:rsid w:val="00E77F28"/>
    <w:rsid w:val="00E80D13"/>
    <w:rsid w:val="00E81E62"/>
    <w:rsid w:val="00E82EA0"/>
    <w:rsid w:val="00E831E7"/>
    <w:rsid w:val="00E83551"/>
    <w:rsid w:val="00E83F08"/>
    <w:rsid w:val="00E84653"/>
    <w:rsid w:val="00E86878"/>
    <w:rsid w:val="00E86A53"/>
    <w:rsid w:val="00E86E76"/>
    <w:rsid w:val="00E87257"/>
    <w:rsid w:val="00E87974"/>
    <w:rsid w:val="00E87CBD"/>
    <w:rsid w:val="00E87D93"/>
    <w:rsid w:val="00E9039A"/>
    <w:rsid w:val="00E907FD"/>
    <w:rsid w:val="00E908C1"/>
    <w:rsid w:val="00E90F76"/>
    <w:rsid w:val="00E9178F"/>
    <w:rsid w:val="00E922E3"/>
    <w:rsid w:val="00E9245B"/>
    <w:rsid w:val="00E927AE"/>
    <w:rsid w:val="00E92AFE"/>
    <w:rsid w:val="00E92C36"/>
    <w:rsid w:val="00E9341A"/>
    <w:rsid w:val="00E94968"/>
    <w:rsid w:val="00E94AEE"/>
    <w:rsid w:val="00E95788"/>
    <w:rsid w:val="00E957BE"/>
    <w:rsid w:val="00E95A74"/>
    <w:rsid w:val="00E95AA3"/>
    <w:rsid w:val="00E965F6"/>
    <w:rsid w:val="00E96D28"/>
    <w:rsid w:val="00E971E6"/>
    <w:rsid w:val="00E97517"/>
    <w:rsid w:val="00E97CC0"/>
    <w:rsid w:val="00EA0D16"/>
    <w:rsid w:val="00EA0E63"/>
    <w:rsid w:val="00EA1246"/>
    <w:rsid w:val="00EA1928"/>
    <w:rsid w:val="00EA2D8B"/>
    <w:rsid w:val="00EA3AD2"/>
    <w:rsid w:val="00EA46E2"/>
    <w:rsid w:val="00EA4B4C"/>
    <w:rsid w:val="00EA4F40"/>
    <w:rsid w:val="00EA760C"/>
    <w:rsid w:val="00EA7F00"/>
    <w:rsid w:val="00EB09B7"/>
    <w:rsid w:val="00EB166D"/>
    <w:rsid w:val="00EB18B7"/>
    <w:rsid w:val="00EB1B0A"/>
    <w:rsid w:val="00EB25A7"/>
    <w:rsid w:val="00EB25B3"/>
    <w:rsid w:val="00EB25F0"/>
    <w:rsid w:val="00EB278F"/>
    <w:rsid w:val="00EB2D18"/>
    <w:rsid w:val="00EB350C"/>
    <w:rsid w:val="00EB3790"/>
    <w:rsid w:val="00EB4033"/>
    <w:rsid w:val="00EB4631"/>
    <w:rsid w:val="00EB4C12"/>
    <w:rsid w:val="00EB5333"/>
    <w:rsid w:val="00EB548F"/>
    <w:rsid w:val="00EB5A88"/>
    <w:rsid w:val="00EB5B23"/>
    <w:rsid w:val="00EB6332"/>
    <w:rsid w:val="00EB644F"/>
    <w:rsid w:val="00EB6730"/>
    <w:rsid w:val="00EB673D"/>
    <w:rsid w:val="00EB6B18"/>
    <w:rsid w:val="00EB71AD"/>
    <w:rsid w:val="00EB76BC"/>
    <w:rsid w:val="00EB78BC"/>
    <w:rsid w:val="00EC05B1"/>
    <w:rsid w:val="00EC0D9C"/>
    <w:rsid w:val="00EC1D91"/>
    <w:rsid w:val="00EC1E49"/>
    <w:rsid w:val="00EC20A3"/>
    <w:rsid w:val="00EC243E"/>
    <w:rsid w:val="00EC298A"/>
    <w:rsid w:val="00EC2CF7"/>
    <w:rsid w:val="00EC2E72"/>
    <w:rsid w:val="00EC2EA0"/>
    <w:rsid w:val="00EC352C"/>
    <w:rsid w:val="00EC358A"/>
    <w:rsid w:val="00EC4658"/>
    <w:rsid w:val="00EC47CC"/>
    <w:rsid w:val="00EC4B70"/>
    <w:rsid w:val="00EC5095"/>
    <w:rsid w:val="00EC5188"/>
    <w:rsid w:val="00EC5B57"/>
    <w:rsid w:val="00EC5B76"/>
    <w:rsid w:val="00EC5E66"/>
    <w:rsid w:val="00EC641E"/>
    <w:rsid w:val="00EC6BA7"/>
    <w:rsid w:val="00EC6FE4"/>
    <w:rsid w:val="00EC7413"/>
    <w:rsid w:val="00EC75C8"/>
    <w:rsid w:val="00ED066A"/>
    <w:rsid w:val="00ED088E"/>
    <w:rsid w:val="00ED1334"/>
    <w:rsid w:val="00ED14DD"/>
    <w:rsid w:val="00ED154A"/>
    <w:rsid w:val="00ED1EDB"/>
    <w:rsid w:val="00ED2674"/>
    <w:rsid w:val="00ED2A4B"/>
    <w:rsid w:val="00ED2CC9"/>
    <w:rsid w:val="00ED2E4C"/>
    <w:rsid w:val="00ED3CDB"/>
    <w:rsid w:val="00ED40C0"/>
    <w:rsid w:val="00ED4187"/>
    <w:rsid w:val="00ED476D"/>
    <w:rsid w:val="00ED4950"/>
    <w:rsid w:val="00ED4DE2"/>
    <w:rsid w:val="00ED4FB4"/>
    <w:rsid w:val="00ED53A6"/>
    <w:rsid w:val="00ED5721"/>
    <w:rsid w:val="00ED67AE"/>
    <w:rsid w:val="00ED735E"/>
    <w:rsid w:val="00ED736B"/>
    <w:rsid w:val="00EE0018"/>
    <w:rsid w:val="00EE0572"/>
    <w:rsid w:val="00EE0A05"/>
    <w:rsid w:val="00EE3015"/>
    <w:rsid w:val="00EE3597"/>
    <w:rsid w:val="00EE3838"/>
    <w:rsid w:val="00EE38E2"/>
    <w:rsid w:val="00EE3B82"/>
    <w:rsid w:val="00EE5167"/>
    <w:rsid w:val="00EE6490"/>
    <w:rsid w:val="00EE651D"/>
    <w:rsid w:val="00EE656F"/>
    <w:rsid w:val="00EE68BE"/>
    <w:rsid w:val="00EE6A6C"/>
    <w:rsid w:val="00EE740E"/>
    <w:rsid w:val="00EE7571"/>
    <w:rsid w:val="00EE7B4F"/>
    <w:rsid w:val="00EE7D97"/>
    <w:rsid w:val="00EF0129"/>
    <w:rsid w:val="00EF0DD4"/>
    <w:rsid w:val="00EF0FEB"/>
    <w:rsid w:val="00EF12C9"/>
    <w:rsid w:val="00EF255A"/>
    <w:rsid w:val="00EF2801"/>
    <w:rsid w:val="00EF2CDA"/>
    <w:rsid w:val="00EF2D43"/>
    <w:rsid w:val="00EF2FF0"/>
    <w:rsid w:val="00EF394B"/>
    <w:rsid w:val="00EF3A1B"/>
    <w:rsid w:val="00EF3AB3"/>
    <w:rsid w:val="00EF3F89"/>
    <w:rsid w:val="00EF49AF"/>
    <w:rsid w:val="00EF52FB"/>
    <w:rsid w:val="00EF560D"/>
    <w:rsid w:val="00EF5782"/>
    <w:rsid w:val="00EF5D86"/>
    <w:rsid w:val="00EF6119"/>
    <w:rsid w:val="00EF6173"/>
    <w:rsid w:val="00EF680D"/>
    <w:rsid w:val="00EF6812"/>
    <w:rsid w:val="00EF68E8"/>
    <w:rsid w:val="00EF6C1F"/>
    <w:rsid w:val="00EF6C5E"/>
    <w:rsid w:val="00EF7C72"/>
    <w:rsid w:val="00EF7E37"/>
    <w:rsid w:val="00F00B84"/>
    <w:rsid w:val="00F0136F"/>
    <w:rsid w:val="00F017D9"/>
    <w:rsid w:val="00F031F3"/>
    <w:rsid w:val="00F0321B"/>
    <w:rsid w:val="00F03B2C"/>
    <w:rsid w:val="00F0453B"/>
    <w:rsid w:val="00F045B5"/>
    <w:rsid w:val="00F04B36"/>
    <w:rsid w:val="00F05058"/>
    <w:rsid w:val="00F0516D"/>
    <w:rsid w:val="00F0558A"/>
    <w:rsid w:val="00F05989"/>
    <w:rsid w:val="00F06470"/>
    <w:rsid w:val="00F07DA6"/>
    <w:rsid w:val="00F10010"/>
    <w:rsid w:val="00F112EC"/>
    <w:rsid w:val="00F115EA"/>
    <w:rsid w:val="00F11748"/>
    <w:rsid w:val="00F12011"/>
    <w:rsid w:val="00F12402"/>
    <w:rsid w:val="00F12B7E"/>
    <w:rsid w:val="00F12F6F"/>
    <w:rsid w:val="00F1331F"/>
    <w:rsid w:val="00F13332"/>
    <w:rsid w:val="00F13624"/>
    <w:rsid w:val="00F140C5"/>
    <w:rsid w:val="00F15692"/>
    <w:rsid w:val="00F15841"/>
    <w:rsid w:val="00F161C1"/>
    <w:rsid w:val="00F1652A"/>
    <w:rsid w:val="00F1673A"/>
    <w:rsid w:val="00F172BA"/>
    <w:rsid w:val="00F2023F"/>
    <w:rsid w:val="00F20864"/>
    <w:rsid w:val="00F20DA3"/>
    <w:rsid w:val="00F213BD"/>
    <w:rsid w:val="00F216A3"/>
    <w:rsid w:val="00F21791"/>
    <w:rsid w:val="00F21D4C"/>
    <w:rsid w:val="00F21D87"/>
    <w:rsid w:val="00F2207C"/>
    <w:rsid w:val="00F2315C"/>
    <w:rsid w:val="00F23DC0"/>
    <w:rsid w:val="00F244E1"/>
    <w:rsid w:val="00F24635"/>
    <w:rsid w:val="00F24851"/>
    <w:rsid w:val="00F24C40"/>
    <w:rsid w:val="00F25F6E"/>
    <w:rsid w:val="00F3031A"/>
    <w:rsid w:val="00F304F6"/>
    <w:rsid w:val="00F304FA"/>
    <w:rsid w:val="00F3100E"/>
    <w:rsid w:val="00F3114F"/>
    <w:rsid w:val="00F31709"/>
    <w:rsid w:val="00F31E60"/>
    <w:rsid w:val="00F32187"/>
    <w:rsid w:val="00F326E6"/>
    <w:rsid w:val="00F32F42"/>
    <w:rsid w:val="00F3388B"/>
    <w:rsid w:val="00F33C51"/>
    <w:rsid w:val="00F33EFC"/>
    <w:rsid w:val="00F34657"/>
    <w:rsid w:val="00F34E43"/>
    <w:rsid w:val="00F34EC0"/>
    <w:rsid w:val="00F34ED1"/>
    <w:rsid w:val="00F35052"/>
    <w:rsid w:val="00F352BF"/>
    <w:rsid w:val="00F352C5"/>
    <w:rsid w:val="00F35684"/>
    <w:rsid w:val="00F356CD"/>
    <w:rsid w:val="00F35B84"/>
    <w:rsid w:val="00F37350"/>
    <w:rsid w:val="00F3737A"/>
    <w:rsid w:val="00F37E9B"/>
    <w:rsid w:val="00F37F51"/>
    <w:rsid w:val="00F40ED8"/>
    <w:rsid w:val="00F41505"/>
    <w:rsid w:val="00F417DE"/>
    <w:rsid w:val="00F41B27"/>
    <w:rsid w:val="00F41B47"/>
    <w:rsid w:val="00F41EAE"/>
    <w:rsid w:val="00F42210"/>
    <w:rsid w:val="00F429D4"/>
    <w:rsid w:val="00F42CCE"/>
    <w:rsid w:val="00F42E01"/>
    <w:rsid w:val="00F437DB"/>
    <w:rsid w:val="00F43996"/>
    <w:rsid w:val="00F43B76"/>
    <w:rsid w:val="00F43BA0"/>
    <w:rsid w:val="00F4426B"/>
    <w:rsid w:val="00F44C74"/>
    <w:rsid w:val="00F44E1F"/>
    <w:rsid w:val="00F45744"/>
    <w:rsid w:val="00F45CAC"/>
    <w:rsid w:val="00F45CE6"/>
    <w:rsid w:val="00F45DC6"/>
    <w:rsid w:val="00F468C4"/>
    <w:rsid w:val="00F46BC1"/>
    <w:rsid w:val="00F46D09"/>
    <w:rsid w:val="00F471B3"/>
    <w:rsid w:val="00F47250"/>
    <w:rsid w:val="00F4729E"/>
    <w:rsid w:val="00F50718"/>
    <w:rsid w:val="00F50981"/>
    <w:rsid w:val="00F50ACC"/>
    <w:rsid w:val="00F50F2E"/>
    <w:rsid w:val="00F51094"/>
    <w:rsid w:val="00F51453"/>
    <w:rsid w:val="00F52775"/>
    <w:rsid w:val="00F529C4"/>
    <w:rsid w:val="00F52AFE"/>
    <w:rsid w:val="00F52EFD"/>
    <w:rsid w:val="00F54071"/>
    <w:rsid w:val="00F545E0"/>
    <w:rsid w:val="00F55AEC"/>
    <w:rsid w:val="00F5729E"/>
    <w:rsid w:val="00F578B3"/>
    <w:rsid w:val="00F60916"/>
    <w:rsid w:val="00F60D75"/>
    <w:rsid w:val="00F60FF8"/>
    <w:rsid w:val="00F613F4"/>
    <w:rsid w:val="00F61904"/>
    <w:rsid w:val="00F6212C"/>
    <w:rsid w:val="00F62411"/>
    <w:rsid w:val="00F629A3"/>
    <w:rsid w:val="00F63059"/>
    <w:rsid w:val="00F633CA"/>
    <w:rsid w:val="00F63497"/>
    <w:rsid w:val="00F63A39"/>
    <w:rsid w:val="00F63BF0"/>
    <w:rsid w:val="00F63F6E"/>
    <w:rsid w:val="00F63FB5"/>
    <w:rsid w:val="00F6435C"/>
    <w:rsid w:val="00F645B2"/>
    <w:rsid w:val="00F6485D"/>
    <w:rsid w:val="00F64CA3"/>
    <w:rsid w:val="00F65385"/>
    <w:rsid w:val="00F65569"/>
    <w:rsid w:val="00F655AB"/>
    <w:rsid w:val="00F65E4F"/>
    <w:rsid w:val="00F668D0"/>
    <w:rsid w:val="00F66A2A"/>
    <w:rsid w:val="00F66F67"/>
    <w:rsid w:val="00F67B2F"/>
    <w:rsid w:val="00F67C25"/>
    <w:rsid w:val="00F67D7A"/>
    <w:rsid w:val="00F70891"/>
    <w:rsid w:val="00F70BA1"/>
    <w:rsid w:val="00F70F9C"/>
    <w:rsid w:val="00F71214"/>
    <w:rsid w:val="00F71608"/>
    <w:rsid w:val="00F71B5F"/>
    <w:rsid w:val="00F728C7"/>
    <w:rsid w:val="00F73B3B"/>
    <w:rsid w:val="00F73C2E"/>
    <w:rsid w:val="00F73E29"/>
    <w:rsid w:val="00F7446F"/>
    <w:rsid w:val="00F744FC"/>
    <w:rsid w:val="00F74D9D"/>
    <w:rsid w:val="00F75296"/>
    <w:rsid w:val="00F7540C"/>
    <w:rsid w:val="00F75D52"/>
    <w:rsid w:val="00F7624D"/>
    <w:rsid w:val="00F76583"/>
    <w:rsid w:val="00F76838"/>
    <w:rsid w:val="00F7695D"/>
    <w:rsid w:val="00F76C8A"/>
    <w:rsid w:val="00F76E94"/>
    <w:rsid w:val="00F77237"/>
    <w:rsid w:val="00F77268"/>
    <w:rsid w:val="00F7766C"/>
    <w:rsid w:val="00F778B9"/>
    <w:rsid w:val="00F80197"/>
    <w:rsid w:val="00F80555"/>
    <w:rsid w:val="00F8086D"/>
    <w:rsid w:val="00F80A82"/>
    <w:rsid w:val="00F80FE0"/>
    <w:rsid w:val="00F81140"/>
    <w:rsid w:val="00F81155"/>
    <w:rsid w:val="00F8130E"/>
    <w:rsid w:val="00F817B2"/>
    <w:rsid w:val="00F817E2"/>
    <w:rsid w:val="00F81A59"/>
    <w:rsid w:val="00F81E61"/>
    <w:rsid w:val="00F823DF"/>
    <w:rsid w:val="00F82495"/>
    <w:rsid w:val="00F824EC"/>
    <w:rsid w:val="00F82E01"/>
    <w:rsid w:val="00F82E16"/>
    <w:rsid w:val="00F82F28"/>
    <w:rsid w:val="00F83391"/>
    <w:rsid w:val="00F8348F"/>
    <w:rsid w:val="00F835DA"/>
    <w:rsid w:val="00F83661"/>
    <w:rsid w:val="00F8519D"/>
    <w:rsid w:val="00F85852"/>
    <w:rsid w:val="00F863D1"/>
    <w:rsid w:val="00F866CC"/>
    <w:rsid w:val="00F867CB"/>
    <w:rsid w:val="00F86CFC"/>
    <w:rsid w:val="00F86D7D"/>
    <w:rsid w:val="00F86FFC"/>
    <w:rsid w:val="00F877F4"/>
    <w:rsid w:val="00F87AE5"/>
    <w:rsid w:val="00F87E19"/>
    <w:rsid w:val="00F902AC"/>
    <w:rsid w:val="00F90F70"/>
    <w:rsid w:val="00F918AC"/>
    <w:rsid w:val="00F934B0"/>
    <w:rsid w:val="00F93726"/>
    <w:rsid w:val="00F93DFE"/>
    <w:rsid w:val="00F9431B"/>
    <w:rsid w:val="00F94935"/>
    <w:rsid w:val="00F94E31"/>
    <w:rsid w:val="00F9580B"/>
    <w:rsid w:val="00F959A9"/>
    <w:rsid w:val="00F95F79"/>
    <w:rsid w:val="00F962EA"/>
    <w:rsid w:val="00F9677A"/>
    <w:rsid w:val="00F967AD"/>
    <w:rsid w:val="00F9738B"/>
    <w:rsid w:val="00F975DC"/>
    <w:rsid w:val="00F976FE"/>
    <w:rsid w:val="00F977A7"/>
    <w:rsid w:val="00F9789E"/>
    <w:rsid w:val="00F9C95A"/>
    <w:rsid w:val="00FA0098"/>
    <w:rsid w:val="00FA0430"/>
    <w:rsid w:val="00FA073E"/>
    <w:rsid w:val="00FA112A"/>
    <w:rsid w:val="00FA1B07"/>
    <w:rsid w:val="00FA20E8"/>
    <w:rsid w:val="00FA2570"/>
    <w:rsid w:val="00FA2972"/>
    <w:rsid w:val="00FA3146"/>
    <w:rsid w:val="00FA37D1"/>
    <w:rsid w:val="00FA3C54"/>
    <w:rsid w:val="00FA3C99"/>
    <w:rsid w:val="00FA40FC"/>
    <w:rsid w:val="00FA43C8"/>
    <w:rsid w:val="00FA43DE"/>
    <w:rsid w:val="00FA57BD"/>
    <w:rsid w:val="00FA62C8"/>
    <w:rsid w:val="00FA69B5"/>
    <w:rsid w:val="00FA6A1D"/>
    <w:rsid w:val="00FA6B9E"/>
    <w:rsid w:val="00FA7169"/>
    <w:rsid w:val="00FA7A1D"/>
    <w:rsid w:val="00FA7B87"/>
    <w:rsid w:val="00FB0272"/>
    <w:rsid w:val="00FB08AF"/>
    <w:rsid w:val="00FB1D65"/>
    <w:rsid w:val="00FB2922"/>
    <w:rsid w:val="00FB2EB8"/>
    <w:rsid w:val="00FB3C28"/>
    <w:rsid w:val="00FB416A"/>
    <w:rsid w:val="00FB41DA"/>
    <w:rsid w:val="00FB43A2"/>
    <w:rsid w:val="00FB5453"/>
    <w:rsid w:val="00FB69C5"/>
    <w:rsid w:val="00FC08DF"/>
    <w:rsid w:val="00FC0C26"/>
    <w:rsid w:val="00FC0E80"/>
    <w:rsid w:val="00FC1283"/>
    <w:rsid w:val="00FC160B"/>
    <w:rsid w:val="00FC19BD"/>
    <w:rsid w:val="00FC21B9"/>
    <w:rsid w:val="00FC27E6"/>
    <w:rsid w:val="00FC2813"/>
    <w:rsid w:val="00FC2A44"/>
    <w:rsid w:val="00FC2BEA"/>
    <w:rsid w:val="00FC2E30"/>
    <w:rsid w:val="00FC4E05"/>
    <w:rsid w:val="00FC51C0"/>
    <w:rsid w:val="00FC616E"/>
    <w:rsid w:val="00FC622F"/>
    <w:rsid w:val="00FC62D6"/>
    <w:rsid w:val="00FC6430"/>
    <w:rsid w:val="00FC6F10"/>
    <w:rsid w:val="00FC774E"/>
    <w:rsid w:val="00FC775A"/>
    <w:rsid w:val="00FC7F28"/>
    <w:rsid w:val="00FD07FA"/>
    <w:rsid w:val="00FD0EF2"/>
    <w:rsid w:val="00FD1D44"/>
    <w:rsid w:val="00FD1E1A"/>
    <w:rsid w:val="00FD28A9"/>
    <w:rsid w:val="00FD29B2"/>
    <w:rsid w:val="00FD2F78"/>
    <w:rsid w:val="00FD3C57"/>
    <w:rsid w:val="00FD5756"/>
    <w:rsid w:val="00FD5AD2"/>
    <w:rsid w:val="00FD5DA4"/>
    <w:rsid w:val="00FD5E59"/>
    <w:rsid w:val="00FD64EA"/>
    <w:rsid w:val="00FD6CB9"/>
    <w:rsid w:val="00FD6DFF"/>
    <w:rsid w:val="00FD70FC"/>
    <w:rsid w:val="00FD751E"/>
    <w:rsid w:val="00FD789A"/>
    <w:rsid w:val="00FE0118"/>
    <w:rsid w:val="00FE0429"/>
    <w:rsid w:val="00FE0CDF"/>
    <w:rsid w:val="00FE156B"/>
    <w:rsid w:val="00FE1E25"/>
    <w:rsid w:val="00FE220A"/>
    <w:rsid w:val="00FE29C1"/>
    <w:rsid w:val="00FE2CD2"/>
    <w:rsid w:val="00FE3295"/>
    <w:rsid w:val="00FE34A2"/>
    <w:rsid w:val="00FE46AB"/>
    <w:rsid w:val="00FE49CD"/>
    <w:rsid w:val="00FE4A98"/>
    <w:rsid w:val="00FE4E02"/>
    <w:rsid w:val="00FE4E6E"/>
    <w:rsid w:val="00FE542B"/>
    <w:rsid w:val="00FE5444"/>
    <w:rsid w:val="00FE54C6"/>
    <w:rsid w:val="00FE57CA"/>
    <w:rsid w:val="00FE5BE8"/>
    <w:rsid w:val="00FE683F"/>
    <w:rsid w:val="00FE6AD4"/>
    <w:rsid w:val="00FE6DE4"/>
    <w:rsid w:val="00FE7348"/>
    <w:rsid w:val="00FE7BC0"/>
    <w:rsid w:val="00FF03E5"/>
    <w:rsid w:val="00FF0858"/>
    <w:rsid w:val="00FF092E"/>
    <w:rsid w:val="00FF1002"/>
    <w:rsid w:val="00FF11C7"/>
    <w:rsid w:val="00FF12FD"/>
    <w:rsid w:val="00FF18AF"/>
    <w:rsid w:val="00FF1ED8"/>
    <w:rsid w:val="00FF23F5"/>
    <w:rsid w:val="00FF2A1B"/>
    <w:rsid w:val="00FF354E"/>
    <w:rsid w:val="00FF3592"/>
    <w:rsid w:val="00FF473F"/>
    <w:rsid w:val="00FF4D48"/>
    <w:rsid w:val="00FF4F9E"/>
    <w:rsid w:val="00FF5CD0"/>
    <w:rsid w:val="00FF6ADB"/>
    <w:rsid w:val="00FF7213"/>
    <w:rsid w:val="00FF722C"/>
    <w:rsid w:val="00FF7E6A"/>
    <w:rsid w:val="00FF7EA1"/>
    <w:rsid w:val="010192C7"/>
    <w:rsid w:val="01062EA1"/>
    <w:rsid w:val="01063450"/>
    <w:rsid w:val="0113AA50"/>
    <w:rsid w:val="011964F6"/>
    <w:rsid w:val="0129D4BC"/>
    <w:rsid w:val="013913F9"/>
    <w:rsid w:val="0142D2F6"/>
    <w:rsid w:val="014CFDD4"/>
    <w:rsid w:val="01520DA9"/>
    <w:rsid w:val="0155D475"/>
    <w:rsid w:val="015868C5"/>
    <w:rsid w:val="01657C5F"/>
    <w:rsid w:val="0181A565"/>
    <w:rsid w:val="0197AEFB"/>
    <w:rsid w:val="019870EE"/>
    <w:rsid w:val="01A5CFC9"/>
    <w:rsid w:val="01AA9C40"/>
    <w:rsid w:val="01AC2B1D"/>
    <w:rsid w:val="01BAD77E"/>
    <w:rsid w:val="01BBE628"/>
    <w:rsid w:val="01C1740F"/>
    <w:rsid w:val="01C2FB60"/>
    <w:rsid w:val="01C80933"/>
    <w:rsid w:val="01C8467A"/>
    <w:rsid w:val="01C88B09"/>
    <w:rsid w:val="01CB5408"/>
    <w:rsid w:val="01D0662F"/>
    <w:rsid w:val="01D766AE"/>
    <w:rsid w:val="01DDFC18"/>
    <w:rsid w:val="01DE1461"/>
    <w:rsid w:val="01F55FF6"/>
    <w:rsid w:val="01F5B591"/>
    <w:rsid w:val="01F84157"/>
    <w:rsid w:val="02138146"/>
    <w:rsid w:val="021678A4"/>
    <w:rsid w:val="021F9908"/>
    <w:rsid w:val="022C18F3"/>
    <w:rsid w:val="0230434F"/>
    <w:rsid w:val="02304701"/>
    <w:rsid w:val="0233E901"/>
    <w:rsid w:val="0233FA14"/>
    <w:rsid w:val="023BC011"/>
    <w:rsid w:val="02432935"/>
    <w:rsid w:val="024FD303"/>
    <w:rsid w:val="0251C11C"/>
    <w:rsid w:val="0259626A"/>
    <w:rsid w:val="02607AF3"/>
    <w:rsid w:val="02679C70"/>
    <w:rsid w:val="026A1046"/>
    <w:rsid w:val="0270C349"/>
    <w:rsid w:val="027E95E2"/>
    <w:rsid w:val="0285F0D0"/>
    <w:rsid w:val="0286A0FE"/>
    <w:rsid w:val="0291D1B6"/>
    <w:rsid w:val="029F4E89"/>
    <w:rsid w:val="02A277F9"/>
    <w:rsid w:val="02A9B629"/>
    <w:rsid w:val="02AD0598"/>
    <w:rsid w:val="02AE4F83"/>
    <w:rsid w:val="02B83F56"/>
    <w:rsid w:val="02C1E2AE"/>
    <w:rsid w:val="02C73EF3"/>
    <w:rsid w:val="02CC5676"/>
    <w:rsid w:val="02CCE9FE"/>
    <w:rsid w:val="02DB9C22"/>
    <w:rsid w:val="02DED589"/>
    <w:rsid w:val="02E4BE2E"/>
    <w:rsid w:val="02EE33E0"/>
    <w:rsid w:val="02F07533"/>
    <w:rsid w:val="02FAFCA7"/>
    <w:rsid w:val="02FDF584"/>
    <w:rsid w:val="030FC58E"/>
    <w:rsid w:val="0332E67F"/>
    <w:rsid w:val="0338D3CA"/>
    <w:rsid w:val="033A4A7B"/>
    <w:rsid w:val="0341304F"/>
    <w:rsid w:val="0341A02A"/>
    <w:rsid w:val="034F6C85"/>
    <w:rsid w:val="03554963"/>
    <w:rsid w:val="03569E90"/>
    <w:rsid w:val="03613AB4"/>
    <w:rsid w:val="036AA53C"/>
    <w:rsid w:val="036E8A41"/>
    <w:rsid w:val="0379CC79"/>
    <w:rsid w:val="0385AF81"/>
    <w:rsid w:val="03869A9A"/>
    <w:rsid w:val="038F1216"/>
    <w:rsid w:val="0391C5E6"/>
    <w:rsid w:val="03935511"/>
    <w:rsid w:val="03937A40"/>
    <w:rsid w:val="0397FAB3"/>
    <w:rsid w:val="03A116D1"/>
    <w:rsid w:val="03A3BB56"/>
    <w:rsid w:val="03A4E5A2"/>
    <w:rsid w:val="03BD076E"/>
    <w:rsid w:val="03C64B4C"/>
    <w:rsid w:val="03CBDEE2"/>
    <w:rsid w:val="03CECE56"/>
    <w:rsid w:val="03D245D6"/>
    <w:rsid w:val="03DB423E"/>
    <w:rsid w:val="03E1BE56"/>
    <w:rsid w:val="03E43DA6"/>
    <w:rsid w:val="03ECC8C8"/>
    <w:rsid w:val="03EEB642"/>
    <w:rsid w:val="03F552E6"/>
    <w:rsid w:val="03F6097A"/>
    <w:rsid w:val="03F8A993"/>
    <w:rsid w:val="03FA06CA"/>
    <w:rsid w:val="041D780B"/>
    <w:rsid w:val="04239032"/>
    <w:rsid w:val="043F653F"/>
    <w:rsid w:val="04452409"/>
    <w:rsid w:val="04470367"/>
    <w:rsid w:val="044D5C5B"/>
    <w:rsid w:val="045B58C9"/>
    <w:rsid w:val="0465B542"/>
    <w:rsid w:val="046B74DA"/>
    <w:rsid w:val="046D13A1"/>
    <w:rsid w:val="0470114B"/>
    <w:rsid w:val="047482FC"/>
    <w:rsid w:val="047C5E06"/>
    <w:rsid w:val="048278CC"/>
    <w:rsid w:val="0485D0B0"/>
    <w:rsid w:val="0492679A"/>
    <w:rsid w:val="0493414C"/>
    <w:rsid w:val="04960011"/>
    <w:rsid w:val="0499A784"/>
    <w:rsid w:val="049A6F0C"/>
    <w:rsid w:val="049E768F"/>
    <w:rsid w:val="049EDB5F"/>
    <w:rsid w:val="04AB2588"/>
    <w:rsid w:val="04AC56EA"/>
    <w:rsid w:val="04AD9AF6"/>
    <w:rsid w:val="04B37323"/>
    <w:rsid w:val="04C11764"/>
    <w:rsid w:val="04C2269F"/>
    <w:rsid w:val="04CD0027"/>
    <w:rsid w:val="04D63210"/>
    <w:rsid w:val="04D72D26"/>
    <w:rsid w:val="04D7B856"/>
    <w:rsid w:val="04DB0602"/>
    <w:rsid w:val="04E23D02"/>
    <w:rsid w:val="04EC55AB"/>
    <w:rsid w:val="04F1A381"/>
    <w:rsid w:val="04FE0DAF"/>
    <w:rsid w:val="05021950"/>
    <w:rsid w:val="05057328"/>
    <w:rsid w:val="05193812"/>
    <w:rsid w:val="05368A84"/>
    <w:rsid w:val="053A6F5C"/>
    <w:rsid w:val="053CF3D8"/>
    <w:rsid w:val="0549A0C9"/>
    <w:rsid w:val="055AD806"/>
    <w:rsid w:val="0561955C"/>
    <w:rsid w:val="0565CA36"/>
    <w:rsid w:val="056B8E30"/>
    <w:rsid w:val="0576123A"/>
    <w:rsid w:val="057A510E"/>
    <w:rsid w:val="057DED0F"/>
    <w:rsid w:val="058575BF"/>
    <w:rsid w:val="058DBE9A"/>
    <w:rsid w:val="0590B6F1"/>
    <w:rsid w:val="05917BFC"/>
    <w:rsid w:val="05925D5C"/>
    <w:rsid w:val="05947835"/>
    <w:rsid w:val="0597DBD9"/>
    <w:rsid w:val="0598516A"/>
    <w:rsid w:val="059BA4B7"/>
    <w:rsid w:val="059BE561"/>
    <w:rsid w:val="05AA767E"/>
    <w:rsid w:val="05B0B572"/>
    <w:rsid w:val="05B86279"/>
    <w:rsid w:val="05C5EF39"/>
    <w:rsid w:val="05C895EF"/>
    <w:rsid w:val="05CA1E4C"/>
    <w:rsid w:val="05CBC131"/>
    <w:rsid w:val="05CC3131"/>
    <w:rsid w:val="05CF8B4E"/>
    <w:rsid w:val="05D02B30"/>
    <w:rsid w:val="05D5F4A6"/>
    <w:rsid w:val="05DD0D9A"/>
    <w:rsid w:val="05E46352"/>
    <w:rsid w:val="05E6445D"/>
    <w:rsid w:val="05E979D5"/>
    <w:rsid w:val="05F0AB59"/>
    <w:rsid w:val="05FB6BE8"/>
    <w:rsid w:val="05FE950B"/>
    <w:rsid w:val="0619D21D"/>
    <w:rsid w:val="061C2195"/>
    <w:rsid w:val="0621A111"/>
    <w:rsid w:val="062453C4"/>
    <w:rsid w:val="06263505"/>
    <w:rsid w:val="0627983F"/>
    <w:rsid w:val="0641FA8F"/>
    <w:rsid w:val="06478858"/>
    <w:rsid w:val="064CD074"/>
    <w:rsid w:val="0652456B"/>
    <w:rsid w:val="06538794"/>
    <w:rsid w:val="0660188F"/>
    <w:rsid w:val="0669203D"/>
    <w:rsid w:val="0680131F"/>
    <w:rsid w:val="0682CAE7"/>
    <w:rsid w:val="0687EC0D"/>
    <w:rsid w:val="0699A1BD"/>
    <w:rsid w:val="06A3D576"/>
    <w:rsid w:val="06BD22A4"/>
    <w:rsid w:val="06BFF161"/>
    <w:rsid w:val="06C88B7E"/>
    <w:rsid w:val="06D7B7BA"/>
    <w:rsid w:val="06DC7ED6"/>
    <w:rsid w:val="06DCB408"/>
    <w:rsid w:val="06E0EA0E"/>
    <w:rsid w:val="06E4AB2A"/>
    <w:rsid w:val="06ED6138"/>
    <w:rsid w:val="06EDF34C"/>
    <w:rsid w:val="06F09CB6"/>
    <w:rsid w:val="06F784FC"/>
    <w:rsid w:val="06FB56D0"/>
    <w:rsid w:val="06FD7810"/>
    <w:rsid w:val="06FEF826"/>
    <w:rsid w:val="07009E78"/>
    <w:rsid w:val="0707C414"/>
    <w:rsid w:val="070A314C"/>
    <w:rsid w:val="070F2605"/>
    <w:rsid w:val="07151B4C"/>
    <w:rsid w:val="071BDE68"/>
    <w:rsid w:val="071C6290"/>
    <w:rsid w:val="0729ED9A"/>
    <w:rsid w:val="072D3BB0"/>
    <w:rsid w:val="072D817E"/>
    <w:rsid w:val="0731437F"/>
    <w:rsid w:val="07378238"/>
    <w:rsid w:val="073927B7"/>
    <w:rsid w:val="0753D659"/>
    <w:rsid w:val="0754AB5F"/>
    <w:rsid w:val="075D2717"/>
    <w:rsid w:val="075DFEAF"/>
    <w:rsid w:val="0760F61A"/>
    <w:rsid w:val="0762292A"/>
    <w:rsid w:val="07674D25"/>
    <w:rsid w:val="076FFEB4"/>
    <w:rsid w:val="077B6DF1"/>
    <w:rsid w:val="077DFC77"/>
    <w:rsid w:val="077E1515"/>
    <w:rsid w:val="077EE9A9"/>
    <w:rsid w:val="0781667D"/>
    <w:rsid w:val="07816FE0"/>
    <w:rsid w:val="078D5240"/>
    <w:rsid w:val="07908CDB"/>
    <w:rsid w:val="079A7497"/>
    <w:rsid w:val="079D9704"/>
    <w:rsid w:val="07A50081"/>
    <w:rsid w:val="07B2E175"/>
    <w:rsid w:val="07C2CAAD"/>
    <w:rsid w:val="07C97E4C"/>
    <w:rsid w:val="07CACE23"/>
    <w:rsid w:val="07D546C0"/>
    <w:rsid w:val="07D72823"/>
    <w:rsid w:val="07DBA241"/>
    <w:rsid w:val="07DD8AA8"/>
    <w:rsid w:val="07DF80A8"/>
    <w:rsid w:val="07E8132F"/>
    <w:rsid w:val="07EC17B3"/>
    <w:rsid w:val="07EE3702"/>
    <w:rsid w:val="07F2CEC0"/>
    <w:rsid w:val="07F472BE"/>
    <w:rsid w:val="080E71BB"/>
    <w:rsid w:val="0814EDEC"/>
    <w:rsid w:val="081AEAE0"/>
    <w:rsid w:val="081BA835"/>
    <w:rsid w:val="08233682"/>
    <w:rsid w:val="083DD3C5"/>
    <w:rsid w:val="085C9984"/>
    <w:rsid w:val="085E0B79"/>
    <w:rsid w:val="0864B4C4"/>
    <w:rsid w:val="086D4E12"/>
    <w:rsid w:val="088378DA"/>
    <w:rsid w:val="08838117"/>
    <w:rsid w:val="08894D17"/>
    <w:rsid w:val="088EC0A1"/>
    <w:rsid w:val="089A3CC3"/>
    <w:rsid w:val="08A15B74"/>
    <w:rsid w:val="08A962CF"/>
    <w:rsid w:val="08AA1F0E"/>
    <w:rsid w:val="08B08A2C"/>
    <w:rsid w:val="08B45E1F"/>
    <w:rsid w:val="08B8EF87"/>
    <w:rsid w:val="08B97640"/>
    <w:rsid w:val="08BBD8CA"/>
    <w:rsid w:val="08BC0962"/>
    <w:rsid w:val="08BE7A9B"/>
    <w:rsid w:val="08C75B28"/>
    <w:rsid w:val="08D5D146"/>
    <w:rsid w:val="08D6C809"/>
    <w:rsid w:val="08D88E71"/>
    <w:rsid w:val="08E3DF93"/>
    <w:rsid w:val="08E61404"/>
    <w:rsid w:val="08EB9817"/>
    <w:rsid w:val="08FB3E5E"/>
    <w:rsid w:val="08FB986D"/>
    <w:rsid w:val="08FC5392"/>
    <w:rsid w:val="08FFF973"/>
    <w:rsid w:val="09020ED2"/>
    <w:rsid w:val="09092B98"/>
    <w:rsid w:val="090C4858"/>
    <w:rsid w:val="0913E1A8"/>
    <w:rsid w:val="091AD340"/>
    <w:rsid w:val="091CC5E9"/>
    <w:rsid w:val="0921BCA7"/>
    <w:rsid w:val="092587D6"/>
    <w:rsid w:val="09284274"/>
    <w:rsid w:val="09297164"/>
    <w:rsid w:val="09318B25"/>
    <w:rsid w:val="0935B428"/>
    <w:rsid w:val="0938B063"/>
    <w:rsid w:val="094C4962"/>
    <w:rsid w:val="094E4D2F"/>
    <w:rsid w:val="09686539"/>
    <w:rsid w:val="096FA816"/>
    <w:rsid w:val="0977270F"/>
    <w:rsid w:val="098FCF24"/>
    <w:rsid w:val="099254F0"/>
    <w:rsid w:val="09A30DCC"/>
    <w:rsid w:val="09A41019"/>
    <w:rsid w:val="09A49C12"/>
    <w:rsid w:val="09A8F428"/>
    <w:rsid w:val="09B2CF7E"/>
    <w:rsid w:val="09B926B6"/>
    <w:rsid w:val="09BDDC92"/>
    <w:rsid w:val="09BE52AB"/>
    <w:rsid w:val="09C530FA"/>
    <w:rsid w:val="09CBC785"/>
    <w:rsid w:val="09CE5ADB"/>
    <w:rsid w:val="09D3901B"/>
    <w:rsid w:val="09D93E64"/>
    <w:rsid w:val="09E3B05B"/>
    <w:rsid w:val="09E6DA98"/>
    <w:rsid w:val="09E9C637"/>
    <w:rsid w:val="09F0FDC8"/>
    <w:rsid w:val="09F317A8"/>
    <w:rsid w:val="09FB0BF4"/>
    <w:rsid w:val="0A043C70"/>
    <w:rsid w:val="0A0CA578"/>
    <w:rsid w:val="0A13829D"/>
    <w:rsid w:val="0A19223E"/>
    <w:rsid w:val="0A1EA4CD"/>
    <w:rsid w:val="0A2AC309"/>
    <w:rsid w:val="0A2F8A65"/>
    <w:rsid w:val="0A3079DD"/>
    <w:rsid w:val="0A346E13"/>
    <w:rsid w:val="0A348C94"/>
    <w:rsid w:val="0A40312A"/>
    <w:rsid w:val="0A46342D"/>
    <w:rsid w:val="0A4B552A"/>
    <w:rsid w:val="0A638FED"/>
    <w:rsid w:val="0A723192"/>
    <w:rsid w:val="0A745ED2"/>
    <w:rsid w:val="0A77B5EB"/>
    <w:rsid w:val="0A78A368"/>
    <w:rsid w:val="0A79BDB9"/>
    <w:rsid w:val="0A7C8483"/>
    <w:rsid w:val="0A7D04FC"/>
    <w:rsid w:val="0A863918"/>
    <w:rsid w:val="0A86F5E2"/>
    <w:rsid w:val="0A876878"/>
    <w:rsid w:val="0A89FBB4"/>
    <w:rsid w:val="0A8F49FE"/>
    <w:rsid w:val="0AA22BFF"/>
    <w:rsid w:val="0AA3741F"/>
    <w:rsid w:val="0AA3FF30"/>
    <w:rsid w:val="0AA660A0"/>
    <w:rsid w:val="0AA93439"/>
    <w:rsid w:val="0AAC36DA"/>
    <w:rsid w:val="0AC63838"/>
    <w:rsid w:val="0AC8DA66"/>
    <w:rsid w:val="0ACAB61C"/>
    <w:rsid w:val="0AD04F76"/>
    <w:rsid w:val="0AD1857D"/>
    <w:rsid w:val="0AD6396B"/>
    <w:rsid w:val="0AD71BEA"/>
    <w:rsid w:val="0AD920EE"/>
    <w:rsid w:val="0ADC217D"/>
    <w:rsid w:val="0AE84010"/>
    <w:rsid w:val="0AEA1D9D"/>
    <w:rsid w:val="0AEEF88F"/>
    <w:rsid w:val="0AF151DD"/>
    <w:rsid w:val="0AFCDDF9"/>
    <w:rsid w:val="0AFE459B"/>
    <w:rsid w:val="0B054195"/>
    <w:rsid w:val="0B13D0AF"/>
    <w:rsid w:val="0B14EC56"/>
    <w:rsid w:val="0B1506DE"/>
    <w:rsid w:val="0B16E45C"/>
    <w:rsid w:val="0B173F12"/>
    <w:rsid w:val="0B17E040"/>
    <w:rsid w:val="0B222C86"/>
    <w:rsid w:val="0B27D4B5"/>
    <w:rsid w:val="0B288997"/>
    <w:rsid w:val="0B2C95FD"/>
    <w:rsid w:val="0B307436"/>
    <w:rsid w:val="0B4C8EAE"/>
    <w:rsid w:val="0B5B52C2"/>
    <w:rsid w:val="0B5DB6F4"/>
    <w:rsid w:val="0B5E965F"/>
    <w:rsid w:val="0B612A61"/>
    <w:rsid w:val="0B718EE6"/>
    <w:rsid w:val="0B743AFF"/>
    <w:rsid w:val="0B751A4E"/>
    <w:rsid w:val="0B760167"/>
    <w:rsid w:val="0B792A93"/>
    <w:rsid w:val="0B8145FD"/>
    <w:rsid w:val="0B8780EB"/>
    <w:rsid w:val="0B8B8F1D"/>
    <w:rsid w:val="0B8BD20A"/>
    <w:rsid w:val="0B8C3415"/>
    <w:rsid w:val="0B92E80F"/>
    <w:rsid w:val="0B9BACCB"/>
    <w:rsid w:val="0BA69D29"/>
    <w:rsid w:val="0BB679FF"/>
    <w:rsid w:val="0BC1F8CC"/>
    <w:rsid w:val="0BC40DD9"/>
    <w:rsid w:val="0BC8A65D"/>
    <w:rsid w:val="0BD4DBE3"/>
    <w:rsid w:val="0BE72339"/>
    <w:rsid w:val="0BE80070"/>
    <w:rsid w:val="0BEB3BD5"/>
    <w:rsid w:val="0BECD516"/>
    <w:rsid w:val="0BFC365F"/>
    <w:rsid w:val="0C0125B3"/>
    <w:rsid w:val="0C04E38A"/>
    <w:rsid w:val="0C099C6B"/>
    <w:rsid w:val="0C1411ED"/>
    <w:rsid w:val="0C17B410"/>
    <w:rsid w:val="0C1958B0"/>
    <w:rsid w:val="0C1B3199"/>
    <w:rsid w:val="0C298FB0"/>
    <w:rsid w:val="0C33C2EB"/>
    <w:rsid w:val="0C372524"/>
    <w:rsid w:val="0C3BC9BE"/>
    <w:rsid w:val="0C4D11E4"/>
    <w:rsid w:val="0C4E316D"/>
    <w:rsid w:val="0C5910E5"/>
    <w:rsid w:val="0C623576"/>
    <w:rsid w:val="0C6842BF"/>
    <w:rsid w:val="0C6C4336"/>
    <w:rsid w:val="0C70ABBB"/>
    <w:rsid w:val="0C713438"/>
    <w:rsid w:val="0C7FEB5F"/>
    <w:rsid w:val="0C826E5F"/>
    <w:rsid w:val="0C882F0F"/>
    <w:rsid w:val="0C883626"/>
    <w:rsid w:val="0C90E0A4"/>
    <w:rsid w:val="0C9857DD"/>
    <w:rsid w:val="0CA2ECB5"/>
    <w:rsid w:val="0CB303F9"/>
    <w:rsid w:val="0CB68629"/>
    <w:rsid w:val="0CB79B9D"/>
    <w:rsid w:val="0CB862FA"/>
    <w:rsid w:val="0CB91341"/>
    <w:rsid w:val="0CC02E31"/>
    <w:rsid w:val="0CC06C65"/>
    <w:rsid w:val="0CC5E8AC"/>
    <w:rsid w:val="0CD10851"/>
    <w:rsid w:val="0CDC11B2"/>
    <w:rsid w:val="0CDEFEC8"/>
    <w:rsid w:val="0CE596D5"/>
    <w:rsid w:val="0CF003BA"/>
    <w:rsid w:val="0CF06028"/>
    <w:rsid w:val="0CF7CD16"/>
    <w:rsid w:val="0CFF34CC"/>
    <w:rsid w:val="0D04B57F"/>
    <w:rsid w:val="0D05F217"/>
    <w:rsid w:val="0D07B8C6"/>
    <w:rsid w:val="0D0A30B3"/>
    <w:rsid w:val="0D0FDE2A"/>
    <w:rsid w:val="0D11FF81"/>
    <w:rsid w:val="0D15E565"/>
    <w:rsid w:val="0D19F25A"/>
    <w:rsid w:val="0D2B3E14"/>
    <w:rsid w:val="0D2C58E4"/>
    <w:rsid w:val="0D303EF4"/>
    <w:rsid w:val="0D390039"/>
    <w:rsid w:val="0D3D91E9"/>
    <w:rsid w:val="0D4F609B"/>
    <w:rsid w:val="0D5BD5A8"/>
    <w:rsid w:val="0D630EE5"/>
    <w:rsid w:val="0D673CFA"/>
    <w:rsid w:val="0D6AA021"/>
    <w:rsid w:val="0D7354B0"/>
    <w:rsid w:val="0D7CC57B"/>
    <w:rsid w:val="0D7DF25F"/>
    <w:rsid w:val="0D7EFB17"/>
    <w:rsid w:val="0D827DB3"/>
    <w:rsid w:val="0D8989FA"/>
    <w:rsid w:val="0D8CD9AB"/>
    <w:rsid w:val="0D8EF9BC"/>
    <w:rsid w:val="0D9E3A07"/>
    <w:rsid w:val="0DA3B90E"/>
    <w:rsid w:val="0DADA205"/>
    <w:rsid w:val="0DB468DF"/>
    <w:rsid w:val="0DB52911"/>
    <w:rsid w:val="0DBA6446"/>
    <w:rsid w:val="0DBBB35A"/>
    <w:rsid w:val="0DBC779C"/>
    <w:rsid w:val="0DC78962"/>
    <w:rsid w:val="0DD9F935"/>
    <w:rsid w:val="0DE1E6CF"/>
    <w:rsid w:val="0DE814C4"/>
    <w:rsid w:val="0DF3EBEF"/>
    <w:rsid w:val="0DF56F42"/>
    <w:rsid w:val="0DF5CBA2"/>
    <w:rsid w:val="0DF9C219"/>
    <w:rsid w:val="0E01223A"/>
    <w:rsid w:val="0E060122"/>
    <w:rsid w:val="0E09E687"/>
    <w:rsid w:val="0E0E9F1E"/>
    <w:rsid w:val="0E139F02"/>
    <w:rsid w:val="0E14C02E"/>
    <w:rsid w:val="0E159984"/>
    <w:rsid w:val="0E200BD0"/>
    <w:rsid w:val="0E2CF340"/>
    <w:rsid w:val="0E2DCE2A"/>
    <w:rsid w:val="0E2F334A"/>
    <w:rsid w:val="0E2FF0B0"/>
    <w:rsid w:val="0E35D08C"/>
    <w:rsid w:val="0E39CD08"/>
    <w:rsid w:val="0E45B3F5"/>
    <w:rsid w:val="0E4E572D"/>
    <w:rsid w:val="0E4F8102"/>
    <w:rsid w:val="0E5303ED"/>
    <w:rsid w:val="0E54BA65"/>
    <w:rsid w:val="0E55DFE3"/>
    <w:rsid w:val="0E5CB72D"/>
    <w:rsid w:val="0E6A6FAE"/>
    <w:rsid w:val="0E71CE13"/>
    <w:rsid w:val="0E7EFED6"/>
    <w:rsid w:val="0E83300B"/>
    <w:rsid w:val="0E89B0CB"/>
    <w:rsid w:val="0E9E432D"/>
    <w:rsid w:val="0E9F01A0"/>
    <w:rsid w:val="0EA2E9B5"/>
    <w:rsid w:val="0EA787D4"/>
    <w:rsid w:val="0EB55F23"/>
    <w:rsid w:val="0EC2657E"/>
    <w:rsid w:val="0EC5AFE6"/>
    <w:rsid w:val="0EC82945"/>
    <w:rsid w:val="0EDC7684"/>
    <w:rsid w:val="0EDDBE86"/>
    <w:rsid w:val="0EE5072C"/>
    <w:rsid w:val="0EE9A1A9"/>
    <w:rsid w:val="0EFE8B7E"/>
    <w:rsid w:val="0EFF1C1F"/>
    <w:rsid w:val="0F00FDAF"/>
    <w:rsid w:val="0F032A69"/>
    <w:rsid w:val="0F047E4A"/>
    <w:rsid w:val="0F050FBC"/>
    <w:rsid w:val="0F05B1B6"/>
    <w:rsid w:val="0F05C8D6"/>
    <w:rsid w:val="0F095152"/>
    <w:rsid w:val="0F0DB75C"/>
    <w:rsid w:val="0F252DB3"/>
    <w:rsid w:val="0F253B03"/>
    <w:rsid w:val="0F26F04D"/>
    <w:rsid w:val="0F2C85EB"/>
    <w:rsid w:val="0F2D024F"/>
    <w:rsid w:val="0F306808"/>
    <w:rsid w:val="0F34D818"/>
    <w:rsid w:val="0F355BFD"/>
    <w:rsid w:val="0F3C4D11"/>
    <w:rsid w:val="0F41334A"/>
    <w:rsid w:val="0F4A4FC5"/>
    <w:rsid w:val="0F5782DC"/>
    <w:rsid w:val="0F5AB4D5"/>
    <w:rsid w:val="0F6146C7"/>
    <w:rsid w:val="0F61956F"/>
    <w:rsid w:val="0F62AA7B"/>
    <w:rsid w:val="0F6D8962"/>
    <w:rsid w:val="0F726D68"/>
    <w:rsid w:val="0F72A281"/>
    <w:rsid w:val="0F7F74CD"/>
    <w:rsid w:val="0F914C96"/>
    <w:rsid w:val="0F93FF1C"/>
    <w:rsid w:val="0F95428B"/>
    <w:rsid w:val="0F9E045C"/>
    <w:rsid w:val="0F9E371A"/>
    <w:rsid w:val="0FA1324B"/>
    <w:rsid w:val="0FA35D60"/>
    <w:rsid w:val="0FABBF9D"/>
    <w:rsid w:val="0FAD19EC"/>
    <w:rsid w:val="0FB93528"/>
    <w:rsid w:val="0FBE4F2B"/>
    <w:rsid w:val="0FC16ECC"/>
    <w:rsid w:val="0FC28791"/>
    <w:rsid w:val="0FC556FB"/>
    <w:rsid w:val="0FC6081E"/>
    <w:rsid w:val="0FC80C9F"/>
    <w:rsid w:val="0FCBBF26"/>
    <w:rsid w:val="0FDA0A49"/>
    <w:rsid w:val="0FDC9699"/>
    <w:rsid w:val="0FDDA43C"/>
    <w:rsid w:val="0FE57067"/>
    <w:rsid w:val="0FEB08B2"/>
    <w:rsid w:val="0FEF028D"/>
    <w:rsid w:val="0FF0139E"/>
    <w:rsid w:val="0FF83B37"/>
    <w:rsid w:val="10006C78"/>
    <w:rsid w:val="100758ED"/>
    <w:rsid w:val="100F2E19"/>
    <w:rsid w:val="1011DAB9"/>
    <w:rsid w:val="10135892"/>
    <w:rsid w:val="1026BAB4"/>
    <w:rsid w:val="103E51D6"/>
    <w:rsid w:val="1066849A"/>
    <w:rsid w:val="1069E109"/>
    <w:rsid w:val="106DDC8C"/>
    <w:rsid w:val="10771EA5"/>
    <w:rsid w:val="1078890D"/>
    <w:rsid w:val="10820287"/>
    <w:rsid w:val="10860E5B"/>
    <w:rsid w:val="1086338A"/>
    <w:rsid w:val="108C9103"/>
    <w:rsid w:val="1095313F"/>
    <w:rsid w:val="109CFA3A"/>
    <w:rsid w:val="109D6FDF"/>
    <w:rsid w:val="10A19BAC"/>
    <w:rsid w:val="10ADDA7B"/>
    <w:rsid w:val="10AE79D4"/>
    <w:rsid w:val="10BF246B"/>
    <w:rsid w:val="10C2C0AE"/>
    <w:rsid w:val="10E395D2"/>
    <w:rsid w:val="10ECC9D3"/>
    <w:rsid w:val="10F3B740"/>
    <w:rsid w:val="11017106"/>
    <w:rsid w:val="11056DA6"/>
    <w:rsid w:val="110655B3"/>
    <w:rsid w:val="110DE4B3"/>
    <w:rsid w:val="111A9B86"/>
    <w:rsid w:val="111B91DA"/>
    <w:rsid w:val="111E6B9C"/>
    <w:rsid w:val="112E295A"/>
    <w:rsid w:val="1134E486"/>
    <w:rsid w:val="1135FCF7"/>
    <w:rsid w:val="11382B41"/>
    <w:rsid w:val="114E8B3C"/>
    <w:rsid w:val="1153F35C"/>
    <w:rsid w:val="11555912"/>
    <w:rsid w:val="1157F516"/>
    <w:rsid w:val="11585FB5"/>
    <w:rsid w:val="116E60E4"/>
    <w:rsid w:val="1177DF28"/>
    <w:rsid w:val="117E83EC"/>
    <w:rsid w:val="117F608C"/>
    <w:rsid w:val="118664E9"/>
    <w:rsid w:val="1186CB81"/>
    <w:rsid w:val="118A940C"/>
    <w:rsid w:val="11934CC6"/>
    <w:rsid w:val="1194AC59"/>
    <w:rsid w:val="1199DF1F"/>
    <w:rsid w:val="11A21070"/>
    <w:rsid w:val="11AF77CA"/>
    <w:rsid w:val="11B12038"/>
    <w:rsid w:val="11B26FEB"/>
    <w:rsid w:val="11BEF354"/>
    <w:rsid w:val="11C6CFA6"/>
    <w:rsid w:val="11CDD5B3"/>
    <w:rsid w:val="11DB9A90"/>
    <w:rsid w:val="11E52DF4"/>
    <w:rsid w:val="11E695A9"/>
    <w:rsid w:val="11E9AE70"/>
    <w:rsid w:val="11EA2263"/>
    <w:rsid w:val="11EF5F25"/>
    <w:rsid w:val="11F7135F"/>
    <w:rsid w:val="11FA070C"/>
    <w:rsid w:val="12080070"/>
    <w:rsid w:val="120F10EC"/>
    <w:rsid w:val="122721DD"/>
    <w:rsid w:val="122F7E3F"/>
    <w:rsid w:val="123DD1A6"/>
    <w:rsid w:val="123DD82D"/>
    <w:rsid w:val="12409D56"/>
    <w:rsid w:val="124D7A47"/>
    <w:rsid w:val="12584459"/>
    <w:rsid w:val="1264D774"/>
    <w:rsid w:val="1272A64F"/>
    <w:rsid w:val="12931515"/>
    <w:rsid w:val="129AC328"/>
    <w:rsid w:val="129BA4C9"/>
    <w:rsid w:val="12A041C3"/>
    <w:rsid w:val="12A2D330"/>
    <w:rsid w:val="12A3B73C"/>
    <w:rsid w:val="12AD5FC0"/>
    <w:rsid w:val="12ADFB82"/>
    <w:rsid w:val="12B57766"/>
    <w:rsid w:val="12BA9E0A"/>
    <w:rsid w:val="12BE9F2E"/>
    <w:rsid w:val="12DA56F4"/>
    <w:rsid w:val="12DC8E2D"/>
    <w:rsid w:val="12E9F5EC"/>
    <w:rsid w:val="12F0E574"/>
    <w:rsid w:val="12FBD733"/>
    <w:rsid w:val="1303CEEF"/>
    <w:rsid w:val="13082521"/>
    <w:rsid w:val="13091D20"/>
    <w:rsid w:val="13137F91"/>
    <w:rsid w:val="13197E76"/>
    <w:rsid w:val="1319FA19"/>
    <w:rsid w:val="131BB059"/>
    <w:rsid w:val="131C0432"/>
    <w:rsid w:val="1322CF6F"/>
    <w:rsid w:val="1323B530"/>
    <w:rsid w:val="1326CFE4"/>
    <w:rsid w:val="1327A6F7"/>
    <w:rsid w:val="133AF31C"/>
    <w:rsid w:val="13400377"/>
    <w:rsid w:val="1357E14D"/>
    <w:rsid w:val="135863A8"/>
    <w:rsid w:val="13674588"/>
    <w:rsid w:val="1372E2EA"/>
    <w:rsid w:val="1376F746"/>
    <w:rsid w:val="139475BF"/>
    <w:rsid w:val="139EB80A"/>
    <w:rsid w:val="13AA0568"/>
    <w:rsid w:val="13B19DD9"/>
    <w:rsid w:val="13BA2479"/>
    <w:rsid w:val="13BB93D3"/>
    <w:rsid w:val="13BF9FE4"/>
    <w:rsid w:val="13C22613"/>
    <w:rsid w:val="13C76C37"/>
    <w:rsid w:val="13CB6C18"/>
    <w:rsid w:val="13CBE4A1"/>
    <w:rsid w:val="13CEB54F"/>
    <w:rsid w:val="13D27E83"/>
    <w:rsid w:val="13F8C8CC"/>
    <w:rsid w:val="13FDF217"/>
    <w:rsid w:val="13FF4CA8"/>
    <w:rsid w:val="1401F047"/>
    <w:rsid w:val="1405606C"/>
    <w:rsid w:val="1408192E"/>
    <w:rsid w:val="14082C45"/>
    <w:rsid w:val="140E4740"/>
    <w:rsid w:val="14294E73"/>
    <w:rsid w:val="14410E67"/>
    <w:rsid w:val="14445876"/>
    <w:rsid w:val="1444C55C"/>
    <w:rsid w:val="1453D9AB"/>
    <w:rsid w:val="14555E61"/>
    <w:rsid w:val="1455A025"/>
    <w:rsid w:val="145BA7F5"/>
    <w:rsid w:val="14667812"/>
    <w:rsid w:val="146E1D93"/>
    <w:rsid w:val="14799A40"/>
    <w:rsid w:val="147A4050"/>
    <w:rsid w:val="147E1236"/>
    <w:rsid w:val="14863C34"/>
    <w:rsid w:val="148895EE"/>
    <w:rsid w:val="148E86FB"/>
    <w:rsid w:val="14933FB6"/>
    <w:rsid w:val="14959E1F"/>
    <w:rsid w:val="149A13FC"/>
    <w:rsid w:val="149E2D6F"/>
    <w:rsid w:val="14A2B4F6"/>
    <w:rsid w:val="14A2E553"/>
    <w:rsid w:val="14AAA478"/>
    <w:rsid w:val="14ADD70D"/>
    <w:rsid w:val="14AE326E"/>
    <w:rsid w:val="14AEDACF"/>
    <w:rsid w:val="14BDEB80"/>
    <w:rsid w:val="14C4058B"/>
    <w:rsid w:val="14C5534A"/>
    <w:rsid w:val="14D267A9"/>
    <w:rsid w:val="14D5FE1F"/>
    <w:rsid w:val="14D8529B"/>
    <w:rsid w:val="14DB370D"/>
    <w:rsid w:val="14E6EA78"/>
    <w:rsid w:val="14F7CA63"/>
    <w:rsid w:val="14F9EA8F"/>
    <w:rsid w:val="14FCA23E"/>
    <w:rsid w:val="15055955"/>
    <w:rsid w:val="15074CC0"/>
    <w:rsid w:val="1511EF9F"/>
    <w:rsid w:val="1513F576"/>
    <w:rsid w:val="1519BEC4"/>
    <w:rsid w:val="152748E3"/>
    <w:rsid w:val="1535B424"/>
    <w:rsid w:val="1538B0F0"/>
    <w:rsid w:val="15406281"/>
    <w:rsid w:val="15425433"/>
    <w:rsid w:val="154A9406"/>
    <w:rsid w:val="154DB9CB"/>
    <w:rsid w:val="15549D3B"/>
    <w:rsid w:val="155569E9"/>
    <w:rsid w:val="155E8B78"/>
    <w:rsid w:val="156615D0"/>
    <w:rsid w:val="15668353"/>
    <w:rsid w:val="156C2AB6"/>
    <w:rsid w:val="156D770B"/>
    <w:rsid w:val="157D03F4"/>
    <w:rsid w:val="157E7801"/>
    <w:rsid w:val="157FF4F6"/>
    <w:rsid w:val="15825BD5"/>
    <w:rsid w:val="1584F49F"/>
    <w:rsid w:val="158A6A4A"/>
    <w:rsid w:val="158AB7C6"/>
    <w:rsid w:val="158CB7A7"/>
    <w:rsid w:val="159A0BA1"/>
    <w:rsid w:val="15B7E74D"/>
    <w:rsid w:val="15B9105B"/>
    <w:rsid w:val="15BA73DF"/>
    <w:rsid w:val="15BF39BF"/>
    <w:rsid w:val="15C03AF6"/>
    <w:rsid w:val="15C22F51"/>
    <w:rsid w:val="15C4DD19"/>
    <w:rsid w:val="15CE7CD0"/>
    <w:rsid w:val="15D433B4"/>
    <w:rsid w:val="15DB685D"/>
    <w:rsid w:val="15DBBDDD"/>
    <w:rsid w:val="15E039DF"/>
    <w:rsid w:val="15E4A025"/>
    <w:rsid w:val="15E555D5"/>
    <w:rsid w:val="15E77161"/>
    <w:rsid w:val="15FD6DA7"/>
    <w:rsid w:val="1601C2B6"/>
    <w:rsid w:val="1603BEB9"/>
    <w:rsid w:val="1603EE58"/>
    <w:rsid w:val="1607CE67"/>
    <w:rsid w:val="160E9253"/>
    <w:rsid w:val="16173071"/>
    <w:rsid w:val="16190ED2"/>
    <w:rsid w:val="161C5B70"/>
    <w:rsid w:val="162DF3F1"/>
    <w:rsid w:val="1635231E"/>
    <w:rsid w:val="1637E485"/>
    <w:rsid w:val="163A05C4"/>
    <w:rsid w:val="164059DA"/>
    <w:rsid w:val="16435D4B"/>
    <w:rsid w:val="164A02CF"/>
    <w:rsid w:val="164F8109"/>
    <w:rsid w:val="1659B545"/>
    <w:rsid w:val="165ECE7D"/>
    <w:rsid w:val="166272F1"/>
    <w:rsid w:val="16644BB0"/>
    <w:rsid w:val="166A6ED3"/>
    <w:rsid w:val="16734B77"/>
    <w:rsid w:val="167C3915"/>
    <w:rsid w:val="167E63DE"/>
    <w:rsid w:val="1693B15C"/>
    <w:rsid w:val="1694E373"/>
    <w:rsid w:val="16963488"/>
    <w:rsid w:val="16993131"/>
    <w:rsid w:val="16A910D1"/>
    <w:rsid w:val="16A94D07"/>
    <w:rsid w:val="16AE5BF6"/>
    <w:rsid w:val="16B3FDE9"/>
    <w:rsid w:val="16BCD90A"/>
    <w:rsid w:val="16BFDE35"/>
    <w:rsid w:val="16C31944"/>
    <w:rsid w:val="16C5ED51"/>
    <w:rsid w:val="16D63C26"/>
    <w:rsid w:val="16D6E003"/>
    <w:rsid w:val="16D72B22"/>
    <w:rsid w:val="16F3BCE0"/>
    <w:rsid w:val="16F85BE4"/>
    <w:rsid w:val="16F9220E"/>
    <w:rsid w:val="17037641"/>
    <w:rsid w:val="17054B35"/>
    <w:rsid w:val="170706D6"/>
    <w:rsid w:val="171B53D8"/>
    <w:rsid w:val="17283EFB"/>
    <w:rsid w:val="1728B253"/>
    <w:rsid w:val="172C5337"/>
    <w:rsid w:val="172ED9F9"/>
    <w:rsid w:val="17323EEB"/>
    <w:rsid w:val="174B647D"/>
    <w:rsid w:val="174E9F8C"/>
    <w:rsid w:val="17519D4E"/>
    <w:rsid w:val="175360E5"/>
    <w:rsid w:val="175AFA1C"/>
    <w:rsid w:val="1761FD49"/>
    <w:rsid w:val="1763BF6A"/>
    <w:rsid w:val="1764EEF4"/>
    <w:rsid w:val="1778525A"/>
    <w:rsid w:val="17794B13"/>
    <w:rsid w:val="177CC028"/>
    <w:rsid w:val="177D7F4D"/>
    <w:rsid w:val="1784CB53"/>
    <w:rsid w:val="17866905"/>
    <w:rsid w:val="178B9A48"/>
    <w:rsid w:val="17994F66"/>
    <w:rsid w:val="179A8C93"/>
    <w:rsid w:val="179E0B05"/>
    <w:rsid w:val="17A2F409"/>
    <w:rsid w:val="17A67E26"/>
    <w:rsid w:val="17CC260B"/>
    <w:rsid w:val="17CDAFA1"/>
    <w:rsid w:val="17D68B5D"/>
    <w:rsid w:val="17D6964C"/>
    <w:rsid w:val="17E2B4B1"/>
    <w:rsid w:val="17E2D842"/>
    <w:rsid w:val="17E6F70A"/>
    <w:rsid w:val="17E9D3FE"/>
    <w:rsid w:val="17EE91E7"/>
    <w:rsid w:val="17F553A1"/>
    <w:rsid w:val="17F684F4"/>
    <w:rsid w:val="17FD800D"/>
    <w:rsid w:val="180DED76"/>
    <w:rsid w:val="1815E674"/>
    <w:rsid w:val="1824EAB1"/>
    <w:rsid w:val="18299EF5"/>
    <w:rsid w:val="1836BBE6"/>
    <w:rsid w:val="18379A91"/>
    <w:rsid w:val="18398AA5"/>
    <w:rsid w:val="184B3868"/>
    <w:rsid w:val="1854D27F"/>
    <w:rsid w:val="185A9110"/>
    <w:rsid w:val="1873034A"/>
    <w:rsid w:val="18730FD8"/>
    <w:rsid w:val="1878B94A"/>
    <w:rsid w:val="187A694C"/>
    <w:rsid w:val="1881478E"/>
    <w:rsid w:val="18842C72"/>
    <w:rsid w:val="188BBFA3"/>
    <w:rsid w:val="189565D9"/>
    <w:rsid w:val="189E6A2A"/>
    <w:rsid w:val="18A0EC0E"/>
    <w:rsid w:val="18A7D13B"/>
    <w:rsid w:val="18A7F4E4"/>
    <w:rsid w:val="18AD27DD"/>
    <w:rsid w:val="18AD4FDF"/>
    <w:rsid w:val="18BCB465"/>
    <w:rsid w:val="18C38DB0"/>
    <w:rsid w:val="18C96327"/>
    <w:rsid w:val="18C9A253"/>
    <w:rsid w:val="18CC4FEC"/>
    <w:rsid w:val="18CC5C2E"/>
    <w:rsid w:val="18D3C8AD"/>
    <w:rsid w:val="18D62F49"/>
    <w:rsid w:val="18EF9174"/>
    <w:rsid w:val="18F3F4BF"/>
    <w:rsid w:val="18FC5208"/>
    <w:rsid w:val="18FFA61D"/>
    <w:rsid w:val="1907B36E"/>
    <w:rsid w:val="1908602F"/>
    <w:rsid w:val="1908850F"/>
    <w:rsid w:val="190BF539"/>
    <w:rsid w:val="192120CF"/>
    <w:rsid w:val="1921326D"/>
    <w:rsid w:val="192338B0"/>
    <w:rsid w:val="193492FB"/>
    <w:rsid w:val="1939E925"/>
    <w:rsid w:val="19418CBC"/>
    <w:rsid w:val="1941DD56"/>
    <w:rsid w:val="194B8403"/>
    <w:rsid w:val="1954B99F"/>
    <w:rsid w:val="195877D4"/>
    <w:rsid w:val="195A5A38"/>
    <w:rsid w:val="195E2938"/>
    <w:rsid w:val="1974E282"/>
    <w:rsid w:val="1975CBE8"/>
    <w:rsid w:val="1981D424"/>
    <w:rsid w:val="199BB4C6"/>
    <w:rsid w:val="19A3F201"/>
    <w:rsid w:val="19B107B9"/>
    <w:rsid w:val="19B12AF0"/>
    <w:rsid w:val="19CA102A"/>
    <w:rsid w:val="19CAC67C"/>
    <w:rsid w:val="19CCD2FC"/>
    <w:rsid w:val="19D7F6BC"/>
    <w:rsid w:val="19D98453"/>
    <w:rsid w:val="19DCE533"/>
    <w:rsid w:val="19DD4D99"/>
    <w:rsid w:val="19DE4324"/>
    <w:rsid w:val="19E14A22"/>
    <w:rsid w:val="19E1862E"/>
    <w:rsid w:val="19E33F8B"/>
    <w:rsid w:val="19E574F9"/>
    <w:rsid w:val="19E93633"/>
    <w:rsid w:val="19ED88E7"/>
    <w:rsid w:val="19F1A51A"/>
    <w:rsid w:val="19FB82A4"/>
    <w:rsid w:val="19FF0FA5"/>
    <w:rsid w:val="1A1AD9BD"/>
    <w:rsid w:val="1A23AFC2"/>
    <w:rsid w:val="1A26F5EE"/>
    <w:rsid w:val="1A279CBD"/>
    <w:rsid w:val="1A27A66C"/>
    <w:rsid w:val="1A2AA465"/>
    <w:rsid w:val="1A2FE48D"/>
    <w:rsid w:val="1A30AC66"/>
    <w:rsid w:val="1A3358C2"/>
    <w:rsid w:val="1A371FB4"/>
    <w:rsid w:val="1A381EB7"/>
    <w:rsid w:val="1A47D75E"/>
    <w:rsid w:val="1A4AEEBE"/>
    <w:rsid w:val="1A507517"/>
    <w:rsid w:val="1A5247F2"/>
    <w:rsid w:val="1A569012"/>
    <w:rsid w:val="1A61BB70"/>
    <w:rsid w:val="1A64E5DB"/>
    <w:rsid w:val="1A67D34A"/>
    <w:rsid w:val="1A699E54"/>
    <w:rsid w:val="1A6AC927"/>
    <w:rsid w:val="1A723AC1"/>
    <w:rsid w:val="1A80F4B4"/>
    <w:rsid w:val="1A82B594"/>
    <w:rsid w:val="1A845464"/>
    <w:rsid w:val="1A845E2D"/>
    <w:rsid w:val="1A89A7C6"/>
    <w:rsid w:val="1A8D268F"/>
    <w:rsid w:val="1A9418A9"/>
    <w:rsid w:val="1AB5200F"/>
    <w:rsid w:val="1ACC24D4"/>
    <w:rsid w:val="1ACDAEAE"/>
    <w:rsid w:val="1AD399E0"/>
    <w:rsid w:val="1AE137DF"/>
    <w:rsid w:val="1AE3649B"/>
    <w:rsid w:val="1AEC64D8"/>
    <w:rsid w:val="1AF5578C"/>
    <w:rsid w:val="1AF652F1"/>
    <w:rsid w:val="1AFB66A2"/>
    <w:rsid w:val="1B0397AC"/>
    <w:rsid w:val="1B062070"/>
    <w:rsid w:val="1B08223E"/>
    <w:rsid w:val="1B099DD2"/>
    <w:rsid w:val="1B0BE375"/>
    <w:rsid w:val="1B106013"/>
    <w:rsid w:val="1B1F2D8E"/>
    <w:rsid w:val="1B2D0C0B"/>
    <w:rsid w:val="1B367A91"/>
    <w:rsid w:val="1B3CACE9"/>
    <w:rsid w:val="1B3E818E"/>
    <w:rsid w:val="1B3EB4D7"/>
    <w:rsid w:val="1B445173"/>
    <w:rsid w:val="1B461B56"/>
    <w:rsid w:val="1B4CB340"/>
    <w:rsid w:val="1B54FF1A"/>
    <w:rsid w:val="1B56459F"/>
    <w:rsid w:val="1B59403F"/>
    <w:rsid w:val="1B5B912A"/>
    <w:rsid w:val="1B6C9B8D"/>
    <w:rsid w:val="1B7A1385"/>
    <w:rsid w:val="1B889444"/>
    <w:rsid w:val="1B89EA51"/>
    <w:rsid w:val="1B8E4E65"/>
    <w:rsid w:val="1B95BA59"/>
    <w:rsid w:val="1B9DF3FA"/>
    <w:rsid w:val="1BBB3E12"/>
    <w:rsid w:val="1BC0D574"/>
    <w:rsid w:val="1BC234C3"/>
    <w:rsid w:val="1BC3843F"/>
    <w:rsid w:val="1BC63A3D"/>
    <w:rsid w:val="1BC899D9"/>
    <w:rsid w:val="1BCE26C8"/>
    <w:rsid w:val="1BD249A8"/>
    <w:rsid w:val="1BD2EC48"/>
    <w:rsid w:val="1BD333B9"/>
    <w:rsid w:val="1BD8AA12"/>
    <w:rsid w:val="1BDCEA0B"/>
    <w:rsid w:val="1BDCF82E"/>
    <w:rsid w:val="1BE287C1"/>
    <w:rsid w:val="1BF38D0F"/>
    <w:rsid w:val="1BF6CCBB"/>
    <w:rsid w:val="1C0F38C9"/>
    <w:rsid w:val="1C1311F7"/>
    <w:rsid w:val="1C219607"/>
    <w:rsid w:val="1C2BA649"/>
    <w:rsid w:val="1C2E2C81"/>
    <w:rsid w:val="1C34BBF9"/>
    <w:rsid w:val="1C376A00"/>
    <w:rsid w:val="1C3E5464"/>
    <w:rsid w:val="1C3F5AA7"/>
    <w:rsid w:val="1C4BB184"/>
    <w:rsid w:val="1C500B57"/>
    <w:rsid w:val="1C50F070"/>
    <w:rsid w:val="1C52C02A"/>
    <w:rsid w:val="1C54ACE5"/>
    <w:rsid w:val="1C5A9C06"/>
    <w:rsid w:val="1C60CB7A"/>
    <w:rsid w:val="1C64B89F"/>
    <w:rsid w:val="1C64BB89"/>
    <w:rsid w:val="1C6B0781"/>
    <w:rsid w:val="1C71EB2C"/>
    <w:rsid w:val="1C7245FF"/>
    <w:rsid w:val="1C7BBB89"/>
    <w:rsid w:val="1C87E18C"/>
    <w:rsid w:val="1C981339"/>
    <w:rsid w:val="1CA9A770"/>
    <w:rsid w:val="1CAC92AA"/>
    <w:rsid w:val="1CB6F17E"/>
    <w:rsid w:val="1CBC340D"/>
    <w:rsid w:val="1CC41145"/>
    <w:rsid w:val="1CC7AA2B"/>
    <w:rsid w:val="1CCB6AA6"/>
    <w:rsid w:val="1CD6A3CB"/>
    <w:rsid w:val="1CE4485E"/>
    <w:rsid w:val="1CE82AD8"/>
    <w:rsid w:val="1CEC42A2"/>
    <w:rsid w:val="1CEE84DB"/>
    <w:rsid w:val="1CF6B6F8"/>
    <w:rsid w:val="1CFA6349"/>
    <w:rsid w:val="1D01AD58"/>
    <w:rsid w:val="1D039F34"/>
    <w:rsid w:val="1D07B37F"/>
    <w:rsid w:val="1D14C115"/>
    <w:rsid w:val="1D204A07"/>
    <w:rsid w:val="1D207C35"/>
    <w:rsid w:val="1D20D6F5"/>
    <w:rsid w:val="1D24D0A9"/>
    <w:rsid w:val="1D2E965D"/>
    <w:rsid w:val="1D313CF2"/>
    <w:rsid w:val="1D37E5C9"/>
    <w:rsid w:val="1D3C8CAA"/>
    <w:rsid w:val="1D3E359D"/>
    <w:rsid w:val="1D4CD6BD"/>
    <w:rsid w:val="1D4D2D0D"/>
    <w:rsid w:val="1D5EE208"/>
    <w:rsid w:val="1D60AB0E"/>
    <w:rsid w:val="1D6478EF"/>
    <w:rsid w:val="1D68CA6A"/>
    <w:rsid w:val="1D75C57B"/>
    <w:rsid w:val="1D788C28"/>
    <w:rsid w:val="1D79F3F0"/>
    <w:rsid w:val="1D7CE2C7"/>
    <w:rsid w:val="1D7E5822"/>
    <w:rsid w:val="1D85371F"/>
    <w:rsid w:val="1D861883"/>
    <w:rsid w:val="1D87719A"/>
    <w:rsid w:val="1D8815D9"/>
    <w:rsid w:val="1D8C418D"/>
    <w:rsid w:val="1D91F77A"/>
    <w:rsid w:val="1DA4565D"/>
    <w:rsid w:val="1DAF63B7"/>
    <w:rsid w:val="1DB07D92"/>
    <w:rsid w:val="1DBEE976"/>
    <w:rsid w:val="1DBF1120"/>
    <w:rsid w:val="1DC19C48"/>
    <w:rsid w:val="1DC4EA2F"/>
    <w:rsid w:val="1DD26660"/>
    <w:rsid w:val="1DD797AD"/>
    <w:rsid w:val="1DD91D6F"/>
    <w:rsid w:val="1DDD4843"/>
    <w:rsid w:val="1DE4EEDF"/>
    <w:rsid w:val="1DEF572F"/>
    <w:rsid w:val="1DF1E744"/>
    <w:rsid w:val="1DF2692D"/>
    <w:rsid w:val="1DF30F2D"/>
    <w:rsid w:val="1DF66C67"/>
    <w:rsid w:val="1DF9122F"/>
    <w:rsid w:val="1DFE5035"/>
    <w:rsid w:val="1E0569D0"/>
    <w:rsid w:val="1E08BAB8"/>
    <w:rsid w:val="1E0F02CA"/>
    <w:rsid w:val="1E1A0BA4"/>
    <w:rsid w:val="1E1B31D5"/>
    <w:rsid w:val="1E2A8D29"/>
    <w:rsid w:val="1E2D7F14"/>
    <w:rsid w:val="1E325355"/>
    <w:rsid w:val="1E35F6D1"/>
    <w:rsid w:val="1E389975"/>
    <w:rsid w:val="1E3B3D86"/>
    <w:rsid w:val="1E3DEED6"/>
    <w:rsid w:val="1E53C8C7"/>
    <w:rsid w:val="1E54D91B"/>
    <w:rsid w:val="1E564414"/>
    <w:rsid w:val="1E583AA9"/>
    <w:rsid w:val="1E5D57BA"/>
    <w:rsid w:val="1E62DBCD"/>
    <w:rsid w:val="1E637A8C"/>
    <w:rsid w:val="1E665D96"/>
    <w:rsid w:val="1E68D78D"/>
    <w:rsid w:val="1E720C04"/>
    <w:rsid w:val="1E76319F"/>
    <w:rsid w:val="1E7A7467"/>
    <w:rsid w:val="1E7E663C"/>
    <w:rsid w:val="1E9F570C"/>
    <w:rsid w:val="1EA3531B"/>
    <w:rsid w:val="1EA5FB5A"/>
    <w:rsid w:val="1EA82CC8"/>
    <w:rsid w:val="1EAC3DF6"/>
    <w:rsid w:val="1EB1CD3C"/>
    <w:rsid w:val="1EB5BD06"/>
    <w:rsid w:val="1ED091A4"/>
    <w:rsid w:val="1ED438B2"/>
    <w:rsid w:val="1ED706E0"/>
    <w:rsid w:val="1ED86ABD"/>
    <w:rsid w:val="1EDC390D"/>
    <w:rsid w:val="1EE3CDA4"/>
    <w:rsid w:val="1EE75DF7"/>
    <w:rsid w:val="1EEBD824"/>
    <w:rsid w:val="1EF87912"/>
    <w:rsid w:val="1EFA65F8"/>
    <w:rsid w:val="1F026148"/>
    <w:rsid w:val="1F0280FE"/>
    <w:rsid w:val="1F02DA5F"/>
    <w:rsid w:val="1F03E239"/>
    <w:rsid w:val="1F049ACB"/>
    <w:rsid w:val="1F0C2C11"/>
    <w:rsid w:val="1F286CC2"/>
    <w:rsid w:val="1F418B01"/>
    <w:rsid w:val="1F4AC1B3"/>
    <w:rsid w:val="1F4D451E"/>
    <w:rsid w:val="1F53E887"/>
    <w:rsid w:val="1F58931B"/>
    <w:rsid w:val="1F5C8C01"/>
    <w:rsid w:val="1F5D18E9"/>
    <w:rsid w:val="1F6EDA3B"/>
    <w:rsid w:val="1F6F4A47"/>
    <w:rsid w:val="1F72605C"/>
    <w:rsid w:val="1F74D6D6"/>
    <w:rsid w:val="1F753DB1"/>
    <w:rsid w:val="1F79BFCC"/>
    <w:rsid w:val="1F7CEA53"/>
    <w:rsid w:val="1F7F5B00"/>
    <w:rsid w:val="1F854044"/>
    <w:rsid w:val="1F88922B"/>
    <w:rsid w:val="1FA1347C"/>
    <w:rsid w:val="1FA3280B"/>
    <w:rsid w:val="1FAC699B"/>
    <w:rsid w:val="1FAD4253"/>
    <w:rsid w:val="1FB4C553"/>
    <w:rsid w:val="1FB78A1C"/>
    <w:rsid w:val="1FBA51B6"/>
    <w:rsid w:val="1FBD4CA7"/>
    <w:rsid w:val="1FC76904"/>
    <w:rsid w:val="1FDCC251"/>
    <w:rsid w:val="1FE4D492"/>
    <w:rsid w:val="1FED1503"/>
    <w:rsid w:val="1FEFE4D9"/>
    <w:rsid w:val="1FF0CC50"/>
    <w:rsid w:val="1FF1D27F"/>
    <w:rsid w:val="1FF620FD"/>
    <w:rsid w:val="2004329D"/>
    <w:rsid w:val="20084497"/>
    <w:rsid w:val="20125128"/>
    <w:rsid w:val="2015785C"/>
    <w:rsid w:val="201B887D"/>
    <w:rsid w:val="202269D8"/>
    <w:rsid w:val="20252221"/>
    <w:rsid w:val="20379067"/>
    <w:rsid w:val="203BD3A8"/>
    <w:rsid w:val="2046B9E8"/>
    <w:rsid w:val="2047C656"/>
    <w:rsid w:val="205BD1B6"/>
    <w:rsid w:val="207B9668"/>
    <w:rsid w:val="207BA450"/>
    <w:rsid w:val="2085FC51"/>
    <w:rsid w:val="208615CD"/>
    <w:rsid w:val="209C3457"/>
    <w:rsid w:val="20A47FD5"/>
    <w:rsid w:val="20AA8084"/>
    <w:rsid w:val="20BC4B8C"/>
    <w:rsid w:val="20BCB6C1"/>
    <w:rsid w:val="20C4680C"/>
    <w:rsid w:val="20CFC593"/>
    <w:rsid w:val="20DB18BF"/>
    <w:rsid w:val="20E9CE74"/>
    <w:rsid w:val="20F00C21"/>
    <w:rsid w:val="20F3858C"/>
    <w:rsid w:val="20F8E94A"/>
    <w:rsid w:val="20F95E94"/>
    <w:rsid w:val="20FBAA82"/>
    <w:rsid w:val="2102484A"/>
    <w:rsid w:val="21052685"/>
    <w:rsid w:val="2109B10B"/>
    <w:rsid w:val="210EDC72"/>
    <w:rsid w:val="21107BC6"/>
    <w:rsid w:val="21167B44"/>
    <w:rsid w:val="21192670"/>
    <w:rsid w:val="211C4A17"/>
    <w:rsid w:val="211EAA40"/>
    <w:rsid w:val="21247C35"/>
    <w:rsid w:val="213C1FC6"/>
    <w:rsid w:val="213E7FE9"/>
    <w:rsid w:val="21402D7D"/>
    <w:rsid w:val="21433002"/>
    <w:rsid w:val="21450832"/>
    <w:rsid w:val="2145A461"/>
    <w:rsid w:val="214B2589"/>
    <w:rsid w:val="2150CBBA"/>
    <w:rsid w:val="2166BADB"/>
    <w:rsid w:val="2172A31C"/>
    <w:rsid w:val="217CDB65"/>
    <w:rsid w:val="21806C3C"/>
    <w:rsid w:val="21956576"/>
    <w:rsid w:val="219BD752"/>
    <w:rsid w:val="21A42748"/>
    <w:rsid w:val="21AB52BC"/>
    <w:rsid w:val="21B758DE"/>
    <w:rsid w:val="21C1211D"/>
    <w:rsid w:val="21C4D28D"/>
    <w:rsid w:val="21C8D4CE"/>
    <w:rsid w:val="21CB44FA"/>
    <w:rsid w:val="21CC94AD"/>
    <w:rsid w:val="21D0A875"/>
    <w:rsid w:val="21D30752"/>
    <w:rsid w:val="21D75F4F"/>
    <w:rsid w:val="21DB734F"/>
    <w:rsid w:val="21E0A413"/>
    <w:rsid w:val="21E68C9F"/>
    <w:rsid w:val="21EA0E6B"/>
    <w:rsid w:val="21EE1407"/>
    <w:rsid w:val="21F00C76"/>
    <w:rsid w:val="21F05DD7"/>
    <w:rsid w:val="21F5BD19"/>
    <w:rsid w:val="220E1D1D"/>
    <w:rsid w:val="22108C83"/>
    <w:rsid w:val="2212201A"/>
    <w:rsid w:val="221D2A79"/>
    <w:rsid w:val="22239589"/>
    <w:rsid w:val="222A2594"/>
    <w:rsid w:val="222AA476"/>
    <w:rsid w:val="2231182D"/>
    <w:rsid w:val="2232F876"/>
    <w:rsid w:val="2235E2AD"/>
    <w:rsid w:val="223E6253"/>
    <w:rsid w:val="224587A8"/>
    <w:rsid w:val="224A27B8"/>
    <w:rsid w:val="224E9600"/>
    <w:rsid w:val="2254DDF3"/>
    <w:rsid w:val="2255BA6F"/>
    <w:rsid w:val="22654179"/>
    <w:rsid w:val="22720694"/>
    <w:rsid w:val="22731CA2"/>
    <w:rsid w:val="2275722F"/>
    <w:rsid w:val="2275875F"/>
    <w:rsid w:val="228345B0"/>
    <w:rsid w:val="228C4A3B"/>
    <w:rsid w:val="22978E37"/>
    <w:rsid w:val="229B7CC9"/>
    <w:rsid w:val="22A2E6D6"/>
    <w:rsid w:val="22A6FF8B"/>
    <w:rsid w:val="22A80838"/>
    <w:rsid w:val="22B46F06"/>
    <w:rsid w:val="22C3BCE7"/>
    <w:rsid w:val="22D18147"/>
    <w:rsid w:val="22D8D53E"/>
    <w:rsid w:val="22DFA230"/>
    <w:rsid w:val="22E1AF66"/>
    <w:rsid w:val="22EB42C9"/>
    <w:rsid w:val="22EE5F5F"/>
    <w:rsid w:val="22F0E32D"/>
    <w:rsid w:val="22F7CE6E"/>
    <w:rsid w:val="2300FA8F"/>
    <w:rsid w:val="23134F0A"/>
    <w:rsid w:val="231581E3"/>
    <w:rsid w:val="2316EFB8"/>
    <w:rsid w:val="23198C69"/>
    <w:rsid w:val="231A9298"/>
    <w:rsid w:val="231B91F7"/>
    <w:rsid w:val="231EA38E"/>
    <w:rsid w:val="23202AED"/>
    <w:rsid w:val="23294463"/>
    <w:rsid w:val="232D82B9"/>
    <w:rsid w:val="2333D163"/>
    <w:rsid w:val="2335AE6D"/>
    <w:rsid w:val="233616E3"/>
    <w:rsid w:val="23392E38"/>
    <w:rsid w:val="233CCD7E"/>
    <w:rsid w:val="234EEE7F"/>
    <w:rsid w:val="23529B6C"/>
    <w:rsid w:val="2372BFC9"/>
    <w:rsid w:val="2377DA78"/>
    <w:rsid w:val="237C3A62"/>
    <w:rsid w:val="237F4841"/>
    <w:rsid w:val="23882016"/>
    <w:rsid w:val="23905820"/>
    <w:rsid w:val="239D3420"/>
    <w:rsid w:val="23AB646F"/>
    <w:rsid w:val="23B0A177"/>
    <w:rsid w:val="23BDB68F"/>
    <w:rsid w:val="23BF1431"/>
    <w:rsid w:val="23C1B925"/>
    <w:rsid w:val="23C4228A"/>
    <w:rsid w:val="23D23C5C"/>
    <w:rsid w:val="23DF5945"/>
    <w:rsid w:val="23E1391A"/>
    <w:rsid w:val="23E1EB95"/>
    <w:rsid w:val="23E3E367"/>
    <w:rsid w:val="23EA1CBD"/>
    <w:rsid w:val="24044036"/>
    <w:rsid w:val="240464C2"/>
    <w:rsid w:val="2407D4D3"/>
    <w:rsid w:val="2409B738"/>
    <w:rsid w:val="242D0491"/>
    <w:rsid w:val="242EC7DE"/>
    <w:rsid w:val="242FDCF2"/>
    <w:rsid w:val="243229A3"/>
    <w:rsid w:val="243F0AB5"/>
    <w:rsid w:val="243F38C4"/>
    <w:rsid w:val="24490E98"/>
    <w:rsid w:val="2452F7AE"/>
    <w:rsid w:val="24557D38"/>
    <w:rsid w:val="245CF17E"/>
    <w:rsid w:val="2461DCE6"/>
    <w:rsid w:val="2471EAFB"/>
    <w:rsid w:val="247F71C4"/>
    <w:rsid w:val="24827DF1"/>
    <w:rsid w:val="248AE7FB"/>
    <w:rsid w:val="248CE433"/>
    <w:rsid w:val="24930757"/>
    <w:rsid w:val="2499D12C"/>
    <w:rsid w:val="24A0ACD4"/>
    <w:rsid w:val="24A74542"/>
    <w:rsid w:val="24B23C97"/>
    <w:rsid w:val="24B41883"/>
    <w:rsid w:val="24B53FDF"/>
    <w:rsid w:val="24B62305"/>
    <w:rsid w:val="24B74EFB"/>
    <w:rsid w:val="24BB3DA1"/>
    <w:rsid w:val="24BD5AEC"/>
    <w:rsid w:val="24C4330A"/>
    <w:rsid w:val="24CC4F45"/>
    <w:rsid w:val="24DF96D0"/>
    <w:rsid w:val="24EB5632"/>
    <w:rsid w:val="24F37B04"/>
    <w:rsid w:val="24FB5D28"/>
    <w:rsid w:val="24FC54F7"/>
    <w:rsid w:val="24FF558A"/>
    <w:rsid w:val="24FF87DE"/>
    <w:rsid w:val="250A5D61"/>
    <w:rsid w:val="250BFF78"/>
    <w:rsid w:val="250E7BDA"/>
    <w:rsid w:val="2512150E"/>
    <w:rsid w:val="251817D2"/>
    <w:rsid w:val="2519A2B3"/>
    <w:rsid w:val="251E05E7"/>
    <w:rsid w:val="252B76D9"/>
    <w:rsid w:val="252DDDAE"/>
    <w:rsid w:val="253DF637"/>
    <w:rsid w:val="25402146"/>
    <w:rsid w:val="2540EF82"/>
    <w:rsid w:val="2541BF75"/>
    <w:rsid w:val="2559CF93"/>
    <w:rsid w:val="2582F480"/>
    <w:rsid w:val="258C89CD"/>
    <w:rsid w:val="258D6F2C"/>
    <w:rsid w:val="2594AF12"/>
    <w:rsid w:val="259932A9"/>
    <w:rsid w:val="259C4514"/>
    <w:rsid w:val="25A47F3B"/>
    <w:rsid w:val="25A643F8"/>
    <w:rsid w:val="25A660B7"/>
    <w:rsid w:val="25B0E6C7"/>
    <w:rsid w:val="25B95243"/>
    <w:rsid w:val="25B95ECA"/>
    <w:rsid w:val="25BE064F"/>
    <w:rsid w:val="25D112BE"/>
    <w:rsid w:val="25DE10C4"/>
    <w:rsid w:val="25E7F686"/>
    <w:rsid w:val="25F766B5"/>
    <w:rsid w:val="25FFCA65"/>
    <w:rsid w:val="26034402"/>
    <w:rsid w:val="2603FBA3"/>
    <w:rsid w:val="260868F0"/>
    <w:rsid w:val="2608DAF9"/>
    <w:rsid w:val="260C8FC8"/>
    <w:rsid w:val="260F48D8"/>
    <w:rsid w:val="261FFF61"/>
    <w:rsid w:val="2621A834"/>
    <w:rsid w:val="26221445"/>
    <w:rsid w:val="2623926D"/>
    <w:rsid w:val="262ED7B8"/>
    <w:rsid w:val="26331D5A"/>
    <w:rsid w:val="263C57D9"/>
    <w:rsid w:val="263EFEC2"/>
    <w:rsid w:val="2643F77E"/>
    <w:rsid w:val="264BCBC6"/>
    <w:rsid w:val="265329CC"/>
    <w:rsid w:val="2667DA7A"/>
    <w:rsid w:val="266B23A8"/>
    <w:rsid w:val="2670D402"/>
    <w:rsid w:val="26798E22"/>
    <w:rsid w:val="2679D747"/>
    <w:rsid w:val="26829506"/>
    <w:rsid w:val="2682F16E"/>
    <w:rsid w:val="2686124A"/>
    <w:rsid w:val="268CAEE4"/>
    <w:rsid w:val="269423BD"/>
    <w:rsid w:val="26974C1D"/>
    <w:rsid w:val="2698430E"/>
    <w:rsid w:val="2699305F"/>
    <w:rsid w:val="269967E6"/>
    <w:rsid w:val="26A02B0F"/>
    <w:rsid w:val="26A0A98B"/>
    <w:rsid w:val="26A7148D"/>
    <w:rsid w:val="26B451E3"/>
    <w:rsid w:val="26BAC9FE"/>
    <w:rsid w:val="26DF72E4"/>
    <w:rsid w:val="26E12F5A"/>
    <w:rsid w:val="26F0B83F"/>
    <w:rsid w:val="26F55751"/>
    <w:rsid w:val="26F8B2CC"/>
    <w:rsid w:val="27031D4A"/>
    <w:rsid w:val="270A27A4"/>
    <w:rsid w:val="27108DE8"/>
    <w:rsid w:val="271CD18C"/>
    <w:rsid w:val="272C112B"/>
    <w:rsid w:val="272C56B0"/>
    <w:rsid w:val="273B7F90"/>
    <w:rsid w:val="273CF140"/>
    <w:rsid w:val="273F6490"/>
    <w:rsid w:val="274AB019"/>
    <w:rsid w:val="275042E9"/>
    <w:rsid w:val="275471DD"/>
    <w:rsid w:val="2757B28F"/>
    <w:rsid w:val="275BB700"/>
    <w:rsid w:val="276CF02B"/>
    <w:rsid w:val="2777F886"/>
    <w:rsid w:val="277E3D99"/>
    <w:rsid w:val="2781A79A"/>
    <w:rsid w:val="2787C853"/>
    <w:rsid w:val="278B917D"/>
    <w:rsid w:val="278D2E76"/>
    <w:rsid w:val="278F006C"/>
    <w:rsid w:val="279040DF"/>
    <w:rsid w:val="279685F2"/>
    <w:rsid w:val="27987E9F"/>
    <w:rsid w:val="2799ED83"/>
    <w:rsid w:val="279C7ADC"/>
    <w:rsid w:val="27AC9BE1"/>
    <w:rsid w:val="27B3FC81"/>
    <w:rsid w:val="27B41163"/>
    <w:rsid w:val="27BA15CD"/>
    <w:rsid w:val="27BD39A4"/>
    <w:rsid w:val="27C16ACF"/>
    <w:rsid w:val="27C58A69"/>
    <w:rsid w:val="27D35A2E"/>
    <w:rsid w:val="27D7B407"/>
    <w:rsid w:val="27DEA709"/>
    <w:rsid w:val="27E236CE"/>
    <w:rsid w:val="27E486A8"/>
    <w:rsid w:val="27FC7BB6"/>
    <w:rsid w:val="28017DCB"/>
    <w:rsid w:val="280F0B12"/>
    <w:rsid w:val="28245CC7"/>
    <w:rsid w:val="2827B35E"/>
    <w:rsid w:val="2829538D"/>
    <w:rsid w:val="282AB305"/>
    <w:rsid w:val="28356BAF"/>
    <w:rsid w:val="283B2BC9"/>
    <w:rsid w:val="284491AC"/>
    <w:rsid w:val="284F0F0E"/>
    <w:rsid w:val="28505D7C"/>
    <w:rsid w:val="285D7532"/>
    <w:rsid w:val="2861FF0A"/>
    <w:rsid w:val="28677BF3"/>
    <w:rsid w:val="286F98DE"/>
    <w:rsid w:val="2870359F"/>
    <w:rsid w:val="287B4329"/>
    <w:rsid w:val="28891E81"/>
    <w:rsid w:val="2892BA6A"/>
    <w:rsid w:val="2899709F"/>
    <w:rsid w:val="28A5D568"/>
    <w:rsid w:val="28AEF19D"/>
    <w:rsid w:val="28AF8D1A"/>
    <w:rsid w:val="28B3ACFE"/>
    <w:rsid w:val="28C2C6AA"/>
    <w:rsid w:val="28C4BD21"/>
    <w:rsid w:val="28CF55B4"/>
    <w:rsid w:val="28D30A95"/>
    <w:rsid w:val="28D8CD88"/>
    <w:rsid w:val="28D8E049"/>
    <w:rsid w:val="28DA21FA"/>
    <w:rsid w:val="28E627F3"/>
    <w:rsid w:val="28E6E92E"/>
    <w:rsid w:val="28E8D9CE"/>
    <w:rsid w:val="28EBE188"/>
    <w:rsid w:val="2900073B"/>
    <w:rsid w:val="290CBA9C"/>
    <w:rsid w:val="290F90BE"/>
    <w:rsid w:val="2914E5EC"/>
    <w:rsid w:val="29153CDB"/>
    <w:rsid w:val="291739D7"/>
    <w:rsid w:val="291740DB"/>
    <w:rsid w:val="2919ECA2"/>
    <w:rsid w:val="291A99DF"/>
    <w:rsid w:val="29269D85"/>
    <w:rsid w:val="292761DE"/>
    <w:rsid w:val="292815FC"/>
    <w:rsid w:val="292EC096"/>
    <w:rsid w:val="292F41A0"/>
    <w:rsid w:val="293F0D93"/>
    <w:rsid w:val="29427F3C"/>
    <w:rsid w:val="29445FD0"/>
    <w:rsid w:val="294B98C8"/>
    <w:rsid w:val="2954D020"/>
    <w:rsid w:val="295A7C22"/>
    <w:rsid w:val="295C6245"/>
    <w:rsid w:val="295E2EF9"/>
    <w:rsid w:val="295E385B"/>
    <w:rsid w:val="296A4F1D"/>
    <w:rsid w:val="296BFCD0"/>
    <w:rsid w:val="29789337"/>
    <w:rsid w:val="29798775"/>
    <w:rsid w:val="2981184B"/>
    <w:rsid w:val="29870690"/>
    <w:rsid w:val="298AB586"/>
    <w:rsid w:val="298AE98A"/>
    <w:rsid w:val="29952FD7"/>
    <w:rsid w:val="29A7C516"/>
    <w:rsid w:val="29A9F710"/>
    <w:rsid w:val="29AB4FDC"/>
    <w:rsid w:val="29ACCE54"/>
    <w:rsid w:val="29B98312"/>
    <w:rsid w:val="29BC00A0"/>
    <w:rsid w:val="29FC127F"/>
    <w:rsid w:val="2A0037FA"/>
    <w:rsid w:val="2A0A0E0E"/>
    <w:rsid w:val="2A101AD7"/>
    <w:rsid w:val="2A171E71"/>
    <w:rsid w:val="2A19249E"/>
    <w:rsid w:val="2A19483E"/>
    <w:rsid w:val="2A1A51DA"/>
    <w:rsid w:val="2A1AAFA6"/>
    <w:rsid w:val="2A1BE387"/>
    <w:rsid w:val="2A1D3109"/>
    <w:rsid w:val="2A1EE38B"/>
    <w:rsid w:val="2A205CD7"/>
    <w:rsid w:val="2A30538E"/>
    <w:rsid w:val="2A31D077"/>
    <w:rsid w:val="2A3326AB"/>
    <w:rsid w:val="2A3359B9"/>
    <w:rsid w:val="2A3B818F"/>
    <w:rsid w:val="2A3F1C33"/>
    <w:rsid w:val="2A44BA92"/>
    <w:rsid w:val="2A45B73D"/>
    <w:rsid w:val="2A4A011F"/>
    <w:rsid w:val="2A4A4D76"/>
    <w:rsid w:val="2A4A7825"/>
    <w:rsid w:val="2A4D535F"/>
    <w:rsid w:val="2A518D56"/>
    <w:rsid w:val="2A57A43C"/>
    <w:rsid w:val="2A60BBE2"/>
    <w:rsid w:val="2A65A059"/>
    <w:rsid w:val="2A74F98A"/>
    <w:rsid w:val="2A7A0A0A"/>
    <w:rsid w:val="2A93B389"/>
    <w:rsid w:val="2A957E6E"/>
    <w:rsid w:val="2A9CB7A9"/>
    <w:rsid w:val="2A9D1860"/>
    <w:rsid w:val="2A9E6BF4"/>
    <w:rsid w:val="2AA00C50"/>
    <w:rsid w:val="2AA6026C"/>
    <w:rsid w:val="2AA8A1AA"/>
    <w:rsid w:val="2AAFC36C"/>
    <w:rsid w:val="2AB11AD6"/>
    <w:rsid w:val="2AB3DC56"/>
    <w:rsid w:val="2AB887D0"/>
    <w:rsid w:val="2ABDC32C"/>
    <w:rsid w:val="2AC0008D"/>
    <w:rsid w:val="2ACCFCBD"/>
    <w:rsid w:val="2AD01605"/>
    <w:rsid w:val="2AD2B0AE"/>
    <w:rsid w:val="2AD3869D"/>
    <w:rsid w:val="2ADA5863"/>
    <w:rsid w:val="2ADF3D47"/>
    <w:rsid w:val="2AE2014E"/>
    <w:rsid w:val="2AE9E258"/>
    <w:rsid w:val="2AEA6763"/>
    <w:rsid w:val="2AF50FEC"/>
    <w:rsid w:val="2AF5EAEA"/>
    <w:rsid w:val="2AF8279F"/>
    <w:rsid w:val="2B0A49B6"/>
    <w:rsid w:val="2B0ADBBF"/>
    <w:rsid w:val="2B13A29D"/>
    <w:rsid w:val="2B1E0F76"/>
    <w:rsid w:val="2B2225F7"/>
    <w:rsid w:val="2B266673"/>
    <w:rsid w:val="2B402A49"/>
    <w:rsid w:val="2B44A15D"/>
    <w:rsid w:val="2B45DFA8"/>
    <w:rsid w:val="2B48641D"/>
    <w:rsid w:val="2B489EB5"/>
    <w:rsid w:val="2B51975E"/>
    <w:rsid w:val="2B5D5421"/>
    <w:rsid w:val="2B644D10"/>
    <w:rsid w:val="2B671CEE"/>
    <w:rsid w:val="2B70E9FE"/>
    <w:rsid w:val="2B875619"/>
    <w:rsid w:val="2B87E776"/>
    <w:rsid w:val="2B8A969D"/>
    <w:rsid w:val="2B9A1DA0"/>
    <w:rsid w:val="2B9F97E0"/>
    <w:rsid w:val="2BA12EA1"/>
    <w:rsid w:val="2BA49955"/>
    <w:rsid w:val="2BA98E1A"/>
    <w:rsid w:val="2BB1301D"/>
    <w:rsid w:val="2BBB4A15"/>
    <w:rsid w:val="2BC973E9"/>
    <w:rsid w:val="2BCB28DF"/>
    <w:rsid w:val="2BD54F7F"/>
    <w:rsid w:val="2BDE6070"/>
    <w:rsid w:val="2BE25254"/>
    <w:rsid w:val="2BE2C384"/>
    <w:rsid w:val="2BE352AF"/>
    <w:rsid w:val="2BE8C32F"/>
    <w:rsid w:val="2BEDC261"/>
    <w:rsid w:val="2BF16461"/>
    <w:rsid w:val="2BF368B7"/>
    <w:rsid w:val="2BFA62E2"/>
    <w:rsid w:val="2C009AD9"/>
    <w:rsid w:val="2C05C004"/>
    <w:rsid w:val="2C05C652"/>
    <w:rsid w:val="2C061C55"/>
    <w:rsid w:val="2C1B9FCE"/>
    <w:rsid w:val="2C1BCE56"/>
    <w:rsid w:val="2C298365"/>
    <w:rsid w:val="2C2AEC39"/>
    <w:rsid w:val="2C2D486B"/>
    <w:rsid w:val="2C3DEB87"/>
    <w:rsid w:val="2C5202C5"/>
    <w:rsid w:val="2C5341FA"/>
    <w:rsid w:val="2C549903"/>
    <w:rsid w:val="2C563AF7"/>
    <w:rsid w:val="2C6868D6"/>
    <w:rsid w:val="2C70BEC7"/>
    <w:rsid w:val="2C791200"/>
    <w:rsid w:val="2C7CE5D6"/>
    <w:rsid w:val="2C81468C"/>
    <w:rsid w:val="2C85EF5C"/>
    <w:rsid w:val="2C8D7740"/>
    <w:rsid w:val="2C8FBD02"/>
    <w:rsid w:val="2CAC9B17"/>
    <w:rsid w:val="2CAF87DA"/>
    <w:rsid w:val="2CB251EA"/>
    <w:rsid w:val="2CB44C84"/>
    <w:rsid w:val="2CB4BA53"/>
    <w:rsid w:val="2CB5CA1B"/>
    <w:rsid w:val="2CB85CA5"/>
    <w:rsid w:val="2CCE671B"/>
    <w:rsid w:val="2CD3315B"/>
    <w:rsid w:val="2CD46768"/>
    <w:rsid w:val="2CDA4571"/>
    <w:rsid w:val="2CDAC7B9"/>
    <w:rsid w:val="2CDAE860"/>
    <w:rsid w:val="2CDD03D8"/>
    <w:rsid w:val="2CE66FB8"/>
    <w:rsid w:val="2CEE2090"/>
    <w:rsid w:val="2CF00FFB"/>
    <w:rsid w:val="2CFFAE32"/>
    <w:rsid w:val="2D03B517"/>
    <w:rsid w:val="2D07DA6B"/>
    <w:rsid w:val="2D0B7F4D"/>
    <w:rsid w:val="2D198155"/>
    <w:rsid w:val="2D210378"/>
    <w:rsid w:val="2D229DC3"/>
    <w:rsid w:val="2D279E2C"/>
    <w:rsid w:val="2D29CCF4"/>
    <w:rsid w:val="2D2BA2A7"/>
    <w:rsid w:val="2D330D3E"/>
    <w:rsid w:val="2D3DD172"/>
    <w:rsid w:val="2D42ABE8"/>
    <w:rsid w:val="2D5108D0"/>
    <w:rsid w:val="2D51A9EA"/>
    <w:rsid w:val="2D58EAC3"/>
    <w:rsid w:val="2D5FD354"/>
    <w:rsid w:val="2D608A4B"/>
    <w:rsid w:val="2D664830"/>
    <w:rsid w:val="2D68CCDB"/>
    <w:rsid w:val="2D6A7604"/>
    <w:rsid w:val="2D6AFA7B"/>
    <w:rsid w:val="2D70D5D6"/>
    <w:rsid w:val="2D71897A"/>
    <w:rsid w:val="2D74E93D"/>
    <w:rsid w:val="2D7B1963"/>
    <w:rsid w:val="2D7C0DD1"/>
    <w:rsid w:val="2D7D5016"/>
    <w:rsid w:val="2D812DD4"/>
    <w:rsid w:val="2D8C6DCF"/>
    <w:rsid w:val="2DA5BEB7"/>
    <w:rsid w:val="2DB09337"/>
    <w:rsid w:val="2DB39717"/>
    <w:rsid w:val="2DB61FE2"/>
    <w:rsid w:val="2DB78A44"/>
    <w:rsid w:val="2DB82AC5"/>
    <w:rsid w:val="2DBA3723"/>
    <w:rsid w:val="2DBA6854"/>
    <w:rsid w:val="2DBABF24"/>
    <w:rsid w:val="2DBBCB83"/>
    <w:rsid w:val="2DC2B742"/>
    <w:rsid w:val="2DCBB787"/>
    <w:rsid w:val="2DD567BB"/>
    <w:rsid w:val="2DD63056"/>
    <w:rsid w:val="2DE0B8E3"/>
    <w:rsid w:val="2DE5638B"/>
    <w:rsid w:val="2DE7FBBA"/>
    <w:rsid w:val="2DE81E0F"/>
    <w:rsid w:val="2DEAE067"/>
    <w:rsid w:val="2DF4C23B"/>
    <w:rsid w:val="2E022913"/>
    <w:rsid w:val="2E047B70"/>
    <w:rsid w:val="2E058322"/>
    <w:rsid w:val="2E05CC02"/>
    <w:rsid w:val="2E072D44"/>
    <w:rsid w:val="2E11E8E9"/>
    <w:rsid w:val="2E15188B"/>
    <w:rsid w:val="2E20B64F"/>
    <w:rsid w:val="2E252245"/>
    <w:rsid w:val="2E2EB7D4"/>
    <w:rsid w:val="2E2F4E4D"/>
    <w:rsid w:val="2E30591A"/>
    <w:rsid w:val="2E374254"/>
    <w:rsid w:val="2E40E8F5"/>
    <w:rsid w:val="2E414865"/>
    <w:rsid w:val="2E4897E2"/>
    <w:rsid w:val="2E567BE4"/>
    <w:rsid w:val="2E5DD0B8"/>
    <w:rsid w:val="2E5EB8DC"/>
    <w:rsid w:val="2E673C9B"/>
    <w:rsid w:val="2E67A88C"/>
    <w:rsid w:val="2E6F01BC"/>
    <w:rsid w:val="2E79E39F"/>
    <w:rsid w:val="2E890F27"/>
    <w:rsid w:val="2E8B3084"/>
    <w:rsid w:val="2E958598"/>
    <w:rsid w:val="2E96ED4E"/>
    <w:rsid w:val="2EAEAA34"/>
    <w:rsid w:val="2EB1B198"/>
    <w:rsid w:val="2EB26CF7"/>
    <w:rsid w:val="2EC171E9"/>
    <w:rsid w:val="2EC47182"/>
    <w:rsid w:val="2ED68F91"/>
    <w:rsid w:val="2EDBA8B8"/>
    <w:rsid w:val="2EE20924"/>
    <w:rsid w:val="2EE3A18B"/>
    <w:rsid w:val="2EE4B7B7"/>
    <w:rsid w:val="2EE4E5CF"/>
    <w:rsid w:val="2EE75D9B"/>
    <w:rsid w:val="2EEA198B"/>
    <w:rsid w:val="2EEBB74D"/>
    <w:rsid w:val="2EF42AA0"/>
    <w:rsid w:val="2EF8D881"/>
    <w:rsid w:val="2F03C4B1"/>
    <w:rsid w:val="2F044832"/>
    <w:rsid w:val="2F1B7916"/>
    <w:rsid w:val="2F1E39DD"/>
    <w:rsid w:val="2F21748B"/>
    <w:rsid w:val="2F2748FF"/>
    <w:rsid w:val="2F274AAB"/>
    <w:rsid w:val="2F2791A6"/>
    <w:rsid w:val="2F2BACAF"/>
    <w:rsid w:val="2F30CF0A"/>
    <w:rsid w:val="2F3120D9"/>
    <w:rsid w:val="2F3606F5"/>
    <w:rsid w:val="2F3839D3"/>
    <w:rsid w:val="2F39C9B7"/>
    <w:rsid w:val="2F3F3576"/>
    <w:rsid w:val="2F447FCD"/>
    <w:rsid w:val="2F45AA9D"/>
    <w:rsid w:val="2F5397B8"/>
    <w:rsid w:val="2F5A3575"/>
    <w:rsid w:val="2F62DEA1"/>
    <w:rsid w:val="2F6AF4F4"/>
    <w:rsid w:val="2F6CEE33"/>
    <w:rsid w:val="2F79031F"/>
    <w:rsid w:val="2F7E1848"/>
    <w:rsid w:val="2F9711AE"/>
    <w:rsid w:val="2F9EAA35"/>
    <w:rsid w:val="2FA9ECCF"/>
    <w:rsid w:val="2FADD7AA"/>
    <w:rsid w:val="2FBF4D70"/>
    <w:rsid w:val="2FCD54CA"/>
    <w:rsid w:val="2FD44D7B"/>
    <w:rsid w:val="2FD59B7E"/>
    <w:rsid w:val="2FE71C13"/>
    <w:rsid w:val="2FE775B5"/>
    <w:rsid w:val="2FE8651E"/>
    <w:rsid w:val="2FF19A85"/>
    <w:rsid w:val="2FFDB676"/>
    <w:rsid w:val="300C3903"/>
    <w:rsid w:val="300CF849"/>
    <w:rsid w:val="301184D6"/>
    <w:rsid w:val="3011AB25"/>
    <w:rsid w:val="3024FC4E"/>
    <w:rsid w:val="3026A80A"/>
    <w:rsid w:val="3031AC47"/>
    <w:rsid w:val="30320195"/>
    <w:rsid w:val="30374EF4"/>
    <w:rsid w:val="303A1DA6"/>
    <w:rsid w:val="3041A52D"/>
    <w:rsid w:val="3045E15F"/>
    <w:rsid w:val="3046B6E7"/>
    <w:rsid w:val="304B7DFB"/>
    <w:rsid w:val="304CB1DA"/>
    <w:rsid w:val="305122D4"/>
    <w:rsid w:val="305155A1"/>
    <w:rsid w:val="30535744"/>
    <w:rsid w:val="305A9BC8"/>
    <w:rsid w:val="307B3CC9"/>
    <w:rsid w:val="30829ADC"/>
    <w:rsid w:val="308A8679"/>
    <w:rsid w:val="3096E436"/>
    <w:rsid w:val="30A386FC"/>
    <w:rsid w:val="30A4BDB6"/>
    <w:rsid w:val="30A588AF"/>
    <w:rsid w:val="30B07FC2"/>
    <w:rsid w:val="30B4C240"/>
    <w:rsid w:val="30BC351F"/>
    <w:rsid w:val="30BEE216"/>
    <w:rsid w:val="30CA6DC0"/>
    <w:rsid w:val="30CE5A64"/>
    <w:rsid w:val="30D692A0"/>
    <w:rsid w:val="30DCCE68"/>
    <w:rsid w:val="30E55A57"/>
    <w:rsid w:val="30EAAD84"/>
    <w:rsid w:val="30F28188"/>
    <w:rsid w:val="30F2B5D2"/>
    <w:rsid w:val="30F89A32"/>
    <w:rsid w:val="30FDE733"/>
    <w:rsid w:val="31024CE2"/>
    <w:rsid w:val="3112ACE0"/>
    <w:rsid w:val="3113A661"/>
    <w:rsid w:val="31144BA4"/>
    <w:rsid w:val="31269F26"/>
    <w:rsid w:val="3127EEA5"/>
    <w:rsid w:val="31328A74"/>
    <w:rsid w:val="31335CBF"/>
    <w:rsid w:val="3138CA5C"/>
    <w:rsid w:val="3144E22D"/>
    <w:rsid w:val="31450941"/>
    <w:rsid w:val="314B9DF1"/>
    <w:rsid w:val="314DE3E6"/>
    <w:rsid w:val="3156BDDB"/>
    <w:rsid w:val="315A9EDA"/>
    <w:rsid w:val="31607709"/>
    <w:rsid w:val="3162AEF7"/>
    <w:rsid w:val="316DE2A0"/>
    <w:rsid w:val="316E982B"/>
    <w:rsid w:val="31705E45"/>
    <w:rsid w:val="3171E5AF"/>
    <w:rsid w:val="317C4DC4"/>
    <w:rsid w:val="31836AB1"/>
    <w:rsid w:val="31890DDF"/>
    <w:rsid w:val="318B2057"/>
    <w:rsid w:val="318E1A48"/>
    <w:rsid w:val="31911C56"/>
    <w:rsid w:val="3192D329"/>
    <w:rsid w:val="31A56EA0"/>
    <w:rsid w:val="31A58439"/>
    <w:rsid w:val="31B1DAC0"/>
    <w:rsid w:val="31B3F4B7"/>
    <w:rsid w:val="31BA2F78"/>
    <w:rsid w:val="31C15610"/>
    <w:rsid w:val="31C4D4BE"/>
    <w:rsid w:val="31CB8563"/>
    <w:rsid w:val="31D31F9B"/>
    <w:rsid w:val="31D4B184"/>
    <w:rsid w:val="31D5256B"/>
    <w:rsid w:val="31DD758E"/>
    <w:rsid w:val="31E0F7DA"/>
    <w:rsid w:val="31EB3A7B"/>
    <w:rsid w:val="31EBDD27"/>
    <w:rsid w:val="31F29AC2"/>
    <w:rsid w:val="31F59F2E"/>
    <w:rsid w:val="31F9C112"/>
    <w:rsid w:val="31F9E662"/>
    <w:rsid w:val="31FA39F6"/>
    <w:rsid w:val="31FBF796"/>
    <w:rsid w:val="31FE00EE"/>
    <w:rsid w:val="31FE5252"/>
    <w:rsid w:val="3204098F"/>
    <w:rsid w:val="320A195A"/>
    <w:rsid w:val="320F52FD"/>
    <w:rsid w:val="32138E3B"/>
    <w:rsid w:val="3217E59C"/>
    <w:rsid w:val="321A3269"/>
    <w:rsid w:val="321DE57C"/>
    <w:rsid w:val="321E6F0B"/>
    <w:rsid w:val="322251C5"/>
    <w:rsid w:val="3229F2D1"/>
    <w:rsid w:val="3230DA35"/>
    <w:rsid w:val="3232B497"/>
    <w:rsid w:val="32372DD6"/>
    <w:rsid w:val="323F0E61"/>
    <w:rsid w:val="32404D19"/>
    <w:rsid w:val="32489DC0"/>
    <w:rsid w:val="32497F14"/>
    <w:rsid w:val="325634EA"/>
    <w:rsid w:val="32606FEF"/>
    <w:rsid w:val="3260716B"/>
    <w:rsid w:val="3261C39D"/>
    <w:rsid w:val="3264BE9A"/>
    <w:rsid w:val="326F674A"/>
    <w:rsid w:val="328755EB"/>
    <w:rsid w:val="328D1B40"/>
    <w:rsid w:val="328DC4A1"/>
    <w:rsid w:val="328FB92A"/>
    <w:rsid w:val="3292EEA0"/>
    <w:rsid w:val="32B135A3"/>
    <w:rsid w:val="32B328B3"/>
    <w:rsid w:val="32B4EE94"/>
    <w:rsid w:val="32B88DB0"/>
    <w:rsid w:val="32C1E0B8"/>
    <w:rsid w:val="32C43615"/>
    <w:rsid w:val="32CBF945"/>
    <w:rsid w:val="32D22B17"/>
    <w:rsid w:val="32DCE13E"/>
    <w:rsid w:val="32DDA1A4"/>
    <w:rsid w:val="32DF0DF4"/>
    <w:rsid w:val="32F6E1FF"/>
    <w:rsid w:val="330858BE"/>
    <w:rsid w:val="330AFF3E"/>
    <w:rsid w:val="330ED234"/>
    <w:rsid w:val="3316508C"/>
    <w:rsid w:val="33188AF2"/>
    <w:rsid w:val="331D6905"/>
    <w:rsid w:val="33301ACD"/>
    <w:rsid w:val="3337AA0E"/>
    <w:rsid w:val="333A5667"/>
    <w:rsid w:val="333BF9C8"/>
    <w:rsid w:val="33451A1D"/>
    <w:rsid w:val="33581BD7"/>
    <w:rsid w:val="335D1D67"/>
    <w:rsid w:val="335D3D7F"/>
    <w:rsid w:val="33620BCE"/>
    <w:rsid w:val="33695941"/>
    <w:rsid w:val="336C3A7E"/>
    <w:rsid w:val="336C8980"/>
    <w:rsid w:val="336D5E4C"/>
    <w:rsid w:val="336EE2EC"/>
    <w:rsid w:val="337C69AA"/>
    <w:rsid w:val="337D5A17"/>
    <w:rsid w:val="3381A324"/>
    <w:rsid w:val="338DC9CA"/>
    <w:rsid w:val="3395FA21"/>
    <w:rsid w:val="33963305"/>
    <w:rsid w:val="33977E64"/>
    <w:rsid w:val="33980232"/>
    <w:rsid w:val="339E9C1B"/>
    <w:rsid w:val="33A25798"/>
    <w:rsid w:val="33A462C4"/>
    <w:rsid w:val="33A7077C"/>
    <w:rsid w:val="33AD1FBC"/>
    <w:rsid w:val="33B07F8A"/>
    <w:rsid w:val="33B6DEED"/>
    <w:rsid w:val="33BC1161"/>
    <w:rsid w:val="33BC26C4"/>
    <w:rsid w:val="33BEDD8E"/>
    <w:rsid w:val="33C670E4"/>
    <w:rsid w:val="33C84820"/>
    <w:rsid w:val="33D2B5EB"/>
    <w:rsid w:val="33DABF34"/>
    <w:rsid w:val="33DB1193"/>
    <w:rsid w:val="33F4D2D8"/>
    <w:rsid w:val="33FE57E0"/>
    <w:rsid w:val="340BAAF6"/>
    <w:rsid w:val="340DC6BF"/>
    <w:rsid w:val="3410FC5C"/>
    <w:rsid w:val="341C6A2C"/>
    <w:rsid w:val="34274D48"/>
    <w:rsid w:val="342A9660"/>
    <w:rsid w:val="3439EDA4"/>
    <w:rsid w:val="34497EC2"/>
    <w:rsid w:val="344D087E"/>
    <w:rsid w:val="344D7133"/>
    <w:rsid w:val="344E8F03"/>
    <w:rsid w:val="3454A036"/>
    <w:rsid w:val="346603CF"/>
    <w:rsid w:val="346A8F84"/>
    <w:rsid w:val="346B9F42"/>
    <w:rsid w:val="346DD08D"/>
    <w:rsid w:val="346F8F0C"/>
    <w:rsid w:val="3470574E"/>
    <w:rsid w:val="3483B5C6"/>
    <w:rsid w:val="348D34ED"/>
    <w:rsid w:val="348D8004"/>
    <w:rsid w:val="3494A166"/>
    <w:rsid w:val="349573EC"/>
    <w:rsid w:val="349C3AD7"/>
    <w:rsid w:val="349C6999"/>
    <w:rsid w:val="349E32E9"/>
    <w:rsid w:val="34AEBC59"/>
    <w:rsid w:val="34B62982"/>
    <w:rsid w:val="34B69627"/>
    <w:rsid w:val="34BA35C1"/>
    <w:rsid w:val="34BF3401"/>
    <w:rsid w:val="34BF3D63"/>
    <w:rsid w:val="34BF925A"/>
    <w:rsid w:val="34C4AACC"/>
    <w:rsid w:val="34C6E34A"/>
    <w:rsid w:val="34C704F5"/>
    <w:rsid w:val="34C803F9"/>
    <w:rsid w:val="34CA5CAF"/>
    <w:rsid w:val="34CD4A2F"/>
    <w:rsid w:val="34D400B8"/>
    <w:rsid w:val="34D46889"/>
    <w:rsid w:val="34D75889"/>
    <w:rsid w:val="34E1E827"/>
    <w:rsid w:val="34F1BA31"/>
    <w:rsid w:val="34F1CC81"/>
    <w:rsid w:val="34F38D8B"/>
    <w:rsid w:val="34FC3817"/>
    <w:rsid w:val="34FD9C4A"/>
    <w:rsid w:val="350AF897"/>
    <w:rsid w:val="350B4677"/>
    <w:rsid w:val="350BE5A5"/>
    <w:rsid w:val="351DEBB8"/>
    <w:rsid w:val="3524F170"/>
    <w:rsid w:val="3529B6CD"/>
    <w:rsid w:val="352A5248"/>
    <w:rsid w:val="352DA8DE"/>
    <w:rsid w:val="353310F7"/>
    <w:rsid w:val="353B7E84"/>
    <w:rsid w:val="353E1A18"/>
    <w:rsid w:val="35469B0A"/>
    <w:rsid w:val="354A3C90"/>
    <w:rsid w:val="3559CB49"/>
    <w:rsid w:val="355AADEF"/>
    <w:rsid w:val="355C75B7"/>
    <w:rsid w:val="355D8887"/>
    <w:rsid w:val="355F87C9"/>
    <w:rsid w:val="35641678"/>
    <w:rsid w:val="3574991C"/>
    <w:rsid w:val="35786AF3"/>
    <w:rsid w:val="357CD20F"/>
    <w:rsid w:val="3585D4A3"/>
    <w:rsid w:val="358E41CE"/>
    <w:rsid w:val="359F8B86"/>
    <w:rsid w:val="35A53F89"/>
    <w:rsid w:val="35A97CB5"/>
    <w:rsid w:val="35B3C8AB"/>
    <w:rsid w:val="35B3CE44"/>
    <w:rsid w:val="35B46EDB"/>
    <w:rsid w:val="35BDE7B9"/>
    <w:rsid w:val="35C53991"/>
    <w:rsid w:val="35C8C7DA"/>
    <w:rsid w:val="35CACC05"/>
    <w:rsid w:val="35D2500C"/>
    <w:rsid w:val="35D955B3"/>
    <w:rsid w:val="35DA5907"/>
    <w:rsid w:val="35E355E3"/>
    <w:rsid w:val="35EED16D"/>
    <w:rsid w:val="35F00BE9"/>
    <w:rsid w:val="3602BB35"/>
    <w:rsid w:val="360851AC"/>
    <w:rsid w:val="3608A9DC"/>
    <w:rsid w:val="3609D8CC"/>
    <w:rsid w:val="361ADF72"/>
    <w:rsid w:val="361EEF62"/>
    <w:rsid w:val="3623864F"/>
    <w:rsid w:val="36254168"/>
    <w:rsid w:val="3632C5EF"/>
    <w:rsid w:val="3638AD89"/>
    <w:rsid w:val="363DAF2F"/>
    <w:rsid w:val="36426BCC"/>
    <w:rsid w:val="3649A6F0"/>
    <w:rsid w:val="3650BB5F"/>
    <w:rsid w:val="365652FF"/>
    <w:rsid w:val="3656F1B1"/>
    <w:rsid w:val="365C1B4F"/>
    <w:rsid w:val="365EBC4D"/>
    <w:rsid w:val="36713876"/>
    <w:rsid w:val="367CD25A"/>
    <w:rsid w:val="368D4DB1"/>
    <w:rsid w:val="36983B14"/>
    <w:rsid w:val="369BF2BE"/>
    <w:rsid w:val="369BF5F3"/>
    <w:rsid w:val="369EF9AA"/>
    <w:rsid w:val="36A33032"/>
    <w:rsid w:val="36AA6F36"/>
    <w:rsid w:val="36AF1BE3"/>
    <w:rsid w:val="36AF28A5"/>
    <w:rsid w:val="36AF31E0"/>
    <w:rsid w:val="36B2185B"/>
    <w:rsid w:val="36B694BD"/>
    <w:rsid w:val="36B6EFF3"/>
    <w:rsid w:val="36C5B34D"/>
    <w:rsid w:val="36D468BC"/>
    <w:rsid w:val="36D5165C"/>
    <w:rsid w:val="36D51A14"/>
    <w:rsid w:val="36D53D95"/>
    <w:rsid w:val="36D8A8A7"/>
    <w:rsid w:val="36EAA7EA"/>
    <w:rsid w:val="36EFEA62"/>
    <w:rsid w:val="36F0C8C0"/>
    <w:rsid w:val="36F252DA"/>
    <w:rsid w:val="36F5B601"/>
    <w:rsid w:val="37069852"/>
    <w:rsid w:val="37082A81"/>
    <w:rsid w:val="3713CC15"/>
    <w:rsid w:val="3714D392"/>
    <w:rsid w:val="37177B5C"/>
    <w:rsid w:val="3719D93C"/>
    <w:rsid w:val="3721F21D"/>
    <w:rsid w:val="37286E32"/>
    <w:rsid w:val="372B54CA"/>
    <w:rsid w:val="372C66FA"/>
    <w:rsid w:val="3732221A"/>
    <w:rsid w:val="373D4E1F"/>
    <w:rsid w:val="374F5A11"/>
    <w:rsid w:val="37528453"/>
    <w:rsid w:val="37587172"/>
    <w:rsid w:val="375DB9A7"/>
    <w:rsid w:val="376F7F90"/>
    <w:rsid w:val="377937F9"/>
    <w:rsid w:val="377BC5E6"/>
    <w:rsid w:val="377ED699"/>
    <w:rsid w:val="37828AF4"/>
    <w:rsid w:val="378D48BE"/>
    <w:rsid w:val="3792284F"/>
    <w:rsid w:val="379918BC"/>
    <w:rsid w:val="379E8F38"/>
    <w:rsid w:val="37A5A92D"/>
    <w:rsid w:val="37A776FA"/>
    <w:rsid w:val="37A7C63A"/>
    <w:rsid w:val="37AC3376"/>
    <w:rsid w:val="37BE174A"/>
    <w:rsid w:val="37BE7173"/>
    <w:rsid w:val="37BF86E1"/>
    <w:rsid w:val="37C57B2E"/>
    <w:rsid w:val="37CC5CC8"/>
    <w:rsid w:val="37CCB5E1"/>
    <w:rsid w:val="37CDE05F"/>
    <w:rsid w:val="37DAA4DC"/>
    <w:rsid w:val="37DC9103"/>
    <w:rsid w:val="37FFF3C1"/>
    <w:rsid w:val="380BE603"/>
    <w:rsid w:val="380EA0A4"/>
    <w:rsid w:val="380EFA23"/>
    <w:rsid w:val="3810F9EC"/>
    <w:rsid w:val="38195039"/>
    <w:rsid w:val="3822AF0A"/>
    <w:rsid w:val="382601CD"/>
    <w:rsid w:val="3829B318"/>
    <w:rsid w:val="382A1E26"/>
    <w:rsid w:val="38364FBA"/>
    <w:rsid w:val="3837BC5F"/>
    <w:rsid w:val="3838473D"/>
    <w:rsid w:val="38398CAD"/>
    <w:rsid w:val="383E4081"/>
    <w:rsid w:val="38406D51"/>
    <w:rsid w:val="3842E226"/>
    <w:rsid w:val="38437257"/>
    <w:rsid w:val="38587890"/>
    <w:rsid w:val="3858C4D6"/>
    <w:rsid w:val="385BFB30"/>
    <w:rsid w:val="386B391A"/>
    <w:rsid w:val="3870E176"/>
    <w:rsid w:val="387423B8"/>
    <w:rsid w:val="3875BCA8"/>
    <w:rsid w:val="3879DDDC"/>
    <w:rsid w:val="387DDC5A"/>
    <w:rsid w:val="3882C348"/>
    <w:rsid w:val="3892DEB0"/>
    <w:rsid w:val="389784B5"/>
    <w:rsid w:val="3899CB77"/>
    <w:rsid w:val="38A76EB6"/>
    <w:rsid w:val="38A784C8"/>
    <w:rsid w:val="38A7FB0E"/>
    <w:rsid w:val="38AA3FF5"/>
    <w:rsid w:val="38AAB433"/>
    <w:rsid w:val="38AAC7AD"/>
    <w:rsid w:val="38AD3343"/>
    <w:rsid w:val="38B20C70"/>
    <w:rsid w:val="38B6069D"/>
    <w:rsid w:val="38B7F74A"/>
    <w:rsid w:val="38BDD7A5"/>
    <w:rsid w:val="38C00CB9"/>
    <w:rsid w:val="38C35159"/>
    <w:rsid w:val="38C9E2B9"/>
    <w:rsid w:val="38D5EFDF"/>
    <w:rsid w:val="38D76E78"/>
    <w:rsid w:val="38D7DE78"/>
    <w:rsid w:val="38DB1F3B"/>
    <w:rsid w:val="38E62F4A"/>
    <w:rsid w:val="38E7CD20"/>
    <w:rsid w:val="38F7E116"/>
    <w:rsid w:val="38FA54B2"/>
    <w:rsid w:val="3900E033"/>
    <w:rsid w:val="3904B5E4"/>
    <w:rsid w:val="39118554"/>
    <w:rsid w:val="39268724"/>
    <w:rsid w:val="39273032"/>
    <w:rsid w:val="3928D4B2"/>
    <w:rsid w:val="39292148"/>
    <w:rsid w:val="392D285C"/>
    <w:rsid w:val="392EF86C"/>
    <w:rsid w:val="3933E966"/>
    <w:rsid w:val="3933F9F3"/>
    <w:rsid w:val="393D9F24"/>
    <w:rsid w:val="393F24B6"/>
    <w:rsid w:val="394660A9"/>
    <w:rsid w:val="394A4E41"/>
    <w:rsid w:val="394AD800"/>
    <w:rsid w:val="39514191"/>
    <w:rsid w:val="39571ED4"/>
    <w:rsid w:val="395E9B47"/>
    <w:rsid w:val="39620764"/>
    <w:rsid w:val="396FFDB1"/>
    <w:rsid w:val="3974F76D"/>
    <w:rsid w:val="397C3AC1"/>
    <w:rsid w:val="3980E510"/>
    <w:rsid w:val="3980F5E1"/>
    <w:rsid w:val="3981C414"/>
    <w:rsid w:val="39848AC0"/>
    <w:rsid w:val="3988D8F5"/>
    <w:rsid w:val="398A0E20"/>
    <w:rsid w:val="398B0F81"/>
    <w:rsid w:val="399C43AE"/>
    <w:rsid w:val="399CC395"/>
    <w:rsid w:val="39A6BA6C"/>
    <w:rsid w:val="39AAB51D"/>
    <w:rsid w:val="39AEBDBA"/>
    <w:rsid w:val="39B18EFD"/>
    <w:rsid w:val="39B6C95C"/>
    <w:rsid w:val="39C39B8B"/>
    <w:rsid w:val="39C7F5E2"/>
    <w:rsid w:val="39C9B44B"/>
    <w:rsid w:val="39CBD774"/>
    <w:rsid w:val="39D73EDA"/>
    <w:rsid w:val="39D945E9"/>
    <w:rsid w:val="39F126B9"/>
    <w:rsid w:val="39F201ED"/>
    <w:rsid w:val="3A07E6F1"/>
    <w:rsid w:val="3A1B15AA"/>
    <w:rsid w:val="3A1E93A9"/>
    <w:rsid w:val="3A237DE6"/>
    <w:rsid w:val="3A27DAA5"/>
    <w:rsid w:val="3A31B5F4"/>
    <w:rsid w:val="3A35694A"/>
    <w:rsid w:val="3A3B3907"/>
    <w:rsid w:val="3A3BF50F"/>
    <w:rsid w:val="3A3E133F"/>
    <w:rsid w:val="3A40AD2B"/>
    <w:rsid w:val="3A4B1C35"/>
    <w:rsid w:val="3A56C891"/>
    <w:rsid w:val="3A57EF90"/>
    <w:rsid w:val="3A67A863"/>
    <w:rsid w:val="3A6B0B7D"/>
    <w:rsid w:val="3A762701"/>
    <w:rsid w:val="3A78AA71"/>
    <w:rsid w:val="3A798640"/>
    <w:rsid w:val="3A806E42"/>
    <w:rsid w:val="3A88BECD"/>
    <w:rsid w:val="3A8E97E3"/>
    <w:rsid w:val="3A92D5DB"/>
    <w:rsid w:val="3A93CB35"/>
    <w:rsid w:val="3A9FBC55"/>
    <w:rsid w:val="3AAADDAA"/>
    <w:rsid w:val="3AAC8BE4"/>
    <w:rsid w:val="3AB068F1"/>
    <w:rsid w:val="3AC0D787"/>
    <w:rsid w:val="3AD786C8"/>
    <w:rsid w:val="3ADEFEE0"/>
    <w:rsid w:val="3AE5EFB0"/>
    <w:rsid w:val="3AE6444F"/>
    <w:rsid w:val="3AEA6D6A"/>
    <w:rsid w:val="3AFA1E34"/>
    <w:rsid w:val="3AFBD519"/>
    <w:rsid w:val="3B0A807D"/>
    <w:rsid w:val="3B0E6507"/>
    <w:rsid w:val="3B0EB143"/>
    <w:rsid w:val="3B1518F4"/>
    <w:rsid w:val="3B1A947C"/>
    <w:rsid w:val="3B1C45FF"/>
    <w:rsid w:val="3B27E157"/>
    <w:rsid w:val="3B2C0B35"/>
    <w:rsid w:val="3B32EE11"/>
    <w:rsid w:val="3B40E3EF"/>
    <w:rsid w:val="3B49ACAE"/>
    <w:rsid w:val="3B508EE2"/>
    <w:rsid w:val="3B648AA1"/>
    <w:rsid w:val="3B6A196C"/>
    <w:rsid w:val="3B6D71D9"/>
    <w:rsid w:val="3B72689F"/>
    <w:rsid w:val="3B77A7DA"/>
    <w:rsid w:val="3B7872A4"/>
    <w:rsid w:val="3B795EAB"/>
    <w:rsid w:val="3B7D18AC"/>
    <w:rsid w:val="3B7EFC7B"/>
    <w:rsid w:val="3B7F89CB"/>
    <w:rsid w:val="3B96F2AF"/>
    <w:rsid w:val="3B980676"/>
    <w:rsid w:val="3B9EED07"/>
    <w:rsid w:val="3BA36230"/>
    <w:rsid w:val="3BA75B81"/>
    <w:rsid w:val="3BADD2B9"/>
    <w:rsid w:val="3BB72E25"/>
    <w:rsid w:val="3BC721DA"/>
    <w:rsid w:val="3BC7695D"/>
    <w:rsid w:val="3BCD499C"/>
    <w:rsid w:val="3BD487AA"/>
    <w:rsid w:val="3BD54C52"/>
    <w:rsid w:val="3BD5AF1E"/>
    <w:rsid w:val="3BD65567"/>
    <w:rsid w:val="3BDB54F2"/>
    <w:rsid w:val="3BEAA32E"/>
    <w:rsid w:val="3BEBFA40"/>
    <w:rsid w:val="3BEDAE16"/>
    <w:rsid w:val="3BEEB72B"/>
    <w:rsid w:val="3BF0AD7A"/>
    <w:rsid w:val="3BF285C1"/>
    <w:rsid w:val="3BF73B6E"/>
    <w:rsid w:val="3C002513"/>
    <w:rsid w:val="3C00EB80"/>
    <w:rsid w:val="3C0BDF70"/>
    <w:rsid w:val="3C0C92D7"/>
    <w:rsid w:val="3C100DD9"/>
    <w:rsid w:val="3C10C482"/>
    <w:rsid w:val="3C110CB2"/>
    <w:rsid w:val="3C12BC21"/>
    <w:rsid w:val="3C1B9C93"/>
    <w:rsid w:val="3C2D262B"/>
    <w:rsid w:val="3C2D64CF"/>
    <w:rsid w:val="3C2DFB93"/>
    <w:rsid w:val="3C2E7F9A"/>
    <w:rsid w:val="3C2F27C9"/>
    <w:rsid w:val="3C30AB40"/>
    <w:rsid w:val="3C31F82F"/>
    <w:rsid w:val="3C34931B"/>
    <w:rsid w:val="3C3A0837"/>
    <w:rsid w:val="3C45D560"/>
    <w:rsid w:val="3C45DA43"/>
    <w:rsid w:val="3C4678D8"/>
    <w:rsid w:val="3C47039D"/>
    <w:rsid w:val="3C47D098"/>
    <w:rsid w:val="3C4D522B"/>
    <w:rsid w:val="3C53A012"/>
    <w:rsid w:val="3C62D607"/>
    <w:rsid w:val="3C648D66"/>
    <w:rsid w:val="3C7AAD37"/>
    <w:rsid w:val="3C7DF7EE"/>
    <w:rsid w:val="3C898F63"/>
    <w:rsid w:val="3C8C3F63"/>
    <w:rsid w:val="3C8F9E05"/>
    <w:rsid w:val="3C942DF8"/>
    <w:rsid w:val="3C9C1B11"/>
    <w:rsid w:val="3CA0F63D"/>
    <w:rsid w:val="3CA4CB8C"/>
    <w:rsid w:val="3CA500BB"/>
    <w:rsid w:val="3CBECAB3"/>
    <w:rsid w:val="3CCDFDB6"/>
    <w:rsid w:val="3CD3B76B"/>
    <w:rsid w:val="3D057794"/>
    <w:rsid w:val="3D071A68"/>
    <w:rsid w:val="3D071E85"/>
    <w:rsid w:val="3D082A56"/>
    <w:rsid w:val="3D0E7F2E"/>
    <w:rsid w:val="3D0ED422"/>
    <w:rsid w:val="3D1099BC"/>
    <w:rsid w:val="3D161E36"/>
    <w:rsid w:val="3D17D0A4"/>
    <w:rsid w:val="3D1A8BF4"/>
    <w:rsid w:val="3D20D598"/>
    <w:rsid w:val="3D2FFB18"/>
    <w:rsid w:val="3D35947B"/>
    <w:rsid w:val="3D364238"/>
    <w:rsid w:val="3D3E4C2A"/>
    <w:rsid w:val="3D42F137"/>
    <w:rsid w:val="3D5D8622"/>
    <w:rsid w:val="3D7421F6"/>
    <w:rsid w:val="3D7E90B6"/>
    <w:rsid w:val="3D819065"/>
    <w:rsid w:val="3D8E9B29"/>
    <w:rsid w:val="3D90826A"/>
    <w:rsid w:val="3D95802D"/>
    <w:rsid w:val="3DB94320"/>
    <w:rsid w:val="3DBA3108"/>
    <w:rsid w:val="3DC345B3"/>
    <w:rsid w:val="3DCFE088"/>
    <w:rsid w:val="3DDA3D7D"/>
    <w:rsid w:val="3DDC383C"/>
    <w:rsid w:val="3DE4CF1D"/>
    <w:rsid w:val="3DEAC9E5"/>
    <w:rsid w:val="3DEBD0B8"/>
    <w:rsid w:val="3DF7200F"/>
    <w:rsid w:val="3E188C01"/>
    <w:rsid w:val="3E205716"/>
    <w:rsid w:val="3E231E6D"/>
    <w:rsid w:val="3E2889F1"/>
    <w:rsid w:val="3E29ED66"/>
    <w:rsid w:val="3E2DBFED"/>
    <w:rsid w:val="3E2FFA41"/>
    <w:rsid w:val="3E3BC03E"/>
    <w:rsid w:val="3E3EB66E"/>
    <w:rsid w:val="3E41DB40"/>
    <w:rsid w:val="3E443C5B"/>
    <w:rsid w:val="3E4AEFB7"/>
    <w:rsid w:val="3E72630D"/>
    <w:rsid w:val="3E7423AF"/>
    <w:rsid w:val="3E7FB861"/>
    <w:rsid w:val="3E811F06"/>
    <w:rsid w:val="3E8B6E09"/>
    <w:rsid w:val="3E984B4E"/>
    <w:rsid w:val="3E9B648E"/>
    <w:rsid w:val="3EA03EE0"/>
    <w:rsid w:val="3EA62902"/>
    <w:rsid w:val="3EAAAFFD"/>
    <w:rsid w:val="3EB7F2FE"/>
    <w:rsid w:val="3EBFED6C"/>
    <w:rsid w:val="3EC30670"/>
    <w:rsid w:val="3EC9112F"/>
    <w:rsid w:val="3ECE9590"/>
    <w:rsid w:val="3EDDF8B7"/>
    <w:rsid w:val="3EE35BC8"/>
    <w:rsid w:val="3EE3B2D8"/>
    <w:rsid w:val="3EF0BB52"/>
    <w:rsid w:val="3EF13249"/>
    <w:rsid w:val="3EF87E83"/>
    <w:rsid w:val="3F00BEBE"/>
    <w:rsid w:val="3F039EC8"/>
    <w:rsid w:val="3F0C4645"/>
    <w:rsid w:val="3F0F9864"/>
    <w:rsid w:val="3F10D2F8"/>
    <w:rsid w:val="3F129878"/>
    <w:rsid w:val="3F166F27"/>
    <w:rsid w:val="3F1A6EC7"/>
    <w:rsid w:val="3F248C5C"/>
    <w:rsid w:val="3F24B248"/>
    <w:rsid w:val="3F27274A"/>
    <w:rsid w:val="3F2D4C06"/>
    <w:rsid w:val="3F3CAC09"/>
    <w:rsid w:val="3F43AB45"/>
    <w:rsid w:val="3F549912"/>
    <w:rsid w:val="3F59ED34"/>
    <w:rsid w:val="3F67203C"/>
    <w:rsid w:val="3F8DE7AB"/>
    <w:rsid w:val="3F9B59C2"/>
    <w:rsid w:val="3FB3BFD5"/>
    <w:rsid w:val="3FB6E88C"/>
    <w:rsid w:val="3FCF5FF8"/>
    <w:rsid w:val="3FCFEED7"/>
    <w:rsid w:val="3FD6AE5B"/>
    <w:rsid w:val="3FDA727E"/>
    <w:rsid w:val="3FE9C685"/>
    <w:rsid w:val="3FEB4116"/>
    <w:rsid w:val="3FED1CBF"/>
    <w:rsid w:val="3FF2FD24"/>
    <w:rsid w:val="3FF75030"/>
    <w:rsid w:val="3FFD7B47"/>
    <w:rsid w:val="4001AAA0"/>
    <w:rsid w:val="4004A2E1"/>
    <w:rsid w:val="40071845"/>
    <w:rsid w:val="400CF3F3"/>
    <w:rsid w:val="4011AA0F"/>
    <w:rsid w:val="401C881B"/>
    <w:rsid w:val="402C025F"/>
    <w:rsid w:val="402DE1BD"/>
    <w:rsid w:val="402E7DF4"/>
    <w:rsid w:val="4034B2C0"/>
    <w:rsid w:val="40351BDD"/>
    <w:rsid w:val="403DAA19"/>
    <w:rsid w:val="4043A41B"/>
    <w:rsid w:val="404CD7EB"/>
    <w:rsid w:val="40567C6E"/>
    <w:rsid w:val="4060046B"/>
    <w:rsid w:val="4070A723"/>
    <w:rsid w:val="40789A34"/>
    <w:rsid w:val="407F060C"/>
    <w:rsid w:val="408713CC"/>
    <w:rsid w:val="4089600E"/>
    <w:rsid w:val="408C5117"/>
    <w:rsid w:val="40930D34"/>
    <w:rsid w:val="4093246D"/>
    <w:rsid w:val="409B236B"/>
    <w:rsid w:val="40A28D7B"/>
    <w:rsid w:val="40A6C7A2"/>
    <w:rsid w:val="40AD7923"/>
    <w:rsid w:val="40AF2024"/>
    <w:rsid w:val="40B54647"/>
    <w:rsid w:val="40BB46D7"/>
    <w:rsid w:val="40C107A3"/>
    <w:rsid w:val="40DF5D6E"/>
    <w:rsid w:val="40E3B1CD"/>
    <w:rsid w:val="40E7F3DE"/>
    <w:rsid w:val="40FADFB8"/>
    <w:rsid w:val="40FB0670"/>
    <w:rsid w:val="40FD0327"/>
    <w:rsid w:val="4101A9D1"/>
    <w:rsid w:val="410B0C62"/>
    <w:rsid w:val="410EFEA4"/>
    <w:rsid w:val="411D312E"/>
    <w:rsid w:val="411D613A"/>
    <w:rsid w:val="412F85E1"/>
    <w:rsid w:val="4145E171"/>
    <w:rsid w:val="4146145D"/>
    <w:rsid w:val="4147B828"/>
    <w:rsid w:val="414AE51E"/>
    <w:rsid w:val="4157EE20"/>
    <w:rsid w:val="415FAFBA"/>
    <w:rsid w:val="4172F526"/>
    <w:rsid w:val="41741704"/>
    <w:rsid w:val="41781247"/>
    <w:rsid w:val="417E3AFD"/>
    <w:rsid w:val="41876C01"/>
    <w:rsid w:val="4188DEAB"/>
    <w:rsid w:val="4189C4C9"/>
    <w:rsid w:val="418E8BAA"/>
    <w:rsid w:val="419205E3"/>
    <w:rsid w:val="4193C1A5"/>
    <w:rsid w:val="4199CEF4"/>
    <w:rsid w:val="419BD50A"/>
    <w:rsid w:val="419F3ADE"/>
    <w:rsid w:val="41B4FE17"/>
    <w:rsid w:val="41C8C8D3"/>
    <w:rsid w:val="41CBCB78"/>
    <w:rsid w:val="41E2F483"/>
    <w:rsid w:val="41E83B40"/>
    <w:rsid w:val="41EF06CC"/>
    <w:rsid w:val="41F5C721"/>
    <w:rsid w:val="41FADA47"/>
    <w:rsid w:val="41FB2771"/>
    <w:rsid w:val="4202BBB4"/>
    <w:rsid w:val="42099B2D"/>
    <w:rsid w:val="420BC596"/>
    <w:rsid w:val="421B539A"/>
    <w:rsid w:val="421C094C"/>
    <w:rsid w:val="422D1797"/>
    <w:rsid w:val="422E8302"/>
    <w:rsid w:val="422EF124"/>
    <w:rsid w:val="42316E19"/>
    <w:rsid w:val="424CA9D4"/>
    <w:rsid w:val="424E6B6F"/>
    <w:rsid w:val="42590B75"/>
    <w:rsid w:val="425BA986"/>
    <w:rsid w:val="426014AA"/>
    <w:rsid w:val="426725D9"/>
    <w:rsid w:val="42758057"/>
    <w:rsid w:val="4293D58C"/>
    <w:rsid w:val="42AA3FA8"/>
    <w:rsid w:val="42B540A5"/>
    <w:rsid w:val="42BA7E85"/>
    <w:rsid w:val="42BE17C7"/>
    <w:rsid w:val="42BE2569"/>
    <w:rsid w:val="42C05425"/>
    <w:rsid w:val="42CC999C"/>
    <w:rsid w:val="42D1A452"/>
    <w:rsid w:val="42E203EF"/>
    <w:rsid w:val="42E4035B"/>
    <w:rsid w:val="42E6EA6E"/>
    <w:rsid w:val="42E7BBD9"/>
    <w:rsid w:val="42EA2391"/>
    <w:rsid w:val="42F2AFA0"/>
    <w:rsid w:val="42F7DB29"/>
    <w:rsid w:val="42F7E85C"/>
    <w:rsid w:val="42F9C8E7"/>
    <w:rsid w:val="42FD5ADC"/>
    <w:rsid w:val="42FED34A"/>
    <w:rsid w:val="4300CF02"/>
    <w:rsid w:val="4302B175"/>
    <w:rsid w:val="43065986"/>
    <w:rsid w:val="430DB2CD"/>
    <w:rsid w:val="43137EF7"/>
    <w:rsid w:val="431673EF"/>
    <w:rsid w:val="4316C811"/>
    <w:rsid w:val="431C27B7"/>
    <w:rsid w:val="4324AF0C"/>
    <w:rsid w:val="4325F815"/>
    <w:rsid w:val="43299BFA"/>
    <w:rsid w:val="4335891E"/>
    <w:rsid w:val="4338ABCE"/>
    <w:rsid w:val="433AC0F2"/>
    <w:rsid w:val="4341BBDB"/>
    <w:rsid w:val="43440156"/>
    <w:rsid w:val="43455228"/>
    <w:rsid w:val="434680AF"/>
    <w:rsid w:val="434D8F1C"/>
    <w:rsid w:val="435DE1DB"/>
    <w:rsid w:val="4364D6F0"/>
    <w:rsid w:val="43681625"/>
    <w:rsid w:val="4368B961"/>
    <w:rsid w:val="436FF3BB"/>
    <w:rsid w:val="437C43F6"/>
    <w:rsid w:val="437E68A5"/>
    <w:rsid w:val="43851E18"/>
    <w:rsid w:val="439750F1"/>
    <w:rsid w:val="43A55414"/>
    <w:rsid w:val="43B562AD"/>
    <w:rsid w:val="43B8853D"/>
    <w:rsid w:val="43BC4B50"/>
    <w:rsid w:val="43BF9FD1"/>
    <w:rsid w:val="43C42863"/>
    <w:rsid w:val="43CB4549"/>
    <w:rsid w:val="43D0D4CA"/>
    <w:rsid w:val="43D82CA5"/>
    <w:rsid w:val="43DD7DDE"/>
    <w:rsid w:val="43DF5395"/>
    <w:rsid w:val="43E110ED"/>
    <w:rsid w:val="43E21F35"/>
    <w:rsid w:val="43ECAF68"/>
    <w:rsid w:val="43ECEF5C"/>
    <w:rsid w:val="43F72CA4"/>
    <w:rsid w:val="43F87DBD"/>
    <w:rsid w:val="43F8FCD8"/>
    <w:rsid w:val="43F99F83"/>
    <w:rsid w:val="43FD845F"/>
    <w:rsid w:val="43FEFF14"/>
    <w:rsid w:val="440712D2"/>
    <w:rsid w:val="44086650"/>
    <w:rsid w:val="440E7E1D"/>
    <w:rsid w:val="44108787"/>
    <w:rsid w:val="44116C1B"/>
    <w:rsid w:val="4419B893"/>
    <w:rsid w:val="44326E6C"/>
    <w:rsid w:val="4436E092"/>
    <w:rsid w:val="444528E3"/>
    <w:rsid w:val="4455C852"/>
    <w:rsid w:val="445E1F1F"/>
    <w:rsid w:val="445F9F2C"/>
    <w:rsid w:val="4464716B"/>
    <w:rsid w:val="4466383C"/>
    <w:rsid w:val="446A013E"/>
    <w:rsid w:val="447641A5"/>
    <w:rsid w:val="44794F05"/>
    <w:rsid w:val="447DA2D7"/>
    <w:rsid w:val="44848E81"/>
    <w:rsid w:val="4499F838"/>
    <w:rsid w:val="449C88B8"/>
    <w:rsid w:val="44A1CD43"/>
    <w:rsid w:val="44A6612E"/>
    <w:rsid w:val="44A6BA5D"/>
    <w:rsid w:val="44BA192C"/>
    <w:rsid w:val="44BE3B39"/>
    <w:rsid w:val="44C5F5EE"/>
    <w:rsid w:val="44C9D750"/>
    <w:rsid w:val="44CDA2AC"/>
    <w:rsid w:val="44D4DDEC"/>
    <w:rsid w:val="44D8ED22"/>
    <w:rsid w:val="44E9880B"/>
    <w:rsid w:val="44F47A51"/>
    <w:rsid w:val="44F6DF85"/>
    <w:rsid w:val="44FB8D9E"/>
    <w:rsid w:val="45068FD4"/>
    <w:rsid w:val="45096C1A"/>
    <w:rsid w:val="45112514"/>
    <w:rsid w:val="4513B451"/>
    <w:rsid w:val="451A486C"/>
    <w:rsid w:val="45203C4C"/>
    <w:rsid w:val="4526E4F7"/>
    <w:rsid w:val="452A7A71"/>
    <w:rsid w:val="45341927"/>
    <w:rsid w:val="4534DC27"/>
    <w:rsid w:val="453544BE"/>
    <w:rsid w:val="455B45CD"/>
    <w:rsid w:val="455F08AD"/>
    <w:rsid w:val="45628AFC"/>
    <w:rsid w:val="459E163A"/>
    <w:rsid w:val="45A697F0"/>
    <w:rsid w:val="45A8A8F5"/>
    <w:rsid w:val="45B0D2D2"/>
    <w:rsid w:val="45B10FC9"/>
    <w:rsid w:val="45B5006D"/>
    <w:rsid w:val="45B51940"/>
    <w:rsid w:val="45BC88DC"/>
    <w:rsid w:val="45CC2EC3"/>
    <w:rsid w:val="45CEC213"/>
    <w:rsid w:val="45D191E1"/>
    <w:rsid w:val="45DD01D9"/>
    <w:rsid w:val="45DE1BC2"/>
    <w:rsid w:val="45E2644A"/>
    <w:rsid w:val="45E65EBA"/>
    <w:rsid w:val="45EA747D"/>
    <w:rsid w:val="45EFFF24"/>
    <w:rsid w:val="45FEB03D"/>
    <w:rsid w:val="45FEEE02"/>
    <w:rsid w:val="460449B3"/>
    <w:rsid w:val="46065170"/>
    <w:rsid w:val="460911C9"/>
    <w:rsid w:val="460ACDD9"/>
    <w:rsid w:val="461515A6"/>
    <w:rsid w:val="4616FB0E"/>
    <w:rsid w:val="4618F066"/>
    <w:rsid w:val="461DF656"/>
    <w:rsid w:val="461E66A4"/>
    <w:rsid w:val="46270EF4"/>
    <w:rsid w:val="463DF84B"/>
    <w:rsid w:val="46458725"/>
    <w:rsid w:val="4645C6CE"/>
    <w:rsid w:val="4646118C"/>
    <w:rsid w:val="46511756"/>
    <w:rsid w:val="4651D77A"/>
    <w:rsid w:val="4654F3CB"/>
    <w:rsid w:val="4661B87A"/>
    <w:rsid w:val="4662C985"/>
    <w:rsid w:val="4665CC83"/>
    <w:rsid w:val="467882DD"/>
    <w:rsid w:val="467A17AD"/>
    <w:rsid w:val="46804764"/>
    <w:rsid w:val="46822C01"/>
    <w:rsid w:val="4682E557"/>
    <w:rsid w:val="46904C44"/>
    <w:rsid w:val="4692A227"/>
    <w:rsid w:val="469A3898"/>
    <w:rsid w:val="469A6F71"/>
    <w:rsid w:val="469ED0B3"/>
    <w:rsid w:val="46A11268"/>
    <w:rsid w:val="46A2CF74"/>
    <w:rsid w:val="46A49397"/>
    <w:rsid w:val="46A60115"/>
    <w:rsid w:val="46A6A5F0"/>
    <w:rsid w:val="46AC2324"/>
    <w:rsid w:val="46BCA4EB"/>
    <w:rsid w:val="46CB795E"/>
    <w:rsid w:val="46CF4F72"/>
    <w:rsid w:val="46CFE988"/>
    <w:rsid w:val="46E6A1B7"/>
    <w:rsid w:val="46EB8509"/>
    <w:rsid w:val="46EED375"/>
    <w:rsid w:val="46F7B9AD"/>
    <w:rsid w:val="47034960"/>
    <w:rsid w:val="4703A6A6"/>
    <w:rsid w:val="470B82D2"/>
    <w:rsid w:val="470C3C78"/>
    <w:rsid w:val="47121369"/>
    <w:rsid w:val="47186790"/>
    <w:rsid w:val="4720E0FB"/>
    <w:rsid w:val="47219FB1"/>
    <w:rsid w:val="4721F345"/>
    <w:rsid w:val="472915B6"/>
    <w:rsid w:val="472F307B"/>
    <w:rsid w:val="47309075"/>
    <w:rsid w:val="47338F96"/>
    <w:rsid w:val="473458B1"/>
    <w:rsid w:val="4738F1F6"/>
    <w:rsid w:val="474BB5F9"/>
    <w:rsid w:val="474F94F5"/>
    <w:rsid w:val="4758C1C1"/>
    <w:rsid w:val="475A96E7"/>
    <w:rsid w:val="4760DA06"/>
    <w:rsid w:val="4761DF4A"/>
    <w:rsid w:val="47628F36"/>
    <w:rsid w:val="476A0F2E"/>
    <w:rsid w:val="47741AB6"/>
    <w:rsid w:val="4777AC8F"/>
    <w:rsid w:val="478C1F6F"/>
    <w:rsid w:val="479EBFB1"/>
    <w:rsid w:val="47AD95BD"/>
    <w:rsid w:val="47B05529"/>
    <w:rsid w:val="47C600F7"/>
    <w:rsid w:val="47D94F76"/>
    <w:rsid w:val="47D97D1F"/>
    <w:rsid w:val="47E3B429"/>
    <w:rsid w:val="47E8D273"/>
    <w:rsid w:val="47ED517D"/>
    <w:rsid w:val="47F425CC"/>
    <w:rsid w:val="480567D3"/>
    <w:rsid w:val="480B1B1D"/>
    <w:rsid w:val="480C2789"/>
    <w:rsid w:val="480C7EAE"/>
    <w:rsid w:val="48110D36"/>
    <w:rsid w:val="481696D4"/>
    <w:rsid w:val="4818900D"/>
    <w:rsid w:val="48295D7F"/>
    <w:rsid w:val="483E1B2A"/>
    <w:rsid w:val="4847F5DC"/>
    <w:rsid w:val="485165C8"/>
    <w:rsid w:val="48651AE0"/>
    <w:rsid w:val="486B6837"/>
    <w:rsid w:val="486E7C84"/>
    <w:rsid w:val="486F3F03"/>
    <w:rsid w:val="486F9B11"/>
    <w:rsid w:val="4875B23F"/>
    <w:rsid w:val="4877E95E"/>
    <w:rsid w:val="487FBEB5"/>
    <w:rsid w:val="488B7B11"/>
    <w:rsid w:val="489E32A8"/>
    <w:rsid w:val="48AC346F"/>
    <w:rsid w:val="48B1B89E"/>
    <w:rsid w:val="48B60969"/>
    <w:rsid w:val="48B6BDBF"/>
    <w:rsid w:val="48B75B05"/>
    <w:rsid w:val="48B865D6"/>
    <w:rsid w:val="48C49EBE"/>
    <w:rsid w:val="48C96145"/>
    <w:rsid w:val="48E9703A"/>
    <w:rsid w:val="48EC0B70"/>
    <w:rsid w:val="48ECAEF4"/>
    <w:rsid w:val="48ECD52A"/>
    <w:rsid w:val="48F825F5"/>
    <w:rsid w:val="490DC4DF"/>
    <w:rsid w:val="490E0051"/>
    <w:rsid w:val="490E8D04"/>
    <w:rsid w:val="490F9C94"/>
    <w:rsid w:val="491AF2AA"/>
    <w:rsid w:val="493727D1"/>
    <w:rsid w:val="493F17D4"/>
    <w:rsid w:val="49406171"/>
    <w:rsid w:val="49435C16"/>
    <w:rsid w:val="49666B63"/>
    <w:rsid w:val="49672B38"/>
    <w:rsid w:val="49683EF2"/>
    <w:rsid w:val="4968427A"/>
    <w:rsid w:val="496F394C"/>
    <w:rsid w:val="4983DE83"/>
    <w:rsid w:val="498C43C6"/>
    <w:rsid w:val="498C4CEB"/>
    <w:rsid w:val="498C8CF0"/>
    <w:rsid w:val="498CFC2A"/>
    <w:rsid w:val="498F375D"/>
    <w:rsid w:val="498F7C0D"/>
    <w:rsid w:val="499850AA"/>
    <w:rsid w:val="499A6A47"/>
    <w:rsid w:val="49A3BEB2"/>
    <w:rsid w:val="49B08721"/>
    <w:rsid w:val="49B122A2"/>
    <w:rsid w:val="49BEB7BD"/>
    <w:rsid w:val="49BF9171"/>
    <w:rsid w:val="49C9C2A4"/>
    <w:rsid w:val="49D3EF13"/>
    <w:rsid w:val="49D698B3"/>
    <w:rsid w:val="49E63204"/>
    <w:rsid w:val="49EB9E6D"/>
    <w:rsid w:val="49F18A2A"/>
    <w:rsid w:val="49FB2CBA"/>
    <w:rsid w:val="49FBD7FF"/>
    <w:rsid w:val="4A007F7A"/>
    <w:rsid w:val="4A05F5DC"/>
    <w:rsid w:val="4A091DE1"/>
    <w:rsid w:val="4A11387D"/>
    <w:rsid w:val="4A13BD9F"/>
    <w:rsid w:val="4A17DC84"/>
    <w:rsid w:val="4A1B8F16"/>
    <w:rsid w:val="4A1DDDB5"/>
    <w:rsid w:val="4A217E74"/>
    <w:rsid w:val="4A27CE9B"/>
    <w:rsid w:val="4A3E3213"/>
    <w:rsid w:val="4A3F23DD"/>
    <w:rsid w:val="4A3FBF7D"/>
    <w:rsid w:val="4A5414C4"/>
    <w:rsid w:val="4A5A9F7A"/>
    <w:rsid w:val="4A5F76B8"/>
    <w:rsid w:val="4A6BEE21"/>
    <w:rsid w:val="4A74BDA8"/>
    <w:rsid w:val="4A76C639"/>
    <w:rsid w:val="4A8899A1"/>
    <w:rsid w:val="4A8B82E0"/>
    <w:rsid w:val="4A9F7B82"/>
    <w:rsid w:val="4AA427BF"/>
    <w:rsid w:val="4AA713C9"/>
    <w:rsid w:val="4AC50183"/>
    <w:rsid w:val="4ADACFE1"/>
    <w:rsid w:val="4AE27739"/>
    <w:rsid w:val="4AE2A7EC"/>
    <w:rsid w:val="4AEB7AB3"/>
    <w:rsid w:val="4AF293AD"/>
    <w:rsid w:val="4AFF6BCE"/>
    <w:rsid w:val="4B095B5E"/>
    <w:rsid w:val="4B147F37"/>
    <w:rsid w:val="4B16806A"/>
    <w:rsid w:val="4B1ABA92"/>
    <w:rsid w:val="4B23EE53"/>
    <w:rsid w:val="4B254DB2"/>
    <w:rsid w:val="4B2C00B9"/>
    <w:rsid w:val="4B2D1F57"/>
    <w:rsid w:val="4B31D443"/>
    <w:rsid w:val="4B356C08"/>
    <w:rsid w:val="4B3980DA"/>
    <w:rsid w:val="4B3C375E"/>
    <w:rsid w:val="4B4A72EF"/>
    <w:rsid w:val="4B4B0183"/>
    <w:rsid w:val="4B4F3FF8"/>
    <w:rsid w:val="4B50DF5E"/>
    <w:rsid w:val="4B611D97"/>
    <w:rsid w:val="4B61D04D"/>
    <w:rsid w:val="4B678083"/>
    <w:rsid w:val="4B693CF3"/>
    <w:rsid w:val="4B78884C"/>
    <w:rsid w:val="4B7B8013"/>
    <w:rsid w:val="4B7E5D41"/>
    <w:rsid w:val="4B8417D2"/>
    <w:rsid w:val="4B87B8D0"/>
    <w:rsid w:val="4B883A10"/>
    <w:rsid w:val="4B8E5A14"/>
    <w:rsid w:val="4B91208B"/>
    <w:rsid w:val="4B96F021"/>
    <w:rsid w:val="4B9F7736"/>
    <w:rsid w:val="4BBA0879"/>
    <w:rsid w:val="4BBB0527"/>
    <w:rsid w:val="4BBB0E03"/>
    <w:rsid w:val="4BC89894"/>
    <w:rsid w:val="4BD5AC2E"/>
    <w:rsid w:val="4BD71F2A"/>
    <w:rsid w:val="4BE1D394"/>
    <w:rsid w:val="4BE9C97E"/>
    <w:rsid w:val="4BEA1E8E"/>
    <w:rsid w:val="4BED79F1"/>
    <w:rsid w:val="4BF1C910"/>
    <w:rsid w:val="4BF82BBF"/>
    <w:rsid w:val="4BF9FF1A"/>
    <w:rsid w:val="4C07C4A4"/>
    <w:rsid w:val="4C0D0D25"/>
    <w:rsid w:val="4C0FD60D"/>
    <w:rsid w:val="4C127ABE"/>
    <w:rsid w:val="4C12F071"/>
    <w:rsid w:val="4C154B10"/>
    <w:rsid w:val="4C158048"/>
    <w:rsid w:val="4C21EC1F"/>
    <w:rsid w:val="4C229BB2"/>
    <w:rsid w:val="4C29963A"/>
    <w:rsid w:val="4C2BDA73"/>
    <w:rsid w:val="4C2CA7A1"/>
    <w:rsid w:val="4C2F3A79"/>
    <w:rsid w:val="4C2FA67D"/>
    <w:rsid w:val="4C311E1E"/>
    <w:rsid w:val="4C34B44D"/>
    <w:rsid w:val="4C3AF2E5"/>
    <w:rsid w:val="4C41AA35"/>
    <w:rsid w:val="4C4C41E2"/>
    <w:rsid w:val="4C515D75"/>
    <w:rsid w:val="4C57FE16"/>
    <w:rsid w:val="4C5E0B95"/>
    <w:rsid w:val="4C60A739"/>
    <w:rsid w:val="4C6C6610"/>
    <w:rsid w:val="4C726E71"/>
    <w:rsid w:val="4C744BB0"/>
    <w:rsid w:val="4C77400D"/>
    <w:rsid w:val="4C7DEB9C"/>
    <w:rsid w:val="4C8065F6"/>
    <w:rsid w:val="4C86C07A"/>
    <w:rsid w:val="4C899E14"/>
    <w:rsid w:val="4C8E1B5A"/>
    <w:rsid w:val="4C918708"/>
    <w:rsid w:val="4C9A28C9"/>
    <w:rsid w:val="4CA8DD9F"/>
    <w:rsid w:val="4CA96C72"/>
    <w:rsid w:val="4CAFDE0F"/>
    <w:rsid w:val="4CB703AA"/>
    <w:rsid w:val="4CB87E6C"/>
    <w:rsid w:val="4CBA20B0"/>
    <w:rsid w:val="4CBAD87B"/>
    <w:rsid w:val="4CBC759B"/>
    <w:rsid w:val="4CC00769"/>
    <w:rsid w:val="4CC064E1"/>
    <w:rsid w:val="4CCC77F9"/>
    <w:rsid w:val="4CCE6E6F"/>
    <w:rsid w:val="4CDD9021"/>
    <w:rsid w:val="4CDEC857"/>
    <w:rsid w:val="4CE6D1E4"/>
    <w:rsid w:val="4CEC9DB5"/>
    <w:rsid w:val="4CF024EA"/>
    <w:rsid w:val="4CFD8811"/>
    <w:rsid w:val="4CFF0D74"/>
    <w:rsid w:val="4D020A10"/>
    <w:rsid w:val="4D0BFDC0"/>
    <w:rsid w:val="4D0CA044"/>
    <w:rsid w:val="4D1D73A3"/>
    <w:rsid w:val="4D2234B5"/>
    <w:rsid w:val="4D3A365C"/>
    <w:rsid w:val="4D3B288D"/>
    <w:rsid w:val="4D3E12CD"/>
    <w:rsid w:val="4D436147"/>
    <w:rsid w:val="4D46E039"/>
    <w:rsid w:val="4D46E13E"/>
    <w:rsid w:val="4D4AA6DB"/>
    <w:rsid w:val="4D4E354C"/>
    <w:rsid w:val="4D5062E0"/>
    <w:rsid w:val="4D5ADEFA"/>
    <w:rsid w:val="4D5D38C9"/>
    <w:rsid w:val="4D5FA0C6"/>
    <w:rsid w:val="4D627D6A"/>
    <w:rsid w:val="4D669D32"/>
    <w:rsid w:val="4D69D800"/>
    <w:rsid w:val="4D73D2FB"/>
    <w:rsid w:val="4D76BF9D"/>
    <w:rsid w:val="4D80DC39"/>
    <w:rsid w:val="4D853274"/>
    <w:rsid w:val="4D8792E9"/>
    <w:rsid w:val="4D87B3AC"/>
    <w:rsid w:val="4D914CFE"/>
    <w:rsid w:val="4DA4CE30"/>
    <w:rsid w:val="4DA5AE78"/>
    <w:rsid w:val="4DA6B30A"/>
    <w:rsid w:val="4DA8B84F"/>
    <w:rsid w:val="4DAD7890"/>
    <w:rsid w:val="4DB2D821"/>
    <w:rsid w:val="4DB4B6F9"/>
    <w:rsid w:val="4DBC28C7"/>
    <w:rsid w:val="4DCC1541"/>
    <w:rsid w:val="4DD2C374"/>
    <w:rsid w:val="4DDFD466"/>
    <w:rsid w:val="4DE92D8E"/>
    <w:rsid w:val="4DE97783"/>
    <w:rsid w:val="4DE9DE5B"/>
    <w:rsid w:val="4DECD477"/>
    <w:rsid w:val="4E041A60"/>
    <w:rsid w:val="4E078268"/>
    <w:rsid w:val="4E0A63DF"/>
    <w:rsid w:val="4E0C5358"/>
    <w:rsid w:val="4E0CD8B6"/>
    <w:rsid w:val="4E1BEBF5"/>
    <w:rsid w:val="4E1C4DC3"/>
    <w:rsid w:val="4E1CC592"/>
    <w:rsid w:val="4E1D9C99"/>
    <w:rsid w:val="4E2329CF"/>
    <w:rsid w:val="4E241AA5"/>
    <w:rsid w:val="4E264484"/>
    <w:rsid w:val="4E281873"/>
    <w:rsid w:val="4E3001A9"/>
    <w:rsid w:val="4E3005F9"/>
    <w:rsid w:val="4E317302"/>
    <w:rsid w:val="4E3DACD3"/>
    <w:rsid w:val="4E3FFBDC"/>
    <w:rsid w:val="4E45CA6F"/>
    <w:rsid w:val="4E47242B"/>
    <w:rsid w:val="4E4A5029"/>
    <w:rsid w:val="4E4ED32C"/>
    <w:rsid w:val="4E53C7AD"/>
    <w:rsid w:val="4E552B54"/>
    <w:rsid w:val="4E5A0D03"/>
    <w:rsid w:val="4E5A498D"/>
    <w:rsid w:val="4E6B7AFA"/>
    <w:rsid w:val="4E6D8835"/>
    <w:rsid w:val="4E7F0274"/>
    <w:rsid w:val="4E7F750C"/>
    <w:rsid w:val="4E811463"/>
    <w:rsid w:val="4E8359C0"/>
    <w:rsid w:val="4E90BF8F"/>
    <w:rsid w:val="4EA66D5B"/>
    <w:rsid w:val="4EA931D6"/>
    <w:rsid w:val="4EB1324D"/>
    <w:rsid w:val="4EB20651"/>
    <w:rsid w:val="4EBC4251"/>
    <w:rsid w:val="4ED28B64"/>
    <w:rsid w:val="4EE14198"/>
    <w:rsid w:val="4EE1DAF3"/>
    <w:rsid w:val="4EE28AD8"/>
    <w:rsid w:val="4EE3A513"/>
    <w:rsid w:val="4EF08BDC"/>
    <w:rsid w:val="4EF23C36"/>
    <w:rsid w:val="4EF90BC9"/>
    <w:rsid w:val="4EFE60CA"/>
    <w:rsid w:val="4F0099D5"/>
    <w:rsid w:val="4F0300C1"/>
    <w:rsid w:val="4F0A703C"/>
    <w:rsid w:val="4F16F7D1"/>
    <w:rsid w:val="4F1CA2FF"/>
    <w:rsid w:val="4F37A5F7"/>
    <w:rsid w:val="4F394822"/>
    <w:rsid w:val="4F46D46E"/>
    <w:rsid w:val="4F4CBEF6"/>
    <w:rsid w:val="4F60F318"/>
    <w:rsid w:val="4F63FC64"/>
    <w:rsid w:val="4F653162"/>
    <w:rsid w:val="4F667496"/>
    <w:rsid w:val="4F6CEA3F"/>
    <w:rsid w:val="4F76E9C1"/>
    <w:rsid w:val="4F781D6F"/>
    <w:rsid w:val="4F7DF516"/>
    <w:rsid w:val="4F7EB69A"/>
    <w:rsid w:val="4F85EA1C"/>
    <w:rsid w:val="4F8B5F52"/>
    <w:rsid w:val="4F8B781C"/>
    <w:rsid w:val="4F8BB9BA"/>
    <w:rsid w:val="4FA4855D"/>
    <w:rsid w:val="4FADF139"/>
    <w:rsid w:val="4FB3ACEB"/>
    <w:rsid w:val="4FB978BD"/>
    <w:rsid w:val="4FBA4A9E"/>
    <w:rsid w:val="4FBC04E2"/>
    <w:rsid w:val="4FC5C89D"/>
    <w:rsid w:val="4FCF1B51"/>
    <w:rsid w:val="4FD7D036"/>
    <w:rsid w:val="4FE19AD0"/>
    <w:rsid w:val="4FE79434"/>
    <w:rsid w:val="4FE89134"/>
    <w:rsid w:val="4FE89FBC"/>
    <w:rsid w:val="4FE8C37E"/>
    <w:rsid w:val="4FF146C5"/>
    <w:rsid w:val="4FFD0770"/>
    <w:rsid w:val="50011619"/>
    <w:rsid w:val="5009880F"/>
    <w:rsid w:val="500A6D99"/>
    <w:rsid w:val="500D4DAB"/>
    <w:rsid w:val="500FBC11"/>
    <w:rsid w:val="501BF380"/>
    <w:rsid w:val="50207CB1"/>
    <w:rsid w:val="5022F4A6"/>
    <w:rsid w:val="5024E59F"/>
    <w:rsid w:val="5027964A"/>
    <w:rsid w:val="502CA325"/>
    <w:rsid w:val="502D5630"/>
    <w:rsid w:val="50316BAE"/>
    <w:rsid w:val="5031CCE0"/>
    <w:rsid w:val="50320581"/>
    <w:rsid w:val="503213CE"/>
    <w:rsid w:val="5035E629"/>
    <w:rsid w:val="5036365A"/>
    <w:rsid w:val="5039E168"/>
    <w:rsid w:val="503B6BAD"/>
    <w:rsid w:val="50469BFB"/>
    <w:rsid w:val="505A9C18"/>
    <w:rsid w:val="5065E9F3"/>
    <w:rsid w:val="507AF689"/>
    <w:rsid w:val="5080DC4E"/>
    <w:rsid w:val="5089F828"/>
    <w:rsid w:val="5092650A"/>
    <w:rsid w:val="5097CBF7"/>
    <w:rsid w:val="509A04AB"/>
    <w:rsid w:val="509D4A11"/>
    <w:rsid w:val="50A4EC94"/>
    <w:rsid w:val="50A6E89E"/>
    <w:rsid w:val="50ACF858"/>
    <w:rsid w:val="50B6058B"/>
    <w:rsid w:val="50B6895D"/>
    <w:rsid w:val="50C123FD"/>
    <w:rsid w:val="50C20748"/>
    <w:rsid w:val="50D1F5C2"/>
    <w:rsid w:val="50D59C65"/>
    <w:rsid w:val="50DB9966"/>
    <w:rsid w:val="50E04086"/>
    <w:rsid w:val="50E0BE57"/>
    <w:rsid w:val="50EC26DD"/>
    <w:rsid w:val="50EC3542"/>
    <w:rsid w:val="50F79A25"/>
    <w:rsid w:val="50F839F3"/>
    <w:rsid w:val="50FD6EBE"/>
    <w:rsid w:val="5101777F"/>
    <w:rsid w:val="51059867"/>
    <w:rsid w:val="51071FB1"/>
    <w:rsid w:val="510EEFDA"/>
    <w:rsid w:val="5117E8D0"/>
    <w:rsid w:val="51195A32"/>
    <w:rsid w:val="511B590E"/>
    <w:rsid w:val="512F77DF"/>
    <w:rsid w:val="512F798A"/>
    <w:rsid w:val="5130A451"/>
    <w:rsid w:val="51373EBE"/>
    <w:rsid w:val="513E699E"/>
    <w:rsid w:val="5141ABA7"/>
    <w:rsid w:val="51483A03"/>
    <w:rsid w:val="5149C67D"/>
    <w:rsid w:val="514CC35E"/>
    <w:rsid w:val="51515CBF"/>
    <w:rsid w:val="5159D981"/>
    <w:rsid w:val="5173787A"/>
    <w:rsid w:val="5174F699"/>
    <w:rsid w:val="5175C6A7"/>
    <w:rsid w:val="517AFA93"/>
    <w:rsid w:val="5183CC62"/>
    <w:rsid w:val="518412A1"/>
    <w:rsid w:val="5186CACB"/>
    <w:rsid w:val="518C82AD"/>
    <w:rsid w:val="51A3F6BA"/>
    <w:rsid w:val="51A881FB"/>
    <w:rsid w:val="51A8EB47"/>
    <w:rsid w:val="51AB8353"/>
    <w:rsid w:val="51AFF15E"/>
    <w:rsid w:val="51B330A5"/>
    <w:rsid w:val="51B663CE"/>
    <w:rsid w:val="51BF1FDD"/>
    <w:rsid w:val="51DD9454"/>
    <w:rsid w:val="51F08207"/>
    <w:rsid w:val="51FBCDAE"/>
    <w:rsid w:val="51FCAB43"/>
    <w:rsid w:val="5200F613"/>
    <w:rsid w:val="5204EE39"/>
    <w:rsid w:val="520B8355"/>
    <w:rsid w:val="52201004"/>
    <w:rsid w:val="5227CBA5"/>
    <w:rsid w:val="5227DF6C"/>
    <w:rsid w:val="522C289F"/>
    <w:rsid w:val="52359F25"/>
    <w:rsid w:val="523A99B5"/>
    <w:rsid w:val="5243D41C"/>
    <w:rsid w:val="52499EFD"/>
    <w:rsid w:val="524AAA58"/>
    <w:rsid w:val="52528FBE"/>
    <w:rsid w:val="5252FC07"/>
    <w:rsid w:val="525CC8C9"/>
    <w:rsid w:val="52648C35"/>
    <w:rsid w:val="526BA7E2"/>
    <w:rsid w:val="526D740E"/>
    <w:rsid w:val="5274CA89"/>
    <w:rsid w:val="5279B307"/>
    <w:rsid w:val="527B80C9"/>
    <w:rsid w:val="52850A70"/>
    <w:rsid w:val="52869F95"/>
    <w:rsid w:val="52886556"/>
    <w:rsid w:val="52915EAB"/>
    <w:rsid w:val="52936CF0"/>
    <w:rsid w:val="529598A6"/>
    <w:rsid w:val="529B301C"/>
    <w:rsid w:val="529BA688"/>
    <w:rsid w:val="52A0A4CA"/>
    <w:rsid w:val="52A650FA"/>
    <w:rsid w:val="52B13C50"/>
    <w:rsid w:val="52B3AB83"/>
    <w:rsid w:val="52B7DC7E"/>
    <w:rsid w:val="52BDE3CC"/>
    <w:rsid w:val="52C86F66"/>
    <w:rsid w:val="52CD52CF"/>
    <w:rsid w:val="52DCF310"/>
    <w:rsid w:val="52E5E766"/>
    <w:rsid w:val="52E86D33"/>
    <w:rsid w:val="52EE3E8B"/>
    <w:rsid w:val="52F1197F"/>
    <w:rsid w:val="52F22BE2"/>
    <w:rsid w:val="52F2FF80"/>
    <w:rsid w:val="530C3B6C"/>
    <w:rsid w:val="530F2C56"/>
    <w:rsid w:val="531DE09F"/>
    <w:rsid w:val="5325F392"/>
    <w:rsid w:val="532FE5BF"/>
    <w:rsid w:val="53329FAD"/>
    <w:rsid w:val="533F5619"/>
    <w:rsid w:val="53471EC8"/>
    <w:rsid w:val="534D06D4"/>
    <w:rsid w:val="53518880"/>
    <w:rsid w:val="5352BD41"/>
    <w:rsid w:val="5353AECA"/>
    <w:rsid w:val="5354300F"/>
    <w:rsid w:val="5354EC72"/>
    <w:rsid w:val="53584329"/>
    <w:rsid w:val="5363CA48"/>
    <w:rsid w:val="5371E6A3"/>
    <w:rsid w:val="53794FC6"/>
    <w:rsid w:val="537CE989"/>
    <w:rsid w:val="53855CAF"/>
    <w:rsid w:val="538A88B8"/>
    <w:rsid w:val="538B3BD4"/>
    <w:rsid w:val="538BD068"/>
    <w:rsid w:val="538E5F6E"/>
    <w:rsid w:val="539796B9"/>
    <w:rsid w:val="539DD15B"/>
    <w:rsid w:val="539E6735"/>
    <w:rsid w:val="53A8CD96"/>
    <w:rsid w:val="53AA36F5"/>
    <w:rsid w:val="53B7A684"/>
    <w:rsid w:val="53BA086D"/>
    <w:rsid w:val="53D445F9"/>
    <w:rsid w:val="53D808F9"/>
    <w:rsid w:val="53D8179A"/>
    <w:rsid w:val="53DA06E7"/>
    <w:rsid w:val="53DE3E9F"/>
    <w:rsid w:val="53E0D28E"/>
    <w:rsid w:val="53EBCB3A"/>
    <w:rsid w:val="53EC10DB"/>
    <w:rsid w:val="53F20AF3"/>
    <w:rsid w:val="53F48788"/>
    <w:rsid w:val="53F96033"/>
    <w:rsid w:val="53FFA87D"/>
    <w:rsid w:val="54039570"/>
    <w:rsid w:val="5405734B"/>
    <w:rsid w:val="5406AE7E"/>
    <w:rsid w:val="5416D162"/>
    <w:rsid w:val="541E3570"/>
    <w:rsid w:val="54365E0B"/>
    <w:rsid w:val="54379CAB"/>
    <w:rsid w:val="543ED658"/>
    <w:rsid w:val="54404113"/>
    <w:rsid w:val="5445079A"/>
    <w:rsid w:val="54460617"/>
    <w:rsid w:val="544709D9"/>
    <w:rsid w:val="5449634A"/>
    <w:rsid w:val="54498C99"/>
    <w:rsid w:val="544CDB05"/>
    <w:rsid w:val="545995C9"/>
    <w:rsid w:val="5463C8A3"/>
    <w:rsid w:val="546C0F96"/>
    <w:rsid w:val="54709611"/>
    <w:rsid w:val="5470C4ED"/>
    <w:rsid w:val="54715A7B"/>
    <w:rsid w:val="547714C3"/>
    <w:rsid w:val="5485ADE9"/>
    <w:rsid w:val="5494A9AB"/>
    <w:rsid w:val="5496E25E"/>
    <w:rsid w:val="5499054B"/>
    <w:rsid w:val="549A9551"/>
    <w:rsid w:val="54A42F1C"/>
    <w:rsid w:val="54A7C790"/>
    <w:rsid w:val="54B04468"/>
    <w:rsid w:val="54B50BF3"/>
    <w:rsid w:val="54B64320"/>
    <w:rsid w:val="54BA6A5E"/>
    <w:rsid w:val="54C4236F"/>
    <w:rsid w:val="54C483DB"/>
    <w:rsid w:val="54C91312"/>
    <w:rsid w:val="54D11FBC"/>
    <w:rsid w:val="54D546DC"/>
    <w:rsid w:val="54D7D18B"/>
    <w:rsid w:val="54EB6851"/>
    <w:rsid w:val="54ECFFE8"/>
    <w:rsid w:val="54F00A4A"/>
    <w:rsid w:val="54F13385"/>
    <w:rsid w:val="54F3D969"/>
    <w:rsid w:val="54F3EB7F"/>
    <w:rsid w:val="54F5B2BC"/>
    <w:rsid w:val="54F6CA65"/>
    <w:rsid w:val="54F6CDC6"/>
    <w:rsid w:val="54FCAD96"/>
    <w:rsid w:val="5505195B"/>
    <w:rsid w:val="550CDBEB"/>
    <w:rsid w:val="55147C9C"/>
    <w:rsid w:val="551E809F"/>
    <w:rsid w:val="551F8365"/>
    <w:rsid w:val="5523CA39"/>
    <w:rsid w:val="5535D9F1"/>
    <w:rsid w:val="5538C0A5"/>
    <w:rsid w:val="553D39FE"/>
    <w:rsid w:val="553EFECE"/>
    <w:rsid w:val="55422CAF"/>
    <w:rsid w:val="55426F15"/>
    <w:rsid w:val="55427D80"/>
    <w:rsid w:val="5543E811"/>
    <w:rsid w:val="555E402B"/>
    <w:rsid w:val="557092FB"/>
    <w:rsid w:val="557174D3"/>
    <w:rsid w:val="557A70B2"/>
    <w:rsid w:val="557F6EFF"/>
    <w:rsid w:val="55859F52"/>
    <w:rsid w:val="5587E13C"/>
    <w:rsid w:val="558F7943"/>
    <w:rsid w:val="5591E419"/>
    <w:rsid w:val="559AA7FC"/>
    <w:rsid w:val="55A83BFE"/>
    <w:rsid w:val="55A83FAB"/>
    <w:rsid w:val="55ABC09F"/>
    <w:rsid w:val="55AE32E9"/>
    <w:rsid w:val="55B9C6F1"/>
    <w:rsid w:val="55B9DF29"/>
    <w:rsid w:val="55BCD7EB"/>
    <w:rsid w:val="55BF7BB1"/>
    <w:rsid w:val="55C3D81B"/>
    <w:rsid w:val="55C71855"/>
    <w:rsid w:val="55CCADA5"/>
    <w:rsid w:val="55D3474A"/>
    <w:rsid w:val="55D35ACD"/>
    <w:rsid w:val="55DD79F2"/>
    <w:rsid w:val="55E39CE0"/>
    <w:rsid w:val="55F2B99E"/>
    <w:rsid w:val="5602172E"/>
    <w:rsid w:val="5608EB6D"/>
    <w:rsid w:val="560F86F6"/>
    <w:rsid w:val="5617B943"/>
    <w:rsid w:val="561A4BEE"/>
    <w:rsid w:val="56238E06"/>
    <w:rsid w:val="5623CC49"/>
    <w:rsid w:val="563574F1"/>
    <w:rsid w:val="5642027F"/>
    <w:rsid w:val="564FB5A1"/>
    <w:rsid w:val="5650DC54"/>
    <w:rsid w:val="5657AC70"/>
    <w:rsid w:val="5658FF4B"/>
    <w:rsid w:val="565A47B9"/>
    <w:rsid w:val="565B2B8F"/>
    <w:rsid w:val="565CC210"/>
    <w:rsid w:val="565D6D39"/>
    <w:rsid w:val="565F0D16"/>
    <w:rsid w:val="5663BC0A"/>
    <w:rsid w:val="56749ED1"/>
    <w:rsid w:val="5676C630"/>
    <w:rsid w:val="56849DC5"/>
    <w:rsid w:val="56A43206"/>
    <w:rsid w:val="56A89F53"/>
    <w:rsid w:val="56AA94EC"/>
    <w:rsid w:val="56ACEE17"/>
    <w:rsid w:val="56B934DD"/>
    <w:rsid w:val="56BFBB1D"/>
    <w:rsid w:val="56C30040"/>
    <w:rsid w:val="56D47460"/>
    <w:rsid w:val="56DE8519"/>
    <w:rsid w:val="56E66437"/>
    <w:rsid w:val="56E9B111"/>
    <w:rsid w:val="56F98E0E"/>
    <w:rsid w:val="571312BA"/>
    <w:rsid w:val="5715418A"/>
    <w:rsid w:val="57157967"/>
    <w:rsid w:val="571C16FB"/>
    <w:rsid w:val="571FC2C2"/>
    <w:rsid w:val="5721E34E"/>
    <w:rsid w:val="57266166"/>
    <w:rsid w:val="572CAA6A"/>
    <w:rsid w:val="57337543"/>
    <w:rsid w:val="5737BF1E"/>
    <w:rsid w:val="5739EA6D"/>
    <w:rsid w:val="5741CED2"/>
    <w:rsid w:val="5742E11C"/>
    <w:rsid w:val="574F69C4"/>
    <w:rsid w:val="57550B85"/>
    <w:rsid w:val="576145C4"/>
    <w:rsid w:val="57632014"/>
    <w:rsid w:val="5763DA3D"/>
    <w:rsid w:val="57714F2D"/>
    <w:rsid w:val="57721F33"/>
    <w:rsid w:val="57879D24"/>
    <w:rsid w:val="578A3B96"/>
    <w:rsid w:val="5791ACA0"/>
    <w:rsid w:val="5796951E"/>
    <w:rsid w:val="57A4E53D"/>
    <w:rsid w:val="57AE4D7C"/>
    <w:rsid w:val="57AF955E"/>
    <w:rsid w:val="57B31969"/>
    <w:rsid w:val="57BA2382"/>
    <w:rsid w:val="57C442BA"/>
    <w:rsid w:val="57C6CF1A"/>
    <w:rsid w:val="57D7A778"/>
    <w:rsid w:val="57D8D94F"/>
    <w:rsid w:val="57DC8254"/>
    <w:rsid w:val="57E217D3"/>
    <w:rsid w:val="57E2D972"/>
    <w:rsid w:val="57F21D3E"/>
    <w:rsid w:val="57F3A220"/>
    <w:rsid w:val="57F48322"/>
    <w:rsid w:val="5803B204"/>
    <w:rsid w:val="5809DCF2"/>
    <w:rsid w:val="58222614"/>
    <w:rsid w:val="582A7578"/>
    <w:rsid w:val="582A8FFE"/>
    <w:rsid w:val="582B83F9"/>
    <w:rsid w:val="5830F96E"/>
    <w:rsid w:val="58329D68"/>
    <w:rsid w:val="5837811A"/>
    <w:rsid w:val="58389B3D"/>
    <w:rsid w:val="58411EA3"/>
    <w:rsid w:val="58412A94"/>
    <w:rsid w:val="58447DB9"/>
    <w:rsid w:val="5853560B"/>
    <w:rsid w:val="5855A116"/>
    <w:rsid w:val="585FD4A6"/>
    <w:rsid w:val="586A524F"/>
    <w:rsid w:val="586CF1E8"/>
    <w:rsid w:val="58759E8F"/>
    <w:rsid w:val="587698D2"/>
    <w:rsid w:val="587A7400"/>
    <w:rsid w:val="58830BA8"/>
    <w:rsid w:val="588602BF"/>
    <w:rsid w:val="5893F7B0"/>
    <w:rsid w:val="589CEC00"/>
    <w:rsid w:val="589F20B1"/>
    <w:rsid w:val="58A2F3E0"/>
    <w:rsid w:val="58A9679F"/>
    <w:rsid w:val="58B7850C"/>
    <w:rsid w:val="58BDD0AC"/>
    <w:rsid w:val="58BEF2C3"/>
    <w:rsid w:val="58C7B17D"/>
    <w:rsid w:val="58CA188F"/>
    <w:rsid w:val="58E18AE1"/>
    <w:rsid w:val="58EDE24A"/>
    <w:rsid w:val="58F44CF6"/>
    <w:rsid w:val="58F9D469"/>
    <w:rsid w:val="58FFAA9E"/>
    <w:rsid w:val="59004783"/>
    <w:rsid w:val="5905EE33"/>
    <w:rsid w:val="59197342"/>
    <w:rsid w:val="592327CF"/>
    <w:rsid w:val="59271E02"/>
    <w:rsid w:val="59344064"/>
    <w:rsid w:val="59375EA6"/>
    <w:rsid w:val="593A3EE4"/>
    <w:rsid w:val="593A4A5C"/>
    <w:rsid w:val="593FDC01"/>
    <w:rsid w:val="594617B8"/>
    <w:rsid w:val="5946E523"/>
    <w:rsid w:val="59531EA7"/>
    <w:rsid w:val="595411E2"/>
    <w:rsid w:val="595F331A"/>
    <w:rsid w:val="5961D8D5"/>
    <w:rsid w:val="59682CBE"/>
    <w:rsid w:val="5968B461"/>
    <w:rsid w:val="5968DD07"/>
    <w:rsid w:val="59759DD0"/>
    <w:rsid w:val="5976CF32"/>
    <w:rsid w:val="5980F690"/>
    <w:rsid w:val="5988FCBB"/>
    <w:rsid w:val="59933127"/>
    <w:rsid w:val="599654FA"/>
    <w:rsid w:val="59A3E6EB"/>
    <w:rsid w:val="59A81965"/>
    <w:rsid w:val="59AC2C8F"/>
    <w:rsid w:val="59AE40F0"/>
    <w:rsid w:val="59B29F88"/>
    <w:rsid w:val="59B2B7E8"/>
    <w:rsid w:val="59B6F65C"/>
    <w:rsid w:val="59B89EC7"/>
    <w:rsid w:val="59C06C5F"/>
    <w:rsid w:val="59C1BDDF"/>
    <w:rsid w:val="59C9472E"/>
    <w:rsid w:val="59CEA7F2"/>
    <w:rsid w:val="59D89DE9"/>
    <w:rsid w:val="59DC99BA"/>
    <w:rsid w:val="59DEE28D"/>
    <w:rsid w:val="59EF4124"/>
    <w:rsid w:val="59EF8B04"/>
    <w:rsid w:val="59F18DDA"/>
    <w:rsid w:val="59FD8B9E"/>
    <w:rsid w:val="59FE048A"/>
    <w:rsid w:val="5A05A8ED"/>
    <w:rsid w:val="5A0605E4"/>
    <w:rsid w:val="5A1B0C10"/>
    <w:rsid w:val="5A1CD33E"/>
    <w:rsid w:val="5A201EF3"/>
    <w:rsid w:val="5A21ABCC"/>
    <w:rsid w:val="5A2960C5"/>
    <w:rsid w:val="5A2D91BB"/>
    <w:rsid w:val="5A37C7D4"/>
    <w:rsid w:val="5A419950"/>
    <w:rsid w:val="5A469367"/>
    <w:rsid w:val="5A478F86"/>
    <w:rsid w:val="5A52665C"/>
    <w:rsid w:val="5A5BFA4E"/>
    <w:rsid w:val="5A620B99"/>
    <w:rsid w:val="5A641029"/>
    <w:rsid w:val="5A64BDC4"/>
    <w:rsid w:val="5A6999B9"/>
    <w:rsid w:val="5A7A81DE"/>
    <w:rsid w:val="5A7C11C8"/>
    <w:rsid w:val="5A7D3E53"/>
    <w:rsid w:val="5A8B8732"/>
    <w:rsid w:val="5AA01842"/>
    <w:rsid w:val="5AA3C8E0"/>
    <w:rsid w:val="5AA7A9F4"/>
    <w:rsid w:val="5AA8CE60"/>
    <w:rsid w:val="5AAA1FE7"/>
    <w:rsid w:val="5AB3FD2D"/>
    <w:rsid w:val="5AB869B9"/>
    <w:rsid w:val="5ABE9272"/>
    <w:rsid w:val="5AC304A2"/>
    <w:rsid w:val="5AD19E4F"/>
    <w:rsid w:val="5AEB71F3"/>
    <w:rsid w:val="5AF4EC0D"/>
    <w:rsid w:val="5AF6693D"/>
    <w:rsid w:val="5AFB25FF"/>
    <w:rsid w:val="5AFFBC25"/>
    <w:rsid w:val="5B016BAC"/>
    <w:rsid w:val="5B069ACB"/>
    <w:rsid w:val="5B158015"/>
    <w:rsid w:val="5B244D77"/>
    <w:rsid w:val="5B25DCD1"/>
    <w:rsid w:val="5B2DC83F"/>
    <w:rsid w:val="5B378A6C"/>
    <w:rsid w:val="5B3E80BB"/>
    <w:rsid w:val="5B40018E"/>
    <w:rsid w:val="5B47D28B"/>
    <w:rsid w:val="5B4D43C3"/>
    <w:rsid w:val="5B4EB4A3"/>
    <w:rsid w:val="5B590BA6"/>
    <w:rsid w:val="5B5DB45D"/>
    <w:rsid w:val="5B6A79A2"/>
    <w:rsid w:val="5B74DCD9"/>
    <w:rsid w:val="5B783E76"/>
    <w:rsid w:val="5B85E4DF"/>
    <w:rsid w:val="5B8A9413"/>
    <w:rsid w:val="5B8AE369"/>
    <w:rsid w:val="5B8E107E"/>
    <w:rsid w:val="5B8E15ED"/>
    <w:rsid w:val="5B967CF6"/>
    <w:rsid w:val="5B96E24D"/>
    <w:rsid w:val="5B98639D"/>
    <w:rsid w:val="5B9C02B4"/>
    <w:rsid w:val="5B9C7A8C"/>
    <w:rsid w:val="5BA54141"/>
    <w:rsid w:val="5BAAD7D9"/>
    <w:rsid w:val="5BAAE1FA"/>
    <w:rsid w:val="5BABC9C8"/>
    <w:rsid w:val="5BB41F48"/>
    <w:rsid w:val="5BB9982E"/>
    <w:rsid w:val="5BBE26EC"/>
    <w:rsid w:val="5BC4ED90"/>
    <w:rsid w:val="5BD3F1DE"/>
    <w:rsid w:val="5BDDD688"/>
    <w:rsid w:val="5BDEC27A"/>
    <w:rsid w:val="5BECF79C"/>
    <w:rsid w:val="5BEE9635"/>
    <w:rsid w:val="5BEF92B6"/>
    <w:rsid w:val="5BFB59C1"/>
    <w:rsid w:val="5C035C68"/>
    <w:rsid w:val="5C0BB7AA"/>
    <w:rsid w:val="5C0FA9ED"/>
    <w:rsid w:val="5C1ED398"/>
    <w:rsid w:val="5C232C60"/>
    <w:rsid w:val="5C2CBBB6"/>
    <w:rsid w:val="5C2CE7BD"/>
    <w:rsid w:val="5C34438D"/>
    <w:rsid w:val="5C374B60"/>
    <w:rsid w:val="5C37DCD5"/>
    <w:rsid w:val="5C3AB0C3"/>
    <w:rsid w:val="5C3D592F"/>
    <w:rsid w:val="5C3EC295"/>
    <w:rsid w:val="5C3FF6D8"/>
    <w:rsid w:val="5C47EB2E"/>
    <w:rsid w:val="5C4AE20D"/>
    <w:rsid w:val="5C52EA24"/>
    <w:rsid w:val="5C572494"/>
    <w:rsid w:val="5C5FF5EE"/>
    <w:rsid w:val="5C631985"/>
    <w:rsid w:val="5C63EC48"/>
    <w:rsid w:val="5C813A7D"/>
    <w:rsid w:val="5C8783F1"/>
    <w:rsid w:val="5C960EEB"/>
    <w:rsid w:val="5C990E28"/>
    <w:rsid w:val="5CA2911F"/>
    <w:rsid w:val="5CABA34A"/>
    <w:rsid w:val="5CB1B95D"/>
    <w:rsid w:val="5CB7A940"/>
    <w:rsid w:val="5CB917B4"/>
    <w:rsid w:val="5CB93143"/>
    <w:rsid w:val="5CC345E6"/>
    <w:rsid w:val="5CCAC22B"/>
    <w:rsid w:val="5CDA8649"/>
    <w:rsid w:val="5CDC08D0"/>
    <w:rsid w:val="5CE3E055"/>
    <w:rsid w:val="5CEB02CC"/>
    <w:rsid w:val="5CEEFF48"/>
    <w:rsid w:val="5CF6EF8E"/>
    <w:rsid w:val="5CFDAC39"/>
    <w:rsid w:val="5D0BB212"/>
    <w:rsid w:val="5D1F0CE9"/>
    <w:rsid w:val="5D254564"/>
    <w:rsid w:val="5D2B6433"/>
    <w:rsid w:val="5D3087CE"/>
    <w:rsid w:val="5D30A4F1"/>
    <w:rsid w:val="5D32B1FE"/>
    <w:rsid w:val="5D364BC1"/>
    <w:rsid w:val="5D3D0450"/>
    <w:rsid w:val="5D512601"/>
    <w:rsid w:val="5D52DD45"/>
    <w:rsid w:val="5D541224"/>
    <w:rsid w:val="5D5983FE"/>
    <w:rsid w:val="5D59D904"/>
    <w:rsid w:val="5D59EAC4"/>
    <w:rsid w:val="5D5ACA13"/>
    <w:rsid w:val="5D62717E"/>
    <w:rsid w:val="5D6BAE97"/>
    <w:rsid w:val="5D6CF69B"/>
    <w:rsid w:val="5D7317C1"/>
    <w:rsid w:val="5D7725C7"/>
    <w:rsid w:val="5D78FF1B"/>
    <w:rsid w:val="5D805C81"/>
    <w:rsid w:val="5D806A69"/>
    <w:rsid w:val="5D86469C"/>
    <w:rsid w:val="5D87D742"/>
    <w:rsid w:val="5D89544D"/>
    <w:rsid w:val="5D8A4CB3"/>
    <w:rsid w:val="5DA65DD7"/>
    <w:rsid w:val="5DB4D4C4"/>
    <w:rsid w:val="5DBDCE86"/>
    <w:rsid w:val="5DCB0B2D"/>
    <w:rsid w:val="5DCBB0F4"/>
    <w:rsid w:val="5DDB5AF3"/>
    <w:rsid w:val="5DDCF884"/>
    <w:rsid w:val="5DE25F26"/>
    <w:rsid w:val="5DED48A7"/>
    <w:rsid w:val="5DF57820"/>
    <w:rsid w:val="5DF824D5"/>
    <w:rsid w:val="5E0548CF"/>
    <w:rsid w:val="5E1701CB"/>
    <w:rsid w:val="5E1C9CE9"/>
    <w:rsid w:val="5E20E20B"/>
    <w:rsid w:val="5E2543BC"/>
    <w:rsid w:val="5E2A5A5B"/>
    <w:rsid w:val="5E2CDA48"/>
    <w:rsid w:val="5E329A25"/>
    <w:rsid w:val="5E32FE4C"/>
    <w:rsid w:val="5E48D005"/>
    <w:rsid w:val="5E49ACA0"/>
    <w:rsid w:val="5E5F241C"/>
    <w:rsid w:val="5E65CE81"/>
    <w:rsid w:val="5E678C6E"/>
    <w:rsid w:val="5E6CCACC"/>
    <w:rsid w:val="5E71A62C"/>
    <w:rsid w:val="5E72A856"/>
    <w:rsid w:val="5E9ADD22"/>
    <w:rsid w:val="5EABBC87"/>
    <w:rsid w:val="5EAC168C"/>
    <w:rsid w:val="5EAEAF95"/>
    <w:rsid w:val="5EB370EB"/>
    <w:rsid w:val="5EC4D8B5"/>
    <w:rsid w:val="5EC8262B"/>
    <w:rsid w:val="5ED13225"/>
    <w:rsid w:val="5ED21C22"/>
    <w:rsid w:val="5ED84479"/>
    <w:rsid w:val="5EDB6718"/>
    <w:rsid w:val="5EDC9955"/>
    <w:rsid w:val="5EE3376F"/>
    <w:rsid w:val="5EE470F7"/>
    <w:rsid w:val="5EE4A62F"/>
    <w:rsid w:val="5EED9009"/>
    <w:rsid w:val="5EFC1514"/>
    <w:rsid w:val="5EFDB228"/>
    <w:rsid w:val="5F0561A3"/>
    <w:rsid w:val="5F191FCF"/>
    <w:rsid w:val="5F1E0E37"/>
    <w:rsid w:val="5F1E85F1"/>
    <w:rsid w:val="5F22F46E"/>
    <w:rsid w:val="5F27C700"/>
    <w:rsid w:val="5F2C7202"/>
    <w:rsid w:val="5F3982B7"/>
    <w:rsid w:val="5F3A8A03"/>
    <w:rsid w:val="5F3B7B09"/>
    <w:rsid w:val="5F3F29AB"/>
    <w:rsid w:val="5F4187CB"/>
    <w:rsid w:val="5F433617"/>
    <w:rsid w:val="5F473BB6"/>
    <w:rsid w:val="5F512282"/>
    <w:rsid w:val="5F59E989"/>
    <w:rsid w:val="5F5CC736"/>
    <w:rsid w:val="5F64F998"/>
    <w:rsid w:val="5F656899"/>
    <w:rsid w:val="5F66FDD6"/>
    <w:rsid w:val="5F70EFC4"/>
    <w:rsid w:val="5F7C56DB"/>
    <w:rsid w:val="5F845DD0"/>
    <w:rsid w:val="5F8F8139"/>
    <w:rsid w:val="5F94E1A5"/>
    <w:rsid w:val="5F9965FC"/>
    <w:rsid w:val="5F9C6A12"/>
    <w:rsid w:val="5FA12F14"/>
    <w:rsid w:val="5FA2C4B1"/>
    <w:rsid w:val="5FA31045"/>
    <w:rsid w:val="5FA89B64"/>
    <w:rsid w:val="5FAEF647"/>
    <w:rsid w:val="5FBBA92A"/>
    <w:rsid w:val="5FBFBE32"/>
    <w:rsid w:val="5FCE3CBA"/>
    <w:rsid w:val="5FD80E2B"/>
    <w:rsid w:val="5FDA45ED"/>
    <w:rsid w:val="5FE1C444"/>
    <w:rsid w:val="5FEA0B74"/>
    <w:rsid w:val="5FF120C7"/>
    <w:rsid w:val="5FF3DCE6"/>
    <w:rsid w:val="5FF82877"/>
    <w:rsid w:val="5FFB4814"/>
    <w:rsid w:val="600150C1"/>
    <w:rsid w:val="60081781"/>
    <w:rsid w:val="600C7EE2"/>
    <w:rsid w:val="600E8025"/>
    <w:rsid w:val="6012D415"/>
    <w:rsid w:val="6016B0B0"/>
    <w:rsid w:val="601C4C99"/>
    <w:rsid w:val="601FB1E0"/>
    <w:rsid w:val="60260113"/>
    <w:rsid w:val="60289226"/>
    <w:rsid w:val="603DEC9A"/>
    <w:rsid w:val="604625D1"/>
    <w:rsid w:val="60477FC3"/>
    <w:rsid w:val="6048052F"/>
    <w:rsid w:val="605433BB"/>
    <w:rsid w:val="6056FAFC"/>
    <w:rsid w:val="6058B342"/>
    <w:rsid w:val="6058C62D"/>
    <w:rsid w:val="6067753E"/>
    <w:rsid w:val="60694741"/>
    <w:rsid w:val="6070A807"/>
    <w:rsid w:val="607583FE"/>
    <w:rsid w:val="608488DA"/>
    <w:rsid w:val="6085BAD3"/>
    <w:rsid w:val="6090BA36"/>
    <w:rsid w:val="60943E5D"/>
    <w:rsid w:val="609A7270"/>
    <w:rsid w:val="609CD69D"/>
    <w:rsid w:val="609FB59D"/>
    <w:rsid w:val="60AA820D"/>
    <w:rsid w:val="60B38EBE"/>
    <w:rsid w:val="60BDDEC0"/>
    <w:rsid w:val="60C068BF"/>
    <w:rsid w:val="60C42D71"/>
    <w:rsid w:val="60C706E0"/>
    <w:rsid w:val="60D5F220"/>
    <w:rsid w:val="60E0D971"/>
    <w:rsid w:val="60E9134D"/>
    <w:rsid w:val="60EF3741"/>
    <w:rsid w:val="60FA6FD7"/>
    <w:rsid w:val="60FE2640"/>
    <w:rsid w:val="6102608A"/>
    <w:rsid w:val="6106D9F6"/>
    <w:rsid w:val="610ABC83"/>
    <w:rsid w:val="610CE6CC"/>
    <w:rsid w:val="610FC800"/>
    <w:rsid w:val="61116B69"/>
    <w:rsid w:val="6116CD91"/>
    <w:rsid w:val="61259098"/>
    <w:rsid w:val="612920FB"/>
    <w:rsid w:val="612AACA6"/>
    <w:rsid w:val="61324626"/>
    <w:rsid w:val="6132ADB1"/>
    <w:rsid w:val="61337D3F"/>
    <w:rsid w:val="61374505"/>
    <w:rsid w:val="613CF267"/>
    <w:rsid w:val="61400431"/>
    <w:rsid w:val="61461D73"/>
    <w:rsid w:val="6156C150"/>
    <w:rsid w:val="6158E277"/>
    <w:rsid w:val="615ADC90"/>
    <w:rsid w:val="61777A5D"/>
    <w:rsid w:val="617F52CA"/>
    <w:rsid w:val="6181A09C"/>
    <w:rsid w:val="6184145F"/>
    <w:rsid w:val="618B1B06"/>
    <w:rsid w:val="618C3EE5"/>
    <w:rsid w:val="619ED21B"/>
    <w:rsid w:val="61A49044"/>
    <w:rsid w:val="61A50EEF"/>
    <w:rsid w:val="61A624D0"/>
    <w:rsid w:val="61AB74DE"/>
    <w:rsid w:val="61ADF079"/>
    <w:rsid w:val="61AE34AC"/>
    <w:rsid w:val="61BEDC83"/>
    <w:rsid w:val="61BEDE1B"/>
    <w:rsid w:val="61D4B135"/>
    <w:rsid w:val="61F60A98"/>
    <w:rsid w:val="61FD5D7C"/>
    <w:rsid w:val="6209A6D1"/>
    <w:rsid w:val="6211D27A"/>
    <w:rsid w:val="621B0F8C"/>
    <w:rsid w:val="622CB989"/>
    <w:rsid w:val="623CCC39"/>
    <w:rsid w:val="623E64E8"/>
    <w:rsid w:val="623F4DD3"/>
    <w:rsid w:val="6245DDE2"/>
    <w:rsid w:val="624E1018"/>
    <w:rsid w:val="6256A567"/>
    <w:rsid w:val="626974C4"/>
    <w:rsid w:val="627CF7BA"/>
    <w:rsid w:val="628511ED"/>
    <w:rsid w:val="629490F2"/>
    <w:rsid w:val="629509DD"/>
    <w:rsid w:val="629D1078"/>
    <w:rsid w:val="629E0EFF"/>
    <w:rsid w:val="62A69E13"/>
    <w:rsid w:val="62ABF2AB"/>
    <w:rsid w:val="62AD3BCA"/>
    <w:rsid w:val="62AE48DE"/>
    <w:rsid w:val="62AF185B"/>
    <w:rsid w:val="62BCE0D3"/>
    <w:rsid w:val="62BD9E9C"/>
    <w:rsid w:val="62C05722"/>
    <w:rsid w:val="62CAD325"/>
    <w:rsid w:val="62CB7F07"/>
    <w:rsid w:val="62D63FB2"/>
    <w:rsid w:val="62D97EB3"/>
    <w:rsid w:val="62DCC099"/>
    <w:rsid w:val="62E81A1A"/>
    <w:rsid w:val="62EC66A3"/>
    <w:rsid w:val="62F51D77"/>
    <w:rsid w:val="62FB79AB"/>
    <w:rsid w:val="630CC697"/>
    <w:rsid w:val="6318D09D"/>
    <w:rsid w:val="631E4B83"/>
    <w:rsid w:val="63206535"/>
    <w:rsid w:val="6323A2D0"/>
    <w:rsid w:val="6324684C"/>
    <w:rsid w:val="63250233"/>
    <w:rsid w:val="632A4004"/>
    <w:rsid w:val="63309739"/>
    <w:rsid w:val="6330CA0A"/>
    <w:rsid w:val="6333ABC2"/>
    <w:rsid w:val="6333E3E6"/>
    <w:rsid w:val="633965CA"/>
    <w:rsid w:val="633E04FF"/>
    <w:rsid w:val="63425A6D"/>
    <w:rsid w:val="634439D8"/>
    <w:rsid w:val="634C75FD"/>
    <w:rsid w:val="634F176F"/>
    <w:rsid w:val="6355FDE2"/>
    <w:rsid w:val="635734F3"/>
    <w:rsid w:val="636304C6"/>
    <w:rsid w:val="636DEF66"/>
    <w:rsid w:val="636E25CE"/>
    <w:rsid w:val="6371E5AD"/>
    <w:rsid w:val="6374CB82"/>
    <w:rsid w:val="637A2B0E"/>
    <w:rsid w:val="637F2E56"/>
    <w:rsid w:val="6382E0A4"/>
    <w:rsid w:val="639DBA07"/>
    <w:rsid w:val="639F1D64"/>
    <w:rsid w:val="63A1DBC9"/>
    <w:rsid w:val="63BC7885"/>
    <w:rsid w:val="63D05A1D"/>
    <w:rsid w:val="63D5BBDD"/>
    <w:rsid w:val="63E062BE"/>
    <w:rsid w:val="63F0FAAE"/>
    <w:rsid w:val="63F230FA"/>
    <w:rsid w:val="63F3772D"/>
    <w:rsid w:val="63F46E9A"/>
    <w:rsid w:val="63F860AF"/>
    <w:rsid w:val="64019AD2"/>
    <w:rsid w:val="64135ABE"/>
    <w:rsid w:val="641392A3"/>
    <w:rsid w:val="641C6172"/>
    <w:rsid w:val="641C6889"/>
    <w:rsid w:val="6430A310"/>
    <w:rsid w:val="6433C5AE"/>
    <w:rsid w:val="64453000"/>
    <w:rsid w:val="6455F2D2"/>
    <w:rsid w:val="645865BF"/>
    <w:rsid w:val="64597EAD"/>
    <w:rsid w:val="6461EB8C"/>
    <w:rsid w:val="646B1E01"/>
    <w:rsid w:val="647CE5E7"/>
    <w:rsid w:val="6483B828"/>
    <w:rsid w:val="6483FF66"/>
    <w:rsid w:val="64917CFA"/>
    <w:rsid w:val="649D4F11"/>
    <w:rsid w:val="64A0139E"/>
    <w:rsid w:val="64A6A164"/>
    <w:rsid w:val="64B85066"/>
    <w:rsid w:val="64D0B5AB"/>
    <w:rsid w:val="64D45375"/>
    <w:rsid w:val="64D5D2B9"/>
    <w:rsid w:val="64E6E8B0"/>
    <w:rsid w:val="64E744E7"/>
    <w:rsid w:val="64F2971E"/>
    <w:rsid w:val="64F767F5"/>
    <w:rsid w:val="65079DD2"/>
    <w:rsid w:val="650950FB"/>
    <w:rsid w:val="651018C0"/>
    <w:rsid w:val="65140540"/>
    <w:rsid w:val="65283549"/>
    <w:rsid w:val="6528F11B"/>
    <w:rsid w:val="6529A97D"/>
    <w:rsid w:val="652B43F1"/>
    <w:rsid w:val="652C386A"/>
    <w:rsid w:val="652E9668"/>
    <w:rsid w:val="653D1C08"/>
    <w:rsid w:val="653D8FD5"/>
    <w:rsid w:val="653F3FFF"/>
    <w:rsid w:val="654DE4A6"/>
    <w:rsid w:val="654EE22D"/>
    <w:rsid w:val="655848E6"/>
    <w:rsid w:val="65629E5C"/>
    <w:rsid w:val="656D781C"/>
    <w:rsid w:val="65720148"/>
    <w:rsid w:val="6574AF7C"/>
    <w:rsid w:val="657A9836"/>
    <w:rsid w:val="657BA7E9"/>
    <w:rsid w:val="657CFDEF"/>
    <w:rsid w:val="65820F4A"/>
    <w:rsid w:val="6586F2FB"/>
    <w:rsid w:val="658D9E46"/>
    <w:rsid w:val="6598AAA3"/>
    <w:rsid w:val="659A29BA"/>
    <w:rsid w:val="659C8192"/>
    <w:rsid w:val="659FFFE5"/>
    <w:rsid w:val="65A2C3E8"/>
    <w:rsid w:val="65A5CA53"/>
    <w:rsid w:val="65AE85B7"/>
    <w:rsid w:val="65C46058"/>
    <w:rsid w:val="65C9D7B5"/>
    <w:rsid w:val="65D4604C"/>
    <w:rsid w:val="65D560C3"/>
    <w:rsid w:val="65DCCA4A"/>
    <w:rsid w:val="65DD2F9F"/>
    <w:rsid w:val="65E0CB1E"/>
    <w:rsid w:val="65E15C48"/>
    <w:rsid w:val="65E2B52D"/>
    <w:rsid w:val="65E50662"/>
    <w:rsid w:val="65EE4E22"/>
    <w:rsid w:val="65F0B0EF"/>
    <w:rsid w:val="65F5469F"/>
    <w:rsid w:val="65FDD73C"/>
    <w:rsid w:val="6605DB49"/>
    <w:rsid w:val="6606EE62"/>
    <w:rsid w:val="660D6A90"/>
    <w:rsid w:val="66132B3D"/>
    <w:rsid w:val="66138083"/>
    <w:rsid w:val="6614B7A9"/>
    <w:rsid w:val="661FCA29"/>
    <w:rsid w:val="6626024D"/>
    <w:rsid w:val="662E249A"/>
    <w:rsid w:val="6634369C"/>
    <w:rsid w:val="663AA301"/>
    <w:rsid w:val="663AD001"/>
    <w:rsid w:val="663F8345"/>
    <w:rsid w:val="6640863B"/>
    <w:rsid w:val="6649AE67"/>
    <w:rsid w:val="66524543"/>
    <w:rsid w:val="66575D6E"/>
    <w:rsid w:val="66621155"/>
    <w:rsid w:val="6677E53F"/>
    <w:rsid w:val="667AB8E0"/>
    <w:rsid w:val="66820C36"/>
    <w:rsid w:val="668AC3DE"/>
    <w:rsid w:val="66ADB6E1"/>
    <w:rsid w:val="66B28762"/>
    <w:rsid w:val="66B746B3"/>
    <w:rsid w:val="66B8867A"/>
    <w:rsid w:val="66BB248A"/>
    <w:rsid w:val="66BB742B"/>
    <w:rsid w:val="66C03F10"/>
    <w:rsid w:val="66C80EDE"/>
    <w:rsid w:val="66CA2E01"/>
    <w:rsid w:val="66CB9FC1"/>
    <w:rsid w:val="66CC54F3"/>
    <w:rsid w:val="66CDF556"/>
    <w:rsid w:val="66E08E18"/>
    <w:rsid w:val="66E11DD3"/>
    <w:rsid w:val="66E976DD"/>
    <w:rsid w:val="66EC4E5F"/>
    <w:rsid w:val="66ED25F2"/>
    <w:rsid w:val="66FC70A7"/>
    <w:rsid w:val="67006CA9"/>
    <w:rsid w:val="670574C8"/>
    <w:rsid w:val="6708495D"/>
    <w:rsid w:val="6719F4E2"/>
    <w:rsid w:val="67241E6D"/>
    <w:rsid w:val="672A1E4D"/>
    <w:rsid w:val="672AEE62"/>
    <w:rsid w:val="67355660"/>
    <w:rsid w:val="67365A65"/>
    <w:rsid w:val="67428D74"/>
    <w:rsid w:val="67464883"/>
    <w:rsid w:val="67468024"/>
    <w:rsid w:val="674BEC4D"/>
    <w:rsid w:val="674C8167"/>
    <w:rsid w:val="67555BE2"/>
    <w:rsid w:val="67568742"/>
    <w:rsid w:val="6756F1AD"/>
    <w:rsid w:val="6758E9FC"/>
    <w:rsid w:val="676C1F97"/>
    <w:rsid w:val="676E5923"/>
    <w:rsid w:val="67738371"/>
    <w:rsid w:val="6774112E"/>
    <w:rsid w:val="67746962"/>
    <w:rsid w:val="678BE49A"/>
    <w:rsid w:val="6795F4B4"/>
    <w:rsid w:val="679A3337"/>
    <w:rsid w:val="679F1BE1"/>
    <w:rsid w:val="679F2D40"/>
    <w:rsid w:val="67AD15E1"/>
    <w:rsid w:val="67AD9B4B"/>
    <w:rsid w:val="67B29415"/>
    <w:rsid w:val="67B54C45"/>
    <w:rsid w:val="67C72E0F"/>
    <w:rsid w:val="67CF4BAB"/>
    <w:rsid w:val="67CF8A99"/>
    <w:rsid w:val="67D341B7"/>
    <w:rsid w:val="67D654BD"/>
    <w:rsid w:val="67E0DC32"/>
    <w:rsid w:val="67E182BE"/>
    <w:rsid w:val="67E53AE5"/>
    <w:rsid w:val="67E5D5F2"/>
    <w:rsid w:val="67E72B94"/>
    <w:rsid w:val="67FB6621"/>
    <w:rsid w:val="6806CA33"/>
    <w:rsid w:val="680CBCDC"/>
    <w:rsid w:val="681A4BD6"/>
    <w:rsid w:val="6823FCF4"/>
    <w:rsid w:val="682B9A54"/>
    <w:rsid w:val="683A07BC"/>
    <w:rsid w:val="683A503A"/>
    <w:rsid w:val="68531714"/>
    <w:rsid w:val="6854A682"/>
    <w:rsid w:val="6858F8BD"/>
    <w:rsid w:val="685F9E9A"/>
    <w:rsid w:val="68682554"/>
    <w:rsid w:val="686B71A2"/>
    <w:rsid w:val="6873799D"/>
    <w:rsid w:val="687CE7B0"/>
    <w:rsid w:val="687DE1AE"/>
    <w:rsid w:val="6884CA5C"/>
    <w:rsid w:val="68866C97"/>
    <w:rsid w:val="68884A7F"/>
    <w:rsid w:val="689142FC"/>
    <w:rsid w:val="6896F1C7"/>
    <w:rsid w:val="689B3EEA"/>
    <w:rsid w:val="68AC7938"/>
    <w:rsid w:val="68B91C26"/>
    <w:rsid w:val="68BF94D7"/>
    <w:rsid w:val="68C3E5D6"/>
    <w:rsid w:val="68D1AAF2"/>
    <w:rsid w:val="68D1E15A"/>
    <w:rsid w:val="68D44D1D"/>
    <w:rsid w:val="68D7A0A7"/>
    <w:rsid w:val="68E1984A"/>
    <w:rsid w:val="68EFBF24"/>
    <w:rsid w:val="68F93E87"/>
    <w:rsid w:val="690460C0"/>
    <w:rsid w:val="690C4FA9"/>
    <w:rsid w:val="6912238F"/>
    <w:rsid w:val="691A42EB"/>
    <w:rsid w:val="69205BD8"/>
    <w:rsid w:val="692566C7"/>
    <w:rsid w:val="692977A3"/>
    <w:rsid w:val="6929EFE0"/>
    <w:rsid w:val="692F2364"/>
    <w:rsid w:val="692F365D"/>
    <w:rsid w:val="69348C14"/>
    <w:rsid w:val="693FD056"/>
    <w:rsid w:val="69442C43"/>
    <w:rsid w:val="694B7407"/>
    <w:rsid w:val="694FB16F"/>
    <w:rsid w:val="695377EE"/>
    <w:rsid w:val="695CD584"/>
    <w:rsid w:val="695F9AD4"/>
    <w:rsid w:val="697497FC"/>
    <w:rsid w:val="69771F1F"/>
    <w:rsid w:val="69792882"/>
    <w:rsid w:val="697AA660"/>
    <w:rsid w:val="69846814"/>
    <w:rsid w:val="698AF86D"/>
    <w:rsid w:val="698CC004"/>
    <w:rsid w:val="6992B878"/>
    <w:rsid w:val="699A2A72"/>
    <w:rsid w:val="699B1090"/>
    <w:rsid w:val="699B81EF"/>
    <w:rsid w:val="699E7E9F"/>
    <w:rsid w:val="69A4E716"/>
    <w:rsid w:val="69A70E0B"/>
    <w:rsid w:val="69AAA6CC"/>
    <w:rsid w:val="69AC5BB3"/>
    <w:rsid w:val="69B00978"/>
    <w:rsid w:val="69B0405E"/>
    <w:rsid w:val="69B18258"/>
    <w:rsid w:val="69CA45D9"/>
    <w:rsid w:val="69DC47B9"/>
    <w:rsid w:val="69F6DE98"/>
    <w:rsid w:val="69FFE015"/>
    <w:rsid w:val="6A183E05"/>
    <w:rsid w:val="6A315622"/>
    <w:rsid w:val="6A33E053"/>
    <w:rsid w:val="6A3F4165"/>
    <w:rsid w:val="6A41043C"/>
    <w:rsid w:val="6A43791E"/>
    <w:rsid w:val="6A452A66"/>
    <w:rsid w:val="6A48119F"/>
    <w:rsid w:val="6A48CF38"/>
    <w:rsid w:val="6A4A9C5B"/>
    <w:rsid w:val="6A51D06E"/>
    <w:rsid w:val="6A645C97"/>
    <w:rsid w:val="6A663597"/>
    <w:rsid w:val="6A6B37D1"/>
    <w:rsid w:val="6A6D80AE"/>
    <w:rsid w:val="6A6DD281"/>
    <w:rsid w:val="6A726890"/>
    <w:rsid w:val="6A754BF4"/>
    <w:rsid w:val="6A75ADF6"/>
    <w:rsid w:val="6A845917"/>
    <w:rsid w:val="6A848FF3"/>
    <w:rsid w:val="6A84E33D"/>
    <w:rsid w:val="6A91645E"/>
    <w:rsid w:val="6A9C720E"/>
    <w:rsid w:val="6AA8200A"/>
    <w:rsid w:val="6AA998EF"/>
    <w:rsid w:val="6AAC2488"/>
    <w:rsid w:val="6AAF5E5B"/>
    <w:rsid w:val="6AB697C3"/>
    <w:rsid w:val="6ABDEFCE"/>
    <w:rsid w:val="6AC1D9BB"/>
    <w:rsid w:val="6AC9E0E3"/>
    <w:rsid w:val="6ACD334E"/>
    <w:rsid w:val="6AD319D4"/>
    <w:rsid w:val="6ADA6C38"/>
    <w:rsid w:val="6AE79621"/>
    <w:rsid w:val="6AF24145"/>
    <w:rsid w:val="6AF7C4B7"/>
    <w:rsid w:val="6AFD5EE6"/>
    <w:rsid w:val="6AFD783B"/>
    <w:rsid w:val="6B04F44C"/>
    <w:rsid w:val="6B1D496B"/>
    <w:rsid w:val="6B2684B6"/>
    <w:rsid w:val="6B273245"/>
    <w:rsid w:val="6B292178"/>
    <w:rsid w:val="6B29B60F"/>
    <w:rsid w:val="6B2EE987"/>
    <w:rsid w:val="6B336D4B"/>
    <w:rsid w:val="6B33E321"/>
    <w:rsid w:val="6B35A88B"/>
    <w:rsid w:val="6B36CEBE"/>
    <w:rsid w:val="6B3F6C8D"/>
    <w:rsid w:val="6B4A00DA"/>
    <w:rsid w:val="6B4C88AD"/>
    <w:rsid w:val="6B4E2A03"/>
    <w:rsid w:val="6B59010B"/>
    <w:rsid w:val="6B598C8B"/>
    <w:rsid w:val="6B5C1FB1"/>
    <w:rsid w:val="6B5CA533"/>
    <w:rsid w:val="6B5CFC58"/>
    <w:rsid w:val="6B5DC89C"/>
    <w:rsid w:val="6B60492B"/>
    <w:rsid w:val="6B64B1C7"/>
    <w:rsid w:val="6B678BDC"/>
    <w:rsid w:val="6B6B1601"/>
    <w:rsid w:val="6B6BDA11"/>
    <w:rsid w:val="6B6CA3A8"/>
    <w:rsid w:val="6B85618B"/>
    <w:rsid w:val="6B86A695"/>
    <w:rsid w:val="6B8A6846"/>
    <w:rsid w:val="6B8BA066"/>
    <w:rsid w:val="6B99AAF8"/>
    <w:rsid w:val="6B9A2C37"/>
    <w:rsid w:val="6B9ACCC9"/>
    <w:rsid w:val="6B9F5665"/>
    <w:rsid w:val="6BA259E9"/>
    <w:rsid w:val="6BB2B51D"/>
    <w:rsid w:val="6BBCFFB2"/>
    <w:rsid w:val="6BC2802E"/>
    <w:rsid w:val="6BC388C0"/>
    <w:rsid w:val="6BD00098"/>
    <w:rsid w:val="6BD6A5F3"/>
    <w:rsid w:val="6BDBAF9D"/>
    <w:rsid w:val="6BE62EFE"/>
    <w:rsid w:val="6BE7277E"/>
    <w:rsid w:val="6BF25662"/>
    <w:rsid w:val="6C0EF9E2"/>
    <w:rsid w:val="6C181D4D"/>
    <w:rsid w:val="6C21745C"/>
    <w:rsid w:val="6C29C8FA"/>
    <w:rsid w:val="6C2AA50E"/>
    <w:rsid w:val="6C333E20"/>
    <w:rsid w:val="6C37B452"/>
    <w:rsid w:val="6C407C60"/>
    <w:rsid w:val="6C40B464"/>
    <w:rsid w:val="6C47077F"/>
    <w:rsid w:val="6C49162B"/>
    <w:rsid w:val="6C5A1FDF"/>
    <w:rsid w:val="6C628AD5"/>
    <w:rsid w:val="6C65C7DA"/>
    <w:rsid w:val="6C660D72"/>
    <w:rsid w:val="6C682661"/>
    <w:rsid w:val="6C6CA45B"/>
    <w:rsid w:val="6C71FC33"/>
    <w:rsid w:val="6C7BBFB6"/>
    <w:rsid w:val="6C7EDA58"/>
    <w:rsid w:val="6C87FC67"/>
    <w:rsid w:val="6C8C17FA"/>
    <w:rsid w:val="6C8F4FF0"/>
    <w:rsid w:val="6CAAF322"/>
    <w:rsid w:val="6CB106E8"/>
    <w:rsid w:val="6CCED4B9"/>
    <w:rsid w:val="6CDA6B53"/>
    <w:rsid w:val="6CDA7096"/>
    <w:rsid w:val="6CDCE7AF"/>
    <w:rsid w:val="6CEE3FDF"/>
    <w:rsid w:val="6CF11901"/>
    <w:rsid w:val="6CF2A4E1"/>
    <w:rsid w:val="6CFCBB9C"/>
    <w:rsid w:val="6D03623B"/>
    <w:rsid w:val="6D0919D3"/>
    <w:rsid w:val="6D14C396"/>
    <w:rsid w:val="6D1954D3"/>
    <w:rsid w:val="6D2235B5"/>
    <w:rsid w:val="6D264424"/>
    <w:rsid w:val="6D29DB8C"/>
    <w:rsid w:val="6D2BF9A5"/>
    <w:rsid w:val="6D398533"/>
    <w:rsid w:val="6D4DF425"/>
    <w:rsid w:val="6D4FED5E"/>
    <w:rsid w:val="6D5505B0"/>
    <w:rsid w:val="6D5A9C5B"/>
    <w:rsid w:val="6D5F6D74"/>
    <w:rsid w:val="6D5FA898"/>
    <w:rsid w:val="6D660893"/>
    <w:rsid w:val="6D667E05"/>
    <w:rsid w:val="6D6C821D"/>
    <w:rsid w:val="6D6F82A9"/>
    <w:rsid w:val="6D762530"/>
    <w:rsid w:val="6D770F2D"/>
    <w:rsid w:val="6D8C8BD1"/>
    <w:rsid w:val="6D90F2D6"/>
    <w:rsid w:val="6D938705"/>
    <w:rsid w:val="6D97ACA4"/>
    <w:rsid w:val="6D9A19F8"/>
    <w:rsid w:val="6D9FE003"/>
    <w:rsid w:val="6DB13211"/>
    <w:rsid w:val="6DB935D3"/>
    <w:rsid w:val="6DBF1252"/>
    <w:rsid w:val="6DC0D2A8"/>
    <w:rsid w:val="6DC86033"/>
    <w:rsid w:val="6DCD4D66"/>
    <w:rsid w:val="6DCDDF59"/>
    <w:rsid w:val="6DD17F7B"/>
    <w:rsid w:val="6DD48BB1"/>
    <w:rsid w:val="6DD7609D"/>
    <w:rsid w:val="6DDDCCC7"/>
    <w:rsid w:val="6DE28288"/>
    <w:rsid w:val="6DEE25DE"/>
    <w:rsid w:val="6DF8D7EA"/>
    <w:rsid w:val="6E090280"/>
    <w:rsid w:val="6E0C62D2"/>
    <w:rsid w:val="6E11DED1"/>
    <w:rsid w:val="6E1441AB"/>
    <w:rsid w:val="6E1AAAB9"/>
    <w:rsid w:val="6E1BFA6C"/>
    <w:rsid w:val="6E1F36E3"/>
    <w:rsid w:val="6E266E4C"/>
    <w:rsid w:val="6E287E2E"/>
    <w:rsid w:val="6E2B603F"/>
    <w:rsid w:val="6E2C3C0E"/>
    <w:rsid w:val="6E35A0F2"/>
    <w:rsid w:val="6E3953C3"/>
    <w:rsid w:val="6E41084B"/>
    <w:rsid w:val="6E41B190"/>
    <w:rsid w:val="6E551646"/>
    <w:rsid w:val="6E58312B"/>
    <w:rsid w:val="6E6AE404"/>
    <w:rsid w:val="6E6B30BF"/>
    <w:rsid w:val="6E717731"/>
    <w:rsid w:val="6E87295F"/>
    <w:rsid w:val="6E8996F7"/>
    <w:rsid w:val="6E8FA015"/>
    <w:rsid w:val="6E90249D"/>
    <w:rsid w:val="6E9F3C4E"/>
    <w:rsid w:val="6EA6BD7C"/>
    <w:rsid w:val="6EB97A56"/>
    <w:rsid w:val="6EB9B24A"/>
    <w:rsid w:val="6EBBED96"/>
    <w:rsid w:val="6EBDEB5C"/>
    <w:rsid w:val="6ED9E0EC"/>
    <w:rsid w:val="6ED9FAAB"/>
    <w:rsid w:val="6EDC0431"/>
    <w:rsid w:val="6EE85A34"/>
    <w:rsid w:val="6EEC8872"/>
    <w:rsid w:val="6EED7D4D"/>
    <w:rsid w:val="6EFA20F0"/>
    <w:rsid w:val="6EFA3E65"/>
    <w:rsid w:val="6F022F3C"/>
    <w:rsid w:val="6F08FF42"/>
    <w:rsid w:val="6F0A4243"/>
    <w:rsid w:val="6F0B1991"/>
    <w:rsid w:val="6F0EF770"/>
    <w:rsid w:val="6F0F34D1"/>
    <w:rsid w:val="6F187ABD"/>
    <w:rsid w:val="6F21FBA9"/>
    <w:rsid w:val="6F263BEB"/>
    <w:rsid w:val="6F3B5DAA"/>
    <w:rsid w:val="6F3E1134"/>
    <w:rsid w:val="6F3EA410"/>
    <w:rsid w:val="6F3FA59F"/>
    <w:rsid w:val="6F427ACA"/>
    <w:rsid w:val="6F4879D2"/>
    <w:rsid w:val="6F52F526"/>
    <w:rsid w:val="6F60AF5D"/>
    <w:rsid w:val="6F77CF63"/>
    <w:rsid w:val="6F7B4CA3"/>
    <w:rsid w:val="6F85C32B"/>
    <w:rsid w:val="6F8A92CC"/>
    <w:rsid w:val="6F8B3429"/>
    <w:rsid w:val="6F8DD0BC"/>
    <w:rsid w:val="6F967621"/>
    <w:rsid w:val="6F989B10"/>
    <w:rsid w:val="6FA8ED67"/>
    <w:rsid w:val="6FAEB5E6"/>
    <w:rsid w:val="6FC3ADB8"/>
    <w:rsid w:val="6FC7FAB0"/>
    <w:rsid w:val="6FC82DF8"/>
    <w:rsid w:val="6FCEE452"/>
    <w:rsid w:val="6FD082BE"/>
    <w:rsid w:val="6FDCE678"/>
    <w:rsid w:val="6FDF6366"/>
    <w:rsid w:val="6FEFCB11"/>
    <w:rsid w:val="6FF4D98D"/>
    <w:rsid w:val="6FF579C8"/>
    <w:rsid w:val="70035788"/>
    <w:rsid w:val="700AA06B"/>
    <w:rsid w:val="700E0327"/>
    <w:rsid w:val="70201F52"/>
    <w:rsid w:val="70275465"/>
    <w:rsid w:val="702CBA20"/>
    <w:rsid w:val="703505E1"/>
    <w:rsid w:val="70378BB2"/>
    <w:rsid w:val="703AC813"/>
    <w:rsid w:val="703B70CA"/>
    <w:rsid w:val="704C6CCE"/>
    <w:rsid w:val="70549AEC"/>
    <w:rsid w:val="70620D92"/>
    <w:rsid w:val="7063D7A1"/>
    <w:rsid w:val="707D147E"/>
    <w:rsid w:val="7082941A"/>
    <w:rsid w:val="7083F0C3"/>
    <w:rsid w:val="70946715"/>
    <w:rsid w:val="70972AC8"/>
    <w:rsid w:val="70975FBA"/>
    <w:rsid w:val="709B0698"/>
    <w:rsid w:val="70A5CE33"/>
    <w:rsid w:val="70AB28ED"/>
    <w:rsid w:val="70AB8811"/>
    <w:rsid w:val="70ADCBC3"/>
    <w:rsid w:val="70B28AFB"/>
    <w:rsid w:val="70BBEC5C"/>
    <w:rsid w:val="70C16D4A"/>
    <w:rsid w:val="70C96D1C"/>
    <w:rsid w:val="70CB27C7"/>
    <w:rsid w:val="70CCA149"/>
    <w:rsid w:val="70CF32EF"/>
    <w:rsid w:val="70D38122"/>
    <w:rsid w:val="70D58558"/>
    <w:rsid w:val="70D81DF2"/>
    <w:rsid w:val="70DA079F"/>
    <w:rsid w:val="70DD8E24"/>
    <w:rsid w:val="70E1DE77"/>
    <w:rsid w:val="70F99009"/>
    <w:rsid w:val="70FA1D82"/>
    <w:rsid w:val="70FA2211"/>
    <w:rsid w:val="7104C45F"/>
    <w:rsid w:val="71075349"/>
    <w:rsid w:val="71077E57"/>
    <w:rsid w:val="710AC6C4"/>
    <w:rsid w:val="710E66D6"/>
    <w:rsid w:val="71165F37"/>
    <w:rsid w:val="71285607"/>
    <w:rsid w:val="712EE9CE"/>
    <w:rsid w:val="712FA735"/>
    <w:rsid w:val="713CFAFD"/>
    <w:rsid w:val="714091F6"/>
    <w:rsid w:val="7146C83F"/>
    <w:rsid w:val="714C3684"/>
    <w:rsid w:val="7156D7A5"/>
    <w:rsid w:val="7158D350"/>
    <w:rsid w:val="715B44A1"/>
    <w:rsid w:val="715BF700"/>
    <w:rsid w:val="715CFB59"/>
    <w:rsid w:val="71716501"/>
    <w:rsid w:val="7173E457"/>
    <w:rsid w:val="717782B4"/>
    <w:rsid w:val="7177C064"/>
    <w:rsid w:val="717DFB4A"/>
    <w:rsid w:val="71879B17"/>
    <w:rsid w:val="718C8AEF"/>
    <w:rsid w:val="718CDE43"/>
    <w:rsid w:val="719F98ED"/>
    <w:rsid w:val="71A9BCAD"/>
    <w:rsid w:val="71AA5AFA"/>
    <w:rsid w:val="71B253E1"/>
    <w:rsid w:val="71B7F787"/>
    <w:rsid w:val="71C0A7ED"/>
    <w:rsid w:val="71C19D93"/>
    <w:rsid w:val="71CEAE04"/>
    <w:rsid w:val="71DC030C"/>
    <w:rsid w:val="71EA13D2"/>
    <w:rsid w:val="71EBD8E6"/>
    <w:rsid w:val="71EF54E1"/>
    <w:rsid w:val="71F0B26B"/>
    <w:rsid w:val="71F373A1"/>
    <w:rsid w:val="72081C25"/>
    <w:rsid w:val="720E4670"/>
    <w:rsid w:val="7217AD02"/>
    <w:rsid w:val="7224CD19"/>
    <w:rsid w:val="722D31F7"/>
    <w:rsid w:val="723BFCDB"/>
    <w:rsid w:val="72475E21"/>
    <w:rsid w:val="72484C62"/>
    <w:rsid w:val="7248699F"/>
    <w:rsid w:val="7248AA18"/>
    <w:rsid w:val="7248C11E"/>
    <w:rsid w:val="7248F443"/>
    <w:rsid w:val="724DCCE8"/>
    <w:rsid w:val="724EE827"/>
    <w:rsid w:val="72528411"/>
    <w:rsid w:val="7257E978"/>
    <w:rsid w:val="725CE2C4"/>
    <w:rsid w:val="727961C0"/>
    <w:rsid w:val="727CEE54"/>
    <w:rsid w:val="72857B80"/>
    <w:rsid w:val="729837FB"/>
    <w:rsid w:val="729C7643"/>
    <w:rsid w:val="72A4D308"/>
    <w:rsid w:val="72A962E2"/>
    <w:rsid w:val="72AA3737"/>
    <w:rsid w:val="72AECA89"/>
    <w:rsid w:val="72B200D6"/>
    <w:rsid w:val="72B6657C"/>
    <w:rsid w:val="72C5EFD6"/>
    <w:rsid w:val="72D3313C"/>
    <w:rsid w:val="72E6BFE8"/>
    <w:rsid w:val="72ED7F23"/>
    <w:rsid w:val="72EEED80"/>
    <w:rsid w:val="72F2D50F"/>
    <w:rsid w:val="73076B50"/>
    <w:rsid w:val="7308FDF6"/>
    <w:rsid w:val="734E3AF3"/>
    <w:rsid w:val="734E86F3"/>
    <w:rsid w:val="73565E2E"/>
    <w:rsid w:val="73591467"/>
    <w:rsid w:val="7372F9ED"/>
    <w:rsid w:val="7373118C"/>
    <w:rsid w:val="73759C03"/>
    <w:rsid w:val="73766A14"/>
    <w:rsid w:val="7376A5D0"/>
    <w:rsid w:val="737BE9F2"/>
    <w:rsid w:val="737CC8B8"/>
    <w:rsid w:val="7380AA7C"/>
    <w:rsid w:val="738EF917"/>
    <w:rsid w:val="73971873"/>
    <w:rsid w:val="739BE467"/>
    <w:rsid w:val="73B0A861"/>
    <w:rsid w:val="73B493CA"/>
    <w:rsid w:val="73BD63BE"/>
    <w:rsid w:val="73C2FF3D"/>
    <w:rsid w:val="73DF494B"/>
    <w:rsid w:val="73DF7EC6"/>
    <w:rsid w:val="73E63D38"/>
    <w:rsid w:val="73EA0382"/>
    <w:rsid w:val="73EAD7F5"/>
    <w:rsid w:val="7403205B"/>
    <w:rsid w:val="7403731A"/>
    <w:rsid w:val="74081CD1"/>
    <w:rsid w:val="740BA32E"/>
    <w:rsid w:val="741C0783"/>
    <w:rsid w:val="7424547A"/>
    <w:rsid w:val="74334C04"/>
    <w:rsid w:val="7436D1CE"/>
    <w:rsid w:val="743CB7A1"/>
    <w:rsid w:val="743E785A"/>
    <w:rsid w:val="744AA1B3"/>
    <w:rsid w:val="74569D3B"/>
    <w:rsid w:val="7460AD7A"/>
    <w:rsid w:val="7461B1E4"/>
    <w:rsid w:val="74636B27"/>
    <w:rsid w:val="7472AB24"/>
    <w:rsid w:val="7478ED67"/>
    <w:rsid w:val="747D69AC"/>
    <w:rsid w:val="74813B36"/>
    <w:rsid w:val="74899422"/>
    <w:rsid w:val="748CA108"/>
    <w:rsid w:val="74907412"/>
    <w:rsid w:val="74936AFC"/>
    <w:rsid w:val="749A21CF"/>
    <w:rsid w:val="749DE320"/>
    <w:rsid w:val="74A385CD"/>
    <w:rsid w:val="74A53085"/>
    <w:rsid w:val="74B377BA"/>
    <w:rsid w:val="74B4B2C1"/>
    <w:rsid w:val="74BFBBA7"/>
    <w:rsid w:val="74C17754"/>
    <w:rsid w:val="74C1A8AA"/>
    <w:rsid w:val="74CDA718"/>
    <w:rsid w:val="74CE66C8"/>
    <w:rsid w:val="74D0F20A"/>
    <w:rsid w:val="74D75D21"/>
    <w:rsid w:val="74E059C6"/>
    <w:rsid w:val="74E39174"/>
    <w:rsid w:val="74F16CA8"/>
    <w:rsid w:val="74F1F3EB"/>
    <w:rsid w:val="74FCB02F"/>
    <w:rsid w:val="7503037F"/>
    <w:rsid w:val="75036614"/>
    <w:rsid w:val="75084016"/>
    <w:rsid w:val="7509E43D"/>
    <w:rsid w:val="750C11AA"/>
    <w:rsid w:val="7512FBF4"/>
    <w:rsid w:val="7517FA43"/>
    <w:rsid w:val="751F9C03"/>
    <w:rsid w:val="752D5C01"/>
    <w:rsid w:val="7530FD0B"/>
    <w:rsid w:val="75338F40"/>
    <w:rsid w:val="75545698"/>
    <w:rsid w:val="755F709F"/>
    <w:rsid w:val="75616E22"/>
    <w:rsid w:val="7579DB4D"/>
    <w:rsid w:val="7595D6B0"/>
    <w:rsid w:val="759E7570"/>
    <w:rsid w:val="75A15B42"/>
    <w:rsid w:val="75A2646F"/>
    <w:rsid w:val="75A5C1BC"/>
    <w:rsid w:val="75A5C4F3"/>
    <w:rsid w:val="75A8EC7A"/>
    <w:rsid w:val="75AEF838"/>
    <w:rsid w:val="75B47885"/>
    <w:rsid w:val="75B497B2"/>
    <w:rsid w:val="75BD6911"/>
    <w:rsid w:val="75BDBCC2"/>
    <w:rsid w:val="75C86D7F"/>
    <w:rsid w:val="75D5CA10"/>
    <w:rsid w:val="75D8EAA1"/>
    <w:rsid w:val="75DB0102"/>
    <w:rsid w:val="75FB5095"/>
    <w:rsid w:val="75FC7DDB"/>
    <w:rsid w:val="76044B85"/>
    <w:rsid w:val="760F33C3"/>
    <w:rsid w:val="7614B2A3"/>
    <w:rsid w:val="761DC257"/>
    <w:rsid w:val="7623F40D"/>
    <w:rsid w:val="76264A4A"/>
    <w:rsid w:val="762DABC9"/>
    <w:rsid w:val="762F73A2"/>
    <w:rsid w:val="763064DA"/>
    <w:rsid w:val="763EF08C"/>
    <w:rsid w:val="76425754"/>
    <w:rsid w:val="76433753"/>
    <w:rsid w:val="764C2238"/>
    <w:rsid w:val="76547392"/>
    <w:rsid w:val="76547E2A"/>
    <w:rsid w:val="7656D015"/>
    <w:rsid w:val="7662B922"/>
    <w:rsid w:val="7671B089"/>
    <w:rsid w:val="76736BE2"/>
    <w:rsid w:val="767B6C0B"/>
    <w:rsid w:val="768288FA"/>
    <w:rsid w:val="76890926"/>
    <w:rsid w:val="768ABF60"/>
    <w:rsid w:val="768E4C01"/>
    <w:rsid w:val="768EF096"/>
    <w:rsid w:val="768F5F56"/>
    <w:rsid w:val="7691FBD2"/>
    <w:rsid w:val="76938198"/>
    <w:rsid w:val="769538CC"/>
    <w:rsid w:val="76981536"/>
    <w:rsid w:val="769B497D"/>
    <w:rsid w:val="769CE2A2"/>
    <w:rsid w:val="76A4FC63"/>
    <w:rsid w:val="76A8141A"/>
    <w:rsid w:val="76B270F9"/>
    <w:rsid w:val="76B9B38E"/>
    <w:rsid w:val="76BD609F"/>
    <w:rsid w:val="76DBD0BF"/>
    <w:rsid w:val="76DDA747"/>
    <w:rsid w:val="76DEF526"/>
    <w:rsid w:val="76E0F384"/>
    <w:rsid w:val="76E13858"/>
    <w:rsid w:val="76ECCD58"/>
    <w:rsid w:val="76F36C19"/>
    <w:rsid w:val="76F49E32"/>
    <w:rsid w:val="76FDC797"/>
    <w:rsid w:val="7700A519"/>
    <w:rsid w:val="7703F614"/>
    <w:rsid w:val="770FB134"/>
    <w:rsid w:val="77118FE2"/>
    <w:rsid w:val="77119F30"/>
    <w:rsid w:val="77128FB1"/>
    <w:rsid w:val="7714BC63"/>
    <w:rsid w:val="7719338D"/>
    <w:rsid w:val="77247898"/>
    <w:rsid w:val="772C0D72"/>
    <w:rsid w:val="7732A7EE"/>
    <w:rsid w:val="77339D92"/>
    <w:rsid w:val="7734024B"/>
    <w:rsid w:val="773D1610"/>
    <w:rsid w:val="7748E617"/>
    <w:rsid w:val="774C5589"/>
    <w:rsid w:val="7757441F"/>
    <w:rsid w:val="7759FA1D"/>
    <w:rsid w:val="775D4ABA"/>
    <w:rsid w:val="77691D4C"/>
    <w:rsid w:val="776BB27D"/>
    <w:rsid w:val="776C3437"/>
    <w:rsid w:val="776F54B2"/>
    <w:rsid w:val="7770BC47"/>
    <w:rsid w:val="777BD36A"/>
    <w:rsid w:val="7780503E"/>
    <w:rsid w:val="778BC88F"/>
    <w:rsid w:val="778F4A63"/>
    <w:rsid w:val="77916C88"/>
    <w:rsid w:val="7791EF70"/>
    <w:rsid w:val="77A05400"/>
    <w:rsid w:val="77A65A5E"/>
    <w:rsid w:val="77A82B72"/>
    <w:rsid w:val="77BCF8E1"/>
    <w:rsid w:val="77BEDC77"/>
    <w:rsid w:val="77CFC9AD"/>
    <w:rsid w:val="77D583E2"/>
    <w:rsid w:val="77E0FE3D"/>
    <w:rsid w:val="77EA72CF"/>
    <w:rsid w:val="77F1E8B5"/>
    <w:rsid w:val="77F6A55E"/>
    <w:rsid w:val="7805BA31"/>
    <w:rsid w:val="780F38CE"/>
    <w:rsid w:val="781259FE"/>
    <w:rsid w:val="78129C35"/>
    <w:rsid w:val="78195684"/>
    <w:rsid w:val="782101A7"/>
    <w:rsid w:val="782BDADB"/>
    <w:rsid w:val="783D5C2D"/>
    <w:rsid w:val="784B8171"/>
    <w:rsid w:val="784C9C24"/>
    <w:rsid w:val="784DFC3D"/>
    <w:rsid w:val="7850B16D"/>
    <w:rsid w:val="7854896A"/>
    <w:rsid w:val="78594E52"/>
    <w:rsid w:val="7868AD1F"/>
    <w:rsid w:val="786AAFA1"/>
    <w:rsid w:val="786BDE1A"/>
    <w:rsid w:val="78738B1B"/>
    <w:rsid w:val="78781CCE"/>
    <w:rsid w:val="78808AFB"/>
    <w:rsid w:val="789A87DB"/>
    <w:rsid w:val="78A03909"/>
    <w:rsid w:val="78A2FF40"/>
    <w:rsid w:val="78A90A25"/>
    <w:rsid w:val="78A93487"/>
    <w:rsid w:val="78B21107"/>
    <w:rsid w:val="78B4CAC1"/>
    <w:rsid w:val="78B7B10D"/>
    <w:rsid w:val="78BD6CF0"/>
    <w:rsid w:val="78C2F68B"/>
    <w:rsid w:val="78D1E84D"/>
    <w:rsid w:val="78E34B87"/>
    <w:rsid w:val="78E64A7C"/>
    <w:rsid w:val="78E701D7"/>
    <w:rsid w:val="78EDC53D"/>
    <w:rsid w:val="78F315E8"/>
    <w:rsid w:val="78FC587C"/>
    <w:rsid w:val="79005295"/>
    <w:rsid w:val="7900D6DF"/>
    <w:rsid w:val="7908368A"/>
    <w:rsid w:val="790C3D17"/>
    <w:rsid w:val="790F7EE5"/>
    <w:rsid w:val="79102063"/>
    <w:rsid w:val="791183C7"/>
    <w:rsid w:val="79238D60"/>
    <w:rsid w:val="79263C1A"/>
    <w:rsid w:val="79296241"/>
    <w:rsid w:val="7934C4A7"/>
    <w:rsid w:val="79351564"/>
    <w:rsid w:val="79417470"/>
    <w:rsid w:val="79431F28"/>
    <w:rsid w:val="794428F3"/>
    <w:rsid w:val="7946B1D8"/>
    <w:rsid w:val="79475C06"/>
    <w:rsid w:val="795EA309"/>
    <w:rsid w:val="7960155D"/>
    <w:rsid w:val="7961E98A"/>
    <w:rsid w:val="796621F6"/>
    <w:rsid w:val="796F3140"/>
    <w:rsid w:val="797633F9"/>
    <w:rsid w:val="7997C6F9"/>
    <w:rsid w:val="799B9A9A"/>
    <w:rsid w:val="79AE6751"/>
    <w:rsid w:val="79B2CD8D"/>
    <w:rsid w:val="79B7B06E"/>
    <w:rsid w:val="79B857AD"/>
    <w:rsid w:val="79BA24C5"/>
    <w:rsid w:val="79C88730"/>
    <w:rsid w:val="79D51541"/>
    <w:rsid w:val="79E2F4A8"/>
    <w:rsid w:val="79E957A8"/>
    <w:rsid w:val="79EA185D"/>
    <w:rsid w:val="79EF4B29"/>
    <w:rsid w:val="79F10170"/>
    <w:rsid w:val="79F44840"/>
    <w:rsid w:val="79F50995"/>
    <w:rsid w:val="79FB03CE"/>
    <w:rsid w:val="79FC32D0"/>
    <w:rsid w:val="79FD7219"/>
    <w:rsid w:val="79FDFA51"/>
    <w:rsid w:val="79FE0D2C"/>
    <w:rsid w:val="7A001A85"/>
    <w:rsid w:val="7A086AD7"/>
    <w:rsid w:val="7A0D7368"/>
    <w:rsid w:val="7A12A605"/>
    <w:rsid w:val="7A1A0C30"/>
    <w:rsid w:val="7A22CCDC"/>
    <w:rsid w:val="7A2DB2A3"/>
    <w:rsid w:val="7A2ED2AF"/>
    <w:rsid w:val="7A32C7BA"/>
    <w:rsid w:val="7A3947A9"/>
    <w:rsid w:val="7A3AF9DA"/>
    <w:rsid w:val="7A3E45BB"/>
    <w:rsid w:val="7A3F774A"/>
    <w:rsid w:val="7A49CAD1"/>
    <w:rsid w:val="7A4C5D25"/>
    <w:rsid w:val="7A5A4CC4"/>
    <w:rsid w:val="7A5E4A49"/>
    <w:rsid w:val="7A614D89"/>
    <w:rsid w:val="7A634554"/>
    <w:rsid w:val="7A66FADF"/>
    <w:rsid w:val="7A79C2A6"/>
    <w:rsid w:val="7A7C4FFF"/>
    <w:rsid w:val="7A850AF1"/>
    <w:rsid w:val="7A8A315D"/>
    <w:rsid w:val="7A97AAC2"/>
    <w:rsid w:val="7A9AC2E3"/>
    <w:rsid w:val="7A9B377A"/>
    <w:rsid w:val="7A9FBCD3"/>
    <w:rsid w:val="7AA04600"/>
    <w:rsid w:val="7AA060CB"/>
    <w:rsid w:val="7AA6479C"/>
    <w:rsid w:val="7AA8096D"/>
    <w:rsid w:val="7AAB0DF4"/>
    <w:rsid w:val="7AAB4A38"/>
    <w:rsid w:val="7AAD0916"/>
    <w:rsid w:val="7AADE04E"/>
    <w:rsid w:val="7AB66107"/>
    <w:rsid w:val="7AB9D91E"/>
    <w:rsid w:val="7AC53C42"/>
    <w:rsid w:val="7AC602C9"/>
    <w:rsid w:val="7AC79A05"/>
    <w:rsid w:val="7AD0C573"/>
    <w:rsid w:val="7AE5FC75"/>
    <w:rsid w:val="7AE62793"/>
    <w:rsid w:val="7AE6604C"/>
    <w:rsid w:val="7AEC90D1"/>
    <w:rsid w:val="7AF417F5"/>
    <w:rsid w:val="7B0C7CAD"/>
    <w:rsid w:val="7B0E3576"/>
    <w:rsid w:val="7B0FC589"/>
    <w:rsid w:val="7B126859"/>
    <w:rsid w:val="7B15541F"/>
    <w:rsid w:val="7B1585B9"/>
    <w:rsid w:val="7B25F394"/>
    <w:rsid w:val="7B294FA6"/>
    <w:rsid w:val="7B2CF57D"/>
    <w:rsid w:val="7B2D996B"/>
    <w:rsid w:val="7B3207B3"/>
    <w:rsid w:val="7B414384"/>
    <w:rsid w:val="7B4384AF"/>
    <w:rsid w:val="7B46FC47"/>
    <w:rsid w:val="7B542F96"/>
    <w:rsid w:val="7B5F4624"/>
    <w:rsid w:val="7B69F9D6"/>
    <w:rsid w:val="7B6DD37A"/>
    <w:rsid w:val="7B6FC288"/>
    <w:rsid w:val="7B7BAECF"/>
    <w:rsid w:val="7B81CC05"/>
    <w:rsid w:val="7B8205C4"/>
    <w:rsid w:val="7BA0D87C"/>
    <w:rsid w:val="7BA855A2"/>
    <w:rsid w:val="7BA9CB82"/>
    <w:rsid w:val="7BABE8DE"/>
    <w:rsid w:val="7BAC8285"/>
    <w:rsid w:val="7BAEC72C"/>
    <w:rsid w:val="7BB2AF6B"/>
    <w:rsid w:val="7BB9C8EA"/>
    <w:rsid w:val="7BBBB47A"/>
    <w:rsid w:val="7BC173F7"/>
    <w:rsid w:val="7BCBE858"/>
    <w:rsid w:val="7BD235F3"/>
    <w:rsid w:val="7BD92BC0"/>
    <w:rsid w:val="7BE58DB0"/>
    <w:rsid w:val="7BE91142"/>
    <w:rsid w:val="7BEDC559"/>
    <w:rsid w:val="7BEF123D"/>
    <w:rsid w:val="7BF0BBE6"/>
    <w:rsid w:val="7BF6C9BA"/>
    <w:rsid w:val="7C0232BE"/>
    <w:rsid w:val="7C054830"/>
    <w:rsid w:val="7C09B3B7"/>
    <w:rsid w:val="7C1C8168"/>
    <w:rsid w:val="7C1CF30F"/>
    <w:rsid w:val="7C1E1E0F"/>
    <w:rsid w:val="7C2667E9"/>
    <w:rsid w:val="7C2AA88F"/>
    <w:rsid w:val="7C2D1664"/>
    <w:rsid w:val="7C2EA77F"/>
    <w:rsid w:val="7C3AA99B"/>
    <w:rsid w:val="7C3B0648"/>
    <w:rsid w:val="7C40CB6A"/>
    <w:rsid w:val="7C40CC93"/>
    <w:rsid w:val="7C43573E"/>
    <w:rsid w:val="7C497169"/>
    <w:rsid w:val="7C49F41B"/>
    <w:rsid w:val="7C4BBEAB"/>
    <w:rsid w:val="7C4C6368"/>
    <w:rsid w:val="7C4E2472"/>
    <w:rsid w:val="7C4F0D08"/>
    <w:rsid w:val="7C5565CF"/>
    <w:rsid w:val="7C57755B"/>
    <w:rsid w:val="7C5DCF4A"/>
    <w:rsid w:val="7C5EE95E"/>
    <w:rsid w:val="7C60A324"/>
    <w:rsid w:val="7C63C741"/>
    <w:rsid w:val="7C6C9F4B"/>
    <w:rsid w:val="7C6D6C78"/>
    <w:rsid w:val="7C6F44B9"/>
    <w:rsid w:val="7C72234F"/>
    <w:rsid w:val="7C725E41"/>
    <w:rsid w:val="7C72F360"/>
    <w:rsid w:val="7C787D4D"/>
    <w:rsid w:val="7C7D2564"/>
    <w:rsid w:val="7C7D6398"/>
    <w:rsid w:val="7C8A9B85"/>
    <w:rsid w:val="7C8EFB61"/>
    <w:rsid w:val="7C927CB4"/>
    <w:rsid w:val="7C958A7F"/>
    <w:rsid w:val="7CA07E11"/>
    <w:rsid w:val="7CA12619"/>
    <w:rsid w:val="7CA2F490"/>
    <w:rsid w:val="7CAD754B"/>
    <w:rsid w:val="7CAE3441"/>
    <w:rsid w:val="7CAE4A13"/>
    <w:rsid w:val="7CB621DB"/>
    <w:rsid w:val="7CB89B52"/>
    <w:rsid w:val="7CBFFB48"/>
    <w:rsid w:val="7CC35975"/>
    <w:rsid w:val="7CC39B5A"/>
    <w:rsid w:val="7CC426BD"/>
    <w:rsid w:val="7CC43165"/>
    <w:rsid w:val="7CC4EA1D"/>
    <w:rsid w:val="7CD031E0"/>
    <w:rsid w:val="7CD9BBC5"/>
    <w:rsid w:val="7CDFF5EA"/>
    <w:rsid w:val="7CECB3B9"/>
    <w:rsid w:val="7CEEA42F"/>
    <w:rsid w:val="7CF0BB2F"/>
    <w:rsid w:val="7CF3A5D9"/>
    <w:rsid w:val="7D080BB4"/>
    <w:rsid w:val="7D113184"/>
    <w:rsid w:val="7D12CDCA"/>
    <w:rsid w:val="7D207F22"/>
    <w:rsid w:val="7D2335E1"/>
    <w:rsid w:val="7D2E5901"/>
    <w:rsid w:val="7D424FD8"/>
    <w:rsid w:val="7D49DDF5"/>
    <w:rsid w:val="7D4E7FCC"/>
    <w:rsid w:val="7D4F3BA9"/>
    <w:rsid w:val="7D500C45"/>
    <w:rsid w:val="7D512BE8"/>
    <w:rsid w:val="7D5EE92F"/>
    <w:rsid w:val="7D6694A4"/>
    <w:rsid w:val="7D6A1D7A"/>
    <w:rsid w:val="7D6C40AD"/>
    <w:rsid w:val="7D7C4B75"/>
    <w:rsid w:val="7D803B56"/>
    <w:rsid w:val="7D804050"/>
    <w:rsid w:val="7D8840F9"/>
    <w:rsid w:val="7D884D4A"/>
    <w:rsid w:val="7D8A10C8"/>
    <w:rsid w:val="7D95D833"/>
    <w:rsid w:val="7DA415DD"/>
    <w:rsid w:val="7DB3AC9D"/>
    <w:rsid w:val="7DB53243"/>
    <w:rsid w:val="7DC0B5C3"/>
    <w:rsid w:val="7DC678F0"/>
    <w:rsid w:val="7DD21B75"/>
    <w:rsid w:val="7DD22173"/>
    <w:rsid w:val="7DD48B13"/>
    <w:rsid w:val="7DDAFF3B"/>
    <w:rsid w:val="7DF0B834"/>
    <w:rsid w:val="7DFA2CDF"/>
    <w:rsid w:val="7E0AC801"/>
    <w:rsid w:val="7E0AE249"/>
    <w:rsid w:val="7E0D6AD2"/>
    <w:rsid w:val="7E130770"/>
    <w:rsid w:val="7E141E01"/>
    <w:rsid w:val="7E2A356C"/>
    <w:rsid w:val="7E2A6707"/>
    <w:rsid w:val="7E33B9A4"/>
    <w:rsid w:val="7E46F3CC"/>
    <w:rsid w:val="7E475C05"/>
    <w:rsid w:val="7E4ABC60"/>
    <w:rsid w:val="7E4D98E6"/>
    <w:rsid w:val="7E551CA8"/>
    <w:rsid w:val="7E5DAA47"/>
    <w:rsid w:val="7E635D9F"/>
    <w:rsid w:val="7E65FA32"/>
    <w:rsid w:val="7E68BA74"/>
    <w:rsid w:val="7E6BB070"/>
    <w:rsid w:val="7E70AB7B"/>
    <w:rsid w:val="7E70E4D3"/>
    <w:rsid w:val="7E73C4CB"/>
    <w:rsid w:val="7E7DD3BB"/>
    <w:rsid w:val="7E7E4F47"/>
    <w:rsid w:val="7E7F7607"/>
    <w:rsid w:val="7E7FCB7D"/>
    <w:rsid w:val="7E8A7490"/>
    <w:rsid w:val="7E8D6475"/>
    <w:rsid w:val="7E8DBAEF"/>
    <w:rsid w:val="7E8DC990"/>
    <w:rsid w:val="7E9F3B58"/>
    <w:rsid w:val="7EA13BE9"/>
    <w:rsid w:val="7EAB04F9"/>
    <w:rsid w:val="7EAB37D8"/>
    <w:rsid w:val="7EB00A2B"/>
    <w:rsid w:val="7EB5A196"/>
    <w:rsid w:val="7EC60159"/>
    <w:rsid w:val="7ED055F2"/>
    <w:rsid w:val="7ED186DE"/>
    <w:rsid w:val="7EDB72B1"/>
    <w:rsid w:val="7EDD99E0"/>
    <w:rsid w:val="7EDFDE8D"/>
    <w:rsid w:val="7EE465C8"/>
    <w:rsid w:val="7EEB6485"/>
    <w:rsid w:val="7EEC51A3"/>
    <w:rsid w:val="7EEE7010"/>
    <w:rsid w:val="7EFEDC33"/>
    <w:rsid w:val="7F03A101"/>
    <w:rsid w:val="7F183240"/>
    <w:rsid w:val="7F1A5ADD"/>
    <w:rsid w:val="7F1EBE78"/>
    <w:rsid w:val="7F21C88D"/>
    <w:rsid w:val="7F22D79A"/>
    <w:rsid w:val="7F239214"/>
    <w:rsid w:val="7F25E129"/>
    <w:rsid w:val="7F2D69DC"/>
    <w:rsid w:val="7F2EF305"/>
    <w:rsid w:val="7F2F9409"/>
    <w:rsid w:val="7F370B0F"/>
    <w:rsid w:val="7F4FA236"/>
    <w:rsid w:val="7F6ED103"/>
    <w:rsid w:val="7F7777FA"/>
    <w:rsid w:val="7F7B36B4"/>
    <w:rsid w:val="7F9843E6"/>
    <w:rsid w:val="7FA1DB42"/>
    <w:rsid w:val="7FA43245"/>
    <w:rsid w:val="7FA6B4E8"/>
    <w:rsid w:val="7FA6E57B"/>
    <w:rsid w:val="7FA713D9"/>
    <w:rsid w:val="7FBAA907"/>
    <w:rsid w:val="7FC9A38F"/>
    <w:rsid w:val="7FC9B355"/>
    <w:rsid w:val="7FCCF7DF"/>
    <w:rsid w:val="7FCD2D2E"/>
    <w:rsid w:val="7FE4C8C4"/>
    <w:rsid w:val="7FE9CE74"/>
    <w:rsid w:val="7FEA3241"/>
    <w:rsid w:val="7FEAB63A"/>
    <w:rsid w:val="7FF03C0E"/>
    <w:rsid w:val="7FF797FE"/>
    <w:rsid w:val="7FFA80F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F7CECFC"/>
  <w15:docId w15:val="{F747C6A4-7564-4FCC-BDEA-9082A755B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BFF"/>
    <w:rPr>
      <w:sz w:val="24"/>
      <w:szCs w:val="24"/>
      <w:lang w:val="en-US" w:eastAsia="en-US"/>
    </w:rPr>
  </w:style>
  <w:style w:type="paragraph" w:styleId="Heading1">
    <w:name w:val="heading 1"/>
    <w:basedOn w:val="Normal"/>
    <w:next w:val="BodyText"/>
    <w:link w:val="Heading1Char"/>
    <w:qFormat/>
    <w:rsid w:val="00D66112"/>
    <w:pPr>
      <w:keepNext/>
      <w:pageBreakBefore/>
      <w:numPr>
        <w:numId w:val="1"/>
      </w:numPr>
      <w:tabs>
        <w:tab w:val="left" w:pos="567"/>
      </w:tabs>
      <w:spacing w:before="120" w:after="120"/>
      <w:ind w:left="567" w:hanging="567"/>
      <w:outlineLvl w:val="0"/>
    </w:pPr>
    <w:rPr>
      <w:b/>
      <w:caps/>
      <w:sz w:val="28"/>
      <w:szCs w:val="48"/>
    </w:rPr>
  </w:style>
  <w:style w:type="paragraph" w:styleId="Heading2">
    <w:name w:val="heading 2"/>
    <w:basedOn w:val="Normal"/>
    <w:next w:val="BodyText"/>
    <w:link w:val="Heading2Char"/>
    <w:qFormat/>
    <w:pPr>
      <w:keepNext/>
      <w:numPr>
        <w:ilvl w:val="1"/>
        <w:numId w:val="1"/>
      </w:numPr>
      <w:tabs>
        <w:tab w:val="clear" w:pos="1710"/>
        <w:tab w:val="num" w:pos="576"/>
      </w:tabs>
      <w:spacing w:before="120" w:after="120"/>
      <w:ind w:left="576"/>
      <w:outlineLvl w:val="1"/>
    </w:pPr>
    <w:rPr>
      <w:b/>
      <w:bCs/>
      <w:sz w:val="26"/>
      <w:szCs w:val="36"/>
    </w:rPr>
  </w:style>
  <w:style w:type="paragraph" w:styleId="Heading3">
    <w:name w:val="heading 3"/>
    <w:basedOn w:val="Heading2"/>
    <w:next w:val="BodyText"/>
    <w:link w:val="Heading3Char"/>
    <w:qFormat/>
    <w:pPr>
      <w:numPr>
        <w:ilvl w:val="2"/>
      </w:numPr>
      <w:outlineLvl w:val="2"/>
    </w:pPr>
    <w:rPr>
      <w:sz w:val="24"/>
      <w:szCs w:val="28"/>
    </w:rPr>
  </w:style>
  <w:style w:type="paragraph" w:styleId="Heading4">
    <w:name w:val="heading 4"/>
    <w:basedOn w:val="Heading2"/>
    <w:next w:val="Normal"/>
    <w:link w:val="Heading4Char"/>
    <w:qFormat/>
    <w:pPr>
      <w:numPr>
        <w:ilvl w:val="3"/>
      </w:numPr>
      <w:outlineLvl w:val="3"/>
    </w:pPr>
    <w:rPr>
      <w:sz w:val="20"/>
    </w:rPr>
  </w:style>
  <w:style w:type="paragraph" w:styleId="Heading5">
    <w:name w:val="heading 5"/>
    <w:basedOn w:val="Heading2"/>
    <w:next w:val="Normal"/>
    <w:link w:val="Heading5Char"/>
    <w:qFormat/>
    <w:pPr>
      <w:numPr>
        <w:ilvl w:val="4"/>
      </w:numPr>
      <w:outlineLvl w:val="4"/>
    </w:pPr>
    <w:rPr>
      <w:sz w:val="24"/>
      <w:szCs w:val="24"/>
    </w:rPr>
  </w:style>
  <w:style w:type="paragraph" w:styleId="Heading6">
    <w:name w:val="heading 6"/>
    <w:basedOn w:val="Normal"/>
    <w:next w:val="Normal"/>
    <w:link w:val="Heading6Char"/>
    <w:qFormat/>
    <w:pPr>
      <w:keepNext/>
      <w:numPr>
        <w:ilvl w:val="5"/>
        <w:numId w:val="1"/>
      </w:numPr>
      <w:tabs>
        <w:tab w:val="num" w:pos="360"/>
      </w:tabs>
      <w:ind w:left="360"/>
      <w:jc w:val="center"/>
      <w:outlineLvl w:val="5"/>
    </w:pPr>
    <w:rPr>
      <w:sz w:val="16"/>
      <w:szCs w:val="16"/>
    </w:rPr>
  </w:style>
  <w:style w:type="paragraph" w:styleId="Heading7">
    <w:name w:val="heading 7"/>
    <w:basedOn w:val="Normal"/>
    <w:next w:val="Normal"/>
    <w:link w:val="Heading7Char"/>
    <w:qFormat/>
    <w:pPr>
      <w:numPr>
        <w:ilvl w:val="6"/>
        <w:numId w:val="1"/>
      </w:numPr>
      <w:tabs>
        <w:tab w:val="num" w:pos="360"/>
      </w:tabs>
      <w:spacing w:before="240" w:after="60"/>
      <w:ind w:left="360"/>
      <w:outlineLvl w:val="6"/>
    </w:pPr>
  </w:style>
  <w:style w:type="paragraph" w:styleId="Heading8">
    <w:name w:val="heading 8"/>
    <w:basedOn w:val="Normal"/>
    <w:next w:val="Normal"/>
    <w:link w:val="Heading8Char"/>
    <w:qFormat/>
    <w:pPr>
      <w:numPr>
        <w:ilvl w:val="7"/>
        <w:numId w:val="1"/>
      </w:numPr>
      <w:tabs>
        <w:tab w:val="num" w:pos="360"/>
      </w:tabs>
      <w:spacing w:before="240" w:after="60"/>
      <w:ind w:left="360"/>
      <w:outlineLvl w:val="7"/>
    </w:pPr>
    <w:rPr>
      <w:i/>
    </w:rPr>
  </w:style>
  <w:style w:type="paragraph" w:styleId="Heading9">
    <w:name w:val="heading 9"/>
    <w:basedOn w:val="Normal"/>
    <w:next w:val="Normal"/>
    <w:link w:val="Heading9Char"/>
    <w:qFormat/>
    <w:pPr>
      <w:numPr>
        <w:ilvl w:val="8"/>
        <w:numId w:val="1"/>
      </w:numPr>
      <w:tabs>
        <w:tab w:val="num" w:pos="360"/>
      </w:tabs>
      <w:spacing w:before="240" w:after="60"/>
      <w:ind w:left="3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1">
    <w:name w:val="WW8Num2z1"/>
    <w:rPr>
      <w:color w:val="auto"/>
    </w:rPr>
  </w:style>
  <w:style w:type="character" w:customStyle="1" w:styleId="WW8Num5z0">
    <w:name w:val="WW8Num5z0"/>
    <w:rPr>
      <w:rFonts w:ascii="Symbol" w:hAnsi="Symbol"/>
      <w:color w:val="auto"/>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0">
    <w:name w:val="WW8Num7z0"/>
    <w:rPr>
      <w:rFonts w:ascii="Symbol" w:hAnsi="Symbol"/>
    </w:rPr>
  </w:style>
  <w:style w:type="character" w:customStyle="1" w:styleId="WW8Num8z0">
    <w:name w:val="WW8Num8z0"/>
    <w:rPr>
      <w:rFonts w:ascii="Wingdings" w:hAnsi="Wingdings"/>
    </w:rPr>
  </w:style>
  <w:style w:type="character" w:customStyle="1" w:styleId="WW8Num8z1">
    <w:name w:val="WW8Num8z1"/>
    <w:rPr>
      <w:rFonts w:ascii="Courier New" w:hAnsi="Courier New"/>
    </w:rPr>
  </w:style>
  <w:style w:type="character" w:customStyle="1" w:styleId="WW8Num8z3">
    <w:name w:val="WW8Num8z3"/>
    <w:rPr>
      <w:rFonts w:ascii="Symbol" w:hAnsi="Symbol"/>
    </w:rPr>
  </w:style>
  <w:style w:type="character" w:customStyle="1" w:styleId="DefaultParagraphFont0">
    <w:name w:val="Default Paragraph Font0"/>
  </w:style>
  <w:style w:type="character" w:customStyle="1" w:styleId="DefaultParagraphFont1">
    <w:name w:val="Default Paragraph Font1"/>
  </w:style>
  <w:style w:type="character" w:styleId="Hyperlink">
    <w:name w:val="Hyperlink"/>
    <w:uiPriority w:val="99"/>
    <w:rPr>
      <w:rFonts w:ascii="Arial" w:hAnsi="Arial"/>
      <w:color w:val="999999"/>
      <w:sz w:val="22"/>
      <w:u w:val="single"/>
    </w:rPr>
  </w:style>
  <w:style w:type="character" w:styleId="PageNumber">
    <w:name w:val="page number"/>
    <w:rPr>
      <w:spacing w:val="0"/>
      <w:position w:val="0"/>
      <w:sz w:val="24"/>
      <w:vertAlign w:val="baseline"/>
    </w:rPr>
  </w:style>
  <w:style w:type="character" w:styleId="CommentReference">
    <w:name w:val="annotation reference"/>
    <w:rPr>
      <w:sz w:val="16"/>
      <w:szCs w:val="16"/>
    </w:rPr>
  </w:style>
  <w:style w:type="character" w:customStyle="1" w:styleId="BodyTextIndentChar">
    <w:name w:val="Body Text Indent Char"/>
    <w:rPr>
      <w:rFonts w:ascii="Arial" w:hAnsi="Arial" w:cs="Arial"/>
      <w:color w:val="000000"/>
      <w:szCs w:val="24"/>
      <w:lang w:val="en-US" w:eastAsia="ar-SA" w:bidi="ar-SA"/>
    </w:rPr>
  </w:style>
  <w:style w:type="character" w:customStyle="1" w:styleId="BalloonTextChar">
    <w:name w:val="Balloon Text Char"/>
    <w:rPr>
      <w:rFonts w:ascii="Tahoma" w:hAnsi="Tahoma" w:cs="Tahoma"/>
      <w:color w:val="000000"/>
      <w:sz w:val="16"/>
      <w:szCs w:val="16"/>
    </w:rPr>
  </w:style>
  <w:style w:type="character" w:customStyle="1" w:styleId="WW8Num30z0">
    <w:name w:val="WW8Num30z0"/>
    <w:rPr>
      <w:rFonts w:ascii="Arial" w:eastAsia="Times New Roman" w:hAnsi="Arial" w:cs="Arial"/>
    </w:rPr>
  </w:style>
  <w:style w:type="character" w:customStyle="1" w:styleId="CommentTextChar">
    <w:name w:val="Comment Text Char"/>
    <w:rPr>
      <w:rFonts w:ascii="Arial" w:hAnsi="Arial" w:cs="Arial"/>
      <w:color w:val="000000"/>
      <w:lang w:val="en-US"/>
    </w:rPr>
  </w:style>
  <w:style w:type="character" w:customStyle="1" w:styleId="CommentSubjectChar">
    <w:name w:val="Comment Subject Char"/>
    <w:uiPriority w:val="99"/>
    <w:rPr>
      <w:rFonts w:ascii="Arial" w:hAnsi="Arial" w:cs="Arial"/>
      <w:b/>
      <w:bCs/>
      <w:color w:val="000000"/>
      <w:lang w:val="en-US"/>
    </w:rPr>
  </w:style>
  <w:style w:type="character" w:customStyle="1" w:styleId="DocumentMapChar">
    <w:name w:val="Document Map Char"/>
    <w:rPr>
      <w:rFonts w:ascii="Tahoma" w:hAnsi="Tahoma" w:cs="Tahoma"/>
      <w:color w:val="000000"/>
      <w:sz w:val="16"/>
      <w:szCs w:val="16"/>
      <w:lang w:val="en-US"/>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eastAsia="Lucida Sans Unicode" w:cs="Mangal"/>
      <w:sz w:val="28"/>
      <w:szCs w:val="28"/>
    </w:rPr>
  </w:style>
  <w:style w:type="paragraph" w:styleId="BodyText">
    <w:name w:val="Body Text"/>
    <w:basedOn w:val="Normal"/>
    <w:link w:val="BodyTextChar"/>
  </w:style>
  <w:style w:type="paragraph" w:styleId="List">
    <w:name w:val="List"/>
    <w:basedOn w:val="BodyText"/>
    <w:rPr>
      <w:rFonts w:cs="Mangal"/>
    </w:rPr>
  </w:style>
  <w:style w:type="paragraph" w:styleId="Caption">
    <w:name w:val="caption"/>
    <w:basedOn w:val="Normal"/>
    <w:next w:val="Normal"/>
    <w:qFormat/>
    <w:pPr>
      <w:spacing w:before="120" w:after="120"/>
    </w:pPr>
    <w:rPr>
      <w:b/>
      <w:bCs/>
      <w:szCs w:val="20"/>
    </w:rPr>
  </w:style>
  <w:style w:type="paragraph" w:customStyle="1" w:styleId="Index">
    <w:name w:val="Index"/>
    <w:basedOn w:val="Normal"/>
    <w:pPr>
      <w:suppressLineNumbers/>
    </w:pPr>
    <w:rPr>
      <w:rFonts w:cs="Mangal"/>
    </w:rPr>
  </w:style>
  <w:style w:type="paragraph" w:customStyle="1" w:styleId="CharCharCharCharCharCharChar">
    <w:name w:val="Char Char Char Char Char Char Char"/>
    <w:basedOn w:val="Normal"/>
    <w:pPr>
      <w:spacing w:after="160" w:line="240" w:lineRule="exact"/>
    </w:pPr>
    <w:rPr>
      <w:rFonts w:ascii="Normal" w:hAnsi="Normal"/>
      <w:b/>
      <w:szCs w:val="20"/>
    </w:rPr>
  </w:style>
  <w:style w:type="paragraph" w:styleId="TOC1">
    <w:name w:val="toc 1"/>
    <w:basedOn w:val="Normal"/>
    <w:next w:val="Normal"/>
    <w:uiPriority w:val="39"/>
    <w:pPr>
      <w:spacing w:before="120" w:after="120"/>
    </w:pPr>
    <w:rPr>
      <w:b/>
      <w:bCs/>
      <w:caps/>
      <w:sz w:val="22"/>
    </w:rPr>
  </w:style>
  <w:style w:type="paragraph" w:styleId="TOC2">
    <w:name w:val="toc 2"/>
    <w:basedOn w:val="BodyText"/>
    <w:next w:val="Normal"/>
    <w:uiPriority w:val="39"/>
    <w:pPr>
      <w:ind w:left="202"/>
    </w:pPr>
  </w:style>
  <w:style w:type="paragraph" w:styleId="Header">
    <w:name w:val="header"/>
    <w:aliases w:val="Header/Footer,header odd,Hyphen,header,Header First,머리글=,even header,Header1"/>
    <w:basedOn w:val="Heading1"/>
    <w:link w:val="HeaderChar"/>
    <w:uiPriority w:val="99"/>
    <w:pPr>
      <w:numPr>
        <w:numId w:val="0"/>
      </w:numPr>
      <w:tabs>
        <w:tab w:val="left" w:pos="432"/>
        <w:tab w:val="center" w:pos="4320"/>
        <w:tab w:val="right" w:pos="8640"/>
      </w:tabs>
      <w:ind w:left="144" w:hanging="144"/>
    </w:pPr>
    <w:rPr>
      <w:b w:val="0"/>
      <w:caps w:val="0"/>
      <w:sz w:val="24"/>
      <w:vertAlign w:val="subscript"/>
    </w:rPr>
  </w:style>
  <w:style w:type="paragraph" w:styleId="Footer">
    <w:name w:val="footer"/>
    <w:basedOn w:val="Normal"/>
    <w:link w:val="FooterChar"/>
    <w:uiPriority w:val="99"/>
    <w:pPr>
      <w:tabs>
        <w:tab w:val="center" w:pos="4320"/>
        <w:tab w:val="right" w:pos="8640"/>
      </w:tabs>
    </w:pPr>
  </w:style>
  <w:style w:type="paragraph" w:styleId="TableofFigures">
    <w:name w:val="table of figures"/>
    <w:basedOn w:val="TOC1"/>
    <w:next w:val="Normal"/>
    <w:uiPriority w:val="99"/>
    <w:pPr>
      <w:spacing w:before="0" w:after="0"/>
      <w:ind w:left="400" w:hanging="400"/>
    </w:pPr>
    <w:rPr>
      <w:b w:val="0"/>
      <w:bCs w:val="0"/>
      <w:caps w:val="0"/>
    </w:rPr>
  </w:style>
  <w:style w:type="paragraph" w:customStyle="1" w:styleId="TOCTitle">
    <w:name w:val="TOC Title"/>
    <w:basedOn w:val="BodyText"/>
    <w:next w:val="TableofFigures"/>
    <w:pPr>
      <w:jc w:val="center"/>
    </w:pPr>
    <w:rPr>
      <w:b/>
      <w:caps/>
      <w:sz w:val="32"/>
    </w:rPr>
  </w:style>
  <w:style w:type="paragraph" w:customStyle="1" w:styleId="TableColumnTitle">
    <w:name w:val="Table Column Title"/>
    <w:basedOn w:val="BodyText"/>
    <w:pPr>
      <w:spacing w:before="60" w:after="60"/>
    </w:pPr>
    <w:rPr>
      <w:b/>
    </w:rPr>
  </w:style>
  <w:style w:type="paragraph" w:customStyle="1" w:styleId="TableText">
    <w:name w:val="Table Text"/>
    <w:basedOn w:val="BodyText"/>
    <w:pPr>
      <w:spacing w:before="60" w:after="60"/>
    </w:pPr>
  </w:style>
  <w:style w:type="paragraph" w:styleId="ListBullet">
    <w:name w:val="List Bullet"/>
    <w:basedOn w:val="Normal"/>
    <w:pPr>
      <w:numPr>
        <w:numId w:val="2"/>
      </w:numPr>
    </w:pPr>
  </w:style>
  <w:style w:type="paragraph" w:styleId="BodyTextIndent">
    <w:name w:val="Body Text Indent"/>
    <w:basedOn w:val="Normal"/>
    <w:pPr>
      <w:spacing w:after="120"/>
      <w:ind w:left="360"/>
    </w:pPr>
  </w:style>
  <w:style w:type="paragraph" w:customStyle="1" w:styleId="Comment">
    <w:name w:val="Comment"/>
    <w:basedOn w:val="Normal"/>
    <w:pPr>
      <w:spacing w:after="120"/>
    </w:pPr>
    <w:rPr>
      <w:i/>
      <w:color w:val="000080"/>
      <w:sz w:val="22"/>
      <w:szCs w:val="20"/>
    </w:rPr>
  </w:style>
  <w:style w:type="paragraph" w:customStyle="1" w:styleId="level2bullet">
    <w:name w:val="level 2 bullet"/>
    <w:basedOn w:val="Normal"/>
    <w:pPr>
      <w:tabs>
        <w:tab w:val="left" w:pos="720"/>
        <w:tab w:val="left" w:pos="5760"/>
      </w:tabs>
      <w:ind w:left="576" w:hanging="288"/>
    </w:pPr>
    <w:rPr>
      <w:szCs w:val="20"/>
    </w:rPr>
  </w:style>
  <w:style w:type="paragraph" w:customStyle="1" w:styleId="ProcessVersionNo">
    <w:name w:val="Process Version No"/>
    <w:basedOn w:val="Normal"/>
    <w:pPr>
      <w:jc w:val="center"/>
    </w:pPr>
    <w:rPr>
      <w:rFonts w:eastAsia="Batang"/>
      <w:b/>
      <w:bCs/>
      <w:i/>
      <w:sz w:val="22"/>
    </w:rPr>
  </w:style>
  <w:style w:type="paragraph" w:styleId="BalloonText">
    <w:name w:val="Balloon Text"/>
    <w:basedOn w:val="Normal"/>
    <w:rPr>
      <w:rFonts w:ascii="Tahoma" w:hAnsi="Tahoma" w:cs="Tahoma"/>
      <w:sz w:val="16"/>
      <w:szCs w:val="16"/>
    </w:rPr>
  </w:style>
  <w:style w:type="paragraph" w:customStyle="1" w:styleId="xl26">
    <w:name w:val="xl26"/>
    <w:basedOn w:val="Normal"/>
    <w:pPr>
      <w:pBdr>
        <w:bottom w:val="single" w:sz="4" w:space="0" w:color="000000"/>
      </w:pBdr>
      <w:spacing w:before="280" w:after="280"/>
      <w:jc w:val="center"/>
      <w:textAlignment w:val="top"/>
    </w:pPr>
    <w:rPr>
      <w:rFonts w:eastAsia="Arial Unicode MS"/>
      <w:b/>
      <w:bCs/>
    </w:rPr>
  </w:style>
  <w:style w:type="paragraph" w:customStyle="1" w:styleId="xl36">
    <w:name w:val="xl36"/>
    <w:basedOn w:val="Normal"/>
    <w:pPr>
      <w:pBdr>
        <w:bottom w:val="single" w:sz="8" w:space="0" w:color="000000"/>
        <w:right w:val="single" w:sz="4" w:space="0" w:color="000000"/>
      </w:pBdr>
      <w:spacing w:before="280" w:after="280"/>
      <w:jc w:val="center"/>
      <w:textAlignment w:val="top"/>
    </w:pPr>
    <w:rPr>
      <w:rFonts w:eastAsia="Arial Unicode MS"/>
    </w:rPr>
  </w:style>
  <w:style w:type="paragraph" w:customStyle="1" w:styleId="Clear">
    <w:name w:val="Clear"/>
    <w:basedOn w:val="TableText"/>
    <w:pPr>
      <w:snapToGrid w:val="0"/>
    </w:pPr>
  </w:style>
  <w:style w:type="paragraph" w:customStyle="1" w:styleId="Clearformatting">
    <w:name w:val="Clear formatting"/>
    <w:basedOn w:val="xl26"/>
  </w:style>
  <w:style w:type="paragraph" w:customStyle="1" w:styleId="Normal2">
    <w:name w:val="Normal2"/>
    <w:basedOn w:val="Normal"/>
    <w:pPr>
      <w:ind w:left="432"/>
    </w:pPr>
  </w:style>
  <w:style w:type="paragraph" w:styleId="TOC3">
    <w:name w:val="toc 3"/>
    <w:basedOn w:val="Normal"/>
    <w:next w:val="Normal"/>
    <w:uiPriority w:val="39"/>
    <w:pPr>
      <w:ind w:left="400"/>
    </w:pPr>
  </w:style>
  <w:style w:type="paragraph" w:styleId="CommentText">
    <w:name w:val="annotation text"/>
    <w:basedOn w:val="Normal"/>
    <w:rPr>
      <w:szCs w:val="20"/>
    </w:rPr>
  </w:style>
  <w:style w:type="paragraph" w:styleId="CommentSubject">
    <w:name w:val="annotation subject"/>
    <w:basedOn w:val="CommentText"/>
    <w:next w:val="CommentText"/>
    <w:uiPriority w:val="99"/>
    <w:rPr>
      <w:b/>
      <w:bCs/>
    </w:rPr>
  </w:style>
  <w:style w:type="paragraph" w:styleId="DocumentMap">
    <w:name w:val="Document Map"/>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OC4">
    <w:name w:val="toc 4"/>
    <w:basedOn w:val="Index"/>
    <w:uiPriority w:val="39"/>
    <w:pPr>
      <w:tabs>
        <w:tab w:val="right" w:leader="dot" w:pos="9123"/>
      </w:tabs>
      <w:ind w:left="849"/>
    </w:pPr>
  </w:style>
  <w:style w:type="paragraph" w:styleId="TOC5">
    <w:name w:val="toc 5"/>
    <w:basedOn w:val="Index"/>
    <w:uiPriority w:val="39"/>
    <w:pPr>
      <w:tabs>
        <w:tab w:val="right" w:leader="dot" w:pos="8840"/>
      </w:tabs>
      <w:ind w:left="1132"/>
    </w:pPr>
  </w:style>
  <w:style w:type="paragraph" w:styleId="TOC6">
    <w:name w:val="toc 6"/>
    <w:basedOn w:val="Index"/>
    <w:uiPriority w:val="39"/>
    <w:pPr>
      <w:tabs>
        <w:tab w:val="right" w:leader="dot" w:pos="8557"/>
      </w:tabs>
      <w:ind w:left="1415"/>
    </w:pPr>
  </w:style>
  <w:style w:type="paragraph" w:styleId="TOC7">
    <w:name w:val="toc 7"/>
    <w:basedOn w:val="Index"/>
    <w:uiPriority w:val="39"/>
    <w:pPr>
      <w:tabs>
        <w:tab w:val="right" w:leader="dot" w:pos="8274"/>
      </w:tabs>
      <w:ind w:left="1698"/>
    </w:pPr>
  </w:style>
  <w:style w:type="paragraph" w:styleId="TOC8">
    <w:name w:val="toc 8"/>
    <w:basedOn w:val="Index"/>
    <w:uiPriority w:val="39"/>
    <w:pPr>
      <w:tabs>
        <w:tab w:val="right" w:leader="dot" w:pos="7991"/>
      </w:tabs>
      <w:ind w:left="1981"/>
    </w:pPr>
  </w:style>
  <w:style w:type="paragraph" w:styleId="TOC9">
    <w:name w:val="toc 9"/>
    <w:basedOn w:val="Index"/>
    <w:uiPriority w:val="39"/>
    <w:pPr>
      <w:tabs>
        <w:tab w:val="right" w:leader="dot" w:pos="7708"/>
      </w:tabs>
      <w:ind w:left="2264"/>
    </w:pPr>
  </w:style>
  <w:style w:type="paragraph" w:customStyle="1" w:styleId="Contents10">
    <w:name w:val="Contents 10"/>
    <w:basedOn w:val="Index"/>
    <w:pPr>
      <w:tabs>
        <w:tab w:val="right" w:leader="dot" w:pos="7425"/>
      </w:tabs>
      <w:ind w:left="2547"/>
    </w:pPr>
  </w:style>
  <w:style w:type="character" w:customStyle="1" w:styleId="HeaderChar">
    <w:name w:val="Header Char"/>
    <w:aliases w:val="Header/Footer Char,header odd Char,Hyphen Char,header Char,Header First Char,머리글= Char,even header Char,Header1 Char"/>
    <w:link w:val="Header"/>
    <w:uiPriority w:val="99"/>
    <w:rsid w:val="00DB7F97"/>
    <w:rPr>
      <w:rFonts w:ascii="Arial" w:hAnsi="Arial" w:cs="Arial"/>
      <w:color w:val="000000"/>
      <w:sz w:val="24"/>
      <w:szCs w:val="48"/>
      <w:vertAlign w:val="subscript"/>
      <w:lang w:val="en-US" w:eastAsia="ar-SA"/>
    </w:rPr>
  </w:style>
  <w:style w:type="table" w:styleId="TableGrid">
    <w:name w:val="Table Grid"/>
    <w:basedOn w:val="TableNormal"/>
    <w:uiPriority w:val="59"/>
    <w:rsid w:val="000C4F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37z0">
    <w:name w:val="WW8Num37z0"/>
    <w:rsid w:val="00642F06"/>
    <w:rPr>
      <w:rFonts w:ascii="Courier New" w:hAnsi="Courier New" w:cs="Courier New"/>
    </w:rPr>
  </w:style>
  <w:style w:type="character" w:customStyle="1" w:styleId="BodyTextChar">
    <w:name w:val="Body Text Char"/>
    <w:link w:val="BodyText"/>
    <w:rsid w:val="00BC7F5F"/>
    <w:rPr>
      <w:rFonts w:ascii="Arial" w:hAnsi="Arial" w:cs="Arial"/>
      <w:color w:val="000000"/>
      <w:szCs w:val="24"/>
      <w:lang w:eastAsia="ar-SA"/>
    </w:rPr>
  </w:style>
  <w:style w:type="paragraph" w:styleId="ListParagraph">
    <w:name w:val="List Paragraph"/>
    <w:basedOn w:val="Normal"/>
    <w:link w:val="ListParagraphChar"/>
    <w:uiPriority w:val="34"/>
    <w:qFormat/>
    <w:pPr>
      <w:ind w:left="720"/>
      <w:contextualSpacing/>
    </w:pPr>
  </w:style>
  <w:style w:type="character" w:customStyle="1" w:styleId="normaltextrun">
    <w:name w:val="normaltextrun"/>
    <w:basedOn w:val="DefaultParagraphFont"/>
    <w:rsid w:val="00954568"/>
  </w:style>
  <w:style w:type="character" w:customStyle="1" w:styleId="eop">
    <w:name w:val="eop"/>
    <w:basedOn w:val="DefaultParagraphFont"/>
    <w:rsid w:val="00AA403C"/>
  </w:style>
  <w:style w:type="character" w:styleId="Mention">
    <w:name w:val="Mention"/>
    <w:basedOn w:val="DefaultParagraphFont"/>
    <w:uiPriority w:val="99"/>
    <w:unhideWhenUsed/>
    <w:rsid w:val="00560F92"/>
    <w:rPr>
      <w:color w:val="2B579A"/>
      <w:shd w:val="clear" w:color="auto" w:fill="E6E6E6"/>
    </w:rPr>
  </w:style>
  <w:style w:type="paragraph" w:styleId="Revision">
    <w:name w:val="Revision"/>
    <w:hidden/>
    <w:uiPriority w:val="99"/>
    <w:semiHidden/>
    <w:rsid w:val="00536354"/>
    <w:rPr>
      <w:rFonts w:ascii="Arial" w:hAnsi="Arial" w:cs="Arial"/>
      <w:color w:val="000000"/>
      <w:szCs w:val="24"/>
      <w:lang w:val="en-US" w:eastAsia="ar-SA"/>
    </w:rPr>
  </w:style>
  <w:style w:type="paragraph" w:styleId="NormalWeb">
    <w:name w:val="Normal (Web)"/>
    <w:basedOn w:val="Normal"/>
    <w:uiPriority w:val="99"/>
    <w:unhideWhenUsed/>
    <w:rsid w:val="00D65BEE"/>
    <w:pPr>
      <w:spacing w:before="100" w:beforeAutospacing="1" w:after="100" w:afterAutospacing="1"/>
    </w:pPr>
  </w:style>
  <w:style w:type="character" w:customStyle="1" w:styleId="ui-provider">
    <w:name w:val="ui-provider"/>
    <w:basedOn w:val="DefaultParagraphFont"/>
    <w:rsid w:val="008C3A6C"/>
  </w:style>
  <w:style w:type="numbering" w:customStyle="1" w:styleId="CurrentList1">
    <w:name w:val="Current List1"/>
    <w:uiPriority w:val="99"/>
    <w:rsid w:val="00186E75"/>
    <w:pPr>
      <w:numPr>
        <w:numId w:val="38"/>
      </w:numPr>
    </w:pPr>
  </w:style>
  <w:style w:type="character" w:customStyle="1" w:styleId="ListParagraphChar">
    <w:name w:val="List Paragraph Char"/>
    <w:basedOn w:val="DefaultParagraphFont"/>
    <w:link w:val="ListParagraph"/>
    <w:uiPriority w:val="34"/>
    <w:rsid w:val="00262DB7"/>
    <w:rPr>
      <w:rFonts w:ascii="Arial" w:hAnsi="Arial" w:cs="Arial"/>
      <w:color w:val="000000"/>
      <w:szCs w:val="24"/>
      <w:lang w:val="en-US" w:eastAsia="ar-SA"/>
    </w:rPr>
  </w:style>
  <w:style w:type="character" w:customStyle="1" w:styleId="FooterChar">
    <w:name w:val="Footer Char"/>
    <w:basedOn w:val="DefaultParagraphFont"/>
    <w:link w:val="Footer"/>
    <w:uiPriority w:val="99"/>
    <w:rsid w:val="007D0232"/>
    <w:rPr>
      <w:rFonts w:ascii="Arial" w:hAnsi="Arial" w:cs="Arial"/>
      <w:color w:val="000000"/>
      <w:szCs w:val="24"/>
      <w:lang w:val="en-US" w:eastAsia="ar-SA"/>
    </w:rPr>
  </w:style>
  <w:style w:type="character" w:customStyle="1" w:styleId="Heading1Char">
    <w:name w:val="Heading 1 Char"/>
    <w:basedOn w:val="DefaultParagraphFont"/>
    <w:link w:val="Heading1"/>
    <w:rsid w:val="007D0232"/>
    <w:rPr>
      <w:b/>
      <w:caps/>
      <w:sz w:val="28"/>
      <w:szCs w:val="48"/>
      <w:lang w:val="en-US" w:eastAsia="en-US"/>
    </w:rPr>
  </w:style>
  <w:style w:type="character" w:customStyle="1" w:styleId="Heading2Char">
    <w:name w:val="Heading 2 Char"/>
    <w:basedOn w:val="DefaultParagraphFont"/>
    <w:link w:val="Heading2"/>
    <w:rsid w:val="007D0232"/>
    <w:rPr>
      <w:b/>
      <w:bCs/>
      <w:sz w:val="26"/>
      <w:szCs w:val="36"/>
      <w:lang w:val="en-US" w:eastAsia="en-US"/>
    </w:rPr>
  </w:style>
  <w:style w:type="character" w:customStyle="1" w:styleId="Heading3Char">
    <w:name w:val="Heading 3 Char"/>
    <w:basedOn w:val="DefaultParagraphFont"/>
    <w:link w:val="Heading3"/>
    <w:rsid w:val="007D0232"/>
    <w:rPr>
      <w:b/>
      <w:bCs/>
      <w:sz w:val="24"/>
      <w:szCs w:val="28"/>
      <w:lang w:val="en-US" w:eastAsia="en-US"/>
    </w:rPr>
  </w:style>
  <w:style w:type="character" w:customStyle="1" w:styleId="Heading4Char">
    <w:name w:val="Heading 4 Char"/>
    <w:basedOn w:val="DefaultParagraphFont"/>
    <w:link w:val="Heading4"/>
    <w:rsid w:val="007D0232"/>
    <w:rPr>
      <w:b/>
      <w:bCs/>
      <w:szCs w:val="36"/>
      <w:lang w:val="en-US" w:eastAsia="en-US"/>
    </w:rPr>
  </w:style>
  <w:style w:type="character" w:customStyle="1" w:styleId="Heading5Char">
    <w:name w:val="Heading 5 Char"/>
    <w:basedOn w:val="DefaultParagraphFont"/>
    <w:link w:val="Heading5"/>
    <w:rsid w:val="007D0232"/>
    <w:rPr>
      <w:b/>
      <w:bCs/>
      <w:sz w:val="24"/>
      <w:szCs w:val="24"/>
      <w:lang w:val="en-US" w:eastAsia="en-US"/>
    </w:rPr>
  </w:style>
  <w:style w:type="character" w:customStyle="1" w:styleId="Heading6Char">
    <w:name w:val="Heading 6 Char"/>
    <w:basedOn w:val="DefaultParagraphFont"/>
    <w:link w:val="Heading6"/>
    <w:rsid w:val="007D0232"/>
    <w:rPr>
      <w:sz w:val="16"/>
      <w:szCs w:val="16"/>
      <w:lang w:val="en-US" w:eastAsia="en-US"/>
    </w:rPr>
  </w:style>
  <w:style w:type="character" w:customStyle="1" w:styleId="Heading7Char">
    <w:name w:val="Heading 7 Char"/>
    <w:basedOn w:val="DefaultParagraphFont"/>
    <w:link w:val="Heading7"/>
    <w:rsid w:val="007D0232"/>
    <w:rPr>
      <w:sz w:val="24"/>
      <w:szCs w:val="24"/>
      <w:lang w:val="en-US" w:eastAsia="en-US"/>
    </w:rPr>
  </w:style>
  <w:style w:type="character" w:customStyle="1" w:styleId="Heading8Char">
    <w:name w:val="Heading 8 Char"/>
    <w:basedOn w:val="DefaultParagraphFont"/>
    <w:link w:val="Heading8"/>
    <w:rsid w:val="007D0232"/>
    <w:rPr>
      <w:i/>
      <w:sz w:val="24"/>
      <w:szCs w:val="24"/>
      <w:lang w:val="en-US" w:eastAsia="en-US"/>
    </w:rPr>
  </w:style>
  <w:style w:type="character" w:customStyle="1" w:styleId="Heading9Char">
    <w:name w:val="Heading 9 Char"/>
    <w:basedOn w:val="DefaultParagraphFont"/>
    <w:link w:val="Heading9"/>
    <w:rsid w:val="007D0232"/>
    <w:rPr>
      <w:b/>
      <w:i/>
      <w:sz w:val="18"/>
      <w:szCs w:val="24"/>
      <w:lang w:val="en-US" w:eastAsia="en-US"/>
    </w:rPr>
  </w:style>
  <w:style w:type="paragraph" w:customStyle="1" w:styleId="Default">
    <w:name w:val="Default"/>
    <w:rsid w:val="007D0232"/>
    <w:pPr>
      <w:autoSpaceDE w:val="0"/>
      <w:autoSpaceDN w:val="0"/>
      <w:adjustRightInd w:val="0"/>
    </w:pPr>
    <w:rPr>
      <w:rFonts w:ascii="Calibri" w:eastAsiaTheme="minorHAnsi" w:hAnsi="Calibri" w:cs="Calibri"/>
      <w:color w:val="000000"/>
      <w:sz w:val="24"/>
      <w:szCs w:val="24"/>
      <w:lang w:val="en-US" w:eastAsia="en-US"/>
      <w14:ligatures w14:val="standardContextual"/>
    </w:rPr>
  </w:style>
  <w:style w:type="character" w:styleId="UnresolvedMention">
    <w:name w:val="Unresolved Mention"/>
    <w:basedOn w:val="DefaultParagraphFont"/>
    <w:uiPriority w:val="99"/>
    <w:semiHidden/>
    <w:unhideWhenUsed/>
    <w:rsid w:val="007D0232"/>
    <w:rPr>
      <w:color w:val="605E5C"/>
      <w:shd w:val="clear" w:color="auto" w:fill="E1DFDD"/>
    </w:rPr>
  </w:style>
  <w:style w:type="paragraph" w:styleId="TOCHeading">
    <w:name w:val="TOC Heading"/>
    <w:basedOn w:val="Heading1"/>
    <w:next w:val="Normal"/>
    <w:uiPriority w:val="39"/>
    <w:unhideWhenUsed/>
    <w:qFormat/>
    <w:rsid w:val="007D0232"/>
    <w:pPr>
      <w:keepLines/>
      <w:pageBreakBefore w:val="0"/>
      <w:numPr>
        <w:numId w:val="0"/>
      </w:numPr>
      <w:tabs>
        <w:tab w:val="clear" w:pos="567"/>
      </w:tabs>
      <w:spacing w:before="240" w:after="0" w:line="259" w:lineRule="auto"/>
      <w:outlineLvl w:val="9"/>
    </w:pPr>
    <w:rPr>
      <w:rFonts w:asciiTheme="majorHAnsi" w:eastAsiaTheme="majorEastAsia" w:hAnsiTheme="majorHAnsi" w:cstheme="majorBidi"/>
      <w:b w:val="0"/>
      <w:caps w:val="0"/>
      <w:color w:val="2F5496" w:themeColor="accent1" w:themeShade="BF"/>
      <w:sz w:val="32"/>
      <w:szCs w:val="32"/>
    </w:rPr>
  </w:style>
  <w:style w:type="character" w:customStyle="1" w:styleId="apple-converted-space">
    <w:name w:val="apple-converted-space"/>
    <w:rsid w:val="007D0232"/>
  </w:style>
  <w:style w:type="character" w:styleId="Emphasis">
    <w:name w:val="Emphasis"/>
    <w:basedOn w:val="DefaultParagraphFont"/>
    <w:uiPriority w:val="20"/>
    <w:qFormat/>
    <w:rsid w:val="007D0232"/>
    <w:rPr>
      <w:i/>
      <w:iCs/>
    </w:rPr>
  </w:style>
  <w:style w:type="character" w:customStyle="1" w:styleId="cf01">
    <w:name w:val="cf01"/>
    <w:basedOn w:val="DefaultParagraphFont"/>
    <w:rsid w:val="007D023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6802">
      <w:bodyDiv w:val="1"/>
      <w:marLeft w:val="0"/>
      <w:marRight w:val="0"/>
      <w:marTop w:val="0"/>
      <w:marBottom w:val="0"/>
      <w:divBdr>
        <w:top w:val="none" w:sz="0" w:space="0" w:color="auto"/>
        <w:left w:val="none" w:sz="0" w:space="0" w:color="auto"/>
        <w:bottom w:val="none" w:sz="0" w:space="0" w:color="auto"/>
        <w:right w:val="none" w:sz="0" w:space="0" w:color="auto"/>
      </w:divBdr>
    </w:div>
    <w:div w:id="13966647">
      <w:bodyDiv w:val="1"/>
      <w:marLeft w:val="0"/>
      <w:marRight w:val="0"/>
      <w:marTop w:val="0"/>
      <w:marBottom w:val="0"/>
      <w:divBdr>
        <w:top w:val="none" w:sz="0" w:space="0" w:color="auto"/>
        <w:left w:val="none" w:sz="0" w:space="0" w:color="auto"/>
        <w:bottom w:val="none" w:sz="0" w:space="0" w:color="auto"/>
        <w:right w:val="none" w:sz="0" w:space="0" w:color="auto"/>
      </w:divBdr>
    </w:div>
    <w:div w:id="18969566">
      <w:bodyDiv w:val="1"/>
      <w:marLeft w:val="0"/>
      <w:marRight w:val="0"/>
      <w:marTop w:val="0"/>
      <w:marBottom w:val="0"/>
      <w:divBdr>
        <w:top w:val="none" w:sz="0" w:space="0" w:color="auto"/>
        <w:left w:val="none" w:sz="0" w:space="0" w:color="auto"/>
        <w:bottom w:val="none" w:sz="0" w:space="0" w:color="auto"/>
        <w:right w:val="none" w:sz="0" w:space="0" w:color="auto"/>
      </w:divBdr>
    </w:div>
    <w:div w:id="21788434">
      <w:bodyDiv w:val="1"/>
      <w:marLeft w:val="0"/>
      <w:marRight w:val="0"/>
      <w:marTop w:val="0"/>
      <w:marBottom w:val="0"/>
      <w:divBdr>
        <w:top w:val="none" w:sz="0" w:space="0" w:color="auto"/>
        <w:left w:val="none" w:sz="0" w:space="0" w:color="auto"/>
        <w:bottom w:val="none" w:sz="0" w:space="0" w:color="auto"/>
        <w:right w:val="none" w:sz="0" w:space="0" w:color="auto"/>
      </w:divBdr>
    </w:div>
    <w:div w:id="102194516">
      <w:bodyDiv w:val="1"/>
      <w:marLeft w:val="0"/>
      <w:marRight w:val="0"/>
      <w:marTop w:val="0"/>
      <w:marBottom w:val="0"/>
      <w:divBdr>
        <w:top w:val="none" w:sz="0" w:space="0" w:color="auto"/>
        <w:left w:val="none" w:sz="0" w:space="0" w:color="auto"/>
        <w:bottom w:val="none" w:sz="0" w:space="0" w:color="auto"/>
        <w:right w:val="none" w:sz="0" w:space="0" w:color="auto"/>
      </w:divBdr>
    </w:div>
    <w:div w:id="105855107">
      <w:bodyDiv w:val="1"/>
      <w:marLeft w:val="0"/>
      <w:marRight w:val="0"/>
      <w:marTop w:val="0"/>
      <w:marBottom w:val="0"/>
      <w:divBdr>
        <w:top w:val="none" w:sz="0" w:space="0" w:color="auto"/>
        <w:left w:val="none" w:sz="0" w:space="0" w:color="auto"/>
        <w:bottom w:val="none" w:sz="0" w:space="0" w:color="auto"/>
        <w:right w:val="none" w:sz="0" w:space="0" w:color="auto"/>
      </w:divBdr>
    </w:div>
    <w:div w:id="124130406">
      <w:bodyDiv w:val="1"/>
      <w:marLeft w:val="0"/>
      <w:marRight w:val="0"/>
      <w:marTop w:val="0"/>
      <w:marBottom w:val="0"/>
      <w:divBdr>
        <w:top w:val="none" w:sz="0" w:space="0" w:color="auto"/>
        <w:left w:val="none" w:sz="0" w:space="0" w:color="auto"/>
        <w:bottom w:val="none" w:sz="0" w:space="0" w:color="auto"/>
        <w:right w:val="none" w:sz="0" w:space="0" w:color="auto"/>
      </w:divBdr>
    </w:div>
    <w:div w:id="124740021">
      <w:bodyDiv w:val="1"/>
      <w:marLeft w:val="0"/>
      <w:marRight w:val="0"/>
      <w:marTop w:val="0"/>
      <w:marBottom w:val="0"/>
      <w:divBdr>
        <w:top w:val="none" w:sz="0" w:space="0" w:color="auto"/>
        <w:left w:val="none" w:sz="0" w:space="0" w:color="auto"/>
        <w:bottom w:val="none" w:sz="0" w:space="0" w:color="auto"/>
        <w:right w:val="none" w:sz="0" w:space="0" w:color="auto"/>
      </w:divBdr>
    </w:div>
    <w:div w:id="125860106">
      <w:bodyDiv w:val="1"/>
      <w:marLeft w:val="0"/>
      <w:marRight w:val="0"/>
      <w:marTop w:val="0"/>
      <w:marBottom w:val="0"/>
      <w:divBdr>
        <w:top w:val="none" w:sz="0" w:space="0" w:color="auto"/>
        <w:left w:val="none" w:sz="0" w:space="0" w:color="auto"/>
        <w:bottom w:val="none" w:sz="0" w:space="0" w:color="auto"/>
        <w:right w:val="none" w:sz="0" w:space="0" w:color="auto"/>
      </w:divBdr>
      <w:divsChild>
        <w:div w:id="141430748">
          <w:marLeft w:val="0"/>
          <w:marRight w:val="0"/>
          <w:marTop w:val="0"/>
          <w:marBottom w:val="0"/>
          <w:divBdr>
            <w:top w:val="none" w:sz="0" w:space="0" w:color="auto"/>
            <w:left w:val="none" w:sz="0" w:space="0" w:color="auto"/>
            <w:bottom w:val="none" w:sz="0" w:space="0" w:color="auto"/>
            <w:right w:val="none" w:sz="0" w:space="0" w:color="auto"/>
          </w:divBdr>
          <w:divsChild>
            <w:div w:id="70721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8546">
      <w:bodyDiv w:val="1"/>
      <w:marLeft w:val="0"/>
      <w:marRight w:val="0"/>
      <w:marTop w:val="0"/>
      <w:marBottom w:val="0"/>
      <w:divBdr>
        <w:top w:val="none" w:sz="0" w:space="0" w:color="auto"/>
        <w:left w:val="none" w:sz="0" w:space="0" w:color="auto"/>
        <w:bottom w:val="none" w:sz="0" w:space="0" w:color="auto"/>
        <w:right w:val="none" w:sz="0" w:space="0" w:color="auto"/>
      </w:divBdr>
      <w:divsChild>
        <w:div w:id="362480697">
          <w:marLeft w:val="0"/>
          <w:marRight w:val="0"/>
          <w:marTop w:val="0"/>
          <w:marBottom w:val="0"/>
          <w:divBdr>
            <w:top w:val="none" w:sz="0" w:space="0" w:color="auto"/>
            <w:left w:val="none" w:sz="0" w:space="0" w:color="auto"/>
            <w:bottom w:val="none" w:sz="0" w:space="0" w:color="auto"/>
            <w:right w:val="none" w:sz="0" w:space="0" w:color="auto"/>
          </w:divBdr>
          <w:divsChild>
            <w:div w:id="180920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7586">
      <w:bodyDiv w:val="1"/>
      <w:marLeft w:val="0"/>
      <w:marRight w:val="0"/>
      <w:marTop w:val="0"/>
      <w:marBottom w:val="0"/>
      <w:divBdr>
        <w:top w:val="none" w:sz="0" w:space="0" w:color="auto"/>
        <w:left w:val="none" w:sz="0" w:space="0" w:color="auto"/>
        <w:bottom w:val="none" w:sz="0" w:space="0" w:color="auto"/>
        <w:right w:val="none" w:sz="0" w:space="0" w:color="auto"/>
      </w:divBdr>
    </w:div>
    <w:div w:id="184291957">
      <w:bodyDiv w:val="1"/>
      <w:marLeft w:val="0"/>
      <w:marRight w:val="0"/>
      <w:marTop w:val="0"/>
      <w:marBottom w:val="0"/>
      <w:divBdr>
        <w:top w:val="none" w:sz="0" w:space="0" w:color="auto"/>
        <w:left w:val="none" w:sz="0" w:space="0" w:color="auto"/>
        <w:bottom w:val="none" w:sz="0" w:space="0" w:color="auto"/>
        <w:right w:val="none" w:sz="0" w:space="0" w:color="auto"/>
      </w:divBdr>
    </w:div>
    <w:div w:id="192233060">
      <w:bodyDiv w:val="1"/>
      <w:marLeft w:val="0"/>
      <w:marRight w:val="0"/>
      <w:marTop w:val="0"/>
      <w:marBottom w:val="0"/>
      <w:divBdr>
        <w:top w:val="none" w:sz="0" w:space="0" w:color="auto"/>
        <w:left w:val="none" w:sz="0" w:space="0" w:color="auto"/>
        <w:bottom w:val="none" w:sz="0" w:space="0" w:color="auto"/>
        <w:right w:val="none" w:sz="0" w:space="0" w:color="auto"/>
      </w:divBdr>
    </w:div>
    <w:div w:id="195317943">
      <w:bodyDiv w:val="1"/>
      <w:marLeft w:val="0"/>
      <w:marRight w:val="0"/>
      <w:marTop w:val="0"/>
      <w:marBottom w:val="0"/>
      <w:divBdr>
        <w:top w:val="none" w:sz="0" w:space="0" w:color="auto"/>
        <w:left w:val="none" w:sz="0" w:space="0" w:color="auto"/>
        <w:bottom w:val="none" w:sz="0" w:space="0" w:color="auto"/>
        <w:right w:val="none" w:sz="0" w:space="0" w:color="auto"/>
      </w:divBdr>
    </w:div>
    <w:div w:id="198207029">
      <w:bodyDiv w:val="1"/>
      <w:marLeft w:val="0"/>
      <w:marRight w:val="0"/>
      <w:marTop w:val="0"/>
      <w:marBottom w:val="0"/>
      <w:divBdr>
        <w:top w:val="none" w:sz="0" w:space="0" w:color="auto"/>
        <w:left w:val="none" w:sz="0" w:space="0" w:color="auto"/>
        <w:bottom w:val="none" w:sz="0" w:space="0" w:color="auto"/>
        <w:right w:val="none" w:sz="0" w:space="0" w:color="auto"/>
      </w:divBdr>
    </w:div>
    <w:div w:id="208693317">
      <w:bodyDiv w:val="1"/>
      <w:marLeft w:val="0"/>
      <w:marRight w:val="0"/>
      <w:marTop w:val="0"/>
      <w:marBottom w:val="0"/>
      <w:divBdr>
        <w:top w:val="none" w:sz="0" w:space="0" w:color="auto"/>
        <w:left w:val="none" w:sz="0" w:space="0" w:color="auto"/>
        <w:bottom w:val="none" w:sz="0" w:space="0" w:color="auto"/>
        <w:right w:val="none" w:sz="0" w:space="0" w:color="auto"/>
      </w:divBdr>
      <w:divsChild>
        <w:div w:id="445661035">
          <w:marLeft w:val="0"/>
          <w:marRight w:val="0"/>
          <w:marTop w:val="0"/>
          <w:marBottom w:val="0"/>
          <w:divBdr>
            <w:top w:val="none" w:sz="0" w:space="0" w:color="auto"/>
            <w:left w:val="none" w:sz="0" w:space="0" w:color="auto"/>
            <w:bottom w:val="none" w:sz="0" w:space="0" w:color="auto"/>
            <w:right w:val="none" w:sz="0" w:space="0" w:color="auto"/>
          </w:divBdr>
          <w:divsChild>
            <w:div w:id="141532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0711">
      <w:bodyDiv w:val="1"/>
      <w:marLeft w:val="0"/>
      <w:marRight w:val="0"/>
      <w:marTop w:val="0"/>
      <w:marBottom w:val="0"/>
      <w:divBdr>
        <w:top w:val="none" w:sz="0" w:space="0" w:color="auto"/>
        <w:left w:val="none" w:sz="0" w:space="0" w:color="auto"/>
        <w:bottom w:val="none" w:sz="0" w:space="0" w:color="auto"/>
        <w:right w:val="none" w:sz="0" w:space="0" w:color="auto"/>
      </w:divBdr>
      <w:divsChild>
        <w:div w:id="140343164">
          <w:marLeft w:val="0"/>
          <w:marRight w:val="0"/>
          <w:marTop w:val="0"/>
          <w:marBottom w:val="0"/>
          <w:divBdr>
            <w:top w:val="none" w:sz="0" w:space="0" w:color="auto"/>
            <w:left w:val="none" w:sz="0" w:space="0" w:color="auto"/>
            <w:bottom w:val="none" w:sz="0" w:space="0" w:color="auto"/>
            <w:right w:val="none" w:sz="0" w:space="0" w:color="auto"/>
          </w:divBdr>
        </w:div>
      </w:divsChild>
    </w:div>
    <w:div w:id="214852924">
      <w:bodyDiv w:val="1"/>
      <w:marLeft w:val="0"/>
      <w:marRight w:val="0"/>
      <w:marTop w:val="0"/>
      <w:marBottom w:val="0"/>
      <w:divBdr>
        <w:top w:val="none" w:sz="0" w:space="0" w:color="auto"/>
        <w:left w:val="none" w:sz="0" w:space="0" w:color="auto"/>
        <w:bottom w:val="none" w:sz="0" w:space="0" w:color="auto"/>
        <w:right w:val="none" w:sz="0" w:space="0" w:color="auto"/>
      </w:divBdr>
      <w:divsChild>
        <w:div w:id="45300146">
          <w:marLeft w:val="0"/>
          <w:marRight w:val="0"/>
          <w:marTop w:val="0"/>
          <w:marBottom w:val="0"/>
          <w:divBdr>
            <w:top w:val="none" w:sz="0" w:space="0" w:color="auto"/>
            <w:left w:val="none" w:sz="0" w:space="0" w:color="auto"/>
            <w:bottom w:val="none" w:sz="0" w:space="0" w:color="auto"/>
            <w:right w:val="none" w:sz="0" w:space="0" w:color="auto"/>
          </w:divBdr>
          <w:divsChild>
            <w:div w:id="159004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07491">
      <w:bodyDiv w:val="1"/>
      <w:marLeft w:val="0"/>
      <w:marRight w:val="0"/>
      <w:marTop w:val="0"/>
      <w:marBottom w:val="0"/>
      <w:divBdr>
        <w:top w:val="none" w:sz="0" w:space="0" w:color="auto"/>
        <w:left w:val="none" w:sz="0" w:space="0" w:color="auto"/>
        <w:bottom w:val="none" w:sz="0" w:space="0" w:color="auto"/>
        <w:right w:val="none" w:sz="0" w:space="0" w:color="auto"/>
      </w:divBdr>
    </w:div>
    <w:div w:id="222957168">
      <w:bodyDiv w:val="1"/>
      <w:marLeft w:val="0"/>
      <w:marRight w:val="0"/>
      <w:marTop w:val="0"/>
      <w:marBottom w:val="0"/>
      <w:divBdr>
        <w:top w:val="none" w:sz="0" w:space="0" w:color="auto"/>
        <w:left w:val="none" w:sz="0" w:space="0" w:color="auto"/>
        <w:bottom w:val="none" w:sz="0" w:space="0" w:color="auto"/>
        <w:right w:val="none" w:sz="0" w:space="0" w:color="auto"/>
      </w:divBdr>
    </w:div>
    <w:div w:id="240062965">
      <w:bodyDiv w:val="1"/>
      <w:marLeft w:val="0"/>
      <w:marRight w:val="0"/>
      <w:marTop w:val="0"/>
      <w:marBottom w:val="0"/>
      <w:divBdr>
        <w:top w:val="none" w:sz="0" w:space="0" w:color="auto"/>
        <w:left w:val="none" w:sz="0" w:space="0" w:color="auto"/>
        <w:bottom w:val="none" w:sz="0" w:space="0" w:color="auto"/>
        <w:right w:val="none" w:sz="0" w:space="0" w:color="auto"/>
      </w:divBdr>
    </w:div>
    <w:div w:id="240212710">
      <w:bodyDiv w:val="1"/>
      <w:marLeft w:val="0"/>
      <w:marRight w:val="0"/>
      <w:marTop w:val="0"/>
      <w:marBottom w:val="0"/>
      <w:divBdr>
        <w:top w:val="none" w:sz="0" w:space="0" w:color="auto"/>
        <w:left w:val="none" w:sz="0" w:space="0" w:color="auto"/>
        <w:bottom w:val="none" w:sz="0" w:space="0" w:color="auto"/>
        <w:right w:val="none" w:sz="0" w:space="0" w:color="auto"/>
      </w:divBdr>
    </w:div>
    <w:div w:id="265775877">
      <w:bodyDiv w:val="1"/>
      <w:marLeft w:val="0"/>
      <w:marRight w:val="0"/>
      <w:marTop w:val="0"/>
      <w:marBottom w:val="0"/>
      <w:divBdr>
        <w:top w:val="none" w:sz="0" w:space="0" w:color="auto"/>
        <w:left w:val="none" w:sz="0" w:space="0" w:color="auto"/>
        <w:bottom w:val="none" w:sz="0" w:space="0" w:color="auto"/>
        <w:right w:val="none" w:sz="0" w:space="0" w:color="auto"/>
      </w:divBdr>
    </w:div>
    <w:div w:id="268587470">
      <w:bodyDiv w:val="1"/>
      <w:marLeft w:val="0"/>
      <w:marRight w:val="0"/>
      <w:marTop w:val="0"/>
      <w:marBottom w:val="0"/>
      <w:divBdr>
        <w:top w:val="none" w:sz="0" w:space="0" w:color="auto"/>
        <w:left w:val="none" w:sz="0" w:space="0" w:color="auto"/>
        <w:bottom w:val="none" w:sz="0" w:space="0" w:color="auto"/>
        <w:right w:val="none" w:sz="0" w:space="0" w:color="auto"/>
      </w:divBdr>
    </w:div>
    <w:div w:id="280497956">
      <w:bodyDiv w:val="1"/>
      <w:marLeft w:val="0"/>
      <w:marRight w:val="0"/>
      <w:marTop w:val="0"/>
      <w:marBottom w:val="0"/>
      <w:divBdr>
        <w:top w:val="none" w:sz="0" w:space="0" w:color="auto"/>
        <w:left w:val="none" w:sz="0" w:space="0" w:color="auto"/>
        <w:bottom w:val="none" w:sz="0" w:space="0" w:color="auto"/>
        <w:right w:val="none" w:sz="0" w:space="0" w:color="auto"/>
      </w:divBdr>
    </w:div>
    <w:div w:id="290522548">
      <w:bodyDiv w:val="1"/>
      <w:marLeft w:val="0"/>
      <w:marRight w:val="0"/>
      <w:marTop w:val="0"/>
      <w:marBottom w:val="0"/>
      <w:divBdr>
        <w:top w:val="none" w:sz="0" w:space="0" w:color="auto"/>
        <w:left w:val="none" w:sz="0" w:space="0" w:color="auto"/>
        <w:bottom w:val="none" w:sz="0" w:space="0" w:color="auto"/>
        <w:right w:val="none" w:sz="0" w:space="0" w:color="auto"/>
      </w:divBdr>
    </w:div>
    <w:div w:id="329216347">
      <w:bodyDiv w:val="1"/>
      <w:marLeft w:val="0"/>
      <w:marRight w:val="0"/>
      <w:marTop w:val="0"/>
      <w:marBottom w:val="0"/>
      <w:divBdr>
        <w:top w:val="none" w:sz="0" w:space="0" w:color="auto"/>
        <w:left w:val="none" w:sz="0" w:space="0" w:color="auto"/>
        <w:bottom w:val="none" w:sz="0" w:space="0" w:color="auto"/>
        <w:right w:val="none" w:sz="0" w:space="0" w:color="auto"/>
      </w:divBdr>
      <w:divsChild>
        <w:div w:id="484249932">
          <w:marLeft w:val="0"/>
          <w:marRight w:val="0"/>
          <w:marTop w:val="0"/>
          <w:marBottom w:val="0"/>
          <w:divBdr>
            <w:top w:val="none" w:sz="0" w:space="0" w:color="auto"/>
            <w:left w:val="none" w:sz="0" w:space="0" w:color="auto"/>
            <w:bottom w:val="none" w:sz="0" w:space="0" w:color="auto"/>
            <w:right w:val="none" w:sz="0" w:space="0" w:color="auto"/>
          </w:divBdr>
          <w:divsChild>
            <w:div w:id="16004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9231">
      <w:bodyDiv w:val="1"/>
      <w:marLeft w:val="0"/>
      <w:marRight w:val="0"/>
      <w:marTop w:val="0"/>
      <w:marBottom w:val="0"/>
      <w:divBdr>
        <w:top w:val="none" w:sz="0" w:space="0" w:color="auto"/>
        <w:left w:val="none" w:sz="0" w:space="0" w:color="auto"/>
        <w:bottom w:val="none" w:sz="0" w:space="0" w:color="auto"/>
        <w:right w:val="none" w:sz="0" w:space="0" w:color="auto"/>
      </w:divBdr>
    </w:div>
    <w:div w:id="372585975">
      <w:bodyDiv w:val="1"/>
      <w:marLeft w:val="0"/>
      <w:marRight w:val="0"/>
      <w:marTop w:val="0"/>
      <w:marBottom w:val="0"/>
      <w:divBdr>
        <w:top w:val="none" w:sz="0" w:space="0" w:color="auto"/>
        <w:left w:val="none" w:sz="0" w:space="0" w:color="auto"/>
        <w:bottom w:val="none" w:sz="0" w:space="0" w:color="auto"/>
        <w:right w:val="none" w:sz="0" w:space="0" w:color="auto"/>
      </w:divBdr>
      <w:divsChild>
        <w:div w:id="2023705646">
          <w:marLeft w:val="0"/>
          <w:marRight w:val="0"/>
          <w:marTop w:val="0"/>
          <w:marBottom w:val="0"/>
          <w:divBdr>
            <w:top w:val="none" w:sz="0" w:space="0" w:color="auto"/>
            <w:left w:val="none" w:sz="0" w:space="0" w:color="auto"/>
            <w:bottom w:val="none" w:sz="0" w:space="0" w:color="auto"/>
            <w:right w:val="none" w:sz="0" w:space="0" w:color="auto"/>
          </w:divBdr>
          <w:divsChild>
            <w:div w:id="8999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8126">
      <w:bodyDiv w:val="1"/>
      <w:marLeft w:val="0"/>
      <w:marRight w:val="0"/>
      <w:marTop w:val="0"/>
      <w:marBottom w:val="0"/>
      <w:divBdr>
        <w:top w:val="none" w:sz="0" w:space="0" w:color="auto"/>
        <w:left w:val="none" w:sz="0" w:space="0" w:color="auto"/>
        <w:bottom w:val="none" w:sz="0" w:space="0" w:color="auto"/>
        <w:right w:val="none" w:sz="0" w:space="0" w:color="auto"/>
      </w:divBdr>
      <w:divsChild>
        <w:div w:id="454563365">
          <w:marLeft w:val="0"/>
          <w:marRight w:val="0"/>
          <w:marTop w:val="0"/>
          <w:marBottom w:val="0"/>
          <w:divBdr>
            <w:top w:val="none" w:sz="0" w:space="0" w:color="auto"/>
            <w:left w:val="none" w:sz="0" w:space="0" w:color="auto"/>
            <w:bottom w:val="none" w:sz="0" w:space="0" w:color="auto"/>
            <w:right w:val="none" w:sz="0" w:space="0" w:color="auto"/>
          </w:divBdr>
          <w:divsChild>
            <w:div w:id="162807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9338">
      <w:bodyDiv w:val="1"/>
      <w:marLeft w:val="0"/>
      <w:marRight w:val="0"/>
      <w:marTop w:val="0"/>
      <w:marBottom w:val="0"/>
      <w:divBdr>
        <w:top w:val="none" w:sz="0" w:space="0" w:color="auto"/>
        <w:left w:val="none" w:sz="0" w:space="0" w:color="auto"/>
        <w:bottom w:val="none" w:sz="0" w:space="0" w:color="auto"/>
        <w:right w:val="none" w:sz="0" w:space="0" w:color="auto"/>
      </w:divBdr>
    </w:div>
    <w:div w:id="428546807">
      <w:bodyDiv w:val="1"/>
      <w:marLeft w:val="0"/>
      <w:marRight w:val="0"/>
      <w:marTop w:val="0"/>
      <w:marBottom w:val="0"/>
      <w:divBdr>
        <w:top w:val="none" w:sz="0" w:space="0" w:color="auto"/>
        <w:left w:val="none" w:sz="0" w:space="0" w:color="auto"/>
        <w:bottom w:val="none" w:sz="0" w:space="0" w:color="auto"/>
        <w:right w:val="none" w:sz="0" w:space="0" w:color="auto"/>
      </w:divBdr>
    </w:div>
    <w:div w:id="446311990">
      <w:bodyDiv w:val="1"/>
      <w:marLeft w:val="0"/>
      <w:marRight w:val="0"/>
      <w:marTop w:val="0"/>
      <w:marBottom w:val="0"/>
      <w:divBdr>
        <w:top w:val="none" w:sz="0" w:space="0" w:color="auto"/>
        <w:left w:val="none" w:sz="0" w:space="0" w:color="auto"/>
        <w:bottom w:val="none" w:sz="0" w:space="0" w:color="auto"/>
        <w:right w:val="none" w:sz="0" w:space="0" w:color="auto"/>
      </w:divBdr>
    </w:div>
    <w:div w:id="453796615">
      <w:bodyDiv w:val="1"/>
      <w:marLeft w:val="0"/>
      <w:marRight w:val="0"/>
      <w:marTop w:val="0"/>
      <w:marBottom w:val="0"/>
      <w:divBdr>
        <w:top w:val="none" w:sz="0" w:space="0" w:color="auto"/>
        <w:left w:val="none" w:sz="0" w:space="0" w:color="auto"/>
        <w:bottom w:val="none" w:sz="0" w:space="0" w:color="auto"/>
        <w:right w:val="none" w:sz="0" w:space="0" w:color="auto"/>
      </w:divBdr>
      <w:divsChild>
        <w:div w:id="1996836970">
          <w:marLeft w:val="0"/>
          <w:marRight w:val="0"/>
          <w:marTop w:val="0"/>
          <w:marBottom w:val="0"/>
          <w:divBdr>
            <w:top w:val="none" w:sz="0" w:space="0" w:color="auto"/>
            <w:left w:val="none" w:sz="0" w:space="0" w:color="auto"/>
            <w:bottom w:val="none" w:sz="0" w:space="0" w:color="auto"/>
            <w:right w:val="none" w:sz="0" w:space="0" w:color="auto"/>
          </w:divBdr>
          <w:divsChild>
            <w:div w:id="15997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68357">
      <w:bodyDiv w:val="1"/>
      <w:marLeft w:val="0"/>
      <w:marRight w:val="0"/>
      <w:marTop w:val="0"/>
      <w:marBottom w:val="0"/>
      <w:divBdr>
        <w:top w:val="none" w:sz="0" w:space="0" w:color="auto"/>
        <w:left w:val="none" w:sz="0" w:space="0" w:color="auto"/>
        <w:bottom w:val="none" w:sz="0" w:space="0" w:color="auto"/>
        <w:right w:val="none" w:sz="0" w:space="0" w:color="auto"/>
      </w:divBdr>
      <w:divsChild>
        <w:div w:id="593711851">
          <w:marLeft w:val="0"/>
          <w:marRight w:val="0"/>
          <w:marTop w:val="0"/>
          <w:marBottom w:val="0"/>
          <w:divBdr>
            <w:top w:val="none" w:sz="0" w:space="0" w:color="auto"/>
            <w:left w:val="none" w:sz="0" w:space="0" w:color="auto"/>
            <w:bottom w:val="none" w:sz="0" w:space="0" w:color="auto"/>
            <w:right w:val="none" w:sz="0" w:space="0" w:color="auto"/>
          </w:divBdr>
          <w:divsChild>
            <w:div w:id="199560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88219">
      <w:bodyDiv w:val="1"/>
      <w:marLeft w:val="0"/>
      <w:marRight w:val="0"/>
      <w:marTop w:val="0"/>
      <w:marBottom w:val="0"/>
      <w:divBdr>
        <w:top w:val="none" w:sz="0" w:space="0" w:color="auto"/>
        <w:left w:val="none" w:sz="0" w:space="0" w:color="auto"/>
        <w:bottom w:val="none" w:sz="0" w:space="0" w:color="auto"/>
        <w:right w:val="none" w:sz="0" w:space="0" w:color="auto"/>
      </w:divBdr>
    </w:div>
    <w:div w:id="467356558">
      <w:bodyDiv w:val="1"/>
      <w:marLeft w:val="0"/>
      <w:marRight w:val="0"/>
      <w:marTop w:val="0"/>
      <w:marBottom w:val="0"/>
      <w:divBdr>
        <w:top w:val="none" w:sz="0" w:space="0" w:color="auto"/>
        <w:left w:val="none" w:sz="0" w:space="0" w:color="auto"/>
        <w:bottom w:val="none" w:sz="0" w:space="0" w:color="auto"/>
        <w:right w:val="none" w:sz="0" w:space="0" w:color="auto"/>
      </w:divBdr>
    </w:div>
    <w:div w:id="522019344">
      <w:bodyDiv w:val="1"/>
      <w:marLeft w:val="0"/>
      <w:marRight w:val="0"/>
      <w:marTop w:val="0"/>
      <w:marBottom w:val="0"/>
      <w:divBdr>
        <w:top w:val="none" w:sz="0" w:space="0" w:color="auto"/>
        <w:left w:val="none" w:sz="0" w:space="0" w:color="auto"/>
        <w:bottom w:val="none" w:sz="0" w:space="0" w:color="auto"/>
        <w:right w:val="none" w:sz="0" w:space="0" w:color="auto"/>
      </w:divBdr>
    </w:div>
    <w:div w:id="524707329">
      <w:bodyDiv w:val="1"/>
      <w:marLeft w:val="0"/>
      <w:marRight w:val="0"/>
      <w:marTop w:val="0"/>
      <w:marBottom w:val="0"/>
      <w:divBdr>
        <w:top w:val="none" w:sz="0" w:space="0" w:color="auto"/>
        <w:left w:val="none" w:sz="0" w:space="0" w:color="auto"/>
        <w:bottom w:val="none" w:sz="0" w:space="0" w:color="auto"/>
        <w:right w:val="none" w:sz="0" w:space="0" w:color="auto"/>
      </w:divBdr>
      <w:divsChild>
        <w:div w:id="266086490">
          <w:marLeft w:val="0"/>
          <w:marRight w:val="0"/>
          <w:marTop w:val="0"/>
          <w:marBottom w:val="0"/>
          <w:divBdr>
            <w:top w:val="none" w:sz="0" w:space="0" w:color="auto"/>
            <w:left w:val="none" w:sz="0" w:space="0" w:color="auto"/>
            <w:bottom w:val="none" w:sz="0" w:space="0" w:color="auto"/>
            <w:right w:val="none" w:sz="0" w:space="0" w:color="auto"/>
          </w:divBdr>
          <w:divsChild>
            <w:div w:id="161651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2223">
      <w:bodyDiv w:val="1"/>
      <w:marLeft w:val="0"/>
      <w:marRight w:val="0"/>
      <w:marTop w:val="0"/>
      <w:marBottom w:val="0"/>
      <w:divBdr>
        <w:top w:val="none" w:sz="0" w:space="0" w:color="auto"/>
        <w:left w:val="none" w:sz="0" w:space="0" w:color="auto"/>
        <w:bottom w:val="none" w:sz="0" w:space="0" w:color="auto"/>
        <w:right w:val="none" w:sz="0" w:space="0" w:color="auto"/>
      </w:divBdr>
    </w:div>
    <w:div w:id="554970968">
      <w:bodyDiv w:val="1"/>
      <w:marLeft w:val="0"/>
      <w:marRight w:val="0"/>
      <w:marTop w:val="0"/>
      <w:marBottom w:val="0"/>
      <w:divBdr>
        <w:top w:val="none" w:sz="0" w:space="0" w:color="auto"/>
        <w:left w:val="none" w:sz="0" w:space="0" w:color="auto"/>
        <w:bottom w:val="none" w:sz="0" w:space="0" w:color="auto"/>
        <w:right w:val="none" w:sz="0" w:space="0" w:color="auto"/>
      </w:divBdr>
    </w:div>
    <w:div w:id="574242149">
      <w:bodyDiv w:val="1"/>
      <w:marLeft w:val="0"/>
      <w:marRight w:val="0"/>
      <w:marTop w:val="0"/>
      <w:marBottom w:val="0"/>
      <w:divBdr>
        <w:top w:val="none" w:sz="0" w:space="0" w:color="auto"/>
        <w:left w:val="none" w:sz="0" w:space="0" w:color="auto"/>
        <w:bottom w:val="none" w:sz="0" w:space="0" w:color="auto"/>
        <w:right w:val="none" w:sz="0" w:space="0" w:color="auto"/>
      </w:divBdr>
      <w:divsChild>
        <w:div w:id="1527135400">
          <w:marLeft w:val="0"/>
          <w:marRight w:val="0"/>
          <w:marTop w:val="0"/>
          <w:marBottom w:val="0"/>
          <w:divBdr>
            <w:top w:val="none" w:sz="0" w:space="0" w:color="auto"/>
            <w:left w:val="none" w:sz="0" w:space="0" w:color="auto"/>
            <w:bottom w:val="none" w:sz="0" w:space="0" w:color="auto"/>
            <w:right w:val="none" w:sz="0" w:space="0" w:color="auto"/>
          </w:divBdr>
        </w:div>
      </w:divsChild>
    </w:div>
    <w:div w:id="574820829">
      <w:bodyDiv w:val="1"/>
      <w:marLeft w:val="0"/>
      <w:marRight w:val="0"/>
      <w:marTop w:val="0"/>
      <w:marBottom w:val="0"/>
      <w:divBdr>
        <w:top w:val="none" w:sz="0" w:space="0" w:color="auto"/>
        <w:left w:val="none" w:sz="0" w:space="0" w:color="auto"/>
        <w:bottom w:val="none" w:sz="0" w:space="0" w:color="auto"/>
        <w:right w:val="none" w:sz="0" w:space="0" w:color="auto"/>
      </w:divBdr>
    </w:div>
    <w:div w:id="581644429">
      <w:bodyDiv w:val="1"/>
      <w:marLeft w:val="0"/>
      <w:marRight w:val="0"/>
      <w:marTop w:val="0"/>
      <w:marBottom w:val="0"/>
      <w:divBdr>
        <w:top w:val="none" w:sz="0" w:space="0" w:color="auto"/>
        <w:left w:val="none" w:sz="0" w:space="0" w:color="auto"/>
        <w:bottom w:val="none" w:sz="0" w:space="0" w:color="auto"/>
        <w:right w:val="none" w:sz="0" w:space="0" w:color="auto"/>
      </w:divBdr>
    </w:div>
    <w:div w:id="597637508">
      <w:bodyDiv w:val="1"/>
      <w:marLeft w:val="0"/>
      <w:marRight w:val="0"/>
      <w:marTop w:val="0"/>
      <w:marBottom w:val="0"/>
      <w:divBdr>
        <w:top w:val="none" w:sz="0" w:space="0" w:color="auto"/>
        <w:left w:val="none" w:sz="0" w:space="0" w:color="auto"/>
        <w:bottom w:val="none" w:sz="0" w:space="0" w:color="auto"/>
        <w:right w:val="none" w:sz="0" w:space="0" w:color="auto"/>
      </w:divBdr>
    </w:div>
    <w:div w:id="609167167">
      <w:bodyDiv w:val="1"/>
      <w:marLeft w:val="0"/>
      <w:marRight w:val="0"/>
      <w:marTop w:val="0"/>
      <w:marBottom w:val="0"/>
      <w:divBdr>
        <w:top w:val="none" w:sz="0" w:space="0" w:color="auto"/>
        <w:left w:val="none" w:sz="0" w:space="0" w:color="auto"/>
        <w:bottom w:val="none" w:sz="0" w:space="0" w:color="auto"/>
        <w:right w:val="none" w:sz="0" w:space="0" w:color="auto"/>
      </w:divBdr>
    </w:div>
    <w:div w:id="655838232">
      <w:bodyDiv w:val="1"/>
      <w:marLeft w:val="0"/>
      <w:marRight w:val="0"/>
      <w:marTop w:val="0"/>
      <w:marBottom w:val="0"/>
      <w:divBdr>
        <w:top w:val="none" w:sz="0" w:space="0" w:color="auto"/>
        <w:left w:val="none" w:sz="0" w:space="0" w:color="auto"/>
        <w:bottom w:val="none" w:sz="0" w:space="0" w:color="auto"/>
        <w:right w:val="none" w:sz="0" w:space="0" w:color="auto"/>
      </w:divBdr>
      <w:divsChild>
        <w:div w:id="154762780">
          <w:marLeft w:val="0"/>
          <w:marRight w:val="0"/>
          <w:marTop w:val="0"/>
          <w:marBottom w:val="0"/>
          <w:divBdr>
            <w:top w:val="none" w:sz="0" w:space="0" w:color="auto"/>
            <w:left w:val="none" w:sz="0" w:space="0" w:color="auto"/>
            <w:bottom w:val="none" w:sz="0" w:space="0" w:color="auto"/>
            <w:right w:val="none" w:sz="0" w:space="0" w:color="auto"/>
          </w:divBdr>
        </w:div>
      </w:divsChild>
    </w:div>
    <w:div w:id="664624506">
      <w:bodyDiv w:val="1"/>
      <w:marLeft w:val="0"/>
      <w:marRight w:val="0"/>
      <w:marTop w:val="0"/>
      <w:marBottom w:val="0"/>
      <w:divBdr>
        <w:top w:val="none" w:sz="0" w:space="0" w:color="auto"/>
        <w:left w:val="none" w:sz="0" w:space="0" w:color="auto"/>
        <w:bottom w:val="none" w:sz="0" w:space="0" w:color="auto"/>
        <w:right w:val="none" w:sz="0" w:space="0" w:color="auto"/>
      </w:divBdr>
    </w:div>
    <w:div w:id="666251332">
      <w:bodyDiv w:val="1"/>
      <w:marLeft w:val="0"/>
      <w:marRight w:val="0"/>
      <w:marTop w:val="0"/>
      <w:marBottom w:val="0"/>
      <w:divBdr>
        <w:top w:val="none" w:sz="0" w:space="0" w:color="auto"/>
        <w:left w:val="none" w:sz="0" w:space="0" w:color="auto"/>
        <w:bottom w:val="none" w:sz="0" w:space="0" w:color="auto"/>
        <w:right w:val="none" w:sz="0" w:space="0" w:color="auto"/>
      </w:divBdr>
      <w:divsChild>
        <w:div w:id="773986577">
          <w:marLeft w:val="0"/>
          <w:marRight w:val="0"/>
          <w:marTop w:val="0"/>
          <w:marBottom w:val="0"/>
          <w:divBdr>
            <w:top w:val="none" w:sz="0" w:space="0" w:color="auto"/>
            <w:left w:val="none" w:sz="0" w:space="0" w:color="auto"/>
            <w:bottom w:val="none" w:sz="0" w:space="0" w:color="auto"/>
            <w:right w:val="none" w:sz="0" w:space="0" w:color="auto"/>
          </w:divBdr>
          <w:divsChild>
            <w:div w:id="695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4587">
      <w:bodyDiv w:val="1"/>
      <w:marLeft w:val="0"/>
      <w:marRight w:val="0"/>
      <w:marTop w:val="0"/>
      <w:marBottom w:val="0"/>
      <w:divBdr>
        <w:top w:val="none" w:sz="0" w:space="0" w:color="auto"/>
        <w:left w:val="none" w:sz="0" w:space="0" w:color="auto"/>
        <w:bottom w:val="none" w:sz="0" w:space="0" w:color="auto"/>
        <w:right w:val="none" w:sz="0" w:space="0" w:color="auto"/>
      </w:divBdr>
    </w:div>
    <w:div w:id="692463957">
      <w:bodyDiv w:val="1"/>
      <w:marLeft w:val="0"/>
      <w:marRight w:val="0"/>
      <w:marTop w:val="0"/>
      <w:marBottom w:val="0"/>
      <w:divBdr>
        <w:top w:val="none" w:sz="0" w:space="0" w:color="auto"/>
        <w:left w:val="none" w:sz="0" w:space="0" w:color="auto"/>
        <w:bottom w:val="none" w:sz="0" w:space="0" w:color="auto"/>
        <w:right w:val="none" w:sz="0" w:space="0" w:color="auto"/>
      </w:divBdr>
      <w:divsChild>
        <w:div w:id="1348025943">
          <w:marLeft w:val="0"/>
          <w:marRight w:val="0"/>
          <w:marTop w:val="0"/>
          <w:marBottom w:val="0"/>
          <w:divBdr>
            <w:top w:val="none" w:sz="0" w:space="0" w:color="auto"/>
            <w:left w:val="none" w:sz="0" w:space="0" w:color="auto"/>
            <w:bottom w:val="none" w:sz="0" w:space="0" w:color="auto"/>
            <w:right w:val="none" w:sz="0" w:space="0" w:color="auto"/>
          </w:divBdr>
        </w:div>
      </w:divsChild>
    </w:div>
    <w:div w:id="700013708">
      <w:bodyDiv w:val="1"/>
      <w:marLeft w:val="0"/>
      <w:marRight w:val="0"/>
      <w:marTop w:val="0"/>
      <w:marBottom w:val="0"/>
      <w:divBdr>
        <w:top w:val="none" w:sz="0" w:space="0" w:color="auto"/>
        <w:left w:val="none" w:sz="0" w:space="0" w:color="auto"/>
        <w:bottom w:val="none" w:sz="0" w:space="0" w:color="auto"/>
        <w:right w:val="none" w:sz="0" w:space="0" w:color="auto"/>
      </w:divBdr>
    </w:div>
    <w:div w:id="721560765">
      <w:bodyDiv w:val="1"/>
      <w:marLeft w:val="0"/>
      <w:marRight w:val="0"/>
      <w:marTop w:val="0"/>
      <w:marBottom w:val="0"/>
      <w:divBdr>
        <w:top w:val="none" w:sz="0" w:space="0" w:color="auto"/>
        <w:left w:val="none" w:sz="0" w:space="0" w:color="auto"/>
        <w:bottom w:val="none" w:sz="0" w:space="0" w:color="auto"/>
        <w:right w:val="none" w:sz="0" w:space="0" w:color="auto"/>
      </w:divBdr>
    </w:div>
    <w:div w:id="722556065">
      <w:bodyDiv w:val="1"/>
      <w:marLeft w:val="0"/>
      <w:marRight w:val="0"/>
      <w:marTop w:val="0"/>
      <w:marBottom w:val="0"/>
      <w:divBdr>
        <w:top w:val="none" w:sz="0" w:space="0" w:color="auto"/>
        <w:left w:val="none" w:sz="0" w:space="0" w:color="auto"/>
        <w:bottom w:val="none" w:sz="0" w:space="0" w:color="auto"/>
        <w:right w:val="none" w:sz="0" w:space="0" w:color="auto"/>
      </w:divBdr>
    </w:div>
    <w:div w:id="752550326">
      <w:bodyDiv w:val="1"/>
      <w:marLeft w:val="0"/>
      <w:marRight w:val="0"/>
      <w:marTop w:val="0"/>
      <w:marBottom w:val="0"/>
      <w:divBdr>
        <w:top w:val="none" w:sz="0" w:space="0" w:color="auto"/>
        <w:left w:val="none" w:sz="0" w:space="0" w:color="auto"/>
        <w:bottom w:val="none" w:sz="0" w:space="0" w:color="auto"/>
        <w:right w:val="none" w:sz="0" w:space="0" w:color="auto"/>
      </w:divBdr>
    </w:div>
    <w:div w:id="753744801">
      <w:bodyDiv w:val="1"/>
      <w:marLeft w:val="0"/>
      <w:marRight w:val="0"/>
      <w:marTop w:val="0"/>
      <w:marBottom w:val="0"/>
      <w:divBdr>
        <w:top w:val="none" w:sz="0" w:space="0" w:color="auto"/>
        <w:left w:val="none" w:sz="0" w:space="0" w:color="auto"/>
        <w:bottom w:val="none" w:sz="0" w:space="0" w:color="auto"/>
        <w:right w:val="none" w:sz="0" w:space="0" w:color="auto"/>
      </w:divBdr>
    </w:div>
    <w:div w:id="768500722">
      <w:bodyDiv w:val="1"/>
      <w:marLeft w:val="0"/>
      <w:marRight w:val="0"/>
      <w:marTop w:val="0"/>
      <w:marBottom w:val="0"/>
      <w:divBdr>
        <w:top w:val="none" w:sz="0" w:space="0" w:color="auto"/>
        <w:left w:val="none" w:sz="0" w:space="0" w:color="auto"/>
        <w:bottom w:val="none" w:sz="0" w:space="0" w:color="auto"/>
        <w:right w:val="none" w:sz="0" w:space="0" w:color="auto"/>
      </w:divBdr>
    </w:div>
    <w:div w:id="776754566">
      <w:bodyDiv w:val="1"/>
      <w:marLeft w:val="0"/>
      <w:marRight w:val="0"/>
      <w:marTop w:val="0"/>
      <w:marBottom w:val="0"/>
      <w:divBdr>
        <w:top w:val="none" w:sz="0" w:space="0" w:color="auto"/>
        <w:left w:val="none" w:sz="0" w:space="0" w:color="auto"/>
        <w:bottom w:val="none" w:sz="0" w:space="0" w:color="auto"/>
        <w:right w:val="none" w:sz="0" w:space="0" w:color="auto"/>
      </w:divBdr>
    </w:div>
    <w:div w:id="795023971">
      <w:bodyDiv w:val="1"/>
      <w:marLeft w:val="0"/>
      <w:marRight w:val="0"/>
      <w:marTop w:val="0"/>
      <w:marBottom w:val="0"/>
      <w:divBdr>
        <w:top w:val="none" w:sz="0" w:space="0" w:color="auto"/>
        <w:left w:val="none" w:sz="0" w:space="0" w:color="auto"/>
        <w:bottom w:val="none" w:sz="0" w:space="0" w:color="auto"/>
        <w:right w:val="none" w:sz="0" w:space="0" w:color="auto"/>
      </w:divBdr>
    </w:div>
    <w:div w:id="840003857">
      <w:bodyDiv w:val="1"/>
      <w:marLeft w:val="0"/>
      <w:marRight w:val="0"/>
      <w:marTop w:val="0"/>
      <w:marBottom w:val="0"/>
      <w:divBdr>
        <w:top w:val="none" w:sz="0" w:space="0" w:color="auto"/>
        <w:left w:val="none" w:sz="0" w:space="0" w:color="auto"/>
        <w:bottom w:val="none" w:sz="0" w:space="0" w:color="auto"/>
        <w:right w:val="none" w:sz="0" w:space="0" w:color="auto"/>
      </w:divBdr>
      <w:divsChild>
        <w:div w:id="1527450693">
          <w:marLeft w:val="547"/>
          <w:marRight w:val="0"/>
          <w:marTop w:val="0"/>
          <w:marBottom w:val="0"/>
          <w:divBdr>
            <w:top w:val="none" w:sz="0" w:space="0" w:color="auto"/>
            <w:left w:val="none" w:sz="0" w:space="0" w:color="auto"/>
            <w:bottom w:val="none" w:sz="0" w:space="0" w:color="auto"/>
            <w:right w:val="none" w:sz="0" w:space="0" w:color="auto"/>
          </w:divBdr>
        </w:div>
      </w:divsChild>
    </w:div>
    <w:div w:id="862788114">
      <w:bodyDiv w:val="1"/>
      <w:marLeft w:val="0"/>
      <w:marRight w:val="0"/>
      <w:marTop w:val="0"/>
      <w:marBottom w:val="0"/>
      <w:divBdr>
        <w:top w:val="none" w:sz="0" w:space="0" w:color="auto"/>
        <w:left w:val="none" w:sz="0" w:space="0" w:color="auto"/>
        <w:bottom w:val="none" w:sz="0" w:space="0" w:color="auto"/>
        <w:right w:val="none" w:sz="0" w:space="0" w:color="auto"/>
      </w:divBdr>
    </w:div>
    <w:div w:id="889265964">
      <w:bodyDiv w:val="1"/>
      <w:marLeft w:val="0"/>
      <w:marRight w:val="0"/>
      <w:marTop w:val="0"/>
      <w:marBottom w:val="0"/>
      <w:divBdr>
        <w:top w:val="none" w:sz="0" w:space="0" w:color="auto"/>
        <w:left w:val="none" w:sz="0" w:space="0" w:color="auto"/>
        <w:bottom w:val="none" w:sz="0" w:space="0" w:color="auto"/>
        <w:right w:val="none" w:sz="0" w:space="0" w:color="auto"/>
      </w:divBdr>
    </w:div>
    <w:div w:id="891581464">
      <w:bodyDiv w:val="1"/>
      <w:marLeft w:val="0"/>
      <w:marRight w:val="0"/>
      <w:marTop w:val="0"/>
      <w:marBottom w:val="0"/>
      <w:divBdr>
        <w:top w:val="none" w:sz="0" w:space="0" w:color="auto"/>
        <w:left w:val="none" w:sz="0" w:space="0" w:color="auto"/>
        <w:bottom w:val="none" w:sz="0" w:space="0" w:color="auto"/>
        <w:right w:val="none" w:sz="0" w:space="0" w:color="auto"/>
      </w:divBdr>
    </w:div>
    <w:div w:id="902835577">
      <w:bodyDiv w:val="1"/>
      <w:marLeft w:val="0"/>
      <w:marRight w:val="0"/>
      <w:marTop w:val="0"/>
      <w:marBottom w:val="0"/>
      <w:divBdr>
        <w:top w:val="none" w:sz="0" w:space="0" w:color="auto"/>
        <w:left w:val="none" w:sz="0" w:space="0" w:color="auto"/>
        <w:bottom w:val="none" w:sz="0" w:space="0" w:color="auto"/>
        <w:right w:val="none" w:sz="0" w:space="0" w:color="auto"/>
      </w:divBdr>
    </w:div>
    <w:div w:id="910502248">
      <w:bodyDiv w:val="1"/>
      <w:marLeft w:val="0"/>
      <w:marRight w:val="0"/>
      <w:marTop w:val="0"/>
      <w:marBottom w:val="0"/>
      <w:divBdr>
        <w:top w:val="none" w:sz="0" w:space="0" w:color="auto"/>
        <w:left w:val="none" w:sz="0" w:space="0" w:color="auto"/>
        <w:bottom w:val="none" w:sz="0" w:space="0" w:color="auto"/>
        <w:right w:val="none" w:sz="0" w:space="0" w:color="auto"/>
      </w:divBdr>
    </w:div>
    <w:div w:id="914244093">
      <w:bodyDiv w:val="1"/>
      <w:marLeft w:val="0"/>
      <w:marRight w:val="0"/>
      <w:marTop w:val="0"/>
      <w:marBottom w:val="0"/>
      <w:divBdr>
        <w:top w:val="none" w:sz="0" w:space="0" w:color="auto"/>
        <w:left w:val="none" w:sz="0" w:space="0" w:color="auto"/>
        <w:bottom w:val="none" w:sz="0" w:space="0" w:color="auto"/>
        <w:right w:val="none" w:sz="0" w:space="0" w:color="auto"/>
      </w:divBdr>
    </w:div>
    <w:div w:id="921598816">
      <w:bodyDiv w:val="1"/>
      <w:marLeft w:val="0"/>
      <w:marRight w:val="0"/>
      <w:marTop w:val="0"/>
      <w:marBottom w:val="0"/>
      <w:divBdr>
        <w:top w:val="none" w:sz="0" w:space="0" w:color="auto"/>
        <w:left w:val="none" w:sz="0" w:space="0" w:color="auto"/>
        <w:bottom w:val="none" w:sz="0" w:space="0" w:color="auto"/>
        <w:right w:val="none" w:sz="0" w:space="0" w:color="auto"/>
      </w:divBdr>
    </w:div>
    <w:div w:id="935214595">
      <w:bodyDiv w:val="1"/>
      <w:marLeft w:val="0"/>
      <w:marRight w:val="0"/>
      <w:marTop w:val="0"/>
      <w:marBottom w:val="0"/>
      <w:divBdr>
        <w:top w:val="none" w:sz="0" w:space="0" w:color="auto"/>
        <w:left w:val="none" w:sz="0" w:space="0" w:color="auto"/>
        <w:bottom w:val="none" w:sz="0" w:space="0" w:color="auto"/>
        <w:right w:val="none" w:sz="0" w:space="0" w:color="auto"/>
      </w:divBdr>
    </w:div>
    <w:div w:id="936524032">
      <w:bodyDiv w:val="1"/>
      <w:marLeft w:val="0"/>
      <w:marRight w:val="0"/>
      <w:marTop w:val="0"/>
      <w:marBottom w:val="0"/>
      <w:divBdr>
        <w:top w:val="none" w:sz="0" w:space="0" w:color="auto"/>
        <w:left w:val="none" w:sz="0" w:space="0" w:color="auto"/>
        <w:bottom w:val="none" w:sz="0" w:space="0" w:color="auto"/>
        <w:right w:val="none" w:sz="0" w:space="0" w:color="auto"/>
      </w:divBdr>
      <w:divsChild>
        <w:div w:id="1225458219">
          <w:marLeft w:val="0"/>
          <w:marRight w:val="0"/>
          <w:marTop w:val="0"/>
          <w:marBottom w:val="0"/>
          <w:divBdr>
            <w:top w:val="none" w:sz="0" w:space="0" w:color="auto"/>
            <w:left w:val="none" w:sz="0" w:space="0" w:color="auto"/>
            <w:bottom w:val="none" w:sz="0" w:space="0" w:color="auto"/>
            <w:right w:val="none" w:sz="0" w:space="0" w:color="auto"/>
          </w:divBdr>
          <w:divsChild>
            <w:div w:id="93802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92074">
      <w:bodyDiv w:val="1"/>
      <w:marLeft w:val="0"/>
      <w:marRight w:val="0"/>
      <w:marTop w:val="0"/>
      <w:marBottom w:val="0"/>
      <w:divBdr>
        <w:top w:val="none" w:sz="0" w:space="0" w:color="auto"/>
        <w:left w:val="none" w:sz="0" w:space="0" w:color="auto"/>
        <w:bottom w:val="none" w:sz="0" w:space="0" w:color="auto"/>
        <w:right w:val="none" w:sz="0" w:space="0" w:color="auto"/>
      </w:divBdr>
    </w:div>
    <w:div w:id="982344506">
      <w:bodyDiv w:val="1"/>
      <w:marLeft w:val="0"/>
      <w:marRight w:val="0"/>
      <w:marTop w:val="0"/>
      <w:marBottom w:val="0"/>
      <w:divBdr>
        <w:top w:val="none" w:sz="0" w:space="0" w:color="auto"/>
        <w:left w:val="none" w:sz="0" w:space="0" w:color="auto"/>
        <w:bottom w:val="none" w:sz="0" w:space="0" w:color="auto"/>
        <w:right w:val="none" w:sz="0" w:space="0" w:color="auto"/>
      </w:divBdr>
    </w:div>
    <w:div w:id="999238227">
      <w:bodyDiv w:val="1"/>
      <w:marLeft w:val="0"/>
      <w:marRight w:val="0"/>
      <w:marTop w:val="0"/>
      <w:marBottom w:val="0"/>
      <w:divBdr>
        <w:top w:val="none" w:sz="0" w:space="0" w:color="auto"/>
        <w:left w:val="none" w:sz="0" w:space="0" w:color="auto"/>
        <w:bottom w:val="none" w:sz="0" w:space="0" w:color="auto"/>
        <w:right w:val="none" w:sz="0" w:space="0" w:color="auto"/>
      </w:divBdr>
      <w:divsChild>
        <w:div w:id="348529471">
          <w:marLeft w:val="0"/>
          <w:marRight w:val="0"/>
          <w:marTop w:val="0"/>
          <w:marBottom w:val="0"/>
          <w:divBdr>
            <w:top w:val="none" w:sz="0" w:space="0" w:color="auto"/>
            <w:left w:val="none" w:sz="0" w:space="0" w:color="auto"/>
            <w:bottom w:val="none" w:sz="0" w:space="0" w:color="auto"/>
            <w:right w:val="none" w:sz="0" w:space="0" w:color="auto"/>
          </w:divBdr>
        </w:div>
      </w:divsChild>
    </w:div>
    <w:div w:id="1037699274">
      <w:bodyDiv w:val="1"/>
      <w:marLeft w:val="0"/>
      <w:marRight w:val="0"/>
      <w:marTop w:val="0"/>
      <w:marBottom w:val="0"/>
      <w:divBdr>
        <w:top w:val="none" w:sz="0" w:space="0" w:color="auto"/>
        <w:left w:val="none" w:sz="0" w:space="0" w:color="auto"/>
        <w:bottom w:val="none" w:sz="0" w:space="0" w:color="auto"/>
        <w:right w:val="none" w:sz="0" w:space="0" w:color="auto"/>
      </w:divBdr>
    </w:div>
    <w:div w:id="1043212286">
      <w:bodyDiv w:val="1"/>
      <w:marLeft w:val="0"/>
      <w:marRight w:val="0"/>
      <w:marTop w:val="0"/>
      <w:marBottom w:val="0"/>
      <w:divBdr>
        <w:top w:val="none" w:sz="0" w:space="0" w:color="auto"/>
        <w:left w:val="none" w:sz="0" w:space="0" w:color="auto"/>
        <w:bottom w:val="none" w:sz="0" w:space="0" w:color="auto"/>
        <w:right w:val="none" w:sz="0" w:space="0" w:color="auto"/>
      </w:divBdr>
    </w:div>
    <w:div w:id="1058014868">
      <w:bodyDiv w:val="1"/>
      <w:marLeft w:val="0"/>
      <w:marRight w:val="0"/>
      <w:marTop w:val="0"/>
      <w:marBottom w:val="0"/>
      <w:divBdr>
        <w:top w:val="none" w:sz="0" w:space="0" w:color="auto"/>
        <w:left w:val="none" w:sz="0" w:space="0" w:color="auto"/>
        <w:bottom w:val="none" w:sz="0" w:space="0" w:color="auto"/>
        <w:right w:val="none" w:sz="0" w:space="0" w:color="auto"/>
      </w:divBdr>
    </w:div>
    <w:div w:id="1059018372">
      <w:bodyDiv w:val="1"/>
      <w:marLeft w:val="0"/>
      <w:marRight w:val="0"/>
      <w:marTop w:val="0"/>
      <w:marBottom w:val="0"/>
      <w:divBdr>
        <w:top w:val="none" w:sz="0" w:space="0" w:color="auto"/>
        <w:left w:val="none" w:sz="0" w:space="0" w:color="auto"/>
        <w:bottom w:val="none" w:sz="0" w:space="0" w:color="auto"/>
        <w:right w:val="none" w:sz="0" w:space="0" w:color="auto"/>
      </w:divBdr>
    </w:div>
    <w:div w:id="1082487880">
      <w:bodyDiv w:val="1"/>
      <w:marLeft w:val="0"/>
      <w:marRight w:val="0"/>
      <w:marTop w:val="0"/>
      <w:marBottom w:val="0"/>
      <w:divBdr>
        <w:top w:val="none" w:sz="0" w:space="0" w:color="auto"/>
        <w:left w:val="none" w:sz="0" w:space="0" w:color="auto"/>
        <w:bottom w:val="none" w:sz="0" w:space="0" w:color="auto"/>
        <w:right w:val="none" w:sz="0" w:space="0" w:color="auto"/>
      </w:divBdr>
    </w:div>
    <w:div w:id="1095856858">
      <w:bodyDiv w:val="1"/>
      <w:marLeft w:val="0"/>
      <w:marRight w:val="0"/>
      <w:marTop w:val="0"/>
      <w:marBottom w:val="0"/>
      <w:divBdr>
        <w:top w:val="none" w:sz="0" w:space="0" w:color="auto"/>
        <w:left w:val="none" w:sz="0" w:space="0" w:color="auto"/>
        <w:bottom w:val="none" w:sz="0" w:space="0" w:color="auto"/>
        <w:right w:val="none" w:sz="0" w:space="0" w:color="auto"/>
      </w:divBdr>
    </w:div>
    <w:div w:id="1149636097">
      <w:bodyDiv w:val="1"/>
      <w:marLeft w:val="0"/>
      <w:marRight w:val="0"/>
      <w:marTop w:val="0"/>
      <w:marBottom w:val="0"/>
      <w:divBdr>
        <w:top w:val="none" w:sz="0" w:space="0" w:color="auto"/>
        <w:left w:val="none" w:sz="0" w:space="0" w:color="auto"/>
        <w:bottom w:val="none" w:sz="0" w:space="0" w:color="auto"/>
        <w:right w:val="none" w:sz="0" w:space="0" w:color="auto"/>
      </w:divBdr>
    </w:div>
    <w:div w:id="1149665112">
      <w:bodyDiv w:val="1"/>
      <w:marLeft w:val="0"/>
      <w:marRight w:val="0"/>
      <w:marTop w:val="0"/>
      <w:marBottom w:val="0"/>
      <w:divBdr>
        <w:top w:val="none" w:sz="0" w:space="0" w:color="auto"/>
        <w:left w:val="none" w:sz="0" w:space="0" w:color="auto"/>
        <w:bottom w:val="none" w:sz="0" w:space="0" w:color="auto"/>
        <w:right w:val="none" w:sz="0" w:space="0" w:color="auto"/>
      </w:divBdr>
    </w:div>
    <w:div w:id="1159230004">
      <w:bodyDiv w:val="1"/>
      <w:marLeft w:val="0"/>
      <w:marRight w:val="0"/>
      <w:marTop w:val="0"/>
      <w:marBottom w:val="0"/>
      <w:divBdr>
        <w:top w:val="none" w:sz="0" w:space="0" w:color="auto"/>
        <w:left w:val="none" w:sz="0" w:space="0" w:color="auto"/>
        <w:bottom w:val="none" w:sz="0" w:space="0" w:color="auto"/>
        <w:right w:val="none" w:sz="0" w:space="0" w:color="auto"/>
      </w:divBdr>
    </w:div>
    <w:div w:id="1161237283">
      <w:bodyDiv w:val="1"/>
      <w:marLeft w:val="0"/>
      <w:marRight w:val="0"/>
      <w:marTop w:val="0"/>
      <w:marBottom w:val="0"/>
      <w:divBdr>
        <w:top w:val="none" w:sz="0" w:space="0" w:color="auto"/>
        <w:left w:val="none" w:sz="0" w:space="0" w:color="auto"/>
        <w:bottom w:val="none" w:sz="0" w:space="0" w:color="auto"/>
        <w:right w:val="none" w:sz="0" w:space="0" w:color="auto"/>
      </w:divBdr>
    </w:div>
    <w:div w:id="1165631190">
      <w:bodyDiv w:val="1"/>
      <w:marLeft w:val="0"/>
      <w:marRight w:val="0"/>
      <w:marTop w:val="0"/>
      <w:marBottom w:val="0"/>
      <w:divBdr>
        <w:top w:val="none" w:sz="0" w:space="0" w:color="auto"/>
        <w:left w:val="none" w:sz="0" w:space="0" w:color="auto"/>
        <w:bottom w:val="none" w:sz="0" w:space="0" w:color="auto"/>
        <w:right w:val="none" w:sz="0" w:space="0" w:color="auto"/>
      </w:divBdr>
    </w:div>
    <w:div w:id="1167356939">
      <w:bodyDiv w:val="1"/>
      <w:marLeft w:val="0"/>
      <w:marRight w:val="0"/>
      <w:marTop w:val="0"/>
      <w:marBottom w:val="0"/>
      <w:divBdr>
        <w:top w:val="none" w:sz="0" w:space="0" w:color="auto"/>
        <w:left w:val="none" w:sz="0" w:space="0" w:color="auto"/>
        <w:bottom w:val="none" w:sz="0" w:space="0" w:color="auto"/>
        <w:right w:val="none" w:sz="0" w:space="0" w:color="auto"/>
      </w:divBdr>
    </w:div>
    <w:div w:id="1171604569">
      <w:bodyDiv w:val="1"/>
      <w:marLeft w:val="0"/>
      <w:marRight w:val="0"/>
      <w:marTop w:val="0"/>
      <w:marBottom w:val="0"/>
      <w:divBdr>
        <w:top w:val="none" w:sz="0" w:space="0" w:color="auto"/>
        <w:left w:val="none" w:sz="0" w:space="0" w:color="auto"/>
        <w:bottom w:val="none" w:sz="0" w:space="0" w:color="auto"/>
        <w:right w:val="none" w:sz="0" w:space="0" w:color="auto"/>
      </w:divBdr>
    </w:div>
    <w:div w:id="1186482319">
      <w:bodyDiv w:val="1"/>
      <w:marLeft w:val="0"/>
      <w:marRight w:val="0"/>
      <w:marTop w:val="0"/>
      <w:marBottom w:val="0"/>
      <w:divBdr>
        <w:top w:val="none" w:sz="0" w:space="0" w:color="auto"/>
        <w:left w:val="none" w:sz="0" w:space="0" w:color="auto"/>
        <w:bottom w:val="none" w:sz="0" w:space="0" w:color="auto"/>
        <w:right w:val="none" w:sz="0" w:space="0" w:color="auto"/>
      </w:divBdr>
    </w:div>
    <w:div w:id="1200318767">
      <w:bodyDiv w:val="1"/>
      <w:marLeft w:val="0"/>
      <w:marRight w:val="0"/>
      <w:marTop w:val="0"/>
      <w:marBottom w:val="0"/>
      <w:divBdr>
        <w:top w:val="none" w:sz="0" w:space="0" w:color="auto"/>
        <w:left w:val="none" w:sz="0" w:space="0" w:color="auto"/>
        <w:bottom w:val="none" w:sz="0" w:space="0" w:color="auto"/>
        <w:right w:val="none" w:sz="0" w:space="0" w:color="auto"/>
      </w:divBdr>
    </w:div>
    <w:div w:id="1209103448">
      <w:bodyDiv w:val="1"/>
      <w:marLeft w:val="0"/>
      <w:marRight w:val="0"/>
      <w:marTop w:val="0"/>
      <w:marBottom w:val="0"/>
      <w:divBdr>
        <w:top w:val="none" w:sz="0" w:space="0" w:color="auto"/>
        <w:left w:val="none" w:sz="0" w:space="0" w:color="auto"/>
        <w:bottom w:val="none" w:sz="0" w:space="0" w:color="auto"/>
        <w:right w:val="none" w:sz="0" w:space="0" w:color="auto"/>
      </w:divBdr>
    </w:div>
    <w:div w:id="1209412860">
      <w:bodyDiv w:val="1"/>
      <w:marLeft w:val="0"/>
      <w:marRight w:val="0"/>
      <w:marTop w:val="0"/>
      <w:marBottom w:val="0"/>
      <w:divBdr>
        <w:top w:val="none" w:sz="0" w:space="0" w:color="auto"/>
        <w:left w:val="none" w:sz="0" w:space="0" w:color="auto"/>
        <w:bottom w:val="none" w:sz="0" w:space="0" w:color="auto"/>
        <w:right w:val="none" w:sz="0" w:space="0" w:color="auto"/>
      </w:divBdr>
    </w:div>
    <w:div w:id="1215238229">
      <w:bodyDiv w:val="1"/>
      <w:marLeft w:val="0"/>
      <w:marRight w:val="0"/>
      <w:marTop w:val="0"/>
      <w:marBottom w:val="0"/>
      <w:divBdr>
        <w:top w:val="none" w:sz="0" w:space="0" w:color="auto"/>
        <w:left w:val="none" w:sz="0" w:space="0" w:color="auto"/>
        <w:bottom w:val="none" w:sz="0" w:space="0" w:color="auto"/>
        <w:right w:val="none" w:sz="0" w:space="0" w:color="auto"/>
      </w:divBdr>
    </w:div>
    <w:div w:id="1221020077">
      <w:bodyDiv w:val="1"/>
      <w:marLeft w:val="0"/>
      <w:marRight w:val="0"/>
      <w:marTop w:val="0"/>
      <w:marBottom w:val="0"/>
      <w:divBdr>
        <w:top w:val="none" w:sz="0" w:space="0" w:color="auto"/>
        <w:left w:val="none" w:sz="0" w:space="0" w:color="auto"/>
        <w:bottom w:val="none" w:sz="0" w:space="0" w:color="auto"/>
        <w:right w:val="none" w:sz="0" w:space="0" w:color="auto"/>
      </w:divBdr>
    </w:div>
    <w:div w:id="1233588781">
      <w:bodyDiv w:val="1"/>
      <w:marLeft w:val="0"/>
      <w:marRight w:val="0"/>
      <w:marTop w:val="0"/>
      <w:marBottom w:val="0"/>
      <w:divBdr>
        <w:top w:val="none" w:sz="0" w:space="0" w:color="auto"/>
        <w:left w:val="none" w:sz="0" w:space="0" w:color="auto"/>
        <w:bottom w:val="none" w:sz="0" w:space="0" w:color="auto"/>
        <w:right w:val="none" w:sz="0" w:space="0" w:color="auto"/>
      </w:divBdr>
    </w:div>
    <w:div w:id="1252812723">
      <w:bodyDiv w:val="1"/>
      <w:marLeft w:val="0"/>
      <w:marRight w:val="0"/>
      <w:marTop w:val="0"/>
      <w:marBottom w:val="0"/>
      <w:divBdr>
        <w:top w:val="none" w:sz="0" w:space="0" w:color="auto"/>
        <w:left w:val="none" w:sz="0" w:space="0" w:color="auto"/>
        <w:bottom w:val="none" w:sz="0" w:space="0" w:color="auto"/>
        <w:right w:val="none" w:sz="0" w:space="0" w:color="auto"/>
      </w:divBdr>
    </w:div>
    <w:div w:id="1288003465">
      <w:bodyDiv w:val="1"/>
      <w:marLeft w:val="0"/>
      <w:marRight w:val="0"/>
      <w:marTop w:val="0"/>
      <w:marBottom w:val="0"/>
      <w:divBdr>
        <w:top w:val="none" w:sz="0" w:space="0" w:color="auto"/>
        <w:left w:val="none" w:sz="0" w:space="0" w:color="auto"/>
        <w:bottom w:val="none" w:sz="0" w:space="0" w:color="auto"/>
        <w:right w:val="none" w:sz="0" w:space="0" w:color="auto"/>
      </w:divBdr>
    </w:div>
    <w:div w:id="1294795331">
      <w:bodyDiv w:val="1"/>
      <w:marLeft w:val="0"/>
      <w:marRight w:val="0"/>
      <w:marTop w:val="0"/>
      <w:marBottom w:val="0"/>
      <w:divBdr>
        <w:top w:val="none" w:sz="0" w:space="0" w:color="auto"/>
        <w:left w:val="none" w:sz="0" w:space="0" w:color="auto"/>
        <w:bottom w:val="none" w:sz="0" w:space="0" w:color="auto"/>
        <w:right w:val="none" w:sz="0" w:space="0" w:color="auto"/>
      </w:divBdr>
      <w:divsChild>
        <w:div w:id="1391463283">
          <w:marLeft w:val="0"/>
          <w:marRight w:val="0"/>
          <w:marTop w:val="0"/>
          <w:marBottom w:val="0"/>
          <w:divBdr>
            <w:top w:val="none" w:sz="0" w:space="0" w:color="auto"/>
            <w:left w:val="none" w:sz="0" w:space="0" w:color="auto"/>
            <w:bottom w:val="none" w:sz="0" w:space="0" w:color="auto"/>
            <w:right w:val="none" w:sz="0" w:space="0" w:color="auto"/>
          </w:divBdr>
          <w:divsChild>
            <w:div w:id="178461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94315">
      <w:bodyDiv w:val="1"/>
      <w:marLeft w:val="0"/>
      <w:marRight w:val="0"/>
      <w:marTop w:val="0"/>
      <w:marBottom w:val="0"/>
      <w:divBdr>
        <w:top w:val="none" w:sz="0" w:space="0" w:color="auto"/>
        <w:left w:val="none" w:sz="0" w:space="0" w:color="auto"/>
        <w:bottom w:val="none" w:sz="0" w:space="0" w:color="auto"/>
        <w:right w:val="none" w:sz="0" w:space="0" w:color="auto"/>
      </w:divBdr>
    </w:div>
    <w:div w:id="1313098017">
      <w:bodyDiv w:val="1"/>
      <w:marLeft w:val="0"/>
      <w:marRight w:val="0"/>
      <w:marTop w:val="0"/>
      <w:marBottom w:val="0"/>
      <w:divBdr>
        <w:top w:val="none" w:sz="0" w:space="0" w:color="auto"/>
        <w:left w:val="none" w:sz="0" w:space="0" w:color="auto"/>
        <w:bottom w:val="none" w:sz="0" w:space="0" w:color="auto"/>
        <w:right w:val="none" w:sz="0" w:space="0" w:color="auto"/>
      </w:divBdr>
    </w:div>
    <w:div w:id="132712893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
    <w:div w:id="1414088354">
      <w:bodyDiv w:val="1"/>
      <w:marLeft w:val="0"/>
      <w:marRight w:val="0"/>
      <w:marTop w:val="0"/>
      <w:marBottom w:val="0"/>
      <w:divBdr>
        <w:top w:val="none" w:sz="0" w:space="0" w:color="auto"/>
        <w:left w:val="none" w:sz="0" w:space="0" w:color="auto"/>
        <w:bottom w:val="none" w:sz="0" w:space="0" w:color="auto"/>
        <w:right w:val="none" w:sz="0" w:space="0" w:color="auto"/>
      </w:divBdr>
    </w:div>
    <w:div w:id="1425879112">
      <w:bodyDiv w:val="1"/>
      <w:marLeft w:val="0"/>
      <w:marRight w:val="0"/>
      <w:marTop w:val="0"/>
      <w:marBottom w:val="0"/>
      <w:divBdr>
        <w:top w:val="none" w:sz="0" w:space="0" w:color="auto"/>
        <w:left w:val="none" w:sz="0" w:space="0" w:color="auto"/>
        <w:bottom w:val="none" w:sz="0" w:space="0" w:color="auto"/>
        <w:right w:val="none" w:sz="0" w:space="0" w:color="auto"/>
      </w:divBdr>
    </w:div>
    <w:div w:id="1436947547">
      <w:bodyDiv w:val="1"/>
      <w:marLeft w:val="0"/>
      <w:marRight w:val="0"/>
      <w:marTop w:val="0"/>
      <w:marBottom w:val="0"/>
      <w:divBdr>
        <w:top w:val="none" w:sz="0" w:space="0" w:color="auto"/>
        <w:left w:val="none" w:sz="0" w:space="0" w:color="auto"/>
        <w:bottom w:val="none" w:sz="0" w:space="0" w:color="auto"/>
        <w:right w:val="none" w:sz="0" w:space="0" w:color="auto"/>
      </w:divBdr>
    </w:div>
    <w:div w:id="1441101712">
      <w:bodyDiv w:val="1"/>
      <w:marLeft w:val="0"/>
      <w:marRight w:val="0"/>
      <w:marTop w:val="0"/>
      <w:marBottom w:val="0"/>
      <w:divBdr>
        <w:top w:val="none" w:sz="0" w:space="0" w:color="auto"/>
        <w:left w:val="none" w:sz="0" w:space="0" w:color="auto"/>
        <w:bottom w:val="none" w:sz="0" w:space="0" w:color="auto"/>
        <w:right w:val="none" w:sz="0" w:space="0" w:color="auto"/>
      </w:divBdr>
    </w:div>
    <w:div w:id="1448235932">
      <w:bodyDiv w:val="1"/>
      <w:marLeft w:val="0"/>
      <w:marRight w:val="0"/>
      <w:marTop w:val="0"/>
      <w:marBottom w:val="0"/>
      <w:divBdr>
        <w:top w:val="none" w:sz="0" w:space="0" w:color="auto"/>
        <w:left w:val="none" w:sz="0" w:space="0" w:color="auto"/>
        <w:bottom w:val="none" w:sz="0" w:space="0" w:color="auto"/>
        <w:right w:val="none" w:sz="0" w:space="0" w:color="auto"/>
      </w:divBdr>
    </w:div>
    <w:div w:id="1468356081">
      <w:bodyDiv w:val="1"/>
      <w:marLeft w:val="0"/>
      <w:marRight w:val="0"/>
      <w:marTop w:val="0"/>
      <w:marBottom w:val="0"/>
      <w:divBdr>
        <w:top w:val="none" w:sz="0" w:space="0" w:color="auto"/>
        <w:left w:val="none" w:sz="0" w:space="0" w:color="auto"/>
        <w:bottom w:val="none" w:sz="0" w:space="0" w:color="auto"/>
        <w:right w:val="none" w:sz="0" w:space="0" w:color="auto"/>
      </w:divBdr>
      <w:divsChild>
        <w:div w:id="745105100">
          <w:marLeft w:val="0"/>
          <w:marRight w:val="0"/>
          <w:marTop w:val="0"/>
          <w:marBottom w:val="0"/>
          <w:divBdr>
            <w:top w:val="none" w:sz="0" w:space="0" w:color="auto"/>
            <w:left w:val="none" w:sz="0" w:space="0" w:color="auto"/>
            <w:bottom w:val="none" w:sz="0" w:space="0" w:color="auto"/>
            <w:right w:val="none" w:sz="0" w:space="0" w:color="auto"/>
          </w:divBdr>
        </w:div>
      </w:divsChild>
    </w:div>
    <w:div w:id="1495682190">
      <w:bodyDiv w:val="1"/>
      <w:marLeft w:val="0"/>
      <w:marRight w:val="0"/>
      <w:marTop w:val="0"/>
      <w:marBottom w:val="0"/>
      <w:divBdr>
        <w:top w:val="none" w:sz="0" w:space="0" w:color="auto"/>
        <w:left w:val="none" w:sz="0" w:space="0" w:color="auto"/>
        <w:bottom w:val="none" w:sz="0" w:space="0" w:color="auto"/>
        <w:right w:val="none" w:sz="0" w:space="0" w:color="auto"/>
      </w:divBdr>
    </w:div>
    <w:div w:id="1504707389">
      <w:bodyDiv w:val="1"/>
      <w:marLeft w:val="0"/>
      <w:marRight w:val="0"/>
      <w:marTop w:val="0"/>
      <w:marBottom w:val="0"/>
      <w:divBdr>
        <w:top w:val="none" w:sz="0" w:space="0" w:color="auto"/>
        <w:left w:val="none" w:sz="0" w:space="0" w:color="auto"/>
        <w:bottom w:val="none" w:sz="0" w:space="0" w:color="auto"/>
        <w:right w:val="none" w:sz="0" w:space="0" w:color="auto"/>
      </w:divBdr>
    </w:div>
    <w:div w:id="1512601348">
      <w:bodyDiv w:val="1"/>
      <w:marLeft w:val="0"/>
      <w:marRight w:val="0"/>
      <w:marTop w:val="0"/>
      <w:marBottom w:val="0"/>
      <w:divBdr>
        <w:top w:val="none" w:sz="0" w:space="0" w:color="auto"/>
        <w:left w:val="none" w:sz="0" w:space="0" w:color="auto"/>
        <w:bottom w:val="none" w:sz="0" w:space="0" w:color="auto"/>
        <w:right w:val="none" w:sz="0" w:space="0" w:color="auto"/>
      </w:divBdr>
    </w:div>
    <w:div w:id="1569069398">
      <w:bodyDiv w:val="1"/>
      <w:marLeft w:val="0"/>
      <w:marRight w:val="0"/>
      <w:marTop w:val="0"/>
      <w:marBottom w:val="0"/>
      <w:divBdr>
        <w:top w:val="none" w:sz="0" w:space="0" w:color="auto"/>
        <w:left w:val="none" w:sz="0" w:space="0" w:color="auto"/>
        <w:bottom w:val="none" w:sz="0" w:space="0" w:color="auto"/>
        <w:right w:val="none" w:sz="0" w:space="0" w:color="auto"/>
      </w:divBdr>
    </w:div>
    <w:div w:id="1576939951">
      <w:bodyDiv w:val="1"/>
      <w:marLeft w:val="0"/>
      <w:marRight w:val="0"/>
      <w:marTop w:val="0"/>
      <w:marBottom w:val="0"/>
      <w:divBdr>
        <w:top w:val="none" w:sz="0" w:space="0" w:color="auto"/>
        <w:left w:val="none" w:sz="0" w:space="0" w:color="auto"/>
        <w:bottom w:val="none" w:sz="0" w:space="0" w:color="auto"/>
        <w:right w:val="none" w:sz="0" w:space="0" w:color="auto"/>
      </w:divBdr>
    </w:div>
    <w:div w:id="1579483455">
      <w:bodyDiv w:val="1"/>
      <w:marLeft w:val="0"/>
      <w:marRight w:val="0"/>
      <w:marTop w:val="0"/>
      <w:marBottom w:val="0"/>
      <w:divBdr>
        <w:top w:val="none" w:sz="0" w:space="0" w:color="auto"/>
        <w:left w:val="none" w:sz="0" w:space="0" w:color="auto"/>
        <w:bottom w:val="none" w:sz="0" w:space="0" w:color="auto"/>
        <w:right w:val="none" w:sz="0" w:space="0" w:color="auto"/>
      </w:divBdr>
    </w:div>
    <w:div w:id="1586037036">
      <w:bodyDiv w:val="1"/>
      <w:marLeft w:val="0"/>
      <w:marRight w:val="0"/>
      <w:marTop w:val="0"/>
      <w:marBottom w:val="0"/>
      <w:divBdr>
        <w:top w:val="none" w:sz="0" w:space="0" w:color="auto"/>
        <w:left w:val="none" w:sz="0" w:space="0" w:color="auto"/>
        <w:bottom w:val="none" w:sz="0" w:space="0" w:color="auto"/>
        <w:right w:val="none" w:sz="0" w:space="0" w:color="auto"/>
      </w:divBdr>
    </w:div>
    <w:div w:id="1588223353">
      <w:bodyDiv w:val="1"/>
      <w:marLeft w:val="0"/>
      <w:marRight w:val="0"/>
      <w:marTop w:val="0"/>
      <w:marBottom w:val="0"/>
      <w:divBdr>
        <w:top w:val="none" w:sz="0" w:space="0" w:color="auto"/>
        <w:left w:val="none" w:sz="0" w:space="0" w:color="auto"/>
        <w:bottom w:val="none" w:sz="0" w:space="0" w:color="auto"/>
        <w:right w:val="none" w:sz="0" w:space="0" w:color="auto"/>
      </w:divBdr>
    </w:div>
    <w:div w:id="1592665444">
      <w:bodyDiv w:val="1"/>
      <w:marLeft w:val="0"/>
      <w:marRight w:val="0"/>
      <w:marTop w:val="0"/>
      <w:marBottom w:val="0"/>
      <w:divBdr>
        <w:top w:val="none" w:sz="0" w:space="0" w:color="auto"/>
        <w:left w:val="none" w:sz="0" w:space="0" w:color="auto"/>
        <w:bottom w:val="none" w:sz="0" w:space="0" w:color="auto"/>
        <w:right w:val="none" w:sz="0" w:space="0" w:color="auto"/>
      </w:divBdr>
    </w:div>
    <w:div w:id="1610308403">
      <w:bodyDiv w:val="1"/>
      <w:marLeft w:val="0"/>
      <w:marRight w:val="0"/>
      <w:marTop w:val="0"/>
      <w:marBottom w:val="0"/>
      <w:divBdr>
        <w:top w:val="none" w:sz="0" w:space="0" w:color="auto"/>
        <w:left w:val="none" w:sz="0" w:space="0" w:color="auto"/>
        <w:bottom w:val="none" w:sz="0" w:space="0" w:color="auto"/>
        <w:right w:val="none" w:sz="0" w:space="0" w:color="auto"/>
      </w:divBdr>
    </w:div>
    <w:div w:id="1610313427">
      <w:bodyDiv w:val="1"/>
      <w:marLeft w:val="0"/>
      <w:marRight w:val="0"/>
      <w:marTop w:val="0"/>
      <w:marBottom w:val="0"/>
      <w:divBdr>
        <w:top w:val="none" w:sz="0" w:space="0" w:color="auto"/>
        <w:left w:val="none" w:sz="0" w:space="0" w:color="auto"/>
        <w:bottom w:val="none" w:sz="0" w:space="0" w:color="auto"/>
        <w:right w:val="none" w:sz="0" w:space="0" w:color="auto"/>
      </w:divBdr>
    </w:div>
    <w:div w:id="1614820644">
      <w:bodyDiv w:val="1"/>
      <w:marLeft w:val="0"/>
      <w:marRight w:val="0"/>
      <w:marTop w:val="0"/>
      <w:marBottom w:val="0"/>
      <w:divBdr>
        <w:top w:val="none" w:sz="0" w:space="0" w:color="auto"/>
        <w:left w:val="none" w:sz="0" w:space="0" w:color="auto"/>
        <w:bottom w:val="none" w:sz="0" w:space="0" w:color="auto"/>
        <w:right w:val="none" w:sz="0" w:space="0" w:color="auto"/>
      </w:divBdr>
    </w:div>
    <w:div w:id="1615593478">
      <w:bodyDiv w:val="1"/>
      <w:marLeft w:val="0"/>
      <w:marRight w:val="0"/>
      <w:marTop w:val="0"/>
      <w:marBottom w:val="0"/>
      <w:divBdr>
        <w:top w:val="none" w:sz="0" w:space="0" w:color="auto"/>
        <w:left w:val="none" w:sz="0" w:space="0" w:color="auto"/>
        <w:bottom w:val="none" w:sz="0" w:space="0" w:color="auto"/>
        <w:right w:val="none" w:sz="0" w:space="0" w:color="auto"/>
      </w:divBdr>
    </w:div>
    <w:div w:id="1628928825">
      <w:bodyDiv w:val="1"/>
      <w:marLeft w:val="0"/>
      <w:marRight w:val="0"/>
      <w:marTop w:val="0"/>
      <w:marBottom w:val="0"/>
      <w:divBdr>
        <w:top w:val="none" w:sz="0" w:space="0" w:color="auto"/>
        <w:left w:val="none" w:sz="0" w:space="0" w:color="auto"/>
        <w:bottom w:val="none" w:sz="0" w:space="0" w:color="auto"/>
        <w:right w:val="none" w:sz="0" w:space="0" w:color="auto"/>
      </w:divBdr>
      <w:divsChild>
        <w:div w:id="1481580075">
          <w:marLeft w:val="0"/>
          <w:marRight w:val="0"/>
          <w:marTop w:val="0"/>
          <w:marBottom w:val="0"/>
          <w:divBdr>
            <w:top w:val="none" w:sz="0" w:space="0" w:color="auto"/>
            <w:left w:val="none" w:sz="0" w:space="0" w:color="auto"/>
            <w:bottom w:val="none" w:sz="0" w:space="0" w:color="auto"/>
            <w:right w:val="none" w:sz="0" w:space="0" w:color="auto"/>
          </w:divBdr>
        </w:div>
      </w:divsChild>
    </w:div>
    <w:div w:id="1635216328">
      <w:bodyDiv w:val="1"/>
      <w:marLeft w:val="0"/>
      <w:marRight w:val="0"/>
      <w:marTop w:val="0"/>
      <w:marBottom w:val="0"/>
      <w:divBdr>
        <w:top w:val="none" w:sz="0" w:space="0" w:color="auto"/>
        <w:left w:val="none" w:sz="0" w:space="0" w:color="auto"/>
        <w:bottom w:val="none" w:sz="0" w:space="0" w:color="auto"/>
        <w:right w:val="none" w:sz="0" w:space="0" w:color="auto"/>
      </w:divBdr>
      <w:divsChild>
        <w:div w:id="200871676">
          <w:marLeft w:val="0"/>
          <w:marRight w:val="0"/>
          <w:marTop w:val="0"/>
          <w:marBottom w:val="0"/>
          <w:divBdr>
            <w:top w:val="none" w:sz="0" w:space="0" w:color="auto"/>
            <w:left w:val="none" w:sz="0" w:space="0" w:color="auto"/>
            <w:bottom w:val="none" w:sz="0" w:space="0" w:color="auto"/>
            <w:right w:val="none" w:sz="0" w:space="0" w:color="auto"/>
          </w:divBdr>
        </w:div>
      </w:divsChild>
    </w:div>
    <w:div w:id="1651248975">
      <w:bodyDiv w:val="1"/>
      <w:marLeft w:val="0"/>
      <w:marRight w:val="0"/>
      <w:marTop w:val="0"/>
      <w:marBottom w:val="0"/>
      <w:divBdr>
        <w:top w:val="none" w:sz="0" w:space="0" w:color="auto"/>
        <w:left w:val="none" w:sz="0" w:space="0" w:color="auto"/>
        <w:bottom w:val="none" w:sz="0" w:space="0" w:color="auto"/>
        <w:right w:val="none" w:sz="0" w:space="0" w:color="auto"/>
      </w:divBdr>
    </w:div>
    <w:div w:id="1669168449">
      <w:bodyDiv w:val="1"/>
      <w:marLeft w:val="0"/>
      <w:marRight w:val="0"/>
      <w:marTop w:val="0"/>
      <w:marBottom w:val="0"/>
      <w:divBdr>
        <w:top w:val="none" w:sz="0" w:space="0" w:color="auto"/>
        <w:left w:val="none" w:sz="0" w:space="0" w:color="auto"/>
        <w:bottom w:val="none" w:sz="0" w:space="0" w:color="auto"/>
        <w:right w:val="none" w:sz="0" w:space="0" w:color="auto"/>
      </w:divBdr>
    </w:div>
    <w:div w:id="1676573871">
      <w:bodyDiv w:val="1"/>
      <w:marLeft w:val="0"/>
      <w:marRight w:val="0"/>
      <w:marTop w:val="0"/>
      <w:marBottom w:val="0"/>
      <w:divBdr>
        <w:top w:val="none" w:sz="0" w:space="0" w:color="auto"/>
        <w:left w:val="none" w:sz="0" w:space="0" w:color="auto"/>
        <w:bottom w:val="none" w:sz="0" w:space="0" w:color="auto"/>
        <w:right w:val="none" w:sz="0" w:space="0" w:color="auto"/>
      </w:divBdr>
    </w:div>
    <w:div w:id="1693413907">
      <w:bodyDiv w:val="1"/>
      <w:marLeft w:val="0"/>
      <w:marRight w:val="0"/>
      <w:marTop w:val="0"/>
      <w:marBottom w:val="0"/>
      <w:divBdr>
        <w:top w:val="none" w:sz="0" w:space="0" w:color="auto"/>
        <w:left w:val="none" w:sz="0" w:space="0" w:color="auto"/>
        <w:bottom w:val="none" w:sz="0" w:space="0" w:color="auto"/>
        <w:right w:val="none" w:sz="0" w:space="0" w:color="auto"/>
      </w:divBdr>
    </w:div>
    <w:div w:id="1705445680">
      <w:bodyDiv w:val="1"/>
      <w:marLeft w:val="0"/>
      <w:marRight w:val="0"/>
      <w:marTop w:val="0"/>
      <w:marBottom w:val="0"/>
      <w:divBdr>
        <w:top w:val="none" w:sz="0" w:space="0" w:color="auto"/>
        <w:left w:val="none" w:sz="0" w:space="0" w:color="auto"/>
        <w:bottom w:val="none" w:sz="0" w:space="0" w:color="auto"/>
        <w:right w:val="none" w:sz="0" w:space="0" w:color="auto"/>
      </w:divBdr>
    </w:div>
    <w:div w:id="1723751435">
      <w:bodyDiv w:val="1"/>
      <w:marLeft w:val="0"/>
      <w:marRight w:val="0"/>
      <w:marTop w:val="0"/>
      <w:marBottom w:val="0"/>
      <w:divBdr>
        <w:top w:val="none" w:sz="0" w:space="0" w:color="auto"/>
        <w:left w:val="none" w:sz="0" w:space="0" w:color="auto"/>
        <w:bottom w:val="none" w:sz="0" w:space="0" w:color="auto"/>
        <w:right w:val="none" w:sz="0" w:space="0" w:color="auto"/>
      </w:divBdr>
    </w:div>
    <w:div w:id="1728913691">
      <w:bodyDiv w:val="1"/>
      <w:marLeft w:val="0"/>
      <w:marRight w:val="0"/>
      <w:marTop w:val="0"/>
      <w:marBottom w:val="0"/>
      <w:divBdr>
        <w:top w:val="none" w:sz="0" w:space="0" w:color="auto"/>
        <w:left w:val="none" w:sz="0" w:space="0" w:color="auto"/>
        <w:bottom w:val="none" w:sz="0" w:space="0" w:color="auto"/>
        <w:right w:val="none" w:sz="0" w:space="0" w:color="auto"/>
      </w:divBdr>
    </w:div>
    <w:div w:id="1742559612">
      <w:bodyDiv w:val="1"/>
      <w:marLeft w:val="0"/>
      <w:marRight w:val="0"/>
      <w:marTop w:val="0"/>
      <w:marBottom w:val="0"/>
      <w:divBdr>
        <w:top w:val="none" w:sz="0" w:space="0" w:color="auto"/>
        <w:left w:val="none" w:sz="0" w:space="0" w:color="auto"/>
        <w:bottom w:val="none" w:sz="0" w:space="0" w:color="auto"/>
        <w:right w:val="none" w:sz="0" w:space="0" w:color="auto"/>
      </w:divBdr>
    </w:div>
    <w:div w:id="1744138893">
      <w:bodyDiv w:val="1"/>
      <w:marLeft w:val="0"/>
      <w:marRight w:val="0"/>
      <w:marTop w:val="0"/>
      <w:marBottom w:val="0"/>
      <w:divBdr>
        <w:top w:val="none" w:sz="0" w:space="0" w:color="auto"/>
        <w:left w:val="none" w:sz="0" w:space="0" w:color="auto"/>
        <w:bottom w:val="none" w:sz="0" w:space="0" w:color="auto"/>
        <w:right w:val="none" w:sz="0" w:space="0" w:color="auto"/>
      </w:divBdr>
    </w:div>
    <w:div w:id="1762945450">
      <w:bodyDiv w:val="1"/>
      <w:marLeft w:val="0"/>
      <w:marRight w:val="0"/>
      <w:marTop w:val="0"/>
      <w:marBottom w:val="0"/>
      <w:divBdr>
        <w:top w:val="none" w:sz="0" w:space="0" w:color="auto"/>
        <w:left w:val="none" w:sz="0" w:space="0" w:color="auto"/>
        <w:bottom w:val="none" w:sz="0" w:space="0" w:color="auto"/>
        <w:right w:val="none" w:sz="0" w:space="0" w:color="auto"/>
      </w:divBdr>
    </w:div>
    <w:div w:id="1765566767">
      <w:bodyDiv w:val="1"/>
      <w:marLeft w:val="0"/>
      <w:marRight w:val="0"/>
      <w:marTop w:val="0"/>
      <w:marBottom w:val="0"/>
      <w:divBdr>
        <w:top w:val="none" w:sz="0" w:space="0" w:color="auto"/>
        <w:left w:val="none" w:sz="0" w:space="0" w:color="auto"/>
        <w:bottom w:val="none" w:sz="0" w:space="0" w:color="auto"/>
        <w:right w:val="none" w:sz="0" w:space="0" w:color="auto"/>
      </w:divBdr>
    </w:div>
    <w:div w:id="1774277636">
      <w:bodyDiv w:val="1"/>
      <w:marLeft w:val="0"/>
      <w:marRight w:val="0"/>
      <w:marTop w:val="0"/>
      <w:marBottom w:val="0"/>
      <w:divBdr>
        <w:top w:val="none" w:sz="0" w:space="0" w:color="auto"/>
        <w:left w:val="none" w:sz="0" w:space="0" w:color="auto"/>
        <w:bottom w:val="none" w:sz="0" w:space="0" w:color="auto"/>
        <w:right w:val="none" w:sz="0" w:space="0" w:color="auto"/>
      </w:divBdr>
    </w:div>
    <w:div w:id="1786727812">
      <w:bodyDiv w:val="1"/>
      <w:marLeft w:val="0"/>
      <w:marRight w:val="0"/>
      <w:marTop w:val="0"/>
      <w:marBottom w:val="0"/>
      <w:divBdr>
        <w:top w:val="none" w:sz="0" w:space="0" w:color="auto"/>
        <w:left w:val="none" w:sz="0" w:space="0" w:color="auto"/>
        <w:bottom w:val="none" w:sz="0" w:space="0" w:color="auto"/>
        <w:right w:val="none" w:sz="0" w:space="0" w:color="auto"/>
      </w:divBdr>
    </w:div>
    <w:div w:id="1791631104">
      <w:bodyDiv w:val="1"/>
      <w:marLeft w:val="0"/>
      <w:marRight w:val="0"/>
      <w:marTop w:val="0"/>
      <w:marBottom w:val="0"/>
      <w:divBdr>
        <w:top w:val="none" w:sz="0" w:space="0" w:color="auto"/>
        <w:left w:val="none" w:sz="0" w:space="0" w:color="auto"/>
        <w:bottom w:val="none" w:sz="0" w:space="0" w:color="auto"/>
        <w:right w:val="none" w:sz="0" w:space="0" w:color="auto"/>
      </w:divBdr>
    </w:div>
    <w:div w:id="1808469599">
      <w:bodyDiv w:val="1"/>
      <w:marLeft w:val="0"/>
      <w:marRight w:val="0"/>
      <w:marTop w:val="0"/>
      <w:marBottom w:val="0"/>
      <w:divBdr>
        <w:top w:val="none" w:sz="0" w:space="0" w:color="auto"/>
        <w:left w:val="none" w:sz="0" w:space="0" w:color="auto"/>
        <w:bottom w:val="none" w:sz="0" w:space="0" w:color="auto"/>
        <w:right w:val="none" w:sz="0" w:space="0" w:color="auto"/>
      </w:divBdr>
    </w:div>
    <w:div w:id="1858882820">
      <w:bodyDiv w:val="1"/>
      <w:marLeft w:val="0"/>
      <w:marRight w:val="0"/>
      <w:marTop w:val="0"/>
      <w:marBottom w:val="0"/>
      <w:divBdr>
        <w:top w:val="none" w:sz="0" w:space="0" w:color="auto"/>
        <w:left w:val="none" w:sz="0" w:space="0" w:color="auto"/>
        <w:bottom w:val="none" w:sz="0" w:space="0" w:color="auto"/>
        <w:right w:val="none" w:sz="0" w:space="0" w:color="auto"/>
      </w:divBdr>
    </w:div>
    <w:div w:id="1861504594">
      <w:bodyDiv w:val="1"/>
      <w:marLeft w:val="0"/>
      <w:marRight w:val="0"/>
      <w:marTop w:val="0"/>
      <w:marBottom w:val="0"/>
      <w:divBdr>
        <w:top w:val="none" w:sz="0" w:space="0" w:color="auto"/>
        <w:left w:val="none" w:sz="0" w:space="0" w:color="auto"/>
        <w:bottom w:val="none" w:sz="0" w:space="0" w:color="auto"/>
        <w:right w:val="none" w:sz="0" w:space="0" w:color="auto"/>
      </w:divBdr>
    </w:div>
    <w:div w:id="1865170787">
      <w:bodyDiv w:val="1"/>
      <w:marLeft w:val="0"/>
      <w:marRight w:val="0"/>
      <w:marTop w:val="0"/>
      <w:marBottom w:val="0"/>
      <w:divBdr>
        <w:top w:val="none" w:sz="0" w:space="0" w:color="auto"/>
        <w:left w:val="none" w:sz="0" w:space="0" w:color="auto"/>
        <w:bottom w:val="none" w:sz="0" w:space="0" w:color="auto"/>
        <w:right w:val="none" w:sz="0" w:space="0" w:color="auto"/>
      </w:divBdr>
    </w:div>
    <w:div w:id="1866600772">
      <w:bodyDiv w:val="1"/>
      <w:marLeft w:val="0"/>
      <w:marRight w:val="0"/>
      <w:marTop w:val="0"/>
      <w:marBottom w:val="0"/>
      <w:divBdr>
        <w:top w:val="none" w:sz="0" w:space="0" w:color="auto"/>
        <w:left w:val="none" w:sz="0" w:space="0" w:color="auto"/>
        <w:bottom w:val="none" w:sz="0" w:space="0" w:color="auto"/>
        <w:right w:val="none" w:sz="0" w:space="0" w:color="auto"/>
      </w:divBdr>
    </w:div>
    <w:div w:id="1890217260">
      <w:bodyDiv w:val="1"/>
      <w:marLeft w:val="0"/>
      <w:marRight w:val="0"/>
      <w:marTop w:val="0"/>
      <w:marBottom w:val="0"/>
      <w:divBdr>
        <w:top w:val="none" w:sz="0" w:space="0" w:color="auto"/>
        <w:left w:val="none" w:sz="0" w:space="0" w:color="auto"/>
        <w:bottom w:val="none" w:sz="0" w:space="0" w:color="auto"/>
        <w:right w:val="none" w:sz="0" w:space="0" w:color="auto"/>
      </w:divBdr>
    </w:div>
    <w:div w:id="1917594937">
      <w:bodyDiv w:val="1"/>
      <w:marLeft w:val="0"/>
      <w:marRight w:val="0"/>
      <w:marTop w:val="0"/>
      <w:marBottom w:val="0"/>
      <w:divBdr>
        <w:top w:val="none" w:sz="0" w:space="0" w:color="auto"/>
        <w:left w:val="none" w:sz="0" w:space="0" w:color="auto"/>
        <w:bottom w:val="none" w:sz="0" w:space="0" w:color="auto"/>
        <w:right w:val="none" w:sz="0" w:space="0" w:color="auto"/>
      </w:divBdr>
    </w:div>
    <w:div w:id="1918049147">
      <w:bodyDiv w:val="1"/>
      <w:marLeft w:val="0"/>
      <w:marRight w:val="0"/>
      <w:marTop w:val="0"/>
      <w:marBottom w:val="0"/>
      <w:divBdr>
        <w:top w:val="none" w:sz="0" w:space="0" w:color="auto"/>
        <w:left w:val="none" w:sz="0" w:space="0" w:color="auto"/>
        <w:bottom w:val="none" w:sz="0" w:space="0" w:color="auto"/>
        <w:right w:val="none" w:sz="0" w:space="0" w:color="auto"/>
      </w:divBdr>
    </w:div>
    <w:div w:id="1934122986">
      <w:bodyDiv w:val="1"/>
      <w:marLeft w:val="0"/>
      <w:marRight w:val="0"/>
      <w:marTop w:val="0"/>
      <w:marBottom w:val="0"/>
      <w:divBdr>
        <w:top w:val="none" w:sz="0" w:space="0" w:color="auto"/>
        <w:left w:val="none" w:sz="0" w:space="0" w:color="auto"/>
        <w:bottom w:val="none" w:sz="0" w:space="0" w:color="auto"/>
        <w:right w:val="none" w:sz="0" w:space="0" w:color="auto"/>
      </w:divBdr>
    </w:div>
    <w:div w:id="1937134784">
      <w:bodyDiv w:val="1"/>
      <w:marLeft w:val="0"/>
      <w:marRight w:val="0"/>
      <w:marTop w:val="0"/>
      <w:marBottom w:val="0"/>
      <w:divBdr>
        <w:top w:val="none" w:sz="0" w:space="0" w:color="auto"/>
        <w:left w:val="none" w:sz="0" w:space="0" w:color="auto"/>
        <w:bottom w:val="none" w:sz="0" w:space="0" w:color="auto"/>
        <w:right w:val="none" w:sz="0" w:space="0" w:color="auto"/>
      </w:divBdr>
    </w:div>
    <w:div w:id="1948151633">
      <w:bodyDiv w:val="1"/>
      <w:marLeft w:val="0"/>
      <w:marRight w:val="0"/>
      <w:marTop w:val="0"/>
      <w:marBottom w:val="0"/>
      <w:divBdr>
        <w:top w:val="none" w:sz="0" w:space="0" w:color="auto"/>
        <w:left w:val="none" w:sz="0" w:space="0" w:color="auto"/>
        <w:bottom w:val="none" w:sz="0" w:space="0" w:color="auto"/>
        <w:right w:val="none" w:sz="0" w:space="0" w:color="auto"/>
      </w:divBdr>
    </w:div>
    <w:div w:id="1968968673">
      <w:bodyDiv w:val="1"/>
      <w:marLeft w:val="0"/>
      <w:marRight w:val="0"/>
      <w:marTop w:val="0"/>
      <w:marBottom w:val="0"/>
      <w:divBdr>
        <w:top w:val="none" w:sz="0" w:space="0" w:color="auto"/>
        <w:left w:val="none" w:sz="0" w:space="0" w:color="auto"/>
        <w:bottom w:val="none" w:sz="0" w:space="0" w:color="auto"/>
        <w:right w:val="none" w:sz="0" w:space="0" w:color="auto"/>
      </w:divBdr>
    </w:div>
    <w:div w:id="1974212528">
      <w:bodyDiv w:val="1"/>
      <w:marLeft w:val="0"/>
      <w:marRight w:val="0"/>
      <w:marTop w:val="0"/>
      <w:marBottom w:val="0"/>
      <w:divBdr>
        <w:top w:val="none" w:sz="0" w:space="0" w:color="auto"/>
        <w:left w:val="none" w:sz="0" w:space="0" w:color="auto"/>
        <w:bottom w:val="none" w:sz="0" w:space="0" w:color="auto"/>
        <w:right w:val="none" w:sz="0" w:space="0" w:color="auto"/>
      </w:divBdr>
    </w:div>
    <w:div w:id="2007971144">
      <w:bodyDiv w:val="1"/>
      <w:marLeft w:val="0"/>
      <w:marRight w:val="0"/>
      <w:marTop w:val="0"/>
      <w:marBottom w:val="0"/>
      <w:divBdr>
        <w:top w:val="none" w:sz="0" w:space="0" w:color="auto"/>
        <w:left w:val="none" w:sz="0" w:space="0" w:color="auto"/>
        <w:bottom w:val="none" w:sz="0" w:space="0" w:color="auto"/>
        <w:right w:val="none" w:sz="0" w:space="0" w:color="auto"/>
      </w:divBdr>
    </w:div>
    <w:div w:id="2009553486">
      <w:bodyDiv w:val="1"/>
      <w:marLeft w:val="0"/>
      <w:marRight w:val="0"/>
      <w:marTop w:val="0"/>
      <w:marBottom w:val="0"/>
      <w:divBdr>
        <w:top w:val="none" w:sz="0" w:space="0" w:color="auto"/>
        <w:left w:val="none" w:sz="0" w:space="0" w:color="auto"/>
        <w:bottom w:val="none" w:sz="0" w:space="0" w:color="auto"/>
        <w:right w:val="none" w:sz="0" w:space="0" w:color="auto"/>
      </w:divBdr>
    </w:div>
    <w:div w:id="2095203764">
      <w:bodyDiv w:val="1"/>
      <w:marLeft w:val="0"/>
      <w:marRight w:val="0"/>
      <w:marTop w:val="0"/>
      <w:marBottom w:val="0"/>
      <w:divBdr>
        <w:top w:val="none" w:sz="0" w:space="0" w:color="auto"/>
        <w:left w:val="none" w:sz="0" w:space="0" w:color="auto"/>
        <w:bottom w:val="none" w:sz="0" w:space="0" w:color="auto"/>
        <w:right w:val="none" w:sz="0" w:space="0" w:color="auto"/>
      </w:divBdr>
    </w:div>
    <w:div w:id="2124422898">
      <w:bodyDiv w:val="1"/>
      <w:marLeft w:val="0"/>
      <w:marRight w:val="0"/>
      <w:marTop w:val="0"/>
      <w:marBottom w:val="0"/>
      <w:divBdr>
        <w:top w:val="none" w:sz="0" w:space="0" w:color="auto"/>
        <w:left w:val="none" w:sz="0" w:space="0" w:color="auto"/>
        <w:bottom w:val="none" w:sz="0" w:space="0" w:color="auto"/>
        <w:right w:val="none" w:sz="0" w:space="0" w:color="auto"/>
      </w:divBdr>
    </w:div>
    <w:div w:id="21285054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microsoft.com/office/2016/09/relationships/commentsIds" Target="commentsIds.xml"/><Relationship Id="rId39" Type="http://schemas.openxmlformats.org/officeDocument/2006/relationships/footer" Target="footer5.xml"/><Relationship Id="rId21" Type="http://schemas.openxmlformats.org/officeDocument/2006/relationships/package" Target="embeddings/Microsoft_Visio_Drawing.vsdx"/><Relationship Id="rId34" Type="http://schemas.openxmlformats.org/officeDocument/2006/relationships/hyperlink" Target="https://www.arb.ca.gov/msprog/obdprog/obdii_gas_monitor_checklist.xls" TargetMode="External"/><Relationship Id="rId42" Type="http://schemas.openxmlformats.org/officeDocument/2006/relationships/footer" Target="foot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comments" Target="comments.xml"/><Relationship Id="rId32" Type="http://schemas.openxmlformats.org/officeDocument/2006/relationships/image" Target="media/image9.png"/><Relationship Id="rId37" Type="http://schemas.openxmlformats.org/officeDocument/2006/relationships/header" Target="header5.xml"/><Relationship Id="rId40" Type="http://schemas.openxmlformats.org/officeDocument/2006/relationships/footer" Target="footer6.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5.png"/><Relationship Id="rId36"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8.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png"/><Relationship Id="rId27" Type="http://schemas.microsoft.com/office/2018/08/relationships/commentsExtensible" Target="commentsExtensible.xml"/><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commentsExtended" Target="commentsExtended.xml"/><Relationship Id="rId33" Type="http://schemas.openxmlformats.org/officeDocument/2006/relationships/image" Target="media/image10.png"/><Relationship Id="rId38" Type="http://schemas.openxmlformats.org/officeDocument/2006/relationships/header" Target="header6.xml"/><Relationship Id="rId46" Type="http://schemas.microsoft.com/office/2019/05/relationships/documenttasks" Target="documenttasks/documenttasks1.xml"/><Relationship Id="rId20" Type="http://schemas.openxmlformats.org/officeDocument/2006/relationships/image" Target="media/image2.emf"/><Relationship Id="rId41" Type="http://schemas.openxmlformats.org/officeDocument/2006/relationships/header" Target="header7.xml"/></Relationships>
</file>

<file path=word/documenttasks/documenttasks1.xml><?xml version="1.0" encoding="utf-8"?>
<t:Tasks xmlns:t="http://schemas.microsoft.com/office/tasks/2019/documenttasks" xmlns:oel="http://schemas.microsoft.com/office/2019/extlst">
  <t:Task id="{5D1046C9-9564-4E32-A274-DA3237D0F354}">
    <t:Anchor>
      <t:Comment id="943757401"/>
    </t:Anchor>
    <t:History>
      <t:Event id="{0C1192B7-7481-415E-8725-6B08B134E91C}" time="2023-02-02T15:38:12.306Z">
        <t:Attribution userId="S::prashant.tajne@einfochips.com::c6d7d2ec-2b19-4186-897f-5f90a624904f" userProvider="AD" userName="Prashant Tajne"/>
        <t:Anchor>
          <t:Comment id="943757401"/>
        </t:Anchor>
        <t:Create/>
      </t:Event>
      <t:Event id="{3C377754-A157-4EC5-BD4A-498D7C056D94}" time="2023-02-02T15:38:12.306Z">
        <t:Attribution userId="S::prashant.tajne@einfochips.com::c6d7d2ec-2b19-4186-897f-5f90a624904f" userProvider="AD" userName="Prashant Tajne"/>
        <t:Anchor>
          <t:Comment id="943757401"/>
        </t:Anchor>
        <t:Assign userId="S::manish.thakur@einfochips.com::0f04eec8-31d1-4bb1-b551-fe54461376d2" userProvider="AD" userName="Manish Thakur"/>
      </t:Event>
      <t:Event id="{3AD2FC18-8985-4D77-8143-B97BEF7AA58B}" time="2023-02-02T15:38:12.306Z">
        <t:Attribution userId="S::prashant.tajne@einfochips.com::c6d7d2ec-2b19-4186-897f-5f90a624904f" userProvider="AD" userName="Prashant Tajne"/>
        <t:Anchor>
          <t:Comment id="943757401"/>
        </t:Anchor>
        <t:SetTitle title="@Manish Thakur Pls update process row"/>
      </t:Event>
    </t:History>
  </t:Task>
  <t:Task id="{02E394A4-8F2A-46B1-BBD9-460A829DE432}">
    <t:Anchor>
      <t:Comment id="151078108"/>
    </t:Anchor>
    <t:History>
      <t:Event id="{A9550752-89C9-46C1-8F2E-A04BF65E3C39}" time="2023-02-02T15:23:42.389Z">
        <t:Attribution userId="S::prashant.tajne@einfochips.com::c6d7d2ec-2b19-4186-897f-5f90a624904f" userProvider="AD" userName="Prashant Tajne"/>
        <t:Anchor>
          <t:Comment id="151078108"/>
        </t:Anchor>
        <t:Create/>
      </t:Event>
      <t:Event id="{C9345752-FE33-49D3-B6D6-6DBD6620E61B}" time="2023-02-02T15:23:42.389Z">
        <t:Attribution userId="S::prashant.tajne@einfochips.com::c6d7d2ec-2b19-4186-897f-5f90a624904f" userProvider="AD" userName="Prashant Tajne"/>
        <t:Anchor>
          <t:Comment id="151078108"/>
        </t:Anchor>
        <t:Assign userId="S::manish.thakur@einfochips.com::0f04eec8-31d1-4bb1-b551-fe54461376d2" userProvider="AD" userName="Manish Thakur"/>
      </t:Event>
      <t:Event id="{4AD61C3E-D5C1-4826-98AF-203B995F22DF}" time="2023-02-02T15:23:42.389Z">
        <t:Attribution userId="S::prashant.tajne@einfochips.com::c6d7d2ec-2b19-4186-897f-5f90a624904f" userProvider="AD" userName="Prashant Tajne"/>
        <t:Anchor>
          <t:Comment id="151078108"/>
        </t:Anchor>
        <t:SetTitle title="@Manish Thakur will we do HVIL in PF1.0?"/>
      </t:Event>
    </t:History>
  </t:Task>
  <t:Task id="{C695E34D-3FA1-4E57-B46A-A7E042F13D95}">
    <t:Anchor>
      <t:Comment id="1691559637"/>
    </t:Anchor>
    <t:History>
      <t:Event id="{14D837B4-3D60-4092-86BE-1F7E085A7BD0}" time="2023-02-02T15:19:12.773Z">
        <t:Attribution userId="S::prashant.tajne@einfochips.com::c6d7d2ec-2b19-4186-897f-5f90a624904f" userProvider="AD" userName="Prashant Tajne"/>
        <t:Anchor>
          <t:Comment id="1691559637"/>
        </t:Anchor>
        <t:Create/>
      </t:Event>
      <t:Event id="{15F8E142-F0A4-46A4-98BF-2C19DC070E4D}" time="2023-02-02T15:19:12.773Z">
        <t:Attribution userId="S::prashant.tajne@einfochips.com::c6d7d2ec-2b19-4186-897f-5f90a624904f" userProvider="AD" userName="Prashant Tajne"/>
        <t:Anchor>
          <t:Comment id="1691559637"/>
        </t:Anchor>
        <t:Assign userId="S::manish.thakur@einfochips.com::0f04eec8-31d1-4bb1-b551-fe54461376d2" userProvider="AD" userName="Manish Thakur"/>
      </t:Event>
      <t:Event id="{EE5E50E7-4ADD-4786-A6A6-0FDB953DAFE8}" time="2023-02-02T15:19:12.773Z">
        <t:Attribution userId="S::prashant.tajne@einfochips.com::c6d7d2ec-2b19-4186-897f-5f90a624904f" userProvider="AD" userName="Prashant Tajne"/>
        <t:Anchor>
          <t:Comment id="1691559637"/>
        </t:Anchor>
        <t:SetTitle title="@Manish Thakur Pls update output row"/>
      </t:Event>
    </t:History>
  </t:Task>
  <t:Task id="{2F482629-A0B2-4A02-AC67-8227A7CD289F}">
    <t:Anchor>
      <t:Comment id="742492416"/>
    </t:Anchor>
    <t:History>
      <t:Event id="{070DDB99-0233-471B-9543-70DA3ACBD3DC}" time="2023-02-02T15:39:10.256Z">
        <t:Attribution userId="S::prashant.tajne@einfochips.com::c6d7d2ec-2b19-4186-897f-5f90a624904f" userProvider="AD" userName="Prashant Tajne"/>
        <t:Anchor>
          <t:Comment id="742492416"/>
        </t:Anchor>
        <t:Create/>
      </t:Event>
      <t:Event id="{BC4D205B-1833-489D-9E19-D78B0233D542}" time="2023-02-02T15:39:10.256Z">
        <t:Attribution userId="S::prashant.tajne@einfochips.com::c6d7d2ec-2b19-4186-897f-5f90a624904f" userProvider="AD" userName="Prashant Tajne"/>
        <t:Anchor>
          <t:Comment id="742492416"/>
        </t:Anchor>
        <t:Assign userId="S::manish.thakur@einfochips.com::0f04eec8-31d1-4bb1-b551-fe54461376d2" userProvider="AD" userName="Manish Thakur"/>
      </t:Event>
      <t:Event id="{DC0E633C-AB83-4734-8CE9-9A401EDE2CCB}" time="2023-02-02T15:39:10.256Z">
        <t:Attribution userId="S::prashant.tajne@einfochips.com::c6d7d2ec-2b19-4186-897f-5f90a624904f" userProvider="AD" userName="Prashant Tajne"/>
        <t:Anchor>
          <t:Comment id="742492416"/>
        </t:Anchor>
        <t:SetTitle title="@Manish Thakur pls update this row"/>
      </t:Event>
    </t:History>
  </t:Task>
  <t:Task id="{5F86A7B2-E513-421C-A853-F67222B0F0FA}">
    <t:Anchor>
      <t:Comment id="513735372"/>
    </t:Anchor>
    <t:History>
      <t:Event id="{A67DB651-C8C7-4587-A4CD-9179CF6EEF01}" time="2023-02-02T15:37:15.488Z">
        <t:Attribution userId="S::prashant.tajne@einfochips.com::c6d7d2ec-2b19-4186-897f-5f90a624904f" userProvider="AD" userName="Prashant Tajne"/>
        <t:Anchor>
          <t:Comment id="513735372"/>
        </t:Anchor>
        <t:Create/>
      </t:Event>
      <t:Event id="{FAFCC34A-CD92-41DD-B5D9-3464018ABD72}" time="2023-02-02T15:37:15.488Z">
        <t:Attribution userId="S::prashant.tajne@einfochips.com::c6d7d2ec-2b19-4186-897f-5f90a624904f" userProvider="AD" userName="Prashant Tajne"/>
        <t:Anchor>
          <t:Comment id="513735372"/>
        </t:Anchor>
        <t:Assign userId="S::manish.thakur@einfochips.com::0f04eec8-31d1-4bb1-b551-fe54461376d2" userProvider="AD" userName="Manish Thakur"/>
      </t:Event>
      <t:Event id="{E449AB9C-F798-40E2-AA18-4E290100D6CD}" time="2023-02-02T15:37:15.488Z">
        <t:Attribution userId="S::prashant.tajne@einfochips.com::c6d7d2ec-2b19-4186-897f-5f90a624904f" userProvider="AD" userName="Prashant Tajne"/>
        <t:Anchor>
          <t:Comment id="513735372"/>
        </t:Anchor>
        <t:SetTitle title="@Manish Thakur there is also direct temp monitoring"/>
      </t:Event>
    </t:History>
  </t:Task>
  <t:Task id="{DC92E134-0AF9-4392-B606-12F2BB6D98A2}">
    <t:Anchor>
      <t:Comment id="1289568310"/>
    </t:Anchor>
    <t:History>
      <t:Event id="{B22973F4-D53B-4EF9-AF74-A1D1EC15F7AF}" time="2023-02-02T15:24:59.285Z">
        <t:Attribution userId="S::prashant.tajne@einfochips.com::c6d7d2ec-2b19-4186-897f-5f90a624904f" userProvider="AD" userName="Prashant Tajne"/>
        <t:Anchor>
          <t:Comment id="1289568310"/>
        </t:Anchor>
        <t:Create/>
      </t:Event>
      <t:Event id="{8241BAAC-B8E1-4959-9B1D-86C21F7521CE}" time="2023-02-02T15:24:59.285Z">
        <t:Attribution userId="S::prashant.tajne@einfochips.com::c6d7d2ec-2b19-4186-897f-5f90a624904f" userProvider="AD" userName="Prashant Tajne"/>
        <t:Anchor>
          <t:Comment id="1289568310"/>
        </t:Anchor>
        <t:Assign userId="S::manish.thakur@einfochips.com::0f04eec8-31d1-4bb1-b551-fe54461376d2" userProvider="AD" userName="Manish Thakur"/>
      </t:Event>
      <t:Event id="{16FAC496-DC18-45E2-B710-EF208C8E8B9E}" time="2023-02-02T15:24:59.285Z">
        <t:Attribution userId="S::prashant.tajne@einfochips.com::c6d7d2ec-2b19-4186-897f-5f90a624904f" userProvider="AD" userName="Prashant Tajne"/>
        <t:Anchor>
          <t:Comment id="1289568310"/>
        </t:Anchor>
        <t:SetTitle title=" @Manish Thakur will we do HVIL in PF1.0?"/>
      </t:Event>
    </t:History>
  </t:Task>
  <t:Task id="{CB964D63-1857-40CD-9CFE-8F59445BEF96}">
    <t:Anchor>
      <t:Comment id="1190356724"/>
    </t:Anchor>
    <t:History>
      <t:Event id="{60C3344D-C9B3-4FAB-8706-0DCAE6E00D16}" time="2023-02-02T15:25:50.141Z">
        <t:Attribution userId="S::prashant.tajne@einfochips.com::c6d7d2ec-2b19-4186-897f-5f90a624904f" userProvider="AD" userName="Prashant Tajne"/>
        <t:Anchor>
          <t:Comment id="1190356724"/>
        </t:Anchor>
        <t:Create/>
      </t:Event>
      <t:Event id="{D1C98437-9287-4771-B187-3BCC2E142AAF}" time="2023-02-02T15:25:50.141Z">
        <t:Attribution userId="S::prashant.tajne@einfochips.com::c6d7d2ec-2b19-4186-897f-5f90a624904f" userProvider="AD" userName="Prashant Tajne"/>
        <t:Anchor>
          <t:Comment id="1190356724"/>
        </t:Anchor>
        <t:Assign userId="S::manish.thakur@einfochips.com::0f04eec8-31d1-4bb1-b551-fe54461376d2" userProvider="AD" userName="Manish Thakur"/>
      </t:Event>
      <t:Event id="{BC03647A-EB14-4A28-A4FA-421009FEB276}" time="2023-02-02T15:25:50.141Z">
        <t:Attribution userId="S::prashant.tajne@einfochips.com::c6d7d2ec-2b19-4186-897f-5f90a624904f" userProvider="AD" userName="Prashant Tajne"/>
        <t:Anchor>
          <t:Comment id="1190356724"/>
        </t:Anchor>
        <t:SetTitle title="@Manish Thakur do we need to trigger fault level as well?"/>
      </t:Event>
    </t:History>
  </t:Task>
  <t:Task id="{23653EAD-1108-4C08-AEE4-8EB66EE728AF}">
    <t:Anchor>
      <t:Comment id="958796833"/>
    </t:Anchor>
    <t:History>
      <t:Event id="{5D79CCA8-2343-41F0-B15B-2C349B2AEE47}" time="2023-02-02T15:30:28.348Z">
        <t:Attribution userId="S::prashant.tajne@einfochips.com::c6d7d2ec-2b19-4186-897f-5f90a624904f" userProvider="AD" userName="Prashant Tajne"/>
        <t:Anchor>
          <t:Comment id="958796833"/>
        </t:Anchor>
        <t:Create/>
      </t:Event>
      <t:Event id="{DD730D5F-D00F-4B2E-8D86-88BBC9A6A9D8}" time="2023-02-02T15:30:28.348Z">
        <t:Attribution userId="S::prashant.tajne@einfochips.com::c6d7d2ec-2b19-4186-897f-5f90a624904f" userProvider="AD" userName="Prashant Tajne"/>
        <t:Anchor>
          <t:Comment id="958796833"/>
        </t:Anchor>
        <t:Assign userId="S::manish.thakur@einfochips.com::0f04eec8-31d1-4bb1-b551-fe54461376d2" userProvider="AD" userName="Manish Thakur"/>
      </t:Event>
      <t:Event id="{77BBC2FD-2E08-433A-8452-C9C00807F20B}" time="2023-02-02T15:30:28.348Z">
        <t:Attribution userId="S::prashant.tajne@einfochips.com::c6d7d2ec-2b19-4186-897f-5f90a624904f" userProvider="AD" userName="Prashant Tajne"/>
        <t:Anchor>
          <t:Comment id="958796833"/>
        </t:Anchor>
        <t:SetTitle title="@Manish Thakur do we have this in PF1.0?"/>
      </t:Event>
    </t:History>
  </t:Task>
  <t:Task id="{AD0C02E4-8662-413C-B9E1-4E96E45AD87B}">
    <t:Anchor>
      <t:Comment id="71071070"/>
    </t:Anchor>
    <t:History>
      <t:Event id="{E1FC4DA9-F69D-4644-963E-ADD952EF849A}" time="2023-02-02T15:43:24.813Z">
        <t:Attribution userId="S::prashant.tajne@einfochips.com::c6d7d2ec-2b19-4186-897f-5f90a624904f" userProvider="AD" userName="Prashant Tajne"/>
        <t:Anchor>
          <t:Comment id="71071070"/>
        </t:Anchor>
        <t:Create/>
      </t:Event>
      <t:Event id="{F7A5CE92-C747-4576-9061-04D1F30F962E}" time="2023-02-02T15:43:24.813Z">
        <t:Attribution userId="S::prashant.tajne@einfochips.com::c6d7d2ec-2b19-4186-897f-5f90a624904f" userProvider="AD" userName="Prashant Tajne"/>
        <t:Anchor>
          <t:Comment id="71071070"/>
        </t:Anchor>
        <t:Assign userId="S::manish.thakur@einfochips.com::0f04eec8-31d1-4bb1-b551-fe54461376d2" userProvider="AD" userName="Manish Thakur"/>
      </t:Event>
      <t:Event id="{83520BD8-2D8D-4C41-A4EE-92F8410BACF7}" time="2023-02-02T15:43:24.813Z">
        <t:Attribution userId="S::prashant.tajne@einfochips.com::c6d7d2ec-2b19-4186-897f-5f90a624904f" userProvider="AD" userName="Prashant Tajne"/>
        <t:Anchor>
          <t:Comment id="71071070"/>
        </t:Anchor>
        <t:SetTitle title="@Manish Thakur pls align on which functionalities of debug can will be in PF1.0"/>
      </t:Event>
    </t:History>
  </t:Task>
  <t:Task id="{128F9FCC-5224-4973-B99F-9EA3FC5DEC8A}">
    <t:Anchor>
      <t:Comment id="578084726"/>
    </t:Anchor>
    <t:History>
      <t:Event id="{5173AE98-E5B2-4B9F-BA62-D9F51731C572}" time="2023-02-02T15:37:15.488Z">
        <t:Attribution userId="S::prashant.tajne@einfochips.com::c6d7d2ec-2b19-4186-897f-5f90a624904f" userProvider="AD" userName="Prashant Tajne"/>
        <t:Anchor>
          <t:Comment id="578084726"/>
        </t:Anchor>
        <t:Create/>
      </t:Event>
      <t:Event id="{B95124AF-F242-49C9-846D-16CB0FCD6E1D}" time="2023-02-02T15:37:15.488Z">
        <t:Attribution userId="S::prashant.tajne@einfochips.com::c6d7d2ec-2b19-4186-897f-5f90a624904f" userProvider="AD" userName="Prashant Tajne"/>
        <t:Anchor>
          <t:Comment id="578084726"/>
        </t:Anchor>
        <t:Assign userId="S::manish.thakur@einfochips.com::0f04eec8-31d1-4bb1-b551-fe54461376d2" userProvider="AD" userName="Manish Thakur"/>
      </t:Event>
      <t:Event id="{3F2EB749-023F-44FE-8DCB-4DD2F3B3E5A4}" time="2023-02-02T15:37:15.488Z">
        <t:Attribution userId="S::prashant.tajne@einfochips.com::c6d7d2ec-2b19-4186-897f-5f90a624904f" userProvider="AD" userName="Prashant Tajne"/>
        <t:Anchor>
          <t:Comment id="578084726"/>
        </t:Anchor>
        <t:SetTitle title="@Manish Thakur there is also direct temp monitoring"/>
      </t:Event>
    </t:History>
  </t:Task>
  <t:Task id="{54E7DC2D-5FDF-4325-B94D-1A0839BF6D50}">
    <t:Anchor>
      <t:Comment id="1147171015"/>
    </t:Anchor>
    <t:History>
      <t:Event id="{13285827-7856-404E-B009-BE0B985DB03A}" time="2023-02-03T08:06:51.472Z">
        <t:Attribution userId="S::prashant.tajne@einfochips.com::c6d7d2ec-2b19-4186-897f-5f90a624904f" userProvider="AD" userName="Prashant Tajne"/>
        <t:Anchor>
          <t:Comment id="1147171015"/>
        </t:Anchor>
        <t:Create/>
      </t:Event>
      <t:Event id="{F1A975EC-7F0F-482F-8A0C-857E58106D61}" time="2023-02-03T08:06:51.472Z">
        <t:Attribution userId="S::prashant.tajne@einfochips.com::c6d7d2ec-2b19-4186-897f-5f90a624904f" userProvider="AD" userName="Prashant Tajne"/>
        <t:Anchor>
          <t:Comment id="1147171015"/>
        </t:Anchor>
        <t:Assign userId="S::manish.thakur@einfochips.com::0f04eec8-31d1-4bb1-b551-fe54461376d2" userProvider="AD" userName="Manish Thakur"/>
      </t:Event>
      <t:Event id="{9FA78495-273A-49BD-A405-62DFC29C6A75}" time="2023-02-03T08:06:51.472Z">
        <t:Attribution userId="S::prashant.tajne@einfochips.com::c6d7d2ec-2b19-4186-897f-5f90a624904f" userProvider="AD" userName="Prashant Tajne"/>
        <t:Anchor>
          <t:Comment id="1147171015"/>
        </t:Anchor>
        <t:SetTitle title="@Manish Thakur sentence seems not correct."/>
      </t:Event>
    </t:History>
  </t:Task>
  <t:Task id="{2D3F356E-2EDB-4275-81CD-E4BD9CEA09BD}">
    <t:Anchor>
      <t:Comment id="1464926554"/>
    </t:Anchor>
    <t:History>
      <t:Event id="{EADBAA65-6127-478D-A8E1-0089E3B614CE}" time="2023-02-03T08:07:39.155Z">
        <t:Attribution userId="S::prashant.tajne@einfochips.com::c6d7d2ec-2b19-4186-897f-5f90a624904f" userProvider="AD" userName="Prashant Tajne"/>
        <t:Anchor>
          <t:Comment id="1464926554"/>
        </t:Anchor>
        <t:Create/>
      </t:Event>
      <t:Event id="{D5AE1554-B738-406C-A71F-B761A7DCDBB9}" time="2023-02-03T08:07:39.155Z">
        <t:Attribution userId="S::prashant.tajne@einfochips.com::c6d7d2ec-2b19-4186-897f-5f90a624904f" userProvider="AD" userName="Prashant Tajne"/>
        <t:Anchor>
          <t:Comment id="1464926554"/>
        </t:Anchor>
        <t:Assign userId="S::manish.thakur@einfochips.com::0f04eec8-31d1-4bb1-b551-fe54461376d2" userProvider="AD" userName="Manish Thakur"/>
      </t:Event>
      <t:Event id="{BE465EE2-73B9-4D2D-ABC9-8278812F735F}" time="2023-02-03T08:07:39.155Z">
        <t:Attribution userId="S::prashant.tajne@einfochips.com::c6d7d2ec-2b19-4186-897f-5f90a624904f" userProvider="AD" userName="Prashant Tajne"/>
        <t:Anchor>
          <t:Comment id="1464926554"/>
        </t:Anchor>
        <t:SetTitle title="@Manish Thakur we need to details this on how we will wake up and sleep at requirement level"/>
      </t:Event>
    </t:History>
  </t:Task>
  <t:Task id="{704DA8CE-4D35-4408-9CC6-B6B291DE418D}">
    <t:Anchor>
      <t:Comment id="1466029652"/>
    </t:Anchor>
    <t:History>
      <t:Event id="{2E4F6B11-CBC8-4A3B-8F0D-DEC8DA78D011}" time="2023-02-03T08:08:17.113Z">
        <t:Attribution userId="S::prashant.tajne@einfochips.com::c6d7d2ec-2b19-4186-897f-5f90a624904f" userProvider="AD" userName="Prashant Tajne"/>
        <t:Anchor>
          <t:Comment id="1466029652"/>
        </t:Anchor>
        <t:Create/>
      </t:Event>
      <t:Event id="{C371FE8C-640E-4D82-8265-A16E0E7FED5F}" time="2023-02-03T08:08:17.113Z">
        <t:Attribution userId="S::prashant.tajne@einfochips.com::c6d7d2ec-2b19-4186-897f-5f90a624904f" userProvider="AD" userName="Prashant Tajne"/>
        <t:Anchor>
          <t:Comment id="1466029652"/>
        </t:Anchor>
        <t:Assign userId="S::manish.thakur@einfochips.com::0f04eec8-31d1-4bb1-b551-fe54461376d2" userProvider="AD" userName="Manish Thakur"/>
      </t:Event>
      <t:Event id="{3375A94F-B80E-4EBD-8AA3-7BAC57458FC2}" time="2023-02-03T08:08:17.113Z">
        <t:Attribution userId="S::prashant.tajne@einfochips.com::c6d7d2ec-2b19-4186-897f-5f90a624904f" userProvider="AD" userName="Prashant Tajne"/>
        <t:Anchor>
          <t:Comment id="1466029652"/>
        </t:Anchor>
        <t:SetTitle title="@Manish Thakur what is difference between this standby and sleep requirement?"/>
      </t:Event>
    </t:History>
  </t:Task>
  <t:Task id="{239FB649-9FE7-4B0F-8C9A-1AFF3CC9C6FB}">
    <t:Anchor>
      <t:Comment id="2029974361"/>
    </t:Anchor>
    <t:History>
      <t:Event id="{7E538168-42A6-44AA-A861-BCFD0BA0A4B2}" time="2023-02-03T08:10:03.807Z">
        <t:Attribution userId="S::prashant.tajne@einfochips.com::c6d7d2ec-2b19-4186-897f-5f90a624904f" userProvider="AD" userName="Prashant Tajne"/>
        <t:Anchor>
          <t:Comment id="2029974361"/>
        </t:Anchor>
        <t:Create/>
      </t:Event>
      <t:Event id="{A00EA85F-1CED-484F-AD84-A66FAC093CAE}" time="2023-02-03T08:10:03.807Z">
        <t:Attribution userId="S::prashant.tajne@einfochips.com::c6d7d2ec-2b19-4186-897f-5f90a624904f" userProvider="AD" userName="Prashant Tajne"/>
        <t:Anchor>
          <t:Comment id="2029974361"/>
        </t:Anchor>
        <t:Assign userId="S::manish.thakur@einfochips.com::0f04eec8-31d1-4bb1-b551-fe54461376d2" userProvider="AD" userName="Manish Thakur"/>
      </t:Event>
      <t:Event id="{68E75C50-A6A6-46BD-AA8D-B74C79BB4A12}" time="2023-02-03T08:10:03.807Z">
        <t:Attribution userId="S::prashant.tajne@einfochips.com::c6d7d2ec-2b19-4186-897f-5f90a624904f" userProvider="AD" userName="Prashant Tajne"/>
        <t:Anchor>
          <t:Comment id="2029974361"/>
        </t:Anchor>
        <t:SetTitle title="@Manish Thakur is this calibration varaible? we should make a table of all configurable times and variables mentioned at requirement leve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4eee9fd9-49f4-48b2-a825-3ccc3db6b5da">
      <UserInfo>
        <DisplayName>mal_dcdc Members</DisplayName>
        <AccountId>7</AccountId>
        <AccountType/>
      </UserInfo>
    </SharedWithUsers>
    <lcf76f155ced4ddcb4097134ff3c332f xmlns="b82b50c6-db2f-4dfe-bd78-46913d47fb52">
      <Terms xmlns="http://schemas.microsoft.com/office/infopath/2007/PartnerControls"/>
    </lcf76f155ced4ddcb4097134ff3c332f>
    <TaxCatchAll xmlns="4eee9fd9-49f4-48b2-a825-3ccc3db6b5d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770A61A7DA754ABDC5ACCBA6950858" ma:contentTypeVersion="14" ma:contentTypeDescription="Create a new document." ma:contentTypeScope="" ma:versionID="9757f4403d62d2b4298535f49390b484">
  <xsd:schema xmlns:xsd="http://www.w3.org/2001/XMLSchema" xmlns:xs="http://www.w3.org/2001/XMLSchema" xmlns:p="http://schemas.microsoft.com/office/2006/metadata/properties" xmlns:ns2="4eee9fd9-49f4-48b2-a825-3ccc3db6b5da" xmlns:ns3="b82b50c6-db2f-4dfe-bd78-46913d47fb52" targetNamespace="http://schemas.microsoft.com/office/2006/metadata/properties" ma:root="true" ma:fieldsID="cc93e2d5b25a7bf0c62d059fbd0a22ee" ns2:_="" ns3:_="">
    <xsd:import namespace="4eee9fd9-49f4-48b2-a825-3ccc3db6b5da"/>
    <xsd:import namespace="b82b50c6-db2f-4dfe-bd78-46913d47fb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ee9fd9-49f4-48b2-a825-3ccc3db6b5d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e24ec5d-b348-4efb-9e1d-9157963bf8f6}" ma:internalName="TaxCatchAll" ma:showField="CatchAllData" ma:web="4eee9fd9-49f4-48b2-a825-3ccc3db6b5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82b50c6-db2f-4dfe-bd78-46913d47fb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2a07d21-22eb-4f75-a1bc-6027dbdd256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D7925-2FC8-4D62-A95E-5015DFFF2B0A}">
  <ds:schemaRefs>
    <ds:schemaRef ds:uri="http://schemas.microsoft.com/office/2006/metadata/properties"/>
    <ds:schemaRef ds:uri="http://schemas.microsoft.com/office/infopath/2007/PartnerControls"/>
    <ds:schemaRef ds:uri="4eee9fd9-49f4-48b2-a825-3ccc3db6b5da"/>
    <ds:schemaRef ds:uri="b82b50c6-db2f-4dfe-bd78-46913d47fb52"/>
  </ds:schemaRefs>
</ds:datastoreItem>
</file>

<file path=customXml/itemProps2.xml><?xml version="1.0" encoding="utf-8"?>
<ds:datastoreItem xmlns:ds="http://schemas.openxmlformats.org/officeDocument/2006/customXml" ds:itemID="{122944FB-1DD6-4041-BA05-8EBA70C3D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ee9fd9-49f4-48b2-a825-3ccc3db6b5da"/>
    <ds:schemaRef ds:uri="b82b50c6-db2f-4dfe-bd78-46913d47fb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CB6E4A-CC74-4B90-B0E0-23E8A87FA080}">
  <ds:schemaRefs>
    <ds:schemaRef ds:uri="http://schemas.microsoft.com/sharepoint/v3/contenttype/forms"/>
  </ds:schemaRefs>
</ds:datastoreItem>
</file>

<file path=customXml/itemProps4.xml><?xml version="1.0" encoding="utf-8"?>
<ds:datastoreItem xmlns:ds="http://schemas.openxmlformats.org/officeDocument/2006/customXml" ds:itemID="{558EBB2D-D0E4-431D-8F51-A5CB1872A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737</Pages>
  <Words>139020</Words>
  <Characters>792420</Characters>
  <Application>Microsoft Office Word</Application>
  <DocSecurity>0</DocSecurity>
  <Lines>6603</Lines>
  <Paragraphs>1859</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Microsoft</Company>
  <LinksUpToDate>false</LinksUpToDate>
  <CharactersWithSpaces>929581</CharactersWithSpaces>
  <SharedDoc>false</SharedDoc>
  <HLinks>
    <vt:vector size="564" baseType="variant">
      <vt:variant>
        <vt:i4>6357069</vt:i4>
      </vt:variant>
      <vt:variant>
        <vt:i4>591</vt:i4>
      </vt:variant>
      <vt:variant>
        <vt:i4>0</vt:i4>
      </vt:variant>
      <vt:variant>
        <vt:i4>5</vt:i4>
      </vt:variant>
      <vt:variant>
        <vt:lpwstr>https://www.arb.ca.gov/msprog/obdprog/obdii_gas_monitor_checklist.xls</vt:lpwstr>
      </vt:variant>
      <vt:variant>
        <vt:lpwstr/>
      </vt:variant>
      <vt:variant>
        <vt:i4>1835058</vt:i4>
      </vt:variant>
      <vt:variant>
        <vt:i4>566</vt:i4>
      </vt:variant>
      <vt:variant>
        <vt:i4>0</vt:i4>
      </vt:variant>
      <vt:variant>
        <vt:i4>5</vt:i4>
      </vt:variant>
      <vt:variant>
        <vt:lpwstr/>
      </vt:variant>
      <vt:variant>
        <vt:lpwstr>_Toc58431929</vt:lpwstr>
      </vt:variant>
      <vt:variant>
        <vt:i4>1900594</vt:i4>
      </vt:variant>
      <vt:variant>
        <vt:i4>560</vt:i4>
      </vt:variant>
      <vt:variant>
        <vt:i4>0</vt:i4>
      </vt:variant>
      <vt:variant>
        <vt:i4>5</vt:i4>
      </vt:variant>
      <vt:variant>
        <vt:lpwstr/>
      </vt:variant>
      <vt:variant>
        <vt:lpwstr>_Toc58431928</vt:lpwstr>
      </vt:variant>
      <vt:variant>
        <vt:i4>1179698</vt:i4>
      </vt:variant>
      <vt:variant>
        <vt:i4>554</vt:i4>
      </vt:variant>
      <vt:variant>
        <vt:i4>0</vt:i4>
      </vt:variant>
      <vt:variant>
        <vt:i4>5</vt:i4>
      </vt:variant>
      <vt:variant>
        <vt:lpwstr/>
      </vt:variant>
      <vt:variant>
        <vt:lpwstr>_Toc58431927</vt:lpwstr>
      </vt:variant>
      <vt:variant>
        <vt:i4>1441843</vt:i4>
      </vt:variant>
      <vt:variant>
        <vt:i4>545</vt:i4>
      </vt:variant>
      <vt:variant>
        <vt:i4>0</vt:i4>
      </vt:variant>
      <vt:variant>
        <vt:i4>5</vt:i4>
      </vt:variant>
      <vt:variant>
        <vt:lpwstr/>
      </vt:variant>
      <vt:variant>
        <vt:lpwstr>_Toc58431933</vt:lpwstr>
      </vt:variant>
      <vt:variant>
        <vt:i4>1507379</vt:i4>
      </vt:variant>
      <vt:variant>
        <vt:i4>539</vt:i4>
      </vt:variant>
      <vt:variant>
        <vt:i4>0</vt:i4>
      </vt:variant>
      <vt:variant>
        <vt:i4>5</vt:i4>
      </vt:variant>
      <vt:variant>
        <vt:lpwstr/>
      </vt:variant>
      <vt:variant>
        <vt:lpwstr>_Toc58431932</vt:lpwstr>
      </vt:variant>
      <vt:variant>
        <vt:i4>1048632</vt:i4>
      </vt:variant>
      <vt:variant>
        <vt:i4>530</vt:i4>
      </vt:variant>
      <vt:variant>
        <vt:i4>0</vt:i4>
      </vt:variant>
      <vt:variant>
        <vt:i4>5</vt:i4>
      </vt:variant>
      <vt:variant>
        <vt:lpwstr/>
      </vt:variant>
      <vt:variant>
        <vt:lpwstr>_Toc164692454</vt:lpwstr>
      </vt:variant>
      <vt:variant>
        <vt:i4>1048632</vt:i4>
      </vt:variant>
      <vt:variant>
        <vt:i4>524</vt:i4>
      </vt:variant>
      <vt:variant>
        <vt:i4>0</vt:i4>
      </vt:variant>
      <vt:variant>
        <vt:i4>5</vt:i4>
      </vt:variant>
      <vt:variant>
        <vt:lpwstr/>
      </vt:variant>
      <vt:variant>
        <vt:lpwstr>_Toc164692453</vt:lpwstr>
      </vt:variant>
      <vt:variant>
        <vt:i4>1048632</vt:i4>
      </vt:variant>
      <vt:variant>
        <vt:i4>518</vt:i4>
      </vt:variant>
      <vt:variant>
        <vt:i4>0</vt:i4>
      </vt:variant>
      <vt:variant>
        <vt:i4>5</vt:i4>
      </vt:variant>
      <vt:variant>
        <vt:lpwstr/>
      </vt:variant>
      <vt:variant>
        <vt:lpwstr>_Toc164692452</vt:lpwstr>
      </vt:variant>
      <vt:variant>
        <vt:i4>1048632</vt:i4>
      </vt:variant>
      <vt:variant>
        <vt:i4>512</vt:i4>
      </vt:variant>
      <vt:variant>
        <vt:i4>0</vt:i4>
      </vt:variant>
      <vt:variant>
        <vt:i4>5</vt:i4>
      </vt:variant>
      <vt:variant>
        <vt:lpwstr/>
      </vt:variant>
      <vt:variant>
        <vt:lpwstr>_Toc164692451</vt:lpwstr>
      </vt:variant>
      <vt:variant>
        <vt:i4>1048632</vt:i4>
      </vt:variant>
      <vt:variant>
        <vt:i4>506</vt:i4>
      </vt:variant>
      <vt:variant>
        <vt:i4>0</vt:i4>
      </vt:variant>
      <vt:variant>
        <vt:i4>5</vt:i4>
      </vt:variant>
      <vt:variant>
        <vt:lpwstr/>
      </vt:variant>
      <vt:variant>
        <vt:lpwstr>_Toc164692450</vt:lpwstr>
      </vt:variant>
      <vt:variant>
        <vt:i4>1114168</vt:i4>
      </vt:variant>
      <vt:variant>
        <vt:i4>500</vt:i4>
      </vt:variant>
      <vt:variant>
        <vt:i4>0</vt:i4>
      </vt:variant>
      <vt:variant>
        <vt:i4>5</vt:i4>
      </vt:variant>
      <vt:variant>
        <vt:lpwstr/>
      </vt:variant>
      <vt:variant>
        <vt:lpwstr>_Toc164692449</vt:lpwstr>
      </vt:variant>
      <vt:variant>
        <vt:i4>1114168</vt:i4>
      </vt:variant>
      <vt:variant>
        <vt:i4>494</vt:i4>
      </vt:variant>
      <vt:variant>
        <vt:i4>0</vt:i4>
      </vt:variant>
      <vt:variant>
        <vt:i4>5</vt:i4>
      </vt:variant>
      <vt:variant>
        <vt:lpwstr/>
      </vt:variant>
      <vt:variant>
        <vt:lpwstr>_Toc164692448</vt:lpwstr>
      </vt:variant>
      <vt:variant>
        <vt:i4>1114168</vt:i4>
      </vt:variant>
      <vt:variant>
        <vt:i4>488</vt:i4>
      </vt:variant>
      <vt:variant>
        <vt:i4>0</vt:i4>
      </vt:variant>
      <vt:variant>
        <vt:i4>5</vt:i4>
      </vt:variant>
      <vt:variant>
        <vt:lpwstr/>
      </vt:variant>
      <vt:variant>
        <vt:lpwstr>_Toc164692447</vt:lpwstr>
      </vt:variant>
      <vt:variant>
        <vt:i4>1114168</vt:i4>
      </vt:variant>
      <vt:variant>
        <vt:i4>482</vt:i4>
      </vt:variant>
      <vt:variant>
        <vt:i4>0</vt:i4>
      </vt:variant>
      <vt:variant>
        <vt:i4>5</vt:i4>
      </vt:variant>
      <vt:variant>
        <vt:lpwstr/>
      </vt:variant>
      <vt:variant>
        <vt:lpwstr>_Toc164692446</vt:lpwstr>
      </vt:variant>
      <vt:variant>
        <vt:i4>1114168</vt:i4>
      </vt:variant>
      <vt:variant>
        <vt:i4>476</vt:i4>
      </vt:variant>
      <vt:variant>
        <vt:i4>0</vt:i4>
      </vt:variant>
      <vt:variant>
        <vt:i4>5</vt:i4>
      </vt:variant>
      <vt:variant>
        <vt:lpwstr/>
      </vt:variant>
      <vt:variant>
        <vt:lpwstr>_Toc164692445</vt:lpwstr>
      </vt:variant>
      <vt:variant>
        <vt:i4>1114168</vt:i4>
      </vt:variant>
      <vt:variant>
        <vt:i4>470</vt:i4>
      </vt:variant>
      <vt:variant>
        <vt:i4>0</vt:i4>
      </vt:variant>
      <vt:variant>
        <vt:i4>5</vt:i4>
      </vt:variant>
      <vt:variant>
        <vt:lpwstr/>
      </vt:variant>
      <vt:variant>
        <vt:lpwstr>_Toc164692444</vt:lpwstr>
      </vt:variant>
      <vt:variant>
        <vt:i4>1114168</vt:i4>
      </vt:variant>
      <vt:variant>
        <vt:i4>464</vt:i4>
      </vt:variant>
      <vt:variant>
        <vt:i4>0</vt:i4>
      </vt:variant>
      <vt:variant>
        <vt:i4>5</vt:i4>
      </vt:variant>
      <vt:variant>
        <vt:lpwstr/>
      </vt:variant>
      <vt:variant>
        <vt:lpwstr>_Toc164692443</vt:lpwstr>
      </vt:variant>
      <vt:variant>
        <vt:i4>1114168</vt:i4>
      </vt:variant>
      <vt:variant>
        <vt:i4>458</vt:i4>
      </vt:variant>
      <vt:variant>
        <vt:i4>0</vt:i4>
      </vt:variant>
      <vt:variant>
        <vt:i4>5</vt:i4>
      </vt:variant>
      <vt:variant>
        <vt:lpwstr/>
      </vt:variant>
      <vt:variant>
        <vt:lpwstr>_Toc164692442</vt:lpwstr>
      </vt:variant>
      <vt:variant>
        <vt:i4>1114168</vt:i4>
      </vt:variant>
      <vt:variant>
        <vt:i4>452</vt:i4>
      </vt:variant>
      <vt:variant>
        <vt:i4>0</vt:i4>
      </vt:variant>
      <vt:variant>
        <vt:i4>5</vt:i4>
      </vt:variant>
      <vt:variant>
        <vt:lpwstr/>
      </vt:variant>
      <vt:variant>
        <vt:lpwstr>_Toc164692441</vt:lpwstr>
      </vt:variant>
      <vt:variant>
        <vt:i4>1114168</vt:i4>
      </vt:variant>
      <vt:variant>
        <vt:i4>446</vt:i4>
      </vt:variant>
      <vt:variant>
        <vt:i4>0</vt:i4>
      </vt:variant>
      <vt:variant>
        <vt:i4>5</vt:i4>
      </vt:variant>
      <vt:variant>
        <vt:lpwstr/>
      </vt:variant>
      <vt:variant>
        <vt:lpwstr>_Toc164692440</vt:lpwstr>
      </vt:variant>
      <vt:variant>
        <vt:i4>1441848</vt:i4>
      </vt:variant>
      <vt:variant>
        <vt:i4>440</vt:i4>
      </vt:variant>
      <vt:variant>
        <vt:i4>0</vt:i4>
      </vt:variant>
      <vt:variant>
        <vt:i4>5</vt:i4>
      </vt:variant>
      <vt:variant>
        <vt:lpwstr/>
      </vt:variant>
      <vt:variant>
        <vt:lpwstr>_Toc164692439</vt:lpwstr>
      </vt:variant>
      <vt:variant>
        <vt:i4>1441848</vt:i4>
      </vt:variant>
      <vt:variant>
        <vt:i4>434</vt:i4>
      </vt:variant>
      <vt:variant>
        <vt:i4>0</vt:i4>
      </vt:variant>
      <vt:variant>
        <vt:i4>5</vt:i4>
      </vt:variant>
      <vt:variant>
        <vt:lpwstr/>
      </vt:variant>
      <vt:variant>
        <vt:lpwstr>_Toc164692438</vt:lpwstr>
      </vt:variant>
      <vt:variant>
        <vt:i4>1441848</vt:i4>
      </vt:variant>
      <vt:variant>
        <vt:i4>428</vt:i4>
      </vt:variant>
      <vt:variant>
        <vt:i4>0</vt:i4>
      </vt:variant>
      <vt:variant>
        <vt:i4>5</vt:i4>
      </vt:variant>
      <vt:variant>
        <vt:lpwstr/>
      </vt:variant>
      <vt:variant>
        <vt:lpwstr>_Toc164692437</vt:lpwstr>
      </vt:variant>
      <vt:variant>
        <vt:i4>1441848</vt:i4>
      </vt:variant>
      <vt:variant>
        <vt:i4>422</vt:i4>
      </vt:variant>
      <vt:variant>
        <vt:i4>0</vt:i4>
      </vt:variant>
      <vt:variant>
        <vt:i4>5</vt:i4>
      </vt:variant>
      <vt:variant>
        <vt:lpwstr/>
      </vt:variant>
      <vt:variant>
        <vt:lpwstr>_Toc164692436</vt:lpwstr>
      </vt:variant>
      <vt:variant>
        <vt:i4>1441848</vt:i4>
      </vt:variant>
      <vt:variant>
        <vt:i4>416</vt:i4>
      </vt:variant>
      <vt:variant>
        <vt:i4>0</vt:i4>
      </vt:variant>
      <vt:variant>
        <vt:i4>5</vt:i4>
      </vt:variant>
      <vt:variant>
        <vt:lpwstr/>
      </vt:variant>
      <vt:variant>
        <vt:lpwstr>_Toc164692435</vt:lpwstr>
      </vt:variant>
      <vt:variant>
        <vt:i4>1441848</vt:i4>
      </vt:variant>
      <vt:variant>
        <vt:i4>410</vt:i4>
      </vt:variant>
      <vt:variant>
        <vt:i4>0</vt:i4>
      </vt:variant>
      <vt:variant>
        <vt:i4>5</vt:i4>
      </vt:variant>
      <vt:variant>
        <vt:lpwstr/>
      </vt:variant>
      <vt:variant>
        <vt:lpwstr>_Toc164692434</vt:lpwstr>
      </vt:variant>
      <vt:variant>
        <vt:i4>1441848</vt:i4>
      </vt:variant>
      <vt:variant>
        <vt:i4>404</vt:i4>
      </vt:variant>
      <vt:variant>
        <vt:i4>0</vt:i4>
      </vt:variant>
      <vt:variant>
        <vt:i4>5</vt:i4>
      </vt:variant>
      <vt:variant>
        <vt:lpwstr/>
      </vt:variant>
      <vt:variant>
        <vt:lpwstr>_Toc164692433</vt:lpwstr>
      </vt:variant>
      <vt:variant>
        <vt:i4>1441848</vt:i4>
      </vt:variant>
      <vt:variant>
        <vt:i4>398</vt:i4>
      </vt:variant>
      <vt:variant>
        <vt:i4>0</vt:i4>
      </vt:variant>
      <vt:variant>
        <vt:i4>5</vt:i4>
      </vt:variant>
      <vt:variant>
        <vt:lpwstr/>
      </vt:variant>
      <vt:variant>
        <vt:lpwstr>_Toc164692432</vt:lpwstr>
      </vt:variant>
      <vt:variant>
        <vt:i4>1441848</vt:i4>
      </vt:variant>
      <vt:variant>
        <vt:i4>392</vt:i4>
      </vt:variant>
      <vt:variant>
        <vt:i4>0</vt:i4>
      </vt:variant>
      <vt:variant>
        <vt:i4>5</vt:i4>
      </vt:variant>
      <vt:variant>
        <vt:lpwstr/>
      </vt:variant>
      <vt:variant>
        <vt:lpwstr>_Toc164692431</vt:lpwstr>
      </vt:variant>
      <vt:variant>
        <vt:i4>1441848</vt:i4>
      </vt:variant>
      <vt:variant>
        <vt:i4>386</vt:i4>
      </vt:variant>
      <vt:variant>
        <vt:i4>0</vt:i4>
      </vt:variant>
      <vt:variant>
        <vt:i4>5</vt:i4>
      </vt:variant>
      <vt:variant>
        <vt:lpwstr/>
      </vt:variant>
      <vt:variant>
        <vt:lpwstr>_Toc164692430</vt:lpwstr>
      </vt:variant>
      <vt:variant>
        <vt:i4>1507384</vt:i4>
      </vt:variant>
      <vt:variant>
        <vt:i4>380</vt:i4>
      </vt:variant>
      <vt:variant>
        <vt:i4>0</vt:i4>
      </vt:variant>
      <vt:variant>
        <vt:i4>5</vt:i4>
      </vt:variant>
      <vt:variant>
        <vt:lpwstr/>
      </vt:variant>
      <vt:variant>
        <vt:lpwstr>_Toc164692429</vt:lpwstr>
      </vt:variant>
      <vt:variant>
        <vt:i4>1507384</vt:i4>
      </vt:variant>
      <vt:variant>
        <vt:i4>374</vt:i4>
      </vt:variant>
      <vt:variant>
        <vt:i4>0</vt:i4>
      </vt:variant>
      <vt:variant>
        <vt:i4>5</vt:i4>
      </vt:variant>
      <vt:variant>
        <vt:lpwstr/>
      </vt:variant>
      <vt:variant>
        <vt:lpwstr>_Toc164692428</vt:lpwstr>
      </vt:variant>
      <vt:variant>
        <vt:i4>1507384</vt:i4>
      </vt:variant>
      <vt:variant>
        <vt:i4>368</vt:i4>
      </vt:variant>
      <vt:variant>
        <vt:i4>0</vt:i4>
      </vt:variant>
      <vt:variant>
        <vt:i4>5</vt:i4>
      </vt:variant>
      <vt:variant>
        <vt:lpwstr/>
      </vt:variant>
      <vt:variant>
        <vt:lpwstr>_Toc164692427</vt:lpwstr>
      </vt:variant>
      <vt:variant>
        <vt:i4>1507384</vt:i4>
      </vt:variant>
      <vt:variant>
        <vt:i4>362</vt:i4>
      </vt:variant>
      <vt:variant>
        <vt:i4>0</vt:i4>
      </vt:variant>
      <vt:variant>
        <vt:i4>5</vt:i4>
      </vt:variant>
      <vt:variant>
        <vt:lpwstr/>
      </vt:variant>
      <vt:variant>
        <vt:lpwstr>_Toc164692426</vt:lpwstr>
      </vt:variant>
      <vt:variant>
        <vt:i4>1507384</vt:i4>
      </vt:variant>
      <vt:variant>
        <vt:i4>356</vt:i4>
      </vt:variant>
      <vt:variant>
        <vt:i4>0</vt:i4>
      </vt:variant>
      <vt:variant>
        <vt:i4>5</vt:i4>
      </vt:variant>
      <vt:variant>
        <vt:lpwstr/>
      </vt:variant>
      <vt:variant>
        <vt:lpwstr>_Toc164692425</vt:lpwstr>
      </vt:variant>
      <vt:variant>
        <vt:i4>1507384</vt:i4>
      </vt:variant>
      <vt:variant>
        <vt:i4>350</vt:i4>
      </vt:variant>
      <vt:variant>
        <vt:i4>0</vt:i4>
      </vt:variant>
      <vt:variant>
        <vt:i4>5</vt:i4>
      </vt:variant>
      <vt:variant>
        <vt:lpwstr/>
      </vt:variant>
      <vt:variant>
        <vt:lpwstr>_Toc164692424</vt:lpwstr>
      </vt:variant>
      <vt:variant>
        <vt:i4>1507384</vt:i4>
      </vt:variant>
      <vt:variant>
        <vt:i4>344</vt:i4>
      </vt:variant>
      <vt:variant>
        <vt:i4>0</vt:i4>
      </vt:variant>
      <vt:variant>
        <vt:i4>5</vt:i4>
      </vt:variant>
      <vt:variant>
        <vt:lpwstr/>
      </vt:variant>
      <vt:variant>
        <vt:lpwstr>_Toc164692423</vt:lpwstr>
      </vt:variant>
      <vt:variant>
        <vt:i4>1507384</vt:i4>
      </vt:variant>
      <vt:variant>
        <vt:i4>338</vt:i4>
      </vt:variant>
      <vt:variant>
        <vt:i4>0</vt:i4>
      </vt:variant>
      <vt:variant>
        <vt:i4>5</vt:i4>
      </vt:variant>
      <vt:variant>
        <vt:lpwstr/>
      </vt:variant>
      <vt:variant>
        <vt:lpwstr>_Toc164692422</vt:lpwstr>
      </vt:variant>
      <vt:variant>
        <vt:i4>1507384</vt:i4>
      </vt:variant>
      <vt:variant>
        <vt:i4>332</vt:i4>
      </vt:variant>
      <vt:variant>
        <vt:i4>0</vt:i4>
      </vt:variant>
      <vt:variant>
        <vt:i4>5</vt:i4>
      </vt:variant>
      <vt:variant>
        <vt:lpwstr/>
      </vt:variant>
      <vt:variant>
        <vt:lpwstr>_Toc164692421</vt:lpwstr>
      </vt:variant>
      <vt:variant>
        <vt:i4>1507384</vt:i4>
      </vt:variant>
      <vt:variant>
        <vt:i4>326</vt:i4>
      </vt:variant>
      <vt:variant>
        <vt:i4>0</vt:i4>
      </vt:variant>
      <vt:variant>
        <vt:i4>5</vt:i4>
      </vt:variant>
      <vt:variant>
        <vt:lpwstr/>
      </vt:variant>
      <vt:variant>
        <vt:lpwstr>_Toc164692420</vt:lpwstr>
      </vt:variant>
      <vt:variant>
        <vt:i4>1310776</vt:i4>
      </vt:variant>
      <vt:variant>
        <vt:i4>320</vt:i4>
      </vt:variant>
      <vt:variant>
        <vt:i4>0</vt:i4>
      </vt:variant>
      <vt:variant>
        <vt:i4>5</vt:i4>
      </vt:variant>
      <vt:variant>
        <vt:lpwstr/>
      </vt:variant>
      <vt:variant>
        <vt:lpwstr>_Toc164692419</vt:lpwstr>
      </vt:variant>
      <vt:variant>
        <vt:i4>1310776</vt:i4>
      </vt:variant>
      <vt:variant>
        <vt:i4>314</vt:i4>
      </vt:variant>
      <vt:variant>
        <vt:i4>0</vt:i4>
      </vt:variant>
      <vt:variant>
        <vt:i4>5</vt:i4>
      </vt:variant>
      <vt:variant>
        <vt:lpwstr/>
      </vt:variant>
      <vt:variant>
        <vt:lpwstr>_Toc164692418</vt:lpwstr>
      </vt:variant>
      <vt:variant>
        <vt:i4>1310776</vt:i4>
      </vt:variant>
      <vt:variant>
        <vt:i4>308</vt:i4>
      </vt:variant>
      <vt:variant>
        <vt:i4>0</vt:i4>
      </vt:variant>
      <vt:variant>
        <vt:i4>5</vt:i4>
      </vt:variant>
      <vt:variant>
        <vt:lpwstr/>
      </vt:variant>
      <vt:variant>
        <vt:lpwstr>_Toc164692417</vt:lpwstr>
      </vt:variant>
      <vt:variant>
        <vt:i4>1310776</vt:i4>
      </vt:variant>
      <vt:variant>
        <vt:i4>302</vt:i4>
      </vt:variant>
      <vt:variant>
        <vt:i4>0</vt:i4>
      </vt:variant>
      <vt:variant>
        <vt:i4>5</vt:i4>
      </vt:variant>
      <vt:variant>
        <vt:lpwstr/>
      </vt:variant>
      <vt:variant>
        <vt:lpwstr>_Toc164692416</vt:lpwstr>
      </vt:variant>
      <vt:variant>
        <vt:i4>1310776</vt:i4>
      </vt:variant>
      <vt:variant>
        <vt:i4>296</vt:i4>
      </vt:variant>
      <vt:variant>
        <vt:i4>0</vt:i4>
      </vt:variant>
      <vt:variant>
        <vt:i4>5</vt:i4>
      </vt:variant>
      <vt:variant>
        <vt:lpwstr/>
      </vt:variant>
      <vt:variant>
        <vt:lpwstr>_Toc164692415</vt:lpwstr>
      </vt:variant>
      <vt:variant>
        <vt:i4>1310776</vt:i4>
      </vt:variant>
      <vt:variant>
        <vt:i4>290</vt:i4>
      </vt:variant>
      <vt:variant>
        <vt:i4>0</vt:i4>
      </vt:variant>
      <vt:variant>
        <vt:i4>5</vt:i4>
      </vt:variant>
      <vt:variant>
        <vt:lpwstr/>
      </vt:variant>
      <vt:variant>
        <vt:lpwstr>_Toc164692414</vt:lpwstr>
      </vt:variant>
      <vt:variant>
        <vt:i4>1310776</vt:i4>
      </vt:variant>
      <vt:variant>
        <vt:i4>284</vt:i4>
      </vt:variant>
      <vt:variant>
        <vt:i4>0</vt:i4>
      </vt:variant>
      <vt:variant>
        <vt:i4>5</vt:i4>
      </vt:variant>
      <vt:variant>
        <vt:lpwstr/>
      </vt:variant>
      <vt:variant>
        <vt:lpwstr>_Toc164692413</vt:lpwstr>
      </vt:variant>
      <vt:variant>
        <vt:i4>1310776</vt:i4>
      </vt:variant>
      <vt:variant>
        <vt:i4>278</vt:i4>
      </vt:variant>
      <vt:variant>
        <vt:i4>0</vt:i4>
      </vt:variant>
      <vt:variant>
        <vt:i4>5</vt:i4>
      </vt:variant>
      <vt:variant>
        <vt:lpwstr/>
      </vt:variant>
      <vt:variant>
        <vt:lpwstr>_Toc164692412</vt:lpwstr>
      </vt:variant>
      <vt:variant>
        <vt:i4>1310776</vt:i4>
      </vt:variant>
      <vt:variant>
        <vt:i4>272</vt:i4>
      </vt:variant>
      <vt:variant>
        <vt:i4>0</vt:i4>
      </vt:variant>
      <vt:variant>
        <vt:i4>5</vt:i4>
      </vt:variant>
      <vt:variant>
        <vt:lpwstr/>
      </vt:variant>
      <vt:variant>
        <vt:lpwstr>_Toc164692411</vt:lpwstr>
      </vt:variant>
      <vt:variant>
        <vt:i4>1310776</vt:i4>
      </vt:variant>
      <vt:variant>
        <vt:i4>266</vt:i4>
      </vt:variant>
      <vt:variant>
        <vt:i4>0</vt:i4>
      </vt:variant>
      <vt:variant>
        <vt:i4>5</vt:i4>
      </vt:variant>
      <vt:variant>
        <vt:lpwstr/>
      </vt:variant>
      <vt:variant>
        <vt:lpwstr>_Toc164692410</vt:lpwstr>
      </vt:variant>
      <vt:variant>
        <vt:i4>1376312</vt:i4>
      </vt:variant>
      <vt:variant>
        <vt:i4>260</vt:i4>
      </vt:variant>
      <vt:variant>
        <vt:i4>0</vt:i4>
      </vt:variant>
      <vt:variant>
        <vt:i4>5</vt:i4>
      </vt:variant>
      <vt:variant>
        <vt:lpwstr/>
      </vt:variant>
      <vt:variant>
        <vt:lpwstr>_Toc164692409</vt:lpwstr>
      </vt:variant>
      <vt:variant>
        <vt:i4>1376312</vt:i4>
      </vt:variant>
      <vt:variant>
        <vt:i4>254</vt:i4>
      </vt:variant>
      <vt:variant>
        <vt:i4>0</vt:i4>
      </vt:variant>
      <vt:variant>
        <vt:i4>5</vt:i4>
      </vt:variant>
      <vt:variant>
        <vt:lpwstr/>
      </vt:variant>
      <vt:variant>
        <vt:lpwstr>_Toc164692408</vt:lpwstr>
      </vt:variant>
      <vt:variant>
        <vt:i4>1376312</vt:i4>
      </vt:variant>
      <vt:variant>
        <vt:i4>248</vt:i4>
      </vt:variant>
      <vt:variant>
        <vt:i4>0</vt:i4>
      </vt:variant>
      <vt:variant>
        <vt:i4>5</vt:i4>
      </vt:variant>
      <vt:variant>
        <vt:lpwstr/>
      </vt:variant>
      <vt:variant>
        <vt:lpwstr>_Toc164692407</vt:lpwstr>
      </vt:variant>
      <vt:variant>
        <vt:i4>1376312</vt:i4>
      </vt:variant>
      <vt:variant>
        <vt:i4>242</vt:i4>
      </vt:variant>
      <vt:variant>
        <vt:i4>0</vt:i4>
      </vt:variant>
      <vt:variant>
        <vt:i4>5</vt:i4>
      </vt:variant>
      <vt:variant>
        <vt:lpwstr/>
      </vt:variant>
      <vt:variant>
        <vt:lpwstr>_Toc164692406</vt:lpwstr>
      </vt:variant>
      <vt:variant>
        <vt:i4>1376312</vt:i4>
      </vt:variant>
      <vt:variant>
        <vt:i4>236</vt:i4>
      </vt:variant>
      <vt:variant>
        <vt:i4>0</vt:i4>
      </vt:variant>
      <vt:variant>
        <vt:i4>5</vt:i4>
      </vt:variant>
      <vt:variant>
        <vt:lpwstr/>
      </vt:variant>
      <vt:variant>
        <vt:lpwstr>_Toc164692405</vt:lpwstr>
      </vt:variant>
      <vt:variant>
        <vt:i4>1376312</vt:i4>
      </vt:variant>
      <vt:variant>
        <vt:i4>230</vt:i4>
      </vt:variant>
      <vt:variant>
        <vt:i4>0</vt:i4>
      </vt:variant>
      <vt:variant>
        <vt:i4>5</vt:i4>
      </vt:variant>
      <vt:variant>
        <vt:lpwstr/>
      </vt:variant>
      <vt:variant>
        <vt:lpwstr>_Toc164692404</vt:lpwstr>
      </vt:variant>
      <vt:variant>
        <vt:i4>1376312</vt:i4>
      </vt:variant>
      <vt:variant>
        <vt:i4>224</vt:i4>
      </vt:variant>
      <vt:variant>
        <vt:i4>0</vt:i4>
      </vt:variant>
      <vt:variant>
        <vt:i4>5</vt:i4>
      </vt:variant>
      <vt:variant>
        <vt:lpwstr/>
      </vt:variant>
      <vt:variant>
        <vt:lpwstr>_Toc164692403</vt:lpwstr>
      </vt:variant>
      <vt:variant>
        <vt:i4>1376312</vt:i4>
      </vt:variant>
      <vt:variant>
        <vt:i4>218</vt:i4>
      </vt:variant>
      <vt:variant>
        <vt:i4>0</vt:i4>
      </vt:variant>
      <vt:variant>
        <vt:i4>5</vt:i4>
      </vt:variant>
      <vt:variant>
        <vt:lpwstr/>
      </vt:variant>
      <vt:variant>
        <vt:lpwstr>_Toc164692402</vt:lpwstr>
      </vt:variant>
      <vt:variant>
        <vt:i4>1376312</vt:i4>
      </vt:variant>
      <vt:variant>
        <vt:i4>212</vt:i4>
      </vt:variant>
      <vt:variant>
        <vt:i4>0</vt:i4>
      </vt:variant>
      <vt:variant>
        <vt:i4>5</vt:i4>
      </vt:variant>
      <vt:variant>
        <vt:lpwstr/>
      </vt:variant>
      <vt:variant>
        <vt:lpwstr>_Toc164692401</vt:lpwstr>
      </vt:variant>
      <vt:variant>
        <vt:i4>1376312</vt:i4>
      </vt:variant>
      <vt:variant>
        <vt:i4>206</vt:i4>
      </vt:variant>
      <vt:variant>
        <vt:i4>0</vt:i4>
      </vt:variant>
      <vt:variant>
        <vt:i4>5</vt:i4>
      </vt:variant>
      <vt:variant>
        <vt:lpwstr/>
      </vt:variant>
      <vt:variant>
        <vt:lpwstr>_Toc164692400</vt:lpwstr>
      </vt:variant>
      <vt:variant>
        <vt:i4>1835071</vt:i4>
      </vt:variant>
      <vt:variant>
        <vt:i4>200</vt:i4>
      </vt:variant>
      <vt:variant>
        <vt:i4>0</vt:i4>
      </vt:variant>
      <vt:variant>
        <vt:i4>5</vt:i4>
      </vt:variant>
      <vt:variant>
        <vt:lpwstr/>
      </vt:variant>
      <vt:variant>
        <vt:lpwstr>_Toc164692399</vt:lpwstr>
      </vt:variant>
      <vt:variant>
        <vt:i4>1835071</vt:i4>
      </vt:variant>
      <vt:variant>
        <vt:i4>194</vt:i4>
      </vt:variant>
      <vt:variant>
        <vt:i4>0</vt:i4>
      </vt:variant>
      <vt:variant>
        <vt:i4>5</vt:i4>
      </vt:variant>
      <vt:variant>
        <vt:lpwstr/>
      </vt:variant>
      <vt:variant>
        <vt:lpwstr>_Toc164692398</vt:lpwstr>
      </vt:variant>
      <vt:variant>
        <vt:i4>1835071</vt:i4>
      </vt:variant>
      <vt:variant>
        <vt:i4>188</vt:i4>
      </vt:variant>
      <vt:variant>
        <vt:i4>0</vt:i4>
      </vt:variant>
      <vt:variant>
        <vt:i4>5</vt:i4>
      </vt:variant>
      <vt:variant>
        <vt:lpwstr/>
      </vt:variant>
      <vt:variant>
        <vt:lpwstr>_Toc164692397</vt:lpwstr>
      </vt:variant>
      <vt:variant>
        <vt:i4>1835071</vt:i4>
      </vt:variant>
      <vt:variant>
        <vt:i4>182</vt:i4>
      </vt:variant>
      <vt:variant>
        <vt:i4>0</vt:i4>
      </vt:variant>
      <vt:variant>
        <vt:i4>5</vt:i4>
      </vt:variant>
      <vt:variant>
        <vt:lpwstr/>
      </vt:variant>
      <vt:variant>
        <vt:lpwstr>_Toc164692396</vt:lpwstr>
      </vt:variant>
      <vt:variant>
        <vt:i4>1835071</vt:i4>
      </vt:variant>
      <vt:variant>
        <vt:i4>176</vt:i4>
      </vt:variant>
      <vt:variant>
        <vt:i4>0</vt:i4>
      </vt:variant>
      <vt:variant>
        <vt:i4>5</vt:i4>
      </vt:variant>
      <vt:variant>
        <vt:lpwstr/>
      </vt:variant>
      <vt:variant>
        <vt:lpwstr>_Toc164692395</vt:lpwstr>
      </vt:variant>
      <vt:variant>
        <vt:i4>1835071</vt:i4>
      </vt:variant>
      <vt:variant>
        <vt:i4>170</vt:i4>
      </vt:variant>
      <vt:variant>
        <vt:i4>0</vt:i4>
      </vt:variant>
      <vt:variant>
        <vt:i4>5</vt:i4>
      </vt:variant>
      <vt:variant>
        <vt:lpwstr/>
      </vt:variant>
      <vt:variant>
        <vt:lpwstr>_Toc164692394</vt:lpwstr>
      </vt:variant>
      <vt:variant>
        <vt:i4>1835071</vt:i4>
      </vt:variant>
      <vt:variant>
        <vt:i4>164</vt:i4>
      </vt:variant>
      <vt:variant>
        <vt:i4>0</vt:i4>
      </vt:variant>
      <vt:variant>
        <vt:i4>5</vt:i4>
      </vt:variant>
      <vt:variant>
        <vt:lpwstr/>
      </vt:variant>
      <vt:variant>
        <vt:lpwstr>_Toc164692393</vt:lpwstr>
      </vt:variant>
      <vt:variant>
        <vt:i4>1835071</vt:i4>
      </vt:variant>
      <vt:variant>
        <vt:i4>158</vt:i4>
      </vt:variant>
      <vt:variant>
        <vt:i4>0</vt:i4>
      </vt:variant>
      <vt:variant>
        <vt:i4>5</vt:i4>
      </vt:variant>
      <vt:variant>
        <vt:lpwstr/>
      </vt:variant>
      <vt:variant>
        <vt:lpwstr>_Toc164692392</vt:lpwstr>
      </vt:variant>
      <vt:variant>
        <vt:i4>1835071</vt:i4>
      </vt:variant>
      <vt:variant>
        <vt:i4>152</vt:i4>
      </vt:variant>
      <vt:variant>
        <vt:i4>0</vt:i4>
      </vt:variant>
      <vt:variant>
        <vt:i4>5</vt:i4>
      </vt:variant>
      <vt:variant>
        <vt:lpwstr/>
      </vt:variant>
      <vt:variant>
        <vt:lpwstr>_Toc164692391</vt:lpwstr>
      </vt:variant>
      <vt:variant>
        <vt:i4>1835071</vt:i4>
      </vt:variant>
      <vt:variant>
        <vt:i4>146</vt:i4>
      </vt:variant>
      <vt:variant>
        <vt:i4>0</vt:i4>
      </vt:variant>
      <vt:variant>
        <vt:i4>5</vt:i4>
      </vt:variant>
      <vt:variant>
        <vt:lpwstr/>
      </vt:variant>
      <vt:variant>
        <vt:lpwstr>_Toc164692390</vt:lpwstr>
      </vt:variant>
      <vt:variant>
        <vt:i4>1900607</vt:i4>
      </vt:variant>
      <vt:variant>
        <vt:i4>140</vt:i4>
      </vt:variant>
      <vt:variant>
        <vt:i4>0</vt:i4>
      </vt:variant>
      <vt:variant>
        <vt:i4>5</vt:i4>
      </vt:variant>
      <vt:variant>
        <vt:lpwstr/>
      </vt:variant>
      <vt:variant>
        <vt:lpwstr>_Toc164692389</vt:lpwstr>
      </vt:variant>
      <vt:variant>
        <vt:i4>1900607</vt:i4>
      </vt:variant>
      <vt:variant>
        <vt:i4>134</vt:i4>
      </vt:variant>
      <vt:variant>
        <vt:i4>0</vt:i4>
      </vt:variant>
      <vt:variant>
        <vt:i4>5</vt:i4>
      </vt:variant>
      <vt:variant>
        <vt:lpwstr/>
      </vt:variant>
      <vt:variant>
        <vt:lpwstr>_Toc164692388</vt:lpwstr>
      </vt:variant>
      <vt:variant>
        <vt:i4>1900607</vt:i4>
      </vt:variant>
      <vt:variant>
        <vt:i4>128</vt:i4>
      </vt:variant>
      <vt:variant>
        <vt:i4>0</vt:i4>
      </vt:variant>
      <vt:variant>
        <vt:i4>5</vt:i4>
      </vt:variant>
      <vt:variant>
        <vt:lpwstr/>
      </vt:variant>
      <vt:variant>
        <vt:lpwstr>_Toc164692387</vt:lpwstr>
      </vt:variant>
      <vt:variant>
        <vt:i4>1900607</vt:i4>
      </vt:variant>
      <vt:variant>
        <vt:i4>122</vt:i4>
      </vt:variant>
      <vt:variant>
        <vt:i4>0</vt:i4>
      </vt:variant>
      <vt:variant>
        <vt:i4>5</vt:i4>
      </vt:variant>
      <vt:variant>
        <vt:lpwstr/>
      </vt:variant>
      <vt:variant>
        <vt:lpwstr>_Toc164692386</vt:lpwstr>
      </vt:variant>
      <vt:variant>
        <vt:i4>1900607</vt:i4>
      </vt:variant>
      <vt:variant>
        <vt:i4>116</vt:i4>
      </vt:variant>
      <vt:variant>
        <vt:i4>0</vt:i4>
      </vt:variant>
      <vt:variant>
        <vt:i4>5</vt:i4>
      </vt:variant>
      <vt:variant>
        <vt:lpwstr/>
      </vt:variant>
      <vt:variant>
        <vt:lpwstr>_Toc164692385</vt:lpwstr>
      </vt:variant>
      <vt:variant>
        <vt:i4>1900607</vt:i4>
      </vt:variant>
      <vt:variant>
        <vt:i4>110</vt:i4>
      </vt:variant>
      <vt:variant>
        <vt:i4>0</vt:i4>
      </vt:variant>
      <vt:variant>
        <vt:i4>5</vt:i4>
      </vt:variant>
      <vt:variant>
        <vt:lpwstr/>
      </vt:variant>
      <vt:variant>
        <vt:lpwstr>_Toc164692384</vt:lpwstr>
      </vt:variant>
      <vt:variant>
        <vt:i4>1900607</vt:i4>
      </vt:variant>
      <vt:variant>
        <vt:i4>104</vt:i4>
      </vt:variant>
      <vt:variant>
        <vt:i4>0</vt:i4>
      </vt:variant>
      <vt:variant>
        <vt:i4>5</vt:i4>
      </vt:variant>
      <vt:variant>
        <vt:lpwstr/>
      </vt:variant>
      <vt:variant>
        <vt:lpwstr>_Toc164692383</vt:lpwstr>
      </vt:variant>
      <vt:variant>
        <vt:i4>1900607</vt:i4>
      </vt:variant>
      <vt:variant>
        <vt:i4>98</vt:i4>
      </vt:variant>
      <vt:variant>
        <vt:i4>0</vt:i4>
      </vt:variant>
      <vt:variant>
        <vt:i4>5</vt:i4>
      </vt:variant>
      <vt:variant>
        <vt:lpwstr/>
      </vt:variant>
      <vt:variant>
        <vt:lpwstr>_Toc164692382</vt:lpwstr>
      </vt:variant>
      <vt:variant>
        <vt:i4>1900607</vt:i4>
      </vt:variant>
      <vt:variant>
        <vt:i4>92</vt:i4>
      </vt:variant>
      <vt:variant>
        <vt:i4>0</vt:i4>
      </vt:variant>
      <vt:variant>
        <vt:i4>5</vt:i4>
      </vt:variant>
      <vt:variant>
        <vt:lpwstr/>
      </vt:variant>
      <vt:variant>
        <vt:lpwstr>_Toc164692381</vt:lpwstr>
      </vt:variant>
      <vt:variant>
        <vt:i4>1900607</vt:i4>
      </vt:variant>
      <vt:variant>
        <vt:i4>86</vt:i4>
      </vt:variant>
      <vt:variant>
        <vt:i4>0</vt:i4>
      </vt:variant>
      <vt:variant>
        <vt:i4>5</vt:i4>
      </vt:variant>
      <vt:variant>
        <vt:lpwstr/>
      </vt:variant>
      <vt:variant>
        <vt:lpwstr>_Toc164692380</vt:lpwstr>
      </vt:variant>
      <vt:variant>
        <vt:i4>1179711</vt:i4>
      </vt:variant>
      <vt:variant>
        <vt:i4>80</vt:i4>
      </vt:variant>
      <vt:variant>
        <vt:i4>0</vt:i4>
      </vt:variant>
      <vt:variant>
        <vt:i4>5</vt:i4>
      </vt:variant>
      <vt:variant>
        <vt:lpwstr/>
      </vt:variant>
      <vt:variant>
        <vt:lpwstr>_Toc164692379</vt:lpwstr>
      </vt:variant>
      <vt:variant>
        <vt:i4>1179711</vt:i4>
      </vt:variant>
      <vt:variant>
        <vt:i4>74</vt:i4>
      </vt:variant>
      <vt:variant>
        <vt:i4>0</vt:i4>
      </vt:variant>
      <vt:variant>
        <vt:i4>5</vt:i4>
      </vt:variant>
      <vt:variant>
        <vt:lpwstr/>
      </vt:variant>
      <vt:variant>
        <vt:lpwstr>_Toc164692378</vt:lpwstr>
      </vt:variant>
      <vt:variant>
        <vt:i4>1179711</vt:i4>
      </vt:variant>
      <vt:variant>
        <vt:i4>68</vt:i4>
      </vt:variant>
      <vt:variant>
        <vt:i4>0</vt:i4>
      </vt:variant>
      <vt:variant>
        <vt:i4>5</vt:i4>
      </vt:variant>
      <vt:variant>
        <vt:lpwstr/>
      </vt:variant>
      <vt:variant>
        <vt:lpwstr>_Toc164692377</vt:lpwstr>
      </vt:variant>
      <vt:variant>
        <vt:i4>1179711</vt:i4>
      </vt:variant>
      <vt:variant>
        <vt:i4>62</vt:i4>
      </vt:variant>
      <vt:variant>
        <vt:i4>0</vt:i4>
      </vt:variant>
      <vt:variant>
        <vt:i4>5</vt:i4>
      </vt:variant>
      <vt:variant>
        <vt:lpwstr/>
      </vt:variant>
      <vt:variant>
        <vt:lpwstr>_Toc164692376</vt:lpwstr>
      </vt:variant>
      <vt:variant>
        <vt:i4>1179711</vt:i4>
      </vt:variant>
      <vt:variant>
        <vt:i4>56</vt:i4>
      </vt:variant>
      <vt:variant>
        <vt:i4>0</vt:i4>
      </vt:variant>
      <vt:variant>
        <vt:i4>5</vt:i4>
      </vt:variant>
      <vt:variant>
        <vt:lpwstr/>
      </vt:variant>
      <vt:variant>
        <vt:lpwstr>_Toc164692375</vt:lpwstr>
      </vt:variant>
      <vt:variant>
        <vt:i4>1179711</vt:i4>
      </vt:variant>
      <vt:variant>
        <vt:i4>50</vt:i4>
      </vt:variant>
      <vt:variant>
        <vt:i4>0</vt:i4>
      </vt:variant>
      <vt:variant>
        <vt:i4>5</vt:i4>
      </vt:variant>
      <vt:variant>
        <vt:lpwstr/>
      </vt:variant>
      <vt:variant>
        <vt:lpwstr>_Toc164692374</vt:lpwstr>
      </vt:variant>
      <vt:variant>
        <vt:i4>1179711</vt:i4>
      </vt:variant>
      <vt:variant>
        <vt:i4>44</vt:i4>
      </vt:variant>
      <vt:variant>
        <vt:i4>0</vt:i4>
      </vt:variant>
      <vt:variant>
        <vt:i4>5</vt:i4>
      </vt:variant>
      <vt:variant>
        <vt:lpwstr/>
      </vt:variant>
      <vt:variant>
        <vt:lpwstr>_Toc164692373</vt:lpwstr>
      </vt:variant>
      <vt:variant>
        <vt:i4>1179711</vt:i4>
      </vt:variant>
      <vt:variant>
        <vt:i4>38</vt:i4>
      </vt:variant>
      <vt:variant>
        <vt:i4>0</vt:i4>
      </vt:variant>
      <vt:variant>
        <vt:i4>5</vt:i4>
      </vt:variant>
      <vt:variant>
        <vt:lpwstr/>
      </vt:variant>
      <vt:variant>
        <vt:lpwstr>_Toc164692372</vt:lpwstr>
      </vt:variant>
      <vt:variant>
        <vt:i4>1179711</vt:i4>
      </vt:variant>
      <vt:variant>
        <vt:i4>32</vt:i4>
      </vt:variant>
      <vt:variant>
        <vt:i4>0</vt:i4>
      </vt:variant>
      <vt:variant>
        <vt:i4>5</vt:i4>
      </vt:variant>
      <vt:variant>
        <vt:lpwstr/>
      </vt:variant>
      <vt:variant>
        <vt:lpwstr>_Toc164692371</vt:lpwstr>
      </vt:variant>
      <vt:variant>
        <vt:i4>1179711</vt:i4>
      </vt:variant>
      <vt:variant>
        <vt:i4>26</vt:i4>
      </vt:variant>
      <vt:variant>
        <vt:i4>0</vt:i4>
      </vt:variant>
      <vt:variant>
        <vt:i4>5</vt:i4>
      </vt:variant>
      <vt:variant>
        <vt:lpwstr/>
      </vt:variant>
      <vt:variant>
        <vt:lpwstr>_Toc164692370</vt:lpwstr>
      </vt:variant>
      <vt:variant>
        <vt:i4>1245247</vt:i4>
      </vt:variant>
      <vt:variant>
        <vt:i4>20</vt:i4>
      </vt:variant>
      <vt:variant>
        <vt:i4>0</vt:i4>
      </vt:variant>
      <vt:variant>
        <vt:i4>5</vt:i4>
      </vt:variant>
      <vt:variant>
        <vt:lpwstr/>
      </vt:variant>
      <vt:variant>
        <vt:lpwstr>_Toc164692369</vt:lpwstr>
      </vt:variant>
      <vt:variant>
        <vt:i4>1245247</vt:i4>
      </vt:variant>
      <vt:variant>
        <vt:i4>14</vt:i4>
      </vt:variant>
      <vt:variant>
        <vt:i4>0</vt:i4>
      </vt:variant>
      <vt:variant>
        <vt:i4>5</vt:i4>
      </vt:variant>
      <vt:variant>
        <vt:lpwstr/>
      </vt:variant>
      <vt:variant>
        <vt:lpwstr>_Toc164692368</vt:lpwstr>
      </vt:variant>
      <vt:variant>
        <vt:i4>1245247</vt:i4>
      </vt:variant>
      <vt:variant>
        <vt:i4>8</vt:i4>
      </vt:variant>
      <vt:variant>
        <vt:i4>0</vt:i4>
      </vt:variant>
      <vt:variant>
        <vt:i4>5</vt:i4>
      </vt:variant>
      <vt:variant>
        <vt:lpwstr/>
      </vt:variant>
      <vt:variant>
        <vt:lpwstr>_Toc164692367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
  <dc:creator>Quality Excellence</dc:creator>
  <cp:keywords/>
  <dc:description/>
  <cp:lastModifiedBy>Omkar Mahabdi</cp:lastModifiedBy>
  <cp:revision>2</cp:revision>
  <cp:lastPrinted>1900-01-02T03:00:00Z</cp:lastPrinted>
  <dcterms:created xsi:type="dcterms:W3CDTF">2026-05-14T09:35:00Z</dcterms:created>
  <dcterms:modified xsi:type="dcterms:W3CDTF">2026-05-14T09:35:00Z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2020-09-15T04:45:04Z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f90bef17-44dc-49bc-94c8-5ba3749bd51a</vt:lpwstr>
  </property>
  <property fmtid="{D5CDD505-2E9C-101B-9397-08002B2CF9AE}" pid="8" name="MSIP_Label_879e395e-e3b5-421f-8616-70a10f9451af_ContentBits">
    <vt:lpwstr>0</vt:lpwstr>
  </property>
  <property fmtid="{D5CDD505-2E9C-101B-9397-08002B2CF9AE}" pid="9" name="ContentTypeId">
    <vt:lpwstr>0x01010029770A61A7DA754ABDC5ACCBA6950858</vt:lpwstr>
  </property>
  <property fmtid="{D5CDD505-2E9C-101B-9397-08002B2CF9AE}" pid="10" name="MediaServiceImageTags">
    <vt:lpwstr/>
  </property>
  <property fmtid="{D5CDD505-2E9C-101B-9397-08002B2CF9AE}" pid="11" name="GrammarlyDocumentId">
    <vt:lpwstr>c6a415786bdba59735d8087ec7c4fd83267a881bcc616c455ac8cd429c1004cb</vt:lpwstr>
  </property>
  <property fmtid="{D5CDD505-2E9C-101B-9397-08002B2CF9AE}" pid="12" name="SharedWithUsers">
    <vt:lpwstr>7;#mal_dcdc Members</vt:lpwstr>
  </property>
  <property fmtid="{D5CDD505-2E9C-101B-9397-08002B2CF9AE}" pid="13" name="lcf76f155ced4ddcb4097134ff3c332f">
    <vt:lpwstr/>
  </property>
  <property fmtid="{D5CDD505-2E9C-101B-9397-08002B2CF9AE}" pid="14" name="TaxCatchAll">
    <vt:lpwstr/>
  </property>
</Properties>
</file>